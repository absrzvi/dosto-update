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Besprechungsprotokoll (Minutes of Meeting)</w:t>
      </w:r>
    </w:p>
    <w:p>
      <w:pPr>
        <w:spacing w:after="40"/>
      </w:pPr>
      <w:r>
        <w:rPr>
          <w:color w:val="333333"/>
          <w:sz w:val="24"/>
          <w:szCs w:val="24"/>
        </w:rPr>
        <w:t xml:space="preserve">Management Escalation Meeting — Project Risks and Dependencies [Dosto Neu]</w:t>
      </w:r>
    </w:p>
    <w:p>
      <w:pPr>
        <w:spacing w:after="40"/>
      </w:pPr>
      <w:r>
        <w:rPr>
          <w:color w:val="666666"/>
          <w:sz w:val="18"/>
          <w:szCs w:val="18"/>
        </w:rPr>
        <w:t xml:space="preserve">Datum und Uhrzeit / Date &amp; time: 06.07.2026, 13:30–14:30</w:t>
      </w:r>
    </w:p>
    <w:p>
      <w:pPr>
        <w:spacing w:after="80"/>
      </w:pPr>
      <w:r>
        <w:rPr>
          <w:b/>
          <w:bCs/>
          <w:sz w:val="18"/>
          <w:szCs w:val="18"/>
        </w:rPr>
        <w:t xml:space="preserve">Participants: </w:t>
      </w:r>
      <w:r>
        <w:rPr>
          <w:color w:val="333333"/>
          <w:sz w:val="18"/>
          <w:szCs w:val="18"/>
        </w:rPr>
        <w:t xml:space="preserve">John Richard (PV), Hoffmann Peter (PV), Milutinovic Nenad (PV); Bösch Wolfgang (STAR), Dorner Christian (STAR), Hasselmann Fabian (STAR); Edouard Vagogne (ND), Clemence Catoire (ND), Michael Fehlau (ND), Andrey Fomin (ND), Abbas Rizvi (ND).</w:t>
      </w:r>
    </w:p>
    <w:p>
      <w:pPr>
        <w:pBdr>
          <w:top w:val="single" w:color="C00000" w:sz="6" w:space="4"/>
          <w:bottom w:val="single" w:color="C00000" w:sz="6" w:space="4"/>
        </w:pBdr>
        <w:spacing w:after="160" w:before="40"/>
      </w:pPr>
      <w:r>
        <w:rPr>
          <w:b/>
          <w:bCs/>
          <w:color w:val="C00000"/>
          <w:sz w:val="18"/>
          <w:szCs w:val="18"/>
        </w:rPr>
        <w:t xml:space="preserve">Nomad review markup — tracked changes proposed by Abbas Rizvi (Nomad), 08.07.2026. </w:t>
      </w:r>
      <w:r>
        <w:rPr>
          <w:color w:val="C00000"/>
          <w:sz w:val="18"/>
          <w:szCs w:val="18"/>
        </w:rPr>
        <w:t xml:space="preserve">Insertions/deletions correct the record to reflect what Nomad stated in the meeting and in the slide set of 01.07.2026. Please review and accept/reject before signing.</w:t>
      </w:r>
    </w:p>
    <w:p>
      <w:pPr>
        <w:pStyle w:val="Heading1"/>
      </w:pPr>
      <w:r>
        <w:t xml:space="preserve">Project Status &amp; Current Topics</w:t>
      </w:r>
    </w:p>
    <w:p>
      <w:pPr>
        <w:pStyle w:val="ListParagraph"/>
        <w:numPr>
          <w:ilvl w:val="0"/>
          <w:numId w:val="2"/>
        </w:numPr>
      </w:pPr>
      <w:r>
        <w:t xml:space="preserve">By the end of the month, around 20 vehicles are to be transferred to passenger service.</w:t>
      </w:r>
    </w:p>
    <w:p>
      <w:pPr>
        <w:pStyle w:val="ListParagraph"/>
        <w:numPr>
          <w:ilvl w:val="0"/>
          <w:numId w:val="2"/>
        </w:numPr>
      </w:pPr>
      <w:r>
        <w:t xml:space="preserve">Nomad currently does not have a complete overview of which vehicles are being put into regular operation and when the vehicle acceptance tests take place. As a result, Nomad lacks transparency about the actual use of vehicles.</w:t>
      </w:r>
    </w:p>
    <w:p>
      <w:pPr>
        <w:spacing w:before="80"/>
      </w:pPr>
      <w:r>
        <w:rPr>
          <w:b/>
          <w:bCs/>
        </w:rPr>
        <w:t xml:space="preserve">Measures:</w:t>
      </w:r>
    </w:p>
    <w:p>
      <w:pPr>
        <w:pStyle w:val="ListParagraph"/>
        <w:numPr>
          <w:ilvl w:val="0"/>
          <w:numId w:val="2"/>
        </w:numPr>
      </w:pPr>
      <w:r>
        <w:t xml:space="preserve">ÖBB regularly forwards Nomad a list of vehicles (passenger-service planning / vehicle-acceptance planning).</w:t>
      </w:r>
    </w:p>
    <w:p>
      <w:pPr>
        <w:pStyle w:val="ListParagraph"/>
        <w:numPr>
          <w:ilvl w:val="0"/>
          <w:numId w:val="2"/>
        </w:numPr>
      </w:pPr>
      <w:r>
        <w:t xml:space="preserve">Nomad and Stadler coordinate the flow of information regarding vehicle status and start of operation.</w:t>
      </w:r>
    </w:p>
    <w:p>
      <w:pPr>
        <w:spacing w:after="60"/>
      </w:pPr>
      <w:r>
        <w:t xml:space="preserve"/>
      </w:r>
    </w:p>
    <w:p>
      <w:pPr>
        <w:pStyle w:val="Heading1"/>
      </w:pPr>
      <w:r>
        <w:t xml:space="preserve">CCU Instability</w:t>
      </w:r>
    </w:p>
    <w:p>
      <w:pPr>
        <w:pStyle w:val="ListParagraph"/>
        <w:numPr>
          <w:ilvl w:val="0"/>
          <w:numId w:val="2"/>
        </w:numPr>
      </w:pPr>
      <w:r>
        <w:t xml:space="preserve">The modem retrofits on individual vehicles / CCUs are currently still being carried out.</w:t>
      </w:r>
    </w:p>
    <w:p>
      <w:pPr>
        <w:pStyle w:val="ListParagraph"/>
        <w:numPr>
          <w:ilvl w:val="0"/>
          <w:numId w:val="2"/>
        </w:numPr>
      </w:pPr>
      <w:r>
        <w:t xml:space="preserve">The originally suspected ignition problem was not the cause of the unstable CCU functionality across the fleet. That was an isolated case (vehicle-side, only on 4736-110) and has been resolved.</w:t>
      </w:r>
    </w:p>
    <w:p>
      <w:pPr>
        <w:pStyle w:val="ListParagraph"/>
        <w:numPr>
          <w:ilvl w:val="0"/>
          <w:numId w:val="2"/>
        </w:numPr>
      </w:pPr>
      <w:r>
        <w:t xml:space="preserve">Nomad explained that the next planned CCU update </w:t>
      </w:r>
      <w:r>
        <w:t xml:space="preserve">NC2025.3ff </w:t>
      </w:r>
      <w:ins w:id="1" w:author="Abbas Rizvi" w:date="2026-07-08T00:00:00Z">
        <w:r>
          <w:t xml:space="preserve">(i.e. NC2025.3 and any later release Nomad nominates — Nomad is not committing specifically to NC2025.3) </w:t>
        </w:r>
      </w:ins>
      <w:r>
        <w:t xml:space="preserve">is expected to address the known modem problems and the unstable CCU functionality.</w:t>
      </w:r>
      <w:ins w:id="2" w:author="Abbas Rizvi" w:date="2026-07-08T00:00:00Z">
        <w:r>
          <w:t xml:space="preserve"> The durable fix for the “SIM stays Registered after reboot” behaviour is a modem-watchdog script now deployed, with the permanent correction scheduled for the NC2026.2 release; the R5001C known-issue correction is embedded from NC26.1.x (exact build to be confirmed by Nomad).</w:t>
        </w:r>
      </w:ins>
    </w:p>
    <w:p>
      <w:pPr>
        <w:spacing w:before="80"/>
      </w:pPr>
      <w:r>
        <w:rPr>
          <w:b/>
          <w:bCs/>
        </w:rPr>
        <w:t xml:space="preserve">Measures:</w:t>
      </w:r>
    </w:p>
    <w:p>
      <w:pPr>
        <w:pStyle w:val="ListParagraph"/>
        <w:numPr>
          <w:ilvl w:val="0"/>
          <w:numId w:val="2"/>
        </w:numPr>
      </w:pPr>
      <w:r>
        <w:t xml:space="preserve">Modem-retrofit list to be provided by Nomad.</w:t>
      </w:r>
    </w:p>
    <w:p>
      <w:pPr>
        <w:pStyle w:val="ListParagraph"/>
        <w:numPr>
          <w:ilvl w:val="0"/>
          <w:numId w:val="2"/>
        </w:numPr>
      </w:pPr>
      <w:r>
        <w:t xml:space="preserve">An overview of which vehicles were offline in RDS during operation to be provided by Stadler.</w:t>
      </w:r>
    </w:p>
    <w:p>
      <w:pPr>
        <w:pStyle w:val="ListParagraph"/>
        <w:numPr>
          <w:ilvl w:val="0"/>
          <w:numId w:val="2"/>
        </w:numPr>
      </w:pPr>
      <w:r>
        <w:t xml:space="preserve">ÖBB examines NMS access for three Stadler employees. Stadler announces who will have access.</w:t>
      </w:r>
    </w:p>
    <w:p>
      <w:pPr>
        <w:pStyle w:val="ListParagraph"/>
        <w:numPr>
          <w:ilvl w:val="0"/>
          <w:numId w:val="2"/>
        </w:numPr>
      </w:pPr>
      <w:r>
        <w:t xml:space="preserve">Nomad provides roadmap, release notes, freedom-from-interference (change-impact analysis) and a TER for the CCU/NC update.</w:t>
      </w:r>
      <w:ins w:id="3" w:author="Abbas Rizvi" w:date="2026-07-08T00:00:00Z">
        <w:r>
          <w:t xml:space="preserve"> For clarity, the TER covers the CCU/NC software update only. Any VDS switch firmware change (7.4.2 → 7.4.8) and any switch-configuration change are tracked as separate, independently-versioned items, each with its own release note; they are not part of, and are not gated by, the multi-traction topic.</w:t>
        </w:r>
      </w:ins>
    </w:p>
    <w:p>
      <w:pPr>
        <w:spacing w:after="60"/>
      </w:pPr>
      <w:r>
        <w:t xml:space="preserve"/>
      </w:r>
    </w:p>
    <w:p>
      <w:pPr>
        <w:pStyle w:val="Heading1"/>
      </w:pPr>
      <w:r>
        <w:t xml:space="preserve">Multitraction</w:t>
      </w:r>
    </w:p>
    <w:p>
      <w:pPr>
        <w:pStyle w:val="ListParagraph"/>
        <w:numPr>
          <w:ilvl w:val="0"/>
          <w:numId w:val="2"/>
        </w:numPr>
      </w:pPr>
      <w:r>
        <w:t xml:space="preserve">Problems in multi-traction occur when different end-cars of the different vehicles are connected to each other (A-A, B-B, A-B, etc.).</w:t>
      </w:r>
    </w:p>
    <w:p>
      <w:pPr>
        <w:pStyle w:val="ListParagraph"/>
        <w:numPr>
          <w:ilvl w:val="0"/>
          <w:numId w:val="2"/>
        </w:numPr>
      </w:pPr>
      <w:r>
        <w:t xml:space="preserve">The front coupling is redundantly wired. Without the redundant connection, multi-traction should work, according to Nomad.</w:t>
      </w:r>
    </w:p>
    <w:p>
      <w:pPr>
        <w:pStyle w:val="ListParagraph"/>
        <w:numPr>
          <w:ilvl w:val="0"/>
          <w:numId w:val="2"/>
        </w:numPr>
      </w:pPr>
      <w:r>
        <w:t xml:space="preserve">As a good-will gesture and without accepting scope, </w:t>
      </w:r>
      <w:ins w:id="4" w:author="Abbas Rizvi" w:date="2026-07-08T00:00:00Z">
        <w:r>
          <w:t xml:space="preserve">Nomad suggests disabling one of the two links (switch-configuration change / port deactivation) as an interim workaround.</w:t>
        </w:r>
      </w:ins>
      <w:del w:id="5" w:author="Abbas Rizvi" w:date="2026-07-08T00:00:00Z">
        <w:r>
          <w:delText xml:space="preserve">Nomad suggests disabling one of the two links (switch-config change, port deactivation) as a workaround.</w:delText>
        </w:r>
      </w:del>
    </w:p>
    <w:p>
      <w:pPr>
        <w:pStyle w:val="ListParagraph"/>
        <w:numPr>
          <w:ilvl w:val="0"/>
          <w:numId w:val="2"/>
        </w:numPr>
      </w:pPr>
      <w:ins w:id="6" w:author="Abbas Rizvi" w:date="2026-07-08T00:00:00Z">
        <w:r>
          <w:t xml:space="preserve">Multi-traction is out of Nomad’s current contractual scope. </w:t>
        </w:r>
      </w:ins>
      <w:ins w:id="7" w:author="Abbas Rizvi" w:date="2026-07-08T00:00:00Z">
        <w:r>
          <w:t xml:space="preserve">Nomad informed the meeting of this; the requirement is understood to be needed by ÖBB/Stadler this year. </w:t>
        </w:r>
      </w:ins>
    </w:p>
    <w:p>
      <w:pPr>
        <w:spacing w:before="80"/>
      </w:pPr>
      <w:r>
        <w:rPr>
          <w:b/>
          <w:bCs/>
        </w:rPr>
        <w:t xml:space="preserve">Measures:</w:t>
      </w:r>
    </w:p>
    <w:p>
      <w:pPr>
        <w:pStyle w:val="ListParagraph"/>
        <w:numPr>
          <w:ilvl w:val="0"/>
          <w:numId w:val="2"/>
        </w:numPr>
      </w:pPr>
      <w:r>
        <w:t xml:space="preserve">Working out a description of the problem, including the interim workaround (port deactivation) and the effects of disabling a link </w:t>
      </w:r>
      <w:del w:id="8" w:author="Abbas Rizvi" w:date="2026-07-08T00:00:00Z">
        <w:r>
          <w:delText xml:space="preserve">[Nomad and ÖBB]</w:delText>
        </w:r>
      </w:del>
      <w:ins w:id="9" w:author="Abbas Rizvi" w:date="2026-07-08T00:00:00Z">
        <w:r>
          <w:t xml:space="preserve">[problem description and effects: Nomad and ÖBB jointly].</w:t>
        </w:r>
      </w:ins>
    </w:p>
    <w:p>
      <w:pPr>
        <w:pStyle w:val="ListParagraph"/>
        <w:numPr>
          <w:ilvl w:val="0"/>
          <w:numId w:val="2"/>
        </w:numPr>
      </w:pPr>
      <w:ins w:id="10" w:author="Abbas Rizvi" w:date="2026-07-08T00:00:00Z">
        <w:r>
          <w:t xml:space="preserve">Requesting / owning a solution for multi-traction: ÖBB. Nomad can support this action on request. [ÖBB]</w:t>
        </w:r>
      </w:ins>
    </w:p>
    <w:p>
      <w:pPr>
        <w:spacing w:after="60"/>
      </w:pPr>
      <w:r>
        <w:t xml:space="preserve"/>
      </w:r>
    </w:p>
    <w:p>
      <w:pPr>
        <w:pStyle w:val="Heading1"/>
      </w:pPr>
      <w:r>
        <w:t xml:space="preserve">Release &amp; Change Management</w:t>
      </w:r>
    </w:p>
    <w:p>
      <w:pPr>
        <w:pStyle w:val="ListParagraph"/>
        <w:numPr>
          <w:ilvl w:val="0"/>
          <w:numId w:val="2"/>
        </w:numPr>
      </w:pPr>
      <w:r>
        <w:t xml:space="preserve">The aim is a transparent overview of the current software and vehicle status.</w:t>
      </w:r>
    </w:p>
    <w:p>
      <w:pPr>
        <w:pStyle w:val="ListParagraph"/>
        <w:numPr>
          <w:ilvl w:val="0"/>
          <w:numId w:val="2"/>
        </w:numPr>
      </w:pPr>
      <w:r>
        <w:t xml:space="preserve">The versioning Excel list with the current software status of Nomad components was presented.</w:t>
      </w:r>
    </w:p>
    <w:p>
      <w:pPr>
        <w:pStyle w:val="ListParagraph"/>
        <w:numPr>
          <w:ilvl w:val="0"/>
          <w:numId w:val="2"/>
        </w:numPr>
      </w:pPr>
      <w:r>
        <w:t xml:space="preserve">Stadler noted that every software update must be tested before release.</w:t>
      </w:r>
    </w:p>
    <w:p>
      <w:pPr>
        <w:pStyle w:val="ListParagraph"/>
        <w:numPr>
          <w:ilvl w:val="0"/>
          <w:numId w:val="2"/>
        </w:numPr>
      </w:pPr>
      <w:ins w:id="11" w:author="Abbas Rizvi" w:date="2026-07-08T00:00:00Z">
        <w:r>
          <w:t xml:space="preserve">Any change to the switch configuration will carry a new configuration version number, so that the change is clearly identifiable in the release notes.</w:t>
        </w:r>
      </w:ins>
    </w:p>
    <w:p>
      <w:pPr>
        <w:spacing w:before="80"/>
      </w:pPr>
      <w:r>
        <w:rPr>
          <w:b/>
          <w:bCs/>
        </w:rPr>
        <w:t xml:space="preserve">Measures:</w:t>
      </w:r>
    </w:p>
    <w:p>
      <w:pPr>
        <w:pStyle w:val="ListParagraph"/>
        <w:numPr>
          <w:ilvl w:val="0"/>
          <w:numId w:val="2"/>
        </w:numPr>
      </w:pPr>
      <w:r>
        <w:t xml:space="preserve">ÖBB checks NMS access for Stadler.</w:t>
      </w:r>
    </w:p>
    <w:p>
      <w:pPr>
        <w:pStyle w:val="ListParagraph"/>
        <w:numPr>
          <w:ilvl w:val="0"/>
          <w:numId w:val="2"/>
        </w:numPr>
      </w:pPr>
      <w:r>
        <w:t xml:space="preserve">On the Nomad side there is no fixed software-release schedule that can be provided in advance. </w:t>
      </w:r>
      <w:del w:id="12" w:author="Abbas Rizvi" w:date="2026-07-08T00:00:00Z">
        <w:r>
          <w:delText xml:space="preserve">Security updates that will follow cannot be dated. </w:delText>
        </w:r>
      </w:del>
      <w:ins w:id="13" w:author="Abbas Rizvi" w:date="2026-07-08T00:00:00Z">
        <w:r>
          <w:t xml:space="preserve">Where a relevant update becomes available, Nomad will inform ÖBB and Stadler. </w:t>
        </w:r>
      </w:ins>
      <w:del w:id="14" w:author="Abbas Rizvi" w:date="2026-07-08T00:00:00Z">
        <w:r>
          <w:delText xml:space="preserve">Nomad will inform ÖBB and Stadler if an update is available.</w:delText>
        </w:r>
      </w:del>
    </w:p>
    <w:p>
      <w:pPr>
        <w:pStyle w:val="ListParagraph"/>
        <w:numPr>
          <w:ilvl w:val="0"/>
          <w:numId w:val="2"/>
        </w:numPr>
      </w:pPr>
      <w:r>
        <w:t xml:space="preserve">The process for releasing software updates must be coordinated. ÖBB initiates the meeting. [ÖBB]</w:t>
      </w:r>
    </w:p>
    <w:p>
      <w:pPr>
        <w:pStyle w:val="ListParagraph"/>
        <w:numPr>
          <w:ilvl w:val="0"/>
          <w:numId w:val="2"/>
        </w:numPr>
      </w:pPr>
      <w:ins w:id="15" w:author="Abbas Rizvi" w:date="2026-07-08T00:00:00Z">
        <w:r>
          <w:t xml:space="preserve">Governance: Nomad and Stadler may communicate directly (ÖBB in copy). Any resulting agreement requires validation by ÖBB before it becomes binding.</w:t>
        </w:r>
      </w:ins>
    </w:p>
    <w:p>
      <w:pPr>
        <w:pStyle w:val="ListParagraph"/>
        <w:numPr>
          <w:ilvl w:val="0"/>
          <w:numId w:val="2"/>
        </w:numPr>
      </w:pPr>
      <w:ins w:id="16" w:author="Abbas Rizvi" w:date="2026-07-08T00:00:00Z">
        <w:r>
          <w:t xml:space="preserve">Configuration management: Stadler indicated it needs to manage the configuration of the train and was, until now, not informed about Nomad software releases. This dependency is to be carefully managed by Nomad and communicated and aligned with Stadler.</w:t>
        </w:r>
      </w:ins>
    </w:p>
    <w:p>
      <w:pPr>
        <w:spacing w:after="60"/>
      </w:pPr>
      <w:r>
        <w:t xml:space="preserve"/>
      </w:r>
    </w:p>
    <w:p>
      <w:pPr>
        <w:pStyle w:val="Heading1"/>
      </w:pPr>
      <w:r>
        <w:t xml:space="preserve">Remote Software Updates without Prior Information</w:t>
      </w:r>
    </w:p>
    <w:p>
      <w:pPr>
        <w:pStyle w:val="ListParagraph"/>
        <w:numPr>
          <w:ilvl w:val="0"/>
          <w:numId w:val="2"/>
        </w:numPr>
      </w:pPr>
      <w:r>
        <w:t xml:space="preserve">Nomad performed some software updates in the past without prior information to Stadler or ÖBB.</w:t>
      </w:r>
    </w:p>
    <w:p>
      <w:pPr>
        <w:pStyle w:val="ListParagraph"/>
        <w:numPr>
          <w:ilvl w:val="0"/>
          <w:numId w:val="2"/>
        </w:numPr>
      </w:pPr>
      <w:r>
        <w:t xml:space="preserve">According to Nomad, this should occur far less frequently in future, as about 80% of the vehicles are already on the currently released software version (NC2025 and v8).</w:t>
      </w:r>
    </w:p>
    <w:p>
      <w:pPr>
        <w:spacing w:after="60"/>
      </w:pPr>
      <w:r>
        <w:t xml:space="preserve"/>
      </w:r>
    </w:p>
    <w:p>
      <w:pPr>
        <w:pStyle w:val="Heading1"/>
      </w:pPr>
      <w:r>
        <w:t xml:space="preserve">Agreements and Next Steps</w:t>
      </w:r>
    </w:p>
    <w:p>
      <w:pPr>
        <w:pStyle w:val="ListParagraph"/>
        <w:numPr>
          <w:ilvl w:val="0"/>
          <w:numId w:val="2"/>
        </w:numPr>
      </w:pPr>
      <w:r>
        <w:t xml:space="preserve">Stadler pointed out that warranty obligations are difficult to ensure long-term while landside communication via the CCU is not stable and reliable. The RDS system cannot be used without an available internet connection.</w:t>
      </w:r>
    </w:p>
    <w:p>
      <w:pPr>
        <w:pStyle w:val="ListParagraph"/>
        <w:numPr>
          <w:ilvl w:val="0"/>
          <w:numId w:val="2"/>
        </w:numPr>
      </w:pPr>
      <w:r>
        <w:t xml:space="preserve">Coordination meetings will be set up between Stadler and Nomad for future software rollouts.</w:t>
      </w:r>
    </w:p>
    <w:p>
      <w:pPr>
        <w:pStyle w:val="ListParagraph"/>
        <w:numPr>
          <w:ilvl w:val="0"/>
          <w:numId w:val="2"/>
        </w:numPr>
      </w:pPr>
      <w:ins w:id="17" w:author="Abbas Rizvi" w:date="2026-07-08T00:00:00Z">
        <w:r>
          <w:t xml:space="preserve">Recorded for the file: Nomad informed Stadler and ÖBB that multi-traction is out of Nomad’s current scope. Stadler acknowledged the situation and indicated the function is needed this year, requesting a quick solution; the action to request/own a solution sits with ÖBB, with Nomad available to support.</w:t>
        </w:r>
      </w:ins>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ÖBB-Personenverkehr AG — MoM Dosto Neu, 06.07.2026 (Nomad redline 08.07.2026)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60" w:before="140"/>
      <w:outlineLvl w:val="1"/>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 — Dosto Neu Risks &amp; Dependencies (Nomad redline)</dc:title>
  <dc:creator>Abbas Rizvi</dc:creator>
  <cp:lastModifiedBy>Un-named</cp:lastModifiedBy>
  <cp:revision>1</cp:revision>
  <dcterms:created xsi:type="dcterms:W3CDTF">2026-07-08T12:33:44.558Z</dcterms:created>
  <dcterms:modified xsi:type="dcterms:W3CDTF">2026-07-08T12:33:44.558Z</dcterms:modified>
</cp:coreProperties>
</file>

<file path=docProps/custom.xml><?xml version="1.0" encoding="utf-8"?>
<Properties xmlns="http://schemas.openxmlformats.org/officeDocument/2006/custom-properties" xmlns:vt="http://schemas.openxmlformats.org/officeDocument/2006/docPropsVTypes"/>
</file>