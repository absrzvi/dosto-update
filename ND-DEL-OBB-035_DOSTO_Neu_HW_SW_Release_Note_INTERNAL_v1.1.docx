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AFDB" w14:textId="77777777" w:rsidR="00FA7BD2" w:rsidRPr="0067348B" w:rsidRDefault="000A6432" w:rsidP="005055AA">
      <w:pPr>
        <w:pStyle w:val="MainheaderNomad"/>
        <w:sectPr w:rsidR="00FA7BD2" w:rsidRPr="0067348B" w:rsidSect="00D807B1">
          <w:headerReference w:type="default" r:id="rId11"/>
          <w:footerReference w:type="default" r:id="rId12"/>
          <w:type w:val="continuous"/>
          <w:pgSz w:w="11900" w:h="16840"/>
          <w:pgMar w:top="2835" w:right="851" w:bottom="2098" w:left="851" w:header="709" w:footer="425" w:gutter="0"/>
          <w:cols w:space="708"/>
          <w:formProt w:val="0"/>
          <w:docGrid w:linePitch="360"/>
        </w:sectPr>
      </w:pPr>
      <w:r>
        <w:t>Document details</w:t>
      </w:r>
    </w:p>
    <w:p w14:paraId="206D2620" w14:textId="398DB556" w:rsidR="001405F4" w:rsidRDefault="000A6432" w:rsidP="004B1B78">
      <w:pPr>
        <w:widowControl w:val="0"/>
        <w:autoSpaceDE w:val="0"/>
        <w:autoSpaceDN w:val="0"/>
        <w:adjustRightInd w:val="0"/>
        <w:spacing w:before="240" w:line="360" w:lineRule="exact"/>
        <w:ind w:left="2693" w:hanging="2693"/>
        <w:rPr>
          <w:rFonts w:ascii="Calibri-Bold" w:hAnsi="Calibri-Bold" w:cs="Calibri-Bold"/>
          <w:color w:val="757373"/>
        </w:rPr>
      </w:pPr>
      <w:r>
        <w:rPr>
          <w:rStyle w:val="DocumentdetailsredboldNomad"/>
          <w:color w:val="C00000"/>
        </w:rPr>
        <w:t>Title</w:t>
      </w:r>
      <w:r>
        <w:rPr>
          <w:rFonts w:ascii="Calibri-Bold" w:hAnsi="Calibri-Bold" w:cs="Calibri-Bold"/>
          <w:b/>
          <w:bCs/>
          <w:color w:val="FF0000"/>
        </w:rPr>
        <w:t xml:space="preserve"> </w:t>
      </w:r>
      <w:r>
        <w:rPr>
          <w:rFonts w:cs="Calibri-Bold"/>
          <w:bCs/>
          <w:color w:val="DD0714"/>
        </w:rPr>
        <w:tab/>
      </w:r>
      <w:r>
        <w:rPr>
          <w:b/>
          <w:bCs/>
          <w:color w:val="334EA2"/>
        </w:rPr>
        <w:t>ÖBB DOSTO Neu</w:t>
      </w:r>
      <w:r>
        <w:rPr>
          <w:color w:val="334EA2"/>
        </w:rPr>
        <w:t xml:space="preserve"> </w:t>
      </w:r>
      <w:r>
        <w:t>HW &amp; SW Release Note (Internal)</w:t>
      </w:r>
    </w:p>
    <w:p w14:paraId="165C4AA2" w14:textId="660B1F6C" w:rsidR="001405F4"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Purpose</w:t>
      </w:r>
      <w:r>
        <w:rPr>
          <w:rFonts w:ascii="Calibri-Bold" w:hAnsi="Calibri-Bold" w:cs="Calibri-Bold"/>
          <w:b/>
          <w:bCs/>
          <w:color w:val="DD0714"/>
        </w:rPr>
        <w:tab/>
      </w:r>
      <w:r>
        <w:t>Trace IOB System HW &amp; SW evolution</w:t>
      </w:r>
    </w:p>
    <w:p w14:paraId="6DA7D462" w14:textId="013F5B6B" w:rsidR="001405F4" w:rsidRPr="00E97252" w:rsidRDefault="000A6432" w:rsidP="00E97252">
      <w:pPr>
        <w:widowControl w:val="0"/>
        <w:autoSpaceDE w:val="0"/>
        <w:autoSpaceDN w:val="0"/>
        <w:adjustRightInd w:val="0"/>
        <w:spacing w:line="360" w:lineRule="exact"/>
        <w:ind w:left="2693" w:hanging="2693"/>
        <w:rPr>
          <w:rFonts w:ascii="Calibri-Bold" w:hAnsi="Calibri-Bold" w:cs="Calibri-Bold"/>
          <w:color w:val="0070C0"/>
        </w:rPr>
      </w:pPr>
      <w:r>
        <w:rPr>
          <w:rStyle w:val="DocumentdetailsredboldNomad"/>
          <w:color w:val="C00000"/>
        </w:rPr>
        <w:t>Issued to</w:t>
      </w:r>
      <w:r>
        <w:rPr>
          <w:rFonts w:ascii="Calibri-Bold" w:hAnsi="Calibri-Bold" w:cs="Calibri-Bold"/>
          <w:b/>
          <w:bCs/>
          <w:color w:val="DD0714"/>
        </w:rPr>
        <w:tab/>
      </w:r>
      <w:r>
        <w:rPr>
          <w:b/>
          <w:bCs/>
          <w:color w:val="334EA2"/>
        </w:rPr>
        <w:t>Nomad Digital (internal)</w:t>
      </w:r>
    </w:p>
    <w:p w14:paraId="09849F24" w14:textId="5B71FF6B" w:rsidR="008E703E" w:rsidRDefault="008E703E" w:rsidP="008E703E">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Document Reference</w:t>
      </w:r>
      <w:r>
        <w:rPr>
          <w:rFonts w:ascii="Calibri-Bold" w:hAnsi="Calibri-Bold" w:cs="Calibri-Bold"/>
          <w:b/>
          <w:bCs/>
          <w:color w:val="DD0714"/>
        </w:rPr>
        <w:tab/>
      </w:r>
      <w:r>
        <w:t xml:space="preserve">ND-DEL-OBB-035-RN-001-01-INT </w:t>
      </w:r>
      <w:r>
        <w:rPr>
          <w:highlight w:val="yellow"/>
        </w:rPr>
        <w:t>&lt;TBD – confirm document number per BMS-ENGI-INS-001&gt;</w:t>
      </w:r>
    </w:p>
    <w:p w14:paraId="4E05225E" w14:textId="568F7AF3" w:rsidR="008E703E" w:rsidRPr="008E703E" w:rsidRDefault="008E703E" w:rsidP="008E703E">
      <w:pPr>
        <w:widowControl w:val="0"/>
        <w:autoSpaceDE w:val="0"/>
        <w:autoSpaceDN w:val="0"/>
        <w:adjustRightInd w:val="0"/>
        <w:spacing w:line="360" w:lineRule="exact"/>
        <w:ind w:left="2693" w:hanging="2693"/>
        <w:rPr>
          <w:rStyle w:val="DocumentdetailsredboldNomad"/>
          <w:b w:val="0"/>
          <w:bCs w:val="0"/>
          <w:color w:val="757373"/>
        </w:rPr>
      </w:pPr>
      <w:r>
        <w:rPr>
          <w:rStyle w:val="DocumentdetailsredboldNomad"/>
          <w:color w:val="C00000"/>
        </w:rPr>
        <w:t>BMS Document Reference</w:t>
      </w:r>
      <w:r>
        <w:rPr>
          <w:rFonts w:ascii="Calibri-Bold" w:hAnsi="Calibri-Bold" w:cs="Calibri-Bold"/>
          <w:b/>
          <w:bCs/>
          <w:color w:val="DD0714"/>
        </w:rPr>
        <w:tab/>
      </w:r>
      <w:r>
        <w:t>BMS-ENGI-FOR-006-02</w:t>
      </w:r>
    </w:p>
    <w:p w14:paraId="39CEB66B" w14:textId="03D98C5E" w:rsidR="001405F4" w:rsidRDefault="005B7F82" w:rsidP="004B1B78">
      <w:pPr>
        <w:widowControl w:val="0"/>
        <w:autoSpaceDE w:val="0"/>
        <w:autoSpaceDN w:val="0"/>
        <w:adjustRightInd w:val="0"/>
        <w:spacing w:line="360" w:lineRule="exact"/>
        <w:ind w:left="2693" w:hanging="2693"/>
      </w:pPr>
      <w:r>
        <w:rPr>
          <w:rStyle w:val="DocumentdetailsredboldNomad"/>
          <w:color w:val="C00000"/>
        </w:rPr>
        <w:t>BMS Version Number</w:t>
      </w:r>
      <w:r>
        <w:rPr>
          <w:rFonts w:ascii="Calibri-Bold" w:hAnsi="Calibri-Bold" w:cs="Calibri-Bold"/>
          <w:b/>
          <w:bCs/>
          <w:color w:val="C00000"/>
        </w:rPr>
        <w:t xml:space="preserve"> </w:t>
      </w:r>
      <w:r>
        <w:rPr>
          <w:rFonts w:ascii="Calibri-Bold" w:hAnsi="Calibri-Bold" w:cs="Calibri-Bold"/>
          <w:b/>
          <w:bCs/>
          <w:color w:val="DD0714"/>
        </w:rPr>
        <w:tab/>
      </w:r>
      <w:r>
        <w:t>01</w:t>
      </w:r>
    </w:p>
    <w:p w14:paraId="4A38F3BF" w14:textId="4ED82E66"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Last updated</w:t>
      </w:r>
      <w:r>
        <w:rPr>
          <w:rFonts w:ascii="Calibri-Bold" w:hAnsi="Calibri-Bold" w:cs="Calibri-Bold"/>
          <w:b/>
          <w:bCs/>
          <w:color w:val="C00000"/>
        </w:rPr>
        <w:t xml:space="preserve"> </w:t>
      </w:r>
      <w:r>
        <w:rPr>
          <w:rFonts w:ascii="Calibri-Bold" w:hAnsi="Calibri-Bold" w:cs="Calibri-Bold"/>
          <w:b/>
          <w:bCs/>
          <w:color w:val="DD0714"/>
        </w:rPr>
        <w:tab/>
      </w:r>
      <w:r>
        <w:t>06 July 2026</w:t>
      </w:r>
    </w:p>
    <w:p w14:paraId="05EBCE2B" w14:textId="53C17189" w:rsidR="000A6432" w:rsidRDefault="00485D75" w:rsidP="004B1B78">
      <w:pPr>
        <w:widowControl w:val="0"/>
        <w:autoSpaceDE w:val="0"/>
        <w:autoSpaceDN w:val="0"/>
        <w:adjustRightInd w:val="0"/>
        <w:spacing w:line="360" w:lineRule="exact"/>
        <w:ind w:left="2693" w:hanging="2693"/>
        <w:rPr>
          <w:rFonts w:ascii="Calibri-Bold" w:hAnsi="Calibri-Bold" w:cs="Calibri-Bold"/>
          <w:color w:val="757373"/>
        </w:rPr>
      </w:pPr>
      <w:r>
        <w:rPr>
          <w:noProof/>
        </w:rPr>
        <mc:AlternateContent>
          <mc:Choice Requires="wps">
            <w:drawing>
              <wp:anchor distT="0" distB="0" distL="114300" distR="114300" simplePos="0" relativeHeight="251658240" behindDoc="0" locked="0" layoutInCell="1" allowOverlap="1" wp14:anchorId="38CAAE56" wp14:editId="3F2D85E9">
                <wp:simplePos x="0" y="0"/>
                <wp:positionH relativeFrom="margin">
                  <wp:align>left</wp:align>
                </wp:positionH>
                <wp:positionV relativeFrom="paragraph">
                  <wp:posOffset>12065</wp:posOffset>
                </wp:positionV>
                <wp:extent cx="5915025" cy="1724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5915025" cy="1724025"/>
                        </a:xfrm>
                        <a:prstGeom prst="rect">
                          <a:avLst/>
                        </a:prstGeom>
                        <a:noFill/>
                      </wps:spPr>
                      <wps:txbx>
                        <w:txbxContent>
                          <w:p w14:paraId="185A93C3" w14:textId="77777777" w:rsidR="009B24BE" w:rsidRPr="009B24BE" w:rsidRDefault="009B24BE" w:rsidP="009B24BE">
                            <w:pPr>
                              <w:jc w:val="center"/>
                              <w:rPr>
                                <w:b/>
                                <w:bCs/>
                                <w:color w:val="auto"/>
                                <w:sz w:val="72"/>
                                <w:szCs w:val="72"/>
                              </w:rPr>
                            </w:pPr>
                            <w:r>
                              <w:rPr>
                                <w:b/>
                                <w:bCs/>
                                <w:color w:val="auto"/>
                                <w:sz w:val="72"/>
                                <w:szCs w:val="72"/>
                                <w:highlight w:val="yellow"/>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38CAAE56">
                <v:stroke joinstyle="miter"/>
                <v:path gradientshapeok="t" o:connecttype="rect"/>
              </v:shapetype>
              <v:shape id="Text Box 9" style="position:absolute;left:0;text-align:left;margin-left:0;margin-top:.95pt;width:465.75pt;height:13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Vb8lBgIAAAwEAAAOAAAAZHJzL2Uyb0RvYy54bWysU8tu2zAQvBfoPxC817IMu2kEy4GbwEUB IwngFDnTFGkJkLjskrbkfn2XlPxAmlPQC7UvDXdnh/O7rqnZQaGrwOQ8HY05U0ZCUZldzn+9rL58 48x5YQpRg1E5PyrH7xafP81bm6kJlFAXChmBGJe1Nuel9zZLEidL1Qg3AqsMJTVgIzy5uEsKFC2h N3UyGY+/Ji1gYRGkco6iD32SLyK+1kr6J62d8qzOOfXm44nx3IYzWcxFtkNhy0oObYgPdNGIytCl Z6gH4QXbY/UPVFNJBAfajyQ0CWhdSRVnoGnS8ZtpNqWwKs5C5Dh7psn9P1j5eNjYZ2S++w4dLTAQ 0lqXOQqGeTqNTfhSp4zyROHxTJvqPJMUnN2ms/FkxpmkXHozmQaHcJLL7xad/6GgYcHIOdJeIl3i sHa+Lz2VhNsMrKq6DvFLL8Hy3bYbGtxCcaS+EfqVOitXFWGvhfPPAmmH1Crp0j/RoWtocw6DxVkJ +Oe9eKgnainLWUuayLn7vReoOKt/GiL9Np1Og4iiM53dTMjB68z2OmP2zT2Q7FJ6AVZGM9T7+mRq hOaV5LsMt1JKGEl359yfzHvfK5XkL9VyGYtINlb4tdlYGaADW4G5l+5VoB3o9bSZRzipR2RvWO5r e56Xew+6iisIBPesDryT5OISh+cRNH3tx6rLI178BQAA//8DAFBLAwQUAAYACAAAACEAPw8BhtsA AAAGAQAADwAAAGRycy9kb3ducmV2LnhtbEyPS0/DMBCE70j8B2uRuFG7LyAhmwqBuIJaHhI3N94m EfE6it0m/HuWExx3ZjTzbbGZfKdONMQ2MMJ8ZkARV8G1XCO8vT5d3YKKybKzXWBC+KYIm/L8rLC5 CyNv6bRLtZISjrlFaFLqc61j1ZC3cRZ6YvEOYfA2yTnU2g12lHLf6YUx19rblmWhsT09NFR97Y4e 4f358PmxMi/1o1/3Y5iMZp9pxMuL6f4OVKIp/YXhF1/QoRSmfTiyi6pDkEeSqBkoMbPlfA1qj7C4 Wa5Al4X+j1/+AAAA//8DAFBLAQItABQABgAIAAAAIQC2gziS/gAAAOEBAAATAAAAAAAAAAAAAAAA AAAAAABbQ29udGVudF9UeXBlc10ueG1sUEsBAi0AFAAGAAgAAAAhADj9If/WAAAAlAEAAAsAAAAA AAAAAAAAAAAALwEAAF9yZWxzLy5yZWxzUEsBAi0AFAAGAAgAAAAhAEZVvyUGAgAADAQAAA4AAAAA AAAAAAAAAAAALgIAAGRycy9lMm9Eb2MueG1sUEsBAi0AFAAGAAgAAAAhAD8PAYbbAAAABgEAAA8A AAAAAAAAAAAAAAAAYAQAAGRycy9kb3ducmV2LnhtbFBLBQYAAAAABAAEAPMAAABoBQAAAAA= ">
                <v:textbox>
                  <w:txbxContent>
                    <w:p w:rsidRPr="009B24BE" w:rsidR="009B24BE" w:rsidP="009B24BE" w:rsidRDefault="009B24BE" w14:paraId="185A93C3" w14:textId="77777777">
                      <w:pPr>
                        <w:jc w:val="center"/>
                        <w:rPr>
                          <w:b/>
                          <w:bCs/>
                          <w:color w:val="auto"/>
                          <w:sz w:val="72"/>
                          <w:szCs w:val="72"/>
                        </w:rPr>
                      </w:pPr>
                      <w:r>
                        <w:rPr>
                          <w:b/>
                          <w:bCs/>
                          <w:color w:val="auto"/>
                          <w:sz w:val="72"/>
                          <w:szCs w:val="72"/>
                          <w:highlight w:val="yellow"/>
                        </w:rPr>
                        <w:t xml:space="preserve"> </w:t>
                      </w:r>
                    </w:p>
                  </w:txbxContent>
                </v:textbox>
                <w10:wrap anchorx="margin"/>
              </v:shape>
            </w:pict>
          </mc:Fallback>
        </mc:AlternateContent>
      </w:r>
      <w:r>
        <w:rPr>
          <w:rStyle w:val="DocumentdetailsredboldNomad"/>
          <w:color w:val="C00000"/>
        </w:rPr>
        <w:t>Author</w:t>
      </w:r>
      <w:r>
        <w:rPr>
          <w:rFonts w:ascii="Calibri-Bold" w:hAnsi="Calibri-Bold" w:cs="Calibri-Bold"/>
          <w:b/>
          <w:bCs/>
          <w:color w:val="C00000"/>
        </w:rPr>
        <w:t xml:space="preserve"> </w:t>
      </w:r>
      <w:r>
        <w:rPr>
          <w:rFonts w:ascii="Calibri-Bold" w:hAnsi="Calibri-Bold" w:cs="Calibri-Bold"/>
          <w:b/>
          <w:bCs/>
          <w:color w:val="DD0714"/>
        </w:rPr>
        <w:tab/>
      </w:r>
      <w:r>
        <w:t>Abbas Rizvi</w:t>
      </w:r>
    </w:p>
    <w:p w14:paraId="2A9E6696" w14:textId="44D78F33" w:rsidR="00956112" w:rsidRDefault="00956112" w:rsidP="004B1B78">
      <w:pPr>
        <w:widowControl w:val="0"/>
        <w:autoSpaceDE w:val="0"/>
        <w:autoSpaceDN w:val="0"/>
        <w:adjustRightInd w:val="0"/>
        <w:spacing w:line="360" w:lineRule="exact"/>
        <w:ind w:left="2693" w:hanging="2693"/>
        <w:rPr>
          <w:rStyle w:val="DocumentdetailsredboldNomad"/>
          <w:color w:val="C00000"/>
        </w:rPr>
      </w:pPr>
      <w:r>
        <w:rPr>
          <w:rStyle w:val="DocumentdetailsredboldNomad"/>
          <w:color w:val="C00000"/>
        </w:rPr>
        <w:t>Approver</w:t>
        <w:tab/>
      </w:r>
      <w:r>
        <w:rPr>
          <w:highlight w:val="yellow"/>
        </w:rPr>
        <w:t>&lt;TBD – approver name&gt;</w:t>
      </w:r>
    </w:p>
    <w:p w14:paraId="4250EAB0" w14:textId="4FB3D84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Number of pages</w:t>
      </w:r>
      <w:r>
        <w:rPr>
          <w:rFonts w:ascii="Calibri-Bold" w:hAnsi="Calibri-Bold" w:cs="Calibri-Bold"/>
          <w:b/>
          <w:bCs/>
          <w:color w:val="C00000"/>
        </w:rPr>
        <w:t xml:space="preserve"> </w:t>
      </w:r>
      <w:r>
        <w:rPr>
          <w:rFonts w:ascii="Calibri-Bold" w:hAnsi="Calibri-Bold" w:cs="Calibri-Bold"/>
          <w:b/>
          <w:bCs/>
          <w:color w:val="DD0714"/>
        </w:rPr>
        <w:tab/>
      </w:r>
      <w:r>
        <w:rPr>
          <w:highlight w:val="yellow"/>
        </w:rPr>
        <w:t>&lt;auto – update on final&gt;</w:t>
      </w:r>
    </w:p>
    <w:p w14:paraId="35483C14" w14:textId="28CBD119"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Related documents</w:t>
      </w:r>
      <w:r>
        <w:rPr>
          <w:rFonts w:ascii="Calibri-Bold" w:hAnsi="Calibri-Bold" w:cs="Calibri-Bold"/>
          <w:b/>
          <w:bCs/>
          <w:color w:val="C00000"/>
        </w:rPr>
        <w:t xml:space="preserve"> </w:t>
      </w:r>
      <w:r>
        <w:rPr>
          <w:rFonts w:ascii="Calibri-Bold" w:hAnsi="Calibri-Bold" w:cs="Calibri-Bold"/>
          <w:b/>
          <w:bCs/>
          <w:color w:val="DD0714"/>
        </w:rPr>
        <w:tab/>
      </w:r>
      <w:r>
        <w:t>ND-DEL-OBB-035-SDD-002-01 (System Design Document); ND-BID-OBB-036 (Technical Description); Nomad Connect DEVOPS Test Exit Report</w:t>
      </w:r>
    </w:p>
    <w:p w14:paraId="2F359273" w14:textId="62EA827B" w:rsidR="001405F4" w:rsidRDefault="001405F4" w:rsidP="001405F4">
      <w:pPr>
        <w:spacing w:before="120"/>
        <w:rPr>
          <w:i/>
        </w:rPr>
      </w:pPr>
      <w:r>
        <w:rPr>
          <w:i/>
        </w:rPr>
        <w:t xml:space="preserve">This document and any related documents contain strictly confidential information intended only </w:t>
        <w:br/>
        <w:t xml:space="preserve">for the designated recipient(s). Any unauthorised disclosure, dissemination, distribution or copying of this </w:t>
        <w:br/>
        <w:t>document or any related documents in any form is strictly prohibited.</w:t>
      </w:r>
    </w:p>
    <w:p>
      <w:pPr>
        <w:spacing w:before="120" w:after="120"/>
        <w:jc w:val="center"/>
        <w:rPr>
          <w:b/>
          <w:bCs/>
          <w:color w:val="C00000"/>
          <w:sz w:val="24"/>
          <w:szCs w:val="24"/>
        </w:rPr>
      </w:pPr>
      <w:r>
        <w:rPr>
          <w:b/>
          <w:bCs/>
          <w:color w:val="C00000"/>
          <w:sz w:val="24"/>
          <w:szCs w:val="24"/>
        </w:rPr>
        <w:t xml:space="preserve">INTERNAL — Nomad Digital only. Not for issue to ÖBB.</w:t>
      </w:r>
    </w:p>
    <w:p w14:paraId="35400EAF" w14:textId="77777777" w:rsidR="00726B3A" w:rsidRDefault="00726B3A" w:rsidP="001405F4">
      <w:pPr>
        <w:spacing w:before="120"/>
        <w:rPr>
          <w:i/>
        </w:rPr>
      </w:pPr>
    </w:p>
    <w:p w14:paraId="75801F4C" w14:textId="77777777" w:rsidR="003F276E" w:rsidRDefault="003F276E" w:rsidP="005055AA">
      <w:pPr>
        <w:pStyle w:val="Header2Nomad"/>
      </w:pPr>
    </w:p>
    <w:p w14:paraId="4F3D8AA3" w14:textId="77777777" w:rsidR="00726B3A" w:rsidRPr="0067348B" w:rsidRDefault="00726B3A" w:rsidP="005055AA">
      <w:pPr>
        <w:pStyle w:val="Header2Nomad"/>
      </w:pPr>
      <w:bookmarkStart w:id="0" w:name="_Toc293689326"/>
      <w:r>
        <w:t>Document control</w:t>
      </w:r>
      <w:bookmarkEnd w:id="0"/>
    </w:p>
    <w:tbl>
      <w:tblPr>
        <w:tblStyle w:val="DocumentcontroltableNomad"/>
        <w:tblW w:w="0" w:type="auto"/>
        <w:tblLayout w:type="fixed"/>
        <w:tblCellMar>
          <w:top w:w="28" w:type="dxa"/>
          <w:left w:w="28" w:type="dxa"/>
          <w:bottom w:w="28" w:type="dxa"/>
          <w:right w:w="28" w:type="dxa"/>
        </w:tblCellMar>
        <w:tblLook w:val="04A0" w:firstRow="1" w:lastRow="0" w:firstColumn="1" w:lastColumn="0" w:noHBand="0" w:noVBand="1"/>
      </w:tblPr>
      <w:tblGrid>
        <w:gridCol w:w="1133"/>
        <w:gridCol w:w="1669"/>
        <w:gridCol w:w="3605"/>
        <w:gridCol w:w="1843"/>
        <w:gridCol w:w="1797"/>
      </w:tblGrid>
      <w:tr w:rsidR="00726B3A" w:rsidRPr="00DA43B8" w14:paraId="6C5D5B63" w14:textId="77777777" w:rsidTr="00E344FE">
        <w:trPr>
          <w:cnfStyle w:val="100000000000" w:firstRow="1" w:lastRow="0" w:firstColumn="0" w:lastColumn="0" w:oddVBand="0" w:evenVBand="0" w:oddHBand="0" w:evenHBand="0" w:firstRowFirstColumn="0" w:firstRowLastColumn="0" w:lastRowFirstColumn="0" w:lastRowLastColumn="0"/>
        </w:trPr>
        <w:tc>
          <w:tcPr>
            <w:tcW w:w="1133" w:type="dxa"/>
          </w:tcPr>
          <w:p w14:paraId="06FC7BF1" w14:textId="77777777" w:rsidR="00726B3A" w:rsidRPr="0067348B" w:rsidRDefault="00726B3A" w:rsidP="00726B3A">
            <w:pPr>
              <w:rPr>
                <w:rFonts w:cstheme="majorHAnsi"/>
                <w:color w:val="C00000"/>
              </w:rPr>
            </w:pPr>
            <w:r>
              <w:rPr>
                <w:rFonts w:cstheme="majorHAnsi"/>
                <w:color w:val="C00000"/>
              </w:rPr>
              <w:t>Version</w:t>
            </w:r>
          </w:p>
        </w:tc>
        <w:tc>
          <w:tcPr>
            <w:tcW w:w="1669" w:type="dxa"/>
          </w:tcPr>
          <w:p w14:paraId="1F2B6F2C" w14:textId="77777777" w:rsidR="00726B3A" w:rsidRPr="0067348B" w:rsidRDefault="00726B3A" w:rsidP="00726B3A">
            <w:pPr>
              <w:rPr>
                <w:rFonts w:cstheme="majorHAnsi"/>
                <w:color w:val="C00000"/>
              </w:rPr>
            </w:pPr>
            <w:r>
              <w:rPr>
                <w:rFonts w:cstheme="majorHAnsi"/>
                <w:color w:val="C00000"/>
              </w:rPr>
              <w:t>Revision date</w:t>
            </w:r>
          </w:p>
        </w:tc>
        <w:tc>
          <w:tcPr>
            <w:tcW w:w="3605" w:type="dxa"/>
          </w:tcPr>
          <w:p w14:paraId="60549B50" w14:textId="77777777" w:rsidR="00726B3A" w:rsidRPr="0067348B" w:rsidRDefault="00726B3A" w:rsidP="00726B3A">
            <w:pPr>
              <w:rPr>
                <w:rFonts w:cstheme="majorHAnsi"/>
                <w:color w:val="C00000"/>
              </w:rPr>
            </w:pPr>
            <w:r>
              <w:rPr>
                <w:rFonts w:cstheme="majorHAnsi"/>
                <w:color w:val="C00000"/>
              </w:rPr>
              <w:t>Summary of edits</w:t>
            </w:r>
          </w:p>
        </w:tc>
        <w:tc>
          <w:tcPr>
            <w:tcW w:w="1843" w:type="dxa"/>
          </w:tcPr>
          <w:p w14:paraId="28D72BF9" w14:textId="77777777" w:rsidR="00726B3A" w:rsidRPr="0067348B" w:rsidRDefault="00726B3A" w:rsidP="00726B3A">
            <w:pPr>
              <w:rPr>
                <w:rFonts w:cstheme="majorHAnsi"/>
                <w:color w:val="C00000"/>
              </w:rPr>
            </w:pPr>
            <w:r>
              <w:rPr>
                <w:rFonts w:cstheme="majorHAnsi"/>
                <w:color w:val="C00000"/>
              </w:rPr>
              <w:t>Created By</w:t>
            </w:r>
          </w:p>
        </w:tc>
        <w:tc>
          <w:tcPr>
            <w:tcW w:w="1797" w:type="dxa"/>
          </w:tcPr>
          <w:p w14:paraId="61BEB61D" w14:textId="77777777" w:rsidR="00726B3A" w:rsidRPr="0067348B" w:rsidRDefault="00726B3A" w:rsidP="00726B3A">
            <w:pPr>
              <w:rPr>
                <w:rFonts w:cstheme="majorHAnsi"/>
                <w:color w:val="C00000"/>
              </w:rPr>
            </w:pPr>
            <w:r>
              <w:rPr>
                <w:rFonts w:cstheme="majorHAnsi"/>
                <w:color w:val="C00000"/>
              </w:rPr>
              <w:t>Approved By</w:t>
            </w:r>
          </w:p>
        </w:tc>
      </w:tr>
      <w:tr w:rsidR="00726B3A" w:rsidRPr="00DA43B8" w14:paraId="07ABEF92" w14:textId="77777777" w:rsidTr="00E344FE">
        <w:tc>
          <w:tcPr>
            <w:tcW w:w="1133" w:type="dxa"/>
          </w:tcPr>
          <w:p w14:paraId="5487D189" w14:textId="77777777" w:rsidR="00726B3A" w:rsidRPr="00DA43B8" w:rsidRDefault="00726B3A" w:rsidP="00726B3A">
            <w:pPr>
              <w:rPr>
                <w:rFonts w:cstheme="majorHAnsi"/>
              </w:rPr>
            </w:pPr>
            <w:r>
              <w:rPr>
                <w:rFonts w:cstheme="majorHAnsi"/>
              </w:rPr>
              <w:t>1</w:t>
            </w:r>
          </w:p>
        </w:tc>
        <w:tc>
          <w:tcPr>
            <w:tcW w:w="1669" w:type="dxa"/>
          </w:tcPr>
          <w:p w14:paraId="797E5640" w14:textId="77777777" w:rsidR="00726B3A" w:rsidRPr="00DA43B8" w:rsidRDefault="00726B3A" w:rsidP="00726B3A">
            <w:pPr>
              <w:rPr>
                <w:rFonts w:cstheme="majorHAnsi"/>
              </w:rPr>
            </w:pPr>
            <w:r>
              <w:rPr>
                <w:rFonts w:cstheme="majorHAnsi"/>
              </w:rPr>
              <w:t>05 July 2026</w:t>
            </w:r>
          </w:p>
        </w:tc>
        <w:tc>
          <w:tcPr>
            <w:tcW w:w="3605" w:type="dxa"/>
          </w:tcPr>
          <w:p w14:paraId="7EBFBB26" w14:textId="77777777" w:rsidR="00726B3A" w:rsidRPr="00DA43B8" w:rsidRDefault="00726B3A" w:rsidP="00726B3A">
            <w:pPr>
              <w:rPr>
                <w:rFonts w:cstheme="majorHAnsi"/>
              </w:rPr>
            </w:pPr>
            <w:r>
              <w:rPr>
                <w:rFonts w:cstheme="majorHAnsi"/>
              </w:rPr>
              <w:t>First version of the document</w:t>
            </w:r>
          </w:p>
        </w:tc>
        <w:tc>
          <w:tcPr>
            <w:tcW w:w="1843" w:type="dxa"/>
          </w:tcPr>
          <w:p w14:paraId="1C7BA235" w14:textId="77777777" w:rsidR="00726B3A" w:rsidRPr="00DA43B8" w:rsidRDefault="00726B3A" w:rsidP="00726B3A">
            <w:pPr>
              <w:rPr>
                <w:rFonts w:cstheme="majorHAnsi"/>
              </w:rPr>
            </w:pPr>
            <w:r>
              <w:rPr>
                <w:rFonts w:cstheme="majorHAnsi"/>
              </w:rPr>
              <w:t>Abbas Rizvi</w:t>
            </w:r>
          </w:p>
        </w:tc>
        <w:tc>
          <w:tcPr>
            <w:tcW w:w="1797" w:type="dxa"/>
          </w:tcPr>
          <w:p w14:paraId="4E0A9967" w14:textId="77777777" w:rsidR="00726B3A" w:rsidRPr="00DA43B8" w:rsidRDefault="00726B3A" w:rsidP="00726B3A">
            <w:pPr>
              <w:rPr>
                <w:rFonts w:cstheme="majorHAnsi"/>
              </w:rPr>
            </w:pPr>
            <w:r>
              <w:rPr>
                <w:rFonts w:cstheme="majorHAnsi"/>
                <w:highlight w:val="yellow"/>
              </w:rPr>
              <w:t>&lt;TBD&gt;</w:t>
            </w:r>
          </w:p>
        </w:tc>
      </w:tr>
      <w:tr w:rsidR="00726B3A" w:rsidRPr="00DA43B8" w14:paraId="3034C05F" w14:textId="77777777" w:rsidTr="00E344FE">
        <w:tc>
          <w:tcPr>
            <w:tcW w:w="1133" w:type="dxa"/>
          </w:tcPr>
          <w:p w14:paraId="6A125DC6" w14:textId="77777777" w:rsidR="00726B3A" w:rsidRPr="00DA43B8" w:rsidRDefault="00726B3A" w:rsidP="00726B3A">
            <w:pPr>
              <w:rPr>
                <w:rFonts w:cstheme="majorHAnsi"/>
              </w:rPr>
            </w:pPr>
            <w:r>
              <w:rPr>
                <w:rFonts w:cstheme="majorHAnsi"/>
              </w:rPr>
              <w:t>2</w:t>
            </w:r>
          </w:p>
        </w:tc>
        <w:tc>
          <w:tcPr>
            <w:tcW w:w="1669" w:type="dxa"/>
          </w:tcPr>
          <w:p w14:paraId="5DA45570" w14:textId="77777777" w:rsidR="00726B3A" w:rsidRPr="00DA43B8" w:rsidRDefault="00726B3A" w:rsidP="00726B3A">
            <w:pPr>
              <w:rPr>
                <w:rFonts w:cstheme="majorHAnsi"/>
              </w:rPr>
            </w:pPr>
            <w:r>
              <w:rPr>
                <w:rFonts w:cstheme="majorHAnsi"/>
              </w:rPr>
              <w:t>06 July 2026</w:t>
            </w:r>
          </w:p>
        </w:tc>
        <w:tc>
          <w:tcPr>
            <w:tcW w:w="3605" w:type="dxa"/>
          </w:tcPr>
          <w:p w14:paraId="046E81BB" w14:textId="77777777" w:rsidR="00726B3A" w:rsidRPr="00DA43B8" w:rsidRDefault="00726B3A" w:rsidP="00726B3A">
            <w:pPr>
              <w:rPr>
                <w:rFonts w:cstheme="majorHAnsi"/>
              </w:rPr>
            </w:pPr>
            <w:r>
              <w:rPr>
                <w:rFonts w:cstheme="majorHAnsi"/>
              </w:rPr>
              <w:t>Per-material HW/FW/configuration paragraphs (CCU, Switch, AP), HW version before/after retrofit placeholders, and Common Software (Nomad Connect) section added per customer review (C. Catoire)</w:t>
            </w:r>
          </w:p>
        </w:tc>
        <w:tc>
          <w:tcPr>
            <w:tcW w:w="1843" w:type="dxa"/>
          </w:tcPr>
          <w:p w14:paraId="1E73A6D2" w14:textId="77777777" w:rsidR="00726B3A" w:rsidRPr="00DA43B8" w:rsidRDefault="00726B3A" w:rsidP="00726B3A">
            <w:pPr>
              <w:rPr>
                <w:rFonts w:cstheme="majorHAnsi"/>
              </w:rPr>
            </w:pPr>
            <w:r>
              <w:rPr>
                <w:rFonts w:cstheme="majorHAnsi"/>
              </w:rPr>
              <w:t>Abbas Rizvi</w:t>
            </w:r>
          </w:p>
        </w:tc>
        <w:tc>
          <w:tcPr>
            <w:tcW w:w="1797" w:type="dxa"/>
          </w:tcPr>
          <w:p w14:paraId="55D38F7E" w14:textId="77777777" w:rsidR="00726B3A" w:rsidRPr="00DA43B8" w:rsidRDefault="00726B3A" w:rsidP="00726B3A">
            <w:pPr>
              <w:rPr>
                <w:rFonts w:cstheme="majorHAnsi"/>
              </w:rPr>
            </w:pPr>
            <w:r>
              <w:rPr>
                <w:rFonts w:cstheme="majorHAnsi"/>
                <w:highlight w:val="yellow"/>
              </w:rPr>
              <w:t>&lt;TBD&gt;</w:t>
            </w:r>
          </w:p>
        </w:tc>
      </w:tr>
      <w:tr w:rsidR="00726B3A" w:rsidRPr="00DA43B8" w14:paraId="7B372A96" w14:textId="77777777" w:rsidTr="00E344FE">
        <w:tc>
          <w:tcPr>
            <w:tcW w:w="1133" w:type="dxa"/>
          </w:tcPr>
          <w:p w14:paraId="72C4D00E" w14:textId="77777777" w:rsidR="00726B3A" w:rsidRPr="00DA43B8" w:rsidRDefault="00726B3A" w:rsidP="00726B3A">
            <w:pPr>
              <w:rPr>
                <w:rFonts w:cstheme="majorHAnsi"/>
              </w:rPr>
            </w:pPr>
          </w:p>
        </w:tc>
        <w:tc>
          <w:tcPr>
            <w:tcW w:w="1669" w:type="dxa"/>
          </w:tcPr>
          <w:p w14:paraId="036E973C" w14:textId="77777777" w:rsidR="00726B3A" w:rsidRPr="00DA43B8" w:rsidRDefault="00726B3A" w:rsidP="00726B3A">
            <w:pPr>
              <w:rPr>
                <w:rFonts w:cstheme="majorHAnsi"/>
              </w:rPr>
            </w:pPr>
          </w:p>
        </w:tc>
        <w:tc>
          <w:tcPr>
            <w:tcW w:w="3605" w:type="dxa"/>
          </w:tcPr>
          <w:p w14:paraId="44AC8CDF" w14:textId="77777777" w:rsidR="00726B3A" w:rsidRPr="00DA43B8" w:rsidRDefault="00726B3A" w:rsidP="00726B3A">
            <w:pPr>
              <w:rPr>
                <w:rFonts w:cstheme="majorHAnsi"/>
              </w:rPr>
            </w:pPr>
          </w:p>
        </w:tc>
        <w:tc>
          <w:tcPr>
            <w:tcW w:w="1843" w:type="dxa"/>
          </w:tcPr>
          <w:p w14:paraId="2AA52A12" w14:textId="77777777" w:rsidR="00726B3A" w:rsidRPr="00DA43B8" w:rsidRDefault="00726B3A" w:rsidP="00726B3A">
            <w:pPr>
              <w:rPr>
                <w:rFonts w:cstheme="majorHAnsi"/>
              </w:rPr>
            </w:pPr>
          </w:p>
        </w:tc>
        <w:tc>
          <w:tcPr>
            <w:tcW w:w="1797" w:type="dxa"/>
          </w:tcPr>
          <w:p w14:paraId="1D4BACF6" w14:textId="77777777" w:rsidR="00726B3A" w:rsidRPr="00DA43B8" w:rsidRDefault="00726B3A" w:rsidP="00726B3A">
            <w:pPr>
              <w:rPr>
                <w:rFonts w:cstheme="majorHAnsi"/>
              </w:rPr>
            </w:pPr>
          </w:p>
        </w:tc>
      </w:tr>
      <w:tr w:rsidR="00726B3A" w:rsidRPr="00DA43B8" w14:paraId="20A99E08" w14:textId="77777777" w:rsidTr="00E344FE">
        <w:tc>
          <w:tcPr>
            <w:tcW w:w="1133" w:type="dxa"/>
          </w:tcPr>
          <w:p w14:paraId="0E69B8CD" w14:textId="77777777" w:rsidR="00726B3A" w:rsidRPr="00DA43B8" w:rsidRDefault="00726B3A" w:rsidP="00726B3A">
            <w:pPr>
              <w:rPr>
                <w:rFonts w:cstheme="majorHAnsi"/>
              </w:rPr>
            </w:pPr>
          </w:p>
        </w:tc>
        <w:tc>
          <w:tcPr>
            <w:tcW w:w="1669" w:type="dxa"/>
          </w:tcPr>
          <w:p w14:paraId="08E35124" w14:textId="77777777" w:rsidR="00726B3A" w:rsidRPr="00DA43B8" w:rsidRDefault="00726B3A" w:rsidP="00726B3A">
            <w:pPr>
              <w:rPr>
                <w:rFonts w:cstheme="majorHAnsi"/>
              </w:rPr>
            </w:pPr>
          </w:p>
        </w:tc>
        <w:tc>
          <w:tcPr>
            <w:tcW w:w="3605" w:type="dxa"/>
          </w:tcPr>
          <w:p w14:paraId="13AC7C31" w14:textId="77777777" w:rsidR="00726B3A" w:rsidRPr="00DA43B8" w:rsidRDefault="00726B3A" w:rsidP="00726B3A">
            <w:pPr>
              <w:rPr>
                <w:rFonts w:cstheme="majorHAnsi"/>
              </w:rPr>
            </w:pPr>
          </w:p>
        </w:tc>
        <w:tc>
          <w:tcPr>
            <w:tcW w:w="1843" w:type="dxa"/>
          </w:tcPr>
          <w:p w14:paraId="5B251A6C" w14:textId="77777777" w:rsidR="00726B3A" w:rsidRPr="00DA43B8" w:rsidRDefault="00726B3A" w:rsidP="00726B3A">
            <w:pPr>
              <w:rPr>
                <w:rFonts w:cstheme="majorHAnsi"/>
              </w:rPr>
            </w:pPr>
          </w:p>
        </w:tc>
        <w:tc>
          <w:tcPr>
            <w:tcW w:w="1797" w:type="dxa"/>
          </w:tcPr>
          <w:p w14:paraId="39738B09" w14:textId="77777777" w:rsidR="00726B3A" w:rsidRPr="00DA43B8" w:rsidRDefault="00726B3A" w:rsidP="00726B3A">
            <w:pPr>
              <w:rPr>
                <w:rFonts w:cstheme="majorHAnsi"/>
              </w:rPr>
            </w:pPr>
          </w:p>
        </w:tc>
      </w:tr>
      <w:tr w:rsidR="00726B3A" w:rsidRPr="00DA43B8" w14:paraId="3BEF0396" w14:textId="77777777" w:rsidTr="00E344FE">
        <w:tc>
          <w:tcPr>
            <w:tcW w:w="1133" w:type="dxa"/>
          </w:tcPr>
          <w:p w14:paraId="26205081" w14:textId="77777777" w:rsidR="00726B3A" w:rsidRPr="00DA43B8" w:rsidRDefault="00726B3A" w:rsidP="00726B3A">
            <w:pPr>
              <w:rPr>
                <w:rFonts w:cstheme="majorHAnsi"/>
              </w:rPr>
            </w:pPr>
          </w:p>
        </w:tc>
        <w:tc>
          <w:tcPr>
            <w:tcW w:w="1669" w:type="dxa"/>
          </w:tcPr>
          <w:p w14:paraId="40BD3629" w14:textId="77777777" w:rsidR="00726B3A" w:rsidRPr="00DA43B8" w:rsidRDefault="00726B3A" w:rsidP="00726B3A">
            <w:pPr>
              <w:rPr>
                <w:rFonts w:cstheme="majorHAnsi"/>
              </w:rPr>
            </w:pPr>
          </w:p>
        </w:tc>
        <w:tc>
          <w:tcPr>
            <w:tcW w:w="3605" w:type="dxa"/>
          </w:tcPr>
          <w:p w14:paraId="35D39FCE" w14:textId="77777777" w:rsidR="00726B3A" w:rsidRPr="00DA43B8" w:rsidRDefault="00726B3A" w:rsidP="00726B3A">
            <w:pPr>
              <w:rPr>
                <w:rFonts w:cstheme="majorHAnsi"/>
              </w:rPr>
            </w:pPr>
          </w:p>
        </w:tc>
        <w:tc>
          <w:tcPr>
            <w:tcW w:w="1843" w:type="dxa"/>
          </w:tcPr>
          <w:p w14:paraId="12A684AB" w14:textId="77777777" w:rsidR="00726B3A" w:rsidRPr="00DA43B8" w:rsidRDefault="00726B3A" w:rsidP="00726B3A">
            <w:pPr>
              <w:rPr>
                <w:rFonts w:cstheme="majorHAnsi"/>
              </w:rPr>
            </w:pPr>
          </w:p>
        </w:tc>
        <w:tc>
          <w:tcPr>
            <w:tcW w:w="1797" w:type="dxa"/>
          </w:tcPr>
          <w:p w14:paraId="193C5E01" w14:textId="77777777" w:rsidR="00726B3A" w:rsidRPr="00DA43B8" w:rsidRDefault="00726B3A" w:rsidP="00726B3A">
            <w:pPr>
              <w:rPr>
                <w:rFonts w:cstheme="majorHAnsi"/>
              </w:rPr>
            </w:pPr>
          </w:p>
        </w:tc>
      </w:tr>
    </w:tbl>
    <w:p w14:paraId="5B69664F" w14:textId="77777777" w:rsidR="00726B3A" w:rsidRPr="000A6432" w:rsidRDefault="00726B3A" w:rsidP="001405F4">
      <w:pPr>
        <w:spacing w:before="120"/>
        <w:rPr>
          <w:i/>
        </w:rPr>
      </w:pPr>
    </w:p>
    <w:p w14:paraId="50D4DCF0" w14:textId="77777777" w:rsidR="00786B1F" w:rsidRDefault="00786B1F" w:rsidP="006F2A95">
      <w:pPr>
        <w:widowControl w:val="0"/>
        <w:autoSpaceDE w:val="0"/>
        <w:autoSpaceDN w:val="0"/>
        <w:adjustRightInd w:val="0"/>
        <w:spacing w:before="360"/>
        <w:rPr>
          <w:rFonts w:ascii="Calibri-Bold" w:hAnsi="Calibri-Bold" w:cs="Calibri-Bold"/>
          <w:b/>
          <w:bCs/>
          <w:color w:val="DD0714"/>
          <w:sz w:val="24"/>
          <w:szCs w:val="24"/>
        </w:rPr>
        <w:sectPr w:rsidR="00786B1F" w:rsidSect="006F2A95">
          <w:type w:val="continuous"/>
          <w:pgSz w:w="11900" w:h="16840"/>
          <w:pgMar w:top="2155" w:right="851" w:bottom="1134" w:left="851" w:header="709" w:footer="425" w:gutter="0"/>
          <w:cols w:space="708"/>
          <w:formProt w:val="0"/>
          <w:docGrid w:linePitch="360"/>
        </w:sectPr>
      </w:pPr>
    </w:p>
    <w:p w14:paraId="4389E581" w14:textId="051FAD60" w:rsidR="00D32C17" w:rsidRDefault="00D32C17" w:rsidP="005055AA">
      <w:pPr>
        <w:pStyle w:val="Header2Nomad"/>
      </w:pPr>
      <w:bookmarkStart w:id="1" w:name="_Toc293689328"/>
    </w:p>
    <w:bookmarkEnd w:id="1" w:displacedByCustomXml="next"/>
    <w:sdt>
      <w:sdtPr>
        <w:rPr>
          <w:rFonts w:ascii="Calibri" w:eastAsia="Calibri" w:hAnsi="Calibri" w:cs="Times New Roman"/>
          <w:caps/>
          <w:color w:val="292929"/>
          <w:sz w:val="20"/>
          <w:szCs w:val="20"/>
          <w:lang w:val="en-GB"/>
        </w:rPr>
        <w:id w:val="-417027705"/>
        <w:docPartObj>
          <w:docPartGallery w:val="Cover Pages"/>
          <w:docPartUnique/>
        </w:docPartObj>
      </w:sdtPr>
      <w:sdtEndPr>
        <w:rPr>
          <w:caps w:val="0"/>
        </w:rPr>
      </w:sdtEndPr>
      <w:sdtContent>
        <w:p w14:paraId="0AA4E128" w14:textId="77777777" w:rsidR="000F1621" w:rsidRDefault="000F1621" w:rsidP="000F1621">
          <w:pPr>
            <w:spacing w:after="120" w:line="360" w:lineRule="auto"/>
            <w:rPr>
              <w:rFonts w:ascii="Calibri" w:eastAsia="Calibri" w:hAnsi="Calibri" w:cs="Times New Roman"/>
              <w:caps/>
              <w:color w:val="292929"/>
              <w:sz w:val="20"/>
              <w:szCs w:val="20"/>
              <w:lang w:val="en-GB"/>
            </w:rPr>
          </w:pPr>
        </w:p>
        <w:p w14:paraId="5D06BDE6" w14:textId="77777777" w:rsidR="00B251B7" w:rsidRDefault="00B251B7" w:rsidP="00B251B7">
          <w:pPr>
            <w:rPr>
              <w:rFonts w:ascii="Calibri" w:eastAsia="Calibri" w:hAnsi="Calibri" w:cs="Times New Roman"/>
              <w:caps/>
              <w:color w:val="292929"/>
              <w:sz w:val="20"/>
              <w:szCs w:val="20"/>
              <w:lang w:val="en-GB"/>
            </w:rPr>
          </w:pPr>
        </w:p>
        <w:p w14:paraId="0707EFCB" w14:textId="6346DA9A" w:rsidR="00B251B7" w:rsidRPr="005055AA" w:rsidRDefault="00072FD1" w:rsidP="005055AA">
          <w:pPr>
            <w:pStyle w:val="Header2Nomad"/>
          </w:pPr>
          <w:r>
            <w:t>Disclaimer of liability</w:t>
          </w:r>
        </w:p>
        <w:sdt>
          <w:sdtPr>
            <w:rPr>
              <w:rFonts w:asciiTheme="majorHAnsi" w:hAnsiTheme="majorHAnsi" w:cstheme="majorHAnsi"/>
            </w:rPr>
            <w:id w:val="1911893343"/>
            <w:docPartObj>
              <w:docPartGallery w:val="Cover Pages"/>
              <w:docPartUnique/>
            </w:docPartObj>
          </w:sdtPr>
          <w:sdtEndPr/>
          <w:sdtContent>
            <w:p w14:paraId="71754B76" w14:textId="77777777" w:rsidR="00072FD1" w:rsidRPr="00072FD1" w:rsidRDefault="00072FD1" w:rsidP="00072FD1">
              <w:pPr>
                <w:pStyle w:val="NDParagraph"/>
                <w:rPr>
                  <w:rFonts w:asciiTheme="majorHAnsi" w:hAnsiTheme="majorHAnsi" w:cstheme="majorHAnsi"/>
                </w:rPr>
              </w:pPr>
              <w:r>
                <w:rPr>
                  <w:rFonts w:asciiTheme="majorHAnsi" w:hAnsiTheme="majorHAnsi" w:cstheme="majorHAnsi"/>
                </w:rPr>
                <w:t>The information in this document is subject to change without notice and should not be construed as a commitment by Nomad Digital Ltd. While reasonable precautions have been taken, Nomad Digital Ltd assumes no responsibility for technical inaccuracies or typographical errors that may appear in this document. Nomad Digital Ltd reserves the right to revise this publication without obligation to provide notification of such revisions.</w:t>
              </w:r>
            </w:p>
          </w:sdtContent>
        </w:sdt>
        <w:p w14:paraId="39F00467" w14:textId="77777777" w:rsidR="00B251B7" w:rsidRPr="00072FD1" w:rsidRDefault="00B251B7" w:rsidP="00B251B7">
          <w:pPr>
            <w:rPr>
              <w:rFonts w:eastAsia="Calibri" w:cstheme="majorHAnsi"/>
              <w:caps/>
              <w:color w:val="292929"/>
              <w:sz w:val="20"/>
              <w:szCs w:val="20"/>
              <w:lang w:val="en-GB"/>
            </w:rPr>
          </w:pPr>
        </w:p>
        <w:p w14:paraId="71E30104" w14:textId="77777777" w:rsidR="00B251B7" w:rsidRDefault="00B251B7" w:rsidP="00B251B7">
          <w:pPr>
            <w:rPr>
              <w:rFonts w:ascii="Calibri" w:eastAsia="Calibri" w:hAnsi="Calibri" w:cs="Times New Roman"/>
              <w:caps/>
              <w:color w:val="292929"/>
              <w:sz w:val="20"/>
              <w:szCs w:val="20"/>
              <w:lang w:val="en-GB"/>
            </w:rPr>
          </w:pPr>
        </w:p>
        <w:p w14:paraId="16759265" w14:textId="77777777" w:rsidR="00B251B7" w:rsidRDefault="00B251B7" w:rsidP="00B251B7">
          <w:pPr>
            <w:rPr>
              <w:rFonts w:ascii="Calibri" w:eastAsia="Calibri" w:hAnsi="Calibri" w:cs="Times New Roman"/>
              <w:sz w:val="20"/>
              <w:szCs w:val="20"/>
              <w:lang w:val="en-GB"/>
            </w:rPr>
          </w:pPr>
        </w:p>
        <w:p w14:paraId="38365EB1" w14:textId="77777777" w:rsidR="00337143" w:rsidRPr="00337143" w:rsidRDefault="00337143" w:rsidP="00337143">
          <w:pPr>
            <w:rPr>
              <w:rFonts w:ascii="Calibri" w:eastAsia="Calibri" w:hAnsi="Calibri" w:cs="Times New Roman"/>
              <w:sz w:val="20"/>
              <w:szCs w:val="20"/>
              <w:lang w:val="en-GB"/>
            </w:rPr>
          </w:pPr>
        </w:p>
        <w:p w14:paraId="371AD73F" w14:textId="77777777" w:rsidR="00337143" w:rsidRPr="00337143" w:rsidRDefault="00337143" w:rsidP="00337143">
          <w:pPr>
            <w:rPr>
              <w:rFonts w:ascii="Calibri" w:eastAsia="Calibri" w:hAnsi="Calibri" w:cs="Times New Roman"/>
              <w:sz w:val="20"/>
              <w:szCs w:val="20"/>
              <w:lang w:val="en-GB"/>
            </w:rPr>
          </w:pPr>
        </w:p>
        <w:p w14:paraId="3B4E2D4F" w14:textId="77777777" w:rsidR="00337143" w:rsidRPr="00337143" w:rsidRDefault="00337143" w:rsidP="00337143">
          <w:pPr>
            <w:rPr>
              <w:rFonts w:ascii="Calibri" w:eastAsia="Calibri" w:hAnsi="Calibri" w:cs="Times New Roman"/>
              <w:sz w:val="20"/>
              <w:szCs w:val="20"/>
              <w:lang w:val="en-GB"/>
            </w:rPr>
          </w:pPr>
        </w:p>
        <w:p w14:paraId="767234B5" w14:textId="77777777" w:rsidR="00337143" w:rsidRPr="00337143" w:rsidRDefault="00337143" w:rsidP="00337143">
          <w:pPr>
            <w:rPr>
              <w:rFonts w:ascii="Calibri" w:eastAsia="Calibri" w:hAnsi="Calibri" w:cs="Times New Roman"/>
              <w:sz w:val="20"/>
              <w:szCs w:val="20"/>
              <w:lang w:val="en-GB"/>
            </w:rPr>
          </w:pPr>
        </w:p>
        <w:p w14:paraId="0A95B282" w14:textId="77777777" w:rsidR="00337143" w:rsidRPr="00337143" w:rsidRDefault="00337143" w:rsidP="00337143">
          <w:pPr>
            <w:rPr>
              <w:rFonts w:ascii="Calibri" w:eastAsia="Calibri" w:hAnsi="Calibri" w:cs="Times New Roman"/>
              <w:sz w:val="20"/>
              <w:szCs w:val="20"/>
              <w:lang w:val="en-GB"/>
            </w:rPr>
          </w:pPr>
        </w:p>
        <w:p w14:paraId="6045D00D" w14:textId="77777777" w:rsidR="00337143" w:rsidRPr="00337143" w:rsidRDefault="00337143" w:rsidP="00337143">
          <w:pPr>
            <w:rPr>
              <w:rFonts w:ascii="Calibri" w:eastAsia="Calibri" w:hAnsi="Calibri" w:cs="Times New Roman"/>
              <w:sz w:val="20"/>
              <w:szCs w:val="20"/>
              <w:lang w:val="en-GB"/>
            </w:rPr>
          </w:pPr>
        </w:p>
        <w:p w14:paraId="744D24EB" w14:textId="77777777" w:rsidR="00337143" w:rsidRPr="00337143" w:rsidRDefault="00337143" w:rsidP="00337143">
          <w:pPr>
            <w:rPr>
              <w:rFonts w:ascii="Calibri" w:eastAsia="Calibri" w:hAnsi="Calibri" w:cs="Times New Roman"/>
              <w:sz w:val="20"/>
              <w:szCs w:val="20"/>
              <w:lang w:val="en-GB"/>
            </w:rPr>
          </w:pPr>
        </w:p>
        <w:p w14:paraId="44C50ED6" w14:textId="77777777" w:rsidR="00337143" w:rsidRPr="00337143" w:rsidRDefault="00337143" w:rsidP="00337143">
          <w:pPr>
            <w:rPr>
              <w:rFonts w:ascii="Calibri" w:eastAsia="Calibri" w:hAnsi="Calibri" w:cs="Times New Roman"/>
              <w:sz w:val="20"/>
              <w:szCs w:val="20"/>
              <w:lang w:val="en-GB"/>
            </w:rPr>
          </w:pPr>
        </w:p>
        <w:p w14:paraId="13E585F7" w14:textId="77777777" w:rsidR="00337143" w:rsidRPr="00337143" w:rsidRDefault="00337143" w:rsidP="00337143">
          <w:pPr>
            <w:rPr>
              <w:rFonts w:ascii="Calibri" w:eastAsia="Calibri" w:hAnsi="Calibri" w:cs="Times New Roman"/>
              <w:sz w:val="20"/>
              <w:szCs w:val="20"/>
              <w:lang w:val="en-GB"/>
            </w:rPr>
          </w:pPr>
        </w:p>
        <w:p w14:paraId="2AE588BB" w14:textId="77777777" w:rsidR="00337143" w:rsidRPr="00337143" w:rsidRDefault="00337143" w:rsidP="00337143">
          <w:pPr>
            <w:rPr>
              <w:rFonts w:ascii="Calibri" w:eastAsia="Calibri" w:hAnsi="Calibri" w:cs="Times New Roman"/>
              <w:sz w:val="20"/>
              <w:szCs w:val="20"/>
              <w:lang w:val="en-GB"/>
            </w:rPr>
          </w:pPr>
        </w:p>
        <w:p w14:paraId="20EC2016" w14:textId="77777777" w:rsidR="00337143" w:rsidRPr="00337143" w:rsidRDefault="00337143" w:rsidP="00337143">
          <w:pPr>
            <w:rPr>
              <w:rFonts w:ascii="Calibri" w:eastAsia="Calibri" w:hAnsi="Calibri" w:cs="Times New Roman"/>
              <w:sz w:val="20"/>
              <w:szCs w:val="20"/>
              <w:lang w:val="en-GB"/>
            </w:rPr>
          </w:pPr>
        </w:p>
        <w:p w14:paraId="5D37EB7B" w14:textId="77777777" w:rsidR="00337143" w:rsidRPr="00337143" w:rsidRDefault="00337143" w:rsidP="00337143">
          <w:pPr>
            <w:rPr>
              <w:rFonts w:ascii="Calibri" w:eastAsia="Calibri" w:hAnsi="Calibri" w:cs="Times New Roman"/>
              <w:sz w:val="20"/>
              <w:szCs w:val="20"/>
              <w:lang w:val="en-GB"/>
            </w:rPr>
          </w:pPr>
        </w:p>
        <w:p w14:paraId="68A8B072" w14:textId="77777777" w:rsidR="00337143" w:rsidRPr="00337143" w:rsidRDefault="00337143" w:rsidP="00337143">
          <w:pPr>
            <w:rPr>
              <w:rFonts w:ascii="Calibri" w:eastAsia="Calibri" w:hAnsi="Calibri" w:cs="Times New Roman"/>
              <w:sz w:val="20"/>
              <w:szCs w:val="20"/>
              <w:lang w:val="en-GB"/>
            </w:rPr>
          </w:pPr>
        </w:p>
        <w:p w14:paraId="6E2E62A2" w14:textId="77777777" w:rsidR="00337143" w:rsidRPr="00337143" w:rsidRDefault="00337143" w:rsidP="00337143">
          <w:pPr>
            <w:rPr>
              <w:rFonts w:ascii="Calibri" w:eastAsia="Calibri" w:hAnsi="Calibri" w:cs="Times New Roman"/>
              <w:sz w:val="20"/>
              <w:szCs w:val="20"/>
              <w:lang w:val="en-GB"/>
            </w:rPr>
          </w:pPr>
        </w:p>
        <w:p w14:paraId="5EDA488D" w14:textId="77777777" w:rsidR="00337143" w:rsidRPr="00337143" w:rsidRDefault="00337143" w:rsidP="00337143">
          <w:pPr>
            <w:rPr>
              <w:rFonts w:ascii="Calibri" w:eastAsia="Calibri" w:hAnsi="Calibri" w:cs="Times New Roman"/>
              <w:sz w:val="20"/>
              <w:szCs w:val="20"/>
              <w:lang w:val="en-GB"/>
            </w:rPr>
          </w:pPr>
        </w:p>
        <w:p w14:paraId="5F4FD3A4" w14:textId="77777777" w:rsidR="00337143" w:rsidRPr="00337143" w:rsidRDefault="00337143" w:rsidP="00337143">
          <w:pPr>
            <w:rPr>
              <w:rFonts w:ascii="Calibri" w:eastAsia="Calibri" w:hAnsi="Calibri" w:cs="Times New Roman"/>
              <w:sz w:val="20"/>
              <w:szCs w:val="20"/>
              <w:lang w:val="en-GB"/>
            </w:rPr>
          </w:pPr>
        </w:p>
        <w:p w14:paraId="37FDD70B" w14:textId="77777777" w:rsidR="00337143" w:rsidRPr="00337143" w:rsidRDefault="00337143" w:rsidP="00337143">
          <w:pPr>
            <w:rPr>
              <w:rFonts w:ascii="Calibri" w:eastAsia="Calibri" w:hAnsi="Calibri" w:cs="Times New Roman"/>
              <w:sz w:val="20"/>
              <w:szCs w:val="20"/>
              <w:lang w:val="en-GB"/>
            </w:rPr>
          </w:pPr>
        </w:p>
        <w:p w14:paraId="5BEF6573" w14:textId="77777777" w:rsidR="00337143" w:rsidRPr="00337143" w:rsidRDefault="00337143" w:rsidP="00337143">
          <w:pPr>
            <w:rPr>
              <w:rFonts w:ascii="Calibri" w:eastAsia="Calibri" w:hAnsi="Calibri" w:cs="Times New Roman"/>
              <w:sz w:val="20"/>
              <w:szCs w:val="20"/>
              <w:lang w:val="en-GB"/>
            </w:rPr>
          </w:pPr>
        </w:p>
        <w:p w14:paraId="357D98A3" w14:textId="77777777" w:rsidR="00337143" w:rsidRDefault="00337143" w:rsidP="00337143">
          <w:pPr>
            <w:rPr>
              <w:rFonts w:ascii="Calibri" w:eastAsia="Calibri" w:hAnsi="Calibri" w:cs="Times New Roman"/>
              <w:sz w:val="20"/>
              <w:szCs w:val="20"/>
              <w:lang w:val="en-GB"/>
            </w:rPr>
          </w:pPr>
        </w:p>
        <w:p w14:paraId="6A788DFC" w14:textId="77777777" w:rsidR="00337143" w:rsidRDefault="00337143" w:rsidP="00337143">
          <w:pPr>
            <w:rPr>
              <w:rFonts w:ascii="Calibri" w:eastAsia="Calibri" w:hAnsi="Calibri" w:cs="Times New Roman"/>
              <w:sz w:val="20"/>
              <w:szCs w:val="20"/>
              <w:lang w:val="en-GB"/>
            </w:rPr>
          </w:pPr>
        </w:p>
        <w:p w14:paraId="3B425DE9" w14:textId="77777777" w:rsidR="00337143" w:rsidRPr="00337143" w:rsidRDefault="00337143" w:rsidP="00337143">
          <w:pPr>
            <w:rPr>
              <w:rFonts w:ascii="Calibri" w:eastAsia="Calibri" w:hAnsi="Calibri" w:cs="Times New Roman"/>
              <w:sz w:val="20"/>
              <w:szCs w:val="20"/>
              <w:lang w:val="en-GB"/>
            </w:rPr>
            <w:sectPr w:rsidR="00337143" w:rsidRPr="00337143" w:rsidSect="00352EEE">
              <w:headerReference w:type="default" r:id="rId13"/>
              <w:footerReference w:type="default" r:id="rId14"/>
              <w:headerReference w:type="first" r:id="rId15"/>
              <w:footerReference w:type="first" r:id="rId16"/>
              <w:pgSz w:w="11906" w:h="16838"/>
              <w:pgMar w:top="2410" w:right="1080" w:bottom="1440" w:left="1080" w:header="624" w:footer="257" w:gutter="0"/>
              <w:cols w:space="708"/>
              <w:titlePg/>
              <w:docGrid w:linePitch="360"/>
            </w:sectPr>
          </w:pPr>
        </w:p>
        <w:p w14:paraId="52A40A33" w14:textId="77777777" w:rsidR="00611EDB" w:rsidRDefault="00611EDB" w:rsidP="00611EDB">
          <w:pPr>
            <w:spacing w:after="120"/>
            <w:rPr>
              <w:rFonts w:ascii="Calibri" w:eastAsia="Calibri" w:hAnsi="Calibri" w:cs="Times New Roman"/>
              <w:color w:val="292929"/>
              <w:sz w:val="20"/>
              <w:szCs w:val="20"/>
              <w:lang w:val="en-GB"/>
            </w:rPr>
          </w:pPr>
        </w:p>
        <w:p w14:paraId="437FF8E3" w14:textId="063FA4DB" w:rsidR="00FA4D81" w:rsidRPr="00611EDB" w:rsidRDefault="004A0F2B" w:rsidP="00611EDB">
          <w:pPr>
            <w:spacing w:after="120"/>
            <w:rPr>
              <w:rFonts w:ascii="Calibri" w:eastAsia="Calibri" w:hAnsi="Calibri" w:cs="Times New Roman"/>
              <w:color w:val="292929"/>
              <w:sz w:val="20"/>
              <w:szCs w:val="20"/>
              <w:lang w:val="en-GB"/>
            </w:rPr>
          </w:pPr>
        </w:p>
      </w:sdtContent>
    </w:sdt>
    <w:p w14:paraId="6E8EC4E7" w14:textId="77777777" w:rsidR="00FA4D81" w:rsidRPr="00FA4D81" w:rsidRDefault="00FA4D81" w:rsidP="005055AA">
      <w:pPr>
        <w:pStyle w:val="Header2Nomad"/>
      </w:pPr>
      <w:bookmarkStart w:id="3" w:name="_Toc293689327"/>
      <w:r>
        <w:t>Contents</w:t>
      </w:r>
      <w:bookmarkEnd w:id="3"/>
    </w:p>
    <w:p w14:paraId="7624C288" w14:textId="77777777" w:rsidR="00FA4D81" w:rsidRDefault="00FA4D81" w:rsidP="00FA4D81">
      <w:pPr>
        <w:pStyle w:val="TOC1"/>
        <w:rPr>
          <w:rFonts w:asciiTheme="minorHAnsi" w:hAnsiTheme="minorHAnsi" w:cstheme="minorBidi"/>
          <w:b w:val="0"/>
          <w:bCs w:val="0"/>
          <w:color w:val="auto"/>
          <w:sz w:val="24"/>
          <w:szCs w:val="24"/>
          <w:lang w:val="en-GB" w:eastAsia="ja-JP"/>
        </w:rPr>
      </w:pPr>
      <w:r>
        <w:fldChar w:fldCharType="begin"/>
        <w:instrText xml:space="preserve"> TOC \o "1-3" \t "Header 2 Nomad,1,Header 3 Nomad,2" </w:instrText>
        <w:fldChar w:fldCharType="separate"/>
        <w:t>Document control</w:t>
        <w:tab/>
        <w:fldChar w:fldCharType="begin"/>
        <w:instrText xml:space="preserve"> PAGEREF _Toc293689326 \h </w:instrText>
        <w:fldChar w:fldCharType="separate"/>
        <w:t>1</w:t>
        <w:fldChar w:fldCharType="end"/>
      </w:r>
    </w:p>
    <w:p w14:paraId="7B47DBE8" w14:textId="77777777" w:rsidR="00FA4D81" w:rsidRDefault="00FA4D81" w:rsidP="00FA4D81">
      <w:pPr>
        <w:pStyle w:val="TOC1"/>
        <w:rPr>
          <w:rFonts w:asciiTheme="minorHAnsi" w:hAnsiTheme="minorHAnsi" w:cstheme="minorBidi"/>
          <w:b w:val="0"/>
          <w:bCs w:val="0"/>
          <w:color w:val="auto"/>
          <w:sz w:val="24"/>
          <w:szCs w:val="24"/>
          <w:lang w:val="en-GB" w:eastAsia="ja-JP"/>
        </w:rPr>
      </w:pPr>
      <w:r>
        <w:t>Contents</w:t>
        <w:tab/>
        <w:fldChar w:fldCharType="begin"/>
        <w:instrText xml:space="preserve"> PAGEREF _Toc293689327 \h </w:instrText>
        <w:fldChar w:fldCharType="separate"/>
        <w:t>2</w:t>
        <w:fldChar w:fldCharType="end"/>
      </w:r>
    </w:p>
    <w:p w14:paraId="0ECC40E8" w14:textId="77777777" w:rsidR="00FA4D81" w:rsidRDefault="00FA4D81" w:rsidP="00FA4D81">
      <w:pPr>
        <w:pStyle w:val="TOC1"/>
        <w:rPr>
          <w:rFonts w:asciiTheme="minorHAnsi" w:hAnsiTheme="minorHAnsi" w:cstheme="minorBidi"/>
          <w:b w:val="0"/>
          <w:bCs w:val="0"/>
          <w:color w:val="auto"/>
          <w:sz w:val="24"/>
          <w:szCs w:val="24"/>
          <w:lang w:val="en-GB" w:eastAsia="ja-JP"/>
        </w:rPr>
      </w:pPr>
      <w:r>
        <w:t>1. Introduction</w:t>
        <w:tab/>
        <w:fldChar w:fldCharType="begin"/>
        <w:instrText xml:space="preserve"> PAGEREF _Toc293689328 \h </w:instrText>
        <w:fldChar w:fldCharType="separate"/>
        <w:t>3</w:t>
        <w:fldChar w:fldCharType="end"/>
      </w:r>
    </w:p>
    <w:p w14:paraId="4CE2ADDE" w14:textId="77777777" w:rsidR="00FA4D81" w:rsidRDefault="00FA4D81" w:rsidP="00FA4D81">
      <w:pPr>
        <w:pStyle w:val="TOC2"/>
        <w:rPr>
          <w:rFonts w:asciiTheme="minorHAnsi" w:hAnsiTheme="minorHAnsi" w:cstheme="minorBidi"/>
          <w:b w:val="0"/>
          <w:color w:val="auto"/>
          <w:sz w:val="24"/>
          <w:szCs w:val="24"/>
          <w:lang w:val="en-GB" w:eastAsia="ja-JP"/>
        </w:rPr>
      </w:pPr>
      <w:r>
        <w:t xml:space="preserve">2. Hardware Platform </w:t>
        <w:tab/>
        <w:fldChar w:fldCharType="begin"/>
        <w:instrText xml:space="preserve"> PAGEREF _Toc293689329 \h </w:instrText>
        <w:fldChar w:fldCharType="separate"/>
        <w:t>3</w:t>
        <w:fldChar w:fldCharType="end"/>
      </w:r>
    </w:p>
    <w:p w14:paraId="2F34F039" w14:textId="77777777" w:rsidR="00FA4D81" w:rsidRDefault="00FA4D81" w:rsidP="00FA4D81">
      <w:pPr>
        <w:pStyle w:val="TOC3"/>
        <w:rPr>
          <w:rFonts w:asciiTheme="minorHAnsi" w:hAnsiTheme="minorHAnsi" w:cstheme="minorBidi"/>
          <w:color w:val="auto"/>
          <w:sz w:val="24"/>
          <w:szCs w:val="24"/>
          <w:lang w:val="en-GB" w:eastAsia="ja-JP"/>
        </w:rPr>
      </w:pPr>
      <w:r>
        <w:t>3. Software Packages Delivered</w:t>
        <w:tab/>
        <w:fldChar w:fldCharType="begin"/>
        <w:instrText xml:space="preserve"> PAGEREF _Toc293689330 \h </w:instrText>
        <w:fldChar w:fldCharType="separate"/>
        <w:t>3</w:t>
        <w:fldChar w:fldCharType="end"/>
      </w:r>
    </w:p>
    <w:p w14:paraId="1CF074A1" w14:textId="77777777" w:rsidR="00FA4D81" w:rsidRDefault="00FA4D81" w:rsidP="00FA4D81">
      <w:pPr>
        <w:pStyle w:val="TOC3"/>
        <w:rPr>
          <w:rFonts w:asciiTheme="minorHAnsi" w:hAnsiTheme="minorHAnsi" w:cstheme="minorBidi"/>
          <w:color w:val="auto"/>
          <w:sz w:val="24"/>
          <w:szCs w:val="24"/>
          <w:lang w:val="en-GB" w:eastAsia="ja-JP"/>
        </w:rPr>
      </w:pPr>
      <w:r>
        <w:t>4. Characteristics</w:t>
        <w:tab/>
        <w:fldChar w:fldCharType="begin"/>
        <w:instrText xml:space="preserve"> PAGEREF _Toc293689331 \h </w:instrText>
        <w:fldChar w:fldCharType="separate"/>
        <w:t>3</w:t>
        <w:fldChar w:fldCharType="end"/>
      </w:r>
    </w:p>
    <w:p w14:paraId="73D286EA" w14:textId="399897EF" w:rsidR="00FA4D81" w:rsidRDefault="00FA4D81" w:rsidP="00FA4D81">
      <w:pPr>
        <w:pStyle w:val="BodyNomad"/>
      </w:pPr>
      <w:r>
        <w:fldChar w:fldCharType="end"/>
      </w:r>
    </w:p>
    <w:p w14:paraId="2E097FAC" w14:textId="3D73A6C7" w:rsidR="00C46F5B" w:rsidRDefault="00C46F5B" w:rsidP="00FA4D81">
      <w:pPr>
        <w:pStyle w:val="BodyNomad"/>
      </w:pPr>
    </w:p>
    <w:p w14:paraId="18D1EA1A" w14:textId="480E97B3" w:rsidR="00C46F5B" w:rsidRDefault="00C46F5B" w:rsidP="00FA4D81">
      <w:pPr>
        <w:pStyle w:val="BodyNomad"/>
      </w:pPr>
    </w:p>
    <w:p w14:paraId="72DE86F7" w14:textId="5DECA2DF" w:rsidR="00C46F5B" w:rsidRDefault="00C46F5B" w:rsidP="00FA4D81">
      <w:pPr>
        <w:pStyle w:val="BodyNomad"/>
      </w:pPr>
    </w:p>
    <w:p w14:paraId="5A3129A4" w14:textId="2B17503F" w:rsidR="00C46F5B" w:rsidRDefault="00C46F5B" w:rsidP="00FA4D81">
      <w:pPr>
        <w:pStyle w:val="BodyNomad"/>
      </w:pPr>
    </w:p>
    <w:p w14:paraId="386E484B" w14:textId="79D8430E" w:rsidR="00C46F5B" w:rsidRDefault="00C46F5B" w:rsidP="00FA4D81">
      <w:pPr>
        <w:pStyle w:val="BodyNomad"/>
      </w:pPr>
    </w:p>
    <w:p w14:paraId="789159CE" w14:textId="7B2F3F6D" w:rsidR="00C46F5B" w:rsidRDefault="00C46F5B" w:rsidP="00FA4D81">
      <w:pPr>
        <w:pStyle w:val="BodyNomad"/>
      </w:pPr>
    </w:p>
    <w:p w14:paraId="5EA121B8" w14:textId="66978A0D" w:rsidR="00C46F5B" w:rsidRDefault="00C46F5B" w:rsidP="00FA4D81">
      <w:pPr>
        <w:pStyle w:val="BodyNomad"/>
      </w:pPr>
    </w:p>
    <w:p w14:paraId="5E97F860" w14:textId="07206B0C" w:rsidR="00C46F5B" w:rsidRDefault="00C46F5B" w:rsidP="00FA4D81">
      <w:pPr>
        <w:pStyle w:val="BodyNomad"/>
      </w:pPr>
    </w:p>
    <w:p w14:paraId="01B75B9E" w14:textId="72426EF9" w:rsidR="00C46F5B" w:rsidRDefault="00C46F5B" w:rsidP="00FA4D81">
      <w:pPr>
        <w:pStyle w:val="BodyNomad"/>
      </w:pPr>
    </w:p>
    <w:p w14:paraId="79A83799" w14:textId="4569E424" w:rsidR="00C46F5B" w:rsidRDefault="00C46F5B" w:rsidP="00FA4D81">
      <w:pPr>
        <w:pStyle w:val="BodyNomad"/>
      </w:pPr>
    </w:p>
    <w:p w14:paraId="0A6200CA" w14:textId="6CC4F256" w:rsidR="00C46F5B" w:rsidRDefault="00C46F5B" w:rsidP="00FA4D81">
      <w:pPr>
        <w:pStyle w:val="BodyNomad"/>
      </w:pPr>
    </w:p>
    <w:p w14:paraId="5A91CCD8" w14:textId="266C6133" w:rsidR="00C46F5B" w:rsidRDefault="00C46F5B" w:rsidP="00FA4D81">
      <w:pPr>
        <w:pStyle w:val="BodyNomad"/>
      </w:pPr>
    </w:p>
    <w:p w14:paraId="26D99621" w14:textId="04613719" w:rsidR="00C46F5B" w:rsidRDefault="00C46F5B" w:rsidP="00FA4D81">
      <w:pPr>
        <w:pStyle w:val="BodyNomad"/>
      </w:pPr>
    </w:p>
    <w:p w14:paraId="208B7C05" w14:textId="22219FAA" w:rsidR="00C46F5B" w:rsidRDefault="00C46F5B" w:rsidP="00FA4D81">
      <w:pPr>
        <w:pStyle w:val="BodyNomad"/>
      </w:pPr>
    </w:p>
    <w:p w14:paraId="7EF6FA0C" w14:textId="63E38E86" w:rsidR="00C46F5B" w:rsidRDefault="00C46F5B" w:rsidP="00FA4D81">
      <w:pPr>
        <w:pStyle w:val="BodyNomad"/>
      </w:pPr>
    </w:p>
    <w:p w14:paraId="2BDFA7BD" w14:textId="3E32B735" w:rsidR="00C46F5B" w:rsidRDefault="00C46F5B" w:rsidP="00FA4D81">
      <w:pPr>
        <w:pStyle w:val="BodyNomad"/>
      </w:pPr>
    </w:p>
    <w:p w14:paraId="3AAB32E9" w14:textId="54CCF97F" w:rsidR="00C46F5B" w:rsidRDefault="00C46F5B" w:rsidP="00FA4D81">
      <w:pPr>
        <w:pStyle w:val="BodyNomad"/>
      </w:pPr>
    </w:p>
    <w:p w14:paraId="568C69B5" w14:textId="63C02629" w:rsidR="00C46F5B" w:rsidRDefault="00C46F5B" w:rsidP="00FA4D81">
      <w:pPr>
        <w:pStyle w:val="BodyNomad"/>
      </w:pPr>
    </w:p>
    <w:p w14:paraId="5D84D1D4" w14:textId="4B72912D" w:rsidR="00C46F5B" w:rsidRDefault="00C46F5B" w:rsidP="00FA4D81">
      <w:pPr>
        <w:pStyle w:val="BodyNomad"/>
      </w:pPr>
    </w:p>
    <w:p w14:paraId="2BB54B46" w14:textId="77777777" w:rsidR="006C1D47" w:rsidRDefault="006C1D47" w:rsidP="006C1D47">
      <w:pPr>
        <w:pStyle w:val="Header2Nomad"/>
      </w:pPr>
    </w:p>
    <w:p w14:paraId="662322EC" w14:textId="67026623" w:rsidR="006C1D47" w:rsidRPr="00FA4D81" w:rsidRDefault="00603C54" w:rsidP="00603C54">
      <w:pPr>
        <w:pStyle w:val="Header2Nomad"/>
      </w:pPr>
      <w:r>
        <w:t>1. Introduction</w:t>
      </w:r>
    </w:p>
    <w:p w14:paraId="0538390D" w14:textId="60F984CD" w:rsidR="00C46F5B" w:rsidRDefault="00C46F5B" w:rsidP="00FA4D81">
      <w:pPr>
        <w:pStyle w:val="BodyNomad"/>
      </w:pPr>
    </w:p>
    <w:p w14:paraId="435C83CC" w14:textId="44BEE3A2" w:rsidR="00603C54" w:rsidRPr="00603C54" w:rsidRDefault="0006378B" w:rsidP="0006378B">
      <w:pPr>
        <w:keepNext/>
        <w:keepLines/>
        <w:numPr>
          <w:ilvl w:val="1"/>
          <w:numId w:val="0"/>
        </w:numPr>
        <w:spacing w:before="240" w:after="240"/>
        <w:ind w:left="576"/>
        <w:outlineLvl w:val="1"/>
        <w:rPr>
          <w:b/>
          <w:noProof/>
          <w:color w:val="61605D"/>
        </w:rPr>
      </w:pPr>
      <w:bookmarkStart w:id="4" w:name="_Toc124931847"/>
      <w:r>
        <w:rPr>
          <w:b/>
          <w:noProof/>
          <w:color w:val="61605D"/>
        </w:rPr>
        <w:t>1.1 Document Purpose</w:t>
      </w:r>
      <w:bookmarkEnd w:id="4"/>
    </w:p>
    <w:p w14:paraId="6B1780F0" w14:textId="18E4563A" w:rsidR="007A068B" w:rsidRPr="007A068B" w:rsidRDefault="007A068B" w:rsidP="007A068B">
      <w:pPr>
        <w:rPr>
          <w:bCs/>
          <w:noProof/>
          <w:color w:val="61605D"/>
        </w:rPr>
      </w:pPr>
      <w:bookmarkStart w:id="5" w:name="_Toc124931848"/>
      <w:r>
        <w:rPr>
          <w:bCs/>
          <w:noProof/>
          <w:color w:val="61605D"/>
        </w:rPr>
        <w:t xml:space="preserve">The purpose of this document is to describe the constitute components of the project software build developed by Nomad for deployment to </w:t>
      </w:r>
      <w:r>
        <w:rPr>
          <w:b/>
          <w:noProof/>
          <w:color w:val="334EA2"/>
        </w:rPr>
        <w:t>ÖBB DOSTO Neu</w:t>
      </w:r>
      <w:r>
        <w:rPr>
          <w:bCs/>
          <w:noProof/>
          <w:color w:val="61605D"/>
        </w:rPr>
        <w:t xml:space="preserve"> project’s Internet-on-Board (IoB) solution. </w:t>
      </w:r>
    </w:p>
    <w:p w14:paraId="7FBA5AD7" w14:textId="77777777" w:rsidR="007A068B" w:rsidRPr="007A068B" w:rsidRDefault="007A068B" w:rsidP="007A068B">
      <w:pPr>
        <w:rPr>
          <w:bCs/>
          <w:noProof/>
          <w:color w:val="61605D"/>
        </w:rPr>
      </w:pPr>
    </w:p>
    <w:p w14:paraId="2B3BDA6D" w14:textId="77777777" w:rsidR="007A068B" w:rsidRPr="007A068B" w:rsidRDefault="007A068B" w:rsidP="007A068B">
      <w:pPr>
        <w:rPr>
          <w:bCs/>
          <w:noProof/>
          <w:color w:val="61605D"/>
        </w:rPr>
      </w:pPr>
      <w:r>
        <w:rPr>
          <w:bCs/>
          <w:noProof/>
          <w:color w:val="61605D"/>
        </w:rPr>
        <w:t>As part of Nomad’s quality assurance and change management processes, this document also provides a summary of the change log(s) and release history associated with the software release(s) through its evolution, with references made (where applicable) to Test Exit Report(s).</w:t>
      </w:r>
    </w:p>
    <w:p w14:paraId="323745DD" w14:textId="77777777" w:rsidR="007A068B" w:rsidRPr="007A068B" w:rsidRDefault="007A068B" w:rsidP="007A068B">
      <w:pPr>
        <w:rPr>
          <w:bCs/>
          <w:noProof/>
          <w:color w:val="61605D"/>
        </w:rPr>
      </w:pPr>
    </w:p>
    <w:p w14:paraId="0D8006F4" w14:textId="77777777" w:rsidR="007A068B" w:rsidRPr="007A068B" w:rsidRDefault="007A068B" w:rsidP="007A068B">
      <w:pPr>
        <w:rPr>
          <w:bCs/>
          <w:noProof/>
          <w:color w:val="61605D"/>
        </w:rPr>
      </w:pPr>
      <w:r>
        <w:rPr>
          <w:bCs/>
          <w:noProof/>
          <w:color w:val="61605D"/>
        </w:rPr>
        <w:t>This covers the hardware and software deployed on the trains across all four DOSTO Neu platform variants: nv4 (4734, 4-car), nv6 (4736, 6-car), fv5 (4705, CAT 5-car) and fv6 (4706, FV 6-car).</w:t>
      </w:r>
    </w:p>
    <w:p w14:paraId="0397860D" w14:textId="77777777" w:rsidR="007A068B" w:rsidRPr="007A068B" w:rsidRDefault="007A068B" w:rsidP="007A068B">
      <w:pPr>
        <w:rPr>
          <w:bCs/>
          <w:noProof/>
          <w:color w:val="61605D"/>
        </w:rPr>
      </w:pPr>
    </w:p>
    <w:p w14:paraId="66FE582B" w14:textId="4CB33432" w:rsidR="007A068B" w:rsidRDefault="007A068B" w:rsidP="007A068B">
      <w:pPr>
        <w:rPr>
          <w:bCs/>
          <w:noProof/>
          <w:color w:val="61605D"/>
        </w:rPr>
      </w:pPr>
      <w:r>
        <w:rPr>
          <w:bCs/>
          <w:noProof/>
          <w:color w:val="61605D"/>
        </w:rPr>
        <w:t>The following documents give more details about the project:</w:t>
      </w:r>
    </w:p>
    <w:p w14:paraId="11E641DA" w14:textId="77777777" w:rsidR="006A4E5B" w:rsidRPr="007A068B" w:rsidRDefault="006A4E5B" w:rsidP="007A068B">
      <w:pPr>
        <w:rPr>
          <w:bCs/>
          <w:noProof/>
          <w:color w:val="61605D"/>
        </w:rPr>
      </w:pPr>
    </w:p>
    <w:tbl>
      <w:tblPr>
        <w:tblStyle w:val="TableGrid3"/>
        <w:tblW w:w="9351" w:type="dxa"/>
        <w:tblLook w:val="04A0" w:firstRow="1" w:lastRow="0" w:firstColumn="1" w:lastColumn="0" w:noHBand="0" w:noVBand="1"/>
      </w:tblPr>
      <w:tblGrid>
        <w:gridCol w:w="2692"/>
        <w:gridCol w:w="2683"/>
        <w:gridCol w:w="3976"/>
      </w:tblGrid>
      <w:tr w:rsidR="006A4E5B" w:rsidRPr="006A4E5B" w14:paraId="3BB671A1" w14:textId="77777777" w:rsidTr="006A4E5B">
        <w:tc>
          <w:tcPr>
            <w:tcW w:w="2692" w:type="dxa"/>
            <w:shd w:val="clear" w:color="auto" w:fill="334EA2"/>
          </w:tcPr>
          <w:bookmarkEnd w:id="5"/>
          <w:p w14:paraId="361496D5"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Title</w:t>
            </w:r>
          </w:p>
        </w:tc>
        <w:tc>
          <w:tcPr>
            <w:tcW w:w="2683" w:type="dxa"/>
            <w:shd w:val="clear" w:color="auto" w:fill="334EA2"/>
          </w:tcPr>
          <w:p w14:paraId="4EEB4CF5"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Reference</w:t>
            </w:r>
          </w:p>
        </w:tc>
        <w:tc>
          <w:tcPr>
            <w:tcW w:w="3976" w:type="dxa"/>
            <w:shd w:val="clear" w:color="auto" w:fill="334EA2"/>
          </w:tcPr>
          <w:p w14:paraId="33F43C34" w14:textId="5D522E23"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Short Summary</w:t>
            </w:r>
          </w:p>
        </w:tc>
      </w:tr>
      <w:tr w:rsidR="006A4E5B" w:rsidRPr="006A4E5B" w14:paraId="140BACCC" w14:textId="77777777" w:rsidTr="00352EEE">
        <w:trPr>
          <w:trHeight w:val="127"/>
        </w:trPr>
        <w:tc>
          <w:tcPr>
            <w:tcW w:w="2692" w:type="dxa"/>
          </w:tcPr>
          <w:p w14:paraId="6132060D"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System Design Document (SDD)</w:t>
            </w:r>
          </w:p>
        </w:tc>
        <w:tc>
          <w:tcPr>
            <w:tcW w:w="2683" w:type="dxa"/>
          </w:tcPr>
          <w:p w14:paraId="571F1563"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ND-DEL-OBB-035-SDD-002-01</w:t>
            </w:r>
          </w:p>
        </w:tc>
        <w:tc>
          <w:tcPr>
            <w:tcW w:w="3976" w:type="dxa"/>
          </w:tcPr>
          <w:p w14:paraId="5E8449AF"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Onboard network system design for the DOSTO Neu IoB solution</w:t>
            </w:r>
          </w:p>
        </w:tc>
      </w:tr>
      <w:tr w:rsidR="006A4E5B" w:rsidRPr="006A4E5B" w14:paraId="6543379A" w14:textId="77777777" w:rsidTr="00352EEE">
        <w:tc>
          <w:tcPr>
            <w:tcW w:w="2692" w:type="dxa"/>
          </w:tcPr>
          <w:p w14:paraId="1EF0C901"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Nomad Connect DEVOPS TER report</w:t>
            </w:r>
          </w:p>
        </w:tc>
        <w:tc>
          <w:tcPr>
            <w:tcW w:w="2683" w:type="dxa"/>
          </w:tcPr>
          <w:p w14:paraId="165BFC5D"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 xml:space="preserve">ND-DEVOPS-OBB-TER-026-04</w:t>
            </w:r>
          </w:p>
        </w:tc>
        <w:tc>
          <w:tcPr>
            <w:tcW w:w="3976" w:type="dxa"/>
          </w:tcPr>
          <w:p w14:paraId="61ED3CD2"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Nomad Connect DEVOPS TEST EXIT REPORT</w:t>
            </w:r>
          </w:p>
        </w:tc>
      </w:tr>
    </w:tbl>
    <w:p w14:paraId="6C22AD51" w14:textId="3751B4FB" w:rsidR="001E4B06" w:rsidRPr="001E4B06" w:rsidRDefault="001E4B06" w:rsidP="00C027AA">
      <w:pPr>
        <w:keepNext/>
        <w:keepLines/>
        <w:numPr>
          <w:ilvl w:val="1"/>
          <w:numId w:val="0"/>
        </w:numPr>
        <w:spacing w:before="240" w:after="240"/>
        <w:ind w:firstLine="720"/>
        <w:outlineLvl w:val="1"/>
        <w:rPr>
          <w:b/>
          <w:noProof/>
          <w:color w:val="61605D"/>
        </w:rPr>
      </w:pPr>
      <w:bookmarkStart w:id="6" w:name="_Toc123892928"/>
      <w:r>
        <w:rPr>
          <w:b/>
          <w:noProof/>
          <w:color w:val="61605D"/>
        </w:rPr>
        <w:t xml:space="preserve">Maturity Level </w:t>
      </w:r>
      <w:bookmarkEnd w:id="6"/>
    </w:p>
    <w:p w14:paraId="095FFB82" w14:textId="77777777" w:rsidR="001E4B06" w:rsidRPr="001E4B06" w:rsidRDefault="001E4B06" w:rsidP="001E4B06">
      <w:pPr>
        <w:spacing w:after="120" w:line="360" w:lineRule="auto"/>
        <w:rPr>
          <w:bCs/>
          <w:noProof/>
          <w:color w:val="61605D"/>
        </w:rPr>
      </w:pPr>
      <w:r>
        <w:rPr>
          <w:bCs/>
          <w:noProof/>
          <w:color w:val="61605D"/>
        </w:rPr>
        <w:t>All current versions of software described in this version of the document are delivered for:</w:t>
      </w:r>
    </w:p>
    <w:tbl>
      <w:tblPr>
        <w:tblStyle w:val="TableGrid4"/>
        <w:tblW w:w="0" w:type="auto"/>
        <w:tblLook w:val="04A0" w:firstRow="1" w:lastRow="0" w:firstColumn="1" w:lastColumn="0" w:noHBand="0" w:noVBand="1"/>
      </w:tblPr>
      <w:tblGrid>
        <w:gridCol w:w="562"/>
        <w:gridCol w:w="5448"/>
        <w:gridCol w:w="3006"/>
      </w:tblGrid>
      <w:tr w:rsidR="001E4B06" w:rsidRPr="001E4B06" w14:paraId="7F89B69A" w14:textId="77777777" w:rsidTr="001E4B06">
        <w:tc>
          <w:tcPr>
            <w:tcW w:w="562" w:type="dxa"/>
            <w:tcBorders>
              <w:top w:val="nil"/>
              <w:left w:val="nil"/>
              <w:bottom w:val="single" w:sz="4" w:space="0" w:color="auto"/>
              <w:right w:val="nil"/>
            </w:tcBorders>
          </w:tcPr>
          <w:p w14:paraId="4240601A" w14:textId="77777777" w:rsidR="001E4B06" w:rsidRPr="001E4B06" w:rsidRDefault="001E4B06" w:rsidP="001E4B06"/>
        </w:tc>
        <w:tc>
          <w:tcPr>
            <w:tcW w:w="5448" w:type="dxa"/>
            <w:tcBorders>
              <w:top w:val="nil"/>
              <w:left w:val="nil"/>
              <w:bottom w:val="single" w:sz="4" w:space="0" w:color="auto"/>
              <w:right w:val="single" w:sz="4" w:space="0" w:color="auto"/>
            </w:tcBorders>
          </w:tcPr>
          <w:p w14:paraId="3AB38FED" w14:textId="77777777" w:rsidR="001E4B06" w:rsidRPr="001E4B06" w:rsidRDefault="001E4B06" w:rsidP="001E4B06"/>
        </w:tc>
        <w:tc>
          <w:tcPr>
            <w:tcW w:w="3006" w:type="dxa"/>
            <w:tcBorders>
              <w:left w:val="single" w:sz="4" w:space="0" w:color="auto"/>
            </w:tcBorders>
            <w:shd w:val="clear" w:color="auto" w:fill="334EA2"/>
          </w:tcPr>
          <w:p w14:paraId="15A53FB5" w14:textId="77777777" w:rsidR="001E4B06" w:rsidRPr="001E4B06" w:rsidRDefault="001E4B06" w:rsidP="001E4B06">
            <w:pPr>
              <w:spacing w:after="120" w:line="276" w:lineRule="auto"/>
              <w:jc w:val="center"/>
            </w:pPr>
            <w:r>
              <w:rPr>
                <w:rFonts w:cs="Arial"/>
                <w:b/>
                <w:bCs/>
                <w:color w:val="FFFFFF" w:themeColor="background1"/>
                <w:sz w:val="22"/>
                <w:szCs w:val="22"/>
              </w:rPr>
              <w:t>Comments</w:t>
            </w:r>
          </w:p>
        </w:tc>
      </w:tr>
      <w:tr w:rsidR="001E4B06" w:rsidRPr="001E4B06" w14:paraId="245E709A" w14:textId="77777777" w:rsidTr="00352EEE">
        <w:tc>
          <w:tcPr>
            <w:tcW w:w="562" w:type="dxa"/>
            <w:tcBorders>
              <w:top w:val="single" w:sz="4" w:space="0" w:color="auto"/>
            </w:tcBorders>
          </w:tcPr>
          <w:p w14:paraId="612F2675" w14:textId="77777777" w:rsidR="001E4B06" w:rsidRPr="001E4B06" w:rsidRDefault="001E4B06" w:rsidP="001E4B06">
            <w:pPr>
              <w:jc w:val="center"/>
            </w:pPr>
          </w:p>
        </w:tc>
        <w:tc>
          <w:tcPr>
            <w:tcW w:w="5448" w:type="dxa"/>
            <w:tcBorders>
              <w:top w:val="single" w:sz="4" w:space="0" w:color="auto"/>
            </w:tcBorders>
          </w:tcPr>
          <w:p w14:paraId="68E341B9"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Tests on train</w:t>
            </w:r>
          </w:p>
        </w:tc>
        <w:tc>
          <w:tcPr>
            <w:tcW w:w="3006" w:type="dxa"/>
          </w:tcPr>
          <w:p w14:paraId="715D53A2" w14:textId="77777777" w:rsidR="001E4B06" w:rsidRPr="001E4B06" w:rsidRDefault="001E4B06" w:rsidP="001E4B06"/>
        </w:tc>
      </w:tr>
      <w:tr w:rsidR="001E4B06" w:rsidRPr="001E4B06" w14:paraId="4D1CB4E0" w14:textId="77777777" w:rsidTr="00352EEE">
        <w:tc>
          <w:tcPr>
            <w:tcW w:w="562" w:type="dxa"/>
            <w:tcBorders>
              <w:top w:val="single" w:sz="4" w:space="0" w:color="auto"/>
            </w:tcBorders>
          </w:tcPr>
          <w:p w14:paraId="56129C6F" w14:textId="77777777" w:rsidR="001E4B06" w:rsidRPr="001E4B06" w:rsidRDefault="001E4B06" w:rsidP="001E4B06">
            <w:pPr>
              <w:jc w:val="center"/>
              <w:rPr>
                <w:b/>
              </w:rPr>
            </w:pPr>
            <w:r>
              <w:rPr>
                <w:b/>
              </w:rPr>
              <w:t>X</w:t>
            </w:r>
          </w:p>
        </w:tc>
        <w:tc>
          <w:tcPr>
            <w:tcW w:w="5448" w:type="dxa"/>
            <w:tcBorders>
              <w:top w:val="single" w:sz="4" w:space="0" w:color="auto"/>
            </w:tcBorders>
          </w:tcPr>
          <w:p w14:paraId="23083C05"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Pre-commercial service (deployment on delivered train)</w:t>
            </w:r>
          </w:p>
        </w:tc>
        <w:tc>
          <w:tcPr>
            <w:tcW w:w="3006" w:type="dxa"/>
          </w:tcPr>
          <w:p w14:paraId="0DF362A9" w14:textId="77777777" w:rsidR="001E4B06" w:rsidRPr="001E4B06" w:rsidRDefault="001E4B06" w:rsidP="001E4B06">
            <w:pPr>
              <w:rPr>
                <w:rFonts w:asciiTheme="majorHAnsi" w:hAnsiTheme="majorHAnsi" w:cs="Calibri"/>
                <w:bCs/>
                <w:color w:val="61605D"/>
                <w:sz w:val="22"/>
                <w:szCs w:val="22"/>
              </w:rPr>
            </w:pPr>
            <w:r>
              <w:rPr>
                <w:rFonts w:asciiTheme="majorHAnsi" w:hAnsiTheme="majorHAnsi" w:cs="Calibri"/>
                <w:bCs/>
                <w:color w:val="61605D"/>
                <w:sz w:val="22"/>
                <w:szCs w:val="22"/>
              </w:rPr>
              <w:t>v8 rollout in progress across the DOSTO Neu fleet (nv4, nv6, fv5, fv6)</w:t>
            </w:r>
          </w:p>
        </w:tc>
      </w:tr>
      <w:tr w:rsidR="001E4B06" w:rsidRPr="001E4B06" w14:paraId="768DFD46" w14:textId="77777777" w:rsidTr="00352EEE">
        <w:tc>
          <w:tcPr>
            <w:tcW w:w="562" w:type="dxa"/>
          </w:tcPr>
          <w:p w14:paraId="6153DA27" w14:textId="77777777" w:rsidR="001E4B06" w:rsidRPr="001E4B06" w:rsidRDefault="001E4B06" w:rsidP="001E4B06">
            <w:pPr>
              <w:jc w:val="center"/>
            </w:pPr>
          </w:p>
        </w:tc>
        <w:tc>
          <w:tcPr>
            <w:tcW w:w="5448" w:type="dxa"/>
          </w:tcPr>
          <w:p w14:paraId="68E4EFC5"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Customer Test on train</w:t>
            </w:r>
          </w:p>
        </w:tc>
        <w:tc>
          <w:tcPr>
            <w:tcW w:w="3006" w:type="dxa"/>
          </w:tcPr>
          <w:p w14:paraId="31CF3E18" w14:textId="77777777" w:rsidR="001E4B06" w:rsidRPr="001E4B06" w:rsidRDefault="001E4B06" w:rsidP="001E4B06"/>
        </w:tc>
      </w:tr>
      <w:tr w:rsidR="001E4B06" w:rsidRPr="001E4B06" w14:paraId="5A792E94" w14:textId="77777777" w:rsidTr="00352EEE">
        <w:tc>
          <w:tcPr>
            <w:tcW w:w="562" w:type="dxa"/>
          </w:tcPr>
          <w:p w14:paraId="403A6F79" w14:textId="77777777" w:rsidR="001E4B06" w:rsidRPr="001E4B06" w:rsidRDefault="001E4B06" w:rsidP="001E4B06">
            <w:pPr>
              <w:jc w:val="center"/>
            </w:pPr>
          </w:p>
        </w:tc>
        <w:tc>
          <w:tcPr>
            <w:tcW w:w="5448" w:type="dxa"/>
          </w:tcPr>
          <w:p w14:paraId="1CD35757"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 xml:space="preserve">Commercial service (fleet deployment) </w:t>
            </w:r>
          </w:p>
        </w:tc>
        <w:tc>
          <w:tcPr>
            <w:tcW w:w="3006" w:type="dxa"/>
          </w:tcPr>
          <w:p w14:paraId="72CA6B09" w14:textId="77777777" w:rsidR="001E4B06" w:rsidRPr="001E4B06" w:rsidRDefault="001E4B06" w:rsidP="001E4B06"/>
        </w:tc>
      </w:tr>
    </w:tbl>
    <w:p w14:paraId="12F0EB8F" w14:textId="77777777" w:rsidR="00603C54" w:rsidRPr="00603C54" w:rsidRDefault="00603C54" w:rsidP="00603C54">
      <w:pPr>
        <w:rPr>
          <w:rFonts w:ascii="Calibri" w:eastAsia="Calibri" w:hAnsi="Calibri"/>
          <w:bCs/>
          <w:color w:val="auto"/>
          <w:sz w:val="20"/>
          <w:szCs w:val="20"/>
          <w:lang w:val="en-GB" w:eastAsia="ja-JP"/>
        </w:rPr>
      </w:pPr>
    </w:p>
    <w:p w14:paraId="5F68943F" w14:textId="77777777" w:rsidR="00603C54" w:rsidRPr="00603C54" w:rsidRDefault="00603C54" w:rsidP="00603C54"/>
    <w:p w14:paraId="40584D46" w14:textId="6A910590" w:rsidR="00C46F5B" w:rsidRDefault="00C46F5B" w:rsidP="00FA4D81">
      <w:pPr>
        <w:pStyle w:val="BodyNomad"/>
        <w:rPr>
          <w:szCs w:val="20"/>
        </w:rPr>
      </w:pPr>
    </w:p>
    <w:p w14:paraId="588F5AF3" w14:textId="0EA0FCDD" w:rsidR="00A56581" w:rsidRDefault="00A56581" w:rsidP="00FA4D81">
      <w:pPr>
        <w:pStyle w:val="BodyNomad"/>
        <w:rPr>
          <w:szCs w:val="20"/>
        </w:rPr>
      </w:pPr>
    </w:p>
    <w:p w14:paraId="511162EE" w14:textId="230D2A97" w:rsidR="00A56581" w:rsidRDefault="00A56581" w:rsidP="00FA4D81">
      <w:pPr>
        <w:pStyle w:val="BodyNomad"/>
        <w:rPr>
          <w:szCs w:val="20"/>
        </w:rPr>
      </w:pPr>
    </w:p>
    <w:p w14:paraId="4B27AC6F" w14:textId="4C0F0666" w:rsidR="00A56581" w:rsidRDefault="00A56581" w:rsidP="00FA4D81">
      <w:pPr>
        <w:pStyle w:val="BodyNomad"/>
        <w:rPr>
          <w:szCs w:val="20"/>
        </w:rPr>
      </w:pPr>
    </w:p>
    <w:p w14:paraId="77755C5B" w14:textId="6C64FF13" w:rsidR="00A56581" w:rsidRDefault="00A56581" w:rsidP="00FA4D81">
      <w:pPr>
        <w:pStyle w:val="BodyNomad"/>
        <w:rPr>
          <w:szCs w:val="20"/>
        </w:rPr>
      </w:pPr>
    </w:p>
    <w:p w14:paraId="799A6B05" w14:textId="3408870B" w:rsidR="00A56581" w:rsidRDefault="00A56581" w:rsidP="00FA4D81">
      <w:pPr>
        <w:pStyle w:val="BodyNomad"/>
        <w:rPr>
          <w:szCs w:val="20"/>
        </w:rPr>
      </w:pPr>
    </w:p>
    <w:p w14:paraId="46317DF3" w14:textId="73B99BA8" w:rsidR="00A56581" w:rsidRDefault="00A56581" w:rsidP="00FA4D81">
      <w:pPr>
        <w:pStyle w:val="BodyNomad"/>
        <w:rPr>
          <w:szCs w:val="20"/>
        </w:rPr>
      </w:pPr>
    </w:p>
    <w:p w14:paraId="7C71579E" w14:textId="233B5617" w:rsidR="00A56581" w:rsidRDefault="00A56581" w:rsidP="00FA4D81">
      <w:pPr>
        <w:pStyle w:val="BodyNomad"/>
        <w:rPr>
          <w:szCs w:val="20"/>
        </w:rPr>
      </w:pPr>
    </w:p>
    <w:p w14:paraId="3662766A" w14:textId="535A50E9" w:rsidR="00A56581" w:rsidRDefault="00A56581" w:rsidP="00A56581">
      <w:pPr>
        <w:pStyle w:val="Header2Nomad"/>
      </w:pPr>
      <w:bookmarkStart w:id="7" w:name="_Hlk125730540"/>
      <w:r>
        <w:t xml:space="preserve">2. </w:t>
      </w:r>
      <w:bookmarkEnd w:id="7"/>
      <w:r>
        <w:t>Hardware Platform Compatible With Delivered Software Release</w:t>
      </w:r>
    </w:p>
    <w:p w14:paraId="55A865FB" w14:textId="6516FE5E" w:rsidR="00D6096E" w:rsidRPr="00D6096E" w:rsidRDefault="00D6096E" w:rsidP="00D6096E">
      <w:pPr>
        <w:rPr>
          <w:bCs/>
          <w:noProof/>
          <w:color w:val="61605D"/>
        </w:rPr>
      </w:pPr>
      <w:r>
        <w:rPr>
          <w:bCs/>
          <w:noProof/>
          <w:color w:val="61605D"/>
        </w:rPr>
        <w:t xml:space="preserve">This chapter mentions the current HW versions / Firmware of all the equipment part of </w:t>
      </w:r>
      <w:r>
        <w:rPr>
          <w:b/>
          <w:noProof/>
          <w:color w:val="334EA2"/>
        </w:rPr>
        <w:t>ÖBB DOSTO Neu</w:t>
      </w:r>
      <w:r>
        <w:rPr>
          <w:bCs/>
          <w:noProof/>
          <w:color w:val="334EA2"/>
        </w:rPr>
        <w:t xml:space="preserve"> </w:t>
      </w:r>
      <w:r>
        <w:rPr>
          <w:bCs/>
          <w:noProof/>
          <w:color w:val="61605D"/>
        </w:rPr>
        <w:t>System when applicable compatible with delivered software release described in §3 of this document.</w:t>
      </w:r>
    </w:p>
    <w:p w14:paraId="7874349D" w14:textId="385D2254" w:rsidR="00D80C75" w:rsidRPr="00D6096E" w:rsidRDefault="00D6096E" w:rsidP="00D6096E">
      <w:pPr>
        <w:rPr>
          <w:bCs/>
          <w:noProof/>
          <w:color w:val="61605D"/>
        </w:rPr>
      </w:pPr>
      <w:r>
        <w:rPr>
          <w:bCs/>
          <w:noProof/>
          <w:color w:val="61605D"/>
        </w:rPr>
        <w:t>Each time HW Version / Firmware Version will change, the current versions will be updated in the “current version” paragraph and content of the evolutions will be clearly explained in the “HW Version evolution”.</w:t>
      </w:r>
    </w:p>
    <w:p w14:paraId="7E6093CA" w14:textId="5A12AD8F" w:rsidR="00D80C75" w:rsidRPr="00D6096E" w:rsidRDefault="00D80C75" w:rsidP="00D80C75">
      <w:pPr>
        <w:rPr>
          <w:bCs/>
          <w:noProof/>
          <w:color w:val="61605D"/>
        </w:rPr>
      </w:pPr>
    </w:p>
    <w:p w14:paraId="3700EA1B" w14:textId="77777777" w:rsidR="002D0224" w:rsidRPr="002D0224" w:rsidRDefault="002D0224" w:rsidP="00C027AA">
      <w:pPr>
        <w:keepNext/>
        <w:keepLines/>
        <w:numPr>
          <w:ilvl w:val="1"/>
          <w:numId w:val="0"/>
        </w:numPr>
        <w:spacing w:before="240" w:after="240"/>
        <w:ind w:firstLine="720"/>
        <w:outlineLvl w:val="1"/>
        <w:rPr>
          <w:b/>
          <w:noProof/>
          <w:color w:val="61605D"/>
        </w:rPr>
      </w:pPr>
      <w:bookmarkStart w:id="8" w:name="_Toc123892930"/>
      <w:r>
        <w:rPr>
          <w:b/>
          <w:noProof/>
          <w:color w:val="61605D"/>
        </w:rPr>
        <w:t xml:space="preserve">List of </w:t>
      </w:r>
      <w:bookmarkEnd w:id="8"/>
      <w:r>
        <w:rPr>
          <w:b/>
          <w:noProof/>
          <w:color w:val="61605D"/>
        </w:rPr>
        <w:t xml:space="preserve">Hardware </w:t>
      </w:r>
    </w:p>
    <w:tbl>
      <w:tblPr>
        <w:tblStyle w:val="TableGrid5"/>
        <w:tblW w:w="0" w:type="auto"/>
        <w:tblInd w:w="360" w:type="dxa"/>
        <w:tblLook w:val="04A0" w:firstRow="1" w:lastRow="0" w:firstColumn="1" w:lastColumn="0" w:noHBand="0" w:noVBand="1"/>
      </w:tblPr>
      <w:tblGrid>
        <w:gridCol w:w="2612"/>
        <w:gridCol w:w="3402"/>
        <w:gridCol w:w="1077"/>
        <w:gridCol w:w="1565"/>
      </w:tblGrid>
      <w:tr w:rsidR="002D0224" w:rsidRPr="002D0224" w14:paraId="7446E5F8" w14:textId="77777777" w:rsidTr="00C027AA">
        <w:tc>
          <w:tcPr>
            <w:tcW w:w="2612" w:type="dxa"/>
            <w:shd w:val="clear" w:color="auto" w:fill="334EA2"/>
          </w:tcPr>
          <w:p w14:paraId="6513F939"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NMID</w:t>
            </w:r>
          </w:p>
        </w:tc>
        <w:tc>
          <w:tcPr>
            <w:tcW w:w="3402" w:type="dxa"/>
            <w:shd w:val="clear" w:color="auto" w:fill="334EA2"/>
          </w:tcPr>
          <w:p w14:paraId="4A4CFB0A"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Equipment description</w:t>
            </w:r>
          </w:p>
        </w:tc>
        <w:tc>
          <w:tcPr>
            <w:tcW w:w="1077" w:type="dxa"/>
            <w:shd w:val="clear" w:color="auto" w:fill="334EA2"/>
          </w:tcPr>
          <w:p w14:paraId="064787BA"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Supplier</w:t>
            </w:r>
          </w:p>
        </w:tc>
        <w:tc>
          <w:tcPr>
            <w:tcW w:w="1565" w:type="dxa"/>
            <w:shd w:val="clear" w:color="auto" w:fill="334EA2"/>
          </w:tcPr>
          <w:p w14:paraId="012E9CED"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Comments</w:t>
            </w:r>
          </w:p>
        </w:tc>
      </w:tr>
      <w:tr w:rsidR="002D0224" w:rsidRPr="002D0224" w14:paraId="5E5F455E" w14:textId="77777777" w:rsidTr="00352EEE">
        <w:tc>
          <w:tcPr>
            <w:tcW w:w="2612" w:type="dxa"/>
          </w:tcPr>
          <w:p w14:paraId="69FB0A54" w14:textId="77777777" w:rsidR="002D0224" w:rsidRPr="002D0224" w:rsidRDefault="002D0224" w:rsidP="002D0224">
            <w:pPr>
              <w:rPr>
                <w:rFonts w:eastAsia="Times New Roman"/>
                <w:color w:val="auto"/>
              </w:rPr>
            </w:pPr>
            <w:r>
              <w:rPr>
                <w:rFonts w:eastAsia="Times New Roman"/>
                <w:color w:val="auto"/>
              </w:rPr>
              <w:t xml:space="preserve">1138</w:t>
            </w:r>
          </w:p>
        </w:tc>
        <w:tc>
          <w:tcPr>
            <w:tcW w:w="3402" w:type="dxa"/>
          </w:tcPr>
          <w:p w14:paraId="5EC8380B" w14:textId="77777777" w:rsidR="002D0224" w:rsidRPr="002D0224" w:rsidRDefault="002D0224" w:rsidP="002D0224">
            <w:pPr>
              <w:rPr>
                <w:rFonts w:eastAsia="Times New Roman"/>
                <w:color w:val="auto"/>
              </w:rPr>
            </w:pPr>
            <w:r>
              <w:rPr>
                <w:rFonts w:eastAsia="Times New Roman"/>
                <w:color w:val="auto"/>
              </w:rPr>
              <w:t xml:space="preserve">Nomad Communication &amp; Control Unit (CCU) – R5001C</w:t>
            </w:r>
          </w:p>
        </w:tc>
        <w:tc>
          <w:tcPr>
            <w:tcW w:w="1077" w:type="dxa"/>
          </w:tcPr>
          <w:p w14:paraId="421ADDAE"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1BB73454" w14:textId="77777777" w:rsidR="002D0224" w:rsidRPr="002D0224" w:rsidRDefault="002D0224" w:rsidP="002D0224">
            <w:pPr>
              <w:rPr>
                <w:rFonts w:eastAsia="Times New Roman"/>
                <w:color w:val="auto"/>
              </w:rPr>
            </w:pPr>
            <w:r>
              <w:rPr>
                <w:rFonts w:eastAsia="Times New Roman"/>
                <w:color w:val="auto"/>
              </w:rPr>
              <w:t xml:space="preserve">1 per trainset; onboard server / cellular gateway</w:t>
            </w:r>
          </w:p>
        </w:tc>
      </w:tr>
      <w:tr w:rsidR="002D0224" w:rsidRPr="002D0224" w14:paraId="06BD163F" w14:textId="77777777" w:rsidTr="00352EEE">
        <w:tc>
          <w:tcPr>
            <w:tcW w:w="2612" w:type="dxa"/>
          </w:tcPr>
          <w:p w14:paraId="5FD73D30" w14:textId="77777777" w:rsidR="002D0224" w:rsidRPr="002D0224" w:rsidRDefault="002D0224" w:rsidP="002D0224">
            <w:pPr>
              <w:rPr>
                <w:rFonts w:eastAsia="Times New Roman"/>
                <w:color w:val="auto"/>
              </w:rPr>
            </w:pPr>
            <w:r>
              <w:rPr>
                <w:rFonts w:eastAsia="Times New Roman"/>
                <w:color w:val="auto"/>
              </w:rPr>
              <w:t xml:space="preserve">1143</w:t>
            </w:r>
          </w:p>
        </w:tc>
        <w:tc>
          <w:tcPr>
            <w:tcW w:w="3402" w:type="dxa"/>
          </w:tcPr>
          <w:p w14:paraId="5F5350D3" w14:textId="77777777" w:rsidR="002D0224" w:rsidRPr="002D0224" w:rsidRDefault="002D0224" w:rsidP="002D0224">
            <w:pPr>
              <w:rPr>
                <w:rFonts w:eastAsia="Times New Roman"/>
                <w:color w:val="auto"/>
              </w:rPr>
            </w:pPr>
            <w:r>
              <w:rPr>
                <w:rFonts w:eastAsia="Times New Roman"/>
                <w:color w:val="auto"/>
              </w:rPr>
              <w:t xml:space="preserve">VDS Rail Consist Switch – VDSRail DS-CSWP28 (28-port, 10 GbE)</w:t>
            </w:r>
          </w:p>
        </w:tc>
        <w:tc>
          <w:tcPr>
            <w:tcW w:w="1077" w:type="dxa"/>
          </w:tcPr>
          <w:p w14:paraId="1A508832"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1E859BF7" w14:textId="77777777" w:rsidR="002D0224" w:rsidRPr="002D0224" w:rsidRDefault="002D0224" w:rsidP="002D0224">
            <w:pPr>
              <w:rPr>
                <w:rFonts w:eastAsia="Times New Roman"/>
                <w:color w:val="auto"/>
              </w:rPr>
            </w:pPr>
            <w:r>
              <w:rPr>
                <w:rFonts w:eastAsia="Times New Roman"/>
                <w:color w:val="auto"/>
              </w:rPr>
              <w:t xml:space="preserve">3 per car (12 nv4 / 18 nv6 / 15 fv5 / 18 fv6)</w:t>
            </w:r>
          </w:p>
        </w:tc>
      </w:tr>
      <w:tr w:rsidR="002D0224" w:rsidRPr="002D0224" w14:paraId="423562D8" w14:textId="77777777" w:rsidTr="00352EEE">
        <w:tc>
          <w:tcPr>
            <w:tcW w:w="2612" w:type="dxa"/>
          </w:tcPr>
          <w:p w14:paraId="073B1218" w14:textId="77777777" w:rsidR="002D0224" w:rsidRPr="002D0224" w:rsidRDefault="002D0224" w:rsidP="002D0224">
            <w:pPr>
              <w:rPr>
                <w:rFonts w:eastAsia="Times New Roman"/>
                <w:color w:val="auto"/>
              </w:rPr>
            </w:pPr>
            <w:r>
              <w:rPr>
                <w:rFonts w:eastAsia="Times New Roman"/>
                <w:color w:val="auto"/>
              </w:rPr>
              <w:t xml:space="preserve">1043</w:t>
            </w:r>
          </w:p>
        </w:tc>
        <w:tc>
          <w:tcPr>
            <w:tcW w:w="3402" w:type="dxa"/>
          </w:tcPr>
          <w:p w14:paraId="0031CE08" w14:textId="77777777" w:rsidR="002D0224" w:rsidRPr="002D0224" w:rsidRDefault="002D0224" w:rsidP="002D0224">
            <w:pPr>
              <w:rPr>
                <w:rFonts w:eastAsia="Times New Roman"/>
                <w:color w:val="auto"/>
              </w:rPr>
            </w:pPr>
            <w:r>
              <w:rPr>
                <w:rFonts w:eastAsia="Times New Roman"/>
                <w:color w:val="auto"/>
              </w:rPr>
              <w:t xml:space="preserve">Westermo Ibex-610 Wi-Fi access point (RT610LV / IbexOS)</w:t>
            </w:r>
          </w:p>
        </w:tc>
        <w:tc>
          <w:tcPr>
            <w:tcW w:w="1077" w:type="dxa"/>
          </w:tcPr>
          <w:p w14:paraId="11B9BBF0"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1D6B8E0E" w14:textId="77777777" w:rsidR="002D0224" w:rsidRPr="002D0224" w:rsidRDefault="002D0224" w:rsidP="002D0224">
            <w:pPr>
              <w:rPr>
                <w:rFonts w:eastAsia="Times New Roman"/>
                <w:color w:val="auto"/>
              </w:rPr>
            </w:pPr>
            <w:r>
              <w:rPr>
                <w:rFonts w:eastAsia="Times New Roman"/>
                <w:color w:val="auto"/>
              </w:rPr>
              <w:t xml:space="preserve">4 per car (16 nv4 / 24 nv6 / ~20 fv5 / 24 fv6); passenger Wi-Fi</w:t>
            </w:r>
          </w:p>
        </w:tc>
      </w:tr>
      <w:tr w:rsidR="002D0224" w:rsidRPr="002D0224" w14:paraId="1796099E" w14:textId="77777777" w:rsidTr="00352EEE">
        <w:tc>
          <w:tcPr>
            <w:tcW w:w="2612" w:type="dxa"/>
          </w:tcPr>
          <w:p w14:paraId="327C04FF" w14:textId="77777777" w:rsidR="002D0224" w:rsidRPr="002D0224" w:rsidRDefault="002D0224" w:rsidP="002D0224">
            <w:pPr>
              <w:rPr>
                <w:rFonts w:eastAsia="Times New Roman"/>
                <w:color w:val="auto"/>
              </w:rPr>
            </w:pPr>
            <w:r>
              <w:rPr>
                <w:rFonts w:eastAsia="Times New Roman"/>
                <w:color w:val="auto"/>
              </w:rPr>
              <w:t xml:space="preserve">1109</w:t>
            </w:r>
          </w:p>
        </w:tc>
        <w:tc>
          <w:tcPr>
            <w:tcW w:w="3402" w:type="dxa"/>
          </w:tcPr>
          <w:p w14:paraId="5AD86FA5" w14:textId="77777777" w:rsidR="002D0224" w:rsidRPr="002D0224" w:rsidRDefault="002D0224" w:rsidP="002D0224">
            <w:pPr>
              <w:rPr>
                <w:rFonts w:eastAsia="Times New Roman"/>
                <w:color w:val="auto"/>
              </w:rPr>
            </w:pPr>
            <w:r>
              <w:rPr>
                <w:rFonts w:eastAsia="Times New Roman"/>
                <w:color w:val="auto"/>
              </w:rPr>
              <w:t xml:space="preserve">5G modem – Telit FN990A28 (LM990 carrier), integrated in CCU</w:t>
            </w:r>
          </w:p>
        </w:tc>
        <w:tc>
          <w:tcPr>
            <w:tcW w:w="1077" w:type="dxa"/>
          </w:tcPr>
          <w:p w14:paraId="3C3FF1F2"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7C31A50E" w14:textId="77777777" w:rsidR="002D0224" w:rsidRPr="002D0224" w:rsidRDefault="002D0224" w:rsidP="002D0224">
            <w:pPr>
              <w:rPr>
                <w:rFonts w:eastAsia="Times New Roman"/>
                <w:color w:val="auto"/>
              </w:rPr>
            </w:pPr>
            <w:r>
              <w:rPr>
                <w:rFonts w:eastAsia="Times New Roman"/>
                <w:color w:val="auto"/>
              </w:rPr>
              <w:t xml:space="preserve">Aggregated on CCU bond0 for WAN backhaul</w:t>
            </w:r>
          </w:p>
        </w:tc>
      </w:tr>
      <w:tr w:rsidR="002D0224" w:rsidRPr="002D0224" w14:paraId="75F28E4C" w14:textId="77777777" w:rsidTr="00352EEE">
        <w:tc>
          <w:tcPr>
            <w:tcW w:w="2612" w:type="dxa"/>
          </w:tcPr>
          <w:p w14:paraId="5EFD49B3" w14:textId="77777777" w:rsidR="002D0224" w:rsidRPr="002D0224" w:rsidRDefault="002D0224" w:rsidP="002D0224">
            <w:pPr>
              <w:rPr>
                <w:rFonts w:eastAsia="Times New Roman"/>
                <w:color w:val="auto"/>
              </w:rPr>
            </w:pPr>
            <w:r>
              <w:rPr>
                <w:rFonts w:eastAsia="Times New Roman"/>
                <w:color w:val="auto"/>
              </w:rPr>
              <w:t xml:space="preserve">720</w:t>
            </w:r>
          </w:p>
        </w:tc>
        <w:tc>
          <w:tcPr>
            <w:tcW w:w="3402" w:type="dxa"/>
          </w:tcPr>
          <w:p w14:paraId="36014127" w14:textId="77777777" w:rsidR="002D0224" w:rsidRPr="002D0224" w:rsidRDefault="002D0224" w:rsidP="002D0224">
            <w:pPr>
              <w:rPr>
                <w:rFonts w:eastAsia="Times New Roman"/>
                <w:color w:val="auto"/>
              </w:rPr>
            </w:pPr>
            <w:r>
              <w:rPr>
                <w:rFonts w:eastAsia="Times New Roman"/>
                <w:color w:val="auto"/>
              </w:rPr>
              <w:t xml:space="preserve">GNSS / GPS receiver – uBlox NEO-M8L (integrated in CCU)</w:t>
            </w:r>
          </w:p>
        </w:tc>
        <w:tc>
          <w:tcPr>
            <w:tcW w:w="1077" w:type="dxa"/>
          </w:tcPr>
          <w:p w14:paraId="692D48F0"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0953FBE1" w14:textId="77777777" w:rsidR="002D0224" w:rsidRPr="002D0224" w:rsidRDefault="002D0224" w:rsidP="002D0224">
            <w:pPr>
              <w:rPr>
                <w:rFonts w:eastAsia="Times New Roman"/>
                <w:color w:val="auto"/>
              </w:rPr>
            </w:pPr>
            <w:r>
              <w:rPr>
                <w:rFonts w:eastAsia="Times New Roman"/>
                <w:color w:val="auto"/>
              </w:rPr>
              <w:t xml:space="preserve">Passive – no firmware (NA)</w:t>
            </w:r>
          </w:p>
        </w:tc>
      </w:tr>
      <w:tr w:rsidR="002D0224" w:rsidRPr="002D0224" w14:paraId="586D96A1" w14:textId="77777777" w:rsidTr="00352EEE">
        <w:tc>
          <w:tcPr>
            <w:tcW w:w="2612" w:type="dxa"/>
          </w:tcPr>
          <w:p w14:paraId="31777885" w14:textId="77777777" w:rsidR="002D0224" w:rsidRPr="002D0224" w:rsidRDefault="002D0224" w:rsidP="002D0224">
            <w:pPr>
              <w:rPr>
                <w:rFonts w:eastAsia="Times New Roman"/>
                <w:color w:val="auto"/>
              </w:rPr>
            </w:pPr>
            <w:r>
              <w:rPr>
                <w:rFonts w:eastAsia="Times New Roman"/>
                <w:color w:val="auto"/>
              </w:rPr>
              <w:t xml:space="preserve">N/A</w:t>
            </w:r>
          </w:p>
        </w:tc>
        <w:tc>
          <w:tcPr>
            <w:tcW w:w="3402" w:type="dxa"/>
          </w:tcPr>
          <w:p w14:paraId="4F574661" w14:textId="77777777" w:rsidR="002D0224" w:rsidRPr="002D0224" w:rsidRDefault="002D0224" w:rsidP="002D0224">
            <w:pPr>
              <w:rPr>
                <w:rFonts w:eastAsia="Times New Roman"/>
                <w:color w:val="auto"/>
              </w:rPr>
            </w:pPr>
            <w:r>
              <w:rPr>
                <w:rFonts w:eastAsia="Times New Roman"/>
                <w:color w:val="auto"/>
              </w:rPr>
              <w:t xml:space="preserve">Roof / Wi-Fi antennas – Sencity Rail Multi (1399.99.0307), Huber&amp;Suhner indoor (1399.35.0020)</w:t>
            </w:r>
          </w:p>
        </w:tc>
        <w:tc>
          <w:tcPr>
            <w:tcW w:w="1077" w:type="dxa"/>
          </w:tcPr>
          <w:p w14:paraId="6233DCB0" w14:textId="77777777" w:rsidR="002D0224" w:rsidRPr="002D0224" w:rsidRDefault="002D0224" w:rsidP="002D0224">
            <w:pPr>
              <w:rPr>
                <w:rFonts w:eastAsia="Times New Roman"/>
                <w:color w:val="auto"/>
              </w:rPr>
            </w:pPr>
            <w:r>
              <w:rPr>
                <w:rFonts w:eastAsia="Times New Roman"/>
                <w:color w:val="auto"/>
              </w:rPr>
              <w:t xml:space="preserve">Stadler</w:t>
            </w:r>
          </w:p>
        </w:tc>
        <w:tc>
          <w:tcPr>
            <w:tcW w:w="1565" w:type="dxa"/>
          </w:tcPr>
          <w:p w14:paraId="7AA649E4" w14:textId="77777777" w:rsidR="002D0224" w:rsidRPr="002D0224" w:rsidRDefault="002D0224" w:rsidP="002D0224">
            <w:pPr>
              <w:rPr>
                <w:rFonts w:eastAsia="Times New Roman"/>
                <w:color w:val="auto"/>
              </w:rPr>
            </w:pPr>
            <w:r>
              <w:rPr>
                <w:rFonts w:eastAsia="Times New Roman"/>
                <w:color w:val="auto"/>
              </w:rPr>
              <w:t xml:space="preserve">Passive – no firmware (NA)</w:t>
            </w:r>
          </w:p>
        </w:tc>
      </w:tr>
      <w:tr w:rsidR="002D0224" w:rsidRPr="002D0224" w14:paraId="4BD5E525" w14:textId="77777777" w:rsidTr="00352EEE">
        <w:tc>
          <w:tcPr>
            <w:tcW w:w="2612" w:type="dxa"/>
          </w:tcPr>
          <w:p w14:paraId="35A37239" w14:textId="77777777" w:rsidR="002D0224" w:rsidRPr="002D0224" w:rsidRDefault="002D0224" w:rsidP="002D0224">
            <w:pPr>
              <w:rPr>
                <w:rFonts w:eastAsia="Times New Roman"/>
                <w:color w:val="auto"/>
              </w:rPr>
            </w:pPr>
          </w:p>
        </w:tc>
        <w:tc>
          <w:tcPr>
            <w:tcW w:w="3402" w:type="dxa"/>
          </w:tcPr>
          <w:p w14:paraId="5A61B72B" w14:textId="77777777" w:rsidR="002D0224" w:rsidRPr="002D0224" w:rsidRDefault="002D0224" w:rsidP="002D0224">
            <w:pPr>
              <w:rPr>
                <w:rFonts w:eastAsia="Times New Roman"/>
                <w:color w:val="auto"/>
              </w:rPr>
            </w:pPr>
          </w:p>
        </w:tc>
        <w:tc>
          <w:tcPr>
            <w:tcW w:w="1077" w:type="dxa"/>
          </w:tcPr>
          <w:p w14:paraId="71BCCAE1" w14:textId="77777777" w:rsidR="002D0224" w:rsidRPr="002D0224" w:rsidRDefault="002D0224" w:rsidP="002D0224">
            <w:pPr>
              <w:rPr>
                <w:rFonts w:eastAsia="Times New Roman"/>
                <w:color w:val="auto"/>
              </w:rPr>
            </w:pPr>
          </w:p>
        </w:tc>
        <w:tc>
          <w:tcPr>
            <w:tcW w:w="1565" w:type="dxa"/>
          </w:tcPr>
          <w:p w14:paraId="72C006E8" w14:textId="77777777" w:rsidR="002D0224" w:rsidRPr="002D0224" w:rsidRDefault="002D0224" w:rsidP="002D0224">
            <w:pPr>
              <w:rPr>
                <w:rFonts w:eastAsia="Times New Roman"/>
                <w:color w:val="auto"/>
              </w:rPr>
            </w:pPr>
          </w:p>
        </w:tc>
      </w:tr>
    </w:tbl>
    <w:p>
      <w:pPr>
        <w:spacing w:before="240" w:after="120"/>
        <w:rPr>
          <w:bCs/>
          <w:noProof/>
          <w:color w:val="61605D"/>
        </w:rPr>
      </w:pPr>
      <w:r>
        <w:rPr>
          <w:bCs/>
          <w:noProof/>
          <w:color w:val="61605D"/>
        </w:rPr>
        <w:t xml:space="preserve">The onboard network hardware above is common across all four DOSTO Neu platform variants; the switch and access-point counts and the switch configuration template differ per variant as follows:</w:t>
      </w:r>
    </w:p>
    <w:tbl>
      <w:tblPr>
        <w:tblStyle w:val="TableGrid5"/>
        <w:tblW w:w="0" w:type="auto"/>
        <w:tblInd w:w="360" w:type="dxa"/>
        <w:tblLook w:val="04A0" w:firstRow="1" w:lastRow="0" w:firstColumn="1" w:lastColumn="0" w:noHBand="0" w:noVBand="1"/>
      </w:tblPr>
      <w:tblGrid>
        <w:gridCol w:w="1200"/>
        <w:gridCol w:w="1000"/>
        <w:gridCol w:w="900"/>
        <w:gridCol w:w="1200"/>
        <w:gridCol w:w="1300"/>
        <w:gridCol w:w="3751"/>
      </w:tblGrid>
      <w:tr>
        <w:tc>
          <w:tcPr>
            <w:tcW w:w="12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Platform</w:t>
            </w:r>
          </w:p>
        </w:tc>
        <w:tc>
          <w:tcPr>
            <w:tcW w:w="10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Series</w:t>
            </w:r>
          </w:p>
        </w:tc>
        <w:tc>
          <w:tcPr>
            <w:tcW w:w="9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Cars</w:t>
            </w:r>
          </w:p>
        </w:tc>
        <w:tc>
          <w:tcPr>
            <w:tcW w:w="12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Switches</w:t>
            </w:r>
          </w:p>
        </w:tc>
        <w:tc>
          <w:tcPr>
            <w:tcW w:w="13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Access Points</w:t>
            </w:r>
          </w:p>
        </w:tc>
        <w:tc>
          <w:tcPr>
            <w:tcW w:w="3751"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Configuration template</w:t>
            </w:r>
          </w:p>
        </w:tc>
      </w:tr>
      <w:tr>
        <w:tc>
          <w:tcPr>
            <w:tcW w:w="1200" w:type="dxa"/>
          </w:tcPr>
          <w:p>
            <w:pPr>
              <w:rPr>
                <w:rFonts w:eastAsia="Times New Roman"/>
                <w:color w:val="auto"/>
                <w:sz w:val="22"/>
                <w:szCs w:val="22"/>
              </w:rPr>
            </w:pPr>
            <w:r>
              <w:rPr>
                <w:rFonts w:eastAsia="Times New Roman"/>
                <w:color w:val="auto"/>
                <w:sz w:val="22"/>
                <w:szCs w:val="22"/>
              </w:rPr>
              <w:t xml:space="preserve">nv4</w:t>
            </w:r>
          </w:p>
        </w:tc>
        <w:tc>
          <w:tcPr>
            <w:tcW w:w="1000" w:type="dxa"/>
          </w:tcPr>
          <w:p>
            <w:pPr>
              <w:rPr>
                <w:rFonts w:eastAsia="Times New Roman"/>
                <w:color w:val="auto"/>
                <w:sz w:val="22"/>
                <w:szCs w:val="22"/>
              </w:rPr>
            </w:pPr>
            <w:r>
              <w:rPr>
                <w:rFonts w:eastAsia="Times New Roman"/>
                <w:color w:val="auto"/>
                <w:sz w:val="22"/>
                <w:szCs w:val="22"/>
              </w:rPr>
              <w:t xml:space="preserve">4734</w:t>
            </w:r>
          </w:p>
        </w:tc>
        <w:tc>
          <w:tcPr>
            <w:tcW w:w="900" w:type="dxa"/>
          </w:tcPr>
          <w:p>
            <w:pPr>
              <w:rPr>
                <w:rFonts w:eastAsia="Times New Roman"/>
                <w:color w:val="auto"/>
                <w:sz w:val="22"/>
                <w:szCs w:val="22"/>
              </w:rPr>
            </w:pPr>
            <w:r>
              <w:rPr>
                <w:rFonts w:eastAsia="Times New Roman"/>
                <w:color w:val="auto"/>
                <w:sz w:val="22"/>
                <w:szCs w:val="22"/>
              </w:rPr>
              <w:t xml:space="preserve">4</w:t>
            </w:r>
          </w:p>
        </w:tc>
        <w:tc>
          <w:tcPr>
            <w:tcW w:w="1200" w:type="dxa"/>
          </w:tcPr>
          <w:p>
            <w:pPr>
              <w:rPr>
                <w:rFonts w:eastAsia="Times New Roman"/>
                <w:color w:val="auto"/>
                <w:sz w:val="22"/>
                <w:szCs w:val="22"/>
              </w:rPr>
            </w:pPr>
            <w:r>
              <w:rPr>
                <w:rFonts w:eastAsia="Times New Roman"/>
                <w:color w:val="auto"/>
                <w:sz w:val="22"/>
                <w:szCs w:val="22"/>
              </w:rPr>
              <w:t xml:space="preserve">12</w:t>
            </w:r>
          </w:p>
        </w:tc>
        <w:tc>
          <w:tcPr>
            <w:tcW w:w="1300" w:type="dxa"/>
          </w:tcPr>
          <w:p>
            <w:pPr>
              <w:rPr>
                <w:rFonts w:eastAsia="Times New Roman"/>
                <w:color w:val="auto"/>
                <w:sz w:val="22"/>
                <w:szCs w:val="22"/>
              </w:rPr>
            </w:pPr>
            <w:r>
              <w:rPr>
                <w:rFonts w:eastAsia="Times New Roman"/>
                <w:color w:val="auto"/>
                <w:sz w:val="22"/>
                <w:szCs w:val="22"/>
              </w:rPr>
              <w:t xml:space="preserve">16</w:t>
            </w:r>
          </w:p>
        </w:tc>
        <w:tc>
          <w:tcPr>
            <w:tcW w:w="3751" w:type="dxa"/>
          </w:tcPr>
          <w:p>
            <w:pPr>
              <w:rPr>
                <w:rFonts w:eastAsia="Times New Roman"/>
                <w:color w:val="auto"/>
                <w:sz w:val="22"/>
                <w:szCs w:val="22"/>
              </w:rPr>
            </w:pPr>
            <w:r>
              <w:rPr>
                <w:rFonts w:eastAsia="Times New Roman"/>
                <w:color w:val="auto"/>
                <w:sz w:val="22"/>
                <w:szCs w:val="22"/>
              </w:rPr>
              <w:t xml:space="preserve">nd-obn-template-dostoneu-nv4</w:t>
            </w:r>
          </w:p>
        </w:tc>
      </w:tr>
      <w:tr>
        <w:tc>
          <w:tcPr>
            <w:tcW w:w="1200" w:type="dxa"/>
          </w:tcPr>
          <w:p>
            <w:pPr>
              <w:rPr>
                <w:rFonts w:eastAsia="Times New Roman"/>
                <w:color w:val="auto"/>
                <w:sz w:val="22"/>
                <w:szCs w:val="22"/>
              </w:rPr>
            </w:pPr>
            <w:r>
              <w:rPr>
                <w:rFonts w:eastAsia="Times New Roman"/>
                <w:color w:val="auto"/>
                <w:sz w:val="22"/>
                <w:szCs w:val="22"/>
              </w:rPr>
              <w:t xml:space="preserve">nv6</w:t>
            </w:r>
          </w:p>
        </w:tc>
        <w:tc>
          <w:tcPr>
            <w:tcW w:w="1000" w:type="dxa"/>
          </w:tcPr>
          <w:p>
            <w:pPr>
              <w:rPr>
                <w:rFonts w:eastAsia="Times New Roman"/>
                <w:color w:val="auto"/>
                <w:sz w:val="22"/>
                <w:szCs w:val="22"/>
              </w:rPr>
            </w:pPr>
            <w:r>
              <w:rPr>
                <w:rFonts w:eastAsia="Times New Roman"/>
                <w:color w:val="auto"/>
                <w:sz w:val="22"/>
                <w:szCs w:val="22"/>
              </w:rPr>
              <w:t xml:space="preserve">4736</w:t>
            </w:r>
          </w:p>
        </w:tc>
        <w:tc>
          <w:tcPr>
            <w:tcW w:w="900" w:type="dxa"/>
          </w:tcPr>
          <w:p>
            <w:pPr>
              <w:rPr>
                <w:rFonts w:eastAsia="Times New Roman"/>
                <w:color w:val="auto"/>
                <w:sz w:val="22"/>
                <w:szCs w:val="22"/>
              </w:rPr>
            </w:pPr>
            <w:r>
              <w:rPr>
                <w:rFonts w:eastAsia="Times New Roman"/>
                <w:color w:val="auto"/>
                <w:sz w:val="22"/>
                <w:szCs w:val="22"/>
              </w:rPr>
              <w:t xml:space="preserve">6</w:t>
            </w:r>
          </w:p>
        </w:tc>
        <w:tc>
          <w:tcPr>
            <w:tcW w:w="1200" w:type="dxa"/>
          </w:tcPr>
          <w:p>
            <w:pPr>
              <w:rPr>
                <w:rFonts w:eastAsia="Times New Roman"/>
                <w:color w:val="auto"/>
                <w:sz w:val="22"/>
                <w:szCs w:val="22"/>
              </w:rPr>
            </w:pPr>
            <w:r>
              <w:rPr>
                <w:rFonts w:eastAsia="Times New Roman"/>
                <w:color w:val="auto"/>
                <w:sz w:val="22"/>
                <w:szCs w:val="22"/>
              </w:rPr>
              <w:t xml:space="preserve">18</w:t>
            </w:r>
          </w:p>
        </w:tc>
        <w:tc>
          <w:tcPr>
            <w:tcW w:w="1300" w:type="dxa"/>
          </w:tcPr>
          <w:p>
            <w:pPr>
              <w:rPr>
                <w:rFonts w:eastAsia="Times New Roman"/>
                <w:color w:val="auto"/>
                <w:sz w:val="22"/>
                <w:szCs w:val="22"/>
              </w:rPr>
            </w:pPr>
            <w:r>
              <w:rPr>
                <w:rFonts w:eastAsia="Times New Roman"/>
                <w:color w:val="auto"/>
                <w:sz w:val="22"/>
                <w:szCs w:val="22"/>
              </w:rPr>
              <w:t xml:space="preserve">24</w:t>
            </w:r>
          </w:p>
        </w:tc>
        <w:tc>
          <w:tcPr>
            <w:tcW w:w="3751" w:type="dxa"/>
          </w:tcPr>
          <w:p>
            <w:pPr>
              <w:rPr>
                <w:rFonts w:eastAsia="Times New Roman"/>
                <w:color w:val="auto"/>
                <w:sz w:val="22"/>
                <w:szCs w:val="22"/>
              </w:rPr>
            </w:pPr>
            <w:r>
              <w:rPr>
                <w:rFonts w:eastAsia="Times New Roman"/>
                <w:color w:val="auto"/>
                <w:sz w:val="22"/>
                <w:szCs w:val="22"/>
              </w:rPr>
              <w:t xml:space="preserve">nd-obn-template-dostoneu-nv6</w:t>
            </w:r>
          </w:p>
        </w:tc>
      </w:tr>
      <w:tr>
        <w:tc>
          <w:tcPr>
            <w:tcW w:w="1200" w:type="dxa"/>
          </w:tcPr>
          <w:p>
            <w:pPr>
              <w:rPr>
                <w:rFonts w:eastAsia="Times New Roman"/>
                <w:color w:val="auto"/>
                <w:sz w:val="22"/>
                <w:szCs w:val="22"/>
              </w:rPr>
            </w:pPr>
            <w:r>
              <w:rPr>
                <w:rFonts w:eastAsia="Times New Roman"/>
                <w:color w:val="auto"/>
                <w:sz w:val="22"/>
                <w:szCs w:val="22"/>
              </w:rPr>
              <w:t xml:space="preserve">fv5 (CAT)</w:t>
            </w:r>
          </w:p>
        </w:tc>
        <w:tc>
          <w:tcPr>
            <w:tcW w:w="1000" w:type="dxa"/>
          </w:tcPr>
          <w:p>
            <w:pPr>
              <w:rPr>
                <w:rFonts w:eastAsia="Times New Roman"/>
                <w:color w:val="auto"/>
                <w:sz w:val="22"/>
                <w:szCs w:val="22"/>
              </w:rPr>
            </w:pPr>
            <w:r>
              <w:rPr>
                <w:rFonts w:eastAsia="Times New Roman"/>
                <w:color w:val="auto"/>
                <w:sz w:val="22"/>
                <w:szCs w:val="22"/>
              </w:rPr>
              <w:t xml:space="preserve">4705</w:t>
            </w:r>
          </w:p>
        </w:tc>
        <w:tc>
          <w:tcPr>
            <w:tcW w:w="900" w:type="dxa"/>
          </w:tcPr>
          <w:p>
            <w:pPr>
              <w:rPr>
                <w:rFonts w:eastAsia="Times New Roman"/>
                <w:color w:val="auto"/>
                <w:sz w:val="22"/>
                <w:szCs w:val="22"/>
              </w:rPr>
            </w:pPr>
            <w:r>
              <w:rPr>
                <w:rFonts w:eastAsia="Times New Roman"/>
                <w:color w:val="auto"/>
                <w:sz w:val="22"/>
                <w:szCs w:val="22"/>
              </w:rPr>
              <w:t xml:space="preserve">5</w:t>
            </w:r>
          </w:p>
        </w:tc>
        <w:tc>
          <w:tcPr>
            <w:tcW w:w="1200" w:type="dxa"/>
          </w:tcPr>
          <w:p>
            <w:pPr>
              <w:rPr>
                <w:rFonts w:eastAsia="Times New Roman"/>
                <w:color w:val="auto"/>
                <w:sz w:val="22"/>
                <w:szCs w:val="22"/>
              </w:rPr>
            </w:pPr>
            <w:r>
              <w:rPr>
                <w:rFonts w:eastAsia="Times New Roman"/>
                <w:color w:val="auto"/>
                <w:sz w:val="22"/>
                <w:szCs w:val="22"/>
              </w:rPr>
              <w:t xml:space="preserve">15</w:t>
            </w:r>
          </w:p>
        </w:tc>
        <w:tc>
          <w:tcPr>
            <w:tcW w:w="1300" w:type="dxa"/>
          </w:tcPr>
          <w:p>
            <w:pPr>
              <w:rPr>
                <w:rFonts w:eastAsia="Times New Roman"/>
                <w:color w:val="auto"/>
                <w:sz w:val="22"/>
                <w:szCs w:val="22"/>
              </w:rPr>
            </w:pPr>
            <w:r>
              <w:rPr>
                <w:rFonts w:eastAsia="Times New Roman"/>
                <w:color w:val="auto"/>
                <w:sz w:val="22"/>
                <w:szCs w:val="22"/>
              </w:rPr>
              <w:t xml:space="preserve">~20</w:t>
            </w:r>
          </w:p>
        </w:tc>
        <w:tc>
          <w:tcPr>
            <w:tcW w:w="3751" w:type="dxa"/>
          </w:tcPr>
          <w:p>
            <w:pPr>
              <w:rPr>
                <w:rFonts w:eastAsia="Times New Roman"/>
                <w:color w:val="auto"/>
                <w:sz w:val="22"/>
                <w:szCs w:val="22"/>
              </w:rPr>
            </w:pPr>
            <w:r>
              <w:rPr>
                <w:rFonts w:eastAsia="Times New Roman"/>
                <w:color w:val="auto"/>
                <w:sz w:val="22"/>
                <w:szCs w:val="22"/>
              </w:rPr>
              <w:t xml:space="preserve">nd-obn-template-dostoneu-fv5</w:t>
            </w:r>
          </w:p>
        </w:tc>
      </w:tr>
      <w:tr>
        <w:tc>
          <w:tcPr>
            <w:tcW w:w="1200" w:type="dxa"/>
          </w:tcPr>
          <w:p>
            <w:pPr>
              <w:rPr>
                <w:rFonts w:eastAsia="Times New Roman"/>
                <w:color w:val="auto"/>
                <w:sz w:val="22"/>
                <w:szCs w:val="22"/>
              </w:rPr>
            </w:pPr>
            <w:r>
              <w:rPr>
                <w:rFonts w:eastAsia="Times New Roman"/>
                <w:color w:val="auto"/>
                <w:sz w:val="22"/>
                <w:szCs w:val="22"/>
              </w:rPr>
              <w:t xml:space="preserve">fv6 (FV)</w:t>
            </w:r>
          </w:p>
        </w:tc>
        <w:tc>
          <w:tcPr>
            <w:tcW w:w="1000" w:type="dxa"/>
          </w:tcPr>
          <w:p>
            <w:pPr>
              <w:rPr>
                <w:rFonts w:eastAsia="Times New Roman"/>
                <w:color w:val="auto"/>
                <w:sz w:val="22"/>
                <w:szCs w:val="22"/>
              </w:rPr>
            </w:pPr>
            <w:r>
              <w:rPr>
                <w:rFonts w:eastAsia="Times New Roman"/>
                <w:color w:val="auto"/>
                <w:sz w:val="22"/>
                <w:szCs w:val="22"/>
              </w:rPr>
              <w:t xml:space="preserve">4706</w:t>
            </w:r>
          </w:p>
        </w:tc>
        <w:tc>
          <w:tcPr>
            <w:tcW w:w="900" w:type="dxa"/>
          </w:tcPr>
          <w:p>
            <w:pPr>
              <w:rPr>
                <w:rFonts w:eastAsia="Times New Roman"/>
                <w:color w:val="auto"/>
                <w:sz w:val="22"/>
                <w:szCs w:val="22"/>
              </w:rPr>
            </w:pPr>
            <w:r>
              <w:rPr>
                <w:rFonts w:eastAsia="Times New Roman"/>
                <w:color w:val="auto"/>
                <w:sz w:val="22"/>
                <w:szCs w:val="22"/>
              </w:rPr>
              <w:t xml:space="preserve">6</w:t>
            </w:r>
          </w:p>
        </w:tc>
        <w:tc>
          <w:tcPr>
            <w:tcW w:w="1200" w:type="dxa"/>
          </w:tcPr>
          <w:p>
            <w:pPr>
              <w:rPr>
                <w:rFonts w:eastAsia="Times New Roman"/>
                <w:color w:val="auto"/>
                <w:sz w:val="22"/>
                <w:szCs w:val="22"/>
              </w:rPr>
            </w:pPr>
            <w:r>
              <w:rPr>
                <w:rFonts w:eastAsia="Times New Roman"/>
                <w:color w:val="auto"/>
                <w:sz w:val="22"/>
                <w:szCs w:val="22"/>
              </w:rPr>
              <w:t xml:space="preserve">18</w:t>
            </w:r>
          </w:p>
        </w:tc>
        <w:tc>
          <w:tcPr>
            <w:tcW w:w="1300" w:type="dxa"/>
          </w:tcPr>
          <w:p>
            <w:pPr>
              <w:rPr>
                <w:rFonts w:eastAsia="Times New Roman"/>
                <w:color w:val="auto"/>
                <w:sz w:val="22"/>
                <w:szCs w:val="22"/>
              </w:rPr>
            </w:pPr>
            <w:r>
              <w:rPr>
                <w:rFonts w:eastAsia="Times New Roman"/>
                <w:color w:val="auto"/>
                <w:sz w:val="22"/>
                <w:szCs w:val="22"/>
              </w:rPr>
              <w:t xml:space="preserve">24</w:t>
            </w:r>
          </w:p>
        </w:tc>
        <w:tc>
          <w:tcPr>
            <w:tcW w:w="3751" w:type="dxa"/>
          </w:tcPr>
          <w:p>
            <w:pPr>
              <w:rPr>
                <w:rFonts w:eastAsia="Times New Roman"/>
                <w:color w:val="auto"/>
                <w:sz w:val="22"/>
                <w:szCs w:val="22"/>
              </w:rPr>
            </w:pPr>
            <w:r>
              <w:rPr>
                <w:rFonts w:eastAsia="Times New Roman"/>
                <w:color w:val="auto"/>
                <w:sz w:val="22"/>
                <w:szCs w:val="22"/>
              </w:rPr>
              <w:t xml:space="preserve">nd-obn-template-dostoneu-fv6</w:t>
            </w:r>
          </w:p>
        </w:tc>
      </w:tr>
    </w:tbl>
    <w:p w14:paraId="0E7CABC8" w14:textId="5FD6CFED" w:rsidR="00E27FBB" w:rsidRDefault="00E27FBB" w:rsidP="002D0224">
      <w:pPr>
        <w:rPr>
          <w:bCs/>
          <w:noProof/>
          <w:color w:val="61605D"/>
        </w:rPr>
      </w:pPr>
    </w:p>
    <w:p w14:paraId="32157FC3" w14:textId="73B81893" w:rsidR="00E27FBB" w:rsidRPr="00E27FBB" w:rsidRDefault="00E27FBB" w:rsidP="005D51AC">
      <w:pPr>
        <w:keepNext/>
        <w:keepLines/>
        <w:numPr>
          <w:ilvl w:val="1"/>
          <w:numId w:val="0"/>
        </w:numPr>
        <w:spacing w:before="240" w:after="240"/>
        <w:ind w:firstLine="576"/>
        <w:outlineLvl w:val="1"/>
        <w:rPr>
          <w:b/>
          <w:noProof/>
          <w:color w:val="61605D"/>
        </w:rPr>
      </w:pPr>
      <w:bookmarkStart w:id="9" w:name="_Toc123892931"/>
      <w:r>
        <w:rPr>
          <w:b/>
          <w:noProof/>
          <w:color w:val="61605D"/>
        </w:rPr>
        <w:t>System Description</w:t>
      </w:r>
      <w:bookmarkEnd w:id="9"/>
    </w:p>
    <w:p w14:paraId="7DD32531" w14:textId="080B6E6B" w:rsidR="00E27FBB" w:rsidRDefault="005D51AC" w:rsidP="005D51AC">
      <w:pPr>
        <w:keepNext/>
        <w:keepLines/>
        <w:numPr>
          <w:ilvl w:val="1"/>
          <w:numId w:val="0"/>
        </w:numPr>
        <w:spacing w:before="240" w:after="240"/>
        <w:ind w:left="576"/>
        <w:outlineLvl w:val="1"/>
        <w:rPr>
          <w:b/>
          <w:noProof/>
          <w:color w:val="61605D"/>
        </w:rPr>
      </w:pPr>
      <w:r>
        <w:rPr>
          <w:b/>
          <w:noProof/>
          <w:color w:val="61605D"/>
        </w:rPr>
        <w:t>2.1 Nomad CCU (Communication &amp; Control Unit – R5001C)</w:t>
      </w:r>
    </w:p>
    <w:p w14:paraId="49CB02EF" w14:textId="5D77D6FC"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2.1.1 Current Version</w:t>
      </w:r>
    </w:p>
    <w:p w14:paraId="0C3C5AB1" w14:textId="77777777" w:rsidR="004C47AE" w:rsidRDefault="004C47AE" w:rsidP="002D0224">
      <w:pPr>
        <w:rPr>
          <w:bCs/>
          <w:noProof/>
          <w:color w:val="61605D"/>
        </w:rPr>
      </w:pPr>
      <w:r>
        <w:rPr>
          <w:bCs/>
          <w:noProof/>
          <w:color w:val="61605D"/>
        </w:rPr>
        <w:t>The Nomad CCU (NMID 1138) is the onboard server / cellular gateway, one per trainset. Its current baseline, common across all four DOSTO Neu platform variants (nv4, nv6, fv5, fv6), is:</w:t>
      </w:r>
    </w:p>
    <w:p w14:paraId="0C3C5AB2" w14:textId="77777777" w:rsidR="004C47AE" w:rsidRDefault="004C47AE" w:rsidP="002D0224">
      <w:pPr>
        <w:pStyle w:val="ListParagraph"/>
        <w:numPr>
          <w:ilvl w:val="0"/>
          <w:numId w:val="1"/>
        </w:numPr>
        <w:rPr>
          <w:bCs/>
          <w:noProof/>
          <w:color w:val="61605D"/>
        </w:rPr>
      </w:pPr>
      <w:r>
        <w:rPr>
          <w:bCs/>
          <w:noProof/>
          <w:color w:val="61605D"/>
        </w:rPr>
        <w:t xml:space="preserve">Hardware revision – before retrofit: </w:t>
      </w:r>
      <w:r>
        <w:rPr>
          <w:bCs/>
          <w:noProof/>
          <w:color w:val="61605D"/>
          <w:highlight w:val="yellow"/>
        </w:rPr>
        <w:t>&lt;TBD&gt;</w:t>
      </w:r>
      <w:r>
        <w:rPr>
          <w:bCs/>
          <w:noProof/>
          <w:color w:val="61605D"/>
        </w:rPr>
        <w:t xml:space="preserve">; after retrofit: </w:t>
      </w:r>
      <w:r>
        <w:rPr>
          <w:bCs/>
          <w:noProof/>
          <w:color w:val="61605D"/>
          <w:highlight w:val="yellow"/>
        </w:rPr>
        <w:t>&lt;TBD&gt;</w:t>
      </w:r>
      <w:r>
        <w:rPr>
          <w:bCs/>
          <w:noProof/>
          <w:color w:val="61605D"/>
        </w:rPr>
        <w:t xml:space="preserve"> (to be confirmed with Tommy / Taram; read from the equipment label / asset register).</w:t>
      </w:r>
    </w:p>
    <w:p w14:paraId="0C3C5AB3" w14:textId="77777777" w:rsidR="004C47AE" w:rsidRDefault="004C47AE" w:rsidP="002D0224">
      <w:pPr>
        <w:pStyle w:val="ListParagraph"/>
        <w:numPr>
          <w:ilvl w:val="0"/>
          <w:numId w:val="1"/>
        </w:numPr>
        <w:rPr>
          <w:bCs/>
          <w:noProof/>
          <w:color w:val="61605D"/>
        </w:rPr>
      </w:pPr>
      <w:r>
        <w:rPr>
          <w:bCs/>
          <w:noProof/>
          <w:color w:val="61605D"/>
        </w:rPr>
        <w:t>Software – Nomad Connect platform 2025.2.1 (validated build). The onboard-network engine (nd-obn) 2.2.23 is embedded within Nomad Connect – see §2.4 Common Software.</w:t>
      </w:r>
    </w:p>
    <w:p w14:paraId="0C3C5AB4" w14:textId="77777777" w:rsidR="004C47AE" w:rsidRDefault="004C47AE" w:rsidP="002D0224">
      <w:pPr>
        <w:pStyle w:val="ListParagraph"/>
        <w:numPr>
          <w:ilvl w:val="0"/>
          <w:numId w:val="1"/>
        </w:numPr>
        <w:rPr>
          <w:bCs/>
          <w:noProof/>
          <w:color w:val="61605D"/>
        </w:rPr>
      </w:pPr>
      <w:r>
        <w:rPr>
          <w:bCs/>
          <w:noProof/>
          <w:color w:val="61605D"/>
        </w:rPr>
        <w:t>Configuration version – Nomad Connect configuration ID 7ce1d29ce6, with per-train parameters (Fzg-ID, IP addressing) applied at commissioning.</w:t>
      </w:r>
    </w:p>
    <w:p w14:paraId="0C3C5AA0" w14:textId="5BA8984C"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2.1.2 HW Version Evolution</w:t>
      </w:r>
    </w:p>
    <w:p w14:paraId="3997A9F6" w14:textId="77777777" w:rsidR="005D51AC" w:rsidRDefault="005D51AC" w:rsidP="002D0224">
      <w:pPr>
        <w:rPr>
          <w:bCs/>
          <w:noProof/>
          <w:color w:val="61605D"/>
        </w:rPr>
      </w:pPr>
      <w:r>
        <w:rPr>
          <w:bCs/>
          <w:noProof/>
          <w:color w:val="61605D"/>
        </w:rPr>
        <w:t xml:space="preserve">Hardware versions are read from the equipment labels. The before-retrofit and after-retrofit hardware versions are </w:t>
      </w:r>
      <w:r>
        <w:rPr>
          <w:bCs/>
          <w:noProof/>
          <w:color w:val="61605D"/>
          <w:highlight w:val="yellow"/>
        </w:rPr>
        <w:t>&lt;TBD – to be confirmed with Tommy / Taram&gt;</w:t>
      </w:r>
      <w:r>
        <w:rPr>
          <w:bCs/>
          <w:noProof/>
          <w:color w:val="61605D"/>
        </w:rPr>
        <w:t xml:space="preserve"> and will be recorded here in the next issue of this document.</w:t>
      </w:r>
    </w:p>
    <w:p w14:paraId="1A2B3C01" w14:textId="1A2B3C01" w:rsidR="005D51AC" w:rsidRDefault="005D51AC" w:rsidP="005D51AC">
      <w:pPr>
        <w:keepNext/>
        <w:keepLines/>
        <w:numPr>
          <w:ilvl w:val="1"/>
          <w:numId w:val="0"/>
        </w:numPr>
        <w:spacing w:before="240" w:after="240"/>
        <w:ind w:left="576"/>
        <w:outlineLvl w:val="1"/>
        <w:rPr>
          <w:b/>
          <w:noProof/>
          <w:color w:val="61605D"/>
        </w:rPr>
      </w:pPr>
      <w:r>
        <w:rPr>
          <w:b/>
          <w:noProof/>
          <w:color w:val="61605D"/>
        </w:rPr>
        <w:t>2.2 VDS Rail Consist Switch (VDSRail DS-CSWP28)</w:t>
      </w:r>
    </w:p>
    <w:p w14:paraId="1A2B3C02" w14:textId="1A2B3C02" w:rsid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2.2.1 Current Version</w:t>
      </w:r>
    </w:p>
    <w:p w14:paraId="1A2B3C03" w14:textId="1A2B3C03" w:rsidR="004C47AE" w:rsidRDefault="004C47AE" w:rsidP="002D0224">
      <w:pPr>
        <w:rPr>
          <w:bCs/>
          <w:noProof/>
          <w:color w:val="61605D"/>
        </w:rPr>
      </w:pPr>
      <w:r>
        <w:rPr>
          <w:bCs/>
          <w:noProof/>
          <w:color w:val="61605D"/>
        </w:rPr>
        <w:t>The VDS Rail Consist Switch (NMID 1143) is the 28-port 10 GbE consist backbone switch, three per car. Its current baseline is:</w:t>
      </w:r>
    </w:p>
    <w:p w14:paraId="1A2B3C04" w14:textId="1A2B3C04" w:rsidR="004C47AE" w:rsidRDefault="004C47AE" w:rsidP="002D0224">
      <w:pPr>
        <w:pStyle w:val="ListParagraph"/>
        <w:numPr>
          <w:ilvl w:val="0"/>
          <w:numId w:val="1"/>
        </w:numPr>
        <w:rPr>
          <w:bCs/>
          <w:noProof/>
          <w:color w:val="61605D"/>
        </w:rPr>
      </w:pPr>
      <w:r>
        <w:rPr>
          <w:bCs/>
          <w:noProof/>
          <w:color w:val="61605D"/>
        </w:rPr>
        <w:t xml:space="preserve">Hardware revision – before retrofit: </w:t>
      </w:r>
      <w:r>
        <w:rPr>
          <w:bCs/>
          <w:noProof/>
          <w:color w:val="61605D"/>
          <w:highlight w:val="yellow"/>
        </w:rPr>
        <w:t>&lt;TBD&gt;</w:t>
      </w:r>
      <w:r>
        <w:rPr>
          <w:bCs/>
          <w:noProof/>
          <w:color w:val="61605D"/>
        </w:rPr>
        <w:t xml:space="preserve">; after retrofit: </w:t>
      </w:r>
      <w:r>
        <w:rPr>
          <w:bCs/>
          <w:noProof/>
          <w:color w:val="61605D"/>
          <w:highlight w:val="yellow"/>
        </w:rPr>
        <w:t>&lt;TBD&gt;</w:t>
      </w:r>
      <w:r>
        <w:rPr>
          <w:bCs/>
          <w:noProof/>
          <w:color w:val="61605D"/>
        </w:rPr>
        <w:t xml:space="preserve"> (to be confirmed with Tommy / Taram; read from the equipment label).</w:t>
      </w:r>
    </w:p>
    <w:p w14:paraId="1A2B3C05" w14:textId="1A2B3C05" w:rsidR="004C47AE" w:rsidRDefault="004C47AE" w:rsidP="002D0224">
      <w:pPr>
        <w:pStyle w:val="ListParagraph"/>
        <w:numPr>
          <w:ilvl w:val="0"/>
          <w:numId w:val="1"/>
        </w:numPr>
        <w:rPr>
          <w:bCs/>
          <w:noProof/>
          <w:color w:val="61605D"/>
        </w:rPr>
      </w:pPr>
      <w:r>
        <w:rPr>
          <w:bCs/>
          <w:noProof/>
          <w:color w:val="61605D"/>
        </w:rPr>
        <w:t>Firmware – 7.4.2.</w:t>
      </w:r>
    </w:p>
    <w:p w14:paraId="1A2B3C06" w14:textId="1A2B3C06" w:rsidR="004C47AE" w:rsidRDefault="004C47AE" w:rsidP="002D0224">
      <w:pPr>
        <w:pStyle w:val="ListParagraph"/>
        <w:numPr>
          <w:ilvl w:val="0"/>
          <w:numId w:val="1"/>
        </w:numPr>
        <w:rPr>
          <w:bCs/>
          <w:noProof/>
          <w:color w:val="61605D"/>
        </w:rPr>
      </w:pPr>
      <w:r>
        <w:rPr>
          <w:bCs/>
          <w:noProof/>
          <w:color w:val="61605D"/>
        </w:rPr>
        <w:t>Configuration version – V8 (per-platform template – nv4 / nv6 / fv5 / fv6 – with the per-train Fzg-ID rendered into switch hostnames).</w:t>
      </w:r>
    </w:p>
    <w:p w14:paraId="1A2B3C07" w14:textId="1A2B3C07" w:rsid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2.2.2 HW Version Evolution</w:t>
      </w:r>
    </w:p>
    <w:p w14:paraId="1A2B3C08" w14:textId="1A2B3C08" w:rsidR="004C47AE" w:rsidRDefault="004C47AE" w:rsidP="002D0224">
      <w:pPr>
        <w:rPr>
          <w:bCs/>
          <w:noProof/>
          <w:color w:val="61605D"/>
        </w:rPr>
      </w:pPr>
      <w:r>
        <w:rPr>
          <w:bCs/>
          <w:noProof/>
          <w:color w:val="61605D"/>
        </w:rPr>
        <w:t xml:space="preserve">Hardware versions are read from the equipment labels. The before-retrofit and after-retrofit hardware versions are </w:t>
      </w:r>
      <w:r>
        <w:rPr>
          <w:bCs/>
          <w:noProof/>
          <w:color w:val="61605D"/>
          <w:highlight w:val="yellow"/>
        </w:rPr>
        <w:t>&lt;TBD – to be confirmed with Tommy / Taram&gt;</w:t>
      </w:r>
      <w:r>
        <w:rPr>
          <w:bCs/>
          <w:noProof/>
          <w:color w:val="61605D"/>
        </w:rPr>
        <w:t xml:space="preserve"> and will be recorded here in the next issue of this document.</w:t>
      </w:r>
    </w:p>
    <w:p w14:paraId="1A2B3C09" w14:textId="1A2B3C09" w:rsidR="005D51AC" w:rsidRDefault="005D51AC" w:rsidP="005D51AC">
      <w:pPr>
        <w:keepNext/>
        <w:keepLines/>
        <w:numPr>
          <w:ilvl w:val="1"/>
          <w:numId w:val="0"/>
        </w:numPr>
        <w:spacing w:before="240" w:after="240"/>
        <w:ind w:left="576"/>
        <w:outlineLvl w:val="1"/>
        <w:rPr>
          <w:b/>
          <w:noProof/>
          <w:color w:val="61605D"/>
        </w:rPr>
      </w:pPr>
      <w:r>
        <w:rPr>
          <w:b/>
          <w:noProof/>
          <w:color w:val="61605D"/>
        </w:rPr>
        <w:t>2.3 Westermo Wi-Fi Access Point (Ibex-610 / RT610LV)</w:t>
      </w:r>
    </w:p>
    <w:p w14:paraId="1A2B3C0A" w14:textId="1A2B3C0A" w:rsid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2.3.1 Current Version</w:t>
      </w:r>
    </w:p>
    <w:p w14:paraId="1A2B3C0B" w14:textId="1A2B3C0B" w:rsidR="004C47AE" w:rsidRDefault="004C47AE" w:rsidP="002D0224">
      <w:pPr>
        <w:rPr>
          <w:bCs/>
          <w:noProof/>
          <w:color w:val="61605D"/>
        </w:rPr>
      </w:pPr>
      <w:r>
        <w:rPr>
          <w:bCs/>
          <w:noProof/>
          <w:color w:val="61605D"/>
        </w:rPr>
        <w:t>The Westermo Ibex-610 (RT610LV) Wi-Fi access point (NMID 1043) provides passenger Wi-Fi, four per car. Its current baseline is:</w:t>
      </w:r>
    </w:p>
    <w:p w14:paraId="1A2B3C0C" w14:textId="1A2B3C0C" w:rsidR="004C47AE" w:rsidRDefault="004C47AE" w:rsidP="002D0224">
      <w:pPr>
        <w:pStyle w:val="ListParagraph"/>
        <w:numPr>
          <w:ilvl w:val="0"/>
          <w:numId w:val="1"/>
        </w:numPr>
        <w:rPr>
          <w:bCs/>
          <w:noProof/>
          <w:color w:val="61605D"/>
        </w:rPr>
      </w:pPr>
      <w:r>
        <w:rPr>
          <w:bCs/>
          <w:noProof/>
          <w:color w:val="61605D"/>
        </w:rPr>
        <w:t xml:space="preserve">Hardware revision – before retrofit: </w:t>
      </w:r>
      <w:r>
        <w:rPr>
          <w:bCs/>
          <w:noProof/>
          <w:color w:val="61605D"/>
          <w:highlight w:val="yellow"/>
        </w:rPr>
        <w:t>&lt;TBD&gt;</w:t>
      </w:r>
      <w:r>
        <w:rPr>
          <w:bCs/>
          <w:noProof/>
          <w:color w:val="61605D"/>
        </w:rPr>
        <w:t xml:space="preserve">; after retrofit: </w:t>
      </w:r>
      <w:r>
        <w:rPr>
          <w:bCs/>
          <w:noProof/>
          <w:color w:val="61605D"/>
          <w:highlight w:val="yellow"/>
        </w:rPr>
        <w:t>&lt;TBD&gt;</w:t>
      </w:r>
      <w:r>
        <w:rPr>
          <w:bCs/>
          <w:noProof/>
          <w:color w:val="61605D"/>
        </w:rPr>
        <w:t xml:space="preserve"> (to be confirmed with Tommy / Taram; read from the equipment label).</w:t>
      </w:r>
    </w:p>
    <w:p w14:paraId="1A2B3C0D" w14:textId="1A2B3C0D" w:rsidR="004C47AE" w:rsidRDefault="004C47AE" w:rsidP="002D0224">
      <w:pPr>
        <w:pStyle w:val="ListParagraph"/>
        <w:numPr>
          <w:ilvl w:val="0"/>
          <w:numId w:val="1"/>
        </w:numPr>
        <w:rPr>
          <w:bCs/>
          <w:noProof/>
          <w:color w:val="61605D"/>
        </w:rPr>
      </w:pPr>
      <w:r>
        <w:rPr>
          <w:bCs/>
          <w:noProof/>
          <w:color w:val="61605D"/>
        </w:rPr>
        <w:t>Firmware – 6.11.2-0 (IbexOS).</w:t>
      </w:r>
    </w:p>
    <w:p w14:paraId="1A2B3C0E" w14:textId="1A2B3C0E" w:rsidR="004C47AE" w:rsidRDefault="004C47AE" w:rsidP="002D0224">
      <w:pPr>
        <w:pStyle w:val="ListParagraph"/>
        <w:numPr>
          <w:ilvl w:val="0"/>
          <w:numId w:val="1"/>
        </w:numPr>
        <w:rPr>
          <w:bCs/>
          <w:noProof/>
          <w:color w:val="61605D"/>
        </w:rPr>
      </w:pPr>
      <w:r>
        <w:rPr>
          <w:bCs/>
          <w:noProof/>
          <w:color w:val="61605D"/>
        </w:rPr>
        <w:t>Configuration version – Nomad access-point configuration, delivered via the per-platform configuration template package (nd-obn-template-dostoneu-nv4 / nv6 / fv5 / fv6).</w:t>
      </w:r>
    </w:p>
    <w:p w14:paraId="1A2B3C0F" w14:textId="1A2B3C0F" w:rsid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2.3.2 HW Version Evolution</w:t>
      </w:r>
    </w:p>
    <w:p w14:paraId="1A2B3C10" w14:textId="1A2B3C10" w:rsidR="004C47AE" w:rsidRDefault="004C47AE" w:rsidP="002D0224">
      <w:pPr>
        <w:rPr>
          <w:bCs/>
          <w:noProof/>
          <w:color w:val="61605D"/>
        </w:rPr>
      </w:pPr>
      <w:r>
        <w:rPr>
          <w:bCs/>
          <w:noProof/>
          <w:color w:val="61605D"/>
        </w:rPr>
        <w:t xml:space="preserve">Hardware versions are read from the equipment labels. The before-retrofit and after-retrofit hardware versions are </w:t>
      </w:r>
      <w:r>
        <w:rPr>
          <w:bCs/>
          <w:noProof/>
          <w:color w:val="61605D"/>
          <w:highlight w:val="yellow"/>
        </w:rPr>
        <w:t>&lt;TBD – to be confirmed with Tommy / Taram&gt;</w:t>
      </w:r>
      <w:r>
        <w:rPr>
          <w:bCs/>
          <w:noProof/>
          <w:color w:val="61605D"/>
        </w:rPr>
        <w:t xml:space="preserve"> and will be recorded here in the next issue of this document.</w:t>
      </w:r>
    </w:p>
    <w:p w14:paraId="1A2B3C11" w14:textId="1A2B3C11" w:rsidR="005D51AC" w:rsidRDefault="005D51AC" w:rsidP="005D51AC">
      <w:pPr>
        <w:keepNext/>
        <w:keepLines/>
        <w:numPr>
          <w:ilvl w:val="1"/>
          <w:numId w:val="0"/>
        </w:numPr>
        <w:spacing w:before="240" w:after="240"/>
        <w:ind w:left="576"/>
        <w:outlineLvl w:val="1"/>
        <w:rPr>
          <w:b/>
          <w:noProof/>
          <w:color w:val="61605D"/>
        </w:rPr>
      </w:pPr>
      <w:r>
        <w:rPr>
          <w:b/>
          <w:noProof/>
          <w:color w:val="61605D"/>
        </w:rPr>
        <w:t>2.4 Common Software – Nomad Connect (NC)</w:t>
      </w:r>
    </w:p>
    <w:p w14:paraId="1A2B3C12" w14:textId="1A2B3C12" w:rsidR="004C47AE" w:rsidRDefault="004C47AE" w:rsidP="002D0224">
      <w:pPr>
        <w:rPr>
          <w:bCs/>
          <w:noProof/>
          <w:color w:val="61605D"/>
        </w:rPr>
      </w:pPr>
      <w:r>
        <w:rPr>
          <w:bCs/>
          <w:noProof/>
          <w:color w:val="61605D"/>
        </w:rPr>
        <w:t>Nomad Connect (NC) is the common software platform running on the CCU. It manages the onboard network devices (switch and access-point discovery, configuration and firmware management) and is common across all four DOSTO Neu platform variants. The current common software baseline is:</w:t>
      </w:r>
    </w:p>
    <w:p w14:paraId="1A2B3C13" w14:textId="1A2B3C13" w:rsidR="004C47AE" w:rsidRDefault="004C47AE" w:rsidP="002D0224">
      <w:pPr>
        <w:pStyle w:val="ListParagraph"/>
        <w:numPr>
          <w:ilvl w:val="0"/>
          <w:numId w:val="1"/>
        </w:numPr>
        <w:rPr>
          <w:bCs/>
          <w:noProof/>
          <w:color w:val="61605D"/>
        </w:rPr>
      </w:pPr>
      <w:r>
        <w:rPr>
          <w:bCs/>
          <w:noProof/>
          <w:color w:val="61605D"/>
        </w:rPr>
        <w:t>Nomad Connect platform – 2025.2.1 (validated build; configuration ID 7ce1d29ce6).</w:t>
      </w:r>
    </w:p>
    <w:p w14:paraId="1A2B3C14" w14:textId="1A2B3C14" w:rsidR="004C47AE" w:rsidRDefault="004C47AE" w:rsidP="002D0224">
      <w:pPr>
        <w:pStyle w:val="ListParagraph"/>
        <w:numPr>
          <w:ilvl w:val="0"/>
          <w:numId w:val="1"/>
        </w:numPr>
        <w:rPr>
          <w:bCs/>
          <w:noProof/>
          <w:color w:val="61605D"/>
        </w:rPr>
      </w:pPr>
      <w:r>
        <w:rPr>
          <w:bCs/>
          <w:noProof/>
          <w:color w:val="61605D"/>
        </w:rPr>
        <w:t>Onboard-network engine (nd-obn) – 2.2.23. The OBN engine is embedded within Nomad Connect; it is listed here for traceability only, the Nomad Connect version being the release-defining version.</w:t>
      </w:r>
    </w:p>
    <w:p w14:paraId="1A2B3C15" w14:textId="1A2B3C15" w:rsidR="004C47AE" w:rsidRDefault="004C47AE" w:rsidP="002D0224">
      <w:pPr>
        <w:rPr>
          <w:bCs/>
          <w:noProof/>
          <w:color w:val="61605D"/>
        </w:rPr>
      </w:pPr>
      <w:r>
        <w:rPr>
          <w:bCs/>
          <w:noProof/>
          <w:color w:val="61605D"/>
        </w:rPr>
        <w:t>The individual software packages delivered are listed in §3.</w:t>
      </w:r>
    </w:p>
    <w:p w14:paraId="3997A9F5" w14:textId="77777777" w:rsidR="005D51AC" w:rsidRPr="00E27FBB" w:rsidRDefault="005D51AC" w:rsidP="005D51AC">
      <w:pPr>
        <w:keepNext/>
        <w:keepLines/>
        <w:numPr>
          <w:ilvl w:val="1"/>
          <w:numId w:val="0"/>
        </w:numPr>
        <w:spacing w:before="240" w:after="240"/>
        <w:ind w:left="576"/>
        <w:outlineLvl w:val="1"/>
        <w:rPr>
          <w:b/>
          <w:noProof/>
          <w:color w:val="61605D"/>
        </w:rPr>
      </w:pPr>
    </w:p>
    <w:p w14:paraId="294696F4" w14:textId="1882AA81" w:rsidR="00444EBB" w:rsidRDefault="00444EBB" w:rsidP="00D136EF">
      <w:pPr>
        <w:rPr>
          <w:b/>
          <w:noProof/>
          <w:color w:val="61605D"/>
          <w:sz w:val="24"/>
          <w:szCs w:val="24"/>
        </w:rPr>
      </w:pPr>
    </w:p>
    <w:p w14:paraId="67D3DC65" w14:textId="45BAFE1C" w:rsidR="004C47AE" w:rsidRDefault="004C47AE" w:rsidP="00D136EF">
      <w:pPr>
        <w:rPr>
          <w:b/>
          <w:noProof/>
          <w:color w:val="61605D"/>
          <w:sz w:val="24"/>
          <w:szCs w:val="24"/>
        </w:rPr>
      </w:pPr>
    </w:p>
    <w:p w14:paraId="31B355D5" w14:textId="47F0A82A" w:rsidR="004C47AE" w:rsidRDefault="004C47AE" w:rsidP="00D136EF">
      <w:pPr>
        <w:rPr>
          <w:b/>
          <w:noProof/>
          <w:color w:val="61605D"/>
          <w:sz w:val="24"/>
          <w:szCs w:val="24"/>
        </w:rPr>
      </w:pPr>
    </w:p>
    <w:p w14:paraId="767040A6" w14:textId="0D85D4E4" w:rsidR="004C47AE" w:rsidRDefault="004C47AE" w:rsidP="00D136EF">
      <w:pPr>
        <w:rPr>
          <w:b/>
          <w:noProof/>
          <w:color w:val="61605D"/>
          <w:sz w:val="24"/>
          <w:szCs w:val="24"/>
        </w:rPr>
      </w:pPr>
    </w:p>
    <w:p w14:paraId="6244E3F3" w14:textId="07E9D92B" w:rsidR="004C47AE" w:rsidRDefault="004C47AE" w:rsidP="00D136EF">
      <w:pPr>
        <w:rPr>
          <w:b/>
          <w:noProof/>
          <w:color w:val="61605D"/>
          <w:sz w:val="24"/>
          <w:szCs w:val="24"/>
        </w:rPr>
      </w:pPr>
    </w:p>
    <w:p w14:paraId="313CEBB6" w14:textId="092B7B97" w:rsidR="004C47AE" w:rsidRDefault="004C47AE" w:rsidP="00D136EF">
      <w:pPr>
        <w:rPr>
          <w:b/>
          <w:noProof/>
          <w:color w:val="61605D"/>
          <w:sz w:val="24"/>
          <w:szCs w:val="24"/>
        </w:rPr>
      </w:pPr>
    </w:p>
    <w:p w14:paraId="6430F47E" w14:textId="45207F28" w:rsidR="004C47AE" w:rsidRDefault="004C47AE" w:rsidP="00D136EF">
      <w:pPr>
        <w:rPr>
          <w:b/>
          <w:noProof/>
          <w:color w:val="61605D"/>
          <w:sz w:val="24"/>
          <w:szCs w:val="24"/>
        </w:rPr>
      </w:pPr>
    </w:p>
    <w:p w14:paraId="0ABB0544" w14:textId="43C5AC1D" w:rsidR="004C47AE" w:rsidRDefault="004C47AE" w:rsidP="00D136EF">
      <w:pPr>
        <w:rPr>
          <w:b/>
          <w:noProof/>
          <w:color w:val="61605D"/>
          <w:sz w:val="24"/>
          <w:szCs w:val="24"/>
        </w:rPr>
      </w:pPr>
    </w:p>
    <w:p w14:paraId="1168A709" w14:textId="77777777" w:rsidR="004C47AE" w:rsidRDefault="004C47AE" w:rsidP="00D136EF">
      <w:pPr>
        <w:rPr>
          <w:rFonts w:ascii="Calibri" w:eastAsia="Calibri" w:hAnsi="Calibri"/>
          <w:bCs/>
          <w:color w:val="auto"/>
          <w:sz w:val="20"/>
          <w:szCs w:val="20"/>
          <w:lang w:val="en-GB" w:eastAsia="ja-JP"/>
        </w:rPr>
      </w:pPr>
    </w:p>
    <w:p w14:paraId="3BE262F1" w14:textId="77777777" w:rsidR="00444EBB" w:rsidRDefault="00444EBB" w:rsidP="00D136EF">
      <w:pPr>
        <w:rPr>
          <w:rFonts w:ascii="Calibri" w:eastAsia="Calibri" w:hAnsi="Calibri"/>
          <w:bCs/>
          <w:color w:val="auto"/>
          <w:sz w:val="20"/>
          <w:szCs w:val="20"/>
          <w:lang w:val="en-GB" w:eastAsia="ja-JP"/>
        </w:rPr>
      </w:pPr>
    </w:p>
    <w:p w14:paraId="03A5F227" w14:textId="77777777" w:rsidR="00444EBB" w:rsidRDefault="00444EBB" w:rsidP="00D136EF">
      <w:pPr>
        <w:rPr>
          <w:rFonts w:ascii="Calibri" w:eastAsia="Calibri" w:hAnsi="Calibri"/>
          <w:bCs/>
          <w:color w:val="auto"/>
          <w:sz w:val="20"/>
          <w:szCs w:val="20"/>
          <w:lang w:val="en-GB" w:eastAsia="ja-JP"/>
        </w:rPr>
      </w:pPr>
    </w:p>
    <w:p w14:paraId="21BAFE22" w14:textId="77777777" w:rsidR="00444EBB" w:rsidRDefault="00444EBB" w:rsidP="00D136EF">
      <w:pPr>
        <w:rPr>
          <w:rFonts w:ascii="Calibri" w:eastAsia="Calibri" w:hAnsi="Calibri"/>
          <w:bCs/>
          <w:color w:val="auto"/>
          <w:sz w:val="20"/>
          <w:szCs w:val="20"/>
          <w:lang w:val="en-GB" w:eastAsia="ja-JP"/>
        </w:rPr>
      </w:pPr>
    </w:p>
    <w:p w14:paraId="1FDD8689" w14:textId="77777777" w:rsidR="00444EBB" w:rsidRDefault="00444EBB" w:rsidP="00D136EF">
      <w:pPr>
        <w:rPr>
          <w:rFonts w:ascii="Calibri" w:eastAsia="Calibri" w:hAnsi="Calibri"/>
          <w:bCs/>
          <w:color w:val="auto"/>
          <w:sz w:val="20"/>
          <w:szCs w:val="20"/>
          <w:lang w:val="en-GB" w:eastAsia="ja-JP"/>
        </w:rPr>
      </w:pPr>
    </w:p>
    <w:p w14:paraId="71CC5047" w14:textId="77777777" w:rsidR="00444EBB" w:rsidRDefault="00444EBB" w:rsidP="00D136EF">
      <w:pPr>
        <w:rPr>
          <w:rFonts w:ascii="Calibri" w:eastAsia="Calibri" w:hAnsi="Calibri"/>
          <w:bCs/>
          <w:color w:val="auto"/>
          <w:sz w:val="20"/>
          <w:szCs w:val="20"/>
          <w:lang w:val="en-GB" w:eastAsia="ja-JP"/>
        </w:rPr>
      </w:pPr>
    </w:p>
    <w:p w14:paraId="53766667" w14:textId="77777777" w:rsidR="00444EBB" w:rsidRDefault="00444EBB" w:rsidP="00D136EF">
      <w:pPr>
        <w:rPr>
          <w:rFonts w:ascii="Calibri" w:eastAsia="Calibri" w:hAnsi="Calibri"/>
          <w:bCs/>
          <w:color w:val="auto"/>
          <w:sz w:val="20"/>
          <w:szCs w:val="20"/>
          <w:lang w:val="en-GB" w:eastAsia="ja-JP"/>
        </w:rPr>
      </w:pPr>
    </w:p>
    <w:p w14:paraId="3426C65B" w14:textId="4C5C1E04" w:rsidR="00444EBB" w:rsidRDefault="004C47AE" w:rsidP="00444EBB">
      <w:pPr>
        <w:pStyle w:val="Header2Nomad"/>
      </w:pPr>
      <w:r>
        <w:t>3. Software Packages Delivered</w:t>
      </w:r>
    </w:p>
    <w:p w14:paraId="4CFA954B" w14:textId="49215A36" w:rsidR="00EA182F" w:rsidRPr="00EA182F" w:rsidRDefault="00EA182F" w:rsidP="00EA182F">
      <w:pPr>
        <w:keepNext/>
        <w:keepLines/>
        <w:numPr>
          <w:ilvl w:val="1"/>
          <w:numId w:val="0"/>
        </w:numPr>
        <w:spacing w:before="240" w:after="240"/>
        <w:outlineLvl w:val="1"/>
        <w:rPr>
          <w:bCs/>
          <w:noProof/>
          <w:color w:val="61605D"/>
        </w:rPr>
      </w:pPr>
      <w:r>
        <w:rPr>
          <w:bCs/>
          <w:noProof/>
          <w:color w:val="61605D"/>
        </w:rPr>
        <w:t xml:space="preserve">This chapter mentions the current software release versions part of </w:t>
      </w:r>
      <w:r>
        <w:rPr>
          <w:b/>
          <w:noProof/>
          <w:color w:val="334EA2"/>
        </w:rPr>
        <w:t>ÖBB DOSTO Neu</w:t>
      </w:r>
      <w:r>
        <w:rPr>
          <w:bCs/>
          <w:noProof/>
          <w:color w:val="334EA2"/>
        </w:rPr>
        <w:t xml:space="preserve"> </w:t>
      </w:r>
      <w:r>
        <w:rPr>
          <w:bCs/>
          <w:noProof/>
          <w:color w:val="61605D"/>
        </w:rPr>
        <w:t>delivery when delivered with compatible hardware as described in §2 of this document.</w:t>
      </w:r>
    </w:p>
    <w:p w14:paraId="0D1482AD" w14:textId="048B803B" w:rsidR="00C7227D" w:rsidRDefault="00EA182F" w:rsidP="00EA182F">
      <w:pPr>
        <w:keepNext/>
        <w:keepLines/>
        <w:numPr>
          <w:ilvl w:val="1"/>
          <w:numId w:val="0"/>
        </w:numPr>
        <w:spacing w:before="240" w:after="240"/>
        <w:outlineLvl w:val="1"/>
        <w:rPr>
          <w:bCs/>
          <w:noProof/>
          <w:color w:val="61605D"/>
        </w:rPr>
      </w:pPr>
      <w:r>
        <w:rPr>
          <w:bCs/>
          <w:noProof/>
          <w:color w:val="61605D"/>
        </w:rPr>
        <w:t xml:space="preserve">Each time software release will change, the current versions will be updated in the “current version” paragraph and content of the evolutions will be clearly explained in the </w:t>
      </w:r>
      <w:r>
        <w:rPr>
          <w:b/>
          <w:noProof/>
          <w:color w:val="334EA2"/>
        </w:rPr>
        <w:t>“SW Version Evolution”.</w:t>
      </w:r>
    </w:p>
    <w:p w14:paraId="60F42B9F" w14:textId="123A6255" w:rsidR="00C2012E" w:rsidRDefault="00C2012E" w:rsidP="00C2012E">
      <w:pPr>
        <w:rPr>
          <w:bCs/>
          <w:noProof/>
          <w:color w:val="61605D"/>
        </w:rPr>
      </w:pPr>
    </w:p>
    <w:tbl>
      <w:tblPr>
        <w:tblW w:w="10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4"/>
        <w:gridCol w:w="1998"/>
        <w:gridCol w:w="6752"/>
        <w:gridCol w:w="7"/>
      </w:tblGrid>
      <w:tr w:rsidR="009B673B" w:rsidRPr="0029322D" w14:paraId="4932C76F" w14:textId="77777777" w:rsidTr="0004211E">
        <w:trPr>
          <w:trHeight w:val="360"/>
          <w:tblHeader/>
          <w:jc w:val="center"/>
        </w:trPr>
        <w:tc>
          <w:tcPr>
            <w:tcW w:w="10321" w:type="dxa"/>
            <w:gridSpan w:val="4"/>
            <w:shd w:val="clear" w:color="auto" w:fill="334EA2"/>
            <w:vAlign w:val="center"/>
          </w:tcPr>
          <w:p w14:paraId="5489E569" w14:textId="15AA512A" w:rsidR="009B673B" w:rsidRPr="006961C0" w:rsidRDefault="009B673B" w:rsidP="00352EEE">
            <w:pPr>
              <w:spacing w:line="276" w:lineRule="auto"/>
              <w:rPr>
                <w:rFonts w:cstheme="minorHAnsi"/>
                <w:color w:val="334EA2"/>
              </w:rPr>
            </w:pPr>
            <w:bookmarkStart w:id="10" w:name="_Hlk118726568"/>
            <w:r>
              <w:rPr>
                <w:rFonts w:cstheme="minorHAnsi"/>
                <w:b/>
                <w:bCs/>
                <w:color w:val="FFFFFF"/>
              </w:rPr>
              <w:t xml:space="preserve">Delivered </w:t>
            </w:r>
            <w:r>
              <w:rPr>
                <w:rFonts w:cs="Arial"/>
                <w:b/>
                <w:bCs/>
                <w:color w:val="FFFFFF" w:themeColor="background1"/>
              </w:rPr>
              <w:t>Software</w:t>
            </w:r>
            <w:r>
              <w:rPr>
                <w:rFonts w:cstheme="minorHAnsi"/>
                <w:b/>
                <w:bCs/>
                <w:color w:val="FFFFFF"/>
              </w:rPr>
              <w:t xml:space="preserve"> Table</w:t>
            </w:r>
          </w:p>
        </w:tc>
      </w:tr>
      <w:tr w:rsidR="00C2012E" w:rsidRPr="0029322D" w14:paraId="592CCDBD" w14:textId="77777777" w:rsidTr="0004211E">
        <w:trPr>
          <w:gridAfter w:val="1"/>
          <w:wAfter w:w="7" w:type="dxa"/>
          <w:trHeight w:val="360"/>
          <w:tblHeader/>
          <w:jc w:val="center"/>
        </w:trPr>
        <w:tc>
          <w:tcPr>
            <w:tcW w:w="1564" w:type="dxa"/>
            <w:shd w:val="clear" w:color="auto" w:fill="75787B"/>
            <w:vAlign w:val="center"/>
          </w:tcPr>
          <w:p w14:paraId="3C19C271" w14:textId="77777777" w:rsidR="00C2012E" w:rsidRPr="009B673B" w:rsidRDefault="00C2012E" w:rsidP="00352EEE">
            <w:pPr>
              <w:spacing w:line="276" w:lineRule="auto"/>
              <w:ind w:left="589"/>
              <w:rPr>
                <w:rFonts w:cstheme="minorHAnsi"/>
                <w:b/>
                <w:bCs/>
                <w:color w:val="FFFFFF" w:themeColor="background1"/>
              </w:rPr>
            </w:pPr>
            <w:r>
              <w:rPr>
                <w:rFonts w:cstheme="minorHAnsi"/>
                <w:b/>
                <w:bCs/>
                <w:color w:val="FFFFFF" w:themeColor="background1"/>
              </w:rPr>
              <w:t>SW#</w:t>
            </w:r>
          </w:p>
        </w:tc>
        <w:tc>
          <w:tcPr>
            <w:tcW w:w="1998" w:type="dxa"/>
            <w:shd w:val="clear" w:color="auto" w:fill="75787B"/>
            <w:vAlign w:val="center"/>
          </w:tcPr>
          <w:p w14:paraId="43455014" w14:textId="35ACF639" w:rsidR="00C2012E" w:rsidRPr="009B673B" w:rsidRDefault="00C2012E" w:rsidP="00352EEE">
            <w:pPr>
              <w:spacing w:line="276" w:lineRule="auto"/>
              <w:jc w:val="center"/>
              <w:rPr>
                <w:rFonts w:cstheme="minorHAnsi"/>
                <w:b/>
                <w:bCs/>
                <w:color w:val="FFFFFF" w:themeColor="background1"/>
              </w:rPr>
            </w:pPr>
            <w:r>
              <w:rPr>
                <w:rFonts w:cstheme="minorHAnsi"/>
                <w:b/>
                <w:bCs/>
                <w:color w:val="FFFFFF" w:themeColor="background1"/>
              </w:rPr>
              <w:t>SW Version#</w:t>
            </w:r>
          </w:p>
        </w:tc>
        <w:tc>
          <w:tcPr>
            <w:tcW w:w="6752" w:type="dxa"/>
            <w:shd w:val="clear" w:color="auto" w:fill="75787B"/>
          </w:tcPr>
          <w:p w14:paraId="5C6D7CEB" w14:textId="77777777" w:rsidR="009B673B" w:rsidRDefault="009B673B" w:rsidP="00352EEE">
            <w:pPr>
              <w:spacing w:line="276" w:lineRule="auto"/>
              <w:jc w:val="center"/>
              <w:rPr>
                <w:rFonts w:cstheme="minorHAnsi"/>
                <w:b/>
                <w:bCs/>
                <w:color w:val="FFFFFF" w:themeColor="background1"/>
              </w:rPr>
            </w:pPr>
          </w:p>
          <w:p w14:paraId="551DDFBD" w14:textId="4D1FEA54" w:rsidR="00C2012E" w:rsidRPr="009B673B" w:rsidRDefault="00C2012E" w:rsidP="00352EEE">
            <w:pPr>
              <w:spacing w:line="276" w:lineRule="auto"/>
              <w:jc w:val="center"/>
              <w:rPr>
                <w:rFonts w:cstheme="minorHAnsi"/>
                <w:b/>
                <w:bCs/>
                <w:color w:val="FFFFFF" w:themeColor="background1"/>
              </w:rPr>
            </w:pPr>
            <w:r>
              <w:rPr>
                <w:rFonts w:cstheme="minorHAnsi"/>
                <w:b/>
                <w:bCs/>
                <w:color w:val="FFFFFF" w:themeColor="background1"/>
              </w:rPr>
              <w:t>Description</w:t>
            </w:r>
          </w:p>
          <w:p w14:paraId="761D32A5" w14:textId="77777777" w:rsidR="00C2012E" w:rsidRPr="009B673B" w:rsidRDefault="00C2012E" w:rsidP="00352EEE">
            <w:pPr>
              <w:spacing w:line="276" w:lineRule="auto"/>
              <w:rPr>
                <w:rFonts w:cstheme="minorHAnsi"/>
                <w:b/>
                <w:bCs/>
                <w:color w:val="FFFFFF" w:themeColor="background1"/>
              </w:rPr>
            </w:pPr>
          </w:p>
        </w:tc>
      </w:tr>
      <w:tr w:rsidR="00C2012E" w:rsidRPr="0029322D" w14:paraId="4F09E893"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6DDB7C9" w14:textId="77777777" w:rsidR="00C2012E" w:rsidRPr="0029322D" w:rsidRDefault="00C2012E" w:rsidP="00352EEE">
            <w:pPr>
              <w:spacing w:line="276" w:lineRule="auto"/>
              <w:rPr>
                <w:rFonts w:cstheme="minorHAnsi"/>
                <w:color w:val="auto"/>
              </w:rPr>
            </w:pPr>
            <w:r>
              <w:rPr>
                <w:rFonts w:cstheme="minorHAnsi"/>
                <w:color w:val="auto"/>
              </w:rPr>
              <w:t xml:space="preserve">SW1</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2E0519E"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7.4.2</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12A7EBB3"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VDS Rail Consist Switch firmware</w:t>
            </w:r>
          </w:p>
        </w:tc>
      </w:tr>
      <w:tr w:rsidR="00C2012E" w:rsidRPr="00122F8E" w14:paraId="3B221225"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4A2C323C" w14:textId="77777777" w:rsidR="00C2012E" w:rsidRPr="0029322D" w:rsidRDefault="00C2012E" w:rsidP="00352EEE">
            <w:pPr>
              <w:spacing w:line="276" w:lineRule="auto"/>
              <w:rPr>
                <w:rFonts w:cstheme="minorHAnsi"/>
                <w:color w:val="auto"/>
              </w:rPr>
            </w:pPr>
            <w:r>
              <w:rPr>
                <w:rFonts w:cstheme="minorHAnsi"/>
                <w:color w:val="auto"/>
              </w:rPr>
              <w:t xml:space="preserve">SW2</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1C8FF1AE"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V8</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937576F" w14:textId="77777777" w:rsidR="00C2012E" w:rsidRPr="003B62EA" w:rsidRDefault="00C2012E" w:rsidP="00352EEE">
            <w:pPr>
              <w:spacing w:line="276" w:lineRule="auto"/>
              <w:rPr>
                <w:rFonts w:cstheme="minorHAnsi"/>
                <w:i/>
                <w:iCs/>
                <w:color w:val="auto"/>
                <w:lang w:val="fr-FR" w:eastAsia="en-GB"/>
              </w:rPr>
            </w:pPr>
            <w:r>
              <w:rPr>
                <w:rFonts w:cstheme="minorHAnsi"/>
                <w:i/>
                <w:iCs/>
                <w:color w:val="auto"/>
                <w:lang w:val="fr-FR" w:eastAsia="en-GB"/>
              </w:rPr>
              <w:t xml:space="preserve">VDS Rail Consist Switch configuration (per-platform template – nv4 / nv6 / fv5 / fv6; per-train Fzg-ID)</w:t>
            </w:r>
          </w:p>
        </w:tc>
      </w:tr>
      <w:tr w:rsidR="00C2012E" w:rsidRPr="0029322D" w14:paraId="4CA2C044"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51EE099" w14:textId="77777777" w:rsidR="00C2012E" w:rsidRPr="0029322D" w:rsidRDefault="00C2012E" w:rsidP="00352EEE">
            <w:pPr>
              <w:spacing w:line="276" w:lineRule="auto"/>
              <w:rPr>
                <w:rFonts w:cstheme="minorHAnsi"/>
                <w:color w:val="auto"/>
              </w:rPr>
            </w:pPr>
            <w:r>
              <w:rPr>
                <w:rFonts w:cstheme="minorHAnsi"/>
                <w:color w:val="auto"/>
              </w:rPr>
              <w:t xml:space="preserve">SW3</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C9B082D"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6.11.2-0</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29581D6"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Westermo RT610LV Wi-Fi access point firmware (IbexOS)</w:t>
            </w:r>
          </w:p>
        </w:tc>
      </w:tr>
      <w:tr w:rsidR="00C2012E" w:rsidRPr="0029322D" w14:paraId="2550A176"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1AB6BC29" w14:textId="77777777" w:rsidR="00C2012E" w:rsidRPr="0029322D" w:rsidRDefault="00C2012E" w:rsidP="00352EEE">
            <w:pPr>
              <w:spacing w:line="276" w:lineRule="auto"/>
              <w:rPr>
                <w:rFonts w:cstheme="minorHAnsi"/>
                <w:color w:val="auto"/>
              </w:rPr>
            </w:pPr>
            <w:r>
              <w:rPr>
                <w:rFonts w:cstheme="minorHAnsi"/>
                <w:color w:val="auto"/>
              </w:rPr>
              <w:t xml:space="preserve">SW4</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F5D20FF"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2.2.23</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62C7C800"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Onboard-network engine (nd-obn) on the CCU – embedded within Nomad Connect (SW5); listed for traceability only</w:t>
            </w:r>
          </w:p>
        </w:tc>
      </w:tr>
      <w:tr w:rsidR="00C2012E" w:rsidRPr="0029322D" w14:paraId="36CED618"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14EF034" w14:textId="77777777" w:rsidR="00C2012E" w:rsidRPr="0029322D" w:rsidRDefault="00C2012E" w:rsidP="00352EEE">
            <w:pPr>
              <w:spacing w:line="276" w:lineRule="auto"/>
              <w:rPr>
                <w:rFonts w:cstheme="minorHAnsi"/>
                <w:color w:val="auto"/>
              </w:rPr>
            </w:pPr>
            <w:r>
              <w:rPr>
                <w:rFonts w:cstheme="minorHAnsi"/>
                <w:color w:val="auto"/>
              </w:rPr>
              <w:t xml:space="preserve">SW5</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C61C78A"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2025.2.1</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7E30F25D"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CCU platform image (Nomad Connect base software)</w:t>
            </w:r>
          </w:p>
        </w:tc>
      </w:tr>
      <w:bookmarkEnd w:id="10"/>
    </w:tbl>
    <w:p w14:paraId="64DB1C1C" w14:textId="337743E6" w:rsidR="00C2012E" w:rsidRDefault="00C2012E" w:rsidP="00C2012E"/>
    <w:p w14:paraId="0174A3AD" w14:textId="387ABC57" w:rsidR="0004211E" w:rsidRDefault="0004211E" w:rsidP="00C2012E"/>
    <w:p w14:paraId="1B253324" w14:textId="3A6B6F82" w:rsidR="0004211E" w:rsidRPr="0004211E" w:rsidRDefault="0004211E" w:rsidP="0004211E">
      <w:pPr>
        <w:keepNext/>
        <w:keepLines/>
        <w:numPr>
          <w:ilvl w:val="1"/>
          <w:numId w:val="0"/>
        </w:numPr>
        <w:spacing w:before="240" w:after="240"/>
        <w:ind w:firstLine="576"/>
        <w:outlineLvl w:val="1"/>
        <w:rPr>
          <w:b/>
          <w:noProof/>
          <w:color w:val="61605D"/>
        </w:rPr>
      </w:pPr>
      <w:bookmarkStart w:id="11" w:name="_Toc123892933"/>
      <w:r>
        <w:rPr>
          <w:b/>
          <w:noProof/>
          <w:color w:val="61605D"/>
        </w:rPr>
        <w:t>Software Testing Tools</w:t>
      </w:r>
      <w:bookmarkEnd w:id="11"/>
    </w:p>
    <w:p w14:paraId="7D27B5A8" w14:textId="77777777" w:rsidR="0004211E" w:rsidRPr="0004211E" w:rsidRDefault="0004211E" w:rsidP="0004211E">
      <w:pPr>
        <w:rPr>
          <w:rFonts w:ascii="Calibri" w:eastAsia="Times New Roman" w:hAnsi="Calibri"/>
          <w:color w:val="auto"/>
          <w:lang w:val="en-GB"/>
        </w:rPr>
      </w:pPr>
    </w:p>
    <w:tbl>
      <w:tblPr>
        <w:tblW w:w="1038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1984"/>
        <w:gridCol w:w="6844"/>
      </w:tblGrid>
      <w:tr w:rsidR="0004211E" w:rsidRPr="0004211E" w14:paraId="3ED2AF30" w14:textId="77777777" w:rsidTr="0004211E">
        <w:trPr>
          <w:trHeight w:val="330"/>
        </w:trPr>
        <w:tc>
          <w:tcPr>
            <w:tcW w:w="10388" w:type="dxa"/>
            <w:gridSpan w:val="3"/>
            <w:shd w:val="clear" w:color="auto" w:fill="334EA2"/>
            <w:tcMar>
              <w:top w:w="15" w:type="dxa"/>
              <w:left w:w="15" w:type="dxa"/>
              <w:bottom w:w="15" w:type="dxa"/>
              <w:right w:w="15" w:type="dxa"/>
            </w:tcMar>
            <w:vAlign w:val="center"/>
            <w:hideMark/>
          </w:tcPr>
          <w:p w14:paraId="7770D61B" w14:textId="52584455" w:rsidR="0004211E" w:rsidRPr="0004211E" w:rsidRDefault="00635D0D" w:rsidP="0004211E">
            <w:pPr>
              <w:rPr>
                <w:rFonts w:ascii="Calibri" w:eastAsia="Calibri" w:hAnsi="Calibri"/>
                <w:color w:val="auto"/>
                <w:lang w:val="en-GB" w:eastAsia="en-GB"/>
              </w:rPr>
            </w:pPr>
            <w:r>
              <w:rPr>
                <w:rFonts w:cstheme="minorHAnsi"/>
                <w:b/>
                <w:bCs/>
                <w:color w:val="FFFFFF"/>
              </w:rPr>
              <w:t xml:space="preserve">  Delivered Software Table</w:t>
            </w:r>
          </w:p>
        </w:tc>
      </w:tr>
      <w:tr w:rsidR="0004211E" w:rsidRPr="0004211E" w14:paraId="01F19241" w14:textId="77777777" w:rsidTr="0004211E">
        <w:trPr>
          <w:trHeight w:val="330"/>
        </w:trPr>
        <w:tc>
          <w:tcPr>
            <w:tcW w:w="1560" w:type="dxa"/>
            <w:shd w:val="clear" w:color="auto" w:fill="75787B"/>
            <w:tcMar>
              <w:top w:w="15" w:type="dxa"/>
              <w:left w:w="15" w:type="dxa"/>
              <w:bottom w:w="15" w:type="dxa"/>
              <w:right w:w="15" w:type="dxa"/>
            </w:tcMar>
            <w:vAlign w:val="center"/>
          </w:tcPr>
          <w:p w14:paraId="33979523" w14:textId="64DECC80" w:rsidR="0004211E" w:rsidRPr="0004211E" w:rsidRDefault="00635D0D" w:rsidP="0004211E">
            <w:pPr>
              <w:spacing w:line="276" w:lineRule="auto"/>
              <w:jc w:val="both"/>
              <w:rPr>
                <w:rFonts w:cstheme="minorHAnsi"/>
                <w:b/>
                <w:bCs/>
                <w:color w:val="FFFFFF" w:themeColor="background1"/>
              </w:rPr>
            </w:pPr>
            <w:r>
              <w:rPr>
                <w:rFonts w:cstheme="minorHAnsi"/>
                <w:b/>
                <w:bCs/>
                <w:color w:val="FFFFFF" w:themeColor="background1"/>
              </w:rPr>
              <w:t xml:space="preserve">  Package Name</w:t>
            </w:r>
          </w:p>
        </w:tc>
        <w:tc>
          <w:tcPr>
            <w:tcW w:w="1984" w:type="dxa"/>
            <w:shd w:val="clear" w:color="auto" w:fill="75787B"/>
            <w:tcMar>
              <w:top w:w="15" w:type="dxa"/>
              <w:left w:w="15" w:type="dxa"/>
              <w:bottom w:w="15" w:type="dxa"/>
              <w:right w:w="15" w:type="dxa"/>
            </w:tcMar>
            <w:vAlign w:val="center"/>
          </w:tcPr>
          <w:p w14:paraId="59412B3E" w14:textId="77777777" w:rsidR="0004211E" w:rsidRPr="0004211E" w:rsidRDefault="0004211E" w:rsidP="0004211E">
            <w:pPr>
              <w:spacing w:line="276" w:lineRule="auto"/>
              <w:ind w:left="589"/>
              <w:rPr>
                <w:rFonts w:cstheme="minorHAnsi"/>
                <w:b/>
                <w:bCs/>
                <w:color w:val="FFFFFF" w:themeColor="background1"/>
              </w:rPr>
            </w:pPr>
            <w:r>
              <w:rPr>
                <w:rFonts w:cstheme="minorHAnsi"/>
                <w:b/>
                <w:bCs/>
                <w:color w:val="FFFFFF" w:themeColor="background1"/>
              </w:rPr>
              <w:t>Version</w:t>
            </w:r>
          </w:p>
        </w:tc>
        <w:tc>
          <w:tcPr>
            <w:tcW w:w="6844" w:type="dxa"/>
            <w:shd w:val="clear" w:color="auto" w:fill="75787B"/>
            <w:tcMar>
              <w:top w:w="15" w:type="dxa"/>
              <w:left w:w="15" w:type="dxa"/>
              <w:bottom w:w="15" w:type="dxa"/>
              <w:right w:w="15" w:type="dxa"/>
            </w:tcMar>
            <w:vAlign w:val="center"/>
          </w:tcPr>
          <w:p w14:paraId="3424C6F6" w14:textId="77777777" w:rsidR="0004211E" w:rsidRPr="0004211E" w:rsidRDefault="0004211E" w:rsidP="0004211E">
            <w:pPr>
              <w:spacing w:line="276" w:lineRule="auto"/>
              <w:ind w:left="589"/>
              <w:rPr>
                <w:rFonts w:cstheme="minorHAnsi"/>
                <w:b/>
                <w:bCs/>
                <w:color w:val="FFFFFF" w:themeColor="background1"/>
              </w:rPr>
            </w:pPr>
            <w:r>
              <w:rPr>
                <w:rFonts w:cstheme="minorHAnsi"/>
                <w:b/>
                <w:bCs/>
                <w:color w:val="FFFFFF" w:themeColor="background1"/>
              </w:rPr>
              <w:t>Description</w:t>
            </w:r>
          </w:p>
        </w:tc>
      </w:tr>
      <w:tr w:rsidR="0004211E" w:rsidRPr="0004211E" w14:paraId="1FB221E9" w14:textId="77777777" w:rsidTr="0004211E">
        <w:trPr>
          <w:trHeight w:val="330"/>
        </w:trPr>
        <w:tc>
          <w:tcPr>
            <w:tcW w:w="1560" w:type="dxa"/>
            <w:shd w:val="clear" w:color="auto" w:fill="FFFFFF"/>
            <w:tcMar>
              <w:top w:w="15" w:type="dxa"/>
              <w:left w:w="15" w:type="dxa"/>
              <w:bottom w:w="15" w:type="dxa"/>
              <w:right w:w="15" w:type="dxa"/>
            </w:tcMar>
            <w:vAlign w:val="center"/>
          </w:tcPr>
          <w:p w14:paraId="2B8474A6"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Nomad NMS (Zabbix-based)</w:t>
            </w:r>
          </w:p>
        </w:tc>
        <w:tc>
          <w:tcPr>
            <w:tcW w:w="1984" w:type="dxa"/>
            <w:shd w:val="clear" w:color="auto" w:fill="FFFFFF"/>
            <w:tcMar>
              <w:top w:w="15" w:type="dxa"/>
              <w:left w:w="15" w:type="dxa"/>
              <w:bottom w:w="15" w:type="dxa"/>
              <w:right w:w="15" w:type="dxa"/>
            </w:tcMar>
            <w:vAlign w:val="center"/>
          </w:tcPr>
          <w:p w14:paraId="137BBE28"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rPr>
              <w:t xml:space="preserve">2026.1.2</w:t>
            </w:r>
          </w:p>
        </w:tc>
        <w:tc>
          <w:tcPr>
            <w:tcW w:w="6844" w:type="dxa"/>
            <w:noWrap/>
            <w:tcMar>
              <w:top w:w="15" w:type="dxa"/>
              <w:left w:w="15" w:type="dxa"/>
              <w:bottom w:w="15" w:type="dxa"/>
              <w:right w:w="15" w:type="dxa"/>
            </w:tcMar>
            <w:vAlign w:val="bottom"/>
          </w:tcPr>
          <w:p w14:paraId="0D3AB158"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Fleet network monitoring / SNMP polling used to verify device reachability and status</w:t>
            </w:r>
          </w:p>
        </w:tc>
      </w:tr>
      <w:tr w:rsidR="0004211E" w:rsidRPr="0004211E" w14:paraId="23A8842F" w14:textId="77777777" w:rsidTr="0004211E">
        <w:trPr>
          <w:trHeight w:val="330"/>
        </w:trPr>
        <w:tc>
          <w:tcPr>
            <w:tcW w:w="1560" w:type="dxa"/>
            <w:shd w:val="clear" w:color="auto" w:fill="FFFFFF"/>
            <w:tcMar>
              <w:top w:w="15" w:type="dxa"/>
              <w:left w:w="15" w:type="dxa"/>
              <w:bottom w:w="15" w:type="dxa"/>
              <w:right w:w="15" w:type="dxa"/>
            </w:tcMar>
            <w:vAlign w:val="center"/>
          </w:tcPr>
          <w:p w14:paraId="0FCBB02E"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iperf3</w:t>
            </w:r>
          </w:p>
        </w:tc>
        <w:tc>
          <w:tcPr>
            <w:tcW w:w="1984" w:type="dxa"/>
            <w:shd w:val="clear" w:color="auto" w:fill="FFFFFF"/>
            <w:tcMar>
              <w:top w:w="15" w:type="dxa"/>
              <w:left w:w="15" w:type="dxa"/>
              <w:bottom w:w="15" w:type="dxa"/>
              <w:right w:w="15" w:type="dxa"/>
            </w:tcMar>
            <w:vAlign w:val="center"/>
          </w:tcPr>
          <w:p w14:paraId="14328199"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highlight w:val="yellow"/>
              </w:rPr>
              <w:t xml:space="preserve">&lt;TBD&gt;</w:t>
            </w:r>
          </w:p>
        </w:tc>
        <w:tc>
          <w:tcPr>
            <w:tcW w:w="6844" w:type="dxa"/>
            <w:noWrap/>
            <w:tcMar>
              <w:top w:w="15" w:type="dxa"/>
              <w:left w:w="15" w:type="dxa"/>
              <w:bottom w:w="15" w:type="dxa"/>
              <w:right w:w="15" w:type="dxa"/>
            </w:tcMar>
            <w:vAlign w:val="bottom"/>
          </w:tcPr>
          <w:p w14:paraId="70A2767D"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Throughput testing (TCP/UDP) during network validation</w:t>
            </w:r>
          </w:p>
        </w:tc>
      </w:tr>
      <w:tr w:rsidR="0004211E" w:rsidRPr="0004211E" w14:paraId="6883978B" w14:textId="77777777" w:rsidTr="0004211E">
        <w:trPr>
          <w:trHeight w:val="300"/>
        </w:trPr>
        <w:tc>
          <w:tcPr>
            <w:tcW w:w="1560" w:type="dxa"/>
            <w:shd w:val="clear" w:color="auto" w:fill="FFFFFF"/>
            <w:tcMar>
              <w:top w:w="15" w:type="dxa"/>
              <w:left w:w="15" w:type="dxa"/>
              <w:bottom w:w="15" w:type="dxa"/>
              <w:right w:w="15" w:type="dxa"/>
            </w:tcMar>
            <w:vAlign w:val="center"/>
          </w:tcPr>
          <w:p w14:paraId="12E3D2C6"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WiFiTestTool</w:t>
            </w:r>
          </w:p>
        </w:tc>
        <w:tc>
          <w:tcPr>
            <w:tcW w:w="1984" w:type="dxa"/>
            <w:shd w:val="clear" w:color="auto" w:fill="FFFFFF"/>
            <w:tcMar>
              <w:top w:w="15" w:type="dxa"/>
              <w:left w:w="15" w:type="dxa"/>
              <w:bottom w:w="15" w:type="dxa"/>
              <w:right w:w="15" w:type="dxa"/>
            </w:tcMar>
            <w:vAlign w:val="center"/>
          </w:tcPr>
          <w:p w14:paraId="4919A549"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highlight w:val="yellow"/>
              </w:rPr>
              <w:t xml:space="preserve">&lt;TBD&gt;</w:t>
            </w:r>
          </w:p>
        </w:tc>
        <w:tc>
          <w:tcPr>
            <w:tcW w:w="6844" w:type="dxa"/>
            <w:noWrap/>
            <w:tcMar>
              <w:top w:w="15" w:type="dxa"/>
              <w:left w:w="15" w:type="dxa"/>
              <w:bottom w:w="15" w:type="dxa"/>
              <w:right w:w="15" w:type="dxa"/>
            </w:tcMar>
            <w:vAlign w:val="bottom"/>
          </w:tcPr>
          <w:p w14:paraId="77E6B390"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Passenger Wi-Fi coverage / association testing</w:t>
            </w:r>
          </w:p>
        </w:tc>
      </w:tr>
      <w:tr w:rsidR="0004211E" w:rsidRPr="0004211E" w14:paraId="21246B50" w14:textId="77777777" w:rsidTr="0004211E">
        <w:trPr>
          <w:trHeight w:val="300"/>
        </w:trPr>
        <w:tc>
          <w:tcPr>
            <w:tcW w:w="1560" w:type="dxa"/>
            <w:shd w:val="clear" w:color="auto" w:fill="FFFFFF"/>
            <w:tcMar>
              <w:top w:w="15" w:type="dxa"/>
              <w:left w:w="15" w:type="dxa"/>
              <w:bottom w:w="15" w:type="dxa"/>
              <w:right w:w="15" w:type="dxa"/>
            </w:tcMar>
            <w:vAlign w:val="center"/>
          </w:tcPr>
          <w:p w14:paraId="1B598FA2"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Ekahau</w:t>
            </w:r>
          </w:p>
        </w:tc>
        <w:tc>
          <w:tcPr>
            <w:tcW w:w="1984" w:type="dxa"/>
            <w:shd w:val="clear" w:color="auto" w:fill="FFFFFF"/>
            <w:tcMar>
              <w:top w:w="15" w:type="dxa"/>
              <w:left w:w="15" w:type="dxa"/>
              <w:bottom w:w="15" w:type="dxa"/>
              <w:right w:w="15" w:type="dxa"/>
            </w:tcMar>
            <w:vAlign w:val="center"/>
          </w:tcPr>
          <w:p w14:paraId="55E7EF0D"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highlight w:val="yellow"/>
              </w:rPr>
              <w:t xml:space="preserve">&lt;TBD&gt;</w:t>
            </w:r>
          </w:p>
        </w:tc>
        <w:tc>
          <w:tcPr>
            <w:tcW w:w="6844" w:type="dxa"/>
            <w:noWrap/>
            <w:tcMar>
              <w:top w:w="15" w:type="dxa"/>
              <w:left w:w="15" w:type="dxa"/>
              <w:bottom w:w="15" w:type="dxa"/>
              <w:right w:w="15" w:type="dxa"/>
            </w:tcMar>
            <w:vAlign w:val="bottom"/>
          </w:tcPr>
          <w:p w14:paraId="3DCA9E37"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Wi-Fi survey / coverage measurement (where used)</w:t>
            </w:r>
          </w:p>
        </w:tc>
      </w:tr>
    </w:tbl>
    <w:p w14:paraId="579817FE" w14:textId="46A1A512" w:rsidR="0004211E" w:rsidRDefault="0004211E" w:rsidP="00C2012E"/>
    <w:p w14:paraId="42466B05" w14:textId="22848399" w:rsidR="0004211E" w:rsidRDefault="0004211E" w:rsidP="00C2012E"/>
    <w:p w14:paraId="50B943D2" w14:textId="6E6BB4D0" w:rsidR="0004211E" w:rsidRDefault="0004211E" w:rsidP="00C2012E"/>
    <w:p w14:paraId="3504947C" w14:textId="0BC13BE1" w:rsidR="0004211E" w:rsidRDefault="0004211E" w:rsidP="00C2012E"/>
    <w:p w14:paraId="0F22F09F" w14:textId="4A75BAFC" w:rsidR="0004211E" w:rsidRDefault="0004211E" w:rsidP="00C2012E"/>
    <w:p w14:paraId="21932A5E" w14:textId="25CD234E" w:rsidR="0004211E" w:rsidRDefault="0004211E" w:rsidP="00C2012E"/>
    <w:p w14:paraId="49D021EE" w14:textId="50B282F3" w:rsidR="0004211E" w:rsidRDefault="0004211E" w:rsidP="00C2012E"/>
    <w:p w14:paraId="6B5675CC" w14:textId="6EF204EC" w:rsidR="0004211E" w:rsidRDefault="0004211E" w:rsidP="00C2012E"/>
    <w:p w14:paraId="55B3CEA4" w14:textId="6E0B3B9F" w:rsidR="0004211E" w:rsidRDefault="0004211E" w:rsidP="00C2012E"/>
    <w:p w14:paraId="3FFB3EFE" w14:textId="24AC7669" w:rsidR="0004211E" w:rsidRDefault="0004211E" w:rsidP="00C2012E"/>
    <w:p w14:paraId="07474F59" w14:textId="55BBBB75" w:rsidR="0004211E" w:rsidRDefault="0004211E" w:rsidP="00C2012E"/>
    <w:p w14:paraId="1E136534" w14:textId="691E2C5E" w:rsidR="0004211E" w:rsidRDefault="0004211E" w:rsidP="00C2012E"/>
    <w:p w14:paraId="4598FFFE" w14:textId="19A1980E" w:rsidR="0004211E" w:rsidRDefault="0004211E" w:rsidP="00C2012E"/>
    <w:p w14:paraId="4C9ACCEF" w14:textId="2546851E" w:rsidR="0004211E" w:rsidRDefault="0004211E" w:rsidP="0004211E">
      <w:pPr>
        <w:pStyle w:val="Header2Nomad"/>
      </w:pPr>
      <w:r>
        <w:t>4. Characteristics</w:t>
      </w:r>
    </w:p>
    <w:p w14:paraId="67531053" w14:textId="78A625AD" w:rsidR="0004211E" w:rsidRDefault="0004211E" w:rsidP="00C2012E"/>
    <w:p w14:paraId="25D6A6D6" w14:textId="3626E05F" w:rsidR="003E2435" w:rsidRPr="003E2435" w:rsidRDefault="003E2435" w:rsidP="003E2435">
      <w:pPr>
        <w:keepNext/>
        <w:keepLines/>
        <w:spacing w:before="240" w:after="240"/>
        <w:ind w:left="567" w:hanging="567"/>
        <w:outlineLvl w:val="1"/>
        <w:rPr>
          <w:b/>
          <w:noProof/>
          <w:color w:val="61605D"/>
        </w:rPr>
      </w:pPr>
      <w:bookmarkStart w:id="12" w:name="_Toc123892935"/>
      <w:r>
        <w:rPr>
          <w:b/>
          <w:noProof/>
          <w:color w:val="61605D"/>
        </w:rPr>
        <w:t>New Functionalities</w:t>
      </w:r>
      <w:bookmarkEnd w:id="12"/>
    </w:p>
    <w:p w14:paraId="36CB22C1" w14:textId="77777777" w:rsidR="003E2435" w:rsidRDefault="003E2435" w:rsidP="002D0224">
      <w:pPr>
        <w:rPr>
          <w:bCs/>
          <w:noProof/>
          <w:color w:val="61605D"/>
        </w:rPr>
      </w:pPr>
      <w:r>
        <w:rPr>
          <w:bCs/>
          <w:noProof/>
          <w:color w:val="61605D"/>
        </w:rPr>
        <w:t>This is the first issue of the release note. It records the baseline onboard-network software and firmware deployed to the DOSTO Neu fleet: VDS Consist Switch configuration V8 with firmware 7.4.2, Westermo access-point firmware 6.11.2-0, and Nomad Connect (nd-obn) 2.2.23 on the CCU. No new functionality is introduced relative to a previous release note; subsequent updates will list added functions here with their reference (ticket / headline).</w:t>
      </w:r>
    </w:p>
    <w:p w14:paraId="36CB22CE" w14:textId="77777777" w:rsidR="003E2435" w:rsidRPr="003E2435" w:rsidRDefault="003E2435" w:rsidP="003E2435">
      <w:pPr>
        <w:keepNext/>
        <w:keepLines/>
        <w:spacing w:before="240" w:after="240"/>
        <w:ind w:left="567" w:hanging="567"/>
        <w:outlineLvl w:val="1"/>
        <w:rPr>
          <w:b/>
          <w:noProof/>
          <w:color w:val="61605D"/>
        </w:rPr>
      </w:pPr>
      <w:bookmarkStart w:id="13" w:name="_Omissions_and_Restrictions"/>
      <w:bookmarkStart w:id="14" w:name="_Toc123892936"/>
      <w:bookmarkEnd w:id="13"/>
      <w:r>
        <w:rPr>
          <w:b/>
          <w:noProof/>
          <w:color w:val="61605D"/>
        </w:rPr>
        <w:t>Omissions and Restrictions</w:t>
      </w:r>
      <w:bookmarkEnd w:id="14"/>
    </w:p>
    <w:p>
      <w:pPr>
        <w:spacing w:after="120"/>
        <w:rPr>
          <w:bCs/>
          <w:noProof/>
          <w:color w:val="61605D"/>
        </w:rPr>
      </w:pPr>
      <w:r>
        <w:rPr>
          <w:bCs/>
          <w:noProof/>
          <w:color w:val="61605D"/>
        </w:rPr>
        <w:t xml:space="preserve">INTERNAL — the following known issues, workarounds and open items sit behind the customer release note. This list carries ticket references, bench and R&amp;D detail and is NOT to be issued to ÖBB. The customer copy carries a reduced, non-ticketed subset of these.</w:t>
      </w:r>
    </w:p>
    <w:p>
      <w:pPr>
        <w:pStyle w:val="ListParagraph"/>
        <w:numPr>
          <w:ilvl w:val="0"/>
          <w:numId w:val="1"/>
        </w:numPr>
        <w:spacing w:after="80"/>
        <w:rPr>
          <w:bCs/>
          <w:noProof/>
          <w:color w:val="61605D"/>
        </w:rPr>
      </w:pPr>
      <w:r>
        <w:rPr>
          <w:b/>
          <w:bCs/>
          <w:noProof/>
          <w:color w:val="61605D"/>
        </w:rPr>
        <w:t xml:space="preserve">Westermo AP firmware stage-vs-activate flakiness. </w:t>
      </w:r>
      <w:r>
        <w:rPr>
          <w:bCs/>
          <w:noProof/>
          <w:color w:val="61605D"/>
        </w:rPr>
        <w:t xml:space="preserve">RT610LV (IbexOS) firmware pushes sometimes stage the image but do not activate it — (a) slow-but-fine (reboots late, self-recovers) or (b) genuine flash-trigger hang (rpcFwFlash=2, no reboot). OBN historically reported success on the SNMP SET echo without verifying activation; the bug-11 patch (westermo.py post-flash verify) makes reporting honest. Genuine hangs need a LuCI HTTPS upload or retry. Ref: TRIAG-8585 (OBN v8 hand-patch upstream, incl. bug 11). Surfaced in reduced form in the customer copy.</w:t>
      </w:r>
    </w:p>
    <w:p>
      <w:pPr>
        <w:pStyle w:val="ListParagraph"/>
        <w:numPr>
          <w:ilvl w:val="0"/>
          <w:numId w:val="1"/>
        </w:numPr>
        <w:spacing w:after="80"/>
        <w:rPr>
          <w:bCs/>
          <w:noProof/>
          <w:color w:val="61605D"/>
        </w:rPr>
      </w:pPr>
      <w:r>
        <w:rPr>
          <w:b/>
          <w:bCs/>
          <w:noProof/>
          <w:color w:val="61605D"/>
        </w:rPr>
        <w:t xml:space="preserve">OBN AP-firmware batch push silently fails — CCU TFTP conntrack-helper gap. </w:t>
      </w:r>
      <w:r>
        <w:rPr>
          <w:bCs/>
          <w:noProof/>
          <w:color w:val="61605D"/>
        </w:rPr>
        <w:t xml:space="preserve">obn update f ap batch pushes silently fail for most APs (only ~5 of ~15 succeed by race luck) because the CCU firewall lacks the nf_conntrack_tftp helper + udp/69 CT rule. Runtime workaround: modprobe nf_conntrack_tftp + iptables raw PREROUTING rule (wiped on every reboot). Durable fix pending in Puppet (60-allow-management). Ref: dosto-tftp-helper-check; TRIAG-8585 (infra item). Internal only.</w:t>
      </w:r>
    </w:p>
    <w:p>
      <w:pPr>
        <w:pStyle w:val="ListParagraph"/>
        <w:numPr>
          <w:ilvl w:val="0"/>
          <w:numId w:val="1"/>
        </w:numPr>
        <w:spacing w:after="80"/>
        <w:rPr>
          <w:bCs/>
          <w:noProof/>
          <w:color w:val="61605D"/>
        </w:rPr>
      </w:pPr>
      <w:r>
        <w:rPr>
          <w:b/>
          <w:bCs/>
          <w:noProof/>
          <w:color w:val="61605D"/>
        </w:rPr>
        <w:t xml:space="preserve">OBN coach-numbering drops bypassed switches — monitoring false-negative. </w:t>
      </w:r>
      <w:r>
        <w:rPr>
          <w:bCs/>
          <w:noProof/>
          <w:color w:val="61605D"/>
        </w:rPr>
        <w:t xml:space="preserve">When a VDS switch is cold-bypassed, OBN’s numbering walk mis-numbers the switch that moves into the gap, dead-ends, and normalise_devices() silently deletes every switch it could not number — including healthy, SNMP-reachable ones downstream, which then also miss the NMS report so nothing alarms. Fix: topology-anchored numbering + DOWN/UNPLACED rows (validated engine fix, prototyped on the bench). Cross-check OBN’s switch count against dosto-device-discovery. Ref: findings/RD_obn_coach_numbering_bypass_downstate_2026-07-04.md. Internal only.</w:t>
      </w:r>
    </w:p>
    <w:p>
      <w:pPr>
        <w:pStyle w:val="ListParagraph"/>
        <w:numPr>
          <w:ilvl w:val="0"/>
          <w:numId w:val="1"/>
        </w:numPr>
        <w:spacing w:after="80"/>
        <w:rPr>
          <w:bCs/>
          <w:noProof/>
          <w:color w:val="61605D"/>
        </w:rPr>
      </w:pPr>
      <w:r>
        <w:rPr>
          <w:b/>
          <w:bCs/>
          <w:noProof/>
          <w:color w:val="61605D"/>
        </w:rPr>
        <w:t xml:space="preserve">fv5 / fv6 empty obn report — backbone-discovery.yaml config drift. </w:t>
      </w:r>
      <w:r>
        <w:rPr>
          <w:bCs/>
          <w:noProof/>
          <w:color w:val="61605D"/>
        </w:rPr>
        <w:t xml:space="preserve">On some fv5/fv6 CCUs obn report returns empty because /etc/obn/backbone-discovery.yaml fell back to deb defaults (report_module: GenericReport, train_type: mq) instead of the DOSTO overrides. Fix per train: report_module: DostoNeuReport + correct train_type (nv4/nv6/fv5/fv6); enforce both in the Puppet template. Not a package-version issue. Internal only.</w:t>
      </w:r>
    </w:p>
    <w:p>
      <w:pPr>
        <w:pStyle w:val="ListParagraph"/>
        <w:numPr>
          <w:ilvl w:val="0"/>
          <w:numId w:val="1"/>
        </w:numPr>
        <w:spacing w:after="80"/>
        <w:rPr>
          <w:bCs/>
          <w:noProof/>
          <w:color w:val="61605D"/>
        </w:rPr>
      </w:pPr>
      <w:r>
        <w:rPr>
          <w:b/>
          <w:bCs/>
          <w:noProof/>
          <w:color w:val="61605D"/>
        </w:rPr>
        <w:t xml:space="preserve">Open cabling faults (Stadler-side). </w:t>
      </w:r>
      <w:r>
        <w:rPr>
          <w:bCs/>
          <w:noProof/>
          <w:color w:val="61605D"/>
        </w:rPr>
        <w:t xml:space="preserve">Per-train physical cabling faults (wrong neighbour, AP/switch not connected, inter-coach trunk PHY faults) are tracked in the cable-issues register — ~15 rows as of 2026-07-05, several OPEN pending Stadler. Outside Nomad’s scope. Ref: cable-issues-register.md / trackers/cable-issues-tracker.xlsx. Surfaced generically in the customer copy.</w:t>
      </w:r>
    </w:p>
    <w:p>
      <w:pPr>
        <w:pStyle w:val="ListParagraph"/>
        <w:numPr>
          <w:ilvl w:val="0"/>
          <w:numId w:val="1"/>
        </w:numPr>
        <w:spacing w:after="80"/>
        <w:rPr>
          <w:bCs/>
          <w:noProof/>
          <w:color w:val="61605D"/>
        </w:rPr>
      </w:pPr>
      <w:r>
        <w:rPr>
          <w:b/>
          <w:bCs/>
          <w:noProof/>
          <w:color w:val="61605D"/>
        </w:rPr>
        <w:t xml:space="preserve">Stadler-side firewall commissioning. </w:t>
      </w:r>
      <w:r>
        <w:rPr>
          <w:bCs/>
          <w:noProof/>
          <w:color w:val="61605D"/>
        </w:rPr>
        <w:t xml:space="preserve">vlan7 firewall commissioning is a Stadler activity; on some trains the FW is not yet commissioned (Westermo answers ARP but ICMP behaviour indicates policy not applied). Does not affect the Nomad onboard-network L2 baseline. Surfaced generically in the customer copy.</w:t>
      </w:r>
    </w:p>
    <w:p>
      <w:pPr>
        <w:pStyle w:val="ListParagraph"/>
        <w:numPr>
          <w:ilvl w:val="0"/>
          <w:numId w:val="1"/>
        </w:numPr>
        <w:spacing w:after="80"/>
        <w:rPr>
          <w:bCs/>
          <w:noProof/>
          <w:color w:val="61605D"/>
        </w:rPr>
      </w:pPr>
      <w:r>
        <w:rPr>
          <w:b/>
          <w:bCs/>
          <w:noProof/>
          <w:color w:val="61605D"/>
        </w:rPr>
        <w:t xml:space="preserve">box=Fzg / &gt;127 octet limitation on 6-car, CAT and FV. </w:t>
      </w:r>
      <w:r>
        <w:rPr>
          <w:bCs/>
          <w:noProof/>
          <w:color w:val="61605D"/>
        </w:rPr>
        <w:t xml:space="preserve">factory up train-ID caps at 0-127 (3rd IP octet); Fzg for 4736/4706/4705 is 129-231, so box=Fzg only fits 4734 (nv4). The v9 templates’ remap-drop assumes train_id=Fzg; do not obn update c a CAT/FV train commissioned with box-id. Needs an R&amp;D decision (fzg_id-key path). Internal only.</w:t>
      </w:r>
    </w:p>
    <w:p>
      <w:pPr>
        <w:pStyle w:val="ListParagraph"/>
        <w:numPr>
          <w:ilvl w:val="0"/>
          <w:numId w:val="1"/>
        </w:numPr>
        <w:spacing w:after="80"/>
        <w:rPr>
          <w:bCs/>
          <w:noProof/>
          <w:color w:val="61605D"/>
        </w:rPr>
      </w:pPr>
      <w:r>
        <w:rPr>
          <w:b/>
          <w:bCs/>
          <w:noProof/>
          <w:color w:val="61605D"/>
        </w:rPr>
        <w:t xml:space="preserve">R5001C / Telit FN990 modems stuck in REGISTERED after reboot / ignition power-cycle (mitigated). </w:t>
      </w:r>
      <w:r>
        <w:rPr>
          <w:bCs/>
          <w:noProof/>
          <w:color w:val="61605D"/>
        </w:rPr>
        <w:t xml:space="preserve">On the R5001C CCU the FN990 5G modems can stick in REGISTERED state (not CONNECTED) after a reboot or ignition power-cycle, leaving the CCU with fewer active WAN links until recovered. Mitigated on DOSTO by the nd-watcher-scripts modem watchdog (ships in Nomad Connect 2025.2.1 and 2025.4): after boot it detects any modem not reaching CONNECTED and automatically power-cycles it, so no manual intervention is required in service. Root cause is Telit FN990 modem firmware (CFUN=0/1 SIM-power handling); a modem firmware update alone did not fully resolve it, so the watchdog is the operative mitigation. Refs: DTR-6789 (Done), RD-12165, RD-11992, TRIAG-6692 (FN990 firmware). Confirmed working in service (Davud, 24 Jun 2026). Note: the same platform issue is open on the Avelia/Proxima fleet (TRIAG-8217, R5001C/FN990A40). </w:t>
      </w:r>
      <w:ins w:id="101" w:author="Abbas Rizvi" w:date="2026-07-06T00:00:00Z">
        <w:r>
          <w:rPr>
            <w:bCs/>
            <w:noProof/>
            <w:color w:val="61605D"/>
          </w:rPr>
          <w:t xml:space="preserve">Separately, a hardware fault has been observed on some CCUs where SIM slots fail to come up at boot, reducing redundant dual-SIM operation to a single active SIM; the remediation is modem carrier-blade replacement (some trains completed by SPL, some by Nomad, to bring them into commercial service). Cross-check against open Zabbix SIM/modem alarms (OBB Alpin, 6 Jul 2026): the recurring signature is a missing/inactive SIM on modem 0 together with modem 2 (not “the first two SIM slots” / modems 0 and 1 as sometimes stated) — the wording should be “two of the fitted SIMs” rather than a specific slot pair. A reliable fleet completion count cannot be derived from Zabbix: at any instant most CCUs are parked and report is_sim_active=0 for “train off,” not a fault (of ~51 monitored DOSTO CCUs only ~8 were online at check time), and Zabbix cannot show that a blade was physically swapped. The remaining-fleet count and completion target must therefore come from the SPL/Nomad blade-replacement work log, not from monitoring. </w:t>
        </w:r>
      </w:ins>
      <w:r>
        <w:rPr>
          <w:bCs/>
          <w:noProof/>
          <w:color w:val="61605D"/>
        </w:rPr>
        <w:t xml:space="preserve">Internal only.</w:t>
      </w:r>
    </w:p>
    <w:p w14:paraId="2A03021E" w14:textId="77777777" w:rsidR="003E2435" w:rsidRPr="003E2435" w:rsidRDefault="003E2435" w:rsidP="003E2435">
      <w:pPr>
        <w:keepNext/>
        <w:keepLines/>
        <w:spacing w:before="240" w:after="240"/>
        <w:ind w:left="567" w:hanging="567"/>
        <w:outlineLvl w:val="1"/>
        <w:rPr>
          <w:b/>
          <w:noProof/>
          <w:color w:val="61605D"/>
        </w:rPr>
      </w:pPr>
      <w:bookmarkStart w:id="15" w:name="_Toc123892937"/>
      <w:r>
        <w:rPr>
          <w:b/>
          <w:noProof/>
          <w:color w:val="61605D"/>
        </w:rPr>
        <w:t>Media Content</w:t>
      </w:r>
      <w:bookmarkEnd w:id="15"/>
    </w:p>
    <w:p w14:paraId="5075051B" w14:textId="77777777" w:rsidR="003E2435" w:rsidRDefault="003E2435" w:rsidP="002D0224">
      <w:pPr>
        <w:rPr>
          <w:bCs/>
          <w:noProof/>
          <w:color w:val="61605D"/>
        </w:rPr>
      </w:pPr>
      <w:r>
        <w:rPr>
          <w:bCs/>
          <w:noProof/>
          <w:color w:val="61605D"/>
        </w:rPr>
        <w:t>Not applicable. No portal media content is delivered by Nomad as part of this release.</w:t>
      </w:r>
    </w:p>
    <w:p w14:paraId="5075051A" w14:textId="7F3D72DB" w:rsidR="003E2435" w:rsidRPr="003E2435" w:rsidRDefault="003E2435" w:rsidP="003E2435">
      <w:pPr>
        <w:keepNext/>
        <w:keepLines/>
        <w:spacing w:before="240" w:after="240"/>
        <w:ind w:left="567" w:hanging="567"/>
        <w:outlineLvl w:val="1"/>
        <w:rPr>
          <w:b/>
          <w:noProof/>
          <w:color w:val="61605D"/>
        </w:rPr>
      </w:pPr>
      <w:bookmarkStart w:id="16" w:name="_Toc123892938"/>
      <w:r>
        <w:rPr>
          <w:b/>
          <w:noProof/>
          <w:color w:val="61605D"/>
        </w:rPr>
        <w:t>Testing and Validation</w:t>
      </w:r>
      <w:bookmarkEnd w:id="16"/>
    </w:p>
    <w:p w14:paraId="190062C1" w14:textId="77777777" w:rsidR="0004211E" w:rsidRDefault="0004211E" w:rsidP="002D0224">
      <w:pPr>
        <w:rPr>
          <w:bCs/>
          <w:noProof/>
          <w:color w:val="61605D"/>
        </w:rPr>
      </w:pPr>
      <w:r>
        <w:rPr>
          <w:bCs/>
          <w:noProof/>
          <w:color w:val="61605D"/>
        </w:rPr>
        <w:t>The onboard-network baseline is validated per train through a Layer-2 network health check (switch error counters, RSTP topology, trunk states, and end-to-end vlan7 reachability to the Stadler firewall) and, where applicable, throughput sampling. Results are recorded per train and summarised in the customer network health-check reports. Software validation is covered by the Nomad Connect DEVOPS Test Exit Report referenced in Section 1.</w:t>
      </w:r>
    </w:p>
    <w:p w14:paraId="190062C6" w14:textId="77777777" w:rsidR="0004211E" w:rsidRPr="00C2012E" w:rsidRDefault="0004211E" w:rsidP="00C2012E"/>
    <w:sectPr w:rsidR="0004211E" w:rsidRPr="00C2012E" w:rsidSect="00D32C17">
      <w:headerReference w:type="default" r:id="rId17"/>
      <w:footerReference w:type="default" r:id="rId18"/>
      <w:pgSz w:w="11900" w:h="16840"/>
      <w:pgMar w:top="1701" w:right="851" w:bottom="2268" w:left="851"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4A1E" w14:textId="77777777" w:rsidR="00262111" w:rsidRDefault="00262111" w:rsidP="001A1DA0">
      <w:r>
        <w:separator/>
      </w:r>
    </w:p>
  </w:endnote>
  <w:endnote w:type="continuationSeparator" w:id="0">
    <w:p w14:paraId="4CF3C249" w14:textId="77777777" w:rsidR="00262111" w:rsidRDefault="00262111" w:rsidP="001A1DA0">
      <w:r>
        <w:continuationSeparator/>
      </w:r>
    </w:p>
  </w:endnote>
  <w:endnote w:type="continuationNotice" w:id="1">
    <w:p w14:paraId="2FE83E71" w14:textId="77777777" w:rsidR="00451CB9" w:rsidRDefault="00451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Bliss2-Bold">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egular">
    <w:altName w:val="Calibri"/>
    <w:panose1 w:val="00000000000000000000"/>
    <w:charset w:val="4D"/>
    <w:family w:val="auto"/>
    <w:notTrueType/>
    <w:pitch w:val="default"/>
    <w:sig w:usb0="00000003" w:usb1="00000000" w:usb2="00000000" w:usb3="00000000" w:csb0="00000001" w:csb1="00000000"/>
  </w:font>
  <w:font w:name="Bliss2-Regular">
    <w:altName w:val="Calibri"/>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A353" w14:textId="77777777" w:rsidR="00D50D24" w:rsidRDefault="00D50D24" w:rsidP="00D807B1">
    <w:pPr>
      <w:widowControl w:val="0"/>
      <w:autoSpaceDE w:val="0"/>
      <w:autoSpaceDN w:val="0"/>
      <w:adjustRightInd w:val="0"/>
    </w:pPr>
  </w:p>
  <w:p w14:paraId="703AAD03" w14:textId="3A0E548E" w:rsidR="00651B0C" w:rsidRDefault="00651B0C" w:rsidP="00D807B1">
    <w:pPr>
      <w:widowControl w:val="0"/>
      <w:autoSpaceDE w:val="0"/>
      <w:autoSpaceDN w:val="0"/>
      <w:adjustRightInd w:val="0"/>
      <w:rPr>
        <w:rFonts w:ascii="Bliss2-Bold" w:hAnsi="Bliss2-Bold" w:cs="Bliss2-Bold"/>
        <w:color w:val="757373"/>
        <w:sz w:val="16"/>
        <w:szCs w:val="16"/>
      </w:rPr>
    </w:pPr>
    <w:r w:rsidRPr="0067348B">
      <w:rPr>
        <w:noProof/>
        <w:color w:val="C00000"/>
        <w:lang w:val="en-GB" w:eastAsia="en-GB"/>
      </w:rPr>
      <mc:AlternateContent>
        <mc:Choice Requires="wps">
          <w:drawing>
            <wp:anchor distT="0" distB="0" distL="114300" distR="114300" simplePos="0" relativeHeight="251658240" behindDoc="0" locked="0" layoutInCell="1" allowOverlap="1" wp14:anchorId="01743383" wp14:editId="21D40EB0">
              <wp:simplePos x="0" y="0"/>
              <wp:positionH relativeFrom="column">
                <wp:posOffset>0</wp:posOffset>
              </wp:positionH>
              <wp:positionV relativeFrom="paragraph">
                <wp:posOffset>-109220</wp:posOffset>
              </wp:positionV>
              <wp:extent cx="3771900" cy="0"/>
              <wp:effectExtent l="0" t="0" r="12700" b="25400"/>
              <wp:wrapNone/>
              <wp:docPr id="4" name="Straight Connector 4"/>
              <wp:cNvGraphicFramePr/>
              <a:graphic xmlns:a="http://schemas.openxmlformats.org/drawingml/2006/main">
                <a:graphicData uri="http://schemas.microsoft.com/office/word/2010/wordprocessingShape">
                  <wps:wsp>
                    <wps:cNvCnPr/>
                    <wps:spPr>
                      <a:xfrm>
                        <a:off x="0" y="0"/>
                        <a:ext cx="37719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4"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8.6pt" to="297pt,-8.6pt" w14:anchorId="4B1796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9QG22wEAABoEAAAOAAAAZHJzL2Uyb0RvYy54bWysU8lu2zAQvRfoPxC815JcpG4FyzkkSC9d gi4fQJNDiQA3kIxl/32HlCylC1CgqA4UyZl5897TaH97NpqcIETlbEebTU0JWO6Esn1Hv397ePWW kpiYFUw7Cx29QKS3h5cv9qNvYesGpwUEgiA2tqPv6JCSb6sq8gEMixvnwWJQumBYwmPoKxHYiOhG V9u6flONLggfHIcY8fZ+CtJDwZcSePosZYREdEeRWyprKOsxr9Vhz9o+MD8oPtNg/8DCMGWx6QJ1 zxIjT0H9BmUUDy46mTbcmcpJqTgUDaimqX9R83VgHooWNCf6xab4/2D5p9OdfQxow+hjG/1jyCrO Mpj8Rn7kXMy6LGbBORGOl693u+ZdjZ7ya6xaC32I6T04Q/Kmo1rZrIO17PQhJmyGqdeUfK0tGRGx 2d0gnPGio9H2pSA6rcSD0jqnlamAOx3IieH3PPZNydFP5qMT091NjU/+qthhSZ9OKxLGtM2AUCZk prQaUHbpomHi9gUkUQIlbydKeTZXFoxzsKmZe2qL2blMIuelsP574Zy/slqKJ5GLmEnnz10nHdfO zqal2Cjrwp+6p/OVspzy0aRnuvP26MSljEYJ4AAWH+efJU/483MpX3/pww8AAAD//wMAUEsDBBQA BgAIAAAAIQALlPSh2gAAAAgBAAAPAAAAZHJzL2Rvd25yZXYueG1sTI9LT8MwEITvSPwHa5G4tU6r 8gpxKlQJwZW0h3DbxksSEa+j2Hnw71kkJDjuzGj2m2y/uE5NNITWs4HNOgFFXHnbcm3gdHxe3YMK Edli55kMfFGAfX55kWFq/cxvNBWxVlLCIUUDTYx9qnWoGnIY1r4nFu/DDw6jnEOt7YCzlLtOb5Pk VjtsWT402NOhoeqzGJ0BLseTx5e2f+dpdqULh/J1VxhzfbU8PYKKtMS/MPzgCzrkwnT2I9ugOgMy JBpYbe62oMS+ediJcv5VdJ7p/wPybwAAAP//AwBQSwECLQAUAAYACAAAACEAtoM4kv4AAADhAQAA EwAAAAAAAAAAAAAAAAAAAAAAW0NvbnRlbnRfVHlwZXNdLnhtbFBLAQItABQABgAIAAAAIQA4/SH/ 1gAAAJQBAAALAAAAAAAAAAAAAAAAAC8BAABfcmVscy8ucmVsc1BLAQItABQABgAIAAAAIQB59QG2 2wEAABoEAAAOAAAAAAAAAAAAAAAAAC4CAABkcnMvZTJvRG9jLnhtbFBLAQItABQABgAIAAAAIQAL lPSh2gAAAAgBAAAPAAAAAAAAAAAAAAAAADUEAABkcnMvZG93bnJldi54bWxQSwUGAAAAAAQABADz AAAAPAUAAAAA "/>
          </w:pict>
        </mc:Fallback>
      </mc:AlternateContent>
    </w:r>
    <w:r w:rsidRPr="0067348B">
      <w:rPr>
        <w:rFonts w:ascii="Bliss2-Bold" w:hAnsi="Bliss2-Bold" w:cs="Bliss2-Bold"/>
        <w:b/>
        <w:bCs/>
        <w:color w:val="C00000"/>
        <w:sz w:val="16"/>
        <w:szCs w:val="16"/>
      </w:rPr>
      <w:t xml:space="preserve">Nomad Digital Ltd. </w:t>
    </w:r>
    <w:r w:rsidR="00A03139">
      <w:rPr>
        <w:rFonts w:ascii="Bliss2-Bold" w:hAnsi="Bliss2-Bold" w:cs="Bliss2-Bold"/>
        <w:color w:val="757373"/>
        <w:sz w:val="16"/>
        <w:szCs w:val="16"/>
      </w:rPr>
      <w:t>5th Floor, One Trinity, Broad</w:t>
    </w:r>
    <w:r>
      <w:rPr>
        <w:rFonts w:ascii="Bliss2-Bold" w:hAnsi="Bliss2-Bold" w:cs="Bliss2-Bold"/>
        <w:color w:val="757373"/>
        <w:sz w:val="16"/>
        <w:szCs w:val="16"/>
      </w:rPr>
      <w:t xml:space="preserve"> Ch</w:t>
    </w:r>
    <w:r w:rsidR="00A03139">
      <w:rPr>
        <w:rFonts w:ascii="Bliss2-Bold" w:hAnsi="Bliss2-Bold" w:cs="Bliss2-Bold"/>
        <w:color w:val="757373"/>
        <w:sz w:val="16"/>
        <w:szCs w:val="16"/>
      </w:rPr>
      <w:t>are, Newcastle upon Tyne NE1 2HF</w:t>
    </w:r>
  </w:p>
  <w:p w14:paraId="160C337E" w14:textId="77777777" w:rsidR="00651B0C" w:rsidRDefault="00651B0C" w:rsidP="00D807B1">
    <w:pPr>
      <w:widowControl w:val="0"/>
      <w:autoSpaceDE w:val="0"/>
      <w:autoSpaceDN w:val="0"/>
      <w:adjustRightInd w:val="0"/>
      <w:rPr>
        <w:rFonts w:ascii="Bliss2-Bold" w:hAnsi="Bliss2-Bold" w:cs="Bliss2-Bold"/>
        <w:b/>
        <w:bCs/>
        <w:color w:val="DD0714"/>
        <w:sz w:val="16"/>
        <w:szCs w:val="16"/>
      </w:rPr>
    </w:pPr>
  </w:p>
  <w:p w14:paraId="6D2035B9" w14:textId="77777777" w:rsidR="00651B0C" w:rsidRDefault="00651B0C" w:rsidP="000F6AFE">
    <w:pPr>
      <w:widowControl w:val="0"/>
      <w:autoSpaceDE w:val="0"/>
      <w:autoSpaceDN w:val="0"/>
      <w:adjustRightInd w:val="0"/>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T: </w:t>
    </w:r>
    <w:r>
      <w:rPr>
        <w:rFonts w:ascii="Bliss2-Bold" w:hAnsi="Bliss2-Bold" w:cs="Bliss2-Bold"/>
        <w:color w:val="757373"/>
        <w:sz w:val="16"/>
        <w:szCs w:val="16"/>
      </w:rPr>
      <w:t xml:space="preserve">+44 (0) 207 096 6966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F: </w:t>
    </w:r>
    <w:r>
      <w:rPr>
        <w:rFonts w:ascii="Bliss2-Bold" w:hAnsi="Bliss2-Bold" w:cs="Bliss2-Bold"/>
        <w:color w:val="757373"/>
        <w:sz w:val="16"/>
        <w:szCs w:val="16"/>
      </w:rPr>
      <w:t>+44 (0) 191 221 1339</w:t>
    </w:r>
  </w:p>
  <w:p w14:paraId="07B9E8F4" w14:textId="0194FDFA" w:rsidR="00651B0C" w:rsidRDefault="00651B0C" w:rsidP="000F6AFE">
    <w:pPr>
      <w:pStyle w:val="Footer"/>
      <w:tabs>
        <w:tab w:val="clear" w:pos="4320"/>
        <w:tab w:val="clear" w:pos="8640"/>
        <w:tab w:val="left" w:pos="4962"/>
        <w:tab w:val="left" w:pos="9498"/>
      </w:tabs>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E: </w:t>
    </w:r>
    <w:hyperlink r:id="rId1" w:history="1">
      <w:r w:rsidR="000A6307">
        <w:rPr>
          <w:rStyle w:val="Hyperlink"/>
          <w:rFonts w:ascii="Bliss2-Bold" w:hAnsi="Bliss2-Bold" w:cs="Bliss2-Bold"/>
          <w:sz w:val="16"/>
          <w:szCs w:val="16"/>
        </w:rPr>
        <w:t>enquiries</w:t>
      </w:r>
      <w:r w:rsidRPr="00E473B2">
        <w:rPr>
          <w:rStyle w:val="Hyperlink"/>
          <w:rFonts w:ascii="Bliss2-Bold" w:hAnsi="Bliss2-Bold" w:cs="Bliss2-Bold"/>
          <w:sz w:val="16"/>
          <w:szCs w:val="16"/>
        </w:rPr>
        <w:t>@nomad</w:t>
      </w:r>
      <w:r w:rsidR="000A6307">
        <w:rPr>
          <w:rStyle w:val="Hyperlink"/>
          <w:rFonts w:ascii="Bliss2-Bold" w:hAnsi="Bliss2-Bold" w:cs="Bliss2-Bold"/>
          <w:sz w:val="16"/>
          <w:szCs w:val="16"/>
        </w:rPr>
        <w:t>rail</w:t>
      </w:r>
      <w:r w:rsidRPr="00E473B2">
        <w:rPr>
          <w:rStyle w:val="Hyperlink"/>
          <w:rFonts w:ascii="Bliss2-Bold" w:hAnsi="Bliss2-Bold" w:cs="Bliss2-Bold"/>
          <w:sz w:val="16"/>
          <w:szCs w:val="16"/>
        </w:rPr>
        <w:t>.com</w:t>
      </w:r>
    </w:hyperlink>
    <w:r>
      <w:rPr>
        <w:rFonts w:ascii="Bliss2-Bold" w:hAnsi="Bliss2-Bold" w:cs="Bliss2-Bold"/>
        <w:color w:val="757373"/>
        <w:sz w:val="16"/>
        <w:szCs w:val="16"/>
      </w:rPr>
      <w:t xml:space="preserve">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W: </w:t>
    </w:r>
    <w:r>
      <w:rPr>
        <w:rFonts w:ascii="Bliss2-Bold" w:hAnsi="Bliss2-Bold" w:cs="Bliss2-Bold"/>
        <w:color w:val="757373"/>
        <w:sz w:val="16"/>
        <w:szCs w:val="16"/>
      </w:rPr>
      <w:t>nomad-digital.com</w:t>
    </w:r>
  </w:p>
  <w:p w14:paraId="022A9E1A" w14:textId="77777777" w:rsidR="00651B0C" w:rsidRDefault="00651B0C" w:rsidP="00D807B1">
    <w:pPr>
      <w:widowControl w:val="0"/>
      <w:autoSpaceDE w:val="0"/>
      <w:autoSpaceDN w:val="0"/>
      <w:adjustRightInd w:val="0"/>
      <w:rPr>
        <w:rFonts w:ascii="Bliss2-Bold" w:hAnsi="Bliss2-Bold" w:cs="Bliss2-Bold"/>
        <w:b/>
        <w:bCs/>
        <w:color w:val="757373"/>
        <w:sz w:val="13"/>
        <w:szCs w:val="13"/>
      </w:rPr>
    </w:pPr>
  </w:p>
  <w:p w14:paraId="7513FC30" w14:textId="4BFCEB1B" w:rsidR="00651B0C" w:rsidRPr="001E047F" w:rsidRDefault="00651B0C" w:rsidP="004E45D9">
    <w:pPr>
      <w:widowControl w:val="0"/>
      <w:autoSpaceDE w:val="0"/>
      <w:autoSpaceDN w:val="0"/>
      <w:adjustRightInd w:val="0"/>
      <w:spacing w:line="200" w:lineRule="exact"/>
    </w:pPr>
    <w:r>
      <w:rPr>
        <w:rFonts w:ascii="Bliss2-Bold" w:hAnsi="Bliss2-Bold" w:cs="Bliss2-Bold"/>
        <w:b/>
        <w:bCs/>
        <w:color w:val="757373"/>
        <w:sz w:val="13"/>
        <w:szCs w:val="13"/>
      </w:rPr>
      <w:t xml:space="preserve">Company registration No: </w:t>
    </w:r>
    <w:r>
      <w:rPr>
        <w:rFonts w:ascii="Bliss2-Bold" w:hAnsi="Bliss2-Bold" w:cs="Bliss2-Bold"/>
        <w:color w:val="757373"/>
        <w:sz w:val="13"/>
        <w:szCs w:val="13"/>
      </w:rPr>
      <w:t xml:space="preserve">4536010. </w:t>
    </w:r>
    <w:r>
      <w:rPr>
        <w:rFonts w:ascii="Bliss2-Bold" w:hAnsi="Bliss2-Bold" w:cs="Bliss2-Bold"/>
        <w:b/>
        <w:bCs/>
        <w:color w:val="757373"/>
        <w:sz w:val="13"/>
        <w:szCs w:val="13"/>
      </w:rPr>
      <w:t xml:space="preserve">Registered </w:t>
    </w:r>
    <w:r w:rsidR="004E45D9">
      <w:rPr>
        <w:rFonts w:ascii="Bliss2-Bold" w:hAnsi="Bliss2-Bold" w:cs="Bliss2-Bold"/>
        <w:b/>
        <w:bCs/>
        <w:color w:val="757373"/>
        <w:sz w:val="13"/>
        <w:szCs w:val="13"/>
      </w:rPr>
      <w:t>Company A</w:t>
    </w:r>
    <w:r>
      <w:rPr>
        <w:rFonts w:ascii="Bliss2-Bold" w:hAnsi="Bliss2-Bold" w:cs="Bliss2-Bold"/>
        <w:b/>
        <w:bCs/>
        <w:color w:val="757373"/>
        <w:sz w:val="13"/>
        <w:szCs w:val="13"/>
      </w:rPr>
      <w:t xml:space="preserve">ddress: </w:t>
    </w:r>
    <w:r w:rsidR="004E45D9">
      <w:rPr>
        <w:rFonts w:ascii="Bliss2-Bold" w:hAnsi="Bliss2-Bold" w:cs="Bliss2-Bold"/>
        <w:b/>
        <w:bCs/>
        <w:color w:val="757373"/>
        <w:sz w:val="13"/>
        <w:szCs w:val="13"/>
      </w:rPr>
      <w:t xml:space="preserve">The Place, 8th Floor, High Holburn, London WC1V 7AA.  UK. </w:t>
    </w:r>
    <w:r w:rsidR="004E45D9">
      <w:rPr>
        <w:rFonts w:ascii="Bliss2-Bold" w:hAnsi="Bliss2-Bold" w:cs="Bliss2-Bold"/>
        <w:b/>
        <w:bCs/>
        <w:color w:val="757373"/>
        <w:sz w:val="13"/>
        <w:szCs w:val="13"/>
      </w:rPr>
      <w:tab/>
    </w:r>
    <w:r w:rsidR="004E45D9">
      <w:rPr>
        <w:rFonts w:ascii="Bliss2-Bold" w:hAnsi="Bliss2-Bold" w:cs="Bliss2-Bold"/>
        <w:b/>
        <w:bCs/>
        <w:color w:val="757373"/>
        <w:sz w:val="13"/>
        <w:szCs w:val="13"/>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1</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9365" w14:textId="77777777" w:rsidR="000F1621" w:rsidRDefault="000F1621" w:rsidP="00352EEE">
    <w:pPr>
      <w:pBdr>
        <w:top w:val="single" w:sz="2" w:space="1" w:color="auto"/>
      </w:pBdr>
    </w:pPr>
  </w:p>
  <w:tbl>
    <w:tblPr>
      <w:tblStyle w:val="NDInfoMap"/>
      <w:tblW w:w="10170" w:type="dxa"/>
      <w:tblInd w:w="-450" w:type="dxa"/>
      <w:tblLook w:val="04A0" w:firstRow="1" w:lastRow="0" w:firstColumn="1" w:lastColumn="0" w:noHBand="0" w:noVBand="1"/>
    </w:tblPr>
    <w:tblGrid>
      <w:gridCol w:w="7538"/>
      <w:gridCol w:w="2632"/>
    </w:tblGrid>
    <w:tr w:rsidR="000F1621" w14:paraId="1CF5758B" w14:textId="77777777" w:rsidTr="00352EEE">
      <w:tc>
        <w:tcPr>
          <w:cnfStyle w:val="001000000000" w:firstRow="0" w:lastRow="0" w:firstColumn="1" w:lastColumn="0" w:oddVBand="0" w:evenVBand="0" w:oddHBand="0" w:evenHBand="0" w:firstRowFirstColumn="0" w:firstRowLastColumn="0" w:lastRowFirstColumn="0" w:lastRowLastColumn="0"/>
          <w:tcW w:w="7538" w:type="dxa"/>
        </w:tcPr>
        <w:p w14:paraId="46DB3DEB" w14:textId="77777777" w:rsidR="000F1621" w:rsidRDefault="004A0F2B" w:rsidP="00352EEE">
          <w:pPr>
            <w:pStyle w:val="Footer"/>
            <w:ind w:left="345" w:right="4665"/>
          </w:pPr>
          <w:sdt>
            <w:sdtPr>
              <w:rPr>
                <w:lang w:val="fr-CA"/>
              </w:rPr>
              <w:alias w:val="Document Reference"/>
              <w:tag w:val="Document Reference"/>
              <w:id w:val="1462924708"/>
              <w:showingPlcHdr/>
              <w:dataBinding w:xpath="/root[1]/DocRef[1]" w:storeItemID="{2D076CCE-E620-43A9-ACA5-9A3022523B1A}"/>
              <w:text/>
            </w:sdtPr>
            <w:sdtEndPr/>
            <w:sdtContent>
              <w:r w:rsidR="000F1621" w:rsidRPr="0075674B">
                <w:rPr>
                  <w:rStyle w:val="PlaceholderText"/>
                </w:rPr>
                <w:t>Click here to enter text.</w:t>
              </w:r>
            </w:sdtContent>
          </w:sdt>
          <w:r w:rsidR="000F1621">
            <w:rPr>
              <w:lang w:val="fr-CA"/>
            </w:rPr>
            <w:t xml:space="preserve"> </w:t>
          </w:r>
          <w:r w:rsidR="000F1621">
            <w:t xml:space="preserve">Issue </w:t>
          </w:r>
          <w:sdt>
            <w:sdtPr>
              <w:alias w:val="Document Issue"/>
              <w:tag w:val="Document Issue"/>
              <w:id w:val="1907570293"/>
              <w:dataBinding w:xpath="/root[1]/DocIssue[1]" w:storeItemID="{2D076CCE-E620-43A9-ACA5-9A3022523B1A}"/>
              <w:text/>
            </w:sdtPr>
            <w:sdtEndPr/>
            <w:sdtContent>
              <w:r w:rsidR="000F1621">
                <w:t>Click here to enter text.</w:t>
              </w:r>
            </w:sdtContent>
          </w:sdt>
        </w:p>
      </w:tc>
      <w:tc>
        <w:tcPr>
          <w:tcW w:w="2632" w:type="dxa"/>
        </w:tcPr>
        <w:p w14:paraId="63E32AFF" w14:textId="77777777" w:rsidR="000F1621" w:rsidRDefault="000F1621" w:rsidP="00352EEE">
          <w:pPr>
            <w:pStyle w:val="Footer"/>
            <w:cnfStyle w:val="000000000000" w:firstRow="0" w:lastRow="0" w:firstColumn="0" w:lastColumn="0" w:oddVBand="0" w:evenVBand="0" w:oddHBand="0" w:evenHBand="0" w:firstRowFirstColumn="0" w:firstRowLastColumn="0" w:lastRowFirstColumn="0" w:lastRowLastColumn="0"/>
          </w:pPr>
          <w:r>
            <w:rPr>
              <w:color w:val="DD0714"/>
            </w:rPr>
            <w:t xml:space="preserve">Confidential </w:t>
          </w:r>
          <w:r w:rsidRPr="00DE7B66">
            <w:t xml:space="preserve">Page </w:t>
          </w:r>
          <w:r w:rsidRPr="00DE7B66">
            <w:fldChar w:fldCharType="begin"/>
          </w:r>
          <w:r w:rsidRPr="00DE7B66">
            <w:instrText xml:space="preserve"> PAGE </w:instrText>
          </w:r>
          <w:r w:rsidRPr="00DE7B66">
            <w:fldChar w:fldCharType="separate"/>
          </w:r>
          <w:r>
            <w:rPr>
              <w:noProof/>
            </w:rPr>
            <w:t>3</w:t>
          </w:r>
          <w:r w:rsidRPr="00DE7B66">
            <w:fldChar w:fldCharType="end"/>
          </w:r>
          <w:r w:rsidRPr="00DE7B66">
            <w:t xml:space="preserve"> of </w:t>
          </w:r>
          <w:r>
            <w:fldChar w:fldCharType="begin"/>
          </w:r>
          <w:r>
            <w:instrText xml:space="preserve"> NUMPAGES </w:instrText>
          </w:r>
          <w:r>
            <w:fldChar w:fldCharType="separate"/>
          </w:r>
          <w:r>
            <w:rPr>
              <w:noProof/>
            </w:rPr>
            <w:t>8</w:t>
          </w:r>
          <w:r>
            <w:rPr>
              <w:noProof/>
            </w:rPr>
            <w:fldChar w:fldCharType="end"/>
          </w:r>
        </w:p>
      </w:tc>
    </w:tr>
  </w:tbl>
  <w:p w14:paraId="0FAB2779" w14:textId="77777777" w:rsidR="000F1621" w:rsidRPr="00D97A61" w:rsidRDefault="000F1621" w:rsidP="00352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0F1621" w14:paraId="5EFE62BE" w14:textId="77777777" w:rsidTr="00352EEE">
      <w:trPr>
        <w:trHeight w:val="540"/>
      </w:trPr>
      <w:tc>
        <w:tcPr>
          <w:tcW w:w="11177" w:type="dxa"/>
          <w:vAlign w:val="bottom"/>
        </w:tcPr>
        <w:p w14:paraId="3A6C897E" w14:textId="1023785B" w:rsidR="00D62F5E" w:rsidRPr="00D1068E" w:rsidRDefault="00D62F5E" w:rsidP="00D62F5E">
          <w:pPr>
            <w:widowControl w:val="0"/>
            <w:tabs>
              <w:tab w:val="left" w:pos="7513"/>
            </w:tabs>
            <w:autoSpaceDE w:val="0"/>
            <w:autoSpaceDN w:val="0"/>
            <w:adjustRightInd w:val="0"/>
            <w:rPr>
              <w:color w:val="656462"/>
            </w:rPr>
          </w:pPr>
          <w:bookmarkStart w:id="2" w:name="_Hlk125473542"/>
          <w:r w:rsidRPr="00D1068E">
            <w:rPr>
              <w:color w:val="656462"/>
            </w:rPr>
            <w:t>ND-</w:t>
          </w:r>
          <w:r>
            <w:rPr>
              <w:color w:val="656462"/>
            </w:rPr>
            <w:t>DEL</w:t>
          </w:r>
          <w:r w:rsidRPr="00D1068E">
            <w:rPr>
              <w:color w:val="656462"/>
            </w:rPr>
            <w:t xml:space="preserve">-XXXX-0XX Issue 0X </w:t>
          </w:r>
          <w:r w:rsidRPr="00D1068E">
            <w:rPr>
              <w:rFonts w:cs="-Regular"/>
              <w:color w:val="757373"/>
            </w:rPr>
            <w:t>|</w:t>
          </w:r>
          <w:r w:rsidR="008129B0" w:rsidRPr="00266089">
            <w:rPr>
              <w:color w:val="C00000"/>
            </w:rPr>
            <w:t xml:space="preserve"> </w:t>
          </w:r>
          <w:r w:rsidR="008129B0" w:rsidRPr="00266089">
            <w:rPr>
              <w:b/>
              <w:bCs/>
              <w:color w:val="334EA2"/>
            </w:rPr>
            <w:t>&lt;Project Name&gt;</w:t>
          </w:r>
          <w:r w:rsidR="008129B0" w:rsidRPr="00266089">
            <w:rPr>
              <w:color w:val="334EA2"/>
            </w:rPr>
            <w:t xml:space="preserve"> </w:t>
          </w:r>
          <w:r w:rsidR="008129B0" w:rsidRPr="00266089">
            <w:rPr>
              <w:color w:val="C00000"/>
            </w:rPr>
            <w:t xml:space="preserve">HW &amp; SW </w:t>
          </w:r>
          <w:r w:rsidR="00266089" w:rsidRPr="00266089">
            <w:rPr>
              <w:color w:val="C00000"/>
            </w:rPr>
            <w:t>Release Note</w:t>
          </w:r>
          <w:r w:rsidR="00954621">
            <w:rPr>
              <w:color w:val="C00000"/>
            </w:rPr>
            <w:t xml:space="preserve"> – Full Template</w:t>
          </w:r>
        </w:p>
        <w:p w14:paraId="70E38781" w14:textId="77777777" w:rsidR="00D62F5E" w:rsidRDefault="00D62F5E" w:rsidP="00D62F5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7" behindDoc="0" locked="0" layoutInCell="1" allowOverlap="1" wp14:anchorId="53F2F910" wp14:editId="2B49B39B">
                    <wp:simplePos x="0" y="0"/>
                    <wp:positionH relativeFrom="column">
                      <wp:posOffset>0</wp:posOffset>
                    </wp:positionH>
                    <wp:positionV relativeFrom="paragraph">
                      <wp:posOffset>73660</wp:posOffset>
                    </wp:positionV>
                    <wp:extent cx="4686300" cy="0"/>
                    <wp:effectExtent l="0" t="0" r="12700" b="25400"/>
                    <wp:wrapNone/>
                    <wp:docPr id="15" name="Straight Connector 15"/>
                    <wp:cNvGraphicFramePr/>
                    <a:graphic xmlns:a="http://schemas.openxmlformats.org/drawingml/2006/main">
                      <a:graphicData uri="http://schemas.microsoft.com/office/word/2010/wordprocessingShape">
                        <wps:wsp>
                          <wps:cNvCnPr/>
                          <wps:spPr>
                            <a:xfrm>
                              <a:off x="0" y="0"/>
                              <a:ext cx="46863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5"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5.8pt" to="369pt,5.8pt" w14:anchorId="4A0BA0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OZxE3AEAABoEAAAOAAAAZHJzL2Uyb0RvYy54bWysU8lu2zAQvRfoPxC815Kcxg0EyzkkSC9d gi4fQFNDiQA3kIwl/32HlCylC1AgiA4UyZl5897TaH87akVO4IO0pqHVpqQEDLetNF1Df/54eHdD SYjMtExZAw09Q6C3h7dv9oOrYWt7q1rwBEFMqAfX0D5GVxdF4D1oFjbWgcGgsF6ziEffFa1nA6Jr VWzLclcM1rfOWw4h4O39FKSHjC8E8PhViACRqIYit5hXn9djWovDntWdZ66XfKbBXsBCM2mw6QJ1 zyIjT17+BaUl9zZYETfc6sIKITlkDaimKv9Q871nDrIWNCe4xabwerD8y+nOPHq0YXChDu7RJxWj 8Dq9kR8Zs1nnxSwYI+F4+X53s7sq0VN+iRVrofMhfgSrSdo0VEmTdLCanT6FiM0w9ZKSrpUhQ0Ov qg/XCKdd29BgulwQrJLtg1QqpeWpgDvlyYnh9zx2Vc5RT/qzbae76xKf9FWxw5I+nVYkjCmTACFP yExpNSDv4lnBxO0bCCJblLydKKXZXFkwzsHEau6pDGanMoGcl8Ly/4Vz/spqKZ5ELmImnb93nXRc OlsTl2ItjfX/6h7HC2Ux5aNJz3Sn7dG25zwaOYADmH2cf5Y04c/PuXz9pQ+/AAAA//8DAFBLAwQU AAYACAAAACEAMy7cWtcAAAAGAQAADwAAAGRycy9kb3ducmV2LnhtbEyPTU/DMAyG70j8h8hI3Fg6 QNtUmk5oEoIrZYdy8xqvrdY4VZN+8O8x4gBHP6/1+nG2X1ynJhpC69nAepWAIq68bbk2cPx4uduB ChHZYueZDHxRgH1+fZVhav3M7zQVsVZSwiFFA02Mfap1qBpyGFa+J5bs7AeHUcah1nbAWcpdp++T ZKMdtiwXGuzp0FB1KUZngMvx6PG17T95ml3pwqF8eyyMub1Znp9ARVri3zL86Is65OJ08iPboDoD 8kgUut6AknT7sBNw+gU6z/R//fwbAAD//wMAUEsBAi0AFAAGAAgAAAAhALaDOJL+AAAA4QEAABMA AAAAAAAAAAAAAAAAAAAAAFtDb250ZW50X1R5cGVzXS54bWxQSwECLQAUAAYACAAAACEAOP0h/9YA AACUAQAACwAAAAAAAAAAAAAAAAAvAQAAX3JlbHMvLnJlbHNQSwECLQAUAAYACAAAACEAdjmcRNwB AAAaBAAADgAAAAAAAAAAAAAAAAAuAgAAZHJzL2Uyb0RvYy54bWxQSwECLQAUAAYACAAAACEAMy7c WtcAAAAGAQAADwAAAAAAAAAAAAAAAAA2BAAAZHJzL2Rvd25yZXYueG1sUEsFBgAAAAAEAAQA8wAA ADoFAAAAAA== "/>
                </w:pict>
              </mc:Fallback>
            </mc:AlternateContent>
          </w:r>
        </w:p>
        <w:p w14:paraId="63D24CCF" w14:textId="77777777" w:rsidR="00D62F5E" w:rsidRDefault="00D62F5E" w:rsidP="00D62F5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370F3F5B" w14:textId="15D97F3D" w:rsidR="000F1621" w:rsidRDefault="00D62F5E" w:rsidP="00D62F5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bookmarkEnd w:id="2"/>
        </w:p>
      </w:tc>
    </w:tr>
  </w:tbl>
  <w:p w14:paraId="313DD5AB" w14:textId="3049330F" w:rsidR="00C633C2" w:rsidRPr="00991DBC" w:rsidRDefault="00C633C2" w:rsidP="00C633C2">
    <w:pPr>
      <w:widowControl w:val="0"/>
      <w:tabs>
        <w:tab w:val="left" w:pos="4961"/>
        <w:tab w:val="left" w:pos="9072"/>
        <w:tab w:val="left" w:pos="9498"/>
      </w:tabs>
      <w:autoSpaceDE w:val="0"/>
      <w:autoSpaceDN w:val="0"/>
      <w:adjustRightInd w:val="0"/>
      <w:spacing w:line="200" w:lineRule="exact"/>
    </w:pPr>
    <w:r>
      <w:rPr>
        <w:rFonts w:cs="Times New Roman"/>
        <w:color w:val="656462"/>
        <w:sz w:val="20"/>
        <w:szCs w:val="20"/>
      </w:rPr>
      <w:tab/>
      <w:t xml:space="preserve">                                                                                     </w:t>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Pr>
        <w:rFonts w:cs="Times New Roman"/>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Pr>
        <w:rFonts w:cs="Times New Roman"/>
        <w:color w:val="656462"/>
        <w:sz w:val="20"/>
        <w:szCs w:val="20"/>
      </w:rPr>
      <w:t>5</w:t>
    </w:r>
    <w:r w:rsidRPr="00DE7B66">
      <w:rPr>
        <w:rFonts w:cs="Times New Roman"/>
        <w:color w:val="656462"/>
        <w:sz w:val="20"/>
        <w:szCs w:val="20"/>
      </w:rPr>
      <w:fldChar w:fldCharType="end"/>
    </w:r>
  </w:p>
  <w:p w14:paraId="601F074F" w14:textId="2C3AC3E2" w:rsidR="000F1621" w:rsidRDefault="000F1621" w:rsidP="00C633C2">
    <w:pPr>
      <w:pStyle w:val="Footer"/>
      <w:tabs>
        <w:tab w:val="clear" w:pos="4320"/>
        <w:tab w:val="clear" w:pos="8640"/>
        <w:tab w:val="left" w:pos="822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A8693E" w14:paraId="2FA02067" w14:textId="77777777" w:rsidTr="00695078">
      <w:trPr>
        <w:trHeight w:val="540"/>
      </w:trPr>
      <w:tc>
        <w:tcPr>
          <w:tcW w:w="11177" w:type="dxa"/>
          <w:vAlign w:val="bottom"/>
        </w:tcPr>
        <w:p w14:paraId="0C3705FE" w14:textId="6DDE39E3" w:rsidR="00A8693E" w:rsidRPr="00D1068E" w:rsidRDefault="00A8693E" w:rsidP="00A8693E">
          <w:pPr>
            <w:widowControl w:val="0"/>
            <w:tabs>
              <w:tab w:val="left" w:pos="7513"/>
            </w:tabs>
            <w:autoSpaceDE w:val="0"/>
            <w:autoSpaceDN w:val="0"/>
            <w:adjustRightInd w:val="0"/>
            <w:rPr>
              <w:color w:val="656462"/>
            </w:rPr>
          </w:pPr>
          <w:r w:rsidRPr="00D1068E">
            <w:rPr>
              <w:color w:val="656462"/>
            </w:rPr>
            <w:t>ND-</w:t>
          </w:r>
          <w:r>
            <w:rPr>
              <w:color w:val="656462"/>
            </w:rPr>
            <w:t>DEL</w:t>
          </w:r>
          <w:r w:rsidRPr="00D1068E">
            <w:rPr>
              <w:color w:val="656462"/>
            </w:rPr>
            <w:t xml:space="preserve">-XXXX-0XX Issue 0X </w:t>
          </w:r>
          <w:r w:rsidRPr="00D1068E">
            <w:rPr>
              <w:rFonts w:cs="-Regular"/>
              <w:color w:val="757373"/>
            </w:rPr>
            <w:t xml:space="preserve">| </w:t>
          </w:r>
          <w:r w:rsidR="007B6BD3" w:rsidRPr="00266089">
            <w:rPr>
              <w:b/>
              <w:bCs/>
              <w:color w:val="334EA2"/>
            </w:rPr>
            <w:t>&lt;Project Name&gt;</w:t>
          </w:r>
          <w:r w:rsidR="007B6BD3" w:rsidRPr="00266089">
            <w:rPr>
              <w:color w:val="334EA2"/>
            </w:rPr>
            <w:t xml:space="preserve"> </w:t>
          </w:r>
          <w:r w:rsidR="008E6248" w:rsidRPr="00266089">
            <w:rPr>
              <w:color w:val="C00000"/>
            </w:rPr>
            <w:t>HW &amp; SW Release Note</w:t>
          </w:r>
          <w:r w:rsidR="008E6248">
            <w:rPr>
              <w:color w:val="C00000"/>
            </w:rPr>
            <w:t xml:space="preserve"> – Full Template</w:t>
          </w:r>
        </w:p>
        <w:p w14:paraId="35ED9C81" w14:textId="77777777" w:rsidR="00A8693E" w:rsidRDefault="00A8693E" w:rsidP="00A8693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9" behindDoc="0" locked="0" layoutInCell="1" allowOverlap="1" wp14:anchorId="2D07DD32" wp14:editId="21BD8F79">
                    <wp:simplePos x="0" y="0"/>
                    <wp:positionH relativeFrom="column">
                      <wp:posOffset>0</wp:posOffset>
                    </wp:positionH>
                    <wp:positionV relativeFrom="paragraph">
                      <wp:posOffset>73660</wp:posOffset>
                    </wp:positionV>
                    <wp:extent cx="46863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4686300" cy="0"/>
                            </a:xfrm>
                            <a:prstGeom prst="line">
                              <a:avLst/>
                            </a:prstGeom>
                            <a:noFill/>
                            <a:ln w="3175" cap="flat" cmpd="sng" algn="ctr">
                              <a:solidFill>
                                <a:sysClr val="window" lastClr="FFFFFF">
                                  <a:lumMod val="5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8"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strokeweight=".25pt" from="0,5.8pt" to="369pt,5.8pt" w14:anchorId="42EC8FC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rtuitQEAAF8DAAAOAAAAZHJzL2Uyb0RvYy54bWysU01v2zAMvQ/YfxB0X+y0a1YYcXpokF22 rsDWH8DqwxagL4hqnPz7UnKaBtutmA4yRZGP5NPz+u7gLNurhCb4ni8XLWfKiyCNH3r+9Gf35ZYz zOAl2OBVz48K+d3m86f1FDt1FcZgpUqMQDx2U+z5mHPsmgbFqBzgIkTl6VKH5CDTMQ2NTDARurPN VduumikkGVMQCpG82/mSbyq+1krkX1qjysz2nHrLdU91fy57s1lDNySIoxGnNuADXTgwnoqeobaQ gb0k8w+UMyIFDDovRHBN0NoIVWegaZbtX9P8HiGqOguRg/FME/4/WPGwv/ePiWiYInYYH1OZ4qCT K1/qjx0qWcczWeqQmSDn19Xt6rolTsXbXfOeGBPm7yo4VoyeW+PLHNDB/gdmKkahbyHF7cPOWFvf wno29fx6+e2GkIEUoS1kMl2UPUc/cAZ2IKmJnCoiBmtkyS44eMR7m9ge6LVJJDJMnFnATM6e7+qq SfbF/QxyjrtpaRUdUE9z/mxe4pZet4DjnFFLnjKsL3VVVdpptHcii/Uc5LHy25QTvWJFPymuyOTy TPblf7F5BQAA//8DAFBLAwQUAAYACAAAACEAYXryT9sAAAAGAQAADwAAAGRycy9kb3ducmV2Lnht bEyPwU7DMAyG70h7h8hI3FhaQGUqTaeBhrghbSC03bLGtGWJUzXZ2r09nnaAo7/f+v25mI/OiiP2 ofWkIJ0mIJAqb1qqFXx+vN7OQISoyWjrCRWcMMC8nFwVOjd+oBUe17EWXEIh1wqaGLtcylA16HSY +g6Js2/fOx157Gtpej1wubPyLkky6XRLfKHRHb40WO3XB6fgzbTP9n1YuWy7+Eoe0p/lBselUjfX 4+IJRMQx/i3DWZ/VoWSnnT+QCcIq4Eci0zQDwenj/YzB7gJkWcj/+uUvAAAA//8DAFBLAQItABQA BgAIAAAAIQC2gziS/gAAAOEBAAATAAAAAAAAAAAAAAAAAAAAAABbQ29udGVudF9UeXBlc10ueG1s UEsBAi0AFAAGAAgAAAAhADj9If/WAAAAlAEAAAsAAAAAAAAAAAAAAAAALwEAAF9yZWxzLy5yZWxz UEsBAi0AFAAGAAgAAAAhAG6u26K1AQAAXwMAAA4AAAAAAAAAAAAAAAAALgIAAGRycy9lMm9Eb2Mu eG1sUEsBAi0AFAAGAAgAAAAhAGF68k/bAAAABgEAAA8AAAAAAAAAAAAAAAAADwQAAGRycy9kb3du cmV2LnhtbFBLBQYAAAAABAAEAPMAAAAXBQAAAAA= "/>
                </w:pict>
              </mc:Fallback>
            </mc:AlternateContent>
          </w:r>
        </w:p>
        <w:p w14:paraId="7799DE09" w14:textId="77777777" w:rsidR="00A8693E" w:rsidRDefault="00A8693E" w:rsidP="00A8693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64E7E745" w14:textId="77777777" w:rsidR="00A8693E" w:rsidRDefault="00A8693E" w:rsidP="00A8693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p>
      </w:tc>
    </w:tr>
  </w:tbl>
  <w:p w14:paraId="222E6021" w14:textId="052F8CBE" w:rsidR="00651B0C" w:rsidRPr="00991DBC" w:rsidRDefault="00651B0C" w:rsidP="00A8693E">
    <w:pPr>
      <w:widowControl w:val="0"/>
      <w:tabs>
        <w:tab w:val="left" w:pos="4961"/>
        <w:tab w:val="left" w:pos="9072"/>
        <w:tab w:val="left" w:pos="9498"/>
      </w:tabs>
      <w:autoSpaceDE w:val="0"/>
      <w:autoSpaceDN w:val="0"/>
      <w:adjustRightInd w:val="0"/>
      <w:spacing w:line="200" w:lineRule="exact"/>
    </w:pPr>
    <w:r w:rsidRPr="00974102">
      <w:rPr>
        <w:rFonts w:cs="Times New Roman"/>
        <w:color w:val="656462"/>
        <w:spacing w:val="-1"/>
        <w:sz w:val="20"/>
        <w:szCs w:val="20"/>
      </w:rPr>
      <w:tab/>
    </w:r>
    <w:r>
      <w:rPr>
        <w:rFonts w:cs="Times New Roman"/>
        <w:color w:val="656462"/>
        <w:sz w:val="20"/>
        <w:szCs w:val="20"/>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p w14:paraId="3F574A48" w14:textId="77777777" w:rsidR="00106287" w:rsidRDefault="001062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2E66" w14:textId="77777777" w:rsidR="00262111" w:rsidRDefault="00262111" w:rsidP="001A1DA0">
      <w:r>
        <w:separator/>
      </w:r>
    </w:p>
  </w:footnote>
  <w:footnote w:type="continuationSeparator" w:id="0">
    <w:p w14:paraId="2A8EE77B" w14:textId="77777777" w:rsidR="00262111" w:rsidRDefault="00262111" w:rsidP="001A1DA0">
      <w:r>
        <w:continuationSeparator/>
      </w:r>
    </w:p>
  </w:footnote>
  <w:footnote w:type="continuationNotice" w:id="1">
    <w:p w14:paraId="30BAEBA8" w14:textId="77777777" w:rsidR="00451CB9" w:rsidRDefault="00451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2ECA" w14:textId="4DB05081" w:rsidR="00651B0C" w:rsidRDefault="00750FF8" w:rsidP="003B4DBA">
    <w:pPr>
      <w:pStyle w:val="Header"/>
      <w:jc w:val="right"/>
    </w:pPr>
    <w:r>
      <w:rPr>
        <w:noProof/>
      </w:rPr>
      <mc:AlternateContent>
        <mc:Choice Requires="wps">
          <w:drawing>
            <wp:anchor distT="0" distB="0" distL="114300" distR="114300" simplePos="0" relativeHeight="251658248" behindDoc="0" locked="0" layoutInCell="1" allowOverlap="1" wp14:anchorId="000D43F4" wp14:editId="17F48803">
              <wp:simplePos x="0" y="0"/>
              <wp:positionH relativeFrom="column">
                <wp:posOffset>0</wp:posOffset>
              </wp:positionH>
              <wp:positionV relativeFrom="paragraph">
                <wp:posOffset>-635</wp:posOffset>
              </wp:positionV>
              <wp:extent cx="2297559" cy="562956"/>
              <wp:effectExtent l="0" t="0" r="26670" b="27940"/>
              <wp:wrapNone/>
              <wp:docPr id="11"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4113804"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00D43F4">
              <v:stroke joinstyle="miter"/>
              <v:path gradientshapeok="t" o:connecttype="rect"/>
            </v:shapetype>
            <v:shape id="TextBox 6" style="position:absolute;left:0;text-align:left;margin-left:0;margin-top:-.05pt;width:180.9pt;height:44.35pt;z-index:25165824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yellow" strokecolor="#7f7f7f [1601]"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aGEQHwIAALAEAAAOAAAAZHJzL2Uyb0RvYy54bWysVM1u2zAMvg/YOwi6L3YMOFuCOAXWIrsM 67BuD6DoJxYmi5qkxs6efpTsOG136jAfZIkiP5IfSW1vhs6Qk/RBg23oclFSIi0Hoe2xoT++7999 oCREZgUzYGVDzzLQm93bN9vebWQFLRghPUEQGza9a2gbo9sUReCt7FhYgJMWLxX4jkU8+mMhPOsR vTNFVZarogcvnAcuQ0Dp3XhJdxlfKcnjvVJBRmIairHFvPq8HtJa7LZsc/TMtZpPYbB/iKJj2qLT GeqORUYevf4LqtPcQwAVFxy6ApTSXOYcMJtl+SKbh5Y5mXNBcoKbaQr/D5Z/OT24r57E4SMMWMBE SO/CJqAw5TMo36U/RkrwHik8z7TJIRKOwqpav6/rNSUc7+pVta5XCaa4Wjsf4icJHUmbhnosS2aL nT6HOKpeVJKzAEaLvTYmH/zxcGs8OTEs4R6/MlcN0Z+pGUv6hq7rqsY4OicaGuwxO3mmlhtLzngm Lkedlgk5uqhL/Kb4Z+2czRMg9G4sCq9U5V08G5liNvabVESLzFhOgk9ZjK2Hs4FMXhowg6FBUlSY 9SttJ5NkLXPHv9J+Nsr+wcbZvtMW/MhPmscrbeJnbhQMXI36FypGAhIXcTgMUy8dQJyxxfCViPe4 KANYKW60o6QF//ulrMdpxOr9emReUuKjuYVxeJnlqI+m0ef6JDc4Frk20winuXt6znFdH5rdHwAA AP//AwBQSwMEFAAGAAgAAAAhACUr0mXYAAAABQEAAA8AAABkcnMvZG93bnJldi54bWxMj8FOwzAQ RO9I/IO1SNxaxyClUYhTVSDOFYFDj068JFHjdWS7Tfr3LCc4jmY086bar24SVwxx9KRBbTMQSJ23 I/Uavj7fNwWImAxZM3lCDTeMsK/v7ypTWr/QB16b1AsuoVgaDUNKcyll7AZ0Jm79jMTetw/OJJah lzaYhcvdJJ+yLJfOjMQLg5nxdcDu3FycBrccw9uinM1Ve+tTk+3W03Gn9ePDengBkXBNf2H4xWd0 qJmp9ReyUUwa+EjSsFEg2HzOFf9oNRRFDrKu5H/6+gcAAP//AwBQSwECLQAUAAYACAAAACEAtoM4 kv4AAADhAQAAEwAAAAAAAAAAAAAAAAAAAAAAW0NvbnRlbnRfVHlwZXNdLnhtbFBLAQItABQABgAI AAAAIQA4/SH/1gAAAJQBAAALAAAAAAAAAAAAAAAAAC8BAABfcmVscy8ucmVsc1BLAQItABQABgAI AAAAIQCiaGEQHwIAALAEAAAOAAAAAAAAAAAAAAAAAC4CAABkcnMvZTJvRG9jLnhtbFBLAQItABQA BgAIAAAAIQAlK9Jl2AAAAAUBAAAPAAAAAAAAAAAAAAAAAHkEAABkcnMvZG93bnJldi54bWxQSwUG AAAAAAQABADzAAAAfgUAAAAA ">
              <v:textbox>
                <w:txbxContent>
                  <w:p w:rsidRPr="00DE5C69" w:rsidR="00750FF8" w:rsidP="00750FF8" w:rsidRDefault="00750FF8" w14:paraId="34113804"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r w:rsidR="0067348B">
      <w:rPr>
        <w:noProof/>
        <w:lang w:val="en-GB" w:eastAsia="en-GB"/>
      </w:rPr>
      <w:drawing>
        <wp:anchor distT="0" distB="0" distL="114300" distR="114300" simplePos="0" relativeHeight="251658242" behindDoc="0" locked="0" layoutInCell="1" allowOverlap="1" wp14:anchorId="78B9033A" wp14:editId="234F2DDA">
          <wp:simplePos x="0" y="0"/>
          <wp:positionH relativeFrom="column">
            <wp:posOffset>3771900</wp:posOffset>
          </wp:positionH>
          <wp:positionV relativeFrom="paragraph">
            <wp:posOffset>-159385</wp:posOffset>
          </wp:positionV>
          <wp:extent cx="3002765" cy="819150"/>
          <wp:effectExtent l="0" t="0" r="7620" b="0"/>
          <wp:wrapNone/>
          <wp:docPr id="2" name="Picture 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3002765"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Calibri"/>
        <w:b w:val="0"/>
        <w:color w:val="808080" w:themeColor="background1" w:themeShade="80"/>
        <w:sz w:val="22"/>
        <w:szCs w:val="22"/>
        <w:lang w:val="en-US"/>
      </w:rPr>
      <w:id w:val="-1903590411"/>
      <w:docPartObj>
        <w:docPartGallery w:val="Page Numbers (Top of Page)"/>
        <w:docPartUnique/>
      </w:docPartObj>
    </w:sdtPr>
    <w:sdtEndPr>
      <w:rPr>
        <w:rFonts w:asciiTheme="majorHAnsi" w:hAnsiTheme="majorHAnsi"/>
      </w:rPr>
    </w:sdtEndPr>
    <w:sdtContent>
      <w:tbl>
        <w:tblPr>
          <w:tblStyle w:val="NDInfoMap"/>
          <w:tblW w:w="12022" w:type="dxa"/>
          <w:tblInd w:w="-714" w:type="dxa"/>
          <w:tblBorders>
            <w:insideH w:val="single" w:sz="4" w:space="0" w:color="000000" w:themeColor="text1"/>
            <w:insideV w:val="single" w:sz="4" w:space="0" w:color="000000" w:themeColor="text1"/>
          </w:tblBorders>
          <w:tblLook w:val="04A0" w:firstRow="1" w:lastRow="0" w:firstColumn="1" w:lastColumn="0" w:noHBand="0" w:noVBand="1"/>
        </w:tblPr>
        <w:tblGrid>
          <w:gridCol w:w="3246"/>
          <w:gridCol w:w="5028"/>
          <w:gridCol w:w="3748"/>
        </w:tblGrid>
        <w:tr w:rsidR="000F1621" w14:paraId="762363DC" w14:textId="77777777" w:rsidTr="00352EEE">
          <w:trPr>
            <w:trHeight w:val="1358"/>
          </w:trPr>
          <w:tc>
            <w:tcPr>
              <w:cnfStyle w:val="001000000000" w:firstRow="0" w:lastRow="0" w:firstColumn="1" w:lastColumn="0" w:oddVBand="0" w:evenVBand="0" w:oddHBand="0" w:evenHBand="0" w:firstRowFirstColumn="0" w:firstRowLastColumn="0" w:lastRowFirstColumn="0" w:lastRowLastColumn="0"/>
              <w:tcW w:w="3246" w:type="dxa"/>
            </w:tcPr>
            <w:sdt>
              <w:sdtPr>
                <w:rPr>
                  <w:noProof/>
                  <w:lang w:eastAsia="en-GB"/>
                </w:rPr>
                <w:alias w:val="Customer Logo"/>
                <w:tag w:val="Customer Logo"/>
                <w:id w:val="-1713023600"/>
                <w:dataBinding w:xpath="/root[1]/CustomerLogo[1]" w:storeItemID="{2D076CCE-E620-43A9-ACA5-9A3022523B1A}"/>
                <w:picture/>
              </w:sdtPr>
              <w:sdtEndPr/>
              <w:sdtContent>
                <w:p w14:paraId="6F0B4E12" w14:textId="77777777" w:rsidR="000F1621" w:rsidRDefault="000F1621" w:rsidP="00352EEE">
                  <w:r>
                    <w:rPr>
                      <w:noProof/>
                      <w:lang w:eastAsia="en-GB"/>
                    </w:rPr>
                    <w:drawing>
                      <wp:inline distT="0" distB="0" distL="0" distR="0" wp14:anchorId="3BF6B2CC" wp14:editId="5F44486F">
                        <wp:extent cx="1920240" cy="523883"/>
                        <wp:effectExtent l="0" t="0" r="3810" b="9525"/>
                        <wp:docPr id="1983037124" name="Picture 198303712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bwMode="auto">
                                <a:xfrm>
                                  <a:off x="0" y="0"/>
                                  <a:ext cx="1920240" cy="523883"/>
                                </a:xfrm>
                                <a:prstGeom prst="rect">
                                  <a:avLst/>
                                </a:prstGeom>
                                <a:noFill/>
                                <a:ln>
                                  <a:noFill/>
                                </a:ln>
                              </pic:spPr>
                            </pic:pic>
                          </a:graphicData>
                        </a:graphic>
                      </wp:inline>
                    </w:drawing>
                  </w:r>
                </w:p>
              </w:sdtContent>
            </w:sdt>
            <w:p w14:paraId="1FBEEF45" w14:textId="77777777" w:rsidR="000F1621" w:rsidRDefault="000F1621" w:rsidP="00352EEE">
              <w:pPr>
                <w:tabs>
                  <w:tab w:val="left" w:pos="2796"/>
                  <w:tab w:val="left" w:pos="5529"/>
                </w:tabs>
                <w:ind w:right="-472"/>
                <w:rPr>
                  <w:i/>
                  <w:color w:val="808080" w:themeColor="background1" w:themeShade="80"/>
                  <w:sz w:val="14"/>
                </w:rPr>
              </w:pPr>
            </w:p>
          </w:tc>
          <w:tc>
            <w:tcPr>
              <w:tcW w:w="5028" w:type="dxa"/>
              <w:tcBorders>
                <w:top w:val="nil"/>
                <w:left w:val="nil"/>
                <w:bottom w:val="nil"/>
                <w:right w:val="nil"/>
              </w:tcBorders>
              <w:vAlign w:val="center"/>
            </w:tcPr>
            <w:p w14:paraId="7AEDDEBD" w14:textId="77777777" w:rsidR="000F1621" w:rsidRPr="0031719D" w:rsidRDefault="004A0F2B" w:rsidP="00352EEE">
              <w:pPr>
                <w:tabs>
                  <w:tab w:val="left" w:pos="2796"/>
                  <w:tab w:val="left" w:pos="4005"/>
                  <w:tab w:val="left" w:pos="4935"/>
                </w:tabs>
                <w:ind w:right="-240"/>
                <w:cnfStyle w:val="000000000000" w:firstRow="0" w:lastRow="0" w:firstColumn="0" w:lastColumn="0" w:oddVBand="0" w:evenVBand="0" w:oddHBand="0" w:evenHBand="0" w:firstRowFirstColumn="0" w:firstRowLastColumn="0" w:lastRowFirstColumn="0" w:lastRowLastColumn="0"/>
                <w:rPr>
                  <w:i/>
                  <w:color w:val="1F497D" w:themeColor="text2"/>
                </w:rPr>
              </w:pPr>
              <w:sdt>
                <w:sdtPr>
                  <w:rPr>
                    <w:i/>
                    <w:color w:val="1F497D" w:themeColor="text2"/>
                  </w:rPr>
                  <w:alias w:val="Title"/>
                  <w:tag w:val=""/>
                  <w:id w:val="-1066953706"/>
                  <w:showingPlcHdr/>
                  <w:dataBinding w:prefixMappings="xmlns:ns0='http://purl.org/dc/elements/1.1/' xmlns:ns1='http://schemas.openxmlformats.org/package/2006/metadata/core-properties' " w:xpath="/ns1:coreProperties[1]/ns0:title[1]" w:storeItemID="{6C3C8BC8-F283-45AE-878A-BAB7291924A1}"/>
                  <w:text/>
                </w:sdtPr>
                <w:sdtEndPr/>
                <w:sdtContent>
                  <w:r w:rsidR="000F1621">
                    <w:rPr>
                      <w:i/>
                      <w:color w:val="1F497D" w:themeColor="text2"/>
                    </w:rPr>
                    <w:t xml:space="preserve">     </w:t>
                  </w:r>
                </w:sdtContent>
              </w:sdt>
              <w:r w:rsidR="000F1621">
                <w:rPr>
                  <w:i/>
                  <w:color w:val="1F497D" w:themeColor="text2"/>
                </w:rPr>
                <w:t xml:space="preserve"> - </w:t>
              </w:r>
              <w:sdt>
                <w:sdtPr>
                  <w:rPr>
                    <w:i/>
                    <w:color w:val="1F497D" w:themeColor="text2"/>
                  </w:rPr>
                  <w:alias w:val="Subject"/>
                  <w:tag w:val=""/>
                  <w:id w:val="2049792832"/>
                  <w:showingPlcHdr/>
                  <w:dataBinding w:prefixMappings="xmlns:ns0='http://purl.org/dc/elements/1.1/' xmlns:ns1='http://schemas.openxmlformats.org/package/2006/metadata/core-properties' " w:xpath="/ns1:coreProperties[1]/ns0:subject[1]" w:storeItemID="{6C3C8BC8-F283-45AE-878A-BAB7291924A1}"/>
                  <w:text/>
                </w:sdtPr>
                <w:sdtEndPr/>
                <w:sdtContent>
                  <w:r w:rsidR="000F1621">
                    <w:rPr>
                      <w:i/>
                      <w:color w:val="1F497D" w:themeColor="text2"/>
                    </w:rPr>
                    <w:t xml:space="preserve">     </w:t>
                  </w:r>
                </w:sdtContent>
              </w:sdt>
            </w:p>
          </w:tc>
          <w:tc>
            <w:tcPr>
              <w:tcW w:w="3748" w:type="dxa"/>
              <w:tcBorders>
                <w:top w:val="nil"/>
                <w:left w:val="nil"/>
                <w:bottom w:val="nil"/>
              </w:tcBorders>
            </w:tcPr>
            <w:p w14:paraId="1286ED1A" w14:textId="77777777" w:rsidR="000F1621" w:rsidRDefault="000F1621" w:rsidP="00352EEE">
              <w:pPr>
                <w:ind w:left="-15" w:right="705"/>
                <w:jc w:val="right"/>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8244" behindDoc="0" locked="0" layoutInCell="1" allowOverlap="1" wp14:anchorId="70C99360" wp14:editId="599BA3A3">
                        <wp:simplePos x="0" y="0"/>
                        <wp:positionH relativeFrom="margin">
                          <wp:posOffset>38100</wp:posOffset>
                        </wp:positionH>
                        <wp:positionV relativeFrom="paragraph">
                          <wp:posOffset>313690</wp:posOffset>
                        </wp:positionV>
                        <wp:extent cx="2343150" cy="452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43150" cy="452120"/>
                                </a:xfrm>
                                <a:prstGeom prst="rect">
                                  <a:avLst/>
                                </a:prstGeom>
                                <a:noFill/>
                              </wps:spPr>
                              <wps:txbx>
                                <w:txbxContent>
                                  <w:p w14:paraId="6EC0A1C7" w14:textId="77777777" w:rsidR="000F1621" w:rsidRPr="00CA0ED8" w:rsidRDefault="000F1621" w:rsidP="00352EEE">
                                    <w:pPr>
                                      <w:rPr>
                                        <w:sz w:val="40"/>
                                        <w:szCs w:val="40"/>
                                      </w:rPr>
                                    </w:pPr>
                                    <w:r w:rsidRPr="00CA0ED8">
                                      <w:rPr>
                                        <w:sz w:val="40"/>
                                        <w:szCs w:val="40"/>
                                        <w:highlight w:val="yellow"/>
                                      </w:rPr>
                                      <w:t>Update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0C99360">
                        <v:stroke joinstyle="miter"/>
                        <v:path gradientshapeok="t" o:connecttype="rect"/>
                      </v:shapetype>
                      <v:shape id="Text Box 12" style="position:absolute;left:0;text-align:left;margin-left:3pt;margin-top:24.7pt;width:184.5pt;height:35.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JCUbCQIAABIEAAAOAAAAZHJzL2Uyb0RvYy54bWysU8lu2zAQvRfoPxC817Icu4tgOXATuCgQ JAGcImeaIi0BIocd0pbcr++Q8oa0p6IXajhvNMubx/ltb1q2V+gbsCXPR2POlJVQNXZb8h8vqw+f OfNB2Eq0YFXJD8rz28X7d/POFWoCNbSVQkZJrC86V/I6BFdkmZe1MsKPwClLoAY0ItAVt1mFoqPs ps0m4/HHrAOsHIJU3pP3fgD5IuXXWsnwpLVXgbUlp95COjGdm3hmi7kotihc3chjG+IfujCisVT0 nOpeBMF22PyRyjQSwYMOIwkmA60bqdIMNE0+fjPNuhZOpVmIHO/ONPn/l1Y+7tfuGVnov0JPC4yE dM4Xnpxxnl6jiV/qlBFOFB7OtKk+MEnOyc30Jp8RJAmbzib5JPGaXf526MM3BYZFo+RIa0lsif2D D1SRQk8hsZiFVdO20X9pJVqh3/Ssqa7a3EB1oO4RhsV6J1cNlXgQPjwLpE1SV6TO8ESHbqErORwt zmrAX3/zx3gimFDOOlJGyf3PnUDFWfvdEvVf8uk0SildprNPNC3Da2RzjdiduQMSX07vwMlkxvjQ nkyNYF5JxMtYlSBhJdUueTiZd2HQKz0CqZbLFETicSI82LWTMXUkLRL40r8KdEeWA+3nEU4aEsUb sofYge7lLoBu0iYizwOrR/pJeGlBx0cSlX19T1GXp7z4DQAA//8DAFBLAwQUAAYACAAAACEAUMkL ldwAAAAIAQAADwAAAGRycy9kb3ducmV2LnhtbEyPzU7DMBCE70i8g7VI3KhNSQMNcSoE4gqi/Ejc tvE2iYjXUew24e1ZTnDcmdHsN+Vm9r060hi7wBYuFwYUcR1cx42Ft9fHixtQMSE77AOThW+KsKlO T0osXJj4hY7b1Cgp4VighTalodA61i15jIswEIu3D6PHJOfYaDfiJOW+10tjcu2xY/nQ4kD3LdVf 24O38P60//zIzHPz4FfDFGaj2a+1tedn890tqERz+gvDL76gQyVMu3BgF1VvIZclyUK2zkCJfXW9 EmEnuaXJQVel/j+g+gEAAP//AwBQSwECLQAUAAYACAAAACEAtoM4kv4AAADhAQAAEwAAAAAAAAAA AAAAAAAAAAAAW0NvbnRlbnRfVHlwZXNdLnhtbFBLAQItABQABgAIAAAAIQA4/SH/1gAAAJQBAAAL AAAAAAAAAAAAAAAAAC8BAABfcmVscy8ucmVsc1BLAQItABQABgAIAAAAIQB7JCUbCQIAABIEAAAO AAAAAAAAAAAAAAAAAC4CAABkcnMvZTJvRG9jLnhtbFBLAQItABQABgAIAAAAIQBQyQuV3AAAAAgB AAAPAAAAAAAAAAAAAAAAAGMEAABkcnMvZG93bnJldi54bWxQSwUGAAAAAAQABADzAAAAbAUAAAAA ">
                        <v:textbox>
                          <w:txbxContent>
                            <w:p w:rsidRPr="00CA0ED8" w:rsidR="000F1621" w:rsidP="00352EEE" w:rsidRDefault="000F1621" w14:paraId="6EC0A1C7" w14:textId="77777777">
                              <w:pPr>
                                <w:rPr>
                                  <w:sz w:val="40"/>
                                  <w:szCs w:val="40"/>
                                </w:rPr>
                              </w:pPr>
                              <w:r w:rsidRPr="00CA0ED8">
                                <w:rPr>
                                  <w:sz w:val="40"/>
                                  <w:szCs w:val="40"/>
                                  <w:highlight w:val="yellow"/>
                                </w:rPr>
                                <w:t>Update Image</w:t>
                              </w:r>
                            </w:p>
                          </w:txbxContent>
                        </v:textbox>
                        <w10:wrap anchorx="margin"/>
                      </v:shape>
                    </w:pict>
                  </mc:Fallback>
                </mc:AlternateContent>
              </w:r>
            </w:p>
            <w:sdt>
              <w:sdtPr>
                <w:rPr>
                  <w:noProof/>
                </w:rPr>
                <w:alias w:val="Customer Image"/>
                <w:tag w:val="Customer Image"/>
                <w:id w:val="106168534"/>
                <w:picture/>
              </w:sdtPr>
              <w:sdtEndPr/>
              <w:sdtContent>
                <w:p w14:paraId="5D42BC69" w14:textId="77777777" w:rsidR="000F1621" w:rsidRDefault="000F1621" w:rsidP="00352EEE">
                  <w:pPr>
                    <w:tabs>
                      <w:tab w:val="left" w:pos="600"/>
                      <w:tab w:val="right" w:pos="3570"/>
                    </w:tabs>
                    <w:ind w:left="-15"/>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9C75B" wp14:editId="42E191D6">
                        <wp:extent cx="1657122" cy="455412"/>
                        <wp:effectExtent l="0" t="0" r="635" b="1905"/>
                        <wp:docPr id="405852904" name="Picture 4058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987" cy="458673"/>
                                </a:xfrm>
                                <a:prstGeom prst="rect">
                                  <a:avLst/>
                                </a:prstGeom>
                                <a:noFill/>
                                <a:ln>
                                  <a:noFill/>
                                </a:ln>
                              </pic:spPr>
                            </pic:pic>
                          </a:graphicData>
                        </a:graphic>
                      </wp:inline>
                    </w:drawing>
                  </w:r>
                </w:p>
              </w:sdtContent>
            </w:sdt>
            <w:p w14:paraId="6442EA4C" w14:textId="77777777" w:rsidR="000F1621" w:rsidRPr="00FA7759" w:rsidRDefault="000F1621" w:rsidP="00352EEE">
              <w:pPr>
                <w:ind w:left="-15" w:firstLine="720"/>
                <w:cnfStyle w:val="000000000000" w:firstRow="0" w:lastRow="0" w:firstColumn="0" w:lastColumn="0" w:oddVBand="0" w:evenVBand="0" w:oddHBand="0" w:evenHBand="0" w:firstRowFirstColumn="0" w:firstRowLastColumn="0" w:lastRowFirstColumn="0" w:lastRowLastColumn="0"/>
                <w:rPr>
                  <w:sz w:val="14"/>
                </w:rPr>
              </w:pPr>
            </w:p>
          </w:tc>
        </w:tr>
      </w:tbl>
      <w:p w14:paraId="46BAF199" w14:textId="77777777" w:rsidR="000F1621" w:rsidRPr="00E27DEF" w:rsidRDefault="004A0F2B" w:rsidP="00352EEE">
        <w:pPr>
          <w:tabs>
            <w:tab w:val="left" w:pos="2796"/>
            <w:tab w:val="left" w:pos="5529"/>
          </w:tabs>
          <w:ind w:right="-472"/>
          <w:rPr>
            <w:color w:val="808080" w:themeColor="background1" w:themeShade="8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C6E1" w14:textId="5E3E833A" w:rsidR="000F1621" w:rsidRDefault="00055EE9" w:rsidP="00352EEE">
    <w:pPr>
      <w:pStyle w:val="Header"/>
      <w:ind w:right="-602"/>
      <w:jc w:val="right"/>
    </w:pPr>
    <w:r>
      <w:rPr>
        <w:noProof/>
        <w:lang w:val="en-GB" w:eastAsia="en-GB"/>
      </w:rPr>
      <w:drawing>
        <wp:anchor distT="0" distB="0" distL="114300" distR="114300" simplePos="0" relativeHeight="251658241" behindDoc="0" locked="0" layoutInCell="1" allowOverlap="1" wp14:anchorId="23EEB54E" wp14:editId="62A48E9D">
          <wp:simplePos x="0" y="0"/>
          <wp:positionH relativeFrom="margin">
            <wp:align>right</wp:align>
          </wp:positionH>
          <wp:positionV relativeFrom="paragraph">
            <wp:posOffset>-72390</wp:posOffset>
          </wp:positionV>
          <wp:extent cx="2097405" cy="572169"/>
          <wp:effectExtent l="0" t="0" r="0" b="0"/>
          <wp:wrapNone/>
          <wp:docPr id="597775421" name="Picture 597775421"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0FE3A46F" wp14:editId="5E000F00">
              <wp:simplePos x="0" y="0"/>
              <wp:positionH relativeFrom="column">
                <wp:posOffset>-238125</wp:posOffset>
              </wp:positionH>
              <wp:positionV relativeFrom="paragraph">
                <wp:posOffset>-51435</wp:posOffset>
              </wp:positionV>
              <wp:extent cx="2297559" cy="562956"/>
              <wp:effectExtent l="0" t="0" r="26670" b="27940"/>
              <wp:wrapNone/>
              <wp:docPr id="128"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D855E28"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FE3A46F">
              <v:stroke joinstyle="miter"/>
              <v:path gradientshapeok="t" o:connecttype="rect"/>
            </v:shapetype>
            <v:shape id="_x0000_s1029" style="position:absolute;left:0;text-align:left;margin-left:-18.75pt;margin-top:-4.05pt;width:180.9pt;height:44.35pt;z-index:251658243;visibility:visible;mso-wrap-style:square;mso-wrap-distance-left:9pt;mso-wrap-distance-top:0;mso-wrap-distance-right:9pt;mso-wrap-distance-bottom:0;mso-position-horizontal:absolute;mso-position-horizontal-relative:text;mso-position-vertical:absolute;mso-position-vertical-relative:text;v-text-anchor:middle" fillcolor="yellow" strokecolor="#7f7f7f [1601]"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jrmrIwIAALcEAAAOAAAAZHJzL2Uyb0RvYy54bWysVM1u2zAMvg/YOwi6L3YMOFuCOAXWIrsM 67BuD6DoxxYmSxqlxs6efpScOG136jAfZIkiP5IfSW1vxt6Qo4SgnW3oclFSIi13Qtu2oT++7999 oCREZgUzzsqGnmSgN7u3b7aD38jKdc4ICQRBbNgMvqFdjH5TFIF3smdh4by0eKkc9CziEdpCABsQ vTdFVZarYnAgPDguQ0Dp3XRJdxlfKcnjvVJBRmIairHFvEJeD2ktdlu2aYH5TvNzGOwfouiZtuh0 hrpjkZFH0H9B9ZqDC07FBXd94ZTSXOYcMJtl+SKbh455mXNBcoKfaQr/D5Z/OT74r0Di+NGNWMBE yODDJqAw5TMq6NMfIyV4jxSeZtrkGAlHYVWt39f1mhKOd/WqWterBFNcrT2E+Em6nqRNQwHLktli x88hTqoXleQsOKPFXhuTD9Aebg2QI8MS7vErc9UQ/ZmasWRo6Lquaoyj96KhwbbZyTO13FhyxjNx Oel0TMjJRV3id45/1s7ZPAFC78ai8EpV3sWTkSlmY79JRbTIjOUk+DmLqfVwNpDJSwNmMDRIigqz fqXt2SRZy9zxr7SfjbJ/Z+Ns32vrYOInzeOVNvEzNwoGrib9CxUTAYmLOB5GZAC749JSBydO2Gn4 WMR7XJRxWDButKekc/D7pWzAocQi/npkICmBaG7dNMPMctRH0wi5TMkbTkcu0XmS0/g9Pefwru/N 7g8AAAD//wMAUEsDBBQABgAIAAAAIQD7xLOY3QAAAAkBAAAPAAAAZHJzL2Rvd25yZXYueG1sTI/B TsMwDIbvSLxDZCRuW9IV2qprOiEQ54mOA8e08dqKJqmSbO3eHnOCmy1/+v391WE1E7uiD6OzEpKt AIa2c3q0vYTP0/umABaislpNzqKEGwY41Pd3lSq1W+wHXpvYMwqxoVQShhjnkvPQDWhU2LoZLd3O zhsVafU9114tFG4mvhMi40aNlj4MasbXAbvv5mIkmOXo35bE6Cxpb31sRL5+HXMpHx/Wlz2wiGv8 g+FXn9ShJqfWXawObJKwSfNnQmkoEmAEpLunFFgroRAZ8Lri/xvUPwAAAP//AwBQSwECLQAUAAYA CAAAACEAtoM4kv4AAADhAQAAEwAAAAAAAAAAAAAAAAAAAAAAW0NvbnRlbnRfVHlwZXNdLnhtbFBL AQItABQABgAIAAAAIQA4/SH/1gAAAJQBAAALAAAAAAAAAAAAAAAAAC8BAABfcmVscy8ucmVsc1BL AQItABQABgAIAAAAIQArjrmrIwIAALcEAAAOAAAAAAAAAAAAAAAAAC4CAABkcnMvZTJvRG9jLnht bFBLAQItABQABgAIAAAAIQD7xLOY3QAAAAkBAAAPAAAAAAAAAAAAAAAAAH0EAABkcnMvZG93bnJl di54bWxQSwUGAAAAAAQABADzAAAAhwUAAAAA ">
              <v:textbox>
                <w:txbxContent>
                  <w:p w:rsidRPr="00DE5C69" w:rsidR="002C1D70" w:rsidP="002C1D70" w:rsidRDefault="002C1D70" w14:paraId="4D855E28"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2BB0" w14:textId="60DA5C66" w:rsidR="00651B0C" w:rsidRPr="00D765AD" w:rsidRDefault="00055EE9" w:rsidP="00FC4FA9">
    <w:pPr>
      <w:pStyle w:val="Header"/>
      <w:jc w:val="right"/>
      <w:rPr>
        <w:color w:val="FF0000"/>
        <w:sz w:val="20"/>
        <w:szCs w:val="20"/>
      </w:rPr>
    </w:pPr>
    <w:r>
      <w:rPr>
        <w:noProof/>
        <w:lang w:val="en-GB" w:eastAsia="en-GB"/>
      </w:rPr>
      <w:drawing>
        <wp:anchor distT="0" distB="0" distL="114300" distR="114300" simplePos="0" relativeHeight="251658245" behindDoc="0" locked="0" layoutInCell="1" allowOverlap="1" wp14:anchorId="2A0D2E1D" wp14:editId="62C1F38A">
          <wp:simplePos x="0" y="0"/>
          <wp:positionH relativeFrom="margin">
            <wp:align>right</wp:align>
          </wp:positionH>
          <wp:positionV relativeFrom="paragraph">
            <wp:posOffset>-219710</wp:posOffset>
          </wp:positionV>
          <wp:extent cx="2097405" cy="572169"/>
          <wp:effectExtent l="0" t="0" r="0" b="0"/>
          <wp:wrapNone/>
          <wp:docPr id="132" name="Picture 13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09DCE430" wp14:editId="45A8EF44">
              <wp:simplePos x="0" y="0"/>
              <wp:positionH relativeFrom="margin">
                <wp:align>left</wp:align>
              </wp:positionH>
              <wp:positionV relativeFrom="paragraph">
                <wp:posOffset>-160655</wp:posOffset>
              </wp:positionV>
              <wp:extent cx="2297559" cy="562956"/>
              <wp:effectExtent l="0" t="0" r="26670" b="27940"/>
              <wp:wrapNone/>
              <wp:docPr id="130"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3D3CF0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9DCE430">
              <v:stroke joinstyle="miter"/>
              <v:path gradientshapeok="t" o:connecttype="rect"/>
            </v:shapetype>
            <v:shape id="_x0000_s1030" style="position:absolute;left:0;text-align:left;margin-left:0;margin-top:-12.65pt;width:180.9pt;height:44.35pt;z-index:251658246;visibility:visible;mso-wrap-style:square;mso-wrap-distance-left:9pt;mso-wrap-distance-top:0;mso-wrap-distance-right:9pt;mso-wrap-distance-bottom:0;mso-position-horizontal:left;mso-position-horizontal-relative:margin;mso-position-vertical:absolute;mso-position-vertical-relative:text;v-text-anchor:middle" fillcolor="yellow" strokecolor="#7f7f7f [1601]"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6mvZIwIAALcEAAAOAAAAZHJzL2Uyb0RvYy54bWysVM1u2zAMvg/YOwi6L3Y8OFuCOAXWIrsM 67B2D6DoJxYmi5qkxs6efpScOG13alEfZIkiP5IfSa2vhs6Qg/RBg23ofFZSIi0Hoe2+ob/utx8+ UxIis4IZsLKhRxno1eb9u3XvVrKCFoyQniCIDaveNbSN0a2KIvBWdizMwEmLlwp8xyIe/b4QnvWI 3pmiKstF0YMXzgOXIaD0Zrykm4yvlOTxVqkgIzENxdhiXn1ed2ktNmu22nvmWs1PYbBXRNExbdHp BHXDIiMPXv8H1WnuIYCKMw5dAUppLnMOmM28fJbNXcuczLkgOcFNNIW3g+XfD3fuhydx+AIDFjAR 0ruwCihM+QzKd+mPkRK8RwqPE21yiISjsKqWn+p6SQnHu3pRLetFgiku1s6H+FVCR9KmoR7Lktli h28hjqpnleQsgNFiq43JB7/fXRtPDgxLuMWvzFVD9CdqxpK+ocu6qjGOzomGBrvPTp6o5caSE56J 81GnZUKOLuoSv1P8k3bO5hEQejcWhReq8i4ejUwxG/tTKqJFZiwnwU9ZjK2Hs4FMnhswg6FBUlSY 9QttTybJWuaOf6H9ZJT9g42Tfact+JGfNI8X2sTv3CgYuBr1z1SMBCQu4rAbkIGGfjy31A7EETsN H4t4i4sygAXjRjtKWvB/n8t6HEos4p8H5iUlPpprGGeYWY76aBp9LlPyhtORS3Sa5DR+j885vMt7 s/kHAAD//wMAUEsDBBQABgAIAAAAIQDk1leY2gAAAAcBAAAPAAAAZHJzL2Rvd25yZXYueG1sTI9B T4NAFITvJv6HzTPx1i4UpQZ5NEbjuRE9eFzYJxDZt4TdFvrvfZ70OJnJzDflYXWjOtMcBs8I6TYB Rdx6O3CH8PH+unkAFaJha0bPhHChAIfq+qo0hfULv9G5jp2SEg6FQehjnAqtQ9uTM2HrJ2Lxvvzs TBQ5d9rOZpFyN+pdkuTamYFloTcTPffUftcnh+CW4/yypM7maXPpYp3s18/jHvH2Zn16BBVpjX9h +MUXdKiEqfEntkGNCHIkImx29xkosbM8lScNQp7dga5K/Z+/+gEAAP//AwBQSwECLQAUAAYACAAA ACEAtoM4kv4AAADhAQAAEwAAAAAAAAAAAAAAAAAAAAAAW0NvbnRlbnRfVHlwZXNdLnhtbFBLAQIt ABQABgAIAAAAIQA4/SH/1gAAAJQBAAALAAAAAAAAAAAAAAAAAC8BAABfcmVscy8ucmVsc1BLAQIt ABQABgAIAAAAIQCx6mvZIwIAALcEAAAOAAAAAAAAAAAAAAAAAC4CAABkcnMvZTJvRG9jLnhtbFBL AQItABQABgAIAAAAIQDk1leY2gAAAAcBAAAPAAAAAAAAAAAAAAAAAH0EAABkcnMvZG93bnJldi54 bWxQSwUGAAAAAAQABADzAAAAhAUAAAAA ">
              <v:textbox>
                <w:txbxContent>
                  <w:p w:rsidRPr="00DE5C69" w:rsidR="00055EE9" w:rsidP="00055EE9" w:rsidRDefault="00055EE9" w14:paraId="53D3CF01"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w10:wrap anchorx="margin"/>
            </v:shape>
          </w:pict>
        </mc:Fallback>
      </mc:AlternateContent>
    </w:r>
  </w:p>
  <w:p w14:paraId="49F86DC8" w14:textId="77777777" w:rsidR="00106287" w:rsidRDefault="001062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B1C"/>
    <w:multiLevelType w:val="multilevel"/>
    <w:tmpl w:val="0EFE62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666166"/>
    <w:multiLevelType w:val="hybridMultilevel"/>
    <w:tmpl w:val="99445C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0B3509"/>
    <w:multiLevelType w:val="hybridMultilevel"/>
    <w:tmpl w:val="A20882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9D2484"/>
    <w:multiLevelType w:val="hybridMultilevel"/>
    <w:tmpl w:val="901E3720"/>
    <w:lvl w:ilvl="0" w:tplc="F416A690">
      <w:start w:val="1"/>
      <w:numFmt w:val="lowerLetter"/>
      <w:pStyle w:val="LetteredbulletsNomad"/>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271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61616D"/>
    <w:multiLevelType w:val="multilevel"/>
    <w:tmpl w:val="9DDED496"/>
    <w:lvl w:ilvl="0">
      <w:start w:val="3"/>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AE7E43"/>
    <w:multiLevelType w:val="multilevel"/>
    <w:tmpl w:val="9C4CA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A530E5F"/>
    <w:multiLevelType w:val="hybridMultilevel"/>
    <w:tmpl w:val="8068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17FA6"/>
    <w:multiLevelType w:val="multilevel"/>
    <w:tmpl w:val="A9AC9480"/>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331054"/>
    <w:multiLevelType w:val="hybridMultilevel"/>
    <w:tmpl w:val="CC2078A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205CE0"/>
    <w:multiLevelType w:val="hybridMultilevel"/>
    <w:tmpl w:val="72860AF8"/>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756FBE"/>
    <w:multiLevelType w:val="hybridMultilevel"/>
    <w:tmpl w:val="5A4ED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82FB2"/>
    <w:multiLevelType w:val="multilevel"/>
    <w:tmpl w:val="F784395A"/>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BC50EF"/>
    <w:multiLevelType w:val="hybridMultilevel"/>
    <w:tmpl w:val="61A8C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B1E5B"/>
    <w:multiLevelType w:val="multilevel"/>
    <w:tmpl w:val="5EDA46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A806F23"/>
    <w:multiLevelType w:val="hybridMultilevel"/>
    <w:tmpl w:val="9C4CA8F0"/>
    <w:lvl w:ilvl="0" w:tplc="1382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949DE"/>
    <w:multiLevelType w:val="hybridMultilevel"/>
    <w:tmpl w:val="00563F16"/>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63190"/>
    <w:multiLevelType w:val="hybridMultilevel"/>
    <w:tmpl w:val="95E28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565036">
    <w:abstractNumId w:val="16"/>
  </w:num>
  <w:num w:numId="2" w16cid:durableId="109014785">
    <w:abstractNumId w:val="15"/>
  </w:num>
  <w:num w:numId="3" w16cid:durableId="1851869159">
    <w:abstractNumId w:val="6"/>
  </w:num>
  <w:num w:numId="4" w16cid:durableId="25569123">
    <w:abstractNumId w:val="3"/>
  </w:num>
  <w:num w:numId="5" w16cid:durableId="1375808772">
    <w:abstractNumId w:val="2"/>
  </w:num>
  <w:num w:numId="6" w16cid:durableId="1720861551">
    <w:abstractNumId w:val="10"/>
  </w:num>
  <w:num w:numId="7" w16cid:durableId="629867595">
    <w:abstractNumId w:val="1"/>
  </w:num>
  <w:num w:numId="8" w16cid:durableId="1381634360">
    <w:abstractNumId w:val="4"/>
  </w:num>
  <w:num w:numId="9" w16cid:durableId="798181274">
    <w:abstractNumId w:val="13"/>
  </w:num>
  <w:num w:numId="10" w16cid:durableId="1752317210">
    <w:abstractNumId w:val="17"/>
  </w:num>
  <w:num w:numId="11" w16cid:durableId="770858322">
    <w:abstractNumId w:val="9"/>
  </w:num>
  <w:num w:numId="12" w16cid:durableId="1952395880">
    <w:abstractNumId w:val="0"/>
  </w:num>
  <w:num w:numId="13" w16cid:durableId="101458350">
    <w:abstractNumId w:val="7"/>
  </w:num>
  <w:num w:numId="14" w16cid:durableId="1288658405">
    <w:abstractNumId w:val="11"/>
  </w:num>
  <w:num w:numId="15" w16cid:durableId="183369819">
    <w:abstractNumId w:val="14"/>
  </w:num>
  <w:num w:numId="16" w16cid:durableId="309134044">
    <w:abstractNumId w:val="5"/>
  </w:num>
  <w:num w:numId="17" w16cid:durableId="1152136986">
    <w:abstractNumId w:val="8"/>
  </w:num>
  <w:num w:numId="18" w16cid:durableId="145459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15"/>
    <w:rsid w:val="00002F2F"/>
    <w:rsid w:val="00025B6A"/>
    <w:rsid w:val="00026E0E"/>
    <w:rsid w:val="00034355"/>
    <w:rsid w:val="0004211E"/>
    <w:rsid w:val="00055EE9"/>
    <w:rsid w:val="00061A3D"/>
    <w:rsid w:val="0006378B"/>
    <w:rsid w:val="00064E08"/>
    <w:rsid w:val="00072FD1"/>
    <w:rsid w:val="00086F83"/>
    <w:rsid w:val="000A38C5"/>
    <w:rsid w:val="000A6307"/>
    <w:rsid w:val="000A6432"/>
    <w:rsid w:val="000A7352"/>
    <w:rsid w:val="000B1235"/>
    <w:rsid w:val="000D0BB4"/>
    <w:rsid w:val="000F1621"/>
    <w:rsid w:val="000F6AFE"/>
    <w:rsid w:val="000F6F82"/>
    <w:rsid w:val="00100D5E"/>
    <w:rsid w:val="00106287"/>
    <w:rsid w:val="00107814"/>
    <w:rsid w:val="001111EA"/>
    <w:rsid w:val="001174EF"/>
    <w:rsid w:val="001323BF"/>
    <w:rsid w:val="001405F4"/>
    <w:rsid w:val="00143614"/>
    <w:rsid w:val="00175EE0"/>
    <w:rsid w:val="00184EBD"/>
    <w:rsid w:val="001A1878"/>
    <w:rsid w:val="001A1DA0"/>
    <w:rsid w:val="001C38E3"/>
    <w:rsid w:val="001E047F"/>
    <w:rsid w:val="001E4B06"/>
    <w:rsid w:val="001E4D77"/>
    <w:rsid w:val="001F1BD4"/>
    <w:rsid w:val="001F4DDB"/>
    <w:rsid w:val="002062FA"/>
    <w:rsid w:val="00210331"/>
    <w:rsid w:val="00223378"/>
    <w:rsid w:val="00233C49"/>
    <w:rsid w:val="002529E2"/>
    <w:rsid w:val="00262111"/>
    <w:rsid w:val="00266089"/>
    <w:rsid w:val="00266392"/>
    <w:rsid w:val="002939F9"/>
    <w:rsid w:val="002B697A"/>
    <w:rsid w:val="002C1D70"/>
    <w:rsid w:val="002D0224"/>
    <w:rsid w:val="002D13BF"/>
    <w:rsid w:val="002F7E96"/>
    <w:rsid w:val="00301A8F"/>
    <w:rsid w:val="003039A0"/>
    <w:rsid w:val="003057AD"/>
    <w:rsid w:val="00322949"/>
    <w:rsid w:val="00327EC5"/>
    <w:rsid w:val="00337143"/>
    <w:rsid w:val="003529FB"/>
    <w:rsid w:val="00352EEE"/>
    <w:rsid w:val="00362378"/>
    <w:rsid w:val="00374793"/>
    <w:rsid w:val="00391963"/>
    <w:rsid w:val="003A780C"/>
    <w:rsid w:val="003B4DBA"/>
    <w:rsid w:val="003D20C0"/>
    <w:rsid w:val="003D46C6"/>
    <w:rsid w:val="003E2435"/>
    <w:rsid w:val="003E3DD1"/>
    <w:rsid w:val="003F276E"/>
    <w:rsid w:val="00413D3A"/>
    <w:rsid w:val="00430854"/>
    <w:rsid w:val="0044338C"/>
    <w:rsid w:val="00444EBB"/>
    <w:rsid w:val="00451CB9"/>
    <w:rsid w:val="00453495"/>
    <w:rsid w:val="00485D75"/>
    <w:rsid w:val="004967C7"/>
    <w:rsid w:val="004B17C2"/>
    <w:rsid w:val="004B1B78"/>
    <w:rsid w:val="004B1DE7"/>
    <w:rsid w:val="004B5CAE"/>
    <w:rsid w:val="004C47AE"/>
    <w:rsid w:val="004E45D9"/>
    <w:rsid w:val="004F584C"/>
    <w:rsid w:val="00500B76"/>
    <w:rsid w:val="005055AA"/>
    <w:rsid w:val="005126AD"/>
    <w:rsid w:val="00516CBC"/>
    <w:rsid w:val="00531958"/>
    <w:rsid w:val="00533926"/>
    <w:rsid w:val="005650E7"/>
    <w:rsid w:val="00573DED"/>
    <w:rsid w:val="005A5161"/>
    <w:rsid w:val="005B7F82"/>
    <w:rsid w:val="005C48FF"/>
    <w:rsid w:val="005C4A54"/>
    <w:rsid w:val="005D51AC"/>
    <w:rsid w:val="00603C54"/>
    <w:rsid w:val="00604C5E"/>
    <w:rsid w:val="00606A60"/>
    <w:rsid w:val="00611EDB"/>
    <w:rsid w:val="00615CD2"/>
    <w:rsid w:val="00615E30"/>
    <w:rsid w:val="0061615D"/>
    <w:rsid w:val="00616D4C"/>
    <w:rsid w:val="00621450"/>
    <w:rsid w:val="00635D0D"/>
    <w:rsid w:val="00651B0C"/>
    <w:rsid w:val="006573DD"/>
    <w:rsid w:val="0067348B"/>
    <w:rsid w:val="00684527"/>
    <w:rsid w:val="00695078"/>
    <w:rsid w:val="006A4E5B"/>
    <w:rsid w:val="006C1D47"/>
    <w:rsid w:val="006F2A95"/>
    <w:rsid w:val="007134AC"/>
    <w:rsid w:val="007140BC"/>
    <w:rsid w:val="007147DE"/>
    <w:rsid w:val="00725B77"/>
    <w:rsid w:val="00726B3A"/>
    <w:rsid w:val="00730330"/>
    <w:rsid w:val="00750FF8"/>
    <w:rsid w:val="00753F05"/>
    <w:rsid w:val="0075666F"/>
    <w:rsid w:val="007579DE"/>
    <w:rsid w:val="007703D0"/>
    <w:rsid w:val="00781619"/>
    <w:rsid w:val="00784026"/>
    <w:rsid w:val="00786B1F"/>
    <w:rsid w:val="007A068B"/>
    <w:rsid w:val="007B6BD3"/>
    <w:rsid w:val="007C54BC"/>
    <w:rsid w:val="007F29B0"/>
    <w:rsid w:val="007F2DB7"/>
    <w:rsid w:val="008066DD"/>
    <w:rsid w:val="008129B0"/>
    <w:rsid w:val="00823FA4"/>
    <w:rsid w:val="008278D5"/>
    <w:rsid w:val="00835542"/>
    <w:rsid w:val="00835943"/>
    <w:rsid w:val="0084282D"/>
    <w:rsid w:val="00853710"/>
    <w:rsid w:val="008B0017"/>
    <w:rsid w:val="008B75F6"/>
    <w:rsid w:val="008E6248"/>
    <w:rsid w:val="008E703E"/>
    <w:rsid w:val="008F3309"/>
    <w:rsid w:val="008F6565"/>
    <w:rsid w:val="009035C1"/>
    <w:rsid w:val="00911030"/>
    <w:rsid w:val="00917261"/>
    <w:rsid w:val="00926947"/>
    <w:rsid w:val="009425CD"/>
    <w:rsid w:val="009529F5"/>
    <w:rsid w:val="00954621"/>
    <w:rsid w:val="00956112"/>
    <w:rsid w:val="00957F7E"/>
    <w:rsid w:val="00964F32"/>
    <w:rsid w:val="00974102"/>
    <w:rsid w:val="00991DBC"/>
    <w:rsid w:val="009B24BE"/>
    <w:rsid w:val="009B673B"/>
    <w:rsid w:val="009C2B1E"/>
    <w:rsid w:val="009D40C2"/>
    <w:rsid w:val="009F76CC"/>
    <w:rsid w:val="00A03139"/>
    <w:rsid w:val="00A56581"/>
    <w:rsid w:val="00A627A3"/>
    <w:rsid w:val="00A752E8"/>
    <w:rsid w:val="00A806E7"/>
    <w:rsid w:val="00A854C8"/>
    <w:rsid w:val="00A8693E"/>
    <w:rsid w:val="00AC0ED9"/>
    <w:rsid w:val="00AD6C1B"/>
    <w:rsid w:val="00AE25D1"/>
    <w:rsid w:val="00B07E4E"/>
    <w:rsid w:val="00B11870"/>
    <w:rsid w:val="00B1354E"/>
    <w:rsid w:val="00B165D9"/>
    <w:rsid w:val="00B217CB"/>
    <w:rsid w:val="00B251B7"/>
    <w:rsid w:val="00B438D7"/>
    <w:rsid w:val="00B51915"/>
    <w:rsid w:val="00B527A1"/>
    <w:rsid w:val="00B64419"/>
    <w:rsid w:val="00B67251"/>
    <w:rsid w:val="00B84F05"/>
    <w:rsid w:val="00BC02FD"/>
    <w:rsid w:val="00BD0A43"/>
    <w:rsid w:val="00BD2017"/>
    <w:rsid w:val="00BF0BE2"/>
    <w:rsid w:val="00BF5B16"/>
    <w:rsid w:val="00C027AA"/>
    <w:rsid w:val="00C2012E"/>
    <w:rsid w:val="00C31432"/>
    <w:rsid w:val="00C33A3E"/>
    <w:rsid w:val="00C44180"/>
    <w:rsid w:val="00C46F5B"/>
    <w:rsid w:val="00C55151"/>
    <w:rsid w:val="00C633C2"/>
    <w:rsid w:val="00C6775D"/>
    <w:rsid w:val="00C7227D"/>
    <w:rsid w:val="00CC3A29"/>
    <w:rsid w:val="00D02AE3"/>
    <w:rsid w:val="00D1068E"/>
    <w:rsid w:val="00D136EF"/>
    <w:rsid w:val="00D32C17"/>
    <w:rsid w:val="00D50D24"/>
    <w:rsid w:val="00D6096E"/>
    <w:rsid w:val="00D62F5E"/>
    <w:rsid w:val="00D65960"/>
    <w:rsid w:val="00D67AAC"/>
    <w:rsid w:val="00D765AD"/>
    <w:rsid w:val="00D807B1"/>
    <w:rsid w:val="00D80C75"/>
    <w:rsid w:val="00DA43B8"/>
    <w:rsid w:val="00DE5C69"/>
    <w:rsid w:val="00DE7B66"/>
    <w:rsid w:val="00DF5DE1"/>
    <w:rsid w:val="00E00CB9"/>
    <w:rsid w:val="00E069A9"/>
    <w:rsid w:val="00E13CAD"/>
    <w:rsid w:val="00E27FBB"/>
    <w:rsid w:val="00E344FE"/>
    <w:rsid w:val="00E408F3"/>
    <w:rsid w:val="00E65FAC"/>
    <w:rsid w:val="00E77670"/>
    <w:rsid w:val="00E80430"/>
    <w:rsid w:val="00E81246"/>
    <w:rsid w:val="00E94480"/>
    <w:rsid w:val="00E97252"/>
    <w:rsid w:val="00EA182F"/>
    <w:rsid w:val="00EB40DC"/>
    <w:rsid w:val="00EB5F8C"/>
    <w:rsid w:val="00EC5CB9"/>
    <w:rsid w:val="00EE3936"/>
    <w:rsid w:val="00EE5DFD"/>
    <w:rsid w:val="00EF093C"/>
    <w:rsid w:val="00F133ED"/>
    <w:rsid w:val="00F263F7"/>
    <w:rsid w:val="00F4722A"/>
    <w:rsid w:val="00F50504"/>
    <w:rsid w:val="00F5142D"/>
    <w:rsid w:val="00F8161D"/>
    <w:rsid w:val="00F84810"/>
    <w:rsid w:val="00F9404F"/>
    <w:rsid w:val="00FA4D81"/>
    <w:rsid w:val="00FA6699"/>
    <w:rsid w:val="00FA7BD2"/>
    <w:rsid w:val="00FC4FA9"/>
    <w:rsid w:val="00FE04BE"/>
    <w:rsid w:val="00FE529A"/>
    <w:rsid w:val="00FF2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AF409C"/>
  <w14:defaultImageDpi w14:val="300"/>
  <w15:docId w15:val="{E88B79A5-9F8E-4C12-AD17-EE4F70A2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Calibri"/>
        <w:color w:val="5959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E"/>
  </w:style>
  <w:style w:type="paragraph" w:styleId="Heading1">
    <w:name w:val="heading 1"/>
    <w:basedOn w:val="Normal"/>
    <w:next w:val="Normal"/>
    <w:link w:val="Heading1Char"/>
    <w:uiPriority w:val="9"/>
    <w:qFormat/>
    <w:rsid w:val="007134AC"/>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autoRedefine/>
    <w:uiPriority w:val="9"/>
    <w:qFormat/>
    <w:rsid w:val="00EF093C"/>
    <w:pPr>
      <w:keepNext/>
      <w:pBdr>
        <w:top w:val="single" w:sz="24" w:space="0" w:color="DBE5F1"/>
        <w:left w:val="single" w:sz="24" w:space="0" w:color="DBE5F1"/>
        <w:bottom w:val="single" w:sz="24" w:space="0" w:color="DBE5F1"/>
        <w:right w:val="single" w:sz="24" w:space="0" w:color="DBE5F1"/>
      </w:pBdr>
      <w:shd w:val="clear" w:color="auto" w:fill="DBE5F1"/>
      <w:tabs>
        <w:tab w:val="left" w:pos="2160"/>
      </w:tabs>
      <w:spacing w:before="240" w:after="240"/>
      <w:ind w:right="96"/>
      <w:contextualSpacing/>
      <w:outlineLvl w:val="1"/>
    </w:pPr>
    <w:rPr>
      <w:rFonts w:ascii="Trebuchet MS" w:eastAsia="MS Mincho" w:hAnsi="Trebuchet MS" w:cs="Times New Roman"/>
      <w:caps/>
      <w:color w:val="000000"/>
      <w:spacing w:val="15"/>
      <w:lang w:val="en-GB"/>
    </w:rPr>
  </w:style>
  <w:style w:type="paragraph" w:styleId="Heading3">
    <w:name w:val="heading 3"/>
    <w:basedOn w:val="Normal"/>
    <w:next w:val="Normal"/>
    <w:link w:val="Heading3Char"/>
    <w:uiPriority w:val="99"/>
    <w:unhideWhenUsed/>
    <w:qFormat/>
    <w:rsid w:val="00EF093C"/>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4C47AE"/>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2">
    <w:name w:val="Paragraph Style 2"/>
    <w:basedOn w:val="Normal"/>
    <w:uiPriority w:val="99"/>
    <w:rsid w:val="00B84F05"/>
    <w:pPr>
      <w:widowControl w:val="0"/>
      <w:pBdr>
        <w:bottom w:val="single" w:sz="5" w:space="11" w:color="auto"/>
      </w:pBdr>
      <w:autoSpaceDE w:val="0"/>
      <w:autoSpaceDN w:val="0"/>
      <w:adjustRightInd w:val="0"/>
      <w:spacing w:line="730" w:lineRule="atLeast"/>
      <w:textAlignment w:val="center"/>
    </w:pPr>
    <w:rPr>
      <w:rFonts w:ascii="Bliss2-Bold" w:hAnsi="Bliss2-Bold" w:cs="Bliss2-Bold"/>
      <w:b/>
      <w:bCs/>
      <w:color w:val="747272"/>
      <w:sz w:val="44"/>
      <w:szCs w:val="44"/>
      <w:lang w:val="en-GB"/>
    </w:rPr>
  </w:style>
  <w:style w:type="paragraph" w:styleId="BalloonText">
    <w:name w:val="Balloon Text"/>
    <w:basedOn w:val="Normal"/>
    <w:link w:val="BalloonTextChar"/>
    <w:uiPriority w:val="99"/>
    <w:semiHidden/>
    <w:unhideWhenUsed/>
    <w:rsid w:val="001A1DA0"/>
    <w:rPr>
      <w:rFonts w:ascii="Lucida Grande" w:hAnsi="Lucida Grande"/>
      <w:sz w:val="18"/>
      <w:szCs w:val="18"/>
    </w:rPr>
  </w:style>
  <w:style w:type="character" w:customStyle="1" w:styleId="BalloonTextChar">
    <w:name w:val="Balloon Text Char"/>
    <w:basedOn w:val="DefaultParagraphFont"/>
    <w:link w:val="BalloonText"/>
    <w:uiPriority w:val="99"/>
    <w:semiHidden/>
    <w:rsid w:val="001A1DA0"/>
    <w:rPr>
      <w:rFonts w:ascii="Lucida Grande" w:hAnsi="Lucida Grande"/>
      <w:sz w:val="18"/>
      <w:szCs w:val="18"/>
    </w:rPr>
  </w:style>
  <w:style w:type="paragraph" w:styleId="Header">
    <w:name w:val="header"/>
    <w:basedOn w:val="Normal"/>
    <w:link w:val="HeaderChar"/>
    <w:uiPriority w:val="99"/>
    <w:unhideWhenUsed/>
    <w:rsid w:val="00DE7B66"/>
    <w:pPr>
      <w:tabs>
        <w:tab w:val="center" w:pos="4320"/>
        <w:tab w:val="right" w:pos="8640"/>
      </w:tabs>
    </w:pPr>
    <w:rPr>
      <w:b/>
      <w:color w:val="656462"/>
      <w:sz w:val="64"/>
    </w:rPr>
  </w:style>
  <w:style w:type="character" w:customStyle="1" w:styleId="HeaderChar">
    <w:name w:val="Header Char"/>
    <w:basedOn w:val="DefaultParagraphFont"/>
    <w:link w:val="Header"/>
    <w:uiPriority w:val="99"/>
    <w:rsid w:val="00DE7B66"/>
    <w:rPr>
      <w:rFonts w:asciiTheme="majorHAnsi" w:hAnsiTheme="majorHAnsi"/>
      <w:b/>
      <w:color w:val="656462"/>
      <w:sz w:val="64"/>
    </w:rPr>
  </w:style>
  <w:style w:type="paragraph" w:styleId="Footer">
    <w:name w:val="footer"/>
    <w:basedOn w:val="Normal"/>
    <w:link w:val="FooterChar"/>
    <w:uiPriority w:val="99"/>
    <w:unhideWhenUsed/>
    <w:rsid w:val="001A1DA0"/>
    <w:pPr>
      <w:tabs>
        <w:tab w:val="center" w:pos="4320"/>
        <w:tab w:val="right" w:pos="8640"/>
      </w:tabs>
    </w:pPr>
  </w:style>
  <w:style w:type="character" w:customStyle="1" w:styleId="FooterChar">
    <w:name w:val="Footer Char"/>
    <w:basedOn w:val="DefaultParagraphFont"/>
    <w:link w:val="Footer"/>
    <w:uiPriority w:val="99"/>
    <w:rsid w:val="001A1DA0"/>
  </w:style>
  <w:style w:type="character" w:styleId="PageNumber">
    <w:name w:val="page number"/>
    <w:basedOn w:val="DefaultParagraphFont"/>
    <w:uiPriority w:val="99"/>
    <w:semiHidden/>
    <w:unhideWhenUsed/>
    <w:rsid w:val="00926947"/>
  </w:style>
  <w:style w:type="table" w:styleId="TableGrid">
    <w:name w:val="Table Grid"/>
    <w:basedOn w:val="TableNormal"/>
    <w:uiPriority w:val="59"/>
    <w:rsid w:val="002D1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mad">
    <w:name w:val="Body Nomad"/>
    <w:basedOn w:val="Normal"/>
    <w:qFormat/>
    <w:rsid w:val="00DE7B66"/>
    <w:pPr>
      <w:spacing w:after="160"/>
    </w:pPr>
  </w:style>
  <w:style w:type="paragraph" w:customStyle="1" w:styleId="Header2Nomad">
    <w:name w:val="Header 2 Nomad"/>
    <w:basedOn w:val="Normal"/>
    <w:link w:val="Header2NomadChar"/>
    <w:autoRedefine/>
    <w:qFormat/>
    <w:rsid w:val="005055AA"/>
    <w:pPr>
      <w:pBdr>
        <w:bottom w:val="single" w:sz="4" w:space="6" w:color="808080" w:themeColor="background1" w:themeShade="80"/>
      </w:pBdr>
      <w:spacing w:after="240" w:line="336" w:lineRule="exact"/>
    </w:pPr>
    <w:rPr>
      <w:b/>
      <w:bCs/>
      <w:noProof/>
      <w:color w:val="C00000"/>
      <w:sz w:val="28"/>
      <w:szCs w:val="28"/>
    </w:rPr>
  </w:style>
  <w:style w:type="character" w:customStyle="1" w:styleId="Header2NomadChar">
    <w:name w:val="Header 2 Nomad Char"/>
    <w:basedOn w:val="DefaultParagraphFont"/>
    <w:link w:val="Header2Nomad"/>
    <w:rsid w:val="005055AA"/>
    <w:rPr>
      <w:b/>
      <w:bCs/>
      <w:noProof/>
      <w:color w:val="C00000"/>
      <w:sz w:val="28"/>
      <w:szCs w:val="28"/>
    </w:rPr>
  </w:style>
  <w:style w:type="table" w:customStyle="1" w:styleId="DocumentcontroltableNomad">
    <w:name w:val="Document control table Nomad"/>
    <w:basedOn w:val="TableNormal"/>
    <w:uiPriority w:val="99"/>
    <w:rsid w:val="00DA43B8"/>
    <w:rPr>
      <w:color w:val="808080" w:themeColor="background1" w:themeShade="80"/>
      <w:sz w:val="20"/>
    </w:rPr>
    <w:tblPr/>
    <w:tblStylePr w:type="firstRow">
      <w:rPr>
        <w:rFonts w:asciiTheme="majorHAnsi" w:hAnsiTheme="majorHAnsi"/>
        <w:b/>
        <w:color w:val="FF0000"/>
        <w:sz w:val="20"/>
      </w:rPr>
    </w:tblStylePr>
  </w:style>
  <w:style w:type="character" w:customStyle="1" w:styleId="Heading2Char">
    <w:name w:val="Heading 2 Char"/>
    <w:basedOn w:val="DefaultParagraphFont"/>
    <w:link w:val="Heading2"/>
    <w:uiPriority w:val="99"/>
    <w:rsid w:val="00EF093C"/>
    <w:rPr>
      <w:rFonts w:ascii="Trebuchet MS" w:eastAsia="MS Mincho" w:hAnsi="Trebuchet MS" w:cs="Times New Roman"/>
      <w:caps/>
      <w:color w:val="000000"/>
      <w:spacing w:val="15"/>
      <w:szCs w:val="22"/>
      <w:shd w:val="clear" w:color="auto" w:fill="DBE5F1"/>
      <w:lang w:val="en-GB"/>
    </w:rPr>
  </w:style>
  <w:style w:type="paragraph" w:customStyle="1" w:styleId="Header3Nomad">
    <w:name w:val="Header 3 Nomad"/>
    <w:basedOn w:val="Header2Nomad"/>
    <w:link w:val="Header3NomadChar"/>
    <w:qFormat/>
    <w:rsid w:val="00DE7B66"/>
    <w:pPr>
      <w:pBdr>
        <w:bottom w:val="none" w:sz="0" w:space="0" w:color="auto"/>
      </w:pBdr>
      <w:spacing w:before="720" w:after="200"/>
    </w:pPr>
    <w:rPr>
      <w:color w:val="656462"/>
    </w:rPr>
  </w:style>
  <w:style w:type="character" w:customStyle="1" w:styleId="Header3NomadChar">
    <w:name w:val="Header 3 Nomad Char"/>
    <w:basedOn w:val="Header2NomadChar"/>
    <w:link w:val="Header3Nomad"/>
    <w:rsid w:val="00DE7B66"/>
    <w:rPr>
      <w:rFonts w:asciiTheme="majorHAnsi" w:hAnsiTheme="majorHAnsi"/>
      <w:b/>
      <w:bCs/>
      <w:noProof/>
      <w:color w:val="656462"/>
      <w:sz w:val="28"/>
      <w:szCs w:val="28"/>
    </w:rPr>
  </w:style>
  <w:style w:type="paragraph" w:customStyle="1" w:styleId="BulletsNomad">
    <w:name w:val="Bullets Nomad"/>
    <w:basedOn w:val="BodyNomad"/>
    <w:qFormat/>
    <w:rsid w:val="00AC0ED9"/>
    <w:pPr>
      <w:spacing w:before="240" w:after="240"/>
    </w:pPr>
  </w:style>
  <w:style w:type="character" w:customStyle="1" w:styleId="Heading3Char">
    <w:name w:val="Heading 3 Char"/>
    <w:basedOn w:val="DefaultParagraphFont"/>
    <w:link w:val="Heading3"/>
    <w:uiPriority w:val="9"/>
    <w:semiHidden/>
    <w:rsid w:val="00EF093C"/>
    <w:rPr>
      <w:rFonts w:asciiTheme="majorHAnsi" w:eastAsiaTheme="majorEastAsia" w:hAnsiTheme="majorHAnsi" w:cstheme="majorBidi"/>
      <w:b/>
      <w:bCs/>
      <w:color w:val="4F81BD" w:themeColor="accent1"/>
    </w:rPr>
  </w:style>
  <w:style w:type="paragraph" w:styleId="TOC4">
    <w:name w:val="toc 4"/>
    <w:basedOn w:val="TOC3"/>
    <w:next w:val="Normal"/>
    <w:uiPriority w:val="99"/>
    <w:semiHidden/>
    <w:rsid w:val="00EF093C"/>
    <w:pPr>
      <w:ind w:left="480"/>
    </w:pPr>
  </w:style>
  <w:style w:type="paragraph" w:customStyle="1" w:styleId="Header4Nomad">
    <w:name w:val="Header 4 Nomad"/>
    <w:basedOn w:val="Heading3"/>
    <w:link w:val="Header4NomadChar"/>
    <w:qFormat/>
    <w:rsid w:val="00DE7B66"/>
    <w:pPr>
      <w:spacing w:before="360" w:after="120"/>
    </w:pPr>
    <w:rPr>
      <w:b w:val="0"/>
      <w:color w:val="656462"/>
      <w:sz w:val="26"/>
    </w:rPr>
  </w:style>
  <w:style w:type="character" w:customStyle="1" w:styleId="Header4NomadChar">
    <w:name w:val="Header 4 Nomad Char"/>
    <w:basedOn w:val="Heading3Char"/>
    <w:link w:val="Header4Nomad"/>
    <w:rsid w:val="00DE7B66"/>
    <w:rPr>
      <w:rFonts w:asciiTheme="majorHAnsi" w:eastAsiaTheme="majorEastAsia" w:hAnsiTheme="majorHAnsi" w:cstheme="majorBidi"/>
      <w:b w:val="0"/>
      <w:bCs/>
      <w:color w:val="656462"/>
      <w:sz w:val="26"/>
    </w:rPr>
  </w:style>
  <w:style w:type="paragraph" w:styleId="ListParagraph">
    <w:name w:val="List Paragraph"/>
    <w:basedOn w:val="Normal"/>
    <w:uiPriority w:val="34"/>
    <w:qFormat/>
    <w:rsid w:val="00EF093C"/>
    <w:pPr>
      <w:spacing w:before="200" w:after="200"/>
      <w:ind w:left="720"/>
      <w:contextualSpacing/>
    </w:pPr>
    <w:rPr>
      <w:rFonts w:ascii="Calibri" w:eastAsia="MS Mincho" w:hAnsi="Calibri" w:cs="Cordia New"/>
      <w:sz w:val="20"/>
      <w:szCs w:val="20"/>
      <w:lang w:val="en-GB"/>
    </w:rPr>
  </w:style>
  <w:style w:type="paragraph" w:styleId="TOC3">
    <w:name w:val="toc 3"/>
    <w:aliases w:val="TOC 3 Nomad"/>
    <w:basedOn w:val="Normal"/>
    <w:next w:val="Normal"/>
    <w:autoRedefine/>
    <w:uiPriority w:val="39"/>
    <w:unhideWhenUsed/>
    <w:rsid w:val="00F5142D"/>
    <w:pPr>
      <w:tabs>
        <w:tab w:val="right" w:leader="dot" w:pos="10188"/>
      </w:tabs>
      <w:ind w:left="240"/>
    </w:pPr>
    <w:rPr>
      <w:noProof/>
      <w:color w:val="61605D"/>
      <w:sz w:val="20"/>
      <w:szCs w:val="20"/>
    </w:rPr>
  </w:style>
  <w:style w:type="character" w:styleId="Hyperlink">
    <w:name w:val="Hyperlink"/>
    <w:basedOn w:val="DefaultParagraphFont"/>
    <w:uiPriority w:val="99"/>
    <w:rsid w:val="00F263F7"/>
    <w:rPr>
      <w:rFonts w:cs="Times New Roman"/>
      <w:color w:val="0000FF"/>
      <w:u w:val="single"/>
    </w:rPr>
  </w:style>
  <w:style w:type="paragraph" w:customStyle="1" w:styleId="Default">
    <w:name w:val="Default"/>
    <w:rsid w:val="00F263F7"/>
    <w:pPr>
      <w:widowControl w:val="0"/>
      <w:autoSpaceDE w:val="0"/>
      <w:autoSpaceDN w:val="0"/>
      <w:adjustRightInd w:val="0"/>
    </w:pPr>
    <w:rPr>
      <w:rFonts w:ascii="Arial" w:eastAsia="MS Mincho" w:hAnsi="Arial" w:cs="Arial"/>
      <w:color w:val="000000"/>
      <w:lang w:val="en-GB" w:eastAsia="en-GB"/>
    </w:rPr>
  </w:style>
  <w:style w:type="paragraph" w:styleId="TOC1">
    <w:name w:val="toc 1"/>
    <w:aliases w:val="Nomad"/>
    <w:basedOn w:val="BodyNomad"/>
    <w:next w:val="BodyNomad"/>
    <w:autoRedefine/>
    <w:uiPriority w:val="39"/>
    <w:unhideWhenUsed/>
    <w:qFormat/>
    <w:rsid w:val="00F5142D"/>
    <w:pPr>
      <w:tabs>
        <w:tab w:val="right" w:leader="dot" w:pos="10188"/>
      </w:tabs>
      <w:spacing w:before="360"/>
    </w:pPr>
    <w:rPr>
      <w:b/>
      <w:bCs/>
      <w:noProof/>
      <w:color w:val="61605D"/>
    </w:rPr>
  </w:style>
  <w:style w:type="character" w:customStyle="1" w:styleId="LinksNomad">
    <w:name w:val="Links Nomad"/>
    <w:basedOn w:val="DefaultParagraphFont"/>
    <w:uiPriority w:val="1"/>
    <w:qFormat/>
    <w:rsid w:val="00615CD2"/>
    <w:rPr>
      <w:rFonts w:asciiTheme="majorHAnsi" w:hAnsiTheme="majorHAnsi"/>
      <w:color w:val="FF0000"/>
      <w:sz w:val="22"/>
    </w:rPr>
  </w:style>
  <w:style w:type="paragraph" w:customStyle="1" w:styleId="LetteredbulletsNomad">
    <w:name w:val="Lettered bullets Nomad"/>
    <w:basedOn w:val="BulletsNomad"/>
    <w:qFormat/>
    <w:rsid w:val="00AC0ED9"/>
    <w:pPr>
      <w:numPr>
        <w:numId w:val="4"/>
      </w:numPr>
    </w:pPr>
  </w:style>
  <w:style w:type="paragraph" w:styleId="TOC2">
    <w:name w:val="toc 2"/>
    <w:aliases w:val="TOC 2 Nomad"/>
    <w:basedOn w:val="Normal"/>
    <w:next w:val="Normal"/>
    <w:autoRedefine/>
    <w:uiPriority w:val="39"/>
    <w:unhideWhenUsed/>
    <w:rsid w:val="00F5142D"/>
    <w:pPr>
      <w:tabs>
        <w:tab w:val="right" w:leader="dot" w:pos="10188"/>
      </w:tabs>
      <w:spacing w:before="240"/>
    </w:pPr>
    <w:rPr>
      <w:b/>
      <w:noProof/>
      <w:color w:val="61605D"/>
      <w:sz w:val="20"/>
      <w:szCs w:val="20"/>
    </w:rPr>
  </w:style>
  <w:style w:type="paragraph" w:styleId="TOC5">
    <w:name w:val="toc 5"/>
    <w:basedOn w:val="Normal"/>
    <w:next w:val="Normal"/>
    <w:autoRedefine/>
    <w:uiPriority w:val="39"/>
    <w:unhideWhenUsed/>
    <w:rsid w:val="002F7E96"/>
    <w:pPr>
      <w:ind w:left="720"/>
    </w:pPr>
    <w:rPr>
      <w:sz w:val="20"/>
      <w:szCs w:val="20"/>
    </w:rPr>
  </w:style>
  <w:style w:type="paragraph" w:styleId="TOC6">
    <w:name w:val="toc 6"/>
    <w:basedOn w:val="Normal"/>
    <w:next w:val="Normal"/>
    <w:autoRedefine/>
    <w:uiPriority w:val="39"/>
    <w:unhideWhenUsed/>
    <w:rsid w:val="002F7E96"/>
    <w:pPr>
      <w:ind w:left="960"/>
    </w:pPr>
    <w:rPr>
      <w:sz w:val="20"/>
      <w:szCs w:val="20"/>
    </w:rPr>
  </w:style>
  <w:style w:type="paragraph" w:styleId="TOC7">
    <w:name w:val="toc 7"/>
    <w:basedOn w:val="Normal"/>
    <w:next w:val="Normal"/>
    <w:autoRedefine/>
    <w:uiPriority w:val="39"/>
    <w:unhideWhenUsed/>
    <w:rsid w:val="002F7E96"/>
    <w:pPr>
      <w:ind w:left="1200"/>
    </w:pPr>
    <w:rPr>
      <w:sz w:val="20"/>
      <w:szCs w:val="20"/>
    </w:rPr>
  </w:style>
  <w:style w:type="paragraph" w:styleId="TOC8">
    <w:name w:val="toc 8"/>
    <w:basedOn w:val="Normal"/>
    <w:next w:val="Normal"/>
    <w:autoRedefine/>
    <w:uiPriority w:val="39"/>
    <w:unhideWhenUsed/>
    <w:rsid w:val="002F7E96"/>
    <w:pPr>
      <w:ind w:left="1440"/>
    </w:pPr>
    <w:rPr>
      <w:sz w:val="20"/>
      <w:szCs w:val="20"/>
    </w:rPr>
  </w:style>
  <w:style w:type="paragraph" w:styleId="TOC9">
    <w:name w:val="toc 9"/>
    <w:basedOn w:val="Normal"/>
    <w:next w:val="Normal"/>
    <w:autoRedefine/>
    <w:uiPriority w:val="39"/>
    <w:unhideWhenUsed/>
    <w:rsid w:val="002F7E96"/>
    <w:pPr>
      <w:ind w:left="1680"/>
    </w:pPr>
    <w:rPr>
      <w:sz w:val="20"/>
      <w:szCs w:val="20"/>
    </w:rPr>
  </w:style>
  <w:style w:type="character" w:customStyle="1" w:styleId="Heading1Char">
    <w:name w:val="Heading 1 Char"/>
    <w:basedOn w:val="DefaultParagraphFont"/>
    <w:link w:val="Heading1"/>
    <w:uiPriority w:val="9"/>
    <w:rsid w:val="007134A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7134AC"/>
    <w:pPr>
      <w:spacing w:line="276" w:lineRule="auto"/>
      <w:outlineLvl w:val="9"/>
    </w:pPr>
    <w:rPr>
      <w:color w:val="365F91" w:themeColor="accent1" w:themeShade="BF"/>
      <w:sz w:val="28"/>
      <w:szCs w:val="28"/>
    </w:rPr>
  </w:style>
  <w:style w:type="paragraph" w:customStyle="1" w:styleId="MainheaderNomad">
    <w:name w:val="Main header Nomad"/>
    <w:basedOn w:val="Header2Nomad"/>
    <w:qFormat/>
    <w:rsid w:val="00E80430"/>
    <w:pPr>
      <w:pBdr>
        <w:bottom w:val="single" w:sz="4" w:space="10" w:color="808080" w:themeColor="background1" w:themeShade="80"/>
      </w:pBdr>
      <w:spacing w:line="600" w:lineRule="exact"/>
    </w:pPr>
  </w:style>
  <w:style w:type="paragraph" w:customStyle="1" w:styleId="AnnouncementbodyNomad">
    <w:name w:val="Announcement body Nomad"/>
    <w:basedOn w:val="Normal"/>
    <w:qFormat/>
    <w:rsid w:val="00786B1F"/>
    <w:pPr>
      <w:widowControl w:val="0"/>
      <w:autoSpaceDE w:val="0"/>
      <w:autoSpaceDN w:val="0"/>
      <w:adjustRightInd w:val="0"/>
      <w:spacing w:before="120" w:after="360"/>
    </w:pPr>
    <w:rPr>
      <w:rFonts w:ascii="Calibri-Bold" w:hAnsi="Calibri-Bold" w:cs="Calibri-Bold"/>
      <w:color w:val="757373"/>
      <w:sz w:val="24"/>
      <w:szCs w:val="24"/>
    </w:rPr>
  </w:style>
  <w:style w:type="character" w:customStyle="1" w:styleId="DocumentdetailsredboldNomad">
    <w:name w:val="Document details red bold Nomad"/>
    <w:basedOn w:val="DefaultParagraphFont"/>
    <w:uiPriority w:val="1"/>
    <w:qFormat/>
    <w:rsid w:val="00B64419"/>
    <w:rPr>
      <w:rFonts w:ascii="Calibri-Bold" w:hAnsi="Calibri-Bold" w:cs="Calibri-Bold"/>
      <w:b/>
      <w:bCs/>
      <w:color w:val="FF0000"/>
    </w:rPr>
  </w:style>
  <w:style w:type="table" w:customStyle="1" w:styleId="TableGrid1">
    <w:name w:val="Table Grid1"/>
    <w:basedOn w:val="TableNormal"/>
    <w:next w:val="TableGrid"/>
    <w:uiPriority w:val="39"/>
    <w:rsid w:val="000F6F82"/>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6F82"/>
    <w:rPr>
      <w:sz w:val="16"/>
      <w:szCs w:val="16"/>
    </w:rPr>
  </w:style>
  <w:style w:type="paragraph" w:styleId="CommentText">
    <w:name w:val="annotation text"/>
    <w:basedOn w:val="Normal"/>
    <w:link w:val="CommentTextChar"/>
    <w:uiPriority w:val="99"/>
    <w:semiHidden/>
    <w:unhideWhenUsed/>
    <w:rsid w:val="000F6F82"/>
    <w:rPr>
      <w:sz w:val="20"/>
      <w:szCs w:val="20"/>
    </w:rPr>
  </w:style>
  <w:style w:type="character" w:customStyle="1" w:styleId="CommentTextChar">
    <w:name w:val="Comment Text Char"/>
    <w:basedOn w:val="DefaultParagraphFont"/>
    <w:link w:val="CommentText"/>
    <w:uiPriority w:val="99"/>
    <w:semiHidden/>
    <w:rsid w:val="000F6F82"/>
    <w:rPr>
      <w:sz w:val="20"/>
      <w:szCs w:val="20"/>
    </w:rPr>
  </w:style>
  <w:style w:type="paragraph" w:styleId="CommentSubject">
    <w:name w:val="annotation subject"/>
    <w:basedOn w:val="CommentText"/>
    <w:next w:val="CommentText"/>
    <w:link w:val="CommentSubjectChar"/>
    <w:uiPriority w:val="99"/>
    <w:semiHidden/>
    <w:unhideWhenUsed/>
    <w:rsid w:val="000F6F82"/>
    <w:rPr>
      <w:b/>
      <w:bCs/>
    </w:rPr>
  </w:style>
  <w:style w:type="character" w:customStyle="1" w:styleId="CommentSubjectChar">
    <w:name w:val="Comment Subject Char"/>
    <w:basedOn w:val="CommentTextChar"/>
    <w:link w:val="CommentSubject"/>
    <w:uiPriority w:val="99"/>
    <w:semiHidden/>
    <w:rsid w:val="000F6F82"/>
    <w:rPr>
      <w:b/>
      <w:bCs/>
      <w:sz w:val="20"/>
      <w:szCs w:val="20"/>
    </w:rPr>
  </w:style>
  <w:style w:type="table" w:customStyle="1" w:styleId="TableGrid2">
    <w:name w:val="Table Grid2"/>
    <w:basedOn w:val="TableNormal"/>
    <w:next w:val="TableGrid"/>
    <w:uiPriority w:val="39"/>
    <w:rsid w:val="000F1621"/>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1621"/>
    <w:rPr>
      <w:color w:val="808080"/>
    </w:rPr>
  </w:style>
  <w:style w:type="table" w:customStyle="1" w:styleId="NDInfoMap">
    <w:name w:val="NDInfoMap"/>
    <w:basedOn w:val="TableNormal"/>
    <w:uiPriority w:val="99"/>
    <w:rsid w:val="000F1621"/>
    <w:rPr>
      <w:rFonts w:ascii="Trebuchet MS" w:eastAsia="Calibri" w:hAnsi="Trebuchet MS" w:cs="Times New Roman"/>
      <w:color w:val="292929"/>
      <w:sz w:val="20"/>
      <w:szCs w:val="20"/>
      <w:lang w:val="en-GB"/>
    </w:rPr>
    <w:tblPr/>
    <w:tblStylePr w:type="firstCol">
      <w:pPr>
        <w:jc w:val="right"/>
      </w:pPr>
      <w:rPr>
        <w:rFonts w:ascii="Trebuchet MS" w:hAnsi="Trebuchet MS"/>
        <w:b/>
        <w:color w:val="313131"/>
        <w:sz w:val="20"/>
      </w:rPr>
      <w:tblPr/>
      <w:tcPr>
        <w:tcBorders>
          <w:top w:val="nil"/>
          <w:left w:val="nil"/>
          <w:bottom w:val="nil"/>
          <w:right w:val="nil"/>
          <w:insideH w:val="nil"/>
          <w:insideV w:val="nil"/>
          <w:tl2br w:val="nil"/>
          <w:tr2bl w:val="nil"/>
        </w:tcBorders>
        <w:vAlign w:val="center"/>
      </w:tcPr>
    </w:tblStylePr>
    <w:tblStylePr w:type="lastCol">
      <w:tblPr/>
      <w:tcPr>
        <w:shd w:val="clear" w:color="auto" w:fill="A1A1A1"/>
      </w:tcPr>
    </w:tblStylePr>
  </w:style>
  <w:style w:type="paragraph" w:customStyle="1" w:styleId="NDParagraph">
    <w:name w:val="NDParagraph"/>
    <w:basedOn w:val="Normal"/>
    <w:autoRedefine/>
    <w:qFormat/>
    <w:rsid w:val="00072FD1"/>
    <w:rPr>
      <w:rFonts w:asciiTheme="minorHAnsi" w:eastAsiaTheme="minorHAnsi" w:hAnsiTheme="minorHAnsi" w:cstheme="minorHAnsi"/>
      <w:bCs/>
      <w:color w:val="auto"/>
      <w:sz w:val="20"/>
      <w:szCs w:val="20"/>
      <w:lang w:val="en-GB" w:eastAsia="ja-JP"/>
    </w:rPr>
  </w:style>
  <w:style w:type="paragraph" w:customStyle="1" w:styleId="Heading41">
    <w:name w:val="Heading 41"/>
    <w:basedOn w:val="Normal"/>
    <w:next w:val="NDParagraph"/>
    <w:autoRedefine/>
    <w:qFormat/>
    <w:rsid w:val="00D136EF"/>
    <w:pPr>
      <w:keepNext/>
      <w:keepLines/>
      <w:tabs>
        <w:tab w:val="num" w:pos="360"/>
      </w:tabs>
      <w:spacing w:before="240" w:after="100" w:afterAutospacing="1"/>
      <w:outlineLvl w:val="3"/>
    </w:pPr>
    <w:rPr>
      <w:rFonts w:ascii="Calibri" w:eastAsia="Times New Roman" w:hAnsi="Calibri" w:cs="Times New Roman"/>
      <w:b/>
      <w:i/>
      <w:iCs/>
      <w:color w:val="D71F2F"/>
      <w:sz w:val="20"/>
      <w:szCs w:val="20"/>
      <w:lang w:val="en-GB"/>
    </w:rPr>
  </w:style>
  <w:style w:type="paragraph" w:customStyle="1" w:styleId="Heading71">
    <w:name w:val="Heading 71"/>
    <w:basedOn w:val="Normal"/>
    <w:next w:val="Normal"/>
    <w:uiPriority w:val="9"/>
    <w:semiHidden/>
    <w:unhideWhenUsed/>
    <w:qFormat/>
    <w:rsid w:val="00D136EF"/>
    <w:pPr>
      <w:keepNext/>
      <w:keepLines/>
      <w:tabs>
        <w:tab w:val="num" w:pos="360"/>
      </w:tabs>
      <w:spacing w:before="40" w:line="360" w:lineRule="auto"/>
      <w:outlineLvl w:val="6"/>
    </w:pPr>
    <w:rPr>
      <w:rFonts w:ascii="Calibri" w:eastAsia="Times New Roman" w:hAnsi="Calibri" w:cs="Times New Roman"/>
      <w:i/>
      <w:iCs/>
      <w:color w:val="C00000"/>
      <w:sz w:val="20"/>
      <w:szCs w:val="20"/>
      <w:lang w:val="en-GB"/>
    </w:rPr>
  </w:style>
  <w:style w:type="paragraph" w:customStyle="1" w:styleId="Heading81">
    <w:name w:val="Heading 81"/>
    <w:basedOn w:val="Normal"/>
    <w:next w:val="Normal"/>
    <w:uiPriority w:val="9"/>
    <w:semiHidden/>
    <w:unhideWhenUsed/>
    <w:qFormat/>
    <w:rsid w:val="00D136EF"/>
    <w:pPr>
      <w:keepNext/>
      <w:keepLines/>
      <w:tabs>
        <w:tab w:val="num" w:pos="360"/>
      </w:tabs>
      <w:spacing w:before="40" w:line="360" w:lineRule="auto"/>
      <w:outlineLvl w:val="7"/>
    </w:pPr>
    <w:rPr>
      <w:rFonts w:eastAsia="Times New Roman" w:cs="Times New Roman"/>
      <w:color w:val="6C6C6C"/>
      <w:sz w:val="21"/>
      <w:szCs w:val="21"/>
      <w:lang w:val="en-GB"/>
    </w:rPr>
  </w:style>
  <w:style w:type="paragraph" w:customStyle="1" w:styleId="Heading91">
    <w:name w:val="Heading 91"/>
    <w:basedOn w:val="Normal"/>
    <w:next w:val="Normal"/>
    <w:uiPriority w:val="9"/>
    <w:semiHidden/>
    <w:unhideWhenUsed/>
    <w:qFormat/>
    <w:rsid w:val="00D136EF"/>
    <w:pPr>
      <w:keepNext/>
      <w:keepLines/>
      <w:tabs>
        <w:tab w:val="num" w:pos="360"/>
      </w:tabs>
      <w:spacing w:before="40" w:line="360" w:lineRule="auto"/>
      <w:outlineLvl w:val="8"/>
    </w:pPr>
    <w:rPr>
      <w:rFonts w:eastAsia="Times New Roman" w:cs="Times New Roman"/>
      <w:i/>
      <w:iCs/>
      <w:color w:val="6C6C6C"/>
      <w:sz w:val="21"/>
      <w:szCs w:val="21"/>
      <w:lang w:val="en-GB"/>
    </w:rPr>
  </w:style>
  <w:style w:type="table" w:customStyle="1" w:styleId="TableGrid3">
    <w:name w:val="Table Grid3"/>
    <w:basedOn w:val="TableNormal"/>
    <w:next w:val="TableGrid"/>
    <w:uiPriority w:val="59"/>
    <w:rsid w:val="006A4E5B"/>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E4B06"/>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0224"/>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C47AE"/>
    <w:rPr>
      <w:rFonts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hyperlink" Target="mailto:info@nomad-digital.com" TargetMode="External"/></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_rels/header2.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Relationships xmlns="http://schemas.openxmlformats.org/package/2006/relationships"><Relationship Id="rId1" Type="http://schemas.openxmlformats.org/officeDocument/2006/relationships/image" Target="media/image1.jpg"/></Relationships>
</file>

<file path=word/_rels/header4.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f90eae-2ad0-42b8-96ac-35fadace7880">
      <Terms xmlns="http://schemas.microsoft.com/office/infopath/2007/PartnerControls"/>
    </lcf76f155ced4ddcb4097134ff3c332f>
    <TaxCatchAll xmlns="052b37ff-b073-484b-a13e-4e4f1f160ec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C64414634313E41852184631C69C863" ma:contentTypeVersion="17" ma:contentTypeDescription="Create a new document." ma:contentTypeScope="" ma:versionID="061f49ad625b5024a79c085bcba42a44">
  <xsd:schema xmlns:xsd="http://www.w3.org/2001/XMLSchema" xmlns:xs="http://www.w3.org/2001/XMLSchema" xmlns:p="http://schemas.microsoft.com/office/2006/metadata/properties" xmlns:ns2="26f90eae-2ad0-42b8-96ac-35fadace7880" xmlns:ns3="052b37ff-b073-484b-a13e-4e4f1f160ec8" targetNamespace="http://schemas.microsoft.com/office/2006/metadata/properties" ma:root="true" ma:fieldsID="16ba7f41b7accda89166f5830b3b4bf1" ns2:_="" ns3:_="">
    <xsd:import namespace="26f90eae-2ad0-42b8-96ac-35fadace7880"/>
    <xsd:import namespace="052b37ff-b073-484b-a13e-4e4f1f160e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90eae-2ad0-42b8-96ac-35fadace78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2b37ff-b073-484b-a13e-4e4f1f160e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f239901-54dc-4154-a544-75ee7137ddca}" ma:internalName="TaxCatchAll" ma:showField="CatchAllData" ma:web="052b37ff-b073-484b-a13e-4e4f1f160e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E4E0F-B027-43F5-900D-99CED390CC54}">
  <ds:schemaRefs>
    <ds:schemaRef ds:uri="http://purl.org/dc/terms/"/>
    <ds:schemaRef ds:uri="052b37ff-b073-484b-a13e-4e4f1f160ec8"/>
    <ds:schemaRef ds:uri="http://purl.org/dc/dcmitype/"/>
    <ds:schemaRef ds:uri="http://purl.org/dc/elements/1.1/"/>
    <ds:schemaRef ds:uri="http://schemas.microsoft.com/office/2006/metadata/properties"/>
    <ds:schemaRef ds:uri="26f90eae-2ad0-42b8-96ac-35fadace7880"/>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41670E2-2A30-45D3-AEB7-2F0BF21143FC}">
  <ds:schemaRefs>
    <ds:schemaRef ds:uri="http://schemas.openxmlformats.org/officeDocument/2006/bibliography"/>
  </ds:schemaRefs>
</ds:datastoreItem>
</file>

<file path=customXml/itemProps3.xml><?xml version="1.0" encoding="utf-8"?>
<ds:datastoreItem xmlns:ds="http://schemas.openxmlformats.org/officeDocument/2006/customXml" ds:itemID="{7E6E7BF5-496B-4C19-BD87-6DC4C765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90eae-2ad0-42b8-96ac-35fadace7880"/>
    <ds:schemaRef ds:uri="052b37ff-b073-484b-a13e-4e4f1f160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0BAB0A-BCF5-4147-B721-1114D4D85477}">
  <ds:schemaRefs>
    <ds:schemaRef ds:uri="http://schemas.microsoft.com/sharepoint/v3/contenttype/forms"/>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3524</Characters>
  <Application>Microsoft Office Word</Application>
  <DocSecurity>0</DocSecurity>
  <Lines>29</Lines>
  <Paragraphs>8</Paragraphs>
  <ScaleCrop>false</ScaleCrop>
  <Company>MacFAW</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Brown</dc:creator>
  <cp:keywords/>
  <dc:description/>
  <cp:lastModifiedBy>Abbas Rizvi</cp:lastModifiedBy>
  <cp:revision>15</cp:revision>
  <cp:lastPrinted>2015-03-16T22:17:00Z</cp:lastPrinted>
  <dcterms:created xsi:type="dcterms:W3CDTF">2025-10-12T13:47:00Z</dcterms:created>
  <dcterms:modified xsi:type="dcterms:W3CDTF">2025-10-12T13:47:00Z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0x0101002C64414634313E41852184631C69C863</vt:lpwstr>
  </property>
  <property fmtid="{D5CDD505-2E9C-101B-9397-08002B2CF9AE}" pid="3" name="MediaServiceImageTags">
    <vt:lpwstr/>
  </property>
</Properties>
</file>