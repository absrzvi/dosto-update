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44F3E" w14:textId="4E47A091" w:rsidR="00F13FA2" w:rsidRPr="00215A00" w:rsidRDefault="00867C78" w:rsidP="45FEF16F">
      <w:pPr>
        <w:tabs>
          <w:tab w:val="left" w:pos="1701"/>
        </w:tabs>
        <w:jc w:val="both"/>
        <w:rPr>
          <w:rFonts w:ascii="Arial" w:hAnsi="Arial" w:cs="Arial"/>
          <w:b/>
          <w:bCs/>
          <w:sz w:val="44"/>
          <w:szCs w:val="44"/>
        </w:rPr>
      </w:pPr>
      <w:r>
        <w:rPr>
          <w:noProof/>
          <w:lang w:eastAsia="en-GB"/>
        </w:rPr>
        <w:drawing>
          <wp:anchor distT="0" distB="0" distL="114300" distR="114300" simplePos="0" relativeHeight="251658240" behindDoc="1" locked="0" layoutInCell="1" allowOverlap="1" wp14:anchorId="33235251" wp14:editId="51867BC3">
            <wp:simplePos x="0" y="0"/>
            <wp:positionH relativeFrom="column">
              <wp:posOffset>-890270</wp:posOffset>
            </wp:positionH>
            <wp:positionV relativeFrom="page">
              <wp:posOffset>-260350</wp:posOffset>
            </wp:positionV>
            <wp:extent cx="7595870" cy="10134600"/>
            <wp:effectExtent l="0" t="0" r="508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 JPEG.jpg"/>
                    <pic:cNvPicPr/>
                  </pic:nvPicPr>
                  <pic:blipFill>
                    <a:blip r:embed="rId11" cstate="print">
                      <a:extLst>
                        <a:ext uri="{28A0092B-C50C-407E-A947-70E740481C1C}">
                          <a14:useLocalDpi xmlns:a14="http://schemas.microsoft.com/office/drawing/2010/main"/>
                        </a:ext>
                      </a:extLst>
                    </a:blip>
                    <a:stretch>
                      <a:fillRect/>
                    </a:stretch>
                  </pic:blipFill>
                  <pic:spPr>
                    <a:xfrm>
                      <a:off x="0" y="0"/>
                      <a:ext cx="7595870" cy="10134600"/>
                    </a:xfrm>
                    <a:prstGeom prst="rect">
                      <a:avLst/>
                    </a:prstGeom>
                  </pic:spPr>
                </pic:pic>
              </a:graphicData>
            </a:graphic>
            <wp14:sizeRelH relativeFrom="margin">
              <wp14:pctWidth>0</wp14:pctWidth>
            </wp14:sizeRelH>
            <wp14:sizeRelV relativeFrom="margin">
              <wp14:pctHeight>0</wp14:pctHeight>
            </wp14:sizeRelV>
          </wp:anchor>
        </w:drawing>
      </w:r>
    </w:p>
    <w:p w14:paraId="1980EF0B" w14:textId="77777777" w:rsidR="00F13FA2" w:rsidRPr="00215A00" w:rsidRDefault="00F13FA2" w:rsidP="00A00E2B">
      <w:pPr>
        <w:tabs>
          <w:tab w:val="left" w:pos="1701"/>
        </w:tabs>
        <w:jc w:val="both"/>
        <w:rPr>
          <w:rFonts w:ascii="Arial" w:hAnsi="Arial" w:cs="Arial"/>
          <w:b/>
          <w:sz w:val="44"/>
          <w:szCs w:val="44"/>
        </w:rPr>
      </w:pPr>
    </w:p>
    <w:p w14:paraId="025F33AB" w14:textId="77777777" w:rsidR="00F13FA2" w:rsidRPr="00215A00" w:rsidRDefault="00F13FA2" w:rsidP="00A00E2B">
      <w:pPr>
        <w:tabs>
          <w:tab w:val="left" w:pos="1701"/>
        </w:tabs>
        <w:jc w:val="both"/>
        <w:rPr>
          <w:rFonts w:ascii="Arial" w:hAnsi="Arial" w:cs="Arial"/>
          <w:b/>
          <w:sz w:val="44"/>
          <w:szCs w:val="44"/>
        </w:rPr>
      </w:pPr>
    </w:p>
    <w:p w14:paraId="194DE337" w14:textId="77777777" w:rsidR="00F13FA2" w:rsidRPr="00215A00" w:rsidRDefault="00F13FA2" w:rsidP="00A00E2B">
      <w:pPr>
        <w:tabs>
          <w:tab w:val="left" w:pos="1701"/>
        </w:tabs>
        <w:jc w:val="both"/>
        <w:rPr>
          <w:rFonts w:ascii="Arial" w:hAnsi="Arial" w:cs="Arial"/>
          <w:b/>
          <w:sz w:val="44"/>
          <w:szCs w:val="44"/>
        </w:rPr>
      </w:pPr>
    </w:p>
    <w:p w14:paraId="3F808EC6" w14:textId="77777777" w:rsidR="00F13FA2" w:rsidRPr="00215A00" w:rsidRDefault="00F13FA2" w:rsidP="00A00E2B">
      <w:pPr>
        <w:tabs>
          <w:tab w:val="left" w:pos="1701"/>
        </w:tabs>
        <w:jc w:val="both"/>
        <w:rPr>
          <w:rFonts w:ascii="Arial" w:hAnsi="Arial" w:cs="Arial"/>
          <w:b/>
          <w:sz w:val="44"/>
          <w:szCs w:val="44"/>
        </w:rPr>
      </w:pPr>
    </w:p>
    <w:p w14:paraId="0CF1DD6A" w14:textId="77777777" w:rsidR="004D7174" w:rsidRPr="00215A00" w:rsidRDefault="004D7174" w:rsidP="00A00E2B">
      <w:pPr>
        <w:tabs>
          <w:tab w:val="left" w:pos="1701"/>
        </w:tabs>
        <w:jc w:val="both"/>
        <w:rPr>
          <w:rFonts w:ascii="Arial" w:hAnsi="Arial" w:cs="Arial"/>
          <w:b/>
          <w:sz w:val="44"/>
          <w:szCs w:val="44"/>
        </w:rPr>
      </w:pPr>
    </w:p>
    <w:p w14:paraId="07DDB426" w14:textId="77777777" w:rsidR="00973B40" w:rsidRPr="00215A00" w:rsidRDefault="00973B40" w:rsidP="00A00E2B">
      <w:pPr>
        <w:tabs>
          <w:tab w:val="left" w:pos="1701"/>
        </w:tabs>
        <w:jc w:val="both"/>
        <w:rPr>
          <w:rFonts w:ascii="Arial" w:hAnsi="Arial" w:cs="Arial"/>
          <w:b/>
          <w:sz w:val="44"/>
          <w:szCs w:val="44"/>
        </w:rPr>
      </w:pPr>
    </w:p>
    <w:p w14:paraId="2953C309" w14:textId="77777777" w:rsidR="00973B40" w:rsidRPr="00215A00" w:rsidRDefault="00973B40" w:rsidP="00A00E2B">
      <w:pPr>
        <w:tabs>
          <w:tab w:val="left" w:pos="1701"/>
        </w:tabs>
        <w:jc w:val="both"/>
        <w:rPr>
          <w:rFonts w:ascii="Arial" w:hAnsi="Arial" w:cs="Arial"/>
          <w:b/>
          <w:sz w:val="44"/>
          <w:szCs w:val="44"/>
        </w:rPr>
      </w:pPr>
    </w:p>
    <w:p w14:paraId="0D6DFF19" w14:textId="77777777" w:rsidR="00973B40" w:rsidRPr="00215A00" w:rsidRDefault="00973B40" w:rsidP="00A00E2B">
      <w:pPr>
        <w:tabs>
          <w:tab w:val="left" w:pos="1701"/>
        </w:tabs>
        <w:jc w:val="both"/>
        <w:rPr>
          <w:rFonts w:ascii="Arial" w:hAnsi="Arial" w:cs="Arial"/>
          <w:b/>
          <w:sz w:val="36"/>
          <w:szCs w:val="36"/>
        </w:rPr>
      </w:pPr>
    </w:p>
    <w:p w14:paraId="48621826" w14:textId="77777777" w:rsidR="004D7174" w:rsidRPr="00215A00" w:rsidRDefault="004D7174" w:rsidP="00A00E2B">
      <w:pPr>
        <w:tabs>
          <w:tab w:val="left" w:pos="1701"/>
        </w:tabs>
        <w:jc w:val="both"/>
        <w:rPr>
          <w:rFonts w:ascii="Arial" w:hAnsi="Arial" w:cs="Arial"/>
          <w:b/>
          <w:sz w:val="36"/>
          <w:szCs w:val="36"/>
        </w:rPr>
      </w:pPr>
    </w:p>
    <w:p w14:paraId="5C54AAB0" w14:textId="77777777" w:rsidR="004D7174" w:rsidRPr="00215A00" w:rsidRDefault="004D7174" w:rsidP="00A00E2B">
      <w:pPr>
        <w:tabs>
          <w:tab w:val="left" w:pos="1701"/>
        </w:tabs>
        <w:jc w:val="both"/>
        <w:rPr>
          <w:rFonts w:ascii="Arial" w:hAnsi="Arial" w:cs="Arial"/>
          <w:b/>
          <w:sz w:val="36"/>
          <w:szCs w:val="36"/>
        </w:rPr>
      </w:pPr>
    </w:p>
    <w:p w14:paraId="6D816AA6" w14:textId="77777777" w:rsidR="004D7174" w:rsidRPr="00215A00" w:rsidRDefault="004D7174" w:rsidP="00A00E2B">
      <w:pPr>
        <w:tabs>
          <w:tab w:val="left" w:pos="1701"/>
        </w:tabs>
        <w:jc w:val="both"/>
        <w:rPr>
          <w:rFonts w:ascii="Arial" w:hAnsi="Arial" w:cs="Arial"/>
          <w:b/>
          <w:sz w:val="36"/>
          <w:szCs w:val="36"/>
        </w:rPr>
      </w:pPr>
    </w:p>
    <w:tbl>
      <w:tblPr>
        <w:tblpPr w:leftFromText="180" w:rightFromText="180" w:vertAnchor="text" w:horzAnchor="margin" w:tblpY="400"/>
        <w:tblW w:w="10052" w:type="dxa"/>
        <w:tblLook w:val="01E0" w:firstRow="1" w:lastRow="1" w:firstColumn="1" w:lastColumn="1" w:noHBand="0" w:noVBand="0"/>
      </w:tblPr>
      <w:tblGrid>
        <w:gridCol w:w="10052"/>
      </w:tblGrid>
      <w:tr w:rsidR="004D7174" w:rsidRPr="00215A00" w14:paraId="25E981E4" w14:textId="77777777" w:rsidTr="004D7174">
        <w:trPr>
          <w:trHeight w:hRule="exact" w:val="643"/>
        </w:trPr>
        <w:tc>
          <w:tcPr>
            <w:tcW w:w="10052" w:type="dxa"/>
            <w:vAlign w:val="center"/>
          </w:tcPr>
          <w:p w14:paraId="15CE4994" w14:textId="06A502FD" w:rsidR="004D7174" w:rsidRPr="00215A00" w:rsidRDefault="00B86171" w:rsidP="004D7174">
            <w:pPr>
              <w:pStyle w:val="NoSpacing"/>
              <w:rPr>
                <w:rFonts w:asciiTheme="minorHAnsi" w:hAnsiTheme="minorHAnsi"/>
                <w:b/>
                <w:sz w:val="28"/>
              </w:rPr>
            </w:pPr>
            <w:r>
              <w:rPr>
                <w:rFonts w:asciiTheme="minorHAnsi" w:hAnsiTheme="minorHAnsi" w:cs="Arial"/>
                <w:b/>
                <w:bCs/>
                <w:color w:val="CB333B"/>
                <w:sz w:val="32"/>
                <w:szCs w:val="32"/>
              </w:rPr>
              <w:t>Internet-on-Board  Technische Beschreibung: ÖBB Dosto Neu Flotte</w:t>
            </w:r>
          </w:p>
        </w:tc>
      </w:tr>
    </w:tbl>
    <w:p w14:paraId="231AA3D9" w14:textId="77777777" w:rsidR="001D554F" w:rsidRPr="00A0676D" w:rsidRDefault="001D554F" w:rsidP="001D554F">
      <w:pPr>
        <w:spacing w:before="0" w:after="0"/>
        <w:textAlignment w:val="baseline"/>
        <w:rPr>
          <w:rFonts w:ascii="Segoe UI" w:eastAsia="Times New Roman" w:hAnsi="Segoe UI" w:cs="Segoe UI"/>
          <w:sz w:val="18"/>
          <w:szCs w:val="18"/>
          <w:lang w:eastAsia="en-GB"/>
        </w:rPr>
      </w:pPr>
      <w:r>
        <w:rPr>
          <w:rFonts w:eastAsia="Times New Roman" w:cs="Calibri"/>
          <w:color w:val="CB333B"/>
          <w:sz w:val="32"/>
          <w:szCs w:val="32"/>
          <w:lang w:eastAsia="en-GB"/>
        </w:rPr>
        <w:t> </w:t>
      </w:r>
    </w:p>
    <w:p w14:paraId="500C8962" w14:textId="77777777" w:rsidR="001D554F" w:rsidRPr="00A0676D" w:rsidRDefault="001D554F" w:rsidP="001D554F">
      <w:pPr>
        <w:spacing w:before="0" w:after="0"/>
        <w:textAlignment w:val="baseline"/>
        <w:rPr>
          <w:rFonts w:ascii="Segoe UI" w:eastAsia="Times New Roman" w:hAnsi="Segoe UI" w:cs="Segoe UI"/>
          <w:sz w:val="18"/>
          <w:szCs w:val="18"/>
          <w:lang w:eastAsia="en-GB"/>
        </w:rPr>
      </w:pPr>
      <w:r>
        <w:rPr>
          <w:rFonts w:eastAsia="Times New Roman" w:cs="Calibri"/>
          <w:sz w:val="28"/>
          <w:szCs w:val="28"/>
          <w:lang w:eastAsia="en-GB"/>
        </w:rPr>
        <w:t> </w:t>
      </w:r>
    </w:p>
    <w:tbl>
      <w:tblPr>
        <w:tblW w:w="793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85"/>
        <w:gridCol w:w="5250"/>
      </w:tblGrid>
      <w:tr w:rsidR="001D554F" w:rsidRPr="001D554F" w14:paraId="3C51F895" w14:textId="77777777" w:rsidTr="001D554F">
        <w:trPr>
          <w:trHeight w:val="330"/>
        </w:trPr>
        <w:tc>
          <w:tcPr>
            <w:tcW w:w="2685" w:type="dxa"/>
            <w:tcBorders>
              <w:top w:val="nil"/>
              <w:left w:val="nil"/>
              <w:bottom w:val="nil"/>
              <w:right w:val="nil"/>
            </w:tcBorders>
            <w:vAlign w:val="bottom"/>
            <w:hideMark/>
          </w:tcPr>
          <w:p w14:paraId="0BFF4E5F" w14:textId="77777777" w:rsidR="001D554F" w:rsidRPr="00A0676D" w:rsidRDefault="001D554F" w:rsidP="001D554F">
            <w:pPr>
              <w:spacing w:before="0" w:after="0"/>
              <w:jc w:val="right"/>
              <w:textAlignment w:val="baseline"/>
              <w:rPr>
                <w:rFonts w:ascii="Times New Roman" w:eastAsia="Times New Roman" w:hAnsi="Times New Roman" w:cs="Times New Roman"/>
                <w:sz w:val="24"/>
                <w:szCs w:val="24"/>
                <w:lang w:eastAsia="en-GB"/>
              </w:rPr>
            </w:pPr>
            <w:r>
              <w:rPr>
                <w:rFonts w:eastAsia="Times New Roman" w:cs="Calibri"/>
                <w:sz w:val="18"/>
                <w:szCs w:val="18"/>
                <w:lang w:eastAsia="en-GB"/>
              </w:rPr>
              <w:t> </w:t>
            </w:r>
          </w:p>
          <w:p w14:paraId="5C6E36DA" w14:textId="77777777" w:rsidR="001D554F" w:rsidRPr="00A0676D" w:rsidRDefault="001D554F" w:rsidP="001D554F">
            <w:pPr>
              <w:spacing w:before="0" w:after="0"/>
              <w:jc w:val="right"/>
              <w:textAlignment w:val="baseline"/>
              <w:rPr>
                <w:rFonts w:ascii="Times New Roman" w:eastAsia="Times New Roman" w:hAnsi="Times New Roman" w:cs="Times New Roman"/>
                <w:sz w:val="24"/>
                <w:szCs w:val="24"/>
                <w:lang w:eastAsia="en-GB"/>
              </w:rPr>
            </w:pPr>
            <w:r>
              <w:rPr>
                <w:rFonts w:eastAsia="Times New Roman" w:cs="Calibri"/>
                <w:sz w:val="18"/>
                <w:szCs w:val="18"/>
                <w:lang w:eastAsia="en-GB"/>
              </w:rPr>
              <w:t> </w:t>
            </w:r>
          </w:p>
          <w:p w14:paraId="0B3B26B6" w14:textId="77777777" w:rsidR="001D554F" w:rsidRPr="00A0676D" w:rsidRDefault="001D554F" w:rsidP="001D554F">
            <w:pPr>
              <w:spacing w:before="0" w:after="0"/>
              <w:jc w:val="right"/>
              <w:textAlignment w:val="baseline"/>
              <w:rPr>
                <w:rFonts w:ascii="Times New Roman" w:eastAsia="Times New Roman" w:hAnsi="Times New Roman" w:cs="Times New Roman"/>
                <w:sz w:val="24"/>
                <w:szCs w:val="24"/>
                <w:lang w:eastAsia="en-GB"/>
              </w:rPr>
            </w:pPr>
            <w:r>
              <w:rPr>
                <w:rFonts w:eastAsia="Times New Roman" w:cs="Calibri"/>
                <w:sz w:val="18"/>
                <w:szCs w:val="18"/>
                <w:lang w:eastAsia="en-GB"/>
              </w:rPr>
              <w:t> </w:t>
            </w:r>
          </w:p>
        </w:tc>
        <w:tc>
          <w:tcPr>
            <w:tcW w:w="5250" w:type="dxa"/>
            <w:tcBorders>
              <w:top w:val="nil"/>
              <w:left w:val="nil"/>
              <w:bottom w:val="nil"/>
              <w:right w:val="nil"/>
            </w:tcBorders>
            <w:vAlign w:val="bottom"/>
            <w:hideMark/>
          </w:tcPr>
          <w:p w14:paraId="7748BB9A" w14:textId="77777777" w:rsidR="001D554F" w:rsidRPr="001D554F" w:rsidRDefault="001D554F" w:rsidP="001D554F">
            <w:pPr>
              <w:spacing w:before="0" w:after="0"/>
              <w:jc w:val="right"/>
              <w:textAlignment w:val="baseline"/>
              <w:rPr>
                <w:rFonts w:ascii="Times New Roman" w:eastAsia="Times New Roman" w:hAnsi="Times New Roman" w:cs="Times New Roman"/>
                <w:sz w:val="24"/>
                <w:szCs w:val="24"/>
                <w:lang w:val="en-GB" w:eastAsia="en-GB"/>
              </w:rPr>
            </w:pPr>
            <w:r>
              <w:rPr>
                <w:rFonts w:eastAsia="Times New Roman" w:cs="Calibri"/>
                <w:b/>
                <w:bCs/>
                <w:color w:val="CB333B"/>
                <w:sz w:val="28"/>
                <w:szCs w:val="28"/>
                <w:lang w:val="de-DE" w:eastAsia="en-GB"/>
              </w:rPr>
              <w:t>ÖBB PV</w:t>
            </w:r>
            <w:r>
              <w:rPr>
                <w:rFonts w:eastAsia="Times New Roman" w:cs="Calibri"/>
                <w:color w:val="CB333B"/>
                <w:sz w:val="28"/>
                <w:szCs w:val="28"/>
                <w:lang w:val="en-GB" w:eastAsia="en-GB"/>
              </w:rPr>
              <w:t> </w:t>
            </w:r>
          </w:p>
        </w:tc>
      </w:tr>
      <w:tr w:rsidR="001D554F" w:rsidRPr="001D554F" w14:paraId="0213A28A" w14:textId="77777777" w:rsidTr="001D554F">
        <w:trPr>
          <w:trHeight w:val="330"/>
        </w:trPr>
        <w:tc>
          <w:tcPr>
            <w:tcW w:w="2685" w:type="dxa"/>
            <w:tcBorders>
              <w:top w:val="nil"/>
              <w:left w:val="nil"/>
              <w:bottom w:val="nil"/>
              <w:right w:val="nil"/>
            </w:tcBorders>
            <w:vAlign w:val="bottom"/>
            <w:hideMark/>
          </w:tcPr>
          <w:p w14:paraId="2FBA4CDD" w14:textId="77777777" w:rsidR="001D554F" w:rsidRPr="001D554F" w:rsidRDefault="001D554F" w:rsidP="001D554F">
            <w:pPr>
              <w:spacing w:before="0" w:after="0"/>
              <w:jc w:val="right"/>
              <w:textAlignment w:val="baseline"/>
              <w:rPr>
                <w:rFonts w:ascii="Times New Roman" w:eastAsia="Times New Roman" w:hAnsi="Times New Roman" w:cs="Times New Roman"/>
                <w:sz w:val="24"/>
                <w:szCs w:val="24"/>
                <w:lang w:val="en-GB" w:eastAsia="en-GB"/>
              </w:rPr>
            </w:pPr>
            <w:r>
              <w:rPr>
                <w:rFonts w:eastAsia="Times New Roman" w:cs="Calibri"/>
                <w:b/>
                <w:bCs/>
                <w:sz w:val="18"/>
                <w:szCs w:val="18"/>
                <w:lang w:val="de-DE" w:eastAsia="en-GB"/>
              </w:rPr>
              <w:t>Nomad Referenznummer:</w:t>
            </w:r>
            <w:r>
              <w:rPr>
                <w:rFonts w:eastAsia="Times New Roman" w:cs="Calibri"/>
                <w:sz w:val="18"/>
                <w:szCs w:val="18"/>
                <w:lang w:val="en-GB" w:eastAsia="en-GB"/>
              </w:rPr>
              <w:t> </w:t>
            </w:r>
          </w:p>
        </w:tc>
        <w:tc>
          <w:tcPr>
            <w:tcW w:w="5250" w:type="dxa"/>
            <w:tcBorders>
              <w:top w:val="nil"/>
              <w:left w:val="nil"/>
              <w:bottom w:val="nil"/>
              <w:right w:val="nil"/>
            </w:tcBorders>
            <w:vAlign w:val="bottom"/>
            <w:hideMark/>
          </w:tcPr>
          <w:p w14:paraId="192380DF" w14:textId="54B1E0B1" w:rsidR="001D554F" w:rsidRPr="001D554F" w:rsidRDefault="001D554F" w:rsidP="001D554F">
            <w:pPr>
              <w:spacing w:before="0" w:after="0"/>
              <w:jc w:val="right"/>
              <w:textAlignment w:val="baseline"/>
              <w:rPr>
                <w:rFonts w:ascii="Times New Roman" w:eastAsia="Times New Roman" w:hAnsi="Times New Roman" w:cs="Times New Roman"/>
                <w:sz w:val="24"/>
                <w:szCs w:val="24"/>
                <w:lang w:val="en-GB" w:eastAsia="en-GB"/>
              </w:rPr>
            </w:pPr>
            <w:r>
              <w:rPr>
                <w:rFonts w:eastAsia="Times New Roman" w:cs="Calibri"/>
                <w:sz w:val="18"/>
                <w:szCs w:val="18"/>
                <w:lang w:val="de-DE" w:eastAsia="en-GB"/>
              </w:rPr>
              <w:t>ND-DEL-OBB-035-SDD-002-01</w:t>
            </w:r>
            <w:r>
              <w:rPr>
                <w:rFonts w:eastAsia="Times New Roman" w:cs="Calibri"/>
                <w:sz w:val="18"/>
                <w:szCs w:val="18"/>
                <w:lang w:val="en-GB" w:eastAsia="en-GB"/>
              </w:rPr>
              <w:t> </w:t>
            </w:r>
          </w:p>
        </w:tc>
      </w:tr>
      <w:tr w:rsidR="001D554F" w:rsidRPr="001D554F" w14:paraId="6380FDFE" w14:textId="77777777" w:rsidTr="001D554F">
        <w:trPr>
          <w:trHeight w:val="330"/>
        </w:trPr>
        <w:tc>
          <w:tcPr>
            <w:tcW w:w="2685" w:type="dxa"/>
            <w:tcBorders>
              <w:top w:val="nil"/>
              <w:left w:val="nil"/>
              <w:bottom w:val="nil"/>
              <w:right w:val="nil"/>
            </w:tcBorders>
            <w:vAlign w:val="bottom"/>
            <w:hideMark/>
          </w:tcPr>
          <w:p w14:paraId="464F2C19" w14:textId="77777777" w:rsidR="001D554F" w:rsidRPr="001D554F" w:rsidRDefault="001D554F" w:rsidP="001D554F">
            <w:pPr>
              <w:spacing w:before="0" w:after="0"/>
              <w:jc w:val="right"/>
              <w:textAlignment w:val="baseline"/>
              <w:rPr>
                <w:rFonts w:ascii="Times New Roman" w:eastAsia="Times New Roman" w:hAnsi="Times New Roman" w:cs="Times New Roman"/>
                <w:sz w:val="24"/>
                <w:szCs w:val="24"/>
                <w:lang w:val="en-GB" w:eastAsia="en-GB"/>
              </w:rPr>
            </w:pPr>
            <w:r>
              <w:rPr>
                <w:rFonts w:eastAsia="Times New Roman" w:cs="Calibri"/>
                <w:b/>
                <w:bCs/>
                <w:sz w:val="18"/>
                <w:szCs w:val="18"/>
                <w:lang w:val="de-DE" w:eastAsia="en-GB"/>
              </w:rPr>
              <w:t>Ausgabe:</w:t>
            </w:r>
            <w:r>
              <w:rPr>
                <w:rFonts w:eastAsia="Times New Roman" w:cs="Calibri"/>
                <w:sz w:val="18"/>
                <w:szCs w:val="18"/>
                <w:lang w:val="en-GB" w:eastAsia="en-GB"/>
              </w:rPr>
              <w:t> </w:t>
            </w:r>
          </w:p>
        </w:tc>
        <w:tc>
          <w:tcPr>
            <w:tcW w:w="5250" w:type="dxa"/>
            <w:tcBorders>
              <w:top w:val="nil"/>
              <w:left w:val="nil"/>
              <w:bottom w:val="nil"/>
              <w:right w:val="nil"/>
            </w:tcBorders>
            <w:vAlign w:val="bottom"/>
            <w:hideMark/>
          </w:tcPr>
          <w:p w14:paraId="665B9C1D" w14:textId="3ECB51B7" w:rsidR="001D554F" w:rsidRPr="001D554F" w:rsidRDefault="001D554F" w:rsidP="001D554F">
            <w:pPr>
              <w:spacing w:before="0" w:after="0"/>
              <w:jc w:val="right"/>
              <w:textAlignment w:val="baseline"/>
              <w:rPr>
                <w:rFonts w:ascii="Times New Roman" w:eastAsia="Times New Roman" w:hAnsi="Times New Roman" w:cs="Times New Roman"/>
                <w:sz w:val="24"/>
                <w:szCs w:val="24"/>
                <w:lang w:val="en-GB" w:eastAsia="en-GB"/>
              </w:rPr>
            </w:pPr>
            <w:r>
              <w:rPr>
                <w:rFonts w:eastAsia="Times New Roman" w:cs="Calibri"/>
                <w:sz w:val="18"/>
                <w:szCs w:val="18"/>
                <w:lang w:val="de-DE" w:eastAsia="en-GB"/>
              </w:rPr>
              <w:t>2.1</w:t>
            </w:r>
            <w:r>
              <w:rPr>
                <w:rFonts w:eastAsia="Times New Roman" w:cs="Calibri"/>
                <w:sz w:val="18"/>
                <w:szCs w:val="18"/>
                <w:lang w:val="en-GB" w:eastAsia="en-GB"/>
              </w:rPr>
              <w:t> </w:t>
            </w:r>
          </w:p>
        </w:tc>
      </w:tr>
      <w:tr w:rsidR="001D554F" w:rsidRPr="001D554F" w14:paraId="2E58C90B" w14:textId="77777777" w:rsidTr="001D554F">
        <w:trPr>
          <w:trHeight w:val="330"/>
        </w:trPr>
        <w:tc>
          <w:tcPr>
            <w:tcW w:w="2685" w:type="dxa"/>
            <w:tcBorders>
              <w:top w:val="nil"/>
              <w:left w:val="nil"/>
              <w:bottom w:val="nil"/>
              <w:right w:val="nil"/>
            </w:tcBorders>
            <w:vAlign w:val="bottom"/>
            <w:hideMark/>
          </w:tcPr>
          <w:p w14:paraId="669CE3F8" w14:textId="77777777" w:rsidR="001D554F" w:rsidRPr="001D554F" w:rsidRDefault="001D554F" w:rsidP="001D554F">
            <w:pPr>
              <w:spacing w:before="0" w:after="0"/>
              <w:jc w:val="right"/>
              <w:textAlignment w:val="baseline"/>
              <w:rPr>
                <w:rFonts w:ascii="Times New Roman" w:eastAsia="Times New Roman" w:hAnsi="Times New Roman" w:cs="Times New Roman"/>
                <w:sz w:val="24"/>
                <w:szCs w:val="24"/>
                <w:lang w:val="en-GB" w:eastAsia="en-GB"/>
              </w:rPr>
            </w:pPr>
            <w:r>
              <w:rPr>
                <w:rFonts w:eastAsia="Times New Roman" w:cs="Calibri"/>
                <w:b/>
                <w:bCs/>
                <w:sz w:val="18"/>
                <w:szCs w:val="18"/>
                <w:lang w:val="de-DE" w:eastAsia="en-GB"/>
              </w:rPr>
              <w:t>Datum:</w:t>
            </w:r>
            <w:r>
              <w:rPr>
                <w:rFonts w:eastAsia="Times New Roman" w:cs="Calibri"/>
                <w:sz w:val="18"/>
                <w:szCs w:val="18"/>
                <w:lang w:val="en-GB" w:eastAsia="en-GB"/>
              </w:rPr>
              <w:t> </w:t>
            </w:r>
          </w:p>
        </w:tc>
        <w:tc>
          <w:tcPr>
            <w:tcW w:w="5250" w:type="dxa"/>
            <w:tcBorders>
              <w:top w:val="nil"/>
              <w:left w:val="nil"/>
              <w:bottom w:val="nil"/>
              <w:right w:val="nil"/>
            </w:tcBorders>
            <w:vAlign w:val="bottom"/>
            <w:hideMark/>
          </w:tcPr>
          <w:p w14:paraId="2BE2941C" w14:textId="7C42FE47" w:rsidR="001D554F" w:rsidRPr="001D554F" w:rsidRDefault="00BE5BA9" w:rsidP="001D554F">
            <w:pPr>
              <w:spacing w:before="0" w:after="0"/>
              <w:jc w:val="right"/>
              <w:textAlignment w:val="baseline"/>
              <w:rPr>
                <w:rFonts w:ascii="Times New Roman" w:eastAsia="Times New Roman" w:hAnsi="Times New Roman" w:cs="Times New Roman"/>
                <w:sz w:val="24"/>
                <w:szCs w:val="24"/>
                <w:lang w:val="en-GB" w:eastAsia="en-GB"/>
              </w:rPr>
            </w:pPr>
            <w:r>
              <w:rPr>
                <w:rFonts w:eastAsia="Times New Roman" w:cs="Calibri"/>
                <w:sz w:val="18"/>
                <w:szCs w:val="18"/>
                <w:lang w:val="de-DE" w:eastAsia="en-GB"/>
              </w:rPr>
              <w:t>12.05.2026</w:t>
            </w:r>
            <w:r>
              <w:rPr>
                <w:rFonts w:eastAsia="Times New Roman" w:cs="Calibri"/>
                <w:sz w:val="18"/>
                <w:szCs w:val="18"/>
                <w:lang w:val="en-GB" w:eastAsia="en-GB"/>
              </w:rPr>
              <w:t> </w:t>
            </w:r>
          </w:p>
        </w:tc>
      </w:tr>
      <w:tr w:rsidR="001D554F" w:rsidRPr="001D554F" w14:paraId="042B80CE" w14:textId="77777777" w:rsidTr="001D554F">
        <w:trPr>
          <w:trHeight w:val="330"/>
        </w:trPr>
        <w:tc>
          <w:tcPr>
            <w:tcW w:w="2685" w:type="dxa"/>
            <w:tcBorders>
              <w:top w:val="nil"/>
              <w:left w:val="nil"/>
              <w:bottom w:val="nil"/>
              <w:right w:val="nil"/>
            </w:tcBorders>
            <w:vAlign w:val="bottom"/>
            <w:hideMark/>
          </w:tcPr>
          <w:p w14:paraId="1F2580CB" w14:textId="77777777" w:rsidR="001D554F" w:rsidRPr="001D554F" w:rsidRDefault="001D554F" w:rsidP="001D554F">
            <w:pPr>
              <w:spacing w:before="0" w:after="0"/>
              <w:jc w:val="right"/>
              <w:textAlignment w:val="baseline"/>
              <w:rPr>
                <w:rFonts w:ascii="Times New Roman" w:eastAsia="Times New Roman" w:hAnsi="Times New Roman" w:cs="Times New Roman"/>
                <w:sz w:val="24"/>
                <w:szCs w:val="24"/>
                <w:lang w:val="en-GB" w:eastAsia="en-GB"/>
              </w:rPr>
            </w:pPr>
            <w:r>
              <w:rPr>
                <w:rFonts w:eastAsia="Times New Roman" w:cs="Calibri"/>
                <w:b/>
                <w:bCs/>
                <w:sz w:val="18"/>
                <w:szCs w:val="18"/>
                <w:lang w:val="de-DE" w:eastAsia="en-GB"/>
              </w:rPr>
              <w:t>Erstellt von:</w:t>
            </w:r>
            <w:r>
              <w:rPr>
                <w:rFonts w:eastAsia="Times New Roman" w:cs="Calibri"/>
                <w:sz w:val="18"/>
                <w:szCs w:val="18"/>
                <w:lang w:val="en-GB" w:eastAsia="en-GB"/>
              </w:rPr>
              <w:t> </w:t>
            </w:r>
          </w:p>
        </w:tc>
        <w:tc>
          <w:tcPr>
            <w:tcW w:w="5250" w:type="dxa"/>
            <w:tcBorders>
              <w:top w:val="nil"/>
              <w:left w:val="nil"/>
              <w:bottom w:val="nil"/>
              <w:right w:val="nil"/>
            </w:tcBorders>
            <w:vAlign w:val="bottom"/>
            <w:hideMark/>
          </w:tcPr>
          <w:p w14:paraId="7CCA9E65" w14:textId="45040A56" w:rsidR="001D554F" w:rsidRPr="001D554F" w:rsidRDefault="001D554F" w:rsidP="001D554F">
            <w:pPr>
              <w:spacing w:before="0" w:after="0"/>
              <w:jc w:val="right"/>
              <w:textAlignment w:val="baseline"/>
              <w:rPr>
                <w:rFonts w:ascii="Times New Roman" w:eastAsia="Times New Roman" w:hAnsi="Times New Roman" w:cs="Times New Roman"/>
                <w:sz w:val="24"/>
                <w:szCs w:val="24"/>
                <w:lang w:val="en-GB" w:eastAsia="en-GB"/>
              </w:rPr>
            </w:pPr>
            <w:r>
              <w:rPr>
                <w:rFonts w:eastAsia="Times New Roman" w:cs="Calibri"/>
                <w:sz w:val="18"/>
                <w:szCs w:val="18"/>
                <w:lang w:val="de-DE" w:eastAsia="en-GB"/>
              </w:rPr>
              <w:t xml:space="preserve">Davud Zejnelovic </w:t>
            </w:r>
          </w:p>
        </w:tc>
      </w:tr>
      <w:tr w:rsidR="001D554F" w:rsidRPr="001D554F" w14:paraId="08CD6412" w14:textId="77777777" w:rsidTr="001D554F">
        <w:trPr>
          <w:trHeight w:val="300"/>
        </w:trPr>
        <w:tc>
          <w:tcPr>
            <w:tcW w:w="2685" w:type="dxa"/>
            <w:tcBorders>
              <w:top w:val="nil"/>
              <w:left w:val="nil"/>
              <w:bottom w:val="nil"/>
              <w:right w:val="nil"/>
            </w:tcBorders>
            <w:vAlign w:val="bottom"/>
            <w:hideMark/>
          </w:tcPr>
          <w:p w14:paraId="13F918E9" w14:textId="77777777" w:rsidR="001D554F" w:rsidRPr="001D554F" w:rsidRDefault="001D554F" w:rsidP="001D554F">
            <w:pPr>
              <w:spacing w:before="0" w:after="0"/>
              <w:jc w:val="right"/>
              <w:textAlignment w:val="baseline"/>
              <w:rPr>
                <w:rFonts w:ascii="Times New Roman" w:eastAsia="Times New Roman" w:hAnsi="Times New Roman" w:cs="Times New Roman"/>
                <w:sz w:val="24"/>
                <w:szCs w:val="24"/>
                <w:lang w:val="en-GB" w:eastAsia="en-GB"/>
              </w:rPr>
            </w:pPr>
            <w:r>
              <w:rPr>
                <w:rFonts w:eastAsia="Times New Roman" w:cs="Calibri"/>
                <w:b/>
                <w:bCs/>
                <w:sz w:val="18"/>
                <w:szCs w:val="18"/>
                <w:lang w:val="de-DE" w:eastAsia="en-GB"/>
              </w:rPr>
              <w:t>Genehmigt von:</w:t>
            </w:r>
            <w:r>
              <w:rPr>
                <w:rFonts w:eastAsia="Times New Roman" w:cs="Calibri"/>
                <w:sz w:val="18"/>
                <w:szCs w:val="18"/>
                <w:lang w:val="en-GB" w:eastAsia="en-GB"/>
              </w:rPr>
              <w:t> </w:t>
            </w:r>
          </w:p>
        </w:tc>
        <w:tc>
          <w:tcPr>
            <w:tcW w:w="5250" w:type="dxa"/>
            <w:tcBorders>
              <w:top w:val="nil"/>
              <w:left w:val="nil"/>
              <w:bottom w:val="nil"/>
              <w:right w:val="nil"/>
            </w:tcBorders>
            <w:vAlign w:val="bottom"/>
            <w:hideMark/>
          </w:tcPr>
          <w:p w14:paraId="563D4D5A" w14:textId="77777777" w:rsidR="001D554F" w:rsidRPr="001D554F" w:rsidRDefault="001D554F" w:rsidP="001D554F">
            <w:pPr>
              <w:spacing w:before="0" w:after="0"/>
              <w:jc w:val="right"/>
              <w:textAlignment w:val="baseline"/>
              <w:rPr>
                <w:rFonts w:ascii="Times New Roman" w:eastAsia="Times New Roman" w:hAnsi="Times New Roman" w:cs="Times New Roman"/>
                <w:sz w:val="24"/>
                <w:szCs w:val="24"/>
                <w:lang w:val="en-GB" w:eastAsia="en-GB"/>
              </w:rPr>
            </w:pPr>
            <w:r>
              <w:rPr>
                <w:rFonts w:eastAsia="Times New Roman" w:cs="Calibri"/>
                <w:sz w:val="18"/>
                <w:szCs w:val="18"/>
                <w:lang w:val="de-DE" w:eastAsia="en-GB"/>
              </w:rPr>
              <w:t>Derek Abdinor</w:t>
            </w:r>
            <w:r>
              <w:rPr>
                <w:rFonts w:eastAsia="Times New Roman" w:cs="Calibri"/>
                <w:sz w:val="18"/>
                <w:szCs w:val="18"/>
                <w:lang w:val="en-GB" w:eastAsia="en-GB"/>
              </w:rPr>
              <w:t> </w:t>
            </w:r>
          </w:p>
        </w:tc>
      </w:tr>
      <w:tr w:rsidR="001D554F" w:rsidRPr="001D554F" w14:paraId="69EBA8D5" w14:textId="77777777" w:rsidTr="001D554F">
        <w:trPr>
          <w:trHeight w:val="330"/>
        </w:trPr>
        <w:tc>
          <w:tcPr>
            <w:tcW w:w="2685" w:type="dxa"/>
            <w:tcBorders>
              <w:top w:val="nil"/>
              <w:left w:val="nil"/>
              <w:bottom w:val="nil"/>
              <w:right w:val="nil"/>
            </w:tcBorders>
            <w:vAlign w:val="bottom"/>
            <w:hideMark/>
          </w:tcPr>
          <w:p w14:paraId="4A84A901" w14:textId="77777777" w:rsidR="001D554F" w:rsidRPr="001D554F" w:rsidRDefault="001D554F" w:rsidP="001D554F">
            <w:pPr>
              <w:spacing w:before="0" w:after="0"/>
              <w:jc w:val="right"/>
              <w:textAlignment w:val="baseline"/>
              <w:rPr>
                <w:rFonts w:ascii="Times New Roman" w:eastAsia="Times New Roman" w:hAnsi="Times New Roman" w:cs="Times New Roman"/>
                <w:sz w:val="24"/>
                <w:szCs w:val="24"/>
                <w:lang w:val="en-GB" w:eastAsia="en-GB"/>
              </w:rPr>
            </w:pPr>
            <w:r>
              <w:rPr>
                <w:rFonts w:eastAsia="Times New Roman" w:cs="Calibri"/>
                <w:sz w:val="18"/>
                <w:szCs w:val="18"/>
                <w:lang w:val="en-GB" w:eastAsia="en-GB"/>
              </w:rPr>
              <w:t> </w:t>
            </w:r>
          </w:p>
        </w:tc>
        <w:tc>
          <w:tcPr>
            <w:tcW w:w="5250" w:type="dxa"/>
            <w:tcBorders>
              <w:top w:val="nil"/>
              <w:left w:val="nil"/>
              <w:bottom w:val="nil"/>
              <w:right w:val="nil"/>
            </w:tcBorders>
            <w:vAlign w:val="bottom"/>
            <w:hideMark/>
          </w:tcPr>
          <w:p w14:paraId="5E547A7B" w14:textId="77777777" w:rsidR="001D554F" w:rsidRPr="001D554F" w:rsidRDefault="001D554F" w:rsidP="00154543">
            <w:pPr>
              <w:spacing w:before="0" w:after="0"/>
              <w:textAlignment w:val="baseline"/>
              <w:rPr>
                <w:rFonts w:ascii="Times New Roman" w:eastAsia="Times New Roman" w:hAnsi="Times New Roman" w:cs="Times New Roman"/>
                <w:sz w:val="24"/>
                <w:szCs w:val="24"/>
                <w:lang w:val="en-GB" w:eastAsia="en-GB"/>
              </w:rPr>
            </w:pPr>
            <w:r>
              <w:rPr>
                <w:rFonts w:eastAsia="Times New Roman" w:cs="Calibri"/>
                <w:sz w:val="18"/>
                <w:szCs w:val="18"/>
                <w:lang w:val="en-GB" w:eastAsia="en-GB"/>
              </w:rPr>
              <w:t> </w:t>
            </w:r>
          </w:p>
        </w:tc>
      </w:tr>
    </w:tbl>
    <w:p w14:paraId="3E066318" w14:textId="3821BB4A" w:rsidR="00316E1C" w:rsidRPr="00215A00" w:rsidRDefault="00A22418" w:rsidP="00A00E2B">
      <w:pPr>
        <w:pStyle w:val="TOCHeading"/>
        <w:numPr>
          <w:ilvl w:val="0"/>
          <w:numId w:val="0"/>
        </w:numPr>
        <w:spacing w:before="120" w:after="240" w:line="276" w:lineRule="auto"/>
        <w:jc w:val="both"/>
      </w:pPr>
      <w:r>
        <w:rPr>
          <w:lang w:val="de-DE"/>
        </w:rPr>
        <w:lastRenderedPageBreak/>
        <w:t>doKUMENTVERLAUF</w:t>
      </w:r>
      <w:r>
        <w:t> </w:t>
      </w:r>
    </w:p>
    <w:tbl>
      <w:tblPr>
        <w:tblpPr w:leftFromText="180" w:rightFromText="180" w:vertAnchor="page" w:horzAnchor="margin" w:tblpY="309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309"/>
        <w:gridCol w:w="1947"/>
        <w:gridCol w:w="3910"/>
        <w:gridCol w:w="2179"/>
      </w:tblGrid>
      <w:tr w:rsidR="00A22418" w:rsidRPr="00215A00" w14:paraId="6839EAE2" w14:textId="77777777" w:rsidTr="109E6371">
        <w:tc>
          <w:tcPr>
            <w:tcW w:w="700" w:type="pct"/>
          </w:tcPr>
          <w:p w14:paraId="26198035" w14:textId="4777B8D2" w:rsidR="00A22418" w:rsidRPr="005906F0" w:rsidRDefault="00A22418" w:rsidP="00A22418">
            <w:pPr>
              <w:pStyle w:val="TableParagraph"/>
              <w:rPr>
                <w:rStyle w:val="IntenseEmphasis"/>
                <w:rFonts w:cs="Calibri"/>
                <w:caps w:val="0"/>
                <w:color w:val="000000" w:themeColor="text1"/>
                <w:lang w:val="de-AT"/>
              </w:rPr>
            </w:pPr>
            <w:r>
              <w:rPr>
                <w:rStyle w:val="normaltextrun"/>
                <w:rFonts w:cs="Calibri"/>
                <w:color w:val="000000" w:themeColor="text1"/>
              </w:rPr>
              <w:lastRenderedPageBreak/>
              <w:t>Version</w:t>
            </w:r>
            <w:r>
              <w:rPr>
                <w:rStyle w:val="eop"/>
                <w:rFonts w:cs="Calibri"/>
                <w:color w:val="000000" w:themeColor="text1"/>
              </w:rPr>
              <w:t> </w:t>
            </w:r>
          </w:p>
        </w:tc>
        <w:tc>
          <w:tcPr>
            <w:tcW w:w="1042" w:type="pct"/>
          </w:tcPr>
          <w:p w14:paraId="3B58306B" w14:textId="54EA3446" w:rsidR="00A22418" w:rsidRPr="005906F0" w:rsidRDefault="00A22418" w:rsidP="00A22418">
            <w:pPr>
              <w:pStyle w:val="TableParagraph"/>
              <w:rPr>
                <w:rStyle w:val="IntenseEmphasis"/>
                <w:rFonts w:cs="Calibri"/>
                <w:caps w:val="0"/>
                <w:color w:val="000000" w:themeColor="text1"/>
                <w:lang w:val="de-AT"/>
              </w:rPr>
            </w:pPr>
            <w:r>
              <w:rPr>
                <w:rStyle w:val="normaltextrun"/>
                <w:rFonts w:cs="Calibri"/>
                <w:color w:val="000000" w:themeColor="text1"/>
                <w:lang w:val="de-DE"/>
              </w:rPr>
              <w:t>Datum</w:t>
            </w:r>
            <w:r>
              <w:rPr>
                <w:rStyle w:val="eop"/>
                <w:rFonts w:cs="Calibri"/>
                <w:color w:val="000000" w:themeColor="text1"/>
              </w:rPr>
              <w:t> </w:t>
            </w:r>
          </w:p>
        </w:tc>
        <w:tc>
          <w:tcPr>
            <w:tcW w:w="2092" w:type="pct"/>
          </w:tcPr>
          <w:p w14:paraId="4146576E" w14:textId="4A7D6F55" w:rsidR="00A22418" w:rsidRPr="005906F0" w:rsidRDefault="00A22418" w:rsidP="00A22418">
            <w:pPr>
              <w:pStyle w:val="TableParagraph"/>
              <w:rPr>
                <w:rStyle w:val="IntenseEmphasis"/>
                <w:rFonts w:cs="Calibri"/>
                <w:caps w:val="0"/>
                <w:color w:val="000000" w:themeColor="text1"/>
                <w:lang w:val="de-AT"/>
              </w:rPr>
            </w:pPr>
            <w:r>
              <w:rPr>
                <w:rStyle w:val="normaltextrun"/>
                <w:rFonts w:cs="Calibri"/>
                <w:color w:val="000000" w:themeColor="text1"/>
                <w:lang w:val="de-DE"/>
              </w:rPr>
              <w:t>Kommentar</w:t>
            </w:r>
            <w:r>
              <w:rPr>
                <w:rStyle w:val="eop"/>
                <w:rFonts w:cs="Calibri"/>
                <w:color w:val="000000" w:themeColor="text1"/>
              </w:rPr>
              <w:t> </w:t>
            </w:r>
          </w:p>
        </w:tc>
        <w:tc>
          <w:tcPr>
            <w:tcW w:w="1166" w:type="pct"/>
          </w:tcPr>
          <w:p w14:paraId="4294F9A4" w14:textId="282FA921" w:rsidR="00A22418" w:rsidRPr="005906F0" w:rsidRDefault="00A22418" w:rsidP="00A22418">
            <w:pPr>
              <w:pStyle w:val="TableParagraph"/>
              <w:rPr>
                <w:rStyle w:val="IntenseEmphasis"/>
                <w:rFonts w:cs="Calibri"/>
                <w:caps w:val="0"/>
                <w:color w:val="000000" w:themeColor="text1"/>
                <w:lang w:val="de-AT"/>
              </w:rPr>
            </w:pPr>
            <w:r>
              <w:rPr>
                <w:rStyle w:val="normaltextrun"/>
                <w:rFonts w:cs="Calibri"/>
                <w:color w:val="000000" w:themeColor="text1"/>
                <w:lang w:val="de-DE"/>
              </w:rPr>
              <w:t>Verfasser</w:t>
            </w:r>
            <w:r>
              <w:rPr>
                <w:rStyle w:val="eop"/>
                <w:rFonts w:cs="Calibri"/>
                <w:color w:val="000000" w:themeColor="text1"/>
              </w:rPr>
              <w:t> </w:t>
            </w:r>
          </w:p>
        </w:tc>
      </w:tr>
      <w:tr w:rsidR="00A078E3" w:rsidRPr="00215A00" w14:paraId="6216AE7D" w14:textId="77777777" w:rsidTr="109E6371">
        <w:tc>
          <w:tcPr>
            <w:tcW w:w="700" w:type="pct"/>
            <w:vAlign w:val="center"/>
          </w:tcPr>
          <w:p w14:paraId="10F4C5EF" w14:textId="2B5ED8EE" w:rsidR="00A078E3" w:rsidRPr="00215A00" w:rsidRDefault="00A078E3" w:rsidP="001C6ABD">
            <w:pPr>
              <w:pStyle w:val="TableParagraph"/>
              <w:spacing w:before="40" w:after="80"/>
              <w:rPr>
                <w:rStyle w:val="IntenseEmphasis"/>
                <w:rFonts w:cs="Calibri"/>
                <w:bCs w:val="0"/>
                <w:caps w:val="0"/>
                <w:color w:val="auto"/>
                <w:lang w:val="de-AT"/>
              </w:rPr>
            </w:pPr>
            <w:r>
              <w:rPr>
                <w:b w:val="0"/>
                <w:bCs w:val="0"/>
                <w:color w:val="auto"/>
                <w:lang w:val="de-AT"/>
              </w:rPr>
              <w:t>0.1</w:t>
            </w:r>
          </w:p>
        </w:tc>
        <w:tc>
          <w:tcPr>
            <w:tcW w:w="1042" w:type="pct"/>
            <w:vAlign w:val="center"/>
          </w:tcPr>
          <w:p w14:paraId="195A0F88" w14:textId="77777777" w:rsidR="00A078E3" w:rsidRPr="00215A00" w:rsidRDefault="00A078E3" w:rsidP="001C6ABD">
            <w:pPr>
              <w:pStyle w:val="TableParagraph"/>
              <w:spacing w:before="40" w:after="80"/>
              <w:rPr>
                <w:color w:val="000000" w:themeColor="text1"/>
                <w:lang w:val="de-AT"/>
              </w:rPr>
            </w:pPr>
            <w:r>
              <w:rPr>
                <w:b w:val="0"/>
                <w:bCs w:val="0"/>
                <w:color w:val="000000" w:themeColor="text1"/>
                <w:lang w:val="de-AT"/>
              </w:rPr>
              <w:t>28.02.2023</w:t>
            </w:r>
          </w:p>
        </w:tc>
        <w:tc>
          <w:tcPr>
            <w:tcW w:w="2092" w:type="pct"/>
            <w:vAlign w:val="center"/>
          </w:tcPr>
          <w:p w14:paraId="2F12A69B" w14:textId="75A75EE9" w:rsidR="00A078E3" w:rsidRPr="00215A00" w:rsidRDefault="005906F0" w:rsidP="001C6ABD">
            <w:pPr>
              <w:pStyle w:val="TableParagraph"/>
              <w:spacing w:before="40" w:after="80"/>
              <w:rPr>
                <w:color w:val="000000" w:themeColor="text1"/>
                <w:lang w:val="de-AT"/>
              </w:rPr>
            </w:pPr>
            <w:r>
              <w:rPr>
                <w:b w:val="0"/>
                <w:bCs w:val="0"/>
                <w:color w:val="000000" w:themeColor="text1"/>
                <w:lang w:val="de-AT"/>
              </w:rPr>
              <w:t>Erster Entwurf</w:t>
            </w:r>
          </w:p>
        </w:tc>
        <w:tc>
          <w:tcPr>
            <w:tcW w:w="1166" w:type="pct"/>
            <w:vAlign w:val="center"/>
          </w:tcPr>
          <w:p w14:paraId="798E45BF" w14:textId="77777777" w:rsidR="00A078E3" w:rsidRPr="00215A00" w:rsidRDefault="00A078E3" w:rsidP="001C6ABD">
            <w:pPr>
              <w:pStyle w:val="TableParagraph"/>
              <w:spacing w:before="40" w:after="80"/>
              <w:rPr>
                <w:color w:val="000000" w:themeColor="text1"/>
                <w:lang w:val="de-AT"/>
              </w:rPr>
            </w:pPr>
            <w:r>
              <w:rPr>
                <w:b w:val="0"/>
                <w:bCs w:val="0"/>
                <w:color w:val="000000" w:themeColor="text1"/>
                <w:lang w:val="de-AT"/>
              </w:rPr>
              <w:t>Abbas Rizvi</w:t>
            </w:r>
          </w:p>
        </w:tc>
      </w:tr>
      <w:tr w:rsidR="00A078E3" w:rsidRPr="00215A00" w14:paraId="46771E13" w14:textId="77777777" w:rsidTr="109E6371">
        <w:tc>
          <w:tcPr>
            <w:tcW w:w="700" w:type="pct"/>
            <w:vAlign w:val="center"/>
          </w:tcPr>
          <w:p w14:paraId="1B30E63A" w14:textId="70B4FE9F" w:rsidR="00A078E3" w:rsidRPr="00215A00" w:rsidRDefault="00A078E3" w:rsidP="001C6ABD">
            <w:pPr>
              <w:pStyle w:val="TableParagraph"/>
              <w:spacing w:before="40" w:after="80"/>
              <w:rPr>
                <w:rStyle w:val="IntenseEmphasis"/>
                <w:rFonts w:cs="Calibri"/>
                <w:bCs w:val="0"/>
                <w:caps w:val="0"/>
                <w:color w:val="auto"/>
                <w:lang w:val="de-AT"/>
              </w:rPr>
            </w:pPr>
            <w:r>
              <w:rPr>
                <w:rStyle w:val="IntenseEmphasis"/>
                <w:rFonts w:cs="Calibri"/>
                <w:lang w:val="de-AT"/>
              </w:rPr>
              <w:t>0.2</w:t>
            </w:r>
          </w:p>
        </w:tc>
        <w:tc>
          <w:tcPr>
            <w:tcW w:w="1042" w:type="pct"/>
            <w:vAlign w:val="center"/>
          </w:tcPr>
          <w:p w14:paraId="3DFCF95D" w14:textId="77777777" w:rsidR="00A078E3" w:rsidRPr="00215A00" w:rsidRDefault="00A078E3" w:rsidP="001C6ABD">
            <w:pPr>
              <w:pStyle w:val="TableParagraph"/>
              <w:spacing w:before="40" w:after="80"/>
              <w:rPr>
                <w:rStyle w:val="IntenseEmphasis"/>
                <w:rFonts w:cs="Calibri"/>
                <w:bCs w:val="0"/>
                <w:caps w:val="0"/>
                <w:color w:val="auto"/>
                <w:lang w:val="de-AT"/>
              </w:rPr>
            </w:pPr>
            <w:r>
              <w:rPr>
                <w:rStyle w:val="IntenseEmphasis"/>
                <w:rFonts w:cs="Calibri"/>
                <w:caps w:val="0"/>
                <w:color w:val="auto"/>
                <w:lang w:val="de-AT"/>
              </w:rPr>
              <w:t>30.3.2023</w:t>
            </w:r>
          </w:p>
        </w:tc>
        <w:tc>
          <w:tcPr>
            <w:tcW w:w="2092" w:type="pct"/>
            <w:vAlign w:val="center"/>
          </w:tcPr>
          <w:p w14:paraId="0BB4F7F1" w14:textId="77777777" w:rsidR="005906F0" w:rsidRPr="00154543" w:rsidRDefault="005906F0" w:rsidP="001C6ABD">
            <w:pPr>
              <w:pStyle w:val="TableParagraph"/>
              <w:spacing w:before="40" w:after="80"/>
              <w:rPr>
                <w:rFonts w:cs="Calibri"/>
                <w:b w:val="0"/>
                <w:color w:val="000000" w:themeColor="text1"/>
                <w:spacing w:val="10"/>
                <w:lang w:val="de-AT"/>
              </w:rPr>
            </w:pPr>
            <w:r>
              <w:rPr>
                <w:rFonts w:cs="Calibri"/>
                <w:b w:val="0"/>
                <w:color w:val="000000" w:themeColor="text1"/>
                <w:spacing w:val="10"/>
                <w:lang w:val="de-AT"/>
              </w:rPr>
              <w:t>Änderungen vorgenommen:</w:t>
            </w:r>
          </w:p>
          <w:p w14:paraId="25FBFCD9" w14:textId="3BA8EC51" w:rsidR="00A078E3" w:rsidRPr="00154543" w:rsidRDefault="005906F0" w:rsidP="001C6ABD">
            <w:pPr>
              <w:pStyle w:val="TableParagraph"/>
              <w:spacing w:before="40" w:after="80"/>
              <w:rPr>
                <w:rStyle w:val="IntenseEmphasis"/>
                <w:rFonts w:cs="Calibri"/>
                <w:b/>
                <w:caps w:val="0"/>
                <w:color w:val="000000" w:themeColor="text1"/>
                <w:lang w:val="de-AT"/>
              </w:rPr>
            </w:pPr>
            <w:r>
              <w:rPr>
                <w:rFonts w:cs="Calibri"/>
                <w:b w:val="0"/>
                <w:color w:val="000000" w:themeColor="text1"/>
                <w:spacing w:val="10"/>
                <w:lang w:val="de-AT"/>
              </w:rPr>
              <w:t xml:space="preserve">Kapitel 2.11: Integration mit Stadler IM für </w:t>
            </w:r>
            <w:r>
              <w:rPr>
                <w:rStyle w:val="IntenseEmphasis"/>
                <w:rFonts w:cs="Calibri"/>
                <w:bCs w:val="0"/>
                <w:caps w:val="0"/>
                <w:color w:val="000000" w:themeColor="text1"/>
                <w:lang w:val="de-AT"/>
              </w:rPr>
              <w:t>multi-traction</w:t>
            </w:r>
            <w:r>
              <w:rPr>
                <w:rStyle w:val="IntenseEmphasis"/>
                <w:rFonts w:cs="Calibri"/>
                <w:b/>
                <w:caps w:val="0"/>
                <w:color w:val="000000" w:themeColor="text1"/>
                <w:lang w:val="de-AT"/>
              </w:rPr>
              <w:t xml:space="preserve"> </w:t>
            </w:r>
          </w:p>
          <w:p w14:paraId="74D0C61C" w14:textId="77777777" w:rsidR="005906F0" w:rsidRPr="005906F0" w:rsidRDefault="005906F0" w:rsidP="005906F0">
            <w:pPr>
              <w:pStyle w:val="TableParagraph"/>
              <w:spacing w:before="40" w:after="80"/>
              <w:rPr>
                <w:rFonts w:cs="Calibri"/>
                <w:b w:val="0"/>
                <w:color w:val="000000" w:themeColor="text1"/>
                <w:spacing w:val="10"/>
                <w:lang w:val="de-AT"/>
              </w:rPr>
            </w:pPr>
            <w:r>
              <w:rPr>
                <w:rFonts w:cs="Calibri"/>
                <w:b w:val="0"/>
                <w:color w:val="000000" w:themeColor="text1"/>
                <w:spacing w:val="10"/>
                <w:lang w:val="de-AT"/>
              </w:rPr>
              <w:t>Kapitel 3.2: STP auf RSTP aktualisiert</w:t>
            </w:r>
          </w:p>
          <w:p w14:paraId="2629191A" w14:textId="41727608" w:rsidR="00A078E3" w:rsidRPr="00154543" w:rsidRDefault="005906F0" w:rsidP="001C6ABD">
            <w:pPr>
              <w:pStyle w:val="TableParagraph"/>
              <w:spacing w:before="40" w:after="80"/>
              <w:rPr>
                <w:rStyle w:val="IntenseEmphasis"/>
                <w:rFonts w:cs="Calibri"/>
                <w:b/>
                <w:caps w:val="0"/>
                <w:color w:val="000000" w:themeColor="text1"/>
                <w:lang w:val="de-AT"/>
              </w:rPr>
            </w:pPr>
            <w:r>
              <w:rPr>
                <w:rFonts w:cs="Calibri"/>
                <w:b w:val="0"/>
                <w:color w:val="000000" w:themeColor="text1"/>
                <w:spacing w:val="10"/>
                <w:lang w:val="de-AT"/>
              </w:rPr>
              <w:t xml:space="preserve">Kapitel </w:t>
            </w:r>
            <w:r>
              <w:rPr>
                <w:rStyle w:val="IntenseEmphasis"/>
                <w:rFonts w:cs="Calibri"/>
                <w:bCs w:val="0"/>
                <w:caps w:val="0"/>
                <w:color w:val="000000" w:themeColor="text1"/>
                <w:lang w:val="de-AT"/>
              </w:rPr>
              <w:t>3.6.10</w:t>
            </w:r>
            <w:r>
              <w:rPr>
                <w:rStyle w:val="IntenseEmphasis"/>
                <w:rFonts w:cs="Calibri"/>
                <w:b/>
                <w:caps w:val="0"/>
                <w:color w:val="000000" w:themeColor="text1"/>
                <w:lang w:val="de-AT"/>
              </w:rPr>
              <w:t xml:space="preserve">: </w:t>
            </w:r>
            <w:r>
              <w:rPr>
                <w:rStyle w:val="IntenseEmphasis"/>
                <w:rFonts w:cs="Calibri"/>
                <w:bCs w:val="0"/>
                <w:caps w:val="0"/>
                <w:color w:val="000000" w:themeColor="text1"/>
                <w:lang w:val="de-AT"/>
              </w:rPr>
              <w:t>Engineering</w:t>
            </w:r>
            <w:r>
              <w:rPr>
                <w:rStyle w:val="IntenseEmphasis"/>
                <w:rFonts w:cs="Calibri"/>
                <w:b/>
                <w:caps w:val="0"/>
                <w:color w:val="000000" w:themeColor="text1"/>
                <w:lang w:val="de-AT"/>
              </w:rPr>
              <w:t xml:space="preserve"> </w:t>
            </w:r>
            <w:r>
              <w:rPr>
                <w:rStyle w:val="IntenseEmphasis"/>
                <w:rFonts w:cs="Calibri"/>
                <w:bCs w:val="0"/>
                <w:caps w:val="0"/>
                <w:color w:val="000000" w:themeColor="text1"/>
                <w:lang w:val="de-AT"/>
              </w:rPr>
              <w:t>pages</w:t>
            </w:r>
            <w:r>
              <w:rPr>
                <w:rStyle w:val="IntenseEmphasis"/>
                <w:rFonts w:cs="Calibri"/>
                <w:b/>
                <w:caps w:val="0"/>
                <w:color w:val="000000" w:themeColor="text1"/>
                <w:lang w:val="de-AT"/>
              </w:rPr>
              <w:t xml:space="preserve">, </w:t>
            </w:r>
            <w:r>
              <w:rPr>
                <w:rFonts w:cs="Calibri"/>
                <w:b w:val="0"/>
                <w:color w:val="000000" w:themeColor="text1"/>
                <w:spacing w:val="10"/>
                <w:lang w:val="de-AT"/>
              </w:rPr>
              <w:t>um Informationen zur</w:t>
            </w:r>
            <w:r>
              <w:rPr>
                <w:rStyle w:val="IntenseEmphasis"/>
                <w:rFonts w:cs="Calibri"/>
                <w:b/>
                <w:caps w:val="0"/>
                <w:color w:val="000000" w:themeColor="text1"/>
                <w:lang w:val="de-AT"/>
              </w:rPr>
              <w:t xml:space="preserve"> </w:t>
            </w:r>
            <w:r>
              <w:rPr>
                <w:rStyle w:val="IntenseEmphasis"/>
                <w:rFonts w:cs="Calibri"/>
                <w:bCs w:val="0"/>
                <w:caps w:val="0"/>
                <w:color w:val="000000" w:themeColor="text1"/>
                <w:lang w:val="de-AT"/>
              </w:rPr>
              <w:t>multi</w:t>
            </w:r>
            <w:r>
              <w:rPr>
                <w:rStyle w:val="IntenseEmphasis"/>
                <w:rFonts w:cs="Calibri"/>
                <w:b/>
                <w:caps w:val="0"/>
                <w:color w:val="000000" w:themeColor="text1"/>
                <w:lang w:val="de-AT"/>
              </w:rPr>
              <w:t>-</w:t>
            </w:r>
            <w:r>
              <w:rPr>
                <w:rStyle w:val="IntenseEmphasis"/>
                <w:rFonts w:cs="Calibri"/>
                <w:bCs w:val="0"/>
                <w:caps w:val="0"/>
                <w:color w:val="000000" w:themeColor="text1"/>
                <w:lang w:val="de-AT"/>
              </w:rPr>
              <w:t>traction</w:t>
            </w:r>
            <w:r>
              <w:rPr>
                <w:rStyle w:val="IntenseEmphasis"/>
                <w:rFonts w:cs="Calibri"/>
                <w:b/>
                <w:caps w:val="0"/>
                <w:color w:val="000000" w:themeColor="text1"/>
                <w:lang w:val="de-AT"/>
              </w:rPr>
              <w:t xml:space="preserve">, </w:t>
            </w:r>
            <w:r>
              <w:rPr>
                <w:rFonts w:cs="Calibri"/>
                <w:b w:val="0"/>
                <w:color w:val="000000" w:themeColor="text1"/>
                <w:spacing w:val="10"/>
                <w:lang w:val="de-AT"/>
              </w:rPr>
              <w:t xml:space="preserve">ergänzt  Kapitel </w:t>
            </w:r>
            <w:r>
              <w:rPr>
                <w:rStyle w:val="IntenseEmphasis"/>
                <w:rFonts w:cs="Calibri"/>
                <w:bCs w:val="0"/>
                <w:caps w:val="0"/>
                <w:color w:val="000000" w:themeColor="text1"/>
                <w:lang w:val="de-AT"/>
              </w:rPr>
              <w:t>5.2</w:t>
            </w:r>
            <w:r>
              <w:rPr>
                <w:rFonts w:cs="Calibri"/>
                <w:b w:val="0"/>
                <w:color w:val="000000" w:themeColor="text1"/>
                <w:spacing w:val="10"/>
                <w:lang w:val="de-AT"/>
              </w:rPr>
              <w:t xml:space="preserve"> Korrektur des maximalen Stromverbrauchs des VDSrail</w:t>
            </w:r>
            <w:r>
              <w:rPr>
                <w:rStyle w:val="IntenseEmphasis"/>
                <w:rFonts w:cs="Calibri"/>
                <w:b/>
                <w:caps w:val="0"/>
                <w:color w:val="000000" w:themeColor="text1"/>
                <w:lang w:val="de-AT"/>
              </w:rPr>
              <w:t>-</w:t>
            </w:r>
            <w:r>
              <w:rPr>
                <w:rStyle w:val="IntenseEmphasis"/>
                <w:rFonts w:cs="Calibri"/>
                <w:bCs w:val="0"/>
                <w:caps w:val="0"/>
                <w:color w:val="000000" w:themeColor="text1"/>
                <w:lang w:val="de-AT"/>
              </w:rPr>
              <w:t>switches</w:t>
            </w:r>
          </w:p>
          <w:p w14:paraId="11B4C5FA" w14:textId="48195B03" w:rsidR="005906F0" w:rsidRPr="00154543" w:rsidRDefault="005906F0" w:rsidP="00154543">
            <w:pPr>
              <w:pStyle w:val="TableParagraph"/>
              <w:spacing w:before="40" w:after="80"/>
              <w:rPr>
                <w:rStyle w:val="IntenseEmphasis"/>
                <w:rFonts w:cs="Calibri"/>
                <w:b/>
                <w:caps w:val="0"/>
                <w:color w:val="000000" w:themeColor="text1"/>
                <w:lang w:val="de-AT"/>
              </w:rPr>
            </w:pPr>
            <w:r>
              <w:rPr>
                <w:rFonts w:cs="Calibri"/>
                <w:b w:val="0"/>
                <w:color w:val="000000" w:themeColor="text1"/>
                <w:spacing w:val="10"/>
                <w:lang w:val="de-AT"/>
              </w:rPr>
              <w:t xml:space="preserve">Kapitel 5.7: Optionaler Access Point Ibex-3510 hinzugefügt </w:t>
            </w:r>
          </w:p>
        </w:tc>
        <w:tc>
          <w:tcPr>
            <w:tcW w:w="1166" w:type="pct"/>
            <w:vAlign w:val="center"/>
          </w:tcPr>
          <w:p w14:paraId="5F1BBEE4" w14:textId="77777777" w:rsidR="00A078E3" w:rsidRPr="00215A00" w:rsidRDefault="00A078E3" w:rsidP="001C6ABD">
            <w:pPr>
              <w:pStyle w:val="TableParagraph"/>
              <w:spacing w:before="40" w:after="80"/>
              <w:rPr>
                <w:rStyle w:val="IntenseEmphasis"/>
                <w:rFonts w:cs="Calibri"/>
                <w:bCs w:val="0"/>
                <w:caps w:val="0"/>
                <w:color w:val="auto"/>
                <w:lang w:val="de-AT"/>
              </w:rPr>
            </w:pPr>
            <w:r>
              <w:rPr>
                <w:rStyle w:val="IntenseEmphasis"/>
                <w:rFonts w:cs="Calibri"/>
                <w:caps w:val="0"/>
                <w:color w:val="auto"/>
                <w:lang w:val="de-AT"/>
              </w:rPr>
              <w:t>Abbas Rizvi</w:t>
            </w:r>
          </w:p>
        </w:tc>
      </w:tr>
      <w:tr w:rsidR="00A078E3" w:rsidRPr="00215A00" w14:paraId="2EA1895E" w14:textId="77777777" w:rsidTr="109E6371">
        <w:tc>
          <w:tcPr>
            <w:tcW w:w="700" w:type="pct"/>
            <w:vAlign w:val="center"/>
          </w:tcPr>
          <w:p w14:paraId="62C9924C" w14:textId="6A9903A2" w:rsidR="00A078E3" w:rsidRPr="00215A00" w:rsidRDefault="00A078E3" w:rsidP="001C6ABD">
            <w:pPr>
              <w:pStyle w:val="TableParagraph"/>
              <w:spacing w:before="40" w:after="80"/>
              <w:rPr>
                <w:b w:val="0"/>
                <w:bCs w:val="0"/>
                <w:color w:val="auto"/>
                <w:lang w:val="de-AT"/>
              </w:rPr>
            </w:pPr>
            <w:r>
              <w:rPr>
                <w:b w:val="0"/>
                <w:bCs w:val="0"/>
                <w:color w:val="auto"/>
                <w:lang w:val="de-AT"/>
              </w:rPr>
              <w:t>0.3</w:t>
            </w:r>
          </w:p>
        </w:tc>
        <w:tc>
          <w:tcPr>
            <w:tcW w:w="1042" w:type="pct"/>
            <w:vAlign w:val="center"/>
          </w:tcPr>
          <w:p w14:paraId="69FE4DD1" w14:textId="77777777" w:rsidR="00A078E3" w:rsidRPr="00215A00" w:rsidRDefault="00A078E3" w:rsidP="001C6ABD">
            <w:pPr>
              <w:pStyle w:val="TableParagraph"/>
              <w:spacing w:before="40" w:after="80"/>
              <w:rPr>
                <w:b w:val="0"/>
                <w:bCs w:val="0"/>
                <w:color w:val="auto"/>
                <w:lang w:val="de-AT"/>
              </w:rPr>
            </w:pPr>
            <w:r>
              <w:rPr>
                <w:b w:val="0"/>
                <w:bCs w:val="0"/>
                <w:color w:val="auto"/>
                <w:lang w:val="de-AT"/>
              </w:rPr>
              <w:t>16.05.2023</w:t>
            </w:r>
          </w:p>
        </w:tc>
        <w:tc>
          <w:tcPr>
            <w:tcW w:w="2092" w:type="pct"/>
            <w:vAlign w:val="center"/>
          </w:tcPr>
          <w:p w14:paraId="6897A9B7" w14:textId="77777777" w:rsidR="00154543" w:rsidRPr="005906F0" w:rsidRDefault="00154543" w:rsidP="00154543">
            <w:pPr>
              <w:pStyle w:val="TableParagraph"/>
              <w:spacing w:before="40" w:after="80"/>
              <w:rPr>
                <w:rFonts w:cs="Calibri"/>
                <w:b w:val="0"/>
                <w:color w:val="000000" w:themeColor="text1"/>
                <w:spacing w:val="10"/>
                <w:lang w:val="de-AT"/>
              </w:rPr>
            </w:pPr>
            <w:r>
              <w:rPr>
                <w:rFonts w:cs="Calibri"/>
                <w:b w:val="0"/>
                <w:color w:val="000000" w:themeColor="text1"/>
                <w:spacing w:val="10"/>
                <w:lang w:val="de-AT"/>
              </w:rPr>
              <w:t xml:space="preserve">Dokument aktualisiert, um den Umfang des Standard-NRE-Angebots widerzuspiegeln </w:t>
            </w:r>
          </w:p>
          <w:p w14:paraId="1D56B80F" w14:textId="040D4D05" w:rsidR="00154543" w:rsidRPr="005906F0" w:rsidRDefault="00154543" w:rsidP="00154543">
            <w:pPr>
              <w:pStyle w:val="TableParagraph"/>
              <w:spacing w:before="40" w:after="80"/>
              <w:rPr>
                <w:rFonts w:cs="Calibri"/>
                <w:b w:val="0"/>
                <w:color w:val="000000" w:themeColor="text1"/>
                <w:spacing w:val="10"/>
                <w:lang w:val="de-AT"/>
              </w:rPr>
            </w:pPr>
            <w:r>
              <w:rPr>
                <w:rFonts w:cs="Calibri"/>
                <w:b w:val="0"/>
                <w:color w:val="000000" w:themeColor="text1"/>
                <w:spacing w:val="10"/>
                <w:lang w:val="de-AT"/>
              </w:rPr>
              <w:t xml:space="preserve">Kapitel 6 hinzugefügt zur Beschreibung des Umfangs von Standard- und erweiterten Funktionalitäten </w:t>
            </w:r>
          </w:p>
          <w:p w14:paraId="22DFE47A" w14:textId="21D07AE0" w:rsidR="00154543" w:rsidRPr="005906F0" w:rsidRDefault="00154543" w:rsidP="00154543">
            <w:pPr>
              <w:pStyle w:val="TableParagraph"/>
              <w:spacing w:before="40" w:after="80"/>
              <w:rPr>
                <w:rFonts w:cs="Calibri"/>
                <w:b w:val="0"/>
                <w:color w:val="000000" w:themeColor="text1"/>
                <w:spacing w:val="10"/>
                <w:lang w:val="de-AT"/>
              </w:rPr>
            </w:pPr>
            <w:r>
              <w:rPr>
                <w:rFonts w:cs="Calibri"/>
                <w:b w:val="0"/>
                <w:color w:val="000000" w:themeColor="text1"/>
                <w:spacing w:val="10"/>
                <w:lang w:val="de-AT"/>
              </w:rPr>
              <w:t xml:space="preserve">Kapitel 7 hinzugefügt für den Link zum Funktionstestkatalog </w:t>
            </w:r>
          </w:p>
          <w:p w14:paraId="1AF36B07" w14:textId="66ECDF2F" w:rsidR="00A078E3" w:rsidRPr="00154543" w:rsidRDefault="00154543" w:rsidP="00154543">
            <w:pPr>
              <w:pStyle w:val="TableParagraph"/>
              <w:spacing w:before="40" w:after="80"/>
              <w:rPr>
                <w:rFonts w:cs="Calibri"/>
                <w:b w:val="0"/>
                <w:color w:val="000000" w:themeColor="text1"/>
                <w:spacing w:val="10"/>
                <w:lang w:val="de-AT"/>
              </w:rPr>
            </w:pPr>
            <w:r>
              <w:rPr>
                <w:rFonts w:cs="Calibri"/>
                <w:b w:val="0"/>
                <w:color w:val="000000" w:themeColor="text1"/>
                <w:spacing w:val="10"/>
                <w:lang w:val="de-AT"/>
              </w:rPr>
              <w:t xml:space="preserve">Kapitel 4.3, 4.4 und 4.5 aktualisiert, um fehlende Informationen von Stadler anzugeben </w:t>
            </w:r>
          </w:p>
        </w:tc>
        <w:tc>
          <w:tcPr>
            <w:tcW w:w="1166" w:type="pct"/>
            <w:vAlign w:val="center"/>
          </w:tcPr>
          <w:p w14:paraId="075DA577" w14:textId="77777777" w:rsidR="00A078E3" w:rsidRPr="00215A00" w:rsidRDefault="00A078E3" w:rsidP="001C6ABD">
            <w:pPr>
              <w:pStyle w:val="TableParagraph"/>
              <w:spacing w:before="40" w:after="80"/>
              <w:rPr>
                <w:b w:val="0"/>
                <w:bCs w:val="0"/>
                <w:color w:val="auto"/>
                <w:lang w:val="de-AT"/>
              </w:rPr>
            </w:pPr>
            <w:r>
              <w:rPr>
                <w:b w:val="0"/>
                <w:bCs w:val="0"/>
                <w:color w:val="auto"/>
                <w:lang w:val="de-AT"/>
              </w:rPr>
              <w:t>Abbas Rizvi</w:t>
            </w:r>
          </w:p>
        </w:tc>
      </w:tr>
      <w:tr w:rsidR="00A078E3" w:rsidRPr="00215A00" w14:paraId="67BD2D04" w14:textId="77777777" w:rsidTr="109E6371">
        <w:tc>
          <w:tcPr>
            <w:tcW w:w="700" w:type="pct"/>
            <w:vAlign w:val="center"/>
          </w:tcPr>
          <w:p w14:paraId="061FAB67" w14:textId="0B2D5105" w:rsidR="00A078E3" w:rsidRPr="00215A00" w:rsidRDefault="00A078E3" w:rsidP="001C6ABD">
            <w:pPr>
              <w:pStyle w:val="TableParagraph"/>
              <w:spacing w:before="40" w:after="80"/>
              <w:rPr>
                <w:b w:val="0"/>
                <w:bCs w:val="0"/>
                <w:color w:val="auto"/>
                <w:lang w:val="de-AT"/>
              </w:rPr>
            </w:pPr>
            <w:r>
              <w:rPr>
                <w:b w:val="0"/>
                <w:bCs w:val="0"/>
                <w:color w:val="auto"/>
                <w:lang w:val="de-AT"/>
              </w:rPr>
              <w:t>0.4</w:t>
            </w:r>
          </w:p>
        </w:tc>
        <w:tc>
          <w:tcPr>
            <w:tcW w:w="1042" w:type="pct"/>
            <w:vAlign w:val="center"/>
          </w:tcPr>
          <w:p w14:paraId="07FF3024" w14:textId="77777777" w:rsidR="00A078E3" w:rsidRPr="00215A00" w:rsidRDefault="00A078E3" w:rsidP="001C6ABD">
            <w:pPr>
              <w:pStyle w:val="TableParagraph"/>
              <w:spacing w:before="40" w:after="80"/>
              <w:rPr>
                <w:b w:val="0"/>
                <w:bCs w:val="0"/>
                <w:color w:val="auto"/>
                <w:lang w:val="de-AT"/>
              </w:rPr>
            </w:pPr>
            <w:r>
              <w:rPr>
                <w:b w:val="0"/>
                <w:bCs w:val="0"/>
                <w:color w:val="auto"/>
                <w:lang w:val="de-AT"/>
              </w:rPr>
              <w:t>14.11.2023</w:t>
            </w:r>
          </w:p>
        </w:tc>
        <w:tc>
          <w:tcPr>
            <w:tcW w:w="2092" w:type="pct"/>
            <w:vAlign w:val="center"/>
          </w:tcPr>
          <w:p w14:paraId="63E67E83" w14:textId="11ACFA82" w:rsidR="00A078E3" w:rsidRPr="00154543" w:rsidRDefault="00154543" w:rsidP="001C6ABD">
            <w:pPr>
              <w:pStyle w:val="TableParagraph"/>
              <w:spacing w:before="40" w:after="80"/>
              <w:rPr>
                <w:b w:val="0"/>
                <w:color w:val="000000" w:themeColor="text1"/>
                <w:lang w:val="de-AT"/>
              </w:rPr>
            </w:pPr>
            <w:r>
              <w:rPr>
                <w:rFonts w:cs="Calibri"/>
                <w:b w:val="0"/>
                <w:color w:val="000000" w:themeColor="text1"/>
                <w:spacing w:val="10"/>
                <w:lang w:val="de-AT"/>
              </w:rPr>
              <w:t>Ins Deutsche übersetzt</w:t>
            </w:r>
          </w:p>
        </w:tc>
        <w:tc>
          <w:tcPr>
            <w:tcW w:w="1166" w:type="pct"/>
            <w:vAlign w:val="center"/>
          </w:tcPr>
          <w:p w14:paraId="1C905297" w14:textId="77777777" w:rsidR="00A078E3" w:rsidRPr="00215A00" w:rsidRDefault="00A078E3" w:rsidP="001C6ABD">
            <w:pPr>
              <w:pStyle w:val="TableParagraph"/>
              <w:spacing w:before="40" w:after="80"/>
              <w:rPr>
                <w:b w:val="0"/>
                <w:bCs w:val="0"/>
                <w:color w:val="auto"/>
                <w:lang w:val="de-AT"/>
              </w:rPr>
            </w:pPr>
            <w:r>
              <w:rPr>
                <w:b w:val="0"/>
                <w:bCs w:val="0"/>
                <w:color w:val="auto"/>
                <w:lang w:val="de-AT"/>
              </w:rPr>
              <w:t>Christopher Kemeter</w:t>
            </w:r>
          </w:p>
        </w:tc>
      </w:tr>
      <w:tr w:rsidR="00A078E3" w:rsidRPr="00215A00" w14:paraId="6AC8AF5B" w14:textId="77777777" w:rsidTr="109E6371">
        <w:trPr>
          <w:trHeight w:val="113"/>
        </w:trPr>
        <w:tc>
          <w:tcPr>
            <w:tcW w:w="700" w:type="pct"/>
            <w:vAlign w:val="center"/>
          </w:tcPr>
          <w:p w14:paraId="5F74DB34" w14:textId="6489E742" w:rsidR="00A078E3" w:rsidRPr="00215A00" w:rsidRDefault="00A078E3" w:rsidP="001C6ABD">
            <w:pPr>
              <w:pStyle w:val="TableParagraph"/>
              <w:spacing w:before="40" w:after="80"/>
              <w:rPr>
                <w:b w:val="0"/>
                <w:bCs w:val="0"/>
                <w:color w:val="auto"/>
                <w:lang w:val="de-AT"/>
              </w:rPr>
            </w:pPr>
            <w:r>
              <w:rPr>
                <w:b w:val="0"/>
                <w:bCs w:val="0"/>
                <w:color w:val="auto"/>
                <w:lang w:val="de-AT"/>
              </w:rPr>
              <w:t>0.5</w:t>
            </w:r>
          </w:p>
        </w:tc>
        <w:tc>
          <w:tcPr>
            <w:tcW w:w="1042" w:type="pct"/>
            <w:vAlign w:val="center"/>
          </w:tcPr>
          <w:p w14:paraId="210A312F" w14:textId="77777777" w:rsidR="00A078E3" w:rsidRPr="00215A00" w:rsidRDefault="00A078E3" w:rsidP="001C6ABD">
            <w:pPr>
              <w:pStyle w:val="TableParagraph"/>
              <w:spacing w:before="40" w:after="80"/>
              <w:rPr>
                <w:b w:val="0"/>
                <w:bCs w:val="0"/>
                <w:color w:val="auto"/>
                <w:lang w:val="de-AT"/>
              </w:rPr>
            </w:pPr>
            <w:r>
              <w:rPr>
                <w:b w:val="0"/>
                <w:bCs w:val="0"/>
                <w:color w:val="auto"/>
                <w:lang w:val="de-AT"/>
              </w:rPr>
              <w:t>14.11.2023</w:t>
            </w:r>
          </w:p>
        </w:tc>
        <w:tc>
          <w:tcPr>
            <w:tcW w:w="2092" w:type="pct"/>
            <w:vAlign w:val="center"/>
          </w:tcPr>
          <w:p w14:paraId="1F0DA301" w14:textId="28FBFB14" w:rsidR="00A078E3" w:rsidRPr="00154543" w:rsidRDefault="00154543" w:rsidP="001C6ABD">
            <w:pPr>
              <w:pStyle w:val="TableParagraph"/>
              <w:spacing w:before="40" w:after="80"/>
              <w:rPr>
                <w:b w:val="0"/>
                <w:color w:val="000000" w:themeColor="text1"/>
                <w:lang w:val="de-AT"/>
              </w:rPr>
            </w:pPr>
            <w:r>
              <w:rPr>
                <w:rFonts w:cs="Calibri"/>
                <w:b w:val="0"/>
                <w:color w:val="000000" w:themeColor="text1"/>
                <w:spacing w:val="10"/>
                <w:lang w:val="de-AT"/>
              </w:rPr>
              <w:t>Unterkapitel zu Kapitel 6 hinzugefügt, die zusätzliche Funktionalitäten beschreiben, die als Änderungsauftrag angeboten werden können</w:t>
            </w:r>
          </w:p>
        </w:tc>
        <w:tc>
          <w:tcPr>
            <w:tcW w:w="1166" w:type="pct"/>
            <w:vAlign w:val="center"/>
          </w:tcPr>
          <w:p w14:paraId="6933296A" w14:textId="77777777" w:rsidR="00A078E3" w:rsidRPr="00215A00" w:rsidRDefault="00A078E3" w:rsidP="001C6ABD">
            <w:pPr>
              <w:pStyle w:val="TableParagraph"/>
              <w:spacing w:before="40" w:after="80"/>
              <w:rPr>
                <w:b w:val="0"/>
                <w:bCs w:val="0"/>
                <w:color w:val="auto"/>
                <w:lang w:val="de-AT"/>
              </w:rPr>
            </w:pPr>
            <w:r>
              <w:rPr>
                <w:b w:val="0"/>
                <w:bCs w:val="0"/>
                <w:color w:val="auto"/>
                <w:lang w:val="de-AT"/>
              </w:rPr>
              <w:t>Abbas Rizvi</w:t>
            </w:r>
          </w:p>
        </w:tc>
      </w:tr>
      <w:tr w:rsidR="00A078E3" w:rsidRPr="00215A00" w14:paraId="3913E01B" w14:textId="77777777" w:rsidTr="109E6371">
        <w:trPr>
          <w:trHeight w:val="113"/>
        </w:trPr>
        <w:tc>
          <w:tcPr>
            <w:tcW w:w="700" w:type="pct"/>
            <w:vAlign w:val="center"/>
          </w:tcPr>
          <w:p w14:paraId="2FFC2CD2" w14:textId="1979C2E5" w:rsidR="00A078E3" w:rsidRPr="00215A00" w:rsidRDefault="00A078E3" w:rsidP="001C6ABD">
            <w:pPr>
              <w:pStyle w:val="TableParagraph"/>
              <w:spacing w:before="40" w:after="80"/>
              <w:rPr>
                <w:b w:val="0"/>
                <w:bCs w:val="0"/>
                <w:color w:val="auto"/>
                <w:lang w:val="de-AT"/>
              </w:rPr>
            </w:pPr>
            <w:r>
              <w:rPr>
                <w:b w:val="0"/>
                <w:bCs w:val="0"/>
                <w:color w:val="auto"/>
                <w:lang w:val="de-AT"/>
              </w:rPr>
              <w:t>0.6</w:t>
            </w:r>
          </w:p>
        </w:tc>
        <w:tc>
          <w:tcPr>
            <w:tcW w:w="1042" w:type="pct"/>
            <w:vAlign w:val="center"/>
          </w:tcPr>
          <w:p w14:paraId="78504A61" w14:textId="77777777" w:rsidR="00A078E3" w:rsidRPr="00215A00" w:rsidRDefault="00A078E3" w:rsidP="001C6ABD">
            <w:pPr>
              <w:pStyle w:val="TableParagraph"/>
              <w:spacing w:before="40" w:after="80"/>
              <w:rPr>
                <w:b w:val="0"/>
                <w:bCs w:val="0"/>
                <w:color w:val="auto"/>
                <w:lang w:val="de-AT"/>
              </w:rPr>
            </w:pPr>
            <w:r>
              <w:rPr>
                <w:b w:val="0"/>
                <w:bCs w:val="0"/>
                <w:color w:val="auto"/>
                <w:lang w:val="de-AT"/>
              </w:rPr>
              <w:t>15.11.2023</w:t>
            </w:r>
          </w:p>
        </w:tc>
        <w:tc>
          <w:tcPr>
            <w:tcW w:w="2092" w:type="pct"/>
            <w:vAlign w:val="center"/>
          </w:tcPr>
          <w:p w14:paraId="3B426021" w14:textId="408C3F5C" w:rsidR="00A078E3" w:rsidRPr="00154543" w:rsidRDefault="00154543" w:rsidP="001C6ABD">
            <w:pPr>
              <w:pStyle w:val="TableParagraph"/>
              <w:spacing w:before="40" w:after="80"/>
              <w:rPr>
                <w:b w:val="0"/>
                <w:color w:val="000000" w:themeColor="text1"/>
                <w:lang w:val="de-AT"/>
              </w:rPr>
            </w:pPr>
            <w:r>
              <w:rPr>
                <w:rFonts w:cs="Calibri"/>
                <w:b w:val="0"/>
                <w:color w:val="000000" w:themeColor="text1"/>
                <w:spacing w:val="10"/>
                <w:lang w:val="de-AT"/>
              </w:rPr>
              <w:t>Neues Kapitel ins Deutsche übersetzt</w:t>
            </w:r>
          </w:p>
        </w:tc>
        <w:tc>
          <w:tcPr>
            <w:tcW w:w="1166" w:type="pct"/>
            <w:vAlign w:val="center"/>
          </w:tcPr>
          <w:p w14:paraId="7C6E933F" w14:textId="77777777" w:rsidR="00A078E3" w:rsidRPr="00215A00" w:rsidRDefault="00A078E3" w:rsidP="001C6ABD">
            <w:pPr>
              <w:pStyle w:val="TableParagraph"/>
              <w:spacing w:before="40" w:after="80"/>
              <w:rPr>
                <w:b w:val="0"/>
                <w:bCs w:val="0"/>
                <w:color w:val="auto"/>
                <w:lang w:val="de-AT"/>
              </w:rPr>
            </w:pPr>
            <w:r>
              <w:rPr>
                <w:b w:val="0"/>
                <w:bCs w:val="0"/>
                <w:color w:val="auto"/>
                <w:lang w:val="de-AT"/>
              </w:rPr>
              <w:t>Christopher Kemeter</w:t>
            </w:r>
          </w:p>
        </w:tc>
      </w:tr>
      <w:tr w:rsidR="00A078E3" w:rsidRPr="00215A00" w14:paraId="4E0D8C06" w14:textId="77777777" w:rsidTr="109E6371">
        <w:trPr>
          <w:trHeight w:val="113"/>
        </w:trPr>
        <w:tc>
          <w:tcPr>
            <w:tcW w:w="700" w:type="pct"/>
            <w:vAlign w:val="center"/>
          </w:tcPr>
          <w:p w14:paraId="4A894E57" w14:textId="77777777" w:rsidR="00A078E3" w:rsidRPr="00215A00" w:rsidRDefault="00A078E3" w:rsidP="001C6ABD">
            <w:pPr>
              <w:pStyle w:val="TableParagraph"/>
              <w:spacing w:before="40" w:after="80"/>
              <w:rPr>
                <w:b w:val="0"/>
                <w:bCs w:val="0"/>
                <w:color w:val="auto"/>
                <w:lang w:val="de-AT"/>
              </w:rPr>
            </w:pPr>
            <w:r>
              <w:rPr>
                <w:b w:val="0"/>
                <w:bCs w:val="0"/>
                <w:color w:val="auto"/>
                <w:lang w:val="de-AT"/>
              </w:rPr>
              <w:t>V1.0</w:t>
            </w:r>
          </w:p>
        </w:tc>
        <w:tc>
          <w:tcPr>
            <w:tcW w:w="1042" w:type="pct"/>
            <w:vAlign w:val="center"/>
          </w:tcPr>
          <w:p w14:paraId="108F33FA" w14:textId="77777777" w:rsidR="00A078E3" w:rsidRPr="00215A00" w:rsidRDefault="00A078E3" w:rsidP="001C6ABD">
            <w:pPr>
              <w:pStyle w:val="TableParagraph"/>
              <w:spacing w:before="40" w:after="80"/>
              <w:rPr>
                <w:b w:val="0"/>
                <w:bCs w:val="0"/>
                <w:color w:val="auto"/>
                <w:lang w:val="de-AT"/>
              </w:rPr>
            </w:pPr>
            <w:r>
              <w:rPr>
                <w:b w:val="0"/>
                <w:bCs w:val="0"/>
                <w:color w:val="auto"/>
                <w:lang w:val="de-AT"/>
              </w:rPr>
              <w:t>16.12.2023</w:t>
            </w:r>
          </w:p>
        </w:tc>
        <w:tc>
          <w:tcPr>
            <w:tcW w:w="2092" w:type="pct"/>
            <w:vAlign w:val="center"/>
          </w:tcPr>
          <w:p w14:paraId="60C9C586" w14:textId="77777777" w:rsidR="00A078E3" w:rsidRPr="00215A00" w:rsidRDefault="00A078E3" w:rsidP="001C6ABD">
            <w:pPr>
              <w:pStyle w:val="TableParagraph"/>
              <w:spacing w:before="40" w:after="80"/>
              <w:rPr>
                <w:b w:val="0"/>
                <w:bCs w:val="0"/>
                <w:color w:val="auto"/>
                <w:lang w:val="de-AT"/>
              </w:rPr>
            </w:pPr>
            <w:r>
              <w:rPr>
                <w:b w:val="0"/>
                <w:bCs w:val="0"/>
                <w:color w:val="auto"/>
                <w:lang w:val="de-AT"/>
              </w:rPr>
              <w:t>Aktualisierung nach Review mit ÖBB</w:t>
            </w:r>
          </w:p>
        </w:tc>
        <w:tc>
          <w:tcPr>
            <w:tcW w:w="1166" w:type="pct"/>
            <w:vAlign w:val="center"/>
          </w:tcPr>
          <w:p w14:paraId="37AB9F5D" w14:textId="77777777" w:rsidR="00A078E3" w:rsidRPr="00215A00" w:rsidRDefault="00A078E3" w:rsidP="001C6ABD">
            <w:pPr>
              <w:pStyle w:val="TableParagraph"/>
              <w:spacing w:before="40" w:after="80"/>
              <w:rPr>
                <w:b w:val="0"/>
                <w:bCs w:val="0"/>
                <w:color w:val="auto"/>
                <w:lang w:val="de-AT"/>
              </w:rPr>
            </w:pPr>
            <w:r>
              <w:rPr>
                <w:b w:val="0"/>
                <w:bCs w:val="0"/>
                <w:color w:val="auto"/>
                <w:lang w:val="de-AT"/>
              </w:rPr>
              <w:t>Roman Richardson</w:t>
            </w:r>
          </w:p>
        </w:tc>
      </w:tr>
      <w:tr w:rsidR="00A078E3" w:rsidRPr="00215A00" w14:paraId="072E12EB" w14:textId="77777777" w:rsidTr="109E6371">
        <w:trPr>
          <w:trHeight w:val="113"/>
        </w:trPr>
        <w:tc>
          <w:tcPr>
            <w:tcW w:w="700" w:type="pct"/>
            <w:vAlign w:val="center"/>
          </w:tcPr>
          <w:p w14:paraId="78C1A8D4" w14:textId="6F367E97" w:rsidR="00A078E3" w:rsidRPr="00215A00" w:rsidRDefault="00A078E3" w:rsidP="001C6ABD">
            <w:pPr>
              <w:pStyle w:val="TableParagraph"/>
              <w:spacing w:before="40" w:after="80"/>
              <w:rPr>
                <w:b w:val="0"/>
                <w:bCs w:val="0"/>
                <w:color w:val="auto"/>
                <w:lang w:val="de-AT"/>
              </w:rPr>
            </w:pPr>
            <w:r>
              <w:rPr>
                <w:b w:val="0"/>
                <w:bCs w:val="0"/>
                <w:color w:val="auto"/>
                <w:lang w:val="de-AT"/>
              </w:rPr>
              <w:t>1.1</w:t>
            </w:r>
          </w:p>
        </w:tc>
        <w:tc>
          <w:tcPr>
            <w:tcW w:w="1042" w:type="pct"/>
            <w:vAlign w:val="center"/>
          </w:tcPr>
          <w:p w14:paraId="3876C760" w14:textId="77777777" w:rsidR="00A078E3" w:rsidRPr="00215A00" w:rsidRDefault="00A078E3" w:rsidP="001C6ABD">
            <w:pPr>
              <w:pStyle w:val="TableParagraph"/>
              <w:spacing w:before="40" w:after="80"/>
              <w:rPr>
                <w:b w:val="0"/>
                <w:bCs w:val="0"/>
                <w:color w:val="auto"/>
                <w:lang w:val="de-AT"/>
              </w:rPr>
            </w:pPr>
            <w:r>
              <w:rPr>
                <w:b w:val="0"/>
                <w:bCs w:val="0"/>
                <w:color w:val="auto"/>
                <w:lang w:val="de-AT"/>
              </w:rPr>
              <w:t>22.12.2023</w:t>
            </w:r>
          </w:p>
        </w:tc>
        <w:tc>
          <w:tcPr>
            <w:tcW w:w="2092" w:type="pct"/>
            <w:vAlign w:val="center"/>
          </w:tcPr>
          <w:p w14:paraId="3FCB792E" w14:textId="3C4A7D0B" w:rsidR="00A078E3" w:rsidRPr="00215A00" w:rsidRDefault="00A078E3" w:rsidP="001C6ABD">
            <w:pPr>
              <w:pStyle w:val="TableParagraph"/>
              <w:spacing w:before="40" w:after="80"/>
              <w:rPr>
                <w:b w:val="0"/>
                <w:bCs w:val="0"/>
                <w:color w:val="auto"/>
                <w:lang w:val="de-AT"/>
              </w:rPr>
            </w:pPr>
            <w:r>
              <w:rPr>
                <w:b w:val="0"/>
                <w:bCs w:val="0"/>
                <w:color w:val="auto"/>
                <w:lang w:val="de-AT"/>
              </w:rPr>
              <w:t xml:space="preserve">Screenshot der Netzwerkbeschreibung in Kapitel </w:t>
            </w:r>
            <w:r>
              <w:rPr>
                <w:b w:val="0"/>
                <w:bCs w:val="0"/>
                <w:color w:val="auto"/>
                <w:lang w:val="de-AT"/>
              </w:rPr>
              <w:fldChar w:fldCharType="begin"/>
            </w:r>
            <w:r>
              <w:rPr>
                <w:b w:val="0"/>
                <w:bCs w:val="0"/>
                <w:color w:val="auto"/>
                <w:lang w:val="de-AT"/>
              </w:rPr>
              <w:instrText xml:space="preserve"> REF _Ref154158368 \r \h </w:instrText>
            </w:r>
            <w:r>
              <w:rPr>
                <w:b w:val="0"/>
                <w:bCs w:val="0"/>
                <w:color w:val="auto"/>
                <w:lang w:val="de-AT"/>
              </w:rPr>
            </w:r>
            <w:r>
              <w:rPr>
                <w:b w:val="0"/>
                <w:bCs w:val="0"/>
                <w:color w:val="auto"/>
                <w:lang w:val="de-AT"/>
              </w:rPr>
              <w:fldChar w:fldCharType="separate"/>
            </w:r>
            <w:r>
              <w:rPr>
                <w:b w:val="0"/>
                <w:bCs w:val="0"/>
                <w:color w:val="auto"/>
                <w:lang w:val="de-AT"/>
              </w:rPr>
              <w:t>3.2.1</w:t>
            </w:r>
            <w:r>
              <w:rPr>
                <w:b w:val="0"/>
                <w:bCs w:val="0"/>
                <w:color w:val="auto"/>
                <w:lang w:val="de-AT"/>
              </w:rPr>
              <w:fldChar w:fldCharType="end"/>
            </w:r>
            <w:r>
              <w:rPr>
                <w:b w:val="0"/>
                <w:bCs w:val="0"/>
                <w:color w:val="auto"/>
                <w:lang w:val="de-AT"/>
              </w:rPr>
              <w:t xml:space="preserve"> gelöscht und auf „</w:t>
            </w:r>
            <w:r>
              <w:rPr>
                <w:lang w:val="de-AT"/>
              </w:rPr>
              <w:t xml:space="preserve"> </w:t>
            </w:r>
            <w:r>
              <w:rPr>
                <w:b w:val="0"/>
                <w:bCs w:val="0"/>
                <w:color w:val="auto"/>
                <w:lang w:val="de-AT"/>
              </w:rPr>
              <w:t>Dosto_Neu_Netzwerk Planung“ verwiesen.</w:t>
            </w:r>
          </w:p>
          <w:p w14:paraId="7BF4A23D" w14:textId="77777777" w:rsidR="00A078E3" w:rsidRPr="00215A00" w:rsidRDefault="00A078E3" w:rsidP="001C6ABD">
            <w:pPr>
              <w:pStyle w:val="TableParagraph"/>
              <w:spacing w:before="40" w:after="80"/>
              <w:rPr>
                <w:b w:val="0"/>
                <w:bCs w:val="0"/>
                <w:color w:val="auto"/>
                <w:lang w:val="de-AT"/>
              </w:rPr>
            </w:pPr>
            <w:r>
              <w:rPr>
                <w:b w:val="0"/>
                <w:bCs w:val="0"/>
                <w:color w:val="auto"/>
                <w:lang w:val="de-AT"/>
              </w:rPr>
              <w:t>Artikelnr. 1399.99.0303 der Dachantenne auf 1399.99.0133 geändert und NMID entfernt.</w:t>
            </w:r>
          </w:p>
        </w:tc>
        <w:tc>
          <w:tcPr>
            <w:tcW w:w="1166" w:type="pct"/>
            <w:vAlign w:val="center"/>
          </w:tcPr>
          <w:p w14:paraId="7300F7C4" w14:textId="77777777" w:rsidR="00A078E3" w:rsidRPr="00215A00" w:rsidRDefault="00A078E3" w:rsidP="001C6ABD">
            <w:pPr>
              <w:pStyle w:val="TableParagraph"/>
              <w:spacing w:before="40" w:after="80"/>
              <w:rPr>
                <w:b w:val="0"/>
                <w:bCs w:val="0"/>
                <w:color w:val="auto"/>
                <w:lang w:val="de-AT"/>
              </w:rPr>
            </w:pPr>
            <w:r>
              <w:rPr>
                <w:b w:val="0"/>
                <w:bCs w:val="0"/>
                <w:color w:val="auto"/>
                <w:lang w:val="de-AT"/>
              </w:rPr>
              <w:t>Roman Richardson</w:t>
            </w:r>
          </w:p>
        </w:tc>
      </w:tr>
      <w:tr w:rsidR="001077F8" w:rsidRPr="00215A00" w14:paraId="77CD7C02" w14:textId="77777777" w:rsidTr="109E6371">
        <w:trPr>
          <w:trHeight w:val="113"/>
        </w:trPr>
        <w:tc>
          <w:tcPr>
            <w:tcW w:w="700" w:type="pct"/>
            <w:vAlign w:val="center"/>
          </w:tcPr>
          <w:p w14:paraId="0D986677" w14:textId="18A357ED" w:rsidR="001077F8" w:rsidRPr="00215A00" w:rsidRDefault="001077F8" w:rsidP="001C6ABD">
            <w:pPr>
              <w:pStyle w:val="TableParagraph"/>
              <w:spacing w:before="40" w:after="80"/>
              <w:rPr>
                <w:b w:val="0"/>
                <w:bCs w:val="0"/>
                <w:color w:val="auto"/>
                <w:lang w:val="de-AT"/>
              </w:rPr>
            </w:pPr>
            <w:r>
              <w:rPr>
                <w:b w:val="0"/>
                <w:bCs w:val="0"/>
                <w:color w:val="auto"/>
                <w:lang w:val="de-AT"/>
              </w:rPr>
              <w:t>1.2</w:t>
            </w:r>
          </w:p>
        </w:tc>
        <w:tc>
          <w:tcPr>
            <w:tcW w:w="1042" w:type="pct"/>
            <w:vAlign w:val="center"/>
          </w:tcPr>
          <w:p w14:paraId="2A9F9356" w14:textId="493F2C13" w:rsidR="001077F8" w:rsidRPr="00215A00" w:rsidRDefault="001077F8" w:rsidP="001C6ABD">
            <w:pPr>
              <w:pStyle w:val="TableParagraph"/>
              <w:spacing w:before="40" w:after="80"/>
              <w:rPr>
                <w:b w:val="0"/>
                <w:bCs w:val="0"/>
                <w:color w:val="auto"/>
                <w:lang w:val="de-AT"/>
              </w:rPr>
            </w:pPr>
            <w:r>
              <w:rPr>
                <w:b w:val="0"/>
                <w:bCs w:val="0"/>
                <w:color w:val="auto"/>
                <w:lang w:val="de-AT"/>
              </w:rPr>
              <w:t>28.12.2023</w:t>
            </w:r>
          </w:p>
        </w:tc>
        <w:tc>
          <w:tcPr>
            <w:tcW w:w="2092" w:type="pct"/>
            <w:vAlign w:val="center"/>
          </w:tcPr>
          <w:p w14:paraId="46E4153F" w14:textId="18F79779" w:rsidR="001077F8" w:rsidRPr="00215A00" w:rsidRDefault="001077F8" w:rsidP="001C6ABD">
            <w:pPr>
              <w:pStyle w:val="TableParagraph"/>
              <w:spacing w:before="40" w:after="80"/>
              <w:rPr>
                <w:b w:val="0"/>
                <w:bCs w:val="0"/>
                <w:color w:val="auto"/>
                <w:lang w:val="de-AT"/>
              </w:rPr>
            </w:pPr>
            <w:r>
              <w:rPr>
                <w:b w:val="0"/>
                <w:bCs w:val="0"/>
                <w:color w:val="auto"/>
                <w:lang w:val="de-AT"/>
              </w:rPr>
              <w:t>Artikelnr. 1399.99.0133 der Dachantenne auf 1399.99.0307 geändert.</w:t>
            </w:r>
          </w:p>
        </w:tc>
        <w:tc>
          <w:tcPr>
            <w:tcW w:w="1166" w:type="pct"/>
            <w:vAlign w:val="center"/>
          </w:tcPr>
          <w:p w14:paraId="370FE4E8" w14:textId="64525A94" w:rsidR="001077F8" w:rsidRPr="00215A00" w:rsidRDefault="001077F8" w:rsidP="001C6ABD">
            <w:pPr>
              <w:pStyle w:val="TableParagraph"/>
              <w:spacing w:before="40" w:after="80"/>
              <w:rPr>
                <w:b w:val="0"/>
                <w:bCs w:val="0"/>
                <w:color w:val="auto"/>
                <w:lang w:val="de-AT"/>
              </w:rPr>
            </w:pPr>
            <w:r>
              <w:rPr>
                <w:b w:val="0"/>
                <w:bCs w:val="0"/>
                <w:color w:val="auto"/>
                <w:lang w:val="de-AT"/>
              </w:rPr>
              <w:t>Roman Richardson</w:t>
            </w:r>
          </w:p>
        </w:tc>
      </w:tr>
      <w:tr w:rsidR="00A078E3" w:rsidRPr="00215A00" w14:paraId="71C27FC2" w14:textId="77777777" w:rsidTr="109E6371">
        <w:trPr>
          <w:trHeight w:val="113"/>
        </w:trPr>
        <w:tc>
          <w:tcPr>
            <w:tcW w:w="700" w:type="pct"/>
            <w:vAlign w:val="center"/>
          </w:tcPr>
          <w:p w14:paraId="211B4FDD" w14:textId="4D70D652" w:rsidR="00A078E3" w:rsidRPr="00215A00" w:rsidRDefault="7553C39A" w:rsidP="001C6ABD">
            <w:pPr>
              <w:pStyle w:val="TableParagraph"/>
              <w:spacing w:before="40" w:after="80"/>
              <w:rPr>
                <w:b w:val="0"/>
                <w:bCs w:val="0"/>
                <w:color w:val="auto"/>
                <w:lang w:val="de-AT"/>
              </w:rPr>
            </w:pPr>
            <w:r>
              <w:rPr>
                <w:b w:val="0"/>
                <w:bCs w:val="0"/>
                <w:color w:val="auto"/>
                <w:lang w:val="de-AT"/>
              </w:rPr>
              <w:t>1.3</w:t>
            </w:r>
          </w:p>
        </w:tc>
        <w:tc>
          <w:tcPr>
            <w:tcW w:w="1042" w:type="pct"/>
            <w:vAlign w:val="center"/>
          </w:tcPr>
          <w:p w14:paraId="2FD3A3EF" w14:textId="67778976" w:rsidR="00A078E3" w:rsidRPr="00215A00" w:rsidRDefault="7553C39A" w:rsidP="001C6ABD">
            <w:pPr>
              <w:pStyle w:val="TableParagraph"/>
              <w:spacing w:before="40" w:after="80"/>
              <w:rPr>
                <w:b w:val="0"/>
                <w:bCs w:val="0"/>
                <w:color w:val="auto"/>
                <w:lang w:val="de-AT"/>
              </w:rPr>
            </w:pPr>
            <w:r>
              <w:rPr>
                <w:b w:val="0"/>
                <w:bCs w:val="0"/>
                <w:color w:val="auto"/>
                <w:lang w:val="de-AT"/>
              </w:rPr>
              <w:t>25.04.2024</w:t>
            </w:r>
          </w:p>
        </w:tc>
        <w:tc>
          <w:tcPr>
            <w:tcW w:w="2092" w:type="pct"/>
            <w:vAlign w:val="center"/>
          </w:tcPr>
          <w:p w14:paraId="7EBCB1FC" w14:textId="28050F07" w:rsidR="00154543" w:rsidRPr="00154543" w:rsidRDefault="00154543" w:rsidP="00154543">
            <w:pPr>
              <w:pStyle w:val="TableParagraph"/>
              <w:spacing w:before="40" w:after="80"/>
              <w:rPr>
                <w:b w:val="0"/>
                <w:bCs w:val="0"/>
                <w:color w:val="000000" w:themeColor="text1"/>
                <w:lang w:val="de-AT"/>
              </w:rPr>
            </w:pPr>
            <w:r>
              <w:rPr>
                <w:b w:val="0"/>
                <w:bCs w:val="0"/>
                <w:color w:val="000000" w:themeColor="text1"/>
                <w:lang w:val="de-AT"/>
              </w:rPr>
              <w:t>IP/Port-Zuordnung spezifiziert und bereitgestellt</w:t>
            </w:r>
            <w:r>
              <w:rPr>
                <w:b w:val="0"/>
                <w:bCs w:val="0"/>
                <w:color w:val="000000" w:themeColor="text1"/>
                <w:lang w:val="de-AT"/>
              </w:rPr>
              <w:br/>
            </w:r>
            <w:r>
              <w:rPr>
                <w:b w:val="0"/>
                <w:bCs w:val="0"/>
                <w:color w:val="000000" w:themeColor="text1"/>
                <w:lang w:val="de-AT"/>
              </w:rPr>
              <w:br/>
              <w:t>Zugnummern-Zuordnung bereitgestellt</w:t>
            </w:r>
            <w:r>
              <w:rPr>
                <w:b w:val="0"/>
                <w:bCs w:val="0"/>
                <w:color w:val="000000" w:themeColor="text1"/>
                <w:lang w:val="de-AT"/>
              </w:rPr>
              <w:br/>
            </w:r>
          </w:p>
          <w:p w14:paraId="6544C8B6" w14:textId="651E4A65" w:rsidR="00A078E3" w:rsidRPr="00154543" w:rsidDel="00C92B63" w:rsidRDefault="00154543" w:rsidP="001C6ABD">
            <w:pPr>
              <w:pStyle w:val="TableParagraph"/>
              <w:spacing w:before="40" w:after="80"/>
              <w:rPr>
                <w:lang w:val="de-AT"/>
              </w:rPr>
            </w:pPr>
            <w:r>
              <w:rPr>
                <w:b w:val="0"/>
                <w:bCs w:val="0"/>
                <w:color w:val="000000" w:themeColor="text1"/>
                <w:lang w:val="de-AT"/>
              </w:rPr>
              <w:t>Spezifizierte IP-Konfiguration für OBS, ZFR und Firewall wird statisch auf den Geräten konfiguriert</w:t>
            </w:r>
          </w:p>
        </w:tc>
        <w:tc>
          <w:tcPr>
            <w:tcW w:w="1166" w:type="pct"/>
            <w:vAlign w:val="center"/>
          </w:tcPr>
          <w:p w14:paraId="6AF4A1DA" w14:textId="4ABA8A3D" w:rsidR="00A078E3" w:rsidRPr="00215A00" w:rsidRDefault="7553C39A" w:rsidP="001C6ABD">
            <w:pPr>
              <w:pStyle w:val="TableParagraph"/>
              <w:spacing w:before="40" w:after="80"/>
              <w:rPr>
                <w:b w:val="0"/>
                <w:bCs w:val="0"/>
                <w:color w:val="auto"/>
                <w:lang w:val="de-AT"/>
              </w:rPr>
            </w:pPr>
            <w:r>
              <w:rPr>
                <w:b w:val="0"/>
                <w:bCs w:val="0"/>
                <w:color w:val="auto"/>
                <w:lang w:val="de-AT"/>
              </w:rPr>
              <w:t>Abbas Rizvi</w:t>
            </w:r>
          </w:p>
          <w:p w14:paraId="1AD4D37F" w14:textId="4124434D" w:rsidR="00A078E3" w:rsidRPr="00215A00" w:rsidRDefault="7553C39A" w:rsidP="001C6ABD">
            <w:pPr>
              <w:pStyle w:val="TableParagraph"/>
              <w:spacing w:before="40" w:after="80"/>
              <w:rPr>
                <w:b w:val="0"/>
                <w:bCs w:val="0"/>
                <w:color w:val="auto"/>
                <w:lang w:val="de-AT"/>
              </w:rPr>
            </w:pPr>
            <w:r>
              <w:rPr>
                <w:b w:val="0"/>
                <w:bCs w:val="0"/>
                <w:color w:val="auto"/>
                <w:lang w:val="de-AT"/>
              </w:rPr>
              <w:t>Davud Zejnelovic</w:t>
            </w:r>
          </w:p>
        </w:tc>
      </w:tr>
      <w:tr w:rsidR="00BD3DBC" w:rsidRPr="00215A00" w14:paraId="70E3FCD3" w14:textId="77777777" w:rsidTr="109E6371">
        <w:trPr>
          <w:trHeight w:val="113"/>
        </w:trPr>
        <w:tc>
          <w:tcPr>
            <w:tcW w:w="700" w:type="pct"/>
            <w:vAlign w:val="center"/>
          </w:tcPr>
          <w:p w14:paraId="364DD202" w14:textId="7CDADC9B" w:rsidR="00BD3DBC" w:rsidRPr="00215A00" w:rsidRDefault="00BD3DBC" w:rsidP="00BD3DBC">
            <w:pPr>
              <w:pStyle w:val="TableParagraph"/>
              <w:spacing w:before="40" w:after="80"/>
              <w:rPr>
                <w:b w:val="0"/>
                <w:bCs w:val="0"/>
                <w:color w:val="auto"/>
                <w:lang w:val="de-AT"/>
              </w:rPr>
            </w:pPr>
            <w:r>
              <w:rPr>
                <w:b w:val="0"/>
                <w:bCs w:val="0"/>
                <w:color w:val="auto"/>
                <w:lang w:val="de-AT"/>
              </w:rPr>
              <w:t>1.4</w:t>
            </w:r>
          </w:p>
        </w:tc>
        <w:tc>
          <w:tcPr>
            <w:tcW w:w="1042" w:type="pct"/>
            <w:vAlign w:val="center"/>
          </w:tcPr>
          <w:p w14:paraId="627E555D" w14:textId="630C3C9B" w:rsidR="00BD3DBC" w:rsidRDefault="00BD3DBC" w:rsidP="00BD3DBC">
            <w:pPr>
              <w:pStyle w:val="TableParagraph"/>
              <w:spacing w:before="40" w:after="80"/>
              <w:rPr>
                <w:b w:val="0"/>
                <w:bCs w:val="0"/>
                <w:color w:val="auto"/>
                <w:lang w:val="de-AT"/>
              </w:rPr>
            </w:pPr>
            <w:r>
              <w:rPr>
                <w:b w:val="0"/>
                <w:bCs w:val="0"/>
                <w:color w:val="auto"/>
                <w:lang w:val="de-AT"/>
              </w:rPr>
              <w:t>03.2025</w:t>
            </w:r>
          </w:p>
        </w:tc>
        <w:tc>
          <w:tcPr>
            <w:tcW w:w="2092" w:type="pct"/>
            <w:vAlign w:val="center"/>
          </w:tcPr>
          <w:p w14:paraId="239DCB4C" w14:textId="7AD35E12" w:rsidR="00BD3DBC" w:rsidRDefault="00E768DC" w:rsidP="00BD3DBC">
            <w:pPr>
              <w:pStyle w:val="TableParagraph"/>
              <w:spacing w:before="40" w:after="80"/>
              <w:rPr>
                <w:b w:val="0"/>
                <w:bCs w:val="0"/>
                <w:color w:val="auto"/>
                <w:lang w:val="de-AT"/>
              </w:rPr>
            </w:pPr>
            <w:r>
              <w:rPr>
                <w:b w:val="0"/>
                <w:bCs w:val="0"/>
                <w:color w:val="auto"/>
                <w:lang w:val="de-AT"/>
              </w:rPr>
              <w:t>Änderungen vor der endgültigen Kommunikationsmatrix</w:t>
            </w:r>
          </w:p>
        </w:tc>
        <w:tc>
          <w:tcPr>
            <w:tcW w:w="1166" w:type="pct"/>
            <w:vAlign w:val="center"/>
          </w:tcPr>
          <w:p w14:paraId="778CD568" w14:textId="38979EB9" w:rsidR="00BD3DBC" w:rsidRPr="00215A00" w:rsidRDefault="00BD3DBC" w:rsidP="00BD3DBC">
            <w:pPr>
              <w:pStyle w:val="TableParagraph"/>
              <w:spacing w:before="40" w:after="80"/>
              <w:rPr>
                <w:b w:val="0"/>
                <w:bCs w:val="0"/>
                <w:color w:val="auto"/>
                <w:lang w:val="de-AT"/>
              </w:rPr>
            </w:pPr>
            <w:r>
              <w:rPr>
                <w:b w:val="0"/>
                <w:bCs w:val="0"/>
                <w:color w:val="auto"/>
                <w:lang w:val="de-AT"/>
              </w:rPr>
              <w:t>Davud Zejnelovic</w:t>
            </w:r>
          </w:p>
        </w:tc>
      </w:tr>
      <w:tr w:rsidR="00BD3DBC" w:rsidRPr="00215A00" w14:paraId="59228729" w14:textId="77777777" w:rsidTr="109E6371">
        <w:trPr>
          <w:trHeight w:val="113"/>
        </w:trPr>
        <w:tc>
          <w:tcPr>
            <w:tcW w:w="700" w:type="pct"/>
            <w:vAlign w:val="center"/>
          </w:tcPr>
          <w:p w14:paraId="4DAC2066" w14:textId="58C6F215" w:rsidR="00BD3DBC" w:rsidRPr="004D0734" w:rsidRDefault="004F4348" w:rsidP="00BD3DBC">
            <w:pPr>
              <w:pStyle w:val="TableParagraph"/>
              <w:spacing w:before="40" w:after="80"/>
              <w:rPr>
                <w:b w:val="0"/>
                <w:bCs w:val="0"/>
                <w:color w:val="auto"/>
                <w:lang w:val="de-AT"/>
              </w:rPr>
            </w:pPr>
            <w:r>
              <w:rPr>
                <w:b w:val="0"/>
                <w:bCs w:val="0"/>
                <w:color w:val="auto"/>
                <w:lang w:val="de-AT"/>
              </w:rPr>
              <w:t>2.0</w:t>
            </w:r>
          </w:p>
        </w:tc>
        <w:tc>
          <w:tcPr>
            <w:tcW w:w="1042" w:type="pct"/>
            <w:vAlign w:val="center"/>
          </w:tcPr>
          <w:p w14:paraId="5F63CAAF" w14:textId="12FEECC7" w:rsidR="00BD3DBC" w:rsidRPr="00215A00" w:rsidRDefault="00DC1ABF" w:rsidP="00BD3DBC">
            <w:pPr>
              <w:pStyle w:val="TableParagraph"/>
              <w:spacing w:before="40" w:after="80"/>
              <w:rPr>
                <w:b w:val="0"/>
                <w:bCs w:val="0"/>
                <w:color w:val="auto"/>
                <w:lang w:val="de-AT"/>
              </w:rPr>
            </w:pPr>
            <w:r>
              <w:rPr>
                <w:b w:val="0"/>
                <w:bCs w:val="0"/>
                <w:color w:val="auto"/>
                <w:lang w:val="de-AT"/>
              </w:rPr>
              <w:t>08.01.2026</w:t>
            </w:r>
          </w:p>
        </w:tc>
        <w:tc>
          <w:tcPr>
            <w:tcW w:w="2092" w:type="pct"/>
            <w:vAlign w:val="center"/>
          </w:tcPr>
          <w:p w14:paraId="12638F6B" w14:textId="23A2E24F" w:rsidR="00BD3DBC" w:rsidRPr="00215A00" w:rsidRDefault="00BD3DBC" w:rsidP="00BD3DBC">
            <w:pPr>
              <w:pStyle w:val="TableParagraph"/>
              <w:spacing w:before="40" w:after="80"/>
              <w:rPr>
                <w:b w:val="0"/>
                <w:bCs w:val="0"/>
                <w:color w:val="auto"/>
                <w:lang w:val="de-AT"/>
              </w:rPr>
            </w:pPr>
            <w:r>
              <w:rPr>
                <w:b w:val="0"/>
                <w:bCs w:val="0"/>
                <w:color w:val="auto"/>
                <w:lang w:val="de-AT"/>
              </w:rPr>
              <w:t>Bearbeitung vom- Kapitel Einleitung und Netzwerkdienste. Einführung vom Kapitel Anforderungen u. Flotteninformationen.</w:t>
            </w:r>
            <w:r>
              <w:rPr>
                <w:b w:val="0"/>
                <w:bCs w:val="0"/>
                <w:color w:val="auto"/>
                <w:lang w:val="de-AT"/>
              </w:rPr>
              <w:br/>
              <w:t>Verbesserte Beschreibung der Nomad Connect Lösung.</w:t>
            </w:r>
            <w:r>
              <w:rPr>
                <w:b w:val="0"/>
                <w:bCs w:val="0"/>
                <w:color w:val="auto"/>
                <w:lang w:val="de-AT"/>
              </w:rPr>
              <w:br/>
              <w:t>NTP-Informationen bearbeitet.</w:t>
            </w:r>
          </w:p>
        </w:tc>
        <w:tc>
          <w:tcPr>
            <w:tcW w:w="1166" w:type="pct"/>
            <w:vAlign w:val="center"/>
          </w:tcPr>
          <w:p w14:paraId="1081A84F" w14:textId="45934A35" w:rsidR="00BD3DBC" w:rsidRPr="00215A00" w:rsidRDefault="004F4348" w:rsidP="00BD3DBC">
            <w:pPr>
              <w:pStyle w:val="TableParagraph"/>
              <w:spacing w:before="40" w:after="80"/>
              <w:rPr>
                <w:b w:val="0"/>
                <w:bCs w:val="0"/>
                <w:color w:val="auto"/>
                <w:lang w:val="de-AT"/>
              </w:rPr>
            </w:pPr>
            <w:r>
              <w:rPr>
                <w:b w:val="0"/>
                <w:bCs w:val="0"/>
                <w:color w:val="auto"/>
                <w:lang w:val="de-AT"/>
              </w:rPr>
              <w:t>Davud Zejnelovic</w:t>
            </w:r>
            <w:r>
              <w:rPr>
                <w:b w:val="0"/>
                <w:bCs w:val="0"/>
                <w:color w:val="auto"/>
                <w:lang w:val="de-AT"/>
              </w:rPr>
              <w:br/>
              <w:t>Derek Abdinor</w:t>
            </w:r>
          </w:p>
        </w:tc>
      </w:tr>
      <w:tr w:rsidR="0036318C" w14:paraId="420F93B7" w14:textId="77777777">
        <w:tc>
          <w:tcPr>
            <w:tcW w:w="1080" w:type="dxa"/>
          </w:tcPr>
          <w:p w14:paraId="0D6099C8" w14:textId="77777777" w:rsidR="0036318C" w:rsidRDefault="00D45FC0">
            <w:r>
              <w:rPr>
                <w:sz w:val="18"/>
              </w:rPr>
              <w:lastRenderedPageBreak/>
              <w:t>2.1</w:t>
            </w:r>
          </w:p>
        </w:tc>
        <w:tc>
          <w:tcPr>
            <w:tcW w:w="1620" w:type="dxa"/>
          </w:tcPr>
          <w:p w14:paraId="4DF847F3" w14:textId="77777777" w:rsidR="0036318C" w:rsidRDefault="00D45FC0">
            <w:r>
              <w:rPr>
                <w:sz w:val="18"/>
              </w:rPr>
              <w:t>12.05.2026</w:t>
            </w:r>
          </w:p>
        </w:tc>
        <w:tc>
          <w:tcPr>
            <w:tcW w:w="5040" w:type="dxa"/>
          </w:tcPr>
          <w:p w14:paraId="48ED1B41" w14:textId="77777777" w:rsidR="0036318C" w:rsidRDefault="00D45FC0">
            <w:r>
              <w:rPr>
                <w:sz w:val="18"/>
              </w:rPr>
              <w:t>Ergänzungen aus Vergleich mit ND-DEL-OBB-021-CRS-001-05-IT-Konzept-DANI: neue Abschnitte zu RSTP-Backbone-Redundanz, Auto-Login (Captive Portal), Fleetview-Reporting. Erweiterte Wagenpositions-/IoB-Funktionstabelle und VLAN-Übersicht mit Services-Spalte.</w:t>
            </w:r>
          </w:p>
        </w:tc>
        <w:tc>
          <w:tcPr>
            <w:tcW w:w="2160" w:type="dxa"/>
          </w:tcPr>
          <w:p w14:paraId="4B3B6E9E" w14:textId="77777777" w:rsidR="0036318C" w:rsidRDefault="00D45FC0">
            <w:r>
              <w:rPr>
                <w:sz w:val="18"/>
              </w:rPr>
              <w:t>Abbas Rizvi</w:t>
            </w:r>
          </w:p>
        </w:tc>
      </w:tr>
    </w:tbl>
    <w:p w14:paraId="0F7B4A66" w14:textId="7CE7ECDE" w:rsidR="000C0458" w:rsidRPr="00215A00" w:rsidRDefault="00805C02" w:rsidP="00496D27">
      <w:pPr>
        <w:pStyle w:val="TOCHeading"/>
        <w:numPr>
          <w:ilvl w:val="0"/>
          <w:numId w:val="0"/>
        </w:numPr>
        <w:pBdr>
          <w:bottom w:val="single" w:sz="24" w:space="11" w:color="4F81BD"/>
        </w:pBdr>
        <w:spacing w:before="120" w:after="240" w:line="276" w:lineRule="auto"/>
        <w:jc w:val="both"/>
      </w:pPr>
      <w:r>
        <w:t>Inhaltsverzeichnis</w:t>
      </w:r>
    </w:p>
    <w:sdt>
      <w:sdtPr>
        <w:id w:val="1234890231"/>
        <w:docPartObj>
          <w:docPartGallery w:val="Table of Contents"/>
          <w:docPartUnique/>
        </w:docPartObj>
      </w:sdtPr>
      <w:sdtContent>
        <w:p w14:paraId="4AE19845" w14:textId="407B0FF4" w:rsidR="00DF7147" w:rsidRDefault="0B7E20D7">
          <w:pPr>
            <w:pStyle w:val="TOC1"/>
            <w:rPr>
              <w:rFonts w:eastAsiaTheme="minorEastAsia" w:cstheme="minorBidi"/>
              <w:b w:val="0"/>
              <w:bCs w:val="0"/>
              <w:caps w:val="0"/>
              <w:noProof/>
              <w:kern w:val="2"/>
              <w:sz w:val="24"/>
              <w:szCs w:val="24"/>
              <w:lang w:val="en-GB" w:eastAsia="en-GB"/>
              <w14:ligatures w14:val="standardContextual"/>
            </w:rPr>
          </w:pPr>
          <w:r>
            <w:fldChar w:fldCharType="begin"/>
          </w:r>
          <w:r>
            <w:instrText>TOC \o "1-3" \h \z \u</w:instrText>
          </w:r>
          <w:r>
            <w:fldChar w:fldCharType="separate"/>
          </w:r>
          <w:hyperlink w:anchor="_Toc229775439" w:history="1">
            <w:r w:rsidR="00DF7147" w:rsidRPr="00B3467E">
              <w:rPr>
                <w:rStyle w:val="Hyperlink"/>
                <w:noProof/>
              </w:rPr>
              <w:t>1</w:t>
            </w:r>
            <w:r w:rsidR="00DF7147">
              <w:rPr>
                <w:rFonts w:eastAsiaTheme="minorEastAsia" w:cstheme="minorBidi"/>
                <w:b w:val="0"/>
                <w:bCs w:val="0"/>
                <w:caps w:val="0"/>
                <w:noProof/>
                <w:kern w:val="2"/>
                <w:sz w:val="24"/>
                <w:szCs w:val="24"/>
                <w:lang w:val="en-GB" w:eastAsia="en-GB"/>
                <w14:ligatures w14:val="standardContextual"/>
              </w:rPr>
              <w:tab/>
            </w:r>
            <w:r w:rsidR="00DF7147" w:rsidRPr="00B3467E">
              <w:rPr>
                <w:rStyle w:val="Hyperlink"/>
                <w:noProof/>
              </w:rPr>
              <w:t>Einleitung</w:t>
            </w:r>
            <w:r w:rsidR="00DF7147">
              <w:rPr>
                <w:noProof/>
                <w:webHidden/>
              </w:rPr>
              <w:tab/>
            </w:r>
            <w:r w:rsidR="00DF7147">
              <w:rPr>
                <w:noProof/>
                <w:webHidden/>
              </w:rPr>
              <w:fldChar w:fldCharType="begin"/>
            </w:r>
            <w:r w:rsidR="00DF7147">
              <w:rPr>
                <w:noProof/>
                <w:webHidden/>
              </w:rPr>
              <w:instrText xml:space="preserve"> PAGEREF _Toc229775439 \h </w:instrText>
            </w:r>
            <w:r w:rsidR="00DF7147">
              <w:rPr>
                <w:noProof/>
                <w:webHidden/>
              </w:rPr>
            </w:r>
            <w:r w:rsidR="00DF7147">
              <w:rPr>
                <w:noProof/>
                <w:webHidden/>
              </w:rPr>
              <w:fldChar w:fldCharType="separate"/>
            </w:r>
            <w:r w:rsidR="00DF7147">
              <w:rPr>
                <w:noProof/>
                <w:webHidden/>
              </w:rPr>
              <w:t>7</w:t>
            </w:r>
            <w:r w:rsidR="00DF7147">
              <w:rPr>
                <w:noProof/>
                <w:webHidden/>
              </w:rPr>
              <w:fldChar w:fldCharType="end"/>
            </w:r>
          </w:hyperlink>
        </w:p>
        <w:p w14:paraId="4B9B75DE" w14:textId="7F57F424" w:rsidR="00DF7147" w:rsidRDefault="00DF7147">
          <w:pPr>
            <w:pStyle w:val="TOC1"/>
            <w:rPr>
              <w:rFonts w:eastAsiaTheme="minorEastAsia" w:cstheme="minorBidi"/>
              <w:b w:val="0"/>
              <w:bCs w:val="0"/>
              <w:caps w:val="0"/>
              <w:noProof/>
              <w:kern w:val="2"/>
              <w:sz w:val="24"/>
              <w:szCs w:val="24"/>
              <w:lang w:val="en-GB" w:eastAsia="en-GB"/>
              <w14:ligatures w14:val="standardContextual"/>
            </w:rPr>
          </w:pPr>
          <w:hyperlink w:anchor="_Toc229775440" w:history="1">
            <w:r w:rsidRPr="00B3467E">
              <w:rPr>
                <w:rStyle w:val="Hyperlink"/>
                <w:noProof/>
                <w:lang w:eastAsia="ja-JP"/>
              </w:rPr>
              <w:t>2</w:t>
            </w:r>
            <w:r>
              <w:rPr>
                <w:rFonts w:eastAsiaTheme="minorEastAsia" w:cstheme="minorBidi"/>
                <w:b w:val="0"/>
                <w:bCs w:val="0"/>
                <w:caps w:val="0"/>
                <w:noProof/>
                <w:kern w:val="2"/>
                <w:sz w:val="24"/>
                <w:szCs w:val="24"/>
                <w:lang w:val="en-GB" w:eastAsia="en-GB"/>
                <w14:ligatures w14:val="standardContextual"/>
              </w:rPr>
              <w:tab/>
            </w:r>
            <w:r w:rsidRPr="00B3467E">
              <w:rPr>
                <w:rStyle w:val="Hyperlink"/>
                <w:noProof/>
                <w:lang w:eastAsia="ja-JP"/>
              </w:rPr>
              <w:t>ZUGZUSAMMENSTELLUNG</w:t>
            </w:r>
            <w:r>
              <w:rPr>
                <w:noProof/>
                <w:webHidden/>
              </w:rPr>
              <w:tab/>
            </w:r>
            <w:r>
              <w:rPr>
                <w:noProof/>
                <w:webHidden/>
              </w:rPr>
              <w:fldChar w:fldCharType="begin"/>
            </w:r>
            <w:r>
              <w:rPr>
                <w:noProof/>
                <w:webHidden/>
              </w:rPr>
              <w:instrText xml:space="preserve"> PAGEREF _Toc229775440 \h </w:instrText>
            </w:r>
            <w:r>
              <w:rPr>
                <w:noProof/>
                <w:webHidden/>
              </w:rPr>
            </w:r>
            <w:r>
              <w:rPr>
                <w:noProof/>
                <w:webHidden/>
              </w:rPr>
              <w:fldChar w:fldCharType="separate"/>
            </w:r>
            <w:r>
              <w:rPr>
                <w:noProof/>
                <w:webHidden/>
              </w:rPr>
              <w:t>8</w:t>
            </w:r>
            <w:r>
              <w:rPr>
                <w:noProof/>
                <w:webHidden/>
              </w:rPr>
              <w:fldChar w:fldCharType="end"/>
            </w:r>
          </w:hyperlink>
        </w:p>
        <w:p w14:paraId="2605A795" w14:textId="25190855" w:rsidR="00DF7147" w:rsidRDefault="00DF7147">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29775441" w:history="1">
            <w:r w:rsidRPr="00B3467E">
              <w:rPr>
                <w:rStyle w:val="Hyperlink"/>
                <w:noProof/>
              </w:rPr>
              <w:t>2.1</w:t>
            </w:r>
            <w:r>
              <w:rPr>
                <w:rFonts w:eastAsiaTheme="minorEastAsia" w:cstheme="minorBidi"/>
                <w:smallCaps w:val="0"/>
                <w:noProof/>
                <w:kern w:val="2"/>
                <w:sz w:val="24"/>
                <w:szCs w:val="24"/>
                <w:lang w:val="en-GB" w:eastAsia="en-GB"/>
                <w14:ligatures w14:val="standardContextual"/>
              </w:rPr>
              <w:tab/>
            </w:r>
            <w:r w:rsidRPr="00B3467E">
              <w:rPr>
                <w:rStyle w:val="Hyperlink"/>
                <w:noProof/>
              </w:rPr>
              <w:t>Garnitur und Wagen Spezifikationen</w:t>
            </w:r>
            <w:r>
              <w:rPr>
                <w:noProof/>
                <w:webHidden/>
              </w:rPr>
              <w:tab/>
            </w:r>
            <w:r>
              <w:rPr>
                <w:noProof/>
                <w:webHidden/>
              </w:rPr>
              <w:fldChar w:fldCharType="begin"/>
            </w:r>
            <w:r>
              <w:rPr>
                <w:noProof/>
                <w:webHidden/>
              </w:rPr>
              <w:instrText xml:space="preserve"> PAGEREF _Toc229775441 \h </w:instrText>
            </w:r>
            <w:r>
              <w:rPr>
                <w:noProof/>
                <w:webHidden/>
              </w:rPr>
            </w:r>
            <w:r>
              <w:rPr>
                <w:noProof/>
                <w:webHidden/>
              </w:rPr>
              <w:fldChar w:fldCharType="separate"/>
            </w:r>
            <w:r>
              <w:rPr>
                <w:noProof/>
                <w:webHidden/>
              </w:rPr>
              <w:t>8</w:t>
            </w:r>
            <w:r>
              <w:rPr>
                <w:noProof/>
                <w:webHidden/>
              </w:rPr>
              <w:fldChar w:fldCharType="end"/>
            </w:r>
          </w:hyperlink>
        </w:p>
        <w:p w14:paraId="41FAC21D" w14:textId="51E87A4B"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42" w:history="1">
            <w:r w:rsidRPr="00B3467E">
              <w:rPr>
                <w:rStyle w:val="Hyperlink"/>
                <w:noProof/>
                <w:lang w:bidi="th-TH"/>
              </w:rPr>
              <w:t>2.1.1</w:t>
            </w:r>
            <w:r>
              <w:rPr>
                <w:rFonts w:eastAsiaTheme="minorEastAsia" w:cstheme="minorBidi"/>
                <w:iCs w:val="0"/>
                <w:noProof/>
                <w:kern w:val="2"/>
                <w:sz w:val="24"/>
                <w:szCs w:val="24"/>
                <w:lang w:val="en-GB" w:eastAsia="en-GB"/>
                <w14:ligatures w14:val="standardContextual"/>
              </w:rPr>
              <w:tab/>
            </w:r>
            <w:r w:rsidRPr="00B3467E">
              <w:rPr>
                <w:rStyle w:val="Hyperlink"/>
                <w:noProof/>
                <w:lang w:bidi="th-TH"/>
              </w:rPr>
              <w:t>Wagenpositionen und IoB-Funktion</w:t>
            </w:r>
            <w:r>
              <w:rPr>
                <w:noProof/>
                <w:webHidden/>
              </w:rPr>
              <w:tab/>
            </w:r>
            <w:r>
              <w:rPr>
                <w:noProof/>
                <w:webHidden/>
              </w:rPr>
              <w:fldChar w:fldCharType="begin"/>
            </w:r>
            <w:r>
              <w:rPr>
                <w:noProof/>
                <w:webHidden/>
              </w:rPr>
              <w:instrText xml:space="preserve"> PAGEREF _Toc229775442 \h </w:instrText>
            </w:r>
            <w:r>
              <w:rPr>
                <w:noProof/>
                <w:webHidden/>
              </w:rPr>
            </w:r>
            <w:r>
              <w:rPr>
                <w:noProof/>
                <w:webHidden/>
              </w:rPr>
              <w:fldChar w:fldCharType="separate"/>
            </w:r>
            <w:r>
              <w:rPr>
                <w:noProof/>
                <w:webHidden/>
              </w:rPr>
              <w:t>9</w:t>
            </w:r>
            <w:r>
              <w:rPr>
                <w:noProof/>
                <w:webHidden/>
              </w:rPr>
              <w:fldChar w:fldCharType="end"/>
            </w:r>
          </w:hyperlink>
        </w:p>
        <w:p w14:paraId="4BF5BB36" w14:textId="7E5E3C74" w:rsidR="00DF7147" w:rsidRDefault="00DF7147">
          <w:pPr>
            <w:pStyle w:val="TOC1"/>
            <w:rPr>
              <w:rFonts w:eastAsiaTheme="minorEastAsia" w:cstheme="minorBidi"/>
              <w:b w:val="0"/>
              <w:bCs w:val="0"/>
              <w:caps w:val="0"/>
              <w:noProof/>
              <w:kern w:val="2"/>
              <w:sz w:val="24"/>
              <w:szCs w:val="24"/>
              <w:lang w:val="en-GB" w:eastAsia="en-GB"/>
              <w14:ligatures w14:val="standardContextual"/>
            </w:rPr>
          </w:pPr>
          <w:hyperlink w:anchor="_Toc229775443" w:history="1">
            <w:r w:rsidRPr="00B3467E">
              <w:rPr>
                <w:rStyle w:val="Hyperlink"/>
                <w:noProof/>
                <w:lang w:eastAsia="ja-JP"/>
              </w:rPr>
              <w:t>3</w:t>
            </w:r>
            <w:r>
              <w:rPr>
                <w:rFonts w:eastAsiaTheme="minorEastAsia" w:cstheme="minorBidi"/>
                <w:b w:val="0"/>
                <w:bCs w:val="0"/>
                <w:caps w:val="0"/>
                <w:noProof/>
                <w:kern w:val="2"/>
                <w:sz w:val="24"/>
                <w:szCs w:val="24"/>
                <w:lang w:val="en-GB" w:eastAsia="en-GB"/>
                <w14:ligatures w14:val="standardContextual"/>
              </w:rPr>
              <w:tab/>
            </w:r>
            <w:r w:rsidRPr="00B3467E">
              <w:rPr>
                <w:rStyle w:val="Hyperlink"/>
                <w:noProof/>
                <w:lang w:eastAsia="ja-JP"/>
              </w:rPr>
              <w:t>Internet on Board Lösung</w:t>
            </w:r>
            <w:r>
              <w:rPr>
                <w:noProof/>
                <w:webHidden/>
              </w:rPr>
              <w:tab/>
            </w:r>
            <w:r>
              <w:rPr>
                <w:noProof/>
                <w:webHidden/>
              </w:rPr>
              <w:fldChar w:fldCharType="begin"/>
            </w:r>
            <w:r>
              <w:rPr>
                <w:noProof/>
                <w:webHidden/>
              </w:rPr>
              <w:instrText xml:space="preserve"> PAGEREF _Toc229775443 \h </w:instrText>
            </w:r>
            <w:r>
              <w:rPr>
                <w:noProof/>
                <w:webHidden/>
              </w:rPr>
            </w:r>
            <w:r>
              <w:rPr>
                <w:noProof/>
                <w:webHidden/>
              </w:rPr>
              <w:fldChar w:fldCharType="separate"/>
            </w:r>
            <w:r>
              <w:rPr>
                <w:noProof/>
                <w:webHidden/>
              </w:rPr>
              <w:t>10</w:t>
            </w:r>
            <w:r>
              <w:rPr>
                <w:noProof/>
                <w:webHidden/>
              </w:rPr>
              <w:fldChar w:fldCharType="end"/>
            </w:r>
          </w:hyperlink>
        </w:p>
        <w:p w14:paraId="2D1BD6F1" w14:textId="050182D7" w:rsidR="00DF7147" w:rsidRDefault="00DF7147">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29775444" w:history="1">
            <w:r w:rsidRPr="00B3467E">
              <w:rPr>
                <w:rStyle w:val="Hyperlink"/>
                <w:noProof/>
              </w:rPr>
              <w:t>3.1</w:t>
            </w:r>
            <w:r>
              <w:rPr>
                <w:rFonts w:eastAsiaTheme="minorEastAsia" w:cstheme="minorBidi"/>
                <w:smallCaps w:val="0"/>
                <w:noProof/>
                <w:kern w:val="2"/>
                <w:sz w:val="24"/>
                <w:szCs w:val="24"/>
                <w:lang w:val="en-GB" w:eastAsia="en-GB"/>
                <w14:ligatures w14:val="standardContextual"/>
              </w:rPr>
              <w:tab/>
            </w:r>
            <w:r w:rsidRPr="00B3467E">
              <w:rPr>
                <w:rStyle w:val="Hyperlink"/>
                <w:noProof/>
              </w:rPr>
              <w:t>Nomad Connect CCU</w:t>
            </w:r>
            <w:r>
              <w:rPr>
                <w:noProof/>
                <w:webHidden/>
              </w:rPr>
              <w:tab/>
            </w:r>
            <w:r>
              <w:rPr>
                <w:noProof/>
                <w:webHidden/>
              </w:rPr>
              <w:fldChar w:fldCharType="begin"/>
            </w:r>
            <w:r>
              <w:rPr>
                <w:noProof/>
                <w:webHidden/>
              </w:rPr>
              <w:instrText xml:space="preserve"> PAGEREF _Toc229775444 \h </w:instrText>
            </w:r>
            <w:r>
              <w:rPr>
                <w:noProof/>
                <w:webHidden/>
              </w:rPr>
            </w:r>
            <w:r>
              <w:rPr>
                <w:noProof/>
                <w:webHidden/>
              </w:rPr>
              <w:fldChar w:fldCharType="separate"/>
            </w:r>
            <w:r>
              <w:rPr>
                <w:noProof/>
                <w:webHidden/>
              </w:rPr>
              <w:t>11</w:t>
            </w:r>
            <w:r>
              <w:rPr>
                <w:noProof/>
                <w:webHidden/>
              </w:rPr>
              <w:fldChar w:fldCharType="end"/>
            </w:r>
          </w:hyperlink>
        </w:p>
        <w:p w14:paraId="2011AA9A" w14:textId="30D86A25" w:rsidR="00DF7147" w:rsidRDefault="00DF7147">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29775445" w:history="1">
            <w:r w:rsidRPr="00B3467E">
              <w:rPr>
                <w:rStyle w:val="Hyperlink"/>
                <w:noProof/>
              </w:rPr>
              <w:t>3.2</w:t>
            </w:r>
            <w:r>
              <w:rPr>
                <w:rFonts w:eastAsiaTheme="minorEastAsia" w:cstheme="minorBidi"/>
                <w:smallCaps w:val="0"/>
                <w:noProof/>
                <w:kern w:val="2"/>
                <w:sz w:val="24"/>
                <w:szCs w:val="24"/>
                <w:lang w:val="en-GB" w:eastAsia="en-GB"/>
                <w14:ligatures w14:val="standardContextual"/>
              </w:rPr>
              <w:tab/>
            </w:r>
            <w:r w:rsidRPr="00B3467E">
              <w:rPr>
                <w:rStyle w:val="Hyperlink"/>
                <w:noProof/>
              </w:rPr>
              <w:t>Backend</w:t>
            </w:r>
            <w:r>
              <w:rPr>
                <w:noProof/>
                <w:webHidden/>
              </w:rPr>
              <w:tab/>
            </w:r>
            <w:r>
              <w:rPr>
                <w:noProof/>
                <w:webHidden/>
              </w:rPr>
              <w:fldChar w:fldCharType="begin"/>
            </w:r>
            <w:r>
              <w:rPr>
                <w:noProof/>
                <w:webHidden/>
              </w:rPr>
              <w:instrText xml:space="preserve"> PAGEREF _Toc229775445 \h </w:instrText>
            </w:r>
            <w:r>
              <w:rPr>
                <w:noProof/>
                <w:webHidden/>
              </w:rPr>
            </w:r>
            <w:r>
              <w:rPr>
                <w:noProof/>
                <w:webHidden/>
              </w:rPr>
              <w:fldChar w:fldCharType="separate"/>
            </w:r>
            <w:r>
              <w:rPr>
                <w:noProof/>
                <w:webHidden/>
              </w:rPr>
              <w:t>11</w:t>
            </w:r>
            <w:r>
              <w:rPr>
                <w:noProof/>
                <w:webHidden/>
              </w:rPr>
              <w:fldChar w:fldCharType="end"/>
            </w:r>
          </w:hyperlink>
        </w:p>
        <w:p w14:paraId="60CAA19F" w14:textId="60E1E30C"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46" w:history="1">
            <w:r w:rsidRPr="00B3467E">
              <w:rPr>
                <w:rStyle w:val="Hyperlink"/>
                <w:noProof/>
                <w:lang w:val="en-GB" w:bidi="th-TH"/>
              </w:rPr>
              <w:t>3.2.1</w:t>
            </w:r>
            <w:r>
              <w:rPr>
                <w:rFonts w:eastAsiaTheme="minorEastAsia" w:cstheme="minorBidi"/>
                <w:iCs w:val="0"/>
                <w:noProof/>
                <w:kern w:val="2"/>
                <w:sz w:val="24"/>
                <w:szCs w:val="24"/>
                <w:lang w:val="en-GB" w:eastAsia="en-GB"/>
                <w14:ligatures w14:val="standardContextual"/>
              </w:rPr>
              <w:tab/>
            </w:r>
            <w:r w:rsidRPr="00B3467E">
              <w:rPr>
                <w:rStyle w:val="Hyperlink"/>
                <w:noProof/>
                <w:lang w:bidi="th-TH"/>
              </w:rPr>
              <w:t>Die Zug-Land verbindung</w:t>
            </w:r>
            <w:r>
              <w:rPr>
                <w:noProof/>
                <w:webHidden/>
              </w:rPr>
              <w:tab/>
            </w:r>
            <w:r>
              <w:rPr>
                <w:noProof/>
                <w:webHidden/>
              </w:rPr>
              <w:fldChar w:fldCharType="begin"/>
            </w:r>
            <w:r>
              <w:rPr>
                <w:noProof/>
                <w:webHidden/>
              </w:rPr>
              <w:instrText xml:space="preserve"> PAGEREF _Toc229775446 \h </w:instrText>
            </w:r>
            <w:r>
              <w:rPr>
                <w:noProof/>
                <w:webHidden/>
              </w:rPr>
            </w:r>
            <w:r>
              <w:rPr>
                <w:noProof/>
                <w:webHidden/>
              </w:rPr>
              <w:fldChar w:fldCharType="separate"/>
            </w:r>
            <w:r>
              <w:rPr>
                <w:noProof/>
                <w:webHidden/>
              </w:rPr>
              <w:t>11</w:t>
            </w:r>
            <w:r>
              <w:rPr>
                <w:noProof/>
                <w:webHidden/>
              </w:rPr>
              <w:fldChar w:fldCharType="end"/>
            </w:r>
          </w:hyperlink>
        </w:p>
        <w:p w14:paraId="58A73C22" w14:textId="52ABD4C8"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47" w:history="1">
            <w:r w:rsidRPr="00B3467E">
              <w:rPr>
                <w:rStyle w:val="Hyperlink"/>
                <w:noProof/>
                <w:lang w:val="en-GB" w:eastAsia="en-GB" w:bidi="th-TH"/>
              </w:rPr>
              <w:t>3.2.2</w:t>
            </w:r>
            <w:r>
              <w:rPr>
                <w:rFonts w:eastAsiaTheme="minorEastAsia" w:cstheme="minorBidi"/>
                <w:iCs w:val="0"/>
                <w:noProof/>
                <w:kern w:val="2"/>
                <w:sz w:val="24"/>
                <w:szCs w:val="24"/>
                <w:lang w:val="en-GB" w:eastAsia="en-GB"/>
                <w14:ligatures w14:val="standardContextual"/>
              </w:rPr>
              <w:tab/>
            </w:r>
            <w:r w:rsidRPr="00B3467E">
              <w:rPr>
                <w:rStyle w:val="Hyperlink"/>
                <w:noProof/>
                <w:lang w:eastAsia="en-GB" w:bidi="th-TH"/>
              </w:rPr>
              <w:t>OEBB NOC Details</w:t>
            </w:r>
            <w:r>
              <w:rPr>
                <w:noProof/>
                <w:webHidden/>
              </w:rPr>
              <w:tab/>
            </w:r>
            <w:r>
              <w:rPr>
                <w:noProof/>
                <w:webHidden/>
              </w:rPr>
              <w:fldChar w:fldCharType="begin"/>
            </w:r>
            <w:r>
              <w:rPr>
                <w:noProof/>
                <w:webHidden/>
              </w:rPr>
              <w:instrText xml:space="preserve"> PAGEREF _Toc229775447 \h </w:instrText>
            </w:r>
            <w:r>
              <w:rPr>
                <w:noProof/>
                <w:webHidden/>
              </w:rPr>
            </w:r>
            <w:r>
              <w:rPr>
                <w:noProof/>
                <w:webHidden/>
              </w:rPr>
              <w:fldChar w:fldCharType="separate"/>
            </w:r>
            <w:r>
              <w:rPr>
                <w:noProof/>
                <w:webHidden/>
              </w:rPr>
              <w:t>12</w:t>
            </w:r>
            <w:r>
              <w:rPr>
                <w:noProof/>
                <w:webHidden/>
              </w:rPr>
              <w:fldChar w:fldCharType="end"/>
            </w:r>
          </w:hyperlink>
        </w:p>
        <w:p w14:paraId="22BAC95B" w14:textId="43DD681B" w:rsidR="00DF7147" w:rsidRDefault="00DF7147">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29775448" w:history="1">
            <w:r w:rsidRPr="00B3467E">
              <w:rPr>
                <w:rStyle w:val="Hyperlink"/>
                <w:noProof/>
              </w:rPr>
              <w:t>3.3</w:t>
            </w:r>
            <w:r>
              <w:rPr>
                <w:rFonts w:eastAsiaTheme="minorEastAsia" w:cstheme="minorBidi"/>
                <w:smallCaps w:val="0"/>
                <w:noProof/>
                <w:kern w:val="2"/>
                <w:sz w:val="24"/>
                <w:szCs w:val="24"/>
                <w:lang w:val="en-GB" w:eastAsia="en-GB"/>
                <w14:ligatures w14:val="standardContextual"/>
              </w:rPr>
              <w:tab/>
            </w:r>
            <w:r w:rsidRPr="00B3467E">
              <w:rPr>
                <w:rStyle w:val="Hyperlink"/>
                <w:noProof/>
              </w:rPr>
              <w:t>Portal</w:t>
            </w:r>
            <w:r>
              <w:rPr>
                <w:noProof/>
                <w:webHidden/>
              </w:rPr>
              <w:tab/>
            </w:r>
            <w:r>
              <w:rPr>
                <w:noProof/>
                <w:webHidden/>
              </w:rPr>
              <w:fldChar w:fldCharType="begin"/>
            </w:r>
            <w:r>
              <w:rPr>
                <w:noProof/>
                <w:webHidden/>
              </w:rPr>
              <w:instrText xml:space="preserve"> PAGEREF _Toc229775448 \h </w:instrText>
            </w:r>
            <w:r>
              <w:rPr>
                <w:noProof/>
                <w:webHidden/>
              </w:rPr>
            </w:r>
            <w:r>
              <w:rPr>
                <w:noProof/>
                <w:webHidden/>
              </w:rPr>
              <w:fldChar w:fldCharType="separate"/>
            </w:r>
            <w:r>
              <w:rPr>
                <w:noProof/>
                <w:webHidden/>
              </w:rPr>
              <w:t>13</w:t>
            </w:r>
            <w:r>
              <w:rPr>
                <w:noProof/>
                <w:webHidden/>
              </w:rPr>
              <w:fldChar w:fldCharType="end"/>
            </w:r>
          </w:hyperlink>
        </w:p>
        <w:p w14:paraId="72CB7C33" w14:textId="46282A88"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49" w:history="1">
            <w:r w:rsidRPr="00B3467E">
              <w:rPr>
                <w:rStyle w:val="Hyperlink"/>
                <w:noProof/>
                <w:lang w:eastAsia="en-GB" w:bidi="th-TH"/>
              </w:rPr>
              <w:t>3.3.1</w:t>
            </w:r>
            <w:r>
              <w:rPr>
                <w:rFonts w:eastAsiaTheme="minorEastAsia" w:cstheme="minorBidi"/>
                <w:iCs w:val="0"/>
                <w:noProof/>
                <w:kern w:val="2"/>
                <w:sz w:val="24"/>
                <w:szCs w:val="24"/>
                <w:lang w:val="en-GB" w:eastAsia="en-GB"/>
                <w14:ligatures w14:val="standardContextual"/>
              </w:rPr>
              <w:tab/>
            </w:r>
            <w:r w:rsidRPr="00B3467E">
              <w:rPr>
                <w:rStyle w:val="Hyperlink"/>
                <w:noProof/>
                <w:lang w:eastAsia="en-GB" w:bidi="th-TH"/>
              </w:rPr>
              <w:t>Portal Lite (solange das RDC nicht verfügbar ist)</w:t>
            </w:r>
            <w:r>
              <w:rPr>
                <w:noProof/>
                <w:webHidden/>
              </w:rPr>
              <w:tab/>
            </w:r>
            <w:r>
              <w:rPr>
                <w:noProof/>
                <w:webHidden/>
              </w:rPr>
              <w:fldChar w:fldCharType="begin"/>
            </w:r>
            <w:r>
              <w:rPr>
                <w:noProof/>
                <w:webHidden/>
              </w:rPr>
              <w:instrText xml:space="preserve"> PAGEREF _Toc229775449 \h </w:instrText>
            </w:r>
            <w:r>
              <w:rPr>
                <w:noProof/>
                <w:webHidden/>
              </w:rPr>
            </w:r>
            <w:r>
              <w:rPr>
                <w:noProof/>
                <w:webHidden/>
              </w:rPr>
              <w:fldChar w:fldCharType="separate"/>
            </w:r>
            <w:r>
              <w:rPr>
                <w:noProof/>
                <w:webHidden/>
              </w:rPr>
              <w:t>14</w:t>
            </w:r>
            <w:r>
              <w:rPr>
                <w:noProof/>
                <w:webHidden/>
              </w:rPr>
              <w:fldChar w:fldCharType="end"/>
            </w:r>
          </w:hyperlink>
        </w:p>
        <w:p w14:paraId="0368B00F" w14:textId="789ADE5D" w:rsidR="00DF7147" w:rsidRDefault="00DF7147">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29775450" w:history="1">
            <w:r w:rsidRPr="00B3467E">
              <w:rPr>
                <w:rStyle w:val="Hyperlink"/>
                <w:noProof/>
              </w:rPr>
              <w:t>3.4</w:t>
            </w:r>
            <w:r>
              <w:rPr>
                <w:rFonts w:eastAsiaTheme="minorEastAsia" w:cstheme="minorBidi"/>
                <w:smallCaps w:val="0"/>
                <w:noProof/>
                <w:kern w:val="2"/>
                <w:sz w:val="24"/>
                <w:szCs w:val="24"/>
                <w:lang w:val="en-GB" w:eastAsia="en-GB"/>
                <w14:ligatures w14:val="standardContextual"/>
              </w:rPr>
              <w:tab/>
            </w:r>
            <w:r w:rsidRPr="00B3467E">
              <w:rPr>
                <w:rStyle w:val="Hyperlink"/>
                <w:noProof/>
              </w:rPr>
              <w:t>Auto-Login (Captive Portal)</w:t>
            </w:r>
            <w:r>
              <w:rPr>
                <w:noProof/>
                <w:webHidden/>
              </w:rPr>
              <w:tab/>
            </w:r>
            <w:r>
              <w:rPr>
                <w:noProof/>
                <w:webHidden/>
              </w:rPr>
              <w:fldChar w:fldCharType="begin"/>
            </w:r>
            <w:r>
              <w:rPr>
                <w:noProof/>
                <w:webHidden/>
              </w:rPr>
              <w:instrText xml:space="preserve"> PAGEREF _Toc229775450 \h </w:instrText>
            </w:r>
            <w:r>
              <w:rPr>
                <w:noProof/>
                <w:webHidden/>
              </w:rPr>
            </w:r>
            <w:r>
              <w:rPr>
                <w:noProof/>
                <w:webHidden/>
              </w:rPr>
              <w:fldChar w:fldCharType="separate"/>
            </w:r>
            <w:r>
              <w:rPr>
                <w:noProof/>
                <w:webHidden/>
              </w:rPr>
              <w:t>15</w:t>
            </w:r>
            <w:r>
              <w:rPr>
                <w:noProof/>
                <w:webHidden/>
              </w:rPr>
              <w:fldChar w:fldCharType="end"/>
            </w:r>
          </w:hyperlink>
        </w:p>
        <w:p w14:paraId="6236E8EB" w14:textId="1D21DA97"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51" w:history="1">
            <w:r w:rsidRPr="00B3467E">
              <w:rPr>
                <w:rStyle w:val="Hyperlink"/>
                <w:noProof/>
                <w:lang w:bidi="th-TH"/>
              </w:rPr>
              <w:t>3.4.1</w:t>
            </w:r>
            <w:r>
              <w:rPr>
                <w:rFonts w:eastAsiaTheme="minorEastAsia" w:cstheme="minorBidi"/>
                <w:iCs w:val="0"/>
                <w:noProof/>
                <w:kern w:val="2"/>
                <w:sz w:val="24"/>
                <w:szCs w:val="24"/>
                <w:lang w:val="en-GB" w:eastAsia="en-GB"/>
                <w14:ligatures w14:val="standardContextual"/>
              </w:rPr>
              <w:tab/>
            </w:r>
            <w:r w:rsidRPr="00B3467E">
              <w:rPr>
                <w:rStyle w:val="Hyperlink"/>
                <w:noProof/>
                <w:lang w:bidi="th-TH"/>
              </w:rPr>
              <w:t>Funktionsweise</w:t>
            </w:r>
            <w:r>
              <w:rPr>
                <w:noProof/>
                <w:webHidden/>
              </w:rPr>
              <w:tab/>
            </w:r>
            <w:r>
              <w:rPr>
                <w:noProof/>
                <w:webHidden/>
              </w:rPr>
              <w:fldChar w:fldCharType="begin"/>
            </w:r>
            <w:r>
              <w:rPr>
                <w:noProof/>
                <w:webHidden/>
              </w:rPr>
              <w:instrText xml:space="preserve"> PAGEREF _Toc229775451 \h </w:instrText>
            </w:r>
            <w:r>
              <w:rPr>
                <w:noProof/>
                <w:webHidden/>
              </w:rPr>
            </w:r>
            <w:r>
              <w:rPr>
                <w:noProof/>
                <w:webHidden/>
              </w:rPr>
              <w:fldChar w:fldCharType="separate"/>
            </w:r>
            <w:r>
              <w:rPr>
                <w:noProof/>
                <w:webHidden/>
              </w:rPr>
              <w:t>15</w:t>
            </w:r>
            <w:r>
              <w:rPr>
                <w:noProof/>
                <w:webHidden/>
              </w:rPr>
              <w:fldChar w:fldCharType="end"/>
            </w:r>
          </w:hyperlink>
        </w:p>
        <w:p w14:paraId="6F92656C" w14:textId="3B853EAD"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52" w:history="1">
            <w:r w:rsidRPr="00B3467E">
              <w:rPr>
                <w:rStyle w:val="Hyperlink"/>
                <w:noProof/>
                <w:lang w:bidi="th-TH"/>
              </w:rPr>
              <w:t>3.4.2</w:t>
            </w:r>
            <w:r>
              <w:rPr>
                <w:rFonts w:eastAsiaTheme="minorEastAsia" w:cstheme="minorBidi"/>
                <w:iCs w:val="0"/>
                <w:noProof/>
                <w:kern w:val="2"/>
                <w:sz w:val="24"/>
                <w:szCs w:val="24"/>
                <w:lang w:val="en-GB" w:eastAsia="en-GB"/>
                <w14:ligatures w14:val="standardContextual"/>
              </w:rPr>
              <w:tab/>
            </w:r>
            <w:r w:rsidRPr="00B3467E">
              <w:rPr>
                <w:rStyle w:val="Hyperlink"/>
                <w:noProof/>
                <w:lang w:bidi="th-TH"/>
              </w:rPr>
              <w:t>Datenschutz (DSGVO)</w:t>
            </w:r>
            <w:r>
              <w:rPr>
                <w:noProof/>
                <w:webHidden/>
              </w:rPr>
              <w:tab/>
            </w:r>
            <w:r>
              <w:rPr>
                <w:noProof/>
                <w:webHidden/>
              </w:rPr>
              <w:fldChar w:fldCharType="begin"/>
            </w:r>
            <w:r>
              <w:rPr>
                <w:noProof/>
                <w:webHidden/>
              </w:rPr>
              <w:instrText xml:space="preserve"> PAGEREF _Toc229775452 \h </w:instrText>
            </w:r>
            <w:r>
              <w:rPr>
                <w:noProof/>
                <w:webHidden/>
              </w:rPr>
            </w:r>
            <w:r>
              <w:rPr>
                <w:noProof/>
                <w:webHidden/>
              </w:rPr>
              <w:fldChar w:fldCharType="separate"/>
            </w:r>
            <w:r>
              <w:rPr>
                <w:noProof/>
                <w:webHidden/>
              </w:rPr>
              <w:t>15</w:t>
            </w:r>
            <w:r>
              <w:rPr>
                <w:noProof/>
                <w:webHidden/>
              </w:rPr>
              <w:fldChar w:fldCharType="end"/>
            </w:r>
          </w:hyperlink>
        </w:p>
        <w:p w14:paraId="5E49C935" w14:textId="1704A21A"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53" w:history="1">
            <w:r w:rsidRPr="00B3467E">
              <w:rPr>
                <w:rStyle w:val="Hyperlink"/>
                <w:noProof/>
                <w:lang w:bidi="th-TH"/>
              </w:rPr>
              <w:t>3.4.3</w:t>
            </w:r>
            <w:r>
              <w:rPr>
                <w:rFonts w:eastAsiaTheme="minorEastAsia" w:cstheme="minorBidi"/>
                <w:iCs w:val="0"/>
                <w:noProof/>
                <w:kern w:val="2"/>
                <w:sz w:val="24"/>
                <w:szCs w:val="24"/>
                <w:lang w:val="en-GB" w:eastAsia="en-GB"/>
                <w14:ligatures w14:val="standardContextual"/>
              </w:rPr>
              <w:tab/>
            </w:r>
            <w:r w:rsidRPr="00B3467E">
              <w:rPr>
                <w:rStyle w:val="Hyperlink"/>
                <w:noProof/>
                <w:lang w:bidi="th-TH"/>
              </w:rPr>
              <w:t>Konfigurierbare Parameter</w:t>
            </w:r>
            <w:r>
              <w:rPr>
                <w:noProof/>
                <w:webHidden/>
              </w:rPr>
              <w:tab/>
            </w:r>
            <w:r>
              <w:rPr>
                <w:noProof/>
                <w:webHidden/>
              </w:rPr>
              <w:fldChar w:fldCharType="begin"/>
            </w:r>
            <w:r>
              <w:rPr>
                <w:noProof/>
                <w:webHidden/>
              </w:rPr>
              <w:instrText xml:space="preserve"> PAGEREF _Toc229775453 \h </w:instrText>
            </w:r>
            <w:r>
              <w:rPr>
                <w:noProof/>
                <w:webHidden/>
              </w:rPr>
            </w:r>
            <w:r>
              <w:rPr>
                <w:noProof/>
                <w:webHidden/>
              </w:rPr>
              <w:fldChar w:fldCharType="separate"/>
            </w:r>
            <w:r>
              <w:rPr>
                <w:noProof/>
                <w:webHidden/>
              </w:rPr>
              <w:t>15</w:t>
            </w:r>
            <w:r>
              <w:rPr>
                <w:noProof/>
                <w:webHidden/>
              </w:rPr>
              <w:fldChar w:fldCharType="end"/>
            </w:r>
          </w:hyperlink>
        </w:p>
        <w:p w14:paraId="4FB8E286" w14:textId="457A3416"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54" w:history="1">
            <w:r w:rsidRPr="00B3467E">
              <w:rPr>
                <w:rStyle w:val="Hyperlink"/>
                <w:noProof/>
                <w:lang w:bidi="th-TH"/>
              </w:rPr>
              <w:t>3.4.4</w:t>
            </w:r>
            <w:r>
              <w:rPr>
                <w:rFonts w:eastAsiaTheme="minorEastAsia" w:cstheme="minorBidi"/>
                <w:iCs w:val="0"/>
                <w:noProof/>
                <w:kern w:val="2"/>
                <w:sz w:val="24"/>
                <w:szCs w:val="24"/>
                <w:lang w:val="en-GB" w:eastAsia="en-GB"/>
                <w14:ligatures w14:val="standardContextual"/>
              </w:rPr>
              <w:tab/>
            </w:r>
            <w:r w:rsidRPr="00B3467E">
              <w:rPr>
                <w:rStyle w:val="Hyperlink"/>
                <w:noProof/>
                <w:lang w:bidi="th-TH"/>
              </w:rPr>
              <w:t>Abgrenzung: Auto-Login bei Failover</w:t>
            </w:r>
            <w:r>
              <w:rPr>
                <w:noProof/>
                <w:webHidden/>
              </w:rPr>
              <w:tab/>
            </w:r>
            <w:r>
              <w:rPr>
                <w:noProof/>
                <w:webHidden/>
              </w:rPr>
              <w:fldChar w:fldCharType="begin"/>
            </w:r>
            <w:r>
              <w:rPr>
                <w:noProof/>
                <w:webHidden/>
              </w:rPr>
              <w:instrText xml:space="preserve"> PAGEREF _Toc229775454 \h </w:instrText>
            </w:r>
            <w:r>
              <w:rPr>
                <w:noProof/>
                <w:webHidden/>
              </w:rPr>
            </w:r>
            <w:r>
              <w:rPr>
                <w:noProof/>
                <w:webHidden/>
              </w:rPr>
              <w:fldChar w:fldCharType="separate"/>
            </w:r>
            <w:r>
              <w:rPr>
                <w:noProof/>
                <w:webHidden/>
              </w:rPr>
              <w:t>16</w:t>
            </w:r>
            <w:r>
              <w:rPr>
                <w:noProof/>
                <w:webHidden/>
              </w:rPr>
              <w:fldChar w:fldCharType="end"/>
            </w:r>
          </w:hyperlink>
        </w:p>
        <w:p w14:paraId="02D71A95" w14:textId="682C730C" w:rsidR="00DF7147" w:rsidRDefault="00DF7147">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29775455" w:history="1">
            <w:r w:rsidRPr="00B3467E">
              <w:rPr>
                <w:rStyle w:val="Hyperlink"/>
                <w:noProof/>
              </w:rPr>
              <w:t>3.5</w:t>
            </w:r>
            <w:r>
              <w:rPr>
                <w:rFonts w:eastAsiaTheme="minorEastAsia" w:cstheme="minorBidi"/>
                <w:smallCaps w:val="0"/>
                <w:noProof/>
                <w:kern w:val="2"/>
                <w:sz w:val="24"/>
                <w:szCs w:val="24"/>
                <w:lang w:val="en-GB" w:eastAsia="en-GB"/>
                <w14:ligatures w14:val="standardContextual"/>
              </w:rPr>
              <w:tab/>
            </w:r>
            <w:r w:rsidRPr="00B3467E">
              <w:rPr>
                <w:rStyle w:val="Hyperlink"/>
                <w:noProof/>
              </w:rPr>
              <w:t>monitoring - NMS</w:t>
            </w:r>
            <w:r>
              <w:rPr>
                <w:noProof/>
                <w:webHidden/>
              </w:rPr>
              <w:tab/>
            </w:r>
            <w:r>
              <w:rPr>
                <w:noProof/>
                <w:webHidden/>
              </w:rPr>
              <w:fldChar w:fldCharType="begin"/>
            </w:r>
            <w:r>
              <w:rPr>
                <w:noProof/>
                <w:webHidden/>
              </w:rPr>
              <w:instrText xml:space="preserve"> PAGEREF _Toc229775455 \h </w:instrText>
            </w:r>
            <w:r>
              <w:rPr>
                <w:noProof/>
                <w:webHidden/>
              </w:rPr>
            </w:r>
            <w:r>
              <w:rPr>
                <w:noProof/>
                <w:webHidden/>
              </w:rPr>
              <w:fldChar w:fldCharType="separate"/>
            </w:r>
            <w:r>
              <w:rPr>
                <w:noProof/>
                <w:webHidden/>
              </w:rPr>
              <w:t>16</w:t>
            </w:r>
            <w:r>
              <w:rPr>
                <w:noProof/>
                <w:webHidden/>
              </w:rPr>
              <w:fldChar w:fldCharType="end"/>
            </w:r>
          </w:hyperlink>
        </w:p>
        <w:p w14:paraId="112368D3" w14:textId="07E5EC07"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56" w:history="1">
            <w:r w:rsidRPr="00B3467E">
              <w:rPr>
                <w:rStyle w:val="Hyperlink"/>
                <w:noProof/>
                <w:lang w:val="en-GB" w:eastAsia="en-GB" w:bidi="th-TH"/>
              </w:rPr>
              <w:t>3.5.1</w:t>
            </w:r>
            <w:r>
              <w:rPr>
                <w:rFonts w:eastAsiaTheme="minorEastAsia" w:cstheme="minorBidi"/>
                <w:iCs w:val="0"/>
                <w:noProof/>
                <w:kern w:val="2"/>
                <w:sz w:val="24"/>
                <w:szCs w:val="24"/>
                <w:lang w:val="en-GB" w:eastAsia="en-GB"/>
                <w14:ligatures w14:val="standardContextual"/>
              </w:rPr>
              <w:tab/>
            </w:r>
            <w:r w:rsidRPr="00B3467E">
              <w:rPr>
                <w:rStyle w:val="Hyperlink"/>
                <w:noProof/>
                <w:lang w:eastAsia="en-GB" w:bidi="th-TH"/>
              </w:rPr>
              <w:t>Geolokalisierung</w:t>
            </w:r>
            <w:r>
              <w:rPr>
                <w:noProof/>
                <w:webHidden/>
              </w:rPr>
              <w:tab/>
            </w:r>
            <w:r>
              <w:rPr>
                <w:noProof/>
                <w:webHidden/>
              </w:rPr>
              <w:fldChar w:fldCharType="begin"/>
            </w:r>
            <w:r>
              <w:rPr>
                <w:noProof/>
                <w:webHidden/>
              </w:rPr>
              <w:instrText xml:space="preserve"> PAGEREF _Toc229775456 \h </w:instrText>
            </w:r>
            <w:r>
              <w:rPr>
                <w:noProof/>
                <w:webHidden/>
              </w:rPr>
            </w:r>
            <w:r>
              <w:rPr>
                <w:noProof/>
                <w:webHidden/>
              </w:rPr>
              <w:fldChar w:fldCharType="separate"/>
            </w:r>
            <w:r>
              <w:rPr>
                <w:noProof/>
                <w:webHidden/>
              </w:rPr>
              <w:t>16</w:t>
            </w:r>
            <w:r>
              <w:rPr>
                <w:noProof/>
                <w:webHidden/>
              </w:rPr>
              <w:fldChar w:fldCharType="end"/>
            </w:r>
          </w:hyperlink>
        </w:p>
        <w:p w14:paraId="16791DF4" w14:textId="7EFB6CBF" w:rsidR="00DF7147" w:rsidRDefault="00DF7147">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29775457" w:history="1">
            <w:r w:rsidRPr="00B3467E">
              <w:rPr>
                <w:rStyle w:val="Hyperlink"/>
                <w:noProof/>
              </w:rPr>
              <w:t>3.6</w:t>
            </w:r>
            <w:r>
              <w:rPr>
                <w:rFonts w:eastAsiaTheme="minorEastAsia" w:cstheme="minorBidi"/>
                <w:smallCaps w:val="0"/>
                <w:noProof/>
                <w:kern w:val="2"/>
                <w:sz w:val="24"/>
                <w:szCs w:val="24"/>
                <w:lang w:val="en-GB" w:eastAsia="en-GB"/>
                <w14:ligatures w14:val="standardContextual"/>
              </w:rPr>
              <w:tab/>
            </w:r>
            <w:r w:rsidRPr="00B3467E">
              <w:rPr>
                <w:rStyle w:val="Hyperlink"/>
                <w:noProof/>
              </w:rPr>
              <w:t>Engineering pages</w:t>
            </w:r>
            <w:r>
              <w:rPr>
                <w:noProof/>
                <w:webHidden/>
              </w:rPr>
              <w:tab/>
            </w:r>
            <w:r>
              <w:rPr>
                <w:noProof/>
                <w:webHidden/>
              </w:rPr>
              <w:fldChar w:fldCharType="begin"/>
            </w:r>
            <w:r>
              <w:rPr>
                <w:noProof/>
                <w:webHidden/>
              </w:rPr>
              <w:instrText xml:space="preserve"> PAGEREF _Toc229775457 \h </w:instrText>
            </w:r>
            <w:r>
              <w:rPr>
                <w:noProof/>
                <w:webHidden/>
              </w:rPr>
            </w:r>
            <w:r>
              <w:rPr>
                <w:noProof/>
                <w:webHidden/>
              </w:rPr>
              <w:fldChar w:fldCharType="separate"/>
            </w:r>
            <w:r>
              <w:rPr>
                <w:noProof/>
                <w:webHidden/>
              </w:rPr>
              <w:t>17</w:t>
            </w:r>
            <w:r>
              <w:rPr>
                <w:noProof/>
                <w:webHidden/>
              </w:rPr>
              <w:fldChar w:fldCharType="end"/>
            </w:r>
          </w:hyperlink>
        </w:p>
        <w:p w14:paraId="3F7EE611" w14:textId="0B1197DA"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58" w:history="1">
            <w:r w:rsidRPr="00B3467E">
              <w:rPr>
                <w:rStyle w:val="Hyperlink"/>
                <w:noProof/>
                <w:lang w:val="en-GB" w:eastAsia="en-GB" w:bidi="th-TH"/>
              </w:rPr>
              <w:t>3.6.1</w:t>
            </w:r>
            <w:r>
              <w:rPr>
                <w:rFonts w:eastAsiaTheme="minorEastAsia" w:cstheme="minorBidi"/>
                <w:iCs w:val="0"/>
                <w:noProof/>
                <w:kern w:val="2"/>
                <w:sz w:val="24"/>
                <w:szCs w:val="24"/>
                <w:lang w:val="en-GB" w:eastAsia="en-GB"/>
                <w14:ligatures w14:val="standardContextual"/>
              </w:rPr>
              <w:tab/>
            </w:r>
            <w:r w:rsidRPr="00B3467E">
              <w:rPr>
                <w:rStyle w:val="Hyperlink"/>
                <w:noProof/>
                <w:lang w:eastAsia="en-GB" w:bidi="th-TH"/>
              </w:rPr>
              <w:t>Landing page</w:t>
            </w:r>
            <w:r>
              <w:rPr>
                <w:noProof/>
                <w:webHidden/>
              </w:rPr>
              <w:tab/>
            </w:r>
            <w:r>
              <w:rPr>
                <w:noProof/>
                <w:webHidden/>
              </w:rPr>
              <w:fldChar w:fldCharType="begin"/>
            </w:r>
            <w:r>
              <w:rPr>
                <w:noProof/>
                <w:webHidden/>
              </w:rPr>
              <w:instrText xml:space="preserve"> PAGEREF _Toc229775458 \h </w:instrText>
            </w:r>
            <w:r>
              <w:rPr>
                <w:noProof/>
                <w:webHidden/>
              </w:rPr>
            </w:r>
            <w:r>
              <w:rPr>
                <w:noProof/>
                <w:webHidden/>
              </w:rPr>
              <w:fldChar w:fldCharType="separate"/>
            </w:r>
            <w:r>
              <w:rPr>
                <w:noProof/>
                <w:webHidden/>
              </w:rPr>
              <w:t>17</w:t>
            </w:r>
            <w:r>
              <w:rPr>
                <w:noProof/>
                <w:webHidden/>
              </w:rPr>
              <w:fldChar w:fldCharType="end"/>
            </w:r>
          </w:hyperlink>
        </w:p>
        <w:p w14:paraId="024CFE82" w14:textId="0AD80491"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59" w:history="1">
            <w:r w:rsidRPr="00B3467E">
              <w:rPr>
                <w:rStyle w:val="Hyperlink"/>
                <w:noProof/>
                <w:lang w:val="en-GB" w:eastAsia="en-GB" w:bidi="th-TH"/>
              </w:rPr>
              <w:t>3.6.2</w:t>
            </w:r>
            <w:r>
              <w:rPr>
                <w:rFonts w:eastAsiaTheme="minorEastAsia" w:cstheme="minorBidi"/>
                <w:iCs w:val="0"/>
                <w:noProof/>
                <w:kern w:val="2"/>
                <w:sz w:val="24"/>
                <w:szCs w:val="24"/>
                <w:lang w:val="en-GB" w:eastAsia="en-GB"/>
                <w14:ligatures w14:val="standardContextual"/>
              </w:rPr>
              <w:tab/>
            </w:r>
            <w:r w:rsidRPr="00B3467E">
              <w:rPr>
                <w:rStyle w:val="Hyperlink"/>
                <w:noProof/>
                <w:lang w:eastAsia="en-GB" w:bidi="th-TH"/>
              </w:rPr>
              <w:t>Zugidentifikation</w:t>
            </w:r>
            <w:r>
              <w:rPr>
                <w:noProof/>
                <w:webHidden/>
              </w:rPr>
              <w:tab/>
            </w:r>
            <w:r>
              <w:rPr>
                <w:noProof/>
                <w:webHidden/>
              </w:rPr>
              <w:fldChar w:fldCharType="begin"/>
            </w:r>
            <w:r>
              <w:rPr>
                <w:noProof/>
                <w:webHidden/>
              </w:rPr>
              <w:instrText xml:space="preserve"> PAGEREF _Toc229775459 \h </w:instrText>
            </w:r>
            <w:r>
              <w:rPr>
                <w:noProof/>
                <w:webHidden/>
              </w:rPr>
            </w:r>
            <w:r>
              <w:rPr>
                <w:noProof/>
                <w:webHidden/>
              </w:rPr>
              <w:fldChar w:fldCharType="separate"/>
            </w:r>
            <w:r>
              <w:rPr>
                <w:noProof/>
                <w:webHidden/>
              </w:rPr>
              <w:t>18</w:t>
            </w:r>
            <w:r>
              <w:rPr>
                <w:noProof/>
                <w:webHidden/>
              </w:rPr>
              <w:fldChar w:fldCharType="end"/>
            </w:r>
          </w:hyperlink>
        </w:p>
        <w:p w14:paraId="5ECC7D05" w14:textId="0FF30743"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60" w:history="1">
            <w:r w:rsidRPr="00B3467E">
              <w:rPr>
                <w:rStyle w:val="Hyperlink"/>
                <w:noProof/>
                <w:lang w:val="en-GB" w:eastAsia="en-GB" w:bidi="th-TH"/>
              </w:rPr>
              <w:t>3.6.3</w:t>
            </w:r>
            <w:r>
              <w:rPr>
                <w:rFonts w:eastAsiaTheme="minorEastAsia" w:cstheme="minorBidi"/>
                <w:iCs w:val="0"/>
                <w:noProof/>
                <w:kern w:val="2"/>
                <w:sz w:val="24"/>
                <w:szCs w:val="24"/>
                <w:lang w:val="en-GB" w:eastAsia="en-GB"/>
                <w14:ligatures w14:val="standardContextual"/>
              </w:rPr>
              <w:tab/>
            </w:r>
            <w:r w:rsidRPr="00B3467E">
              <w:rPr>
                <w:rStyle w:val="Hyperlink"/>
                <w:noProof/>
                <w:lang w:eastAsia="en-GB" w:bidi="th-TH"/>
              </w:rPr>
              <w:t>CCU</w:t>
            </w:r>
            <w:r>
              <w:rPr>
                <w:noProof/>
                <w:webHidden/>
              </w:rPr>
              <w:tab/>
            </w:r>
            <w:r>
              <w:rPr>
                <w:noProof/>
                <w:webHidden/>
              </w:rPr>
              <w:fldChar w:fldCharType="begin"/>
            </w:r>
            <w:r>
              <w:rPr>
                <w:noProof/>
                <w:webHidden/>
              </w:rPr>
              <w:instrText xml:space="preserve"> PAGEREF _Toc229775460 \h </w:instrText>
            </w:r>
            <w:r>
              <w:rPr>
                <w:noProof/>
                <w:webHidden/>
              </w:rPr>
            </w:r>
            <w:r>
              <w:rPr>
                <w:noProof/>
                <w:webHidden/>
              </w:rPr>
              <w:fldChar w:fldCharType="separate"/>
            </w:r>
            <w:r>
              <w:rPr>
                <w:noProof/>
                <w:webHidden/>
              </w:rPr>
              <w:t>18</w:t>
            </w:r>
            <w:r>
              <w:rPr>
                <w:noProof/>
                <w:webHidden/>
              </w:rPr>
              <w:fldChar w:fldCharType="end"/>
            </w:r>
          </w:hyperlink>
        </w:p>
        <w:p w14:paraId="65E500B5" w14:textId="7EE55B2B"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61" w:history="1">
            <w:r w:rsidRPr="00B3467E">
              <w:rPr>
                <w:rStyle w:val="Hyperlink"/>
                <w:noProof/>
                <w:lang w:val="en-GB" w:eastAsia="en-GB" w:bidi="th-TH"/>
              </w:rPr>
              <w:t>3.6.4</w:t>
            </w:r>
            <w:r>
              <w:rPr>
                <w:rFonts w:eastAsiaTheme="minorEastAsia" w:cstheme="minorBidi"/>
                <w:iCs w:val="0"/>
                <w:noProof/>
                <w:kern w:val="2"/>
                <w:sz w:val="24"/>
                <w:szCs w:val="24"/>
                <w:lang w:val="en-GB" w:eastAsia="en-GB"/>
                <w14:ligatures w14:val="standardContextual"/>
              </w:rPr>
              <w:tab/>
            </w:r>
            <w:r w:rsidRPr="00B3467E">
              <w:rPr>
                <w:rStyle w:val="Hyperlink"/>
                <w:noProof/>
                <w:lang w:eastAsia="en-GB" w:bidi="th-TH"/>
              </w:rPr>
              <w:t>Modems</w:t>
            </w:r>
            <w:r>
              <w:rPr>
                <w:noProof/>
                <w:webHidden/>
              </w:rPr>
              <w:tab/>
            </w:r>
            <w:r>
              <w:rPr>
                <w:noProof/>
                <w:webHidden/>
              </w:rPr>
              <w:fldChar w:fldCharType="begin"/>
            </w:r>
            <w:r>
              <w:rPr>
                <w:noProof/>
                <w:webHidden/>
              </w:rPr>
              <w:instrText xml:space="preserve"> PAGEREF _Toc229775461 \h </w:instrText>
            </w:r>
            <w:r>
              <w:rPr>
                <w:noProof/>
                <w:webHidden/>
              </w:rPr>
            </w:r>
            <w:r>
              <w:rPr>
                <w:noProof/>
                <w:webHidden/>
              </w:rPr>
              <w:fldChar w:fldCharType="separate"/>
            </w:r>
            <w:r>
              <w:rPr>
                <w:noProof/>
                <w:webHidden/>
              </w:rPr>
              <w:t>19</w:t>
            </w:r>
            <w:r>
              <w:rPr>
                <w:noProof/>
                <w:webHidden/>
              </w:rPr>
              <w:fldChar w:fldCharType="end"/>
            </w:r>
          </w:hyperlink>
        </w:p>
        <w:p w14:paraId="1D591312" w14:textId="31459961" w:rsidR="00DF7147" w:rsidRDefault="00DF7147">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29775462" w:history="1">
            <w:r w:rsidRPr="00B3467E">
              <w:rPr>
                <w:rStyle w:val="Hyperlink"/>
                <w:noProof/>
                <w:lang w:val="en-GB"/>
              </w:rPr>
              <w:t>3.7</w:t>
            </w:r>
            <w:r>
              <w:rPr>
                <w:rFonts w:eastAsiaTheme="minorEastAsia" w:cstheme="minorBidi"/>
                <w:smallCaps w:val="0"/>
                <w:noProof/>
                <w:kern w:val="2"/>
                <w:sz w:val="24"/>
                <w:szCs w:val="24"/>
                <w:lang w:val="en-GB" w:eastAsia="en-GB"/>
                <w14:ligatures w14:val="standardContextual"/>
              </w:rPr>
              <w:tab/>
            </w:r>
            <w:r w:rsidRPr="00B3467E">
              <w:rPr>
                <w:rStyle w:val="Hyperlink"/>
                <w:noProof/>
              </w:rPr>
              <w:t>GPS</w:t>
            </w:r>
            <w:r>
              <w:rPr>
                <w:noProof/>
                <w:webHidden/>
              </w:rPr>
              <w:tab/>
            </w:r>
            <w:r>
              <w:rPr>
                <w:noProof/>
                <w:webHidden/>
              </w:rPr>
              <w:fldChar w:fldCharType="begin"/>
            </w:r>
            <w:r>
              <w:rPr>
                <w:noProof/>
                <w:webHidden/>
              </w:rPr>
              <w:instrText xml:space="preserve"> PAGEREF _Toc229775462 \h </w:instrText>
            </w:r>
            <w:r>
              <w:rPr>
                <w:noProof/>
                <w:webHidden/>
              </w:rPr>
            </w:r>
            <w:r>
              <w:rPr>
                <w:noProof/>
                <w:webHidden/>
              </w:rPr>
              <w:fldChar w:fldCharType="separate"/>
            </w:r>
            <w:r>
              <w:rPr>
                <w:noProof/>
                <w:webHidden/>
              </w:rPr>
              <w:t>19</w:t>
            </w:r>
            <w:r>
              <w:rPr>
                <w:noProof/>
                <w:webHidden/>
              </w:rPr>
              <w:fldChar w:fldCharType="end"/>
            </w:r>
          </w:hyperlink>
        </w:p>
        <w:p w14:paraId="7D3D61EB" w14:textId="3D96C5B4"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63" w:history="1">
            <w:r w:rsidRPr="00B3467E">
              <w:rPr>
                <w:rStyle w:val="Hyperlink"/>
                <w:noProof/>
                <w:lang w:val="en-GB" w:eastAsia="en-GB" w:bidi="th-TH"/>
              </w:rPr>
              <w:t>3.7.1</w:t>
            </w:r>
            <w:r>
              <w:rPr>
                <w:rFonts w:eastAsiaTheme="minorEastAsia" w:cstheme="minorBidi"/>
                <w:iCs w:val="0"/>
                <w:noProof/>
                <w:kern w:val="2"/>
                <w:sz w:val="24"/>
                <w:szCs w:val="24"/>
                <w:lang w:val="en-GB" w:eastAsia="en-GB"/>
                <w14:ligatures w14:val="standardContextual"/>
              </w:rPr>
              <w:tab/>
            </w:r>
            <w:r w:rsidRPr="00B3467E">
              <w:rPr>
                <w:rStyle w:val="Hyperlink"/>
                <w:noProof/>
                <w:lang w:eastAsia="en-GB" w:bidi="th-TH"/>
              </w:rPr>
              <w:t>On-board netzwerk</w:t>
            </w:r>
            <w:r>
              <w:rPr>
                <w:noProof/>
                <w:webHidden/>
              </w:rPr>
              <w:tab/>
            </w:r>
            <w:r>
              <w:rPr>
                <w:noProof/>
                <w:webHidden/>
              </w:rPr>
              <w:fldChar w:fldCharType="begin"/>
            </w:r>
            <w:r>
              <w:rPr>
                <w:noProof/>
                <w:webHidden/>
              </w:rPr>
              <w:instrText xml:space="preserve"> PAGEREF _Toc229775463 \h </w:instrText>
            </w:r>
            <w:r>
              <w:rPr>
                <w:noProof/>
                <w:webHidden/>
              </w:rPr>
            </w:r>
            <w:r>
              <w:rPr>
                <w:noProof/>
                <w:webHidden/>
              </w:rPr>
              <w:fldChar w:fldCharType="separate"/>
            </w:r>
            <w:r>
              <w:rPr>
                <w:noProof/>
                <w:webHidden/>
              </w:rPr>
              <w:t>19</w:t>
            </w:r>
            <w:r>
              <w:rPr>
                <w:noProof/>
                <w:webHidden/>
              </w:rPr>
              <w:fldChar w:fldCharType="end"/>
            </w:r>
          </w:hyperlink>
        </w:p>
        <w:p w14:paraId="36E2600B" w14:textId="096E8910"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64" w:history="1">
            <w:r w:rsidRPr="00B3467E">
              <w:rPr>
                <w:rStyle w:val="Hyperlink"/>
                <w:noProof/>
                <w:lang w:val="en-GB" w:eastAsia="en-GB" w:bidi="th-TH"/>
              </w:rPr>
              <w:t>3.7.2</w:t>
            </w:r>
            <w:r>
              <w:rPr>
                <w:rFonts w:eastAsiaTheme="minorEastAsia" w:cstheme="minorBidi"/>
                <w:iCs w:val="0"/>
                <w:noProof/>
                <w:kern w:val="2"/>
                <w:sz w:val="24"/>
                <w:szCs w:val="24"/>
                <w:lang w:val="en-GB" w:eastAsia="en-GB"/>
                <w14:ligatures w14:val="standardContextual"/>
              </w:rPr>
              <w:tab/>
            </w:r>
            <w:r w:rsidRPr="00B3467E">
              <w:rPr>
                <w:rStyle w:val="Hyperlink"/>
                <w:noProof/>
                <w:lang w:eastAsia="en-GB" w:bidi="th-TH"/>
              </w:rPr>
              <w:t>VLAN</w:t>
            </w:r>
            <w:r>
              <w:rPr>
                <w:noProof/>
                <w:webHidden/>
              </w:rPr>
              <w:tab/>
            </w:r>
            <w:r>
              <w:rPr>
                <w:noProof/>
                <w:webHidden/>
              </w:rPr>
              <w:fldChar w:fldCharType="begin"/>
            </w:r>
            <w:r>
              <w:rPr>
                <w:noProof/>
                <w:webHidden/>
              </w:rPr>
              <w:instrText xml:space="preserve"> PAGEREF _Toc229775464 \h </w:instrText>
            </w:r>
            <w:r>
              <w:rPr>
                <w:noProof/>
                <w:webHidden/>
              </w:rPr>
            </w:r>
            <w:r>
              <w:rPr>
                <w:noProof/>
                <w:webHidden/>
              </w:rPr>
              <w:fldChar w:fldCharType="separate"/>
            </w:r>
            <w:r>
              <w:rPr>
                <w:noProof/>
                <w:webHidden/>
              </w:rPr>
              <w:t>20</w:t>
            </w:r>
            <w:r>
              <w:rPr>
                <w:noProof/>
                <w:webHidden/>
              </w:rPr>
              <w:fldChar w:fldCharType="end"/>
            </w:r>
          </w:hyperlink>
        </w:p>
        <w:p w14:paraId="258B6096" w14:textId="6929D82E"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65" w:history="1">
            <w:r w:rsidRPr="00B3467E">
              <w:rPr>
                <w:rStyle w:val="Hyperlink"/>
                <w:noProof/>
                <w:lang w:val="en-GB" w:eastAsia="en-GB" w:bidi="th-TH"/>
              </w:rPr>
              <w:t>3.7.3</w:t>
            </w:r>
            <w:r>
              <w:rPr>
                <w:rFonts w:eastAsiaTheme="minorEastAsia" w:cstheme="minorBidi"/>
                <w:iCs w:val="0"/>
                <w:noProof/>
                <w:kern w:val="2"/>
                <w:sz w:val="24"/>
                <w:szCs w:val="24"/>
                <w:lang w:val="en-GB" w:eastAsia="en-GB"/>
                <w14:ligatures w14:val="standardContextual"/>
              </w:rPr>
              <w:tab/>
            </w:r>
            <w:r w:rsidRPr="00B3467E">
              <w:rPr>
                <w:rStyle w:val="Hyperlink"/>
                <w:noProof/>
                <w:lang w:eastAsia="en-GB" w:bidi="th-TH"/>
              </w:rPr>
              <w:t>Back-end informationEN</w:t>
            </w:r>
            <w:r>
              <w:rPr>
                <w:noProof/>
                <w:webHidden/>
              </w:rPr>
              <w:tab/>
            </w:r>
            <w:r>
              <w:rPr>
                <w:noProof/>
                <w:webHidden/>
              </w:rPr>
              <w:fldChar w:fldCharType="begin"/>
            </w:r>
            <w:r>
              <w:rPr>
                <w:noProof/>
                <w:webHidden/>
              </w:rPr>
              <w:instrText xml:space="preserve"> PAGEREF _Toc229775465 \h </w:instrText>
            </w:r>
            <w:r>
              <w:rPr>
                <w:noProof/>
                <w:webHidden/>
              </w:rPr>
            </w:r>
            <w:r>
              <w:rPr>
                <w:noProof/>
                <w:webHidden/>
              </w:rPr>
              <w:fldChar w:fldCharType="separate"/>
            </w:r>
            <w:r>
              <w:rPr>
                <w:noProof/>
                <w:webHidden/>
              </w:rPr>
              <w:t>20</w:t>
            </w:r>
            <w:r>
              <w:rPr>
                <w:noProof/>
                <w:webHidden/>
              </w:rPr>
              <w:fldChar w:fldCharType="end"/>
            </w:r>
          </w:hyperlink>
        </w:p>
        <w:p w14:paraId="6F05251E" w14:textId="002A7600"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66" w:history="1">
            <w:r w:rsidRPr="00B3467E">
              <w:rPr>
                <w:rStyle w:val="Hyperlink"/>
                <w:noProof/>
                <w:lang w:val="en-GB" w:eastAsia="en-GB" w:bidi="th-TH"/>
              </w:rPr>
              <w:t>3.7.4</w:t>
            </w:r>
            <w:r>
              <w:rPr>
                <w:rFonts w:eastAsiaTheme="minorEastAsia" w:cstheme="minorBidi"/>
                <w:iCs w:val="0"/>
                <w:noProof/>
                <w:kern w:val="2"/>
                <w:sz w:val="24"/>
                <w:szCs w:val="24"/>
                <w:lang w:val="en-GB" w:eastAsia="en-GB"/>
                <w14:ligatures w14:val="standardContextual"/>
              </w:rPr>
              <w:tab/>
            </w:r>
            <w:r w:rsidRPr="00B3467E">
              <w:rPr>
                <w:rStyle w:val="Hyperlink"/>
                <w:noProof/>
                <w:lang w:eastAsia="en-GB" w:bidi="th-TH"/>
              </w:rPr>
              <w:t>Actions</w:t>
            </w:r>
            <w:r>
              <w:rPr>
                <w:noProof/>
                <w:webHidden/>
              </w:rPr>
              <w:tab/>
            </w:r>
            <w:r>
              <w:rPr>
                <w:noProof/>
                <w:webHidden/>
              </w:rPr>
              <w:fldChar w:fldCharType="begin"/>
            </w:r>
            <w:r>
              <w:rPr>
                <w:noProof/>
                <w:webHidden/>
              </w:rPr>
              <w:instrText xml:space="preserve"> PAGEREF _Toc229775466 \h </w:instrText>
            </w:r>
            <w:r>
              <w:rPr>
                <w:noProof/>
                <w:webHidden/>
              </w:rPr>
            </w:r>
            <w:r>
              <w:rPr>
                <w:noProof/>
                <w:webHidden/>
              </w:rPr>
              <w:fldChar w:fldCharType="separate"/>
            </w:r>
            <w:r>
              <w:rPr>
                <w:noProof/>
                <w:webHidden/>
              </w:rPr>
              <w:t>20</w:t>
            </w:r>
            <w:r>
              <w:rPr>
                <w:noProof/>
                <w:webHidden/>
              </w:rPr>
              <w:fldChar w:fldCharType="end"/>
            </w:r>
          </w:hyperlink>
        </w:p>
        <w:p w14:paraId="336DECCE" w14:textId="53B79E88" w:rsidR="00DF7147" w:rsidRDefault="00DF7147">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29775467" w:history="1">
            <w:r w:rsidRPr="00B3467E">
              <w:rPr>
                <w:rStyle w:val="Hyperlink"/>
                <w:noProof/>
                <w:lang w:val="en-GB"/>
              </w:rPr>
              <w:t>3.8</w:t>
            </w:r>
            <w:r>
              <w:rPr>
                <w:rFonts w:eastAsiaTheme="minorEastAsia" w:cstheme="minorBidi"/>
                <w:smallCaps w:val="0"/>
                <w:noProof/>
                <w:kern w:val="2"/>
                <w:sz w:val="24"/>
                <w:szCs w:val="24"/>
                <w:lang w:val="en-GB" w:eastAsia="en-GB"/>
                <w14:ligatures w14:val="standardContextual"/>
              </w:rPr>
              <w:tab/>
            </w:r>
            <w:r w:rsidRPr="00B3467E">
              <w:rPr>
                <w:rStyle w:val="Hyperlink"/>
                <w:noProof/>
              </w:rPr>
              <w:t>Security</w:t>
            </w:r>
            <w:r>
              <w:rPr>
                <w:noProof/>
                <w:webHidden/>
              </w:rPr>
              <w:tab/>
            </w:r>
            <w:r>
              <w:rPr>
                <w:noProof/>
                <w:webHidden/>
              </w:rPr>
              <w:fldChar w:fldCharType="begin"/>
            </w:r>
            <w:r>
              <w:rPr>
                <w:noProof/>
                <w:webHidden/>
              </w:rPr>
              <w:instrText xml:space="preserve"> PAGEREF _Toc229775467 \h </w:instrText>
            </w:r>
            <w:r>
              <w:rPr>
                <w:noProof/>
                <w:webHidden/>
              </w:rPr>
            </w:r>
            <w:r>
              <w:rPr>
                <w:noProof/>
                <w:webHidden/>
              </w:rPr>
              <w:fldChar w:fldCharType="separate"/>
            </w:r>
            <w:r>
              <w:rPr>
                <w:noProof/>
                <w:webHidden/>
              </w:rPr>
              <w:t>21</w:t>
            </w:r>
            <w:r>
              <w:rPr>
                <w:noProof/>
                <w:webHidden/>
              </w:rPr>
              <w:fldChar w:fldCharType="end"/>
            </w:r>
          </w:hyperlink>
        </w:p>
        <w:p w14:paraId="1B226CE3" w14:textId="113D4541"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68" w:history="1">
            <w:r w:rsidRPr="00B3467E">
              <w:rPr>
                <w:rStyle w:val="Hyperlink"/>
                <w:noProof/>
                <w:lang w:val="en-GB" w:eastAsia="en-GB" w:bidi="th-TH"/>
              </w:rPr>
              <w:t>3.8.1</w:t>
            </w:r>
            <w:r>
              <w:rPr>
                <w:rFonts w:eastAsiaTheme="minorEastAsia" w:cstheme="minorBidi"/>
                <w:iCs w:val="0"/>
                <w:noProof/>
                <w:kern w:val="2"/>
                <w:sz w:val="24"/>
                <w:szCs w:val="24"/>
                <w:lang w:val="en-GB" w:eastAsia="en-GB"/>
                <w14:ligatures w14:val="standardContextual"/>
              </w:rPr>
              <w:tab/>
            </w:r>
            <w:r w:rsidRPr="00B3467E">
              <w:rPr>
                <w:rStyle w:val="Hyperlink"/>
                <w:noProof/>
                <w:lang w:eastAsia="en-GB" w:bidi="th-TH"/>
              </w:rPr>
              <w:t>Verschlüsselung</w:t>
            </w:r>
            <w:r>
              <w:rPr>
                <w:noProof/>
                <w:webHidden/>
              </w:rPr>
              <w:tab/>
            </w:r>
            <w:r>
              <w:rPr>
                <w:noProof/>
                <w:webHidden/>
              </w:rPr>
              <w:fldChar w:fldCharType="begin"/>
            </w:r>
            <w:r>
              <w:rPr>
                <w:noProof/>
                <w:webHidden/>
              </w:rPr>
              <w:instrText xml:space="preserve"> PAGEREF _Toc229775468 \h </w:instrText>
            </w:r>
            <w:r>
              <w:rPr>
                <w:noProof/>
                <w:webHidden/>
              </w:rPr>
            </w:r>
            <w:r>
              <w:rPr>
                <w:noProof/>
                <w:webHidden/>
              </w:rPr>
              <w:fldChar w:fldCharType="separate"/>
            </w:r>
            <w:r>
              <w:rPr>
                <w:noProof/>
                <w:webHidden/>
              </w:rPr>
              <w:t>21</w:t>
            </w:r>
            <w:r>
              <w:rPr>
                <w:noProof/>
                <w:webHidden/>
              </w:rPr>
              <w:fldChar w:fldCharType="end"/>
            </w:r>
          </w:hyperlink>
        </w:p>
        <w:p w14:paraId="12B7EFF9" w14:textId="0565D0EA"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69" w:history="1">
            <w:r w:rsidRPr="00B3467E">
              <w:rPr>
                <w:rStyle w:val="Hyperlink"/>
                <w:noProof/>
                <w:lang w:val="en-GB" w:eastAsia="en-GB" w:bidi="th-TH"/>
              </w:rPr>
              <w:t>3.8.2</w:t>
            </w:r>
            <w:r>
              <w:rPr>
                <w:rFonts w:eastAsiaTheme="minorEastAsia" w:cstheme="minorBidi"/>
                <w:iCs w:val="0"/>
                <w:noProof/>
                <w:kern w:val="2"/>
                <w:sz w:val="24"/>
                <w:szCs w:val="24"/>
                <w:lang w:val="en-GB" w:eastAsia="en-GB"/>
                <w14:ligatures w14:val="standardContextual"/>
              </w:rPr>
              <w:tab/>
            </w:r>
            <w:r w:rsidRPr="00B3467E">
              <w:rPr>
                <w:rStyle w:val="Hyperlink"/>
                <w:noProof/>
                <w:lang w:eastAsia="en-GB" w:bidi="th-TH"/>
              </w:rPr>
              <w:t>Firewalling</w:t>
            </w:r>
            <w:r>
              <w:rPr>
                <w:noProof/>
                <w:webHidden/>
              </w:rPr>
              <w:tab/>
            </w:r>
            <w:r>
              <w:rPr>
                <w:noProof/>
                <w:webHidden/>
              </w:rPr>
              <w:fldChar w:fldCharType="begin"/>
            </w:r>
            <w:r>
              <w:rPr>
                <w:noProof/>
                <w:webHidden/>
              </w:rPr>
              <w:instrText xml:space="preserve"> PAGEREF _Toc229775469 \h </w:instrText>
            </w:r>
            <w:r>
              <w:rPr>
                <w:noProof/>
                <w:webHidden/>
              </w:rPr>
            </w:r>
            <w:r>
              <w:rPr>
                <w:noProof/>
                <w:webHidden/>
              </w:rPr>
              <w:fldChar w:fldCharType="separate"/>
            </w:r>
            <w:r>
              <w:rPr>
                <w:noProof/>
                <w:webHidden/>
              </w:rPr>
              <w:t>21</w:t>
            </w:r>
            <w:r>
              <w:rPr>
                <w:noProof/>
                <w:webHidden/>
              </w:rPr>
              <w:fldChar w:fldCharType="end"/>
            </w:r>
          </w:hyperlink>
        </w:p>
        <w:p w14:paraId="357DDD14" w14:textId="282F0072"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70" w:history="1">
            <w:r w:rsidRPr="00B3467E">
              <w:rPr>
                <w:rStyle w:val="Hyperlink"/>
                <w:noProof/>
                <w:lang w:val="en-GB" w:eastAsia="en-GB" w:bidi="th-TH"/>
              </w:rPr>
              <w:t>3.8.3</w:t>
            </w:r>
            <w:r>
              <w:rPr>
                <w:rFonts w:eastAsiaTheme="minorEastAsia" w:cstheme="minorBidi"/>
                <w:iCs w:val="0"/>
                <w:noProof/>
                <w:kern w:val="2"/>
                <w:sz w:val="24"/>
                <w:szCs w:val="24"/>
                <w:lang w:val="en-GB" w:eastAsia="en-GB"/>
                <w14:ligatures w14:val="standardContextual"/>
              </w:rPr>
              <w:tab/>
            </w:r>
            <w:r w:rsidRPr="00B3467E">
              <w:rPr>
                <w:rStyle w:val="Hyperlink"/>
                <w:noProof/>
                <w:lang w:eastAsia="en-GB" w:bidi="th-TH"/>
              </w:rPr>
              <w:t>CCU</w:t>
            </w:r>
            <w:r>
              <w:rPr>
                <w:noProof/>
                <w:webHidden/>
              </w:rPr>
              <w:tab/>
            </w:r>
            <w:r>
              <w:rPr>
                <w:noProof/>
                <w:webHidden/>
              </w:rPr>
              <w:fldChar w:fldCharType="begin"/>
            </w:r>
            <w:r>
              <w:rPr>
                <w:noProof/>
                <w:webHidden/>
              </w:rPr>
              <w:instrText xml:space="preserve"> PAGEREF _Toc229775470 \h </w:instrText>
            </w:r>
            <w:r>
              <w:rPr>
                <w:noProof/>
                <w:webHidden/>
              </w:rPr>
            </w:r>
            <w:r>
              <w:rPr>
                <w:noProof/>
                <w:webHidden/>
              </w:rPr>
              <w:fldChar w:fldCharType="separate"/>
            </w:r>
            <w:r>
              <w:rPr>
                <w:noProof/>
                <w:webHidden/>
              </w:rPr>
              <w:t>21</w:t>
            </w:r>
            <w:r>
              <w:rPr>
                <w:noProof/>
                <w:webHidden/>
              </w:rPr>
              <w:fldChar w:fldCharType="end"/>
            </w:r>
          </w:hyperlink>
        </w:p>
        <w:p w14:paraId="389715E4" w14:textId="268B1FF6"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71" w:history="1">
            <w:r w:rsidRPr="00B3467E">
              <w:rPr>
                <w:rStyle w:val="Hyperlink"/>
                <w:noProof/>
                <w:lang w:bidi="th-TH"/>
              </w:rPr>
              <w:t>3.8.4</w:t>
            </w:r>
            <w:r>
              <w:rPr>
                <w:rFonts w:eastAsiaTheme="minorEastAsia" w:cstheme="minorBidi"/>
                <w:iCs w:val="0"/>
                <w:noProof/>
                <w:kern w:val="2"/>
                <w:sz w:val="24"/>
                <w:szCs w:val="24"/>
                <w:lang w:val="en-GB" w:eastAsia="en-GB"/>
                <w14:ligatures w14:val="standardContextual"/>
              </w:rPr>
              <w:tab/>
            </w:r>
            <w:r w:rsidRPr="00B3467E">
              <w:rPr>
                <w:rStyle w:val="Hyperlink"/>
                <w:noProof/>
                <w:lang w:bidi="th-TH"/>
              </w:rPr>
              <w:t>Customer Data Center</w:t>
            </w:r>
            <w:r>
              <w:rPr>
                <w:noProof/>
                <w:webHidden/>
              </w:rPr>
              <w:tab/>
            </w:r>
            <w:r>
              <w:rPr>
                <w:noProof/>
                <w:webHidden/>
              </w:rPr>
              <w:fldChar w:fldCharType="begin"/>
            </w:r>
            <w:r>
              <w:rPr>
                <w:noProof/>
                <w:webHidden/>
              </w:rPr>
              <w:instrText xml:space="preserve"> PAGEREF _Toc229775471 \h </w:instrText>
            </w:r>
            <w:r>
              <w:rPr>
                <w:noProof/>
                <w:webHidden/>
              </w:rPr>
            </w:r>
            <w:r>
              <w:rPr>
                <w:noProof/>
                <w:webHidden/>
              </w:rPr>
              <w:fldChar w:fldCharType="separate"/>
            </w:r>
            <w:r>
              <w:rPr>
                <w:noProof/>
                <w:webHidden/>
              </w:rPr>
              <w:t>21</w:t>
            </w:r>
            <w:r>
              <w:rPr>
                <w:noProof/>
                <w:webHidden/>
              </w:rPr>
              <w:fldChar w:fldCharType="end"/>
            </w:r>
          </w:hyperlink>
        </w:p>
        <w:p w14:paraId="172FAC90" w14:textId="71FD5384"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72" w:history="1">
            <w:r w:rsidRPr="00B3467E">
              <w:rPr>
                <w:rStyle w:val="Hyperlink"/>
                <w:noProof/>
                <w:lang w:val="en-GB" w:eastAsia="en-GB" w:bidi="th-TH"/>
              </w:rPr>
              <w:t>3.8.5</w:t>
            </w:r>
            <w:r>
              <w:rPr>
                <w:rFonts w:eastAsiaTheme="minorEastAsia" w:cstheme="minorBidi"/>
                <w:iCs w:val="0"/>
                <w:noProof/>
                <w:kern w:val="2"/>
                <w:sz w:val="24"/>
                <w:szCs w:val="24"/>
                <w:lang w:val="en-GB" w:eastAsia="en-GB"/>
                <w14:ligatures w14:val="standardContextual"/>
              </w:rPr>
              <w:tab/>
            </w:r>
            <w:r w:rsidRPr="00B3467E">
              <w:rPr>
                <w:rStyle w:val="Hyperlink"/>
                <w:noProof/>
                <w:lang w:eastAsia="en-GB" w:bidi="th-TH"/>
              </w:rPr>
              <w:t>Netzwerk Configuration Management</w:t>
            </w:r>
            <w:r>
              <w:rPr>
                <w:noProof/>
                <w:webHidden/>
              </w:rPr>
              <w:tab/>
            </w:r>
            <w:r>
              <w:rPr>
                <w:noProof/>
                <w:webHidden/>
              </w:rPr>
              <w:fldChar w:fldCharType="begin"/>
            </w:r>
            <w:r>
              <w:rPr>
                <w:noProof/>
                <w:webHidden/>
              </w:rPr>
              <w:instrText xml:space="preserve"> PAGEREF _Toc229775472 \h </w:instrText>
            </w:r>
            <w:r>
              <w:rPr>
                <w:noProof/>
                <w:webHidden/>
              </w:rPr>
            </w:r>
            <w:r>
              <w:rPr>
                <w:noProof/>
                <w:webHidden/>
              </w:rPr>
              <w:fldChar w:fldCharType="separate"/>
            </w:r>
            <w:r>
              <w:rPr>
                <w:noProof/>
                <w:webHidden/>
              </w:rPr>
              <w:t>22</w:t>
            </w:r>
            <w:r>
              <w:rPr>
                <w:noProof/>
                <w:webHidden/>
              </w:rPr>
              <w:fldChar w:fldCharType="end"/>
            </w:r>
          </w:hyperlink>
        </w:p>
        <w:p w14:paraId="1AFBD6E6" w14:textId="46BBE492" w:rsidR="00DF7147" w:rsidRDefault="00DF7147">
          <w:pPr>
            <w:pStyle w:val="TOC1"/>
            <w:rPr>
              <w:rFonts w:eastAsiaTheme="minorEastAsia" w:cstheme="minorBidi"/>
              <w:b w:val="0"/>
              <w:bCs w:val="0"/>
              <w:caps w:val="0"/>
              <w:noProof/>
              <w:kern w:val="2"/>
              <w:sz w:val="24"/>
              <w:szCs w:val="24"/>
              <w:lang w:val="en-GB" w:eastAsia="en-GB"/>
              <w14:ligatures w14:val="standardContextual"/>
            </w:rPr>
          </w:pPr>
          <w:hyperlink w:anchor="_Toc229775473" w:history="1">
            <w:r w:rsidRPr="00B3467E">
              <w:rPr>
                <w:rStyle w:val="Hyperlink"/>
                <w:noProof/>
              </w:rPr>
              <w:t>4</w:t>
            </w:r>
            <w:r>
              <w:rPr>
                <w:rFonts w:eastAsiaTheme="minorEastAsia" w:cstheme="minorBidi"/>
                <w:b w:val="0"/>
                <w:bCs w:val="0"/>
                <w:caps w:val="0"/>
                <w:noProof/>
                <w:kern w:val="2"/>
                <w:sz w:val="24"/>
                <w:szCs w:val="24"/>
                <w:lang w:val="en-GB" w:eastAsia="en-GB"/>
                <w14:ligatures w14:val="standardContextual"/>
              </w:rPr>
              <w:tab/>
            </w:r>
            <w:r w:rsidRPr="00B3467E">
              <w:rPr>
                <w:rStyle w:val="Hyperlink"/>
                <w:noProof/>
              </w:rPr>
              <w:t>Fleetview – Reporting und Analyse</w:t>
            </w:r>
            <w:r>
              <w:rPr>
                <w:noProof/>
                <w:webHidden/>
              </w:rPr>
              <w:tab/>
            </w:r>
            <w:r>
              <w:rPr>
                <w:noProof/>
                <w:webHidden/>
              </w:rPr>
              <w:fldChar w:fldCharType="begin"/>
            </w:r>
            <w:r>
              <w:rPr>
                <w:noProof/>
                <w:webHidden/>
              </w:rPr>
              <w:instrText xml:space="preserve"> PAGEREF _Toc229775473 \h </w:instrText>
            </w:r>
            <w:r>
              <w:rPr>
                <w:noProof/>
                <w:webHidden/>
              </w:rPr>
            </w:r>
            <w:r>
              <w:rPr>
                <w:noProof/>
                <w:webHidden/>
              </w:rPr>
              <w:fldChar w:fldCharType="separate"/>
            </w:r>
            <w:r>
              <w:rPr>
                <w:noProof/>
                <w:webHidden/>
              </w:rPr>
              <w:t>24</w:t>
            </w:r>
            <w:r>
              <w:rPr>
                <w:noProof/>
                <w:webHidden/>
              </w:rPr>
              <w:fldChar w:fldCharType="end"/>
            </w:r>
          </w:hyperlink>
        </w:p>
        <w:p w14:paraId="4A6FED14" w14:textId="7CA96F3E" w:rsidR="00DF7147" w:rsidRDefault="00DF7147">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29775474" w:history="1">
            <w:r w:rsidRPr="00B3467E">
              <w:rPr>
                <w:rStyle w:val="Hyperlink"/>
                <w:noProof/>
              </w:rPr>
              <w:t>4.1</w:t>
            </w:r>
            <w:r>
              <w:rPr>
                <w:rFonts w:eastAsiaTheme="minorEastAsia" w:cstheme="minorBidi"/>
                <w:smallCaps w:val="0"/>
                <w:noProof/>
                <w:kern w:val="2"/>
                <w:sz w:val="24"/>
                <w:szCs w:val="24"/>
                <w:lang w:val="en-GB" w:eastAsia="en-GB"/>
                <w14:ligatures w14:val="standardContextual"/>
              </w:rPr>
              <w:tab/>
            </w:r>
            <w:r w:rsidRPr="00B3467E">
              <w:rPr>
                <w:rStyle w:val="Hyperlink"/>
                <w:noProof/>
              </w:rPr>
              <w:t>Funktionsumfang</w:t>
            </w:r>
            <w:r>
              <w:rPr>
                <w:noProof/>
                <w:webHidden/>
              </w:rPr>
              <w:tab/>
            </w:r>
            <w:r>
              <w:rPr>
                <w:noProof/>
                <w:webHidden/>
              </w:rPr>
              <w:fldChar w:fldCharType="begin"/>
            </w:r>
            <w:r>
              <w:rPr>
                <w:noProof/>
                <w:webHidden/>
              </w:rPr>
              <w:instrText xml:space="preserve"> PAGEREF _Toc229775474 \h </w:instrText>
            </w:r>
            <w:r>
              <w:rPr>
                <w:noProof/>
                <w:webHidden/>
              </w:rPr>
            </w:r>
            <w:r>
              <w:rPr>
                <w:noProof/>
                <w:webHidden/>
              </w:rPr>
              <w:fldChar w:fldCharType="separate"/>
            </w:r>
            <w:r>
              <w:rPr>
                <w:noProof/>
                <w:webHidden/>
              </w:rPr>
              <w:t>24</w:t>
            </w:r>
            <w:r>
              <w:rPr>
                <w:noProof/>
                <w:webHidden/>
              </w:rPr>
              <w:fldChar w:fldCharType="end"/>
            </w:r>
          </w:hyperlink>
        </w:p>
        <w:p w14:paraId="42E6E298" w14:textId="07B1F77E" w:rsidR="00DF7147" w:rsidRDefault="00DF7147">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29775475" w:history="1">
            <w:r w:rsidRPr="00B3467E">
              <w:rPr>
                <w:rStyle w:val="Hyperlink"/>
                <w:noProof/>
              </w:rPr>
              <w:t>4.2</w:t>
            </w:r>
            <w:r>
              <w:rPr>
                <w:rFonts w:eastAsiaTheme="minorEastAsia" w:cstheme="minorBidi"/>
                <w:smallCaps w:val="0"/>
                <w:noProof/>
                <w:kern w:val="2"/>
                <w:sz w:val="24"/>
                <w:szCs w:val="24"/>
                <w:lang w:val="en-GB" w:eastAsia="en-GB"/>
                <w14:ligatures w14:val="standardContextual"/>
              </w:rPr>
              <w:tab/>
            </w:r>
            <w:r w:rsidRPr="00B3467E">
              <w:rPr>
                <w:rStyle w:val="Hyperlink"/>
                <w:noProof/>
              </w:rPr>
              <w:t>Datenquellen</w:t>
            </w:r>
            <w:r>
              <w:rPr>
                <w:noProof/>
                <w:webHidden/>
              </w:rPr>
              <w:tab/>
            </w:r>
            <w:r>
              <w:rPr>
                <w:noProof/>
                <w:webHidden/>
              </w:rPr>
              <w:fldChar w:fldCharType="begin"/>
            </w:r>
            <w:r>
              <w:rPr>
                <w:noProof/>
                <w:webHidden/>
              </w:rPr>
              <w:instrText xml:space="preserve"> PAGEREF _Toc229775475 \h </w:instrText>
            </w:r>
            <w:r>
              <w:rPr>
                <w:noProof/>
                <w:webHidden/>
              </w:rPr>
            </w:r>
            <w:r>
              <w:rPr>
                <w:noProof/>
                <w:webHidden/>
              </w:rPr>
              <w:fldChar w:fldCharType="separate"/>
            </w:r>
            <w:r>
              <w:rPr>
                <w:noProof/>
                <w:webHidden/>
              </w:rPr>
              <w:t>24</w:t>
            </w:r>
            <w:r>
              <w:rPr>
                <w:noProof/>
                <w:webHidden/>
              </w:rPr>
              <w:fldChar w:fldCharType="end"/>
            </w:r>
          </w:hyperlink>
        </w:p>
        <w:p w14:paraId="2E8FC241" w14:textId="5FC2F664" w:rsidR="00DF7147" w:rsidRDefault="00DF7147">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29775476" w:history="1">
            <w:r w:rsidRPr="00B3467E">
              <w:rPr>
                <w:rStyle w:val="Hyperlink"/>
                <w:noProof/>
              </w:rPr>
              <w:t>4.3</w:t>
            </w:r>
            <w:r>
              <w:rPr>
                <w:rFonts w:eastAsiaTheme="minorEastAsia" w:cstheme="minorBidi"/>
                <w:smallCaps w:val="0"/>
                <w:noProof/>
                <w:kern w:val="2"/>
                <w:sz w:val="24"/>
                <w:szCs w:val="24"/>
                <w:lang w:val="en-GB" w:eastAsia="en-GB"/>
                <w14:ligatures w14:val="standardContextual"/>
              </w:rPr>
              <w:tab/>
            </w:r>
            <w:r w:rsidRPr="00B3467E">
              <w:rPr>
                <w:rStyle w:val="Hyperlink"/>
                <w:noProof/>
              </w:rPr>
              <w:t>Benutzeroberfläche und Zugriff</w:t>
            </w:r>
            <w:r>
              <w:rPr>
                <w:noProof/>
                <w:webHidden/>
              </w:rPr>
              <w:tab/>
            </w:r>
            <w:r>
              <w:rPr>
                <w:noProof/>
                <w:webHidden/>
              </w:rPr>
              <w:fldChar w:fldCharType="begin"/>
            </w:r>
            <w:r>
              <w:rPr>
                <w:noProof/>
                <w:webHidden/>
              </w:rPr>
              <w:instrText xml:space="preserve"> PAGEREF _Toc229775476 \h </w:instrText>
            </w:r>
            <w:r>
              <w:rPr>
                <w:noProof/>
                <w:webHidden/>
              </w:rPr>
            </w:r>
            <w:r>
              <w:rPr>
                <w:noProof/>
                <w:webHidden/>
              </w:rPr>
              <w:fldChar w:fldCharType="separate"/>
            </w:r>
            <w:r>
              <w:rPr>
                <w:noProof/>
                <w:webHidden/>
              </w:rPr>
              <w:t>24</w:t>
            </w:r>
            <w:r>
              <w:rPr>
                <w:noProof/>
                <w:webHidden/>
              </w:rPr>
              <w:fldChar w:fldCharType="end"/>
            </w:r>
          </w:hyperlink>
        </w:p>
        <w:p w14:paraId="5C1BF3B4" w14:textId="416872FD" w:rsidR="00DF7147" w:rsidRDefault="00DF7147">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29775477" w:history="1">
            <w:r w:rsidRPr="00B3467E">
              <w:rPr>
                <w:rStyle w:val="Hyperlink"/>
                <w:noProof/>
              </w:rPr>
              <w:t>4.4</w:t>
            </w:r>
            <w:r>
              <w:rPr>
                <w:rFonts w:eastAsiaTheme="minorEastAsia" w:cstheme="minorBidi"/>
                <w:smallCaps w:val="0"/>
                <w:noProof/>
                <w:kern w:val="2"/>
                <w:sz w:val="24"/>
                <w:szCs w:val="24"/>
                <w:lang w:val="en-GB" w:eastAsia="en-GB"/>
                <w14:ligatures w14:val="standardContextual"/>
              </w:rPr>
              <w:tab/>
            </w:r>
            <w:r w:rsidRPr="00B3467E">
              <w:rPr>
                <w:rStyle w:val="Hyperlink"/>
                <w:noProof/>
              </w:rPr>
              <w:t>Datenexport und Schnittstellen</w:t>
            </w:r>
            <w:r>
              <w:rPr>
                <w:noProof/>
                <w:webHidden/>
              </w:rPr>
              <w:tab/>
            </w:r>
            <w:r>
              <w:rPr>
                <w:noProof/>
                <w:webHidden/>
              </w:rPr>
              <w:fldChar w:fldCharType="begin"/>
            </w:r>
            <w:r>
              <w:rPr>
                <w:noProof/>
                <w:webHidden/>
              </w:rPr>
              <w:instrText xml:space="preserve"> PAGEREF _Toc229775477 \h </w:instrText>
            </w:r>
            <w:r>
              <w:rPr>
                <w:noProof/>
                <w:webHidden/>
              </w:rPr>
            </w:r>
            <w:r>
              <w:rPr>
                <w:noProof/>
                <w:webHidden/>
              </w:rPr>
              <w:fldChar w:fldCharType="separate"/>
            </w:r>
            <w:r>
              <w:rPr>
                <w:noProof/>
                <w:webHidden/>
              </w:rPr>
              <w:t>24</w:t>
            </w:r>
            <w:r>
              <w:rPr>
                <w:noProof/>
                <w:webHidden/>
              </w:rPr>
              <w:fldChar w:fldCharType="end"/>
            </w:r>
          </w:hyperlink>
        </w:p>
        <w:p w14:paraId="37613428" w14:textId="0B6D0847" w:rsidR="00DF7147" w:rsidRDefault="00DF7147">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29775478" w:history="1">
            <w:r w:rsidRPr="00B3467E">
              <w:rPr>
                <w:rStyle w:val="Hyperlink"/>
                <w:noProof/>
              </w:rPr>
              <w:t>4.5</w:t>
            </w:r>
            <w:r>
              <w:rPr>
                <w:rFonts w:eastAsiaTheme="minorEastAsia" w:cstheme="minorBidi"/>
                <w:smallCaps w:val="0"/>
                <w:noProof/>
                <w:kern w:val="2"/>
                <w:sz w:val="24"/>
                <w:szCs w:val="24"/>
                <w:lang w:val="en-GB" w:eastAsia="en-GB"/>
                <w14:ligatures w14:val="standardContextual"/>
              </w:rPr>
              <w:tab/>
            </w:r>
            <w:r w:rsidRPr="00B3467E">
              <w:rPr>
                <w:rStyle w:val="Hyperlink"/>
                <w:noProof/>
              </w:rPr>
              <w:t>Aufbewahrung historischer Daten</w:t>
            </w:r>
            <w:r>
              <w:rPr>
                <w:noProof/>
                <w:webHidden/>
              </w:rPr>
              <w:tab/>
            </w:r>
            <w:r>
              <w:rPr>
                <w:noProof/>
                <w:webHidden/>
              </w:rPr>
              <w:fldChar w:fldCharType="begin"/>
            </w:r>
            <w:r>
              <w:rPr>
                <w:noProof/>
                <w:webHidden/>
              </w:rPr>
              <w:instrText xml:space="preserve"> PAGEREF _Toc229775478 \h </w:instrText>
            </w:r>
            <w:r>
              <w:rPr>
                <w:noProof/>
                <w:webHidden/>
              </w:rPr>
            </w:r>
            <w:r>
              <w:rPr>
                <w:noProof/>
                <w:webHidden/>
              </w:rPr>
              <w:fldChar w:fldCharType="separate"/>
            </w:r>
            <w:r>
              <w:rPr>
                <w:noProof/>
                <w:webHidden/>
              </w:rPr>
              <w:t>25</w:t>
            </w:r>
            <w:r>
              <w:rPr>
                <w:noProof/>
                <w:webHidden/>
              </w:rPr>
              <w:fldChar w:fldCharType="end"/>
            </w:r>
          </w:hyperlink>
        </w:p>
        <w:p w14:paraId="271AAE5C" w14:textId="5A43DD20" w:rsidR="00DF7147" w:rsidRDefault="00DF7147">
          <w:pPr>
            <w:pStyle w:val="TOC1"/>
            <w:rPr>
              <w:rFonts w:eastAsiaTheme="minorEastAsia" w:cstheme="minorBidi"/>
              <w:b w:val="0"/>
              <w:bCs w:val="0"/>
              <w:caps w:val="0"/>
              <w:noProof/>
              <w:kern w:val="2"/>
              <w:sz w:val="24"/>
              <w:szCs w:val="24"/>
              <w:lang w:val="en-GB" w:eastAsia="en-GB"/>
              <w14:ligatures w14:val="standardContextual"/>
            </w:rPr>
          </w:pPr>
          <w:hyperlink w:anchor="_Toc229775479" w:history="1">
            <w:r w:rsidRPr="00B3467E">
              <w:rPr>
                <w:rStyle w:val="Hyperlink"/>
                <w:noProof/>
                <w:lang w:eastAsia="ja-JP"/>
              </w:rPr>
              <w:t>5</w:t>
            </w:r>
            <w:r>
              <w:rPr>
                <w:rFonts w:eastAsiaTheme="minorEastAsia" w:cstheme="minorBidi"/>
                <w:b w:val="0"/>
                <w:bCs w:val="0"/>
                <w:caps w:val="0"/>
                <w:noProof/>
                <w:kern w:val="2"/>
                <w:sz w:val="24"/>
                <w:szCs w:val="24"/>
                <w:lang w:val="en-GB" w:eastAsia="en-GB"/>
                <w14:ligatures w14:val="standardContextual"/>
              </w:rPr>
              <w:tab/>
            </w:r>
            <w:r w:rsidRPr="00B3467E">
              <w:rPr>
                <w:rStyle w:val="Hyperlink"/>
                <w:noProof/>
                <w:lang w:eastAsia="ja-JP"/>
              </w:rPr>
              <w:t>Netzwerkarchitektur</w:t>
            </w:r>
            <w:r>
              <w:rPr>
                <w:noProof/>
                <w:webHidden/>
              </w:rPr>
              <w:tab/>
            </w:r>
            <w:r>
              <w:rPr>
                <w:noProof/>
                <w:webHidden/>
              </w:rPr>
              <w:fldChar w:fldCharType="begin"/>
            </w:r>
            <w:r>
              <w:rPr>
                <w:noProof/>
                <w:webHidden/>
              </w:rPr>
              <w:instrText xml:space="preserve"> PAGEREF _Toc229775479 \h </w:instrText>
            </w:r>
            <w:r>
              <w:rPr>
                <w:noProof/>
                <w:webHidden/>
              </w:rPr>
            </w:r>
            <w:r>
              <w:rPr>
                <w:noProof/>
                <w:webHidden/>
              </w:rPr>
              <w:fldChar w:fldCharType="separate"/>
            </w:r>
            <w:r>
              <w:rPr>
                <w:noProof/>
                <w:webHidden/>
              </w:rPr>
              <w:t>25</w:t>
            </w:r>
            <w:r>
              <w:rPr>
                <w:noProof/>
                <w:webHidden/>
              </w:rPr>
              <w:fldChar w:fldCharType="end"/>
            </w:r>
          </w:hyperlink>
        </w:p>
        <w:p w14:paraId="459FD25E" w14:textId="6A9CA6BB" w:rsidR="00DF7147" w:rsidRDefault="00DF7147">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29775480" w:history="1">
            <w:r w:rsidRPr="00B3467E">
              <w:rPr>
                <w:rStyle w:val="Hyperlink"/>
                <w:noProof/>
              </w:rPr>
              <w:t>5.1</w:t>
            </w:r>
            <w:r>
              <w:rPr>
                <w:rFonts w:eastAsiaTheme="minorEastAsia" w:cstheme="minorBidi"/>
                <w:smallCaps w:val="0"/>
                <w:noProof/>
                <w:kern w:val="2"/>
                <w:sz w:val="24"/>
                <w:szCs w:val="24"/>
                <w:lang w:val="en-GB" w:eastAsia="en-GB"/>
                <w14:ligatures w14:val="standardContextual"/>
              </w:rPr>
              <w:tab/>
            </w:r>
            <w:r w:rsidRPr="00B3467E">
              <w:rPr>
                <w:rStyle w:val="Hyperlink"/>
                <w:noProof/>
              </w:rPr>
              <w:t>Beschreibung</w:t>
            </w:r>
            <w:r>
              <w:rPr>
                <w:noProof/>
                <w:webHidden/>
              </w:rPr>
              <w:tab/>
            </w:r>
            <w:r>
              <w:rPr>
                <w:noProof/>
                <w:webHidden/>
              </w:rPr>
              <w:fldChar w:fldCharType="begin"/>
            </w:r>
            <w:r>
              <w:rPr>
                <w:noProof/>
                <w:webHidden/>
              </w:rPr>
              <w:instrText xml:space="preserve"> PAGEREF _Toc229775480 \h </w:instrText>
            </w:r>
            <w:r>
              <w:rPr>
                <w:noProof/>
                <w:webHidden/>
              </w:rPr>
            </w:r>
            <w:r>
              <w:rPr>
                <w:noProof/>
                <w:webHidden/>
              </w:rPr>
              <w:fldChar w:fldCharType="separate"/>
            </w:r>
            <w:r>
              <w:rPr>
                <w:noProof/>
                <w:webHidden/>
              </w:rPr>
              <w:t>25</w:t>
            </w:r>
            <w:r>
              <w:rPr>
                <w:noProof/>
                <w:webHidden/>
              </w:rPr>
              <w:fldChar w:fldCharType="end"/>
            </w:r>
          </w:hyperlink>
        </w:p>
        <w:p w14:paraId="1F563CE9" w14:textId="408FCC41"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81" w:history="1">
            <w:r w:rsidRPr="00B3467E">
              <w:rPr>
                <w:rStyle w:val="Hyperlink"/>
                <w:noProof/>
                <w:lang w:val="de-DE" w:eastAsia="ja-JP" w:bidi="th-TH"/>
              </w:rPr>
              <w:t>5.1.1</w:t>
            </w:r>
            <w:r>
              <w:rPr>
                <w:rFonts w:eastAsiaTheme="minorEastAsia" w:cstheme="minorBidi"/>
                <w:iCs w:val="0"/>
                <w:noProof/>
                <w:kern w:val="2"/>
                <w:sz w:val="24"/>
                <w:szCs w:val="24"/>
                <w:lang w:val="en-GB" w:eastAsia="en-GB"/>
                <w14:ligatures w14:val="standardContextual"/>
              </w:rPr>
              <w:tab/>
            </w:r>
            <w:r w:rsidRPr="00B3467E">
              <w:rPr>
                <w:rStyle w:val="Hyperlink"/>
                <w:noProof/>
                <w:lang w:val="de-DE" w:eastAsia="ja-JP" w:bidi="th-TH"/>
              </w:rPr>
              <w:t>Router</w:t>
            </w:r>
            <w:r>
              <w:rPr>
                <w:noProof/>
                <w:webHidden/>
              </w:rPr>
              <w:tab/>
            </w:r>
            <w:r>
              <w:rPr>
                <w:noProof/>
                <w:webHidden/>
              </w:rPr>
              <w:fldChar w:fldCharType="begin"/>
            </w:r>
            <w:r>
              <w:rPr>
                <w:noProof/>
                <w:webHidden/>
              </w:rPr>
              <w:instrText xml:space="preserve"> PAGEREF _Toc229775481 \h </w:instrText>
            </w:r>
            <w:r>
              <w:rPr>
                <w:noProof/>
                <w:webHidden/>
              </w:rPr>
            </w:r>
            <w:r>
              <w:rPr>
                <w:noProof/>
                <w:webHidden/>
              </w:rPr>
              <w:fldChar w:fldCharType="separate"/>
            </w:r>
            <w:r>
              <w:rPr>
                <w:noProof/>
                <w:webHidden/>
              </w:rPr>
              <w:t>25</w:t>
            </w:r>
            <w:r>
              <w:rPr>
                <w:noProof/>
                <w:webHidden/>
              </w:rPr>
              <w:fldChar w:fldCharType="end"/>
            </w:r>
          </w:hyperlink>
        </w:p>
        <w:p w14:paraId="4A6B8B8A" w14:textId="5D84E0B0"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82" w:history="1">
            <w:r w:rsidRPr="00B3467E">
              <w:rPr>
                <w:rStyle w:val="Hyperlink"/>
                <w:noProof/>
                <w:lang w:val="de-DE" w:eastAsia="ja-JP" w:bidi="th-TH"/>
              </w:rPr>
              <w:t>5.1.2</w:t>
            </w:r>
            <w:r>
              <w:rPr>
                <w:rFonts w:eastAsiaTheme="minorEastAsia" w:cstheme="minorBidi"/>
                <w:iCs w:val="0"/>
                <w:noProof/>
                <w:kern w:val="2"/>
                <w:sz w:val="24"/>
                <w:szCs w:val="24"/>
                <w:lang w:val="en-GB" w:eastAsia="en-GB"/>
                <w14:ligatures w14:val="standardContextual"/>
              </w:rPr>
              <w:tab/>
            </w:r>
            <w:r w:rsidRPr="00B3467E">
              <w:rPr>
                <w:rStyle w:val="Hyperlink"/>
                <w:noProof/>
                <w:lang w:val="de-DE" w:eastAsia="ja-JP" w:bidi="th-TH"/>
              </w:rPr>
              <w:t>Server</w:t>
            </w:r>
            <w:r>
              <w:rPr>
                <w:noProof/>
                <w:webHidden/>
              </w:rPr>
              <w:tab/>
            </w:r>
            <w:r>
              <w:rPr>
                <w:noProof/>
                <w:webHidden/>
              </w:rPr>
              <w:fldChar w:fldCharType="begin"/>
            </w:r>
            <w:r>
              <w:rPr>
                <w:noProof/>
                <w:webHidden/>
              </w:rPr>
              <w:instrText xml:space="preserve"> PAGEREF _Toc229775482 \h </w:instrText>
            </w:r>
            <w:r>
              <w:rPr>
                <w:noProof/>
                <w:webHidden/>
              </w:rPr>
            </w:r>
            <w:r>
              <w:rPr>
                <w:noProof/>
                <w:webHidden/>
              </w:rPr>
              <w:fldChar w:fldCharType="separate"/>
            </w:r>
            <w:r>
              <w:rPr>
                <w:noProof/>
                <w:webHidden/>
              </w:rPr>
              <w:t>25</w:t>
            </w:r>
            <w:r>
              <w:rPr>
                <w:noProof/>
                <w:webHidden/>
              </w:rPr>
              <w:fldChar w:fldCharType="end"/>
            </w:r>
          </w:hyperlink>
        </w:p>
        <w:p w14:paraId="1AD4FF42" w14:textId="733DA5D2"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83" w:history="1">
            <w:r w:rsidRPr="00B3467E">
              <w:rPr>
                <w:rStyle w:val="Hyperlink"/>
                <w:noProof/>
                <w:lang w:val="de-DE" w:eastAsia="ja-JP" w:bidi="th-TH"/>
              </w:rPr>
              <w:t>5.1.3</w:t>
            </w:r>
            <w:r>
              <w:rPr>
                <w:rFonts w:eastAsiaTheme="minorEastAsia" w:cstheme="minorBidi"/>
                <w:iCs w:val="0"/>
                <w:noProof/>
                <w:kern w:val="2"/>
                <w:sz w:val="24"/>
                <w:szCs w:val="24"/>
                <w:lang w:val="en-GB" w:eastAsia="en-GB"/>
                <w14:ligatures w14:val="standardContextual"/>
              </w:rPr>
              <w:tab/>
            </w:r>
            <w:r w:rsidRPr="00B3467E">
              <w:rPr>
                <w:rStyle w:val="Hyperlink"/>
                <w:noProof/>
                <w:lang w:val="de-DE" w:eastAsia="ja-JP" w:bidi="th-TH"/>
              </w:rPr>
              <w:t>Firewall</w:t>
            </w:r>
            <w:r>
              <w:rPr>
                <w:noProof/>
                <w:webHidden/>
              </w:rPr>
              <w:tab/>
            </w:r>
            <w:r>
              <w:rPr>
                <w:noProof/>
                <w:webHidden/>
              </w:rPr>
              <w:fldChar w:fldCharType="begin"/>
            </w:r>
            <w:r>
              <w:rPr>
                <w:noProof/>
                <w:webHidden/>
              </w:rPr>
              <w:instrText xml:space="preserve"> PAGEREF _Toc229775483 \h </w:instrText>
            </w:r>
            <w:r>
              <w:rPr>
                <w:noProof/>
                <w:webHidden/>
              </w:rPr>
            </w:r>
            <w:r>
              <w:rPr>
                <w:noProof/>
                <w:webHidden/>
              </w:rPr>
              <w:fldChar w:fldCharType="separate"/>
            </w:r>
            <w:r>
              <w:rPr>
                <w:noProof/>
                <w:webHidden/>
              </w:rPr>
              <w:t>26</w:t>
            </w:r>
            <w:r>
              <w:rPr>
                <w:noProof/>
                <w:webHidden/>
              </w:rPr>
              <w:fldChar w:fldCharType="end"/>
            </w:r>
          </w:hyperlink>
        </w:p>
        <w:p w14:paraId="78513D72" w14:textId="2DD31293" w:rsidR="00DF7147" w:rsidRDefault="00DF7147">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29775484" w:history="1">
            <w:r w:rsidRPr="00B3467E">
              <w:rPr>
                <w:rStyle w:val="Hyperlink"/>
                <w:noProof/>
              </w:rPr>
              <w:t>5.2</w:t>
            </w:r>
            <w:r>
              <w:rPr>
                <w:rFonts w:eastAsiaTheme="minorEastAsia" w:cstheme="minorBidi"/>
                <w:smallCaps w:val="0"/>
                <w:noProof/>
                <w:kern w:val="2"/>
                <w:sz w:val="24"/>
                <w:szCs w:val="24"/>
                <w:lang w:val="en-GB" w:eastAsia="en-GB"/>
                <w14:ligatures w14:val="standardContextual"/>
              </w:rPr>
              <w:tab/>
            </w:r>
            <w:r w:rsidRPr="00B3467E">
              <w:rPr>
                <w:rStyle w:val="Hyperlink"/>
                <w:noProof/>
              </w:rPr>
              <w:t>IP-Schema</w:t>
            </w:r>
            <w:r>
              <w:rPr>
                <w:noProof/>
                <w:webHidden/>
              </w:rPr>
              <w:tab/>
            </w:r>
            <w:r>
              <w:rPr>
                <w:noProof/>
                <w:webHidden/>
              </w:rPr>
              <w:fldChar w:fldCharType="begin"/>
            </w:r>
            <w:r>
              <w:rPr>
                <w:noProof/>
                <w:webHidden/>
              </w:rPr>
              <w:instrText xml:space="preserve"> PAGEREF _Toc229775484 \h </w:instrText>
            </w:r>
            <w:r>
              <w:rPr>
                <w:noProof/>
                <w:webHidden/>
              </w:rPr>
            </w:r>
            <w:r>
              <w:rPr>
                <w:noProof/>
                <w:webHidden/>
              </w:rPr>
              <w:fldChar w:fldCharType="separate"/>
            </w:r>
            <w:r>
              <w:rPr>
                <w:noProof/>
                <w:webHidden/>
              </w:rPr>
              <w:t>26</w:t>
            </w:r>
            <w:r>
              <w:rPr>
                <w:noProof/>
                <w:webHidden/>
              </w:rPr>
              <w:fldChar w:fldCharType="end"/>
            </w:r>
          </w:hyperlink>
        </w:p>
        <w:p w14:paraId="5FAF40A3" w14:textId="5CBB8E47"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85" w:history="1">
            <w:r w:rsidRPr="00B3467E">
              <w:rPr>
                <w:rStyle w:val="Hyperlink"/>
                <w:noProof/>
                <w:lang w:val="de-DE" w:eastAsia="ja-JP" w:bidi="th-TH"/>
              </w:rPr>
              <w:t>5.2.1</w:t>
            </w:r>
            <w:r>
              <w:rPr>
                <w:rFonts w:eastAsiaTheme="minorEastAsia" w:cstheme="minorBidi"/>
                <w:iCs w:val="0"/>
                <w:noProof/>
                <w:kern w:val="2"/>
                <w:sz w:val="24"/>
                <w:szCs w:val="24"/>
                <w:lang w:val="en-GB" w:eastAsia="en-GB"/>
                <w14:ligatures w14:val="standardContextual"/>
              </w:rPr>
              <w:tab/>
            </w:r>
            <w:r w:rsidRPr="00B3467E">
              <w:rPr>
                <w:rStyle w:val="Hyperlink"/>
                <w:noProof/>
                <w:lang w:val="de-DE" w:eastAsia="ja-JP" w:bidi="th-TH"/>
              </w:rPr>
              <w:t>Nomad VLAN</w:t>
            </w:r>
            <w:r>
              <w:rPr>
                <w:noProof/>
                <w:webHidden/>
              </w:rPr>
              <w:tab/>
            </w:r>
            <w:r>
              <w:rPr>
                <w:noProof/>
                <w:webHidden/>
              </w:rPr>
              <w:fldChar w:fldCharType="begin"/>
            </w:r>
            <w:r>
              <w:rPr>
                <w:noProof/>
                <w:webHidden/>
              </w:rPr>
              <w:instrText xml:space="preserve"> PAGEREF _Toc229775485 \h </w:instrText>
            </w:r>
            <w:r>
              <w:rPr>
                <w:noProof/>
                <w:webHidden/>
              </w:rPr>
            </w:r>
            <w:r>
              <w:rPr>
                <w:noProof/>
                <w:webHidden/>
              </w:rPr>
              <w:fldChar w:fldCharType="separate"/>
            </w:r>
            <w:r>
              <w:rPr>
                <w:noProof/>
                <w:webHidden/>
              </w:rPr>
              <w:t>26</w:t>
            </w:r>
            <w:r>
              <w:rPr>
                <w:noProof/>
                <w:webHidden/>
              </w:rPr>
              <w:fldChar w:fldCharType="end"/>
            </w:r>
          </w:hyperlink>
        </w:p>
        <w:p w14:paraId="614FA1BA" w14:textId="2ABE03B8"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86" w:history="1">
            <w:r w:rsidRPr="00B3467E">
              <w:rPr>
                <w:rStyle w:val="Hyperlink"/>
                <w:noProof/>
                <w:lang w:val="de-DE" w:eastAsia="ja-JP" w:bidi="th-TH"/>
              </w:rPr>
              <w:t>5.2.2</w:t>
            </w:r>
            <w:r>
              <w:rPr>
                <w:rFonts w:eastAsiaTheme="minorEastAsia" w:cstheme="minorBidi"/>
                <w:iCs w:val="0"/>
                <w:noProof/>
                <w:kern w:val="2"/>
                <w:sz w:val="24"/>
                <w:szCs w:val="24"/>
                <w:lang w:val="en-GB" w:eastAsia="en-GB"/>
                <w14:ligatures w14:val="standardContextual"/>
              </w:rPr>
              <w:tab/>
            </w:r>
            <w:r w:rsidRPr="00B3467E">
              <w:rPr>
                <w:rStyle w:val="Hyperlink"/>
                <w:noProof/>
                <w:lang w:val="de-DE" w:eastAsia="ja-JP" w:bidi="th-TH"/>
              </w:rPr>
              <w:t>Stadler VLAN</w:t>
            </w:r>
            <w:r>
              <w:rPr>
                <w:noProof/>
                <w:webHidden/>
              </w:rPr>
              <w:tab/>
            </w:r>
            <w:r>
              <w:rPr>
                <w:noProof/>
                <w:webHidden/>
              </w:rPr>
              <w:fldChar w:fldCharType="begin"/>
            </w:r>
            <w:r>
              <w:rPr>
                <w:noProof/>
                <w:webHidden/>
              </w:rPr>
              <w:instrText xml:space="preserve"> PAGEREF _Toc229775486 \h </w:instrText>
            </w:r>
            <w:r>
              <w:rPr>
                <w:noProof/>
                <w:webHidden/>
              </w:rPr>
            </w:r>
            <w:r>
              <w:rPr>
                <w:noProof/>
                <w:webHidden/>
              </w:rPr>
              <w:fldChar w:fldCharType="separate"/>
            </w:r>
            <w:r>
              <w:rPr>
                <w:noProof/>
                <w:webHidden/>
              </w:rPr>
              <w:t>26</w:t>
            </w:r>
            <w:r>
              <w:rPr>
                <w:noProof/>
                <w:webHidden/>
              </w:rPr>
              <w:fldChar w:fldCharType="end"/>
            </w:r>
          </w:hyperlink>
        </w:p>
        <w:p w14:paraId="46FC47B8" w14:textId="0CA7895D" w:rsidR="00DF7147" w:rsidRDefault="00DF7147">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29775487" w:history="1">
            <w:r w:rsidRPr="00B3467E">
              <w:rPr>
                <w:rStyle w:val="Hyperlink"/>
                <w:noProof/>
              </w:rPr>
              <w:t>5.3</w:t>
            </w:r>
            <w:r>
              <w:rPr>
                <w:rFonts w:eastAsiaTheme="minorEastAsia" w:cstheme="minorBidi"/>
                <w:smallCaps w:val="0"/>
                <w:noProof/>
                <w:kern w:val="2"/>
                <w:sz w:val="24"/>
                <w:szCs w:val="24"/>
                <w:lang w:val="en-GB" w:eastAsia="en-GB"/>
                <w14:ligatures w14:val="standardContextual"/>
              </w:rPr>
              <w:tab/>
            </w:r>
            <w:r w:rsidRPr="00B3467E">
              <w:rPr>
                <w:rStyle w:val="Hyperlink"/>
                <w:noProof/>
              </w:rPr>
              <w:t>Switchportbelegung</w:t>
            </w:r>
            <w:r>
              <w:rPr>
                <w:noProof/>
                <w:webHidden/>
              </w:rPr>
              <w:tab/>
            </w:r>
            <w:r>
              <w:rPr>
                <w:noProof/>
                <w:webHidden/>
              </w:rPr>
              <w:fldChar w:fldCharType="begin"/>
            </w:r>
            <w:r>
              <w:rPr>
                <w:noProof/>
                <w:webHidden/>
              </w:rPr>
              <w:instrText xml:space="preserve"> PAGEREF _Toc229775487 \h </w:instrText>
            </w:r>
            <w:r>
              <w:rPr>
                <w:noProof/>
                <w:webHidden/>
              </w:rPr>
            </w:r>
            <w:r>
              <w:rPr>
                <w:noProof/>
                <w:webHidden/>
              </w:rPr>
              <w:fldChar w:fldCharType="separate"/>
            </w:r>
            <w:r>
              <w:rPr>
                <w:noProof/>
                <w:webHidden/>
              </w:rPr>
              <w:t>27</w:t>
            </w:r>
            <w:r>
              <w:rPr>
                <w:noProof/>
                <w:webHidden/>
              </w:rPr>
              <w:fldChar w:fldCharType="end"/>
            </w:r>
          </w:hyperlink>
        </w:p>
        <w:p w14:paraId="57582DF1" w14:textId="3E0D4ADE" w:rsidR="00DF7147" w:rsidRDefault="00DF7147">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29775488" w:history="1">
            <w:r w:rsidRPr="00B3467E">
              <w:rPr>
                <w:rStyle w:val="Hyperlink"/>
                <w:noProof/>
              </w:rPr>
              <w:t>5.4</w:t>
            </w:r>
            <w:r>
              <w:rPr>
                <w:rFonts w:eastAsiaTheme="minorEastAsia" w:cstheme="minorBidi"/>
                <w:smallCaps w:val="0"/>
                <w:noProof/>
                <w:kern w:val="2"/>
                <w:sz w:val="24"/>
                <w:szCs w:val="24"/>
                <w:lang w:val="en-GB" w:eastAsia="en-GB"/>
                <w14:ligatures w14:val="standardContextual"/>
              </w:rPr>
              <w:tab/>
            </w:r>
            <w:r w:rsidRPr="00B3467E">
              <w:rPr>
                <w:rStyle w:val="Hyperlink"/>
                <w:noProof/>
              </w:rPr>
              <w:t>Backbone (Aufbau und Verkabelung)</w:t>
            </w:r>
            <w:r>
              <w:rPr>
                <w:noProof/>
                <w:webHidden/>
              </w:rPr>
              <w:tab/>
            </w:r>
            <w:r>
              <w:rPr>
                <w:noProof/>
                <w:webHidden/>
              </w:rPr>
              <w:fldChar w:fldCharType="begin"/>
            </w:r>
            <w:r>
              <w:rPr>
                <w:noProof/>
                <w:webHidden/>
              </w:rPr>
              <w:instrText xml:space="preserve"> PAGEREF _Toc229775488 \h </w:instrText>
            </w:r>
            <w:r>
              <w:rPr>
                <w:noProof/>
                <w:webHidden/>
              </w:rPr>
            </w:r>
            <w:r>
              <w:rPr>
                <w:noProof/>
                <w:webHidden/>
              </w:rPr>
              <w:fldChar w:fldCharType="separate"/>
            </w:r>
            <w:r>
              <w:rPr>
                <w:noProof/>
                <w:webHidden/>
              </w:rPr>
              <w:t>27</w:t>
            </w:r>
            <w:r>
              <w:rPr>
                <w:noProof/>
                <w:webHidden/>
              </w:rPr>
              <w:fldChar w:fldCharType="end"/>
            </w:r>
          </w:hyperlink>
        </w:p>
        <w:p w14:paraId="6CE7570E" w14:textId="0F91022A"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89" w:history="1">
            <w:r w:rsidRPr="00B3467E">
              <w:rPr>
                <w:rStyle w:val="Hyperlink"/>
                <w:noProof/>
                <w:lang w:val="de-DE" w:eastAsia="ja-JP" w:bidi="th-TH"/>
              </w:rPr>
              <w:t>5.4.1</w:t>
            </w:r>
            <w:r>
              <w:rPr>
                <w:rFonts w:eastAsiaTheme="minorEastAsia" w:cstheme="minorBidi"/>
                <w:iCs w:val="0"/>
                <w:noProof/>
                <w:kern w:val="2"/>
                <w:sz w:val="24"/>
                <w:szCs w:val="24"/>
                <w:lang w:val="en-GB" w:eastAsia="en-GB"/>
                <w14:ligatures w14:val="standardContextual"/>
              </w:rPr>
              <w:tab/>
            </w:r>
            <w:r w:rsidRPr="00B3467E">
              <w:rPr>
                <w:rStyle w:val="Hyperlink"/>
                <w:noProof/>
                <w:lang w:val="de-DE" w:eastAsia="ja-JP" w:bidi="th-TH"/>
              </w:rPr>
              <w:t>4-Teiler (nahverkehr)</w:t>
            </w:r>
            <w:r>
              <w:rPr>
                <w:noProof/>
                <w:webHidden/>
              </w:rPr>
              <w:tab/>
            </w:r>
            <w:r>
              <w:rPr>
                <w:noProof/>
                <w:webHidden/>
              </w:rPr>
              <w:fldChar w:fldCharType="begin"/>
            </w:r>
            <w:r>
              <w:rPr>
                <w:noProof/>
                <w:webHidden/>
              </w:rPr>
              <w:instrText xml:space="preserve"> PAGEREF _Toc229775489 \h </w:instrText>
            </w:r>
            <w:r>
              <w:rPr>
                <w:noProof/>
                <w:webHidden/>
              </w:rPr>
            </w:r>
            <w:r>
              <w:rPr>
                <w:noProof/>
                <w:webHidden/>
              </w:rPr>
              <w:fldChar w:fldCharType="separate"/>
            </w:r>
            <w:r>
              <w:rPr>
                <w:noProof/>
                <w:webHidden/>
              </w:rPr>
              <w:t>28</w:t>
            </w:r>
            <w:r>
              <w:rPr>
                <w:noProof/>
                <w:webHidden/>
              </w:rPr>
              <w:fldChar w:fldCharType="end"/>
            </w:r>
          </w:hyperlink>
        </w:p>
        <w:p w14:paraId="0203B27E" w14:textId="0AF4D4FF"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90" w:history="1">
            <w:r w:rsidRPr="00B3467E">
              <w:rPr>
                <w:rStyle w:val="Hyperlink"/>
                <w:noProof/>
                <w:lang w:val="de-DE" w:eastAsia="ja-JP" w:bidi="th-TH"/>
              </w:rPr>
              <w:t>5.4.2</w:t>
            </w:r>
            <w:r>
              <w:rPr>
                <w:rFonts w:eastAsiaTheme="minorEastAsia" w:cstheme="minorBidi"/>
                <w:iCs w:val="0"/>
                <w:noProof/>
                <w:kern w:val="2"/>
                <w:sz w:val="24"/>
                <w:szCs w:val="24"/>
                <w:lang w:val="en-GB" w:eastAsia="en-GB"/>
                <w14:ligatures w14:val="standardContextual"/>
              </w:rPr>
              <w:tab/>
            </w:r>
            <w:r w:rsidRPr="00B3467E">
              <w:rPr>
                <w:rStyle w:val="Hyperlink"/>
                <w:noProof/>
                <w:lang w:val="de-DE" w:eastAsia="ja-JP" w:bidi="th-TH"/>
              </w:rPr>
              <w:t>5-Teiler (Fernverkehr)</w:t>
            </w:r>
            <w:r>
              <w:rPr>
                <w:noProof/>
                <w:webHidden/>
              </w:rPr>
              <w:tab/>
            </w:r>
            <w:r>
              <w:rPr>
                <w:noProof/>
                <w:webHidden/>
              </w:rPr>
              <w:fldChar w:fldCharType="begin"/>
            </w:r>
            <w:r>
              <w:rPr>
                <w:noProof/>
                <w:webHidden/>
              </w:rPr>
              <w:instrText xml:space="preserve"> PAGEREF _Toc229775490 \h </w:instrText>
            </w:r>
            <w:r>
              <w:rPr>
                <w:noProof/>
                <w:webHidden/>
              </w:rPr>
            </w:r>
            <w:r>
              <w:rPr>
                <w:noProof/>
                <w:webHidden/>
              </w:rPr>
              <w:fldChar w:fldCharType="separate"/>
            </w:r>
            <w:r>
              <w:rPr>
                <w:noProof/>
                <w:webHidden/>
              </w:rPr>
              <w:t>28</w:t>
            </w:r>
            <w:r>
              <w:rPr>
                <w:noProof/>
                <w:webHidden/>
              </w:rPr>
              <w:fldChar w:fldCharType="end"/>
            </w:r>
          </w:hyperlink>
        </w:p>
        <w:p w14:paraId="62E34FBB" w14:textId="0FB79AFB"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91" w:history="1">
            <w:r w:rsidRPr="00B3467E">
              <w:rPr>
                <w:rStyle w:val="Hyperlink"/>
                <w:noProof/>
                <w:lang w:val="de-DE" w:eastAsia="ja-JP" w:bidi="th-TH"/>
              </w:rPr>
              <w:t>5.4.3</w:t>
            </w:r>
            <w:r>
              <w:rPr>
                <w:rFonts w:eastAsiaTheme="minorEastAsia" w:cstheme="minorBidi"/>
                <w:iCs w:val="0"/>
                <w:noProof/>
                <w:kern w:val="2"/>
                <w:sz w:val="24"/>
                <w:szCs w:val="24"/>
                <w:lang w:val="en-GB" w:eastAsia="en-GB"/>
                <w14:ligatures w14:val="standardContextual"/>
              </w:rPr>
              <w:tab/>
            </w:r>
            <w:r w:rsidRPr="00B3467E">
              <w:rPr>
                <w:rStyle w:val="Hyperlink"/>
                <w:noProof/>
                <w:lang w:val="de-DE" w:eastAsia="ja-JP" w:bidi="th-TH"/>
              </w:rPr>
              <w:t>6-teiler (nahverkehr und fernverkehr)</w:t>
            </w:r>
            <w:r>
              <w:rPr>
                <w:noProof/>
                <w:webHidden/>
              </w:rPr>
              <w:tab/>
            </w:r>
            <w:r>
              <w:rPr>
                <w:noProof/>
                <w:webHidden/>
              </w:rPr>
              <w:fldChar w:fldCharType="begin"/>
            </w:r>
            <w:r>
              <w:rPr>
                <w:noProof/>
                <w:webHidden/>
              </w:rPr>
              <w:instrText xml:space="preserve"> PAGEREF _Toc229775491 \h </w:instrText>
            </w:r>
            <w:r>
              <w:rPr>
                <w:noProof/>
                <w:webHidden/>
              </w:rPr>
            </w:r>
            <w:r>
              <w:rPr>
                <w:noProof/>
                <w:webHidden/>
              </w:rPr>
              <w:fldChar w:fldCharType="separate"/>
            </w:r>
            <w:r>
              <w:rPr>
                <w:noProof/>
                <w:webHidden/>
              </w:rPr>
              <w:t>29</w:t>
            </w:r>
            <w:r>
              <w:rPr>
                <w:noProof/>
                <w:webHidden/>
              </w:rPr>
              <w:fldChar w:fldCharType="end"/>
            </w:r>
          </w:hyperlink>
        </w:p>
        <w:p w14:paraId="4576AF79" w14:textId="3F749011"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92" w:history="1">
            <w:r w:rsidRPr="00B3467E">
              <w:rPr>
                <w:rStyle w:val="Hyperlink"/>
                <w:noProof/>
                <w:lang w:val="de-DE" w:eastAsia="ja-JP" w:bidi="th-TH"/>
              </w:rPr>
              <w:t>5.4.4</w:t>
            </w:r>
            <w:r>
              <w:rPr>
                <w:rFonts w:eastAsiaTheme="minorEastAsia" w:cstheme="minorBidi"/>
                <w:iCs w:val="0"/>
                <w:noProof/>
                <w:kern w:val="2"/>
                <w:sz w:val="24"/>
                <w:szCs w:val="24"/>
                <w:lang w:val="en-GB" w:eastAsia="en-GB"/>
                <w14:ligatures w14:val="standardContextual"/>
              </w:rPr>
              <w:tab/>
            </w:r>
            <w:r w:rsidRPr="00B3467E">
              <w:rPr>
                <w:rStyle w:val="Hyperlink"/>
                <w:noProof/>
                <w:lang w:val="de-DE" w:eastAsia="ja-JP" w:bidi="th-TH"/>
              </w:rPr>
              <w:t>accesspoint zu innenantenne</w:t>
            </w:r>
            <w:r>
              <w:rPr>
                <w:noProof/>
                <w:webHidden/>
              </w:rPr>
              <w:tab/>
            </w:r>
            <w:r>
              <w:rPr>
                <w:noProof/>
                <w:webHidden/>
              </w:rPr>
              <w:fldChar w:fldCharType="begin"/>
            </w:r>
            <w:r>
              <w:rPr>
                <w:noProof/>
                <w:webHidden/>
              </w:rPr>
              <w:instrText xml:space="preserve"> PAGEREF _Toc229775492 \h </w:instrText>
            </w:r>
            <w:r>
              <w:rPr>
                <w:noProof/>
                <w:webHidden/>
              </w:rPr>
            </w:r>
            <w:r>
              <w:rPr>
                <w:noProof/>
                <w:webHidden/>
              </w:rPr>
              <w:fldChar w:fldCharType="separate"/>
            </w:r>
            <w:r>
              <w:rPr>
                <w:noProof/>
                <w:webHidden/>
              </w:rPr>
              <w:t>29</w:t>
            </w:r>
            <w:r>
              <w:rPr>
                <w:noProof/>
                <w:webHidden/>
              </w:rPr>
              <w:fldChar w:fldCharType="end"/>
            </w:r>
          </w:hyperlink>
        </w:p>
        <w:p w14:paraId="75368D12" w14:textId="06E6E86D"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93" w:history="1">
            <w:r w:rsidRPr="00B3467E">
              <w:rPr>
                <w:rStyle w:val="Hyperlink"/>
                <w:noProof/>
                <w:lang w:val="de-DE" w:eastAsia="ja-JP" w:bidi="th-TH"/>
              </w:rPr>
              <w:t>5.4.5</w:t>
            </w:r>
            <w:r>
              <w:rPr>
                <w:rFonts w:eastAsiaTheme="minorEastAsia" w:cstheme="minorBidi"/>
                <w:iCs w:val="0"/>
                <w:noProof/>
                <w:kern w:val="2"/>
                <w:sz w:val="24"/>
                <w:szCs w:val="24"/>
                <w:lang w:val="en-GB" w:eastAsia="en-GB"/>
                <w14:ligatures w14:val="standardContextual"/>
              </w:rPr>
              <w:tab/>
            </w:r>
            <w:r w:rsidRPr="00B3467E">
              <w:rPr>
                <w:rStyle w:val="Hyperlink"/>
                <w:noProof/>
                <w:lang w:val="de-DE" w:eastAsia="ja-JP" w:bidi="th-TH"/>
              </w:rPr>
              <w:t>ccu und dachantennen verbindung</w:t>
            </w:r>
            <w:r>
              <w:rPr>
                <w:noProof/>
                <w:webHidden/>
              </w:rPr>
              <w:tab/>
            </w:r>
            <w:r>
              <w:rPr>
                <w:noProof/>
                <w:webHidden/>
              </w:rPr>
              <w:fldChar w:fldCharType="begin"/>
            </w:r>
            <w:r>
              <w:rPr>
                <w:noProof/>
                <w:webHidden/>
              </w:rPr>
              <w:instrText xml:space="preserve"> PAGEREF _Toc229775493 \h </w:instrText>
            </w:r>
            <w:r>
              <w:rPr>
                <w:noProof/>
                <w:webHidden/>
              </w:rPr>
            </w:r>
            <w:r>
              <w:rPr>
                <w:noProof/>
                <w:webHidden/>
              </w:rPr>
              <w:fldChar w:fldCharType="separate"/>
            </w:r>
            <w:r>
              <w:rPr>
                <w:noProof/>
                <w:webHidden/>
              </w:rPr>
              <w:t>30</w:t>
            </w:r>
            <w:r>
              <w:rPr>
                <w:noProof/>
                <w:webHidden/>
              </w:rPr>
              <w:fldChar w:fldCharType="end"/>
            </w:r>
          </w:hyperlink>
        </w:p>
        <w:p w14:paraId="48CEDCC1" w14:textId="406F189C" w:rsidR="00DF7147" w:rsidRDefault="00DF7147">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29775494" w:history="1">
            <w:r w:rsidRPr="00B3467E">
              <w:rPr>
                <w:rStyle w:val="Hyperlink"/>
                <w:noProof/>
              </w:rPr>
              <w:t>5.5</w:t>
            </w:r>
            <w:r>
              <w:rPr>
                <w:rFonts w:eastAsiaTheme="minorEastAsia" w:cstheme="minorBidi"/>
                <w:smallCaps w:val="0"/>
                <w:noProof/>
                <w:kern w:val="2"/>
                <w:sz w:val="24"/>
                <w:szCs w:val="24"/>
                <w:lang w:val="en-GB" w:eastAsia="en-GB"/>
                <w14:ligatures w14:val="standardContextual"/>
              </w:rPr>
              <w:tab/>
            </w:r>
            <w:r w:rsidRPr="00B3467E">
              <w:rPr>
                <w:rStyle w:val="Hyperlink"/>
                <w:noProof/>
              </w:rPr>
              <w:t>Backbone Ring-Redundanz (RSTP)</w:t>
            </w:r>
            <w:r>
              <w:rPr>
                <w:noProof/>
                <w:webHidden/>
              </w:rPr>
              <w:tab/>
            </w:r>
            <w:r>
              <w:rPr>
                <w:noProof/>
                <w:webHidden/>
              </w:rPr>
              <w:fldChar w:fldCharType="begin"/>
            </w:r>
            <w:r>
              <w:rPr>
                <w:noProof/>
                <w:webHidden/>
              </w:rPr>
              <w:instrText xml:space="preserve"> PAGEREF _Toc229775494 \h </w:instrText>
            </w:r>
            <w:r>
              <w:rPr>
                <w:noProof/>
                <w:webHidden/>
              </w:rPr>
            </w:r>
            <w:r>
              <w:rPr>
                <w:noProof/>
                <w:webHidden/>
              </w:rPr>
              <w:fldChar w:fldCharType="separate"/>
            </w:r>
            <w:r>
              <w:rPr>
                <w:noProof/>
                <w:webHidden/>
              </w:rPr>
              <w:t>31</w:t>
            </w:r>
            <w:r>
              <w:rPr>
                <w:noProof/>
                <w:webHidden/>
              </w:rPr>
              <w:fldChar w:fldCharType="end"/>
            </w:r>
          </w:hyperlink>
        </w:p>
        <w:p w14:paraId="42F7C3A3" w14:textId="5AF72759"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95" w:history="1">
            <w:r w:rsidRPr="00B3467E">
              <w:rPr>
                <w:rStyle w:val="Hyperlink"/>
                <w:noProof/>
                <w:lang w:bidi="th-TH"/>
              </w:rPr>
              <w:t>5.5.1</w:t>
            </w:r>
            <w:r>
              <w:rPr>
                <w:rFonts w:eastAsiaTheme="minorEastAsia" w:cstheme="minorBidi"/>
                <w:iCs w:val="0"/>
                <w:noProof/>
                <w:kern w:val="2"/>
                <w:sz w:val="24"/>
                <w:szCs w:val="24"/>
                <w:lang w:val="en-GB" w:eastAsia="en-GB"/>
                <w14:ligatures w14:val="standardContextual"/>
              </w:rPr>
              <w:tab/>
            </w:r>
            <w:r w:rsidRPr="00B3467E">
              <w:rPr>
                <w:rStyle w:val="Hyperlink"/>
                <w:noProof/>
                <w:lang w:bidi="th-TH"/>
              </w:rPr>
              <w:t>Priorisierung der STP-Master-Wahl</w:t>
            </w:r>
            <w:r>
              <w:rPr>
                <w:noProof/>
                <w:webHidden/>
              </w:rPr>
              <w:tab/>
            </w:r>
            <w:r>
              <w:rPr>
                <w:noProof/>
                <w:webHidden/>
              </w:rPr>
              <w:fldChar w:fldCharType="begin"/>
            </w:r>
            <w:r>
              <w:rPr>
                <w:noProof/>
                <w:webHidden/>
              </w:rPr>
              <w:instrText xml:space="preserve"> PAGEREF _Toc229775495 \h </w:instrText>
            </w:r>
            <w:r>
              <w:rPr>
                <w:noProof/>
                <w:webHidden/>
              </w:rPr>
            </w:r>
            <w:r>
              <w:rPr>
                <w:noProof/>
                <w:webHidden/>
              </w:rPr>
              <w:fldChar w:fldCharType="separate"/>
            </w:r>
            <w:r>
              <w:rPr>
                <w:noProof/>
                <w:webHidden/>
              </w:rPr>
              <w:t>31</w:t>
            </w:r>
            <w:r>
              <w:rPr>
                <w:noProof/>
                <w:webHidden/>
              </w:rPr>
              <w:fldChar w:fldCharType="end"/>
            </w:r>
          </w:hyperlink>
        </w:p>
        <w:p w14:paraId="361910CB" w14:textId="55ABEBCE"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96" w:history="1">
            <w:r w:rsidRPr="00B3467E">
              <w:rPr>
                <w:rStyle w:val="Hyperlink"/>
                <w:noProof/>
                <w:lang w:bidi="th-TH"/>
              </w:rPr>
              <w:t>5.5.2</w:t>
            </w:r>
            <w:r>
              <w:rPr>
                <w:rFonts w:eastAsiaTheme="minorEastAsia" w:cstheme="minorBidi"/>
                <w:iCs w:val="0"/>
                <w:noProof/>
                <w:kern w:val="2"/>
                <w:sz w:val="24"/>
                <w:szCs w:val="24"/>
                <w:lang w:val="en-GB" w:eastAsia="en-GB"/>
                <w14:ligatures w14:val="standardContextual"/>
              </w:rPr>
              <w:tab/>
            </w:r>
            <w:r w:rsidRPr="00B3467E">
              <w:rPr>
                <w:rStyle w:val="Hyperlink"/>
                <w:noProof/>
                <w:lang w:bidi="th-TH"/>
              </w:rPr>
              <w:t>Edge-Ports an Client-Schnittstellen</w:t>
            </w:r>
            <w:r>
              <w:rPr>
                <w:noProof/>
                <w:webHidden/>
              </w:rPr>
              <w:tab/>
            </w:r>
            <w:r>
              <w:rPr>
                <w:noProof/>
                <w:webHidden/>
              </w:rPr>
              <w:fldChar w:fldCharType="begin"/>
            </w:r>
            <w:r>
              <w:rPr>
                <w:noProof/>
                <w:webHidden/>
              </w:rPr>
              <w:instrText xml:space="preserve"> PAGEREF _Toc229775496 \h </w:instrText>
            </w:r>
            <w:r>
              <w:rPr>
                <w:noProof/>
                <w:webHidden/>
              </w:rPr>
            </w:r>
            <w:r>
              <w:rPr>
                <w:noProof/>
                <w:webHidden/>
              </w:rPr>
              <w:fldChar w:fldCharType="separate"/>
            </w:r>
            <w:r>
              <w:rPr>
                <w:noProof/>
                <w:webHidden/>
              </w:rPr>
              <w:t>31</w:t>
            </w:r>
            <w:r>
              <w:rPr>
                <w:noProof/>
                <w:webHidden/>
              </w:rPr>
              <w:fldChar w:fldCharType="end"/>
            </w:r>
          </w:hyperlink>
        </w:p>
        <w:p w14:paraId="7AA607A5" w14:textId="002E92DB"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97" w:history="1">
            <w:r w:rsidRPr="00B3467E">
              <w:rPr>
                <w:rStyle w:val="Hyperlink"/>
                <w:noProof/>
                <w:lang w:bidi="th-TH"/>
              </w:rPr>
              <w:t>5.5.3</w:t>
            </w:r>
            <w:r>
              <w:rPr>
                <w:rFonts w:eastAsiaTheme="minorEastAsia" w:cstheme="minorBidi"/>
                <w:iCs w:val="0"/>
                <w:noProof/>
                <w:kern w:val="2"/>
                <w:sz w:val="24"/>
                <w:szCs w:val="24"/>
                <w:lang w:val="en-GB" w:eastAsia="en-GB"/>
                <w14:ligatures w14:val="standardContextual"/>
              </w:rPr>
              <w:tab/>
            </w:r>
            <w:r w:rsidRPr="00B3467E">
              <w:rPr>
                <w:rStyle w:val="Hyperlink"/>
                <w:noProof/>
                <w:lang w:bidi="th-TH"/>
              </w:rPr>
              <w:t>Verhalten bei Mehrfachtraktion</w:t>
            </w:r>
            <w:r>
              <w:rPr>
                <w:noProof/>
                <w:webHidden/>
              </w:rPr>
              <w:tab/>
            </w:r>
            <w:r>
              <w:rPr>
                <w:noProof/>
                <w:webHidden/>
              </w:rPr>
              <w:fldChar w:fldCharType="begin"/>
            </w:r>
            <w:r>
              <w:rPr>
                <w:noProof/>
                <w:webHidden/>
              </w:rPr>
              <w:instrText xml:space="preserve"> PAGEREF _Toc229775497 \h </w:instrText>
            </w:r>
            <w:r>
              <w:rPr>
                <w:noProof/>
                <w:webHidden/>
              </w:rPr>
            </w:r>
            <w:r>
              <w:rPr>
                <w:noProof/>
                <w:webHidden/>
              </w:rPr>
              <w:fldChar w:fldCharType="separate"/>
            </w:r>
            <w:r>
              <w:rPr>
                <w:noProof/>
                <w:webHidden/>
              </w:rPr>
              <w:t>31</w:t>
            </w:r>
            <w:r>
              <w:rPr>
                <w:noProof/>
                <w:webHidden/>
              </w:rPr>
              <w:fldChar w:fldCharType="end"/>
            </w:r>
          </w:hyperlink>
        </w:p>
        <w:p w14:paraId="4E804538" w14:textId="2FEF869C"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98" w:history="1">
            <w:r w:rsidRPr="00B3467E">
              <w:rPr>
                <w:rStyle w:val="Hyperlink"/>
                <w:noProof/>
                <w:lang w:bidi="th-TH"/>
              </w:rPr>
              <w:t>5.5.4</w:t>
            </w:r>
            <w:r>
              <w:rPr>
                <w:rFonts w:eastAsiaTheme="minorEastAsia" w:cstheme="minorBidi"/>
                <w:iCs w:val="0"/>
                <w:noProof/>
                <w:kern w:val="2"/>
                <w:sz w:val="24"/>
                <w:szCs w:val="24"/>
                <w:lang w:val="en-GB" w:eastAsia="en-GB"/>
                <w14:ligatures w14:val="standardContextual"/>
              </w:rPr>
              <w:tab/>
            </w:r>
            <w:r w:rsidRPr="00B3467E">
              <w:rPr>
                <w:rStyle w:val="Hyperlink"/>
                <w:noProof/>
                <w:lang w:bidi="th-TH"/>
              </w:rPr>
              <w:t>Coldrelay-Bypass als Ergänzung zu RSTP</w:t>
            </w:r>
            <w:r>
              <w:rPr>
                <w:noProof/>
                <w:webHidden/>
              </w:rPr>
              <w:tab/>
            </w:r>
            <w:r>
              <w:rPr>
                <w:noProof/>
                <w:webHidden/>
              </w:rPr>
              <w:fldChar w:fldCharType="begin"/>
            </w:r>
            <w:r>
              <w:rPr>
                <w:noProof/>
                <w:webHidden/>
              </w:rPr>
              <w:instrText xml:space="preserve"> PAGEREF _Toc229775498 \h </w:instrText>
            </w:r>
            <w:r>
              <w:rPr>
                <w:noProof/>
                <w:webHidden/>
              </w:rPr>
            </w:r>
            <w:r>
              <w:rPr>
                <w:noProof/>
                <w:webHidden/>
              </w:rPr>
              <w:fldChar w:fldCharType="separate"/>
            </w:r>
            <w:r>
              <w:rPr>
                <w:noProof/>
                <w:webHidden/>
              </w:rPr>
              <w:t>31</w:t>
            </w:r>
            <w:r>
              <w:rPr>
                <w:noProof/>
                <w:webHidden/>
              </w:rPr>
              <w:fldChar w:fldCharType="end"/>
            </w:r>
          </w:hyperlink>
        </w:p>
        <w:p w14:paraId="29EC4DFC" w14:textId="485C4069" w:rsidR="00DF7147" w:rsidRDefault="00DF7147">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29775499" w:history="1">
            <w:r w:rsidRPr="00B3467E">
              <w:rPr>
                <w:rStyle w:val="Hyperlink"/>
                <w:noProof/>
              </w:rPr>
              <w:t>5.6</w:t>
            </w:r>
            <w:r>
              <w:rPr>
                <w:rFonts w:eastAsiaTheme="minorEastAsia" w:cstheme="minorBidi"/>
                <w:smallCaps w:val="0"/>
                <w:noProof/>
                <w:kern w:val="2"/>
                <w:sz w:val="24"/>
                <w:szCs w:val="24"/>
                <w:lang w:val="en-GB" w:eastAsia="en-GB"/>
                <w14:ligatures w14:val="standardContextual"/>
              </w:rPr>
              <w:tab/>
            </w:r>
            <w:r w:rsidRPr="00B3467E">
              <w:rPr>
                <w:rStyle w:val="Hyperlink"/>
                <w:noProof/>
              </w:rPr>
              <w:t>Backend</w:t>
            </w:r>
            <w:r>
              <w:rPr>
                <w:noProof/>
                <w:webHidden/>
              </w:rPr>
              <w:tab/>
            </w:r>
            <w:r>
              <w:rPr>
                <w:noProof/>
                <w:webHidden/>
              </w:rPr>
              <w:fldChar w:fldCharType="begin"/>
            </w:r>
            <w:r>
              <w:rPr>
                <w:noProof/>
                <w:webHidden/>
              </w:rPr>
              <w:instrText xml:space="preserve"> PAGEREF _Toc229775499 \h </w:instrText>
            </w:r>
            <w:r>
              <w:rPr>
                <w:noProof/>
                <w:webHidden/>
              </w:rPr>
            </w:r>
            <w:r>
              <w:rPr>
                <w:noProof/>
                <w:webHidden/>
              </w:rPr>
              <w:fldChar w:fldCharType="separate"/>
            </w:r>
            <w:r>
              <w:rPr>
                <w:noProof/>
                <w:webHidden/>
              </w:rPr>
              <w:t>32</w:t>
            </w:r>
            <w:r>
              <w:rPr>
                <w:noProof/>
                <w:webHidden/>
              </w:rPr>
              <w:fldChar w:fldCharType="end"/>
            </w:r>
          </w:hyperlink>
        </w:p>
        <w:p w14:paraId="697891D0" w14:textId="5FB426F5"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500" w:history="1">
            <w:r w:rsidRPr="00B3467E">
              <w:rPr>
                <w:rStyle w:val="Hyperlink"/>
                <w:noProof/>
                <w:lang w:val="de-DE" w:eastAsia="ja-JP" w:bidi="th-TH"/>
              </w:rPr>
              <w:t>5.6.1</w:t>
            </w:r>
            <w:r>
              <w:rPr>
                <w:rFonts w:eastAsiaTheme="minorEastAsia" w:cstheme="minorBidi"/>
                <w:iCs w:val="0"/>
                <w:noProof/>
                <w:kern w:val="2"/>
                <w:sz w:val="24"/>
                <w:szCs w:val="24"/>
                <w:lang w:val="en-GB" w:eastAsia="en-GB"/>
                <w14:ligatures w14:val="standardContextual"/>
              </w:rPr>
              <w:tab/>
            </w:r>
            <w:r w:rsidRPr="00B3467E">
              <w:rPr>
                <w:rStyle w:val="Hyperlink"/>
                <w:noProof/>
                <w:lang w:val="de-DE" w:eastAsia="ja-JP" w:bidi="th-TH"/>
              </w:rPr>
              <w:t>Netzwerkstruktur und Adressierung</w:t>
            </w:r>
            <w:r>
              <w:rPr>
                <w:noProof/>
                <w:webHidden/>
              </w:rPr>
              <w:tab/>
            </w:r>
            <w:r>
              <w:rPr>
                <w:noProof/>
                <w:webHidden/>
              </w:rPr>
              <w:fldChar w:fldCharType="begin"/>
            </w:r>
            <w:r>
              <w:rPr>
                <w:noProof/>
                <w:webHidden/>
              </w:rPr>
              <w:instrText xml:space="preserve"> PAGEREF _Toc229775500 \h </w:instrText>
            </w:r>
            <w:r>
              <w:rPr>
                <w:noProof/>
                <w:webHidden/>
              </w:rPr>
            </w:r>
            <w:r>
              <w:rPr>
                <w:noProof/>
                <w:webHidden/>
              </w:rPr>
              <w:fldChar w:fldCharType="separate"/>
            </w:r>
            <w:r>
              <w:rPr>
                <w:noProof/>
                <w:webHidden/>
              </w:rPr>
              <w:t>32</w:t>
            </w:r>
            <w:r>
              <w:rPr>
                <w:noProof/>
                <w:webHidden/>
              </w:rPr>
              <w:fldChar w:fldCharType="end"/>
            </w:r>
          </w:hyperlink>
        </w:p>
        <w:p w14:paraId="517ECD86" w14:textId="57DA4173"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501" w:history="1">
            <w:r w:rsidRPr="00B3467E">
              <w:rPr>
                <w:rStyle w:val="Hyperlink"/>
                <w:noProof/>
                <w:lang w:val="de-DE" w:eastAsia="ja-JP" w:bidi="th-TH"/>
              </w:rPr>
              <w:t>5.6.2</w:t>
            </w:r>
            <w:r>
              <w:rPr>
                <w:rFonts w:eastAsiaTheme="minorEastAsia" w:cstheme="minorBidi"/>
                <w:iCs w:val="0"/>
                <w:noProof/>
                <w:kern w:val="2"/>
                <w:sz w:val="24"/>
                <w:szCs w:val="24"/>
                <w:lang w:val="en-GB" w:eastAsia="en-GB"/>
                <w14:ligatures w14:val="standardContextual"/>
              </w:rPr>
              <w:tab/>
            </w:r>
            <w:r w:rsidRPr="00B3467E">
              <w:rPr>
                <w:rStyle w:val="Hyperlink"/>
                <w:noProof/>
                <w:lang w:val="de-DE" w:eastAsia="ja-JP" w:bidi="th-TH"/>
              </w:rPr>
              <w:t>Kapazität und Verteilung</w:t>
            </w:r>
            <w:r>
              <w:rPr>
                <w:noProof/>
                <w:webHidden/>
              </w:rPr>
              <w:tab/>
            </w:r>
            <w:r>
              <w:rPr>
                <w:noProof/>
                <w:webHidden/>
              </w:rPr>
              <w:fldChar w:fldCharType="begin"/>
            </w:r>
            <w:r>
              <w:rPr>
                <w:noProof/>
                <w:webHidden/>
              </w:rPr>
              <w:instrText xml:space="preserve"> PAGEREF _Toc229775501 \h </w:instrText>
            </w:r>
            <w:r>
              <w:rPr>
                <w:noProof/>
                <w:webHidden/>
              </w:rPr>
            </w:r>
            <w:r>
              <w:rPr>
                <w:noProof/>
                <w:webHidden/>
              </w:rPr>
              <w:fldChar w:fldCharType="separate"/>
            </w:r>
            <w:r>
              <w:rPr>
                <w:noProof/>
                <w:webHidden/>
              </w:rPr>
              <w:t>32</w:t>
            </w:r>
            <w:r>
              <w:rPr>
                <w:noProof/>
                <w:webHidden/>
              </w:rPr>
              <w:fldChar w:fldCharType="end"/>
            </w:r>
          </w:hyperlink>
        </w:p>
        <w:p w14:paraId="089F7C47" w14:textId="0664F644"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502" w:history="1">
            <w:r w:rsidRPr="00B3467E">
              <w:rPr>
                <w:rStyle w:val="Hyperlink"/>
                <w:noProof/>
                <w:lang w:val="de-DE" w:eastAsia="ja-JP" w:bidi="th-TH"/>
              </w:rPr>
              <w:t>5.6.3</w:t>
            </w:r>
            <w:r>
              <w:rPr>
                <w:rFonts w:eastAsiaTheme="minorEastAsia" w:cstheme="minorBidi"/>
                <w:iCs w:val="0"/>
                <w:noProof/>
                <w:kern w:val="2"/>
                <w:sz w:val="24"/>
                <w:szCs w:val="24"/>
                <w:lang w:val="en-GB" w:eastAsia="en-GB"/>
                <w14:ligatures w14:val="standardContextual"/>
              </w:rPr>
              <w:tab/>
            </w:r>
            <w:r w:rsidRPr="00B3467E">
              <w:rPr>
                <w:rStyle w:val="Hyperlink"/>
                <w:noProof/>
                <w:lang w:val="de-DE" w:eastAsia="ja-JP" w:bidi="th-TH"/>
              </w:rPr>
              <w:t>Gehostete Server und Dienste</w:t>
            </w:r>
            <w:r>
              <w:rPr>
                <w:noProof/>
                <w:webHidden/>
              </w:rPr>
              <w:tab/>
            </w:r>
            <w:r>
              <w:rPr>
                <w:noProof/>
                <w:webHidden/>
              </w:rPr>
              <w:fldChar w:fldCharType="begin"/>
            </w:r>
            <w:r>
              <w:rPr>
                <w:noProof/>
                <w:webHidden/>
              </w:rPr>
              <w:instrText xml:space="preserve"> PAGEREF _Toc229775502 \h </w:instrText>
            </w:r>
            <w:r>
              <w:rPr>
                <w:noProof/>
                <w:webHidden/>
              </w:rPr>
            </w:r>
            <w:r>
              <w:rPr>
                <w:noProof/>
                <w:webHidden/>
              </w:rPr>
              <w:fldChar w:fldCharType="separate"/>
            </w:r>
            <w:r>
              <w:rPr>
                <w:noProof/>
                <w:webHidden/>
              </w:rPr>
              <w:t>32</w:t>
            </w:r>
            <w:r>
              <w:rPr>
                <w:noProof/>
                <w:webHidden/>
              </w:rPr>
              <w:fldChar w:fldCharType="end"/>
            </w:r>
          </w:hyperlink>
        </w:p>
        <w:p w14:paraId="696F672A" w14:textId="70CF3400" w:rsidR="00DF7147" w:rsidRDefault="00DF7147">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29775503" w:history="1">
            <w:r w:rsidRPr="00B3467E">
              <w:rPr>
                <w:rStyle w:val="Hyperlink"/>
                <w:noProof/>
              </w:rPr>
              <w:t>5.7</w:t>
            </w:r>
            <w:r>
              <w:rPr>
                <w:rFonts w:eastAsiaTheme="minorEastAsia" w:cstheme="minorBidi"/>
                <w:smallCaps w:val="0"/>
                <w:noProof/>
                <w:kern w:val="2"/>
                <w:sz w:val="24"/>
                <w:szCs w:val="24"/>
                <w:lang w:val="en-GB" w:eastAsia="en-GB"/>
                <w14:ligatures w14:val="standardContextual"/>
              </w:rPr>
              <w:tab/>
            </w:r>
            <w:r w:rsidRPr="00B3467E">
              <w:rPr>
                <w:rStyle w:val="Hyperlink"/>
                <w:noProof/>
              </w:rPr>
              <w:t>VLANs</w:t>
            </w:r>
            <w:r>
              <w:rPr>
                <w:noProof/>
                <w:webHidden/>
              </w:rPr>
              <w:tab/>
            </w:r>
            <w:r>
              <w:rPr>
                <w:noProof/>
                <w:webHidden/>
              </w:rPr>
              <w:fldChar w:fldCharType="begin"/>
            </w:r>
            <w:r>
              <w:rPr>
                <w:noProof/>
                <w:webHidden/>
              </w:rPr>
              <w:instrText xml:space="preserve"> PAGEREF _Toc229775503 \h </w:instrText>
            </w:r>
            <w:r>
              <w:rPr>
                <w:noProof/>
                <w:webHidden/>
              </w:rPr>
            </w:r>
            <w:r>
              <w:rPr>
                <w:noProof/>
                <w:webHidden/>
              </w:rPr>
              <w:fldChar w:fldCharType="separate"/>
            </w:r>
            <w:r>
              <w:rPr>
                <w:noProof/>
                <w:webHidden/>
              </w:rPr>
              <w:t>33</w:t>
            </w:r>
            <w:r>
              <w:rPr>
                <w:noProof/>
                <w:webHidden/>
              </w:rPr>
              <w:fldChar w:fldCharType="end"/>
            </w:r>
          </w:hyperlink>
        </w:p>
        <w:p w14:paraId="71D59903" w14:textId="34DBB0E6"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504" w:history="1">
            <w:r w:rsidRPr="00B3467E">
              <w:rPr>
                <w:rStyle w:val="Hyperlink"/>
                <w:noProof/>
                <w:lang w:val="de-DE" w:eastAsia="ja-JP" w:bidi="th-TH"/>
              </w:rPr>
              <w:t>5.7.1</w:t>
            </w:r>
            <w:r>
              <w:rPr>
                <w:rFonts w:eastAsiaTheme="minorEastAsia" w:cstheme="minorBidi"/>
                <w:iCs w:val="0"/>
                <w:noProof/>
                <w:kern w:val="2"/>
                <w:sz w:val="24"/>
                <w:szCs w:val="24"/>
                <w:lang w:val="en-GB" w:eastAsia="en-GB"/>
                <w14:ligatures w14:val="standardContextual"/>
              </w:rPr>
              <w:tab/>
            </w:r>
            <w:r w:rsidRPr="00B3467E">
              <w:rPr>
                <w:rStyle w:val="Hyperlink"/>
                <w:noProof/>
                <w:lang w:val="de-DE" w:eastAsia="ja-JP" w:bidi="th-TH"/>
              </w:rPr>
              <w:t>Übersicht</w:t>
            </w:r>
            <w:r>
              <w:rPr>
                <w:noProof/>
                <w:webHidden/>
              </w:rPr>
              <w:tab/>
            </w:r>
            <w:r>
              <w:rPr>
                <w:noProof/>
                <w:webHidden/>
              </w:rPr>
              <w:fldChar w:fldCharType="begin"/>
            </w:r>
            <w:r>
              <w:rPr>
                <w:noProof/>
                <w:webHidden/>
              </w:rPr>
              <w:instrText xml:space="preserve"> PAGEREF _Toc229775504 \h </w:instrText>
            </w:r>
            <w:r>
              <w:rPr>
                <w:noProof/>
                <w:webHidden/>
              </w:rPr>
            </w:r>
            <w:r>
              <w:rPr>
                <w:noProof/>
                <w:webHidden/>
              </w:rPr>
              <w:fldChar w:fldCharType="separate"/>
            </w:r>
            <w:r>
              <w:rPr>
                <w:noProof/>
                <w:webHidden/>
              </w:rPr>
              <w:t>35</w:t>
            </w:r>
            <w:r>
              <w:rPr>
                <w:noProof/>
                <w:webHidden/>
              </w:rPr>
              <w:fldChar w:fldCharType="end"/>
            </w:r>
          </w:hyperlink>
        </w:p>
        <w:p w14:paraId="2A5BF15E" w14:textId="7F361A19" w:rsidR="00DF7147" w:rsidRDefault="00DF7147">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29775505" w:history="1">
            <w:r w:rsidRPr="00B3467E">
              <w:rPr>
                <w:rStyle w:val="Hyperlink"/>
                <w:noProof/>
              </w:rPr>
              <w:t>5.8</w:t>
            </w:r>
            <w:r>
              <w:rPr>
                <w:rFonts w:eastAsiaTheme="minorEastAsia" w:cstheme="minorBidi"/>
                <w:smallCaps w:val="0"/>
                <w:noProof/>
                <w:kern w:val="2"/>
                <w:sz w:val="24"/>
                <w:szCs w:val="24"/>
                <w:lang w:val="en-GB" w:eastAsia="en-GB"/>
                <w14:ligatures w14:val="standardContextual"/>
              </w:rPr>
              <w:tab/>
            </w:r>
            <w:r w:rsidRPr="00B3467E">
              <w:rPr>
                <w:rStyle w:val="Hyperlink"/>
                <w:noProof/>
              </w:rPr>
              <w:t>Zeit synchronisation und management</w:t>
            </w:r>
            <w:r>
              <w:rPr>
                <w:noProof/>
                <w:webHidden/>
              </w:rPr>
              <w:tab/>
            </w:r>
            <w:r>
              <w:rPr>
                <w:noProof/>
                <w:webHidden/>
              </w:rPr>
              <w:fldChar w:fldCharType="begin"/>
            </w:r>
            <w:r>
              <w:rPr>
                <w:noProof/>
                <w:webHidden/>
              </w:rPr>
              <w:instrText xml:space="preserve"> PAGEREF _Toc229775505 \h </w:instrText>
            </w:r>
            <w:r>
              <w:rPr>
                <w:noProof/>
                <w:webHidden/>
              </w:rPr>
            </w:r>
            <w:r>
              <w:rPr>
                <w:noProof/>
                <w:webHidden/>
              </w:rPr>
              <w:fldChar w:fldCharType="separate"/>
            </w:r>
            <w:r>
              <w:rPr>
                <w:noProof/>
                <w:webHidden/>
              </w:rPr>
              <w:t>36</w:t>
            </w:r>
            <w:r>
              <w:rPr>
                <w:noProof/>
                <w:webHidden/>
              </w:rPr>
              <w:fldChar w:fldCharType="end"/>
            </w:r>
          </w:hyperlink>
        </w:p>
        <w:p w14:paraId="24475E92" w14:textId="24369AA6" w:rsidR="00DF7147" w:rsidRDefault="00DF7147">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29775506" w:history="1">
            <w:r w:rsidRPr="00B3467E">
              <w:rPr>
                <w:rStyle w:val="Hyperlink"/>
                <w:noProof/>
                <w:lang w:bidi="th-TH"/>
              </w:rPr>
              <w:t>5.9</w:t>
            </w:r>
            <w:r>
              <w:rPr>
                <w:rFonts w:eastAsiaTheme="minorEastAsia" w:cstheme="minorBidi"/>
                <w:smallCaps w:val="0"/>
                <w:noProof/>
                <w:kern w:val="2"/>
                <w:sz w:val="24"/>
                <w:szCs w:val="24"/>
                <w:lang w:val="en-GB" w:eastAsia="en-GB"/>
                <w14:ligatures w14:val="standardContextual"/>
              </w:rPr>
              <w:tab/>
            </w:r>
            <w:r w:rsidRPr="00B3467E">
              <w:rPr>
                <w:rStyle w:val="Hyperlink"/>
                <w:noProof/>
                <w:lang w:bidi="th-TH"/>
              </w:rPr>
              <w:t>Routing und Internetzugang für externe Netzwerk</w:t>
            </w:r>
            <w:r>
              <w:rPr>
                <w:noProof/>
                <w:webHidden/>
              </w:rPr>
              <w:tab/>
            </w:r>
            <w:r>
              <w:rPr>
                <w:noProof/>
                <w:webHidden/>
              </w:rPr>
              <w:fldChar w:fldCharType="begin"/>
            </w:r>
            <w:r>
              <w:rPr>
                <w:noProof/>
                <w:webHidden/>
              </w:rPr>
              <w:instrText xml:space="preserve"> PAGEREF _Toc229775506 \h </w:instrText>
            </w:r>
            <w:r>
              <w:rPr>
                <w:noProof/>
                <w:webHidden/>
              </w:rPr>
            </w:r>
            <w:r>
              <w:rPr>
                <w:noProof/>
                <w:webHidden/>
              </w:rPr>
              <w:fldChar w:fldCharType="separate"/>
            </w:r>
            <w:r>
              <w:rPr>
                <w:noProof/>
                <w:webHidden/>
              </w:rPr>
              <w:t>37</w:t>
            </w:r>
            <w:r>
              <w:rPr>
                <w:noProof/>
                <w:webHidden/>
              </w:rPr>
              <w:fldChar w:fldCharType="end"/>
            </w:r>
          </w:hyperlink>
        </w:p>
        <w:p w14:paraId="6103BC16" w14:textId="33C91213"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507" w:history="1">
            <w:r w:rsidRPr="00B3467E">
              <w:rPr>
                <w:rStyle w:val="Hyperlink"/>
                <w:noProof/>
                <w:lang w:eastAsia="ja-JP" w:bidi="th-TH"/>
              </w:rPr>
              <w:t>5.9.1</w:t>
            </w:r>
            <w:r>
              <w:rPr>
                <w:rFonts w:eastAsiaTheme="minorEastAsia" w:cstheme="minorBidi"/>
                <w:iCs w:val="0"/>
                <w:noProof/>
                <w:kern w:val="2"/>
                <w:sz w:val="24"/>
                <w:szCs w:val="24"/>
                <w:lang w:val="en-GB" w:eastAsia="en-GB"/>
                <w14:ligatures w14:val="standardContextual"/>
              </w:rPr>
              <w:tab/>
            </w:r>
            <w:r w:rsidRPr="00B3467E">
              <w:rPr>
                <w:rStyle w:val="Hyperlink"/>
                <w:noProof/>
                <w:lang w:eastAsia="ja-JP" w:bidi="th-TH"/>
              </w:rPr>
              <w:t>Erlaubte Verbindungen für Stadler-Netzwerke</w:t>
            </w:r>
            <w:r>
              <w:rPr>
                <w:noProof/>
                <w:webHidden/>
              </w:rPr>
              <w:tab/>
            </w:r>
            <w:r>
              <w:rPr>
                <w:noProof/>
                <w:webHidden/>
              </w:rPr>
              <w:fldChar w:fldCharType="begin"/>
            </w:r>
            <w:r>
              <w:rPr>
                <w:noProof/>
                <w:webHidden/>
              </w:rPr>
              <w:instrText xml:space="preserve"> PAGEREF _Toc229775507 \h </w:instrText>
            </w:r>
            <w:r>
              <w:rPr>
                <w:noProof/>
                <w:webHidden/>
              </w:rPr>
            </w:r>
            <w:r>
              <w:rPr>
                <w:noProof/>
                <w:webHidden/>
              </w:rPr>
              <w:fldChar w:fldCharType="separate"/>
            </w:r>
            <w:r>
              <w:rPr>
                <w:noProof/>
                <w:webHidden/>
              </w:rPr>
              <w:t>38</w:t>
            </w:r>
            <w:r>
              <w:rPr>
                <w:noProof/>
                <w:webHidden/>
              </w:rPr>
              <w:fldChar w:fldCharType="end"/>
            </w:r>
          </w:hyperlink>
        </w:p>
        <w:p w14:paraId="675388E8" w14:textId="4BD70930" w:rsidR="00DF7147" w:rsidRDefault="00DF7147">
          <w:pPr>
            <w:pStyle w:val="TOC2"/>
            <w:tabs>
              <w:tab w:val="left" w:pos="800"/>
              <w:tab w:val="right" w:leader="dot" w:pos="9345"/>
            </w:tabs>
            <w:rPr>
              <w:rFonts w:eastAsiaTheme="minorEastAsia" w:cstheme="minorBidi"/>
              <w:smallCaps w:val="0"/>
              <w:noProof/>
              <w:kern w:val="2"/>
              <w:sz w:val="24"/>
              <w:szCs w:val="24"/>
              <w:lang w:val="en-GB" w:eastAsia="en-GB"/>
              <w14:ligatures w14:val="standardContextual"/>
            </w:rPr>
          </w:pPr>
          <w:hyperlink w:anchor="_Toc229775508" w:history="1">
            <w:r w:rsidRPr="00B3467E">
              <w:rPr>
                <w:rStyle w:val="Hyperlink"/>
                <w:noProof/>
                <w:lang w:bidi="th-TH"/>
              </w:rPr>
              <w:t>5.10</w:t>
            </w:r>
            <w:r>
              <w:rPr>
                <w:rFonts w:eastAsiaTheme="minorEastAsia" w:cstheme="minorBidi"/>
                <w:smallCaps w:val="0"/>
                <w:noProof/>
                <w:kern w:val="2"/>
                <w:sz w:val="24"/>
                <w:szCs w:val="24"/>
                <w:lang w:val="en-GB" w:eastAsia="en-GB"/>
                <w14:ligatures w14:val="standardContextual"/>
              </w:rPr>
              <w:tab/>
            </w:r>
            <w:r w:rsidRPr="00B3467E">
              <w:rPr>
                <w:rStyle w:val="Hyperlink"/>
                <w:noProof/>
                <w:lang w:bidi="th-TH"/>
              </w:rPr>
              <w:t>Multi-Traction</w:t>
            </w:r>
            <w:r>
              <w:rPr>
                <w:noProof/>
                <w:webHidden/>
              </w:rPr>
              <w:tab/>
            </w:r>
            <w:r>
              <w:rPr>
                <w:noProof/>
                <w:webHidden/>
              </w:rPr>
              <w:fldChar w:fldCharType="begin"/>
            </w:r>
            <w:r>
              <w:rPr>
                <w:noProof/>
                <w:webHidden/>
              </w:rPr>
              <w:instrText xml:space="preserve"> PAGEREF _Toc229775508 \h </w:instrText>
            </w:r>
            <w:r>
              <w:rPr>
                <w:noProof/>
                <w:webHidden/>
              </w:rPr>
            </w:r>
            <w:r>
              <w:rPr>
                <w:noProof/>
                <w:webHidden/>
              </w:rPr>
              <w:fldChar w:fldCharType="separate"/>
            </w:r>
            <w:r>
              <w:rPr>
                <w:noProof/>
                <w:webHidden/>
              </w:rPr>
              <w:t>38</w:t>
            </w:r>
            <w:r>
              <w:rPr>
                <w:noProof/>
                <w:webHidden/>
              </w:rPr>
              <w:fldChar w:fldCharType="end"/>
            </w:r>
          </w:hyperlink>
        </w:p>
        <w:p w14:paraId="0AB82239" w14:textId="717F0E50" w:rsidR="00DF7147" w:rsidRDefault="00DF7147">
          <w:pPr>
            <w:pStyle w:val="TOC3"/>
            <w:tabs>
              <w:tab w:val="left" w:pos="1400"/>
              <w:tab w:val="right" w:leader="dot" w:pos="9345"/>
            </w:tabs>
            <w:rPr>
              <w:rFonts w:eastAsiaTheme="minorEastAsia" w:cstheme="minorBidi"/>
              <w:iCs w:val="0"/>
              <w:noProof/>
              <w:kern w:val="2"/>
              <w:sz w:val="24"/>
              <w:szCs w:val="24"/>
              <w:lang w:val="en-GB" w:eastAsia="en-GB"/>
              <w14:ligatures w14:val="standardContextual"/>
            </w:rPr>
          </w:pPr>
          <w:hyperlink w:anchor="_Toc229775509" w:history="1">
            <w:r w:rsidRPr="00B3467E">
              <w:rPr>
                <w:rStyle w:val="Hyperlink"/>
                <w:noProof/>
                <w:lang w:val="de-DE" w:eastAsia="ja-JP" w:bidi="th-TH"/>
              </w:rPr>
              <w:t>5.10.1</w:t>
            </w:r>
            <w:r>
              <w:rPr>
                <w:rFonts w:eastAsiaTheme="minorEastAsia" w:cstheme="minorBidi"/>
                <w:iCs w:val="0"/>
                <w:noProof/>
                <w:kern w:val="2"/>
                <w:sz w:val="24"/>
                <w:szCs w:val="24"/>
                <w:lang w:val="en-GB" w:eastAsia="en-GB"/>
                <w14:ligatures w14:val="standardContextual"/>
              </w:rPr>
              <w:tab/>
            </w:r>
            <w:r w:rsidRPr="00B3467E">
              <w:rPr>
                <w:rStyle w:val="Hyperlink"/>
                <w:noProof/>
                <w:lang w:val="de-DE" w:eastAsia="ja-JP" w:bidi="th-TH"/>
              </w:rPr>
              <w:t>Internetzugang</w:t>
            </w:r>
            <w:r>
              <w:rPr>
                <w:noProof/>
                <w:webHidden/>
              </w:rPr>
              <w:tab/>
            </w:r>
            <w:r>
              <w:rPr>
                <w:noProof/>
                <w:webHidden/>
              </w:rPr>
              <w:fldChar w:fldCharType="begin"/>
            </w:r>
            <w:r>
              <w:rPr>
                <w:noProof/>
                <w:webHidden/>
              </w:rPr>
              <w:instrText xml:space="preserve"> PAGEREF _Toc229775509 \h </w:instrText>
            </w:r>
            <w:r>
              <w:rPr>
                <w:noProof/>
                <w:webHidden/>
              </w:rPr>
            </w:r>
            <w:r>
              <w:rPr>
                <w:noProof/>
                <w:webHidden/>
              </w:rPr>
              <w:fldChar w:fldCharType="separate"/>
            </w:r>
            <w:r>
              <w:rPr>
                <w:noProof/>
                <w:webHidden/>
              </w:rPr>
              <w:t>38</w:t>
            </w:r>
            <w:r>
              <w:rPr>
                <w:noProof/>
                <w:webHidden/>
              </w:rPr>
              <w:fldChar w:fldCharType="end"/>
            </w:r>
          </w:hyperlink>
        </w:p>
        <w:p w14:paraId="5505946F" w14:textId="036F5949" w:rsidR="00DF7147" w:rsidRDefault="00DF7147">
          <w:pPr>
            <w:pStyle w:val="TOC2"/>
            <w:tabs>
              <w:tab w:val="left" w:pos="800"/>
              <w:tab w:val="right" w:leader="dot" w:pos="9345"/>
            </w:tabs>
            <w:rPr>
              <w:rFonts w:eastAsiaTheme="minorEastAsia" w:cstheme="minorBidi"/>
              <w:smallCaps w:val="0"/>
              <w:noProof/>
              <w:kern w:val="2"/>
              <w:sz w:val="24"/>
              <w:szCs w:val="24"/>
              <w:lang w:val="en-GB" w:eastAsia="en-GB"/>
              <w14:ligatures w14:val="standardContextual"/>
            </w:rPr>
          </w:pPr>
          <w:hyperlink w:anchor="_Toc229775510" w:history="1">
            <w:r w:rsidRPr="00B3467E">
              <w:rPr>
                <w:rStyle w:val="Hyperlink"/>
                <w:noProof/>
                <w:lang w:bidi="th-TH"/>
              </w:rPr>
              <w:t>5.11</w:t>
            </w:r>
            <w:r>
              <w:rPr>
                <w:rFonts w:eastAsiaTheme="minorEastAsia" w:cstheme="minorBidi"/>
                <w:smallCaps w:val="0"/>
                <w:noProof/>
                <w:kern w:val="2"/>
                <w:sz w:val="24"/>
                <w:szCs w:val="24"/>
                <w:lang w:val="en-GB" w:eastAsia="en-GB"/>
                <w14:ligatures w14:val="standardContextual"/>
              </w:rPr>
              <w:tab/>
            </w:r>
            <w:r w:rsidRPr="00B3467E">
              <w:rPr>
                <w:rStyle w:val="Hyperlink"/>
                <w:noProof/>
                <w:lang w:bidi="th-TH"/>
              </w:rPr>
              <w:t>Anforderungen</w:t>
            </w:r>
            <w:r>
              <w:rPr>
                <w:noProof/>
                <w:webHidden/>
              </w:rPr>
              <w:tab/>
            </w:r>
            <w:r>
              <w:rPr>
                <w:noProof/>
                <w:webHidden/>
              </w:rPr>
              <w:fldChar w:fldCharType="begin"/>
            </w:r>
            <w:r>
              <w:rPr>
                <w:noProof/>
                <w:webHidden/>
              </w:rPr>
              <w:instrText xml:space="preserve"> PAGEREF _Toc229775510 \h </w:instrText>
            </w:r>
            <w:r>
              <w:rPr>
                <w:noProof/>
                <w:webHidden/>
              </w:rPr>
            </w:r>
            <w:r>
              <w:rPr>
                <w:noProof/>
                <w:webHidden/>
              </w:rPr>
              <w:fldChar w:fldCharType="separate"/>
            </w:r>
            <w:r>
              <w:rPr>
                <w:noProof/>
                <w:webHidden/>
              </w:rPr>
              <w:t>38</w:t>
            </w:r>
            <w:r>
              <w:rPr>
                <w:noProof/>
                <w:webHidden/>
              </w:rPr>
              <w:fldChar w:fldCharType="end"/>
            </w:r>
          </w:hyperlink>
        </w:p>
        <w:p w14:paraId="521C5B36" w14:textId="444532FD" w:rsidR="00DF7147" w:rsidRDefault="00DF7147">
          <w:pPr>
            <w:pStyle w:val="TOC1"/>
            <w:rPr>
              <w:rFonts w:eastAsiaTheme="minorEastAsia" w:cstheme="minorBidi"/>
              <w:b w:val="0"/>
              <w:bCs w:val="0"/>
              <w:caps w:val="0"/>
              <w:noProof/>
              <w:kern w:val="2"/>
              <w:sz w:val="24"/>
              <w:szCs w:val="24"/>
              <w:lang w:val="en-GB" w:eastAsia="en-GB"/>
              <w14:ligatures w14:val="standardContextual"/>
            </w:rPr>
          </w:pPr>
          <w:hyperlink w:anchor="_Toc229775511" w:history="1">
            <w:r w:rsidRPr="00B3467E">
              <w:rPr>
                <w:rStyle w:val="Hyperlink"/>
                <w:noProof/>
                <w:lang w:eastAsia="ja-JP"/>
              </w:rPr>
              <w:t>6</w:t>
            </w:r>
            <w:r>
              <w:rPr>
                <w:rFonts w:eastAsiaTheme="minorEastAsia" w:cstheme="minorBidi"/>
                <w:b w:val="0"/>
                <w:bCs w:val="0"/>
                <w:caps w:val="0"/>
                <w:noProof/>
                <w:kern w:val="2"/>
                <w:sz w:val="24"/>
                <w:szCs w:val="24"/>
                <w:lang w:val="en-GB" w:eastAsia="en-GB"/>
                <w14:ligatures w14:val="standardContextual"/>
              </w:rPr>
              <w:tab/>
            </w:r>
            <w:r w:rsidRPr="00B3467E">
              <w:rPr>
                <w:rStyle w:val="Hyperlink"/>
                <w:noProof/>
                <w:lang w:eastAsia="ja-JP"/>
              </w:rPr>
              <w:t>Hardwarekomponenten</w:t>
            </w:r>
            <w:r>
              <w:rPr>
                <w:noProof/>
                <w:webHidden/>
              </w:rPr>
              <w:tab/>
            </w:r>
            <w:r>
              <w:rPr>
                <w:noProof/>
                <w:webHidden/>
              </w:rPr>
              <w:fldChar w:fldCharType="begin"/>
            </w:r>
            <w:r>
              <w:rPr>
                <w:noProof/>
                <w:webHidden/>
              </w:rPr>
              <w:instrText xml:space="preserve"> PAGEREF _Toc229775511 \h </w:instrText>
            </w:r>
            <w:r>
              <w:rPr>
                <w:noProof/>
                <w:webHidden/>
              </w:rPr>
            </w:r>
            <w:r>
              <w:rPr>
                <w:noProof/>
                <w:webHidden/>
              </w:rPr>
              <w:fldChar w:fldCharType="separate"/>
            </w:r>
            <w:r>
              <w:rPr>
                <w:noProof/>
                <w:webHidden/>
              </w:rPr>
              <w:t>39</w:t>
            </w:r>
            <w:r>
              <w:rPr>
                <w:noProof/>
                <w:webHidden/>
              </w:rPr>
              <w:fldChar w:fldCharType="end"/>
            </w:r>
          </w:hyperlink>
        </w:p>
        <w:p w14:paraId="24E40E3F" w14:textId="035A9578" w:rsidR="00DF7147" w:rsidRDefault="00DF7147">
          <w:pPr>
            <w:pStyle w:val="TOC1"/>
            <w:rPr>
              <w:rFonts w:eastAsiaTheme="minorEastAsia" w:cstheme="minorBidi"/>
              <w:b w:val="0"/>
              <w:bCs w:val="0"/>
              <w:caps w:val="0"/>
              <w:noProof/>
              <w:kern w:val="2"/>
              <w:sz w:val="24"/>
              <w:szCs w:val="24"/>
              <w:lang w:val="en-GB" w:eastAsia="en-GB"/>
              <w14:ligatures w14:val="standardContextual"/>
            </w:rPr>
          </w:pPr>
          <w:hyperlink w:anchor="_Toc229775512" w:history="1">
            <w:r w:rsidRPr="00B3467E">
              <w:rPr>
                <w:rStyle w:val="Hyperlink"/>
                <w:noProof/>
                <w:lang w:eastAsia="ja-JP"/>
              </w:rPr>
              <w:t>7</w:t>
            </w:r>
            <w:r>
              <w:rPr>
                <w:rFonts w:eastAsiaTheme="minorEastAsia" w:cstheme="minorBidi"/>
                <w:b w:val="0"/>
                <w:bCs w:val="0"/>
                <w:caps w:val="0"/>
                <w:noProof/>
                <w:kern w:val="2"/>
                <w:sz w:val="24"/>
                <w:szCs w:val="24"/>
                <w:lang w:val="en-GB" w:eastAsia="en-GB"/>
                <w14:ligatures w14:val="standardContextual"/>
              </w:rPr>
              <w:tab/>
            </w:r>
            <w:r w:rsidRPr="00B3467E">
              <w:rPr>
                <w:rStyle w:val="Hyperlink"/>
                <w:noProof/>
                <w:lang w:eastAsia="ja-JP"/>
              </w:rPr>
              <w:t>Hardware installation</w:t>
            </w:r>
            <w:r>
              <w:rPr>
                <w:noProof/>
                <w:webHidden/>
              </w:rPr>
              <w:tab/>
            </w:r>
            <w:r>
              <w:rPr>
                <w:noProof/>
                <w:webHidden/>
              </w:rPr>
              <w:fldChar w:fldCharType="begin"/>
            </w:r>
            <w:r>
              <w:rPr>
                <w:noProof/>
                <w:webHidden/>
              </w:rPr>
              <w:instrText xml:space="preserve"> PAGEREF _Toc229775512 \h </w:instrText>
            </w:r>
            <w:r>
              <w:rPr>
                <w:noProof/>
                <w:webHidden/>
              </w:rPr>
            </w:r>
            <w:r>
              <w:rPr>
                <w:noProof/>
                <w:webHidden/>
              </w:rPr>
              <w:fldChar w:fldCharType="separate"/>
            </w:r>
            <w:r>
              <w:rPr>
                <w:noProof/>
                <w:webHidden/>
              </w:rPr>
              <w:t>40</w:t>
            </w:r>
            <w:r>
              <w:rPr>
                <w:noProof/>
                <w:webHidden/>
              </w:rPr>
              <w:fldChar w:fldCharType="end"/>
            </w:r>
          </w:hyperlink>
        </w:p>
        <w:p w14:paraId="5C034261" w14:textId="3154A872" w:rsidR="00DF7147" w:rsidRDefault="00DF7147">
          <w:pPr>
            <w:pStyle w:val="TOC1"/>
            <w:rPr>
              <w:rFonts w:eastAsiaTheme="minorEastAsia" w:cstheme="minorBidi"/>
              <w:b w:val="0"/>
              <w:bCs w:val="0"/>
              <w:caps w:val="0"/>
              <w:noProof/>
              <w:kern w:val="2"/>
              <w:sz w:val="24"/>
              <w:szCs w:val="24"/>
              <w:lang w:val="en-GB" w:eastAsia="en-GB"/>
              <w14:ligatures w14:val="standardContextual"/>
            </w:rPr>
          </w:pPr>
          <w:hyperlink w:anchor="_Toc229775513" w:history="1">
            <w:r w:rsidRPr="00B3467E">
              <w:rPr>
                <w:rStyle w:val="Hyperlink"/>
                <w:noProof/>
                <w:lang w:eastAsia="ja-JP"/>
              </w:rPr>
              <w:t>8</w:t>
            </w:r>
            <w:r>
              <w:rPr>
                <w:rFonts w:eastAsiaTheme="minorEastAsia" w:cstheme="minorBidi"/>
                <w:b w:val="0"/>
                <w:bCs w:val="0"/>
                <w:caps w:val="0"/>
                <w:noProof/>
                <w:kern w:val="2"/>
                <w:sz w:val="24"/>
                <w:szCs w:val="24"/>
                <w:lang w:val="en-GB" w:eastAsia="en-GB"/>
                <w14:ligatures w14:val="standardContextual"/>
              </w:rPr>
              <w:tab/>
            </w:r>
            <w:r w:rsidRPr="00B3467E">
              <w:rPr>
                <w:rStyle w:val="Hyperlink"/>
                <w:noProof/>
                <w:lang w:eastAsia="ja-JP"/>
              </w:rPr>
              <w:t>Zertifikate und normen</w:t>
            </w:r>
            <w:r>
              <w:rPr>
                <w:noProof/>
                <w:webHidden/>
              </w:rPr>
              <w:tab/>
            </w:r>
            <w:r>
              <w:rPr>
                <w:noProof/>
                <w:webHidden/>
              </w:rPr>
              <w:fldChar w:fldCharType="begin"/>
            </w:r>
            <w:r>
              <w:rPr>
                <w:noProof/>
                <w:webHidden/>
              </w:rPr>
              <w:instrText xml:space="preserve"> PAGEREF _Toc229775513 \h </w:instrText>
            </w:r>
            <w:r>
              <w:rPr>
                <w:noProof/>
                <w:webHidden/>
              </w:rPr>
            </w:r>
            <w:r>
              <w:rPr>
                <w:noProof/>
                <w:webHidden/>
              </w:rPr>
              <w:fldChar w:fldCharType="separate"/>
            </w:r>
            <w:r>
              <w:rPr>
                <w:noProof/>
                <w:webHidden/>
              </w:rPr>
              <w:t>41</w:t>
            </w:r>
            <w:r>
              <w:rPr>
                <w:noProof/>
                <w:webHidden/>
              </w:rPr>
              <w:fldChar w:fldCharType="end"/>
            </w:r>
          </w:hyperlink>
        </w:p>
        <w:p w14:paraId="041665A0" w14:textId="7569DE67" w:rsidR="00DF7147" w:rsidRDefault="00DF7147">
          <w:pPr>
            <w:pStyle w:val="TOC1"/>
            <w:rPr>
              <w:rFonts w:eastAsiaTheme="minorEastAsia" w:cstheme="minorBidi"/>
              <w:b w:val="0"/>
              <w:bCs w:val="0"/>
              <w:caps w:val="0"/>
              <w:noProof/>
              <w:kern w:val="2"/>
              <w:sz w:val="24"/>
              <w:szCs w:val="24"/>
              <w:lang w:val="en-GB" w:eastAsia="en-GB"/>
              <w14:ligatures w14:val="standardContextual"/>
            </w:rPr>
          </w:pPr>
          <w:hyperlink w:anchor="_Toc229775514" w:history="1">
            <w:r w:rsidRPr="00B3467E">
              <w:rPr>
                <w:rStyle w:val="Hyperlink"/>
                <w:noProof/>
                <w:lang w:eastAsia="ja-JP"/>
              </w:rPr>
              <w:t>9</w:t>
            </w:r>
            <w:r>
              <w:rPr>
                <w:rFonts w:eastAsiaTheme="minorEastAsia" w:cstheme="minorBidi"/>
                <w:b w:val="0"/>
                <w:bCs w:val="0"/>
                <w:caps w:val="0"/>
                <w:noProof/>
                <w:kern w:val="2"/>
                <w:sz w:val="24"/>
                <w:szCs w:val="24"/>
                <w:lang w:val="en-GB" w:eastAsia="en-GB"/>
                <w14:ligatures w14:val="standardContextual"/>
              </w:rPr>
              <w:tab/>
            </w:r>
            <w:r w:rsidRPr="00B3467E">
              <w:rPr>
                <w:rStyle w:val="Hyperlink"/>
                <w:noProof/>
                <w:lang w:eastAsia="ja-JP"/>
              </w:rPr>
              <w:t>Montage der Geräte</w:t>
            </w:r>
            <w:r>
              <w:rPr>
                <w:noProof/>
                <w:webHidden/>
              </w:rPr>
              <w:tab/>
            </w:r>
            <w:r>
              <w:rPr>
                <w:noProof/>
                <w:webHidden/>
              </w:rPr>
              <w:fldChar w:fldCharType="begin"/>
            </w:r>
            <w:r>
              <w:rPr>
                <w:noProof/>
                <w:webHidden/>
              </w:rPr>
              <w:instrText xml:space="preserve"> PAGEREF _Toc229775514 \h </w:instrText>
            </w:r>
            <w:r>
              <w:rPr>
                <w:noProof/>
                <w:webHidden/>
              </w:rPr>
            </w:r>
            <w:r>
              <w:rPr>
                <w:noProof/>
                <w:webHidden/>
              </w:rPr>
              <w:fldChar w:fldCharType="separate"/>
            </w:r>
            <w:r>
              <w:rPr>
                <w:noProof/>
                <w:webHidden/>
              </w:rPr>
              <w:t>42</w:t>
            </w:r>
            <w:r>
              <w:rPr>
                <w:noProof/>
                <w:webHidden/>
              </w:rPr>
              <w:fldChar w:fldCharType="end"/>
            </w:r>
          </w:hyperlink>
        </w:p>
        <w:p w14:paraId="6A454B31" w14:textId="23D3964F" w:rsidR="00DF7147" w:rsidRDefault="00DF7147">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29775515" w:history="1">
            <w:r w:rsidRPr="00B3467E">
              <w:rPr>
                <w:rStyle w:val="Hyperlink"/>
                <w:noProof/>
                <w:lang w:val="en-GB"/>
              </w:rPr>
              <w:t>9.1</w:t>
            </w:r>
            <w:r>
              <w:rPr>
                <w:rFonts w:eastAsiaTheme="minorEastAsia" w:cstheme="minorBidi"/>
                <w:smallCaps w:val="0"/>
                <w:noProof/>
                <w:kern w:val="2"/>
                <w:sz w:val="24"/>
                <w:szCs w:val="24"/>
                <w:lang w:val="en-GB" w:eastAsia="en-GB"/>
                <w14:ligatures w14:val="standardContextual"/>
              </w:rPr>
              <w:tab/>
            </w:r>
            <w:r w:rsidRPr="00B3467E">
              <w:rPr>
                <w:rStyle w:val="Hyperlink"/>
                <w:noProof/>
              </w:rPr>
              <w:t>Montage der Dachantenne</w:t>
            </w:r>
            <w:r>
              <w:rPr>
                <w:noProof/>
                <w:webHidden/>
              </w:rPr>
              <w:tab/>
            </w:r>
            <w:r>
              <w:rPr>
                <w:noProof/>
                <w:webHidden/>
              </w:rPr>
              <w:fldChar w:fldCharType="begin"/>
            </w:r>
            <w:r>
              <w:rPr>
                <w:noProof/>
                <w:webHidden/>
              </w:rPr>
              <w:instrText xml:space="preserve"> PAGEREF _Toc229775515 \h </w:instrText>
            </w:r>
            <w:r>
              <w:rPr>
                <w:noProof/>
                <w:webHidden/>
              </w:rPr>
            </w:r>
            <w:r>
              <w:rPr>
                <w:noProof/>
                <w:webHidden/>
              </w:rPr>
              <w:fldChar w:fldCharType="separate"/>
            </w:r>
            <w:r>
              <w:rPr>
                <w:noProof/>
                <w:webHidden/>
              </w:rPr>
              <w:t>42</w:t>
            </w:r>
            <w:r>
              <w:rPr>
                <w:noProof/>
                <w:webHidden/>
              </w:rPr>
              <w:fldChar w:fldCharType="end"/>
            </w:r>
          </w:hyperlink>
        </w:p>
        <w:p w14:paraId="7F628D1C" w14:textId="584CF889" w:rsidR="00DF7147" w:rsidRDefault="00DF7147">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29775516" w:history="1">
            <w:r w:rsidRPr="00B3467E">
              <w:rPr>
                <w:rStyle w:val="Hyperlink"/>
                <w:noProof/>
                <w:lang w:val="en-GB"/>
              </w:rPr>
              <w:t>9.2</w:t>
            </w:r>
            <w:r>
              <w:rPr>
                <w:rFonts w:eastAsiaTheme="minorEastAsia" w:cstheme="minorBidi"/>
                <w:smallCaps w:val="0"/>
                <w:noProof/>
                <w:kern w:val="2"/>
                <w:sz w:val="24"/>
                <w:szCs w:val="24"/>
                <w:lang w:val="en-GB" w:eastAsia="en-GB"/>
                <w14:ligatures w14:val="standardContextual"/>
              </w:rPr>
              <w:tab/>
            </w:r>
            <w:r w:rsidRPr="00B3467E">
              <w:rPr>
                <w:rStyle w:val="Hyperlink"/>
                <w:noProof/>
              </w:rPr>
              <w:t>R5001C CCU Montage</w:t>
            </w:r>
            <w:r>
              <w:rPr>
                <w:noProof/>
                <w:webHidden/>
              </w:rPr>
              <w:tab/>
            </w:r>
            <w:r>
              <w:rPr>
                <w:noProof/>
                <w:webHidden/>
              </w:rPr>
              <w:fldChar w:fldCharType="begin"/>
            </w:r>
            <w:r>
              <w:rPr>
                <w:noProof/>
                <w:webHidden/>
              </w:rPr>
              <w:instrText xml:space="preserve"> PAGEREF _Toc229775516 \h </w:instrText>
            </w:r>
            <w:r>
              <w:rPr>
                <w:noProof/>
                <w:webHidden/>
              </w:rPr>
            </w:r>
            <w:r>
              <w:rPr>
                <w:noProof/>
                <w:webHidden/>
              </w:rPr>
              <w:fldChar w:fldCharType="separate"/>
            </w:r>
            <w:r>
              <w:rPr>
                <w:noProof/>
                <w:webHidden/>
              </w:rPr>
              <w:t>45</w:t>
            </w:r>
            <w:r>
              <w:rPr>
                <w:noProof/>
                <w:webHidden/>
              </w:rPr>
              <w:fldChar w:fldCharType="end"/>
            </w:r>
          </w:hyperlink>
        </w:p>
        <w:p w14:paraId="02CC641C" w14:textId="1C984BAC"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517" w:history="1">
            <w:r w:rsidRPr="00B3467E">
              <w:rPr>
                <w:rStyle w:val="Hyperlink"/>
                <w:noProof/>
                <w:lang w:val="en-GB" w:eastAsia="ja-JP" w:bidi="th-TH"/>
              </w:rPr>
              <w:t>9.2.1</w:t>
            </w:r>
            <w:r>
              <w:rPr>
                <w:rFonts w:eastAsiaTheme="minorEastAsia" w:cstheme="minorBidi"/>
                <w:iCs w:val="0"/>
                <w:noProof/>
                <w:kern w:val="2"/>
                <w:sz w:val="24"/>
                <w:szCs w:val="24"/>
                <w:lang w:val="en-GB" w:eastAsia="en-GB"/>
                <w14:ligatures w14:val="standardContextual"/>
              </w:rPr>
              <w:tab/>
            </w:r>
            <w:r w:rsidRPr="00B3467E">
              <w:rPr>
                <w:rStyle w:val="Hyperlink"/>
                <w:noProof/>
                <w:lang w:eastAsia="ja-JP" w:bidi="th-TH"/>
              </w:rPr>
              <w:t>CCU Side-Brackets</w:t>
            </w:r>
            <w:r>
              <w:rPr>
                <w:noProof/>
                <w:webHidden/>
              </w:rPr>
              <w:tab/>
            </w:r>
            <w:r>
              <w:rPr>
                <w:noProof/>
                <w:webHidden/>
              </w:rPr>
              <w:fldChar w:fldCharType="begin"/>
            </w:r>
            <w:r>
              <w:rPr>
                <w:noProof/>
                <w:webHidden/>
              </w:rPr>
              <w:instrText xml:space="preserve"> PAGEREF _Toc229775517 \h </w:instrText>
            </w:r>
            <w:r>
              <w:rPr>
                <w:noProof/>
                <w:webHidden/>
              </w:rPr>
            </w:r>
            <w:r>
              <w:rPr>
                <w:noProof/>
                <w:webHidden/>
              </w:rPr>
              <w:fldChar w:fldCharType="separate"/>
            </w:r>
            <w:r>
              <w:rPr>
                <w:noProof/>
                <w:webHidden/>
              </w:rPr>
              <w:t>47</w:t>
            </w:r>
            <w:r>
              <w:rPr>
                <w:noProof/>
                <w:webHidden/>
              </w:rPr>
              <w:fldChar w:fldCharType="end"/>
            </w:r>
          </w:hyperlink>
        </w:p>
        <w:p w14:paraId="7629403D" w14:textId="0613870B"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518" w:history="1">
            <w:r w:rsidRPr="00B3467E">
              <w:rPr>
                <w:rStyle w:val="Hyperlink"/>
                <w:noProof/>
                <w:lang w:val="en-GB" w:eastAsia="ja-JP" w:bidi="th-TH"/>
              </w:rPr>
              <w:t>9.2.2</w:t>
            </w:r>
            <w:r>
              <w:rPr>
                <w:rFonts w:eastAsiaTheme="minorEastAsia" w:cstheme="minorBidi"/>
                <w:iCs w:val="0"/>
                <w:noProof/>
                <w:kern w:val="2"/>
                <w:sz w:val="24"/>
                <w:szCs w:val="24"/>
                <w:lang w:val="en-GB" w:eastAsia="en-GB"/>
                <w14:ligatures w14:val="standardContextual"/>
              </w:rPr>
              <w:tab/>
            </w:r>
            <w:r w:rsidRPr="00B3467E">
              <w:rPr>
                <w:rStyle w:val="Hyperlink"/>
                <w:noProof/>
                <w:lang w:eastAsia="ja-JP" w:bidi="th-TH"/>
              </w:rPr>
              <w:t>CCU Stromkabel</w:t>
            </w:r>
            <w:r>
              <w:rPr>
                <w:noProof/>
                <w:webHidden/>
              </w:rPr>
              <w:tab/>
            </w:r>
            <w:r>
              <w:rPr>
                <w:noProof/>
                <w:webHidden/>
              </w:rPr>
              <w:fldChar w:fldCharType="begin"/>
            </w:r>
            <w:r>
              <w:rPr>
                <w:noProof/>
                <w:webHidden/>
              </w:rPr>
              <w:instrText xml:space="preserve"> PAGEREF _Toc229775518 \h </w:instrText>
            </w:r>
            <w:r>
              <w:rPr>
                <w:noProof/>
                <w:webHidden/>
              </w:rPr>
            </w:r>
            <w:r>
              <w:rPr>
                <w:noProof/>
                <w:webHidden/>
              </w:rPr>
              <w:fldChar w:fldCharType="separate"/>
            </w:r>
            <w:r>
              <w:rPr>
                <w:noProof/>
                <w:webHidden/>
              </w:rPr>
              <w:t>48</w:t>
            </w:r>
            <w:r>
              <w:rPr>
                <w:noProof/>
                <w:webHidden/>
              </w:rPr>
              <w:fldChar w:fldCharType="end"/>
            </w:r>
          </w:hyperlink>
        </w:p>
        <w:p w14:paraId="27925B9A" w14:textId="797A0867" w:rsidR="00DF7147" w:rsidRDefault="00DF7147">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29775519" w:history="1">
            <w:r w:rsidRPr="00B3467E">
              <w:rPr>
                <w:rStyle w:val="Hyperlink"/>
                <w:noProof/>
                <w:lang w:val="en-GB"/>
              </w:rPr>
              <w:t>9.3</w:t>
            </w:r>
            <w:r>
              <w:rPr>
                <w:rFonts w:eastAsiaTheme="minorEastAsia" w:cstheme="minorBidi"/>
                <w:smallCaps w:val="0"/>
                <w:noProof/>
                <w:kern w:val="2"/>
                <w:sz w:val="24"/>
                <w:szCs w:val="24"/>
                <w:lang w:val="en-GB" w:eastAsia="en-GB"/>
                <w14:ligatures w14:val="standardContextual"/>
              </w:rPr>
              <w:tab/>
            </w:r>
            <w:r w:rsidRPr="00B3467E">
              <w:rPr>
                <w:rStyle w:val="Hyperlink"/>
                <w:noProof/>
              </w:rPr>
              <w:t>Access Point (AP)</w:t>
            </w:r>
            <w:r>
              <w:rPr>
                <w:noProof/>
                <w:webHidden/>
              </w:rPr>
              <w:tab/>
            </w:r>
            <w:r>
              <w:rPr>
                <w:noProof/>
                <w:webHidden/>
              </w:rPr>
              <w:fldChar w:fldCharType="begin"/>
            </w:r>
            <w:r>
              <w:rPr>
                <w:noProof/>
                <w:webHidden/>
              </w:rPr>
              <w:instrText xml:space="preserve"> PAGEREF _Toc229775519 \h </w:instrText>
            </w:r>
            <w:r>
              <w:rPr>
                <w:noProof/>
                <w:webHidden/>
              </w:rPr>
            </w:r>
            <w:r>
              <w:rPr>
                <w:noProof/>
                <w:webHidden/>
              </w:rPr>
              <w:fldChar w:fldCharType="separate"/>
            </w:r>
            <w:r>
              <w:rPr>
                <w:noProof/>
                <w:webHidden/>
              </w:rPr>
              <w:t>49</w:t>
            </w:r>
            <w:r>
              <w:rPr>
                <w:noProof/>
                <w:webHidden/>
              </w:rPr>
              <w:fldChar w:fldCharType="end"/>
            </w:r>
          </w:hyperlink>
        </w:p>
        <w:p w14:paraId="34D0DBAB" w14:textId="1B8ED8D3" w:rsidR="00DF7147" w:rsidRDefault="00DF7147">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29775520" w:history="1">
            <w:r w:rsidRPr="00B3467E">
              <w:rPr>
                <w:rStyle w:val="Hyperlink"/>
                <w:noProof/>
                <w:lang w:val="en-GB"/>
              </w:rPr>
              <w:t>9.4</w:t>
            </w:r>
            <w:r>
              <w:rPr>
                <w:rFonts w:eastAsiaTheme="minorEastAsia" w:cstheme="minorBidi"/>
                <w:smallCaps w:val="0"/>
                <w:noProof/>
                <w:kern w:val="2"/>
                <w:sz w:val="24"/>
                <w:szCs w:val="24"/>
                <w:lang w:val="en-GB" w:eastAsia="en-GB"/>
                <w14:ligatures w14:val="standardContextual"/>
              </w:rPr>
              <w:tab/>
            </w:r>
            <w:r w:rsidRPr="00B3467E">
              <w:rPr>
                <w:rStyle w:val="Hyperlink"/>
                <w:noProof/>
              </w:rPr>
              <w:t>Innenantennen</w:t>
            </w:r>
            <w:r>
              <w:rPr>
                <w:noProof/>
                <w:webHidden/>
              </w:rPr>
              <w:tab/>
            </w:r>
            <w:r>
              <w:rPr>
                <w:noProof/>
                <w:webHidden/>
              </w:rPr>
              <w:fldChar w:fldCharType="begin"/>
            </w:r>
            <w:r>
              <w:rPr>
                <w:noProof/>
                <w:webHidden/>
              </w:rPr>
              <w:instrText xml:space="preserve"> PAGEREF _Toc229775520 \h </w:instrText>
            </w:r>
            <w:r>
              <w:rPr>
                <w:noProof/>
                <w:webHidden/>
              </w:rPr>
            </w:r>
            <w:r>
              <w:rPr>
                <w:noProof/>
                <w:webHidden/>
              </w:rPr>
              <w:fldChar w:fldCharType="separate"/>
            </w:r>
            <w:r>
              <w:rPr>
                <w:noProof/>
                <w:webHidden/>
              </w:rPr>
              <w:t>50</w:t>
            </w:r>
            <w:r>
              <w:rPr>
                <w:noProof/>
                <w:webHidden/>
              </w:rPr>
              <w:fldChar w:fldCharType="end"/>
            </w:r>
          </w:hyperlink>
        </w:p>
        <w:p w14:paraId="4B87F5DA" w14:textId="5110AD7A" w:rsidR="00DF7147" w:rsidRDefault="00DF7147">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29775521" w:history="1">
            <w:r w:rsidRPr="00B3467E">
              <w:rPr>
                <w:rStyle w:val="Hyperlink"/>
                <w:noProof/>
              </w:rPr>
              <w:t>9.5</w:t>
            </w:r>
            <w:r>
              <w:rPr>
                <w:rFonts w:eastAsiaTheme="minorEastAsia" w:cstheme="minorBidi"/>
                <w:smallCaps w:val="0"/>
                <w:noProof/>
                <w:kern w:val="2"/>
                <w:sz w:val="24"/>
                <w:szCs w:val="24"/>
                <w:lang w:val="en-GB" w:eastAsia="en-GB"/>
                <w14:ligatures w14:val="standardContextual"/>
              </w:rPr>
              <w:tab/>
            </w:r>
            <w:r w:rsidRPr="00B3467E">
              <w:rPr>
                <w:rStyle w:val="Hyperlink"/>
                <w:noProof/>
              </w:rPr>
              <w:t>Switch montage für alle Waggons</w:t>
            </w:r>
            <w:r>
              <w:rPr>
                <w:noProof/>
                <w:webHidden/>
              </w:rPr>
              <w:tab/>
            </w:r>
            <w:r>
              <w:rPr>
                <w:noProof/>
                <w:webHidden/>
              </w:rPr>
              <w:fldChar w:fldCharType="begin"/>
            </w:r>
            <w:r>
              <w:rPr>
                <w:noProof/>
                <w:webHidden/>
              </w:rPr>
              <w:instrText xml:space="preserve"> PAGEREF _Toc229775521 \h </w:instrText>
            </w:r>
            <w:r>
              <w:rPr>
                <w:noProof/>
                <w:webHidden/>
              </w:rPr>
            </w:r>
            <w:r>
              <w:rPr>
                <w:noProof/>
                <w:webHidden/>
              </w:rPr>
              <w:fldChar w:fldCharType="separate"/>
            </w:r>
            <w:r>
              <w:rPr>
                <w:noProof/>
                <w:webHidden/>
              </w:rPr>
              <w:t>51</w:t>
            </w:r>
            <w:r>
              <w:rPr>
                <w:noProof/>
                <w:webHidden/>
              </w:rPr>
              <w:fldChar w:fldCharType="end"/>
            </w:r>
          </w:hyperlink>
        </w:p>
        <w:p w14:paraId="39EF9805" w14:textId="1CAC8C2A" w:rsidR="00DF7147" w:rsidRDefault="00DF7147">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29775522" w:history="1">
            <w:r w:rsidRPr="00B3467E">
              <w:rPr>
                <w:rStyle w:val="Hyperlink"/>
                <w:noProof/>
                <w:lang w:val="en-GB"/>
              </w:rPr>
              <w:t>9.6</w:t>
            </w:r>
            <w:r>
              <w:rPr>
                <w:rFonts w:eastAsiaTheme="minorEastAsia" w:cstheme="minorBidi"/>
                <w:smallCaps w:val="0"/>
                <w:noProof/>
                <w:kern w:val="2"/>
                <w:sz w:val="24"/>
                <w:szCs w:val="24"/>
                <w:lang w:val="en-GB" w:eastAsia="en-GB"/>
                <w14:ligatures w14:val="standardContextual"/>
              </w:rPr>
              <w:tab/>
            </w:r>
            <w:r w:rsidRPr="00B3467E">
              <w:rPr>
                <w:rStyle w:val="Hyperlink"/>
                <w:noProof/>
              </w:rPr>
              <w:t>Netzwerkverkabelung und zwischenwagenverbindungen (Frontkupplung)</w:t>
            </w:r>
            <w:r>
              <w:rPr>
                <w:noProof/>
                <w:webHidden/>
              </w:rPr>
              <w:tab/>
            </w:r>
            <w:r>
              <w:rPr>
                <w:noProof/>
                <w:webHidden/>
              </w:rPr>
              <w:fldChar w:fldCharType="begin"/>
            </w:r>
            <w:r>
              <w:rPr>
                <w:noProof/>
                <w:webHidden/>
              </w:rPr>
              <w:instrText xml:space="preserve"> PAGEREF _Toc229775522 \h </w:instrText>
            </w:r>
            <w:r>
              <w:rPr>
                <w:noProof/>
                <w:webHidden/>
              </w:rPr>
            </w:r>
            <w:r>
              <w:rPr>
                <w:noProof/>
                <w:webHidden/>
              </w:rPr>
              <w:fldChar w:fldCharType="separate"/>
            </w:r>
            <w:r>
              <w:rPr>
                <w:noProof/>
                <w:webHidden/>
              </w:rPr>
              <w:t>54</w:t>
            </w:r>
            <w:r>
              <w:rPr>
                <w:noProof/>
                <w:webHidden/>
              </w:rPr>
              <w:fldChar w:fldCharType="end"/>
            </w:r>
          </w:hyperlink>
        </w:p>
        <w:p w14:paraId="37A7B9E7" w14:textId="20483110" w:rsidR="00DF7147" w:rsidRDefault="00DF7147">
          <w:pPr>
            <w:pStyle w:val="TOC1"/>
            <w:rPr>
              <w:rFonts w:eastAsiaTheme="minorEastAsia" w:cstheme="minorBidi"/>
              <w:b w:val="0"/>
              <w:bCs w:val="0"/>
              <w:caps w:val="0"/>
              <w:noProof/>
              <w:kern w:val="2"/>
              <w:sz w:val="24"/>
              <w:szCs w:val="24"/>
              <w:lang w:val="en-GB" w:eastAsia="en-GB"/>
              <w14:ligatures w14:val="standardContextual"/>
            </w:rPr>
          </w:pPr>
          <w:hyperlink w:anchor="_Toc229775523" w:history="1">
            <w:r w:rsidRPr="00B3467E">
              <w:rPr>
                <w:rStyle w:val="Hyperlink"/>
                <w:noProof/>
                <w:lang w:val="en-GB" w:eastAsia="ja-JP"/>
              </w:rPr>
              <w:t>10</w:t>
            </w:r>
            <w:r>
              <w:rPr>
                <w:rFonts w:eastAsiaTheme="minorEastAsia" w:cstheme="minorBidi"/>
                <w:b w:val="0"/>
                <w:bCs w:val="0"/>
                <w:caps w:val="0"/>
                <w:noProof/>
                <w:kern w:val="2"/>
                <w:sz w:val="24"/>
                <w:szCs w:val="24"/>
                <w:lang w:val="en-GB" w:eastAsia="en-GB"/>
                <w14:ligatures w14:val="standardContextual"/>
              </w:rPr>
              <w:tab/>
            </w:r>
            <w:r w:rsidRPr="00B3467E">
              <w:rPr>
                <w:rStyle w:val="Hyperlink"/>
                <w:noProof/>
                <w:lang w:val="de-DE" w:eastAsia="ja-JP"/>
              </w:rPr>
              <w:t>Ausstattung</w:t>
            </w:r>
            <w:r>
              <w:rPr>
                <w:noProof/>
                <w:webHidden/>
              </w:rPr>
              <w:tab/>
            </w:r>
            <w:r>
              <w:rPr>
                <w:noProof/>
                <w:webHidden/>
              </w:rPr>
              <w:fldChar w:fldCharType="begin"/>
            </w:r>
            <w:r>
              <w:rPr>
                <w:noProof/>
                <w:webHidden/>
              </w:rPr>
              <w:instrText xml:space="preserve"> PAGEREF _Toc229775523 \h </w:instrText>
            </w:r>
            <w:r>
              <w:rPr>
                <w:noProof/>
                <w:webHidden/>
              </w:rPr>
            </w:r>
            <w:r>
              <w:rPr>
                <w:noProof/>
                <w:webHidden/>
              </w:rPr>
              <w:fldChar w:fldCharType="separate"/>
            </w:r>
            <w:r>
              <w:rPr>
                <w:noProof/>
                <w:webHidden/>
              </w:rPr>
              <w:t>55</w:t>
            </w:r>
            <w:r>
              <w:rPr>
                <w:noProof/>
                <w:webHidden/>
              </w:rPr>
              <w:fldChar w:fldCharType="end"/>
            </w:r>
          </w:hyperlink>
        </w:p>
        <w:p w14:paraId="3893B4B3" w14:textId="62F441BB" w:rsidR="00DF7147" w:rsidRDefault="00DF7147">
          <w:pPr>
            <w:pStyle w:val="TOC2"/>
            <w:tabs>
              <w:tab w:val="left" w:pos="800"/>
              <w:tab w:val="right" w:leader="dot" w:pos="9345"/>
            </w:tabs>
            <w:rPr>
              <w:rFonts w:eastAsiaTheme="minorEastAsia" w:cstheme="minorBidi"/>
              <w:smallCaps w:val="0"/>
              <w:noProof/>
              <w:kern w:val="2"/>
              <w:sz w:val="24"/>
              <w:szCs w:val="24"/>
              <w:lang w:val="en-GB" w:eastAsia="en-GB"/>
              <w14:ligatures w14:val="standardContextual"/>
            </w:rPr>
          </w:pPr>
          <w:hyperlink w:anchor="_Toc229775524" w:history="1">
            <w:r w:rsidRPr="00B3467E">
              <w:rPr>
                <w:rStyle w:val="Hyperlink"/>
                <w:noProof/>
                <w:lang w:val="en-GB"/>
              </w:rPr>
              <w:t>10.1</w:t>
            </w:r>
            <w:r>
              <w:rPr>
                <w:rFonts w:eastAsiaTheme="minorEastAsia" w:cstheme="minorBidi"/>
                <w:smallCaps w:val="0"/>
                <w:noProof/>
                <w:kern w:val="2"/>
                <w:sz w:val="24"/>
                <w:szCs w:val="24"/>
                <w:lang w:val="en-GB" w:eastAsia="en-GB"/>
                <w14:ligatures w14:val="standardContextual"/>
              </w:rPr>
              <w:tab/>
            </w:r>
            <w:r w:rsidRPr="00B3467E">
              <w:rPr>
                <w:rStyle w:val="Hyperlink"/>
                <w:noProof/>
              </w:rPr>
              <w:t>Ausstattungsliste</w:t>
            </w:r>
            <w:r>
              <w:rPr>
                <w:noProof/>
                <w:webHidden/>
              </w:rPr>
              <w:tab/>
            </w:r>
            <w:r>
              <w:rPr>
                <w:noProof/>
                <w:webHidden/>
              </w:rPr>
              <w:fldChar w:fldCharType="begin"/>
            </w:r>
            <w:r>
              <w:rPr>
                <w:noProof/>
                <w:webHidden/>
              </w:rPr>
              <w:instrText xml:space="preserve"> PAGEREF _Toc229775524 \h </w:instrText>
            </w:r>
            <w:r>
              <w:rPr>
                <w:noProof/>
                <w:webHidden/>
              </w:rPr>
            </w:r>
            <w:r>
              <w:rPr>
                <w:noProof/>
                <w:webHidden/>
              </w:rPr>
              <w:fldChar w:fldCharType="separate"/>
            </w:r>
            <w:r>
              <w:rPr>
                <w:noProof/>
                <w:webHidden/>
              </w:rPr>
              <w:t>55</w:t>
            </w:r>
            <w:r>
              <w:rPr>
                <w:noProof/>
                <w:webHidden/>
              </w:rPr>
              <w:fldChar w:fldCharType="end"/>
            </w:r>
          </w:hyperlink>
        </w:p>
        <w:p w14:paraId="15881271" w14:textId="12DDFBB2" w:rsidR="00DF7147" w:rsidRDefault="00DF7147">
          <w:pPr>
            <w:pStyle w:val="TOC2"/>
            <w:tabs>
              <w:tab w:val="left" w:pos="800"/>
              <w:tab w:val="right" w:leader="dot" w:pos="9345"/>
            </w:tabs>
            <w:rPr>
              <w:rFonts w:eastAsiaTheme="minorEastAsia" w:cstheme="minorBidi"/>
              <w:smallCaps w:val="0"/>
              <w:noProof/>
              <w:kern w:val="2"/>
              <w:sz w:val="24"/>
              <w:szCs w:val="24"/>
              <w:lang w:val="en-GB" w:eastAsia="en-GB"/>
              <w14:ligatures w14:val="standardContextual"/>
            </w:rPr>
          </w:pPr>
          <w:hyperlink w:anchor="_Toc229775525" w:history="1">
            <w:r w:rsidRPr="00B3467E">
              <w:rPr>
                <w:rStyle w:val="Hyperlink"/>
                <w:noProof/>
                <w:lang w:val="en-GB"/>
              </w:rPr>
              <w:t>10.2</w:t>
            </w:r>
            <w:r>
              <w:rPr>
                <w:rFonts w:eastAsiaTheme="minorEastAsia" w:cstheme="minorBidi"/>
                <w:smallCaps w:val="0"/>
                <w:noProof/>
                <w:kern w:val="2"/>
                <w:sz w:val="24"/>
                <w:szCs w:val="24"/>
                <w:lang w:val="en-GB" w:eastAsia="en-GB"/>
                <w14:ligatures w14:val="standardContextual"/>
              </w:rPr>
              <w:tab/>
            </w:r>
            <w:r w:rsidRPr="00B3467E">
              <w:rPr>
                <w:rStyle w:val="Hyperlink"/>
                <w:noProof/>
              </w:rPr>
              <w:t>Stromanforderung für Nomad Geräte</w:t>
            </w:r>
            <w:r>
              <w:rPr>
                <w:noProof/>
                <w:webHidden/>
              </w:rPr>
              <w:tab/>
            </w:r>
            <w:r>
              <w:rPr>
                <w:noProof/>
                <w:webHidden/>
              </w:rPr>
              <w:fldChar w:fldCharType="begin"/>
            </w:r>
            <w:r>
              <w:rPr>
                <w:noProof/>
                <w:webHidden/>
              </w:rPr>
              <w:instrText xml:space="preserve"> PAGEREF _Toc229775525 \h </w:instrText>
            </w:r>
            <w:r>
              <w:rPr>
                <w:noProof/>
                <w:webHidden/>
              </w:rPr>
            </w:r>
            <w:r>
              <w:rPr>
                <w:noProof/>
                <w:webHidden/>
              </w:rPr>
              <w:fldChar w:fldCharType="separate"/>
            </w:r>
            <w:r>
              <w:rPr>
                <w:noProof/>
                <w:webHidden/>
              </w:rPr>
              <w:t>59</w:t>
            </w:r>
            <w:r>
              <w:rPr>
                <w:noProof/>
                <w:webHidden/>
              </w:rPr>
              <w:fldChar w:fldCharType="end"/>
            </w:r>
          </w:hyperlink>
        </w:p>
        <w:p w14:paraId="2038439B" w14:textId="47619373" w:rsidR="00DF7147" w:rsidRDefault="00DF7147">
          <w:pPr>
            <w:pStyle w:val="TOC2"/>
            <w:tabs>
              <w:tab w:val="left" w:pos="800"/>
              <w:tab w:val="right" w:leader="dot" w:pos="9345"/>
            </w:tabs>
            <w:rPr>
              <w:rFonts w:eastAsiaTheme="minorEastAsia" w:cstheme="minorBidi"/>
              <w:smallCaps w:val="0"/>
              <w:noProof/>
              <w:kern w:val="2"/>
              <w:sz w:val="24"/>
              <w:szCs w:val="24"/>
              <w:lang w:val="en-GB" w:eastAsia="en-GB"/>
              <w14:ligatures w14:val="standardContextual"/>
            </w:rPr>
          </w:pPr>
          <w:hyperlink w:anchor="_Toc229775526" w:history="1">
            <w:r w:rsidRPr="00B3467E">
              <w:rPr>
                <w:rStyle w:val="Hyperlink"/>
                <w:noProof/>
                <w:lang w:val="en-GB"/>
              </w:rPr>
              <w:t>10.3</w:t>
            </w:r>
            <w:r>
              <w:rPr>
                <w:rFonts w:eastAsiaTheme="minorEastAsia" w:cstheme="minorBidi"/>
                <w:smallCaps w:val="0"/>
                <w:noProof/>
                <w:kern w:val="2"/>
                <w:sz w:val="24"/>
                <w:szCs w:val="24"/>
                <w:lang w:val="en-GB" w:eastAsia="en-GB"/>
                <w14:ligatures w14:val="standardContextual"/>
              </w:rPr>
              <w:tab/>
            </w:r>
            <w:r w:rsidRPr="00B3467E">
              <w:rPr>
                <w:rStyle w:val="Hyperlink"/>
                <w:noProof/>
              </w:rPr>
              <w:t>RF und Ethernet Kabel</w:t>
            </w:r>
            <w:r>
              <w:rPr>
                <w:noProof/>
                <w:webHidden/>
              </w:rPr>
              <w:tab/>
            </w:r>
            <w:r>
              <w:rPr>
                <w:noProof/>
                <w:webHidden/>
              </w:rPr>
              <w:fldChar w:fldCharType="begin"/>
            </w:r>
            <w:r>
              <w:rPr>
                <w:noProof/>
                <w:webHidden/>
              </w:rPr>
              <w:instrText xml:space="preserve"> PAGEREF _Toc229775526 \h </w:instrText>
            </w:r>
            <w:r>
              <w:rPr>
                <w:noProof/>
                <w:webHidden/>
              </w:rPr>
            </w:r>
            <w:r>
              <w:rPr>
                <w:noProof/>
                <w:webHidden/>
              </w:rPr>
              <w:fldChar w:fldCharType="separate"/>
            </w:r>
            <w:r>
              <w:rPr>
                <w:noProof/>
                <w:webHidden/>
              </w:rPr>
              <w:t>60</w:t>
            </w:r>
            <w:r>
              <w:rPr>
                <w:noProof/>
                <w:webHidden/>
              </w:rPr>
              <w:fldChar w:fldCharType="end"/>
            </w:r>
          </w:hyperlink>
        </w:p>
        <w:p w14:paraId="298660E2" w14:textId="2E95A819" w:rsidR="00DF7147" w:rsidRDefault="00DF7147">
          <w:pPr>
            <w:pStyle w:val="TOC2"/>
            <w:tabs>
              <w:tab w:val="left" w:pos="800"/>
              <w:tab w:val="right" w:leader="dot" w:pos="9345"/>
            </w:tabs>
            <w:rPr>
              <w:rFonts w:eastAsiaTheme="minorEastAsia" w:cstheme="minorBidi"/>
              <w:smallCaps w:val="0"/>
              <w:noProof/>
              <w:kern w:val="2"/>
              <w:sz w:val="24"/>
              <w:szCs w:val="24"/>
              <w:lang w:val="en-GB" w:eastAsia="en-GB"/>
              <w14:ligatures w14:val="standardContextual"/>
            </w:rPr>
          </w:pPr>
          <w:hyperlink w:anchor="_Toc229775527" w:history="1">
            <w:r w:rsidRPr="00B3467E">
              <w:rPr>
                <w:rStyle w:val="Hyperlink"/>
                <w:noProof/>
              </w:rPr>
              <w:t>10.4</w:t>
            </w:r>
            <w:r>
              <w:rPr>
                <w:rFonts w:eastAsiaTheme="minorEastAsia" w:cstheme="minorBidi"/>
                <w:smallCaps w:val="0"/>
                <w:noProof/>
                <w:kern w:val="2"/>
                <w:sz w:val="24"/>
                <w:szCs w:val="24"/>
                <w:lang w:val="en-GB" w:eastAsia="en-GB"/>
                <w14:ligatures w14:val="standardContextual"/>
              </w:rPr>
              <w:tab/>
            </w:r>
            <w:r w:rsidRPr="00B3467E">
              <w:rPr>
                <w:rStyle w:val="Hyperlink"/>
                <w:noProof/>
              </w:rPr>
              <w:t>TIA 568B Pinout Für Ethernet Kabel</w:t>
            </w:r>
            <w:r>
              <w:rPr>
                <w:noProof/>
                <w:webHidden/>
              </w:rPr>
              <w:tab/>
            </w:r>
            <w:r>
              <w:rPr>
                <w:noProof/>
                <w:webHidden/>
              </w:rPr>
              <w:fldChar w:fldCharType="begin"/>
            </w:r>
            <w:r>
              <w:rPr>
                <w:noProof/>
                <w:webHidden/>
              </w:rPr>
              <w:instrText xml:space="preserve"> PAGEREF _Toc229775527 \h </w:instrText>
            </w:r>
            <w:r>
              <w:rPr>
                <w:noProof/>
                <w:webHidden/>
              </w:rPr>
            </w:r>
            <w:r>
              <w:rPr>
                <w:noProof/>
                <w:webHidden/>
              </w:rPr>
              <w:fldChar w:fldCharType="separate"/>
            </w:r>
            <w:r>
              <w:rPr>
                <w:noProof/>
                <w:webHidden/>
              </w:rPr>
              <w:t>61</w:t>
            </w:r>
            <w:r>
              <w:rPr>
                <w:noProof/>
                <w:webHidden/>
              </w:rPr>
              <w:fldChar w:fldCharType="end"/>
            </w:r>
          </w:hyperlink>
        </w:p>
        <w:p w14:paraId="233F9432" w14:textId="4C8A4F59" w:rsidR="00DF7147" w:rsidRDefault="00DF7147">
          <w:pPr>
            <w:pStyle w:val="TOC2"/>
            <w:tabs>
              <w:tab w:val="left" w:pos="800"/>
              <w:tab w:val="right" w:leader="dot" w:pos="9345"/>
            </w:tabs>
            <w:rPr>
              <w:rFonts w:eastAsiaTheme="minorEastAsia" w:cstheme="minorBidi"/>
              <w:smallCaps w:val="0"/>
              <w:noProof/>
              <w:kern w:val="2"/>
              <w:sz w:val="24"/>
              <w:szCs w:val="24"/>
              <w:lang w:val="en-GB" w:eastAsia="en-GB"/>
              <w14:ligatures w14:val="standardContextual"/>
            </w:rPr>
          </w:pPr>
          <w:hyperlink w:anchor="_Toc229775528" w:history="1">
            <w:r w:rsidRPr="00B3467E">
              <w:rPr>
                <w:rStyle w:val="Hyperlink"/>
                <w:noProof/>
                <w:lang w:val="en-GB"/>
              </w:rPr>
              <w:t>10.5</w:t>
            </w:r>
            <w:r>
              <w:rPr>
                <w:rFonts w:eastAsiaTheme="minorEastAsia" w:cstheme="minorBidi"/>
                <w:smallCaps w:val="0"/>
                <w:noProof/>
                <w:kern w:val="2"/>
                <w:sz w:val="24"/>
                <w:szCs w:val="24"/>
                <w:lang w:val="en-GB" w:eastAsia="en-GB"/>
                <w14:ligatures w14:val="standardContextual"/>
              </w:rPr>
              <w:tab/>
            </w:r>
            <w:r w:rsidRPr="00B3467E">
              <w:rPr>
                <w:rStyle w:val="Hyperlink"/>
                <w:noProof/>
              </w:rPr>
              <w:t>CCU: R5001C NMID 1138</w:t>
            </w:r>
            <w:r>
              <w:rPr>
                <w:noProof/>
                <w:webHidden/>
              </w:rPr>
              <w:tab/>
            </w:r>
            <w:r>
              <w:rPr>
                <w:noProof/>
                <w:webHidden/>
              </w:rPr>
              <w:fldChar w:fldCharType="begin"/>
            </w:r>
            <w:r>
              <w:rPr>
                <w:noProof/>
                <w:webHidden/>
              </w:rPr>
              <w:instrText xml:space="preserve"> PAGEREF _Toc229775528 \h </w:instrText>
            </w:r>
            <w:r>
              <w:rPr>
                <w:noProof/>
                <w:webHidden/>
              </w:rPr>
            </w:r>
            <w:r>
              <w:rPr>
                <w:noProof/>
                <w:webHidden/>
              </w:rPr>
              <w:fldChar w:fldCharType="separate"/>
            </w:r>
            <w:r>
              <w:rPr>
                <w:noProof/>
                <w:webHidden/>
              </w:rPr>
              <w:t>61</w:t>
            </w:r>
            <w:r>
              <w:rPr>
                <w:noProof/>
                <w:webHidden/>
              </w:rPr>
              <w:fldChar w:fldCharType="end"/>
            </w:r>
          </w:hyperlink>
        </w:p>
        <w:p w14:paraId="592510B0" w14:textId="7FA15E1F" w:rsidR="00DF7147" w:rsidRDefault="00DF7147">
          <w:pPr>
            <w:pStyle w:val="TOC3"/>
            <w:tabs>
              <w:tab w:val="left" w:pos="1400"/>
              <w:tab w:val="right" w:leader="dot" w:pos="9345"/>
            </w:tabs>
            <w:rPr>
              <w:rFonts w:eastAsiaTheme="minorEastAsia" w:cstheme="minorBidi"/>
              <w:iCs w:val="0"/>
              <w:noProof/>
              <w:kern w:val="2"/>
              <w:sz w:val="24"/>
              <w:szCs w:val="24"/>
              <w:lang w:val="en-GB" w:eastAsia="en-GB"/>
              <w14:ligatures w14:val="standardContextual"/>
            </w:rPr>
          </w:pPr>
          <w:hyperlink w:anchor="_Toc229775529" w:history="1">
            <w:r w:rsidRPr="00B3467E">
              <w:rPr>
                <w:rStyle w:val="Hyperlink"/>
                <w:noProof/>
                <w:lang w:val="en-GB" w:eastAsia="ja-JP" w:bidi="th-TH"/>
              </w:rPr>
              <w:t>10.5.1</w:t>
            </w:r>
            <w:r>
              <w:rPr>
                <w:rFonts w:eastAsiaTheme="minorEastAsia" w:cstheme="minorBidi"/>
                <w:iCs w:val="0"/>
                <w:noProof/>
                <w:kern w:val="2"/>
                <w:sz w:val="24"/>
                <w:szCs w:val="24"/>
                <w:lang w:val="en-GB" w:eastAsia="en-GB"/>
                <w14:ligatures w14:val="standardContextual"/>
              </w:rPr>
              <w:tab/>
            </w:r>
            <w:r w:rsidRPr="00B3467E">
              <w:rPr>
                <w:rStyle w:val="Hyperlink"/>
                <w:noProof/>
                <w:lang w:eastAsia="ja-JP" w:bidi="th-TH"/>
              </w:rPr>
              <w:t>Stromversörgung Und Zündung</w:t>
            </w:r>
            <w:r>
              <w:rPr>
                <w:noProof/>
                <w:webHidden/>
              </w:rPr>
              <w:tab/>
            </w:r>
            <w:r>
              <w:rPr>
                <w:noProof/>
                <w:webHidden/>
              </w:rPr>
              <w:fldChar w:fldCharType="begin"/>
            </w:r>
            <w:r>
              <w:rPr>
                <w:noProof/>
                <w:webHidden/>
              </w:rPr>
              <w:instrText xml:space="preserve"> PAGEREF _Toc229775529 \h </w:instrText>
            </w:r>
            <w:r>
              <w:rPr>
                <w:noProof/>
                <w:webHidden/>
              </w:rPr>
            </w:r>
            <w:r>
              <w:rPr>
                <w:noProof/>
                <w:webHidden/>
              </w:rPr>
              <w:fldChar w:fldCharType="separate"/>
            </w:r>
            <w:r>
              <w:rPr>
                <w:noProof/>
                <w:webHidden/>
              </w:rPr>
              <w:t>63</w:t>
            </w:r>
            <w:r>
              <w:rPr>
                <w:noProof/>
                <w:webHidden/>
              </w:rPr>
              <w:fldChar w:fldCharType="end"/>
            </w:r>
          </w:hyperlink>
        </w:p>
        <w:p w14:paraId="7DFE178F" w14:textId="0AE4918C" w:rsidR="00DF7147" w:rsidRDefault="00DF7147">
          <w:pPr>
            <w:pStyle w:val="TOC3"/>
            <w:tabs>
              <w:tab w:val="left" w:pos="1400"/>
              <w:tab w:val="right" w:leader="dot" w:pos="9345"/>
            </w:tabs>
            <w:rPr>
              <w:rFonts w:eastAsiaTheme="minorEastAsia" w:cstheme="minorBidi"/>
              <w:iCs w:val="0"/>
              <w:noProof/>
              <w:kern w:val="2"/>
              <w:sz w:val="24"/>
              <w:szCs w:val="24"/>
              <w:lang w:val="en-GB" w:eastAsia="en-GB"/>
              <w14:ligatures w14:val="standardContextual"/>
            </w:rPr>
          </w:pPr>
          <w:hyperlink w:anchor="_Toc229775530" w:history="1">
            <w:r w:rsidRPr="00B3467E">
              <w:rPr>
                <w:rStyle w:val="Hyperlink"/>
                <w:noProof/>
                <w:lang w:val="en-GB" w:eastAsia="ja-JP" w:bidi="th-TH"/>
              </w:rPr>
              <w:t>10.5.2</w:t>
            </w:r>
            <w:r>
              <w:rPr>
                <w:rFonts w:eastAsiaTheme="minorEastAsia" w:cstheme="minorBidi"/>
                <w:iCs w:val="0"/>
                <w:noProof/>
                <w:kern w:val="2"/>
                <w:sz w:val="24"/>
                <w:szCs w:val="24"/>
                <w:lang w:val="en-GB" w:eastAsia="en-GB"/>
                <w14:ligatures w14:val="standardContextual"/>
              </w:rPr>
              <w:tab/>
            </w:r>
            <w:r w:rsidRPr="00B3467E">
              <w:rPr>
                <w:rStyle w:val="Hyperlink"/>
                <w:noProof/>
                <w:lang w:eastAsia="ja-JP" w:bidi="th-TH"/>
              </w:rPr>
              <w:t>Verbindung zwischen Dachantenne und CCU</w:t>
            </w:r>
            <w:r>
              <w:rPr>
                <w:noProof/>
                <w:webHidden/>
              </w:rPr>
              <w:tab/>
            </w:r>
            <w:r>
              <w:rPr>
                <w:noProof/>
                <w:webHidden/>
              </w:rPr>
              <w:fldChar w:fldCharType="begin"/>
            </w:r>
            <w:r>
              <w:rPr>
                <w:noProof/>
                <w:webHidden/>
              </w:rPr>
              <w:instrText xml:space="preserve"> PAGEREF _Toc229775530 \h </w:instrText>
            </w:r>
            <w:r>
              <w:rPr>
                <w:noProof/>
                <w:webHidden/>
              </w:rPr>
            </w:r>
            <w:r>
              <w:rPr>
                <w:noProof/>
                <w:webHidden/>
              </w:rPr>
              <w:fldChar w:fldCharType="separate"/>
            </w:r>
            <w:r>
              <w:rPr>
                <w:noProof/>
                <w:webHidden/>
              </w:rPr>
              <w:t>65</w:t>
            </w:r>
            <w:r>
              <w:rPr>
                <w:noProof/>
                <w:webHidden/>
              </w:rPr>
              <w:fldChar w:fldCharType="end"/>
            </w:r>
          </w:hyperlink>
        </w:p>
        <w:p w14:paraId="17DAD12C" w14:textId="72D1F6B8" w:rsidR="00DF7147" w:rsidRDefault="00DF7147">
          <w:pPr>
            <w:pStyle w:val="TOC3"/>
            <w:tabs>
              <w:tab w:val="left" w:pos="1400"/>
              <w:tab w:val="right" w:leader="dot" w:pos="9345"/>
            </w:tabs>
            <w:rPr>
              <w:rFonts w:eastAsiaTheme="minorEastAsia" w:cstheme="minorBidi"/>
              <w:iCs w:val="0"/>
              <w:noProof/>
              <w:kern w:val="2"/>
              <w:sz w:val="24"/>
              <w:szCs w:val="24"/>
              <w:lang w:val="en-GB" w:eastAsia="en-GB"/>
              <w14:ligatures w14:val="standardContextual"/>
            </w:rPr>
          </w:pPr>
          <w:hyperlink w:anchor="_Toc229775531" w:history="1">
            <w:r w:rsidRPr="00B3467E">
              <w:rPr>
                <w:rStyle w:val="Hyperlink"/>
                <w:noProof/>
                <w:lang w:val="en-GB" w:eastAsia="ja-JP" w:bidi="th-TH"/>
              </w:rPr>
              <w:t>10.5.3</w:t>
            </w:r>
            <w:r>
              <w:rPr>
                <w:rFonts w:eastAsiaTheme="minorEastAsia" w:cstheme="minorBidi"/>
                <w:iCs w:val="0"/>
                <w:noProof/>
                <w:kern w:val="2"/>
                <w:sz w:val="24"/>
                <w:szCs w:val="24"/>
                <w:lang w:val="en-GB" w:eastAsia="en-GB"/>
                <w14:ligatures w14:val="standardContextual"/>
              </w:rPr>
              <w:tab/>
            </w:r>
            <w:r w:rsidRPr="00B3467E">
              <w:rPr>
                <w:rStyle w:val="Hyperlink"/>
                <w:noProof/>
                <w:lang w:val="en-GB" w:eastAsia="ja-JP" w:bidi="th-TH"/>
              </w:rPr>
              <w:t>Access Point: Westermo Ibex-610 nmid 1043</w:t>
            </w:r>
            <w:r>
              <w:rPr>
                <w:noProof/>
                <w:webHidden/>
              </w:rPr>
              <w:tab/>
            </w:r>
            <w:r>
              <w:rPr>
                <w:noProof/>
                <w:webHidden/>
              </w:rPr>
              <w:fldChar w:fldCharType="begin"/>
            </w:r>
            <w:r>
              <w:rPr>
                <w:noProof/>
                <w:webHidden/>
              </w:rPr>
              <w:instrText xml:space="preserve"> PAGEREF _Toc229775531 \h </w:instrText>
            </w:r>
            <w:r>
              <w:rPr>
                <w:noProof/>
                <w:webHidden/>
              </w:rPr>
            </w:r>
            <w:r>
              <w:rPr>
                <w:noProof/>
                <w:webHidden/>
              </w:rPr>
              <w:fldChar w:fldCharType="separate"/>
            </w:r>
            <w:r>
              <w:rPr>
                <w:noProof/>
                <w:webHidden/>
              </w:rPr>
              <w:t>66</w:t>
            </w:r>
            <w:r>
              <w:rPr>
                <w:noProof/>
                <w:webHidden/>
              </w:rPr>
              <w:fldChar w:fldCharType="end"/>
            </w:r>
          </w:hyperlink>
        </w:p>
        <w:p w14:paraId="40974127" w14:textId="3244290A" w:rsidR="00DF7147" w:rsidRDefault="00DF7147">
          <w:pPr>
            <w:pStyle w:val="TOC3"/>
            <w:tabs>
              <w:tab w:val="left" w:pos="1400"/>
              <w:tab w:val="right" w:leader="dot" w:pos="9345"/>
            </w:tabs>
            <w:rPr>
              <w:rFonts w:eastAsiaTheme="minorEastAsia" w:cstheme="minorBidi"/>
              <w:iCs w:val="0"/>
              <w:noProof/>
              <w:kern w:val="2"/>
              <w:sz w:val="24"/>
              <w:szCs w:val="24"/>
              <w:lang w:val="en-GB" w:eastAsia="en-GB"/>
              <w14:ligatures w14:val="standardContextual"/>
            </w:rPr>
          </w:pPr>
          <w:hyperlink w:anchor="_Toc229775532" w:history="1">
            <w:r w:rsidRPr="00B3467E">
              <w:rPr>
                <w:rStyle w:val="Hyperlink"/>
                <w:noProof/>
                <w:lang w:val="en-GB" w:eastAsia="ja-JP" w:bidi="th-TH"/>
              </w:rPr>
              <w:t>10.5.4</w:t>
            </w:r>
            <w:r>
              <w:rPr>
                <w:rFonts w:eastAsiaTheme="minorEastAsia" w:cstheme="minorBidi"/>
                <w:iCs w:val="0"/>
                <w:noProof/>
                <w:kern w:val="2"/>
                <w:sz w:val="24"/>
                <w:szCs w:val="24"/>
                <w:lang w:val="en-GB" w:eastAsia="en-GB"/>
                <w14:ligatures w14:val="standardContextual"/>
              </w:rPr>
              <w:tab/>
            </w:r>
            <w:r w:rsidRPr="00B3467E">
              <w:rPr>
                <w:rStyle w:val="Hyperlink"/>
                <w:noProof/>
                <w:lang w:val="en-GB" w:eastAsia="ja-JP" w:bidi="th-TH"/>
              </w:rPr>
              <w:t>Ethernet Switch VDSRail ds-cswp28-10gbe</w:t>
            </w:r>
            <w:r>
              <w:rPr>
                <w:noProof/>
                <w:webHidden/>
              </w:rPr>
              <w:tab/>
            </w:r>
            <w:r>
              <w:rPr>
                <w:noProof/>
                <w:webHidden/>
              </w:rPr>
              <w:fldChar w:fldCharType="begin"/>
            </w:r>
            <w:r>
              <w:rPr>
                <w:noProof/>
                <w:webHidden/>
              </w:rPr>
              <w:instrText xml:space="preserve"> PAGEREF _Toc229775532 \h </w:instrText>
            </w:r>
            <w:r>
              <w:rPr>
                <w:noProof/>
                <w:webHidden/>
              </w:rPr>
            </w:r>
            <w:r>
              <w:rPr>
                <w:noProof/>
                <w:webHidden/>
              </w:rPr>
              <w:fldChar w:fldCharType="separate"/>
            </w:r>
            <w:r>
              <w:rPr>
                <w:noProof/>
                <w:webHidden/>
              </w:rPr>
              <w:t>67</w:t>
            </w:r>
            <w:r>
              <w:rPr>
                <w:noProof/>
                <w:webHidden/>
              </w:rPr>
              <w:fldChar w:fldCharType="end"/>
            </w:r>
          </w:hyperlink>
        </w:p>
        <w:p w14:paraId="05AB498B" w14:textId="6E2F9DD6" w:rsidR="00DF7147" w:rsidRDefault="00DF7147">
          <w:pPr>
            <w:pStyle w:val="TOC3"/>
            <w:tabs>
              <w:tab w:val="left" w:pos="1400"/>
              <w:tab w:val="right" w:leader="dot" w:pos="9345"/>
            </w:tabs>
            <w:rPr>
              <w:rFonts w:eastAsiaTheme="minorEastAsia" w:cstheme="minorBidi"/>
              <w:iCs w:val="0"/>
              <w:noProof/>
              <w:kern w:val="2"/>
              <w:sz w:val="24"/>
              <w:szCs w:val="24"/>
              <w:lang w:val="en-GB" w:eastAsia="en-GB"/>
              <w14:ligatures w14:val="standardContextual"/>
            </w:rPr>
          </w:pPr>
          <w:hyperlink w:anchor="_Toc229775533" w:history="1">
            <w:r w:rsidRPr="00B3467E">
              <w:rPr>
                <w:rStyle w:val="Hyperlink"/>
                <w:noProof/>
                <w:lang w:val="en-GB" w:eastAsia="ja-JP" w:bidi="th-TH"/>
              </w:rPr>
              <w:t>10.5.5</w:t>
            </w:r>
            <w:r>
              <w:rPr>
                <w:rFonts w:eastAsiaTheme="minorEastAsia" w:cstheme="minorBidi"/>
                <w:iCs w:val="0"/>
                <w:noProof/>
                <w:kern w:val="2"/>
                <w:sz w:val="24"/>
                <w:szCs w:val="24"/>
                <w:lang w:val="en-GB" w:eastAsia="en-GB"/>
                <w14:ligatures w14:val="standardContextual"/>
              </w:rPr>
              <w:tab/>
            </w:r>
            <w:r w:rsidRPr="00B3467E">
              <w:rPr>
                <w:rStyle w:val="Hyperlink"/>
                <w:noProof/>
                <w:lang w:val="en-GB" w:eastAsia="ja-JP" w:bidi="th-TH"/>
              </w:rPr>
              <w:t>Dachantenne: Sencity rail Multi Antenne 1399.99.0307</w:t>
            </w:r>
            <w:r>
              <w:rPr>
                <w:noProof/>
                <w:webHidden/>
              </w:rPr>
              <w:tab/>
            </w:r>
            <w:r>
              <w:rPr>
                <w:noProof/>
                <w:webHidden/>
              </w:rPr>
              <w:fldChar w:fldCharType="begin"/>
            </w:r>
            <w:r>
              <w:rPr>
                <w:noProof/>
                <w:webHidden/>
              </w:rPr>
              <w:instrText xml:space="preserve"> PAGEREF _Toc229775533 \h </w:instrText>
            </w:r>
            <w:r>
              <w:rPr>
                <w:noProof/>
                <w:webHidden/>
              </w:rPr>
            </w:r>
            <w:r>
              <w:rPr>
                <w:noProof/>
                <w:webHidden/>
              </w:rPr>
              <w:fldChar w:fldCharType="separate"/>
            </w:r>
            <w:r>
              <w:rPr>
                <w:noProof/>
                <w:webHidden/>
              </w:rPr>
              <w:t>69</w:t>
            </w:r>
            <w:r>
              <w:rPr>
                <w:noProof/>
                <w:webHidden/>
              </w:rPr>
              <w:fldChar w:fldCharType="end"/>
            </w:r>
          </w:hyperlink>
        </w:p>
        <w:p w14:paraId="1730FAD8" w14:textId="78C90301" w:rsidR="00DF7147" w:rsidRDefault="00DF7147">
          <w:pPr>
            <w:pStyle w:val="TOC3"/>
            <w:tabs>
              <w:tab w:val="left" w:pos="1400"/>
              <w:tab w:val="right" w:leader="dot" w:pos="9345"/>
            </w:tabs>
            <w:rPr>
              <w:rFonts w:eastAsiaTheme="minorEastAsia" w:cstheme="minorBidi"/>
              <w:iCs w:val="0"/>
              <w:noProof/>
              <w:kern w:val="2"/>
              <w:sz w:val="24"/>
              <w:szCs w:val="24"/>
              <w:lang w:val="en-GB" w:eastAsia="en-GB"/>
              <w14:ligatures w14:val="standardContextual"/>
            </w:rPr>
          </w:pPr>
          <w:hyperlink w:anchor="_Toc229775534" w:history="1">
            <w:r w:rsidRPr="00B3467E">
              <w:rPr>
                <w:rStyle w:val="Hyperlink"/>
                <w:noProof/>
                <w:lang w:val="en-GB" w:eastAsia="ja-JP" w:bidi="th-TH"/>
              </w:rPr>
              <w:t>10.5.6</w:t>
            </w:r>
            <w:r>
              <w:rPr>
                <w:rFonts w:eastAsiaTheme="minorEastAsia" w:cstheme="minorBidi"/>
                <w:iCs w:val="0"/>
                <w:noProof/>
                <w:kern w:val="2"/>
                <w:sz w:val="24"/>
                <w:szCs w:val="24"/>
                <w:lang w:val="en-GB" w:eastAsia="en-GB"/>
                <w14:ligatures w14:val="standardContextual"/>
              </w:rPr>
              <w:tab/>
            </w:r>
            <w:r w:rsidRPr="00B3467E">
              <w:rPr>
                <w:rStyle w:val="Hyperlink"/>
                <w:noProof/>
                <w:lang w:val="en-GB" w:eastAsia="ja-JP" w:bidi="th-TH"/>
              </w:rPr>
              <w:t>Indoor Wifi Antenna (Huber and Suhner 1399.35.0020)</w:t>
            </w:r>
            <w:r>
              <w:rPr>
                <w:noProof/>
                <w:webHidden/>
              </w:rPr>
              <w:tab/>
            </w:r>
            <w:r>
              <w:rPr>
                <w:noProof/>
                <w:webHidden/>
              </w:rPr>
              <w:fldChar w:fldCharType="begin"/>
            </w:r>
            <w:r>
              <w:rPr>
                <w:noProof/>
                <w:webHidden/>
              </w:rPr>
              <w:instrText xml:space="preserve"> PAGEREF _Toc229775534 \h </w:instrText>
            </w:r>
            <w:r>
              <w:rPr>
                <w:noProof/>
                <w:webHidden/>
              </w:rPr>
            </w:r>
            <w:r>
              <w:rPr>
                <w:noProof/>
                <w:webHidden/>
              </w:rPr>
              <w:fldChar w:fldCharType="separate"/>
            </w:r>
            <w:r>
              <w:rPr>
                <w:noProof/>
                <w:webHidden/>
              </w:rPr>
              <w:t>71</w:t>
            </w:r>
            <w:r>
              <w:rPr>
                <w:noProof/>
                <w:webHidden/>
              </w:rPr>
              <w:fldChar w:fldCharType="end"/>
            </w:r>
          </w:hyperlink>
        </w:p>
        <w:p w14:paraId="4D13DD6D" w14:textId="589583AA" w:rsidR="00DF7147" w:rsidRDefault="00DF7147">
          <w:pPr>
            <w:pStyle w:val="TOC1"/>
            <w:rPr>
              <w:rFonts w:eastAsiaTheme="minorEastAsia" w:cstheme="minorBidi"/>
              <w:b w:val="0"/>
              <w:bCs w:val="0"/>
              <w:caps w:val="0"/>
              <w:noProof/>
              <w:kern w:val="2"/>
              <w:sz w:val="24"/>
              <w:szCs w:val="24"/>
              <w:lang w:val="en-GB" w:eastAsia="en-GB"/>
              <w14:ligatures w14:val="standardContextual"/>
            </w:rPr>
          </w:pPr>
          <w:hyperlink w:anchor="_Toc229775535" w:history="1">
            <w:r w:rsidRPr="00B3467E">
              <w:rPr>
                <w:rStyle w:val="Hyperlink"/>
                <w:noProof/>
                <w:lang w:val="en-GB" w:eastAsia="ja-JP"/>
              </w:rPr>
              <w:t>11</w:t>
            </w:r>
            <w:r>
              <w:rPr>
                <w:rFonts w:eastAsiaTheme="minorEastAsia" w:cstheme="minorBidi"/>
                <w:b w:val="0"/>
                <w:bCs w:val="0"/>
                <w:caps w:val="0"/>
                <w:noProof/>
                <w:kern w:val="2"/>
                <w:sz w:val="24"/>
                <w:szCs w:val="24"/>
                <w:lang w:val="en-GB" w:eastAsia="en-GB"/>
                <w14:ligatures w14:val="standardContextual"/>
              </w:rPr>
              <w:tab/>
            </w:r>
            <w:r w:rsidRPr="00B3467E">
              <w:rPr>
                <w:rStyle w:val="Hyperlink"/>
                <w:noProof/>
                <w:lang w:eastAsia="ja-JP"/>
              </w:rPr>
              <w:t>Glossar</w:t>
            </w:r>
            <w:r>
              <w:rPr>
                <w:noProof/>
                <w:webHidden/>
              </w:rPr>
              <w:tab/>
            </w:r>
            <w:r>
              <w:rPr>
                <w:noProof/>
                <w:webHidden/>
              </w:rPr>
              <w:fldChar w:fldCharType="begin"/>
            </w:r>
            <w:r>
              <w:rPr>
                <w:noProof/>
                <w:webHidden/>
              </w:rPr>
              <w:instrText xml:space="preserve"> PAGEREF _Toc229775535 \h </w:instrText>
            </w:r>
            <w:r>
              <w:rPr>
                <w:noProof/>
                <w:webHidden/>
              </w:rPr>
            </w:r>
            <w:r>
              <w:rPr>
                <w:noProof/>
                <w:webHidden/>
              </w:rPr>
              <w:fldChar w:fldCharType="separate"/>
            </w:r>
            <w:r>
              <w:rPr>
                <w:noProof/>
                <w:webHidden/>
              </w:rPr>
              <w:t>73</w:t>
            </w:r>
            <w:r>
              <w:rPr>
                <w:noProof/>
                <w:webHidden/>
              </w:rPr>
              <w:fldChar w:fldCharType="end"/>
            </w:r>
          </w:hyperlink>
        </w:p>
        <w:p w14:paraId="62AD888A" w14:textId="0E2277D7" w:rsidR="0B7E20D7" w:rsidRPr="00215A00" w:rsidRDefault="0B7E20D7" w:rsidP="002643BF">
          <w:pPr>
            <w:pStyle w:val="TOC1"/>
            <w:tabs>
              <w:tab w:val="left" w:pos="435"/>
            </w:tabs>
            <w:rPr>
              <w:rStyle w:val="Hyperlink"/>
            </w:rPr>
          </w:pPr>
          <w:r>
            <w:fldChar w:fldCharType="end"/>
          </w:r>
        </w:p>
      </w:sdtContent>
    </w:sdt>
    <w:p w14:paraId="3CD3B9AA" w14:textId="59FFC2FC" w:rsidR="00496D27" w:rsidRPr="00215A00" w:rsidRDefault="00496D27" w:rsidP="00241460">
      <w:pPr>
        <w:spacing w:before="0" w:after="0"/>
        <w:rPr>
          <w:sz w:val="8"/>
          <w:szCs w:val="8"/>
        </w:rPr>
      </w:pPr>
    </w:p>
    <w:p w14:paraId="7DE33F86" w14:textId="77777777" w:rsidR="00496D27" w:rsidRPr="00215A00" w:rsidRDefault="00496D27">
      <w:pPr>
        <w:rPr>
          <w:sz w:val="8"/>
          <w:szCs w:val="8"/>
        </w:rPr>
      </w:pPr>
      <w:r>
        <w:rPr>
          <w:sz w:val="8"/>
          <w:szCs w:val="8"/>
        </w:rPr>
        <w:br w:type="page"/>
      </w:r>
    </w:p>
    <w:p w14:paraId="3BA77270" w14:textId="50221F5F" w:rsidR="00752D70" w:rsidRPr="00215A00" w:rsidRDefault="00CD5D58" w:rsidP="00752D70">
      <w:pPr>
        <w:pStyle w:val="Heading1"/>
      </w:pPr>
      <w:bookmarkStart w:id="0" w:name="_Ref126241098"/>
      <w:bookmarkStart w:id="1" w:name="_Toc229775439"/>
      <w:r>
        <w:lastRenderedPageBreak/>
        <w:t>Einleitung</w:t>
      </w:r>
      <w:bookmarkEnd w:id="0"/>
      <w:bookmarkEnd w:id="1"/>
    </w:p>
    <w:p w14:paraId="1FEC3130" w14:textId="2D8FF891" w:rsidR="00CF35E1" w:rsidRDefault="00CF35E1" w:rsidP="00CF35E1">
      <w:r>
        <w:t>Ziel dieses Dokuments ist es den technischen Umfang der von Nomad Digital bereitgestellten „Internet on Board (IoB)“-Lösung detailliert darzustellen.</w:t>
      </w:r>
    </w:p>
    <w:p w14:paraId="1C7429BA" w14:textId="33500568" w:rsidR="00CF35E1" w:rsidRDefault="00CF35E1" w:rsidP="00CF35E1">
      <w:r>
        <w:t>Das Dokument richtet sich ausschließlich an den Auftraggeber ÖBB und dient als technische Grundlage zur Integration, Abgrenzung und Dokumentation der Nomad-Komponenten innerhalb des Gesamtsystems.</w:t>
      </w:r>
    </w:p>
    <w:p w14:paraId="0FA0035C" w14:textId="47B6D29A" w:rsidR="00CF35E1" w:rsidRPr="00D06B92" w:rsidRDefault="00CF35E1" w:rsidP="00CF35E1">
      <w:r>
        <w:t>Schnittstellen zu Drittparteien – insbesondere zur durch Stadler betriebenen Netzwerkinfrastruktur – werden lediglich in dem Umfang betrachtet, wie sie für die Einbindung der Nomad-Lösung notwendig sind. Der Fokus liegt ausschließlich auf den Nomad-spezifischen Systembestandteilen und deren technischen Anforderungen.</w:t>
      </w:r>
    </w:p>
    <w:p w14:paraId="41E13DBD" w14:textId="398C9D4B" w:rsidR="00CD5D58" w:rsidRPr="00215A00" w:rsidRDefault="00CD5D58" w:rsidP="00CD5D58">
      <w:r>
        <w:t>Die Konfiguration für das Dosto Neu-Projekt wird von ÖBB wie folgt dargelegt:</w:t>
      </w:r>
    </w:p>
    <w:p w14:paraId="790A4C5B" w14:textId="5D73F256" w:rsidR="00CD5D58" w:rsidRDefault="00CD5D58">
      <w:pPr>
        <w:pStyle w:val="ListParagraph"/>
        <w:numPr>
          <w:ilvl w:val="0"/>
          <w:numId w:val="6"/>
        </w:numPr>
      </w:pPr>
      <w:r>
        <w:t xml:space="preserve">Umfang: </w:t>
      </w:r>
      <w:r>
        <w:br/>
        <w:t>Abruf 1: 21x 4-Teiler und 20x 6-Teiler. (Nahverkehr)</w:t>
      </w:r>
    </w:p>
    <w:p w14:paraId="4E55ABDA" w14:textId="724985D6" w:rsidR="00B920E8" w:rsidRDefault="00B920E8" w:rsidP="00B920E8">
      <w:pPr>
        <w:pStyle w:val="ListParagraph"/>
      </w:pPr>
      <w:r>
        <w:t>Abruf 2: 14x 6-Teiler. (Fernverkehr)</w:t>
      </w:r>
      <w:r>
        <w:br/>
        <w:t>Abruf 3: 21x 4-Teiler. (Nahverkehr)</w:t>
      </w:r>
      <w:r>
        <w:br/>
        <w:t>Abruf 4: 3 5-Teiler. (City Airport Train)</w:t>
      </w:r>
    </w:p>
    <w:p w14:paraId="2B5AE4AF" w14:textId="73EEAA71" w:rsidR="00B920E8" w:rsidRPr="00215A00" w:rsidRDefault="00B920E8" w:rsidP="00B920E8">
      <w:pPr>
        <w:pStyle w:val="ListParagraph"/>
      </w:pPr>
      <w:r>
        <w:t>Abruf 5: 47x 4-Teiler. (Nahverkehr)</w:t>
      </w:r>
    </w:p>
    <w:p w14:paraId="54357243" w14:textId="77777777" w:rsidR="00CF35E1" w:rsidRDefault="00CF35E1">
      <w:pPr>
        <w:pStyle w:val="ListParagraph"/>
        <w:numPr>
          <w:ilvl w:val="0"/>
          <w:numId w:val="6"/>
        </w:numPr>
      </w:pPr>
      <w:r>
        <w:t>Endkunde: Österreichische Bundesbahnen (ÖBB)</w:t>
      </w:r>
    </w:p>
    <w:p w14:paraId="62C331BA" w14:textId="41A0F8BF" w:rsidR="00CF35E1" w:rsidRPr="00D06B92" w:rsidRDefault="00CF35E1">
      <w:pPr>
        <w:pStyle w:val="ListParagraph"/>
        <w:numPr>
          <w:ilvl w:val="0"/>
          <w:numId w:val="6"/>
        </w:numPr>
      </w:pPr>
      <w:r>
        <w:t>Hardwareinstallation: Stadler Rail</w:t>
      </w:r>
    </w:p>
    <w:p w14:paraId="7557A726" w14:textId="05ABA5DC" w:rsidR="00CF35E1" w:rsidRPr="00D06B92" w:rsidRDefault="00CF35E1">
      <w:pPr>
        <w:pStyle w:val="ListParagraph"/>
        <w:numPr>
          <w:ilvl w:val="0"/>
          <w:numId w:val="6"/>
        </w:numPr>
      </w:pPr>
      <w:r>
        <w:t>Softwareinstallation: Nomad Digital</w:t>
      </w:r>
    </w:p>
    <w:p w14:paraId="3EB4634D" w14:textId="0BB8CF10" w:rsidR="00CF35E1" w:rsidRPr="00D06B92" w:rsidRDefault="00CF35E1">
      <w:pPr>
        <w:pStyle w:val="ListParagraph"/>
        <w:numPr>
          <w:ilvl w:val="0"/>
          <w:numId w:val="6"/>
        </w:numPr>
      </w:pPr>
      <w:r>
        <w:t>Backend-Integration / Änderungen: Nomad Digital</w:t>
      </w:r>
    </w:p>
    <w:p w14:paraId="29525C9D" w14:textId="2AC558A3" w:rsidR="00CF35E1" w:rsidRPr="0098299C" w:rsidRDefault="00D77930">
      <w:pPr>
        <w:pStyle w:val="ListParagraph"/>
        <w:numPr>
          <w:ilvl w:val="0"/>
          <w:numId w:val="6"/>
        </w:numPr>
        <w:rPr>
          <w:lang w:val="en-GB"/>
        </w:rPr>
      </w:pPr>
      <w:r>
        <w:rPr>
          <w:lang w:val="en-GB"/>
        </w:rPr>
        <w:t>System design (High-Level): Nomad Digital &amp; ÖBB</w:t>
      </w:r>
    </w:p>
    <w:p w14:paraId="6D8A407E" w14:textId="77777777" w:rsidR="00761FE3" w:rsidRPr="00AB7F42" w:rsidRDefault="00761FE3">
      <w:pPr>
        <w:rPr>
          <w:lang w:val="en-GB" w:eastAsia="ja-JP"/>
        </w:rPr>
      </w:pPr>
      <w:bookmarkStart w:id="2" w:name="_Hlk531872603"/>
      <w:r>
        <w:rPr>
          <w:lang w:val="en-GB" w:eastAsia="ja-JP"/>
        </w:rPr>
        <w:br w:type="page"/>
      </w:r>
    </w:p>
    <w:p w14:paraId="62FE8336" w14:textId="048DCB4C" w:rsidR="00A438A4" w:rsidRDefault="00BE0D5C" w:rsidP="00A438A4">
      <w:pPr>
        <w:pStyle w:val="Heading1"/>
        <w:rPr>
          <w:lang w:eastAsia="ja-JP"/>
        </w:rPr>
      </w:pPr>
      <w:bookmarkStart w:id="3" w:name="_Toc229775440"/>
      <w:r>
        <w:rPr>
          <w:lang w:eastAsia="ja-JP"/>
        </w:rPr>
        <w:lastRenderedPageBreak/>
        <w:t>ZUGZUSAMMENSTELLUNG</w:t>
      </w:r>
      <w:bookmarkEnd w:id="3"/>
    </w:p>
    <w:p w14:paraId="58FCA467" w14:textId="77777777" w:rsidR="00A438A4" w:rsidRDefault="00A438A4" w:rsidP="00A438A4">
      <w:pPr>
        <w:rPr>
          <w:lang w:eastAsia="ja-JP"/>
        </w:rPr>
      </w:pPr>
      <w:bookmarkStart w:id="4" w:name="_Hlk205477386"/>
      <w:bookmarkStart w:id="5" w:name="_Hlk205477360"/>
      <w:r>
        <w:rPr>
          <w:lang w:eastAsia="ja-JP"/>
        </w:rPr>
        <w:t>Die DOSTO-Neu-Flotte der ÖBB besteht aus statischen Doppelstockgarnituren, die in vier Varianten verfügbar sind – jeweils zwei für den Einsatz im Nahverkehr und zwei für den Fernverkehr.</w:t>
      </w:r>
    </w:p>
    <w:p w14:paraId="6F3BF1EF" w14:textId="2E4D5BC0" w:rsidR="00A438A4" w:rsidRPr="002A5DC0" w:rsidRDefault="00A438A4" w:rsidP="00A438A4">
      <w:pPr>
        <w:pStyle w:val="Heading2"/>
        <w:spacing w:after="120"/>
        <w:ind w:left="1003" w:hanging="578"/>
      </w:pPr>
      <w:bookmarkStart w:id="6" w:name="_Toc229775441"/>
      <w:bookmarkEnd w:id="4"/>
      <w:r>
        <w:t>Garnitur und Wagen Spezifikationen</w:t>
      </w:r>
      <w:bookmarkEnd w:id="6"/>
    </w:p>
    <w:tbl>
      <w:tblPr>
        <w:tblStyle w:val="TableGrid"/>
        <w:tblW w:w="0" w:type="auto"/>
        <w:jc w:val="center"/>
        <w:tblLook w:val="04A0" w:firstRow="1" w:lastRow="0" w:firstColumn="1" w:lastColumn="0" w:noHBand="0" w:noVBand="1"/>
      </w:tblPr>
      <w:tblGrid>
        <w:gridCol w:w="1271"/>
        <w:gridCol w:w="1701"/>
        <w:gridCol w:w="2336"/>
        <w:gridCol w:w="1775"/>
        <w:gridCol w:w="2262"/>
      </w:tblGrid>
      <w:tr w:rsidR="00A438A4" w:rsidRPr="0075315D" w14:paraId="016E8535" w14:textId="77777777" w:rsidTr="006B76E5">
        <w:trPr>
          <w:jc w:val="center"/>
        </w:trPr>
        <w:tc>
          <w:tcPr>
            <w:tcW w:w="1271" w:type="dxa"/>
            <w:shd w:val="clear" w:color="auto" w:fill="B8CCE4" w:themeFill="accent1" w:themeFillTint="66"/>
            <w:vAlign w:val="center"/>
          </w:tcPr>
          <w:p w14:paraId="69BD5AF4" w14:textId="77777777" w:rsidR="00A438A4" w:rsidRPr="00AD4A76" w:rsidRDefault="00A438A4" w:rsidP="006B76E5">
            <w:pPr>
              <w:jc w:val="center"/>
              <w:rPr>
                <w:rFonts w:asciiTheme="minorHAnsi" w:hAnsiTheme="minorHAnsi" w:cstheme="minorHAnsi"/>
                <w:b/>
                <w:bCs/>
                <w:sz w:val="28"/>
                <w:szCs w:val="28"/>
                <w:lang w:eastAsia="ja-JP"/>
              </w:rPr>
            </w:pPr>
            <w:r>
              <w:rPr>
                <w:rFonts w:asciiTheme="minorHAnsi" w:hAnsiTheme="minorHAnsi" w:cstheme="minorHAnsi"/>
                <w:b/>
                <w:bCs/>
                <w:sz w:val="28"/>
                <w:szCs w:val="28"/>
                <w:lang w:eastAsia="ja-JP"/>
              </w:rPr>
              <w:t>Garnitur</w:t>
            </w:r>
          </w:p>
        </w:tc>
        <w:tc>
          <w:tcPr>
            <w:tcW w:w="4037" w:type="dxa"/>
            <w:gridSpan w:val="2"/>
            <w:shd w:val="clear" w:color="auto" w:fill="B8CCE4" w:themeFill="accent1" w:themeFillTint="66"/>
            <w:vAlign w:val="center"/>
          </w:tcPr>
          <w:p w14:paraId="205729AB" w14:textId="77777777" w:rsidR="00A438A4" w:rsidRPr="00AD4A76" w:rsidRDefault="00A438A4" w:rsidP="006B76E5">
            <w:pPr>
              <w:jc w:val="center"/>
              <w:rPr>
                <w:rFonts w:asciiTheme="minorHAnsi" w:hAnsiTheme="minorHAnsi" w:cstheme="minorHAnsi"/>
                <w:sz w:val="28"/>
                <w:szCs w:val="28"/>
                <w:lang w:eastAsia="ja-JP"/>
              </w:rPr>
            </w:pPr>
            <w:r>
              <w:rPr>
                <w:rFonts w:asciiTheme="minorHAnsi" w:hAnsiTheme="minorHAnsi" w:cstheme="minorHAnsi"/>
                <w:b/>
                <w:bCs/>
                <w:sz w:val="28"/>
                <w:szCs w:val="28"/>
                <w:lang w:eastAsia="ja-JP"/>
              </w:rPr>
              <w:t>Nahverkehr</w:t>
            </w:r>
          </w:p>
        </w:tc>
        <w:tc>
          <w:tcPr>
            <w:tcW w:w="4037" w:type="dxa"/>
            <w:gridSpan w:val="2"/>
            <w:shd w:val="clear" w:color="auto" w:fill="B8CCE4" w:themeFill="accent1" w:themeFillTint="66"/>
            <w:vAlign w:val="center"/>
          </w:tcPr>
          <w:p w14:paraId="4AE65598" w14:textId="77777777" w:rsidR="00A438A4" w:rsidRPr="00AD4A76" w:rsidRDefault="00A438A4" w:rsidP="006B76E5">
            <w:pPr>
              <w:jc w:val="center"/>
              <w:rPr>
                <w:rFonts w:asciiTheme="minorHAnsi" w:hAnsiTheme="minorHAnsi" w:cstheme="minorHAnsi"/>
                <w:b/>
                <w:bCs/>
                <w:sz w:val="28"/>
                <w:szCs w:val="28"/>
                <w:lang w:eastAsia="ja-JP"/>
              </w:rPr>
            </w:pPr>
            <w:r>
              <w:rPr>
                <w:rFonts w:asciiTheme="minorHAnsi" w:hAnsiTheme="minorHAnsi" w:cstheme="minorHAnsi"/>
                <w:b/>
                <w:bCs/>
                <w:sz w:val="28"/>
                <w:szCs w:val="28"/>
                <w:lang w:eastAsia="ja-JP"/>
              </w:rPr>
              <w:t>Fernverkehr</w:t>
            </w:r>
          </w:p>
        </w:tc>
      </w:tr>
      <w:tr w:rsidR="00A438A4" w:rsidRPr="0075315D" w14:paraId="41E1BE45" w14:textId="77777777" w:rsidTr="00C62109">
        <w:trPr>
          <w:jc w:val="center"/>
        </w:trPr>
        <w:tc>
          <w:tcPr>
            <w:tcW w:w="1271" w:type="dxa"/>
            <w:shd w:val="clear" w:color="auto" w:fill="DBE5F1" w:themeFill="accent1" w:themeFillTint="33"/>
            <w:vAlign w:val="center"/>
          </w:tcPr>
          <w:p w14:paraId="07F905B1" w14:textId="77777777" w:rsidR="00A438A4" w:rsidRPr="00AD4A76" w:rsidRDefault="00A438A4" w:rsidP="006B76E5">
            <w:pPr>
              <w:jc w:val="center"/>
              <w:rPr>
                <w:rFonts w:asciiTheme="minorHAnsi" w:hAnsiTheme="minorHAnsi" w:cstheme="minorHAnsi"/>
                <w:b/>
                <w:bCs/>
                <w:sz w:val="24"/>
                <w:szCs w:val="24"/>
                <w:lang w:eastAsia="ja-JP"/>
              </w:rPr>
            </w:pPr>
            <w:r>
              <w:rPr>
                <w:rFonts w:asciiTheme="minorHAnsi" w:hAnsiTheme="minorHAnsi" w:cstheme="minorHAnsi"/>
                <w:b/>
                <w:bCs/>
                <w:sz w:val="24"/>
                <w:szCs w:val="24"/>
                <w:lang w:eastAsia="ja-JP"/>
              </w:rPr>
              <w:t>Variante</w:t>
            </w:r>
          </w:p>
        </w:tc>
        <w:tc>
          <w:tcPr>
            <w:tcW w:w="1701" w:type="dxa"/>
            <w:shd w:val="clear" w:color="auto" w:fill="DBE5F1" w:themeFill="accent1" w:themeFillTint="33"/>
            <w:vAlign w:val="center"/>
          </w:tcPr>
          <w:p w14:paraId="775C1D0F" w14:textId="77777777" w:rsidR="00A438A4" w:rsidRPr="00AD4A76" w:rsidRDefault="00A438A4" w:rsidP="006B76E5">
            <w:pPr>
              <w:jc w:val="center"/>
              <w:rPr>
                <w:rFonts w:asciiTheme="minorHAnsi" w:hAnsiTheme="minorHAnsi" w:cstheme="minorHAnsi"/>
                <w:b/>
                <w:bCs/>
                <w:sz w:val="24"/>
                <w:szCs w:val="24"/>
                <w:lang w:eastAsia="ja-JP"/>
              </w:rPr>
            </w:pPr>
            <w:r>
              <w:rPr>
                <w:rFonts w:asciiTheme="minorHAnsi" w:hAnsiTheme="minorHAnsi" w:cstheme="minorHAnsi"/>
                <w:b/>
                <w:bCs/>
                <w:sz w:val="24"/>
                <w:szCs w:val="24"/>
                <w:lang w:eastAsia="ja-JP"/>
              </w:rPr>
              <w:t>4-Teiler</w:t>
            </w:r>
          </w:p>
        </w:tc>
        <w:tc>
          <w:tcPr>
            <w:tcW w:w="2336" w:type="dxa"/>
            <w:shd w:val="clear" w:color="auto" w:fill="DBE5F1" w:themeFill="accent1" w:themeFillTint="33"/>
            <w:vAlign w:val="center"/>
          </w:tcPr>
          <w:p w14:paraId="23D3B1EA" w14:textId="77777777" w:rsidR="00A438A4" w:rsidRPr="00AD4A76" w:rsidRDefault="00A438A4" w:rsidP="006B76E5">
            <w:pPr>
              <w:jc w:val="center"/>
              <w:rPr>
                <w:rFonts w:asciiTheme="minorHAnsi" w:hAnsiTheme="minorHAnsi" w:cstheme="minorHAnsi"/>
                <w:b/>
                <w:bCs/>
                <w:sz w:val="24"/>
                <w:szCs w:val="24"/>
                <w:lang w:eastAsia="ja-JP"/>
              </w:rPr>
            </w:pPr>
            <w:r>
              <w:rPr>
                <w:rFonts w:asciiTheme="minorHAnsi" w:hAnsiTheme="minorHAnsi" w:cstheme="minorHAnsi"/>
                <w:b/>
                <w:bCs/>
                <w:sz w:val="24"/>
                <w:szCs w:val="24"/>
                <w:lang w:eastAsia="ja-JP"/>
              </w:rPr>
              <w:t>6-Teiler</w:t>
            </w:r>
          </w:p>
        </w:tc>
        <w:tc>
          <w:tcPr>
            <w:tcW w:w="1775" w:type="dxa"/>
            <w:shd w:val="clear" w:color="auto" w:fill="DBE5F1" w:themeFill="accent1" w:themeFillTint="33"/>
            <w:vAlign w:val="center"/>
          </w:tcPr>
          <w:p w14:paraId="0B5D17A2" w14:textId="77777777" w:rsidR="00A438A4" w:rsidRPr="00AD4A76" w:rsidRDefault="00A438A4" w:rsidP="006B76E5">
            <w:pPr>
              <w:jc w:val="center"/>
              <w:rPr>
                <w:rFonts w:asciiTheme="minorHAnsi" w:hAnsiTheme="minorHAnsi" w:cstheme="minorHAnsi"/>
                <w:b/>
                <w:bCs/>
                <w:sz w:val="24"/>
                <w:szCs w:val="24"/>
                <w:lang w:eastAsia="ja-JP"/>
              </w:rPr>
            </w:pPr>
            <w:r>
              <w:rPr>
                <w:rFonts w:asciiTheme="minorHAnsi" w:hAnsiTheme="minorHAnsi" w:cstheme="minorHAnsi"/>
                <w:b/>
                <w:bCs/>
                <w:sz w:val="24"/>
                <w:szCs w:val="24"/>
                <w:lang w:eastAsia="ja-JP"/>
              </w:rPr>
              <w:t>5-Teiler</w:t>
            </w:r>
          </w:p>
        </w:tc>
        <w:tc>
          <w:tcPr>
            <w:tcW w:w="2262" w:type="dxa"/>
            <w:shd w:val="clear" w:color="auto" w:fill="DBE5F1" w:themeFill="accent1" w:themeFillTint="33"/>
            <w:vAlign w:val="center"/>
          </w:tcPr>
          <w:p w14:paraId="0D60491E" w14:textId="77777777" w:rsidR="00A438A4" w:rsidRPr="00AD4A76" w:rsidRDefault="00A438A4" w:rsidP="006B76E5">
            <w:pPr>
              <w:jc w:val="center"/>
              <w:rPr>
                <w:rFonts w:asciiTheme="minorHAnsi" w:hAnsiTheme="minorHAnsi" w:cstheme="minorHAnsi"/>
                <w:b/>
                <w:bCs/>
                <w:sz w:val="24"/>
                <w:szCs w:val="24"/>
                <w:lang w:eastAsia="ja-JP"/>
              </w:rPr>
            </w:pPr>
            <w:r>
              <w:rPr>
                <w:rFonts w:asciiTheme="minorHAnsi" w:hAnsiTheme="minorHAnsi" w:cstheme="minorHAnsi"/>
                <w:b/>
                <w:bCs/>
                <w:sz w:val="24"/>
                <w:szCs w:val="24"/>
                <w:lang w:eastAsia="ja-JP"/>
              </w:rPr>
              <w:t>6-Teiler</w:t>
            </w:r>
          </w:p>
        </w:tc>
      </w:tr>
      <w:tr w:rsidR="00A438A4" w:rsidRPr="0075315D" w14:paraId="0030FED6" w14:textId="77777777" w:rsidTr="00C62109">
        <w:trPr>
          <w:jc w:val="center"/>
        </w:trPr>
        <w:tc>
          <w:tcPr>
            <w:tcW w:w="1271" w:type="dxa"/>
            <w:shd w:val="clear" w:color="auto" w:fill="DBE5F1" w:themeFill="accent1" w:themeFillTint="33"/>
            <w:vAlign w:val="center"/>
          </w:tcPr>
          <w:p w14:paraId="0C4D23A7" w14:textId="77777777" w:rsidR="00A438A4" w:rsidRPr="0075315D" w:rsidRDefault="00A438A4" w:rsidP="006B76E5">
            <w:pPr>
              <w:jc w:val="center"/>
              <w:rPr>
                <w:rFonts w:asciiTheme="minorHAnsi" w:hAnsiTheme="minorHAnsi" w:cstheme="minorHAnsi"/>
                <w:b/>
                <w:bCs/>
                <w:szCs w:val="22"/>
                <w:lang w:eastAsia="ja-JP"/>
              </w:rPr>
            </w:pPr>
            <w:r>
              <w:rPr>
                <w:rFonts w:asciiTheme="minorHAnsi" w:hAnsiTheme="minorHAnsi" w:cstheme="minorHAnsi"/>
                <w:b/>
                <w:bCs/>
                <w:sz w:val="24"/>
                <w:szCs w:val="24"/>
                <w:lang w:eastAsia="ja-JP"/>
              </w:rPr>
              <w:t>Kennung</w:t>
            </w:r>
          </w:p>
        </w:tc>
        <w:tc>
          <w:tcPr>
            <w:tcW w:w="1701" w:type="dxa"/>
            <w:shd w:val="clear" w:color="auto" w:fill="FFFFFF" w:themeFill="background1"/>
            <w:vAlign w:val="center"/>
          </w:tcPr>
          <w:p w14:paraId="065D7532" w14:textId="77777777" w:rsidR="00A438A4" w:rsidRPr="00AD4A76" w:rsidRDefault="00A438A4"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4734</w:t>
            </w:r>
          </w:p>
        </w:tc>
        <w:tc>
          <w:tcPr>
            <w:tcW w:w="2336" w:type="dxa"/>
            <w:shd w:val="clear" w:color="auto" w:fill="FFFFFF" w:themeFill="background1"/>
            <w:vAlign w:val="center"/>
          </w:tcPr>
          <w:p w14:paraId="4A65A321" w14:textId="77777777" w:rsidR="00A438A4" w:rsidRPr="00AD4A76" w:rsidRDefault="00A438A4"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4736</w:t>
            </w:r>
          </w:p>
        </w:tc>
        <w:tc>
          <w:tcPr>
            <w:tcW w:w="1775" w:type="dxa"/>
            <w:shd w:val="clear" w:color="auto" w:fill="FFFFFF" w:themeFill="background1"/>
            <w:vAlign w:val="center"/>
          </w:tcPr>
          <w:p w14:paraId="38300A05" w14:textId="77777777" w:rsidR="00A438A4" w:rsidRPr="00AD4A76" w:rsidRDefault="00A438A4"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4705</w:t>
            </w:r>
          </w:p>
        </w:tc>
        <w:tc>
          <w:tcPr>
            <w:tcW w:w="2262" w:type="dxa"/>
            <w:shd w:val="clear" w:color="auto" w:fill="FFFFFF" w:themeFill="background1"/>
            <w:vAlign w:val="center"/>
          </w:tcPr>
          <w:p w14:paraId="25FD4446" w14:textId="77777777" w:rsidR="00A438A4" w:rsidRPr="00AD4A76" w:rsidRDefault="00A438A4"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4706</w:t>
            </w:r>
          </w:p>
        </w:tc>
      </w:tr>
      <w:tr w:rsidR="00A438A4" w:rsidRPr="0075315D" w14:paraId="7BF8795D" w14:textId="77777777" w:rsidTr="00C62109">
        <w:trPr>
          <w:jc w:val="center"/>
        </w:trPr>
        <w:tc>
          <w:tcPr>
            <w:tcW w:w="1271" w:type="dxa"/>
            <w:shd w:val="clear" w:color="auto" w:fill="DBE5F1" w:themeFill="accent1" w:themeFillTint="33"/>
            <w:vAlign w:val="center"/>
          </w:tcPr>
          <w:p w14:paraId="72ACFD34" w14:textId="77777777" w:rsidR="00A438A4" w:rsidRPr="0075315D" w:rsidRDefault="00A438A4" w:rsidP="006B76E5">
            <w:pPr>
              <w:jc w:val="center"/>
              <w:rPr>
                <w:rFonts w:asciiTheme="minorHAnsi" w:hAnsiTheme="minorHAnsi" w:cstheme="minorHAnsi"/>
                <w:b/>
                <w:bCs/>
                <w:szCs w:val="22"/>
                <w:lang w:eastAsia="ja-JP"/>
              </w:rPr>
            </w:pPr>
            <w:r>
              <w:rPr>
                <w:rFonts w:asciiTheme="minorHAnsi" w:hAnsiTheme="minorHAnsi" w:cstheme="minorHAnsi"/>
                <w:b/>
                <w:bCs/>
                <w:sz w:val="24"/>
                <w:szCs w:val="24"/>
                <w:lang w:eastAsia="ja-JP"/>
              </w:rPr>
              <w:t>Aufbau</w:t>
            </w:r>
          </w:p>
        </w:tc>
        <w:tc>
          <w:tcPr>
            <w:tcW w:w="1701" w:type="dxa"/>
            <w:shd w:val="clear" w:color="auto" w:fill="FFFFFF" w:themeFill="background1"/>
            <w:vAlign w:val="center"/>
          </w:tcPr>
          <w:p w14:paraId="717AAD33" w14:textId="77777777" w:rsidR="00A438A4" w:rsidRPr="00AD4A76" w:rsidRDefault="00A438A4"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A – C – G – B</w:t>
            </w:r>
          </w:p>
        </w:tc>
        <w:tc>
          <w:tcPr>
            <w:tcW w:w="2336" w:type="dxa"/>
            <w:shd w:val="clear" w:color="auto" w:fill="FFFFFF" w:themeFill="background1"/>
            <w:vAlign w:val="center"/>
          </w:tcPr>
          <w:p w14:paraId="0A5368C1" w14:textId="77777777" w:rsidR="00A438A4" w:rsidRPr="00AD4A76" w:rsidRDefault="00A438A4"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A – C – D – E – F – B</w:t>
            </w:r>
          </w:p>
        </w:tc>
        <w:tc>
          <w:tcPr>
            <w:tcW w:w="1775" w:type="dxa"/>
            <w:shd w:val="clear" w:color="auto" w:fill="FFFFFF" w:themeFill="background1"/>
            <w:vAlign w:val="center"/>
          </w:tcPr>
          <w:p w14:paraId="3CE664E4" w14:textId="358210AF" w:rsidR="00A438A4" w:rsidRPr="00AD4A76" w:rsidRDefault="00A438A4"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A – C – E – F – B</w:t>
            </w:r>
          </w:p>
        </w:tc>
        <w:tc>
          <w:tcPr>
            <w:tcW w:w="2262" w:type="dxa"/>
            <w:shd w:val="clear" w:color="auto" w:fill="FFFFFF" w:themeFill="background1"/>
            <w:vAlign w:val="center"/>
          </w:tcPr>
          <w:p w14:paraId="6DB9622E" w14:textId="77777777" w:rsidR="00A438A4" w:rsidRPr="00AD4A76" w:rsidRDefault="00A438A4"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A – C – D – E – F – B</w:t>
            </w:r>
          </w:p>
        </w:tc>
      </w:tr>
      <w:tr w:rsidR="00A438A4" w:rsidRPr="0075315D" w14:paraId="7246A0ED" w14:textId="77777777" w:rsidTr="006B76E5">
        <w:trPr>
          <w:jc w:val="center"/>
        </w:trPr>
        <w:tc>
          <w:tcPr>
            <w:tcW w:w="1271" w:type="dxa"/>
            <w:shd w:val="clear" w:color="auto" w:fill="DBE5F1" w:themeFill="accent1" w:themeFillTint="33"/>
            <w:vAlign w:val="center"/>
          </w:tcPr>
          <w:p w14:paraId="0654F254" w14:textId="77777777" w:rsidR="00A438A4" w:rsidRPr="00AD4A76" w:rsidRDefault="00A438A4" w:rsidP="006B76E5">
            <w:pPr>
              <w:jc w:val="center"/>
              <w:rPr>
                <w:rFonts w:asciiTheme="minorHAnsi" w:hAnsiTheme="minorHAnsi" w:cstheme="minorHAnsi"/>
                <w:b/>
                <w:bCs/>
                <w:sz w:val="24"/>
                <w:szCs w:val="24"/>
                <w:lang w:eastAsia="ja-JP"/>
              </w:rPr>
            </w:pPr>
            <w:r>
              <w:rPr>
                <w:rFonts w:asciiTheme="minorHAnsi" w:hAnsiTheme="minorHAnsi" w:cstheme="minorHAnsi"/>
                <w:b/>
                <w:bCs/>
                <w:sz w:val="24"/>
                <w:szCs w:val="24"/>
                <w:lang w:eastAsia="ja-JP"/>
              </w:rPr>
              <w:t>Typ</w:t>
            </w:r>
          </w:p>
        </w:tc>
        <w:tc>
          <w:tcPr>
            <w:tcW w:w="8074" w:type="dxa"/>
            <w:gridSpan w:val="4"/>
            <w:shd w:val="clear" w:color="auto" w:fill="FFFFFF" w:themeFill="background1"/>
            <w:vAlign w:val="center"/>
          </w:tcPr>
          <w:p w14:paraId="03E138A4" w14:textId="77777777" w:rsidR="00A438A4" w:rsidRPr="00AD4A76" w:rsidRDefault="00A438A4"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Statisch</w:t>
            </w:r>
          </w:p>
        </w:tc>
      </w:tr>
    </w:tbl>
    <w:p w14:paraId="1A988A87" w14:textId="77777777" w:rsidR="00A438A4" w:rsidRDefault="00A438A4" w:rsidP="00A438A4"/>
    <w:tbl>
      <w:tblPr>
        <w:tblStyle w:val="TableGrid"/>
        <w:tblW w:w="0" w:type="auto"/>
        <w:jc w:val="center"/>
        <w:tblLook w:val="04A0" w:firstRow="1" w:lastRow="0" w:firstColumn="1" w:lastColumn="0" w:noHBand="0" w:noVBand="1"/>
      </w:tblPr>
      <w:tblGrid>
        <w:gridCol w:w="2985"/>
        <w:gridCol w:w="3374"/>
        <w:gridCol w:w="2986"/>
      </w:tblGrid>
      <w:tr w:rsidR="00A438A4" w:rsidRPr="0075315D" w14:paraId="50D1FBD0" w14:textId="77777777" w:rsidTr="006B76E5">
        <w:trPr>
          <w:jc w:val="center"/>
        </w:trPr>
        <w:tc>
          <w:tcPr>
            <w:tcW w:w="9345" w:type="dxa"/>
            <w:gridSpan w:val="3"/>
            <w:shd w:val="clear" w:color="auto" w:fill="B8CCE4" w:themeFill="accent1" w:themeFillTint="66"/>
            <w:vAlign w:val="center"/>
          </w:tcPr>
          <w:p w14:paraId="69071C35" w14:textId="77777777" w:rsidR="00A438A4" w:rsidRPr="0075315D" w:rsidRDefault="00A438A4" w:rsidP="006B76E5">
            <w:pPr>
              <w:jc w:val="center"/>
              <w:rPr>
                <w:rFonts w:asciiTheme="minorHAnsi" w:hAnsiTheme="minorHAnsi" w:cstheme="minorHAnsi"/>
                <w:sz w:val="24"/>
                <w:szCs w:val="24"/>
                <w:lang w:eastAsia="ja-JP"/>
              </w:rPr>
            </w:pPr>
            <w:r>
              <w:rPr>
                <w:rFonts w:asciiTheme="minorHAnsi" w:hAnsiTheme="minorHAnsi" w:cstheme="minorHAnsi"/>
                <w:b/>
                <w:bCs/>
                <w:sz w:val="24"/>
                <w:szCs w:val="24"/>
                <w:lang w:eastAsia="ja-JP"/>
              </w:rPr>
              <w:t>Wagendetails</w:t>
            </w:r>
          </w:p>
        </w:tc>
      </w:tr>
      <w:tr w:rsidR="00A438A4" w:rsidRPr="0075315D" w14:paraId="66BEB189" w14:textId="77777777" w:rsidTr="006B76E5">
        <w:trPr>
          <w:jc w:val="center"/>
        </w:trPr>
        <w:tc>
          <w:tcPr>
            <w:tcW w:w="2985" w:type="dxa"/>
            <w:shd w:val="clear" w:color="auto" w:fill="DBE5F1" w:themeFill="accent1" w:themeFillTint="33"/>
            <w:vAlign w:val="center"/>
          </w:tcPr>
          <w:p w14:paraId="22B63D3F" w14:textId="77777777" w:rsidR="00A438A4" w:rsidRPr="0075315D" w:rsidRDefault="00A438A4" w:rsidP="006B76E5">
            <w:pPr>
              <w:jc w:val="center"/>
              <w:rPr>
                <w:rFonts w:asciiTheme="minorHAnsi" w:hAnsiTheme="minorHAnsi" w:cstheme="minorHAnsi"/>
                <w:sz w:val="22"/>
                <w:szCs w:val="22"/>
                <w:lang w:eastAsia="ja-JP"/>
              </w:rPr>
            </w:pPr>
            <w:r>
              <w:rPr>
                <w:rFonts w:asciiTheme="minorHAnsi" w:hAnsiTheme="minorHAnsi" w:cstheme="minorHAnsi"/>
                <w:b/>
                <w:bCs/>
                <w:sz w:val="22"/>
                <w:szCs w:val="22"/>
                <w:lang w:eastAsia="ja-JP"/>
              </w:rPr>
              <w:t>Wagentyp</w:t>
            </w:r>
          </w:p>
        </w:tc>
        <w:tc>
          <w:tcPr>
            <w:tcW w:w="3374" w:type="dxa"/>
            <w:shd w:val="clear" w:color="auto" w:fill="DBE5F1" w:themeFill="accent1" w:themeFillTint="33"/>
            <w:vAlign w:val="center"/>
          </w:tcPr>
          <w:p w14:paraId="445855D4" w14:textId="77777777" w:rsidR="00A438A4" w:rsidRPr="0075315D" w:rsidRDefault="00A438A4" w:rsidP="006B76E5">
            <w:pPr>
              <w:jc w:val="center"/>
              <w:rPr>
                <w:rFonts w:asciiTheme="minorHAnsi" w:hAnsiTheme="minorHAnsi" w:cstheme="minorHAnsi"/>
                <w:b/>
                <w:sz w:val="22"/>
                <w:szCs w:val="22"/>
                <w:lang w:eastAsia="ja-JP"/>
              </w:rPr>
            </w:pPr>
            <w:r>
              <w:rPr>
                <w:rFonts w:asciiTheme="minorHAnsi" w:hAnsiTheme="minorHAnsi" w:cstheme="minorHAnsi"/>
                <w:b/>
                <w:sz w:val="22"/>
                <w:szCs w:val="22"/>
                <w:lang w:eastAsia="ja-JP"/>
              </w:rPr>
              <w:t>Wagennummer (Position)</w:t>
            </w:r>
          </w:p>
        </w:tc>
        <w:tc>
          <w:tcPr>
            <w:tcW w:w="2986" w:type="dxa"/>
            <w:shd w:val="clear" w:color="auto" w:fill="DBE5F1" w:themeFill="accent1" w:themeFillTint="33"/>
            <w:vAlign w:val="center"/>
          </w:tcPr>
          <w:p w14:paraId="0BE18BD9" w14:textId="77777777" w:rsidR="00A438A4" w:rsidRPr="0075315D" w:rsidRDefault="00A438A4" w:rsidP="006B76E5">
            <w:pPr>
              <w:jc w:val="center"/>
              <w:rPr>
                <w:rFonts w:asciiTheme="minorHAnsi" w:hAnsiTheme="minorHAnsi" w:cstheme="minorHAnsi"/>
                <w:sz w:val="22"/>
                <w:szCs w:val="22"/>
                <w:lang w:eastAsia="ja-JP"/>
              </w:rPr>
            </w:pPr>
            <w:r>
              <w:rPr>
                <w:rFonts w:asciiTheme="minorHAnsi" w:hAnsiTheme="minorHAnsi" w:cstheme="minorHAnsi"/>
                <w:b/>
                <w:bCs/>
                <w:sz w:val="22"/>
                <w:szCs w:val="22"/>
                <w:lang w:eastAsia="ja-JP"/>
              </w:rPr>
              <w:t>Wagenbezeichnung</w:t>
            </w:r>
          </w:p>
        </w:tc>
      </w:tr>
      <w:tr w:rsidR="00A438A4" w:rsidRPr="0075315D" w14:paraId="38C7F7DB" w14:textId="77777777" w:rsidTr="006B76E5">
        <w:trPr>
          <w:jc w:val="center"/>
        </w:trPr>
        <w:tc>
          <w:tcPr>
            <w:tcW w:w="2985" w:type="dxa"/>
            <w:shd w:val="clear" w:color="auto" w:fill="FFFFFF" w:themeFill="background1"/>
            <w:vAlign w:val="center"/>
          </w:tcPr>
          <w:p w14:paraId="3CADCD54" w14:textId="77777777" w:rsidR="00A438A4" w:rsidRPr="00245FB8" w:rsidRDefault="00A438A4" w:rsidP="006B76E5">
            <w:pPr>
              <w:jc w:val="center"/>
              <w:rPr>
                <w:rFonts w:asciiTheme="minorHAnsi" w:hAnsiTheme="minorHAnsi" w:cstheme="minorHAnsi"/>
                <w:sz w:val="22"/>
                <w:szCs w:val="22"/>
                <w:lang w:eastAsia="ja-JP"/>
              </w:rPr>
            </w:pPr>
            <w:r>
              <w:rPr>
                <w:rFonts w:asciiTheme="minorHAnsi" w:hAnsiTheme="minorHAnsi" w:cstheme="minorHAnsi"/>
                <w:sz w:val="22"/>
                <w:szCs w:val="22"/>
                <w:lang w:eastAsia="ja-JP"/>
              </w:rPr>
              <w:t>Steuerwagen</w:t>
            </w:r>
          </w:p>
        </w:tc>
        <w:tc>
          <w:tcPr>
            <w:tcW w:w="3374" w:type="dxa"/>
            <w:vAlign w:val="center"/>
          </w:tcPr>
          <w:p w14:paraId="72AAF351" w14:textId="77777777" w:rsidR="00A438A4" w:rsidRPr="0075315D" w:rsidRDefault="00A438A4" w:rsidP="006B76E5">
            <w:pPr>
              <w:jc w:val="center"/>
              <w:rPr>
                <w:rFonts w:asciiTheme="minorHAnsi" w:hAnsiTheme="minorHAnsi" w:cstheme="minorHAnsi"/>
                <w:sz w:val="22"/>
                <w:szCs w:val="22"/>
                <w:lang w:eastAsia="ja-JP"/>
              </w:rPr>
            </w:pPr>
            <w:r>
              <w:rPr>
                <w:rFonts w:asciiTheme="minorHAnsi" w:hAnsiTheme="minorHAnsi" w:cstheme="minorHAnsi"/>
                <w:sz w:val="22"/>
                <w:szCs w:val="22"/>
                <w:lang w:eastAsia="ja-JP"/>
              </w:rPr>
              <w:t>100</w:t>
            </w:r>
          </w:p>
        </w:tc>
        <w:tc>
          <w:tcPr>
            <w:tcW w:w="2986" w:type="dxa"/>
            <w:vAlign w:val="center"/>
          </w:tcPr>
          <w:p w14:paraId="23456888" w14:textId="77777777" w:rsidR="00A438A4" w:rsidRPr="0075315D" w:rsidRDefault="00A438A4" w:rsidP="006B76E5">
            <w:pPr>
              <w:jc w:val="center"/>
              <w:rPr>
                <w:rFonts w:asciiTheme="minorHAnsi" w:hAnsiTheme="minorHAnsi" w:cstheme="minorHAnsi"/>
                <w:sz w:val="22"/>
                <w:szCs w:val="22"/>
                <w:lang w:eastAsia="ja-JP"/>
              </w:rPr>
            </w:pPr>
            <w:r>
              <w:rPr>
                <w:rFonts w:asciiTheme="minorHAnsi" w:hAnsiTheme="minorHAnsi" w:cstheme="minorHAnsi"/>
                <w:sz w:val="22"/>
                <w:szCs w:val="22"/>
                <w:lang w:eastAsia="ja-JP"/>
              </w:rPr>
              <w:t>A</w:t>
            </w:r>
          </w:p>
        </w:tc>
      </w:tr>
      <w:tr w:rsidR="00A438A4" w:rsidRPr="0075315D" w14:paraId="74CD6E0B" w14:textId="77777777" w:rsidTr="006B76E5">
        <w:trPr>
          <w:jc w:val="center"/>
        </w:trPr>
        <w:tc>
          <w:tcPr>
            <w:tcW w:w="2985" w:type="dxa"/>
            <w:shd w:val="clear" w:color="auto" w:fill="FFFFFF" w:themeFill="background1"/>
            <w:vAlign w:val="center"/>
          </w:tcPr>
          <w:p w14:paraId="6A7C6D37" w14:textId="77777777" w:rsidR="00A438A4" w:rsidRPr="00245FB8" w:rsidRDefault="00A438A4" w:rsidP="006B76E5">
            <w:pPr>
              <w:jc w:val="center"/>
              <w:rPr>
                <w:rFonts w:asciiTheme="minorHAnsi" w:hAnsiTheme="minorHAnsi" w:cstheme="minorHAnsi"/>
                <w:sz w:val="22"/>
                <w:szCs w:val="22"/>
                <w:lang w:eastAsia="ja-JP"/>
              </w:rPr>
            </w:pPr>
            <w:r>
              <w:rPr>
                <w:rFonts w:asciiTheme="minorHAnsi" w:hAnsiTheme="minorHAnsi" w:cstheme="minorHAnsi"/>
                <w:sz w:val="22"/>
                <w:szCs w:val="22"/>
                <w:lang w:eastAsia="ja-JP"/>
              </w:rPr>
              <w:t>Mittelwagen</w:t>
            </w:r>
          </w:p>
        </w:tc>
        <w:tc>
          <w:tcPr>
            <w:tcW w:w="3374" w:type="dxa"/>
            <w:vAlign w:val="center"/>
          </w:tcPr>
          <w:p w14:paraId="4276BCF5" w14:textId="77777777" w:rsidR="00A438A4" w:rsidRPr="0075315D" w:rsidRDefault="00A438A4" w:rsidP="006B76E5">
            <w:pPr>
              <w:jc w:val="center"/>
              <w:rPr>
                <w:rFonts w:asciiTheme="minorHAnsi" w:hAnsiTheme="minorHAnsi" w:cstheme="minorHAnsi"/>
                <w:sz w:val="22"/>
                <w:szCs w:val="22"/>
                <w:lang w:eastAsia="ja-JP"/>
              </w:rPr>
            </w:pPr>
            <w:r>
              <w:rPr>
                <w:rFonts w:asciiTheme="minorHAnsi" w:hAnsiTheme="minorHAnsi" w:cstheme="minorHAnsi"/>
                <w:sz w:val="22"/>
                <w:szCs w:val="22"/>
                <w:lang w:eastAsia="ja-JP"/>
              </w:rPr>
              <w:t>200</w:t>
            </w:r>
          </w:p>
        </w:tc>
        <w:tc>
          <w:tcPr>
            <w:tcW w:w="2986" w:type="dxa"/>
            <w:vAlign w:val="center"/>
          </w:tcPr>
          <w:p w14:paraId="603BE502" w14:textId="77777777" w:rsidR="00A438A4" w:rsidRPr="0075315D" w:rsidRDefault="00A438A4" w:rsidP="006B76E5">
            <w:pPr>
              <w:jc w:val="center"/>
              <w:rPr>
                <w:rFonts w:asciiTheme="minorHAnsi" w:hAnsiTheme="minorHAnsi" w:cstheme="minorHAnsi"/>
                <w:sz w:val="22"/>
                <w:szCs w:val="22"/>
                <w:lang w:eastAsia="ja-JP"/>
              </w:rPr>
            </w:pPr>
            <w:r>
              <w:rPr>
                <w:rFonts w:asciiTheme="minorHAnsi" w:hAnsiTheme="minorHAnsi" w:cstheme="minorHAnsi"/>
                <w:sz w:val="22"/>
                <w:szCs w:val="22"/>
                <w:lang w:eastAsia="ja-JP"/>
              </w:rPr>
              <w:t>C</w:t>
            </w:r>
          </w:p>
        </w:tc>
      </w:tr>
      <w:tr w:rsidR="00A438A4" w:rsidRPr="0075315D" w14:paraId="0DDD598F" w14:textId="77777777" w:rsidTr="006B76E5">
        <w:trPr>
          <w:jc w:val="center"/>
        </w:trPr>
        <w:tc>
          <w:tcPr>
            <w:tcW w:w="2985" w:type="dxa"/>
            <w:shd w:val="clear" w:color="auto" w:fill="FFFFFF" w:themeFill="background1"/>
            <w:vAlign w:val="center"/>
          </w:tcPr>
          <w:p w14:paraId="0803808E" w14:textId="77777777" w:rsidR="00A438A4" w:rsidRPr="00245FB8" w:rsidRDefault="00A438A4" w:rsidP="006B76E5">
            <w:pPr>
              <w:jc w:val="center"/>
              <w:rPr>
                <w:rFonts w:asciiTheme="minorHAnsi" w:hAnsiTheme="minorHAnsi" w:cstheme="minorHAnsi"/>
                <w:sz w:val="22"/>
                <w:szCs w:val="22"/>
                <w:lang w:eastAsia="ja-JP"/>
              </w:rPr>
            </w:pPr>
            <w:r>
              <w:rPr>
                <w:rFonts w:asciiTheme="minorHAnsi" w:hAnsiTheme="minorHAnsi" w:cstheme="minorHAnsi"/>
                <w:sz w:val="22"/>
                <w:szCs w:val="22"/>
                <w:lang w:eastAsia="ja-JP"/>
              </w:rPr>
              <w:t>Mittelwagen</w:t>
            </w:r>
          </w:p>
        </w:tc>
        <w:tc>
          <w:tcPr>
            <w:tcW w:w="3374" w:type="dxa"/>
            <w:vAlign w:val="center"/>
          </w:tcPr>
          <w:p w14:paraId="09677213" w14:textId="77777777" w:rsidR="00A438A4" w:rsidRPr="0075315D" w:rsidRDefault="00A438A4" w:rsidP="006B76E5">
            <w:pPr>
              <w:jc w:val="center"/>
              <w:rPr>
                <w:rFonts w:asciiTheme="minorHAnsi" w:hAnsiTheme="minorHAnsi" w:cstheme="minorHAnsi"/>
                <w:sz w:val="22"/>
                <w:szCs w:val="22"/>
                <w:lang w:eastAsia="ja-JP"/>
              </w:rPr>
            </w:pPr>
            <w:r>
              <w:rPr>
                <w:rFonts w:asciiTheme="minorHAnsi" w:hAnsiTheme="minorHAnsi" w:cstheme="minorHAnsi"/>
                <w:sz w:val="22"/>
                <w:szCs w:val="22"/>
                <w:lang w:eastAsia="ja-JP"/>
              </w:rPr>
              <w:t>300</w:t>
            </w:r>
          </w:p>
        </w:tc>
        <w:tc>
          <w:tcPr>
            <w:tcW w:w="2986" w:type="dxa"/>
            <w:vAlign w:val="center"/>
          </w:tcPr>
          <w:p w14:paraId="608FF600" w14:textId="77777777" w:rsidR="00A438A4" w:rsidRPr="0075315D" w:rsidRDefault="00A438A4" w:rsidP="006B76E5">
            <w:pPr>
              <w:jc w:val="center"/>
              <w:rPr>
                <w:rFonts w:asciiTheme="minorHAnsi" w:hAnsiTheme="minorHAnsi" w:cstheme="minorHAnsi"/>
                <w:sz w:val="22"/>
                <w:szCs w:val="22"/>
                <w:lang w:eastAsia="ja-JP"/>
              </w:rPr>
            </w:pPr>
            <w:r>
              <w:rPr>
                <w:rFonts w:asciiTheme="minorHAnsi" w:hAnsiTheme="minorHAnsi" w:cstheme="minorHAnsi"/>
                <w:sz w:val="22"/>
                <w:szCs w:val="22"/>
                <w:lang w:eastAsia="ja-JP"/>
              </w:rPr>
              <w:t>D / G</w:t>
            </w:r>
          </w:p>
        </w:tc>
      </w:tr>
      <w:tr w:rsidR="00A438A4" w:rsidRPr="0075315D" w14:paraId="2883DA25" w14:textId="77777777" w:rsidTr="006B76E5">
        <w:trPr>
          <w:jc w:val="center"/>
        </w:trPr>
        <w:tc>
          <w:tcPr>
            <w:tcW w:w="2985" w:type="dxa"/>
            <w:shd w:val="clear" w:color="auto" w:fill="FFFFFF" w:themeFill="background1"/>
            <w:vAlign w:val="center"/>
          </w:tcPr>
          <w:p w14:paraId="7FC18A94" w14:textId="77777777" w:rsidR="00A438A4" w:rsidRPr="00245FB8" w:rsidRDefault="00A438A4" w:rsidP="006B76E5">
            <w:pPr>
              <w:jc w:val="center"/>
              <w:rPr>
                <w:rFonts w:asciiTheme="minorHAnsi" w:hAnsiTheme="minorHAnsi" w:cstheme="minorHAnsi"/>
                <w:sz w:val="22"/>
                <w:szCs w:val="22"/>
                <w:lang w:eastAsia="ja-JP"/>
              </w:rPr>
            </w:pPr>
            <w:r>
              <w:rPr>
                <w:rFonts w:asciiTheme="minorHAnsi" w:hAnsiTheme="minorHAnsi" w:cstheme="minorHAnsi"/>
                <w:sz w:val="22"/>
                <w:szCs w:val="22"/>
                <w:lang w:eastAsia="ja-JP"/>
              </w:rPr>
              <w:t>Mittelwagen</w:t>
            </w:r>
          </w:p>
        </w:tc>
        <w:tc>
          <w:tcPr>
            <w:tcW w:w="3374" w:type="dxa"/>
            <w:vAlign w:val="center"/>
          </w:tcPr>
          <w:p w14:paraId="3EEE427B" w14:textId="77777777" w:rsidR="00A438A4" w:rsidRPr="0075315D" w:rsidRDefault="00A438A4" w:rsidP="006B76E5">
            <w:pPr>
              <w:jc w:val="center"/>
              <w:rPr>
                <w:rFonts w:asciiTheme="minorHAnsi" w:hAnsiTheme="minorHAnsi" w:cstheme="minorHAnsi"/>
                <w:sz w:val="22"/>
                <w:szCs w:val="22"/>
                <w:lang w:eastAsia="ja-JP"/>
              </w:rPr>
            </w:pPr>
            <w:r>
              <w:rPr>
                <w:rFonts w:asciiTheme="minorHAnsi" w:hAnsiTheme="minorHAnsi" w:cstheme="minorHAnsi"/>
                <w:sz w:val="22"/>
                <w:szCs w:val="22"/>
                <w:lang w:eastAsia="ja-JP"/>
              </w:rPr>
              <w:t>400</w:t>
            </w:r>
          </w:p>
        </w:tc>
        <w:tc>
          <w:tcPr>
            <w:tcW w:w="2986" w:type="dxa"/>
            <w:vAlign w:val="center"/>
          </w:tcPr>
          <w:p w14:paraId="5579461E" w14:textId="77777777" w:rsidR="00A438A4" w:rsidRPr="0075315D" w:rsidRDefault="00A438A4" w:rsidP="006B76E5">
            <w:pPr>
              <w:jc w:val="center"/>
              <w:rPr>
                <w:rFonts w:asciiTheme="minorHAnsi" w:hAnsiTheme="minorHAnsi" w:cstheme="minorHAnsi"/>
                <w:sz w:val="22"/>
                <w:szCs w:val="22"/>
                <w:lang w:eastAsia="ja-JP"/>
              </w:rPr>
            </w:pPr>
            <w:r>
              <w:rPr>
                <w:rFonts w:asciiTheme="minorHAnsi" w:hAnsiTheme="minorHAnsi" w:cstheme="minorHAnsi"/>
                <w:sz w:val="22"/>
                <w:szCs w:val="22"/>
                <w:lang w:eastAsia="ja-JP"/>
              </w:rPr>
              <w:t>E</w:t>
            </w:r>
          </w:p>
        </w:tc>
      </w:tr>
      <w:tr w:rsidR="00A438A4" w:rsidRPr="0075315D" w14:paraId="5BB97EA4" w14:textId="77777777" w:rsidTr="006B76E5">
        <w:trPr>
          <w:jc w:val="center"/>
        </w:trPr>
        <w:tc>
          <w:tcPr>
            <w:tcW w:w="2985" w:type="dxa"/>
            <w:shd w:val="clear" w:color="auto" w:fill="FFFFFF" w:themeFill="background1"/>
            <w:vAlign w:val="center"/>
          </w:tcPr>
          <w:p w14:paraId="655490D6" w14:textId="77777777" w:rsidR="00A438A4" w:rsidRPr="00245FB8" w:rsidRDefault="00A438A4" w:rsidP="006B76E5">
            <w:pPr>
              <w:jc w:val="center"/>
              <w:rPr>
                <w:rFonts w:asciiTheme="minorHAnsi" w:hAnsiTheme="minorHAnsi" w:cstheme="minorHAnsi"/>
                <w:sz w:val="22"/>
                <w:szCs w:val="22"/>
                <w:lang w:eastAsia="ja-JP"/>
              </w:rPr>
            </w:pPr>
            <w:r>
              <w:rPr>
                <w:rFonts w:asciiTheme="minorHAnsi" w:hAnsiTheme="minorHAnsi" w:cstheme="minorHAnsi"/>
                <w:sz w:val="22"/>
                <w:szCs w:val="22"/>
                <w:lang w:eastAsia="ja-JP"/>
              </w:rPr>
              <w:t>Mittelwagen</w:t>
            </w:r>
          </w:p>
        </w:tc>
        <w:tc>
          <w:tcPr>
            <w:tcW w:w="3374" w:type="dxa"/>
            <w:vAlign w:val="center"/>
          </w:tcPr>
          <w:p w14:paraId="784541F2" w14:textId="77777777" w:rsidR="00A438A4" w:rsidRPr="0075315D" w:rsidRDefault="00A438A4" w:rsidP="006B76E5">
            <w:pPr>
              <w:jc w:val="center"/>
              <w:rPr>
                <w:rFonts w:asciiTheme="minorHAnsi" w:hAnsiTheme="minorHAnsi" w:cstheme="minorHAnsi"/>
                <w:sz w:val="22"/>
                <w:szCs w:val="22"/>
                <w:lang w:eastAsia="ja-JP"/>
              </w:rPr>
            </w:pPr>
            <w:r>
              <w:rPr>
                <w:rFonts w:asciiTheme="minorHAnsi" w:hAnsiTheme="minorHAnsi" w:cstheme="minorHAnsi"/>
                <w:sz w:val="22"/>
                <w:szCs w:val="22"/>
                <w:lang w:eastAsia="ja-JP"/>
              </w:rPr>
              <w:t>500</w:t>
            </w:r>
          </w:p>
        </w:tc>
        <w:tc>
          <w:tcPr>
            <w:tcW w:w="2986" w:type="dxa"/>
            <w:vAlign w:val="center"/>
          </w:tcPr>
          <w:p w14:paraId="13FFE9D0" w14:textId="77777777" w:rsidR="00A438A4" w:rsidRPr="0075315D" w:rsidRDefault="00A438A4" w:rsidP="006B76E5">
            <w:pPr>
              <w:jc w:val="center"/>
              <w:rPr>
                <w:rFonts w:asciiTheme="minorHAnsi" w:hAnsiTheme="minorHAnsi" w:cstheme="minorHAnsi"/>
                <w:sz w:val="22"/>
                <w:szCs w:val="22"/>
                <w:lang w:eastAsia="ja-JP"/>
              </w:rPr>
            </w:pPr>
            <w:r>
              <w:rPr>
                <w:rFonts w:asciiTheme="minorHAnsi" w:hAnsiTheme="minorHAnsi" w:cstheme="minorHAnsi"/>
                <w:sz w:val="22"/>
                <w:szCs w:val="22"/>
                <w:lang w:eastAsia="ja-JP"/>
              </w:rPr>
              <w:t>F</w:t>
            </w:r>
          </w:p>
        </w:tc>
      </w:tr>
      <w:tr w:rsidR="00A438A4" w:rsidRPr="0075315D" w14:paraId="3FEF6E2B" w14:textId="77777777" w:rsidTr="006B76E5">
        <w:trPr>
          <w:jc w:val="center"/>
        </w:trPr>
        <w:tc>
          <w:tcPr>
            <w:tcW w:w="2985" w:type="dxa"/>
            <w:shd w:val="clear" w:color="auto" w:fill="FFFFFF" w:themeFill="background1"/>
            <w:vAlign w:val="center"/>
          </w:tcPr>
          <w:p w14:paraId="763C4E9D" w14:textId="77777777" w:rsidR="00A438A4" w:rsidRPr="00245FB8" w:rsidRDefault="00A438A4" w:rsidP="006B76E5">
            <w:pPr>
              <w:jc w:val="center"/>
              <w:rPr>
                <w:rFonts w:asciiTheme="minorHAnsi" w:hAnsiTheme="minorHAnsi" w:cstheme="minorHAnsi"/>
                <w:sz w:val="22"/>
                <w:szCs w:val="22"/>
                <w:lang w:eastAsia="ja-JP"/>
              </w:rPr>
            </w:pPr>
            <w:r>
              <w:rPr>
                <w:rFonts w:asciiTheme="minorHAnsi" w:hAnsiTheme="minorHAnsi" w:cstheme="minorHAnsi"/>
                <w:sz w:val="22"/>
                <w:szCs w:val="22"/>
                <w:lang w:eastAsia="ja-JP"/>
              </w:rPr>
              <w:t>Steuerwagen (Endwagen)</w:t>
            </w:r>
          </w:p>
        </w:tc>
        <w:tc>
          <w:tcPr>
            <w:tcW w:w="3374" w:type="dxa"/>
            <w:vAlign w:val="center"/>
          </w:tcPr>
          <w:p w14:paraId="02A0D29A" w14:textId="77777777" w:rsidR="00A438A4" w:rsidRPr="0075315D" w:rsidRDefault="00A438A4" w:rsidP="006B76E5">
            <w:pPr>
              <w:jc w:val="center"/>
              <w:rPr>
                <w:rFonts w:asciiTheme="minorHAnsi" w:hAnsiTheme="minorHAnsi" w:cstheme="minorHAnsi"/>
                <w:sz w:val="22"/>
                <w:szCs w:val="22"/>
                <w:lang w:eastAsia="ja-JP"/>
              </w:rPr>
            </w:pPr>
            <w:r>
              <w:rPr>
                <w:rFonts w:asciiTheme="minorHAnsi" w:hAnsiTheme="minorHAnsi" w:cstheme="minorHAnsi"/>
                <w:sz w:val="22"/>
                <w:szCs w:val="22"/>
                <w:lang w:eastAsia="ja-JP"/>
              </w:rPr>
              <w:t>600</w:t>
            </w:r>
          </w:p>
        </w:tc>
        <w:tc>
          <w:tcPr>
            <w:tcW w:w="2986" w:type="dxa"/>
            <w:vAlign w:val="center"/>
          </w:tcPr>
          <w:p w14:paraId="6EBC1145" w14:textId="77777777" w:rsidR="00A438A4" w:rsidRPr="0075315D" w:rsidRDefault="00A438A4" w:rsidP="006B76E5">
            <w:pPr>
              <w:jc w:val="center"/>
              <w:rPr>
                <w:rFonts w:asciiTheme="minorHAnsi" w:hAnsiTheme="minorHAnsi" w:cstheme="minorHAnsi"/>
                <w:sz w:val="22"/>
                <w:szCs w:val="22"/>
                <w:lang w:eastAsia="ja-JP"/>
              </w:rPr>
            </w:pPr>
            <w:r>
              <w:rPr>
                <w:rFonts w:asciiTheme="minorHAnsi" w:hAnsiTheme="minorHAnsi" w:cstheme="minorHAnsi"/>
                <w:sz w:val="22"/>
                <w:szCs w:val="22"/>
                <w:lang w:eastAsia="ja-JP"/>
              </w:rPr>
              <w:t>B</w:t>
            </w:r>
          </w:p>
        </w:tc>
      </w:tr>
    </w:tbl>
    <w:p w14:paraId="5F6239F7" w14:textId="77777777" w:rsidR="00A438A4" w:rsidRDefault="00A438A4" w:rsidP="00A438A4">
      <w:pPr>
        <w:rPr>
          <w:lang w:eastAsia="ja-JP"/>
        </w:rPr>
      </w:pPr>
      <w:r>
        <w:rPr>
          <w:lang w:eastAsia="ja-JP"/>
        </w:rPr>
        <w:t>Die Mittelwagen D und G sind für die Nomad Lösung als ident zu betrachten.</w:t>
      </w:r>
    </w:p>
    <w:p w14:paraId="6F9E4E5F" w14:textId="77777777" w:rsidR="00BE0D5C" w:rsidRDefault="00BE0D5C" w:rsidP="00A438A4">
      <w:pPr>
        <w:rPr>
          <w:lang w:eastAsia="ja-JP"/>
        </w:rPr>
      </w:pPr>
    </w:p>
    <w:p w14:paraId="6AA2B808" w14:textId="77777777" w:rsidR="0036318C" w:rsidRDefault="00D45FC0">
      <w:pPr>
        <w:pStyle w:val="Heading3"/>
      </w:pPr>
      <w:bookmarkStart w:id="7" w:name="_Toc229775442"/>
      <w:r>
        <w:lastRenderedPageBreak/>
        <w:t>Wagenpositionen und IoB-Funktion</w:t>
      </w:r>
      <w:bookmarkEnd w:id="7"/>
    </w:p>
    <w:p w14:paraId="7F7B01F7" w14:textId="77777777" w:rsidR="0036318C" w:rsidRDefault="00D45FC0">
      <w:r>
        <w:t>Die folgende Tabelle ergänzt die Garnitur-Übersicht um die jeweilige IoB-Funktion und Besonderheiten je Wagenposition.</w:t>
      </w:r>
    </w:p>
    <w:tbl>
      <w:tblPr>
        <w:tblStyle w:val="TableGrid"/>
        <w:tblW w:w="9370" w:type="dxa"/>
        <w:tblLook w:val="04A0" w:firstRow="1" w:lastRow="0" w:firstColumn="1" w:lastColumn="0" w:noHBand="0" w:noVBand="1"/>
      </w:tblPr>
      <w:tblGrid>
        <w:gridCol w:w="1476"/>
        <w:gridCol w:w="1081"/>
        <w:gridCol w:w="1305"/>
        <w:gridCol w:w="1489"/>
        <w:gridCol w:w="1457"/>
        <w:gridCol w:w="2562"/>
      </w:tblGrid>
      <w:tr w:rsidR="0036318C" w14:paraId="0BFD5216" w14:textId="77777777">
        <w:tc>
          <w:tcPr>
            <w:tcW w:w="1500" w:type="dxa"/>
            <w:shd w:val="clear" w:color="auto" w:fill="D5E8F0"/>
          </w:tcPr>
          <w:p w14:paraId="2D07529F" w14:textId="77777777" w:rsidR="0036318C" w:rsidRDefault="00D45FC0">
            <w:r>
              <w:rPr>
                <w:b/>
              </w:rPr>
              <w:t>Wagentyp</w:t>
            </w:r>
          </w:p>
        </w:tc>
        <w:tc>
          <w:tcPr>
            <w:tcW w:w="1100" w:type="dxa"/>
            <w:shd w:val="clear" w:color="auto" w:fill="D5E8F0"/>
          </w:tcPr>
          <w:p w14:paraId="0CF97B33" w14:textId="77777777" w:rsidR="0036318C" w:rsidRDefault="00D45FC0">
            <w:r>
              <w:rPr>
                <w:b/>
              </w:rPr>
              <w:t>Position</w:t>
            </w:r>
          </w:p>
        </w:tc>
        <w:tc>
          <w:tcPr>
            <w:tcW w:w="1100" w:type="dxa"/>
            <w:shd w:val="clear" w:color="auto" w:fill="D5E8F0"/>
          </w:tcPr>
          <w:p w14:paraId="59F81A69" w14:textId="77777777" w:rsidR="0036318C" w:rsidRDefault="00D45FC0">
            <w:r>
              <w:rPr>
                <w:b/>
              </w:rPr>
              <w:t>Bezeichnung</w:t>
            </w:r>
          </w:p>
        </w:tc>
        <w:tc>
          <w:tcPr>
            <w:tcW w:w="1500" w:type="dxa"/>
            <w:shd w:val="clear" w:color="auto" w:fill="D5E8F0"/>
          </w:tcPr>
          <w:p w14:paraId="1E1A018B" w14:textId="77777777" w:rsidR="0036318C" w:rsidRDefault="00D45FC0">
            <w:r>
              <w:rPr>
                <w:b/>
              </w:rPr>
              <w:t>CCU</w:t>
            </w:r>
          </w:p>
        </w:tc>
        <w:tc>
          <w:tcPr>
            <w:tcW w:w="1500" w:type="dxa"/>
            <w:shd w:val="clear" w:color="auto" w:fill="D5E8F0"/>
          </w:tcPr>
          <w:p w14:paraId="66B9EB57" w14:textId="77777777" w:rsidR="0036318C" w:rsidRDefault="00D45FC0">
            <w:r>
              <w:rPr>
                <w:b/>
              </w:rPr>
              <w:t>Master-Antennen</w:t>
            </w:r>
          </w:p>
        </w:tc>
        <w:tc>
          <w:tcPr>
            <w:tcW w:w="2670" w:type="dxa"/>
            <w:shd w:val="clear" w:color="auto" w:fill="D5E8F0"/>
          </w:tcPr>
          <w:p w14:paraId="05864B24" w14:textId="77777777" w:rsidR="0036318C" w:rsidRDefault="00D45FC0">
            <w:r>
              <w:rPr>
                <w:b/>
              </w:rPr>
              <w:t>IoB-Funktion / Besonderheiten</w:t>
            </w:r>
          </w:p>
        </w:tc>
      </w:tr>
      <w:tr w:rsidR="0036318C" w14:paraId="2496EEB0" w14:textId="77777777">
        <w:tc>
          <w:tcPr>
            <w:tcW w:w="1500" w:type="dxa"/>
          </w:tcPr>
          <w:p w14:paraId="1042DDB4" w14:textId="77777777" w:rsidR="0036318C" w:rsidRDefault="00D45FC0">
            <w:r>
              <w:t>Steuerwagen</w:t>
            </w:r>
          </w:p>
        </w:tc>
        <w:tc>
          <w:tcPr>
            <w:tcW w:w="1100" w:type="dxa"/>
          </w:tcPr>
          <w:p w14:paraId="703FEF58" w14:textId="77777777" w:rsidR="0036318C" w:rsidRDefault="00D45FC0">
            <w:r>
              <w:t>100</w:t>
            </w:r>
          </w:p>
        </w:tc>
        <w:tc>
          <w:tcPr>
            <w:tcW w:w="1100" w:type="dxa"/>
          </w:tcPr>
          <w:p w14:paraId="5FCE0292" w14:textId="77777777" w:rsidR="0036318C" w:rsidRDefault="00D45FC0">
            <w:r>
              <w:t>A</w:t>
            </w:r>
          </w:p>
        </w:tc>
        <w:tc>
          <w:tcPr>
            <w:tcW w:w="1500" w:type="dxa"/>
          </w:tcPr>
          <w:p w14:paraId="7D4581C3" w14:textId="77777777" w:rsidR="0036318C" w:rsidRDefault="00D45FC0">
            <w:r>
              <w:t>Nein</w:t>
            </w:r>
          </w:p>
        </w:tc>
        <w:tc>
          <w:tcPr>
            <w:tcW w:w="1500" w:type="dxa"/>
          </w:tcPr>
          <w:p w14:paraId="6E90172A" w14:textId="77777777" w:rsidR="0036318C" w:rsidRDefault="00D45FC0">
            <w:r>
              <w:t>Nein</w:t>
            </w:r>
          </w:p>
        </w:tc>
        <w:tc>
          <w:tcPr>
            <w:tcW w:w="2670" w:type="dxa"/>
          </w:tcPr>
          <w:p w14:paraId="28D593E1" w14:textId="77777777" w:rsidR="0036318C" w:rsidRDefault="00D45FC0">
            <w:r>
              <w:t>Endwagen, Fahrgastnetz, Switches + 4× AP, keine Master-Funktion</w:t>
            </w:r>
          </w:p>
        </w:tc>
      </w:tr>
      <w:tr w:rsidR="0036318C" w14:paraId="3AF313B3" w14:textId="77777777">
        <w:tc>
          <w:tcPr>
            <w:tcW w:w="1500" w:type="dxa"/>
          </w:tcPr>
          <w:p w14:paraId="4D4FA882" w14:textId="77777777" w:rsidR="0036318C" w:rsidRDefault="00D45FC0">
            <w:r>
              <w:t>Mittelwagen</w:t>
            </w:r>
          </w:p>
        </w:tc>
        <w:tc>
          <w:tcPr>
            <w:tcW w:w="1100" w:type="dxa"/>
          </w:tcPr>
          <w:p w14:paraId="04006383" w14:textId="77777777" w:rsidR="0036318C" w:rsidRDefault="00D45FC0">
            <w:r>
              <w:t>200</w:t>
            </w:r>
          </w:p>
        </w:tc>
        <w:tc>
          <w:tcPr>
            <w:tcW w:w="1100" w:type="dxa"/>
          </w:tcPr>
          <w:p w14:paraId="1DF65BBA" w14:textId="77777777" w:rsidR="0036318C" w:rsidRDefault="00D45FC0">
            <w:r>
              <w:t>C</w:t>
            </w:r>
          </w:p>
        </w:tc>
        <w:tc>
          <w:tcPr>
            <w:tcW w:w="1500" w:type="dxa"/>
          </w:tcPr>
          <w:p w14:paraId="0F29BED2" w14:textId="77777777" w:rsidR="0036318C" w:rsidRDefault="00D45FC0">
            <w:r>
              <w:t>Nein</w:t>
            </w:r>
          </w:p>
        </w:tc>
        <w:tc>
          <w:tcPr>
            <w:tcW w:w="1500" w:type="dxa"/>
          </w:tcPr>
          <w:p w14:paraId="4F8A465F" w14:textId="77777777" w:rsidR="0036318C" w:rsidRDefault="00D45FC0">
            <w:r>
              <w:t>Nein</w:t>
            </w:r>
          </w:p>
        </w:tc>
        <w:tc>
          <w:tcPr>
            <w:tcW w:w="2670" w:type="dxa"/>
          </w:tcPr>
          <w:p w14:paraId="06BA7A50" w14:textId="77777777" w:rsidR="0036318C" w:rsidRDefault="00D45FC0">
            <w:r>
              <w:t>Mittelwagen, Standard-IoB-Ausstattung (3× Switch, 4× AP)</w:t>
            </w:r>
          </w:p>
        </w:tc>
      </w:tr>
      <w:tr w:rsidR="0036318C" w14:paraId="31B08810" w14:textId="77777777">
        <w:tc>
          <w:tcPr>
            <w:tcW w:w="1500" w:type="dxa"/>
          </w:tcPr>
          <w:p w14:paraId="1A477C31" w14:textId="77777777" w:rsidR="0036318C" w:rsidRDefault="00D45FC0">
            <w:r>
              <w:t>Mittelwagen</w:t>
            </w:r>
          </w:p>
        </w:tc>
        <w:tc>
          <w:tcPr>
            <w:tcW w:w="1100" w:type="dxa"/>
          </w:tcPr>
          <w:p w14:paraId="43742630" w14:textId="77777777" w:rsidR="0036318C" w:rsidRDefault="00D45FC0">
            <w:r>
              <w:t>300</w:t>
            </w:r>
          </w:p>
        </w:tc>
        <w:tc>
          <w:tcPr>
            <w:tcW w:w="1100" w:type="dxa"/>
          </w:tcPr>
          <w:p w14:paraId="59E9D6BA" w14:textId="77777777" w:rsidR="0036318C" w:rsidRDefault="00D45FC0">
            <w:r>
              <w:t>D / G</w:t>
            </w:r>
          </w:p>
        </w:tc>
        <w:tc>
          <w:tcPr>
            <w:tcW w:w="1500" w:type="dxa"/>
          </w:tcPr>
          <w:p w14:paraId="7ADF8EDC" w14:textId="77777777" w:rsidR="0036318C" w:rsidRDefault="00D45FC0">
            <w:r>
              <w:t>Nein (Reserveplatz)</w:t>
            </w:r>
          </w:p>
        </w:tc>
        <w:tc>
          <w:tcPr>
            <w:tcW w:w="1500" w:type="dxa"/>
          </w:tcPr>
          <w:p w14:paraId="6D788056" w14:textId="77777777" w:rsidR="0036318C" w:rsidRDefault="00D45FC0">
            <w:r>
              <w:t>Nein</w:t>
            </w:r>
          </w:p>
        </w:tc>
        <w:tc>
          <w:tcPr>
            <w:tcW w:w="2670" w:type="dxa"/>
          </w:tcPr>
          <w:p w14:paraId="42E04B2B" w14:textId="77777777" w:rsidR="0036318C" w:rsidRDefault="00D45FC0">
            <w:r>
              <w:t>Mittelwagen; Reserveplatz für optionale zweite CCU (in dieser Lieferung nicht ausgestattet)</w:t>
            </w:r>
          </w:p>
        </w:tc>
      </w:tr>
      <w:tr w:rsidR="0036318C" w14:paraId="65A431D9" w14:textId="77777777">
        <w:tc>
          <w:tcPr>
            <w:tcW w:w="1500" w:type="dxa"/>
          </w:tcPr>
          <w:p w14:paraId="5C60A6AD" w14:textId="77777777" w:rsidR="0036318C" w:rsidRDefault="00D45FC0">
            <w:r>
              <w:t>Mittelwagen</w:t>
            </w:r>
          </w:p>
        </w:tc>
        <w:tc>
          <w:tcPr>
            <w:tcW w:w="1100" w:type="dxa"/>
          </w:tcPr>
          <w:p w14:paraId="02E72506" w14:textId="77777777" w:rsidR="0036318C" w:rsidRDefault="00D45FC0">
            <w:r>
              <w:t>400</w:t>
            </w:r>
          </w:p>
        </w:tc>
        <w:tc>
          <w:tcPr>
            <w:tcW w:w="1100" w:type="dxa"/>
          </w:tcPr>
          <w:p w14:paraId="7884196A" w14:textId="77777777" w:rsidR="0036318C" w:rsidRDefault="00D45FC0">
            <w:r>
              <w:t>E</w:t>
            </w:r>
          </w:p>
        </w:tc>
        <w:tc>
          <w:tcPr>
            <w:tcW w:w="1500" w:type="dxa"/>
          </w:tcPr>
          <w:p w14:paraId="7ECFE73A" w14:textId="77777777" w:rsidR="0036318C" w:rsidRDefault="00D45FC0">
            <w:r>
              <w:t>Nein</w:t>
            </w:r>
          </w:p>
        </w:tc>
        <w:tc>
          <w:tcPr>
            <w:tcW w:w="1500" w:type="dxa"/>
          </w:tcPr>
          <w:p w14:paraId="08E6863F" w14:textId="77777777" w:rsidR="0036318C" w:rsidRDefault="00D45FC0">
            <w:r>
              <w:t>Nein</w:t>
            </w:r>
          </w:p>
        </w:tc>
        <w:tc>
          <w:tcPr>
            <w:tcW w:w="2670" w:type="dxa"/>
          </w:tcPr>
          <w:p w14:paraId="0EB8E134" w14:textId="77777777" w:rsidR="0036318C" w:rsidRDefault="00D45FC0">
            <w:r>
              <w:t>Mittelwagen, Standard-IoB-Ausstattung</w:t>
            </w:r>
          </w:p>
        </w:tc>
      </w:tr>
      <w:tr w:rsidR="0036318C" w14:paraId="5EF444E2" w14:textId="77777777">
        <w:tc>
          <w:tcPr>
            <w:tcW w:w="1500" w:type="dxa"/>
          </w:tcPr>
          <w:p w14:paraId="6719473E" w14:textId="77777777" w:rsidR="0036318C" w:rsidRDefault="00D45FC0">
            <w:r>
              <w:t>Mittelwagen (Master)</w:t>
            </w:r>
          </w:p>
        </w:tc>
        <w:tc>
          <w:tcPr>
            <w:tcW w:w="1100" w:type="dxa"/>
          </w:tcPr>
          <w:p w14:paraId="4FCF0790" w14:textId="77777777" w:rsidR="0036318C" w:rsidRDefault="00D45FC0">
            <w:r>
              <w:t>500</w:t>
            </w:r>
          </w:p>
        </w:tc>
        <w:tc>
          <w:tcPr>
            <w:tcW w:w="1100" w:type="dxa"/>
          </w:tcPr>
          <w:p w14:paraId="54620AAF" w14:textId="77777777" w:rsidR="0036318C" w:rsidRDefault="00D45FC0">
            <w:r>
              <w:t>F</w:t>
            </w:r>
          </w:p>
        </w:tc>
        <w:tc>
          <w:tcPr>
            <w:tcW w:w="1500" w:type="dxa"/>
          </w:tcPr>
          <w:p w14:paraId="5040C094" w14:textId="77777777" w:rsidR="0036318C" w:rsidRDefault="00D45FC0">
            <w:r>
              <w:t>Ja (R5001C)</w:t>
            </w:r>
          </w:p>
        </w:tc>
        <w:tc>
          <w:tcPr>
            <w:tcW w:w="1500" w:type="dxa"/>
          </w:tcPr>
          <w:p w14:paraId="5F28C1E9" w14:textId="77777777" w:rsidR="0036318C" w:rsidRDefault="00D45FC0">
            <w:r>
              <w:t>Ja (4×)</w:t>
            </w:r>
          </w:p>
        </w:tc>
        <w:tc>
          <w:tcPr>
            <w:tcW w:w="2670" w:type="dxa"/>
          </w:tcPr>
          <w:p w14:paraId="39A3E0CF" w14:textId="77777777" w:rsidR="0036318C" w:rsidRDefault="00D45FC0">
            <w:r>
              <w:t>Master-Wagen: CCU R5001C, 4× Dachantenne 1399.99.0307, Backend-Anbindung</w:t>
            </w:r>
          </w:p>
        </w:tc>
      </w:tr>
      <w:tr w:rsidR="0036318C" w14:paraId="6F7A891E" w14:textId="77777777">
        <w:tc>
          <w:tcPr>
            <w:tcW w:w="1500" w:type="dxa"/>
          </w:tcPr>
          <w:p w14:paraId="5C036A37" w14:textId="77777777" w:rsidR="0036318C" w:rsidRDefault="00D45FC0">
            <w:r>
              <w:t>Steuerwagen</w:t>
            </w:r>
          </w:p>
        </w:tc>
        <w:tc>
          <w:tcPr>
            <w:tcW w:w="1100" w:type="dxa"/>
          </w:tcPr>
          <w:p w14:paraId="0A0EB133" w14:textId="77777777" w:rsidR="0036318C" w:rsidRDefault="00D45FC0">
            <w:r>
              <w:t>600</w:t>
            </w:r>
          </w:p>
        </w:tc>
        <w:tc>
          <w:tcPr>
            <w:tcW w:w="1100" w:type="dxa"/>
          </w:tcPr>
          <w:p w14:paraId="70B0B69C" w14:textId="77777777" w:rsidR="0036318C" w:rsidRDefault="00D45FC0">
            <w:r>
              <w:t>B</w:t>
            </w:r>
          </w:p>
        </w:tc>
        <w:tc>
          <w:tcPr>
            <w:tcW w:w="1500" w:type="dxa"/>
          </w:tcPr>
          <w:p w14:paraId="465A6AA5" w14:textId="77777777" w:rsidR="0036318C" w:rsidRDefault="00D45FC0">
            <w:r>
              <w:t>Nein</w:t>
            </w:r>
          </w:p>
        </w:tc>
        <w:tc>
          <w:tcPr>
            <w:tcW w:w="1500" w:type="dxa"/>
          </w:tcPr>
          <w:p w14:paraId="15BA0C0B" w14:textId="77777777" w:rsidR="0036318C" w:rsidRDefault="00D45FC0">
            <w:r>
              <w:t>Nein</w:t>
            </w:r>
          </w:p>
        </w:tc>
        <w:tc>
          <w:tcPr>
            <w:tcW w:w="2670" w:type="dxa"/>
          </w:tcPr>
          <w:p w14:paraId="1D6CBC25" w14:textId="77777777" w:rsidR="0036318C" w:rsidRDefault="00D45FC0">
            <w:r>
              <w:t>Endwagen (Cab), Fahrgastnetz, Switches + 4× AP</w:t>
            </w:r>
          </w:p>
        </w:tc>
      </w:tr>
    </w:tbl>
    <w:p w14:paraId="4AEB2E25" w14:textId="77777777" w:rsidR="0036318C" w:rsidRDefault="0036318C"/>
    <w:p w14:paraId="3B563129" w14:textId="77777777" w:rsidR="0036318C" w:rsidRDefault="00D45FC0">
      <w:r>
        <w:t>Hinweise:</w:t>
      </w:r>
    </w:p>
    <w:p w14:paraId="74A8C510" w14:textId="77777777" w:rsidR="0036318C" w:rsidRDefault="00D45FC0">
      <w:pPr>
        <w:pStyle w:val="ListParagraph"/>
        <w:numPr>
          <w:ilvl w:val="0"/>
          <w:numId w:val="1"/>
        </w:numPr>
      </w:pPr>
      <w:r>
        <w:t>In den 4-Teiler- und 5-Teiler-Varianten entfällt je nach Aufbau einer der Mittelwagen (D bzw. G); die übrigen Wagen behalten ihre IoB-Funktion gemäß obiger Tabelle.</w:t>
      </w:r>
    </w:p>
    <w:p w14:paraId="099CE87B" w14:textId="77777777" w:rsidR="0036318C" w:rsidRDefault="00D45FC0">
      <w:pPr>
        <w:pStyle w:val="ListParagraph"/>
        <w:numPr>
          <w:ilvl w:val="0"/>
          <w:numId w:val="1"/>
        </w:numPr>
      </w:pPr>
      <w:r>
        <w:t>Der Mittelwagen 300 fungiert als physischer Reserveplatz für eine optionale zweite CCU. Diese Option ist im Rahmen der vorliegenden Lieferung nicht bestückt – der Auslieferungszustand ist Single-CCU pro Garnitur.</w:t>
      </w:r>
    </w:p>
    <w:p w14:paraId="638F7F4A" w14:textId="77777777" w:rsidR="0036318C" w:rsidRDefault="00D45FC0">
      <w:pPr>
        <w:pStyle w:val="ListParagraph"/>
        <w:numPr>
          <w:ilvl w:val="0"/>
          <w:numId w:val="1"/>
        </w:numPr>
      </w:pPr>
      <w:r>
        <w:t>Die Mittelwagen D und G sind aus IoB-Sicht baugleich und können in den Aufbau-Strings äquivalent behandelt werden.</w:t>
      </w:r>
    </w:p>
    <w:p w14:paraId="312B5421" w14:textId="6383B7D7" w:rsidR="00254BC6" w:rsidRDefault="0046075E" w:rsidP="00254BC6">
      <w:pPr>
        <w:pStyle w:val="Heading1"/>
        <w:rPr>
          <w:lang w:eastAsia="ja-JP"/>
        </w:rPr>
      </w:pPr>
      <w:bookmarkStart w:id="8" w:name="_Toc229775443"/>
      <w:bookmarkEnd w:id="5"/>
      <w:r>
        <w:rPr>
          <w:lang w:eastAsia="ja-JP"/>
        </w:rPr>
        <w:lastRenderedPageBreak/>
        <w:t>Internet on Board Lösung</w:t>
      </w:r>
      <w:bookmarkEnd w:id="8"/>
    </w:p>
    <w:p w14:paraId="34D5141A" w14:textId="5C3B3252" w:rsidR="00254BC6" w:rsidRDefault="00254BC6" w:rsidP="00254BC6">
      <w:pPr>
        <w:rPr>
          <w:lang w:eastAsia="ja-JP"/>
        </w:rPr>
      </w:pPr>
      <w:r>
        <w:rPr>
          <w:lang w:eastAsia="ja-JP"/>
        </w:rPr>
        <w:t>Die „Internet on Board“ Lösung von Nomad bietet eine Netzwerktopology, die WLAN-Dienste, LAN-Funktionalität und Internetzugang am Zug ermöglicht. Weiters ist vorgesehen Drittsysteme, wie CCTV, FIS, Sprechstellen und Fremdrouter an die Nomad Switche anzuschließen und mit dem Einsatz von VLANS logisch getrennten Netzwerke aufzubauen.</w:t>
      </w:r>
    </w:p>
    <w:p w14:paraId="1A4D5244" w14:textId="6ABFC70A" w:rsidR="00814A4F" w:rsidRDefault="00814A4F" w:rsidP="00254BC6">
      <w:pPr>
        <w:rPr>
          <w:lang w:eastAsia="ja-JP"/>
        </w:rPr>
      </w:pPr>
      <w:r>
        <w:rPr>
          <w:lang w:eastAsia="ja-JP"/>
        </w:rPr>
        <w:t>Die Lösung besteht aus einer Dachantenne, einer CCU und pro Wagen jeweils drei Switche und vier Access-Points, sowie eine Innenantenne für jeden Access-Point. Weiters kommt die „Nomad Connect“ und „Mar“ Software von Nomad zum Einsatz.</w:t>
      </w:r>
    </w:p>
    <w:p w14:paraId="5FB0BEA4" w14:textId="2FC8E300" w:rsidR="00AF0E18" w:rsidRDefault="00AF0E18" w:rsidP="00254BC6">
      <w:pPr>
        <w:rPr>
          <w:lang w:eastAsia="ja-JP"/>
        </w:rPr>
      </w:pPr>
      <w:r>
        <w:rPr>
          <w:lang w:eastAsia="ja-JP"/>
        </w:rPr>
        <w:t>Die Dachantenne ist mit der CCU verbunden, welche mit Hilfe von vier verbauten Modems und eingesetzten SIM-Karten redundante Zellulare Verbindung aufbaut. Der Einsatz von mehreren Modems und SIM-Karten ermöglicht bei den natürlichen instabilen und begrenzten Charakteristiken von Zellular Anbindungen, dennoch eine höhere datenbandbreite und Ausfallsicherheit. Weiters kommen in der CCU zwei Modemblades zum Einsatz, um weitere Redundanz zu bieten und Single-Point-Of-Failure zu umgehen.</w:t>
      </w:r>
    </w:p>
    <w:p w14:paraId="46E173A3" w14:textId="1364FE35" w:rsidR="00AF0E18" w:rsidRDefault="00AF0E18" w:rsidP="00254BC6">
      <w:pPr>
        <w:rPr>
          <w:lang w:eastAsia="ja-JP"/>
        </w:rPr>
      </w:pPr>
      <w:r>
        <w:rPr>
          <w:lang w:eastAsia="ja-JP"/>
        </w:rPr>
        <w:t>Die LAN-Topology ist so aufgebaut, dass drei Switche und vier Access-Points pro Wagen zum Einsatz kommen. Hier wird Wert auf Redundanz und Kapazität gelegt. Kapazität einerseits für die Anzahl an Geräten, die im WLAN verbunden sind und andererseits für Drittgeraete und Fremdsysteme genügend Anschlüsse anzubieten, um den Einsatz von Nomad Switchen zu ermöglichen und dadurch die Geräteanzahl am Zug zu verringern und die Konfiguration, Verwaltung und Beobachtung vom Gesamtsystem zu vereinfachen.</w:t>
      </w:r>
    </w:p>
    <w:p w14:paraId="4EEBB0CB" w14:textId="00D07CAF" w:rsidR="00AF0E18" w:rsidRPr="0046075E" w:rsidRDefault="00AF0E18" w:rsidP="00254BC6">
      <w:pPr>
        <w:rPr>
          <w:lang w:eastAsia="ja-JP"/>
        </w:rPr>
      </w:pPr>
      <w:r>
        <w:rPr>
          <w:lang w:eastAsia="ja-JP"/>
        </w:rPr>
        <w:t>Jeder Access-Points erhaltel eine Innenantenne zugewiesen, die jeweils an einem Wagenende, einmal im Oberdeck und einmal im Unterendeck verbaut ist. Die Innenantennen werden so positioniert, dass die Ausstrahlung im Wagen optimal gewährleistet sind und die gegenseitige Störung so gut wie möglich verringert werden. Pro Wagenende ist jeweils ein Access-Points für 5-Ghz Ausstrahlung und für 2.4-Ghz Ausstrahlung konfiguriert. Die WIFI-Channels sind so optimiert, dass sie sich gegenseitig nicht stören.</w:t>
      </w:r>
    </w:p>
    <w:p w14:paraId="289AD757" w14:textId="1B5BF50F" w:rsidR="0059080D" w:rsidRDefault="0059080D" w:rsidP="00254BC6">
      <w:pPr>
        <w:rPr>
          <w:lang w:eastAsia="ja-JP"/>
        </w:rPr>
      </w:pPr>
      <w:r>
        <w:rPr>
          <w:lang w:eastAsia="ja-JP"/>
        </w:rPr>
        <w:t>Im Technischen Umfang der Firma Nomad obliegt die Konfiguration, Verwaltung und Planung des Nomadnetzwerks. Nomad bietet Unterstützung und Beratung, beim Anschluss und Netzwerkkonfiguration von Drittsystemen an Nomad switchen. Alle Anforderungen und Änderungen müssen im Kooperativen Sinne mit Nomad abgesprochen und vereinbart werden.</w:t>
      </w:r>
    </w:p>
    <w:p w14:paraId="1D5AAC5E" w14:textId="4EFCAB9C" w:rsidR="003011AB" w:rsidRDefault="0042520B" w:rsidP="00254BC6">
      <w:pPr>
        <w:rPr>
          <w:lang w:eastAsia="ja-JP"/>
        </w:rPr>
      </w:pPr>
      <w:r>
        <w:rPr>
          <w:lang w:eastAsia="ja-JP"/>
        </w:rPr>
        <w:t xml:space="preserve">Zum Einsatz kommt die Nomad-eigene Software „Nomad Connect“ und „MAR“. </w:t>
      </w:r>
      <w:r>
        <w:rPr>
          <w:lang w:eastAsia="ja-JP"/>
        </w:rPr>
        <w:br/>
        <w:t>Nomad Connect ist ein auf Debian Linux basiertes Betriebssystem, die zusätzliche Funktionalität auf die Linux Funktionalitäten aufbaut.</w:t>
      </w:r>
      <w:r>
        <w:rPr>
          <w:lang w:eastAsia="ja-JP"/>
        </w:rPr>
        <w:br/>
        <w:t>Die MAR-Software ist eine Nomad eigene VPN-Software, die eine Sichere Verbindung ins Internet und Intranet bietet.</w:t>
      </w:r>
    </w:p>
    <w:p w14:paraId="17ADDA40" w14:textId="22E9C605" w:rsidR="0042520B" w:rsidRDefault="0042520B" w:rsidP="00254BC6">
      <w:pPr>
        <w:rPr>
          <w:lang w:eastAsia="ja-JP"/>
        </w:rPr>
      </w:pPr>
      <w:r>
        <w:rPr>
          <w:lang w:eastAsia="ja-JP"/>
        </w:rPr>
        <w:t>Im Project „Dosto Neu“ ist Nomad für die Planung, Dokumentation und Konfiguration dieser Lösung zuständig. Die Installation und Verkabelung, sowie Prüfung der Geräte und Systeme am Zug ist in der Verantwortung der Firma STADLER.</w:t>
      </w:r>
    </w:p>
    <w:p w14:paraId="2DD1F1DA" w14:textId="7B5AFCE6" w:rsidR="008E0353" w:rsidRPr="00254BC6" w:rsidRDefault="008E0353" w:rsidP="00254BC6">
      <w:pPr>
        <w:rPr>
          <w:lang w:eastAsia="ja-JP"/>
        </w:rPr>
      </w:pPr>
      <w:r>
        <w:rPr>
          <w:lang w:eastAsia="ja-JP"/>
        </w:rPr>
        <w:t>Um STADLER die Prüfung zu ermöglichen, wird eine IBS-Prozedur abgestimmt und alle Notwendigen Information von der Firma Nomad geliefert.</w:t>
      </w:r>
    </w:p>
    <w:p w14:paraId="3780BB0C" w14:textId="5B6D08D7" w:rsidR="005C0AAD" w:rsidRPr="005C0AAD" w:rsidRDefault="0046075E" w:rsidP="005C0AAD">
      <w:pPr>
        <w:pStyle w:val="Heading2"/>
      </w:pPr>
      <w:bookmarkStart w:id="9" w:name="_Toc229775444"/>
      <w:r>
        <w:lastRenderedPageBreak/>
        <w:t>Nomad Connect CCU</w:t>
      </w:r>
      <w:bookmarkEnd w:id="9"/>
    </w:p>
    <w:p w14:paraId="1C6D2223" w14:textId="77777777" w:rsidR="005C0AAD" w:rsidRDefault="005C0AAD" w:rsidP="005C0AAD">
      <w:pPr>
        <w:spacing w:before="0" w:after="0"/>
        <w:textAlignment w:val="baseline"/>
        <w:rPr>
          <w:rFonts w:eastAsia="Times New Roman" w:cs="Calibri"/>
          <w:szCs w:val="22"/>
          <w:lang w:val="en-GB" w:eastAsia="en-GB"/>
        </w:rPr>
      </w:pPr>
    </w:p>
    <w:p w14:paraId="60948802" w14:textId="6816B544" w:rsidR="005C0AAD" w:rsidRPr="00B86171" w:rsidRDefault="005C0AAD" w:rsidP="005C0AAD">
      <w:pPr>
        <w:spacing w:before="0" w:after="0"/>
        <w:textAlignment w:val="baseline"/>
        <w:rPr>
          <w:rFonts w:ascii="Segoe UI" w:eastAsia="Times New Roman" w:hAnsi="Segoe UI" w:cs="Segoe UI"/>
          <w:sz w:val="18"/>
          <w:szCs w:val="18"/>
          <w:lang w:eastAsia="en-GB"/>
        </w:rPr>
      </w:pPr>
      <w:r>
        <w:rPr>
          <w:rFonts w:eastAsia="Times New Roman" w:cs="Calibri"/>
          <w:szCs w:val="22"/>
          <w:lang w:eastAsia="en-GB"/>
        </w:rPr>
        <w:t>Die Nomad Connect CCU funktioniert als Router. </w:t>
      </w:r>
    </w:p>
    <w:p w14:paraId="3D32ADF6" w14:textId="77777777" w:rsidR="005C0AAD" w:rsidRDefault="005C0AAD" w:rsidP="005C0AAD">
      <w:pPr>
        <w:spacing w:before="0" w:after="0"/>
        <w:textAlignment w:val="baseline"/>
        <w:rPr>
          <w:rFonts w:eastAsia="Times New Roman" w:cs="Calibri"/>
          <w:szCs w:val="22"/>
          <w:lang w:eastAsia="en-GB"/>
        </w:rPr>
      </w:pPr>
      <w:r>
        <w:rPr>
          <w:rFonts w:eastAsia="Times New Roman" w:cs="Calibri"/>
          <w:szCs w:val="22"/>
          <w:lang w:eastAsia="en-GB"/>
        </w:rPr>
        <w:t>In einer mobilen Umgebung sind Links nicht stabil und nicht immer verfügbar. Durch die Kombination mehrerer Verbindungen und einer Zug-Landseitigen-Verbindung bietet die CCU eine höhere Verfügbarkeit und Ausfallsicherheit der Verbindung gegen Ausfälle einzelner Verbindungen. </w:t>
      </w:r>
    </w:p>
    <w:p w14:paraId="3071DF42" w14:textId="77777777" w:rsidR="005C0AAD" w:rsidRDefault="005C0AAD" w:rsidP="005C0AAD">
      <w:pPr>
        <w:spacing w:before="0" w:after="0"/>
        <w:textAlignment w:val="baseline"/>
        <w:rPr>
          <w:rFonts w:eastAsia="Times New Roman" w:cs="Calibri"/>
          <w:szCs w:val="22"/>
          <w:lang w:eastAsia="en-GB"/>
        </w:rPr>
      </w:pPr>
    </w:p>
    <w:p w14:paraId="08A14D13" w14:textId="77777777" w:rsidR="005C0AAD" w:rsidRDefault="005C0AAD" w:rsidP="00AB7F42">
      <w:pPr>
        <w:pStyle w:val="Heading2"/>
      </w:pPr>
      <w:bookmarkStart w:id="10" w:name="_Toc229775445"/>
      <w:r>
        <w:t>Backend</w:t>
      </w:r>
      <w:bookmarkEnd w:id="10"/>
      <w:r>
        <w:t> </w:t>
      </w:r>
    </w:p>
    <w:p w14:paraId="49CE5FD0" w14:textId="77777777" w:rsidR="00492DF4" w:rsidRPr="005C0AAD" w:rsidRDefault="00492DF4" w:rsidP="00492DF4">
      <w:pPr>
        <w:spacing w:before="0" w:after="0"/>
        <w:ind w:left="720"/>
        <w:textAlignment w:val="baseline"/>
        <w:rPr>
          <w:rFonts w:eastAsia="Times New Roman" w:cs="Calibri"/>
          <w:szCs w:val="22"/>
          <w:lang w:val="en-GB" w:eastAsia="en-GB"/>
        </w:rPr>
      </w:pPr>
    </w:p>
    <w:p w14:paraId="2F167B7D" w14:textId="77777777" w:rsidR="005C0AAD" w:rsidRPr="005C0AAD" w:rsidRDefault="005C0AAD" w:rsidP="005C0AAD">
      <w:pPr>
        <w:spacing w:before="0" w:after="0"/>
        <w:textAlignment w:val="baseline"/>
        <w:rPr>
          <w:rFonts w:eastAsia="Times New Roman" w:cs="Calibri"/>
          <w:szCs w:val="22"/>
          <w:lang w:eastAsia="en-GB"/>
        </w:rPr>
      </w:pPr>
      <w:r>
        <w:rPr>
          <w:rFonts w:eastAsia="Times New Roman" w:cs="Calibri"/>
          <w:szCs w:val="22"/>
          <w:lang w:eastAsia="en-GB"/>
        </w:rPr>
        <w:t>Im Zuge des Dosto Neu-Projekts wird ein neues Backend aufgesetzt. Die VMs sind im NOC angelegt und werden Nomad-intern verwaltet. </w:t>
      </w:r>
    </w:p>
    <w:p w14:paraId="0C8C3CFC" w14:textId="77777777" w:rsidR="005C0AAD" w:rsidRPr="005C0AAD" w:rsidRDefault="005C0AAD" w:rsidP="005C0AAD">
      <w:pPr>
        <w:spacing w:before="0" w:after="0"/>
        <w:textAlignment w:val="baseline"/>
        <w:rPr>
          <w:rFonts w:eastAsia="Times New Roman" w:cs="Calibri"/>
          <w:szCs w:val="22"/>
          <w:lang w:eastAsia="en-GB"/>
        </w:rPr>
      </w:pPr>
      <w:r>
        <w:rPr>
          <w:rFonts w:eastAsia="Times New Roman" w:cs="Calibri"/>
          <w:szCs w:val="22"/>
          <w:lang w:eastAsia="en-GB"/>
        </w:rPr>
        <w:t>Ein Überblick über die installierten virtuellen Maschinen bietet die nachfolgende Tabelle. </w:t>
      </w:r>
    </w:p>
    <w:p w14:paraId="52DF76C8" w14:textId="77777777" w:rsidR="005C0AAD" w:rsidRDefault="005C0AAD" w:rsidP="005C0AAD">
      <w:pPr>
        <w:spacing w:before="0" w:after="0"/>
        <w:textAlignment w:val="baseline"/>
        <w:rPr>
          <w:rFonts w:eastAsia="Times New Roman" w:cs="Calibri"/>
          <w:szCs w:val="22"/>
          <w:lang w:eastAsia="en-GB"/>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35"/>
        <w:gridCol w:w="3675"/>
      </w:tblGrid>
      <w:tr w:rsidR="005C0AAD" w:rsidRPr="005C0AAD" w14:paraId="64B0F9AC" w14:textId="77777777">
        <w:trPr>
          <w:trHeight w:val="300"/>
        </w:trPr>
        <w:tc>
          <w:tcPr>
            <w:tcW w:w="2535" w:type="dxa"/>
            <w:tcBorders>
              <w:top w:val="single" w:sz="6" w:space="0" w:color="auto"/>
              <w:left w:val="single" w:sz="6" w:space="0" w:color="auto"/>
              <w:bottom w:val="single" w:sz="6" w:space="0" w:color="auto"/>
              <w:right w:val="single" w:sz="6" w:space="0" w:color="auto"/>
            </w:tcBorders>
            <w:shd w:val="clear" w:color="auto" w:fill="E7E6E6"/>
            <w:vAlign w:val="bottom"/>
            <w:hideMark/>
          </w:tcPr>
          <w:p w14:paraId="5CB2ECB6" w14:textId="77777777" w:rsidR="005C0AAD" w:rsidRPr="005C0AAD" w:rsidRDefault="005C0AAD" w:rsidP="005C0AAD">
            <w:pPr>
              <w:spacing w:before="0" w:after="0"/>
              <w:textAlignment w:val="baseline"/>
              <w:rPr>
                <w:rFonts w:eastAsia="Times New Roman" w:cs="Calibri"/>
                <w:szCs w:val="22"/>
                <w:lang w:val="en-GB" w:eastAsia="en-GB"/>
              </w:rPr>
            </w:pPr>
            <w:r>
              <w:rPr>
                <w:rFonts w:eastAsia="Times New Roman" w:cs="Calibri"/>
                <w:b/>
                <w:bCs/>
                <w:szCs w:val="22"/>
                <w:lang w:eastAsia="en-GB"/>
              </w:rPr>
              <w:t>Server</w:t>
            </w:r>
            <w:r>
              <w:rPr>
                <w:rFonts w:eastAsia="Times New Roman" w:cs="Calibri"/>
                <w:szCs w:val="22"/>
                <w:lang w:val="en-GB" w:eastAsia="en-GB"/>
              </w:rPr>
              <w:t> </w:t>
            </w:r>
          </w:p>
        </w:tc>
        <w:tc>
          <w:tcPr>
            <w:tcW w:w="3675" w:type="dxa"/>
            <w:tcBorders>
              <w:top w:val="single" w:sz="6" w:space="0" w:color="auto"/>
              <w:left w:val="nil"/>
              <w:bottom w:val="single" w:sz="6" w:space="0" w:color="auto"/>
              <w:right w:val="single" w:sz="6" w:space="0" w:color="auto"/>
            </w:tcBorders>
            <w:shd w:val="clear" w:color="auto" w:fill="E7E6E6"/>
            <w:vAlign w:val="bottom"/>
            <w:hideMark/>
          </w:tcPr>
          <w:p w14:paraId="572FED57" w14:textId="77777777" w:rsidR="005C0AAD" w:rsidRPr="005C0AAD" w:rsidRDefault="005C0AAD" w:rsidP="005C0AAD">
            <w:pPr>
              <w:spacing w:before="0" w:after="0"/>
              <w:textAlignment w:val="baseline"/>
              <w:rPr>
                <w:rFonts w:eastAsia="Times New Roman" w:cs="Calibri"/>
                <w:szCs w:val="22"/>
                <w:lang w:val="en-GB" w:eastAsia="en-GB"/>
              </w:rPr>
            </w:pPr>
            <w:r>
              <w:rPr>
                <w:rFonts w:eastAsia="Times New Roman" w:cs="Calibri"/>
                <w:b/>
                <w:bCs/>
                <w:szCs w:val="22"/>
                <w:lang w:eastAsia="en-GB"/>
              </w:rPr>
              <w:t>Funktion(en)</w:t>
            </w:r>
            <w:r>
              <w:rPr>
                <w:rFonts w:eastAsia="Times New Roman" w:cs="Calibri"/>
                <w:szCs w:val="22"/>
                <w:lang w:val="en-GB" w:eastAsia="en-GB"/>
              </w:rPr>
              <w:t> </w:t>
            </w:r>
          </w:p>
        </w:tc>
      </w:tr>
      <w:tr w:rsidR="005C0AAD" w:rsidRPr="005C0AAD" w14:paraId="02C9A254" w14:textId="77777777">
        <w:trPr>
          <w:trHeight w:val="300"/>
        </w:trPr>
        <w:tc>
          <w:tcPr>
            <w:tcW w:w="2535" w:type="dxa"/>
            <w:tcBorders>
              <w:top w:val="nil"/>
              <w:left w:val="single" w:sz="6" w:space="0" w:color="auto"/>
              <w:bottom w:val="single" w:sz="6" w:space="0" w:color="auto"/>
              <w:right w:val="single" w:sz="6" w:space="0" w:color="auto"/>
            </w:tcBorders>
            <w:vAlign w:val="bottom"/>
            <w:hideMark/>
          </w:tcPr>
          <w:p w14:paraId="746717DE" w14:textId="77777777" w:rsidR="005C0AAD" w:rsidRPr="005C0AAD" w:rsidRDefault="005C0AAD" w:rsidP="005C0AAD">
            <w:pPr>
              <w:spacing w:before="0" w:after="0"/>
              <w:textAlignment w:val="baseline"/>
              <w:rPr>
                <w:rFonts w:eastAsia="Times New Roman" w:cs="Calibri"/>
                <w:szCs w:val="22"/>
                <w:lang w:val="en-GB" w:eastAsia="en-GB"/>
              </w:rPr>
            </w:pPr>
            <w:r>
              <w:rPr>
                <w:rFonts w:eastAsia="Times New Roman" w:cs="Calibri"/>
                <w:szCs w:val="22"/>
                <w:lang w:eastAsia="en-GB"/>
              </w:rPr>
              <w:t>Datenbank</w:t>
            </w:r>
            <w:r>
              <w:rPr>
                <w:rFonts w:eastAsia="Times New Roman" w:cs="Calibri"/>
                <w:szCs w:val="22"/>
                <w:lang w:val="en-GB" w:eastAsia="en-GB"/>
              </w:rPr>
              <w:t> </w:t>
            </w:r>
          </w:p>
        </w:tc>
        <w:tc>
          <w:tcPr>
            <w:tcW w:w="3675" w:type="dxa"/>
            <w:tcBorders>
              <w:top w:val="nil"/>
              <w:left w:val="nil"/>
              <w:bottom w:val="single" w:sz="6" w:space="0" w:color="auto"/>
              <w:right w:val="single" w:sz="6" w:space="0" w:color="auto"/>
            </w:tcBorders>
            <w:vAlign w:val="bottom"/>
            <w:hideMark/>
          </w:tcPr>
          <w:p w14:paraId="320B9E6E" w14:textId="77777777" w:rsidR="005C0AAD" w:rsidRPr="005C0AAD" w:rsidRDefault="005C0AAD" w:rsidP="005C0AAD">
            <w:pPr>
              <w:spacing w:before="0" w:after="0"/>
              <w:textAlignment w:val="baseline"/>
              <w:rPr>
                <w:rFonts w:eastAsia="Times New Roman" w:cs="Calibri"/>
                <w:szCs w:val="22"/>
                <w:lang w:val="en-GB" w:eastAsia="en-GB"/>
              </w:rPr>
            </w:pPr>
            <w:r>
              <w:rPr>
                <w:rFonts w:eastAsia="Times New Roman" w:cs="Calibri"/>
                <w:szCs w:val="22"/>
                <w:lang w:eastAsia="en-GB"/>
              </w:rPr>
              <w:t>Zentrale NMS Datenbank</w:t>
            </w:r>
            <w:r>
              <w:rPr>
                <w:rFonts w:eastAsia="Times New Roman" w:cs="Calibri"/>
                <w:szCs w:val="22"/>
                <w:lang w:val="en-GB" w:eastAsia="en-GB"/>
              </w:rPr>
              <w:t> </w:t>
            </w:r>
          </w:p>
        </w:tc>
      </w:tr>
      <w:tr w:rsidR="005C0AAD" w:rsidRPr="005C0AAD" w14:paraId="0372A0A9" w14:textId="77777777">
        <w:trPr>
          <w:trHeight w:val="300"/>
        </w:trPr>
        <w:tc>
          <w:tcPr>
            <w:tcW w:w="2535" w:type="dxa"/>
            <w:tcBorders>
              <w:top w:val="nil"/>
              <w:left w:val="single" w:sz="6" w:space="0" w:color="auto"/>
              <w:bottom w:val="single" w:sz="6" w:space="0" w:color="auto"/>
              <w:right w:val="single" w:sz="6" w:space="0" w:color="auto"/>
            </w:tcBorders>
            <w:vAlign w:val="bottom"/>
            <w:hideMark/>
          </w:tcPr>
          <w:p w14:paraId="0C65251E" w14:textId="77777777" w:rsidR="005C0AAD" w:rsidRPr="005C0AAD" w:rsidRDefault="005C0AAD" w:rsidP="005C0AAD">
            <w:pPr>
              <w:spacing w:before="0" w:after="0"/>
              <w:textAlignment w:val="baseline"/>
              <w:rPr>
                <w:rFonts w:eastAsia="Times New Roman" w:cs="Calibri"/>
                <w:szCs w:val="22"/>
                <w:lang w:val="en-GB" w:eastAsia="en-GB"/>
              </w:rPr>
            </w:pPr>
            <w:r>
              <w:rPr>
                <w:rFonts w:eastAsia="Times New Roman" w:cs="Calibri"/>
                <w:szCs w:val="22"/>
                <w:lang w:eastAsia="en-GB"/>
              </w:rPr>
              <w:t>DNS-Server CDC</w:t>
            </w:r>
            <w:r>
              <w:rPr>
                <w:rFonts w:eastAsia="Times New Roman" w:cs="Calibri"/>
                <w:szCs w:val="22"/>
                <w:lang w:val="en-GB" w:eastAsia="en-GB"/>
              </w:rPr>
              <w:t> </w:t>
            </w:r>
          </w:p>
        </w:tc>
        <w:tc>
          <w:tcPr>
            <w:tcW w:w="3675" w:type="dxa"/>
            <w:tcBorders>
              <w:top w:val="nil"/>
              <w:left w:val="nil"/>
              <w:bottom w:val="single" w:sz="6" w:space="0" w:color="auto"/>
              <w:right w:val="single" w:sz="6" w:space="0" w:color="auto"/>
            </w:tcBorders>
            <w:vAlign w:val="bottom"/>
            <w:hideMark/>
          </w:tcPr>
          <w:p w14:paraId="1F4DB703" w14:textId="77777777" w:rsidR="005C0AAD" w:rsidRPr="005C0AAD" w:rsidRDefault="005C0AAD" w:rsidP="005C0AAD">
            <w:pPr>
              <w:spacing w:before="0" w:after="0"/>
              <w:textAlignment w:val="baseline"/>
              <w:rPr>
                <w:rFonts w:eastAsia="Times New Roman" w:cs="Calibri"/>
                <w:szCs w:val="22"/>
                <w:lang w:val="en-GB" w:eastAsia="en-GB"/>
              </w:rPr>
            </w:pPr>
            <w:r>
              <w:rPr>
                <w:rFonts w:eastAsia="Times New Roman" w:cs="Calibri"/>
                <w:szCs w:val="22"/>
                <w:lang w:eastAsia="en-GB"/>
              </w:rPr>
              <w:t>DNS-Server für CDC</w:t>
            </w:r>
            <w:r>
              <w:rPr>
                <w:rFonts w:eastAsia="Times New Roman" w:cs="Calibri"/>
                <w:szCs w:val="22"/>
                <w:lang w:val="en-GB" w:eastAsia="en-GB"/>
              </w:rPr>
              <w:t> </w:t>
            </w:r>
          </w:p>
        </w:tc>
      </w:tr>
      <w:tr w:rsidR="005C0AAD" w:rsidRPr="005C0AAD" w14:paraId="01F22C2D" w14:textId="77777777">
        <w:trPr>
          <w:trHeight w:val="300"/>
        </w:trPr>
        <w:tc>
          <w:tcPr>
            <w:tcW w:w="2535" w:type="dxa"/>
            <w:tcBorders>
              <w:top w:val="nil"/>
              <w:left w:val="single" w:sz="6" w:space="0" w:color="auto"/>
              <w:bottom w:val="single" w:sz="6" w:space="0" w:color="auto"/>
              <w:right w:val="single" w:sz="6" w:space="0" w:color="auto"/>
            </w:tcBorders>
            <w:vAlign w:val="bottom"/>
            <w:hideMark/>
          </w:tcPr>
          <w:p w14:paraId="5F8A2EEC" w14:textId="77777777" w:rsidR="005C0AAD" w:rsidRPr="005C0AAD" w:rsidRDefault="005C0AAD" w:rsidP="005C0AAD">
            <w:pPr>
              <w:spacing w:before="0" w:after="0"/>
              <w:textAlignment w:val="baseline"/>
              <w:rPr>
                <w:rFonts w:eastAsia="Times New Roman" w:cs="Calibri"/>
                <w:szCs w:val="22"/>
                <w:lang w:val="en-GB" w:eastAsia="en-GB"/>
              </w:rPr>
            </w:pPr>
            <w:r>
              <w:rPr>
                <w:rFonts w:eastAsia="Times New Roman" w:cs="Calibri"/>
                <w:szCs w:val="22"/>
                <w:lang w:eastAsia="en-GB"/>
              </w:rPr>
              <w:t>DNS-Server Trains</w:t>
            </w:r>
            <w:r>
              <w:rPr>
                <w:rFonts w:eastAsia="Times New Roman" w:cs="Calibri"/>
                <w:szCs w:val="22"/>
                <w:lang w:val="en-GB" w:eastAsia="en-GB"/>
              </w:rPr>
              <w:t> </w:t>
            </w:r>
          </w:p>
        </w:tc>
        <w:tc>
          <w:tcPr>
            <w:tcW w:w="3675" w:type="dxa"/>
            <w:tcBorders>
              <w:top w:val="nil"/>
              <w:left w:val="nil"/>
              <w:bottom w:val="single" w:sz="6" w:space="0" w:color="auto"/>
              <w:right w:val="single" w:sz="6" w:space="0" w:color="auto"/>
            </w:tcBorders>
            <w:vAlign w:val="bottom"/>
            <w:hideMark/>
          </w:tcPr>
          <w:p w14:paraId="53370CC8" w14:textId="77777777" w:rsidR="005C0AAD" w:rsidRPr="005C0AAD" w:rsidRDefault="005C0AAD" w:rsidP="005C0AAD">
            <w:pPr>
              <w:spacing w:before="0" w:after="0"/>
              <w:textAlignment w:val="baseline"/>
              <w:rPr>
                <w:rFonts w:eastAsia="Times New Roman" w:cs="Calibri"/>
                <w:szCs w:val="22"/>
                <w:lang w:eastAsia="en-GB"/>
              </w:rPr>
            </w:pPr>
            <w:r>
              <w:rPr>
                <w:rFonts w:eastAsia="Times New Roman" w:cs="Calibri"/>
                <w:szCs w:val="22"/>
                <w:lang w:eastAsia="en-GB"/>
              </w:rPr>
              <w:t>DNS-Server mit blacklisting für Züge </w:t>
            </w:r>
          </w:p>
        </w:tc>
      </w:tr>
      <w:tr w:rsidR="005C0AAD" w:rsidRPr="005C0AAD" w14:paraId="74AABCCC" w14:textId="77777777">
        <w:trPr>
          <w:trHeight w:val="300"/>
        </w:trPr>
        <w:tc>
          <w:tcPr>
            <w:tcW w:w="2535" w:type="dxa"/>
            <w:tcBorders>
              <w:top w:val="nil"/>
              <w:left w:val="single" w:sz="6" w:space="0" w:color="auto"/>
              <w:bottom w:val="single" w:sz="6" w:space="0" w:color="auto"/>
              <w:right w:val="single" w:sz="6" w:space="0" w:color="auto"/>
            </w:tcBorders>
            <w:vAlign w:val="bottom"/>
            <w:hideMark/>
          </w:tcPr>
          <w:p w14:paraId="429573D1" w14:textId="77777777" w:rsidR="005C0AAD" w:rsidRPr="005C0AAD" w:rsidRDefault="005C0AAD" w:rsidP="005C0AAD">
            <w:pPr>
              <w:spacing w:before="0" w:after="0"/>
              <w:textAlignment w:val="baseline"/>
              <w:rPr>
                <w:rFonts w:eastAsia="Times New Roman" w:cs="Calibri"/>
                <w:szCs w:val="22"/>
                <w:lang w:val="en-GB" w:eastAsia="en-GB"/>
              </w:rPr>
            </w:pPr>
            <w:r>
              <w:rPr>
                <w:rFonts w:eastAsia="Times New Roman" w:cs="Calibri"/>
                <w:szCs w:val="22"/>
                <w:lang w:eastAsia="en-GB"/>
              </w:rPr>
              <w:t>Gateway</w:t>
            </w:r>
            <w:r>
              <w:rPr>
                <w:rFonts w:eastAsia="Times New Roman" w:cs="Calibri"/>
                <w:szCs w:val="22"/>
                <w:lang w:val="en-GB" w:eastAsia="en-GB"/>
              </w:rPr>
              <w:t> </w:t>
            </w:r>
          </w:p>
        </w:tc>
        <w:tc>
          <w:tcPr>
            <w:tcW w:w="3675" w:type="dxa"/>
            <w:tcBorders>
              <w:top w:val="nil"/>
              <w:left w:val="nil"/>
              <w:bottom w:val="single" w:sz="6" w:space="0" w:color="auto"/>
              <w:right w:val="single" w:sz="6" w:space="0" w:color="auto"/>
            </w:tcBorders>
            <w:vAlign w:val="bottom"/>
            <w:hideMark/>
          </w:tcPr>
          <w:p w14:paraId="7A88FEFA" w14:textId="77777777" w:rsidR="005C0AAD" w:rsidRPr="005C0AAD" w:rsidRDefault="005C0AAD" w:rsidP="005C0AAD">
            <w:pPr>
              <w:spacing w:before="0" w:after="0"/>
              <w:textAlignment w:val="baseline"/>
              <w:rPr>
                <w:rFonts w:eastAsia="Times New Roman" w:cs="Calibri"/>
                <w:szCs w:val="22"/>
                <w:lang w:val="en-GB" w:eastAsia="en-GB"/>
              </w:rPr>
            </w:pPr>
            <w:r>
              <w:rPr>
                <w:rFonts w:eastAsia="Times New Roman" w:cs="Calibri"/>
                <w:szCs w:val="22"/>
                <w:lang w:eastAsia="en-GB"/>
              </w:rPr>
              <w:t>Central Router</w:t>
            </w:r>
            <w:r>
              <w:rPr>
                <w:rFonts w:eastAsia="Times New Roman" w:cs="Calibri"/>
                <w:szCs w:val="22"/>
                <w:lang w:val="en-GB" w:eastAsia="en-GB"/>
              </w:rPr>
              <w:t> </w:t>
            </w:r>
          </w:p>
        </w:tc>
      </w:tr>
      <w:tr w:rsidR="005C0AAD" w:rsidRPr="005C0AAD" w14:paraId="0B3F8BFC" w14:textId="77777777">
        <w:trPr>
          <w:trHeight w:val="300"/>
        </w:trPr>
        <w:tc>
          <w:tcPr>
            <w:tcW w:w="2535" w:type="dxa"/>
            <w:tcBorders>
              <w:top w:val="nil"/>
              <w:left w:val="single" w:sz="6" w:space="0" w:color="auto"/>
              <w:bottom w:val="single" w:sz="6" w:space="0" w:color="auto"/>
              <w:right w:val="single" w:sz="6" w:space="0" w:color="auto"/>
            </w:tcBorders>
            <w:vAlign w:val="bottom"/>
            <w:hideMark/>
          </w:tcPr>
          <w:p w14:paraId="5519C13D" w14:textId="6710BBEC" w:rsidR="005C0AAD" w:rsidRPr="005C0AAD" w:rsidRDefault="005C0AAD" w:rsidP="005C0AAD">
            <w:pPr>
              <w:spacing w:before="0" w:after="0"/>
              <w:textAlignment w:val="baseline"/>
              <w:rPr>
                <w:rFonts w:eastAsia="Times New Roman" w:cs="Calibri"/>
                <w:szCs w:val="22"/>
                <w:lang w:val="en-GB" w:eastAsia="en-GB"/>
              </w:rPr>
            </w:pPr>
            <w:r>
              <w:rPr>
                <w:rFonts w:eastAsia="Times New Roman" w:cs="Calibri"/>
                <w:szCs w:val="22"/>
                <w:lang w:eastAsia="en-GB"/>
              </w:rPr>
              <w:t>MAR5 backend</w:t>
            </w:r>
            <w:r>
              <w:rPr>
                <w:rFonts w:eastAsia="Times New Roman" w:cs="Calibri"/>
                <w:szCs w:val="22"/>
                <w:lang w:val="en-GB" w:eastAsia="en-GB"/>
              </w:rPr>
              <w:t> </w:t>
            </w:r>
          </w:p>
        </w:tc>
        <w:tc>
          <w:tcPr>
            <w:tcW w:w="3675" w:type="dxa"/>
            <w:tcBorders>
              <w:top w:val="nil"/>
              <w:left w:val="nil"/>
              <w:bottom w:val="single" w:sz="6" w:space="0" w:color="auto"/>
              <w:right w:val="single" w:sz="6" w:space="0" w:color="auto"/>
            </w:tcBorders>
            <w:vAlign w:val="bottom"/>
            <w:hideMark/>
          </w:tcPr>
          <w:p w14:paraId="581726FD" w14:textId="734CB5AB" w:rsidR="005C0AAD" w:rsidRPr="005C0AAD" w:rsidRDefault="005C0AAD" w:rsidP="005C0AAD">
            <w:pPr>
              <w:spacing w:before="0" w:after="0"/>
              <w:textAlignment w:val="baseline"/>
              <w:rPr>
                <w:rFonts w:eastAsia="Times New Roman" w:cs="Calibri"/>
                <w:szCs w:val="22"/>
                <w:lang w:val="en-GB" w:eastAsia="en-GB"/>
              </w:rPr>
            </w:pPr>
            <w:r>
              <w:rPr>
                <w:rFonts w:eastAsia="Times New Roman" w:cs="Calibri"/>
                <w:szCs w:val="22"/>
                <w:lang w:eastAsia="en-GB"/>
              </w:rPr>
              <w:t>MAR5 Home Agent</w:t>
            </w:r>
            <w:r>
              <w:rPr>
                <w:rFonts w:eastAsia="Times New Roman" w:cs="Calibri"/>
                <w:szCs w:val="22"/>
                <w:lang w:val="en-GB" w:eastAsia="en-GB"/>
              </w:rPr>
              <w:t> </w:t>
            </w:r>
          </w:p>
        </w:tc>
      </w:tr>
      <w:tr w:rsidR="005C0AAD" w:rsidRPr="005C0AAD" w14:paraId="5B94F4BC" w14:textId="77777777">
        <w:trPr>
          <w:trHeight w:val="300"/>
        </w:trPr>
        <w:tc>
          <w:tcPr>
            <w:tcW w:w="2535" w:type="dxa"/>
            <w:tcBorders>
              <w:top w:val="nil"/>
              <w:left w:val="single" w:sz="6" w:space="0" w:color="auto"/>
              <w:bottom w:val="single" w:sz="6" w:space="0" w:color="auto"/>
              <w:right w:val="single" w:sz="6" w:space="0" w:color="auto"/>
            </w:tcBorders>
            <w:vAlign w:val="bottom"/>
            <w:hideMark/>
          </w:tcPr>
          <w:p w14:paraId="1FE9EE62" w14:textId="77777777" w:rsidR="005C0AAD" w:rsidRPr="005C0AAD" w:rsidRDefault="005C0AAD" w:rsidP="005C0AAD">
            <w:pPr>
              <w:spacing w:before="0" w:after="0"/>
              <w:textAlignment w:val="baseline"/>
              <w:rPr>
                <w:rFonts w:eastAsia="Times New Roman" w:cs="Calibri"/>
                <w:szCs w:val="22"/>
                <w:lang w:val="en-GB" w:eastAsia="en-GB"/>
              </w:rPr>
            </w:pPr>
            <w:r>
              <w:rPr>
                <w:rFonts w:eastAsia="Times New Roman" w:cs="Calibri"/>
                <w:szCs w:val="22"/>
                <w:lang w:eastAsia="en-GB"/>
              </w:rPr>
              <w:t>MongoDB</w:t>
            </w:r>
            <w:r>
              <w:rPr>
                <w:rFonts w:eastAsia="Times New Roman" w:cs="Calibri"/>
                <w:szCs w:val="22"/>
                <w:lang w:val="en-GB" w:eastAsia="en-GB"/>
              </w:rPr>
              <w:t> </w:t>
            </w:r>
          </w:p>
        </w:tc>
        <w:tc>
          <w:tcPr>
            <w:tcW w:w="3675" w:type="dxa"/>
            <w:tcBorders>
              <w:top w:val="nil"/>
              <w:left w:val="nil"/>
              <w:bottom w:val="single" w:sz="6" w:space="0" w:color="auto"/>
              <w:right w:val="single" w:sz="6" w:space="0" w:color="auto"/>
            </w:tcBorders>
            <w:vAlign w:val="bottom"/>
            <w:hideMark/>
          </w:tcPr>
          <w:p w14:paraId="6C6AE30A" w14:textId="77777777" w:rsidR="005C0AAD" w:rsidRPr="005C0AAD" w:rsidRDefault="005C0AAD" w:rsidP="005C0AAD">
            <w:pPr>
              <w:spacing w:before="0" w:after="0"/>
              <w:textAlignment w:val="baseline"/>
              <w:rPr>
                <w:rFonts w:eastAsia="Times New Roman" w:cs="Calibri"/>
                <w:szCs w:val="22"/>
                <w:lang w:val="en-GB" w:eastAsia="en-GB"/>
              </w:rPr>
            </w:pPr>
            <w:r>
              <w:rPr>
                <w:rFonts w:eastAsia="Times New Roman" w:cs="Calibri"/>
                <w:szCs w:val="22"/>
                <w:lang w:eastAsia="en-GB"/>
              </w:rPr>
              <w:t>MongoDB Server für NMS</w:t>
            </w:r>
            <w:r>
              <w:rPr>
                <w:rFonts w:eastAsia="Times New Roman" w:cs="Calibri"/>
                <w:szCs w:val="22"/>
                <w:lang w:val="en-GB" w:eastAsia="en-GB"/>
              </w:rPr>
              <w:t> </w:t>
            </w:r>
          </w:p>
        </w:tc>
      </w:tr>
      <w:tr w:rsidR="005C0AAD" w:rsidRPr="005C0AAD" w14:paraId="0D3CE225" w14:textId="77777777">
        <w:trPr>
          <w:trHeight w:val="300"/>
        </w:trPr>
        <w:tc>
          <w:tcPr>
            <w:tcW w:w="2535" w:type="dxa"/>
            <w:tcBorders>
              <w:top w:val="nil"/>
              <w:left w:val="single" w:sz="6" w:space="0" w:color="auto"/>
              <w:bottom w:val="single" w:sz="6" w:space="0" w:color="auto"/>
              <w:right w:val="single" w:sz="6" w:space="0" w:color="auto"/>
            </w:tcBorders>
            <w:vAlign w:val="bottom"/>
            <w:hideMark/>
          </w:tcPr>
          <w:p w14:paraId="7C7DC51B" w14:textId="77777777" w:rsidR="005C0AAD" w:rsidRPr="005C0AAD" w:rsidRDefault="005C0AAD" w:rsidP="005C0AAD">
            <w:pPr>
              <w:spacing w:before="0" w:after="0"/>
              <w:textAlignment w:val="baseline"/>
              <w:rPr>
                <w:rFonts w:eastAsia="Times New Roman" w:cs="Calibri"/>
                <w:szCs w:val="22"/>
                <w:lang w:val="en-GB" w:eastAsia="en-GB"/>
              </w:rPr>
            </w:pPr>
            <w:r>
              <w:rPr>
                <w:rFonts w:eastAsia="Times New Roman" w:cs="Calibri"/>
                <w:szCs w:val="22"/>
                <w:lang w:eastAsia="en-GB"/>
              </w:rPr>
              <w:t>MQTT-Broker</w:t>
            </w:r>
            <w:r>
              <w:rPr>
                <w:rFonts w:eastAsia="Times New Roman" w:cs="Calibri"/>
                <w:szCs w:val="22"/>
                <w:lang w:val="en-GB" w:eastAsia="en-GB"/>
              </w:rPr>
              <w:t> </w:t>
            </w:r>
          </w:p>
        </w:tc>
        <w:tc>
          <w:tcPr>
            <w:tcW w:w="3675" w:type="dxa"/>
            <w:tcBorders>
              <w:top w:val="nil"/>
              <w:left w:val="nil"/>
              <w:bottom w:val="single" w:sz="6" w:space="0" w:color="auto"/>
              <w:right w:val="single" w:sz="6" w:space="0" w:color="auto"/>
            </w:tcBorders>
            <w:vAlign w:val="bottom"/>
            <w:hideMark/>
          </w:tcPr>
          <w:p w14:paraId="7FFFA3D3" w14:textId="77777777" w:rsidR="005C0AAD" w:rsidRPr="005C0AAD" w:rsidRDefault="005C0AAD" w:rsidP="005C0AAD">
            <w:pPr>
              <w:spacing w:before="0" w:after="0"/>
              <w:textAlignment w:val="baseline"/>
              <w:rPr>
                <w:rFonts w:eastAsia="Times New Roman" w:cs="Calibri"/>
                <w:szCs w:val="22"/>
                <w:lang w:val="en-GB" w:eastAsia="en-GB"/>
              </w:rPr>
            </w:pPr>
            <w:r>
              <w:rPr>
                <w:rFonts w:eastAsia="Times New Roman" w:cs="Calibri"/>
                <w:szCs w:val="22"/>
                <w:lang w:eastAsia="en-GB"/>
              </w:rPr>
              <w:t>MQTT HiveMQ Broker</w:t>
            </w:r>
            <w:r>
              <w:rPr>
                <w:rFonts w:eastAsia="Times New Roman" w:cs="Calibri"/>
                <w:szCs w:val="22"/>
                <w:lang w:val="en-GB" w:eastAsia="en-GB"/>
              </w:rPr>
              <w:t> </w:t>
            </w:r>
          </w:p>
        </w:tc>
      </w:tr>
      <w:tr w:rsidR="005C0AAD" w:rsidRPr="005C0AAD" w14:paraId="321B4C2C" w14:textId="77777777">
        <w:trPr>
          <w:trHeight w:val="300"/>
        </w:trPr>
        <w:tc>
          <w:tcPr>
            <w:tcW w:w="2535" w:type="dxa"/>
            <w:tcBorders>
              <w:top w:val="nil"/>
              <w:left w:val="single" w:sz="6" w:space="0" w:color="auto"/>
              <w:bottom w:val="single" w:sz="6" w:space="0" w:color="auto"/>
              <w:right w:val="single" w:sz="6" w:space="0" w:color="auto"/>
            </w:tcBorders>
            <w:vAlign w:val="bottom"/>
            <w:hideMark/>
          </w:tcPr>
          <w:p w14:paraId="73BC6F18" w14:textId="77777777" w:rsidR="005C0AAD" w:rsidRPr="005C0AAD" w:rsidRDefault="005C0AAD" w:rsidP="005C0AAD">
            <w:pPr>
              <w:spacing w:before="0" w:after="0"/>
              <w:textAlignment w:val="baseline"/>
              <w:rPr>
                <w:rFonts w:eastAsia="Times New Roman" w:cs="Calibri"/>
                <w:szCs w:val="22"/>
                <w:lang w:val="en-GB" w:eastAsia="en-GB"/>
              </w:rPr>
            </w:pPr>
            <w:r>
              <w:rPr>
                <w:rFonts w:eastAsia="Times New Roman" w:cs="Calibri"/>
                <w:szCs w:val="22"/>
                <w:lang w:eastAsia="en-GB"/>
              </w:rPr>
              <w:t>NMS</w:t>
            </w:r>
            <w:r>
              <w:rPr>
                <w:rFonts w:eastAsia="Times New Roman" w:cs="Calibri"/>
                <w:szCs w:val="22"/>
                <w:lang w:val="en-GB" w:eastAsia="en-GB"/>
              </w:rPr>
              <w:t> </w:t>
            </w:r>
          </w:p>
        </w:tc>
        <w:tc>
          <w:tcPr>
            <w:tcW w:w="3675" w:type="dxa"/>
            <w:tcBorders>
              <w:top w:val="nil"/>
              <w:left w:val="nil"/>
              <w:bottom w:val="single" w:sz="6" w:space="0" w:color="auto"/>
              <w:right w:val="single" w:sz="6" w:space="0" w:color="auto"/>
            </w:tcBorders>
            <w:vAlign w:val="bottom"/>
            <w:hideMark/>
          </w:tcPr>
          <w:p w14:paraId="1EFEDAC4" w14:textId="77777777" w:rsidR="005C0AAD" w:rsidRPr="005C0AAD" w:rsidRDefault="005C0AAD" w:rsidP="005C0AAD">
            <w:pPr>
              <w:spacing w:before="0" w:after="0"/>
              <w:textAlignment w:val="baseline"/>
              <w:rPr>
                <w:rFonts w:eastAsia="Times New Roman" w:cs="Calibri"/>
                <w:szCs w:val="22"/>
                <w:lang w:val="en-GB" w:eastAsia="en-GB"/>
              </w:rPr>
            </w:pPr>
            <w:r>
              <w:rPr>
                <w:rFonts w:eastAsia="Times New Roman" w:cs="Calibri"/>
                <w:szCs w:val="22"/>
                <w:lang w:eastAsia="en-GB"/>
              </w:rPr>
              <w:t>NMS Applikation Server</w:t>
            </w:r>
            <w:r>
              <w:rPr>
                <w:rFonts w:eastAsia="Times New Roman" w:cs="Calibri"/>
                <w:szCs w:val="22"/>
                <w:lang w:val="en-GB" w:eastAsia="en-GB"/>
              </w:rPr>
              <w:t> </w:t>
            </w:r>
          </w:p>
        </w:tc>
      </w:tr>
      <w:tr w:rsidR="005C0AAD" w:rsidRPr="005C0AAD" w14:paraId="2B96D747" w14:textId="77777777">
        <w:trPr>
          <w:trHeight w:val="300"/>
        </w:trPr>
        <w:tc>
          <w:tcPr>
            <w:tcW w:w="2535" w:type="dxa"/>
            <w:tcBorders>
              <w:top w:val="nil"/>
              <w:left w:val="single" w:sz="6" w:space="0" w:color="auto"/>
              <w:bottom w:val="single" w:sz="6" w:space="0" w:color="auto"/>
              <w:right w:val="single" w:sz="6" w:space="0" w:color="auto"/>
            </w:tcBorders>
            <w:vAlign w:val="bottom"/>
            <w:hideMark/>
          </w:tcPr>
          <w:p w14:paraId="5C460BF3" w14:textId="77777777" w:rsidR="005C0AAD" w:rsidRPr="005C0AAD" w:rsidRDefault="005C0AAD" w:rsidP="005C0AAD">
            <w:pPr>
              <w:spacing w:before="0" w:after="0"/>
              <w:textAlignment w:val="baseline"/>
              <w:rPr>
                <w:rFonts w:eastAsia="Times New Roman" w:cs="Calibri"/>
                <w:szCs w:val="22"/>
                <w:lang w:val="en-GB" w:eastAsia="en-GB"/>
              </w:rPr>
            </w:pPr>
            <w:r>
              <w:rPr>
                <w:rFonts w:eastAsia="Times New Roman" w:cs="Calibri"/>
                <w:szCs w:val="22"/>
                <w:lang w:eastAsia="en-GB"/>
              </w:rPr>
              <w:t>Proxy</w:t>
            </w:r>
            <w:r>
              <w:rPr>
                <w:rFonts w:eastAsia="Times New Roman" w:cs="Calibri"/>
                <w:szCs w:val="22"/>
                <w:lang w:val="en-GB" w:eastAsia="en-GB"/>
              </w:rPr>
              <w:t> </w:t>
            </w:r>
          </w:p>
        </w:tc>
        <w:tc>
          <w:tcPr>
            <w:tcW w:w="3675" w:type="dxa"/>
            <w:tcBorders>
              <w:top w:val="nil"/>
              <w:left w:val="nil"/>
              <w:bottom w:val="single" w:sz="6" w:space="0" w:color="auto"/>
              <w:right w:val="single" w:sz="6" w:space="0" w:color="auto"/>
            </w:tcBorders>
            <w:vAlign w:val="bottom"/>
            <w:hideMark/>
          </w:tcPr>
          <w:p w14:paraId="06454C90" w14:textId="77777777" w:rsidR="005C0AAD" w:rsidRPr="005C0AAD" w:rsidRDefault="005C0AAD" w:rsidP="005C0AAD">
            <w:pPr>
              <w:spacing w:before="0" w:after="0"/>
              <w:textAlignment w:val="baseline"/>
              <w:rPr>
                <w:rFonts w:eastAsia="Times New Roman" w:cs="Calibri"/>
                <w:szCs w:val="22"/>
                <w:lang w:val="en-GB" w:eastAsia="en-GB"/>
              </w:rPr>
            </w:pPr>
            <w:r>
              <w:rPr>
                <w:rFonts w:eastAsia="Times New Roman" w:cs="Calibri"/>
                <w:szCs w:val="22"/>
                <w:lang w:eastAsia="en-GB"/>
              </w:rPr>
              <w:t>Apache Webproxy</w:t>
            </w:r>
            <w:r>
              <w:rPr>
                <w:rFonts w:eastAsia="Times New Roman" w:cs="Calibri"/>
                <w:szCs w:val="22"/>
                <w:lang w:val="en-GB" w:eastAsia="en-GB"/>
              </w:rPr>
              <w:t> </w:t>
            </w:r>
          </w:p>
        </w:tc>
      </w:tr>
      <w:tr w:rsidR="005C0AAD" w:rsidRPr="005C0AAD" w14:paraId="22CB2CB0" w14:textId="77777777">
        <w:trPr>
          <w:trHeight w:val="300"/>
        </w:trPr>
        <w:tc>
          <w:tcPr>
            <w:tcW w:w="2535" w:type="dxa"/>
            <w:tcBorders>
              <w:top w:val="nil"/>
              <w:left w:val="single" w:sz="6" w:space="0" w:color="auto"/>
              <w:bottom w:val="single" w:sz="6" w:space="0" w:color="auto"/>
              <w:right w:val="single" w:sz="6" w:space="0" w:color="auto"/>
            </w:tcBorders>
            <w:vAlign w:val="bottom"/>
            <w:hideMark/>
          </w:tcPr>
          <w:p w14:paraId="54CD83A7" w14:textId="77777777" w:rsidR="005C0AAD" w:rsidRPr="005C0AAD" w:rsidRDefault="005C0AAD" w:rsidP="005C0AAD">
            <w:pPr>
              <w:spacing w:before="0" w:after="0"/>
              <w:textAlignment w:val="baseline"/>
              <w:rPr>
                <w:rFonts w:eastAsia="Times New Roman" w:cs="Calibri"/>
                <w:szCs w:val="22"/>
                <w:lang w:val="en-GB" w:eastAsia="en-GB"/>
              </w:rPr>
            </w:pPr>
            <w:r>
              <w:rPr>
                <w:rFonts w:eastAsia="Times New Roman" w:cs="Calibri"/>
                <w:szCs w:val="22"/>
                <w:lang w:eastAsia="en-GB"/>
              </w:rPr>
              <w:t>RTL-Batch</w:t>
            </w:r>
            <w:r>
              <w:rPr>
                <w:rFonts w:eastAsia="Times New Roman" w:cs="Calibri"/>
                <w:szCs w:val="22"/>
                <w:lang w:val="en-GB" w:eastAsia="en-GB"/>
              </w:rPr>
              <w:t> </w:t>
            </w:r>
          </w:p>
        </w:tc>
        <w:tc>
          <w:tcPr>
            <w:tcW w:w="3675" w:type="dxa"/>
            <w:tcBorders>
              <w:top w:val="nil"/>
              <w:left w:val="nil"/>
              <w:bottom w:val="single" w:sz="6" w:space="0" w:color="auto"/>
              <w:right w:val="single" w:sz="6" w:space="0" w:color="auto"/>
            </w:tcBorders>
            <w:vAlign w:val="bottom"/>
            <w:hideMark/>
          </w:tcPr>
          <w:p w14:paraId="6B4074BB" w14:textId="77777777" w:rsidR="005C0AAD" w:rsidRPr="005C0AAD" w:rsidRDefault="005C0AAD" w:rsidP="005C0AAD">
            <w:pPr>
              <w:spacing w:before="0" w:after="0"/>
              <w:textAlignment w:val="baseline"/>
              <w:rPr>
                <w:rFonts w:eastAsia="Times New Roman" w:cs="Calibri"/>
                <w:szCs w:val="22"/>
                <w:lang w:val="en-GB" w:eastAsia="en-GB"/>
              </w:rPr>
            </w:pPr>
            <w:r>
              <w:rPr>
                <w:rFonts w:eastAsia="Times New Roman" w:cs="Calibri"/>
                <w:szCs w:val="22"/>
                <w:lang w:eastAsia="en-GB"/>
              </w:rPr>
              <w:t>RTL-Batch Verarbeitung</w:t>
            </w:r>
            <w:r>
              <w:rPr>
                <w:rFonts w:eastAsia="Times New Roman" w:cs="Calibri"/>
                <w:szCs w:val="22"/>
                <w:lang w:val="en-GB" w:eastAsia="en-GB"/>
              </w:rPr>
              <w:t> </w:t>
            </w:r>
          </w:p>
        </w:tc>
      </w:tr>
      <w:tr w:rsidR="005C0AAD" w:rsidRPr="005C0AAD" w14:paraId="7A527711" w14:textId="77777777">
        <w:trPr>
          <w:trHeight w:val="300"/>
        </w:trPr>
        <w:tc>
          <w:tcPr>
            <w:tcW w:w="2535" w:type="dxa"/>
            <w:tcBorders>
              <w:top w:val="nil"/>
              <w:left w:val="single" w:sz="6" w:space="0" w:color="auto"/>
              <w:bottom w:val="single" w:sz="6" w:space="0" w:color="auto"/>
              <w:right w:val="single" w:sz="6" w:space="0" w:color="auto"/>
            </w:tcBorders>
            <w:vAlign w:val="bottom"/>
            <w:hideMark/>
          </w:tcPr>
          <w:p w14:paraId="677E0E10" w14:textId="77777777" w:rsidR="005C0AAD" w:rsidRPr="005C0AAD" w:rsidRDefault="005C0AAD" w:rsidP="005C0AAD">
            <w:pPr>
              <w:spacing w:before="0" w:after="0"/>
              <w:textAlignment w:val="baseline"/>
              <w:rPr>
                <w:rFonts w:eastAsia="Times New Roman" w:cs="Calibri"/>
                <w:szCs w:val="22"/>
                <w:lang w:val="en-GB" w:eastAsia="en-GB"/>
              </w:rPr>
            </w:pPr>
            <w:r>
              <w:rPr>
                <w:rFonts w:eastAsia="Times New Roman" w:cs="Calibri"/>
                <w:szCs w:val="22"/>
                <w:lang w:eastAsia="en-GB"/>
              </w:rPr>
              <w:t>RTL-Server</w:t>
            </w:r>
            <w:r>
              <w:rPr>
                <w:rFonts w:eastAsia="Times New Roman" w:cs="Calibri"/>
                <w:szCs w:val="22"/>
                <w:lang w:val="en-GB" w:eastAsia="en-GB"/>
              </w:rPr>
              <w:t> </w:t>
            </w:r>
          </w:p>
        </w:tc>
        <w:tc>
          <w:tcPr>
            <w:tcW w:w="3675" w:type="dxa"/>
            <w:tcBorders>
              <w:top w:val="nil"/>
              <w:left w:val="nil"/>
              <w:bottom w:val="single" w:sz="6" w:space="0" w:color="auto"/>
              <w:right w:val="single" w:sz="6" w:space="0" w:color="auto"/>
            </w:tcBorders>
            <w:vAlign w:val="bottom"/>
            <w:hideMark/>
          </w:tcPr>
          <w:p w14:paraId="69EE6981" w14:textId="77777777" w:rsidR="005C0AAD" w:rsidRPr="005C0AAD" w:rsidRDefault="005C0AAD" w:rsidP="005C0AAD">
            <w:pPr>
              <w:spacing w:before="0" w:after="0"/>
              <w:textAlignment w:val="baseline"/>
              <w:rPr>
                <w:rFonts w:eastAsia="Times New Roman" w:cs="Calibri"/>
                <w:szCs w:val="22"/>
                <w:lang w:val="en-GB" w:eastAsia="en-GB"/>
              </w:rPr>
            </w:pPr>
            <w:r>
              <w:rPr>
                <w:rFonts w:eastAsia="Times New Roman" w:cs="Calibri"/>
                <w:szCs w:val="22"/>
                <w:lang w:eastAsia="en-GB"/>
              </w:rPr>
              <w:t>RTL log Kollektor</w:t>
            </w:r>
            <w:r>
              <w:rPr>
                <w:rFonts w:eastAsia="Times New Roman" w:cs="Calibri"/>
                <w:szCs w:val="22"/>
                <w:lang w:val="en-GB" w:eastAsia="en-GB"/>
              </w:rPr>
              <w:t> </w:t>
            </w:r>
          </w:p>
        </w:tc>
      </w:tr>
      <w:tr w:rsidR="005C0AAD" w:rsidRPr="005C0AAD" w14:paraId="0D431D91" w14:textId="77777777">
        <w:trPr>
          <w:trHeight w:val="300"/>
        </w:trPr>
        <w:tc>
          <w:tcPr>
            <w:tcW w:w="2535" w:type="dxa"/>
            <w:tcBorders>
              <w:top w:val="nil"/>
              <w:left w:val="single" w:sz="6" w:space="0" w:color="auto"/>
              <w:bottom w:val="single" w:sz="6" w:space="0" w:color="auto"/>
              <w:right w:val="single" w:sz="6" w:space="0" w:color="auto"/>
            </w:tcBorders>
            <w:vAlign w:val="bottom"/>
            <w:hideMark/>
          </w:tcPr>
          <w:p w14:paraId="48AEB505" w14:textId="77777777" w:rsidR="005C0AAD" w:rsidRPr="005C0AAD" w:rsidRDefault="005C0AAD" w:rsidP="005C0AAD">
            <w:pPr>
              <w:spacing w:before="0" w:after="0"/>
              <w:textAlignment w:val="baseline"/>
              <w:rPr>
                <w:rFonts w:eastAsia="Times New Roman" w:cs="Calibri"/>
                <w:szCs w:val="22"/>
                <w:lang w:val="en-GB" w:eastAsia="en-GB"/>
              </w:rPr>
            </w:pPr>
            <w:r>
              <w:rPr>
                <w:rFonts w:eastAsia="Times New Roman" w:cs="Calibri"/>
                <w:szCs w:val="22"/>
                <w:lang w:eastAsia="en-GB"/>
              </w:rPr>
              <w:t>Zabbix Proxy</w:t>
            </w:r>
            <w:r>
              <w:rPr>
                <w:rFonts w:eastAsia="Times New Roman" w:cs="Calibri"/>
                <w:szCs w:val="22"/>
                <w:lang w:val="en-GB" w:eastAsia="en-GB"/>
              </w:rPr>
              <w:t> </w:t>
            </w:r>
          </w:p>
        </w:tc>
        <w:tc>
          <w:tcPr>
            <w:tcW w:w="3675" w:type="dxa"/>
            <w:tcBorders>
              <w:top w:val="nil"/>
              <w:left w:val="nil"/>
              <w:bottom w:val="single" w:sz="6" w:space="0" w:color="auto"/>
              <w:right w:val="single" w:sz="6" w:space="0" w:color="auto"/>
            </w:tcBorders>
            <w:vAlign w:val="bottom"/>
            <w:hideMark/>
          </w:tcPr>
          <w:p w14:paraId="716365BE" w14:textId="77777777" w:rsidR="005C0AAD" w:rsidRPr="005C0AAD" w:rsidRDefault="005C0AAD" w:rsidP="005C0AAD">
            <w:pPr>
              <w:spacing w:before="0" w:after="0"/>
              <w:textAlignment w:val="baseline"/>
              <w:rPr>
                <w:rFonts w:eastAsia="Times New Roman" w:cs="Calibri"/>
                <w:szCs w:val="22"/>
                <w:lang w:eastAsia="en-GB"/>
              </w:rPr>
            </w:pPr>
            <w:r>
              <w:rPr>
                <w:rFonts w:eastAsia="Times New Roman" w:cs="Calibri"/>
                <w:szCs w:val="22"/>
                <w:lang w:eastAsia="en-GB"/>
              </w:rPr>
              <w:t>Zabbix Proxy für CDC-Überwachung </w:t>
            </w:r>
          </w:p>
        </w:tc>
      </w:tr>
      <w:tr w:rsidR="005C0AAD" w:rsidRPr="005C0AAD" w14:paraId="4674403F" w14:textId="77777777">
        <w:trPr>
          <w:trHeight w:val="300"/>
        </w:trPr>
        <w:tc>
          <w:tcPr>
            <w:tcW w:w="2535" w:type="dxa"/>
            <w:tcBorders>
              <w:top w:val="nil"/>
              <w:left w:val="single" w:sz="6" w:space="0" w:color="auto"/>
              <w:bottom w:val="single" w:sz="6" w:space="0" w:color="auto"/>
              <w:right w:val="single" w:sz="6" w:space="0" w:color="auto"/>
            </w:tcBorders>
            <w:vAlign w:val="bottom"/>
            <w:hideMark/>
          </w:tcPr>
          <w:p w14:paraId="62D1FABF" w14:textId="77777777" w:rsidR="005C0AAD" w:rsidRPr="005C0AAD" w:rsidRDefault="005C0AAD" w:rsidP="005C0AAD">
            <w:pPr>
              <w:spacing w:before="0" w:after="0"/>
              <w:textAlignment w:val="baseline"/>
              <w:rPr>
                <w:rFonts w:eastAsia="Times New Roman" w:cs="Calibri"/>
                <w:szCs w:val="22"/>
                <w:lang w:val="en-GB" w:eastAsia="en-GB"/>
              </w:rPr>
            </w:pPr>
            <w:r>
              <w:rPr>
                <w:rFonts w:eastAsia="Times New Roman" w:cs="Calibri"/>
                <w:szCs w:val="22"/>
                <w:lang w:eastAsia="en-GB"/>
              </w:rPr>
              <w:t>Zabbix Server</w:t>
            </w:r>
            <w:r>
              <w:rPr>
                <w:rFonts w:eastAsia="Times New Roman" w:cs="Calibri"/>
                <w:szCs w:val="22"/>
                <w:lang w:val="en-GB" w:eastAsia="en-GB"/>
              </w:rPr>
              <w:t> </w:t>
            </w:r>
          </w:p>
        </w:tc>
        <w:tc>
          <w:tcPr>
            <w:tcW w:w="3675" w:type="dxa"/>
            <w:tcBorders>
              <w:top w:val="nil"/>
              <w:left w:val="nil"/>
              <w:bottom w:val="single" w:sz="6" w:space="0" w:color="auto"/>
              <w:right w:val="single" w:sz="6" w:space="0" w:color="auto"/>
            </w:tcBorders>
            <w:vAlign w:val="bottom"/>
            <w:hideMark/>
          </w:tcPr>
          <w:p w14:paraId="2C8D5EA2" w14:textId="77777777" w:rsidR="005C0AAD" w:rsidRPr="005C0AAD" w:rsidRDefault="005C0AAD" w:rsidP="005C0AAD">
            <w:pPr>
              <w:spacing w:before="0" w:after="0"/>
              <w:textAlignment w:val="baseline"/>
              <w:rPr>
                <w:rFonts w:eastAsia="Times New Roman" w:cs="Calibri"/>
                <w:szCs w:val="22"/>
                <w:lang w:eastAsia="en-GB"/>
              </w:rPr>
            </w:pPr>
            <w:r>
              <w:rPr>
                <w:rFonts w:eastAsia="Times New Roman" w:cs="Calibri"/>
                <w:szCs w:val="22"/>
                <w:lang w:eastAsia="en-GB"/>
              </w:rPr>
              <w:t>Zabbix Server für Zug Überwachung </w:t>
            </w:r>
          </w:p>
        </w:tc>
      </w:tr>
    </w:tbl>
    <w:p w14:paraId="0E14BBCE" w14:textId="618253A2" w:rsidR="00492DF4" w:rsidRDefault="00492DF4" w:rsidP="005C0AAD">
      <w:pPr>
        <w:spacing w:before="0" w:after="0"/>
        <w:textAlignment w:val="baseline"/>
        <w:rPr>
          <w:rFonts w:eastAsia="Times New Roman" w:cs="Calibri"/>
          <w:szCs w:val="22"/>
          <w:lang w:eastAsia="en-GB"/>
        </w:rPr>
      </w:pPr>
    </w:p>
    <w:p w14:paraId="15F85E5C" w14:textId="77777777" w:rsidR="00492DF4" w:rsidRDefault="00492DF4" w:rsidP="00AB7F42">
      <w:pPr>
        <w:pStyle w:val="Heading3"/>
        <w:rPr>
          <w:lang w:val="en-GB"/>
        </w:rPr>
      </w:pPr>
      <w:bookmarkStart w:id="11" w:name="_Toc229775446"/>
      <w:r>
        <w:t>Die Zug-Land verbindung</w:t>
      </w:r>
      <w:bookmarkEnd w:id="11"/>
      <w:r>
        <w:rPr>
          <w:lang w:val="en-GB"/>
        </w:rPr>
        <w:t> </w:t>
      </w:r>
    </w:p>
    <w:p w14:paraId="59085A21" w14:textId="77777777" w:rsidR="00492DF4" w:rsidRPr="00492DF4" w:rsidRDefault="00492DF4" w:rsidP="00492DF4">
      <w:pPr>
        <w:spacing w:before="0" w:after="0"/>
        <w:ind w:left="720"/>
        <w:textAlignment w:val="baseline"/>
        <w:rPr>
          <w:rFonts w:eastAsia="Times New Roman" w:cs="Calibri"/>
          <w:szCs w:val="22"/>
          <w:lang w:val="en-GB" w:eastAsia="en-GB"/>
        </w:rPr>
      </w:pPr>
    </w:p>
    <w:p w14:paraId="684AFD56" w14:textId="77777777" w:rsidR="00E601FF" w:rsidRPr="00151518" w:rsidRDefault="00E601FF" w:rsidP="00E601FF">
      <w:pPr>
        <w:rPr>
          <w:lang w:bidi="th-TH"/>
        </w:rPr>
      </w:pPr>
      <w:r>
        <w:rPr>
          <w:lang w:bidi="th-TH"/>
        </w:rPr>
        <w:t>Das nachfolgende Diagramm veranschaulicht die grundlegende Kommunikationsstruktur zwischen dem Fahrzeug und der Backend-Infrastruktur an Land:</w:t>
      </w:r>
    </w:p>
    <w:p w14:paraId="548EEDB1" w14:textId="685B9833" w:rsidR="008A7C2E" w:rsidRPr="008A7C2E" w:rsidRDefault="008A7C2E" w:rsidP="008A7C2E">
      <w:pPr>
        <w:spacing w:before="0" w:after="0"/>
        <w:textAlignment w:val="baseline"/>
        <w:rPr>
          <w:rFonts w:eastAsia="Times New Roman" w:cs="Calibri"/>
          <w:szCs w:val="22"/>
          <w:lang w:val="en-GB" w:eastAsia="en-GB"/>
        </w:rPr>
      </w:pPr>
      <w:r>
        <w:rPr>
          <w:rFonts w:eastAsia="Times New Roman" w:cs="Calibri"/>
          <w:noProof/>
          <w:szCs w:val="22"/>
          <w:lang w:val="en-GB" w:eastAsia="en-GB"/>
        </w:rPr>
        <w:drawing>
          <wp:inline distT="0" distB="0" distL="0" distR="0" wp14:anchorId="2C18F580" wp14:editId="0EBE02ED">
            <wp:extent cx="5429250" cy="1327150"/>
            <wp:effectExtent l="0" t="0" r="0" b="6350"/>
            <wp:docPr id="888704534" name="Picture 5" descr="A diagram of a network connection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04534" name="Picture 5" descr="A diagram of a network connection  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29250" cy="1327150"/>
                    </a:xfrm>
                    <a:prstGeom prst="rect">
                      <a:avLst/>
                    </a:prstGeom>
                    <a:noFill/>
                    <a:ln>
                      <a:noFill/>
                    </a:ln>
                  </pic:spPr>
                </pic:pic>
              </a:graphicData>
            </a:graphic>
          </wp:inline>
        </w:drawing>
      </w:r>
    </w:p>
    <w:p w14:paraId="2594D594" w14:textId="40ACBF25" w:rsidR="00492DF4" w:rsidRPr="00492DF4" w:rsidRDefault="00492DF4" w:rsidP="00492DF4">
      <w:pPr>
        <w:spacing w:before="0" w:after="0"/>
        <w:textAlignment w:val="baseline"/>
        <w:rPr>
          <w:rFonts w:eastAsia="Times New Roman" w:cs="Calibri"/>
          <w:szCs w:val="22"/>
          <w:lang w:eastAsia="en-GB"/>
        </w:rPr>
      </w:pPr>
      <w:r>
        <w:rPr>
          <w:rFonts w:eastAsia="Times New Roman" w:cs="Calibri"/>
          <w:szCs w:val="22"/>
          <w:lang w:eastAsia="en-GB"/>
        </w:rPr>
        <w:t> </w:t>
      </w:r>
    </w:p>
    <w:p w14:paraId="2C99F0EA" w14:textId="77777777" w:rsidR="00E601FF" w:rsidRPr="00F5155C" w:rsidRDefault="00E601FF" w:rsidP="00E601FF">
      <w:pPr>
        <w:rPr>
          <w:lang w:val="de-DE"/>
        </w:rPr>
      </w:pPr>
      <w:r>
        <w:rPr>
          <w:lang w:val="de-DE"/>
        </w:rPr>
        <w:lastRenderedPageBreak/>
        <w:t xml:space="preserve">Die </w:t>
      </w:r>
      <w:r>
        <w:rPr>
          <w:b/>
          <w:bCs/>
          <w:lang w:val="de-DE"/>
        </w:rPr>
        <w:t>CCU</w:t>
      </w:r>
      <w:r>
        <w:rPr>
          <w:lang w:val="de-DE"/>
        </w:rPr>
        <w:t xml:space="preserve"> im Fahrzeug stellt über sogenannte </w:t>
      </w:r>
      <w:r>
        <w:rPr>
          <w:b/>
          <w:bCs/>
          <w:lang w:val="de-DE"/>
        </w:rPr>
        <w:t>Mar-Clients</w:t>
      </w:r>
      <w:r>
        <w:rPr>
          <w:lang w:val="de-DE"/>
        </w:rPr>
        <w:t xml:space="preserve"> eine </w:t>
      </w:r>
      <w:r>
        <w:rPr>
          <w:b/>
          <w:bCs/>
          <w:lang w:val="de-DE"/>
        </w:rPr>
        <w:t>VPN-Verbindung</w:t>
      </w:r>
      <w:r>
        <w:rPr>
          <w:lang w:val="de-DE"/>
        </w:rPr>
        <w:t xml:space="preserve"> zu einem </w:t>
      </w:r>
      <w:r>
        <w:rPr>
          <w:b/>
          <w:bCs/>
          <w:lang w:val="de-DE"/>
        </w:rPr>
        <w:t>Mar-Home-Agenten</w:t>
      </w:r>
      <w:r>
        <w:rPr>
          <w:lang w:val="de-DE"/>
        </w:rPr>
        <w:t xml:space="preserve"> her. Über diese Verbindung wird der gesamte relevante Datenverkehr geleitet. Durch die gleichzeitige Nutzung aller verfügbaren IP-Links wird eine höhere </w:t>
      </w:r>
      <w:r>
        <w:rPr>
          <w:b/>
          <w:bCs/>
          <w:lang w:val="de-DE"/>
        </w:rPr>
        <w:t>Bandbreite</w:t>
      </w:r>
      <w:r>
        <w:rPr>
          <w:lang w:val="de-DE"/>
        </w:rPr>
        <w:t xml:space="preserve">, </w:t>
      </w:r>
      <w:r>
        <w:rPr>
          <w:b/>
          <w:bCs/>
          <w:lang w:val="de-DE"/>
        </w:rPr>
        <w:t>Redundanz</w:t>
      </w:r>
      <w:r>
        <w:rPr>
          <w:lang w:val="de-DE"/>
        </w:rPr>
        <w:t xml:space="preserve"> sowie ein effektives </w:t>
      </w:r>
      <w:r>
        <w:rPr>
          <w:b/>
          <w:bCs/>
          <w:lang w:val="de-DE"/>
        </w:rPr>
        <w:t>Loadbalancing</w:t>
      </w:r>
      <w:r>
        <w:rPr>
          <w:lang w:val="de-DE"/>
        </w:rPr>
        <w:t xml:space="preserve"> sichergestellt.</w:t>
      </w:r>
    </w:p>
    <w:p w14:paraId="28BC092A" w14:textId="77777777" w:rsidR="00E601FF" w:rsidRPr="00F5155C" w:rsidRDefault="00E601FF" w:rsidP="00E601FF">
      <w:pPr>
        <w:rPr>
          <w:lang w:val="de-DE"/>
        </w:rPr>
      </w:pPr>
      <w:r>
        <w:rPr>
          <w:lang w:val="de-DE"/>
        </w:rPr>
        <w:t xml:space="preserve">Der vom Mar3-Home-Agenten empfangene Datenverkehr wird anschließend über das zentrale </w:t>
      </w:r>
      <w:r>
        <w:rPr>
          <w:b/>
          <w:bCs/>
          <w:lang w:val="de-DE"/>
        </w:rPr>
        <w:t>Mar-Backend</w:t>
      </w:r>
      <w:r>
        <w:rPr>
          <w:lang w:val="de-DE"/>
        </w:rPr>
        <w:t xml:space="preserve"> in das Internet weitergeleitet. Dieses Backend bildet den zentralen Knotenpunkt für die gesamte Kommunikation der Fahrzeugflotte. Es basiert vollständig auf </w:t>
      </w:r>
      <w:r>
        <w:rPr>
          <w:b/>
          <w:bCs/>
          <w:lang w:val="de-DE"/>
        </w:rPr>
        <w:t>virtuellen Maschinen (VMs)</w:t>
      </w:r>
      <w:r>
        <w:rPr>
          <w:lang w:val="de-DE"/>
        </w:rPr>
        <w:t xml:space="preserve">, die innerhalb einer </w:t>
      </w:r>
      <w:r>
        <w:rPr>
          <w:b/>
          <w:bCs/>
          <w:lang w:val="de-DE"/>
        </w:rPr>
        <w:t>VMware-Umgebung</w:t>
      </w:r>
      <w:r>
        <w:rPr>
          <w:lang w:val="de-DE"/>
        </w:rPr>
        <w:t xml:space="preserve"> betrieben werden.</w:t>
      </w:r>
    </w:p>
    <w:p w14:paraId="50B86706" w14:textId="77777777" w:rsidR="00E601FF" w:rsidRPr="00F5155C" w:rsidRDefault="00E601FF" w:rsidP="00E601FF">
      <w:pPr>
        <w:rPr>
          <w:lang w:val="de-DE"/>
        </w:rPr>
      </w:pPr>
      <w:r>
        <w:rPr>
          <w:lang w:val="de-DE"/>
        </w:rPr>
        <w:t>Die Systemstruktur gliedert sich in zwei Hauptbereiche:</w:t>
      </w:r>
    </w:p>
    <w:p w14:paraId="4D55380E" w14:textId="77777777" w:rsidR="00E601FF" w:rsidRPr="00F5155C" w:rsidRDefault="00E601FF">
      <w:pPr>
        <w:numPr>
          <w:ilvl w:val="0"/>
          <w:numId w:val="7"/>
        </w:numPr>
        <w:rPr>
          <w:lang w:val="de-DE"/>
        </w:rPr>
      </w:pPr>
      <w:r>
        <w:rPr>
          <w:b/>
          <w:bCs/>
          <w:lang w:val="de-DE"/>
        </w:rPr>
        <w:t>Traffic-Pipeline</w:t>
      </w:r>
      <w:r>
        <w:rPr>
          <w:lang w:val="de-DE"/>
        </w:rPr>
        <w:t xml:space="preserve">: Verarbeitung und Weiterleitung des </w:t>
      </w:r>
      <w:r>
        <w:rPr>
          <w:b/>
          <w:bCs/>
          <w:lang w:val="de-DE"/>
        </w:rPr>
        <w:t>Passagierdatenverkehrs</w:t>
      </w:r>
      <w:r>
        <w:rPr>
          <w:lang w:val="de-DE"/>
        </w:rPr>
        <w:t>.</w:t>
      </w:r>
    </w:p>
    <w:p w14:paraId="595459FC" w14:textId="77777777" w:rsidR="00E601FF" w:rsidRPr="00F5155C" w:rsidRDefault="00E601FF">
      <w:pPr>
        <w:numPr>
          <w:ilvl w:val="0"/>
          <w:numId w:val="7"/>
        </w:numPr>
        <w:rPr>
          <w:lang w:val="de-DE"/>
        </w:rPr>
      </w:pPr>
      <w:r>
        <w:rPr>
          <w:b/>
          <w:bCs/>
          <w:lang w:val="de-DE"/>
        </w:rPr>
        <w:t>Servicebereich</w:t>
      </w:r>
      <w:r>
        <w:rPr>
          <w:lang w:val="de-DE"/>
        </w:rPr>
        <w:t xml:space="preserve">: Übertragung und Verwaltung der </w:t>
      </w:r>
      <w:r>
        <w:rPr>
          <w:b/>
          <w:bCs/>
          <w:lang w:val="de-DE"/>
        </w:rPr>
        <w:t>betriebsrelevanten Systemdaten</w:t>
      </w:r>
      <w:r>
        <w:rPr>
          <w:lang w:val="de-DE"/>
        </w:rPr>
        <w:t>, inklusive zentraler Dienste wie:</w:t>
      </w:r>
    </w:p>
    <w:p w14:paraId="140CFDC7" w14:textId="77777777" w:rsidR="00E601FF" w:rsidRPr="00F5155C" w:rsidRDefault="00E601FF">
      <w:pPr>
        <w:numPr>
          <w:ilvl w:val="1"/>
          <w:numId w:val="7"/>
        </w:numPr>
        <w:rPr>
          <w:lang w:val="de-DE"/>
        </w:rPr>
      </w:pPr>
      <w:r>
        <w:rPr>
          <w:b/>
          <w:bCs/>
          <w:lang w:val="de-DE"/>
        </w:rPr>
        <w:t>Inhaltssynchronisierung</w:t>
      </w:r>
    </w:p>
    <w:p w14:paraId="51707DFA" w14:textId="77777777" w:rsidR="00E601FF" w:rsidRPr="00F5155C" w:rsidRDefault="00E601FF">
      <w:pPr>
        <w:numPr>
          <w:ilvl w:val="1"/>
          <w:numId w:val="7"/>
        </w:numPr>
        <w:rPr>
          <w:lang w:val="de-DE"/>
        </w:rPr>
      </w:pPr>
      <w:r>
        <w:rPr>
          <w:b/>
          <w:bCs/>
          <w:lang w:val="de-DE"/>
        </w:rPr>
        <w:t>DNS-Dienste</w:t>
      </w:r>
    </w:p>
    <w:p w14:paraId="639DD2FC" w14:textId="77777777" w:rsidR="00E601FF" w:rsidRPr="00F5155C" w:rsidRDefault="00E601FF">
      <w:pPr>
        <w:numPr>
          <w:ilvl w:val="1"/>
          <w:numId w:val="7"/>
        </w:numPr>
        <w:rPr>
          <w:lang w:val="de-DE"/>
        </w:rPr>
      </w:pPr>
      <w:r>
        <w:rPr>
          <w:b/>
          <w:bCs/>
          <w:lang w:val="de-DE"/>
        </w:rPr>
        <w:t>Netzwerküberwachung</w:t>
      </w:r>
    </w:p>
    <w:p w14:paraId="38B3EE5B" w14:textId="77777777" w:rsidR="00E601FF" w:rsidRPr="00F5155C" w:rsidRDefault="00E601FF">
      <w:pPr>
        <w:numPr>
          <w:ilvl w:val="1"/>
          <w:numId w:val="7"/>
        </w:numPr>
        <w:rPr>
          <w:lang w:val="de-DE"/>
        </w:rPr>
      </w:pPr>
      <w:r>
        <w:rPr>
          <w:b/>
          <w:bCs/>
          <w:lang w:val="de-DE"/>
        </w:rPr>
        <w:t>Network Management System (NMS)</w:t>
      </w:r>
    </w:p>
    <w:p w14:paraId="69CBE69B" w14:textId="77777777" w:rsidR="00E601FF" w:rsidRPr="00E6641B" w:rsidRDefault="00E601FF" w:rsidP="00E601FF">
      <w:pPr>
        <w:rPr>
          <w:lang w:val="de-DE"/>
        </w:rPr>
      </w:pPr>
      <w:r>
        <w:rPr>
          <w:lang w:val="de-DE"/>
        </w:rPr>
        <w:t xml:space="preserve">Die </w:t>
      </w:r>
      <w:r>
        <w:rPr>
          <w:b/>
          <w:bCs/>
          <w:lang w:val="de-DE"/>
        </w:rPr>
        <w:t>virtuellen Maschinen des Control and Data Centers (CDC)</w:t>
      </w:r>
      <w:r>
        <w:rPr>
          <w:lang w:val="de-DE"/>
        </w:rPr>
        <w:t xml:space="preserve"> für die Dosto-Neu-Flotte sind im </w:t>
      </w:r>
      <w:r>
        <w:rPr>
          <w:b/>
          <w:bCs/>
          <w:lang w:val="de-DE"/>
        </w:rPr>
        <w:t>Nextlayer-Rechenzentrum in Wien</w:t>
      </w:r>
      <w:r>
        <w:rPr>
          <w:lang w:val="de-DE"/>
        </w:rPr>
        <w:t xml:space="preserve"> gehostet. Der </w:t>
      </w:r>
      <w:r>
        <w:rPr>
          <w:b/>
          <w:bCs/>
          <w:lang w:val="de-DE"/>
        </w:rPr>
        <w:t>Servicebereich</w:t>
      </w:r>
      <w:r>
        <w:rPr>
          <w:lang w:val="de-DE"/>
        </w:rPr>
        <w:t xml:space="preserve"> empfängt dabei kontinuierlich </w:t>
      </w:r>
      <w:r>
        <w:rPr>
          <w:b/>
          <w:bCs/>
          <w:lang w:val="de-DE"/>
        </w:rPr>
        <w:t>Status- und Diagnosedaten</w:t>
      </w:r>
      <w:r>
        <w:rPr>
          <w:lang w:val="de-DE"/>
        </w:rPr>
        <w:t xml:space="preserve"> vom Fahrzeug, die für die Überwachung und Verwaltung des Gesamtsystems genutzt werden.</w:t>
      </w:r>
    </w:p>
    <w:p w14:paraId="579A16E8" w14:textId="6A719AC9" w:rsidR="00AB7F42" w:rsidRDefault="00AB7F42" w:rsidP="00AB7F42">
      <w:pPr>
        <w:pStyle w:val="Heading3"/>
        <w:rPr>
          <w:lang w:val="en-GB" w:eastAsia="en-GB"/>
        </w:rPr>
      </w:pPr>
      <w:bookmarkStart w:id="12" w:name="_Toc229775447"/>
      <w:r>
        <w:rPr>
          <w:lang w:eastAsia="en-GB"/>
        </w:rPr>
        <w:t>OEBB NOC Details</w:t>
      </w:r>
      <w:bookmarkEnd w:id="12"/>
      <w:r>
        <w:rPr>
          <w:lang w:val="en-GB" w:eastAsia="en-GB"/>
        </w:rPr>
        <w:t> </w:t>
      </w:r>
    </w:p>
    <w:p w14:paraId="38C560AD" w14:textId="77777777" w:rsidR="00AB7F42" w:rsidRPr="00AB7F42" w:rsidRDefault="00AB7F42" w:rsidP="00AB7F42">
      <w:pPr>
        <w:spacing w:before="0" w:after="0"/>
        <w:textAlignment w:val="baseline"/>
        <w:rPr>
          <w:rFonts w:eastAsia="Times New Roman" w:cs="Calibri"/>
          <w:szCs w:val="22"/>
          <w:lang w:val="en-GB" w:eastAsia="en-GB"/>
        </w:rPr>
      </w:pPr>
    </w:p>
    <w:p w14:paraId="4D6DAD0E" w14:textId="77777777" w:rsidR="00AB7F42" w:rsidRPr="00AB7F42" w:rsidRDefault="00AB7F42" w:rsidP="00C243E0">
      <w:pPr>
        <w:pStyle w:val="Heading4"/>
        <w:rPr>
          <w:lang w:val="en-GB" w:eastAsia="en-GB"/>
        </w:rPr>
      </w:pPr>
      <w:r>
        <w:rPr>
          <w:lang w:eastAsia="en-GB"/>
        </w:rPr>
        <w:t>Datenzentrum</w:t>
      </w:r>
      <w:r>
        <w:rPr>
          <w:lang w:val="en-GB" w:eastAsia="en-GB"/>
        </w:rPr>
        <w:t> </w:t>
      </w:r>
    </w:p>
    <w:p w14:paraId="0394C5B6" w14:textId="77777777" w:rsidR="00AB7F42" w:rsidRPr="00AB7F42" w:rsidRDefault="00AB7F42" w:rsidP="00AB7F42">
      <w:pPr>
        <w:spacing w:before="0" w:after="0"/>
        <w:textAlignment w:val="baseline"/>
        <w:rPr>
          <w:rFonts w:eastAsia="Times New Roman" w:cs="Calibri"/>
          <w:szCs w:val="22"/>
          <w:lang w:eastAsia="en-GB"/>
        </w:rPr>
      </w:pPr>
      <w:r>
        <w:rPr>
          <w:rFonts w:eastAsia="Times New Roman" w:cs="Calibri"/>
          <w:szCs w:val="22"/>
          <w:lang w:eastAsia="en-GB"/>
        </w:rPr>
        <w:t>Die Netzwerk Infrastruktur für die Dosto Neu Flotte wird bei Next Layer Austria gehostet. </w:t>
      </w:r>
    </w:p>
    <w:p w14:paraId="7D717F80" w14:textId="77777777" w:rsidR="00AB7F42" w:rsidRPr="00AB7F42" w:rsidRDefault="00AB7F42" w:rsidP="00C243E0">
      <w:pPr>
        <w:pStyle w:val="Heading4"/>
        <w:rPr>
          <w:lang w:val="en-GB" w:eastAsia="en-GB"/>
        </w:rPr>
      </w:pPr>
      <w:r>
        <w:rPr>
          <w:lang w:eastAsia="en-GB"/>
        </w:rPr>
        <w:t>Netzwerke</w:t>
      </w:r>
      <w:r>
        <w:rPr>
          <w:lang w:val="en-GB" w:eastAsia="en-GB"/>
        </w:rPr>
        <w:t> </w:t>
      </w:r>
    </w:p>
    <w:p w14:paraId="06354E09" w14:textId="77777777" w:rsidR="00AB7F42" w:rsidRPr="00AB7F42" w:rsidRDefault="00AB7F42" w:rsidP="00AB7F42">
      <w:pPr>
        <w:spacing w:before="0" w:after="0"/>
        <w:textAlignment w:val="baseline"/>
        <w:rPr>
          <w:rFonts w:eastAsia="Times New Roman" w:cs="Calibri"/>
          <w:szCs w:val="22"/>
          <w:lang w:val="en-GB" w:eastAsia="en-GB"/>
        </w:rPr>
      </w:pPr>
      <w:r>
        <w:rPr>
          <w:rFonts w:eastAsia="Times New Roman" w:cs="Calibri"/>
          <w:szCs w:val="22"/>
          <w:lang w:val="en-US" w:eastAsia="en-GB"/>
        </w:rPr>
        <w:t>Network ranges used for the OEBB NextLayer DC.</w:t>
      </w:r>
      <w:r>
        <w:rPr>
          <w:rFonts w:eastAsia="Times New Roman" w:cs="Calibri"/>
          <w:szCs w:val="22"/>
          <w:lang w:val="en-GB" w:eastAsia="en-GB"/>
        </w:rPr>
        <w:t> </w:t>
      </w:r>
    </w:p>
    <w:p w14:paraId="00BB0015" w14:textId="77777777" w:rsidR="0036318C" w:rsidRDefault="00D45FC0">
      <w:pPr>
        <w:spacing w:before="0" w:after="0"/>
        <w:textAlignment w:val="baseline"/>
        <w:rPr>
          <w:rFonts w:eastAsia="Times New Roman" w:cs="Calibri"/>
          <w:szCs w:val="22"/>
          <w:lang w:val="de-DE" w:eastAsia="en-GB"/>
        </w:rPr>
      </w:pPr>
      <w:r>
        <w:rPr>
          <w:rFonts w:eastAsia="Times New Roman" w:cs="Calibri"/>
          <w:szCs w:val="22"/>
          <w:lang w:val="de-DE" w:eastAsia="en-GB"/>
        </w:rPr>
        <w:t>Die folgende Tabelle zeigt die verwendeten IP-Adressbereiche für die Dosto Neu Flotte im OEBB NextLayer Rechenzentrum in Wien.</w:t>
      </w:r>
    </w:p>
    <w:p w14:paraId="00BB0016" w14:textId="77777777" w:rsidR="0036318C" w:rsidRDefault="00D45FC0">
      <w:pPr>
        <w:spacing w:before="0" w:after="0"/>
        <w:textAlignment w:val="baseline"/>
        <w:rPr>
          <w:rFonts w:eastAsia="Times New Roman" w:cs="Calibri"/>
          <w:szCs w:val="22"/>
          <w:lang w:val="de-DE" w:eastAsia="en-GB"/>
        </w:rPr>
      </w:pPr>
      <w:r>
        <w:rPr>
          <w:rFonts w:eastAsia="Times New Roman" w:cs="Calibri"/>
          <w:szCs w:val="22"/>
          <w:lang w:val="de-DE" w:eastAsia="en-GB"/>
        </w:rPr>
        <w:t>Eine detaillierte Zug-zu-Server-Zuweisung ist in Kapitel 1.1.2.1 dargestellt.</w:t>
      </w:r>
    </w:p>
    <w:tbl>
      <w:tblPr>
        <w:tblStyle w:val="TableGrid"/>
        <w:tblW w:w="8640" w:type="dxa"/>
        <w:tblCellSpacing w:w="0" w:type="dxa"/>
        <w:tblLook w:val="04A0" w:firstRow="1" w:lastRow="0" w:firstColumn="1" w:lastColumn="0" w:noHBand="0" w:noVBand="1"/>
      </w:tblPr>
      <w:tblGrid>
        <w:gridCol w:w="2200"/>
        <w:gridCol w:w="2500"/>
        <w:gridCol w:w="3940"/>
      </w:tblGrid>
      <w:tr w:rsidR="0036318C" w14:paraId="00BB0001" w14:textId="77777777">
        <w:trPr>
          <w:tblCellSpacing w:w="0" w:type="dxa"/>
        </w:trPr>
        <w:tc>
          <w:tcPr>
            <w:tcW w:w="2200" w:type="dxa"/>
            <w:tcBorders>
              <w:top w:val="single" w:sz="4" w:space="0" w:color="000000"/>
              <w:left w:val="single" w:sz="4" w:space="0" w:color="000000"/>
              <w:bottom w:val="single" w:sz="4" w:space="0" w:color="000000"/>
              <w:right w:val="single" w:sz="4" w:space="0" w:color="000000"/>
            </w:tcBorders>
          </w:tcPr>
          <w:p w14:paraId="00BB0002" w14:textId="77777777" w:rsidR="0036318C" w:rsidRDefault="00D45FC0">
            <w:pPr>
              <w:spacing w:before="40" w:after="40"/>
            </w:pPr>
            <w:r>
              <w:rPr>
                <w:rFonts w:eastAsia="Times New Roman" w:cs="Calibri"/>
                <w:b/>
                <w:bCs/>
                <w:szCs w:val="22"/>
                <w:lang w:val="de-DE" w:eastAsia="en-GB"/>
              </w:rPr>
              <w:t>Netzwerk</w:t>
            </w:r>
          </w:p>
        </w:tc>
        <w:tc>
          <w:tcPr>
            <w:tcW w:w="2500" w:type="dxa"/>
            <w:tcBorders>
              <w:top w:val="single" w:sz="4" w:space="0" w:color="000000"/>
              <w:left w:val="single" w:sz="4" w:space="0" w:color="000000"/>
              <w:bottom w:val="single" w:sz="4" w:space="0" w:color="000000"/>
              <w:right w:val="single" w:sz="4" w:space="0" w:color="000000"/>
            </w:tcBorders>
          </w:tcPr>
          <w:p w14:paraId="00BB0003" w14:textId="77777777" w:rsidR="0036318C" w:rsidRDefault="00D45FC0">
            <w:pPr>
              <w:spacing w:before="40" w:after="40"/>
            </w:pPr>
            <w:r>
              <w:rPr>
                <w:rFonts w:eastAsia="Times New Roman" w:cs="Calibri"/>
                <w:b/>
                <w:bCs/>
                <w:szCs w:val="22"/>
                <w:lang w:val="de-DE" w:eastAsia="en-GB"/>
              </w:rPr>
              <w:t>IP-Adressbereich</w:t>
            </w:r>
          </w:p>
        </w:tc>
        <w:tc>
          <w:tcPr>
            <w:tcW w:w="3940" w:type="dxa"/>
            <w:tcBorders>
              <w:top w:val="single" w:sz="4" w:space="0" w:color="000000"/>
              <w:left w:val="single" w:sz="4" w:space="0" w:color="000000"/>
              <w:bottom w:val="single" w:sz="4" w:space="0" w:color="000000"/>
              <w:right w:val="single" w:sz="4" w:space="0" w:color="000000"/>
            </w:tcBorders>
          </w:tcPr>
          <w:p w14:paraId="00BB0004" w14:textId="77777777" w:rsidR="0036318C" w:rsidRDefault="00D45FC0">
            <w:pPr>
              <w:spacing w:before="40" w:after="40"/>
            </w:pPr>
            <w:r>
              <w:rPr>
                <w:rFonts w:eastAsia="Times New Roman" w:cs="Calibri"/>
                <w:b/>
                <w:bCs/>
                <w:szCs w:val="22"/>
                <w:lang w:val="de-DE" w:eastAsia="en-GB"/>
              </w:rPr>
              <w:t>Verwendung</w:t>
            </w:r>
          </w:p>
        </w:tc>
      </w:tr>
      <w:tr w:rsidR="0036318C" w14:paraId="00BB0005" w14:textId="77777777">
        <w:trPr>
          <w:tblCellSpacing w:w="0" w:type="dxa"/>
        </w:trPr>
        <w:tc>
          <w:tcPr>
            <w:tcW w:w="2200" w:type="dxa"/>
            <w:tcBorders>
              <w:top w:val="single" w:sz="4" w:space="0" w:color="000000"/>
              <w:left w:val="single" w:sz="4" w:space="0" w:color="000000"/>
              <w:bottom w:val="single" w:sz="4" w:space="0" w:color="000000"/>
              <w:right w:val="single" w:sz="4" w:space="0" w:color="000000"/>
            </w:tcBorders>
          </w:tcPr>
          <w:p w14:paraId="00BB0006" w14:textId="77777777" w:rsidR="0036318C" w:rsidRDefault="00D45FC0">
            <w:pPr>
              <w:spacing w:before="40" w:after="40"/>
            </w:pPr>
            <w:r>
              <w:rPr>
                <w:rFonts w:eastAsia="Times New Roman" w:cs="Calibri"/>
                <w:szCs w:val="22"/>
                <w:lang w:val="de-DE" w:eastAsia="en-GB"/>
              </w:rPr>
              <w:t>CDC Verwaltungsnetz</w:t>
            </w:r>
          </w:p>
        </w:tc>
        <w:tc>
          <w:tcPr>
            <w:tcW w:w="2500" w:type="dxa"/>
            <w:tcBorders>
              <w:top w:val="single" w:sz="4" w:space="0" w:color="000000"/>
              <w:left w:val="single" w:sz="4" w:space="0" w:color="000000"/>
              <w:bottom w:val="single" w:sz="4" w:space="0" w:color="000000"/>
              <w:right w:val="single" w:sz="4" w:space="0" w:color="000000"/>
            </w:tcBorders>
          </w:tcPr>
          <w:p w14:paraId="00BB0007" w14:textId="77777777" w:rsidR="0036318C" w:rsidRDefault="00D45FC0">
            <w:pPr>
              <w:spacing w:before="40" w:after="40"/>
            </w:pPr>
            <w:r>
              <w:rPr>
                <w:rFonts w:eastAsia="Times New Roman" w:cs="Calibri"/>
                <w:szCs w:val="22"/>
                <w:lang w:val="de-DE" w:eastAsia="en-GB"/>
              </w:rPr>
              <w:t>10.178.0.0/16</w:t>
            </w:r>
          </w:p>
        </w:tc>
        <w:tc>
          <w:tcPr>
            <w:tcW w:w="3940" w:type="dxa"/>
            <w:tcBorders>
              <w:top w:val="single" w:sz="4" w:space="0" w:color="000000"/>
              <w:left w:val="single" w:sz="4" w:space="0" w:color="000000"/>
              <w:bottom w:val="single" w:sz="4" w:space="0" w:color="000000"/>
              <w:right w:val="single" w:sz="4" w:space="0" w:color="000000"/>
            </w:tcBorders>
          </w:tcPr>
          <w:p w14:paraId="00BB0008" w14:textId="77777777" w:rsidR="0036318C" w:rsidRDefault="00D45FC0">
            <w:pPr>
              <w:spacing w:before="40" w:after="40"/>
            </w:pPr>
            <w:r>
              <w:rPr>
                <w:rFonts w:eastAsia="Times New Roman" w:cs="Calibri"/>
                <w:szCs w:val="22"/>
                <w:lang w:val="de-DE" w:eastAsia="en-GB"/>
              </w:rPr>
              <w:t>Serverseitige CDC-Netzwerke im NextLayer DC, Wien</w:t>
            </w:r>
          </w:p>
        </w:tc>
      </w:tr>
      <w:tr w:rsidR="0036318C" w14:paraId="00BB0009" w14:textId="77777777">
        <w:trPr>
          <w:tblCellSpacing w:w="0" w:type="dxa"/>
        </w:trPr>
        <w:tc>
          <w:tcPr>
            <w:tcW w:w="2200" w:type="dxa"/>
            <w:tcBorders>
              <w:top w:val="single" w:sz="4" w:space="0" w:color="000000"/>
              <w:left w:val="single" w:sz="4" w:space="0" w:color="000000"/>
              <w:bottom w:val="single" w:sz="4" w:space="0" w:color="000000"/>
              <w:right w:val="single" w:sz="4" w:space="0" w:color="000000"/>
            </w:tcBorders>
          </w:tcPr>
          <w:p w14:paraId="00BB000A" w14:textId="77777777" w:rsidR="0036318C" w:rsidRDefault="00D45FC0">
            <w:pPr>
              <w:spacing w:before="40" w:after="40"/>
            </w:pPr>
            <w:r>
              <w:rPr>
                <w:rFonts w:eastAsia="Times New Roman" w:cs="Calibri"/>
                <w:szCs w:val="22"/>
                <w:lang w:val="de-DE" w:eastAsia="en-GB"/>
              </w:rPr>
              <w:t>On-Board Verwaltung</w:t>
            </w:r>
          </w:p>
        </w:tc>
        <w:tc>
          <w:tcPr>
            <w:tcW w:w="2500" w:type="dxa"/>
            <w:tcBorders>
              <w:top w:val="single" w:sz="4" w:space="0" w:color="000000"/>
              <w:left w:val="single" w:sz="4" w:space="0" w:color="000000"/>
              <w:bottom w:val="single" w:sz="4" w:space="0" w:color="000000"/>
              <w:right w:val="single" w:sz="4" w:space="0" w:color="000000"/>
            </w:tcBorders>
          </w:tcPr>
          <w:p w14:paraId="00BB000B" w14:textId="77777777" w:rsidR="0036318C" w:rsidRDefault="00D45FC0">
            <w:pPr>
              <w:spacing w:before="40" w:after="40"/>
            </w:pPr>
            <w:r>
              <w:rPr>
                <w:rFonts w:eastAsia="Times New Roman" w:cs="Calibri"/>
                <w:szCs w:val="22"/>
                <w:lang w:val="de-DE" w:eastAsia="en-GB"/>
              </w:rPr>
              <w:t>10.179.0.0/16</w:t>
            </w:r>
          </w:p>
        </w:tc>
        <w:tc>
          <w:tcPr>
            <w:tcW w:w="3940" w:type="dxa"/>
            <w:tcBorders>
              <w:top w:val="single" w:sz="4" w:space="0" w:color="000000"/>
              <w:left w:val="single" w:sz="4" w:space="0" w:color="000000"/>
              <w:bottom w:val="single" w:sz="4" w:space="0" w:color="000000"/>
              <w:right w:val="single" w:sz="4" w:space="0" w:color="000000"/>
            </w:tcBorders>
          </w:tcPr>
          <w:p w14:paraId="00BB000C" w14:textId="77777777" w:rsidR="0036318C" w:rsidRDefault="00D45FC0">
            <w:pPr>
              <w:spacing w:before="40" w:after="40"/>
            </w:pPr>
            <w:r>
              <w:rPr>
                <w:rFonts w:eastAsia="Times New Roman" w:cs="Calibri"/>
                <w:szCs w:val="22"/>
                <w:lang w:val="de-DE" w:eastAsia="en-GB"/>
              </w:rPr>
              <w:t>Fahrzeugseitiges Managementnetzwerk (OBS/CCU, Switches)</w:t>
            </w:r>
          </w:p>
        </w:tc>
      </w:tr>
      <w:tr w:rsidR="0036318C" w:rsidRPr="00DF7147" w14:paraId="00BB000D" w14:textId="77777777">
        <w:trPr>
          <w:tblCellSpacing w:w="0" w:type="dxa"/>
        </w:trPr>
        <w:tc>
          <w:tcPr>
            <w:tcW w:w="2200" w:type="dxa"/>
            <w:tcBorders>
              <w:top w:val="single" w:sz="4" w:space="0" w:color="000000"/>
              <w:left w:val="single" w:sz="4" w:space="0" w:color="000000"/>
              <w:bottom w:val="single" w:sz="4" w:space="0" w:color="000000"/>
              <w:right w:val="single" w:sz="4" w:space="0" w:color="000000"/>
            </w:tcBorders>
          </w:tcPr>
          <w:p w14:paraId="00BB000E" w14:textId="77777777" w:rsidR="0036318C" w:rsidRDefault="00D45FC0">
            <w:pPr>
              <w:spacing w:before="40" w:after="40"/>
            </w:pPr>
            <w:r>
              <w:rPr>
                <w:rFonts w:eastAsia="Times New Roman" w:cs="Calibri"/>
                <w:szCs w:val="22"/>
                <w:lang w:val="de-DE" w:eastAsia="en-GB"/>
              </w:rPr>
              <w:t>MAR Server</w:t>
            </w:r>
          </w:p>
        </w:tc>
        <w:tc>
          <w:tcPr>
            <w:tcW w:w="2500" w:type="dxa"/>
            <w:tcBorders>
              <w:top w:val="single" w:sz="4" w:space="0" w:color="000000"/>
              <w:left w:val="single" w:sz="4" w:space="0" w:color="000000"/>
              <w:bottom w:val="single" w:sz="4" w:space="0" w:color="000000"/>
              <w:right w:val="single" w:sz="4" w:space="0" w:color="000000"/>
            </w:tcBorders>
          </w:tcPr>
          <w:p w14:paraId="00BB000F" w14:textId="77777777" w:rsidR="0036318C" w:rsidRDefault="00D45FC0">
            <w:pPr>
              <w:spacing w:before="40" w:after="40"/>
            </w:pPr>
            <w:r>
              <w:rPr>
                <w:rFonts w:eastAsia="Times New Roman" w:cs="Calibri"/>
                <w:szCs w:val="22"/>
                <w:lang w:val="de-DE" w:eastAsia="en-GB"/>
              </w:rPr>
              <w:t>172.16.195.136 – 172.16.195.139</w:t>
            </w:r>
          </w:p>
        </w:tc>
        <w:tc>
          <w:tcPr>
            <w:tcW w:w="3940" w:type="dxa"/>
            <w:tcBorders>
              <w:top w:val="single" w:sz="4" w:space="0" w:color="000000"/>
              <w:left w:val="single" w:sz="4" w:space="0" w:color="000000"/>
              <w:bottom w:val="single" w:sz="4" w:space="0" w:color="000000"/>
              <w:right w:val="single" w:sz="4" w:space="0" w:color="000000"/>
            </w:tcBorders>
          </w:tcPr>
          <w:p w14:paraId="00BB0010" w14:textId="77777777" w:rsidR="0036318C" w:rsidRPr="00DF7147" w:rsidRDefault="00D45FC0">
            <w:pPr>
              <w:spacing w:before="40" w:after="40"/>
              <w:rPr>
                <w:lang w:val="pt-PT"/>
              </w:rPr>
            </w:pPr>
            <w:r w:rsidRPr="00DF7147">
              <w:rPr>
                <w:rFonts w:eastAsia="Times New Roman" w:cs="Calibri"/>
                <w:szCs w:val="22"/>
                <w:lang w:val="pt-PT" w:eastAsia="en-GB"/>
              </w:rPr>
              <w:t>Nomad MAR-Server (mar3be06 – mar3be09)</w:t>
            </w:r>
          </w:p>
          <w:p w14:paraId="00000911" w14:textId="00000911" w:rsidR="009D54C6" w:rsidRDefault="009D54C6">
            <w:pPr>
              <w:rPr>
                <w:color w:val="FF0000"/>
                <w:lang w:val="de-DE" w:eastAsia="ja-JP" w:bidi="th-TH"/>
              </w:rPr>
            </w:pPr>
            <w:ins w:id="13" w:author="Claude" w:date="2026-05-15T00:00:00Z">
              <w:r>
                <w:rPr>
                  <w:b/>
                  <w:color w:val="FF0000"/>
                  <w:lang w:val="de-DE" w:eastAsia="ja-JP" w:bidi="th-TH"/>
                </w:rPr>
                <w:lastRenderedPageBreak/>
                <w:t>TODO: MAR3-Hostnamen (mar3be06–mar3be09) durch MAR5-Backend-Hostnamen ersetzen. MAR5-Hostnamen bei R&amp;D erfragen und hier aktualisieren.</w:t>
              </w:r>
            </w:ins>
          </w:p>
        </w:tc>
      </w:tr>
      <w:tr w:rsidR="0036318C" w14:paraId="00BB0011" w14:textId="77777777">
        <w:trPr>
          <w:tblCellSpacing w:w="0" w:type="dxa"/>
        </w:trPr>
        <w:tc>
          <w:tcPr>
            <w:tcW w:w="2200" w:type="dxa"/>
            <w:tcBorders>
              <w:top w:val="single" w:sz="4" w:space="0" w:color="000000"/>
              <w:left w:val="single" w:sz="4" w:space="0" w:color="000000"/>
              <w:bottom w:val="single" w:sz="4" w:space="0" w:color="000000"/>
              <w:right w:val="single" w:sz="4" w:space="0" w:color="000000"/>
            </w:tcBorders>
          </w:tcPr>
          <w:p w14:paraId="00BB0012" w14:textId="77777777" w:rsidR="0036318C" w:rsidRDefault="00D45FC0">
            <w:pPr>
              <w:spacing w:before="40" w:after="40"/>
            </w:pPr>
            <w:r>
              <w:rPr>
                <w:rFonts w:eastAsia="Times New Roman" w:cs="Calibri"/>
                <w:szCs w:val="22"/>
                <w:lang w:val="de-DE" w:eastAsia="en-GB"/>
              </w:rPr>
              <w:lastRenderedPageBreak/>
              <w:t>NTP-Server</w:t>
            </w:r>
          </w:p>
        </w:tc>
        <w:tc>
          <w:tcPr>
            <w:tcW w:w="2500" w:type="dxa"/>
            <w:tcBorders>
              <w:top w:val="single" w:sz="4" w:space="0" w:color="000000"/>
              <w:left w:val="single" w:sz="4" w:space="0" w:color="000000"/>
              <w:bottom w:val="single" w:sz="4" w:space="0" w:color="000000"/>
              <w:right w:val="single" w:sz="4" w:space="0" w:color="000000"/>
            </w:tcBorders>
          </w:tcPr>
          <w:p w14:paraId="00BB0013" w14:textId="77777777" w:rsidR="0036318C" w:rsidRDefault="00D45FC0">
            <w:pPr>
              <w:spacing w:before="40" w:after="40"/>
            </w:pPr>
            <w:r>
              <w:rPr>
                <w:rFonts w:eastAsia="Times New Roman" w:cs="Calibri"/>
                <w:szCs w:val="22"/>
                <w:lang w:val="de-DE" w:eastAsia="en-GB"/>
              </w:rPr>
              <w:t>10.178.13.1</w:t>
            </w:r>
          </w:p>
        </w:tc>
        <w:tc>
          <w:tcPr>
            <w:tcW w:w="3940" w:type="dxa"/>
            <w:tcBorders>
              <w:top w:val="single" w:sz="4" w:space="0" w:color="000000"/>
              <w:left w:val="single" w:sz="4" w:space="0" w:color="000000"/>
              <w:bottom w:val="single" w:sz="4" w:space="0" w:color="000000"/>
              <w:right w:val="single" w:sz="4" w:space="0" w:color="000000"/>
            </w:tcBorders>
          </w:tcPr>
          <w:p w14:paraId="00BB0014" w14:textId="77777777" w:rsidR="0036318C" w:rsidRDefault="00D45FC0">
            <w:pPr>
              <w:spacing w:before="40" w:after="40"/>
            </w:pPr>
            <w:r>
              <w:rPr>
                <w:rFonts w:eastAsia="Times New Roman" w:cs="Calibri"/>
                <w:szCs w:val="22"/>
                <w:lang w:val="de-DE" w:eastAsia="en-GB"/>
              </w:rPr>
              <w:t>NTP-Quelle für alle IoB-Komponenten an Bord</w:t>
            </w:r>
          </w:p>
        </w:tc>
      </w:tr>
    </w:tbl>
    <w:p w14:paraId="00BB0017" w14:textId="77777777" w:rsidR="0036318C" w:rsidRDefault="0036318C">
      <w:pPr>
        <w:spacing w:before="0" w:after="0"/>
        <w:textAlignment w:val="baseline"/>
        <w:rPr>
          <w:rFonts w:eastAsia="Times New Roman" w:cs="Calibri"/>
          <w:szCs w:val="22"/>
          <w:lang w:val="de-DE" w:eastAsia="en-GB"/>
        </w:rPr>
      </w:pPr>
    </w:p>
    <w:p w14:paraId="45FF5E8D" w14:textId="77777777" w:rsidR="00AB7F42" w:rsidRPr="00AB7F42" w:rsidRDefault="00AB7F42" w:rsidP="00C243E0">
      <w:pPr>
        <w:pStyle w:val="Heading4"/>
        <w:rPr>
          <w:lang w:val="en-GB" w:eastAsia="en-GB"/>
        </w:rPr>
      </w:pPr>
      <w:r>
        <w:rPr>
          <w:lang w:eastAsia="en-GB"/>
        </w:rPr>
        <w:t>1.1.2.1   Zug zu Server zuweisung</w:t>
      </w:r>
      <w:r>
        <w:rPr>
          <w:lang w:val="en-GB" w:eastAsia="en-GB"/>
        </w:rPr>
        <w:t> </w:t>
      </w:r>
    </w:p>
    <w:tbl>
      <w:tblPr>
        <w:tblW w:w="9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25"/>
        <w:gridCol w:w="1860"/>
        <w:gridCol w:w="1860"/>
        <w:gridCol w:w="1800"/>
        <w:gridCol w:w="1260"/>
      </w:tblGrid>
      <w:tr w:rsidR="00C243E0" w:rsidRPr="00AB7F42" w14:paraId="6C086AF5" w14:textId="77777777" w:rsidTr="00C243E0">
        <w:trPr>
          <w:trHeight w:val="514"/>
        </w:trPr>
        <w:tc>
          <w:tcPr>
            <w:tcW w:w="2325" w:type="dxa"/>
            <w:tcBorders>
              <w:top w:val="single" w:sz="6" w:space="0" w:color="auto"/>
              <w:left w:val="single" w:sz="6" w:space="0" w:color="auto"/>
              <w:bottom w:val="single" w:sz="6" w:space="0" w:color="auto"/>
              <w:right w:val="single" w:sz="6" w:space="0" w:color="auto"/>
            </w:tcBorders>
            <w:vAlign w:val="center"/>
            <w:hideMark/>
          </w:tcPr>
          <w:p w14:paraId="70DB124C"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Zug</w:t>
            </w:r>
            <w:r>
              <w:rPr>
                <w:rFonts w:eastAsia="Times New Roman" w:cs="Calibri"/>
                <w:szCs w:val="22"/>
                <w:lang w:val="en-GB" w:eastAsia="en-GB"/>
              </w:rPr>
              <w:t> </w:t>
            </w:r>
          </w:p>
        </w:tc>
        <w:tc>
          <w:tcPr>
            <w:tcW w:w="1860" w:type="dxa"/>
            <w:tcBorders>
              <w:top w:val="single" w:sz="6" w:space="0" w:color="auto"/>
              <w:left w:val="single" w:sz="6" w:space="0" w:color="auto"/>
              <w:bottom w:val="single" w:sz="6" w:space="0" w:color="auto"/>
              <w:right w:val="single" w:sz="6" w:space="0" w:color="auto"/>
            </w:tcBorders>
          </w:tcPr>
          <w:p w14:paraId="68FAAE6E" w14:textId="77777777" w:rsidR="00C243E0" w:rsidRPr="00AB7F42" w:rsidRDefault="00C243E0" w:rsidP="00AB7F42">
            <w:pPr>
              <w:spacing w:before="0" w:after="0"/>
              <w:textAlignment w:val="baseline"/>
              <w:rPr>
                <w:rFonts w:eastAsia="Times New Roman" w:cs="Calibri"/>
                <w:b/>
                <w:bCs/>
                <w:szCs w:val="22"/>
                <w:lang w:eastAsia="en-GB"/>
              </w:rPr>
            </w:pPr>
          </w:p>
        </w:tc>
        <w:tc>
          <w:tcPr>
            <w:tcW w:w="1860" w:type="dxa"/>
            <w:tcBorders>
              <w:top w:val="single" w:sz="6" w:space="0" w:color="auto"/>
              <w:left w:val="single" w:sz="6" w:space="0" w:color="auto"/>
              <w:bottom w:val="single" w:sz="6" w:space="0" w:color="auto"/>
              <w:right w:val="single" w:sz="6" w:space="0" w:color="auto"/>
            </w:tcBorders>
            <w:vAlign w:val="center"/>
            <w:hideMark/>
          </w:tcPr>
          <w:p w14:paraId="1F59EDF7" w14:textId="2E54096F"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b/>
                <w:bCs/>
                <w:szCs w:val="22"/>
                <w:lang w:eastAsia="en-GB"/>
              </w:rPr>
              <w:t>NC ID</w:t>
            </w:r>
            <w:r>
              <w:rPr>
                <w:rFonts w:eastAsia="Times New Roman" w:cs="Calibri"/>
                <w:szCs w:val="22"/>
                <w:lang w:val="en-GB" w:eastAsia="en-GB"/>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580AD60D"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b/>
                <w:bCs/>
                <w:szCs w:val="22"/>
                <w:lang w:eastAsia="en-GB"/>
              </w:rPr>
              <w:t>Server IP</w:t>
            </w:r>
            <w:r>
              <w:rPr>
                <w:rFonts w:eastAsia="Times New Roman" w:cs="Calibri"/>
                <w:szCs w:val="22"/>
                <w:lang w:val="en-GB" w:eastAsia="en-GB"/>
              </w:rPr>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32C288D7"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b/>
                <w:bCs/>
                <w:szCs w:val="22"/>
                <w:lang w:eastAsia="en-GB"/>
              </w:rPr>
              <w:t>Server</w:t>
            </w:r>
            <w:r>
              <w:rPr>
                <w:rFonts w:eastAsia="Times New Roman" w:cs="Calibri"/>
                <w:szCs w:val="22"/>
                <w:lang w:val="en-GB" w:eastAsia="en-GB"/>
              </w:rPr>
              <w:t> </w:t>
            </w:r>
          </w:p>
        </w:tc>
      </w:tr>
      <w:tr w:rsidR="00C243E0" w:rsidRPr="00AB7F42" w14:paraId="2EC3B06C" w14:textId="77777777" w:rsidTr="00C243E0">
        <w:trPr>
          <w:trHeight w:val="300"/>
        </w:trPr>
        <w:tc>
          <w:tcPr>
            <w:tcW w:w="2325" w:type="dxa"/>
            <w:tcBorders>
              <w:top w:val="single" w:sz="6" w:space="0" w:color="auto"/>
              <w:left w:val="single" w:sz="6" w:space="0" w:color="auto"/>
              <w:bottom w:val="single" w:sz="6" w:space="0" w:color="auto"/>
              <w:right w:val="single" w:sz="6" w:space="0" w:color="auto"/>
            </w:tcBorders>
            <w:vAlign w:val="center"/>
            <w:hideMark/>
          </w:tcPr>
          <w:p w14:paraId="19FC2474"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Dosto Neu 1 - 10</w:t>
            </w:r>
            <w:r>
              <w:rPr>
                <w:rFonts w:eastAsia="Times New Roman" w:cs="Calibri"/>
                <w:szCs w:val="22"/>
                <w:lang w:val="en-GB" w:eastAsia="en-GB"/>
              </w:rPr>
              <w:t> </w:t>
            </w:r>
          </w:p>
        </w:tc>
        <w:tc>
          <w:tcPr>
            <w:tcW w:w="1860" w:type="dxa"/>
            <w:tcBorders>
              <w:top w:val="single" w:sz="6" w:space="0" w:color="auto"/>
              <w:left w:val="single" w:sz="6" w:space="0" w:color="auto"/>
              <w:bottom w:val="single" w:sz="6" w:space="0" w:color="auto"/>
              <w:right w:val="single" w:sz="6" w:space="0" w:color="auto"/>
            </w:tcBorders>
          </w:tcPr>
          <w:p w14:paraId="22E4D030" w14:textId="77777777" w:rsidR="00C243E0" w:rsidRPr="00AB7F42" w:rsidRDefault="00C243E0" w:rsidP="00AB7F42">
            <w:pPr>
              <w:spacing w:before="0" w:after="0"/>
              <w:textAlignment w:val="baseline"/>
              <w:rPr>
                <w:rFonts w:eastAsia="Times New Roman" w:cs="Calibri"/>
                <w:szCs w:val="22"/>
                <w:lang w:eastAsia="en-GB"/>
              </w:rPr>
            </w:pPr>
          </w:p>
        </w:tc>
        <w:tc>
          <w:tcPr>
            <w:tcW w:w="1860" w:type="dxa"/>
            <w:tcBorders>
              <w:top w:val="single" w:sz="6" w:space="0" w:color="auto"/>
              <w:left w:val="single" w:sz="6" w:space="0" w:color="auto"/>
              <w:bottom w:val="single" w:sz="6" w:space="0" w:color="auto"/>
              <w:right w:val="single" w:sz="6" w:space="0" w:color="auto"/>
            </w:tcBorders>
            <w:vAlign w:val="center"/>
            <w:hideMark/>
          </w:tcPr>
          <w:p w14:paraId="790F3BE5" w14:textId="74029A42"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10.178.1.0/24</w:t>
            </w:r>
            <w:r>
              <w:rPr>
                <w:rFonts w:eastAsia="Times New Roman" w:cs="Calibri"/>
                <w:szCs w:val="22"/>
                <w:lang w:val="en-GB" w:eastAsia="en-GB"/>
              </w:rPr>
              <w:t> </w:t>
            </w:r>
          </w:p>
          <w:p w14:paraId="5879C483"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10.178.2.0/23</w:t>
            </w:r>
            <w:r>
              <w:rPr>
                <w:rFonts w:eastAsia="Times New Roman" w:cs="Calibri"/>
                <w:szCs w:val="22"/>
                <w:lang w:val="en-GB" w:eastAsia="en-GB"/>
              </w:rPr>
              <w:t> </w:t>
            </w:r>
          </w:p>
          <w:p w14:paraId="5274CD66"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10.178.4.0/22</w:t>
            </w:r>
            <w:r>
              <w:rPr>
                <w:rFonts w:eastAsia="Times New Roman" w:cs="Calibri"/>
                <w:szCs w:val="22"/>
                <w:lang w:val="en-GB" w:eastAsia="en-GB"/>
              </w:rPr>
              <w:t> </w:t>
            </w:r>
          </w:p>
          <w:p w14:paraId="65F8ACE7"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10.178.8.0/23</w:t>
            </w:r>
            <w:r>
              <w:rPr>
                <w:rFonts w:eastAsia="Times New Roman" w:cs="Calibri"/>
                <w:szCs w:val="22"/>
                <w:lang w:val="en-GB" w:eastAsia="en-GB"/>
              </w:rPr>
              <w:t> </w:t>
            </w:r>
          </w:p>
          <w:p w14:paraId="100DF482"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10.178.10.0/24</w:t>
            </w:r>
            <w:r>
              <w:rPr>
                <w:rFonts w:eastAsia="Times New Roman" w:cs="Calibri"/>
                <w:szCs w:val="22"/>
                <w:lang w:val="en-GB" w:eastAsia="en-GB"/>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0269E9DC"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172.16.195.136</w:t>
            </w:r>
            <w:r>
              <w:rPr>
                <w:rFonts w:eastAsia="Times New Roman" w:cs="Calibri"/>
                <w:szCs w:val="22"/>
                <w:lang w:val="en-GB" w:eastAsia="en-GB"/>
              </w:rPr>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343D4D1A"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mar3be06</w:t>
            </w:r>
            <w:r>
              <w:rPr>
                <w:rFonts w:eastAsia="Times New Roman" w:cs="Calibri"/>
                <w:szCs w:val="22"/>
                <w:lang w:val="en-GB" w:eastAsia="en-GB"/>
              </w:rPr>
              <w:t> </w:t>
            </w:r>
          </w:p>
        </w:tc>
      </w:tr>
      <w:tr w:rsidR="00C243E0" w:rsidRPr="00AB7F42" w14:paraId="68B540D3" w14:textId="77777777" w:rsidTr="00C243E0">
        <w:trPr>
          <w:trHeight w:val="300"/>
        </w:trPr>
        <w:tc>
          <w:tcPr>
            <w:tcW w:w="2325" w:type="dxa"/>
            <w:tcBorders>
              <w:top w:val="single" w:sz="6" w:space="0" w:color="auto"/>
              <w:left w:val="single" w:sz="6" w:space="0" w:color="auto"/>
              <w:bottom w:val="single" w:sz="6" w:space="0" w:color="auto"/>
              <w:right w:val="single" w:sz="6" w:space="0" w:color="auto"/>
            </w:tcBorders>
            <w:vAlign w:val="center"/>
            <w:hideMark/>
          </w:tcPr>
          <w:p w14:paraId="2453DEC7"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Dosto Neu 11 - 21</w:t>
            </w:r>
            <w:r>
              <w:rPr>
                <w:rFonts w:eastAsia="Times New Roman" w:cs="Calibri"/>
                <w:szCs w:val="22"/>
                <w:lang w:val="en-GB" w:eastAsia="en-GB"/>
              </w:rPr>
              <w:t> </w:t>
            </w:r>
          </w:p>
        </w:tc>
        <w:tc>
          <w:tcPr>
            <w:tcW w:w="1860" w:type="dxa"/>
            <w:tcBorders>
              <w:top w:val="single" w:sz="6" w:space="0" w:color="auto"/>
              <w:left w:val="single" w:sz="6" w:space="0" w:color="auto"/>
              <w:bottom w:val="single" w:sz="6" w:space="0" w:color="auto"/>
              <w:right w:val="single" w:sz="6" w:space="0" w:color="auto"/>
            </w:tcBorders>
          </w:tcPr>
          <w:p w14:paraId="69F4759B" w14:textId="77777777" w:rsidR="00C243E0" w:rsidRPr="00AB7F42" w:rsidRDefault="00C243E0" w:rsidP="00AB7F42">
            <w:pPr>
              <w:spacing w:before="0" w:after="0"/>
              <w:textAlignment w:val="baseline"/>
              <w:rPr>
                <w:rFonts w:eastAsia="Times New Roman" w:cs="Calibri"/>
                <w:szCs w:val="22"/>
                <w:lang w:eastAsia="en-GB"/>
              </w:rPr>
            </w:pPr>
          </w:p>
        </w:tc>
        <w:tc>
          <w:tcPr>
            <w:tcW w:w="1860" w:type="dxa"/>
            <w:tcBorders>
              <w:top w:val="single" w:sz="6" w:space="0" w:color="auto"/>
              <w:left w:val="single" w:sz="6" w:space="0" w:color="auto"/>
              <w:bottom w:val="single" w:sz="6" w:space="0" w:color="auto"/>
              <w:right w:val="single" w:sz="6" w:space="0" w:color="auto"/>
            </w:tcBorders>
            <w:vAlign w:val="center"/>
            <w:hideMark/>
          </w:tcPr>
          <w:p w14:paraId="40962CF8" w14:textId="3F137ECE"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10.178.11.0/24</w:t>
            </w:r>
            <w:r>
              <w:rPr>
                <w:rFonts w:eastAsia="Times New Roman" w:cs="Calibri"/>
                <w:szCs w:val="22"/>
                <w:lang w:val="en-GB" w:eastAsia="en-GB"/>
              </w:rPr>
              <w:t> </w:t>
            </w:r>
          </w:p>
          <w:p w14:paraId="5C47F42B"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10.178.12.0/22</w:t>
            </w:r>
            <w:r>
              <w:rPr>
                <w:rFonts w:eastAsia="Times New Roman" w:cs="Calibri"/>
                <w:szCs w:val="22"/>
                <w:lang w:val="en-GB" w:eastAsia="en-GB"/>
              </w:rPr>
              <w:t> </w:t>
            </w:r>
          </w:p>
          <w:p w14:paraId="4F6EF9CD"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10.178.16.0/22</w:t>
            </w:r>
            <w:r>
              <w:rPr>
                <w:rFonts w:eastAsia="Times New Roman" w:cs="Calibri"/>
                <w:szCs w:val="22"/>
                <w:lang w:val="en-GB" w:eastAsia="en-GB"/>
              </w:rPr>
              <w:t> </w:t>
            </w:r>
          </w:p>
          <w:p w14:paraId="6F7201B1"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10.178.20.0/23</w:t>
            </w:r>
            <w:r>
              <w:rPr>
                <w:rFonts w:eastAsia="Times New Roman" w:cs="Calibri"/>
                <w:szCs w:val="22"/>
                <w:lang w:val="en-GB" w:eastAsia="en-GB"/>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03B7C370"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172.16.195.137</w:t>
            </w:r>
            <w:r>
              <w:rPr>
                <w:rFonts w:eastAsia="Times New Roman" w:cs="Calibri"/>
                <w:szCs w:val="22"/>
                <w:lang w:val="en-GB" w:eastAsia="en-GB"/>
              </w:rPr>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3BD154F6"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mar3be07</w:t>
            </w:r>
            <w:r>
              <w:rPr>
                <w:rFonts w:eastAsia="Times New Roman" w:cs="Calibri"/>
                <w:szCs w:val="22"/>
                <w:lang w:val="en-GB" w:eastAsia="en-GB"/>
              </w:rPr>
              <w:t> </w:t>
            </w:r>
          </w:p>
        </w:tc>
      </w:tr>
      <w:tr w:rsidR="00C243E0" w:rsidRPr="00AB7F42" w14:paraId="732DECDB" w14:textId="77777777" w:rsidTr="00C243E0">
        <w:trPr>
          <w:trHeight w:val="300"/>
        </w:trPr>
        <w:tc>
          <w:tcPr>
            <w:tcW w:w="2325" w:type="dxa"/>
            <w:tcBorders>
              <w:top w:val="single" w:sz="6" w:space="0" w:color="auto"/>
              <w:left w:val="single" w:sz="6" w:space="0" w:color="auto"/>
              <w:bottom w:val="single" w:sz="6" w:space="0" w:color="auto"/>
              <w:right w:val="single" w:sz="6" w:space="0" w:color="auto"/>
            </w:tcBorders>
            <w:vAlign w:val="center"/>
            <w:hideMark/>
          </w:tcPr>
          <w:p w14:paraId="0C84C83B"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Dosto Neu 22 - 32</w:t>
            </w:r>
            <w:r>
              <w:rPr>
                <w:rFonts w:eastAsia="Times New Roman" w:cs="Calibri"/>
                <w:szCs w:val="22"/>
                <w:lang w:val="en-GB" w:eastAsia="en-GB"/>
              </w:rPr>
              <w:t> </w:t>
            </w:r>
          </w:p>
        </w:tc>
        <w:tc>
          <w:tcPr>
            <w:tcW w:w="1860" w:type="dxa"/>
            <w:tcBorders>
              <w:top w:val="single" w:sz="6" w:space="0" w:color="auto"/>
              <w:left w:val="single" w:sz="6" w:space="0" w:color="auto"/>
              <w:bottom w:val="single" w:sz="6" w:space="0" w:color="auto"/>
              <w:right w:val="single" w:sz="6" w:space="0" w:color="auto"/>
            </w:tcBorders>
          </w:tcPr>
          <w:p w14:paraId="4D1CAEEF" w14:textId="77777777" w:rsidR="00C243E0" w:rsidRPr="00AB7F42" w:rsidRDefault="00C243E0" w:rsidP="00AB7F42">
            <w:pPr>
              <w:spacing w:before="0" w:after="0"/>
              <w:textAlignment w:val="baseline"/>
              <w:rPr>
                <w:rFonts w:eastAsia="Times New Roman" w:cs="Calibri"/>
                <w:szCs w:val="22"/>
                <w:lang w:eastAsia="en-GB"/>
              </w:rPr>
            </w:pPr>
          </w:p>
        </w:tc>
        <w:tc>
          <w:tcPr>
            <w:tcW w:w="1860" w:type="dxa"/>
            <w:tcBorders>
              <w:top w:val="single" w:sz="6" w:space="0" w:color="auto"/>
              <w:left w:val="single" w:sz="6" w:space="0" w:color="auto"/>
              <w:bottom w:val="single" w:sz="6" w:space="0" w:color="auto"/>
              <w:right w:val="single" w:sz="6" w:space="0" w:color="auto"/>
            </w:tcBorders>
            <w:vAlign w:val="center"/>
            <w:hideMark/>
          </w:tcPr>
          <w:p w14:paraId="5D023049" w14:textId="6250B42B"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10.178.22.0/23</w:t>
            </w:r>
            <w:r>
              <w:rPr>
                <w:rFonts w:eastAsia="Times New Roman" w:cs="Calibri"/>
                <w:szCs w:val="22"/>
                <w:lang w:val="en-GB" w:eastAsia="en-GB"/>
              </w:rPr>
              <w:t> </w:t>
            </w:r>
          </w:p>
          <w:p w14:paraId="38034AD8"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10.178.24.0/21</w:t>
            </w:r>
            <w:r>
              <w:rPr>
                <w:rFonts w:eastAsia="Times New Roman" w:cs="Calibri"/>
                <w:szCs w:val="22"/>
                <w:lang w:val="en-GB" w:eastAsia="en-GB"/>
              </w:rPr>
              <w:t> </w:t>
            </w:r>
          </w:p>
          <w:p w14:paraId="715B10A4"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10.178.32.0/24</w:t>
            </w:r>
            <w:r>
              <w:rPr>
                <w:rFonts w:eastAsia="Times New Roman" w:cs="Calibri"/>
                <w:szCs w:val="22"/>
                <w:lang w:val="en-GB" w:eastAsia="en-GB"/>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4D9A4B0E"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172.16.195.138</w:t>
            </w:r>
            <w:r>
              <w:rPr>
                <w:rFonts w:eastAsia="Times New Roman" w:cs="Calibri"/>
                <w:szCs w:val="22"/>
                <w:lang w:val="en-GB" w:eastAsia="en-GB"/>
              </w:rPr>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333E2C15"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mar3be08</w:t>
            </w:r>
            <w:r>
              <w:rPr>
                <w:rFonts w:eastAsia="Times New Roman" w:cs="Calibri"/>
                <w:szCs w:val="22"/>
                <w:lang w:val="en-GB" w:eastAsia="en-GB"/>
              </w:rPr>
              <w:t> </w:t>
            </w:r>
          </w:p>
        </w:tc>
      </w:tr>
      <w:tr w:rsidR="00C243E0" w:rsidRPr="00AB7F42" w14:paraId="5F8A07BE" w14:textId="77777777" w:rsidTr="00C243E0">
        <w:trPr>
          <w:trHeight w:val="300"/>
        </w:trPr>
        <w:tc>
          <w:tcPr>
            <w:tcW w:w="2325" w:type="dxa"/>
            <w:tcBorders>
              <w:top w:val="single" w:sz="6" w:space="0" w:color="auto"/>
              <w:left w:val="single" w:sz="6" w:space="0" w:color="auto"/>
              <w:bottom w:val="single" w:sz="6" w:space="0" w:color="auto"/>
              <w:right w:val="single" w:sz="6" w:space="0" w:color="auto"/>
            </w:tcBorders>
            <w:vAlign w:val="center"/>
            <w:hideMark/>
          </w:tcPr>
          <w:p w14:paraId="43E4757C"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Dosto Neu 33 - 42</w:t>
            </w:r>
            <w:r>
              <w:rPr>
                <w:rFonts w:eastAsia="Times New Roman" w:cs="Calibri"/>
                <w:szCs w:val="22"/>
                <w:lang w:val="en-GB" w:eastAsia="en-GB"/>
              </w:rPr>
              <w:t> </w:t>
            </w:r>
          </w:p>
          <w:p w14:paraId="2E7BED7D"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Benches (above 100)</w:t>
            </w:r>
            <w:r>
              <w:rPr>
                <w:rFonts w:eastAsia="Times New Roman" w:cs="Calibri"/>
                <w:szCs w:val="22"/>
                <w:lang w:val="en-GB" w:eastAsia="en-GB"/>
              </w:rPr>
              <w:t> </w:t>
            </w:r>
          </w:p>
        </w:tc>
        <w:tc>
          <w:tcPr>
            <w:tcW w:w="1860" w:type="dxa"/>
            <w:tcBorders>
              <w:top w:val="single" w:sz="6" w:space="0" w:color="auto"/>
              <w:left w:val="single" w:sz="6" w:space="0" w:color="auto"/>
              <w:bottom w:val="single" w:sz="6" w:space="0" w:color="auto"/>
              <w:right w:val="single" w:sz="6" w:space="0" w:color="auto"/>
            </w:tcBorders>
          </w:tcPr>
          <w:p w14:paraId="4201894A" w14:textId="77777777" w:rsidR="00C243E0" w:rsidRPr="00AB7F42" w:rsidRDefault="00C243E0" w:rsidP="00AB7F42">
            <w:pPr>
              <w:spacing w:before="0" w:after="0"/>
              <w:textAlignment w:val="baseline"/>
              <w:rPr>
                <w:rFonts w:eastAsia="Times New Roman" w:cs="Calibri"/>
                <w:szCs w:val="22"/>
                <w:lang w:eastAsia="en-GB"/>
              </w:rPr>
            </w:pPr>
          </w:p>
        </w:tc>
        <w:tc>
          <w:tcPr>
            <w:tcW w:w="1860" w:type="dxa"/>
            <w:tcBorders>
              <w:top w:val="single" w:sz="6" w:space="0" w:color="auto"/>
              <w:left w:val="single" w:sz="6" w:space="0" w:color="auto"/>
              <w:bottom w:val="single" w:sz="6" w:space="0" w:color="auto"/>
              <w:right w:val="single" w:sz="6" w:space="0" w:color="auto"/>
            </w:tcBorders>
            <w:vAlign w:val="center"/>
            <w:hideMark/>
          </w:tcPr>
          <w:p w14:paraId="6352AD46" w14:textId="606FF471"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10.178.33.0/24</w:t>
            </w:r>
            <w:r>
              <w:rPr>
                <w:rFonts w:eastAsia="Times New Roman" w:cs="Calibri"/>
                <w:szCs w:val="22"/>
                <w:lang w:val="en-GB" w:eastAsia="en-GB"/>
              </w:rPr>
              <w:t> </w:t>
            </w:r>
          </w:p>
          <w:p w14:paraId="75CE409A"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10.178.34.0/23</w:t>
            </w:r>
            <w:r>
              <w:rPr>
                <w:rFonts w:eastAsia="Times New Roman" w:cs="Calibri"/>
                <w:szCs w:val="22"/>
                <w:lang w:val="en-GB" w:eastAsia="en-GB"/>
              </w:rPr>
              <w:t> </w:t>
            </w:r>
          </w:p>
          <w:p w14:paraId="04913C8D"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10.178.36.0/22</w:t>
            </w:r>
            <w:r>
              <w:rPr>
                <w:rFonts w:eastAsia="Times New Roman" w:cs="Calibri"/>
                <w:szCs w:val="22"/>
                <w:lang w:val="en-GB" w:eastAsia="en-GB"/>
              </w:rPr>
              <w:t> </w:t>
            </w:r>
          </w:p>
          <w:p w14:paraId="52CC9037"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10.178.40.0/21</w:t>
            </w:r>
            <w:r>
              <w:rPr>
                <w:rFonts w:eastAsia="Times New Roman" w:cs="Calibri"/>
                <w:szCs w:val="22"/>
                <w:lang w:val="en-GB" w:eastAsia="en-GB"/>
              </w:rPr>
              <w:t> </w:t>
            </w:r>
          </w:p>
          <w:p w14:paraId="0CC56128"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10.178.96.0/20</w:t>
            </w:r>
            <w:r>
              <w:rPr>
                <w:rFonts w:eastAsia="Times New Roman" w:cs="Calibri"/>
                <w:szCs w:val="22"/>
                <w:lang w:val="en-GB" w:eastAsia="en-GB"/>
              </w:rPr>
              <w:t> </w:t>
            </w:r>
          </w:p>
          <w:p w14:paraId="0B2CE079"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10.178.112.0/21</w:t>
            </w:r>
            <w:r>
              <w:rPr>
                <w:rFonts w:eastAsia="Times New Roman" w:cs="Calibri"/>
                <w:szCs w:val="22"/>
                <w:lang w:val="en-GB" w:eastAsia="en-GB"/>
              </w:rPr>
              <w:t> </w:t>
            </w:r>
          </w:p>
          <w:p w14:paraId="53AC4A7D"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10.178.120.0/24</w:t>
            </w:r>
            <w:r>
              <w:rPr>
                <w:rFonts w:eastAsia="Times New Roman" w:cs="Calibri"/>
                <w:szCs w:val="22"/>
                <w:lang w:val="en-GB" w:eastAsia="en-GB"/>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13B270A9"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172.16.195.139</w:t>
            </w:r>
            <w:r>
              <w:rPr>
                <w:rFonts w:eastAsia="Times New Roman" w:cs="Calibri"/>
                <w:szCs w:val="22"/>
                <w:lang w:val="en-GB" w:eastAsia="en-GB"/>
              </w:rPr>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3F98AF4E"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mar3be09</w:t>
            </w:r>
            <w:r>
              <w:rPr>
                <w:rFonts w:eastAsia="Times New Roman" w:cs="Calibri"/>
                <w:szCs w:val="22"/>
                <w:lang w:val="en-GB" w:eastAsia="en-GB"/>
              </w:rPr>
              <w:t> </w:t>
            </w:r>
          </w:p>
        </w:tc>
      </w:tr>
    </w:tbl>
    <w:p w14:paraId="02576C51" w14:textId="60337A46" w:rsidR="005C0AAD" w:rsidRPr="00C243E0" w:rsidRDefault="005C0AAD" w:rsidP="005C0AAD">
      <w:pPr>
        <w:spacing w:before="0" w:after="0"/>
        <w:textAlignment w:val="baseline"/>
        <w:rPr>
          <w:rFonts w:eastAsia="Times New Roman" w:cs="Calibri"/>
          <w:szCs w:val="22"/>
          <w:lang w:eastAsia="en-GB"/>
        </w:rPr>
      </w:pPr>
    </w:p>
    <w:p w14:paraId="052BFC01" w14:textId="77777777" w:rsidR="005C0AAD" w:rsidRDefault="005C0AAD" w:rsidP="005C0AAD">
      <w:pPr>
        <w:spacing w:before="0" w:after="0"/>
        <w:textAlignment w:val="baseline"/>
        <w:rPr>
          <w:rFonts w:eastAsia="Times New Roman" w:cs="Calibri"/>
          <w:szCs w:val="22"/>
          <w:lang w:eastAsia="en-GB"/>
        </w:rPr>
      </w:pPr>
    </w:p>
    <w:p w14:paraId="638E9BAE" w14:textId="77777777" w:rsidR="005C0AAD" w:rsidRDefault="005C0AAD" w:rsidP="005C0AAD">
      <w:pPr>
        <w:spacing w:before="0" w:after="0"/>
        <w:textAlignment w:val="baseline"/>
        <w:rPr>
          <w:rFonts w:eastAsia="Times New Roman" w:cs="Calibri"/>
          <w:szCs w:val="22"/>
          <w:lang w:eastAsia="en-GB"/>
        </w:rPr>
      </w:pPr>
    </w:p>
    <w:p w14:paraId="5A90FAE1" w14:textId="1F0FD098" w:rsidR="00C243E0" w:rsidRPr="00C243E0" w:rsidRDefault="00AD3609" w:rsidP="00C243E0">
      <w:pPr>
        <w:pStyle w:val="Heading2"/>
        <w:rPr>
          <w:lang w:val="de-AT"/>
        </w:rPr>
      </w:pPr>
      <w:bookmarkStart w:id="14" w:name="_Toc229775448"/>
      <w:r>
        <w:t>Portal</w:t>
      </w:r>
      <w:bookmarkEnd w:id="14"/>
    </w:p>
    <w:p w14:paraId="4914715C" w14:textId="77777777" w:rsidR="00C243E0" w:rsidRPr="00B37555" w:rsidRDefault="00C243E0" w:rsidP="00C243E0">
      <w:pPr>
        <w:rPr>
          <w:rFonts w:asciiTheme="minorHAnsi" w:hAnsiTheme="minorHAnsi" w:cstheme="minorBidi"/>
          <w:lang w:val="de-DE"/>
        </w:rPr>
      </w:pPr>
      <w:r>
        <w:rPr>
          <w:rFonts w:asciiTheme="minorHAnsi" w:hAnsiTheme="minorHAnsi" w:cstheme="minorBidi"/>
          <w:lang w:val="de-DE"/>
        </w:rPr>
        <w:t xml:space="preserve">Das Fahrgastportal wird direkt auf der </w:t>
      </w:r>
      <w:r>
        <w:rPr>
          <w:rFonts w:asciiTheme="minorHAnsi" w:hAnsiTheme="minorHAnsi" w:cstheme="minorBidi"/>
          <w:b/>
          <w:bCs/>
          <w:lang w:val="de-DE"/>
        </w:rPr>
        <w:t>Central Communication Unit (CCU)</w:t>
      </w:r>
      <w:r>
        <w:rPr>
          <w:rFonts w:asciiTheme="minorHAnsi" w:hAnsiTheme="minorHAnsi" w:cstheme="minorBidi"/>
          <w:lang w:val="de-DE"/>
        </w:rPr>
        <w:t xml:space="preserve"> des Fahrzeugs in einem </w:t>
      </w:r>
      <w:r>
        <w:rPr>
          <w:rFonts w:asciiTheme="minorHAnsi" w:hAnsiTheme="minorHAnsi" w:cstheme="minorBidi"/>
          <w:b/>
          <w:bCs/>
          <w:lang w:val="de-DE"/>
        </w:rPr>
        <w:t>Docker-Container</w:t>
      </w:r>
      <w:r>
        <w:rPr>
          <w:rFonts w:asciiTheme="minorHAnsi" w:hAnsiTheme="minorHAnsi" w:cstheme="minorBidi"/>
          <w:lang w:val="de-DE"/>
        </w:rPr>
        <w:t xml:space="preserve"> betrieben. Diese Containerlösung ermöglicht eine isolierte, standardisierte und leicht wartbare Ausführung der Portal-Anwendung.</w:t>
      </w:r>
    </w:p>
    <w:p w14:paraId="304DC0BF" w14:textId="77777777" w:rsidR="00C243E0" w:rsidRPr="00B37555" w:rsidRDefault="00C243E0" w:rsidP="00C243E0">
      <w:pPr>
        <w:rPr>
          <w:rFonts w:asciiTheme="minorHAnsi" w:hAnsiTheme="minorHAnsi" w:cstheme="minorBidi"/>
          <w:lang w:val="de-DE"/>
        </w:rPr>
      </w:pPr>
      <w:r>
        <w:rPr>
          <w:rFonts w:asciiTheme="minorHAnsi" w:hAnsiTheme="minorHAnsi" w:cstheme="minorBidi"/>
          <w:b/>
          <w:bCs/>
          <w:lang w:val="de-DE"/>
        </w:rPr>
        <w:t>Softwareaktualisierungen</w:t>
      </w:r>
      <w:r>
        <w:rPr>
          <w:rFonts w:asciiTheme="minorHAnsi" w:hAnsiTheme="minorHAnsi" w:cstheme="minorBidi"/>
          <w:lang w:val="de-DE"/>
        </w:rPr>
        <w:t xml:space="preserve"> des Portals können automatisiert erfolgen. Hierfür wird die Update-Funktion von </w:t>
      </w:r>
      <w:r>
        <w:rPr>
          <w:rFonts w:asciiTheme="minorHAnsi" w:hAnsiTheme="minorHAnsi" w:cstheme="minorBidi"/>
          <w:b/>
          <w:bCs/>
          <w:lang w:val="de-DE"/>
        </w:rPr>
        <w:t>Nomad Connect</w:t>
      </w:r>
      <w:r>
        <w:rPr>
          <w:rFonts w:asciiTheme="minorHAnsi" w:hAnsiTheme="minorHAnsi" w:cstheme="minorBidi"/>
          <w:lang w:val="de-DE"/>
        </w:rPr>
        <w:t xml:space="preserve"> genutzt, die es erlaubt, neue Portal-Versionen ohne manuelles Eingreifen auf die Flotte auszurollen. Zum Zeitpunkt der Planung war jedoch noch kein fixes </w:t>
      </w:r>
      <w:r>
        <w:rPr>
          <w:rFonts w:asciiTheme="minorHAnsi" w:hAnsiTheme="minorHAnsi" w:cstheme="minorBidi"/>
          <w:b/>
          <w:bCs/>
          <w:lang w:val="de-DE"/>
        </w:rPr>
        <w:t>Wartungszeitfenster</w:t>
      </w:r>
      <w:r>
        <w:rPr>
          <w:rFonts w:asciiTheme="minorHAnsi" w:hAnsiTheme="minorHAnsi" w:cstheme="minorBidi"/>
          <w:lang w:val="de-DE"/>
        </w:rPr>
        <w:t xml:space="preserve"> mit der </w:t>
      </w:r>
      <w:r>
        <w:rPr>
          <w:rFonts w:asciiTheme="minorHAnsi" w:hAnsiTheme="minorHAnsi" w:cstheme="minorBidi"/>
          <w:b/>
          <w:bCs/>
          <w:lang w:val="de-DE"/>
        </w:rPr>
        <w:t>ÖBB</w:t>
      </w:r>
      <w:r>
        <w:rPr>
          <w:rFonts w:asciiTheme="minorHAnsi" w:hAnsiTheme="minorHAnsi" w:cstheme="minorBidi"/>
          <w:lang w:val="de-DE"/>
        </w:rPr>
        <w:t xml:space="preserve"> definiert. Eine solche zeitliche Einschränkung für Updates kann bei Bedarf in Abstimmung mit Nomad individuell konfiguriert werden.</w:t>
      </w:r>
    </w:p>
    <w:p w14:paraId="31E82F90" w14:textId="77777777" w:rsidR="00C243E0" w:rsidRDefault="00C243E0" w:rsidP="00C243E0">
      <w:pPr>
        <w:rPr>
          <w:rFonts w:asciiTheme="minorHAnsi" w:hAnsiTheme="minorHAnsi" w:cstheme="minorBidi"/>
          <w:lang w:val="de-DE"/>
        </w:rPr>
      </w:pPr>
      <w:r>
        <w:rPr>
          <w:rFonts w:asciiTheme="minorHAnsi" w:hAnsiTheme="minorHAnsi" w:cstheme="minorBidi"/>
          <w:lang w:val="de-DE"/>
        </w:rPr>
        <w:lastRenderedPageBreak/>
        <w:t xml:space="preserve">Sobald ein neues </w:t>
      </w:r>
      <w:r>
        <w:rPr>
          <w:rFonts w:asciiTheme="minorHAnsi" w:hAnsiTheme="minorHAnsi" w:cstheme="minorBidi"/>
          <w:b/>
          <w:bCs/>
          <w:lang w:val="de-DE"/>
        </w:rPr>
        <w:t>Image</w:t>
      </w:r>
      <w:r>
        <w:rPr>
          <w:rFonts w:asciiTheme="minorHAnsi" w:hAnsiTheme="minorHAnsi" w:cstheme="minorBidi"/>
          <w:lang w:val="de-DE"/>
        </w:rPr>
        <w:t xml:space="preserve"> für das Portal bereitgestellt wird, wird daraus automatisch ein neuer Container erzeugt und gestartet. Damit ist sichergestellt, dass stets die aktuelle Version aktiv ist – ohne zusätzliche Installationsschritte vor Ort.</w:t>
      </w:r>
    </w:p>
    <w:p w14:paraId="3375686D" w14:textId="77777777" w:rsidR="00C243E0" w:rsidRPr="00B37555" w:rsidRDefault="00C243E0" w:rsidP="00C243E0">
      <w:pPr>
        <w:rPr>
          <w:rFonts w:asciiTheme="minorHAnsi" w:hAnsiTheme="minorHAnsi" w:cstheme="minorBidi"/>
          <w:lang w:val="de-DE"/>
        </w:rPr>
      </w:pPr>
      <w:r>
        <w:rPr>
          <w:rFonts w:asciiTheme="minorHAnsi" w:hAnsiTheme="minorHAnsi" w:cstheme="minorBidi"/>
          <w:lang w:val="de-DE"/>
        </w:rPr>
        <w:t xml:space="preserve">Zur Kontrolle des Betriebs verwendet </w:t>
      </w:r>
      <w:r>
        <w:rPr>
          <w:rFonts w:asciiTheme="minorHAnsi" w:hAnsiTheme="minorHAnsi" w:cstheme="minorBidi"/>
          <w:b/>
          <w:bCs/>
          <w:lang w:val="de-DE"/>
        </w:rPr>
        <w:t>Nomad</w:t>
      </w:r>
      <w:r>
        <w:rPr>
          <w:rFonts w:asciiTheme="minorHAnsi" w:hAnsiTheme="minorHAnsi" w:cstheme="minorBidi"/>
          <w:lang w:val="de-DE"/>
        </w:rPr>
        <w:t xml:space="preserve"> die integrierte </w:t>
      </w:r>
      <w:r>
        <w:rPr>
          <w:rFonts w:asciiTheme="minorHAnsi" w:hAnsiTheme="minorHAnsi" w:cstheme="minorBidi"/>
          <w:b/>
          <w:bCs/>
          <w:lang w:val="de-DE"/>
        </w:rPr>
        <w:t>Healthcheck-Funktionalität von Docker</w:t>
      </w:r>
      <w:r>
        <w:rPr>
          <w:rFonts w:asciiTheme="minorHAnsi" w:hAnsiTheme="minorHAnsi" w:cstheme="minorBidi"/>
          <w:lang w:val="de-DE"/>
        </w:rPr>
        <w:t xml:space="preserve">, um regelmäßig zu prüfen, ob das Portal im Fahrzeug ordnungsgemäß erreichbar ist. Die Ergebnisse dieser Überprüfungen werden im </w:t>
      </w:r>
      <w:r>
        <w:rPr>
          <w:rFonts w:asciiTheme="minorHAnsi" w:hAnsiTheme="minorHAnsi" w:cstheme="minorBidi"/>
          <w:b/>
          <w:bCs/>
          <w:lang w:val="de-DE"/>
        </w:rPr>
        <w:t>Network Management System (NMS)</w:t>
      </w:r>
      <w:r>
        <w:rPr>
          <w:rFonts w:asciiTheme="minorHAnsi" w:hAnsiTheme="minorHAnsi" w:cstheme="minorBidi"/>
          <w:lang w:val="de-DE"/>
        </w:rPr>
        <w:t xml:space="preserve"> angezeigt und ermöglichen eine zeitnahe Diagnose bei Ausfällen oder Störungen.</w:t>
      </w:r>
    </w:p>
    <w:p w14:paraId="3A33F185" w14:textId="77777777" w:rsidR="00C243E0" w:rsidRPr="00B37555" w:rsidRDefault="00C243E0" w:rsidP="00C243E0">
      <w:pPr>
        <w:rPr>
          <w:rFonts w:asciiTheme="minorHAnsi" w:hAnsiTheme="minorHAnsi" w:cstheme="minorBidi"/>
          <w:lang w:val="de-DE"/>
        </w:rPr>
      </w:pPr>
      <w:r>
        <w:rPr>
          <w:rFonts w:asciiTheme="minorHAnsi" w:hAnsiTheme="minorHAnsi" w:cstheme="minorBidi"/>
          <w:lang w:val="de-DE"/>
        </w:rPr>
        <w:t xml:space="preserve">Darüber hinaus wird das Portal durch den </w:t>
      </w:r>
      <w:r>
        <w:rPr>
          <w:rFonts w:asciiTheme="minorHAnsi" w:hAnsiTheme="minorHAnsi" w:cstheme="minorBidi"/>
          <w:b/>
          <w:bCs/>
          <w:lang w:val="de-DE"/>
        </w:rPr>
        <w:t>Rollout Manager</w:t>
      </w:r>
      <w:r>
        <w:rPr>
          <w:rFonts w:asciiTheme="minorHAnsi" w:hAnsiTheme="minorHAnsi" w:cstheme="minorBidi"/>
          <w:lang w:val="de-DE"/>
        </w:rPr>
        <w:t xml:space="preserve"> überwacht. Dieser liefert eine zentrale Übersicht über wichtige Zustandsinformationen, wie zum Beispiel:</w:t>
      </w:r>
    </w:p>
    <w:p w14:paraId="75C53F93" w14:textId="77777777" w:rsidR="00C243E0" w:rsidRPr="00B37555" w:rsidRDefault="00C243E0">
      <w:pPr>
        <w:numPr>
          <w:ilvl w:val="0"/>
          <w:numId w:val="8"/>
        </w:numPr>
        <w:rPr>
          <w:rFonts w:asciiTheme="minorHAnsi" w:hAnsiTheme="minorHAnsi" w:cstheme="minorBidi"/>
          <w:lang w:val="de-DE"/>
        </w:rPr>
      </w:pPr>
      <w:r>
        <w:rPr>
          <w:rFonts w:asciiTheme="minorHAnsi" w:hAnsiTheme="minorHAnsi" w:cstheme="minorBidi"/>
          <w:lang w:val="de-DE"/>
        </w:rPr>
        <w:t>Die aktuell eingesetzte Softwareversion,</w:t>
      </w:r>
    </w:p>
    <w:p w14:paraId="2B24D673" w14:textId="77777777" w:rsidR="00C243E0" w:rsidRPr="00B37555" w:rsidRDefault="00C243E0">
      <w:pPr>
        <w:numPr>
          <w:ilvl w:val="0"/>
          <w:numId w:val="8"/>
        </w:numPr>
        <w:rPr>
          <w:rFonts w:asciiTheme="minorHAnsi" w:hAnsiTheme="minorHAnsi" w:cstheme="minorBidi"/>
          <w:lang w:val="de-DE"/>
        </w:rPr>
      </w:pPr>
      <w:r>
        <w:rPr>
          <w:rFonts w:asciiTheme="minorHAnsi" w:hAnsiTheme="minorHAnsi" w:cstheme="minorBidi"/>
          <w:lang w:val="de-DE"/>
        </w:rPr>
        <w:t>Den Synchronisationsstatus mit dem Backend,</w:t>
      </w:r>
    </w:p>
    <w:p w14:paraId="3F43D0EB" w14:textId="77777777" w:rsidR="00C243E0" w:rsidRPr="00B37555" w:rsidRDefault="00C243E0">
      <w:pPr>
        <w:numPr>
          <w:ilvl w:val="0"/>
          <w:numId w:val="8"/>
        </w:numPr>
        <w:rPr>
          <w:rFonts w:asciiTheme="minorHAnsi" w:hAnsiTheme="minorHAnsi" w:cstheme="minorBidi"/>
          <w:lang w:val="de-DE"/>
        </w:rPr>
      </w:pPr>
      <w:r>
        <w:rPr>
          <w:rFonts w:asciiTheme="minorHAnsi" w:hAnsiTheme="minorHAnsi" w:cstheme="minorBidi"/>
          <w:lang w:val="de-DE"/>
        </w:rPr>
        <w:t>sowie weitere Betriebsdaten.</w:t>
      </w:r>
    </w:p>
    <w:p w14:paraId="0F199505" w14:textId="27B2AABA" w:rsidR="00C243E0" w:rsidRDefault="00C243E0" w:rsidP="00C243E0">
      <w:pPr>
        <w:spacing w:before="0" w:after="0"/>
        <w:textAlignment w:val="baseline"/>
        <w:rPr>
          <w:rFonts w:eastAsia="Times New Roman" w:cs="Calibri"/>
          <w:szCs w:val="22"/>
          <w:lang w:eastAsia="en-GB"/>
        </w:rPr>
      </w:pPr>
      <w:r>
        <w:rPr>
          <w:rFonts w:asciiTheme="minorHAnsi" w:hAnsiTheme="minorHAnsi" w:cstheme="minorBidi"/>
          <w:lang w:val="de-DE"/>
        </w:rPr>
        <w:t>Diese Informationen entsprechen dem etablierten Monitoring-Standard, der bereits bei anderen Nah- und Fernverkehrsflotten im Einsatz ist</w:t>
      </w:r>
      <w:r>
        <w:rPr>
          <w:rFonts w:eastAsia="Times New Roman" w:cs="Calibri"/>
          <w:szCs w:val="22"/>
          <w:lang w:eastAsia="en-GB"/>
        </w:rPr>
        <w:t>. </w:t>
      </w:r>
    </w:p>
    <w:p w14:paraId="0D106679" w14:textId="77777777" w:rsidR="00C243E0" w:rsidRPr="00C243E0" w:rsidRDefault="00C243E0" w:rsidP="00C243E0">
      <w:pPr>
        <w:spacing w:before="0" w:after="0"/>
        <w:textAlignment w:val="baseline"/>
        <w:rPr>
          <w:rFonts w:eastAsia="Times New Roman" w:cs="Calibri"/>
          <w:szCs w:val="22"/>
          <w:lang w:eastAsia="en-GB"/>
        </w:rPr>
      </w:pPr>
    </w:p>
    <w:p w14:paraId="62A6B4FD" w14:textId="77777777" w:rsidR="00C243E0" w:rsidRPr="00C243E0" w:rsidRDefault="00C243E0" w:rsidP="00C243E0">
      <w:pPr>
        <w:spacing w:before="0" w:after="0"/>
        <w:textAlignment w:val="baseline"/>
        <w:rPr>
          <w:rFonts w:eastAsia="Times New Roman" w:cs="Calibri"/>
          <w:szCs w:val="22"/>
          <w:lang w:eastAsia="en-GB"/>
        </w:rPr>
      </w:pPr>
      <w:r>
        <w:rPr>
          <w:rFonts w:eastAsia="Times New Roman" w:cs="Calibri"/>
          <w:szCs w:val="22"/>
          <w:lang w:eastAsia="en-GB"/>
        </w:rPr>
        <w:t>Das Portal wird mittels Rolloutmanager und NMS überwacht. </w:t>
      </w:r>
    </w:p>
    <w:p w14:paraId="78E93A8B" w14:textId="77777777" w:rsidR="00C243E0" w:rsidRDefault="00C243E0" w:rsidP="00C243E0">
      <w:pPr>
        <w:spacing w:before="0" w:after="0"/>
        <w:textAlignment w:val="baseline"/>
        <w:rPr>
          <w:rFonts w:eastAsia="Times New Roman" w:cs="Calibri"/>
          <w:szCs w:val="22"/>
          <w:lang w:eastAsia="en-GB"/>
        </w:rPr>
      </w:pPr>
    </w:p>
    <w:p w14:paraId="307A4379" w14:textId="42D4CDD5" w:rsidR="00C243E0" w:rsidRPr="00C243E0" w:rsidRDefault="00C243E0" w:rsidP="00C243E0">
      <w:pPr>
        <w:spacing w:before="0" w:after="0"/>
        <w:textAlignment w:val="baseline"/>
        <w:rPr>
          <w:rFonts w:eastAsia="Times New Roman" w:cs="Calibri"/>
          <w:szCs w:val="22"/>
          <w:lang w:eastAsia="en-GB"/>
        </w:rPr>
      </w:pPr>
      <w:r>
        <w:rPr>
          <w:rFonts w:eastAsia="Times New Roman" w:cs="Calibri"/>
          <w:szCs w:val="22"/>
          <w:lang w:eastAsia="en-GB"/>
        </w:rPr>
        <w:t>Die Informationen bezüglich des Synchronisationsstatus, der zurzeit eingesetzten Version werden im Rolloutmanager angezeigt. </w:t>
      </w:r>
    </w:p>
    <w:p w14:paraId="5D7B5292" w14:textId="31E13BAB" w:rsidR="00C243E0" w:rsidRPr="00C243E0" w:rsidRDefault="00C243E0" w:rsidP="00C243E0">
      <w:pPr>
        <w:spacing w:before="0" w:after="0"/>
        <w:textAlignment w:val="baseline"/>
        <w:rPr>
          <w:rFonts w:eastAsia="Times New Roman" w:cs="Calibri"/>
          <w:szCs w:val="22"/>
          <w:lang w:val="en-GB" w:eastAsia="en-GB"/>
        </w:rPr>
      </w:pPr>
      <w:r>
        <w:rPr>
          <w:rFonts w:eastAsia="Times New Roman" w:cs="Calibri"/>
          <w:noProof/>
          <w:szCs w:val="22"/>
          <w:lang w:val="en-GB" w:eastAsia="en-GB"/>
        </w:rPr>
        <w:drawing>
          <wp:inline distT="0" distB="0" distL="0" distR="0" wp14:anchorId="2128861E" wp14:editId="460E690F">
            <wp:extent cx="5940425" cy="716915"/>
            <wp:effectExtent l="0" t="0" r="3175" b="6985"/>
            <wp:docPr id="16891088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0425" cy="716915"/>
                    </a:xfrm>
                    <a:prstGeom prst="rect">
                      <a:avLst/>
                    </a:prstGeom>
                    <a:noFill/>
                    <a:ln>
                      <a:noFill/>
                    </a:ln>
                  </pic:spPr>
                </pic:pic>
              </a:graphicData>
            </a:graphic>
          </wp:inline>
        </w:drawing>
      </w:r>
      <w:r>
        <w:rPr>
          <w:rFonts w:eastAsia="Times New Roman" w:cs="Calibri"/>
          <w:szCs w:val="22"/>
          <w:lang w:val="en-GB" w:eastAsia="en-GB"/>
        </w:rPr>
        <w:t> </w:t>
      </w:r>
    </w:p>
    <w:p w14:paraId="5F1B8E2B" w14:textId="77777777" w:rsidR="00C243E0" w:rsidRPr="00C243E0" w:rsidRDefault="00C243E0" w:rsidP="00C243E0">
      <w:pPr>
        <w:spacing w:before="0" w:after="0"/>
        <w:textAlignment w:val="baseline"/>
        <w:rPr>
          <w:rFonts w:eastAsia="Times New Roman" w:cs="Calibri"/>
          <w:szCs w:val="22"/>
          <w:lang w:val="en-GB" w:eastAsia="en-GB"/>
        </w:rPr>
      </w:pPr>
      <w:r>
        <w:rPr>
          <w:rFonts w:eastAsia="Times New Roman" w:cs="Calibri"/>
          <w:szCs w:val="22"/>
          <w:lang w:eastAsia="en-GB"/>
        </w:rPr>
        <w:t> </w:t>
      </w:r>
      <w:r>
        <w:rPr>
          <w:rFonts w:eastAsia="Times New Roman" w:cs="Calibri"/>
          <w:szCs w:val="22"/>
          <w:lang w:val="en-GB" w:eastAsia="en-GB"/>
        </w:rPr>
        <w:t> </w:t>
      </w:r>
    </w:p>
    <w:p w14:paraId="3F29ED60" w14:textId="1C628EC5" w:rsidR="00C243E0" w:rsidRPr="00C243E0" w:rsidRDefault="00C243E0" w:rsidP="00C243E0">
      <w:pPr>
        <w:pStyle w:val="Heading3"/>
        <w:rPr>
          <w:lang w:eastAsia="en-GB"/>
        </w:rPr>
      </w:pPr>
      <w:r>
        <w:rPr>
          <w:lang w:eastAsia="en-GB"/>
        </w:rPr>
        <w:t> </w:t>
      </w:r>
      <w:bookmarkStart w:id="15" w:name="_Toc229775449"/>
      <w:r>
        <w:rPr>
          <w:lang w:eastAsia="en-GB"/>
        </w:rPr>
        <w:t>Portal Lite (solange das RDC nicht verfügbar ist)</w:t>
      </w:r>
      <w:bookmarkEnd w:id="15"/>
    </w:p>
    <w:p w14:paraId="468448FA" w14:textId="77777777" w:rsidR="00C243E0" w:rsidRDefault="00C243E0" w:rsidP="00C243E0">
      <w:pPr>
        <w:spacing w:before="0" w:after="0"/>
        <w:textAlignment w:val="baseline"/>
        <w:rPr>
          <w:rFonts w:eastAsia="Times New Roman" w:cs="Calibri"/>
          <w:szCs w:val="22"/>
          <w:lang w:eastAsia="en-GB"/>
        </w:rPr>
      </w:pPr>
      <w:r>
        <w:rPr>
          <w:rFonts w:eastAsia="Times New Roman" w:cs="Calibri"/>
          <w:szCs w:val="22"/>
          <w:lang w:eastAsia="en-GB"/>
        </w:rPr>
        <w:t>Die Portal Lite-Lösung ist für Betreiber gedacht, die eine einfache Lösung an Bord benötigen, die Borddienste einführt und es den Passagieren ermöglicht, die Allgemeinen Geschäftsbedingungen für die WLAN-Nutzung zu akzeptieren, bevor sie eine Verbindung herstellen. </w:t>
      </w:r>
    </w:p>
    <w:p w14:paraId="365AC7E1" w14:textId="77777777" w:rsidR="00C243E0" w:rsidRPr="00C243E0" w:rsidRDefault="00C243E0" w:rsidP="00C243E0">
      <w:pPr>
        <w:spacing w:before="0" w:after="0"/>
        <w:textAlignment w:val="baseline"/>
        <w:rPr>
          <w:rFonts w:eastAsia="Times New Roman" w:cs="Calibri"/>
          <w:szCs w:val="22"/>
          <w:lang w:eastAsia="en-GB"/>
        </w:rPr>
      </w:pPr>
    </w:p>
    <w:p w14:paraId="5BF07523" w14:textId="77777777" w:rsidR="00C243E0" w:rsidRPr="00C243E0" w:rsidRDefault="00C243E0">
      <w:pPr>
        <w:numPr>
          <w:ilvl w:val="0"/>
          <w:numId w:val="14"/>
        </w:numPr>
        <w:spacing w:before="0" w:after="0"/>
        <w:textAlignment w:val="baseline"/>
        <w:rPr>
          <w:rFonts w:eastAsia="Times New Roman" w:cs="Calibri"/>
          <w:szCs w:val="22"/>
          <w:lang w:val="en-GB" w:eastAsia="en-GB"/>
        </w:rPr>
      </w:pPr>
      <w:r>
        <w:rPr>
          <w:rFonts w:eastAsia="Times New Roman" w:cs="Calibri"/>
          <w:szCs w:val="22"/>
          <w:lang w:eastAsia="en-GB"/>
        </w:rPr>
        <w:t>Captive Portal-Funktionalität  </w:t>
      </w:r>
      <w:r>
        <w:rPr>
          <w:rFonts w:eastAsia="Times New Roman" w:cs="Calibri"/>
          <w:szCs w:val="22"/>
          <w:lang w:val="en-GB" w:eastAsia="en-GB"/>
        </w:rPr>
        <w:t> </w:t>
      </w:r>
    </w:p>
    <w:p w14:paraId="32CAA325" w14:textId="77777777" w:rsidR="00C243E0" w:rsidRPr="00C243E0" w:rsidRDefault="00C243E0">
      <w:pPr>
        <w:numPr>
          <w:ilvl w:val="0"/>
          <w:numId w:val="15"/>
        </w:numPr>
        <w:spacing w:before="0" w:after="0"/>
        <w:textAlignment w:val="baseline"/>
        <w:rPr>
          <w:rFonts w:eastAsia="Times New Roman" w:cs="Calibri"/>
          <w:szCs w:val="22"/>
          <w:lang w:val="en-GB" w:eastAsia="en-GB"/>
        </w:rPr>
      </w:pPr>
      <w:r>
        <w:rPr>
          <w:rFonts w:eastAsia="Times New Roman" w:cs="Calibri"/>
          <w:szCs w:val="22"/>
          <w:lang w:eastAsia="en-GB"/>
        </w:rPr>
        <w:t>Nomad Digital verwaltetes CMS mit vorgefertigter Auswahl an "Inhaltsblöcken" (eng. "content blocks") zum flexiblen Erstellen von Seiten </w:t>
      </w:r>
      <w:r>
        <w:rPr>
          <w:rFonts w:eastAsia="Times New Roman" w:cs="Calibri"/>
          <w:szCs w:val="22"/>
          <w:lang w:val="en-GB" w:eastAsia="en-GB"/>
        </w:rPr>
        <w:t> </w:t>
      </w:r>
    </w:p>
    <w:p w14:paraId="22E19DB5" w14:textId="77777777" w:rsidR="00C243E0" w:rsidRPr="00C243E0" w:rsidRDefault="00C243E0">
      <w:pPr>
        <w:numPr>
          <w:ilvl w:val="0"/>
          <w:numId w:val="16"/>
        </w:numPr>
        <w:spacing w:before="0" w:after="0"/>
        <w:textAlignment w:val="baseline"/>
        <w:rPr>
          <w:rFonts w:eastAsia="Times New Roman" w:cs="Calibri"/>
          <w:szCs w:val="22"/>
          <w:lang w:eastAsia="en-GB"/>
        </w:rPr>
      </w:pPr>
      <w:r>
        <w:rPr>
          <w:rFonts w:eastAsia="Times New Roman" w:cs="Calibri"/>
          <w:szCs w:val="22"/>
          <w:lang w:eastAsia="en-GB"/>
        </w:rPr>
        <w:t>Grundlegende Benutzerauthentifizierung (eng. Basic User Authentication)  </w:t>
      </w:r>
    </w:p>
    <w:p w14:paraId="446BE55F" w14:textId="77777777" w:rsidR="00C243E0" w:rsidRPr="00C243E0" w:rsidRDefault="00C243E0">
      <w:pPr>
        <w:numPr>
          <w:ilvl w:val="0"/>
          <w:numId w:val="17"/>
        </w:numPr>
        <w:spacing w:before="0" w:after="0"/>
        <w:textAlignment w:val="baseline"/>
        <w:rPr>
          <w:rFonts w:eastAsia="Times New Roman" w:cs="Calibri"/>
          <w:szCs w:val="22"/>
          <w:lang w:eastAsia="en-GB"/>
        </w:rPr>
      </w:pPr>
      <w:r>
        <w:rPr>
          <w:rFonts w:eastAsia="Times New Roman" w:cs="Calibri"/>
          <w:szCs w:val="22"/>
          <w:lang w:eastAsia="en-GB"/>
        </w:rPr>
        <w:t>Bis zu 5 statische Seiten, die Borddienste vorstellen  </w:t>
      </w:r>
    </w:p>
    <w:p w14:paraId="7A4B4553" w14:textId="77777777" w:rsidR="00C243E0" w:rsidRPr="00C243E0" w:rsidRDefault="00C243E0">
      <w:pPr>
        <w:numPr>
          <w:ilvl w:val="0"/>
          <w:numId w:val="18"/>
        </w:numPr>
        <w:spacing w:before="0" w:after="0"/>
        <w:textAlignment w:val="baseline"/>
        <w:rPr>
          <w:rFonts w:eastAsia="Times New Roman" w:cs="Calibri"/>
          <w:szCs w:val="22"/>
          <w:lang w:eastAsia="en-GB"/>
        </w:rPr>
      </w:pPr>
      <w:r>
        <w:rPr>
          <w:rFonts w:eastAsia="Times New Roman" w:cs="Calibri"/>
          <w:szCs w:val="22"/>
          <w:lang w:eastAsia="en-GB"/>
        </w:rPr>
        <w:t>Wählen Sie aus 3 vollständig reaktionsschnellen Nomad-Designvorlagen aus, um schnell einsatzbereit zu sein. Flexible Designvorlagen mit Platz für Ihre eigene Marke – Logo, Schriftart und bis zu drei Markenfarben </w:t>
      </w:r>
    </w:p>
    <w:p w14:paraId="34AF7CDC" w14:textId="77777777" w:rsidR="00C243E0" w:rsidRPr="00C243E0" w:rsidRDefault="00C243E0" w:rsidP="00C243E0">
      <w:pPr>
        <w:spacing w:before="0" w:after="0"/>
        <w:textAlignment w:val="baseline"/>
        <w:rPr>
          <w:rFonts w:eastAsia="Times New Roman" w:cs="Calibri"/>
          <w:szCs w:val="22"/>
          <w:lang w:eastAsia="en-GB"/>
        </w:rPr>
      </w:pPr>
      <w:r>
        <w:rPr>
          <w:rFonts w:eastAsia="Times New Roman" w:cs="Calibri"/>
          <w:szCs w:val="22"/>
          <w:lang w:eastAsia="en-GB"/>
        </w:rPr>
        <w:t> </w:t>
      </w:r>
    </w:p>
    <w:p w14:paraId="4B55D991" w14:textId="77777777" w:rsidR="00C243E0" w:rsidRPr="00C243E0" w:rsidRDefault="00C243E0" w:rsidP="00C243E0">
      <w:pPr>
        <w:spacing w:before="0" w:after="0"/>
        <w:textAlignment w:val="baseline"/>
        <w:rPr>
          <w:rFonts w:eastAsia="Times New Roman" w:cs="Calibri"/>
          <w:szCs w:val="22"/>
          <w:lang w:eastAsia="en-GB"/>
        </w:rPr>
      </w:pPr>
      <w:r>
        <w:rPr>
          <w:rFonts w:eastAsia="Times New Roman" w:cs="Calibri"/>
          <w:szCs w:val="22"/>
          <w:lang w:eastAsia="en-GB"/>
        </w:rPr>
        <w:t>Die Migration auf das „Engage“ Portal mit vollem Funktionsumfang (sofern die Hardware dies zulässt) ist einfach und kann auf Wunsch, bzw. wenn zusätzliche Funktionen benötigt werden, erfolgen. </w:t>
      </w:r>
    </w:p>
    <w:p w14:paraId="37885AC1" w14:textId="77777777" w:rsidR="00C243E0" w:rsidRPr="00C243E0" w:rsidRDefault="00C243E0" w:rsidP="00C243E0">
      <w:pPr>
        <w:spacing w:before="0" w:after="0"/>
        <w:textAlignment w:val="baseline"/>
        <w:rPr>
          <w:rFonts w:eastAsia="Times New Roman" w:cs="Calibri"/>
          <w:szCs w:val="22"/>
          <w:lang w:eastAsia="en-GB"/>
        </w:rPr>
      </w:pPr>
      <w:r>
        <w:rPr>
          <w:rFonts w:eastAsia="Times New Roman" w:cs="Calibri"/>
          <w:szCs w:val="22"/>
          <w:lang w:eastAsia="en-GB"/>
        </w:rPr>
        <w:lastRenderedPageBreak/>
        <w:t> </w:t>
      </w:r>
    </w:p>
    <w:p w14:paraId="050E781B" w14:textId="77777777" w:rsidR="00C243E0" w:rsidRPr="00C243E0" w:rsidRDefault="00C243E0" w:rsidP="00C243E0">
      <w:pPr>
        <w:spacing w:before="0" w:after="0"/>
        <w:textAlignment w:val="baseline"/>
        <w:rPr>
          <w:rFonts w:eastAsia="Times New Roman" w:cs="Calibri"/>
          <w:szCs w:val="22"/>
          <w:lang w:eastAsia="en-GB"/>
        </w:rPr>
      </w:pPr>
      <w:r>
        <w:rPr>
          <w:rFonts w:eastAsia="Times New Roman" w:cs="Calibri"/>
          <w:szCs w:val="22"/>
          <w:lang w:eastAsia="en-GB"/>
        </w:rPr>
        <w:t> </w:t>
      </w:r>
    </w:p>
    <w:p w14:paraId="17225D0E" w14:textId="59562065" w:rsidR="00C243E0" w:rsidRPr="00C243E0" w:rsidRDefault="00C243E0" w:rsidP="00C243E0">
      <w:pPr>
        <w:spacing w:before="0" w:after="0"/>
        <w:textAlignment w:val="baseline"/>
        <w:rPr>
          <w:rFonts w:eastAsia="Times New Roman" w:cs="Calibri"/>
          <w:szCs w:val="22"/>
          <w:lang w:eastAsia="en-GB"/>
        </w:rPr>
      </w:pPr>
      <w:r>
        <w:rPr>
          <w:rFonts w:eastAsia="Times New Roman" w:cs="Calibri"/>
          <w:noProof/>
          <w:szCs w:val="22"/>
          <w:lang w:val="en-GB" w:eastAsia="en-GB"/>
        </w:rPr>
        <w:drawing>
          <wp:inline distT="0" distB="0" distL="0" distR="0" wp14:anchorId="2AADFCEC" wp14:editId="7D58AF50">
            <wp:extent cx="1225550" cy="2552700"/>
            <wp:effectExtent l="0" t="0" r="0" b="0"/>
            <wp:docPr id="1120352785" name="Picture 12" descr="A screen shot of a cell pho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52785" name="Picture 12" descr="A screen shot of a cell phone  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25550" cy="2552700"/>
                    </a:xfrm>
                    <a:prstGeom prst="rect">
                      <a:avLst/>
                    </a:prstGeom>
                    <a:noFill/>
                    <a:ln>
                      <a:noFill/>
                    </a:ln>
                  </pic:spPr>
                </pic:pic>
              </a:graphicData>
            </a:graphic>
          </wp:inline>
        </w:drawing>
      </w:r>
      <w:r>
        <w:rPr>
          <w:rFonts w:eastAsia="Times New Roman" w:cs="Calibri"/>
          <w:noProof/>
          <w:szCs w:val="22"/>
          <w:lang w:val="en-GB" w:eastAsia="en-GB"/>
        </w:rPr>
        <w:drawing>
          <wp:inline distT="0" distB="0" distL="0" distR="0" wp14:anchorId="6FCCC345" wp14:editId="4E4A8088">
            <wp:extent cx="1225550" cy="2571750"/>
            <wp:effectExtent l="0" t="0" r="0" b="0"/>
            <wp:docPr id="1360021523" name="Picture 11" descr="A black cell phone with red and white tex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21523" name="Picture 11" descr="A black cell phone with red and white text  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25550" cy="2571750"/>
                    </a:xfrm>
                    <a:prstGeom prst="rect">
                      <a:avLst/>
                    </a:prstGeom>
                    <a:noFill/>
                    <a:ln>
                      <a:noFill/>
                    </a:ln>
                  </pic:spPr>
                </pic:pic>
              </a:graphicData>
            </a:graphic>
          </wp:inline>
        </w:drawing>
      </w:r>
      <w:r>
        <w:rPr>
          <w:rFonts w:eastAsia="Times New Roman" w:cs="Calibri"/>
          <w:noProof/>
          <w:szCs w:val="22"/>
          <w:lang w:val="en-GB" w:eastAsia="en-GB"/>
        </w:rPr>
        <w:drawing>
          <wp:inline distT="0" distB="0" distL="0" distR="0" wp14:anchorId="1D6C3098" wp14:editId="1B31AD9C">
            <wp:extent cx="1225550" cy="2533650"/>
            <wp:effectExtent l="0" t="0" r="0" b="0"/>
            <wp:docPr id="365226920" name="Picture 10" descr="A screenshot of a cell pho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26920" name="Picture 10" descr="A screenshot of a cell phone  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25550" cy="2533650"/>
                    </a:xfrm>
                    <a:prstGeom prst="rect">
                      <a:avLst/>
                    </a:prstGeom>
                    <a:noFill/>
                    <a:ln>
                      <a:noFill/>
                    </a:ln>
                  </pic:spPr>
                </pic:pic>
              </a:graphicData>
            </a:graphic>
          </wp:inline>
        </w:drawing>
      </w:r>
      <w:r>
        <w:rPr>
          <w:rFonts w:eastAsia="Times New Roman" w:cs="Calibri"/>
          <w:szCs w:val="22"/>
          <w:lang w:eastAsia="en-GB"/>
        </w:rPr>
        <w:t> </w:t>
      </w:r>
    </w:p>
    <w:p w14:paraId="1C58B33C" w14:textId="77777777" w:rsidR="00C243E0" w:rsidRPr="00C243E0" w:rsidRDefault="00C243E0" w:rsidP="00C243E0">
      <w:pPr>
        <w:spacing w:before="0" w:after="0"/>
        <w:textAlignment w:val="baseline"/>
        <w:rPr>
          <w:rFonts w:eastAsia="Times New Roman" w:cs="Calibri"/>
          <w:szCs w:val="22"/>
          <w:lang w:eastAsia="en-GB"/>
        </w:rPr>
      </w:pPr>
      <w:r>
        <w:rPr>
          <w:rFonts w:eastAsia="Times New Roman" w:cs="Calibri"/>
          <w:b/>
          <w:bCs/>
          <w:szCs w:val="22"/>
          <w:lang w:eastAsia="en-GB"/>
        </w:rPr>
        <w:t>Abbildung: Nomad-Designvorlagen (Beispiel)</w:t>
      </w:r>
      <w:r>
        <w:rPr>
          <w:rFonts w:eastAsia="Times New Roman" w:cs="Calibri"/>
          <w:szCs w:val="22"/>
          <w:lang w:eastAsia="en-GB"/>
        </w:rPr>
        <w:t> </w:t>
      </w:r>
    </w:p>
    <w:p w14:paraId="13131419" w14:textId="77777777" w:rsidR="0036318C" w:rsidRDefault="00D45FC0">
      <w:pPr>
        <w:pStyle w:val="Heading2"/>
      </w:pPr>
      <w:bookmarkStart w:id="16" w:name="_Toc229775450"/>
      <w:r>
        <w:t>Auto-Login (Captive Portal)</w:t>
      </w:r>
      <w:bookmarkEnd w:id="16"/>
    </w:p>
    <w:p w14:paraId="5DF6D13B" w14:textId="77777777" w:rsidR="0036318C" w:rsidRDefault="00D45FC0">
      <w:r>
        <w:t>Das Captive Portal erlaubt eine automatische Wiederanmeldung von Endgeräten innerhalb eines konfigurierbaren Zeitfensters nach der ersten erfolgreichen Anmeldung – flottenweit über alle Dosto-Neu-Züge hinweg. Dies steigert den Komfort für Pendler und Stammfahrgäste, ohne dass die Datenschutzanforderungen verletzt werden.</w:t>
      </w:r>
    </w:p>
    <w:p w14:paraId="60C5AF94" w14:textId="77777777" w:rsidR="0036318C" w:rsidRDefault="00D45FC0">
      <w:pPr>
        <w:pStyle w:val="Heading3"/>
      </w:pPr>
      <w:bookmarkStart w:id="17" w:name="_Toc229775451"/>
      <w:r>
        <w:t>Funktionsweise</w:t>
      </w:r>
      <w:bookmarkEnd w:id="17"/>
    </w:p>
    <w:p w14:paraId="1AEDB73B" w14:textId="77777777" w:rsidR="0036318C" w:rsidRDefault="00D45FC0">
      <w:r>
        <w:t>Nach einer ersten erfolgreichen Anmeldung am Captive Portal wird eine Einweg-Hash-Repräsentation (SHA-256) der MAC-Adresse des Endgerätes über eine kleine API im Customer Data Centre (CDC) abgelegt. Verbindet sich dasselbe Endgerät später erneut – sei es im gleichen Zug oder in einem anderen Zug der Flotte – fragt die CCU die API ab und prüft, ob der entsprechende MAC-Hash innerhalb des konfigurierten Zeitfensters bereits eine erfolgreiche Sitzung hatte. Wenn ja, wird automatisch eine Internet-Sitzung mit derselben Service-Klasse wie bei der Erstanmeldung eröffnet.</w:t>
      </w:r>
    </w:p>
    <w:p w14:paraId="2C9B0C94" w14:textId="77777777" w:rsidR="0036318C" w:rsidRDefault="00D45FC0">
      <w:pPr>
        <w:pStyle w:val="Heading3"/>
      </w:pPr>
      <w:bookmarkStart w:id="18" w:name="_Toc229775452"/>
      <w:r>
        <w:t>Datenschutz (DSGVO)</w:t>
      </w:r>
      <w:bookmarkEnd w:id="18"/>
    </w:p>
    <w:p w14:paraId="533E61CE" w14:textId="77777777" w:rsidR="0036318C" w:rsidRDefault="00D45FC0">
      <w:r>
        <w:t>Da die MAC-Adresse mittels eines kryptographisch sicheren, nicht umkehrbaren SHA-256-Hashs gespeichert wird, lassen sich einzelne Nutzer nicht aus den hinterlegten Daten identifizieren. Diese Daten gelten unter der EU-Datenschutz-Grundverordnung (DSGVO) als anonymisierte Daten und sind damit nicht personenbezogen im Sinne der Verordnung.</w:t>
      </w:r>
    </w:p>
    <w:p w14:paraId="1B3B0616" w14:textId="77777777" w:rsidR="0036318C" w:rsidRDefault="00D45FC0">
      <w:pPr>
        <w:pStyle w:val="Heading3"/>
      </w:pPr>
      <w:bookmarkStart w:id="19" w:name="_Toc229775453"/>
      <w:r>
        <w:t>Konfigurierbare Parameter</w:t>
      </w:r>
      <w:bookmarkEnd w:id="19"/>
    </w:p>
    <w:p w14:paraId="42654333" w14:textId="77777777" w:rsidR="0036318C" w:rsidRDefault="00D45FC0">
      <w:r>
        <w:t>Folgende Parameter können je Flotte angepasst werden:</w:t>
      </w:r>
    </w:p>
    <w:p w14:paraId="41CFC0C3" w14:textId="77777777" w:rsidR="0036318C" w:rsidRDefault="00D45FC0">
      <w:pPr>
        <w:pStyle w:val="ListParagraph"/>
        <w:numPr>
          <w:ilvl w:val="0"/>
          <w:numId w:val="1"/>
        </w:numPr>
      </w:pPr>
      <w:r>
        <w:t>Auto-Login-Zeitfenster (Standardwert: 24 Stunden; einstellbar zwischen 1 Stunde und 30 Tagen).</w:t>
      </w:r>
    </w:p>
    <w:p w14:paraId="5A22CC62" w14:textId="77777777" w:rsidR="0036318C" w:rsidRDefault="00D45FC0">
      <w:pPr>
        <w:pStyle w:val="ListParagraph"/>
        <w:numPr>
          <w:ilvl w:val="0"/>
          <w:numId w:val="1"/>
        </w:numPr>
      </w:pPr>
      <w:r>
        <w:lastRenderedPageBreak/>
        <w:t>Aktivierung/Deaktivierung der Funktion je VLAN (z. B. nur 1.-Klasse-Netzwerk, oder flottenweit für alle Passagiernetze).</w:t>
      </w:r>
    </w:p>
    <w:p w14:paraId="0407B9C0" w14:textId="77777777" w:rsidR="0036318C" w:rsidRDefault="00D45FC0">
      <w:pPr>
        <w:pStyle w:val="ListParagraph"/>
        <w:numPr>
          <w:ilvl w:val="0"/>
          <w:numId w:val="1"/>
        </w:numPr>
      </w:pPr>
      <w:r>
        <w:t>Service-Klasse, die bei Auto-Login eröffnet wird (gespiegelt zur Erstsitzung).</w:t>
      </w:r>
    </w:p>
    <w:p w14:paraId="376DAEAD" w14:textId="77777777" w:rsidR="0036318C" w:rsidRDefault="00D45FC0">
      <w:pPr>
        <w:pStyle w:val="Heading3"/>
      </w:pPr>
      <w:bookmarkStart w:id="20" w:name="_Toc229775454"/>
      <w:r>
        <w:t>Abgrenzung: Auto-Login bei Failover</w:t>
      </w:r>
      <w:bookmarkEnd w:id="20"/>
    </w:p>
    <w:p w14:paraId="05D2F7F8" w14:textId="77777777" w:rsidR="0036318C" w:rsidRDefault="00D45FC0">
      <w:r>
        <w:t>Da Dosto Neu mit einer einzigen CCU pro Garnitur ausgeliefert wird, ist der bei Mehr-CCU-Architekturen dokumentierte Failover-Fall (Übergabe der Auto-Login-Funktion zwischen mehreren CCUs in einer Garnitur) nicht relevant. Die Auto-Login-Logik bleibt jedoch über mehrere Züge der Flotte hinweg konsistent, da die zugrunde liegende API im zentralen CDC betrieben wird.</w:t>
      </w:r>
    </w:p>
    <w:p w14:paraId="200001C7" w14:textId="5E52440F" w:rsidR="004936C5" w:rsidRPr="004936C5" w:rsidRDefault="00C243E0" w:rsidP="0071380A">
      <w:pPr>
        <w:pStyle w:val="Heading2"/>
      </w:pPr>
      <w:r>
        <w:t> </w:t>
      </w:r>
      <w:bookmarkStart w:id="21" w:name="_Toc229775455"/>
      <w:r>
        <w:t>monitoring - NMS</w:t>
      </w:r>
      <w:bookmarkEnd w:id="21"/>
      <w:r>
        <w:t>  </w:t>
      </w:r>
    </w:p>
    <w:p w14:paraId="3B50FEDE" w14:textId="77777777" w:rsidR="004936C5" w:rsidRPr="004936C5" w:rsidRDefault="004936C5" w:rsidP="004936C5">
      <w:pPr>
        <w:spacing w:before="0" w:after="0"/>
        <w:textAlignment w:val="baseline"/>
        <w:rPr>
          <w:rFonts w:eastAsia="Times New Roman" w:cs="Calibri"/>
          <w:szCs w:val="22"/>
          <w:lang w:val="en-GB" w:eastAsia="en-GB"/>
        </w:rPr>
      </w:pPr>
      <w:r>
        <w:rPr>
          <w:rFonts w:eastAsia="Times New Roman" w:cs="Calibri"/>
          <w:szCs w:val="22"/>
          <w:lang w:val="en-GB" w:eastAsia="en-GB"/>
        </w:rPr>
        <w:t> </w:t>
      </w:r>
    </w:p>
    <w:p w14:paraId="2D4E60BE" w14:textId="77777777" w:rsidR="004936C5" w:rsidRPr="004936C5" w:rsidRDefault="004936C5" w:rsidP="004936C5">
      <w:pPr>
        <w:spacing w:before="0" w:after="0"/>
        <w:textAlignment w:val="baseline"/>
        <w:rPr>
          <w:rFonts w:eastAsia="Times New Roman" w:cs="Calibri"/>
          <w:szCs w:val="22"/>
          <w:lang w:eastAsia="en-GB"/>
        </w:rPr>
      </w:pPr>
      <w:r>
        <w:rPr>
          <w:rFonts w:eastAsia="Times New Roman" w:cs="Calibri"/>
          <w:szCs w:val="22"/>
          <w:lang w:eastAsia="en-GB"/>
        </w:rPr>
        <w:t>Das Network Management System (NMS) ist ein Network Monitoring. </w:t>
      </w:r>
    </w:p>
    <w:p w14:paraId="32E2278D" w14:textId="08FF990A" w:rsidR="004936C5" w:rsidRDefault="004936C5" w:rsidP="004936C5">
      <w:pPr>
        <w:spacing w:before="0" w:after="0"/>
        <w:textAlignment w:val="baseline"/>
        <w:rPr>
          <w:rFonts w:eastAsia="Times New Roman" w:cs="Calibri"/>
          <w:szCs w:val="22"/>
          <w:lang w:val="en-GB" w:eastAsia="en-GB"/>
        </w:rPr>
      </w:pPr>
      <w:r>
        <w:rPr>
          <w:rFonts w:eastAsia="Times New Roman" w:cs="Calibri"/>
          <w:szCs w:val="22"/>
          <w:lang w:eastAsia="en-GB"/>
        </w:rPr>
        <w:t> Es besteht aus 4 Grundbausteinen: </w:t>
      </w:r>
    </w:p>
    <w:p w14:paraId="7907ADF7" w14:textId="77777777" w:rsidR="0071380A" w:rsidRPr="004936C5" w:rsidRDefault="0071380A" w:rsidP="004936C5">
      <w:pPr>
        <w:spacing w:before="0" w:after="0"/>
        <w:textAlignment w:val="baseline"/>
        <w:rPr>
          <w:rFonts w:eastAsia="Times New Roman" w:cs="Calibri"/>
          <w:szCs w:val="22"/>
          <w:lang w:val="en-GB" w:eastAsia="en-GB"/>
        </w:rPr>
      </w:pPr>
    </w:p>
    <w:p w14:paraId="29140D7D" w14:textId="77777777" w:rsidR="004936C5" w:rsidRPr="004936C5" w:rsidRDefault="004936C5">
      <w:pPr>
        <w:numPr>
          <w:ilvl w:val="0"/>
          <w:numId w:val="19"/>
        </w:numPr>
        <w:spacing w:before="0" w:after="0"/>
        <w:textAlignment w:val="baseline"/>
        <w:rPr>
          <w:rFonts w:eastAsia="Times New Roman" w:cs="Calibri"/>
          <w:szCs w:val="22"/>
          <w:lang w:val="en-GB" w:eastAsia="en-GB"/>
        </w:rPr>
      </w:pPr>
      <w:r>
        <w:rPr>
          <w:rFonts w:eastAsia="Times New Roman" w:cs="Calibri"/>
          <w:szCs w:val="22"/>
          <w:lang w:eastAsia="en-GB"/>
        </w:rPr>
        <w:t>Echtzeit-Flottenstatus</w:t>
      </w:r>
      <w:r>
        <w:rPr>
          <w:rFonts w:eastAsia="Times New Roman" w:cs="Calibri"/>
          <w:szCs w:val="22"/>
          <w:lang w:val="en-GB" w:eastAsia="en-GB"/>
        </w:rPr>
        <w:t> </w:t>
      </w:r>
    </w:p>
    <w:p w14:paraId="01562FE8" w14:textId="77777777" w:rsidR="004936C5" w:rsidRPr="004936C5" w:rsidRDefault="004936C5">
      <w:pPr>
        <w:numPr>
          <w:ilvl w:val="0"/>
          <w:numId w:val="20"/>
        </w:numPr>
        <w:spacing w:before="0" w:after="0"/>
        <w:textAlignment w:val="baseline"/>
        <w:rPr>
          <w:rFonts w:eastAsia="Times New Roman" w:cs="Calibri"/>
          <w:szCs w:val="22"/>
          <w:lang w:val="en-GB" w:eastAsia="en-GB"/>
        </w:rPr>
      </w:pPr>
      <w:r>
        <w:rPr>
          <w:rFonts w:eastAsia="Times New Roman" w:cs="Calibri"/>
          <w:szCs w:val="22"/>
          <w:lang w:eastAsia="en-GB"/>
        </w:rPr>
        <w:t>Zug-Standort</w:t>
      </w:r>
      <w:r>
        <w:rPr>
          <w:rFonts w:eastAsia="Times New Roman" w:cs="Calibri"/>
          <w:szCs w:val="22"/>
          <w:lang w:val="en-GB" w:eastAsia="en-GB"/>
        </w:rPr>
        <w:t> </w:t>
      </w:r>
    </w:p>
    <w:p w14:paraId="6278934C" w14:textId="77777777" w:rsidR="004936C5" w:rsidRPr="004936C5" w:rsidRDefault="004936C5">
      <w:pPr>
        <w:numPr>
          <w:ilvl w:val="0"/>
          <w:numId w:val="21"/>
        </w:numPr>
        <w:spacing w:before="0" w:after="0"/>
        <w:textAlignment w:val="baseline"/>
        <w:rPr>
          <w:rFonts w:eastAsia="Times New Roman" w:cs="Calibri"/>
          <w:szCs w:val="22"/>
          <w:lang w:val="en-GB" w:eastAsia="en-GB"/>
        </w:rPr>
      </w:pPr>
      <w:r>
        <w:rPr>
          <w:rFonts w:eastAsia="Times New Roman" w:cs="Calibri"/>
          <w:szCs w:val="22"/>
          <w:lang w:eastAsia="en-GB"/>
        </w:rPr>
        <w:t>Störungsmanagement</w:t>
      </w:r>
      <w:r>
        <w:rPr>
          <w:rFonts w:eastAsia="Times New Roman" w:cs="Calibri"/>
          <w:szCs w:val="22"/>
          <w:lang w:val="en-GB" w:eastAsia="en-GB"/>
        </w:rPr>
        <w:t> </w:t>
      </w:r>
    </w:p>
    <w:p w14:paraId="46B7B768" w14:textId="77777777" w:rsidR="004936C5" w:rsidRDefault="004936C5">
      <w:pPr>
        <w:numPr>
          <w:ilvl w:val="0"/>
          <w:numId w:val="22"/>
        </w:numPr>
        <w:spacing w:before="0" w:after="0"/>
        <w:textAlignment w:val="baseline"/>
        <w:rPr>
          <w:rFonts w:eastAsia="Times New Roman" w:cs="Calibri"/>
          <w:szCs w:val="22"/>
          <w:lang w:val="en-GB" w:eastAsia="en-GB"/>
        </w:rPr>
      </w:pPr>
      <w:r>
        <w:rPr>
          <w:rFonts w:eastAsia="Times New Roman" w:cs="Calibri"/>
          <w:szCs w:val="22"/>
          <w:lang w:eastAsia="en-GB"/>
        </w:rPr>
        <w:t>Reporting von Anwenderaktivitäten</w:t>
      </w:r>
      <w:r>
        <w:rPr>
          <w:rFonts w:eastAsia="Times New Roman" w:cs="Calibri"/>
          <w:szCs w:val="22"/>
          <w:lang w:val="en-GB" w:eastAsia="en-GB"/>
        </w:rPr>
        <w:t> </w:t>
      </w:r>
    </w:p>
    <w:p w14:paraId="2E8D62FD" w14:textId="77777777" w:rsidR="0071380A" w:rsidRPr="004936C5" w:rsidRDefault="0071380A" w:rsidP="0071380A">
      <w:pPr>
        <w:spacing w:before="0" w:after="0"/>
        <w:ind w:left="720"/>
        <w:textAlignment w:val="baseline"/>
        <w:rPr>
          <w:rFonts w:eastAsia="Times New Roman" w:cs="Calibri"/>
          <w:szCs w:val="22"/>
          <w:lang w:val="en-GB" w:eastAsia="en-GB"/>
        </w:rPr>
      </w:pPr>
    </w:p>
    <w:p w14:paraId="1103EC32" w14:textId="77777777" w:rsidR="004936C5" w:rsidRPr="004936C5" w:rsidRDefault="004936C5" w:rsidP="004936C5">
      <w:pPr>
        <w:spacing w:before="0" w:after="0"/>
        <w:textAlignment w:val="baseline"/>
        <w:rPr>
          <w:rFonts w:eastAsia="Times New Roman" w:cs="Calibri"/>
          <w:szCs w:val="22"/>
          <w:lang w:eastAsia="en-GB"/>
        </w:rPr>
      </w:pPr>
      <w:r>
        <w:rPr>
          <w:rFonts w:eastAsia="Times New Roman" w:cs="Calibri"/>
          <w:szCs w:val="22"/>
          <w:lang w:eastAsia="en-GB"/>
        </w:rPr>
        <w:t>Das NMS steht über eine benutzerfreundliche Webschnittstelle zur Verfügung, bei der ein responsives Design zum Einsatz kommt, das für die Anzeige auf mobilen Endgeräten optimiert wurde. Rollenbasierte Sicherheit ermöglicht es, mehrere Anwenderebenen zu definieren. So kann verschiedenen Anwendergruppen der Zugang zu genau den Daten bereitgestellt werden, die sie benötigen.  </w:t>
      </w:r>
    </w:p>
    <w:p w14:paraId="5E8904B7" w14:textId="77777777" w:rsidR="004936C5" w:rsidRPr="004936C5" w:rsidRDefault="004936C5" w:rsidP="004936C5">
      <w:pPr>
        <w:spacing w:before="0" w:after="0"/>
        <w:textAlignment w:val="baseline"/>
        <w:rPr>
          <w:rFonts w:eastAsia="Times New Roman" w:cs="Calibri"/>
          <w:szCs w:val="22"/>
          <w:lang w:eastAsia="en-GB"/>
        </w:rPr>
      </w:pPr>
      <w:r>
        <w:rPr>
          <w:rFonts w:eastAsia="Times New Roman" w:cs="Calibri"/>
          <w:szCs w:val="22"/>
          <w:lang w:eastAsia="en-GB"/>
        </w:rPr>
        <w:t>  </w:t>
      </w:r>
    </w:p>
    <w:p w14:paraId="4986D66B" w14:textId="77777777" w:rsidR="004936C5" w:rsidRDefault="004936C5" w:rsidP="004936C5">
      <w:pPr>
        <w:spacing w:before="0" w:after="0"/>
        <w:textAlignment w:val="baseline"/>
        <w:rPr>
          <w:rFonts w:eastAsia="Times New Roman" w:cs="Calibri"/>
          <w:szCs w:val="22"/>
          <w:lang w:eastAsia="en-GB"/>
        </w:rPr>
      </w:pPr>
      <w:r>
        <w:rPr>
          <w:rFonts w:eastAsia="Times New Roman" w:cs="Calibri"/>
          <w:szCs w:val="22"/>
          <w:lang w:eastAsia="en-GB"/>
        </w:rPr>
        <w:t>Das NMS ist in Remedyforce, das Support-Ticket-System von Nomad, integriert. Wenn also ein Alarm erscheint, wird das vom Service Desk erstellte Ticket automatisch mit allen relevanten Informationen zu diesem Alarm ausgefüllt. </w:t>
      </w:r>
    </w:p>
    <w:p w14:paraId="0E9E2651" w14:textId="77777777" w:rsidR="0071380A" w:rsidRPr="004936C5" w:rsidRDefault="0071380A" w:rsidP="004936C5">
      <w:pPr>
        <w:spacing w:before="0" w:after="0"/>
        <w:textAlignment w:val="baseline"/>
        <w:rPr>
          <w:rFonts w:eastAsia="Times New Roman" w:cs="Calibri"/>
          <w:szCs w:val="22"/>
          <w:lang w:eastAsia="en-GB"/>
        </w:rPr>
      </w:pPr>
    </w:p>
    <w:p w14:paraId="54DC9CF6" w14:textId="77777777" w:rsidR="004936C5" w:rsidRPr="004936C5" w:rsidRDefault="004936C5" w:rsidP="0071380A">
      <w:pPr>
        <w:pStyle w:val="Heading3"/>
        <w:rPr>
          <w:lang w:val="en-GB" w:eastAsia="en-GB"/>
        </w:rPr>
      </w:pPr>
      <w:bookmarkStart w:id="22" w:name="_Toc229775456"/>
      <w:r>
        <w:rPr>
          <w:lang w:eastAsia="en-GB"/>
        </w:rPr>
        <w:t>Geolokalisierung</w:t>
      </w:r>
      <w:bookmarkEnd w:id="22"/>
      <w:r>
        <w:rPr>
          <w:lang w:val="en-GB" w:eastAsia="en-GB"/>
        </w:rPr>
        <w:t> </w:t>
      </w:r>
    </w:p>
    <w:p w14:paraId="2E7E7E42" w14:textId="77777777" w:rsidR="004936C5" w:rsidRDefault="004936C5" w:rsidP="004936C5">
      <w:pPr>
        <w:spacing w:before="0" w:after="0"/>
        <w:textAlignment w:val="baseline"/>
        <w:rPr>
          <w:rFonts w:eastAsia="Times New Roman" w:cs="Calibri"/>
          <w:lang w:eastAsia="en-GB"/>
        </w:rPr>
      </w:pPr>
      <w:r>
        <w:rPr>
          <w:rFonts w:eastAsia="Times New Roman" w:cs="Calibri"/>
          <w:lang w:eastAsia="en-GB"/>
        </w:rPr>
        <w:t>Das NMS zeigt den aktuellen Standort und Status aller Züge innerhalb der Flotte an. Beispielsweise werden Fahrzeuge, die online sind, grün dargestellt, Fahrzeuge, die offline werden grau und kritische Probleme werden rot hervorgehoben. Wenn Sie auf das Fahrzeugsymbol klicken, zeigt das NMS Informationen wie Geschwindigkeit, Anwenderzahl und gesamte Bandbreite des Fahrzeugs an. </w:t>
      </w:r>
    </w:p>
    <w:p w14:paraId="219A2D69" w14:textId="77777777" w:rsidR="00BE5BA9" w:rsidRPr="004936C5" w:rsidRDefault="00BE5BA9" w:rsidP="004936C5">
      <w:pPr>
        <w:spacing w:before="0" w:after="0"/>
        <w:textAlignment w:val="baseline"/>
        <w:rPr>
          <w:rFonts w:eastAsia="Times New Roman" w:cs="Calibri"/>
          <w:szCs w:val="22"/>
          <w:lang w:eastAsia="en-GB"/>
        </w:rPr>
      </w:pPr>
    </w:p>
    <w:p w14:paraId="45BE6B3D" w14:textId="10983326" w:rsidR="004936C5" w:rsidRPr="004936C5" w:rsidRDefault="00BE5BA9" w:rsidP="7727391E">
      <w:pPr>
        <w:spacing w:before="0" w:after="0"/>
        <w:textAlignment w:val="baseline"/>
        <w:rPr>
          <w:rFonts w:eastAsia="Times New Roman" w:cs="Calibri"/>
          <w:lang w:eastAsia="en-GB"/>
        </w:rPr>
      </w:pPr>
      <w:r>
        <w:rPr>
          <w:noProof/>
        </w:rPr>
        <w:lastRenderedPageBreak/>
        <w:drawing>
          <wp:inline distT="0" distB="0" distL="0" distR="0" wp14:anchorId="03FDA1F9" wp14:editId="757124A8">
            <wp:extent cx="5940425" cy="2974340"/>
            <wp:effectExtent l="0" t="0" r="3175" b="0"/>
            <wp:docPr id="336687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87991" name=""/>
                    <pic:cNvPicPr/>
                  </pic:nvPicPr>
                  <pic:blipFill>
                    <a:blip r:embed="rId17"/>
                    <a:stretch>
                      <a:fillRect/>
                    </a:stretch>
                  </pic:blipFill>
                  <pic:spPr>
                    <a:xfrm>
                      <a:off x="0" y="0"/>
                      <a:ext cx="5940425" cy="2974340"/>
                    </a:xfrm>
                    <a:prstGeom prst="rect">
                      <a:avLst/>
                    </a:prstGeom>
                  </pic:spPr>
                </pic:pic>
              </a:graphicData>
            </a:graphic>
          </wp:inline>
        </w:drawing>
      </w:r>
      <w:r>
        <w:rPr>
          <w:rFonts w:eastAsia="Times New Roman" w:cs="Calibri"/>
          <w:lang w:eastAsia="en-GB"/>
        </w:rPr>
        <w:t> </w:t>
      </w:r>
    </w:p>
    <w:p w14:paraId="3524E504" w14:textId="77777777" w:rsidR="004936C5" w:rsidRPr="004936C5" w:rsidRDefault="004936C5" w:rsidP="004936C5">
      <w:pPr>
        <w:spacing w:before="0" w:after="0"/>
        <w:textAlignment w:val="baseline"/>
        <w:rPr>
          <w:rFonts w:eastAsia="Times New Roman" w:cs="Calibri"/>
          <w:szCs w:val="22"/>
          <w:lang w:eastAsia="en-GB"/>
        </w:rPr>
      </w:pPr>
      <w:r>
        <w:rPr>
          <w:rFonts w:eastAsia="Times New Roman" w:cs="Calibri"/>
          <w:b/>
          <w:bCs/>
          <w:szCs w:val="22"/>
          <w:lang w:eastAsia="en-GB"/>
        </w:rPr>
        <w:t>Abbildung: NMS zeigt Fahrzeugstandort- und Status</w:t>
      </w:r>
      <w:r>
        <w:rPr>
          <w:rFonts w:eastAsia="Times New Roman" w:cs="Calibri"/>
          <w:szCs w:val="22"/>
          <w:lang w:eastAsia="en-GB"/>
        </w:rPr>
        <w:t> </w:t>
      </w:r>
    </w:p>
    <w:p w14:paraId="11E0D3C6" w14:textId="6372ACD5" w:rsidR="00C243E0" w:rsidRPr="00C243E0" w:rsidRDefault="00C243E0" w:rsidP="00C243E0">
      <w:pPr>
        <w:spacing w:before="0" w:after="0"/>
        <w:textAlignment w:val="baseline"/>
        <w:rPr>
          <w:rFonts w:eastAsia="Times New Roman" w:cs="Calibri"/>
          <w:szCs w:val="22"/>
          <w:lang w:eastAsia="en-GB"/>
        </w:rPr>
      </w:pPr>
    </w:p>
    <w:p w14:paraId="1C9768B3" w14:textId="41F804D4" w:rsidR="00C243E0" w:rsidRDefault="00C243E0" w:rsidP="005C0AAD">
      <w:pPr>
        <w:spacing w:before="0" w:after="0"/>
        <w:textAlignment w:val="baseline"/>
        <w:rPr>
          <w:rFonts w:eastAsia="Times New Roman" w:cs="Calibri"/>
          <w:szCs w:val="22"/>
          <w:lang w:eastAsia="en-GB"/>
        </w:rPr>
      </w:pPr>
      <w:r>
        <w:rPr>
          <w:rFonts w:eastAsia="Times New Roman" w:cs="Calibri"/>
          <w:szCs w:val="22"/>
          <w:lang w:eastAsia="en-GB"/>
        </w:rPr>
        <w:t> </w:t>
      </w:r>
    </w:p>
    <w:p w14:paraId="7AAFB4B2" w14:textId="0A818D27" w:rsidR="0071380A" w:rsidRPr="0071380A" w:rsidRDefault="0071380A" w:rsidP="0071380A">
      <w:pPr>
        <w:pStyle w:val="Heading2"/>
      </w:pPr>
      <w:r>
        <w:t> </w:t>
      </w:r>
      <w:bookmarkStart w:id="23" w:name="_Toc229775457"/>
      <w:r>
        <w:t>Engineering pages</w:t>
      </w:r>
      <w:bookmarkEnd w:id="23"/>
    </w:p>
    <w:p w14:paraId="41B4003C" w14:textId="77777777" w:rsidR="0071380A" w:rsidRPr="0071380A" w:rsidRDefault="0071380A" w:rsidP="0071380A">
      <w:pPr>
        <w:spacing w:before="0" w:after="0"/>
        <w:textAlignment w:val="baseline"/>
        <w:rPr>
          <w:rFonts w:eastAsia="Times New Roman" w:cs="Calibri"/>
          <w:szCs w:val="22"/>
          <w:lang w:val="en-GB" w:eastAsia="en-GB"/>
        </w:rPr>
      </w:pPr>
      <w:r>
        <w:rPr>
          <w:rFonts w:eastAsia="Times New Roman" w:cs="Calibri"/>
          <w:szCs w:val="22"/>
          <w:lang w:val="en-GB" w:eastAsia="en-GB"/>
        </w:rPr>
        <w:t> </w:t>
      </w:r>
    </w:p>
    <w:p w14:paraId="3179C31B" w14:textId="2D6DE532" w:rsidR="0071380A" w:rsidRPr="0071380A" w:rsidRDefault="0071380A" w:rsidP="0071380A">
      <w:pPr>
        <w:spacing w:before="0" w:after="0"/>
        <w:textAlignment w:val="baseline"/>
        <w:rPr>
          <w:rFonts w:eastAsia="Times New Roman" w:cs="Calibri"/>
          <w:szCs w:val="22"/>
          <w:lang w:eastAsia="en-GB"/>
        </w:rPr>
      </w:pPr>
      <w:r>
        <w:rPr>
          <w:rFonts w:eastAsia="Times New Roman" w:cs="Calibri"/>
          <w:szCs w:val="22"/>
          <w:lang w:eastAsia="en-GB"/>
        </w:rPr>
        <w:t>Die Engineering Pages (EP) sind eine webbasierte Benutzeroberfläche, die bestimmte interne Daten für Feldingenieure zur Fehlerbehebung freigibt. Sie läuft auf der CCU und ist durch HTTP-Basisauthentifizierung geschützt. Sie ist über die iobstaff SSID erreichbar, indem Sie die folgende URL aufrufen: </w:t>
      </w:r>
      <w:r>
        <w:rPr>
          <w:rFonts w:eastAsia="Times New Roman" w:cs="Calibri"/>
          <w:szCs w:val="22"/>
          <w:lang w:eastAsia="en-GB"/>
        </w:rPr>
        <w:br/>
      </w:r>
    </w:p>
    <w:p w14:paraId="273EBD53" w14:textId="6BFE761E" w:rsidR="0071380A" w:rsidRPr="0071380A" w:rsidRDefault="0071380A" w:rsidP="0071380A">
      <w:pPr>
        <w:spacing w:before="0" w:after="0"/>
        <w:textAlignment w:val="baseline"/>
        <w:rPr>
          <w:rFonts w:eastAsia="Times New Roman" w:cs="Calibri"/>
          <w:szCs w:val="22"/>
          <w:lang w:val="en-GB" w:eastAsia="en-GB"/>
        </w:rPr>
      </w:pPr>
      <w:hyperlink r:id="rId18" w:tgtFrame="_blank" w:history="1">
        <w:r>
          <w:rPr>
            <w:rStyle w:val="Hyperlink"/>
            <w:rFonts w:eastAsia="Times New Roman" w:cs="Calibri"/>
            <w:szCs w:val="22"/>
            <w:lang w:val="en-GB" w:eastAsia="en-GB"/>
          </w:rPr>
          <w:t>https://engineering.page:8005</w:t>
        </w:r>
      </w:hyperlink>
      <w:r>
        <w:rPr>
          <w:rFonts w:eastAsia="Times New Roman" w:cs="Calibri"/>
          <w:szCs w:val="22"/>
          <w:lang w:val="en-US" w:eastAsia="en-GB"/>
        </w:rPr>
        <w:t xml:space="preserve"> (for example)</w:t>
      </w:r>
      <w:r>
        <w:rPr>
          <w:rFonts w:eastAsia="Times New Roman" w:cs="Calibri"/>
          <w:szCs w:val="22"/>
          <w:lang w:val="en-GB" w:eastAsia="en-GB"/>
        </w:rPr>
        <w:t> </w:t>
      </w:r>
      <w:r>
        <w:rPr>
          <w:rFonts w:eastAsia="Times New Roman" w:cs="Calibri"/>
          <w:szCs w:val="22"/>
          <w:lang w:val="en-GB" w:eastAsia="en-GB"/>
        </w:rPr>
        <w:br/>
      </w:r>
    </w:p>
    <w:p w14:paraId="2CF1DCD0" w14:textId="77777777" w:rsidR="0071380A" w:rsidRDefault="0071380A" w:rsidP="0071380A">
      <w:pPr>
        <w:spacing w:before="0" w:after="0"/>
        <w:textAlignment w:val="baseline"/>
        <w:rPr>
          <w:rFonts w:eastAsia="Times New Roman" w:cs="Calibri"/>
          <w:szCs w:val="22"/>
          <w:lang w:eastAsia="en-GB"/>
        </w:rPr>
      </w:pPr>
      <w:r>
        <w:rPr>
          <w:rFonts w:eastAsia="Times New Roman" w:cs="Calibri"/>
          <w:szCs w:val="22"/>
          <w:lang w:eastAsia="en-GB"/>
        </w:rPr>
        <w:t>Da einige der Seiten statische Informationen enthalten und andere Informationen, die sich schnell ändern, hat jede Seite ihre eigene Aktualisierungsstrategie. Die folgenden Informationen und Seiten stehen zur Verfügung, wenn Sie sich in den Engineering Pages anmelden: </w:t>
      </w:r>
    </w:p>
    <w:p w14:paraId="3B429F5D" w14:textId="77777777" w:rsidR="0071380A" w:rsidRPr="0071380A" w:rsidRDefault="0071380A" w:rsidP="0071380A">
      <w:pPr>
        <w:spacing w:before="0" w:after="0"/>
        <w:textAlignment w:val="baseline"/>
        <w:rPr>
          <w:rFonts w:eastAsia="Times New Roman" w:cs="Calibri"/>
          <w:szCs w:val="22"/>
          <w:lang w:eastAsia="en-GB"/>
        </w:rPr>
      </w:pPr>
    </w:p>
    <w:p w14:paraId="55B0F23A" w14:textId="77777777" w:rsidR="0071380A" w:rsidRPr="0071380A" w:rsidRDefault="0071380A" w:rsidP="0071380A">
      <w:pPr>
        <w:pStyle w:val="Heading3"/>
        <w:rPr>
          <w:lang w:val="en-GB" w:eastAsia="en-GB"/>
        </w:rPr>
      </w:pPr>
      <w:bookmarkStart w:id="24" w:name="_Toc229775458"/>
      <w:r>
        <w:rPr>
          <w:lang w:eastAsia="en-GB"/>
        </w:rPr>
        <w:t>Landing page</w:t>
      </w:r>
      <w:bookmarkEnd w:id="24"/>
      <w:r>
        <w:rPr>
          <w:lang w:val="en-GB" w:eastAsia="en-GB"/>
        </w:rPr>
        <w:t> </w:t>
      </w:r>
    </w:p>
    <w:p w14:paraId="00496CAC" w14:textId="77777777" w:rsidR="0071380A" w:rsidRDefault="0071380A" w:rsidP="0071380A">
      <w:pPr>
        <w:spacing w:before="0" w:after="0"/>
        <w:textAlignment w:val="baseline"/>
        <w:rPr>
          <w:rFonts w:eastAsia="Times New Roman" w:cs="Calibri"/>
          <w:szCs w:val="22"/>
          <w:lang w:eastAsia="en-GB"/>
        </w:rPr>
      </w:pPr>
      <w:r>
        <w:rPr>
          <w:rFonts w:eastAsia="Times New Roman" w:cs="Calibri"/>
          <w:szCs w:val="22"/>
          <w:lang w:eastAsia="en-GB"/>
        </w:rPr>
        <w:t>Die Startseite kann etwas Text enthalten, um dem Feldingenieur bei der Verwendung der Anwendung zu helfen. Eine wichtige Benachrichtigung, die nicht ignoriert werden sollte, betrifft die Datendatei. Wenn die Benachrichtigung eine Warnung enthält, dass die Datendatei nicht gelesen werden konnte, wird die Anwendung nicht in der Lage sein, nützliche Informationen anzuzeigen, und es wird empfohlen, Fehlerbehebungen vorzunehmen. </w:t>
      </w:r>
    </w:p>
    <w:p w14:paraId="479AA2E5" w14:textId="77777777" w:rsidR="0071380A" w:rsidRPr="0071380A" w:rsidRDefault="0071380A" w:rsidP="0071380A">
      <w:pPr>
        <w:spacing w:before="0" w:after="0"/>
        <w:textAlignment w:val="baseline"/>
        <w:rPr>
          <w:rFonts w:eastAsia="Times New Roman" w:cs="Calibri"/>
          <w:szCs w:val="22"/>
          <w:lang w:eastAsia="en-GB"/>
        </w:rPr>
      </w:pPr>
    </w:p>
    <w:p w14:paraId="1BDAAE8B" w14:textId="77777777" w:rsidR="0071380A" w:rsidRPr="0071380A" w:rsidRDefault="0071380A" w:rsidP="0071380A">
      <w:pPr>
        <w:pStyle w:val="Heading3"/>
        <w:rPr>
          <w:lang w:val="en-GB" w:eastAsia="en-GB"/>
        </w:rPr>
      </w:pPr>
      <w:bookmarkStart w:id="25" w:name="_Toc229775459"/>
      <w:r>
        <w:rPr>
          <w:lang w:eastAsia="en-GB"/>
        </w:rPr>
        <w:lastRenderedPageBreak/>
        <w:t>Zugidentifikation</w:t>
      </w:r>
      <w:bookmarkEnd w:id="25"/>
      <w:r>
        <w:rPr>
          <w:lang w:val="en-GB" w:eastAsia="en-GB"/>
        </w:rPr>
        <w:t> </w:t>
      </w:r>
    </w:p>
    <w:p w14:paraId="2F66DCD8" w14:textId="77777777" w:rsidR="0071380A" w:rsidRDefault="0071380A" w:rsidP="0071380A">
      <w:pPr>
        <w:spacing w:before="0" w:after="0"/>
        <w:textAlignment w:val="baseline"/>
        <w:rPr>
          <w:rFonts w:eastAsia="Times New Roman" w:cs="Calibri"/>
          <w:szCs w:val="22"/>
          <w:lang w:val="en-GB" w:eastAsia="en-GB"/>
        </w:rPr>
      </w:pPr>
      <w:r>
        <w:rPr>
          <w:rFonts w:eastAsia="Times New Roman" w:cs="Calibri"/>
          <w:szCs w:val="22"/>
          <w:lang w:eastAsia="en-GB"/>
        </w:rPr>
        <w:t>Die Zugidentifikationsseite ist relativ einfach und unkompliziert. Alle Daten auf dieser Seite stammen aus fest codierten Werten: Da Werte wie Projekt-ID und CCU-Hostname nicht änderbar sind, stammen ihre Werte nicht aus einem MQTT-Feed, sondern werden in der Konfigurations-YAML durch Verwendung einer Puppet-EPP-Vorlage festgehalten. Natürlich muss auch diese Seite nicht automatisch aktualisiert werden.</w:t>
      </w:r>
      <w:r>
        <w:rPr>
          <w:rFonts w:eastAsia="Times New Roman" w:cs="Calibri"/>
          <w:szCs w:val="22"/>
          <w:lang w:val="en-GB" w:eastAsia="en-GB"/>
        </w:rPr>
        <w:t> </w:t>
      </w:r>
    </w:p>
    <w:p w14:paraId="42EE07F7" w14:textId="77777777" w:rsidR="0071380A" w:rsidRPr="0071380A" w:rsidRDefault="0071380A" w:rsidP="0071380A">
      <w:pPr>
        <w:spacing w:before="0" w:after="0"/>
        <w:textAlignment w:val="baseline"/>
        <w:rPr>
          <w:rFonts w:eastAsia="Times New Roman" w:cs="Calibri"/>
          <w:szCs w:val="22"/>
          <w:lang w:val="en-GB" w:eastAsia="en-GB"/>
        </w:rPr>
      </w:pPr>
    </w:p>
    <w:p w14:paraId="1833243C" w14:textId="77777777" w:rsidR="0071380A" w:rsidRPr="0071380A" w:rsidRDefault="0071380A" w:rsidP="0071380A">
      <w:pPr>
        <w:pStyle w:val="Heading3"/>
        <w:rPr>
          <w:lang w:val="en-GB" w:eastAsia="en-GB"/>
        </w:rPr>
      </w:pPr>
      <w:bookmarkStart w:id="26" w:name="_Toc229775460"/>
      <w:r>
        <w:rPr>
          <w:lang w:eastAsia="en-GB"/>
        </w:rPr>
        <w:t>CCU</w:t>
      </w:r>
      <w:bookmarkEnd w:id="26"/>
      <w:r>
        <w:rPr>
          <w:lang w:val="en-GB" w:eastAsia="en-GB"/>
        </w:rPr>
        <w:t> </w:t>
      </w:r>
    </w:p>
    <w:p w14:paraId="7D01DC7F" w14:textId="4AD18AA2" w:rsidR="0071380A" w:rsidRPr="0071380A" w:rsidRDefault="0071380A" w:rsidP="0071380A">
      <w:pPr>
        <w:spacing w:before="0" w:after="0"/>
        <w:textAlignment w:val="baseline"/>
        <w:rPr>
          <w:rFonts w:eastAsia="Times New Roman" w:cs="Calibri"/>
          <w:szCs w:val="22"/>
          <w:lang w:eastAsia="en-GB"/>
        </w:rPr>
      </w:pPr>
      <w:r>
        <w:rPr>
          <w:rFonts w:eastAsia="Times New Roman" w:cs="Calibri"/>
          <w:szCs w:val="22"/>
          <w:lang w:eastAsia="en-GB"/>
        </w:rPr>
        <w:t>Enthält den Typ und die Seriennummer der CCU-Hardware, die Firmware- und Konfigurationsversionen des Betriebssystems sowie einige Metriken zu den Hardware-Ressourcen. Alle diese Datenpunkte sind Eins-zu-Eins-Zuordnungen von Informationen, die von Telemetrie zur Verfügung gestellt werden. Das Hinzufügen neuer Informationen wird sehr einfach sein, sofern die neue Information ebenfalls eine Eins-zu-Eins-Zuordnung ist. </w:t>
      </w:r>
      <w:r>
        <w:rPr>
          <w:rFonts w:eastAsia="Times New Roman" w:cs="Calibri"/>
          <w:szCs w:val="22"/>
          <w:lang w:eastAsia="en-GB"/>
        </w:rPr>
        <w:br/>
      </w:r>
    </w:p>
    <w:p w14:paraId="4B74F803" w14:textId="63C05772" w:rsidR="0071380A" w:rsidRPr="0071380A" w:rsidRDefault="0071380A" w:rsidP="0071380A">
      <w:pPr>
        <w:spacing w:before="0" w:after="0"/>
        <w:textAlignment w:val="baseline"/>
        <w:rPr>
          <w:rFonts w:eastAsia="Times New Roman" w:cs="Calibri"/>
          <w:szCs w:val="22"/>
          <w:lang w:eastAsia="en-GB"/>
        </w:rPr>
      </w:pPr>
      <w:r>
        <w:rPr>
          <w:rFonts w:eastAsia="Times New Roman" w:cs="Calibri"/>
          <w:szCs w:val="22"/>
          <w:lang w:eastAsia="en-GB"/>
        </w:rPr>
        <w:t>Metriken zu den Hardware-Ressourcen: </w:t>
      </w:r>
      <w:r>
        <w:rPr>
          <w:rFonts w:eastAsia="Times New Roman" w:cs="Calibri"/>
          <w:szCs w:val="22"/>
          <w:lang w:eastAsia="en-GB"/>
        </w:rPr>
        <w:br/>
      </w:r>
    </w:p>
    <w:p w14:paraId="615B58F0" w14:textId="77777777" w:rsidR="0071380A" w:rsidRPr="0071380A" w:rsidRDefault="0071380A">
      <w:pPr>
        <w:numPr>
          <w:ilvl w:val="0"/>
          <w:numId w:val="23"/>
        </w:numPr>
        <w:spacing w:before="0" w:after="0"/>
        <w:textAlignment w:val="baseline"/>
        <w:rPr>
          <w:rFonts w:eastAsia="Times New Roman" w:cs="Calibri"/>
          <w:szCs w:val="22"/>
          <w:lang w:val="en-GB" w:eastAsia="en-GB"/>
        </w:rPr>
      </w:pPr>
      <w:r>
        <w:rPr>
          <w:rFonts w:eastAsia="Times New Roman" w:cs="Calibri"/>
          <w:szCs w:val="22"/>
          <w:lang w:eastAsia="en-GB"/>
        </w:rPr>
        <w:t>Serial #: Seriennumer der Hardware</w:t>
      </w:r>
      <w:r>
        <w:rPr>
          <w:rFonts w:eastAsia="Times New Roman" w:cs="Calibri"/>
          <w:szCs w:val="22"/>
          <w:lang w:val="en-GB" w:eastAsia="en-GB"/>
        </w:rPr>
        <w:t> </w:t>
      </w:r>
    </w:p>
    <w:p w14:paraId="086FE4D4" w14:textId="77777777" w:rsidR="0071380A" w:rsidRPr="00DF7147" w:rsidRDefault="0071380A">
      <w:pPr>
        <w:numPr>
          <w:ilvl w:val="0"/>
          <w:numId w:val="24"/>
        </w:numPr>
        <w:spacing w:before="0" w:after="0"/>
        <w:textAlignment w:val="baseline"/>
        <w:rPr>
          <w:rFonts w:eastAsia="Times New Roman" w:cs="Calibri"/>
          <w:szCs w:val="22"/>
          <w:lang w:val="pt-PT" w:eastAsia="en-GB"/>
        </w:rPr>
      </w:pPr>
      <w:r w:rsidRPr="00DF7147">
        <w:rPr>
          <w:rFonts w:eastAsia="Times New Roman" w:cs="Calibri"/>
          <w:szCs w:val="22"/>
          <w:lang w:val="pt-PT" w:eastAsia="en-GB"/>
        </w:rPr>
        <w:t>CCU Type: R5001, R4600, etc. </w:t>
      </w:r>
    </w:p>
    <w:p w14:paraId="47AA533C" w14:textId="77777777" w:rsidR="0071380A" w:rsidRPr="0071380A" w:rsidRDefault="0071380A">
      <w:pPr>
        <w:numPr>
          <w:ilvl w:val="0"/>
          <w:numId w:val="25"/>
        </w:numPr>
        <w:spacing w:before="0" w:after="0"/>
        <w:textAlignment w:val="baseline"/>
        <w:rPr>
          <w:rFonts w:eastAsia="Times New Roman" w:cs="Calibri"/>
          <w:szCs w:val="22"/>
          <w:lang w:val="en-GB" w:eastAsia="en-GB"/>
        </w:rPr>
      </w:pPr>
      <w:r>
        <w:rPr>
          <w:rFonts w:eastAsia="Times New Roman" w:cs="Calibri"/>
          <w:szCs w:val="22"/>
          <w:lang w:eastAsia="en-GB"/>
        </w:rPr>
        <w:t>Software Version</w:t>
      </w:r>
      <w:r>
        <w:rPr>
          <w:rFonts w:eastAsia="Times New Roman" w:cs="Calibri"/>
          <w:szCs w:val="22"/>
          <w:lang w:val="en-GB" w:eastAsia="en-GB"/>
        </w:rPr>
        <w:t> </w:t>
      </w:r>
    </w:p>
    <w:p w14:paraId="6C4803CE" w14:textId="77777777" w:rsidR="0071380A" w:rsidRPr="0071380A" w:rsidRDefault="0071380A">
      <w:pPr>
        <w:numPr>
          <w:ilvl w:val="0"/>
          <w:numId w:val="26"/>
        </w:numPr>
        <w:spacing w:before="0" w:after="0"/>
        <w:textAlignment w:val="baseline"/>
        <w:rPr>
          <w:rFonts w:eastAsia="Times New Roman" w:cs="Calibri"/>
          <w:szCs w:val="22"/>
          <w:lang w:val="en-GB" w:eastAsia="en-GB"/>
        </w:rPr>
      </w:pPr>
      <w:r>
        <w:rPr>
          <w:rFonts w:eastAsia="Times New Roman" w:cs="Calibri"/>
          <w:szCs w:val="22"/>
          <w:lang w:eastAsia="en-GB"/>
        </w:rPr>
        <w:t>Configuration Version</w:t>
      </w:r>
      <w:r>
        <w:rPr>
          <w:rFonts w:eastAsia="Times New Roman" w:cs="Calibri"/>
          <w:szCs w:val="22"/>
          <w:lang w:val="en-GB" w:eastAsia="en-GB"/>
        </w:rPr>
        <w:t> </w:t>
      </w:r>
    </w:p>
    <w:p w14:paraId="21C6DBF7" w14:textId="77777777" w:rsidR="0071380A" w:rsidRPr="0071380A" w:rsidRDefault="0071380A">
      <w:pPr>
        <w:numPr>
          <w:ilvl w:val="0"/>
          <w:numId w:val="27"/>
        </w:numPr>
        <w:spacing w:before="0" w:after="0"/>
        <w:textAlignment w:val="baseline"/>
        <w:rPr>
          <w:rFonts w:eastAsia="Times New Roman" w:cs="Calibri"/>
          <w:szCs w:val="22"/>
          <w:lang w:val="en-GB" w:eastAsia="en-GB"/>
        </w:rPr>
      </w:pPr>
      <w:r>
        <w:rPr>
          <w:rFonts w:eastAsia="Times New Roman" w:cs="Calibri"/>
          <w:szCs w:val="22"/>
          <w:lang w:eastAsia="en-GB"/>
        </w:rPr>
        <w:t>CPU Temperatur</w:t>
      </w:r>
      <w:r>
        <w:rPr>
          <w:rFonts w:eastAsia="Times New Roman" w:cs="Calibri"/>
          <w:szCs w:val="22"/>
          <w:lang w:val="en-GB" w:eastAsia="en-GB"/>
        </w:rPr>
        <w:t> </w:t>
      </w:r>
    </w:p>
    <w:p w14:paraId="64F15C62" w14:textId="77777777" w:rsidR="0071380A" w:rsidRDefault="0071380A">
      <w:pPr>
        <w:numPr>
          <w:ilvl w:val="0"/>
          <w:numId w:val="28"/>
        </w:numPr>
        <w:spacing w:before="0" w:after="0"/>
        <w:textAlignment w:val="baseline"/>
        <w:rPr>
          <w:rFonts w:eastAsia="Times New Roman" w:cs="Calibri"/>
          <w:szCs w:val="22"/>
          <w:lang w:val="en-GB" w:eastAsia="en-GB"/>
        </w:rPr>
      </w:pPr>
      <w:r>
        <w:rPr>
          <w:rFonts w:eastAsia="Times New Roman" w:cs="Calibri"/>
          <w:szCs w:val="22"/>
          <w:lang w:eastAsia="en-GB"/>
        </w:rPr>
        <w:t>Processor Auslastung</w:t>
      </w:r>
      <w:r>
        <w:rPr>
          <w:rFonts w:eastAsia="Times New Roman" w:cs="Calibri"/>
          <w:szCs w:val="22"/>
          <w:lang w:val="en-GB" w:eastAsia="en-GB"/>
        </w:rPr>
        <w:t> </w:t>
      </w:r>
    </w:p>
    <w:p w14:paraId="22452A90" w14:textId="77777777" w:rsidR="0071380A" w:rsidRPr="0071380A" w:rsidRDefault="0071380A" w:rsidP="0071380A">
      <w:pPr>
        <w:spacing w:before="0" w:after="0"/>
        <w:ind w:left="720"/>
        <w:textAlignment w:val="baseline"/>
        <w:rPr>
          <w:rFonts w:eastAsia="Times New Roman" w:cs="Calibri"/>
          <w:szCs w:val="22"/>
          <w:lang w:val="en-GB" w:eastAsia="en-GB"/>
        </w:rPr>
      </w:pPr>
    </w:p>
    <w:p w14:paraId="1A720AA6" w14:textId="77777777" w:rsidR="0071380A" w:rsidRPr="0071380A" w:rsidRDefault="0071380A" w:rsidP="0071380A">
      <w:pPr>
        <w:pStyle w:val="Heading3"/>
        <w:rPr>
          <w:lang w:val="en-GB" w:eastAsia="en-GB"/>
        </w:rPr>
      </w:pPr>
      <w:bookmarkStart w:id="27" w:name="_Toc229775461"/>
      <w:r>
        <w:rPr>
          <w:lang w:eastAsia="en-GB"/>
        </w:rPr>
        <w:lastRenderedPageBreak/>
        <w:t>Modems</w:t>
      </w:r>
      <w:bookmarkEnd w:id="27"/>
      <w:r>
        <w:rPr>
          <w:lang w:val="en-GB" w:eastAsia="en-GB"/>
        </w:rPr>
        <w:t> </w:t>
      </w:r>
    </w:p>
    <w:p w14:paraId="240F3D20" w14:textId="7DFE5B6A" w:rsidR="0071380A" w:rsidRPr="0071380A" w:rsidRDefault="0071380A" w:rsidP="0071380A">
      <w:pPr>
        <w:spacing w:before="0" w:after="0"/>
        <w:textAlignment w:val="baseline"/>
        <w:rPr>
          <w:rFonts w:eastAsia="Times New Roman" w:cs="Calibri"/>
          <w:szCs w:val="22"/>
          <w:lang w:val="en-GB" w:eastAsia="en-GB"/>
        </w:rPr>
      </w:pPr>
      <w:r>
        <w:rPr>
          <w:rFonts w:eastAsia="Times New Roman" w:cs="Calibri"/>
          <w:noProof/>
          <w:szCs w:val="22"/>
          <w:lang w:val="en-GB" w:eastAsia="en-GB"/>
        </w:rPr>
        <w:drawing>
          <wp:inline distT="0" distB="0" distL="0" distR="0" wp14:anchorId="22AC50C9" wp14:editId="6E55D73E">
            <wp:extent cx="5772150" cy="3562350"/>
            <wp:effectExtent l="0" t="0" r="0" b="0"/>
            <wp:docPr id="1532126913" name="Picture 19"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26913" name="Picture 19" descr="A screenshot of a computer  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72150" cy="3562350"/>
                    </a:xfrm>
                    <a:prstGeom prst="rect">
                      <a:avLst/>
                    </a:prstGeom>
                    <a:noFill/>
                    <a:ln>
                      <a:noFill/>
                    </a:ln>
                  </pic:spPr>
                </pic:pic>
              </a:graphicData>
            </a:graphic>
          </wp:inline>
        </w:drawing>
      </w:r>
      <w:r>
        <w:rPr>
          <w:rFonts w:eastAsia="Times New Roman" w:cs="Calibri"/>
          <w:szCs w:val="22"/>
          <w:lang w:val="en-GB" w:eastAsia="en-GB"/>
        </w:rPr>
        <w:t> </w:t>
      </w:r>
    </w:p>
    <w:p w14:paraId="77A8BEA7" w14:textId="77777777" w:rsidR="0071380A" w:rsidRDefault="0071380A" w:rsidP="0071380A">
      <w:pPr>
        <w:spacing w:before="0" w:after="0"/>
        <w:textAlignment w:val="baseline"/>
        <w:rPr>
          <w:rFonts w:eastAsia="Times New Roman" w:cs="Calibri"/>
          <w:szCs w:val="22"/>
          <w:lang w:eastAsia="en-GB"/>
        </w:rPr>
      </w:pPr>
      <w:r>
        <w:rPr>
          <w:rFonts w:eastAsia="Times New Roman" w:cs="Calibri"/>
          <w:szCs w:val="22"/>
          <w:lang w:eastAsia="en-GB"/>
        </w:rPr>
        <w:t>Die Bildschirmanzeige für Modeminformationen ist etwas komplexer. Die Werte für diesen Bildschirm stammen nicht aus einer einzigen, unbearbeiteten Quelle, sondern werden stattdessen unter Verwendung von Nachrichten aus mindestens drei verschiedenen MQTT-Themen aufgebaut und unter Verwendung von Datenanalyse und -verarbeitung im Python-Code des Nachrichtenhandlers verarbeitet. Die Anzahl der Modems und ihre Namen sind nicht fest codiert, sondern werden aus den Modemnachrichten auf MQTT extrahiert, ebenso wie deren Status, Anbieter und so weiter. Die Durchsatz-Tabelle funktioniert auf die gleiche Weise, fügt jedoch einige temporäre interne Datenstrukturen im Sammler hinzu, um Daten für die Spitzen- und Durchschnittsdurchsatzberechnungen zu aggregieren. </w:t>
      </w:r>
    </w:p>
    <w:p w14:paraId="13A4D896" w14:textId="77777777" w:rsidR="0071380A" w:rsidRPr="0071380A" w:rsidRDefault="0071380A" w:rsidP="0071380A">
      <w:pPr>
        <w:spacing w:before="0" w:after="0"/>
        <w:textAlignment w:val="baseline"/>
        <w:rPr>
          <w:rFonts w:eastAsia="Times New Roman" w:cs="Calibri"/>
          <w:szCs w:val="22"/>
          <w:lang w:eastAsia="en-GB"/>
        </w:rPr>
      </w:pPr>
    </w:p>
    <w:p w14:paraId="1FA6F831" w14:textId="77777777" w:rsidR="0071380A" w:rsidRPr="0071380A" w:rsidRDefault="0071380A" w:rsidP="0071380A">
      <w:pPr>
        <w:pStyle w:val="Heading2"/>
        <w:rPr>
          <w:lang w:val="en-GB"/>
        </w:rPr>
      </w:pPr>
      <w:bookmarkStart w:id="28" w:name="_Toc229775462"/>
      <w:r>
        <w:t>GPS</w:t>
      </w:r>
      <w:bookmarkEnd w:id="28"/>
      <w:r>
        <w:rPr>
          <w:lang w:val="en-GB"/>
        </w:rPr>
        <w:t> </w:t>
      </w:r>
    </w:p>
    <w:p w14:paraId="638C3C73" w14:textId="77777777" w:rsidR="0071380A" w:rsidRPr="0071380A" w:rsidRDefault="0071380A" w:rsidP="0071380A">
      <w:pPr>
        <w:spacing w:before="0" w:after="0"/>
        <w:textAlignment w:val="baseline"/>
        <w:rPr>
          <w:rFonts w:eastAsia="Times New Roman" w:cs="Calibri"/>
          <w:szCs w:val="22"/>
          <w:lang w:eastAsia="en-GB"/>
        </w:rPr>
      </w:pPr>
      <w:r>
        <w:rPr>
          <w:rFonts w:eastAsia="Times New Roman" w:cs="Calibri"/>
          <w:szCs w:val="22"/>
          <w:lang w:eastAsia="en-GB"/>
        </w:rPr>
        <w:t>Die GPS-Informationen stammen von einer MQTT-Quelle und sind, wie die CCU-Seite, ein Beispiel für eine grundlegende dynamische Engineering-Seite. Sie lässt sich leicht erweitern, wenn Telemetrie die neuen Informationen direkt bereitstellt und zur Verwendung bereit ist. </w:t>
      </w:r>
    </w:p>
    <w:p w14:paraId="15F80104" w14:textId="77777777" w:rsidR="0071380A" w:rsidRPr="0071380A" w:rsidRDefault="0071380A" w:rsidP="0071380A">
      <w:pPr>
        <w:spacing w:before="0" w:after="0"/>
        <w:textAlignment w:val="baseline"/>
        <w:rPr>
          <w:rFonts w:eastAsia="Times New Roman" w:cs="Calibri"/>
          <w:szCs w:val="22"/>
          <w:lang w:eastAsia="en-GB"/>
        </w:rPr>
      </w:pPr>
      <w:r>
        <w:rPr>
          <w:rFonts w:eastAsia="Times New Roman" w:cs="Calibri"/>
          <w:szCs w:val="22"/>
          <w:lang w:eastAsia="en-GB"/>
        </w:rPr>
        <w:t>  </w:t>
      </w:r>
    </w:p>
    <w:p w14:paraId="664BA5E1" w14:textId="77777777" w:rsidR="0071380A" w:rsidRPr="0071380A" w:rsidRDefault="0071380A" w:rsidP="0071380A">
      <w:pPr>
        <w:spacing w:before="0" w:after="0"/>
        <w:textAlignment w:val="baseline"/>
        <w:rPr>
          <w:rFonts w:eastAsia="Times New Roman" w:cs="Calibri"/>
          <w:szCs w:val="22"/>
          <w:lang w:eastAsia="en-GB"/>
        </w:rPr>
      </w:pPr>
      <w:r>
        <w:rPr>
          <w:rFonts w:eastAsia="Times New Roman" w:cs="Calibri"/>
          <w:szCs w:val="22"/>
          <w:lang w:eastAsia="en-GB"/>
        </w:rPr>
        <w:t>  </w:t>
      </w:r>
    </w:p>
    <w:p w14:paraId="7F27A81D" w14:textId="77777777" w:rsidR="0071380A" w:rsidRPr="0071380A" w:rsidRDefault="0071380A" w:rsidP="0071380A">
      <w:pPr>
        <w:spacing w:before="0" w:after="0"/>
        <w:textAlignment w:val="baseline"/>
        <w:rPr>
          <w:rFonts w:eastAsia="Times New Roman" w:cs="Calibri"/>
          <w:szCs w:val="22"/>
          <w:lang w:eastAsia="en-GB"/>
        </w:rPr>
      </w:pPr>
      <w:r>
        <w:rPr>
          <w:rFonts w:eastAsia="Times New Roman" w:cs="Calibri"/>
          <w:szCs w:val="22"/>
          <w:lang w:eastAsia="en-GB"/>
        </w:rPr>
        <w:t>  </w:t>
      </w:r>
    </w:p>
    <w:p w14:paraId="2F6958A6" w14:textId="77777777" w:rsidR="0071380A" w:rsidRPr="0071380A" w:rsidRDefault="0071380A" w:rsidP="0071380A">
      <w:pPr>
        <w:spacing w:before="0" w:after="0"/>
        <w:textAlignment w:val="baseline"/>
        <w:rPr>
          <w:rFonts w:eastAsia="Times New Roman" w:cs="Calibri"/>
          <w:szCs w:val="22"/>
          <w:lang w:eastAsia="en-GB"/>
        </w:rPr>
      </w:pPr>
      <w:r>
        <w:rPr>
          <w:rFonts w:eastAsia="Times New Roman" w:cs="Calibri"/>
          <w:szCs w:val="22"/>
          <w:lang w:eastAsia="en-GB"/>
        </w:rPr>
        <w:t>  </w:t>
      </w:r>
    </w:p>
    <w:p w14:paraId="777A925F" w14:textId="77777777" w:rsidR="0071380A" w:rsidRDefault="0071380A" w:rsidP="0071380A">
      <w:pPr>
        <w:pStyle w:val="Heading3"/>
        <w:rPr>
          <w:lang w:val="en-GB" w:eastAsia="en-GB"/>
        </w:rPr>
      </w:pPr>
      <w:bookmarkStart w:id="29" w:name="_Toc229775463"/>
      <w:r>
        <w:rPr>
          <w:lang w:eastAsia="en-GB"/>
        </w:rPr>
        <w:t>On-board netzwerk</w:t>
      </w:r>
      <w:bookmarkEnd w:id="29"/>
      <w:r>
        <w:rPr>
          <w:lang w:val="en-GB" w:eastAsia="en-GB"/>
        </w:rPr>
        <w:t> </w:t>
      </w:r>
    </w:p>
    <w:p w14:paraId="3B204A09" w14:textId="77777777" w:rsidR="0071380A" w:rsidRPr="0071380A" w:rsidRDefault="0071380A" w:rsidP="0071380A">
      <w:pPr>
        <w:rPr>
          <w:lang w:val="en-GB" w:eastAsia="en-GB" w:bidi="th-TH"/>
        </w:rPr>
      </w:pPr>
    </w:p>
    <w:p w14:paraId="344E3DF3" w14:textId="061BABB7" w:rsidR="0071380A" w:rsidRPr="0071380A" w:rsidRDefault="0071380A" w:rsidP="0071380A">
      <w:pPr>
        <w:spacing w:before="0" w:after="0"/>
        <w:textAlignment w:val="baseline"/>
        <w:rPr>
          <w:rFonts w:eastAsia="Times New Roman" w:cs="Calibri"/>
          <w:szCs w:val="22"/>
          <w:lang w:val="en-GB" w:eastAsia="en-GB"/>
        </w:rPr>
      </w:pPr>
      <w:r>
        <w:rPr>
          <w:rFonts w:eastAsia="Times New Roman" w:cs="Calibri"/>
          <w:noProof/>
          <w:szCs w:val="22"/>
          <w:lang w:val="en-GB" w:eastAsia="en-GB"/>
        </w:rPr>
        <w:lastRenderedPageBreak/>
        <w:drawing>
          <wp:inline distT="0" distB="0" distL="0" distR="0" wp14:anchorId="47A4070F" wp14:editId="6E2F698B">
            <wp:extent cx="4445000" cy="2705100"/>
            <wp:effectExtent l="0" t="0" r="0" b="0"/>
            <wp:docPr id="1449161161" name="Picture 18"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61161" name="Picture 18" descr="A screenshot of a computer  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45000" cy="2705100"/>
                    </a:xfrm>
                    <a:prstGeom prst="rect">
                      <a:avLst/>
                    </a:prstGeom>
                    <a:noFill/>
                    <a:ln>
                      <a:noFill/>
                    </a:ln>
                  </pic:spPr>
                </pic:pic>
              </a:graphicData>
            </a:graphic>
          </wp:inline>
        </w:drawing>
      </w:r>
      <w:r>
        <w:rPr>
          <w:rFonts w:eastAsia="Times New Roman" w:cs="Calibri"/>
          <w:szCs w:val="22"/>
          <w:lang w:val="en-GB" w:eastAsia="en-GB"/>
        </w:rPr>
        <w:t> </w:t>
      </w:r>
    </w:p>
    <w:p w14:paraId="38AB5B6F" w14:textId="77777777" w:rsidR="0071380A" w:rsidRDefault="0071380A" w:rsidP="0071380A">
      <w:pPr>
        <w:spacing w:before="0" w:after="0"/>
        <w:textAlignment w:val="baseline"/>
        <w:rPr>
          <w:rFonts w:eastAsia="Times New Roman" w:cs="Calibri"/>
          <w:szCs w:val="22"/>
          <w:lang w:eastAsia="en-GB"/>
        </w:rPr>
      </w:pPr>
      <w:r>
        <w:rPr>
          <w:rFonts w:eastAsia="Times New Roman" w:cs="Calibri"/>
          <w:szCs w:val="22"/>
          <w:lang w:eastAsia="en-GB"/>
        </w:rPr>
        <w:t>Die Daten für die Engineering-Seiten des Wi-Fi-Backbones stammen indirekt von der OBN-Software. OBN wird das Backbone analysieren und Informationen darüber in JSON-Berichten speichern, die von Telemetrie gelesen werden. Telemetrie veröffentlicht MQTT-Nachrichten auf +/+/device/identifier, +/+/device/stats und +/+/device/ports, und es obliegt dem EP-Collector, die relevanten Informationen daraus zu destillieren, um die Seiten des On-Board-Netzwerks zu füllen. </w:t>
      </w:r>
    </w:p>
    <w:p w14:paraId="0171BFBF" w14:textId="77777777" w:rsidR="0071380A" w:rsidRPr="0071380A" w:rsidRDefault="0071380A" w:rsidP="0071380A">
      <w:pPr>
        <w:spacing w:before="0" w:after="0"/>
        <w:textAlignment w:val="baseline"/>
        <w:rPr>
          <w:rFonts w:eastAsia="Times New Roman" w:cs="Calibri"/>
          <w:szCs w:val="22"/>
          <w:lang w:eastAsia="en-GB"/>
        </w:rPr>
      </w:pPr>
    </w:p>
    <w:p w14:paraId="20DF8818" w14:textId="77777777" w:rsidR="0071380A" w:rsidRPr="0071380A" w:rsidRDefault="0071380A" w:rsidP="0071380A">
      <w:pPr>
        <w:pStyle w:val="Heading3"/>
        <w:rPr>
          <w:lang w:val="en-GB" w:eastAsia="en-GB"/>
        </w:rPr>
      </w:pPr>
      <w:bookmarkStart w:id="30" w:name="_Toc229775464"/>
      <w:r>
        <w:rPr>
          <w:lang w:eastAsia="en-GB"/>
        </w:rPr>
        <w:t>VLAN</w:t>
      </w:r>
      <w:bookmarkEnd w:id="30"/>
      <w:r>
        <w:rPr>
          <w:lang w:val="en-GB" w:eastAsia="en-GB"/>
        </w:rPr>
        <w:t> </w:t>
      </w:r>
    </w:p>
    <w:p w14:paraId="3A74C13C" w14:textId="77777777" w:rsidR="0071380A" w:rsidRDefault="0071380A" w:rsidP="0071380A">
      <w:pPr>
        <w:spacing w:before="0" w:after="0"/>
        <w:textAlignment w:val="baseline"/>
        <w:rPr>
          <w:rFonts w:eastAsia="Times New Roman" w:cs="Calibri"/>
          <w:szCs w:val="22"/>
          <w:lang w:eastAsia="en-GB"/>
        </w:rPr>
      </w:pPr>
      <w:r>
        <w:rPr>
          <w:rFonts w:eastAsia="Times New Roman" w:cs="Calibri"/>
          <w:szCs w:val="22"/>
          <w:lang w:eastAsia="en-GB"/>
        </w:rPr>
        <w:t>Die VLAN-Informationen stammen aus der Telemetriedatensammlung zum Thema +/+/device/vlans. Wie bei den GPS- und OBN-Seiten müssen diese Informationen zunächst aggregiert werden, bevor sie von den Engineering-Seiten abgerufen werden können. </w:t>
      </w:r>
    </w:p>
    <w:p w14:paraId="4BF5EEA6" w14:textId="77777777" w:rsidR="0071380A" w:rsidRPr="0071380A" w:rsidRDefault="0071380A" w:rsidP="0071380A">
      <w:pPr>
        <w:spacing w:before="0" w:after="0"/>
        <w:textAlignment w:val="baseline"/>
        <w:rPr>
          <w:rFonts w:eastAsia="Times New Roman" w:cs="Calibri"/>
          <w:szCs w:val="22"/>
          <w:lang w:eastAsia="en-GB"/>
        </w:rPr>
      </w:pPr>
    </w:p>
    <w:p w14:paraId="2C25DD56" w14:textId="445A57D0" w:rsidR="0071380A" w:rsidRPr="0071380A" w:rsidRDefault="0071380A" w:rsidP="00A959CE">
      <w:pPr>
        <w:pStyle w:val="Heading3"/>
        <w:rPr>
          <w:lang w:val="en-GB" w:eastAsia="en-GB"/>
        </w:rPr>
      </w:pPr>
      <w:bookmarkStart w:id="31" w:name="_Toc229775465"/>
      <w:r>
        <w:rPr>
          <w:lang w:eastAsia="en-GB"/>
        </w:rPr>
        <w:t>Back-end informationEN</w:t>
      </w:r>
      <w:bookmarkEnd w:id="31"/>
      <w:r>
        <w:rPr>
          <w:lang w:val="en-GB" w:eastAsia="en-GB"/>
        </w:rPr>
        <w:t> </w:t>
      </w:r>
    </w:p>
    <w:p w14:paraId="43A8EB1B" w14:textId="737AEE73" w:rsidR="0071380A" w:rsidRDefault="0071380A" w:rsidP="0071380A">
      <w:pPr>
        <w:spacing w:before="0" w:after="0"/>
        <w:textAlignment w:val="baseline"/>
        <w:rPr>
          <w:rFonts w:eastAsia="Times New Roman" w:cs="Calibri"/>
          <w:szCs w:val="22"/>
          <w:lang w:eastAsia="en-GB"/>
        </w:rPr>
      </w:pPr>
      <w:r>
        <w:rPr>
          <w:rFonts w:eastAsia="Times New Roman" w:cs="Calibri"/>
          <w:szCs w:val="22"/>
          <w:lang w:eastAsia="en-GB"/>
        </w:rPr>
        <w:t>Diese Seite soll Informationen zur Verbindung zum Backend anzeigen. Im Moment enthält sie nur einen Datenpunkt, die IP-Adresse des MAR5-Servers, mit dem die CCU verbunden ist. Dies ist ein statischer Wert, wie im Fall der Zuginformationsseite, aber er wird zu einem dynamischen Wert, wenn der dynamische Verbindungsmanager (oder "DCM") implementiert wird: Ab diesem Zeitpunkt wird die CCU in der Lage sein, sich mit jedem Host eines MAR5-Back-End-Servers zu verbinden. Diese Seite muss regelmäßig aktualisiert werden, um den korrekten Wert anzuzeigen - die Aktualisierung ist einmal pro Minute geplant. </w:t>
      </w:r>
    </w:p>
    <w:p w14:paraId="63AA2039" w14:textId="77777777" w:rsidR="00A959CE" w:rsidRPr="0071380A" w:rsidRDefault="00A959CE" w:rsidP="0071380A">
      <w:pPr>
        <w:spacing w:before="0" w:after="0"/>
        <w:textAlignment w:val="baseline"/>
        <w:rPr>
          <w:rFonts w:eastAsia="Times New Roman" w:cs="Calibri"/>
          <w:szCs w:val="22"/>
          <w:lang w:eastAsia="en-GB"/>
        </w:rPr>
      </w:pPr>
    </w:p>
    <w:p w14:paraId="425053DC" w14:textId="77777777" w:rsidR="0071380A" w:rsidRPr="0071380A" w:rsidRDefault="0071380A" w:rsidP="00A959CE">
      <w:pPr>
        <w:pStyle w:val="Heading3"/>
        <w:rPr>
          <w:lang w:val="en-GB" w:eastAsia="en-GB"/>
        </w:rPr>
      </w:pPr>
      <w:bookmarkStart w:id="32" w:name="_Toc229775466"/>
      <w:r>
        <w:rPr>
          <w:lang w:eastAsia="en-GB"/>
        </w:rPr>
        <w:t>Actions</w:t>
      </w:r>
      <w:bookmarkEnd w:id="32"/>
      <w:r>
        <w:rPr>
          <w:lang w:val="en-GB" w:eastAsia="en-GB"/>
        </w:rPr>
        <w:t> </w:t>
      </w:r>
    </w:p>
    <w:p w14:paraId="1EADEBBA" w14:textId="77777777" w:rsidR="0071380A" w:rsidRPr="0071380A" w:rsidRDefault="0071380A" w:rsidP="0071380A">
      <w:pPr>
        <w:spacing w:before="0" w:after="0"/>
        <w:textAlignment w:val="baseline"/>
        <w:rPr>
          <w:rFonts w:eastAsia="Times New Roman" w:cs="Calibri"/>
          <w:szCs w:val="22"/>
          <w:lang w:eastAsia="en-GB"/>
        </w:rPr>
      </w:pPr>
      <w:r>
        <w:rPr>
          <w:rFonts w:eastAsia="Times New Roman" w:cs="Calibri"/>
          <w:szCs w:val="22"/>
          <w:lang w:eastAsia="en-GB"/>
        </w:rPr>
        <w:t>Diese Seite zeigt Aktionen an, die von MAR3 durchgeführt wurden. MAR3 führt eine Aktion aus und sendet eine MQTT-Nachricht zum Thema mar3/action. Telemetrie verarbeitet diese Nachricht und sendet sie dann als MQTT-Nachricht zum Thema event_action weiter. Die Seite zeigt den Aktionstitel, Längen- und Breitengrad sowie die Zeit der Aktion an. </w:t>
      </w:r>
    </w:p>
    <w:p w14:paraId="2CEB0FCA" w14:textId="2512EB3D" w:rsidR="00C243E0" w:rsidRDefault="0071380A" w:rsidP="005C0AAD">
      <w:pPr>
        <w:spacing w:before="0" w:after="0"/>
        <w:textAlignment w:val="baseline"/>
        <w:rPr>
          <w:rFonts w:eastAsia="Times New Roman" w:cs="Calibri"/>
          <w:szCs w:val="22"/>
          <w:lang w:eastAsia="en-GB"/>
        </w:rPr>
      </w:pPr>
      <w:r>
        <w:rPr>
          <w:rFonts w:eastAsia="Times New Roman" w:cs="Calibri"/>
          <w:szCs w:val="22"/>
          <w:lang w:eastAsia="en-GB"/>
        </w:rPr>
        <w:t> </w:t>
      </w:r>
    </w:p>
    <w:p w14:paraId="5EF2F246" w14:textId="77777777" w:rsidR="00C243E0" w:rsidRDefault="00C243E0" w:rsidP="005C0AAD">
      <w:pPr>
        <w:spacing w:before="0" w:after="0"/>
        <w:textAlignment w:val="baseline"/>
        <w:rPr>
          <w:rFonts w:eastAsia="Times New Roman" w:cs="Calibri"/>
          <w:szCs w:val="22"/>
          <w:lang w:eastAsia="en-GB"/>
        </w:rPr>
      </w:pPr>
    </w:p>
    <w:p w14:paraId="48E96258" w14:textId="77777777" w:rsidR="0083697B" w:rsidRDefault="0083697B" w:rsidP="0083697B">
      <w:pPr>
        <w:pStyle w:val="Heading2"/>
        <w:rPr>
          <w:lang w:val="en-GB"/>
        </w:rPr>
      </w:pPr>
      <w:bookmarkStart w:id="33" w:name="_Toc229775467"/>
      <w:r>
        <w:lastRenderedPageBreak/>
        <w:t>Security</w:t>
      </w:r>
      <w:bookmarkEnd w:id="33"/>
      <w:r>
        <w:rPr>
          <w:lang w:val="en-GB"/>
        </w:rPr>
        <w:t> </w:t>
      </w:r>
    </w:p>
    <w:p w14:paraId="4F08F103" w14:textId="77777777" w:rsidR="0083697B" w:rsidRPr="0083697B" w:rsidRDefault="0083697B" w:rsidP="0083697B">
      <w:pPr>
        <w:spacing w:before="0" w:after="0"/>
        <w:ind w:left="720"/>
        <w:textAlignment w:val="baseline"/>
        <w:rPr>
          <w:rFonts w:eastAsia="Times New Roman" w:cs="Calibri"/>
          <w:szCs w:val="22"/>
          <w:lang w:val="en-GB" w:eastAsia="en-GB"/>
        </w:rPr>
      </w:pPr>
    </w:p>
    <w:p w14:paraId="3C6E963F" w14:textId="77777777" w:rsidR="0083697B" w:rsidRPr="0083697B" w:rsidRDefault="0083697B" w:rsidP="0083697B">
      <w:pPr>
        <w:pStyle w:val="Heading3"/>
        <w:rPr>
          <w:lang w:val="en-GB" w:eastAsia="en-GB"/>
        </w:rPr>
      </w:pPr>
      <w:bookmarkStart w:id="34" w:name="_Toc229775468"/>
      <w:r>
        <w:rPr>
          <w:lang w:eastAsia="en-GB"/>
        </w:rPr>
        <w:t>Verschlüsselung</w:t>
      </w:r>
      <w:bookmarkEnd w:id="34"/>
      <w:r>
        <w:rPr>
          <w:lang w:val="en-GB" w:eastAsia="en-GB"/>
        </w:rPr>
        <w:t> </w:t>
      </w:r>
    </w:p>
    <w:p w14:paraId="7986C547" w14:textId="77777777" w:rsidR="0083697B" w:rsidRDefault="0083697B" w:rsidP="0083697B">
      <w:pPr>
        <w:spacing w:before="0" w:after="0"/>
        <w:textAlignment w:val="baseline"/>
        <w:rPr>
          <w:rFonts w:eastAsia="Times New Roman" w:cs="Calibri"/>
          <w:szCs w:val="22"/>
          <w:lang w:eastAsia="en-GB"/>
        </w:rPr>
      </w:pPr>
      <w:r>
        <w:rPr>
          <w:rFonts w:eastAsia="Times New Roman" w:cs="Calibri"/>
          <w:szCs w:val="22"/>
          <w:lang w:eastAsia="en-GB"/>
        </w:rPr>
        <w:t>Der Nomad Connect-Tunnel verwendet die AES 256-Verschlüsselung für den Datenverkehr.  </w:t>
      </w:r>
    </w:p>
    <w:p w14:paraId="58308094" w14:textId="77777777" w:rsidR="0083697B" w:rsidRPr="0083697B" w:rsidRDefault="0083697B" w:rsidP="0083697B">
      <w:pPr>
        <w:spacing w:before="0" w:after="0"/>
        <w:textAlignment w:val="baseline"/>
        <w:rPr>
          <w:rFonts w:eastAsia="Times New Roman" w:cs="Calibri"/>
          <w:szCs w:val="22"/>
          <w:lang w:eastAsia="en-GB"/>
        </w:rPr>
      </w:pPr>
    </w:p>
    <w:p w14:paraId="424B1F31" w14:textId="77777777" w:rsidR="0083697B" w:rsidRPr="0083697B" w:rsidRDefault="0083697B" w:rsidP="0083697B">
      <w:pPr>
        <w:pStyle w:val="Heading3"/>
        <w:rPr>
          <w:lang w:val="en-GB" w:eastAsia="en-GB"/>
        </w:rPr>
      </w:pPr>
      <w:bookmarkStart w:id="35" w:name="_Toc229775469"/>
      <w:r>
        <w:rPr>
          <w:lang w:eastAsia="en-GB"/>
        </w:rPr>
        <w:t>Firewalling</w:t>
      </w:r>
      <w:bookmarkEnd w:id="35"/>
      <w:r>
        <w:rPr>
          <w:lang w:val="en-GB" w:eastAsia="en-GB"/>
        </w:rPr>
        <w:t> </w:t>
      </w:r>
    </w:p>
    <w:p w14:paraId="56F871F1" w14:textId="77777777" w:rsidR="0083697B" w:rsidRDefault="0083697B" w:rsidP="0083697B">
      <w:pPr>
        <w:spacing w:before="0" w:after="0"/>
        <w:textAlignment w:val="baseline"/>
        <w:rPr>
          <w:rFonts w:eastAsia="Times New Roman" w:cs="Calibri"/>
          <w:szCs w:val="22"/>
          <w:lang w:eastAsia="en-GB"/>
        </w:rPr>
      </w:pPr>
      <w:r>
        <w:rPr>
          <w:rFonts w:eastAsia="Times New Roman" w:cs="Calibri"/>
          <w:szCs w:val="22"/>
          <w:lang w:eastAsia="en-GB"/>
        </w:rPr>
        <w:t>Die Nomad Connect-Lösung enthält eine default DROP-Policy sowohl für die INPUT-, als auch für die FORWARD-Chain. </w:t>
      </w:r>
    </w:p>
    <w:p w14:paraId="39843410" w14:textId="77777777" w:rsidR="0083697B" w:rsidRPr="0083697B" w:rsidRDefault="0083697B" w:rsidP="0083697B">
      <w:pPr>
        <w:spacing w:before="0" w:after="0"/>
        <w:textAlignment w:val="baseline"/>
        <w:rPr>
          <w:rFonts w:eastAsia="Times New Roman" w:cs="Calibri"/>
          <w:szCs w:val="22"/>
          <w:lang w:eastAsia="en-GB"/>
        </w:rPr>
      </w:pPr>
    </w:p>
    <w:p w14:paraId="14380DE9" w14:textId="77777777" w:rsidR="0083697B" w:rsidRPr="0083697B" w:rsidRDefault="0083697B" w:rsidP="0083697B">
      <w:pPr>
        <w:pStyle w:val="Heading3"/>
        <w:rPr>
          <w:lang w:val="en-GB" w:eastAsia="en-GB"/>
        </w:rPr>
      </w:pPr>
      <w:bookmarkStart w:id="36" w:name="_Toc229775470"/>
      <w:r>
        <w:rPr>
          <w:lang w:eastAsia="en-GB"/>
        </w:rPr>
        <w:t>CCU</w:t>
      </w:r>
      <w:bookmarkEnd w:id="36"/>
      <w:r>
        <w:rPr>
          <w:lang w:val="en-GB" w:eastAsia="en-GB"/>
        </w:rPr>
        <w:t> </w:t>
      </w:r>
    </w:p>
    <w:p w14:paraId="457A5193" w14:textId="77777777" w:rsidR="0083697B" w:rsidRPr="0083697B" w:rsidRDefault="0083697B" w:rsidP="0083697B">
      <w:pPr>
        <w:spacing w:before="0" w:after="0"/>
        <w:textAlignment w:val="baseline"/>
        <w:rPr>
          <w:rFonts w:eastAsia="Times New Roman" w:cs="Calibri"/>
          <w:szCs w:val="22"/>
          <w:lang w:val="en-GB" w:eastAsia="en-GB"/>
        </w:rPr>
      </w:pPr>
      <w:r>
        <w:rPr>
          <w:rFonts w:eastAsia="Times New Roman" w:cs="Calibri"/>
          <w:b/>
          <w:bCs/>
          <w:szCs w:val="22"/>
          <w:lang w:eastAsia="en-GB"/>
        </w:rPr>
        <w:t>Passagier Netzwerke</w:t>
      </w:r>
      <w:r>
        <w:rPr>
          <w:rFonts w:eastAsia="Times New Roman" w:cs="Calibri"/>
          <w:szCs w:val="22"/>
          <w:lang w:val="en-GB" w:eastAsia="en-GB"/>
        </w:rPr>
        <w:t> </w:t>
      </w:r>
    </w:p>
    <w:p w14:paraId="00985B82" w14:textId="77777777" w:rsidR="0083697B" w:rsidRPr="0083697B" w:rsidRDefault="0083697B" w:rsidP="0083697B">
      <w:pPr>
        <w:spacing w:before="0" w:after="0"/>
        <w:textAlignment w:val="baseline"/>
        <w:rPr>
          <w:rFonts w:eastAsia="Times New Roman" w:cs="Calibri"/>
          <w:szCs w:val="22"/>
          <w:lang w:eastAsia="en-GB"/>
        </w:rPr>
      </w:pPr>
      <w:r>
        <w:rPr>
          <w:rFonts w:eastAsia="Times New Roman" w:cs="Calibri"/>
          <w:szCs w:val="22"/>
          <w:lang w:eastAsia="en-GB"/>
        </w:rPr>
        <w:t>Passagiere können auf folgende Dienste zugreifen: </w:t>
      </w:r>
    </w:p>
    <w:p w14:paraId="6FFB3B4D" w14:textId="77777777" w:rsidR="0083697B" w:rsidRPr="0083697B" w:rsidRDefault="0083697B">
      <w:pPr>
        <w:numPr>
          <w:ilvl w:val="0"/>
          <w:numId w:val="29"/>
        </w:numPr>
        <w:spacing w:before="0" w:after="0"/>
        <w:textAlignment w:val="baseline"/>
        <w:rPr>
          <w:rFonts w:eastAsia="Times New Roman" w:cs="Calibri"/>
          <w:szCs w:val="22"/>
          <w:lang w:eastAsia="en-GB"/>
        </w:rPr>
      </w:pPr>
      <w:r>
        <w:rPr>
          <w:rFonts w:eastAsia="Times New Roman" w:cs="Calibri"/>
          <w:szCs w:val="22"/>
          <w:lang w:eastAsia="en-GB"/>
        </w:rPr>
        <w:t>Dienste, die sie auf der CCU benötigen </w:t>
      </w:r>
    </w:p>
    <w:p w14:paraId="141EF834" w14:textId="77777777" w:rsidR="0083697B" w:rsidRPr="0083697B" w:rsidRDefault="0083697B">
      <w:pPr>
        <w:numPr>
          <w:ilvl w:val="0"/>
          <w:numId w:val="30"/>
        </w:numPr>
        <w:spacing w:before="0" w:after="0"/>
        <w:textAlignment w:val="baseline"/>
        <w:rPr>
          <w:rFonts w:eastAsia="Times New Roman" w:cs="Calibri"/>
          <w:szCs w:val="22"/>
          <w:lang w:val="en-GB" w:eastAsia="en-GB"/>
        </w:rPr>
      </w:pPr>
      <w:r>
        <w:rPr>
          <w:rFonts w:eastAsia="Times New Roman" w:cs="Calibri"/>
          <w:szCs w:val="22"/>
          <w:lang w:eastAsia="en-GB"/>
        </w:rPr>
        <w:t>HTTP / HTTPS (Portal)</w:t>
      </w:r>
      <w:r>
        <w:rPr>
          <w:rFonts w:eastAsia="Times New Roman" w:cs="Calibri"/>
          <w:szCs w:val="22"/>
          <w:lang w:val="en-GB" w:eastAsia="en-GB"/>
        </w:rPr>
        <w:t> </w:t>
      </w:r>
    </w:p>
    <w:p w14:paraId="0324B23E" w14:textId="77777777" w:rsidR="0083697B" w:rsidRPr="0083697B" w:rsidRDefault="0083697B">
      <w:pPr>
        <w:numPr>
          <w:ilvl w:val="0"/>
          <w:numId w:val="31"/>
        </w:numPr>
        <w:spacing w:before="0" w:after="0"/>
        <w:textAlignment w:val="baseline"/>
        <w:rPr>
          <w:rFonts w:eastAsia="Times New Roman" w:cs="Calibri"/>
          <w:szCs w:val="22"/>
          <w:lang w:val="en-GB" w:eastAsia="en-GB"/>
        </w:rPr>
      </w:pPr>
      <w:r>
        <w:rPr>
          <w:rFonts w:eastAsia="Times New Roman" w:cs="Calibri"/>
          <w:szCs w:val="22"/>
          <w:lang w:eastAsia="en-GB"/>
        </w:rPr>
        <w:t>DNS</w:t>
      </w:r>
      <w:r>
        <w:rPr>
          <w:rFonts w:eastAsia="Times New Roman" w:cs="Calibri"/>
          <w:szCs w:val="22"/>
          <w:lang w:val="en-GB" w:eastAsia="en-GB"/>
        </w:rPr>
        <w:t> </w:t>
      </w:r>
    </w:p>
    <w:p w14:paraId="31D6B5B6" w14:textId="77777777" w:rsidR="0083697B" w:rsidRPr="0083697B" w:rsidRDefault="0083697B">
      <w:pPr>
        <w:numPr>
          <w:ilvl w:val="0"/>
          <w:numId w:val="32"/>
        </w:numPr>
        <w:spacing w:before="0" w:after="0"/>
        <w:textAlignment w:val="baseline"/>
        <w:rPr>
          <w:rFonts w:eastAsia="Times New Roman" w:cs="Calibri"/>
          <w:szCs w:val="22"/>
          <w:lang w:val="en-GB" w:eastAsia="en-GB"/>
        </w:rPr>
      </w:pPr>
      <w:r>
        <w:rPr>
          <w:rFonts w:eastAsia="Times New Roman" w:cs="Calibri"/>
          <w:szCs w:val="22"/>
          <w:lang w:eastAsia="en-GB"/>
        </w:rPr>
        <w:t>Internet</w:t>
      </w:r>
      <w:r>
        <w:rPr>
          <w:rFonts w:eastAsia="Times New Roman" w:cs="Calibri"/>
          <w:szCs w:val="22"/>
          <w:lang w:val="en-GB" w:eastAsia="en-GB"/>
        </w:rPr>
        <w:t> </w:t>
      </w:r>
    </w:p>
    <w:p w14:paraId="1505E203" w14:textId="77777777" w:rsidR="0083697B" w:rsidRPr="0083697B" w:rsidRDefault="0083697B" w:rsidP="0083697B">
      <w:pPr>
        <w:spacing w:before="0" w:after="0"/>
        <w:textAlignment w:val="baseline"/>
        <w:rPr>
          <w:rFonts w:eastAsia="Times New Roman" w:cs="Calibri"/>
          <w:szCs w:val="22"/>
          <w:lang w:eastAsia="en-GB"/>
        </w:rPr>
      </w:pPr>
      <w:r>
        <w:rPr>
          <w:rFonts w:eastAsia="Times New Roman" w:cs="Calibri"/>
          <w:szCs w:val="22"/>
          <w:lang w:eastAsia="en-GB"/>
        </w:rPr>
        <w:t>Der gesamte Verkehr von Passagieren zu privaten IP-Adressen (RFC1918) ist ausnahmslos verboten und blockiert. </w:t>
      </w:r>
    </w:p>
    <w:p w14:paraId="1DBC3DDF" w14:textId="77777777" w:rsidR="0083697B" w:rsidRDefault="0083697B" w:rsidP="0083697B">
      <w:pPr>
        <w:spacing w:before="0" w:after="0"/>
        <w:textAlignment w:val="baseline"/>
        <w:rPr>
          <w:rFonts w:eastAsia="Times New Roman" w:cs="Calibri"/>
          <w:szCs w:val="22"/>
          <w:lang w:eastAsia="en-GB"/>
        </w:rPr>
      </w:pPr>
      <w:r>
        <w:rPr>
          <w:rFonts w:eastAsia="Times New Roman" w:cs="Calibri"/>
          <w:szCs w:val="22"/>
          <w:lang w:eastAsia="en-GB"/>
        </w:rPr>
        <w:t>Alle Endgeräte der Passagiere werden Netzwerktechnisch separiert (Client Isolation). </w:t>
      </w:r>
    </w:p>
    <w:p w14:paraId="73CD8A16" w14:textId="77777777" w:rsidR="0083697B" w:rsidRPr="0083697B" w:rsidRDefault="0083697B" w:rsidP="0083697B">
      <w:pPr>
        <w:spacing w:before="0" w:after="0"/>
        <w:textAlignment w:val="baseline"/>
        <w:rPr>
          <w:rFonts w:eastAsia="Times New Roman" w:cs="Calibri"/>
          <w:szCs w:val="22"/>
          <w:lang w:eastAsia="en-GB"/>
        </w:rPr>
      </w:pPr>
    </w:p>
    <w:p w14:paraId="599E5101" w14:textId="77777777" w:rsidR="0083697B" w:rsidRPr="0083697B" w:rsidRDefault="0083697B" w:rsidP="0083697B">
      <w:pPr>
        <w:spacing w:before="0" w:after="0"/>
        <w:textAlignment w:val="baseline"/>
        <w:rPr>
          <w:rFonts w:eastAsia="Times New Roman" w:cs="Calibri"/>
          <w:szCs w:val="22"/>
          <w:lang w:eastAsia="en-GB"/>
        </w:rPr>
      </w:pPr>
      <w:r>
        <w:rPr>
          <w:rFonts w:eastAsia="Times New Roman" w:cs="Calibri"/>
          <w:b/>
          <w:bCs/>
          <w:szCs w:val="22"/>
          <w:lang w:eastAsia="en-GB"/>
        </w:rPr>
        <w:t>Service Netzwerke</w:t>
      </w:r>
      <w:r>
        <w:rPr>
          <w:rFonts w:eastAsia="Times New Roman" w:cs="Calibri"/>
          <w:szCs w:val="22"/>
          <w:lang w:eastAsia="en-GB"/>
        </w:rPr>
        <w:t> </w:t>
      </w:r>
    </w:p>
    <w:p w14:paraId="299667A9" w14:textId="77777777" w:rsidR="0083697B" w:rsidRPr="0083697B" w:rsidRDefault="0083697B" w:rsidP="0083697B">
      <w:pPr>
        <w:spacing w:before="0" w:after="0"/>
        <w:textAlignment w:val="baseline"/>
        <w:rPr>
          <w:rFonts w:eastAsia="Times New Roman" w:cs="Calibri"/>
          <w:szCs w:val="22"/>
          <w:lang w:eastAsia="en-GB"/>
        </w:rPr>
      </w:pPr>
      <w:r>
        <w:rPr>
          <w:rFonts w:eastAsia="Times New Roman" w:cs="Calibri"/>
          <w:szCs w:val="22"/>
          <w:lang w:eastAsia="en-GB"/>
        </w:rPr>
        <w:t>Die VLANs werden durch die Firewall separiert, um voreinander geschützt zu sein.  </w:t>
      </w:r>
    </w:p>
    <w:p w14:paraId="0A137F23" w14:textId="77777777" w:rsidR="0083697B" w:rsidRPr="0083697B" w:rsidRDefault="0083697B" w:rsidP="0083697B">
      <w:pPr>
        <w:spacing w:before="0" w:after="0"/>
        <w:textAlignment w:val="baseline"/>
        <w:rPr>
          <w:rFonts w:eastAsia="Times New Roman" w:cs="Calibri"/>
          <w:szCs w:val="22"/>
          <w:lang w:val="en-GB" w:eastAsia="en-GB"/>
        </w:rPr>
      </w:pPr>
      <w:r>
        <w:rPr>
          <w:rFonts w:eastAsia="Times New Roman" w:cs="Calibri"/>
          <w:szCs w:val="22"/>
          <w:lang w:eastAsia="en-GB"/>
        </w:rPr>
        <w:t>Der Datenverkehr der Servicenetzwerke ins Internet (offen oder eingeschränkt) oder zu definierten Zielen in einem ÖBB oder Custom Datacenter wird definiert. Ebenso eventuell notwendiger Datenverkehr zwischen den Servicenetzwerken.</w:t>
      </w:r>
      <w:r>
        <w:rPr>
          <w:rFonts w:eastAsia="Times New Roman" w:cs="Calibri"/>
          <w:szCs w:val="22"/>
          <w:lang w:val="en-GB" w:eastAsia="en-GB"/>
        </w:rPr>
        <w:t> </w:t>
      </w:r>
    </w:p>
    <w:p w14:paraId="290112CB" w14:textId="77777777" w:rsidR="0083697B" w:rsidRPr="0083697B" w:rsidRDefault="0083697B" w:rsidP="0083697B">
      <w:pPr>
        <w:spacing w:before="0" w:after="0"/>
        <w:textAlignment w:val="baseline"/>
        <w:rPr>
          <w:rFonts w:eastAsia="Times New Roman" w:cs="Calibri"/>
          <w:szCs w:val="22"/>
          <w:lang w:val="en-GB" w:eastAsia="en-GB"/>
        </w:rPr>
      </w:pPr>
      <w:r>
        <w:rPr>
          <w:rFonts w:eastAsia="Times New Roman" w:cs="Calibri"/>
          <w:szCs w:val="22"/>
          <w:lang w:val="en-GB" w:eastAsia="en-GB"/>
        </w:rPr>
        <w:t> </w:t>
      </w:r>
    </w:p>
    <w:p w14:paraId="293ACE9D" w14:textId="77777777" w:rsidR="0083697B" w:rsidRPr="0083697B" w:rsidRDefault="0083697B" w:rsidP="0083697B">
      <w:pPr>
        <w:pStyle w:val="Heading3"/>
      </w:pPr>
      <w:bookmarkStart w:id="37" w:name="_Toc229775471"/>
      <w:r>
        <w:t>Customer Data Center</w:t>
      </w:r>
      <w:bookmarkEnd w:id="37"/>
      <w:r>
        <w:t> </w:t>
      </w:r>
    </w:p>
    <w:p w14:paraId="501520D8" w14:textId="77777777" w:rsidR="0083697B" w:rsidRPr="0083697B" w:rsidRDefault="0083697B" w:rsidP="0083697B">
      <w:pPr>
        <w:spacing w:before="0" w:after="0"/>
        <w:textAlignment w:val="baseline"/>
        <w:rPr>
          <w:rFonts w:eastAsia="Times New Roman" w:cs="Calibri"/>
          <w:szCs w:val="22"/>
          <w:lang w:eastAsia="en-GB"/>
        </w:rPr>
      </w:pPr>
      <w:r>
        <w:rPr>
          <w:rFonts w:eastAsia="Times New Roman" w:cs="Calibri"/>
          <w:szCs w:val="22"/>
          <w:lang w:eastAsia="en-GB"/>
        </w:rPr>
        <w:t>Als Schutzstrategie unterteilt die Nomad Connect-Lösung die Netzwerkkommunikation in spezifische virtuelle lokale Netzwerke (VLANs). Dies ermöglicht es der Lösung, verschiedene Arten der Kommunikation zu trennen, und verbessert somit die Sicherheit in Bezug auf diese.  </w:t>
      </w:r>
    </w:p>
    <w:p w14:paraId="5599E711" w14:textId="5703AE61" w:rsidR="0083697B" w:rsidRDefault="0083697B" w:rsidP="0083697B">
      <w:pPr>
        <w:spacing w:before="0" w:after="0"/>
        <w:textAlignment w:val="baseline"/>
        <w:rPr>
          <w:rFonts w:eastAsia="Times New Roman" w:cs="Calibri"/>
          <w:szCs w:val="22"/>
          <w:lang w:eastAsia="en-GB"/>
        </w:rPr>
      </w:pPr>
      <w:r>
        <w:rPr>
          <w:rFonts w:eastAsia="Times New Roman" w:cs="Calibri"/>
          <w:szCs w:val="22"/>
          <w:lang w:eastAsia="en-GB"/>
        </w:rPr>
        <w:t>Innerhalb der CDCs teilen wir die Nutzung des/der Netzwerks/Netzwerke in VLANs auf. Die in der OEBB CDC eingesetzte Konfiguration kann 3 VLANs wie folgt umfassen:</w:t>
      </w:r>
    </w:p>
    <w:p w14:paraId="64303658" w14:textId="77777777" w:rsidR="0083697B" w:rsidRPr="0083697B" w:rsidRDefault="0083697B" w:rsidP="0083697B">
      <w:pPr>
        <w:spacing w:before="0" w:after="0"/>
        <w:textAlignment w:val="baseline"/>
        <w:rPr>
          <w:rFonts w:eastAsia="Times New Roman" w:cs="Calibri"/>
          <w:szCs w:val="22"/>
          <w:lang w:eastAsia="en-GB"/>
        </w:rPr>
      </w:pPr>
    </w:p>
    <w:p w14:paraId="0C4266E6" w14:textId="77777777" w:rsidR="0083697B" w:rsidRPr="0083697B" w:rsidRDefault="0083697B" w:rsidP="0083697B">
      <w:pPr>
        <w:spacing w:before="0" w:after="0"/>
        <w:textAlignment w:val="baseline"/>
        <w:rPr>
          <w:rFonts w:eastAsia="Times New Roman" w:cs="Calibri"/>
          <w:szCs w:val="22"/>
          <w:lang w:eastAsia="en-GB"/>
        </w:rPr>
      </w:pPr>
      <w:r>
        <w:rPr>
          <w:rFonts w:eastAsia="Times New Roman" w:cs="Calibri"/>
          <w:szCs w:val="22"/>
          <w:lang w:eastAsia="en-GB"/>
        </w:rPr>
        <w:t>1.</w:t>
      </w:r>
      <w:r>
        <w:rPr>
          <w:rFonts w:eastAsia="Times New Roman" w:cs="Calibri"/>
          <w:szCs w:val="22"/>
          <w:lang w:eastAsia="en-GB"/>
        </w:rPr>
        <w:tab/>
        <w:t>Verwaltungs-Vlan (Administration VLAN) </w:t>
      </w:r>
    </w:p>
    <w:p w14:paraId="6A72325C" w14:textId="77777777" w:rsidR="0083697B" w:rsidRPr="0083697B" w:rsidRDefault="0083697B" w:rsidP="0083697B">
      <w:pPr>
        <w:spacing w:before="0" w:after="0"/>
        <w:textAlignment w:val="baseline"/>
        <w:rPr>
          <w:rFonts w:eastAsia="Times New Roman" w:cs="Calibri"/>
          <w:szCs w:val="22"/>
          <w:lang w:eastAsia="en-GB"/>
        </w:rPr>
      </w:pPr>
      <w:r>
        <w:rPr>
          <w:rFonts w:eastAsia="Times New Roman" w:cs="Calibri"/>
          <w:szCs w:val="22"/>
          <w:lang w:eastAsia="en-GB"/>
        </w:rPr>
        <w:t>2.</w:t>
      </w:r>
      <w:r>
        <w:rPr>
          <w:rFonts w:eastAsia="Times New Roman" w:cs="Calibri"/>
          <w:szCs w:val="22"/>
          <w:lang w:eastAsia="en-GB"/>
        </w:rPr>
        <w:tab/>
        <w:t>Dienste-Vlan (Service VLAN) </w:t>
      </w:r>
    </w:p>
    <w:p w14:paraId="3A02E517" w14:textId="77777777" w:rsidR="0083697B" w:rsidRDefault="0083697B" w:rsidP="0083697B">
      <w:pPr>
        <w:spacing w:before="0" w:after="0"/>
        <w:textAlignment w:val="baseline"/>
        <w:rPr>
          <w:rFonts w:eastAsia="Times New Roman" w:cs="Calibri"/>
          <w:szCs w:val="22"/>
          <w:lang w:eastAsia="en-GB"/>
        </w:rPr>
      </w:pPr>
      <w:r>
        <w:rPr>
          <w:rFonts w:eastAsia="Times New Roman" w:cs="Calibri"/>
          <w:szCs w:val="22"/>
          <w:lang w:eastAsia="en-GB"/>
        </w:rPr>
        <w:t>3.</w:t>
      </w:r>
      <w:r>
        <w:rPr>
          <w:rFonts w:eastAsia="Times New Roman" w:cs="Calibri"/>
          <w:szCs w:val="22"/>
          <w:lang w:eastAsia="en-GB"/>
        </w:rPr>
        <w:tab/>
        <w:t>Zugriffs-Vlan (Access VLAN) </w:t>
      </w:r>
    </w:p>
    <w:p w14:paraId="5F50239B" w14:textId="77777777" w:rsidR="0083697B" w:rsidRPr="0083697B" w:rsidRDefault="0083697B" w:rsidP="0083697B">
      <w:pPr>
        <w:spacing w:before="0" w:after="0"/>
        <w:textAlignment w:val="baseline"/>
        <w:rPr>
          <w:rFonts w:eastAsia="Times New Roman" w:cs="Calibri"/>
          <w:szCs w:val="22"/>
          <w:lang w:eastAsia="en-GB"/>
        </w:rPr>
      </w:pPr>
    </w:p>
    <w:p w14:paraId="1C1B6BE3" w14:textId="77777777" w:rsidR="0083697B" w:rsidRPr="0083697B" w:rsidRDefault="0083697B" w:rsidP="0083697B">
      <w:pPr>
        <w:spacing w:before="0" w:after="0"/>
        <w:textAlignment w:val="baseline"/>
        <w:rPr>
          <w:rFonts w:eastAsia="Times New Roman" w:cs="Calibri"/>
          <w:szCs w:val="22"/>
          <w:lang w:eastAsia="en-GB"/>
        </w:rPr>
      </w:pPr>
      <w:r>
        <w:rPr>
          <w:rFonts w:eastAsia="Times New Roman" w:cs="Calibri"/>
          <w:szCs w:val="22"/>
          <w:lang w:eastAsia="en-GB"/>
        </w:rPr>
        <w:t>Zwischen all diesen Netzwerken befindet sich eine zentrale VM namens vmgateway, die Firewall zwischen diesen Netzwerken und der Außenwelt verwaltet: </w:t>
      </w:r>
    </w:p>
    <w:p w14:paraId="6306B6B5" w14:textId="70B6D4A8" w:rsidR="0083697B" w:rsidRPr="0083697B" w:rsidRDefault="0083697B" w:rsidP="0083697B">
      <w:pPr>
        <w:spacing w:before="0" w:after="0"/>
        <w:textAlignment w:val="baseline"/>
        <w:rPr>
          <w:rFonts w:eastAsia="Times New Roman" w:cs="Calibri"/>
          <w:szCs w:val="22"/>
          <w:lang w:val="en-GB" w:eastAsia="en-GB"/>
        </w:rPr>
      </w:pPr>
      <w:r>
        <w:rPr>
          <w:rFonts w:eastAsia="Times New Roman" w:cs="Calibri"/>
          <w:szCs w:val="22"/>
          <w:lang w:eastAsia="en-GB"/>
        </w:rPr>
        <w:lastRenderedPageBreak/>
        <w:t xml:space="preserve">  </w:t>
      </w:r>
      <w:r>
        <w:rPr>
          <w:rFonts w:eastAsia="Times New Roman" w:cs="Calibri"/>
          <w:noProof/>
          <w:szCs w:val="22"/>
          <w:lang w:val="en-GB" w:eastAsia="en-GB"/>
        </w:rPr>
        <w:drawing>
          <wp:inline distT="0" distB="0" distL="0" distR="0" wp14:anchorId="2E7B3D3F" wp14:editId="3CBCE4D2">
            <wp:extent cx="4330700" cy="3924300"/>
            <wp:effectExtent l="0" t="0" r="0" b="0"/>
            <wp:docPr id="822024973" name="Picture 21" descr="A diagram of a train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24973" name="Picture 21" descr="A diagram of a train  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30700" cy="3924300"/>
                    </a:xfrm>
                    <a:prstGeom prst="rect">
                      <a:avLst/>
                    </a:prstGeom>
                    <a:noFill/>
                    <a:ln>
                      <a:noFill/>
                    </a:ln>
                  </pic:spPr>
                </pic:pic>
              </a:graphicData>
            </a:graphic>
          </wp:inline>
        </w:drawing>
      </w:r>
      <w:r>
        <w:rPr>
          <w:rFonts w:eastAsia="Times New Roman" w:cs="Calibri"/>
          <w:szCs w:val="22"/>
          <w:lang w:val="en-GB" w:eastAsia="en-GB"/>
        </w:rPr>
        <w:t> </w:t>
      </w:r>
    </w:p>
    <w:p w14:paraId="139C3664" w14:textId="77777777" w:rsidR="0083697B" w:rsidRPr="0083697B" w:rsidRDefault="0083697B" w:rsidP="0083697B">
      <w:pPr>
        <w:pStyle w:val="Heading3"/>
        <w:rPr>
          <w:lang w:val="en-GB" w:eastAsia="en-GB"/>
        </w:rPr>
      </w:pPr>
      <w:bookmarkStart w:id="38" w:name="_Toc229775472"/>
      <w:r>
        <w:rPr>
          <w:lang w:eastAsia="en-GB"/>
        </w:rPr>
        <w:t>Netzwerk Configuration Management</w:t>
      </w:r>
      <w:bookmarkEnd w:id="38"/>
      <w:r>
        <w:rPr>
          <w:lang w:val="en-GB" w:eastAsia="en-GB"/>
        </w:rPr>
        <w:t> </w:t>
      </w:r>
    </w:p>
    <w:p w14:paraId="6ADF5EBC" w14:textId="77777777" w:rsidR="0083697B" w:rsidRDefault="0083697B" w:rsidP="0083697B">
      <w:pPr>
        <w:spacing w:before="0" w:after="0"/>
        <w:textAlignment w:val="baseline"/>
        <w:rPr>
          <w:rFonts w:eastAsia="Times New Roman" w:cs="Calibri"/>
          <w:szCs w:val="22"/>
          <w:lang w:eastAsia="en-GB"/>
        </w:rPr>
      </w:pPr>
      <w:r>
        <w:rPr>
          <w:rFonts w:eastAsia="Times New Roman" w:cs="Calibri"/>
          <w:szCs w:val="22"/>
          <w:lang w:eastAsia="en-GB"/>
        </w:rPr>
        <w:t>Grundsätzlich gibt es ein fest definiertes Layout, welches die Information enthält, welches Gerät welche Konfigurationsdatei und Firmware enthalten soll. </w:t>
      </w:r>
      <w:r>
        <w:rPr>
          <w:rFonts w:eastAsia="Times New Roman" w:cs="Calibri"/>
          <w:szCs w:val="22"/>
          <w:lang w:eastAsia="en-GB"/>
        </w:rPr>
        <w:br/>
        <w:t>Um die Information über den aktuellen und gewünschten Konfigurationsstand der Geräte zu erhalten, werden folgende Phasen durchgeführt. </w:t>
      </w:r>
      <w:r>
        <w:rPr>
          <w:rFonts w:eastAsia="Times New Roman" w:cs="Calibri"/>
          <w:szCs w:val="22"/>
          <w:lang w:eastAsia="en-GB"/>
        </w:rPr>
        <w:br/>
        <w:t>Die OBN-Funktionalität wird nur für von Nomad gelieferte Netzwerkgeräte (Switches und Access-Points) umgesetzt. </w:t>
      </w:r>
    </w:p>
    <w:p w14:paraId="29C340AA" w14:textId="77777777" w:rsidR="0083697B" w:rsidRPr="0083697B" w:rsidRDefault="0083697B" w:rsidP="0083697B">
      <w:pPr>
        <w:spacing w:before="0" w:after="0"/>
        <w:textAlignment w:val="baseline"/>
        <w:rPr>
          <w:rFonts w:eastAsia="Times New Roman" w:cs="Calibri"/>
          <w:szCs w:val="22"/>
          <w:lang w:eastAsia="en-GB"/>
        </w:rPr>
      </w:pPr>
    </w:p>
    <w:p w14:paraId="16424C48" w14:textId="77777777" w:rsidR="0083697B" w:rsidRPr="0083697B" w:rsidRDefault="0083697B" w:rsidP="0083697B">
      <w:pPr>
        <w:pStyle w:val="NMBody"/>
      </w:pPr>
      <w:r>
        <w:t>Discovery-Phase: </w:t>
      </w:r>
    </w:p>
    <w:p w14:paraId="11BA8F3F" w14:textId="77777777" w:rsidR="00321054" w:rsidRDefault="0083697B" w:rsidP="0083697B">
      <w:pPr>
        <w:spacing w:before="0" w:after="0"/>
        <w:textAlignment w:val="baseline"/>
        <w:rPr>
          <w:rFonts w:eastAsia="Times New Roman" w:cs="Calibri"/>
          <w:szCs w:val="22"/>
          <w:lang w:eastAsia="en-GB"/>
        </w:rPr>
      </w:pPr>
      <w:r>
        <w:rPr>
          <w:rFonts w:eastAsia="Times New Roman" w:cs="Calibri"/>
          <w:szCs w:val="22"/>
          <w:lang w:eastAsia="en-GB"/>
        </w:rPr>
        <w:t>Während der Discovery-Phase von OBN verwendet die Anwendung das LLDP-Protokoll, um eine Karte des On-Train-Netzwerks zu erstellen. Dieser Prozess beginnt bei der CCU.  </w:t>
      </w:r>
    </w:p>
    <w:p w14:paraId="143A7492" w14:textId="77777777" w:rsidR="00321054" w:rsidRDefault="00321054" w:rsidP="0083697B">
      <w:pPr>
        <w:spacing w:before="0" w:after="0"/>
        <w:textAlignment w:val="baseline"/>
        <w:rPr>
          <w:rFonts w:eastAsia="Times New Roman" w:cs="Calibri"/>
          <w:szCs w:val="22"/>
          <w:lang w:eastAsia="en-GB"/>
        </w:rPr>
      </w:pPr>
    </w:p>
    <w:p w14:paraId="087534E9" w14:textId="3D161BEF" w:rsidR="0083697B" w:rsidRPr="0083697B" w:rsidRDefault="0083697B" w:rsidP="0083697B">
      <w:pPr>
        <w:spacing w:before="0" w:after="0"/>
        <w:textAlignment w:val="baseline"/>
        <w:rPr>
          <w:rFonts w:eastAsia="Times New Roman" w:cs="Calibri"/>
          <w:szCs w:val="22"/>
          <w:lang w:eastAsia="en-GB"/>
        </w:rPr>
      </w:pPr>
      <w:r>
        <w:rPr>
          <w:rFonts w:eastAsia="Times New Roman" w:cs="Calibri"/>
          <w:szCs w:val="22"/>
          <w:lang w:eastAsia="en-GB"/>
        </w:rPr>
        <w:t>Die Anwendung springt von Switch zu Switch, von Switch zu Access Point und erstellt eine interne Topologie der Art und Weise, wie das Netzwerk aufgebaut ist. LLDP macht die Nachbarn sichtbar, die die CCU, ein Switch oder ein Access Point sein können, wodurch OBN von einem Knoten zum nächsten springt und sich über das gesamte Netzwerk verzweigen kann. Unterwegs sammelt OBN Daten wie IP-Adressen, MAC-Adressen, Gerätetyp, Firmware-Version, Konfigurationsversion usw. </w:t>
      </w:r>
    </w:p>
    <w:p w14:paraId="30B274C9" w14:textId="77777777" w:rsidR="00321054" w:rsidRDefault="00321054" w:rsidP="0083697B">
      <w:pPr>
        <w:spacing w:before="0" w:after="0"/>
        <w:textAlignment w:val="baseline"/>
        <w:rPr>
          <w:rFonts w:eastAsia="Times New Roman" w:cs="Calibri"/>
          <w:szCs w:val="22"/>
          <w:lang w:eastAsia="en-GB"/>
        </w:rPr>
      </w:pPr>
    </w:p>
    <w:p w14:paraId="137B7E74" w14:textId="2196C93A" w:rsidR="0083697B" w:rsidRDefault="0083697B" w:rsidP="0083697B">
      <w:pPr>
        <w:spacing w:before="0" w:after="0"/>
        <w:textAlignment w:val="baseline"/>
        <w:rPr>
          <w:rFonts w:eastAsia="Times New Roman" w:cs="Calibri"/>
          <w:szCs w:val="22"/>
          <w:lang w:eastAsia="en-GB"/>
        </w:rPr>
      </w:pPr>
      <w:r>
        <w:rPr>
          <w:rFonts w:eastAsia="Times New Roman" w:cs="Calibri"/>
          <w:szCs w:val="22"/>
          <w:lang w:eastAsia="en-GB"/>
        </w:rPr>
        <w:t xml:space="preserve">Um dies zu erreichen, müssen die Netzwerkkomponenten einen Mindestsatz an Funktionen implementieren, z. B. die Möglichkeit, die LLDP-Nachbarn über ein Protokoll wie SNMP oder SSH zu </w:t>
      </w:r>
      <w:r>
        <w:rPr>
          <w:rFonts w:eastAsia="Times New Roman" w:cs="Calibri"/>
          <w:szCs w:val="22"/>
          <w:lang w:eastAsia="en-GB"/>
        </w:rPr>
        <w:lastRenderedPageBreak/>
        <w:t>erkennen. Da jedes Gerät über einen anderen Satz von SNMP-OIDs verfügt, die diese Art der Erkennung ermöglichen, ist es für OBN auch wichtig zu wissen, mit welcher Art von Gerät es kommuniziert. Dies erfolgt basierend auf dem MAC-Präfix. Intern speichert OBN eine Liste bekannter Geräte zusammen mit ihren bekannten MAC-Präfixen, sodass OBN entscheiden kann, wie das Gerät abgefragt werden soll. </w:t>
      </w:r>
      <w:r>
        <w:rPr>
          <w:rFonts w:eastAsia="Times New Roman" w:cs="Calibri"/>
          <w:szCs w:val="22"/>
          <w:lang w:eastAsia="en-GB"/>
        </w:rPr>
        <w:br/>
        <w:t>Das Ergebnis der Discovery-Phase wird im File /tmp/discovery.json gespeichert. </w:t>
      </w:r>
    </w:p>
    <w:p w14:paraId="46F724DA" w14:textId="77777777" w:rsidR="0083697B" w:rsidRPr="0083697B" w:rsidRDefault="0083697B" w:rsidP="0083697B">
      <w:pPr>
        <w:spacing w:before="0" w:after="0"/>
        <w:textAlignment w:val="baseline"/>
        <w:rPr>
          <w:rFonts w:eastAsia="Times New Roman" w:cs="Calibri"/>
          <w:szCs w:val="22"/>
          <w:lang w:eastAsia="en-GB"/>
        </w:rPr>
      </w:pPr>
    </w:p>
    <w:p w14:paraId="03AED746" w14:textId="77777777" w:rsidR="0083697B" w:rsidRDefault="0083697B" w:rsidP="0083697B">
      <w:pPr>
        <w:pStyle w:val="NMBody"/>
      </w:pPr>
      <w:r>
        <w:t>Reporting-Phase: </w:t>
      </w:r>
    </w:p>
    <w:p w14:paraId="65855592" w14:textId="77777777" w:rsidR="0083697B" w:rsidRPr="0083697B" w:rsidRDefault="0083697B" w:rsidP="0083697B">
      <w:pPr>
        <w:spacing w:before="0" w:after="0"/>
        <w:textAlignment w:val="baseline"/>
        <w:rPr>
          <w:rFonts w:eastAsia="Times New Roman" w:cs="Calibri"/>
          <w:szCs w:val="22"/>
          <w:lang w:eastAsia="en-GB"/>
        </w:rPr>
      </w:pPr>
      <w:r>
        <w:rPr>
          <w:rFonts w:eastAsia="Times New Roman" w:cs="Calibri"/>
          <w:szCs w:val="22"/>
          <w:lang w:eastAsia="en-GB"/>
        </w:rPr>
        <w:t>Die Reporting-Phase von OBN verwendet die Ausgabe der vorherigen Discovery-Phase und übersetzt sie in ein tatsächliches Layout. Der anfängliche Discovery-Prozess kennt Werte wie die Waggonnummerierung nicht - erst in dieser Phase wird die Ausgabe in eine reale Karte des Zuges übersetzt. Diese Karte kann anschließend entweder vom NMS oder für die Konfigurationsphase verwendet werden. </w:t>
      </w:r>
    </w:p>
    <w:p w14:paraId="628BD365" w14:textId="77777777" w:rsidR="00321054" w:rsidRDefault="00321054" w:rsidP="0083697B">
      <w:pPr>
        <w:spacing w:before="0" w:after="0"/>
        <w:textAlignment w:val="baseline"/>
        <w:rPr>
          <w:rFonts w:eastAsia="Times New Roman" w:cs="Calibri"/>
          <w:szCs w:val="22"/>
          <w:lang w:eastAsia="en-GB"/>
        </w:rPr>
      </w:pPr>
    </w:p>
    <w:p w14:paraId="4730A445" w14:textId="49371E22" w:rsidR="0083697B" w:rsidRPr="0083697B" w:rsidRDefault="0083697B" w:rsidP="0083697B">
      <w:pPr>
        <w:spacing w:before="0" w:after="0"/>
        <w:textAlignment w:val="baseline"/>
        <w:rPr>
          <w:rFonts w:eastAsia="Times New Roman" w:cs="Calibri"/>
          <w:szCs w:val="22"/>
          <w:lang w:eastAsia="en-GB"/>
        </w:rPr>
      </w:pPr>
      <w:r>
        <w:rPr>
          <w:rFonts w:eastAsia="Times New Roman" w:cs="Calibri"/>
          <w:szCs w:val="22"/>
          <w:lang w:eastAsia="en-GB"/>
        </w:rPr>
        <w:t>Die Reporting-Phase versucht, die erkannten Backbone-Daten dem erwarteten Konsistenzlayout zuzuordnen, das in einer Konfigurationsdatei definiert ist. Diese Konfigurationsdatei definiert genau, was in einem Zug zu erwarten ist: die Anzahl der Waggons, die Anzahl der Switches und Access-Points pro Waggon, wie sie miteinander verbunden sind usw. Dieses Layout der Konfigurationsdatei wird mit dem entdeckten Layout verglichen. </w:t>
      </w:r>
    </w:p>
    <w:p w14:paraId="301AC9ED" w14:textId="77777777" w:rsidR="0083697B" w:rsidRPr="0083697B" w:rsidRDefault="0083697B" w:rsidP="0083697B">
      <w:pPr>
        <w:spacing w:before="0" w:after="0"/>
        <w:textAlignment w:val="baseline"/>
        <w:rPr>
          <w:rFonts w:eastAsia="Times New Roman" w:cs="Calibri"/>
          <w:szCs w:val="22"/>
          <w:lang w:eastAsia="en-GB"/>
        </w:rPr>
      </w:pPr>
      <w:r>
        <w:rPr>
          <w:rFonts w:eastAsia="Times New Roman" w:cs="Calibri"/>
          <w:szCs w:val="22"/>
          <w:lang w:eastAsia="en-GB"/>
        </w:rPr>
        <w:t>  </w:t>
      </w:r>
    </w:p>
    <w:p w14:paraId="0EC1614B" w14:textId="77777777" w:rsidR="0083697B" w:rsidRPr="0083697B" w:rsidRDefault="0083697B" w:rsidP="0083697B">
      <w:pPr>
        <w:spacing w:before="0" w:after="0"/>
        <w:textAlignment w:val="baseline"/>
        <w:rPr>
          <w:rFonts w:eastAsia="Times New Roman" w:cs="Calibri"/>
          <w:szCs w:val="22"/>
          <w:lang w:eastAsia="en-GB"/>
        </w:rPr>
      </w:pPr>
      <w:r>
        <w:rPr>
          <w:rFonts w:eastAsia="Times New Roman" w:cs="Calibri"/>
          <w:szCs w:val="22"/>
          <w:lang w:eastAsia="en-GB"/>
        </w:rPr>
        <w:t>Wenn die Layouts übereinstimmen, können alle erwarteten Netzwerkkomponenten erkannt werden und alles ist korrekt verkabelt. </w:t>
      </w:r>
    </w:p>
    <w:p w14:paraId="2BBE25B5" w14:textId="77777777" w:rsidR="0083697B" w:rsidRPr="0083697B" w:rsidRDefault="0083697B" w:rsidP="0083697B">
      <w:pPr>
        <w:spacing w:before="0" w:after="0"/>
        <w:textAlignment w:val="baseline"/>
        <w:rPr>
          <w:rFonts w:eastAsia="Times New Roman" w:cs="Calibri"/>
          <w:szCs w:val="22"/>
          <w:lang w:eastAsia="en-GB"/>
        </w:rPr>
      </w:pPr>
      <w:r>
        <w:rPr>
          <w:rFonts w:eastAsia="Times New Roman" w:cs="Calibri"/>
          <w:szCs w:val="22"/>
          <w:lang w:eastAsia="en-GB"/>
        </w:rPr>
        <w:t>In jedem Fall wird OBN zwei nachfolgende Aktionen ausführen: </w:t>
      </w:r>
    </w:p>
    <w:p w14:paraId="38B951B8" w14:textId="77777777" w:rsidR="0083697B" w:rsidRPr="0083697B" w:rsidRDefault="0083697B">
      <w:pPr>
        <w:numPr>
          <w:ilvl w:val="0"/>
          <w:numId w:val="33"/>
        </w:numPr>
        <w:spacing w:before="0" w:after="0"/>
        <w:textAlignment w:val="baseline"/>
        <w:rPr>
          <w:rFonts w:eastAsia="Times New Roman" w:cs="Calibri"/>
          <w:szCs w:val="22"/>
          <w:lang w:eastAsia="en-GB"/>
        </w:rPr>
      </w:pPr>
      <w:r>
        <w:rPr>
          <w:rFonts w:eastAsia="Times New Roman" w:cs="Calibri"/>
          <w:szCs w:val="22"/>
          <w:lang w:eastAsia="en-GB"/>
        </w:rPr>
        <w:t>Weiterleiten der Konsistenzinformationen an das NMS </w:t>
      </w:r>
    </w:p>
    <w:p w14:paraId="3880C5D4" w14:textId="77777777" w:rsidR="0083697B" w:rsidRPr="0083697B" w:rsidRDefault="0083697B">
      <w:pPr>
        <w:numPr>
          <w:ilvl w:val="0"/>
          <w:numId w:val="34"/>
        </w:numPr>
        <w:spacing w:before="0" w:after="0"/>
        <w:textAlignment w:val="baseline"/>
        <w:rPr>
          <w:rFonts w:eastAsia="Times New Roman" w:cs="Calibri"/>
          <w:szCs w:val="22"/>
          <w:lang w:eastAsia="en-GB"/>
        </w:rPr>
      </w:pPr>
      <w:r>
        <w:rPr>
          <w:rFonts w:eastAsia="Times New Roman" w:cs="Calibri"/>
          <w:szCs w:val="22"/>
          <w:lang w:eastAsia="en-GB"/>
        </w:rPr>
        <w:t>Speichern der nummerierten Bestandsinformationen in der Datei Discovery.json, damit sie in den nächsten Schritten verwendet werden können </w:t>
      </w:r>
    </w:p>
    <w:p w14:paraId="3F322285" w14:textId="77777777" w:rsidR="0083697B" w:rsidRPr="0083697B" w:rsidRDefault="0083697B" w:rsidP="0083697B">
      <w:pPr>
        <w:spacing w:before="0" w:after="0"/>
        <w:textAlignment w:val="baseline"/>
        <w:rPr>
          <w:rFonts w:eastAsia="Times New Roman" w:cs="Calibri"/>
          <w:szCs w:val="22"/>
          <w:lang w:eastAsia="en-GB"/>
        </w:rPr>
      </w:pPr>
      <w:r>
        <w:rPr>
          <w:rFonts w:eastAsia="Times New Roman" w:cs="Calibri"/>
          <w:szCs w:val="22"/>
          <w:lang w:eastAsia="en-GB"/>
        </w:rPr>
        <w:t>  </w:t>
      </w:r>
    </w:p>
    <w:p w14:paraId="01630D41" w14:textId="77777777" w:rsidR="0083697B" w:rsidRPr="0083697B" w:rsidRDefault="0083697B" w:rsidP="0083697B">
      <w:pPr>
        <w:spacing w:before="0" w:after="0"/>
        <w:textAlignment w:val="baseline"/>
        <w:rPr>
          <w:rFonts w:eastAsia="Times New Roman" w:cs="Calibri"/>
          <w:szCs w:val="22"/>
          <w:lang w:eastAsia="en-GB"/>
        </w:rPr>
      </w:pPr>
      <w:r>
        <w:rPr>
          <w:rFonts w:eastAsia="Times New Roman" w:cs="Calibri"/>
          <w:szCs w:val="22"/>
          <w:lang w:eastAsia="en-GB"/>
        </w:rPr>
        <w:t xml:space="preserve">Die Discovery-Phase wird mit dem Befehl </w:t>
      </w:r>
      <w:r>
        <w:rPr>
          <w:rFonts w:eastAsia="Times New Roman" w:cs="Calibri"/>
          <w:b/>
          <w:bCs/>
          <w:szCs w:val="22"/>
          <w:lang w:eastAsia="en-GB"/>
        </w:rPr>
        <w:t xml:space="preserve">obn discover </w:t>
      </w:r>
      <w:r>
        <w:rPr>
          <w:rFonts w:eastAsia="Times New Roman" w:cs="Calibri"/>
          <w:szCs w:val="22"/>
          <w:lang w:eastAsia="en-GB"/>
        </w:rPr>
        <w:t>gestartet. </w:t>
      </w:r>
      <w:r>
        <w:rPr>
          <w:rFonts w:eastAsia="Times New Roman" w:cs="Calibri"/>
          <w:szCs w:val="22"/>
          <w:lang w:eastAsia="en-GB"/>
        </w:rPr>
        <w:br/>
        <w:t>Die Phase speichert das Ergebnis im oben angeführten JSON-File. </w:t>
      </w:r>
      <w:r>
        <w:rPr>
          <w:rFonts w:eastAsia="Times New Roman" w:cs="Calibri"/>
          <w:szCs w:val="22"/>
          <w:lang w:eastAsia="en-GB"/>
        </w:rPr>
        <w:br/>
        <w:t> </w:t>
      </w:r>
      <w:r>
        <w:rPr>
          <w:rFonts w:eastAsia="Times New Roman" w:cs="Calibri"/>
          <w:szCs w:val="22"/>
          <w:lang w:eastAsia="en-GB"/>
        </w:rPr>
        <w:br/>
        <w:t xml:space="preserve">Die Reporting-Phase wird mit dem Befehl </w:t>
      </w:r>
      <w:r>
        <w:rPr>
          <w:rFonts w:eastAsia="Times New Roman" w:cs="Calibri"/>
          <w:b/>
          <w:bCs/>
          <w:szCs w:val="22"/>
          <w:lang w:eastAsia="en-GB"/>
        </w:rPr>
        <w:t>obn validate</w:t>
      </w:r>
      <w:r>
        <w:rPr>
          <w:rFonts w:eastAsia="Times New Roman" w:cs="Calibri"/>
          <w:szCs w:val="22"/>
          <w:lang w:eastAsia="en-GB"/>
        </w:rPr>
        <w:t xml:space="preserve"> durchgeführt. </w:t>
      </w:r>
    </w:p>
    <w:p w14:paraId="50002E49" w14:textId="77777777" w:rsidR="0083697B" w:rsidRPr="0083697B" w:rsidRDefault="0083697B" w:rsidP="0083697B">
      <w:pPr>
        <w:spacing w:before="0" w:after="0"/>
        <w:textAlignment w:val="baseline"/>
        <w:rPr>
          <w:rFonts w:eastAsia="Times New Roman" w:cs="Calibri"/>
          <w:szCs w:val="22"/>
          <w:lang w:eastAsia="en-GB"/>
        </w:rPr>
      </w:pPr>
      <w:r>
        <w:rPr>
          <w:rFonts w:eastAsia="Times New Roman" w:cs="Calibri"/>
          <w:b/>
          <w:bCs/>
          <w:szCs w:val="22"/>
          <w:lang w:eastAsia="en-GB"/>
        </w:rPr>
        <w:t>obn validate</w:t>
      </w:r>
      <w:r>
        <w:rPr>
          <w:rFonts w:eastAsia="Times New Roman" w:cs="Calibri"/>
          <w:szCs w:val="22"/>
          <w:lang w:eastAsia="en-GB"/>
        </w:rPr>
        <w:t xml:space="preserve"> bietet einen Überblick über das On-Train-Backbone sowie den Konfigurations- und Firmware-Status, in dem sie sich befinden. Coach-Nummern, Gerätenummern, CCU-Schnittstellen-IDs usw. stammen alle aus der Ausgabe der vorherigen Berichtsphase. </w:t>
      </w:r>
    </w:p>
    <w:p w14:paraId="31FC7ECA" w14:textId="77777777" w:rsidR="0083697B" w:rsidRPr="0083697B" w:rsidRDefault="0083697B" w:rsidP="0083697B">
      <w:pPr>
        <w:spacing w:before="0" w:after="0"/>
        <w:textAlignment w:val="baseline"/>
        <w:rPr>
          <w:rFonts w:eastAsia="Times New Roman" w:cs="Calibri"/>
          <w:szCs w:val="22"/>
          <w:lang w:eastAsia="en-GB"/>
        </w:rPr>
      </w:pPr>
      <w:r>
        <w:rPr>
          <w:rFonts w:eastAsia="Times New Roman" w:cs="Calibri"/>
          <w:szCs w:val="22"/>
          <w:lang w:eastAsia="en-GB"/>
        </w:rPr>
        <w:t> </w:t>
      </w:r>
    </w:p>
    <w:p w14:paraId="3E98C946" w14:textId="77777777" w:rsidR="0083697B" w:rsidRPr="0083697B" w:rsidRDefault="0083697B" w:rsidP="0083697B">
      <w:pPr>
        <w:spacing w:before="0" w:after="0"/>
        <w:textAlignment w:val="baseline"/>
        <w:rPr>
          <w:rFonts w:eastAsia="Times New Roman" w:cs="Calibri"/>
          <w:szCs w:val="22"/>
          <w:lang w:eastAsia="en-GB"/>
        </w:rPr>
      </w:pPr>
      <w:r>
        <w:rPr>
          <w:rFonts w:eastAsia="Times New Roman" w:cs="Calibri"/>
          <w:b/>
          <w:bCs/>
          <w:szCs w:val="22"/>
          <w:lang w:eastAsia="en-GB"/>
        </w:rPr>
        <w:t>obn update [c | f] &lt;device-ip&gt;</w:t>
      </w:r>
      <w:r>
        <w:rPr>
          <w:rFonts w:eastAsia="Times New Roman" w:cs="Calibri"/>
          <w:szCs w:val="22"/>
          <w:lang w:eastAsia="en-GB"/>
        </w:rPr>
        <w:t xml:space="preserve"> ermöglicht die Aktualisierung von Switches und Access Points. Wenn die Ausgabe des Befehls Consist-validate.sh anzeigt, dass ein Gerät aktualisiert werden muss, kann der Befehl verwendet werden, um die Konfiguration und/oder Firmware auf den neuesten Stand zu bringen. </w:t>
      </w:r>
    </w:p>
    <w:p w14:paraId="066E5D9F" w14:textId="77777777" w:rsidR="0083697B" w:rsidRPr="0083697B" w:rsidRDefault="0083697B" w:rsidP="0083697B">
      <w:pPr>
        <w:spacing w:before="0" w:after="0"/>
        <w:textAlignment w:val="baseline"/>
        <w:rPr>
          <w:rFonts w:eastAsia="Times New Roman" w:cs="Calibri"/>
          <w:szCs w:val="22"/>
          <w:lang w:eastAsia="en-GB"/>
        </w:rPr>
      </w:pPr>
      <w:r>
        <w:rPr>
          <w:rFonts w:eastAsia="Times New Roman" w:cs="Calibri"/>
          <w:szCs w:val="22"/>
          <w:lang w:eastAsia="en-GB"/>
        </w:rPr>
        <w:t> </w:t>
      </w:r>
    </w:p>
    <w:p w14:paraId="65E7CC0F" w14:textId="77777777" w:rsidR="00C243E0" w:rsidRDefault="00C243E0" w:rsidP="005C0AAD">
      <w:pPr>
        <w:spacing w:before="0" w:after="0"/>
        <w:textAlignment w:val="baseline"/>
        <w:rPr>
          <w:rFonts w:eastAsia="Times New Roman" w:cs="Calibri"/>
          <w:szCs w:val="22"/>
          <w:lang w:eastAsia="en-GB"/>
        </w:rPr>
      </w:pPr>
    </w:p>
    <w:p w14:paraId="06582463" w14:textId="77777777" w:rsidR="00C243E0" w:rsidRDefault="00C243E0" w:rsidP="005C0AAD">
      <w:pPr>
        <w:spacing w:before="0" w:after="0"/>
        <w:textAlignment w:val="baseline"/>
        <w:rPr>
          <w:rFonts w:eastAsia="Times New Roman" w:cs="Calibri"/>
          <w:szCs w:val="22"/>
          <w:lang w:eastAsia="en-GB"/>
        </w:rPr>
      </w:pPr>
    </w:p>
    <w:p w14:paraId="72769E27" w14:textId="77777777" w:rsidR="00C243E0" w:rsidRDefault="00C243E0" w:rsidP="005C0AAD">
      <w:pPr>
        <w:spacing w:before="0" w:after="0"/>
        <w:textAlignment w:val="baseline"/>
        <w:rPr>
          <w:rFonts w:eastAsia="Times New Roman" w:cs="Calibri"/>
          <w:szCs w:val="22"/>
          <w:lang w:eastAsia="en-GB"/>
        </w:rPr>
      </w:pPr>
    </w:p>
    <w:p w14:paraId="109216D9" w14:textId="77777777" w:rsidR="00C243E0" w:rsidRDefault="00C243E0" w:rsidP="005C0AAD">
      <w:pPr>
        <w:spacing w:before="0" w:after="0"/>
        <w:textAlignment w:val="baseline"/>
        <w:rPr>
          <w:rFonts w:eastAsia="Times New Roman" w:cs="Calibri"/>
          <w:szCs w:val="22"/>
          <w:lang w:eastAsia="en-GB"/>
        </w:rPr>
      </w:pPr>
    </w:p>
    <w:p w14:paraId="799BD14A" w14:textId="77777777" w:rsidR="00C243E0" w:rsidRDefault="00C243E0" w:rsidP="005C0AAD">
      <w:pPr>
        <w:spacing w:before="0" w:after="0"/>
        <w:textAlignment w:val="baseline"/>
        <w:rPr>
          <w:rFonts w:eastAsia="Times New Roman" w:cs="Calibri"/>
          <w:szCs w:val="22"/>
          <w:lang w:eastAsia="en-GB"/>
        </w:rPr>
      </w:pPr>
    </w:p>
    <w:p w14:paraId="76DF1431" w14:textId="77777777" w:rsidR="00C243E0" w:rsidRDefault="00C243E0" w:rsidP="005C0AAD">
      <w:pPr>
        <w:spacing w:before="0" w:after="0"/>
        <w:textAlignment w:val="baseline"/>
        <w:rPr>
          <w:rFonts w:eastAsia="Times New Roman" w:cs="Calibri"/>
          <w:szCs w:val="22"/>
          <w:lang w:eastAsia="en-GB"/>
        </w:rPr>
      </w:pPr>
    </w:p>
    <w:p w14:paraId="6785DA0A" w14:textId="77777777" w:rsidR="00C243E0" w:rsidRDefault="00C243E0" w:rsidP="005C0AAD">
      <w:pPr>
        <w:spacing w:before="0" w:after="0"/>
        <w:textAlignment w:val="baseline"/>
        <w:rPr>
          <w:rFonts w:eastAsia="Times New Roman" w:cs="Calibri"/>
          <w:szCs w:val="22"/>
          <w:lang w:eastAsia="en-GB"/>
        </w:rPr>
      </w:pPr>
    </w:p>
    <w:p w14:paraId="537DF122" w14:textId="77777777" w:rsidR="00C243E0" w:rsidRDefault="00C243E0" w:rsidP="005C0AAD">
      <w:pPr>
        <w:spacing w:before="0" w:after="0"/>
        <w:textAlignment w:val="baseline"/>
        <w:rPr>
          <w:rFonts w:eastAsia="Times New Roman" w:cs="Calibri"/>
          <w:szCs w:val="22"/>
          <w:lang w:eastAsia="en-GB"/>
        </w:rPr>
      </w:pPr>
    </w:p>
    <w:p w14:paraId="4AEB795A" w14:textId="77777777" w:rsidR="005C0AAD" w:rsidRPr="005C0AAD" w:rsidRDefault="005C0AAD" w:rsidP="005C0AAD">
      <w:pPr>
        <w:spacing w:before="0" w:after="0"/>
        <w:textAlignment w:val="baseline"/>
        <w:rPr>
          <w:rFonts w:ascii="Segoe UI" w:eastAsia="Times New Roman" w:hAnsi="Segoe UI" w:cs="Segoe UI"/>
          <w:sz w:val="18"/>
          <w:szCs w:val="18"/>
          <w:lang w:eastAsia="en-GB"/>
        </w:rPr>
      </w:pPr>
    </w:p>
    <w:p w14:paraId="097FA5C3" w14:textId="77777777" w:rsidR="0036318C" w:rsidRDefault="00D45FC0">
      <w:pPr>
        <w:pStyle w:val="Heading1"/>
      </w:pPr>
      <w:bookmarkStart w:id="39" w:name="_Toc229775473"/>
      <w:r>
        <w:t>Fleetview – Reporting und Analyse</w:t>
      </w:r>
      <w:bookmarkEnd w:id="39"/>
    </w:p>
    <w:p w14:paraId="0106D3F4" w14:textId="77777777" w:rsidR="0036318C" w:rsidRDefault="00D45FC0">
      <w:r>
        <w:t>Fleetview ist das webbasierte Reporting- und Analysewerkzeug von Nomad Digital. Es ergänzt das Network Management System (NMS) um nachträgliche Auswertungen historischer Betriebsdaten und stellt aggregierte Kennzahlen (KPIs) für Betriebs-, Wartungs- und Management-Stakeholder bereit.</w:t>
      </w:r>
    </w:p>
    <w:p w14:paraId="7DFDEE43" w14:textId="77777777" w:rsidR="0036318C" w:rsidRDefault="00D45FC0">
      <w:pPr>
        <w:pStyle w:val="Heading2"/>
      </w:pPr>
      <w:bookmarkStart w:id="40" w:name="_Toc229775474"/>
      <w:r>
        <w:t>Funktionsumfang</w:t>
      </w:r>
      <w:bookmarkEnd w:id="40"/>
    </w:p>
    <w:p w14:paraId="11AA6A25" w14:textId="77777777" w:rsidR="0036318C" w:rsidRDefault="00D45FC0">
      <w:r>
        <w:t>Fleetview gliedert sich in folgende funktionale Bereiche:</w:t>
      </w:r>
    </w:p>
    <w:p w14:paraId="51B6B860" w14:textId="77777777" w:rsidR="0036318C" w:rsidRDefault="00D45FC0">
      <w:pPr>
        <w:pStyle w:val="ListParagraph"/>
        <w:numPr>
          <w:ilvl w:val="0"/>
          <w:numId w:val="1"/>
        </w:numPr>
      </w:pPr>
      <w:r>
        <w:t>Verfügbarkeits-Reporting: prozentuale Online-/Offline-Zeit pro Zug, Garnitur oder Flottensegment über frei wählbare Zeiträume (Tag, Woche, Monat, Quartal).</w:t>
      </w:r>
    </w:p>
    <w:p w14:paraId="69CC17C9" w14:textId="77777777" w:rsidR="0036318C" w:rsidRDefault="00D45FC0">
      <w:pPr>
        <w:pStyle w:val="ListParagraph"/>
        <w:numPr>
          <w:ilvl w:val="0"/>
          <w:numId w:val="1"/>
        </w:numPr>
      </w:pPr>
      <w:r>
        <w:t>Konnektivitäts-Analyse: Datenvolumen pro Modem, Provider und Zelle, inklusive Roaming-Auswertungen und Provider-Performance-Vergleich.</w:t>
      </w:r>
    </w:p>
    <w:p w14:paraId="55B95CD9" w14:textId="77777777" w:rsidR="0036318C" w:rsidRDefault="00D45FC0">
      <w:pPr>
        <w:pStyle w:val="ListParagraph"/>
        <w:numPr>
          <w:ilvl w:val="0"/>
          <w:numId w:val="1"/>
        </w:numPr>
      </w:pPr>
      <w:r>
        <w:t>Nutzungs-Statistiken: Anzahl eindeutiger Endgeräte, durchschnittliche Sitzungsdauer, Spitzenlast je Tageszeit, Bandbreite je Passagier.</w:t>
      </w:r>
    </w:p>
    <w:p w14:paraId="432BE113" w14:textId="77777777" w:rsidR="0036318C" w:rsidRDefault="00D45FC0">
      <w:pPr>
        <w:pStyle w:val="ListParagraph"/>
        <w:numPr>
          <w:ilvl w:val="0"/>
          <w:numId w:val="1"/>
        </w:numPr>
      </w:pPr>
      <w:r>
        <w:t>Portal- und Content-Reporting: Aufrufe von Portalseiten, beliebteste Inhalte, Synchronisationsstatistiken der landseitig bereitgestellten Inhalte.</w:t>
      </w:r>
    </w:p>
    <w:p w14:paraId="0566737E" w14:textId="77777777" w:rsidR="0036318C" w:rsidRDefault="00D45FC0">
      <w:pPr>
        <w:pStyle w:val="ListParagraph"/>
        <w:numPr>
          <w:ilvl w:val="0"/>
          <w:numId w:val="1"/>
        </w:numPr>
      </w:pPr>
      <w:r>
        <w:t>Alarm- und Incident-History: filterbare Historie aller im NMS erzeugten Alarme, mit Drill-Down auf Ursache, Dauer und betroffene Komponenten.</w:t>
      </w:r>
    </w:p>
    <w:p w14:paraId="4669573B" w14:textId="77777777" w:rsidR="0036318C" w:rsidRDefault="00D45FC0">
      <w:pPr>
        <w:pStyle w:val="Heading2"/>
      </w:pPr>
      <w:bookmarkStart w:id="41" w:name="_Toc229775475"/>
      <w:r>
        <w:t>Datenquellen</w:t>
      </w:r>
      <w:bookmarkEnd w:id="41"/>
    </w:p>
    <w:p w14:paraId="52443D96" w14:textId="77777777" w:rsidR="0036318C" w:rsidRDefault="00D45FC0">
      <w:r>
        <w:t>Fleetview greift auf die zentralen Datenquellen des CDC zu:</w:t>
      </w:r>
    </w:p>
    <w:p w14:paraId="1EFB8474" w14:textId="77777777" w:rsidR="0036318C" w:rsidRDefault="00D45FC0">
      <w:pPr>
        <w:pStyle w:val="ListParagraph"/>
        <w:numPr>
          <w:ilvl w:val="0"/>
          <w:numId w:val="1"/>
        </w:numPr>
      </w:pPr>
      <w:r>
        <w:t>MongoDB (NMS-Datenbank) – Status- und Telemetriedaten der CCUs, Switches und Access-Points.</w:t>
      </w:r>
    </w:p>
    <w:p w14:paraId="32150B44" w14:textId="77777777" w:rsidR="0036318C" w:rsidRDefault="00D45FC0">
      <w:pPr>
        <w:pStyle w:val="ListParagraph"/>
        <w:numPr>
          <w:ilvl w:val="0"/>
          <w:numId w:val="1"/>
        </w:numPr>
      </w:pPr>
      <w:r>
        <w:t>RTL-Log-Kollektor – aggregierte Log- und Statistikdaten der Fahrzeuge.</w:t>
      </w:r>
    </w:p>
    <w:p w14:paraId="6C5E0139" w14:textId="77777777" w:rsidR="0036318C" w:rsidRDefault="00D45FC0">
      <w:pPr>
        <w:pStyle w:val="ListParagraph"/>
        <w:numPr>
          <w:ilvl w:val="0"/>
          <w:numId w:val="1"/>
        </w:numPr>
      </w:pPr>
      <w:r>
        <w:t>Zabbix Server – serverseitige Verfügbarkeit und Performance der Backend-Komponenten.</w:t>
      </w:r>
    </w:p>
    <w:p w14:paraId="6D61D985" w14:textId="77777777" w:rsidR="0036318C" w:rsidRDefault="00D45FC0">
      <w:pPr>
        <w:pStyle w:val="ListParagraph"/>
        <w:numPr>
          <w:ilvl w:val="0"/>
          <w:numId w:val="1"/>
        </w:numPr>
      </w:pPr>
      <w:r>
        <w:t>Portal-Statistiken – über den Apache-Webproxy ausgewertete Zugriffe auf das Bordportal.</w:t>
      </w:r>
    </w:p>
    <w:p w14:paraId="5DE2C038" w14:textId="77777777" w:rsidR="0036318C" w:rsidRDefault="00D45FC0">
      <w:pPr>
        <w:pStyle w:val="Heading2"/>
      </w:pPr>
      <w:bookmarkStart w:id="42" w:name="_Toc229775476"/>
      <w:r>
        <w:t>Benutzeroberfläche und Zugriff</w:t>
      </w:r>
      <w:bookmarkEnd w:id="42"/>
    </w:p>
    <w:p w14:paraId="5EF51CC0" w14:textId="77777777" w:rsidR="0036318C" w:rsidRDefault="00D45FC0">
      <w:r>
        <w:t>Fleetview ist über eine browserbasierte Weboberfläche erreichbar und folgt demselben rollenbasierten Sicherheitsmodell wie das NMS. Das responsive Design unterstützt die Anzeige auf Desktop- und Tablet-Endgeräten. Ein Single-Sign-On mit den NMS-Benutzerkonten ist vorgesehen, sodass ÖBB-Anwendergruppen denselben Account für NMS, Rollout Manager und Fleetview verwenden können.</w:t>
      </w:r>
    </w:p>
    <w:p w14:paraId="7C5CEDFA" w14:textId="77777777" w:rsidR="0036318C" w:rsidRDefault="00D45FC0">
      <w:pPr>
        <w:pStyle w:val="Heading2"/>
      </w:pPr>
      <w:bookmarkStart w:id="43" w:name="_Toc229775477"/>
      <w:r>
        <w:t>Datenexport und Schnittstellen</w:t>
      </w:r>
      <w:bookmarkEnd w:id="43"/>
    </w:p>
    <w:p w14:paraId="1422962B" w14:textId="77777777" w:rsidR="0036318C" w:rsidRDefault="00D45FC0">
      <w:r>
        <w:t>Standard-Reports lassen sich als PDF, Excel (XLSX) oder CSV exportieren. Für die programmatische Anbindung an ÖBB-eigene Reporting-Systeme stehen REST-APIs zur Verfügung; die Authentifizierung erfolgt über tokenbasierte Mechanismen. Die genaue Schnittstellenspezifikation wird im Rahmen der Detailed-Design-Review-Phase mit ÖBB abgestimmt.</w:t>
      </w:r>
    </w:p>
    <w:p w14:paraId="0DE7BD53" w14:textId="77777777" w:rsidR="0036318C" w:rsidRDefault="00D45FC0">
      <w:pPr>
        <w:pStyle w:val="Heading2"/>
      </w:pPr>
      <w:bookmarkStart w:id="44" w:name="_Toc229775478"/>
      <w:r>
        <w:lastRenderedPageBreak/>
        <w:t>Aufbewahrung historischer Daten</w:t>
      </w:r>
      <w:bookmarkEnd w:id="44"/>
    </w:p>
    <w:p w14:paraId="0E56DA7E" w14:textId="77777777" w:rsidR="0036318C" w:rsidRDefault="00D45FC0">
      <w:r>
        <w:t>Die Vorhalteperiode für Roh-Telemetrie beträgt standardmäßig 90 Tage, aggregierte KPIs werden für 24 Monate vorgehalten. Längere Aufbewahrungszeiträume können auf Wunsch konfiguriert werden, sofern die zugewiesenen Storage-Kapazitäten im Backend entsprechend bemessen sind.</w:t>
      </w:r>
    </w:p>
    <w:p w14:paraId="368668B3" w14:textId="5D9989C4" w:rsidR="006C37F9" w:rsidRDefault="006C37F9" w:rsidP="006C37F9">
      <w:pPr>
        <w:pStyle w:val="Heading1"/>
        <w:rPr>
          <w:lang w:eastAsia="ja-JP"/>
        </w:rPr>
      </w:pPr>
      <w:bookmarkStart w:id="45" w:name="_Toc229775479"/>
      <w:r>
        <w:rPr>
          <w:lang w:eastAsia="ja-JP"/>
        </w:rPr>
        <w:t>Netzwerkarchitektur</w:t>
      </w:r>
      <w:bookmarkEnd w:id="45"/>
    </w:p>
    <w:p w14:paraId="297C111F" w14:textId="2044FC6D" w:rsidR="007F11E6" w:rsidRDefault="00001F1B" w:rsidP="007F11E6">
      <w:pPr>
        <w:pStyle w:val="Heading2"/>
      </w:pPr>
      <w:bookmarkStart w:id="46" w:name="_Toc229775480"/>
      <w:r>
        <w:t>Beschreibung</w:t>
      </w:r>
      <w:bookmarkEnd w:id="46"/>
    </w:p>
    <w:p w14:paraId="6BBDAC90" w14:textId="77777777" w:rsidR="007E14B4" w:rsidRPr="007E14B4" w:rsidRDefault="007E14B4" w:rsidP="007E14B4">
      <w:pPr>
        <w:rPr>
          <w:lang w:val="de-DE" w:eastAsia="ja-JP"/>
        </w:rPr>
      </w:pPr>
      <w:r>
        <w:rPr>
          <w:lang w:val="de-DE" w:eastAsia="ja-JP"/>
        </w:rPr>
        <w:t xml:space="preserve">Die Netzwerkarchitektur des Zuges basiert auf einem Backbone in Ringtopologie, über den alle Switches miteinander verbunden sind. Die zentrale Steuereinheit, die </w:t>
      </w:r>
      <w:r>
        <w:rPr>
          <w:b/>
          <w:bCs/>
          <w:lang w:val="de-DE" w:eastAsia="ja-JP"/>
        </w:rPr>
        <w:t>Central Control Unit (CCU)</w:t>
      </w:r>
      <w:r>
        <w:rPr>
          <w:lang w:val="de-DE" w:eastAsia="ja-JP"/>
        </w:rPr>
        <w:t>, übernimmt hierbei die Hauptrolle für Routing, zentrale Netzwerkdienste und Sicherheitsfunktionen.</w:t>
      </w:r>
      <w:r>
        <w:rPr>
          <w:lang w:val="de-DE" w:eastAsia="ja-JP"/>
        </w:rPr>
        <w:br/>
        <w:t>Das Gesamtnetzwerk ist in mehrere VLANs unterteilt, wodurch logische Trennung und eine klare Segmentierung der Datenströme gewährleistet werden.</w:t>
      </w:r>
    </w:p>
    <w:p w14:paraId="66920A12" w14:textId="77777777" w:rsidR="007E14B4" w:rsidRPr="007E14B4" w:rsidRDefault="007E14B4" w:rsidP="00181F18">
      <w:pPr>
        <w:spacing w:before="0" w:after="0"/>
        <w:rPr>
          <w:lang w:val="de-DE" w:eastAsia="ja-JP"/>
        </w:rPr>
      </w:pPr>
      <w:r>
        <w:rPr>
          <w:lang w:val="de-DE" w:eastAsia="ja-JP"/>
        </w:rPr>
        <w:t>Die CCU fungiert gleichzeitig als Router, Server und Firewall:</w:t>
      </w:r>
    </w:p>
    <w:p w14:paraId="0B9934D3" w14:textId="77777777" w:rsidR="007E14B4" w:rsidRPr="007E14B4" w:rsidRDefault="007E14B4">
      <w:pPr>
        <w:numPr>
          <w:ilvl w:val="0"/>
          <w:numId w:val="13"/>
        </w:numPr>
        <w:spacing w:before="0" w:after="0"/>
        <w:rPr>
          <w:lang w:val="de-DE" w:eastAsia="ja-JP"/>
        </w:rPr>
      </w:pPr>
      <w:r>
        <w:rPr>
          <w:b/>
          <w:bCs/>
          <w:lang w:val="de-DE" w:eastAsia="ja-JP"/>
        </w:rPr>
        <w:t>Router:</w:t>
      </w:r>
      <w:r>
        <w:rPr>
          <w:lang w:val="de-DE" w:eastAsia="ja-JP"/>
        </w:rPr>
        <w:t xml:space="preserve"> Vermittlung des Datenverkehrs zwischen den VLANs sowie Bereitstellung des Internetzugangs.</w:t>
      </w:r>
    </w:p>
    <w:p w14:paraId="0F8C45CB" w14:textId="77777777" w:rsidR="007E14B4" w:rsidRPr="007E14B4" w:rsidRDefault="007E14B4">
      <w:pPr>
        <w:numPr>
          <w:ilvl w:val="0"/>
          <w:numId w:val="13"/>
        </w:numPr>
        <w:spacing w:before="0" w:after="0"/>
        <w:rPr>
          <w:lang w:val="de-DE" w:eastAsia="ja-JP"/>
        </w:rPr>
      </w:pPr>
      <w:r>
        <w:rPr>
          <w:b/>
          <w:bCs/>
          <w:lang w:val="de-DE" w:eastAsia="ja-JP"/>
        </w:rPr>
        <w:t>Server:</w:t>
      </w:r>
      <w:r>
        <w:rPr>
          <w:lang w:val="de-DE" w:eastAsia="ja-JP"/>
        </w:rPr>
        <w:t xml:space="preserve"> Betrieb essenzieller Netzwerkdienste wie DHCP, NTP und DNS.</w:t>
      </w:r>
    </w:p>
    <w:p w14:paraId="322004F2" w14:textId="7FF2A12E" w:rsidR="007E14B4" w:rsidRPr="007E14B4" w:rsidRDefault="007E14B4">
      <w:pPr>
        <w:numPr>
          <w:ilvl w:val="0"/>
          <w:numId w:val="13"/>
        </w:numPr>
        <w:spacing w:before="0" w:after="0"/>
        <w:rPr>
          <w:lang w:val="de-DE" w:eastAsia="ja-JP"/>
        </w:rPr>
      </w:pPr>
      <w:r>
        <w:rPr>
          <w:b/>
          <w:bCs/>
          <w:lang w:val="de-DE" w:eastAsia="ja-JP"/>
        </w:rPr>
        <w:t>Firewall:</w:t>
      </w:r>
      <w:r>
        <w:rPr>
          <w:lang w:val="de-DE" w:eastAsia="ja-JP"/>
        </w:rPr>
        <w:t xml:space="preserve"> Umsetzung einer strikten „DENY ALL“-Strategie, bei der ausschließlich explizit freigegebene Verbindungen erlaubt werden.</w:t>
      </w:r>
    </w:p>
    <w:p w14:paraId="6452C9DB" w14:textId="22EACC15" w:rsidR="007E14B4" w:rsidRDefault="007E14B4" w:rsidP="007F11E6">
      <w:pPr>
        <w:rPr>
          <w:lang w:val="de-DE" w:eastAsia="ja-JP"/>
        </w:rPr>
      </w:pPr>
      <w:r>
        <w:rPr>
          <w:lang w:val="de-DE" w:eastAsia="ja-JP"/>
        </w:rPr>
        <w:t xml:space="preserve">Es besteht </w:t>
      </w:r>
      <w:r>
        <w:rPr>
          <w:b/>
          <w:lang w:val="de-DE" w:eastAsia="ja-JP"/>
        </w:rPr>
        <w:t>keine direkte Internetanbindung</w:t>
      </w:r>
      <w:r>
        <w:rPr>
          <w:lang w:val="de-DE" w:eastAsia="ja-JP"/>
        </w:rPr>
        <w:t xml:space="preserve"> der CCUs. Stattdessen wird sämtlicher Datenverkehr an das Nomad-Backend geleitet, dort gefiltert und nur bei Bedarf ins Internet weitergeleitet. Zusätzlich übermittelt die CCU kontinuierlich </w:t>
      </w:r>
      <w:r>
        <w:rPr>
          <w:b/>
          <w:lang w:val="de-DE" w:eastAsia="ja-JP"/>
        </w:rPr>
        <w:t>Log- und Statistikdaten</w:t>
      </w:r>
      <w:r>
        <w:rPr>
          <w:lang w:val="de-DE" w:eastAsia="ja-JP"/>
        </w:rPr>
        <w:t xml:space="preserve"> an dedizierte Server im Backend, welche diese Informationen wiederum für Systeme wie </w:t>
      </w:r>
      <w:r>
        <w:rPr>
          <w:b/>
          <w:lang w:val="de-DE" w:eastAsia="ja-JP"/>
        </w:rPr>
        <w:t xml:space="preserve">NMS, Fleetview, </w:t>
      </w:r>
      <w:r>
        <w:rPr>
          <w:lang w:val="de-DE" w:eastAsia="ja-JP"/>
        </w:rPr>
        <w:t>den</w:t>
      </w:r>
      <w:r>
        <w:rPr>
          <w:b/>
          <w:lang w:val="de-DE" w:eastAsia="ja-JP"/>
        </w:rPr>
        <w:t xml:space="preserve"> Rollout-Manager</w:t>
      </w:r>
      <w:r>
        <w:rPr>
          <w:lang w:val="de-DE" w:eastAsia="ja-JP"/>
        </w:rPr>
        <w:t xml:space="preserve"> und weitere Anwendungen bereitstellen.</w:t>
      </w:r>
      <w:r>
        <w:rPr>
          <w:lang w:val="de-DE" w:eastAsia="ja-JP"/>
        </w:rPr>
        <w:br/>
      </w:r>
    </w:p>
    <w:p w14:paraId="5DDBF67A" w14:textId="6CC794D9" w:rsidR="007F11E6" w:rsidRDefault="007F11E6" w:rsidP="007F11E6">
      <w:pPr>
        <w:pStyle w:val="Heading3"/>
        <w:rPr>
          <w:lang w:val="de-DE" w:eastAsia="ja-JP"/>
        </w:rPr>
      </w:pPr>
      <w:bookmarkStart w:id="47" w:name="_Toc229775481"/>
      <w:r>
        <w:rPr>
          <w:lang w:val="de-DE" w:eastAsia="ja-JP"/>
        </w:rPr>
        <w:t>Router</w:t>
      </w:r>
      <w:bookmarkEnd w:id="47"/>
    </w:p>
    <w:p w14:paraId="2E1B2974" w14:textId="77777777" w:rsidR="00181F18" w:rsidRDefault="007E14B4" w:rsidP="007F11E6">
      <w:pPr>
        <w:rPr>
          <w:lang w:val="de-DE" w:eastAsia="ja-JP"/>
        </w:rPr>
      </w:pPr>
      <w:r>
        <w:rPr>
          <w:lang w:eastAsia="ja-JP" w:bidi="th-TH"/>
        </w:rPr>
        <w:t>Die CCU ist für das Routing zwischen den VLANs sowie für den Internetzugang verantwortlich.</w:t>
      </w:r>
      <w:r>
        <w:rPr>
          <w:lang w:eastAsia="ja-JP" w:bidi="th-TH"/>
        </w:rPr>
        <w:br/>
      </w:r>
      <w:r>
        <w:rPr>
          <w:lang w:val="de-DE" w:eastAsia="ja-JP"/>
        </w:rPr>
        <w:t xml:space="preserve">VLANs, die nicht unter der Verantwortung von NOMAD stehen, werden über einen </w:t>
      </w:r>
      <w:r>
        <w:rPr>
          <w:b/>
          <w:bCs/>
          <w:lang w:val="de-DE" w:eastAsia="ja-JP"/>
        </w:rPr>
        <w:t>STADLER-Router</w:t>
      </w:r>
      <w:r>
        <w:rPr>
          <w:lang w:val="de-DE" w:eastAsia="ja-JP"/>
        </w:rPr>
        <w:t xml:space="preserve"> verwaltet.</w:t>
      </w:r>
    </w:p>
    <w:p w14:paraId="3333C34D" w14:textId="7E5F6E66" w:rsidR="00AC4F95" w:rsidRDefault="007E14B4" w:rsidP="007F11E6">
      <w:pPr>
        <w:rPr>
          <w:lang w:val="de-DE" w:eastAsia="ja-JP" w:bidi="th-TH"/>
        </w:rPr>
      </w:pPr>
      <w:r>
        <w:rPr>
          <w:lang w:eastAsia="ja-JP" w:bidi="th-TH"/>
        </w:rPr>
        <w:t>Alle Internetanfragen aus fremden VLANs müssen zunächst über den jeweiligen Router mittels NAT an die CCU weitergeleitet werden</w:t>
      </w:r>
      <w:r>
        <w:rPr>
          <w:lang w:val="de-DE" w:eastAsia="ja-JP" w:bidi="th-TH"/>
        </w:rPr>
        <w:t>.</w:t>
      </w:r>
    </w:p>
    <w:p w14:paraId="26B38E3A" w14:textId="5AFC7A40" w:rsidR="007E14B4" w:rsidRDefault="007E14B4" w:rsidP="007F11E6">
      <w:pPr>
        <w:rPr>
          <w:lang w:val="de-DE" w:eastAsia="ja-JP" w:bidi="th-TH"/>
        </w:rPr>
      </w:pPr>
      <w:r>
        <w:rPr>
          <w:lang w:eastAsia="ja-JP" w:bidi="th-TH"/>
        </w:rPr>
        <w:t>Die Kommunikation hierfür erfolgt über ein speziell eingerichtetes VLAN, dass ausschließlich den Datenaustausch zwischen dem STADLER-Router und der CCU erlaubt.</w:t>
      </w:r>
      <w:r>
        <w:rPr>
          <w:lang w:eastAsia="ja-JP" w:bidi="th-TH"/>
        </w:rPr>
        <w:br/>
      </w:r>
    </w:p>
    <w:p w14:paraId="466E7D52" w14:textId="5D3D7970" w:rsidR="007F11E6" w:rsidRDefault="007F11E6" w:rsidP="007F11E6">
      <w:pPr>
        <w:pStyle w:val="Heading3"/>
        <w:rPr>
          <w:lang w:val="de-DE" w:eastAsia="ja-JP"/>
        </w:rPr>
      </w:pPr>
      <w:bookmarkStart w:id="48" w:name="_Toc229775482"/>
      <w:r>
        <w:rPr>
          <w:lang w:val="de-DE" w:eastAsia="ja-JP"/>
        </w:rPr>
        <w:t>Server</w:t>
      </w:r>
      <w:bookmarkEnd w:id="48"/>
    </w:p>
    <w:p w14:paraId="33BE45BF" w14:textId="099CAF44" w:rsidR="007E14B4" w:rsidRPr="007E14B4" w:rsidRDefault="007E14B4" w:rsidP="007E14B4">
      <w:pPr>
        <w:rPr>
          <w:lang w:val="de-DE" w:eastAsia="ja-JP" w:bidi="th-TH"/>
        </w:rPr>
      </w:pPr>
      <w:r>
        <w:rPr>
          <w:lang w:eastAsia="ja-JP" w:bidi="th-TH"/>
        </w:rPr>
        <w:t>Als DHCP-Server weist die CCU allen Switches, Access Points und WLAN-Clients automatisch IP-Adressen zu.</w:t>
      </w:r>
      <w:r>
        <w:rPr>
          <w:lang w:eastAsia="ja-JP" w:bidi="th-TH"/>
        </w:rPr>
        <w:br/>
        <w:t xml:space="preserve">Zusätzlich stellt sie als NTP-Server die einheitliche Zeitsynchronisation im gesamten Zug sicher – auch für </w:t>
      </w:r>
      <w:r>
        <w:rPr>
          <w:lang w:eastAsia="ja-JP" w:bidi="th-TH"/>
        </w:rPr>
        <w:lastRenderedPageBreak/>
        <w:t>Fremdgeräte.</w:t>
      </w:r>
      <w:r>
        <w:rPr>
          <w:lang w:eastAsia="ja-JP" w:bidi="th-TH"/>
        </w:rPr>
        <w:br/>
      </w:r>
    </w:p>
    <w:p w14:paraId="3A421921" w14:textId="297A1F07" w:rsidR="007F11E6" w:rsidRDefault="007F11E6" w:rsidP="007F11E6">
      <w:pPr>
        <w:pStyle w:val="Heading3"/>
        <w:rPr>
          <w:lang w:val="de-DE" w:eastAsia="ja-JP"/>
        </w:rPr>
      </w:pPr>
      <w:bookmarkStart w:id="49" w:name="_Toc229775483"/>
      <w:r>
        <w:rPr>
          <w:lang w:val="de-DE" w:eastAsia="ja-JP"/>
        </w:rPr>
        <w:t>Firewall</w:t>
      </w:r>
      <w:bookmarkEnd w:id="49"/>
    </w:p>
    <w:p w14:paraId="3AD590D6" w14:textId="2939A9C0" w:rsidR="00AE7BEC" w:rsidRDefault="007E14B4">
      <w:pPr>
        <w:rPr>
          <w:lang w:eastAsia="ja-JP"/>
        </w:rPr>
      </w:pPr>
      <w:r>
        <w:rPr>
          <w:lang w:eastAsia="ja-JP"/>
        </w:rPr>
        <w:t>Die Firewall der CCU arbeitet nach dem Grundprinzip „DENY ALL“.</w:t>
      </w:r>
      <w:r>
        <w:rPr>
          <w:lang w:eastAsia="ja-JP"/>
        </w:rPr>
        <w:br/>
        <w:t>Das bedeutet, dass jeglicher Datenverkehr standardmäßig blockiert wird und nur vorab definierte, freigegebene Verbindungen zugelassen sind. Jede erlaubte interne oder externe Kommunikation muss zuvor abgestimmt und dokumentiert werden.</w:t>
      </w:r>
    </w:p>
    <w:p w14:paraId="2D1DAF95" w14:textId="77777777" w:rsidR="00321054" w:rsidRPr="00321054" w:rsidRDefault="00321054">
      <w:pPr>
        <w:rPr>
          <w:lang w:eastAsia="ja-JP"/>
        </w:rPr>
      </w:pPr>
    </w:p>
    <w:p w14:paraId="7B75DED0" w14:textId="1F9F002E" w:rsidR="006C0499" w:rsidRDefault="006C0499" w:rsidP="00824453">
      <w:pPr>
        <w:pStyle w:val="Heading2"/>
      </w:pPr>
      <w:bookmarkStart w:id="50" w:name="_Toc229775484"/>
      <w:r>
        <w:t>IP-Schema</w:t>
      </w:r>
      <w:bookmarkEnd w:id="50"/>
    </w:p>
    <w:p w14:paraId="5DCC0EB2" w14:textId="4F6C362E" w:rsidR="006F538A" w:rsidRDefault="006F538A" w:rsidP="006F538A">
      <w:pPr>
        <w:pStyle w:val="Heading3"/>
        <w:rPr>
          <w:lang w:val="de-DE" w:eastAsia="ja-JP"/>
        </w:rPr>
      </w:pPr>
      <w:bookmarkStart w:id="51" w:name="_Toc229775485"/>
      <w:r>
        <w:rPr>
          <w:lang w:val="de-DE" w:eastAsia="ja-JP"/>
        </w:rPr>
        <w:t>Nomad VLAN</w:t>
      </w:r>
      <w:bookmarkEnd w:id="51"/>
    </w:p>
    <w:p w14:paraId="47399BF8" w14:textId="1FFFE4D2" w:rsidR="006F538A" w:rsidRDefault="00C14239" w:rsidP="006F538A">
      <w:pPr>
        <w:rPr>
          <w:lang w:eastAsia="ja-JP" w:bidi="th-TH"/>
        </w:rPr>
      </w:pPr>
      <w:r>
        <w:rPr>
          <w:lang w:eastAsia="ja-JP" w:bidi="th-TH"/>
        </w:rPr>
        <w:t>Bezüglich des Management VLANs wird die zu verwendende IP im Dokument „Fahrzeug-ID Aufteilung“ festgehalten.</w:t>
      </w:r>
    </w:p>
    <w:p w14:paraId="33E944EE" w14:textId="672B9F87" w:rsidR="00303383" w:rsidRDefault="00303383" w:rsidP="006F538A">
      <w:pPr>
        <w:rPr>
          <w:lang w:val="de-DE" w:eastAsia="ja-JP" w:bidi="th-TH"/>
        </w:rPr>
      </w:pPr>
      <w:r>
        <w:rPr>
          <w:lang w:eastAsia="ja-JP" w:bidi="th-TH"/>
        </w:rPr>
        <w:t>Alle Details zu den weiteren Nomad VLANs sind in einem separaten Dokument hinterlegt.</w:t>
      </w:r>
      <w:r>
        <w:rPr>
          <w:lang w:eastAsia="ja-JP" w:bidi="th-TH"/>
        </w:rPr>
        <w:br/>
      </w:r>
    </w:p>
    <w:p w14:paraId="002CDB5F" w14:textId="2EE2473E" w:rsidR="006F538A" w:rsidRPr="006F538A" w:rsidRDefault="006F538A" w:rsidP="006F538A">
      <w:pPr>
        <w:pStyle w:val="Heading3"/>
        <w:rPr>
          <w:lang w:val="de-DE" w:eastAsia="ja-JP"/>
        </w:rPr>
      </w:pPr>
      <w:bookmarkStart w:id="52" w:name="_Toc229775486"/>
      <w:r>
        <w:rPr>
          <w:lang w:val="de-DE" w:eastAsia="ja-JP"/>
        </w:rPr>
        <w:t>Stadler VLAN</w:t>
      </w:r>
      <w:bookmarkEnd w:id="52"/>
    </w:p>
    <w:p w14:paraId="07B3A7B9" w14:textId="76E72BEF" w:rsidR="006F538A" w:rsidRDefault="006F538A" w:rsidP="006F538A">
      <w:pPr>
        <w:rPr>
          <w:lang w:val="de-DE" w:eastAsia="ja-JP"/>
        </w:rPr>
      </w:pPr>
      <w:r>
        <w:rPr>
          <w:lang w:val="de-DE" w:eastAsia="ja-JP"/>
        </w:rPr>
        <w:t>Das IP-Schema für die Stadler VLANs wird von Stadler vorgegeben.</w:t>
      </w:r>
      <w:r>
        <w:rPr>
          <w:lang w:val="de-DE" w:eastAsia="ja-JP"/>
        </w:rPr>
        <w:br/>
        <w:t xml:space="preserve">Innerhalb dieser VLANs muss jede IP-Adresse </w:t>
      </w:r>
      <w:r>
        <w:rPr>
          <w:b/>
          <w:bCs/>
          <w:lang w:val="de-DE" w:eastAsia="ja-JP"/>
        </w:rPr>
        <w:t>flottenweit eindeutig</w:t>
      </w:r>
      <w:r>
        <w:rPr>
          <w:lang w:val="de-DE" w:eastAsia="ja-JP"/>
        </w:rPr>
        <w:t xml:space="preserve"> sein.</w:t>
      </w:r>
      <w:r>
        <w:rPr>
          <w:lang w:val="de-DE" w:eastAsia="ja-JP"/>
        </w:rPr>
        <w:br/>
        <w:t>Die zu verwendende Adressrange ist:</w:t>
      </w:r>
    </w:p>
    <w:p w14:paraId="02A8F25A" w14:textId="4D71BE1A" w:rsidR="006F538A" w:rsidRPr="00440F0A" w:rsidRDefault="006F538A">
      <w:pPr>
        <w:pStyle w:val="ListParagraph"/>
        <w:numPr>
          <w:ilvl w:val="0"/>
          <w:numId w:val="11"/>
        </w:numPr>
        <w:rPr>
          <w:lang w:val="de-DE" w:eastAsia="ja-JP"/>
        </w:rPr>
      </w:pPr>
      <w:r>
        <w:rPr>
          <w:lang w:val="de-DE" w:eastAsia="ja-JP"/>
        </w:rPr>
        <w:t>172.16.0.0/12</w:t>
      </w:r>
    </w:p>
    <w:p w14:paraId="3B4A14DC" w14:textId="240F06DA" w:rsidR="00440F0A" w:rsidRDefault="00440F0A" w:rsidP="00440F0A">
      <w:pPr>
        <w:jc w:val="center"/>
        <w:rPr>
          <w:lang w:val="de-DE" w:eastAsia="ja-JP"/>
        </w:rPr>
      </w:pPr>
      <w:r>
        <w:rPr>
          <w:noProof/>
        </w:rPr>
        <w:drawing>
          <wp:inline distT="0" distB="0" distL="0" distR="0" wp14:anchorId="6F86A53F" wp14:editId="39C02C77">
            <wp:extent cx="5904407" cy="1457325"/>
            <wp:effectExtent l="0" t="0" r="1270" b="0"/>
            <wp:docPr id="2" name="Picture 1" descr="Ein Bild, das Text, Screenshot, Schrift, Reihe enthält.  KI-generierte Inhalte können fehlerhaft sein.">
              <a:extLst xmlns:a="http://schemas.openxmlformats.org/drawingml/2006/main">
                <a:ext uri="{FF2B5EF4-FFF2-40B4-BE49-F238E27FC236}">
                  <a16:creationId xmlns:a16="http://schemas.microsoft.com/office/drawing/2014/main" id="{0808F1B9-BAC4-3970-C6F1-64E5090FBC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Ein Bild, das Text, Screenshot, Schrift, Reihe enthält.  KI-generierte Inhalte können fehlerhaft sein.">
                      <a:extLst>
                        <a:ext uri="{FF2B5EF4-FFF2-40B4-BE49-F238E27FC236}">
                          <a16:creationId xmlns:a16="http://schemas.microsoft.com/office/drawing/2014/main" id="{0808F1B9-BAC4-3970-C6F1-64E5090FBC9B}"/>
                        </a:ext>
                      </a:extLs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87155" cy="1551795"/>
                    </a:xfrm>
                    <a:prstGeom prst="rect">
                      <a:avLst/>
                    </a:prstGeom>
                    <a:noFill/>
                  </pic:spPr>
                </pic:pic>
              </a:graphicData>
            </a:graphic>
          </wp:inline>
        </w:drawing>
      </w:r>
    </w:p>
    <w:p w14:paraId="34C90CB1" w14:textId="7A86E2A0" w:rsidR="00440F0A" w:rsidRDefault="006F538A" w:rsidP="006F538A">
      <w:pPr>
        <w:rPr>
          <w:lang w:val="de-DE" w:eastAsia="ja-JP"/>
        </w:rPr>
      </w:pPr>
      <w:r>
        <w:rPr>
          <w:lang w:val="de-DE" w:eastAsia="ja-JP"/>
        </w:rPr>
        <w:t xml:space="preserve">Auf dieser Basis erstellt </w:t>
      </w:r>
      <w:r>
        <w:rPr>
          <w:b/>
          <w:bCs/>
          <w:lang w:val="de-DE" w:eastAsia="ja-JP"/>
        </w:rPr>
        <w:t xml:space="preserve">Nomad </w:t>
      </w:r>
      <w:r>
        <w:rPr>
          <w:lang w:val="de-DE" w:eastAsia="ja-JP"/>
        </w:rPr>
        <w:t xml:space="preserve">einen </w:t>
      </w:r>
      <w:r>
        <w:rPr>
          <w:b/>
          <w:bCs/>
          <w:lang w:val="de-DE" w:eastAsia="ja-JP"/>
        </w:rPr>
        <w:t>IP-Port-Allokationsplan</w:t>
      </w:r>
      <w:r>
        <w:rPr>
          <w:lang w:val="de-DE" w:eastAsia="ja-JP"/>
        </w:rPr>
        <w:t xml:space="preserve">, der für jeden Zug definiert, welches Gerät an welchem Switchport welche IP-Adresse erhält. Grundlage hierfür ist der von Stadler bereitgestellte </w:t>
      </w:r>
      <w:r>
        <w:rPr>
          <w:b/>
          <w:bCs/>
          <w:lang w:val="de-DE" w:eastAsia="ja-JP"/>
        </w:rPr>
        <w:t>Switchportbelegungsplan</w:t>
      </w:r>
      <w:r>
        <w:rPr>
          <w:lang w:val="de-DE" w:eastAsia="ja-JP"/>
        </w:rPr>
        <w:t xml:space="preserve"> (siehe Abschnitt 5.3).</w:t>
      </w:r>
    </w:p>
    <w:p w14:paraId="11DD8488" w14:textId="243E8547" w:rsidR="00800F88" w:rsidRDefault="006F538A" w:rsidP="006C0499">
      <w:pPr>
        <w:rPr>
          <w:lang w:val="de-DE" w:eastAsia="ja-JP"/>
        </w:rPr>
      </w:pPr>
      <w:r>
        <w:rPr>
          <w:lang w:val="de-DE" w:eastAsia="ja-JP"/>
        </w:rPr>
        <w:t xml:space="preserve">Die VLANs werden in </w:t>
      </w:r>
      <w:r>
        <w:rPr>
          <w:b/>
          <w:bCs/>
          <w:lang w:val="de-DE" w:eastAsia="ja-JP"/>
        </w:rPr>
        <w:t>/17-Subnetze</w:t>
      </w:r>
      <w:r>
        <w:rPr>
          <w:lang w:val="de-DE" w:eastAsia="ja-JP"/>
        </w:rPr>
        <w:t xml:space="preserve"> unterteilt. Die Berechnung der IP-Adressen erfolgt nach dem in der untenstehenden Tabelle definierten Schema.</w:t>
      </w:r>
    </w:p>
    <w:p w14:paraId="4A3BC399" w14:textId="77777777" w:rsidR="00440F0A" w:rsidRPr="00440F0A" w:rsidRDefault="00440F0A" w:rsidP="00440F0A">
      <w:pPr>
        <w:spacing w:before="120" w:after="120"/>
        <w:rPr>
          <w:lang w:val="de-DE" w:eastAsia="ja-JP"/>
        </w:rPr>
      </w:pPr>
      <w:r>
        <w:rPr>
          <w:b/>
          <w:bCs/>
          <w:lang w:val="de-DE" w:eastAsia="ja-JP"/>
        </w:rPr>
        <w:t>Allokationsprinzip:</w:t>
      </w:r>
    </w:p>
    <w:p w14:paraId="71CBAD08" w14:textId="77777777" w:rsidR="00440F0A" w:rsidRPr="00440F0A" w:rsidRDefault="00440F0A">
      <w:pPr>
        <w:numPr>
          <w:ilvl w:val="0"/>
          <w:numId w:val="12"/>
        </w:numPr>
        <w:spacing w:before="0" w:after="80"/>
        <w:ind w:left="714" w:hanging="357"/>
        <w:rPr>
          <w:lang w:val="de-DE" w:eastAsia="ja-JP"/>
        </w:rPr>
      </w:pPr>
      <w:r>
        <w:rPr>
          <w:lang w:val="de-DE" w:eastAsia="ja-JP"/>
        </w:rPr>
        <w:t xml:space="preserve">Für jedes VLAN und jeden Port wird von Nomad eine </w:t>
      </w:r>
      <w:r>
        <w:rPr>
          <w:b/>
          <w:bCs/>
          <w:lang w:val="de-DE" w:eastAsia="ja-JP"/>
        </w:rPr>
        <w:t>IP-ID</w:t>
      </w:r>
      <w:r>
        <w:rPr>
          <w:lang w:val="de-DE" w:eastAsia="ja-JP"/>
        </w:rPr>
        <w:t xml:space="preserve"> festgelegt.</w:t>
      </w:r>
    </w:p>
    <w:p w14:paraId="2DB9EDB0" w14:textId="77777777" w:rsidR="00440F0A" w:rsidRPr="00440F0A" w:rsidRDefault="00440F0A">
      <w:pPr>
        <w:numPr>
          <w:ilvl w:val="0"/>
          <w:numId w:val="12"/>
        </w:numPr>
        <w:spacing w:before="0" w:after="80"/>
        <w:ind w:left="714" w:hanging="357"/>
        <w:rPr>
          <w:lang w:val="de-DE" w:eastAsia="ja-JP"/>
        </w:rPr>
      </w:pPr>
      <w:r>
        <w:rPr>
          <w:lang w:val="de-DE" w:eastAsia="ja-JP"/>
        </w:rPr>
        <w:lastRenderedPageBreak/>
        <w:t xml:space="preserve">In allen Zügen gilt: Am gleichen Switch, Port und VLAN ist die </w:t>
      </w:r>
      <w:r>
        <w:rPr>
          <w:b/>
          <w:bCs/>
          <w:lang w:val="de-DE" w:eastAsia="ja-JP"/>
        </w:rPr>
        <w:t>IP-ID „1“</w:t>
      </w:r>
      <w:r>
        <w:rPr>
          <w:lang w:val="de-DE" w:eastAsia="ja-JP"/>
        </w:rPr>
        <w:t xml:space="preserve"> identisch.</w:t>
      </w:r>
    </w:p>
    <w:p w14:paraId="401F130C" w14:textId="742A7267" w:rsidR="00270EED" w:rsidRDefault="00440F0A">
      <w:pPr>
        <w:numPr>
          <w:ilvl w:val="0"/>
          <w:numId w:val="12"/>
        </w:numPr>
        <w:spacing w:before="0" w:after="80"/>
        <w:ind w:left="714" w:hanging="357"/>
        <w:rPr>
          <w:lang w:val="de-DE" w:eastAsia="ja-JP"/>
        </w:rPr>
      </w:pPr>
      <w:r>
        <w:rPr>
          <w:lang w:val="de-DE" w:eastAsia="ja-JP"/>
        </w:rPr>
        <w:t xml:space="preserve">Die </w:t>
      </w:r>
      <w:r>
        <w:rPr>
          <w:b/>
          <w:bCs/>
          <w:lang w:val="de-DE" w:eastAsia="ja-JP"/>
        </w:rPr>
        <w:t>Fahrzeug-ID</w:t>
      </w:r>
      <w:r>
        <w:rPr>
          <w:lang w:val="de-DE" w:eastAsia="ja-JP"/>
        </w:rPr>
        <w:t xml:space="preserve"> (Train ID) sorgt für eindeutige IP-Adressen über alle Züge hinweg.</w:t>
      </w:r>
    </w:p>
    <w:tbl>
      <w:tblPr>
        <w:tblStyle w:val="PlainTable1"/>
        <w:tblW w:w="0" w:type="auto"/>
        <w:tblLook w:val="04A0" w:firstRow="1" w:lastRow="0" w:firstColumn="1" w:lastColumn="0" w:noHBand="0" w:noVBand="1"/>
      </w:tblPr>
      <w:tblGrid>
        <w:gridCol w:w="1271"/>
        <w:gridCol w:w="1134"/>
        <w:gridCol w:w="1134"/>
        <w:gridCol w:w="2268"/>
        <w:gridCol w:w="1985"/>
        <w:gridCol w:w="1553"/>
      </w:tblGrid>
      <w:tr w:rsidR="00440F0A" w14:paraId="4BDA9E3B" w14:textId="77777777" w:rsidTr="00DE42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shd w:val="clear" w:color="auto" w:fill="C6D9F1" w:themeFill="text2" w:themeFillTint="33"/>
          </w:tcPr>
          <w:p w14:paraId="4ED8C8C3" w14:textId="77777777" w:rsidR="00440F0A" w:rsidRPr="00FE73DA" w:rsidRDefault="00440F0A" w:rsidP="00DE42DE">
            <w:pPr>
              <w:spacing w:before="120" w:after="120"/>
              <w:jc w:val="center"/>
              <w:rPr>
                <w:rFonts w:asciiTheme="minorHAnsi" w:hAnsiTheme="minorHAnsi" w:cstheme="minorHAnsi"/>
                <w:sz w:val="20"/>
                <w:lang w:val="de-DE" w:eastAsia="ja-JP"/>
              </w:rPr>
            </w:pPr>
            <w:r>
              <w:rPr>
                <w:rFonts w:asciiTheme="minorHAnsi" w:hAnsiTheme="minorHAnsi" w:cstheme="minorHAnsi"/>
                <w:sz w:val="20"/>
                <w:lang w:val="de-DE" w:eastAsia="ja-JP"/>
              </w:rPr>
              <w:t>VID</w:t>
            </w:r>
          </w:p>
        </w:tc>
        <w:tc>
          <w:tcPr>
            <w:tcW w:w="1134" w:type="dxa"/>
            <w:shd w:val="clear" w:color="auto" w:fill="C6D9F1" w:themeFill="text2" w:themeFillTint="33"/>
          </w:tcPr>
          <w:p w14:paraId="6D9ACC5C" w14:textId="77777777" w:rsidR="00440F0A" w:rsidRPr="00FE73DA" w:rsidRDefault="00440F0A" w:rsidP="00DE42DE">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lang w:val="de-DE" w:eastAsia="ja-JP"/>
              </w:rPr>
            </w:pPr>
            <w:r>
              <w:rPr>
                <w:rFonts w:asciiTheme="minorHAnsi" w:hAnsiTheme="minorHAnsi" w:cstheme="minorHAnsi"/>
                <w:sz w:val="20"/>
                <w:lang w:val="de-DE" w:eastAsia="ja-JP"/>
              </w:rPr>
              <w:t>TID</w:t>
            </w:r>
          </w:p>
        </w:tc>
        <w:tc>
          <w:tcPr>
            <w:tcW w:w="1134" w:type="dxa"/>
            <w:shd w:val="clear" w:color="auto" w:fill="C6D9F1" w:themeFill="text2" w:themeFillTint="33"/>
          </w:tcPr>
          <w:p w14:paraId="669ED85C" w14:textId="77777777" w:rsidR="00440F0A" w:rsidRPr="00FE73DA" w:rsidRDefault="00440F0A" w:rsidP="00980A20">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lang w:val="de-DE" w:eastAsia="ja-JP"/>
              </w:rPr>
            </w:pPr>
            <w:r>
              <w:rPr>
                <w:rFonts w:asciiTheme="minorHAnsi" w:hAnsiTheme="minorHAnsi" w:cstheme="minorHAnsi"/>
                <w:sz w:val="20"/>
                <w:lang w:val="de-DE" w:eastAsia="ja-JP"/>
              </w:rPr>
              <w:t>1. Oktett</w:t>
            </w:r>
          </w:p>
        </w:tc>
        <w:tc>
          <w:tcPr>
            <w:tcW w:w="2268" w:type="dxa"/>
            <w:shd w:val="clear" w:color="auto" w:fill="C6D9F1" w:themeFill="text2" w:themeFillTint="33"/>
          </w:tcPr>
          <w:p w14:paraId="76DF33D6" w14:textId="77777777" w:rsidR="00440F0A" w:rsidRPr="00FE73DA" w:rsidRDefault="00440F0A" w:rsidP="00DE42DE">
            <w:pPr>
              <w:spacing w:before="120" w:after="12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lang w:val="de-DE" w:eastAsia="ja-JP"/>
              </w:rPr>
            </w:pPr>
            <w:r>
              <w:rPr>
                <w:rFonts w:asciiTheme="minorHAnsi" w:hAnsiTheme="minorHAnsi" w:cstheme="minorHAnsi"/>
                <w:sz w:val="20"/>
                <w:lang w:val="de-DE" w:eastAsia="ja-JP"/>
              </w:rPr>
              <w:t>2. Oktett</w:t>
            </w:r>
          </w:p>
        </w:tc>
        <w:tc>
          <w:tcPr>
            <w:tcW w:w="1985" w:type="dxa"/>
            <w:shd w:val="clear" w:color="auto" w:fill="C6D9F1" w:themeFill="text2" w:themeFillTint="33"/>
          </w:tcPr>
          <w:p w14:paraId="6BD48097" w14:textId="77777777" w:rsidR="00440F0A" w:rsidRPr="00FE73DA" w:rsidRDefault="00440F0A" w:rsidP="00DE42DE">
            <w:pPr>
              <w:spacing w:before="120" w:after="12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lang w:val="de-DE" w:eastAsia="ja-JP"/>
              </w:rPr>
            </w:pPr>
            <w:r>
              <w:rPr>
                <w:rFonts w:asciiTheme="minorHAnsi" w:hAnsiTheme="minorHAnsi" w:cstheme="minorHAnsi"/>
                <w:sz w:val="20"/>
                <w:lang w:val="de-DE" w:eastAsia="ja-JP"/>
              </w:rPr>
              <w:t>3. Oktett</w:t>
            </w:r>
          </w:p>
        </w:tc>
        <w:tc>
          <w:tcPr>
            <w:tcW w:w="1553" w:type="dxa"/>
            <w:shd w:val="clear" w:color="auto" w:fill="C6D9F1" w:themeFill="text2" w:themeFillTint="33"/>
          </w:tcPr>
          <w:p w14:paraId="525617C4" w14:textId="77777777" w:rsidR="00440F0A" w:rsidRPr="00FE73DA" w:rsidRDefault="00440F0A" w:rsidP="00DE42DE">
            <w:pPr>
              <w:spacing w:before="120" w:after="12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lang w:val="de-DE" w:eastAsia="ja-JP"/>
              </w:rPr>
            </w:pPr>
            <w:r>
              <w:rPr>
                <w:rFonts w:asciiTheme="minorHAnsi" w:hAnsiTheme="minorHAnsi" w:cstheme="minorHAnsi"/>
                <w:sz w:val="20"/>
                <w:lang w:val="de-DE" w:eastAsia="ja-JP"/>
              </w:rPr>
              <w:t>4. Oktett</w:t>
            </w:r>
          </w:p>
        </w:tc>
      </w:tr>
      <w:tr w:rsidR="00440F0A" w14:paraId="2F6194ED" w14:textId="77777777" w:rsidTr="00DE4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CF52A15" w14:textId="77777777" w:rsidR="00440F0A" w:rsidRPr="00FE73DA" w:rsidRDefault="00440F0A" w:rsidP="00DE42DE">
            <w:pPr>
              <w:spacing w:before="120" w:after="120"/>
              <w:jc w:val="center"/>
              <w:rPr>
                <w:rFonts w:asciiTheme="minorHAnsi" w:hAnsiTheme="minorHAnsi" w:cstheme="minorHAnsi"/>
                <w:b w:val="0"/>
                <w:bCs w:val="0"/>
                <w:i/>
                <w:iCs/>
                <w:sz w:val="20"/>
                <w:lang w:val="de-DE" w:eastAsia="ja-JP"/>
              </w:rPr>
            </w:pPr>
            <w:r>
              <w:rPr>
                <w:rFonts w:asciiTheme="minorHAnsi" w:hAnsiTheme="minorHAnsi" w:cstheme="minorHAnsi"/>
                <w:b w:val="0"/>
                <w:bCs w:val="0"/>
                <w:i/>
                <w:iCs/>
                <w:sz w:val="20"/>
                <w:lang w:val="de-DE" w:eastAsia="ja-JP"/>
              </w:rPr>
              <w:t>UG</w:t>
            </w:r>
          </w:p>
        </w:tc>
        <w:tc>
          <w:tcPr>
            <w:tcW w:w="1134" w:type="dxa"/>
          </w:tcPr>
          <w:p w14:paraId="045C29A5" w14:textId="77777777" w:rsidR="00440F0A" w:rsidRPr="00FE73DA" w:rsidRDefault="00440F0A" w:rsidP="00DE42DE">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sz w:val="20"/>
                <w:lang w:val="de-DE" w:eastAsia="ja-JP"/>
              </w:rPr>
            </w:pPr>
            <w:r>
              <w:rPr>
                <w:rFonts w:asciiTheme="minorHAnsi" w:hAnsiTheme="minorHAnsi" w:cstheme="minorHAnsi"/>
                <w:i/>
                <w:iCs/>
                <w:sz w:val="20"/>
                <w:lang w:val="de-DE" w:eastAsia="ja-JP"/>
              </w:rPr>
              <w:t>UG</w:t>
            </w:r>
          </w:p>
        </w:tc>
        <w:tc>
          <w:tcPr>
            <w:tcW w:w="1134" w:type="dxa"/>
          </w:tcPr>
          <w:p w14:paraId="5EB65364" w14:textId="77777777" w:rsidR="00440F0A" w:rsidRPr="00FE73DA" w:rsidRDefault="00440F0A" w:rsidP="00980A2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de-DE" w:eastAsia="ja-JP"/>
              </w:rPr>
            </w:pPr>
            <w:r>
              <w:rPr>
                <w:rFonts w:asciiTheme="minorHAnsi" w:hAnsiTheme="minorHAnsi" w:cstheme="minorHAnsi"/>
                <w:color w:val="000000"/>
                <w:sz w:val="20"/>
              </w:rPr>
              <w:t>172.</w:t>
            </w:r>
          </w:p>
        </w:tc>
        <w:tc>
          <w:tcPr>
            <w:tcW w:w="2268" w:type="dxa"/>
          </w:tcPr>
          <w:p w14:paraId="13AA02DD" w14:textId="77777777" w:rsidR="00440F0A" w:rsidRPr="00FE73DA" w:rsidRDefault="00440F0A" w:rsidP="00DE42DE">
            <w:pPr>
              <w:spacing w:before="120" w:after="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de-DE" w:eastAsia="ja-JP"/>
              </w:rPr>
            </w:pPr>
            <w:r>
              <w:rPr>
                <w:rFonts w:asciiTheme="minorHAnsi" w:hAnsiTheme="minorHAnsi" w:cstheme="minorHAnsi"/>
                <w:sz w:val="20"/>
              </w:rPr>
              <w:t>16 + (VID - 1 / 2)</w:t>
            </w:r>
          </w:p>
        </w:tc>
        <w:tc>
          <w:tcPr>
            <w:tcW w:w="1985" w:type="dxa"/>
          </w:tcPr>
          <w:p w14:paraId="7C3CA276" w14:textId="77777777" w:rsidR="00440F0A" w:rsidRPr="00FE73DA" w:rsidRDefault="00440F0A" w:rsidP="00DE42DE">
            <w:pPr>
              <w:spacing w:before="120" w:after="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de-DE" w:eastAsia="ja-JP"/>
              </w:rPr>
            </w:pPr>
            <w:r>
              <w:rPr>
                <w:rFonts w:asciiTheme="minorHAnsi" w:hAnsiTheme="minorHAnsi" w:cstheme="minorHAnsi"/>
                <w:sz w:val="20"/>
              </w:rPr>
              <w:t>128 + (TID - 1 / 2)</w:t>
            </w:r>
          </w:p>
        </w:tc>
        <w:tc>
          <w:tcPr>
            <w:tcW w:w="1553" w:type="dxa"/>
          </w:tcPr>
          <w:p w14:paraId="3D318254" w14:textId="77777777" w:rsidR="00440F0A" w:rsidRPr="00FE73DA" w:rsidRDefault="00440F0A" w:rsidP="00DE42DE">
            <w:pPr>
              <w:spacing w:before="120" w:after="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de-DE" w:eastAsia="ja-JP"/>
              </w:rPr>
            </w:pPr>
            <w:r>
              <w:rPr>
                <w:rFonts w:asciiTheme="minorHAnsi" w:hAnsiTheme="minorHAnsi" w:cstheme="minorHAnsi"/>
                <w:sz w:val="20"/>
              </w:rPr>
              <w:t>128 + IPID</w:t>
            </w:r>
          </w:p>
        </w:tc>
      </w:tr>
      <w:tr w:rsidR="00440F0A" w14:paraId="45820BF0" w14:textId="77777777" w:rsidTr="00DE42DE">
        <w:tc>
          <w:tcPr>
            <w:cnfStyle w:val="001000000000" w:firstRow="0" w:lastRow="0" w:firstColumn="1" w:lastColumn="0" w:oddVBand="0" w:evenVBand="0" w:oddHBand="0" w:evenHBand="0" w:firstRowFirstColumn="0" w:firstRowLastColumn="0" w:lastRowFirstColumn="0" w:lastRowLastColumn="0"/>
            <w:tcW w:w="1271" w:type="dxa"/>
          </w:tcPr>
          <w:p w14:paraId="4D9B1BB8" w14:textId="77777777" w:rsidR="00440F0A" w:rsidRPr="00FE73DA" w:rsidRDefault="00440F0A" w:rsidP="00DE42DE">
            <w:pPr>
              <w:spacing w:before="120" w:after="120"/>
              <w:jc w:val="center"/>
              <w:rPr>
                <w:rFonts w:asciiTheme="minorHAnsi" w:hAnsiTheme="minorHAnsi" w:cstheme="minorHAnsi"/>
                <w:b w:val="0"/>
                <w:bCs w:val="0"/>
                <w:i/>
                <w:iCs/>
                <w:sz w:val="20"/>
                <w:lang w:val="de-DE" w:eastAsia="ja-JP"/>
              </w:rPr>
            </w:pPr>
            <w:r>
              <w:rPr>
                <w:rFonts w:asciiTheme="minorHAnsi" w:hAnsiTheme="minorHAnsi" w:cstheme="minorHAnsi"/>
                <w:b w:val="0"/>
                <w:bCs w:val="0"/>
                <w:i/>
                <w:iCs/>
                <w:sz w:val="20"/>
                <w:lang w:val="de-DE" w:eastAsia="ja-JP"/>
              </w:rPr>
              <w:t>UG</w:t>
            </w:r>
          </w:p>
        </w:tc>
        <w:tc>
          <w:tcPr>
            <w:tcW w:w="1134" w:type="dxa"/>
          </w:tcPr>
          <w:p w14:paraId="52833098" w14:textId="77777777" w:rsidR="00440F0A" w:rsidRPr="00FE73DA" w:rsidRDefault="00440F0A" w:rsidP="00DE42DE">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de-DE" w:eastAsia="ja-JP"/>
              </w:rPr>
            </w:pPr>
            <w:r>
              <w:rPr>
                <w:rFonts w:asciiTheme="minorHAnsi" w:hAnsiTheme="minorHAnsi" w:cstheme="minorHAnsi"/>
                <w:sz w:val="20"/>
                <w:lang w:val="de-DE" w:eastAsia="ja-JP"/>
              </w:rPr>
              <w:t>G</w:t>
            </w:r>
          </w:p>
        </w:tc>
        <w:tc>
          <w:tcPr>
            <w:tcW w:w="1134" w:type="dxa"/>
          </w:tcPr>
          <w:p w14:paraId="0DEC0D64" w14:textId="77777777" w:rsidR="00440F0A" w:rsidRPr="00FE73DA" w:rsidRDefault="00440F0A" w:rsidP="00980A20">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de-DE" w:eastAsia="ja-JP"/>
              </w:rPr>
            </w:pPr>
            <w:r>
              <w:rPr>
                <w:rFonts w:asciiTheme="minorHAnsi" w:hAnsiTheme="minorHAnsi" w:cstheme="minorHAnsi"/>
                <w:color w:val="000000"/>
                <w:sz w:val="20"/>
              </w:rPr>
              <w:t>172.</w:t>
            </w:r>
          </w:p>
        </w:tc>
        <w:tc>
          <w:tcPr>
            <w:tcW w:w="2268" w:type="dxa"/>
          </w:tcPr>
          <w:p w14:paraId="33CA6476" w14:textId="77777777" w:rsidR="00440F0A" w:rsidRPr="00FE73DA" w:rsidRDefault="00440F0A" w:rsidP="00DE42DE">
            <w:pPr>
              <w:spacing w:before="120"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de-DE" w:eastAsia="ja-JP"/>
              </w:rPr>
            </w:pPr>
            <w:r>
              <w:rPr>
                <w:rFonts w:asciiTheme="minorHAnsi" w:hAnsiTheme="minorHAnsi" w:cstheme="minorHAnsi"/>
                <w:sz w:val="20"/>
              </w:rPr>
              <w:t>16 + (VID - 1 / 2)</w:t>
            </w:r>
          </w:p>
        </w:tc>
        <w:tc>
          <w:tcPr>
            <w:tcW w:w="1985" w:type="dxa"/>
          </w:tcPr>
          <w:p w14:paraId="767CC001" w14:textId="77777777" w:rsidR="00440F0A" w:rsidRPr="00FE73DA" w:rsidRDefault="00440F0A" w:rsidP="00DE42DE">
            <w:pPr>
              <w:spacing w:before="120"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de-DE" w:eastAsia="ja-JP"/>
              </w:rPr>
            </w:pPr>
            <w:r>
              <w:rPr>
                <w:rFonts w:asciiTheme="minorHAnsi" w:hAnsiTheme="minorHAnsi" w:cstheme="minorHAnsi"/>
                <w:sz w:val="20"/>
              </w:rPr>
              <w:t>128 + (TID / 2)</w:t>
            </w:r>
          </w:p>
        </w:tc>
        <w:tc>
          <w:tcPr>
            <w:tcW w:w="1553" w:type="dxa"/>
          </w:tcPr>
          <w:p w14:paraId="2ADEEEF6" w14:textId="77777777" w:rsidR="00440F0A" w:rsidRPr="00FE73DA" w:rsidRDefault="00440F0A" w:rsidP="00DE42DE">
            <w:pPr>
              <w:spacing w:before="120"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de-DE" w:eastAsia="ja-JP"/>
              </w:rPr>
            </w:pPr>
            <w:r>
              <w:rPr>
                <w:rFonts w:asciiTheme="minorHAnsi" w:hAnsiTheme="minorHAnsi" w:cstheme="minorHAnsi"/>
                <w:sz w:val="20"/>
              </w:rPr>
              <w:t>IPID</w:t>
            </w:r>
          </w:p>
        </w:tc>
      </w:tr>
      <w:tr w:rsidR="00440F0A" w14:paraId="102A9DBC" w14:textId="77777777" w:rsidTr="00DE4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910D559" w14:textId="77777777" w:rsidR="00440F0A" w:rsidRPr="00FE73DA" w:rsidRDefault="00440F0A" w:rsidP="00DE42DE">
            <w:pPr>
              <w:spacing w:before="120" w:after="120"/>
              <w:jc w:val="center"/>
              <w:rPr>
                <w:rFonts w:asciiTheme="minorHAnsi" w:hAnsiTheme="minorHAnsi" w:cstheme="minorHAnsi"/>
                <w:b w:val="0"/>
                <w:bCs w:val="0"/>
                <w:sz w:val="20"/>
                <w:lang w:val="de-DE" w:eastAsia="ja-JP"/>
              </w:rPr>
            </w:pPr>
            <w:r>
              <w:rPr>
                <w:rFonts w:asciiTheme="minorHAnsi" w:hAnsiTheme="minorHAnsi" w:cstheme="minorHAnsi"/>
                <w:b w:val="0"/>
                <w:bCs w:val="0"/>
                <w:sz w:val="20"/>
                <w:lang w:val="de-DE" w:eastAsia="ja-JP"/>
              </w:rPr>
              <w:t>G</w:t>
            </w:r>
          </w:p>
        </w:tc>
        <w:tc>
          <w:tcPr>
            <w:tcW w:w="1134" w:type="dxa"/>
          </w:tcPr>
          <w:p w14:paraId="05D58509" w14:textId="77777777" w:rsidR="00440F0A" w:rsidRPr="00FE73DA" w:rsidRDefault="00440F0A" w:rsidP="00DE42DE">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sz w:val="20"/>
                <w:lang w:val="de-DE" w:eastAsia="ja-JP"/>
              </w:rPr>
            </w:pPr>
            <w:r>
              <w:rPr>
                <w:rFonts w:asciiTheme="minorHAnsi" w:hAnsiTheme="minorHAnsi" w:cstheme="minorHAnsi"/>
                <w:i/>
                <w:iCs/>
                <w:sz w:val="20"/>
                <w:lang w:val="de-DE" w:eastAsia="ja-JP"/>
              </w:rPr>
              <w:t>UG</w:t>
            </w:r>
          </w:p>
        </w:tc>
        <w:tc>
          <w:tcPr>
            <w:tcW w:w="1134" w:type="dxa"/>
          </w:tcPr>
          <w:p w14:paraId="6B5D6B9B" w14:textId="77777777" w:rsidR="00440F0A" w:rsidRPr="00FE73DA" w:rsidRDefault="00440F0A" w:rsidP="00980A2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de-DE" w:eastAsia="ja-JP"/>
              </w:rPr>
            </w:pPr>
            <w:r>
              <w:rPr>
                <w:rFonts w:asciiTheme="minorHAnsi" w:hAnsiTheme="minorHAnsi" w:cstheme="minorHAnsi"/>
                <w:color w:val="000000"/>
                <w:sz w:val="20"/>
              </w:rPr>
              <w:t>172.</w:t>
            </w:r>
          </w:p>
        </w:tc>
        <w:tc>
          <w:tcPr>
            <w:tcW w:w="2268" w:type="dxa"/>
          </w:tcPr>
          <w:p w14:paraId="79F60221" w14:textId="77777777" w:rsidR="00440F0A" w:rsidRPr="00FE73DA" w:rsidRDefault="00440F0A" w:rsidP="00DE42DE">
            <w:pPr>
              <w:spacing w:before="120" w:after="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de-DE" w:eastAsia="ja-JP"/>
              </w:rPr>
            </w:pPr>
            <w:r>
              <w:rPr>
                <w:rFonts w:asciiTheme="minorHAnsi" w:hAnsiTheme="minorHAnsi" w:cstheme="minorHAnsi"/>
                <w:sz w:val="20"/>
              </w:rPr>
              <w:t>16 + (VID / 2)</w:t>
            </w:r>
          </w:p>
        </w:tc>
        <w:tc>
          <w:tcPr>
            <w:tcW w:w="1985" w:type="dxa"/>
          </w:tcPr>
          <w:p w14:paraId="6DBCB0AF" w14:textId="77777777" w:rsidR="00440F0A" w:rsidRPr="00FE73DA" w:rsidRDefault="00440F0A" w:rsidP="00DE42DE">
            <w:pPr>
              <w:spacing w:before="120" w:after="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de-DE" w:eastAsia="ja-JP"/>
              </w:rPr>
            </w:pPr>
            <w:r>
              <w:rPr>
                <w:rFonts w:asciiTheme="minorHAnsi" w:hAnsiTheme="minorHAnsi" w:cstheme="minorHAnsi"/>
                <w:sz w:val="20"/>
              </w:rPr>
              <w:t>(TID - 1) / 2</w:t>
            </w:r>
          </w:p>
        </w:tc>
        <w:tc>
          <w:tcPr>
            <w:tcW w:w="1553" w:type="dxa"/>
          </w:tcPr>
          <w:p w14:paraId="7AD31DC9" w14:textId="77777777" w:rsidR="00440F0A" w:rsidRPr="00FE73DA" w:rsidRDefault="00440F0A" w:rsidP="00DE42DE">
            <w:pPr>
              <w:spacing w:before="120" w:after="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de-DE" w:eastAsia="ja-JP"/>
              </w:rPr>
            </w:pPr>
            <w:r>
              <w:rPr>
                <w:rFonts w:asciiTheme="minorHAnsi" w:hAnsiTheme="minorHAnsi" w:cstheme="minorHAnsi"/>
                <w:sz w:val="20"/>
              </w:rPr>
              <w:t>128 + IPID</w:t>
            </w:r>
          </w:p>
        </w:tc>
      </w:tr>
      <w:tr w:rsidR="00440F0A" w14:paraId="035BC001" w14:textId="77777777" w:rsidTr="00DE42DE">
        <w:tc>
          <w:tcPr>
            <w:cnfStyle w:val="001000000000" w:firstRow="0" w:lastRow="0" w:firstColumn="1" w:lastColumn="0" w:oddVBand="0" w:evenVBand="0" w:oddHBand="0" w:evenHBand="0" w:firstRowFirstColumn="0" w:firstRowLastColumn="0" w:lastRowFirstColumn="0" w:lastRowLastColumn="0"/>
            <w:tcW w:w="1271" w:type="dxa"/>
            <w:tcBorders>
              <w:bottom w:val="single" w:sz="4" w:space="0" w:color="auto"/>
            </w:tcBorders>
          </w:tcPr>
          <w:p w14:paraId="4DF1F68F" w14:textId="77777777" w:rsidR="00440F0A" w:rsidRPr="00FE73DA" w:rsidRDefault="00440F0A" w:rsidP="00DE42DE">
            <w:pPr>
              <w:spacing w:before="120" w:after="120"/>
              <w:jc w:val="center"/>
              <w:rPr>
                <w:rFonts w:asciiTheme="minorHAnsi" w:hAnsiTheme="minorHAnsi" w:cstheme="minorHAnsi"/>
                <w:b w:val="0"/>
                <w:bCs w:val="0"/>
                <w:sz w:val="20"/>
                <w:lang w:val="de-DE" w:eastAsia="ja-JP"/>
              </w:rPr>
            </w:pPr>
            <w:r>
              <w:rPr>
                <w:rFonts w:asciiTheme="minorHAnsi" w:hAnsiTheme="minorHAnsi" w:cstheme="minorHAnsi"/>
                <w:b w:val="0"/>
                <w:bCs w:val="0"/>
                <w:sz w:val="20"/>
                <w:lang w:val="de-DE" w:eastAsia="ja-JP"/>
              </w:rPr>
              <w:t>G</w:t>
            </w:r>
          </w:p>
        </w:tc>
        <w:tc>
          <w:tcPr>
            <w:tcW w:w="1134" w:type="dxa"/>
            <w:tcBorders>
              <w:bottom w:val="single" w:sz="4" w:space="0" w:color="auto"/>
            </w:tcBorders>
          </w:tcPr>
          <w:p w14:paraId="568CADCE" w14:textId="77777777" w:rsidR="00440F0A" w:rsidRPr="00FE73DA" w:rsidRDefault="00440F0A" w:rsidP="00DE42DE">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de-DE" w:eastAsia="ja-JP"/>
              </w:rPr>
            </w:pPr>
            <w:r>
              <w:rPr>
                <w:rFonts w:asciiTheme="minorHAnsi" w:hAnsiTheme="minorHAnsi" w:cstheme="minorHAnsi"/>
                <w:sz w:val="20"/>
                <w:lang w:val="de-DE" w:eastAsia="ja-JP"/>
              </w:rPr>
              <w:t>G</w:t>
            </w:r>
          </w:p>
        </w:tc>
        <w:tc>
          <w:tcPr>
            <w:tcW w:w="1134" w:type="dxa"/>
            <w:tcBorders>
              <w:bottom w:val="single" w:sz="4" w:space="0" w:color="auto"/>
            </w:tcBorders>
          </w:tcPr>
          <w:p w14:paraId="6DF49A37" w14:textId="77777777" w:rsidR="00440F0A" w:rsidRPr="00FE73DA" w:rsidRDefault="00440F0A" w:rsidP="00980A20">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de-DE" w:eastAsia="ja-JP"/>
              </w:rPr>
            </w:pPr>
            <w:r>
              <w:rPr>
                <w:rFonts w:asciiTheme="minorHAnsi" w:hAnsiTheme="minorHAnsi" w:cstheme="minorHAnsi"/>
                <w:color w:val="000000"/>
                <w:sz w:val="20"/>
              </w:rPr>
              <w:t>172.</w:t>
            </w:r>
          </w:p>
        </w:tc>
        <w:tc>
          <w:tcPr>
            <w:tcW w:w="2268" w:type="dxa"/>
            <w:tcBorders>
              <w:bottom w:val="single" w:sz="4" w:space="0" w:color="auto"/>
            </w:tcBorders>
          </w:tcPr>
          <w:p w14:paraId="5BCD1CC6" w14:textId="77777777" w:rsidR="00440F0A" w:rsidRPr="00FE73DA" w:rsidRDefault="00440F0A" w:rsidP="00DE42DE">
            <w:pPr>
              <w:spacing w:before="120"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de-DE" w:eastAsia="ja-JP"/>
              </w:rPr>
            </w:pPr>
            <w:r>
              <w:rPr>
                <w:rFonts w:asciiTheme="minorHAnsi" w:hAnsiTheme="minorHAnsi" w:cstheme="minorHAnsi"/>
                <w:sz w:val="20"/>
              </w:rPr>
              <w:t>16 + (VID / 2)</w:t>
            </w:r>
          </w:p>
        </w:tc>
        <w:tc>
          <w:tcPr>
            <w:tcW w:w="1985" w:type="dxa"/>
            <w:tcBorders>
              <w:bottom w:val="single" w:sz="4" w:space="0" w:color="auto"/>
            </w:tcBorders>
          </w:tcPr>
          <w:p w14:paraId="66D5CE3D" w14:textId="77777777" w:rsidR="00440F0A" w:rsidRPr="00FE73DA" w:rsidRDefault="00440F0A" w:rsidP="00DE42DE">
            <w:pPr>
              <w:spacing w:before="120"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de-DE" w:eastAsia="ja-JP"/>
              </w:rPr>
            </w:pPr>
            <w:r>
              <w:rPr>
                <w:rFonts w:asciiTheme="minorHAnsi" w:hAnsiTheme="minorHAnsi" w:cstheme="minorHAnsi"/>
                <w:sz w:val="20"/>
              </w:rPr>
              <w:t>TID / 2</w:t>
            </w:r>
          </w:p>
        </w:tc>
        <w:tc>
          <w:tcPr>
            <w:tcW w:w="1553" w:type="dxa"/>
            <w:tcBorders>
              <w:bottom w:val="single" w:sz="4" w:space="0" w:color="auto"/>
            </w:tcBorders>
          </w:tcPr>
          <w:p w14:paraId="3355F318" w14:textId="77777777" w:rsidR="00440F0A" w:rsidRPr="00FE73DA" w:rsidRDefault="00440F0A" w:rsidP="00DE42DE">
            <w:pPr>
              <w:spacing w:before="120"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de-DE" w:eastAsia="ja-JP"/>
              </w:rPr>
            </w:pPr>
            <w:r>
              <w:rPr>
                <w:rFonts w:asciiTheme="minorHAnsi" w:hAnsiTheme="minorHAnsi" w:cstheme="minorHAnsi"/>
                <w:sz w:val="20"/>
              </w:rPr>
              <w:t>IPID</w:t>
            </w:r>
          </w:p>
        </w:tc>
      </w:tr>
      <w:tr w:rsidR="00440F0A" w14:paraId="2C629E97" w14:textId="77777777" w:rsidTr="00DE4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Borders>
              <w:top w:val="single" w:sz="4" w:space="0" w:color="auto"/>
              <w:left w:val="single" w:sz="4" w:space="0" w:color="auto"/>
              <w:bottom w:val="single" w:sz="4" w:space="0" w:color="auto"/>
            </w:tcBorders>
            <w:shd w:val="clear" w:color="auto" w:fill="FBD4B4" w:themeFill="accent6" w:themeFillTint="66"/>
          </w:tcPr>
          <w:p w14:paraId="71E1A97F" w14:textId="77777777" w:rsidR="00440F0A" w:rsidRPr="00FE73DA" w:rsidRDefault="00440F0A" w:rsidP="00DE42DE">
            <w:pPr>
              <w:spacing w:before="120" w:after="120"/>
              <w:jc w:val="center"/>
              <w:rPr>
                <w:rFonts w:asciiTheme="minorHAnsi" w:hAnsiTheme="minorHAnsi" w:cstheme="minorHAnsi"/>
                <w:sz w:val="20"/>
                <w:lang w:val="de-DE" w:eastAsia="ja-JP"/>
              </w:rPr>
            </w:pPr>
            <w:r>
              <w:rPr>
                <w:rFonts w:asciiTheme="minorHAnsi" w:hAnsiTheme="minorHAnsi" w:cstheme="minorHAnsi"/>
                <w:sz w:val="20"/>
                <w:lang w:val="de-DE" w:eastAsia="ja-JP"/>
              </w:rPr>
              <w:t>Legende:</w:t>
            </w:r>
          </w:p>
        </w:tc>
        <w:tc>
          <w:tcPr>
            <w:tcW w:w="2268" w:type="dxa"/>
            <w:gridSpan w:val="2"/>
            <w:tcBorders>
              <w:top w:val="single" w:sz="4" w:space="0" w:color="auto"/>
              <w:bottom w:val="single" w:sz="4" w:space="0" w:color="auto"/>
            </w:tcBorders>
            <w:shd w:val="clear" w:color="auto" w:fill="FBD4B4" w:themeFill="accent6" w:themeFillTint="66"/>
          </w:tcPr>
          <w:p w14:paraId="793063BF" w14:textId="77777777" w:rsidR="00440F0A" w:rsidRPr="00FE73DA" w:rsidRDefault="00440F0A" w:rsidP="00DE42DE">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rPr>
            </w:pPr>
            <w:r>
              <w:rPr>
                <w:rFonts w:asciiTheme="minorHAnsi" w:hAnsiTheme="minorHAnsi" w:cstheme="minorHAnsi"/>
                <w:b/>
                <w:bCs/>
                <w:sz w:val="20"/>
                <w:lang w:val="de-DE" w:eastAsia="ja-JP"/>
              </w:rPr>
              <w:t>VID = VLAN ID</w:t>
            </w:r>
          </w:p>
        </w:tc>
        <w:tc>
          <w:tcPr>
            <w:tcW w:w="2268" w:type="dxa"/>
            <w:tcBorders>
              <w:top w:val="single" w:sz="4" w:space="0" w:color="auto"/>
              <w:bottom w:val="single" w:sz="4" w:space="0" w:color="auto"/>
            </w:tcBorders>
            <w:shd w:val="clear" w:color="auto" w:fill="FBD4B4" w:themeFill="accent6" w:themeFillTint="66"/>
          </w:tcPr>
          <w:p w14:paraId="506F84E8" w14:textId="77777777" w:rsidR="00440F0A" w:rsidRPr="00FE73DA" w:rsidRDefault="00440F0A" w:rsidP="00DE42DE">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0"/>
              </w:rPr>
            </w:pPr>
            <w:r>
              <w:rPr>
                <w:rFonts w:asciiTheme="minorHAnsi" w:hAnsiTheme="minorHAnsi" w:cstheme="minorHAnsi"/>
                <w:b/>
                <w:bCs/>
                <w:sz w:val="20"/>
              </w:rPr>
              <w:t>TID = TRAIN ID</w:t>
            </w:r>
          </w:p>
        </w:tc>
        <w:tc>
          <w:tcPr>
            <w:tcW w:w="1985" w:type="dxa"/>
            <w:tcBorders>
              <w:top w:val="single" w:sz="4" w:space="0" w:color="auto"/>
              <w:bottom w:val="single" w:sz="4" w:space="0" w:color="auto"/>
            </w:tcBorders>
            <w:shd w:val="clear" w:color="auto" w:fill="FBD4B4" w:themeFill="accent6" w:themeFillTint="66"/>
          </w:tcPr>
          <w:p w14:paraId="614A8F1F" w14:textId="77777777" w:rsidR="00440F0A" w:rsidRPr="00FE73DA" w:rsidRDefault="00440F0A" w:rsidP="00DE42DE">
            <w:pPr>
              <w:spacing w:before="120" w:after="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0"/>
              </w:rPr>
            </w:pPr>
            <w:r>
              <w:rPr>
                <w:rFonts w:asciiTheme="minorHAnsi" w:hAnsiTheme="minorHAnsi" w:cstheme="minorHAnsi"/>
                <w:b/>
                <w:bCs/>
                <w:sz w:val="20"/>
              </w:rPr>
              <w:t>UG = UNGERADE</w:t>
            </w:r>
          </w:p>
        </w:tc>
        <w:tc>
          <w:tcPr>
            <w:tcW w:w="1553" w:type="dxa"/>
            <w:tcBorders>
              <w:top w:val="single" w:sz="4" w:space="0" w:color="auto"/>
              <w:bottom w:val="single" w:sz="4" w:space="0" w:color="auto"/>
              <w:right w:val="single" w:sz="4" w:space="0" w:color="auto"/>
            </w:tcBorders>
            <w:shd w:val="clear" w:color="auto" w:fill="FBD4B4" w:themeFill="accent6" w:themeFillTint="66"/>
          </w:tcPr>
          <w:p w14:paraId="0461861C" w14:textId="77777777" w:rsidR="00440F0A" w:rsidRPr="00FE73DA" w:rsidRDefault="00440F0A" w:rsidP="00DE42DE">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0"/>
              </w:rPr>
            </w:pPr>
            <w:r>
              <w:rPr>
                <w:rFonts w:asciiTheme="minorHAnsi" w:hAnsiTheme="minorHAnsi" w:cstheme="minorHAnsi"/>
                <w:b/>
                <w:bCs/>
                <w:sz w:val="20"/>
              </w:rPr>
              <w:t>G = GERADE</w:t>
            </w:r>
          </w:p>
        </w:tc>
      </w:tr>
    </w:tbl>
    <w:p w14:paraId="212CD0EE" w14:textId="23AD5905" w:rsidR="00824453" w:rsidRDefault="005C09E3" w:rsidP="00FE73DA">
      <w:pPr>
        <w:pStyle w:val="Heading2"/>
      </w:pPr>
      <w:bookmarkStart w:id="53" w:name="_Toc229775487"/>
      <w:r>
        <w:t>Switchportbelegung</w:t>
      </w:r>
      <w:bookmarkEnd w:id="53"/>
    </w:p>
    <w:p w14:paraId="1E1CE627" w14:textId="77777777" w:rsidR="00181F18" w:rsidRDefault="00181F18" w:rsidP="00824453">
      <w:pPr>
        <w:rPr>
          <w:lang w:eastAsia="ja-JP"/>
        </w:rPr>
      </w:pPr>
      <w:r>
        <w:rPr>
          <w:lang w:eastAsia="ja-JP"/>
        </w:rPr>
        <w:t xml:space="preserve">Die Belegung der Switchports wird grundsätzlich von STADLER vorgegeben. Hierfür stellt STADLER für jeden Zugtyp einen </w:t>
      </w:r>
      <w:r>
        <w:rPr>
          <w:b/>
          <w:bCs/>
          <w:lang w:eastAsia="ja-JP"/>
        </w:rPr>
        <w:t>Switchport-Belegungsplan</w:t>
      </w:r>
      <w:r>
        <w:rPr>
          <w:lang w:eastAsia="ja-JP"/>
        </w:rPr>
        <w:t xml:space="preserve"> bereit, der exakt definiert, welches Gerät an welchem Port angeschlossen ist.</w:t>
      </w:r>
    </w:p>
    <w:p w14:paraId="2A1B548C" w14:textId="3C90E7E4" w:rsidR="00824453" w:rsidRDefault="00181F18" w:rsidP="00824453">
      <w:pPr>
        <w:rPr>
          <w:lang w:eastAsia="ja-JP"/>
        </w:rPr>
      </w:pPr>
      <w:r>
        <w:rPr>
          <w:lang w:eastAsia="ja-JP"/>
        </w:rPr>
        <w:t>Ausgenommen hiervon sind die Ports für den Backbone, die Access Points und die CCU. Deren Belegung wird entweder direkt von NOMAD festgelegt oder in enger Abstimmung zwischen beiden Parteien definiert.</w:t>
      </w:r>
    </w:p>
    <w:p w14:paraId="671CFCAA" w14:textId="5E15F207" w:rsidR="00181F18" w:rsidRDefault="00181F18" w:rsidP="00824453">
      <w:pPr>
        <w:rPr>
          <w:lang w:eastAsia="ja-JP"/>
        </w:rPr>
      </w:pPr>
      <w:r>
        <w:rPr>
          <w:lang w:eastAsia="ja-JP"/>
        </w:rPr>
        <w:t>Die Konfiguration dieser Ports erfolgt durch NOMAD.</w:t>
      </w:r>
    </w:p>
    <w:p w14:paraId="5A072571" w14:textId="77777777" w:rsidR="00AE7BEC" w:rsidRPr="00824453" w:rsidRDefault="00AE7BEC" w:rsidP="00824453">
      <w:pPr>
        <w:rPr>
          <w:lang w:val="de-DE" w:eastAsia="ja-JP"/>
        </w:rPr>
      </w:pPr>
    </w:p>
    <w:p w14:paraId="7B185763" w14:textId="0F104A15" w:rsidR="006C37F9" w:rsidRDefault="00001F1B" w:rsidP="00EE6C0C">
      <w:pPr>
        <w:pStyle w:val="Heading2"/>
      </w:pPr>
      <w:bookmarkStart w:id="54" w:name="_Toc229775488"/>
      <w:r>
        <w:t>Backbone (Aufbau und Verkabelung)</w:t>
      </w:r>
      <w:bookmarkEnd w:id="54"/>
    </w:p>
    <w:p w14:paraId="50A46B7F" w14:textId="2F8B0851" w:rsidR="008844DC" w:rsidRPr="0039673B" w:rsidRDefault="008844DC" w:rsidP="008844DC">
      <w:pPr>
        <w:rPr>
          <w:lang w:val="de-DE" w:eastAsia="ja-JP"/>
        </w:rPr>
      </w:pPr>
      <w:r>
        <w:rPr>
          <w:lang w:val="de-DE" w:eastAsia="ja-JP"/>
        </w:rPr>
        <w:t xml:space="preserve">Der Backbone ist als </w:t>
      </w:r>
      <w:r>
        <w:rPr>
          <w:b/>
          <w:bCs/>
          <w:lang w:val="de-DE" w:eastAsia="ja-JP"/>
        </w:rPr>
        <w:t>Trunk</w:t>
      </w:r>
      <w:r>
        <w:rPr>
          <w:lang w:val="de-DE" w:eastAsia="ja-JP"/>
        </w:rPr>
        <w:t xml:space="preserve"> für alle VLANs konfiguriert und ermöglicht so die notwendige Kommunikation zwischen sämtlichen im Netzwerk integrierten Geräten. Die Ports für den Backbone sind mit „</w:t>
      </w:r>
      <w:r>
        <w:rPr>
          <w:b/>
          <w:bCs/>
          <w:lang w:val="de-DE" w:eastAsia="ja-JP"/>
        </w:rPr>
        <w:t>Coldrelay-Bypass“</w:t>
      </w:r>
      <w:r>
        <w:rPr>
          <w:lang w:val="de-DE" w:eastAsia="ja-JP"/>
        </w:rPr>
        <w:t xml:space="preserve"> ausgestattet. Im Falle eines Switch-Ausfalls werden diese Ports gebrückt, sodass der Datenverkehr weiterhin ungehindert fließen kann. In Kombination mit der Ringtopologie ergibt sich dadurch eine hohe </w:t>
      </w:r>
      <w:r>
        <w:rPr>
          <w:b/>
          <w:bCs/>
          <w:lang w:val="de-DE" w:eastAsia="ja-JP"/>
        </w:rPr>
        <w:t>Ausfallsicherheit</w:t>
      </w:r>
      <w:r>
        <w:rPr>
          <w:lang w:val="de-DE" w:eastAsia="ja-JP"/>
        </w:rPr>
        <w:t xml:space="preserve"> und </w:t>
      </w:r>
      <w:r>
        <w:rPr>
          <w:b/>
          <w:bCs/>
          <w:lang w:val="de-DE" w:eastAsia="ja-JP"/>
        </w:rPr>
        <w:t>Redundanz</w:t>
      </w:r>
      <w:r>
        <w:rPr>
          <w:lang w:val="de-DE" w:eastAsia="ja-JP"/>
        </w:rPr>
        <w:t xml:space="preserve"> der Kommunikationswege.</w:t>
      </w:r>
    </w:p>
    <w:p w14:paraId="124F1B2B" w14:textId="5312589A" w:rsidR="00691D6F" w:rsidRDefault="00691D6F" w:rsidP="00691D6F">
      <w:pPr>
        <w:pStyle w:val="Heading3"/>
        <w:rPr>
          <w:lang w:val="de-DE" w:eastAsia="ja-JP"/>
        </w:rPr>
      </w:pPr>
      <w:bookmarkStart w:id="55" w:name="_Toc229775489"/>
      <w:r>
        <w:rPr>
          <w:lang w:val="de-DE" w:eastAsia="ja-JP"/>
        </w:rPr>
        <w:lastRenderedPageBreak/>
        <w:t>4-Teiler (nahverkehr)</w:t>
      </w:r>
      <w:bookmarkEnd w:id="55"/>
    </w:p>
    <w:p w14:paraId="3A65EEF1" w14:textId="30B3E273" w:rsidR="00691D6F" w:rsidRPr="00691D6F" w:rsidRDefault="00691D6F" w:rsidP="00C62109">
      <w:pPr>
        <w:jc w:val="center"/>
        <w:rPr>
          <w:lang w:val="de-DE" w:eastAsia="ja-JP" w:bidi="th-TH"/>
        </w:rPr>
      </w:pPr>
      <w:r>
        <w:rPr>
          <w:noProof/>
          <w:lang w:val="de-DE" w:eastAsia="ja-JP" w:bidi="th-TH"/>
        </w:rPr>
        <w:drawing>
          <wp:inline distT="0" distB="0" distL="0" distR="0" wp14:anchorId="000332FE" wp14:editId="79BFC2B5">
            <wp:extent cx="4820717" cy="2852236"/>
            <wp:effectExtent l="0" t="0" r="0" b="5715"/>
            <wp:docPr id="806402484"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02484" name="Grafik 806402484"/>
                    <pic:cNvPicPr/>
                  </pic:nvPicPr>
                  <pic:blipFill>
                    <a:blip r:embed="rId23">
                      <a:extLst>
                        <a:ext uri="{96DAC541-7B7A-43D3-8B79-37D633B846F1}">
                          <asvg:svgBlip xmlns:asvg="http://schemas.microsoft.com/office/drawing/2016/SVG/main" r:embed="rId24"/>
                        </a:ext>
                      </a:extLst>
                    </a:blip>
                    <a:stretch>
                      <a:fillRect/>
                    </a:stretch>
                  </pic:blipFill>
                  <pic:spPr>
                    <a:xfrm>
                      <a:off x="0" y="0"/>
                      <a:ext cx="4837138" cy="2861952"/>
                    </a:xfrm>
                    <a:prstGeom prst="rect">
                      <a:avLst/>
                    </a:prstGeom>
                  </pic:spPr>
                </pic:pic>
              </a:graphicData>
            </a:graphic>
          </wp:inline>
        </w:drawing>
      </w:r>
    </w:p>
    <w:p w14:paraId="69EC44EE" w14:textId="31CF034B" w:rsidR="00691D6F" w:rsidRDefault="00691D6F" w:rsidP="00691D6F">
      <w:pPr>
        <w:pStyle w:val="Heading3"/>
        <w:rPr>
          <w:lang w:val="de-DE" w:eastAsia="ja-JP"/>
        </w:rPr>
      </w:pPr>
      <w:bookmarkStart w:id="56" w:name="_Toc229775490"/>
      <w:r>
        <w:rPr>
          <w:lang w:val="de-DE" w:eastAsia="ja-JP"/>
        </w:rPr>
        <w:t>5-Teiler (Fernverkehr)</w:t>
      </w:r>
      <w:bookmarkEnd w:id="56"/>
    </w:p>
    <w:p w14:paraId="349BCC6C" w14:textId="7892E198" w:rsidR="00691D6F" w:rsidRPr="00691D6F" w:rsidRDefault="00B02276" w:rsidP="00C62109">
      <w:pPr>
        <w:jc w:val="center"/>
        <w:rPr>
          <w:lang w:val="de-DE" w:eastAsia="ja-JP" w:bidi="th-TH"/>
        </w:rPr>
      </w:pPr>
      <w:r>
        <w:rPr>
          <w:noProof/>
          <w:lang w:val="de-DE" w:eastAsia="ja-JP" w:bidi="th-TH"/>
        </w:rPr>
        <w:drawing>
          <wp:inline distT="0" distB="0" distL="0" distR="0" wp14:anchorId="35E584DF" wp14:editId="7CDF668D">
            <wp:extent cx="5974779" cy="4086225"/>
            <wp:effectExtent l="0" t="0" r="6985" b="0"/>
            <wp:docPr id="1489042238"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42238" name="Grafik 1489042238"/>
                    <pic:cNvPicPr/>
                  </pic:nvPicPr>
                  <pic:blipFill>
                    <a:blip r:embed="rId25">
                      <a:extLst>
                        <a:ext uri="{96DAC541-7B7A-43D3-8B79-37D633B846F1}">
                          <asvg:svgBlip xmlns:asvg="http://schemas.microsoft.com/office/drawing/2016/SVG/main" r:embed="rId26"/>
                        </a:ext>
                      </a:extLst>
                    </a:blip>
                    <a:stretch>
                      <a:fillRect/>
                    </a:stretch>
                  </pic:blipFill>
                  <pic:spPr>
                    <a:xfrm>
                      <a:off x="0" y="0"/>
                      <a:ext cx="6009124" cy="4109714"/>
                    </a:xfrm>
                    <a:prstGeom prst="rect">
                      <a:avLst/>
                    </a:prstGeom>
                  </pic:spPr>
                </pic:pic>
              </a:graphicData>
            </a:graphic>
          </wp:inline>
        </w:drawing>
      </w:r>
    </w:p>
    <w:p w14:paraId="3AC22C3B" w14:textId="738C56D6" w:rsidR="00047971" w:rsidRPr="00047971" w:rsidRDefault="00691D6F" w:rsidP="00691D6F">
      <w:pPr>
        <w:pStyle w:val="Heading3"/>
        <w:rPr>
          <w:lang w:val="de-DE" w:eastAsia="ja-JP"/>
        </w:rPr>
      </w:pPr>
      <w:bookmarkStart w:id="57" w:name="_Toc229775491"/>
      <w:r>
        <w:rPr>
          <w:lang w:val="de-DE" w:eastAsia="ja-JP"/>
        </w:rPr>
        <w:lastRenderedPageBreak/>
        <w:t>6-teiler (nahverkehr und fernverkehr)</w:t>
      </w:r>
      <w:bookmarkEnd w:id="57"/>
    </w:p>
    <w:p w14:paraId="65CEFC63" w14:textId="11E28874" w:rsidR="00C62109" w:rsidRDefault="00047971" w:rsidP="00EE6C0C">
      <w:pPr>
        <w:rPr>
          <w:lang w:val="de-DE" w:eastAsia="ja-JP"/>
        </w:rPr>
      </w:pPr>
      <w:r>
        <w:rPr>
          <w:noProof/>
          <w:lang w:val="de-DE" w:eastAsia="ja-JP"/>
        </w:rPr>
        <w:drawing>
          <wp:inline distT="0" distB="0" distL="0" distR="0" wp14:anchorId="13916E49" wp14:editId="6566CCA4">
            <wp:extent cx="5940425" cy="4555490"/>
            <wp:effectExtent l="0" t="0" r="3175" b="0"/>
            <wp:docPr id="1127646998"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46998" name="Grafik 1127646998"/>
                    <pic:cNvPicPr/>
                  </pic:nvPicPr>
                  <pic:blipFill>
                    <a:blip r:embed="rId27">
                      <a:extLst>
                        <a:ext uri="{96DAC541-7B7A-43D3-8B79-37D633B846F1}">
                          <asvg:svgBlip xmlns:asvg="http://schemas.microsoft.com/office/drawing/2016/SVG/main" r:embed="rId28"/>
                        </a:ext>
                      </a:extLst>
                    </a:blip>
                    <a:stretch>
                      <a:fillRect/>
                    </a:stretch>
                  </pic:blipFill>
                  <pic:spPr>
                    <a:xfrm>
                      <a:off x="0" y="0"/>
                      <a:ext cx="5940425" cy="4555490"/>
                    </a:xfrm>
                    <a:prstGeom prst="rect">
                      <a:avLst/>
                    </a:prstGeom>
                  </pic:spPr>
                </pic:pic>
              </a:graphicData>
            </a:graphic>
          </wp:inline>
        </w:drawing>
      </w:r>
    </w:p>
    <w:p w14:paraId="5E3AAA3A" w14:textId="12D4D362" w:rsidR="00C62109" w:rsidRDefault="00C62109" w:rsidP="00691D6F">
      <w:pPr>
        <w:pStyle w:val="Heading3"/>
        <w:rPr>
          <w:lang w:val="de-DE" w:eastAsia="ja-JP"/>
        </w:rPr>
      </w:pPr>
      <w:bookmarkStart w:id="58" w:name="_Toc229775492"/>
      <w:r>
        <w:rPr>
          <w:lang w:val="de-DE" w:eastAsia="ja-JP"/>
        </w:rPr>
        <w:t>accesspoint zu innenantenne</w:t>
      </w:r>
      <w:bookmarkEnd w:id="58"/>
    </w:p>
    <w:tbl>
      <w:tblPr>
        <w:tblStyle w:val="TableGrid"/>
        <w:tblW w:w="0" w:type="auto"/>
        <w:jc w:val="center"/>
        <w:tblLook w:val="04A0" w:firstRow="1" w:lastRow="0" w:firstColumn="1" w:lastColumn="0" w:noHBand="0" w:noVBand="1"/>
      </w:tblPr>
      <w:tblGrid>
        <w:gridCol w:w="4672"/>
        <w:gridCol w:w="4673"/>
      </w:tblGrid>
      <w:tr w:rsidR="00970009" w14:paraId="1B5FB701" w14:textId="77777777" w:rsidTr="0023302A">
        <w:trPr>
          <w:trHeight w:val="567"/>
          <w:jc w:val="center"/>
        </w:trPr>
        <w:tc>
          <w:tcPr>
            <w:tcW w:w="4672" w:type="dxa"/>
          </w:tcPr>
          <w:p w14:paraId="08DBFBA3" w14:textId="77C312CE" w:rsidR="00970009" w:rsidRPr="00AE7BEC" w:rsidRDefault="00970009" w:rsidP="00970009">
            <w:pPr>
              <w:jc w:val="center"/>
              <w:rPr>
                <w:rFonts w:ascii="Calibri" w:hAnsi="Calibri" w:cs="Calibri"/>
                <w:b/>
                <w:bCs/>
                <w:sz w:val="24"/>
                <w:szCs w:val="24"/>
                <w:lang w:val="de-DE" w:eastAsia="ja-JP" w:bidi="th-TH"/>
              </w:rPr>
            </w:pPr>
            <w:r>
              <w:rPr>
                <w:rFonts w:ascii="Calibri" w:hAnsi="Calibri" w:cs="Calibri"/>
                <w:b/>
                <w:bCs/>
                <w:sz w:val="24"/>
                <w:szCs w:val="24"/>
                <w:lang w:val="de-DE" w:eastAsia="ja-JP" w:bidi="th-TH"/>
              </w:rPr>
              <w:t>Access-point</w:t>
            </w:r>
          </w:p>
        </w:tc>
        <w:tc>
          <w:tcPr>
            <w:tcW w:w="4673" w:type="dxa"/>
          </w:tcPr>
          <w:p w14:paraId="7A5148B8" w14:textId="23F90ADC" w:rsidR="00970009" w:rsidRPr="00AE7BEC" w:rsidRDefault="00970009" w:rsidP="00970009">
            <w:pPr>
              <w:jc w:val="center"/>
              <w:rPr>
                <w:rFonts w:ascii="Calibri" w:hAnsi="Calibri" w:cs="Calibri"/>
                <w:b/>
                <w:bCs/>
                <w:sz w:val="24"/>
                <w:szCs w:val="24"/>
                <w:lang w:val="de-DE" w:eastAsia="ja-JP" w:bidi="th-TH"/>
              </w:rPr>
            </w:pPr>
            <w:r>
              <w:rPr>
                <w:rFonts w:ascii="Calibri" w:hAnsi="Calibri" w:cs="Calibri"/>
                <w:b/>
                <w:bCs/>
                <w:sz w:val="24"/>
                <w:szCs w:val="24"/>
                <w:lang w:val="de-DE" w:eastAsia="ja-JP" w:bidi="th-TH"/>
              </w:rPr>
              <w:t>Innenantenne</w:t>
            </w:r>
          </w:p>
        </w:tc>
      </w:tr>
      <w:tr w:rsidR="00970009" w14:paraId="203EC1C7" w14:textId="77777777" w:rsidTr="0023302A">
        <w:trPr>
          <w:trHeight w:hRule="exact" w:val="567"/>
          <w:jc w:val="center"/>
        </w:trPr>
        <w:tc>
          <w:tcPr>
            <w:tcW w:w="4672" w:type="dxa"/>
            <w:vAlign w:val="center"/>
          </w:tcPr>
          <w:p w14:paraId="41FC5417" w14:textId="5736033A" w:rsidR="00970009" w:rsidRPr="00AE7BEC" w:rsidRDefault="00970009" w:rsidP="00970009">
            <w:pPr>
              <w:jc w:val="center"/>
              <w:rPr>
                <w:rFonts w:ascii="Calibri" w:hAnsi="Calibri" w:cs="Calibri"/>
                <w:lang w:val="de-DE" w:eastAsia="ja-JP" w:bidi="th-TH"/>
              </w:rPr>
            </w:pPr>
            <w:r>
              <w:rPr>
                <w:rFonts w:ascii="Calibri" w:hAnsi="Calibri" w:cs="Calibri"/>
                <w:lang w:val="de-DE" w:eastAsia="ja-JP" w:bidi="th-TH"/>
              </w:rPr>
              <w:t>A1</w:t>
            </w:r>
          </w:p>
        </w:tc>
        <w:tc>
          <w:tcPr>
            <w:tcW w:w="4673" w:type="dxa"/>
            <w:vAlign w:val="center"/>
          </w:tcPr>
          <w:p w14:paraId="0832CF13" w14:textId="4D99B038" w:rsidR="00970009" w:rsidRPr="00AE7BEC" w:rsidRDefault="00970009" w:rsidP="00970009">
            <w:pPr>
              <w:jc w:val="center"/>
              <w:rPr>
                <w:rFonts w:ascii="Calibri" w:hAnsi="Calibri" w:cs="Calibri"/>
                <w:lang w:val="de-DE" w:eastAsia="ja-JP" w:bidi="th-TH"/>
              </w:rPr>
            </w:pPr>
            <w:r>
              <w:rPr>
                <w:rFonts w:ascii="Calibri" w:hAnsi="Calibri" w:cs="Calibri"/>
                <w:lang w:val="de-DE" w:eastAsia="ja-JP" w:bidi="th-TH"/>
              </w:rPr>
              <w:t>WIFI 1</w:t>
            </w:r>
          </w:p>
        </w:tc>
      </w:tr>
      <w:tr w:rsidR="00970009" w14:paraId="2F67C6FC" w14:textId="77777777" w:rsidTr="0023302A">
        <w:trPr>
          <w:trHeight w:hRule="exact" w:val="567"/>
          <w:jc w:val="center"/>
        </w:trPr>
        <w:tc>
          <w:tcPr>
            <w:tcW w:w="4672" w:type="dxa"/>
            <w:vAlign w:val="center"/>
          </w:tcPr>
          <w:p w14:paraId="229CB9C6" w14:textId="3F2BEAA1" w:rsidR="00970009" w:rsidRPr="00AE7BEC" w:rsidRDefault="00970009" w:rsidP="00970009">
            <w:pPr>
              <w:jc w:val="center"/>
              <w:rPr>
                <w:rFonts w:ascii="Calibri" w:hAnsi="Calibri" w:cs="Calibri"/>
                <w:lang w:val="de-DE" w:eastAsia="ja-JP" w:bidi="th-TH"/>
              </w:rPr>
            </w:pPr>
            <w:r>
              <w:rPr>
                <w:rFonts w:ascii="Calibri" w:hAnsi="Calibri" w:cs="Calibri"/>
                <w:lang w:val="de-DE" w:eastAsia="ja-JP" w:bidi="th-TH"/>
              </w:rPr>
              <w:t>A2</w:t>
            </w:r>
          </w:p>
        </w:tc>
        <w:tc>
          <w:tcPr>
            <w:tcW w:w="4673" w:type="dxa"/>
            <w:vAlign w:val="center"/>
          </w:tcPr>
          <w:p w14:paraId="718FA988" w14:textId="71AA57C1" w:rsidR="00970009" w:rsidRPr="00AE7BEC" w:rsidRDefault="00970009" w:rsidP="00970009">
            <w:pPr>
              <w:jc w:val="center"/>
              <w:rPr>
                <w:rFonts w:ascii="Calibri" w:hAnsi="Calibri" w:cs="Calibri"/>
                <w:lang w:val="de-DE" w:eastAsia="ja-JP" w:bidi="th-TH"/>
              </w:rPr>
            </w:pPr>
            <w:r>
              <w:rPr>
                <w:rFonts w:ascii="Calibri" w:hAnsi="Calibri" w:cs="Calibri"/>
                <w:lang w:val="de-DE" w:eastAsia="ja-JP" w:bidi="th-TH"/>
              </w:rPr>
              <w:t>WIFI 6</w:t>
            </w:r>
          </w:p>
        </w:tc>
      </w:tr>
      <w:tr w:rsidR="00970009" w14:paraId="696F8DA9" w14:textId="77777777" w:rsidTr="0023302A">
        <w:trPr>
          <w:trHeight w:hRule="exact" w:val="567"/>
          <w:jc w:val="center"/>
        </w:trPr>
        <w:tc>
          <w:tcPr>
            <w:tcW w:w="4672" w:type="dxa"/>
            <w:vAlign w:val="center"/>
          </w:tcPr>
          <w:p w14:paraId="3B497FB3" w14:textId="1114865A" w:rsidR="00970009" w:rsidRPr="00AE7BEC" w:rsidRDefault="00970009" w:rsidP="00970009">
            <w:pPr>
              <w:jc w:val="center"/>
              <w:rPr>
                <w:rFonts w:ascii="Calibri" w:hAnsi="Calibri" w:cs="Calibri"/>
                <w:lang w:val="de-DE" w:eastAsia="ja-JP" w:bidi="th-TH"/>
              </w:rPr>
            </w:pPr>
            <w:r>
              <w:rPr>
                <w:rFonts w:ascii="Calibri" w:hAnsi="Calibri" w:cs="Calibri"/>
                <w:lang w:val="de-DE" w:eastAsia="ja-JP" w:bidi="th-TH"/>
              </w:rPr>
              <w:t>A3</w:t>
            </w:r>
          </w:p>
        </w:tc>
        <w:tc>
          <w:tcPr>
            <w:tcW w:w="4673" w:type="dxa"/>
            <w:vAlign w:val="center"/>
          </w:tcPr>
          <w:p w14:paraId="0DB4BAD1" w14:textId="60227434" w:rsidR="00970009" w:rsidRPr="00AE7BEC" w:rsidRDefault="00970009" w:rsidP="00970009">
            <w:pPr>
              <w:jc w:val="center"/>
              <w:rPr>
                <w:rFonts w:ascii="Calibri" w:hAnsi="Calibri" w:cs="Calibri"/>
                <w:lang w:val="de-DE" w:eastAsia="ja-JP" w:bidi="th-TH"/>
              </w:rPr>
            </w:pPr>
            <w:r>
              <w:rPr>
                <w:rFonts w:ascii="Calibri" w:hAnsi="Calibri" w:cs="Calibri"/>
                <w:lang w:val="de-DE" w:eastAsia="ja-JP" w:bidi="th-TH"/>
              </w:rPr>
              <w:t>WIFI 3</w:t>
            </w:r>
          </w:p>
        </w:tc>
      </w:tr>
      <w:tr w:rsidR="00970009" w14:paraId="04C7EE55" w14:textId="77777777" w:rsidTr="0023302A">
        <w:trPr>
          <w:trHeight w:hRule="exact" w:val="567"/>
          <w:jc w:val="center"/>
        </w:trPr>
        <w:tc>
          <w:tcPr>
            <w:tcW w:w="4672" w:type="dxa"/>
            <w:vAlign w:val="center"/>
          </w:tcPr>
          <w:p w14:paraId="779A6CE6" w14:textId="63994EEF" w:rsidR="00970009" w:rsidRPr="00AE7BEC" w:rsidRDefault="00970009" w:rsidP="00970009">
            <w:pPr>
              <w:jc w:val="center"/>
              <w:rPr>
                <w:rFonts w:ascii="Calibri" w:hAnsi="Calibri" w:cs="Calibri"/>
                <w:lang w:val="de-DE" w:eastAsia="ja-JP" w:bidi="th-TH"/>
              </w:rPr>
            </w:pPr>
            <w:r>
              <w:rPr>
                <w:rFonts w:ascii="Calibri" w:hAnsi="Calibri" w:cs="Calibri"/>
                <w:lang w:val="de-DE" w:eastAsia="ja-JP" w:bidi="th-TH"/>
              </w:rPr>
              <w:t>A4</w:t>
            </w:r>
          </w:p>
        </w:tc>
        <w:tc>
          <w:tcPr>
            <w:tcW w:w="4673" w:type="dxa"/>
            <w:vAlign w:val="center"/>
          </w:tcPr>
          <w:p w14:paraId="7A50B1F5" w14:textId="1FA45AA3" w:rsidR="00970009" w:rsidRPr="00AE7BEC" w:rsidRDefault="00970009" w:rsidP="00970009">
            <w:pPr>
              <w:jc w:val="center"/>
              <w:rPr>
                <w:rFonts w:ascii="Calibri" w:hAnsi="Calibri" w:cs="Calibri"/>
                <w:lang w:val="de-DE" w:eastAsia="ja-JP" w:bidi="th-TH"/>
              </w:rPr>
            </w:pPr>
            <w:r>
              <w:rPr>
                <w:rFonts w:ascii="Calibri" w:hAnsi="Calibri" w:cs="Calibri"/>
                <w:lang w:val="de-DE" w:eastAsia="ja-JP" w:bidi="th-TH"/>
              </w:rPr>
              <w:t>WIFI 4</w:t>
            </w:r>
          </w:p>
        </w:tc>
      </w:tr>
      <w:tr w:rsidR="00970009" w14:paraId="5048A751" w14:textId="77777777" w:rsidTr="0023302A">
        <w:trPr>
          <w:trHeight w:hRule="exact" w:val="567"/>
          <w:jc w:val="center"/>
        </w:trPr>
        <w:tc>
          <w:tcPr>
            <w:tcW w:w="4672" w:type="dxa"/>
            <w:vAlign w:val="center"/>
          </w:tcPr>
          <w:p w14:paraId="050EDCC5" w14:textId="4DAD35C2" w:rsidR="00970009" w:rsidRPr="00AE7BEC" w:rsidRDefault="00970009" w:rsidP="00970009">
            <w:pPr>
              <w:jc w:val="center"/>
              <w:rPr>
                <w:rFonts w:ascii="Calibri" w:hAnsi="Calibri" w:cs="Calibri"/>
                <w:lang w:val="de-DE" w:eastAsia="ja-JP" w:bidi="th-TH"/>
              </w:rPr>
            </w:pPr>
            <w:r>
              <w:rPr>
                <w:rFonts w:ascii="Calibri" w:hAnsi="Calibri" w:cs="Calibri"/>
                <w:lang w:val="de-DE" w:eastAsia="ja-JP" w:bidi="th-TH"/>
              </w:rPr>
              <w:t>B1</w:t>
            </w:r>
          </w:p>
        </w:tc>
        <w:tc>
          <w:tcPr>
            <w:tcW w:w="4673" w:type="dxa"/>
            <w:vAlign w:val="center"/>
          </w:tcPr>
          <w:p w14:paraId="26381349" w14:textId="0A6677DE" w:rsidR="00970009" w:rsidRPr="00AE7BEC" w:rsidRDefault="0023302A" w:rsidP="00970009">
            <w:pPr>
              <w:jc w:val="center"/>
              <w:rPr>
                <w:rFonts w:ascii="Calibri" w:hAnsi="Calibri" w:cs="Calibri"/>
                <w:lang w:val="de-DE" w:eastAsia="ja-JP" w:bidi="th-TH"/>
              </w:rPr>
            </w:pPr>
            <w:r>
              <w:rPr>
                <w:rFonts w:ascii="Calibri" w:hAnsi="Calibri" w:cs="Calibri"/>
                <w:lang w:val="de-DE" w:eastAsia="ja-JP" w:bidi="th-TH"/>
              </w:rPr>
              <w:t>WIFI 2</w:t>
            </w:r>
          </w:p>
        </w:tc>
      </w:tr>
      <w:tr w:rsidR="00970009" w14:paraId="01D8B8F3" w14:textId="77777777" w:rsidTr="0023302A">
        <w:trPr>
          <w:trHeight w:hRule="exact" w:val="567"/>
          <w:jc w:val="center"/>
        </w:trPr>
        <w:tc>
          <w:tcPr>
            <w:tcW w:w="4672" w:type="dxa"/>
          </w:tcPr>
          <w:p w14:paraId="0EEC61A0" w14:textId="65FD2EA4" w:rsidR="00970009" w:rsidRPr="00AE7BEC" w:rsidRDefault="0023302A" w:rsidP="0023302A">
            <w:pPr>
              <w:jc w:val="center"/>
              <w:rPr>
                <w:rFonts w:ascii="Calibri" w:hAnsi="Calibri" w:cs="Calibri"/>
                <w:lang w:val="de-DE" w:eastAsia="ja-JP" w:bidi="th-TH"/>
              </w:rPr>
            </w:pPr>
            <w:r>
              <w:rPr>
                <w:rFonts w:ascii="Calibri" w:hAnsi="Calibri" w:cs="Calibri"/>
                <w:lang w:val="de-DE" w:eastAsia="ja-JP" w:bidi="th-TH"/>
              </w:rPr>
              <w:t>B2</w:t>
            </w:r>
          </w:p>
        </w:tc>
        <w:tc>
          <w:tcPr>
            <w:tcW w:w="4673" w:type="dxa"/>
          </w:tcPr>
          <w:p w14:paraId="1D69E090" w14:textId="1A8F6545" w:rsidR="00970009" w:rsidRPr="00AE7BEC" w:rsidRDefault="0023302A" w:rsidP="0023302A">
            <w:pPr>
              <w:jc w:val="center"/>
              <w:rPr>
                <w:rFonts w:ascii="Calibri" w:hAnsi="Calibri" w:cs="Calibri"/>
                <w:lang w:val="de-DE" w:eastAsia="ja-JP" w:bidi="th-TH"/>
              </w:rPr>
            </w:pPr>
            <w:r>
              <w:rPr>
                <w:rFonts w:ascii="Calibri" w:hAnsi="Calibri" w:cs="Calibri"/>
                <w:lang w:val="de-DE" w:eastAsia="ja-JP" w:bidi="th-TH"/>
              </w:rPr>
              <w:t>WIFI 5</w:t>
            </w:r>
          </w:p>
        </w:tc>
      </w:tr>
    </w:tbl>
    <w:p w14:paraId="1D5C7309" w14:textId="0CF7A64F" w:rsidR="00691D6F" w:rsidRDefault="00C62109" w:rsidP="00691D6F">
      <w:pPr>
        <w:pStyle w:val="Heading3"/>
        <w:rPr>
          <w:lang w:val="de-DE" w:eastAsia="ja-JP"/>
        </w:rPr>
      </w:pPr>
      <w:bookmarkStart w:id="59" w:name="_Toc229775493"/>
      <w:r>
        <w:rPr>
          <w:lang w:val="de-DE" w:eastAsia="ja-JP"/>
        </w:rPr>
        <w:lastRenderedPageBreak/>
        <w:t>ccu und dachantennen verbindung</w:t>
      </w:r>
      <w:bookmarkEnd w:id="59"/>
    </w:p>
    <w:p w14:paraId="73D27B07" w14:textId="24BF0DC7" w:rsidR="00C62109" w:rsidRDefault="00C62109" w:rsidP="00C62109">
      <w:pPr>
        <w:rPr>
          <w:lang w:val="de-DE" w:eastAsia="ja-JP" w:bidi="th-TH"/>
        </w:rPr>
      </w:pPr>
      <w:r>
        <w:rPr>
          <w:noProof/>
        </w:rPr>
        <w:drawing>
          <wp:inline distT="0" distB="0" distL="0" distR="0" wp14:anchorId="454619A0" wp14:editId="79BEB8A8">
            <wp:extent cx="5772785" cy="4264660"/>
            <wp:effectExtent l="0" t="0" r="0" b="2540"/>
            <wp:docPr id="2001900283" name="Grafik 8" descr="A diagram of different types of electrical components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different types of electrical components  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72785" cy="4264660"/>
                    </a:xfrm>
                    <a:prstGeom prst="rect">
                      <a:avLst/>
                    </a:prstGeom>
                    <a:noFill/>
                    <a:ln>
                      <a:noFill/>
                    </a:ln>
                  </pic:spPr>
                </pic:pic>
              </a:graphicData>
            </a:graphic>
          </wp:inline>
        </w:drawing>
      </w:r>
    </w:p>
    <w:p w14:paraId="0E273615" w14:textId="11528844" w:rsidR="000A1A30" w:rsidRDefault="000A1A30">
      <w:pPr>
        <w:rPr>
          <w:lang w:val="de-DE" w:eastAsia="ja-JP" w:bidi="th-TH"/>
        </w:rPr>
      </w:pPr>
      <w:r>
        <w:rPr>
          <w:lang w:val="de-DE" w:eastAsia="ja-JP" w:bidi="th-TH"/>
        </w:rPr>
        <w:br w:type="page"/>
      </w:r>
    </w:p>
    <w:p w14:paraId="3508D63C" w14:textId="77777777" w:rsidR="0036318C" w:rsidRDefault="00D45FC0">
      <w:pPr>
        <w:pStyle w:val="Heading2"/>
      </w:pPr>
      <w:bookmarkStart w:id="60" w:name="_Toc229775494"/>
      <w:r>
        <w:lastRenderedPageBreak/>
        <w:t>Backbone Ring-Redundanz (RSTP)</w:t>
      </w:r>
      <w:bookmarkEnd w:id="60"/>
    </w:p>
    <w:p w14:paraId="2F0F9A0F" w14:textId="77777777" w:rsidR="0036318C" w:rsidRDefault="00D45FC0">
      <w:r>
        <w:t>Der Zug-Backbone ist als Ringtopologie über die im Wagen verbauten 28-Port VDSRail-Switches aufgebaut. Als Redundanzmechanismus zur Vermeidung von Schleifen und zur automatischen Pfadumschaltung im Fehlerfall (z. B. Kabelbruch oder Switch-Ausfall) kommt das Rapid Spanning Tree Protocol (IEEE 802.1w, RSTP) zum Einsatz.</w:t>
      </w:r>
    </w:p>
    <w:p w14:paraId="0495F843" w14:textId="77777777" w:rsidR="0036318C" w:rsidRDefault="00D45FC0">
      <w:r>
        <w:t>Im Normalbetrieb wird ein Pfad des Rings logisch blockiert; im Fehlerfall wird er innerhalb der RSTP-Konvergenzzeit reaktiviert. Die typische Konvergenzzeit beträgt unter den im Dosto-Neu-Setup gegebenen Bedingungen etwa 10 Sekunden (siehe auch Abschnitt „Anforderungen“ – Tabelle Stadler-Anforderungen).</w:t>
      </w:r>
    </w:p>
    <w:p w14:paraId="0861C868" w14:textId="77777777" w:rsidR="0036318C" w:rsidRDefault="00D45FC0">
      <w:pPr>
        <w:pStyle w:val="Heading3"/>
      </w:pPr>
      <w:bookmarkStart w:id="61" w:name="_Toc229775495"/>
      <w:r>
        <w:t>Priorisierung der STP-Master-Wahl</w:t>
      </w:r>
      <w:bookmarkEnd w:id="61"/>
    </w:p>
    <w:p w14:paraId="2A51FBC0" w14:textId="77777777" w:rsidR="0036318C" w:rsidRDefault="00D45FC0">
      <w:r>
        <w:t>Die RSTP-Priorität wird je Switch konfiguriert, um eine deterministische Master-Auswahl im Ring zu gewährleisten:</w:t>
      </w:r>
    </w:p>
    <w:p w14:paraId="2633B08B" w14:textId="77777777" w:rsidR="0036318C" w:rsidRDefault="00D45FC0">
      <w:pPr>
        <w:pStyle w:val="ListParagraph"/>
        <w:numPr>
          <w:ilvl w:val="0"/>
          <w:numId w:val="1"/>
        </w:numPr>
      </w:pPr>
      <w:r>
        <w:t>Der Switch, der direkt mit der CCU verbunden ist (Master-Wagen), erhält die niedrigste Priorität (0) und wird im Normalbetrieb zum STP-Root.</w:t>
      </w:r>
    </w:p>
    <w:p w14:paraId="28089C64" w14:textId="77777777" w:rsidR="0036318C" w:rsidRDefault="00D45FC0">
      <w:pPr>
        <w:pStyle w:val="ListParagraph"/>
        <w:numPr>
          <w:ilvl w:val="0"/>
          <w:numId w:val="1"/>
        </w:numPr>
      </w:pPr>
      <w:r>
        <w:t>Sekundäre Switches am gleichen Ende der CCU erhalten Priorität 4096.</w:t>
      </w:r>
    </w:p>
    <w:p w14:paraId="6D645E46" w14:textId="77777777" w:rsidR="0036318C" w:rsidRDefault="00D45FC0">
      <w:pPr>
        <w:pStyle w:val="ListParagraph"/>
        <w:numPr>
          <w:ilvl w:val="0"/>
          <w:numId w:val="1"/>
        </w:numPr>
      </w:pPr>
      <w:r>
        <w:t>Alle übrigen Switches im Backbone laufen mit der Standardpriorität. Fällt der priorisierte Switch aus, übernimmt der nächste Switch entsprechend seiner MAC-Adresse die Root-Rolle.</w:t>
      </w:r>
    </w:p>
    <w:p w14:paraId="3E819B3E" w14:textId="77777777" w:rsidR="0036318C" w:rsidRDefault="00D45FC0">
      <w:pPr>
        <w:pStyle w:val="Heading3"/>
      </w:pPr>
      <w:bookmarkStart w:id="62" w:name="_Toc229775496"/>
      <w:r>
        <w:t>Edge-Ports an Client-Schnittstellen</w:t>
      </w:r>
      <w:bookmarkEnd w:id="62"/>
    </w:p>
    <w:p w14:paraId="0D2D5E16" w14:textId="77777777" w:rsidR="0036318C" w:rsidRDefault="00D45FC0">
      <w:r>
        <w:t>Alle Switch-Ports, an denen Endgeräte oder Drittsysteme angeschlossen sind (z. B. Access-Points, RDC, FIS, CCTV, Sprechstellen), werden mit der Option „spanning-tree edge“ konfiguriert. Edge-Ports gehen beim Link-Up direkt in den Forwarding-Zustand über und durchlaufen weder Listening noch Learning. Damit wird verhindert, dass das Anstecken eines Endgerätes eine Neuberechnung des Spannbaums auslöst, und die Verfügbarkeit am Client-Port wird auf wenige Hundert Millisekunden reduziert.</w:t>
      </w:r>
    </w:p>
    <w:p w14:paraId="207F2D30" w14:textId="77777777" w:rsidR="0036318C" w:rsidRDefault="00D45FC0">
      <w:pPr>
        <w:pStyle w:val="Heading3"/>
      </w:pPr>
      <w:bookmarkStart w:id="63" w:name="_Toc229775497"/>
      <w:r>
        <w:t>Verhalten bei Mehrfachtraktion</w:t>
      </w:r>
      <w:bookmarkEnd w:id="63"/>
    </w:p>
    <w:p w14:paraId="49F550F2" w14:textId="77777777" w:rsidR="0036318C" w:rsidRDefault="00D45FC0">
      <w:r>
        <w:t>Bei Mehrfachtraktion werden die für die Multi-Traktion vorgesehenen Switch-Ports als Trunk konfiguriert (alle relevanten Stadler-VLANs). RSTP läuft transparent über die Kupplungs-OctiConn-Verbindungen weiter. Da die Frontkupplungs-Verbindung mit 1 Gbit/s ausgelegt ist (Dellner OctiConn, CAT 6a/CAT 7), bildet sie den begrenzenden Faktor zwischen zwei Fahrzeugen. Die Pfadkosten der Kupplungsstrecken werden so gewählt, dass der innerhalb des Fahrzeugs gebildete Ring bevorzugt wird und der Multi-Traktions-Pfad nur dann genutzt wird, wenn die direkte Wagenverbindung im Fahrzeug ausgefallen ist.</w:t>
      </w:r>
    </w:p>
    <w:p w14:paraId="632F2AD4" w14:textId="77777777" w:rsidR="0036318C" w:rsidRDefault="00D45FC0">
      <w:pPr>
        <w:pStyle w:val="Heading3"/>
      </w:pPr>
      <w:bookmarkStart w:id="64" w:name="_Toc229775498"/>
      <w:r>
        <w:t>Coldrelay-Bypass als Ergänzung zu RSTP</w:t>
      </w:r>
      <w:bookmarkEnd w:id="64"/>
    </w:p>
    <w:p w14:paraId="238AFBD5" w14:textId="77777777" w:rsidR="0036318C" w:rsidRDefault="00D45FC0">
      <w:r>
        <w:t>Zusätzlich zu RSTP sind die Backbone-Ports der Switches mit einem „Coldrelay-Bypass“ ausgestattet. Bei einem Switch-Ausfall werden die zwei Backbone-Ports des betroffenen Switches hardwareseitig gebrückt, sodass der Ring-Datenverkehr auch ohne Eingriff von RSTP ungehindert weiterläuft. Coldrelay-Bypass schützt damit gegen Switch-Hardwarefehler, während RSTP gegen Kabel- und Linkfehler schützt. Beide Mechanismen sind komplementär und werden parallel betrieben.</w:t>
      </w:r>
    </w:p>
    <w:p w14:paraId="15378D6C" w14:textId="5B69217D" w:rsidR="00EE6C0C" w:rsidRDefault="00001F1B" w:rsidP="00EE6C0C">
      <w:pPr>
        <w:pStyle w:val="Heading2"/>
      </w:pPr>
      <w:bookmarkStart w:id="65" w:name="_Toc229775499"/>
      <w:r>
        <w:lastRenderedPageBreak/>
        <w:t>Backend</w:t>
      </w:r>
      <w:bookmarkEnd w:id="65"/>
    </w:p>
    <w:p w14:paraId="785EEE4D" w14:textId="569CDEBC" w:rsidR="00341756" w:rsidRDefault="00341756" w:rsidP="00341756">
      <w:pPr>
        <w:rPr>
          <w:lang w:val="de-DE" w:eastAsia="ja-JP"/>
        </w:rPr>
      </w:pPr>
      <w:r>
        <w:rPr>
          <w:lang w:val="de-DE" w:eastAsia="ja-JP"/>
        </w:rPr>
        <w:t xml:space="preserve">Im Rahmen des Projektes </w:t>
      </w:r>
      <w:r>
        <w:rPr>
          <w:b/>
          <w:bCs/>
          <w:lang w:val="de-DE" w:eastAsia="ja-JP"/>
        </w:rPr>
        <w:t>DOSTO Neu</w:t>
      </w:r>
      <w:r>
        <w:rPr>
          <w:lang w:val="de-DE" w:eastAsia="ja-JP"/>
        </w:rPr>
        <w:t xml:space="preserve"> wird ein Backend im Rechenzentrum von </w:t>
      </w:r>
      <w:r>
        <w:rPr>
          <w:b/>
          <w:bCs/>
          <w:lang w:val="de-DE" w:eastAsia="ja-JP"/>
        </w:rPr>
        <w:t xml:space="preserve">NextLayer Austria </w:t>
      </w:r>
      <w:r>
        <w:rPr>
          <w:lang w:val="de-DE" w:eastAsia="ja-JP"/>
        </w:rPr>
        <w:t xml:space="preserve">bereitgestellt. Dabei kommt die proprietäre </w:t>
      </w:r>
      <w:r>
        <w:rPr>
          <w:b/>
          <w:bCs/>
          <w:lang w:val="de-DE" w:eastAsia="ja-JP"/>
        </w:rPr>
        <w:t>MAR5-Software</w:t>
      </w:r>
      <w:r>
        <w:rPr>
          <w:lang w:val="de-DE" w:eastAsia="ja-JP"/>
        </w:rPr>
        <w:t xml:space="preserve"> zum Einsatz, die als </w:t>
      </w:r>
      <w:r>
        <w:rPr>
          <w:b/>
          <w:bCs/>
          <w:lang w:val="de-DE" w:eastAsia="ja-JP"/>
        </w:rPr>
        <w:t>VPN-Lösung</w:t>
      </w:r>
      <w:r>
        <w:rPr>
          <w:lang w:val="de-DE" w:eastAsia="ja-JP"/>
        </w:rPr>
        <w:t xml:space="preserve"> fungiert.</w:t>
      </w:r>
      <w:r>
        <w:rPr>
          <w:lang w:val="de-DE" w:eastAsia="ja-JP"/>
        </w:rPr>
        <w:br/>
        <w:t xml:space="preserve">Die Central Control Units (CCUs) kommunizieren </w:t>
      </w:r>
      <w:r>
        <w:rPr>
          <w:b/>
          <w:bCs/>
          <w:lang w:val="de-DE" w:eastAsia="ja-JP"/>
        </w:rPr>
        <w:t>ausschließlich über MAR5</w:t>
      </w:r>
      <w:r>
        <w:rPr>
          <w:lang w:val="de-DE" w:eastAsia="ja-JP"/>
        </w:rPr>
        <w:t xml:space="preserve"> mit dem Backend. </w:t>
      </w:r>
    </w:p>
    <w:p w14:paraId="6B1138AE" w14:textId="38CA2A5B" w:rsidR="00A80FD9" w:rsidRDefault="00A80FD9" w:rsidP="00341756">
      <w:pPr>
        <w:rPr>
          <w:lang w:val="de-DE" w:eastAsia="ja-JP"/>
        </w:rPr>
      </w:pPr>
      <w:r>
        <w:rPr>
          <w:lang w:val="de-DE" w:eastAsia="ja-JP"/>
        </w:rPr>
        <w:t>Mehrere Backend-Server sind für unterschiedliche Zuggruppen zuständig, um die Bandbreite zu optimieren und „Single Points of Failure“ zu vermeiden. Eine direkte Weiterleitung von Datenpaketen aus Fremdnetzen ist nicht möglich – der gesamte externe Datenverkehr wird an der CCU per NAT umgesetzt.</w:t>
      </w:r>
    </w:p>
    <w:p w14:paraId="45D27138" w14:textId="77777777" w:rsidR="00AE7BEC" w:rsidRDefault="00AE7BEC" w:rsidP="00341756">
      <w:pPr>
        <w:rPr>
          <w:lang w:val="de-DE" w:eastAsia="ja-JP"/>
        </w:rPr>
      </w:pPr>
    </w:p>
    <w:p w14:paraId="6EB0F549" w14:textId="291A7DF5" w:rsidR="00341756" w:rsidRPr="00341756" w:rsidRDefault="00341756" w:rsidP="00341756">
      <w:pPr>
        <w:pStyle w:val="Heading3"/>
        <w:rPr>
          <w:lang w:val="de-DE" w:eastAsia="ja-JP"/>
        </w:rPr>
      </w:pPr>
      <w:bookmarkStart w:id="66" w:name="_Toc229775500"/>
      <w:r>
        <w:rPr>
          <w:lang w:val="de-DE" w:eastAsia="ja-JP"/>
        </w:rPr>
        <w:t>Netzwerkstruktur und Adressierung</w:t>
      </w:r>
      <w:bookmarkEnd w:id="66"/>
    </w:p>
    <w:p w14:paraId="15BEF2D9" w14:textId="77777777" w:rsidR="00341756" w:rsidRPr="00341756" w:rsidRDefault="00341756" w:rsidP="00341756">
      <w:pPr>
        <w:rPr>
          <w:lang w:val="de-DE" w:eastAsia="ja-JP"/>
        </w:rPr>
      </w:pPr>
      <w:r>
        <w:rPr>
          <w:lang w:val="de-DE" w:eastAsia="ja-JP"/>
        </w:rPr>
        <w:t xml:space="preserve">Das Backend ist in zwei IP-Adressbereiche unterteilt, von denen jeder bis zu </w:t>
      </w:r>
      <w:r>
        <w:rPr>
          <w:b/>
          <w:bCs/>
          <w:lang w:val="de-DE" w:eastAsia="ja-JP"/>
        </w:rPr>
        <w:t>127 CCUs</w:t>
      </w:r>
      <w:r>
        <w:rPr>
          <w:lang w:val="de-DE" w:eastAsia="ja-JP"/>
        </w:rPr>
        <w:t xml:space="preserve"> unterstützt.</w:t>
      </w:r>
    </w:p>
    <w:p w14:paraId="59773616" w14:textId="77777777" w:rsidR="00341756" w:rsidRPr="00341756" w:rsidRDefault="00341756">
      <w:pPr>
        <w:numPr>
          <w:ilvl w:val="0"/>
          <w:numId w:val="9"/>
        </w:numPr>
        <w:rPr>
          <w:lang w:val="de-DE" w:eastAsia="ja-JP"/>
        </w:rPr>
      </w:pPr>
      <w:r>
        <w:rPr>
          <w:lang w:val="de-DE" w:eastAsia="ja-JP"/>
        </w:rPr>
        <w:t>10.178.0.0/17</w:t>
      </w:r>
    </w:p>
    <w:p w14:paraId="4D62E03B" w14:textId="77777777" w:rsidR="00341756" w:rsidRPr="00341756" w:rsidRDefault="00341756">
      <w:pPr>
        <w:numPr>
          <w:ilvl w:val="0"/>
          <w:numId w:val="9"/>
        </w:numPr>
        <w:rPr>
          <w:lang w:val="de-DE" w:eastAsia="ja-JP"/>
        </w:rPr>
      </w:pPr>
      <w:r>
        <w:rPr>
          <w:lang w:val="de-DE" w:eastAsia="ja-JP"/>
        </w:rPr>
        <w:t>10.179.0.0/17</w:t>
      </w:r>
    </w:p>
    <w:p w14:paraId="1C7CADDA" w14:textId="77777777" w:rsidR="00341756" w:rsidRDefault="00341756" w:rsidP="00341756">
      <w:pPr>
        <w:rPr>
          <w:lang w:val="de-DE" w:eastAsia="ja-JP"/>
        </w:rPr>
      </w:pPr>
      <w:r>
        <w:rPr>
          <w:lang w:val="de-DE" w:eastAsia="ja-JP"/>
        </w:rPr>
        <w:t xml:space="preserve">Die maximale Gesamtkapazität beträgt </w:t>
      </w:r>
      <w:r>
        <w:rPr>
          <w:b/>
          <w:bCs/>
          <w:lang w:val="de-DE" w:eastAsia="ja-JP"/>
        </w:rPr>
        <w:t>254 CCUs</w:t>
      </w:r>
      <w:r>
        <w:rPr>
          <w:lang w:val="de-DE" w:eastAsia="ja-JP"/>
        </w:rPr>
        <w:t>.</w:t>
      </w:r>
    </w:p>
    <w:p w14:paraId="2C62D8DA" w14:textId="77777777" w:rsidR="00AE7BEC" w:rsidRDefault="00AE7BEC" w:rsidP="00341756">
      <w:pPr>
        <w:rPr>
          <w:lang w:val="de-DE" w:eastAsia="ja-JP"/>
        </w:rPr>
      </w:pPr>
    </w:p>
    <w:p w14:paraId="0A1E54AD" w14:textId="3E92B027" w:rsidR="00341756" w:rsidRPr="00341756" w:rsidRDefault="00341756" w:rsidP="00341756">
      <w:pPr>
        <w:pStyle w:val="Heading3"/>
        <w:rPr>
          <w:lang w:val="de-DE" w:eastAsia="ja-JP"/>
        </w:rPr>
      </w:pPr>
      <w:bookmarkStart w:id="67" w:name="_Toc229775501"/>
      <w:r>
        <w:rPr>
          <w:lang w:val="de-DE" w:eastAsia="ja-JP"/>
        </w:rPr>
        <w:t>Kapazität und Verteilung</w:t>
      </w:r>
      <w:bookmarkEnd w:id="67"/>
    </w:p>
    <w:p w14:paraId="01E75122" w14:textId="22202B58" w:rsidR="00321054" w:rsidRDefault="00341756" w:rsidP="00341756">
      <w:pPr>
        <w:rPr>
          <w:lang w:val="de-DE" w:eastAsia="ja-JP"/>
        </w:rPr>
      </w:pPr>
      <w:r>
        <w:rPr>
          <w:lang w:val="de-DE" w:eastAsia="ja-JP"/>
        </w:rPr>
        <w:t xml:space="preserve">Zur Sicherstellung einer Datenbandbreite von </w:t>
      </w:r>
      <w:r>
        <w:rPr>
          <w:b/>
          <w:bCs/>
          <w:lang w:val="de-DE" w:eastAsia="ja-JP"/>
        </w:rPr>
        <w:t>120 Mbit/s pro CCU</w:t>
      </w:r>
      <w:r>
        <w:rPr>
          <w:lang w:val="de-DE" w:eastAsia="ja-JP"/>
        </w:rPr>
        <w:t xml:space="preserve"> werden </w:t>
      </w:r>
      <w:r>
        <w:rPr>
          <w:b/>
          <w:bCs/>
          <w:lang w:val="de-DE" w:eastAsia="ja-JP"/>
        </w:rPr>
        <w:t>sechs Home Agents</w:t>
      </w:r>
      <w:r>
        <w:rPr>
          <w:lang w:val="de-DE" w:eastAsia="ja-JP"/>
        </w:rPr>
        <w:t xml:space="preserve"> eingesetzt, von denen jeder </w:t>
      </w:r>
      <w:r>
        <w:rPr>
          <w:b/>
          <w:bCs/>
          <w:lang w:val="de-DE" w:eastAsia="ja-JP"/>
        </w:rPr>
        <w:t>14 CCUs</w:t>
      </w:r>
      <w:r>
        <w:rPr>
          <w:lang w:val="de-DE" w:eastAsia="ja-JP"/>
        </w:rPr>
        <w:t xml:space="preserve"> hostet.</w:t>
      </w:r>
    </w:p>
    <w:p w14:paraId="795F2A51" w14:textId="1D77398B" w:rsidR="00341756" w:rsidRDefault="00341756" w:rsidP="00341756">
      <w:pPr>
        <w:rPr>
          <w:lang w:val="de-DE" w:eastAsia="ja-JP"/>
        </w:rPr>
      </w:pPr>
      <w:r>
        <w:rPr>
          <w:lang w:val="de-DE" w:eastAsia="ja-JP"/>
        </w:rPr>
        <w:t xml:space="preserve">Zur Erhöhung der Redundanz erfolgt die </w:t>
      </w:r>
      <w:r>
        <w:rPr>
          <w:b/>
          <w:bCs/>
          <w:lang w:val="de-DE" w:eastAsia="ja-JP"/>
        </w:rPr>
        <w:t>Verteilung der Flottentypen auf die Home Agents</w:t>
      </w:r>
      <w:r>
        <w:rPr>
          <w:lang w:val="de-DE" w:eastAsia="ja-JP"/>
        </w:rPr>
        <w:t xml:space="preserve"> so, dass ein Server stets zwei unterschiedliche Garniturtypen betreut. Dadurch kann bei Ausfall eines Servers der Betrieb der restlichen Flotte ohne Einschränkungen fortgeführt werden.</w:t>
      </w:r>
    </w:p>
    <w:p w14:paraId="74F82F9F" w14:textId="77777777" w:rsidR="00AE7BEC" w:rsidRDefault="00AE7BEC" w:rsidP="00341756">
      <w:pPr>
        <w:rPr>
          <w:lang w:val="de-DE" w:eastAsia="ja-JP"/>
        </w:rPr>
      </w:pPr>
    </w:p>
    <w:p w14:paraId="37FFBB71" w14:textId="6E8EDA72" w:rsidR="00341756" w:rsidRPr="00341756" w:rsidRDefault="00341756" w:rsidP="00341756">
      <w:pPr>
        <w:pStyle w:val="Heading3"/>
        <w:rPr>
          <w:lang w:val="de-DE" w:eastAsia="ja-JP"/>
        </w:rPr>
      </w:pPr>
      <w:bookmarkStart w:id="68" w:name="_Toc229775502"/>
      <w:r>
        <w:rPr>
          <w:lang w:val="de-DE" w:eastAsia="ja-JP"/>
        </w:rPr>
        <w:t>Gehostete Server und Dienste</w:t>
      </w:r>
      <w:bookmarkEnd w:id="68"/>
    </w:p>
    <w:p w14:paraId="68C6BABC" w14:textId="77777777" w:rsidR="00341756" w:rsidRPr="00341756" w:rsidRDefault="00341756" w:rsidP="00341756">
      <w:pPr>
        <w:rPr>
          <w:lang w:val="de-DE" w:eastAsia="ja-JP"/>
        </w:rPr>
      </w:pPr>
      <w:r>
        <w:rPr>
          <w:lang w:val="de-DE" w:eastAsia="ja-JP"/>
        </w:rPr>
        <w:t>Im Backend werden folgende zentralen Systeme und Dienste betrieben:</w:t>
      </w:r>
    </w:p>
    <w:p w14:paraId="2AF6B296" w14:textId="77777777" w:rsidR="00341756" w:rsidRPr="00341756" w:rsidRDefault="00341756">
      <w:pPr>
        <w:numPr>
          <w:ilvl w:val="0"/>
          <w:numId w:val="10"/>
        </w:numPr>
        <w:spacing w:before="120" w:after="120"/>
        <w:ind w:left="714" w:hanging="357"/>
        <w:rPr>
          <w:sz w:val="20"/>
          <w:lang w:val="de-DE" w:eastAsia="ja-JP"/>
        </w:rPr>
      </w:pPr>
      <w:r>
        <w:rPr>
          <w:b/>
          <w:bCs/>
          <w:sz w:val="20"/>
          <w:lang w:val="de-DE" w:eastAsia="ja-JP"/>
        </w:rPr>
        <w:t>Zentrale NMS-Datenbank</w:t>
      </w:r>
      <w:r>
        <w:rPr>
          <w:sz w:val="20"/>
          <w:lang w:val="de-DE" w:eastAsia="ja-JP"/>
        </w:rPr>
        <w:t xml:space="preserve"> – Speicherung und Verwaltung sämtlicher Netzwerk-Monitoring-Daten</w:t>
      </w:r>
    </w:p>
    <w:p w14:paraId="552DFABC" w14:textId="77777777" w:rsidR="00341756" w:rsidRPr="00341756" w:rsidRDefault="00341756">
      <w:pPr>
        <w:numPr>
          <w:ilvl w:val="0"/>
          <w:numId w:val="10"/>
        </w:numPr>
        <w:spacing w:before="120" w:after="120"/>
        <w:ind w:left="714" w:hanging="357"/>
        <w:rPr>
          <w:sz w:val="20"/>
          <w:lang w:val="de-DE" w:eastAsia="ja-JP"/>
        </w:rPr>
      </w:pPr>
      <w:r>
        <w:rPr>
          <w:b/>
          <w:bCs/>
          <w:sz w:val="20"/>
          <w:lang w:val="de-DE" w:eastAsia="ja-JP"/>
        </w:rPr>
        <w:t>DNS-Server für das CDC</w:t>
      </w:r>
      <w:r>
        <w:rPr>
          <w:sz w:val="20"/>
          <w:lang w:val="de-DE" w:eastAsia="ja-JP"/>
        </w:rPr>
        <w:t xml:space="preserve"> – interne Namensauflösung für Control Data Center</w:t>
      </w:r>
    </w:p>
    <w:p w14:paraId="5FF8DAC2" w14:textId="77777777" w:rsidR="00341756" w:rsidRPr="00341756" w:rsidRDefault="00341756">
      <w:pPr>
        <w:numPr>
          <w:ilvl w:val="0"/>
          <w:numId w:val="10"/>
        </w:numPr>
        <w:spacing w:before="120" w:after="120"/>
        <w:ind w:left="714" w:hanging="357"/>
        <w:rPr>
          <w:sz w:val="20"/>
          <w:lang w:val="de-DE" w:eastAsia="ja-JP"/>
        </w:rPr>
      </w:pPr>
      <w:r>
        <w:rPr>
          <w:b/>
          <w:bCs/>
          <w:sz w:val="20"/>
          <w:lang w:val="de-DE" w:eastAsia="ja-JP"/>
        </w:rPr>
        <w:t>DNS-Server mit Blacklisting für Züge</w:t>
      </w:r>
      <w:r>
        <w:rPr>
          <w:sz w:val="20"/>
          <w:lang w:val="de-DE" w:eastAsia="ja-JP"/>
        </w:rPr>
        <w:t xml:space="preserve"> – Filterung und Kontrolle von DNS-Anfragen</w:t>
      </w:r>
    </w:p>
    <w:p w14:paraId="68ED23DC" w14:textId="77777777" w:rsidR="00341756" w:rsidRPr="00341756" w:rsidRDefault="00341756">
      <w:pPr>
        <w:numPr>
          <w:ilvl w:val="0"/>
          <w:numId w:val="10"/>
        </w:numPr>
        <w:spacing w:before="120" w:after="120"/>
        <w:ind w:left="714" w:hanging="357"/>
        <w:rPr>
          <w:sz w:val="20"/>
          <w:lang w:val="de-DE" w:eastAsia="ja-JP"/>
        </w:rPr>
      </w:pPr>
      <w:r>
        <w:rPr>
          <w:b/>
          <w:bCs/>
          <w:sz w:val="20"/>
          <w:lang w:val="de-DE" w:eastAsia="ja-JP"/>
        </w:rPr>
        <w:t>Central Router</w:t>
      </w:r>
      <w:r>
        <w:rPr>
          <w:sz w:val="20"/>
          <w:lang w:val="de-DE" w:eastAsia="ja-JP"/>
        </w:rPr>
        <w:t xml:space="preserve"> – zentrale Routinginstanz für den gesamten Backend-Datenverkehr</w:t>
      </w:r>
    </w:p>
    <w:p w14:paraId="6C859186" w14:textId="77777777" w:rsidR="00341756" w:rsidRPr="00341756" w:rsidRDefault="00341756">
      <w:pPr>
        <w:numPr>
          <w:ilvl w:val="0"/>
          <w:numId w:val="10"/>
        </w:numPr>
        <w:spacing w:before="120" w:after="120"/>
        <w:ind w:left="714" w:hanging="357"/>
        <w:rPr>
          <w:sz w:val="20"/>
          <w:lang w:val="de-DE" w:eastAsia="ja-JP"/>
        </w:rPr>
      </w:pPr>
      <w:r>
        <w:rPr>
          <w:b/>
          <w:bCs/>
          <w:sz w:val="20"/>
          <w:lang w:val="de-DE" w:eastAsia="ja-JP"/>
        </w:rPr>
        <w:t>MAR5 Home Agent</w:t>
      </w:r>
      <w:r>
        <w:rPr>
          <w:sz w:val="20"/>
          <w:lang w:val="de-DE" w:eastAsia="ja-JP"/>
        </w:rPr>
        <w:t xml:space="preserve"> – VPN-Endpunkt für CCU-Verbindungen und Datenweiterleitung</w:t>
      </w:r>
    </w:p>
    <w:p w14:paraId="5B2CC361" w14:textId="77777777" w:rsidR="00341756" w:rsidRPr="00341756" w:rsidRDefault="00341756">
      <w:pPr>
        <w:numPr>
          <w:ilvl w:val="0"/>
          <w:numId w:val="10"/>
        </w:numPr>
        <w:spacing w:before="120" w:after="120"/>
        <w:ind w:left="714" w:hanging="357"/>
        <w:rPr>
          <w:sz w:val="20"/>
          <w:lang w:val="de-DE" w:eastAsia="ja-JP"/>
        </w:rPr>
      </w:pPr>
      <w:r>
        <w:rPr>
          <w:b/>
          <w:bCs/>
          <w:sz w:val="20"/>
          <w:lang w:val="de-DE" w:eastAsia="ja-JP"/>
        </w:rPr>
        <w:t>MongoDB-Server für NMS</w:t>
      </w:r>
      <w:r>
        <w:rPr>
          <w:sz w:val="20"/>
          <w:lang w:val="de-DE" w:eastAsia="ja-JP"/>
        </w:rPr>
        <w:t xml:space="preserve"> – persistente Speicherung von Monitoring-Informationen</w:t>
      </w:r>
    </w:p>
    <w:p w14:paraId="5F504A43" w14:textId="77777777" w:rsidR="00341756" w:rsidRPr="00341756" w:rsidRDefault="00341756">
      <w:pPr>
        <w:numPr>
          <w:ilvl w:val="0"/>
          <w:numId w:val="10"/>
        </w:numPr>
        <w:spacing w:before="120" w:after="120"/>
        <w:ind w:left="714" w:hanging="357"/>
        <w:rPr>
          <w:sz w:val="20"/>
          <w:lang w:val="de-DE" w:eastAsia="ja-JP"/>
        </w:rPr>
      </w:pPr>
      <w:r>
        <w:rPr>
          <w:b/>
          <w:bCs/>
          <w:sz w:val="20"/>
          <w:lang w:val="de-DE" w:eastAsia="ja-JP"/>
        </w:rPr>
        <w:t>MQTT HiveMQ Broker</w:t>
      </w:r>
      <w:r>
        <w:rPr>
          <w:sz w:val="20"/>
          <w:lang w:val="de-DE" w:eastAsia="ja-JP"/>
        </w:rPr>
        <w:t xml:space="preserve"> – Nachrichtenvermittlung für IoT-/Telemetriedaten</w:t>
      </w:r>
    </w:p>
    <w:p w14:paraId="263DC701" w14:textId="77777777" w:rsidR="00341756" w:rsidRPr="00341756" w:rsidRDefault="00341756">
      <w:pPr>
        <w:numPr>
          <w:ilvl w:val="0"/>
          <w:numId w:val="10"/>
        </w:numPr>
        <w:spacing w:before="120" w:after="120"/>
        <w:ind w:left="714" w:hanging="357"/>
        <w:rPr>
          <w:sz w:val="20"/>
          <w:lang w:val="de-DE" w:eastAsia="ja-JP"/>
        </w:rPr>
      </w:pPr>
      <w:r>
        <w:rPr>
          <w:b/>
          <w:bCs/>
          <w:sz w:val="20"/>
          <w:lang w:val="de-DE" w:eastAsia="ja-JP"/>
        </w:rPr>
        <w:lastRenderedPageBreak/>
        <w:t>NMS-Applikationsserver</w:t>
      </w:r>
      <w:r>
        <w:rPr>
          <w:sz w:val="20"/>
          <w:lang w:val="de-DE" w:eastAsia="ja-JP"/>
        </w:rPr>
        <w:t xml:space="preserve"> – Bereitstellung der Netzwerkmanagement-Software</w:t>
      </w:r>
    </w:p>
    <w:p w14:paraId="2B0842F6" w14:textId="77777777" w:rsidR="00341756" w:rsidRPr="00341756" w:rsidRDefault="00341756">
      <w:pPr>
        <w:numPr>
          <w:ilvl w:val="0"/>
          <w:numId w:val="10"/>
        </w:numPr>
        <w:spacing w:before="120" w:after="120"/>
        <w:ind w:left="714" w:hanging="357"/>
        <w:rPr>
          <w:sz w:val="20"/>
          <w:lang w:val="de-DE" w:eastAsia="ja-JP"/>
        </w:rPr>
      </w:pPr>
      <w:r>
        <w:rPr>
          <w:b/>
          <w:bCs/>
          <w:sz w:val="20"/>
          <w:lang w:val="de-DE" w:eastAsia="ja-JP"/>
        </w:rPr>
        <w:t>Apache Web Proxy</w:t>
      </w:r>
      <w:r>
        <w:rPr>
          <w:sz w:val="20"/>
          <w:lang w:val="de-DE" w:eastAsia="ja-JP"/>
        </w:rPr>
        <w:t xml:space="preserve"> – Web-Proxy für Backend-Dienste</w:t>
      </w:r>
    </w:p>
    <w:p w14:paraId="76FDA9C9" w14:textId="77777777" w:rsidR="00341756" w:rsidRPr="00341756" w:rsidRDefault="00341756">
      <w:pPr>
        <w:numPr>
          <w:ilvl w:val="0"/>
          <w:numId w:val="10"/>
        </w:numPr>
        <w:spacing w:before="120" w:after="120"/>
        <w:ind w:left="714" w:hanging="357"/>
        <w:rPr>
          <w:sz w:val="20"/>
          <w:lang w:val="de-DE" w:eastAsia="ja-JP"/>
        </w:rPr>
      </w:pPr>
      <w:r>
        <w:rPr>
          <w:b/>
          <w:bCs/>
          <w:sz w:val="20"/>
          <w:lang w:val="de-DE" w:eastAsia="ja-JP"/>
        </w:rPr>
        <w:t>RTL-Batch-Verarbeitung</w:t>
      </w:r>
      <w:r>
        <w:rPr>
          <w:sz w:val="20"/>
          <w:lang w:val="de-DE" w:eastAsia="ja-JP"/>
        </w:rPr>
        <w:t xml:space="preserve"> – zeitgesteuerte Verarbeitung von Betriebsdaten</w:t>
      </w:r>
    </w:p>
    <w:p w14:paraId="7C677CBA" w14:textId="77777777" w:rsidR="00341756" w:rsidRPr="00341756" w:rsidRDefault="00341756">
      <w:pPr>
        <w:numPr>
          <w:ilvl w:val="0"/>
          <w:numId w:val="10"/>
        </w:numPr>
        <w:spacing w:before="120" w:after="120"/>
        <w:ind w:left="714" w:hanging="357"/>
        <w:rPr>
          <w:sz w:val="20"/>
          <w:lang w:val="de-DE" w:eastAsia="ja-JP"/>
        </w:rPr>
      </w:pPr>
      <w:r>
        <w:rPr>
          <w:b/>
          <w:bCs/>
          <w:sz w:val="20"/>
          <w:lang w:val="de-DE" w:eastAsia="ja-JP"/>
        </w:rPr>
        <w:t>RTL-Log-Kollektor</w:t>
      </w:r>
      <w:r>
        <w:rPr>
          <w:sz w:val="20"/>
          <w:lang w:val="de-DE" w:eastAsia="ja-JP"/>
        </w:rPr>
        <w:t xml:space="preserve"> – Erfassung und Speicherung von Logdateien</w:t>
      </w:r>
    </w:p>
    <w:p w14:paraId="2928DD63" w14:textId="77777777" w:rsidR="00341756" w:rsidRPr="00341756" w:rsidRDefault="00341756">
      <w:pPr>
        <w:numPr>
          <w:ilvl w:val="0"/>
          <w:numId w:val="10"/>
        </w:numPr>
        <w:spacing w:before="120" w:after="120"/>
        <w:ind w:left="714" w:hanging="357"/>
        <w:rPr>
          <w:sz w:val="20"/>
          <w:lang w:val="de-DE" w:eastAsia="ja-JP"/>
        </w:rPr>
      </w:pPr>
      <w:r>
        <w:rPr>
          <w:b/>
          <w:bCs/>
          <w:sz w:val="20"/>
          <w:lang w:val="de-DE" w:eastAsia="ja-JP"/>
        </w:rPr>
        <w:t>Zabbix Proxy</w:t>
      </w:r>
      <w:r>
        <w:rPr>
          <w:sz w:val="20"/>
          <w:lang w:val="de-DE" w:eastAsia="ja-JP"/>
        </w:rPr>
        <w:t xml:space="preserve"> – dezentrale Erfassung von Monitoring-Daten</w:t>
      </w:r>
    </w:p>
    <w:p w14:paraId="3D8913F6" w14:textId="4C8BD76A" w:rsidR="000A1A30" w:rsidRPr="00321054" w:rsidRDefault="00341756">
      <w:pPr>
        <w:numPr>
          <w:ilvl w:val="0"/>
          <w:numId w:val="10"/>
        </w:numPr>
        <w:spacing w:before="120" w:after="120"/>
        <w:ind w:left="714" w:hanging="357"/>
        <w:rPr>
          <w:sz w:val="20"/>
          <w:lang w:val="de-DE" w:eastAsia="ja-JP"/>
        </w:rPr>
      </w:pPr>
      <w:r>
        <w:rPr>
          <w:b/>
          <w:bCs/>
          <w:sz w:val="20"/>
          <w:lang w:val="de-DE" w:eastAsia="ja-JP"/>
        </w:rPr>
        <w:t>Zabbix Server</w:t>
      </w:r>
      <w:r>
        <w:rPr>
          <w:sz w:val="20"/>
          <w:lang w:val="de-DE" w:eastAsia="ja-JP"/>
        </w:rPr>
        <w:t xml:space="preserve"> – zentrale Auswertung und Alarmierung</w:t>
      </w:r>
      <w:r>
        <w:rPr>
          <w:lang w:val="de-DE" w:eastAsia="ja-JP"/>
        </w:rPr>
        <w:t>.</w:t>
      </w:r>
    </w:p>
    <w:p w14:paraId="6BBF5202" w14:textId="77777777" w:rsidR="00321054" w:rsidRPr="00824453" w:rsidRDefault="00321054" w:rsidP="00321054">
      <w:pPr>
        <w:spacing w:before="120" w:after="120"/>
        <w:ind w:left="714"/>
        <w:rPr>
          <w:sz w:val="20"/>
          <w:lang w:val="de-DE" w:eastAsia="ja-JP"/>
        </w:rPr>
      </w:pPr>
    </w:p>
    <w:p w14:paraId="1F670A15" w14:textId="039E2967" w:rsidR="00EE6C0C" w:rsidRDefault="00001F1B" w:rsidP="00EE6C0C">
      <w:pPr>
        <w:pStyle w:val="Heading2"/>
      </w:pPr>
      <w:bookmarkStart w:id="69" w:name="_Toc229775503"/>
      <w:r>
        <w:t>VLANs</w:t>
      </w:r>
      <w:bookmarkEnd w:id="69"/>
    </w:p>
    <w:p w14:paraId="64A63931" w14:textId="6B71B133" w:rsidR="00181F18" w:rsidRDefault="00181F18" w:rsidP="00235028">
      <w:pPr>
        <w:rPr>
          <w:lang w:eastAsia="ja-JP"/>
        </w:rPr>
      </w:pPr>
      <w:r>
        <w:rPr>
          <w:lang w:eastAsia="ja-JP"/>
        </w:rPr>
        <w:t>Jedes VLAN erfüllt einen bestimmten Zweck – beispielsweise für interne Betriebsgeräte, Passagier-WLAN oder Systemwartung – und verhindert dadurch ungewollten Datenverkehr zwischen unterschiedlichen Netzbereichen.</w:t>
      </w:r>
      <w:r>
        <w:rPr>
          <w:lang w:eastAsia="ja-JP"/>
        </w:rPr>
        <w:br/>
        <w:t>Diese Segmentierung erhöht sowohl die Netzwerksicherheit als auch die Stabilität.</w:t>
      </w:r>
    </w:p>
    <w:p w14:paraId="2002F1ED" w14:textId="76B82D1E" w:rsidR="00341756" w:rsidRDefault="00DA5766" w:rsidP="00235028">
      <w:pPr>
        <w:rPr>
          <w:lang w:eastAsia="ja-JP"/>
        </w:rPr>
      </w:pPr>
      <w:r>
        <w:rPr>
          <w:lang w:eastAsia="ja-JP"/>
        </w:rPr>
        <w:t>Die folgende Tabelle zeigt die im Netzwerk implementierten VLANs, deren Zweck und den jeweiligen Betreiber:</w:t>
      </w:r>
    </w:p>
    <w:tbl>
      <w:tblPr>
        <w:tblStyle w:val="TableGrid"/>
        <w:tblW w:w="8960" w:type="dxa"/>
        <w:tblLook w:val="04A0" w:firstRow="1" w:lastRow="0" w:firstColumn="1" w:lastColumn="0" w:noHBand="0" w:noVBand="1"/>
      </w:tblPr>
      <w:tblGrid>
        <w:gridCol w:w="783"/>
        <w:gridCol w:w="2184"/>
        <w:gridCol w:w="1281"/>
        <w:gridCol w:w="4712"/>
      </w:tblGrid>
      <w:tr w:rsidR="0036318C" w14:paraId="01B70A13" w14:textId="77777777">
        <w:tc>
          <w:tcPr>
            <w:tcW w:w="600" w:type="dxa"/>
            <w:shd w:val="clear" w:color="auto" w:fill="D5E8F0"/>
          </w:tcPr>
          <w:p w14:paraId="25EBD4AD" w14:textId="77777777" w:rsidR="0036318C" w:rsidRDefault="00D45FC0">
            <w:r>
              <w:rPr>
                <w:b/>
              </w:rPr>
              <w:t>VLAN</w:t>
            </w:r>
          </w:p>
        </w:tc>
        <w:tc>
          <w:tcPr>
            <w:tcW w:w="2200" w:type="dxa"/>
            <w:shd w:val="clear" w:color="auto" w:fill="D5E8F0"/>
          </w:tcPr>
          <w:p w14:paraId="634AB076" w14:textId="77777777" w:rsidR="0036318C" w:rsidRDefault="00D45FC0">
            <w:r>
              <w:rPr>
                <w:b/>
              </w:rPr>
              <w:t>Beschreibung</w:t>
            </w:r>
          </w:p>
        </w:tc>
        <w:tc>
          <w:tcPr>
            <w:tcW w:w="1300" w:type="dxa"/>
            <w:shd w:val="clear" w:color="auto" w:fill="D5E8F0"/>
          </w:tcPr>
          <w:p w14:paraId="436080E0" w14:textId="77777777" w:rsidR="0036318C" w:rsidRDefault="00D45FC0">
            <w:r>
              <w:rPr>
                <w:b/>
              </w:rPr>
              <w:t>Betreiber</w:t>
            </w:r>
          </w:p>
        </w:tc>
        <w:tc>
          <w:tcPr>
            <w:tcW w:w="4860" w:type="dxa"/>
            <w:shd w:val="clear" w:color="auto" w:fill="D5E8F0"/>
          </w:tcPr>
          <w:p w14:paraId="683CDB54" w14:textId="77777777" w:rsidR="0036318C" w:rsidRDefault="00D45FC0">
            <w:r>
              <w:rPr>
                <w:b/>
              </w:rPr>
              <w:t>Services (auf VLAN verfügbar)</w:t>
            </w:r>
          </w:p>
        </w:tc>
      </w:tr>
      <w:tr w:rsidR="0036318C" w14:paraId="31B78C4E" w14:textId="77777777">
        <w:tc>
          <w:tcPr>
            <w:tcW w:w="600" w:type="dxa"/>
          </w:tcPr>
          <w:p w14:paraId="660A253C" w14:textId="77777777" w:rsidR="0036318C" w:rsidRDefault="00D45FC0">
            <w:r>
              <w:t>2</w:t>
            </w:r>
          </w:p>
        </w:tc>
        <w:tc>
          <w:tcPr>
            <w:tcW w:w="2200" w:type="dxa"/>
          </w:tcPr>
          <w:p w14:paraId="2E4360B1" w14:textId="77777777" w:rsidR="0036318C" w:rsidRDefault="00D45FC0">
            <w:r>
              <w:t>ZFR</w:t>
            </w:r>
          </w:p>
        </w:tc>
        <w:tc>
          <w:tcPr>
            <w:tcW w:w="1300" w:type="dxa"/>
          </w:tcPr>
          <w:p w14:paraId="69E13460" w14:textId="77777777" w:rsidR="0036318C" w:rsidRDefault="00D45FC0">
            <w:r>
              <w:t>Stadler</w:t>
            </w:r>
          </w:p>
        </w:tc>
        <w:tc>
          <w:tcPr>
            <w:tcW w:w="4860" w:type="dxa"/>
          </w:tcPr>
          <w:p w14:paraId="7FA32B0D" w14:textId="77777777" w:rsidR="0036318C" w:rsidRDefault="00D45FC0">
            <w:r>
              <w:t>– (Stadler-internes VLAN; nur Trunk-Transport durch IoB-Switches)</w:t>
            </w:r>
          </w:p>
        </w:tc>
      </w:tr>
      <w:tr w:rsidR="0036318C" w14:paraId="59987F6E" w14:textId="77777777">
        <w:tc>
          <w:tcPr>
            <w:tcW w:w="600" w:type="dxa"/>
          </w:tcPr>
          <w:p w14:paraId="698E6C77" w14:textId="77777777" w:rsidR="0036318C" w:rsidRDefault="00D45FC0">
            <w:r>
              <w:t>3</w:t>
            </w:r>
          </w:p>
        </w:tc>
        <w:tc>
          <w:tcPr>
            <w:tcW w:w="2200" w:type="dxa"/>
          </w:tcPr>
          <w:p w14:paraId="17E41329" w14:textId="77777777" w:rsidR="0036318C" w:rsidRDefault="00D45FC0">
            <w:r>
              <w:t>FIS</w:t>
            </w:r>
          </w:p>
        </w:tc>
        <w:tc>
          <w:tcPr>
            <w:tcW w:w="1300" w:type="dxa"/>
          </w:tcPr>
          <w:p w14:paraId="23BFBE06" w14:textId="77777777" w:rsidR="0036318C" w:rsidRDefault="00D45FC0">
            <w:r>
              <w:t>Stadler</w:t>
            </w:r>
          </w:p>
        </w:tc>
        <w:tc>
          <w:tcPr>
            <w:tcW w:w="4860" w:type="dxa"/>
          </w:tcPr>
          <w:p w14:paraId="0DE9B384" w14:textId="77777777" w:rsidR="0036318C" w:rsidRDefault="00D45FC0">
            <w:r>
              <w:t>– (Stadler-internes VLAN)</w:t>
            </w:r>
          </w:p>
        </w:tc>
      </w:tr>
      <w:tr w:rsidR="0036318C" w14:paraId="141F1F97" w14:textId="77777777">
        <w:tc>
          <w:tcPr>
            <w:tcW w:w="600" w:type="dxa"/>
          </w:tcPr>
          <w:p w14:paraId="4A5D8CCE" w14:textId="77777777" w:rsidR="0036318C" w:rsidRDefault="00D45FC0">
            <w:r>
              <w:t>5</w:t>
            </w:r>
          </w:p>
        </w:tc>
        <w:tc>
          <w:tcPr>
            <w:tcW w:w="2200" w:type="dxa"/>
          </w:tcPr>
          <w:p w14:paraId="01EF9F9E" w14:textId="77777777" w:rsidR="0036318C" w:rsidRDefault="00D45FC0">
            <w:r>
              <w:t>Video</w:t>
            </w:r>
          </w:p>
        </w:tc>
        <w:tc>
          <w:tcPr>
            <w:tcW w:w="1300" w:type="dxa"/>
          </w:tcPr>
          <w:p w14:paraId="60CB2FA3" w14:textId="77777777" w:rsidR="0036318C" w:rsidRDefault="00D45FC0">
            <w:r>
              <w:t>Stadler</w:t>
            </w:r>
          </w:p>
        </w:tc>
        <w:tc>
          <w:tcPr>
            <w:tcW w:w="4860" w:type="dxa"/>
          </w:tcPr>
          <w:p w14:paraId="6DEF65BE" w14:textId="77777777" w:rsidR="0036318C" w:rsidRDefault="00D45FC0">
            <w:r>
              <w:t>– (Stadler-internes VLAN)</w:t>
            </w:r>
          </w:p>
        </w:tc>
      </w:tr>
      <w:tr w:rsidR="0036318C" w14:paraId="2C8C5F5B" w14:textId="77777777">
        <w:tc>
          <w:tcPr>
            <w:tcW w:w="600" w:type="dxa"/>
          </w:tcPr>
          <w:p w14:paraId="090B972F" w14:textId="77777777" w:rsidR="0036318C" w:rsidRDefault="00D45FC0">
            <w:r>
              <w:t>6</w:t>
            </w:r>
          </w:p>
        </w:tc>
        <w:tc>
          <w:tcPr>
            <w:tcW w:w="2200" w:type="dxa"/>
          </w:tcPr>
          <w:p w14:paraId="1CB3A9D0" w14:textId="77777777" w:rsidR="0036318C" w:rsidRDefault="00D45FC0">
            <w:r>
              <w:t>Reservationssystem</w:t>
            </w:r>
          </w:p>
        </w:tc>
        <w:tc>
          <w:tcPr>
            <w:tcW w:w="1300" w:type="dxa"/>
          </w:tcPr>
          <w:p w14:paraId="33864BD5" w14:textId="77777777" w:rsidR="0036318C" w:rsidRDefault="00D45FC0">
            <w:r>
              <w:t>Stadler</w:t>
            </w:r>
          </w:p>
        </w:tc>
        <w:tc>
          <w:tcPr>
            <w:tcW w:w="4860" w:type="dxa"/>
          </w:tcPr>
          <w:p w14:paraId="4217F7DB" w14:textId="77777777" w:rsidR="0036318C" w:rsidRDefault="00D45FC0">
            <w:r>
              <w:t>– (Stadler-internes VLAN)</w:t>
            </w:r>
          </w:p>
        </w:tc>
      </w:tr>
      <w:tr w:rsidR="0036318C" w14:paraId="2051183B" w14:textId="77777777">
        <w:tc>
          <w:tcPr>
            <w:tcW w:w="600" w:type="dxa"/>
          </w:tcPr>
          <w:p w14:paraId="2032F4E3" w14:textId="77777777" w:rsidR="0036318C" w:rsidRDefault="00D45FC0">
            <w:r>
              <w:t>8</w:t>
            </w:r>
          </w:p>
        </w:tc>
        <w:tc>
          <w:tcPr>
            <w:tcW w:w="2200" w:type="dxa"/>
          </w:tcPr>
          <w:p w14:paraId="5DE95F3C" w14:textId="77777777" w:rsidR="0036318C" w:rsidRDefault="00D45FC0">
            <w:r>
              <w:t>AFZ</w:t>
            </w:r>
          </w:p>
        </w:tc>
        <w:tc>
          <w:tcPr>
            <w:tcW w:w="1300" w:type="dxa"/>
          </w:tcPr>
          <w:p w14:paraId="5CF77888" w14:textId="77777777" w:rsidR="0036318C" w:rsidRDefault="00D45FC0">
            <w:r>
              <w:t>Stadler</w:t>
            </w:r>
          </w:p>
        </w:tc>
        <w:tc>
          <w:tcPr>
            <w:tcW w:w="4860" w:type="dxa"/>
          </w:tcPr>
          <w:p w14:paraId="1CD7DD4A" w14:textId="77777777" w:rsidR="0036318C" w:rsidRDefault="00D45FC0">
            <w:r>
              <w:t>– (Stadler-internes VLAN)</w:t>
            </w:r>
          </w:p>
        </w:tc>
      </w:tr>
      <w:tr w:rsidR="0036318C" w14:paraId="39216E19" w14:textId="77777777">
        <w:tc>
          <w:tcPr>
            <w:tcW w:w="600" w:type="dxa"/>
          </w:tcPr>
          <w:p w14:paraId="621B59B0" w14:textId="77777777" w:rsidR="0036318C" w:rsidRDefault="00D45FC0">
            <w:r>
              <w:t>9</w:t>
            </w:r>
          </w:p>
        </w:tc>
        <w:tc>
          <w:tcPr>
            <w:tcW w:w="2200" w:type="dxa"/>
          </w:tcPr>
          <w:p w14:paraId="4E4C8F00" w14:textId="77777777" w:rsidR="0036318C" w:rsidRDefault="00D45FC0">
            <w:r>
              <w:t>Sprechstellen</w:t>
            </w:r>
          </w:p>
        </w:tc>
        <w:tc>
          <w:tcPr>
            <w:tcW w:w="1300" w:type="dxa"/>
          </w:tcPr>
          <w:p w14:paraId="6A16D993" w14:textId="77777777" w:rsidR="0036318C" w:rsidRDefault="00D45FC0">
            <w:r>
              <w:t>Stadler</w:t>
            </w:r>
          </w:p>
        </w:tc>
        <w:tc>
          <w:tcPr>
            <w:tcW w:w="4860" w:type="dxa"/>
          </w:tcPr>
          <w:p w14:paraId="09A5CFCC" w14:textId="77777777" w:rsidR="0036318C" w:rsidRDefault="00D45FC0">
            <w:r>
              <w:t>– (Stadler-internes VLAN)</w:t>
            </w:r>
          </w:p>
        </w:tc>
      </w:tr>
      <w:tr w:rsidR="0036318C" w14:paraId="49EE28F8" w14:textId="77777777">
        <w:tc>
          <w:tcPr>
            <w:tcW w:w="600" w:type="dxa"/>
          </w:tcPr>
          <w:p w14:paraId="52897645" w14:textId="77777777" w:rsidR="0036318C" w:rsidRDefault="00D45FC0">
            <w:r>
              <w:t>12</w:t>
            </w:r>
          </w:p>
        </w:tc>
        <w:tc>
          <w:tcPr>
            <w:tcW w:w="2200" w:type="dxa"/>
          </w:tcPr>
          <w:p w14:paraId="7E8B0FF3" w14:textId="77777777" w:rsidR="0036318C" w:rsidRDefault="00D45FC0">
            <w:r>
              <w:t>Energiemessung</w:t>
            </w:r>
          </w:p>
        </w:tc>
        <w:tc>
          <w:tcPr>
            <w:tcW w:w="1300" w:type="dxa"/>
          </w:tcPr>
          <w:p w14:paraId="37EFEA25" w14:textId="77777777" w:rsidR="0036318C" w:rsidRDefault="00D45FC0">
            <w:r>
              <w:t>Stadler</w:t>
            </w:r>
          </w:p>
        </w:tc>
        <w:tc>
          <w:tcPr>
            <w:tcW w:w="4860" w:type="dxa"/>
          </w:tcPr>
          <w:p w14:paraId="09F65381" w14:textId="77777777" w:rsidR="0036318C" w:rsidRDefault="00D45FC0">
            <w:r>
              <w:t>– (Stadler-internes VLAN)</w:t>
            </w:r>
          </w:p>
        </w:tc>
      </w:tr>
      <w:tr w:rsidR="0036318C" w14:paraId="73CF757F" w14:textId="77777777">
        <w:tc>
          <w:tcPr>
            <w:tcW w:w="600" w:type="dxa"/>
          </w:tcPr>
          <w:p w14:paraId="50A69945" w14:textId="77777777" w:rsidR="0036318C" w:rsidRDefault="00D45FC0">
            <w:r>
              <w:t>7</w:t>
            </w:r>
          </w:p>
        </w:tc>
        <w:tc>
          <w:tcPr>
            <w:tcW w:w="2200" w:type="dxa"/>
          </w:tcPr>
          <w:p w14:paraId="2252CA7A" w14:textId="77777777" w:rsidR="0036318C" w:rsidRDefault="00D45FC0">
            <w:r>
              <w:t>Fremdnetzverbindung</w:t>
            </w:r>
          </w:p>
        </w:tc>
        <w:tc>
          <w:tcPr>
            <w:tcW w:w="1300" w:type="dxa"/>
          </w:tcPr>
          <w:p w14:paraId="5D2E7F10" w14:textId="77777777" w:rsidR="0036318C" w:rsidRDefault="00D45FC0">
            <w:r>
              <w:t>Stadler / Nomad</w:t>
            </w:r>
          </w:p>
        </w:tc>
        <w:tc>
          <w:tcPr>
            <w:tcW w:w="4860" w:type="dxa"/>
          </w:tcPr>
          <w:p w14:paraId="5BCD735C" w14:textId="77777777" w:rsidR="0036318C" w:rsidRDefault="00D45FC0">
            <w:r>
              <w:t>NTP (transparente Weiterleitung vom OBS via SNAT), Internet-Routing für freigegebene Stadler-Verbindungen (siehe „Erlaubte Verbindungen für Stadler-Netzwerke“)</w:t>
            </w:r>
          </w:p>
        </w:tc>
      </w:tr>
      <w:tr w:rsidR="0036318C" w14:paraId="7D2626E3" w14:textId="77777777">
        <w:tc>
          <w:tcPr>
            <w:tcW w:w="600" w:type="dxa"/>
          </w:tcPr>
          <w:p w14:paraId="78DB8A9C" w14:textId="77777777" w:rsidR="0036318C" w:rsidRDefault="00D45FC0">
            <w:r>
              <w:lastRenderedPageBreak/>
              <w:t>10</w:t>
            </w:r>
          </w:p>
        </w:tc>
        <w:tc>
          <w:tcPr>
            <w:tcW w:w="2200" w:type="dxa"/>
          </w:tcPr>
          <w:p w14:paraId="19617E15" w14:textId="77777777" w:rsidR="0036318C" w:rsidRDefault="00D45FC0">
            <w:r>
              <w:t>1. Klasse</w:t>
            </w:r>
          </w:p>
        </w:tc>
        <w:tc>
          <w:tcPr>
            <w:tcW w:w="1300" w:type="dxa"/>
          </w:tcPr>
          <w:p w14:paraId="4C2EA566" w14:textId="77777777" w:rsidR="0036318C" w:rsidRDefault="00D45FC0">
            <w:r>
              <w:t>Nomad</w:t>
            </w:r>
          </w:p>
        </w:tc>
        <w:tc>
          <w:tcPr>
            <w:tcW w:w="4860" w:type="dxa"/>
          </w:tcPr>
          <w:p w14:paraId="348C159E" w14:textId="77777777" w:rsidR="0036318C" w:rsidRDefault="00D45FC0">
            <w:r>
              <w:t>DHCP (CCU), DNS (CCU), Captive Portal (HTTP/HTTPS, Auto-Login), Internet</w:t>
            </w:r>
          </w:p>
        </w:tc>
      </w:tr>
      <w:tr w:rsidR="0036318C" w14:paraId="7E814D28" w14:textId="77777777">
        <w:tc>
          <w:tcPr>
            <w:tcW w:w="600" w:type="dxa"/>
          </w:tcPr>
          <w:p w14:paraId="3BAEC029" w14:textId="77777777" w:rsidR="0036318C" w:rsidRDefault="00D45FC0">
            <w:r>
              <w:t>30</w:t>
            </w:r>
          </w:p>
        </w:tc>
        <w:tc>
          <w:tcPr>
            <w:tcW w:w="2200" w:type="dxa"/>
          </w:tcPr>
          <w:p w14:paraId="3A0EBBBD" w14:textId="77777777" w:rsidR="0036318C" w:rsidRDefault="00D45FC0">
            <w:r>
              <w:t>IobStaff</w:t>
            </w:r>
          </w:p>
        </w:tc>
        <w:tc>
          <w:tcPr>
            <w:tcW w:w="1300" w:type="dxa"/>
          </w:tcPr>
          <w:p w14:paraId="62450924" w14:textId="77777777" w:rsidR="0036318C" w:rsidRDefault="00D45FC0">
            <w:r>
              <w:t>Nomad</w:t>
            </w:r>
          </w:p>
        </w:tc>
        <w:tc>
          <w:tcPr>
            <w:tcW w:w="4860" w:type="dxa"/>
          </w:tcPr>
          <w:p w14:paraId="0D7C8EDC" w14:textId="77777777" w:rsidR="0036318C" w:rsidRDefault="00D45FC0">
            <w:r>
              <w:t>DHCP (CCU), DNS (CCU), SSH zu CCU/Switch/AP, Engineering Pages (https://engineering.page:8005), NMS-Zugriff via VPN</w:t>
            </w:r>
          </w:p>
        </w:tc>
      </w:tr>
      <w:tr w:rsidR="0036318C" w14:paraId="2A63CC90" w14:textId="77777777">
        <w:tc>
          <w:tcPr>
            <w:tcW w:w="600" w:type="dxa"/>
          </w:tcPr>
          <w:p w14:paraId="417A036C" w14:textId="77777777" w:rsidR="0036318C" w:rsidRDefault="00D45FC0">
            <w:r>
              <w:t>31</w:t>
            </w:r>
          </w:p>
        </w:tc>
        <w:tc>
          <w:tcPr>
            <w:tcW w:w="2200" w:type="dxa"/>
          </w:tcPr>
          <w:p w14:paraId="00E224DF" w14:textId="77777777" w:rsidR="0036318C" w:rsidRDefault="00D45FC0">
            <w:r>
              <w:t>Zub-Privilege</w:t>
            </w:r>
          </w:p>
        </w:tc>
        <w:tc>
          <w:tcPr>
            <w:tcW w:w="1300" w:type="dxa"/>
          </w:tcPr>
          <w:p w14:paraId="7EAD424B" w14:textId="77777777" w:rsidR="0036318C" w:rsidRDefault="00D45FC0">
            <w:r>
              <w:t>Nomad</w:t>
            </w:r>
          </w:p>
        </w:tc>
        <w:tc>
          <w:tcPr>
            <w:tcW w:w="4860" w:type="dxa"/>
          </w:tcPr>
          <w:p w14:paraId="57D53BCB" w14:textId="77777777" w:rsidR="0036318C" w:rsidRDefault="00D45FC0">
            <w:r>
              <w:t>DHCP (CCU), DNS (CCU), Zugang zu definierten ÖBB-Backend-Diensten</w:t>
            </w:r>
          </w:p>
        </w:tc>
      </w:tr>
      <w:tr w:rsidR="0036318C" w14:paraId="280FEDEF" w14:textId="77777777">
        <w:tc>
          <w:tcPr>
            <w:tcW w:w="600" w:type="dxa"/>
          </w:tcPr>
          <w:p w14:paraId="51AB86C7" w14:textId="77777777" w:rsidR="0036318C" w:rsidRDefault="00D45FC0">
            <w:r>
              <w:t>131</w:t>
            </w:r>
          </w:p>
        </w:tc>
        <w:tc>
          <w:tcPr>
            <w:tcW w:w="2200" w:type="dxa"/>
          </w:tcPr>
          <w:p w14:paraId="3C5E71A9" w14:textId="77777777" w:rsidR="0036318C" w:rsidRDefault="00D45FC0">
            <w:r>
              <w:t>Zub-Non-Privilege</w:t>
            </w:r>
          </w:p>
        </w:tc>
        <w:tc>
          <w:tcPr>
            <w:tcW w:w="1300" w:type="dxa"/>
          </w:tcPr>
          <w:p w14:paraId="0E3B336B" w14:textId="77777777" w:rsidR="0036318C" w:rsidRDefault="00D45FC0">
            <w:r>
              <w:t>Nomad</w:t>
            </w:r>
          </w:p>
        </w:tc>
        <w:tc>
          <w:tcPr>
            <w:tcW w:w="4860" w:type="dxa"/>
          </w:tcPr>
          <w:p w14:paraId="10304D3E" w14:textId="77777777" w:rsidR="0036318C" w:rsidRDefault="00D45FC0">
            <w:r>
              <w:t>DHCP (CCU), DNS (CCU), eingeschränkter Internet-Zugang</w:t>
            </w:r>
          </w:p>
        </w:tc>
      </w:tr>
      <w:tr w:rsidR="0036318C" w14:paraId="57320053" w14:textId="77777777">
        <w:tc>
          <w:tcPr>
            <w:tcW w:w="600" w:type="dxa"/>
          </w:tcPr>
          <w:p w14:paraId="0627BC53" w14:textId="77777777" w:rsidR="0036318C" w:rsidRDefault="00D45FC0">
            <w:r>
              <w:t>150</w:t>
            </w:r>
          </w:p>
        </w:tc>
        <w:tc>
          <w:tcPr>
            <w:tcW w:w="2200" w:type="dxa"/>
          </w:tcPr>
          <w:p w14:paraId="3D706F1B" w14:textId="77777777" w:rsidR="0036318C" w:rsidRDefault="00D45FC0">
            <w:r>
              <w:t>Catering</w:t>
            </w:r>
          </w:p>
        </w:tc>
        <w:tc>
          <w:tcPr>
            <w:tcW w:w="1300" w:type="dxa"/>
          </w:tcPr>
          <w:p w14:paraId="1D632611" w14:textId="77777777" w:rsidR="0036318C" w:rsidRDefault="00D45FC0">
            <w:r>
              <w:t>Nomad</w:t>
            </w:r>
          </w:p>
        </w:tc>
        <w:tc>
          <w:tcPr>
            <w:tcW w:w="4860" w:type="dxa"/>
          </w:tcPr>
          <w:p w14:paraId="7FB82A0C" w14:textId="77777777" w:rsidR="0036318C" w:rsidRDefault="00D45FC0">
            <w:r>
              <w:t>DHCP (CCU), DNS (CCU), Zugang zu Bezahl- und Bestelldiensten</w:t>
            </w:r>
          </w:p>
        </w:tc>
      </w:tr>
      <w:tr w:rsidR="0036318C" w14:paraId="1A005F77" w14:textId="77777777">
        <w:tc>
          <w:tcPr>
            <w:tcW w:w="600" w:type="dxa"/>
          </w:tcPr>
          <w:p w14:paraId="344354A2" w14:textId="77777777" w:rsidR="0036318C" w:rsidRDefault="00D45FC0">
            <w:r>
              <w:t>100</w:t>
            </w:r>
          </w:p>
        </w:tc>
        <w:tc>
          <w:tcPr>
            <w:tcW w:w="2200" w:type="dxa"/>
          </w:tcPr>
          <w:p w14:paraId="16129495" w14:textId="77777777" w:rsidR="0036318C" w:rsidRDefault="00D45FC0">
            <w:r>
              <w:t>OBS-Management</w:t>
            </w:r>
          </w:p>
        </w:tc>
        <w:tc>
          <w:tcPr>
            <w:tcW w:w="1300" w:type="dxa"/>
          </w:tcPr>
          <w:p w14:paraId="61DAE7C7" w14:textId="77777777" w:rsidR="0036318C" w:rsidRDefault="00D45FC0">
            <w:r>
              <w:t>Nomad</w:t>
            </w:r>
          </w:p>
        </w:tc>
        <w:tc>
          <w:tcPr>
            <w:tcW w:w="4860" w:type="dxa"/>
          </w:tcPr>
          <w:p w14:paraId="25FA9A5B" w14:textId="77777777" w:rsidR="0036318C" w:rsidRDefault="00D45FC0">
            <w:r>
              <w:t>DHCP (CCU), DNS (CCU), NTP (CCU), SNMP, SSH, OBN-Discovery (LLDP), Telemetrie/MQTT zum Backend</w:t>
            </w:r>
          </w:p>
        </w:tc>
      </w:tr>
      <w:tr w:rsidR="0036318C" w14:paraId="453DB135" w14:textId="77777777">
        <w:tc>
          <w:tcPr>
            <w:tcW w:w="600" w:type="dxa"/>
          </w:tcPr>
          <w:p w14:paraId="1B5B19DF" w14:textId="77777777" w:rsidR="0036318C" w:rsidRDefault="00D45FC0">
            <w:r>
              <w:t>46</w:t>
            </w:r>
          </w:p>
        </w:tc>
        <w:tc>
          <w:tcPr>
            <w:tcW w:w="2200" w:type="dxa"/>
          </w:tcPr>
          <w:p w14:paraId="10FC37FD" w14:textId="77777777" w:rsidR="0036318C" w:rsidRDefault="00D45FC0">
            <w:r>
              <w:t>Status Verpflegungsautomat</w:t>
            </w:r>
          </w:p>
        </w:tc>
        <w:tc>
          <w:tcPr>
            <w:tcW w:w="1300" w:type="dxa"/>
          </w:tcPr>
          <w:p w14:paraId="36FC8C53" w14:textId="77777777" w:rsidR="0036318C" w:rsidRDefault="00D45FC0">
            <w:r>
              <w:t>Nomad</w:t>
            </w:r>
          </w:p>
        </w:tc>
        <w:tc>
          <w:tcPr>
            <w:tcW w:w="4860" w:type="dxa"/>
          </w:tcPr>
          <w:p w14:paraId="11A01476" w14:textId="77777777" w:rsidR="0036318C" w:rsidRDefault="00D45FC0">
            <w:r>
              <w:t>DHCP (CCU), Zugang zu zugehörigem Statusdienst im CDC</w:t>
            </w:r>
          </w:p>
        </w:tc>
      </w:tr>
      <w:tr w:rsidR="0036318C" w14:paraId="27538573" w14:textId="77777777">
        <w:tc>
          <w:tcPr>
            <w:tcW w:w="600" w:type="dxa"/>
          </w:tcPr>
          <w:p w14:paraId="6AC41CE3" w14:textId="77777777" w:rsidR="0036318C" w:rsidRDefault="00D45FC0">
            <w:r>
              <w:t>48</w:t>
            </w:r>
          </w:p>
        </w:tc>
        <w:tc>
          <w:tcPr>
            <w:tcW w:w="2200" w:type="dxa"/>
          </w:tcPr>
          <w:p w14:paraId="00951A1E" w14:textId="77777777" w:rsidR="0036318C" w:rsidRDefault="00D45FC0">
            <w:r>
              <w:t>Zahlung Verpflegungsautomat</w:t>
            </w:r>
          </w:p>
        </w:tc>
        <w:tc>
          <w:tcPr>
            <w:tcW w:w="1300" w:type="dxa"/>
          </w:tcPr>
          <w:p w14:paraId="7317A8B8" w14:textId="77777777" w:rsidR="0036318C" w:rsidRDefault="00D45FC0">
            <w:r>
              <w:t>Nomad</w:t>
            </w:r>
          </w:p>
        </w:tc>
        <w:tc>
          <w:tcPr>
            <w:tcW w:w="4860" w:type="dxa"/>
          </w:tcPr>
          <w:p w14:paraId="6DB0810B" w14:textId="77777777" w:rsidR="0036318C" w:rsidRDefault="00D45FC0">
            <w:r>
              <w:t>DHCP (CCU), Zugang zu Zahlungsabwicklungsdienst (eingeschränkt, NAT über CCU)</w:t>
            </w:r>
          </w:p>
        </w:tc>
      </w:tr>
      <w:tr w:rsidR="0036318C" w14:paraId="3C4C8DC8" w14:textId="77777777">
        <w:tc>
          <w:tcPr>
            <w:tcW w:w="600" w:type="dxa"/>
          </w:tcPr>
          <w:p w14:paraId="4A334965" w14:textId="77777777" w:rsidR="0036318C" w:rsidRDefault="00D45FC0">
            <w:r>
              <w:t>200</w:t>
            </w:r>
          </w:p>
        </w:tc>
        <w:tc>
          <w:tcPr>
            <w:tcW w:w="2200" w:type="dxa"/>
          </w:tcPr>
          <w:p w14:paraId="2C937F82" w14:textId="77777777" w:rsidR="0036318C" w:rsidRDefault="00D45FC0">
            <w:r>
              <w:t>Management RDC</w:t>
            </w:r>
          </w:p>
        </w:tc>
        <w:tc>
          <w:tcPr>
            <w:tcW w:w="1300" w:type="dxa"/>
          </w:tcPr>
          <w:p w14:paraId="318F7392" w14:textId="77777777" w:rsidR="0036318C" w:rsidRDefault="00D45FC0">
            <w:r>
              <w:t>Nomad</w:t>
            </w:r>
          </w:p>
        </w:tc>
        <w:tc>
          <w:tcPr>
            <w:tcW w:w="4860" w:type="dxa"/>
          </w:tcPr>
          <w:p w14:paraId="67517D9B" w14:textId="77777777" w:rsidR="0036318C" w:rsidRDefault="00D45FC0">
            <w:r>
              <w:t>DHCP (CCU), DNS (CCU), Management-Zugang zum Rail Data Centre</w:t>
            </w:r>
          </w:p>
        </w:tc>
      </w:tr>
      <w:tr w:rsidR="0036318C" w14:paraId="5A95BE6A" w14:textId="77777777">
        <w:tc>
          <w:tcPr>
            <w:tcW w:w="600" w:type="dxa"/>
          </w:tcPr>
          <w:p w14:paraId="5FE80FC4" w14:textId="77777777" w:rsidR="0036318C" w:rsidRDefault="00D45FC0">
            <w:r>
              <w:t>202</w:t>
            </w:r>
          </w:p>
        </w:tc>
        <w:tc>
          <w:tcPr>
            <w:tcW w:w="2200" w:type="dxa"/>
          </w:tcPr>
          <w:p w14:paraId="64B1B16F" w14:textId="77777777" w:rsidR="0036318C" w:rsidRDefault="00D45FC0">
            <w:r>
              <w:t>Interconnect RDC</w:t>
            </w:r>
          </w:p>
        </w:tc>
        <w:tc>
          <w:tcPr>
            <w:tcW w:w="1300" w:type="dxa"/>
          </w:tcPr>
          <w:p w14:paraId="0FF0EA5C" w14:textId="77777777" w:rsidR="0036318C" w:rsidRDefault="00D45FC0">
            <w:r>
              <w:t>Nomad</w:t>
            </w:r>
          </w:p>
        </w:tc>
        <w:tc>
          <w:tcPr>
            <w:tcW w:w="4860" w:type="dxa"/>
          </w:tcPr>
          <w:p w14:paraId="285B88A4" w14:textId="77777777" w:rsidR="0036318C" w:rsidRDefault="00D45FC0">
            <w:r>
              <w:t>Datenaustausch zwischen RDC und Backend (NAT über CCU)</w:t>
            </w:r>
          </w:p>
        </w:tc>
      </w:tr>
      <w:tr w:rsidR="0036318C" w14:paraId="29E4E0CA" w14:textId="77777777">
        <w:tc>
          <w:tcPr>
            <w:tcW w:w="600" w:type="dxa"/>
          </w:tcPr>
          <w:p w14:paraId="3DB6C33F" w14:textId="77777777" w:rsidR="0036318C" w:rsidRDefault="00D45FC0">
            <w:r>
              <w:t>90</w:t>
            </w:r>
          </w:p>
        </w:tc>
        <w:tc>
          <w:tcPr>
            <w:tcW w:w="2200" w:type="dxa"/>
          </w:tcPr>
          <w:p w14:paraId="276D2074" w14:textId="77777777" w:rsidR="0036318C" w:rsidRDefault="00D45FC0">
            <w:r>
              <w:t>Funksensor</w:t>
            </w:r>
          </w:p>
        </w:tc>
        <w:tc>
          <w:tcPr>
            <w:tcW w:w="1300" w:type="dxa"/>
          </w:tcPr>
          <w:p w14:paraId="2082D071" w14:textId="77777777" w:rsidR="0036318C" w:rsidRDefault="00D45FC0">
            <w:r>
              <w:t>–</w:t>
            </w:r>
          </w:p>
        </w:tc>
        <w:tc>
          <w:tcPr>
            <w:tcW w:w="4860" w:type="dxa"/>
          </w:tcPr>
          <w:p w14:paraId="558351C5" w14:textId="77777777" w:rsidR="0036318C" w:rsidRDefault="00D45FC0">
            <w:r>
              <w:t>– (reserviert)</w:t>
            </w:r>
          </w:p>
        </w:tc>
      </w:tr>
    </w:tbl>
    <w:p w14:paraId="4C906047" w14:textId="77777777" w:rsidR="0036318C" w:rsidRDefault="0036318C"/>
    <w:p w14:paraId="59CA54CA" w14:textId="77777777" w:rsidR="0036318C" w:rsidRDefault="00D45FC0">
      <w:r>
        <w:t>Hinweis: Auf allen Nomad-VLANs (außer 90) übernimmt die CCU die zentralen Server-Rollen (DHCP, DNS, NTP). Default-Gateway, Adressbereich, DHCP-Pool, GPS- und NTP-Quelle pro VLAN sind im separaten Dokument „IP-Port-Allokationsplan“ je Zug-ID dokumentiert.</w:t>
      </w:r>
    </w:p>
    <w:p w14:paraId="7E03FCC4" w14:textId="77777777" w:rsidR="008844DC" w:rsidRDefault="008844DC" w:rsidP="00235028">
      <w:pPr>
        <w:rPr>
          <w:lang w:val="de-DE" w:eastAsia="ja-JP"/>
        </w:rPr>
      </w:pPr>
    </w:p>
    <w:p w14:paraId="507CCE26" w14:textId="2E32E982" w:rsidR="00F5434C" w:rsidRDefault="0036470F" w:rsidP="00F5434C">
      <w:pPr>
        <w:pStyle w:val="Heading3"/>
        <w:rPr>
          <w:lang w:val="de-DE" w:eastAsia="ja-JP"/>
        </w:rPr>
      </w:pPr>
      <w:bookmarkStart w:id="70" w:name="_Toc229775504"/>
      <w:r>
        <w:rPr>
          <w:lang w:val="de-DE" w:eastAsia="ja-JP"/>
        </w:rPr>
        <w:lastRenderedPageBreak/>
        <w:t>Übersicht</w:t>
      </w:r>
      <w:bookmarkEnd w:id="70"/>
    </w:p>
    <w:p w14:paraId="7ED0CAC5" w14:textId="0B12D471" w:rsidR="00F5434C" w:rsidRPr="00F5434C" w:rsidRDefault="00F5434C" w:rsidP="00F5434C">
      <w:pPr>
        <w:rPr>
          <w:lang w:val="de-DE" w:eastAsia="ja-JP" w:bidi="th-TH"/>
        </w:rPr>
      </w:pPr>
      <w:r>
        <w:rPr>
          <w:lang w:val="de-DE" w:eastAsia="ja-JP" w:bidi="th-TH"/>
        </w:rPr>
        <w:t>Die folgende Darstellung visualisiert die einzelnen VLANs sowie einen Teil der Kommunikationsflüsse. VLANs im oberen Bereich werden durch Stadler verwaltet während die VLANs im unteren Bereich unter der Betreuung von Nomad stehen.</w:t>
      </w:r>
    </w:p>
    <w:p w14:paraId="7D980434" w14:textId="504C13AE" w:rsidR="00F5434C" w:rsidRDefault="00F5434C" w:rsidP="00F5434C">
      <w:pPr>
        <w:rPr>
          <w:lang w:val="de-DE" w:eastAsia="ja-JP"/>
        </w:rPr>
      </w:pPr>
      <w:r>
        <w:rPr>
          <w:noProof/>
          <w:lang w:val="de-DE" w:eastAsia="ja-JP"/>
        </w:rPr>
        <w:drawing>
          <wp:inline distT="0" distB="0" distL="0" distR="0" wp14:anchorId="119BC870" wp14:editId="0185F5A7">
            <wp:extent cx="5940425" cy="4997450"/>
            <wp:effectExtent l="0" t="0" r="3175" b="0"/>
            <wp:docPr id="1666235147" name="Grafik 1" descr="Ein Bild, das Text, Diagramm, Reihe, parallel enthält.  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235147" name="Grafik 1" descr="Ein Bild, das Text, Diagramm, Reihe, parallel enthält.  KI-generierte Inhalte können fehlerhaft sein."/>
                    <pic:cNvPicPr/>
                  </pic:nvPicPr>
                  <pic:blipFill>
                    <a:blip r:embed="rId30"/>
                    <a:stretch>
                      <a:fillRect/>
                    </a:stretch>
                  </pic:blipFill>
                  <pic:spPr>
                    <a:xfrm>
                      <a:off x="0" y="0"/>
                      <a:ext cx="5940425" cy="4997450"/>
                    </a:xfrm>
                    <a:prstGeom prst="rect">
                      <a:avLst/>
                    </a:prstGeom>
                  </pic:spPr>
                </pic:pic>
              </a:graphicData>
            </a:graphic>
          </wp:inline>
        </w:drawing>
      </w:r>
    </w:p>
    <w:p w14:paraId="2225D939" w14:textId="210B19A1" w:rsidR="00F5434C" w:rsidRDefault="00F5434C">
      <w:pPr>
        <w:rPr>
          <w:lang w:val="de-DE" w:eastAsia="ja-JP"/>
        </w:rPr>
      </w:pPr>
      <w:r>
        <w:rPr>
          <w:lang w:val="de-DE" w:eastAsia="ja-JP"/>
        </w:rPr>
        <w:br w:type="page"/>
      </w:r>
    </w:p>
    <w:p w14:paraId="1F610243" w14:textId="3065E6F9" w:rsidR="00EE6C0C" w:rsidRDefault="000B2F89" w:rsidP="00EE6C0C">
      <w:pPr>
        <w:pStyle w:val="Heading2"/>
      </w:pPr>
      <w:bookmarkStart w:id="71" w:name="_Toc229775505"/>
      <w:r>
        <w:lastRenderedPageBreak/>
        <w:t>Zeit synchronisation und management</w:t>
      </w:r>
      <w:bookmarkEnd w:id="71"/>
    </w:p>
    <w:p w14:paraId="799885C7" w14:textId="77777777" w:rsidR="009A680A" w:rsidRPr="009A680A" w:rsidRDefault="009A680A" w:rsidP="009A680A">
      <w:pPr>
        <w:rPr>
          <w:lang w:eastAsia="ja-JP"/>
        </w:rPr>
      </w:pPr>
      <w:r>
        <w:rPr>
          <w:lang w:eastAsia="ja-JP"/>
        </w:rPr>
        <w:t>Um eine konsistente Zeitbasis für alle fahrzeugseitigen Systeme zu gewährleisten, fungiert das On-Board-System (OBS) als zentrale Zeitquelle (NTP-Server). Die Zeitsynchronisation des OBS erfolgt über ein zweistufiges Verfahren, um die Systemintegrität auch bei eingeschränkter Konnektivität zu wahren: </w:t>
      </w:r>
    </w:p>
    <w:p w14:paraId="6B510EF6" w14:textId="77777777" w:rsidR="009A680A" w:rsidRPr="009A680A" w:rsidRDefault="009A680A">
      <w:pPr>
        <w:numPr>
          <w:ilvl w:val="0"/>
          <w:numId w:val="95"/>
        </w:numPr>
        <w:rPr>
          <w:lang w:val="en-GB" w:eastAsia="ja-JP"/>
        </w:rPr>
      </w:pPr>
      <w:r>
        <w:rPr>
          <w:lang w:eastAsia="ja-JP"/>
        </w:rPr>
        <w:t>Primärquelle: Der OBS bezieht die Referenzzeit via NTP über die landseitige Internetverbindung. Dies stellt im regulären Betrieb die höchste Präzision sicher.</w:t>
      </w:r>
      <w:r>
        <w:rPr>
          <w:lang w:val="en-GB" w:eastAsia="ja-JP"/>
        </w:rPr>
        <w:t> </w:t>
      </w:r>
    </w:p>
    <w:p w14:paraId="1FB7F452" w14:textId="77777777" w:rsidR="009A680A" w:rsidRPr="009A680A" w:rsidRDefault="009A680A">
      <w:pPr>
        <w:numPr>
          <w:ilvl w:val="0"/>
          <w:numId w:val="96"/>
        </w:numPr>
        <w:rPr>
          <w:lang w:eastAsia="ja-JP"/>
        </w:rPr>
      </w:pPr>
      <w:r>
        <w:rPr>
          <w:lang w:eastAsia="ja-JP"/>
        </w:rPr>
        <w:t>Backup-Ebene (Fallback): Bei Instabilität oder Ausfall der Internetverbindung schaltet das System automatisch auf GPS-basierte Zeiterfassung um. Dadurch bleibt das Fahrzeug-Netzwerk unabhängig von externen Datenverbindungen autark synchronisiert. </w:t>
      </w:r>
    </w:p>
    <w:p w14:paraId="6F24B87D" w14:textId="77777777" w:rsidR="009A680A" w:rsidRPr="009A680A" w:rsidRDefault="009A680A" w:rsidP="009A680A">
      <w:pPr>
        <w:rPr>
          <w:lang w:eastAsia="ja-JP"/>
        </w:rPr>
      </w:pPr>
      <w:r>
        <w:rPr>
          <w:lang w:eastAsia="ja-JP"/>
        </w:rPr>
        <w:t>Alle Systeme verwenden die UTC-Zeit. Wo benötigt, wird die UTC-Zeit in Lokalzeit angezeigt (FIS, IDU). Die Umstellung zwischen Sommer- und Winterzeit erfolgt automatisch. </w:t>
      </w:r>
    </w:p>
    <w:p w14:paraId="6EC69748" w14:textId="77777777" w:rsidR="009A680A" w:rsidRPr="009A680A" w:rsidRDefault="009A680A" w:rsidP="009A680A">
      <w:pPr>
        <w:rPr>
          <w:lang w:eastAsia="ja-JP"/>
        </w:rPr>
      </w:pPr>
      <w:r>
        <w:rPr>
          <w:lang w:eastAsia="ja-JP"/>
        </w:rPr>
        <w:t>Sendet der OBS als Zeitmaster die falsche Zeit per NTP wird diese von den Subsystemen übernommen. Einzige Ausnahme stellt die JRU und das ETCS dar. Die JRU vergleicht die Zeit von dem NTP-Server mit einer internen Batterie und gibt ihre Zeit dem ETCS per TRDP weiter. Genauere Informationen hierzu können aus dem Konzept Registriergerät [V19] übernommen werden.  </w:t>
      </w:r>
    </w:p>
    <w:p w14:paraId="53A6995F" w14:textId="77777777" w:rsidR="009A680A" w:rsidRDefault="009A680A" w:rsidP="009A680A">
      <w:pPr>
        <w:rPr>
          <w:lang w:eastAsia="ja-JP"/>
        </w:rPr>
      </w:pPr>
      <w:r>
        <w:rPr>
          <w:lang w:eastAsia="ja-JP"/>
        </w:rPr>
        <w:t>Entfällt der NTP-Server komplett werden die Subsysteme über ein RTC-Modul die Zeit weiter zählen, bis der NTP-Server wieder zur Verfügung steht. </w:t>
      </w:r>
    </w:p>
    <w:p w14:paraId="39E95D1B" w14:textId="06D18AD4" w:rsidR="009A680A" w:rsidRDefault="009A680A" w:rsidP="009A680A">
      <w:pPr>
        <w:rPr>
          <w:lang w:eastAsia="ja-JP"/>
        </w:rPr>
      </w:pPr>
      <w:r>
        <w:rPr>
          <w:noProof/>
        </w:rPr>
        <w:drawing>
          <wp:inline distT="0" distB="0" distL="0" distR="0" wp14:anchorId="55F37618" wp14:editId="195FAF37">
            <wp:extent cx="3911600" cy="3943350"/>
            <wp:effectExtent l="0" t="0" r="0" b="0"/>
            <wp:docPr id="1193888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911600" cy="3943350"/>
                    </a:xfrm>
                    <a:prstGeom prst="rect">
                      <a:avLst/>
                    </a:prstGeom>
                    <a:noFill/>
                    <a:ln>
                      <a:noFill/>
                    </a:ln>
                  </pic:spPr>
                </pic:pic>
              </a:graphicData>
            </a:graphic>
          </wp:inline>
        </w:drawing>
      </w:r>
    </w:p>
    <w:p w14:paraId="03445221" w14:textId="77777777" w:rsidR="009A680A" w:rsidRPr="009A680A" w:rsidRDefault="009A680A" w:rsidP="009A680A">
      <w:pPr>
        <w:rPr>
          <w:lang w:eastAsia="ja-JP"/>
        </w:rPr>
      </w:pPr>
      <w:r>
        <w:rPr>
          <w:lang w:eastAsia="ja-JP"/>
        </w:rPr>
        <w:lastRenderedPageBreak/>
        <w:t>Der OBS stellt den Zeitdienst aktiv über das Network Time Protocol (NTP, Port 123) bereit: </w:t>
      </w:r>
    </w:p>
    <w:p w14:paraId="6F0F651F" w14:textId="77777777" w:rsidR="009A680A" w:rsidRPr="009A680A" w:rsidRDefault="009A680A">
      <w:pPr>
        <w:numPr>
          <w:ilvl w:val="0"/>
          <w:numId w:val="97"/>
        </w:numPr>
        <w:rPr>
          <w:lang w:eastAsia="ja-JP"/>
        </w:rPr>
      </w:pPr>
      <w:r>
        <w:rPr>
          <w:lang w:eastAsia="ja-JP"/>
        </w:rPr>
        <w:t>IOB-Netzwerk: Alle internen Systemkomponenten des IOB werden direkt vom OBS synchronisiert (Switch u. Access-Point). </w:t>
      </w:r>
    </w:p>
    <w:p w14:paraId="1E5FDC4A" w14:textId="7F0D6220" w:rsidR="009A680A" w:rsidRDefault="009A680A">
      <w:pPr>
        <w:numPr>
          <w:ilvl w:val="0"/>
          <w:numId w:val="98"/>
        </w:numPr>
        <w:rPr>
          <w:lang w:eastAsia="ja-JP"/>
        </w:rPr>
      </w:pPr>
      <w:r>
        <w:rPr>
          <w:lang w:eastAsia="ja-JP"/>
        </w:rPr>
        <w:t>VLAN 7 Integration: Um eine systemübergreifende Einheitlichkeit zu gewährleisten, wird der NTP-Service explizit im VLAN 7 bereitgestellt. Dies ermöglicht es auch Drittgeräten (nicht-IOB-Komponenten), die präzise Systemzeit des OBS zu beziehen. </w:t>
      </w:r>
    </w:p>
    <w:p w14:paraId="3FF67D1C" w14:textId="5E92B78E" w:rsidR="009A680A" w:rsidRPr="009A680A" w:rsidRDefault="009A680A" w:rsidP="009A680A">
      <w:pPr>
        <w:rPr>
          <w:lang w:eastAsia="ja-JP"/>
        </w:rPr>
      </w:pPr>
      <w:r>
        <w:rPr>
          <w:lang w:eastAsia="ja-JP"/>
        </w:rPr>
        <w:t>Um eine durchgängige zeitliche Kohärenz zu gewährleisten, ist im Dritt-System ein eigener NTP-Server implementiert (RCU), der das OBS als autoritative Referenzquelle nutzt. Der Datenaustausch zwischen diesen Netzsegmenten wird wie folgt realisiert: </w:t>
      </w:r>
    </w:p>
    <w:p w14:paraId="6E2A7D66" w14:textId="77777777" w:rsidR="009A680A" w:rsidRPr="009A680A" w:rsidRDefault="009A680A">
      <w:pPr>
        <w:numPr>
          <w:ilvl w:val="0"/>
          <w:numId w:val="99"/>
        </w:numPr>
        <w:rPr>
          <w:lang w:val="en-GB" w:eastAsia="ja-JP"/>
        </w:rPr>
      </w:pPr>
      <w:r>
        <w:rPr>
          <w:lang w:eastAsia="ja-JP"/>
        </w:rPr>
        <w:t>Transparentes Weiterleiten: Die NTP-Anfragen des Dritt-Servers werden an die STADLER-Firewall gerichtet. Diese leitet den Datenverkehr gezielt an das OBS weiter.</w:t>
      </w:r>
      <w:r>
        <w:rPr>
          <w:lang w:val="en-GB" w:eastAsia="ja-JP"/>
        </w:rPr>
        <w:t> </w:t>
      </w:r>
    </w:p>
    <w:p w14:paraId="6F19B746" w14:textId="77777777" w:rsidR="009A680A" w:rsidRPr="009A680A" w:rsidRDefault="009A680A">
      <w:pPr>
        <w:numPr>
          <w:ilvl w:val="0"/>
          <w:numId w:val="100"/>
        </w:numPr>
        <w:rPr>
          <w:lang w:eastAsia="ja-JP"/>
        </w:rPr>
      </w:pPr>
      <w:r>
        <w:rPr>
          <w:lang w:eastAsia="ja-JP"/>
        </w:rPr>
        <w:t>SNAT-Implementierung: Damit die Kommunikation über die Segmentgrenzen hinweg reibungslos funktioniert, setzt die Firewall Source NAT (SNAT) ein. Dies stellt sicher, dass die Antwortpakete des OBS korrekt an den anfragenden NTP-Server im Dritt-System zurückgeführt werden können. </w:t>
      </w:r>
    </w:p>
    <w:p w14:paraId="44E2D7E2" w14:textId="77777777" w:rsidR="009A680A" w:rsidRPr="009A680A" w:rsidRDefault="009A680A">
      <w:pPr>
        <w:pStyle w:val="paragraph"/>
        <w:numPr>
          <w:ilvl w:val="0"/>
          <w:numId w:val="100"/>
        </w:numPr>
        <w:spacing w:before="0" w:beforeAutospacing="0" w:after="0" w:afterAutospacing="0"/>
        <w:textAlignment w:val="baseline"/>
        <w:rPr>
          <w:rFonts w:ascii="Calibri" w:hAnsi="Calibri" w:cs="Calibri"/>
          <w:sz w:val="22"/>
          <w:szCs w:val="22"/>
        </w:rPr>
      </w:pPr>
      <w:r>
        <w:rPr>
          <w:rStyle w:val="normaltextrun"/>
          <w:rFonts w:ascii="Calibri" w:hAnsi="Calibri" w:cs="Calibri"/>
          <w:sz w:val="22"/>
          <w:szCs w:val="22"/>
        </w:rPr>
        <w:t>Hierarchische Struktur: Durch diesen Aufbau wird eine kaskadierte Synchronisation erreicht. Das Dritt-System bleibt logisch getrennt, partizipiert jedoch indirekt an der hochverfügbaren Zeitreferenz (Landseite/GPS) des OBS.</w:t>
      </w:r>
      <w:r>
        <w:rPr>
          <w:rStyle w:val="eop"/>
          <w:rFonts w:ascii="Calibri" w:hAnsi="Calibri" w:cs="Calibri"/>
          <w:sz w:val="22"/>
          <w:szCs w:val="22"/>
        </w:rPr>
        <w:t> </w:t>
      </w:r>
    </w:p>
    <w:p w14:paraId="73821C71" w14:textId="77777777" w:rsidR="009A680A" w:rsidRDefault="009A680A" w:rsidP="009A680A">
      <w:pPr>
        <w:pStyle w:val="paragraph"/>
        <w:spacing w:before="0" w:beforeAutospacing="0" w:after="0" w:afterAutospacing="0"/>
        <w:textAlignment w:val="baseline"/>
        <w:rPr>
          <w:rStyle w:val="normaltextrun"/>
          <w:rFonts w:ascii="Calibri" w:hAnsi="Calibri" w:cs="Calibri"/>
          <w:sz w:val="22"/>
          <w:szCs w:val="22"/>
        </w:rPr>
      </w:pPr>
    </w:p>
    <w:p w14:paraId="046F7BDD" w14:textId="4A496CFB" w:rsidR="00273E41" w:rsidRPr="009A680A" w:rsidRDefault="009A680A" w:rsidP="009A680A">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Abschließend ist festzuhalten, dass sämtliche Drittgeräte - auch jene, die physisch an den IoB-Switchen angebunden sind - ihre Zeit ausschließlich über den eigenen NTP-Server im Drittsystem beziehen. Da diese Teilnehmer logisch in VLANs isoliert sind, bleibt die strikte Netzwerktrennung trotz gemeinsamer Hardware-Infrastruktur gewahrt.</w:t>
      </w:r>
      <w:r>
        <w:rPr>
          <w:rStyle w:val="eop"/>
          <w:rFonts w:ascii="Calibri" w:hAnsi="Calibri" w:cs="Calibri"/>
          <w:sz w:val="22"/>
          <w:szCs w:val="22"/>
        </w:rPr>
        <w:t> </w:t>
      </w:r>
    </w:p>
    <w:p w14:paraId="2ACF4954" w14:textId="735A5FD8" w:rsidR="002542CC" w:rsidRDefault="002542CC">
      <w:pPr>
        <w:rPr>
          <w:lang w:val="de-DE" w:eastAsia="ja-JP"/>
        </w:rPr>
      </w:pPr>
    </w:p>
    <w:p w14:paraId="57CDD85A" w14:textId="16F32125" w:rsidR="00EE6C0C" w:rsidRDefault="00AD5827" w:rsidP="00273E41">
      <w:pPr>
        <w:pStyle w:val="Heading2"/>
        <w:rPr>
          <w:lang w:bidi="th-TH"/>
        </w:rPr>
      </w:pPr>
      <w:bookmarkStart w:id="72" w:name="_Toc229775506"/>
      <w:r>
        <w:rPr>
          <w:lang w:val="de-AT" w:bidi="th-TH"/>
        </w:rPr>
        <w:t>Routing und Internetzugang für externe Netzwerk</w:t>
      </w:r>
      <w:bookmarkEnd w:id="72"/>
    </w:p>
    <w:p w14:paraId="5C643473" w14:textId="77777777" w:rsidR="00AD5827" w:rsidRPr="00AD5827" w:rsidRDefault="00AD5827" w:rsidP="00AD5827">
      <w:pPr>
        <w:rPr>
          <w:lang w:val="de-DE" w:eastAsia="ja-JP" w:bidi="th-TH"/>
        </w:rPr>
      </w:pPr>
      <w:r>
        <w:rPr>
          <w:lang w:val="de-DE" w:eastAsia="ja-JP" w:bidi="th-TH"/>
        </w:rPr>
        <w:t>Die CCU fungiert als zentrale Schnittstelle zwischen dem Fahrzeugnetzwerk und der Landseite (externe Netze) und ermöglicht auch den Netzwerken von Stadler den definierten Zugang ins Internet.</w:t>
      </w:r>
    </w:p>
    <w:p w14:paraId="3ECDA239" w14:textId="2C2F5F1E" w:rsidR="00AD5827" w:rsidRPr="00AD5827" w:rsidRDefault="00AD5827" w:rsidP="00AD5827">
      <w:pPr>
        <w:rPr>
          <w:lang w:val="de-DE" w:eastAsia="ja-JP" w:bidi="th-TH"/>
        </w:rPr>
      </w:pPr>
      <w:r>
        <w:rPr>
          <w:lang w:val="de-DE" w:eastAsia="ja-JP" w:bidi="th-TH"/>
        </w:rPr>
        <w:t>Für die Kommunikation zwischen dem Stadler-Router und der CCU wird ein dediziertes VLAN verwendet. Der gesamte darüber laufende Datenverkehr wird zunächst an die CCU geleitet, einer Sicherheitsprüfung unterzogen und mittels NAT ins interne Nomad-Backend überführt, anschließend – sofern freigegeben – ins Internet weitergeleitet.</w:t>
      </w:r>
    </w:p>
    <w:p w14:paraId="71D544D6" w14:textId="3060DF8F" w:rsidR="00AD5827" w:rsidRPr="00AD5827" w:rsidRDefault="00AD5827" w:rsidP="00AD5827">
      <w:pPr>
        <w:rPr>
          <w:lang w:val="de-DE" w:eastAsia="ja-JP" w:bidi="th-TH"/>
        </w:rPr>
      </w:pPr>
      <w:r>
        <w:rPr>
          <w:lang w:val="de-DE" w:eastAsia="ja-JP" w:bidi="th-TH"/>
        </w:rPr>
        <w:t>Um die Netzwerksicherheit zu gewährleisten, wird sämtlicher ausgehender Verkehr durch eine Firewall gefiltert. Nur explizit definierte und freigegebene Verbindungen werden erlaubt; nicht spezifizierter Datenverkehr wird konsequent blockiert.</w:t>
      </w:r>
    </w:p>
    <w:p w14:paraId="744E49C3" w14:textId="21FEEF60" w:rsidR="002542CC" w:rsidRDefault="00AD5827">
      <w:pPr>
        <w:rPr>
          <w:lang w:val="de-DE" w:eastAsia="ja-JP" w:bidi="th-TH"/>
        </w:rPr>
      </w:pPr>
      <w:r>
        <w:rPr>
          <w:lang w:val="de-DE" w:eastAsia="ja-JP" w:bidi="th-TH"/>
        </w:rPr>
        <w:t>Daher müssen alle gewünschten Kommunikationspfade im Vorfeld klar definiert werden, um die entsprechenden Freigaben umsetzen zu können</w:t>
      </w:r>
    </w:p>
    <w:p w14:paraId="1AD130AF" w14:textId="0284024E" w:rsidR="002542CC" w:rsidRDefault="002542CC" w:rsidP="002542CC">
      <w:pPr>
        <w:pStyle w:val="Heading3"/>
        <w:rPr>
          <w:lang w:eastAsia="ja-JP"/>
        </w:rPr>
      </w:pPr>
      <w:bookmarkStart w:id="73" w:name="_Toc229775507"/>
      <w:r>
        <w:rPr>
          <w:lang w:eastAsia="ja-JP"/>
        </w:rPr>
        <w:lastRenderedPageBreak/>
        <w:t>Erlaubte Verbindungen für Stadler-Netzwerke</w:t>
      </w:r>
      <w:bookmarkEnd w:id="73"/>
    </w:p>
    <w:tbl>
      <w:tblPr>
        <w:tblStyle w:val="Polarion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1701"/>
        <w:gridCol w:w="1701"/>
        <w:gridCol w:w="1701"/>
        <w:gridCol w:w="850"/>
        <w:gridCol w:w="1270"/>
      </w:tblGrid>
      <w:tr w:rsidR="00AD5827" w:rsidRPr="002542CC" w14:paraId="66E27A6E" w14:textId="77777777" w:rsidTr="004B21F2">
        <w:tc>
          <w:tcPr>
            <w:tcW w:w="2122" w:type="dxa"/>
          </w:tcPr>
          <w:p w14:paraId="08F87D18" w14:textId="69B238F0" w:rsidR="00AD5827" w:rsidRPr="00AE7BEC" w:rsidRDefault="00AD5827" w:rsidP="002542CC">
            <w:pPr>
              <w:spacing w:before="120" w:after="120"/>
              <w:jc w:val="center"/>
              <w:rPr>
                <w:rFonts w:ascii="Calibri" w:hAnsi="Calibri" w:cs="Calibri"/>
                <w:b/>
                <w:bCs/>
                <w:lang w:val="de-DE" w:eastAsia="ja-JP" w:bidi="th-TH"/>
              </w:rPr>
            </w:pPr>
            <w:r>
              <w:rPr>
                <w:rFonts w:ascii="Calibri" w:hAnsi="Calibri" w:cs="Calibri"/>
                <w:b/>
                <w:bCs/>
                <w:lang w:val="de-DE" w:eastAsia="ja-JP" w:bidi="th-TH"/>
              </w:rPr>
              <w:t>Beschreibung</w:t>
            </w:r>
          </w:p>
        </w:tc>
        <w:tc>
          <w:tcPr>
            <w:tcW w:w="1701" w:type="dxa"/>
          </w:tcPr>
          <w:p w14:paraId="3FE3A9CE" w14:textId="1C1EE4FC" w:rsidR="00AD5827" w:rsidRPr="00AE7BEC" w:rsidRDefault="002542CC" w:rsidP="002542CC">
            <w:pPr>
              <w:spacing w:before="120" w:after="120"/>
              <w:jc w:val="center"/>
              <w:rPr>
                <w:rFonts w:ascii="Calibri" w:hAnsi="Calibri" w:cs="Calibri"/>
                <w:b/>
                <w:bCs/>
                <w:lang w:val="de-DE" w:eastAsia="ja-JP" w:bidi="th-TH"/>
              </w:rPr>
            </w:pPr>
            <w:r>
              <w:rPr>
                <w:rFonts w:ascii="Calibri" w:hAnsi="Calibri" w:cs="Calibri"/>
                <w:b/>
                <w:bCs/>
                <w:lang w:val="de-DE" w:eastAsia="ja-JP" w:bidi="th-TH"/>
              </w:rPr>
              <w:t>Ausgehend von</w:t>
            </w:r>
          </w:p>
        </w:tc>
        <w:tc>
          <w:tcPr>
            <w:tcW w:w="1701" w:type="dxa"/>
          </w:tcPr>
          <w:p w14:paraId="1BF6247F" w14:textId="31136AA9" w:rsidR="00AD5827" w:rsidRPr="00AE7BEC" w:rsidRDefault="00AD5827" w:rsidP="002542CC">
            <w:pPr>
              <w:spacing w:before="120" w:after="120"/>
              <w:jc w:val="center"/>
              <w:rPr>
                <w:rFonts w:ascii="Calibri" w:hAnsi="Calibri" w:cs="Calibri"/>
                <w:b/>
                <w:bCs/>
                <w:lang w:val="de-DE" w:eastAsia="ja-JP" w:bidi="th-TH"/>
              </w:rPr>
            </w:pPr>
            <w:r>
              <w:rPr>
                <w:rFonts w:ascii="Calibri" w:hAnsi="Calibri" w:cs="Calibri"/>
                <w:b/>
                <w:bCs/>
                <w:lang w:val="de-DE" w:eastAsia="ja-JP" w:bidi="th-TH"/>
              </w:rPr>
              <w:t>Source</w:t>
            </w:r>
          </w:p>
        </w:tc>
        <w:tc>
          <w:tcPr>
            <w:tcW w:w="1701" w:type="dxa"/>
          </w:tcPr>
          <w:p w14:paraId="4CE2DBC0" w14:textId="68533EA4" w:rsidR="00AD5827" w:rsidRPr="00AE7BEC" w:rsidRDefault="00AD5827" w:rsidP="002542CC">
            <w:pPr>
              <w:spacing w:before="120" w:after="120"/>
              <w:jc w:val="center"/>
              <w:rPr>
                <w:rFonts w:ascii="Calibri" w:hAnsi="Calibri" w:cs="Calibri"/>
                <w:b/>
                <w:bCs/>
                <w:lang w:val="de-DE" w:eastAsia="ja-JP" w:bidi="th-TH"/>
              </w:rPr>
            </w:pPr>
            <w:r>
              <w:rPr>
                <w:rFonts w:ascii="Calibri" w:hAnsi="Calibri" w:cs="Calibri"/>
                <w:b/>
                <w:bCs/>
                <w:lang w:val="de-DE" w:eastAsia="ja-JP" w:bidi="th-TH"/>
              </w:rPr>
              <w:t>Destination</w:t>
            </w:r>
          </w:p>
        </w:tc>
        <w:tc>
          <w:tcPr>
            <w:tcW w:w="850" w:type="dxa"/>
          </w:tcPr>
          <w:p w14:paraId="43F72700" w14:textId="773E84DE" w:rsidR="00AD5827" w:rsidRPr="00AE7BEC" w:rsidRDefault="00AD5827" w:rsidP="002542CC">
            <w:pPr>
              <w:spacing w:before="120" w:after="120"/>
              <w:jc w:val="center"/>
              <w:rPr>
                <w:rFonts w:ascii="Calibri" w:hAnsi="Calibri" w:cs="Calibri"/>
                <w:b/>
                <w:bCs/>
                <w:lang w:val="de-DE" w:eastAsia="ja-JP" w:bidi="th-TH"/>
              </w:rPr>
            </w:pPr>
            <w:r>
              <w:rPr>
                <w:rFonts w:ascii="Calibri" w:hAnsi="Calibri" w:cs="Calibri"/>
                <w:b/>
                <w:bCs/>
                <w:lang w:val="de-DE" w:eastAsia="ja-JP" w:bidi="th-TH"/>
              </w:rPr>
              <w:t>Port</w:t>
            </w:r>
          </w:p>
        </w:tc>
        <w:tc>
          <w:tcPr>
            <w:tcW w:w="1270" w:type="dxa"/>
          </w:tcPr>
          <w:p w14:paraId="361536C2" w14:textId="73E8C5BF" w:rsidR="00AD5827" w:rsidRPr="00AE7BEC" w:rsidRDefault="00AD5827" w:rsidP="002542CC">
            <w:pPr>
              <w:spacing w:before="120" w:after="120"/>
              <w:jc w:val="center"/>
              <w:rPr>
                <w:rFonts w:ascii="Calibri" w:hAnsi="Calibri" w:cs="Calibri"/>
                <w:b/>
                <w:bCs/>
                <w:lang w:val="de-DE" w:eastAsia="ja-JP" w:bidi="th-TH"/>
              </w:rPr>
            </w:pPr>
            <w:r>
              <w:rPr>
                <w:rFonts w:ascii="Calibri" w:hAnsi="Calibri" w:cs="Calibri"/>
                <w:b/>
                <w:bCs/>
                <w:lang w:val="de-DE" w:eastAsia="ja-JP" w:bidi="th-TH"/>
              </w:rPr>
              <w:t>Protokoll</w:t>
            </w:r>
          </w:p>
        </w:tc>
      </w:tr>
      <w:tr w:rsidR="00AD5827" w:rsidRPr="002542CC" w14:paraId="433A3969" w14:textId="77777777" w:rsidTr="004B21F2">
        <w:tc>
          <w:tcPr>
            <w:tcW w:w="2122" w:type="dxa"/>
          </w:tcPr>
          <w:p w14:paraId="197FB284" w14:textId="3743C0F0" w:rsidR="00AD5827" w:rsidRPr="00AE7BEC" w:rsidRDefault="00AD5827" w:rsidP="002542CC">
            <w:pPr>
              <w:spacing w:before="120" w:after="120"/>
              <w:jc w:val="center"/>
              <w:rPr>
                <w:rFonts w:ascii="Calibri" w:hAnsi="Calibri" w:cs="Calibri"/>
                <w:lang w:val="de-DE" w:eastAsia="ja-JP" w:bidi="th-TH"/>
              </w:rPr>
            </w:pPr>
            <w:r>
              <w:rPr>
                <w:rFonts w:ascii="Calibri" w:hAnsi="Calibri" w:cs="Calibri"/>
                <w:lang w:val="de-DE" w:eastAsia="ja-JP" w:bidi="th-TH"/>
              </w:rPr>
              <w:t>VPN-Tunnel zum RDS</w:t>
            </w:r>
          </w:p>
        </w:tc>
        <w:tc>
          <w:tcPr>
            <w:tcW w:w="1701" w:type="dxa"/>
          </w:tcPr>
          <w:p w14:paraId="52F042A6" w14:textId="0708BAAB" w:rsidR="00AD5827" w:rsidRPr="00AE7BEC" w:rsidRDefault="00AD5827" w:rsidP="002542CC">
            <w:pPr>
              <w:spacing w:before="120" w:after="120"/>
              <w:jc w:val="center"/>
              <w:rPr>
                <w:rFonts w:ascii="Calibri" w:hAnsi="Calibri" w:cs="Calibri"/>
                <w:lang w:val="de-DE" w:eastAsia="ja-JP" w:bidi="th-TH"/>
              </w:rPr>
            </w:pPr>
            <w:r>
              <w:rPr>
                <w:rFonts w:ascii="Calibri" w:hAnsi="Calibri" w:cs="Calibri"/>
                <w:lang w:val="de-DE" w:eastAsia="ja-JP" w:bidi="th-TH"/>
              </w:rPr>
              <w:t>Zug</w:t>
            </w:r>
          </w:p>
        </w:tc>
        <w:tc>
          <w:tcPr>
            <w:tcW w:w="1701" w:type="dxa"/>
          </w:tcPr>
          <w:p w14:paraId="6639CC32" w14:textId="2322D982" w:rsidR="00AD5827" w:rsidRPr="00AE7BEC" w:rsidRDefault="00AD5827" w:rsidP="002542CC">
            <w:pPr>
              <w:spacing w:before="120" w:after="120"/>
              <w:jc w:val="center"/>
              <w:rPr>
                <w:rFonts w:ascii="Calibri" w:hAnsi="Calibri" w:cs="Calibri"/>
                <w:lang w:val="de-DE" w:eastAsia="ja-JP" w:bidi="th-TH"/>
              </w:rPr>
            </w:pPr>
            <w:r>
              <w:rPr>
                <w:rFonts w:ascii="Calibri" w:hAnsi="Calibri" w:cs="Calibri"/>
                <w:lang w:val="de-DE" w:eastAsia="ja-JP" w:bidi="th-TH"/>
              </w:rPr>
              <w:t>Stadler Router</w:t>
            </w:r>
          </w:p>
        </w:tc>
        <w:tc>
          <w:tcPr>
            <w:tcW w:w="1701" w:type="dxa"/>
          </w:tcPr>
          <w:p w14:paraId="525B7799" w14:textId="2F43337A" w:rsidR="00AD5827" w:rsidRPr="00AE7BEC" w:rsidRDefault="00AD5827" w:rsidP="002542CC">
            <w:pPr>
              <w:spacing w:before="120" w:after="120"/>
              <w:jc w:val="center"/>
              <w:rPr>
                <w:rFonts w:ascii="Calibri" w:hAnsi="Calibri" w:cs="Calibri"/>
                <w:lang w:val="de-DE" w:eastAsia="ja-JP" w:bidi="th-TH"/>
              </w:rPr>
            </w:pPr>
            <w:r>
              <w:rPr>
                <w:rFonts w:ascii="Calibri" w:hAnsi="Calibri" w:cs="Calibri"/>
                <w:lang w:val="de-DE" w:eastAsia="ja-JP" w:bidi="th-TH"/>
              </w:rPr>
              <w:t>62.2.130.53</w:t>
            </w:r>
          </w:p>
        </w:tc>
        <w:tc>
          <w:tcPr>
            <w:tcW w:w="850" w:type="dxa"/>
          </w:tcPr>
          <w:p w14:paraId="42401C4C" w14:textId="1A17121E" w:rsidR="00AD5827" w:rsidRPr="00AE7BEC" w:rsidRDefault="00AD5827" w:rsidP="002542CC">
            <w:pPr>
              <w:spacing w:before="120" w:after="120"/>
              <w:jc w:val="center"/>
              <w:rPr>
                <w:rFonts w:ascii="Calibri" w:hAnsi="Calibri" w:cs="Calibri"/>
                <w:lang w:val="de-DE" w:eastAsia="ja-JP" w:bidi="th-TH"/>
              </w:rPr>
            </w:pPr>
            <w:r>
              <w:rPr>
                <w:rFonts w:ascii="Calibri" w:hAnsi="Calibri" w:cs="Calibri"/>
                <w:lang w:val="de-DE" w:eastAsia="ja-JP" w:bidi="th-TH"/>
              </w:rPr>
              <w:t>83</w:t>
            </w:r>
          </w:p>
        </w:tc>
        <w:tc>
          <w:tcPr>
            <w:tcW w:w="1270" w:type="dxa"/>
          </w:tcPr>
          <w:p w14:paraId="1A0815D5" w14:textId="324EC20F" w:rsidR="00AD5827" w:rsidRPr="00AE7BEC" w:rsidRDefault="00AD5827" w:rsidP="002542CC">
            <w:pPr>
              <w:spacing w:before="120" w:after="120"/>
              <w:jc w:val="center"/>
              <w:rPr>
                <w:rFonts w:ascii="Calibri" w:hAnsi="Calibri" w:cs="Calibri"/>
                <w:lang w:val="de-DE" w:eastAsia="ja-JP" w:bidi="th-TH"/>
              </w:rPr>
            </w:pPr>
            <w:r>
              <w:rPr>
                <w:rFonts w:ascii="Calibri" w:hAnsi="Calibri" w:cs="Calibri"/>
                <w:lang w:val="de-DE" w:eastAsia="ja-JP" w:bidi="th-TH"/>
              </w:rPr>
              <w:t>UDP</w:t>
            </w:r>
          </w:p>
        </w:tc>
      </w:tr>
      <w:tr w:rsidR="00AD5827" w:rsidRPr="002542CC" w14:paraId="44C35B00" w14:textId="77777777" w:rsidTr="004B21F2">
        <w:tc>
          <w:tcPr>
            <w:tcW w:w="2122" w:type="dxa"/>
          </w:tcPr>
          <w:p w14:paraId="2BB9515B" w14:textId="60B26220" w:rsidR="00AD5827" w:rsidRPr="00AE7BEC" w:rsidRDefault="00AD5827" w:rsidP="002542CC">
            <w:pPr>
              <w:spacing w:before="120" w:after="120"/>
              <w:jc w:val="center"/>
              <w:rPr>
                <w:rFonts w:ascii="Calibri" w:hAnsi="Calibri" w:cs="Calibri"/>
                <w:lang w:val="de-DE" w:eastAsia="ja-JP" w:bidi="th-TH"/>
              </w:rPr>
            </w:pPr>
            <w:r>
              <w:rPr>
                <w:rFonts w:ascii="Calibri" w:hAnsi="Calibri" w:cs="Calibri"/>
                <w:lang w:val="de-DE" w:eastAsia="ja-JP" w:bidi="th-TH"/>
              </w:rPr>
              <w:t>VPN-Tunnel zum RDS</w:t>
            </w:r>
          </w:p>
        </w:tc>
        <w:tc>
          <w:tcPr>
            <w:tcW w:w="1701" w:type="dxa"/>
          </w:tcPr>
          <w:p w14:paraId="7F72CC39" w14:textId="67095F2E" w:rsidR="00AD5827" w:rsidRPr="00AE7BEC" w:rsidRDefault="00AD5827" w:rsidP="002542CC">
            <w:pPr>
              <w:spacing w:before="120" w:after="120"/>
              <w:jc w:val="center"/>
              <w:rPr>
                <w:rFonts w:ascii="Calibri" w:hAnsi="Calibri" w:cs="Calibri"/>
                <w:lang w:val="de-DE" w:eastAsia="ja-JP" w:bidi="th-TH"/>
              </w:rPr>
            </w:pPr>
            <w:r>
              <w:rPr>
                <w:rFonts w:ascii="Calibri" w:hAnsi="Calibri" w:cs="Calibri"/>
                <w:lang w:val="de-DE" w:eastAsia="ja-JP" w:bidi="th-TH"/>
              </w:rPr>
              <w:t>Zug</w:t>
            </w:r>
          </w:p>
        </w:tc>
        <w:tc>
          <w:tcPr>
            <w:tcW w:w="1701" w:type="dxa"/>
          </w:tcPr>
          <w:p w14:paraId="7211A170" w14:textId="272775D0" w:rsidR="00AD5827" w:rsidRPr="00AE7BEC" w:rsidRDefault="00AD5827" w:rsidP="002542CC">
            <w:pPr>
              <w:spacing w:before="120" w:after="120"/>
              <w:jc w:val="center"/>
              <w:rPr>
                <w:rFonts w:ascii="Calibri" w:hAnsi="Calibri" w:cs="Calibri"/>
                <w:lang w:val="de-DE" w:eastAsia="ja-JP" w:bidi="th-TH"/>
              </w:rPr>
            </w:pPr>
            <w:r>
              <w:rPr>
                <w:rFonts w:ascii="Calibri" w:hAnsi="Calibri" w:cs="Calibri"/>
                <w:lang w:val="de-DE" w:eastAsia="ja-JP" w:bidi="th-TH"/>
              </w:rPr>
              <w:t>Stadler Router</w:t>
            </w:r>
          </w:p>
        </w:tc>
        <w:tc>
          <w:tcPr>
            <w:tcW w:w="1701" w:type="dxa"/>
          </w:tcPr>
          <w:p w14:paraId="296B33E9" w14:textId="2AFDC5F9" w:rsidR="00AD5827" w:rsidRPr="00AE7BEC" w:rsidRDefault="00AD5827" w:rsidP="002542CC">
            <w:pPr>
              <w:spacing w:before="120" w:after="120"/>
              <w:jc w:val="center"/>
              <w:rPr>
                <w:rFonts w:ascii="Calibri" w:hAnsi="Calibri" w:cs="Calibri"/>
                <w:lang w:val="de-DE" w:eastAsia="ja-JP" w:bidi="th-TH"/>
              </w:rPr>
            </w:pPr>
            <w:r>
              <w:rPr>
                <w:rFonts w:ascii="Calibri" w:hAnsi="Calibri" w:cs="Calibri"/>
                <w:lang w:val="de-DE" w:eastAsia="ja-JP" w:bidi="th-TH"/>
              </w:rPr>
              <w:t>62.2.130.53</w:t>
            </w:r>
          </w:p>
        </w:tc>
        <w:tc>
          <w:tcPr>
            <w:tcW w:w="850" w:type="dxa"/>
          </w:tcPr>
          <w:p w14:paraId="4AF61BB0" w14:textId="732CFE04" w:rsidR="00AD5827" w:rsidRPr="00AE7BEC" w:rsidRDefault="00AD5827" w:rsidP="002542CC">
            <w:pPr>
              <w:spacing w:before="120" w:after="120"/>
              <w:jc w:val="center"/>
              <w:rPr>
                <w:rFonts w:ascii="Calibri" w:hAnsi="Calibri" w:cs="Calibri"/>
                <w:lang w:val="de-DE" w:eastAsia="ja-JP" w:bidi="th-TH"/>
              </w:rPr>
            </w:pPr>
            <w:r>
              <w:rPr>
                <w:rFonts w:ascii="Calibri" w:hAnsi="Calibri" w:cs="Calibri"/>
                <w:lang w:val="de-DE" w:eastAsia="ja-JP" w:bidi="th-TH"/>
              </w:rPr>
              <w:t>84</w:t>
            </w:r>
          </w:p>
        </w:tc>
        <w:tc>
          <w:tcPr>
            <w:tcW w:w="1270" w:type="dxa"/>
          </w:tcPr>
          <w:p w14:paraId="10B32C9E" w14:textId="428A13FD" w:rsidR="00AD5827" w:rsidRPr="00AE7BEC" w:rsidRDefault="00AD5827" w:rsidP="002542CC">
            <w:pPr>
              <w:spacing w:before="120" w:after="120"/>
              <w:jc w:val="center"/>
              <w:rPr>
                <w:rFonts w:ascii="Calibri" w:hAnsi="Calibri" w:cs="Calibri"/>
                <w:lang w:val="de-DE" w:eastAsia="ja-JP" w:bidi="th-TH"/>
              </w:rPr>
            </w:pPr>
            <w:r>
              <w:rPr>
                <w:rFonts w:ascii="Calibri" w:hAnsi="Calibri" w:cs="Calibri"/>
                <w:lang w:val="de-DE" w:eastAsia="ja-JP" w:bidi="th-TH"/>
              </w:rPr>
              <w:t>UDP</w:t>
            </w:r>
          </w:p>
        </w:tc>
      </w:tr>
      <w:tr w:rsidR="00AD5827" w:rsidRPr="002542CC" w14:paraId="47FCC026" w14:textId="77777777" w:rsidTr="004B21F2">
        <w:tc>
          <w:tcPr>
            <w:tcW w:w="2122" w:type="dxa"/>
          </w:tcPr>
          <w:p w14:paraId="1586F248" w14:textId="5E65D2D9" w:rsidR="00AD5827" w:rsidRPr="00AE7BEC" w:rsidRDefault="00AD5827" w:rsidP="002542CC">
            <w:pPr>
              <w:spacing w:before="120" w:after="120"/>
              <w:jc w:val="center"/>
              <w:rPr>
                <w:rFonts w:ascii="Calibri" w:hAnsi="Calibri" w:cs="Calibri"/>
                <w:lang w:val="de-DE" w:eastAsia="ja-JP" w:bidi="th-TH"/>
              </w:rPr>
            </w:pPr>
            <w:r>
              <w:rPr>
                <w:rFonts w:ascii="Calibri" w:hAnsi="Calibri" w:cs="Calibri"/>
                <w:lang w:val="de-DE" w:eastAsia="ja-JP" w:bidi="th-TH"/>
              </w:rPr>
              <w:t>Datenübertragung zu ÖBB-Landseite</w:t>
            </w:r>
          </w:p>
        </w:tc>
        <w:tc>
          <w:tcPr>
            <w:tcW w:w="1701" w:type="dxa"/>
          </w:tcPr>
          <w:p w14:paraId="7509817B" w14:textId="16AC5A19" w:rsidR="00AD5827" w:rsidRPr="00AE7BEC" w:rsidRDefault="00AD5827" w:rsidP="002542CC">
            <w:pPr>
              <w:spacing w:before="120" w:after="120"/>
              <w:jc w:val="center"/>
              <w:rPr>
                <w:rFonts w:ascii="Calibri" w:hAnsi="Calibri" w:cs="Calibri"/>
                <w:lang w:val="de-DE" w:eastAsia="ja-JP" w:bidi="th-TH"/>
              </w:rPr>
            </w:pPr>
            <w:r>
              <w:rPr>
                <w:rFonts w:ascii="Calibri" w:hAnsi="Calibri" w:cs="Calibri"/>
                <w:lang w:val="de-DE" w:eastAsia="ja-JP" w:bidi="th-TH"/>
              </w:rPr>
              <w:t>Zug</w:t>
            </w:r>
          </w:p>
        </w:tc>
        <w:tc>
          <w:tcPr>
            <w:tcW w:w="1701" w:type="dxa"/>
          </w:tcPr>
          <w:p w14:paraId="08B936E9" w14:textId="5EB93D09" w:rsidR="00AD5827" w:rsidRPr="00AE7BEC" w:rsidRDefault="00AD5827" w:rsidP="002542CC">
            <w:pPr>
              <w:spacing w:before="120" w:after="120"/>
              <w:jc w:val="center"/>
              <w:rPr>
                <w:rFonts w:ascii="Calibri" w:hAnsi="Calibri" w:cs="Calibri"/>
                <w:lang w:val="de-DE" w:eastAsia="ja-JP" w:bidi="th-TH"/>
              </w:rPr>
            </w:pPr>
            <w:r>
              <w:rPr>
                <w:rFonts w:ascii="Calibri" w:hAnsi="Calibri" w:cs="Calibri"/>
                <w:lang w:val="de-DE" w:eastAsia="ja-JP" w:bidi="th-TH"/>
              </w:rPr>
              <w:t>Stadler Router</w:t>
            </w:r>
          </w:p>
        </w:tc>
        <w:tc>
          <w:tcPr>
            <w:tcW w:w="1701" w:type="dxa"/>
          </w:tcPr>
          <w:p w14:paraId="447C396C" w14:textId="01214908" w:rsidR="00AD5827" w:rsidRPr="00AE7BEC" w:rsidRDefault="00AD5827" w:rsidP="002542CC">
            <w:pPr>
              <w:spacing w:before="120" w:after="120"/>
              <w:jc w:val="center"/>
              <w:rPr>
                <w:rFonts w:ascii="Calibri" w:hAnsi="Calibri" w:cs="Calibri"/>
                <w:lang w:val="de-DE" w:eastAsia="ja-JP" w:bidi="th-TH"/>
              </w:rPr>
            </w:pPr>
            <w:r>
              <w:rPr>
                <w:rFonts w:ascii="Calibri" w:hAnsi="Calibri" w:cs="Calibri"/>
                <w:lang w:val="de-DE" w:eastAsia="ja-JP" w:bidi="th-TH"/>
              </w:rPr>
              <w:t>195.69.192.153</w:t>
            </w:r>
          </w:p>
        </w:tc>
        <w:tc>
          <w:tcPr>
            <w:tcW w:w="850" w:type="dxa"/>
          </w:tcPr>
          <w:p w14:paraId="7D834688" w14:textId="17A9A6B2" w:rsidR="00AD5827" w:rsidRPr="00AE7BEC" w:rsidRDefault="00AD5827" w:rsidP="002542CC">
            <w:pPr>
              <w:spacing w:before="120" w:after="120"/>
              <w:jc w:val="center"/>
              <w:rPr>
                <w:rFonts w:ascii="Calibri" w:hAnsi="Calibri" w:cs="Calibri"/>
                <w:lang w:val="de-DE" w:eastAsia="ja-JP" w:bidi="th-TH"/>
              </w:rPr>
            </w:pPr>
            <w:r>
              <w:rPr>
                <w:rFonts w:ascii="Calibri" w:hAnsi="Calibri" w:cs="Calibri"/>
                <w:lang w:val="de-DE" w:eastAsia="ja-JP" w:bidi="th-TH"/>
              </w:rPr>
              <w:t>22</w:t>
            </w:r>
          </w:p>
        </w:tc>
        <w:tc>
          <w:tcPr>
            <w:tcW w:w="1270" w:type="dxa"/>
          </w:tcPr>
          <w:p w14:paraId="6CB3C796" w14:textId="1E8D48A9" w:rsidR="00AD5827" w:rsidRPr="00AE7BEC" w:rsidRDefault="00AD5827" w:rsidP="002542CC">
            <w:pPr>
              <w:spacing w:before="120" w:after="120"/>
              <w:jc w:val="center"/>
              <w:rPr>
                <w:rFonts w:ascii="Calibri" w:hAnsi="Calibri" w:cs="Calibri"/>
                <w:lang w:val="de-DE" w:eastAsia="ja-JP" w:bidi="th-TH"/>
              </w:rPr>
            </w:pPr>
            <w:r>
              <w:rPr>
                <w:rFonts w:ascii="Calibri" w:hAnsi="Calibri" w:cs="Calibri"/>
                <w:lang w:val="de-DE" w:eastAsia="ja-JP" w:bidi="th-TH"/>
              </w:rPr>
              <w:t>TCP</w:t>
            </w:r>
          </w:p>
        </w:tc>
      </w:tr>
      <w:tr w:rsidR="00AD5827" w:rsidRPr="002542CC" w14:paraId="56096DEC" w14:textId="77777777" w:rsidTr="004B21F2">
        <w:tc>
          <w:tcPr>
            <w:tcW w:w="2122" w:type="dxa"/>
          </w:tcPr>
          <w:p w14:paraId="466458FB" w14:textId="22368565" w:rsidR="00AD5827" w:rsidRPr="00AE7BEC" w:rsidRDefault="00AD5827" w:rsidP="002542CC">
            <w:pPr>
              <w:spacing w:before="120" w:after="120"/>
              <w:jc w:val="center"/>
              <w:rPr>
                <w:rFonts w:ascii="Calibri" w:hAnsi="Calibri" w:cs="Calibri"/>
                <w:lang w:val="de-DE" w:eastAsia="ja-JP" w:bidi="th-TH"/>
              </w:rPr>
            </w:pPr>
            <w:r>
              <w:rPr>
                <w:rFonts w:ascii="Calibri" w:hAnsi="Calibri" w:cs="Calibri"/>
                <w:lang w:val="de-DE" w:eastAsia="ja-JP" w:bidi="th-TH"/>
              </w:rPr>
              <w:t>IPSec Tunnel zum Videoserver</w:t>
            </w:r>
          </w:p>
        </w:tc>
        <w:tc>
          <w:tcPr>
            <w:tcW w:w="1701" w:type="dxa"/>
          </w:tcPr>
          <w:p w14:paraId="12B67399" w14:textId="148CBF73" w:rsidR="00AD5827" w:rsidRPr="00AE7BEC" w:rsidRDefault="00AD5827" w:rsidP="002542CC">
            <w:pPr>
              <w:spacing w:before="120" w:after="120"/>
              <w:jc w:val="center"/>
              <w:rPr>
                <w:rFonts w:ascii="Calibri" w:hAnsi="Calibri" w:cs="Calibri"/>
                <w:lang w:val="de-DE" w:eastAsia="ja-JP" w:bidi="th-TH"/>
              </w:rPr>
            </w:pPr>
            <w:r>
              <w:rPr>
                <w:rFonts w:ascii="Calibri" w:hAnsi="Calibri" w:cs="Calibri"/>
                <w:lang w:val="de-DE" w:eastAsia="ja-JP" w:bidi="th-TH"/>
              </w:rPr>
              <w:t>Zug</w:t>
            </w:r>
          </w:p>
        </w:tc>
        <w:tc>
          <w:tcPr>
            <w:tcW w:w="1701" w:type="dxa"/>
          </w:tcPr>
          <w:p w14:paraId="7C7D62F6" w14:textId="7E6C6D7A" w:rsidR="00AD5827" w:rsidRPr="00AE7BEC" w:rsidRDefault="00AD5827" w:rsidP="002542CC">
            <w:pPr>
              <w:spacing w:before="120" w:after="120"/>
              <w:jc w:val="center"/>
              <w:rPr>
                <w:rFonts w:ascii="Calibri" w:hAnsi="Calibri" w:cs="Calibri"/>
                <w:lang w:val="de-DE" w:eastAsia="ja-JP" w:bidi="th-TH"/>
              </w:rPr>
            </w:pPr>
            <w:r>
              <w:rPr>
                <w:rFonts w:ascii="Calibri" w:hAnsi="Calibri" w:cs="Calibri"/>
                <w:lang w:val="de-DE" w:eastAsia="ja-JP" w:bidi="th-TH"/>
              </w:rPr>
              <w:t>Stadler Router</w:t>
            </w:r>
          </w:p>
        </w:tc>
        <w:tc>
          <w:tcPr>
            <w:tcW w:w="1701" w:type="dxa"/>
          </w:tcPr>
          <w:p w14:paraId="714A61EA" w14:textId="38D44CCB" w:rsidR="00AD5827" w:rsidRPr="00AE7BEC" w:rsidRDefault="00AD5827" w:rsidP="002542CC">
            <w:pPr>
              <w:spacing w:before="120" w:after="120"/>
              <w:jc w:val="center"/>
              <w:rPr>
                <w:rFonts w:ascii="Calibri" w:hAnsi="Calibri" w:cs="Calibri"/>
                <w:lang w:val="de-DE" w:eastAsia="ja-JP" w:bidi="th-TH"/>
              </w:rPr>
            </w:pPr>
            <w:r>
              <w:rPr>
                <w:rFonts w:ascii="Calibri" w:hAnsi="Calibri" w:cs="Calibri"/>
                <w:lang w:val="de-DE" w:eastAsia="ja-JP" w:bidi="th-TH"/>
              </w:rPr>
              <w:t>TBD</w:t>
            </w:r>
          </w:p>
        </w:tc>
        <w:tc>
          <w:tcPr>
            <w:tcW w:w="850" w:type="dxa"/>
          </w:tcPr>
          <w:p w14:paraId="18680815" w14:textId="0E365551" w:rsidR="00AD5827" w:rsidRPr="00AE7BEC" w:rsidRDefault="00AD5827" w:rsidP="002542CC">
            <w:pPr>
              <w:spacing w:before="120" w:after="120"/>
              <w:jc w:val="center"/>
              <w:rPr>
                <w:rFonts w:ascii="Calibri" w:hAnsi="Calibri" w:cs="Calibri"/>
                <w:lang w:val="de-DE" w:eastAsia="ja-JP" w:bidi="th-TH"/>
              </w:rPr>
            </w:pPr>
            <w:r>
              <w:rPr>
                <w:rFonts w:ascii="Calibri" w:hAnsi="Calibri" w:cs="Calibri"/>
                <w:lang w:val="de-DE" w:eastAsia="ja-JP" w:bidi="th-TH"/>
              </w:rPr>
              <w:t>500</w:t>
            </w:r>
          </w:p>
        </w:tc>
        <w:tc>
          <w:tcPr>
            <w:tcW w:w="1270" w:type="dxa"/>
          </w:tcPr>
          <w:p w14:paraId="045CEBC2" w14:textId="77777777" w:rsidR="00AD5827" w:rsidRDefault="00AD5827" w:rsidP="002542CC">
            <w:pPr>
              <w:spacing w:before="120" w:after="120"/>
              <w:jc w:val="center"/>
              <w:rPr>
                <w:rFonts w:ascii="Calibri" w:hAnsi="Calibri" w:cs="Calibri"/>
                <w:lang w:val="de-DE" w:eastAsia="ja-JP" w:bidi="th-TH"/>
              </w:rPr>
            </w:pPr>
            <w:r>
              <w:rPr>
                <w:rFonts w:ascii="Calibri" w:hAnsi="Calibri" w:cs="Calibri"/>
                <w:lang w:val="de-DE" w:eastAsia="ja-JP" w:bidi="th-TH"/>
              </w:rPr>
              <w:t>UDP</w:t>
            </w:r>
          </w:p>
          <w:p w14:paraId="0AC71705" w14:textId="77777777" w:rsidR="00AE7BEC" w:rsidRDefault="00AE7BEC" w:rsidP="002542CC">
            <w:pPr>
              <w:spacing w:before="120" w:after="120"/>
              <w:jc w:val="center"/>
              <w:rPr>
                <w:rFonts w:ascii="Calibri" w:hAnsi="Calibri" w:cs="Calibri"/>
                <w:lang w:val="de-DE" w:eastAsia="ja-JP" w:bidi="th-TH"/>
              </w:rPr>
            </w:pPr>
          </w:p>
          <w:p w14:paraId="4D9B333C" w14:textId="5E497715" w:rsidR="00AE7BEC" w:rsidRPr="00AE7BEC" w:rsidRDefault="00AE7BEC" w:rsidP="002542CC">
            <w:pPr>
              <w:spacing w:before="120" w:after="120"/>
              <w:jc w:val="center"/>
              <w:rPr>
                <w:rFonts w:ascii="Calibri" w:hAnsi="Calibri" w:cs="Calibri"/>
                <w:lang w:val="de-DE" w:eastAsia="ja-JP" w:bidi="th-TH"/>
              </w:rPr>
            </w:pPr>
          </w:p>
        </w:tc>
      </w:tr>
    </w:tbl>
    <w:p w14:paraId="6888D21F" w14:textId="5C8AD772" w:rsidR="00DA5766" w:rsidRDefault="0046075E" w:rsidP="009D54C6">
      <w:pPr>
        <w:pStyle w:val="Heading2"/>
        <w:rPr>
          <w:lang w:bidi="th-TH"/>
        </w:rPr>
      </w:pPr>
      <w:bookmarkStart w:id="74" w:name="_Toc229775508"/>
      <w:r>
        <w:rPr>
          <w:lang w:bidi="th-TH"/>
        </w:rPr>
        <w:t>Multi-Traction</w:t>
      </w:r>
      <w:bookmarkEnd w:id="74"/>
    </w:p>
    <w:p w14:paraId="2E86686E" w14:textId="450B4528" w:rsidR="00693080" w:rsidRDefault="00693080" w:rsidP="00693080">
      <w:pPr>
        <w:rPr>
          <w:lang w:val="de-DE" w:eastAsia="ja-JP" w:bidi="th-TH"/>
        </w:rPr>
      </w:pPr>
      <w:del w:id="75" w:author="Claude" w:date="2026-05-15T00:00:00Z">
        <w:r>
          <w:rPr>
            <w:lang w:val="de-DE" w:eastAsia="ja-JP" w:bidi="th-TH"/>
          </w:rPr>
          <w:delText>Die Switch-Ports für die Multi-Traktion werden als Trunk konfiguriert und mit allen erforderlichen VLANs versehen. Dadurch ist die Kommunikation zwischen den Zugnetzwerken unmittelbar gewährleistet. Durch den Einsatz von RSTP werden mögliche Netzwerkschleifen automatisch verhindert.Für die Multi-Traktion werden ausschließlich STADLER-VLANs verwendet, da das Passagiernetz im Rahmen dieses Projekts nicht dafür vorgesehen ist. Dies vermeidet zusätzliche Komplexität, wie sie beispielsweise durch den Einsatz mehrerer CCUs entstehen würde.</w:delText>
        </w:r>
      </w:del>
      <w:ins w:id="76" w:author="Claude" w:date="2026-05-15T00:00:00Z">
        <w:r>
          <w:rPr>
            <w:lang w:val="de-DE" w:eastAsia="ja-JP" w:bidi="th-TH"/>
          </w:rPr>
          <w:t>Die Frontkupplungs-Ports (e0-2) der Endwagen-Switches (A1, A3, B1, B3) sind als Trunk konfiguriert und erlauben ausschließlich VLAN 5 (Video) und VLAN 15. Nur diese beiden VLANs werden über die Kupplungsverbindung zwischen zwei gekoppelten Fahrzeugen transportiert. RSTP läuft transparent über die OctiConn-Kupplungsverbindung und verhindert Schleifen im Gesamtverband. Die Pfadkosten der Kupplungsports sind bewusst hoch gewählt, sodass der interne Ring im Fahrzeug bevorzugt wird und der Kupplungspfad nur bei einem internen Linkausfall genutzt wird.</w:t>
        </w:r>
      </w:ins>
    </w:p>
    <w:p w14:paraId="00000906" w14:textId="00000906" w:rsidR="009D54C6" w:rsidRDefault="009D54C6" w:rsidP="009D54C6">
      <w:pPr>
        <w:rPr>
          <w:lang w:val="de-DE" w:eastAsia="ja-JP" w:bidi="th-TH"/>
        </w:rPr>
      </w:pPr>
      <w:ins w:id="77" w:author="Claude" w:date="2026-05-15T00:00:00Z">
        <w:r>
          <w:rPr>
            <w:lang w:val="de-DE" w:eastAsia="ja-JP" w:bidi="th-TH"/>
          </w:rPr>
          <w:t>Nicht im Leistungsumfang (Variation Order gemäß ND-036 Kap. 6): Die folgenden Funktionen sind ausdrücklich NICHT Bestandteil des Standardangebots von Nomad und werden nur im Rahmen einer gesonderten Variation Order (VO) realisiert: (1) Aufbau eines gemeinsamen Netzwerks über alle gekoppelten Fahrzeuge (Multi-Traction-Netzwerk); (2) Routing der Stadler-Dienste (CCTV, FIS, AFZ, Sprechstelle etc.) über die Kupplungsverbindung; (3) Redundante CCU-Konfiguration und CCU-Übernahme bei Ausfall; (4) Routing des Passagier-VLANs (PWLAN) über die Kupplung; (5) Engineering Pages über mehrere Fahrzeuge; (6) NMS-Integration für Drittsysteme. Diese Punkte sind abhängig von Eingaben, die Stadler bis 15. Juni 2026 bereitstellt (IP-Schema, VLAN-Liste, QoS-Anforderungen).</w:t>
        </w:r>
      </w:ins>
    </w:p>
    <w:p w14:paraId="00000907" w14:textId="00000907" w:rsidR="009D54C6" w:rsidRDefault="009D54C6" w:rsidP="009D54C6">
      <w:pPr>
        <w:rPr>
          <w:lang w:val="de-DE" w:eastAsia="ja-JP" w:bidi="th-TH"/>
        </w:rPr>
      </w:pPr>
      <w:ins w:id="78" w:author="Claude" w:date="2026-05-15T00:00:00Z">
        <w:r>
          <w:rPr>
            <w:b/>
            <w:lang w:val="de-DE" w:eastAsia="ja-JP" w:bidi="th-TH"/>
          </w:rPr>
          <w:t>Netzwerktopologie im Mehrfachtraktionsverband</w:t>
        </w:r>
      </w:ins>
    </w:p>
    <w:p w14:paraId="00000908" w14:textId="00000908" w:rsidR="009D54C6" w:rsidRDefault="009D54C6" w:rsidP="009D54C6">
      <w:pPr>
        <w:rPr>
          <w:lang w:val="de-DE" w:eastAsia="ja-JP" w:bidi="th-TH"/>
        </w:rPr>
      </w:pPr>
      <w:ins w:id="79" w:author="Claude" w:date="2026-05-15T00:00:00Z">
        <w:r>
          <w:rPr>
            <w:lang w:val="de-DE" w:eastAsia="ja-JP" w:bidi="th-TH"/>
          </w:rPr>
          <w:t>Bei gekoppelten Fahrzeugen entsteht eine Reihentopologie (U-Topologie / Daisy-Chain): Die internen Switch-Ringe der einzelnen Fahrzeuge werden über den Frontkupplungsport (e0-2) der Endwagen-Switches (A1 bzw. A3) miteinander verbunden. Es ergibt sich folgende Struktur:</w:t>
        </w:r>
      </w:ins>
    </w:p>
    <w:p w14:paraId="00000909" w14:textId="00000909" w:rsidR="009D54C6" w:rsidRDefault="009D54C6" w:rsidP="009D54C6">
      <w:pPr>
        <w:rPr>
          <w:lang w:val="de-DE" w:eastAsia="ja-JP" w:bidi="th-TH"/>
        </w:rPr>
      </w:pPr>
      <w:ins w:id="80" w:author="Claude" w:date="2026-05-15T00:00:00Z">
        <w:r>
          <w:rPr>
            <w:rFonts w:ascii="Courier New" w:hAnsi="Courier New" w:cs="Courier New"/>
            <w:lang w:val="de-DE" w:eastAsia="ja-JP" w:bidi="th-TH"/>
          </w:rPr>
          <w:t>[Fahrzeug A: interner Ring] ― e0-2 ― [Fahrzeug B: interner Ring] ― e0-2 ― [Fahrzeug C: interner Ring]</w:t>
        </w:r>
      </w:ins>
    </w:p>
    <w:p w14:paraId="0000090A" w14:textId="0000090A" w:rsidR="009D54C6" w:rsidRDefault="009D54C6" w:rsidP="009D54C6">
      <w:pPr>
        <w:rPr>
          <w:lang w:val="de-DE" w:eastAsia="ja-JP" w:bidi="th-TH"/>
        </w:rPr>
      </w:pPr>
      <w:ins w:id="81" w:author="Claude" w:date="2026-05-15T00:00:00Z">
        <w:r>
          <w:rPr>
            <w:lang w:val="de-DE" w:eastAsia="ja-JP" w:bidi="th-TH"/>
          </w:rPr>
          <w:t xml:space="preserve">Es handelt sich ausdrücklich um keine Ring-Topologie zwischen den Fahrzeugen. RSTP läuft transparent über die OctiConn-Kupplungsverbindung. Die Kupplungsports (e0-2) erhalten bewusst sehr hohe RSTP-Pfadkosten (A3: train_id × 2 000 000; A1: train_id × 1 000 000), sodass der interne Fahrzeugring als bevorzugter Pfad gewählt wird. Der Kupplungspfad wird von RSTP nur dann aktiviert, wenn ein interner Link im Fahrzeug ausfällt — er dient als Schutzpfad, nicht als Normalbetriebspfad. Im Normalbetrieb wird der Kupplungsport von RSTP nicht blockiert (er ist der einzige Pfad zwischen den Fahrzeugen), </w:t>
        </w:r>
        <w:r>
          <w:rPr>
            <w:lang w:val="de-DE" w:eastAsia="ja-JP" w:bidi="th-TH"/>
          </w:rPr>
          <w:lastRenderedPageBreak/>
          <w:t>verbleibt jedoch aufgrund der hohen Pfadkosten ohne Einfluss auf die Root-Port-Wahl innerhalb der Fahrzeuge.</w:t>
        </w:r>
      </w:ins>
    </w:p>
    <w:p w14:paraId="23ED9A42" w14:textId="77777777" w:rsidR="00AE7BEC" w:rsidRDefault="00AE7BEC" w:rsidP="00693080">
      <w:pPr>
        <w:rPr>
          <w:lang w:val="de-DE" w:eastAsia="ja-JP" w:bidi="th-TH"/>
        </w:rPr>
      </w:pPr>
    </w:p>
    <w:p w14:paraId="03406436" w14:textId="50EFD001" w:rsidR="009D54C6" w:rsidRDefault="00001F1B" w:rsidP="009D54C6">
      <w:pPr>
        <w:pStyle w:val="Heading2"/>
        <w:rPr>
          <w:lang w:bidi="th-TH"/>
        </w:rPr>
      </w:pPr>
      <w:bookmarkStart w:id="82" w:name="_Toc229775510"/>
      <w:r>
        <w:rPr>
          <w:lang w:bidi="th-TH"/>
        </w:rPr>
        <w:t>Anforderungen</w:t>
      </w:r>
      <w:bookmarkEnd w:id="82"/>
    </w:p>
    <w:p w14:paraId="15359072" w14:textId="6CB7B850" w:rsidR="009D54C6" w:rsidRDefault="009D54C6" w:rsidP="009D54C6">
      <w:pPr>
        <w:rPr>
          <w:lang w:eastAsia="ja-JP" w:bidi="th-TH"/>
        </w:rPr>
      </w:pPr>
      <w:r>
        <w:rPr>
          <w:lang w:eastAsia="ja-JP" w:bidi="th-TH"/>
        </w:rPr>
        <w:t>Stadler hat die folgenden Dienstleistungen von dem eingesetzten IoB-Switch angefordert, die im Rahmen der „Detailed Design Review“-Phase des Projekts weiter erörtert werden:</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35"/>
        <w:gridCol w:w="4695"/>
      </w:tblGrid>
      <w:tr w:rsidR="009D54C6" w:rsidRPr="009D54C6" w14:paraId="5C914D86"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18D53FA0" w14:textId="77777777" w:rsidR="009D54C6" w:rsidRPr="009D54C6" w:rsidRDefault="009D54C6" w:rsidP="009D54C6">
            <w:pPr>
              <w:spacing w:before="120" w:after="120"/>
              <w:ind w:left="57"/>
              <w:rPr>
                <w:lang w:val="de-DE" w:eastAsia="ja-JP" w:bidi="th-TH"/>
              </w:rPr>
            </w:pPr>
            <w:r>
              <w:rPr>
                <w:b/>
                <w:bCs/>
                <w:lang w:eastAsia="ja-JP" w:bidi="th-TH"/>
              </w:rPr>
              <w:t>Stadler Anforderungen:</w:t>
            </w:r>
            <w:r>
              <w:rPr>
                <w:lang w:val="de-DE" w:eastAsia="ja-JP" w:bidi="th-TH"/>
              </w:rPr>
              <w:t> </w:t>
            </w:r>
          </w:p>
        </w:tc>
        <w:tc>
          <w:tcPr>
            <w:tcW w:w="4695" w:type="dxa"/>
            <w:tcBorders>
              <w:top w:val="single" w:sz="6" w:space="0" w:color="auto"/>
              <w:left w:val="single" w:sz="6" w:space="0" w:color="auto"/>
              <w:bottom w:val="single" w:sz="6" w:space="0" w:color="auto"/>
              <w:right w:val="single" w:sz="6" w:space="0" w:color="auto"/>
            </w:tcBorders>
            <w:hideMark/>
          </w:tcPr>
          <w:p w14:paraId="47F6A7D4" w14:textId="77777777" w:rsidR="009D54C6" w:rsidRPr="009D54C6" w:rsidRDefault="009D54C6" w:rsidP="009D54C6">
            <w:pPr>
              <w:spacing w:before="120" w:after="120"/>
              <w:ind w:left="57"/>
              <w:rPr>
                <w:lang w:val="de-DE" w:eastAsia="ja-JP" w:bidi="th-TH"/>
              </w:rPr>
            </w:pPr>
            <w:r>
              <w:rPr>
                <w:b/>
                <w:bCs/>
                <w:lang w:eastAsia="ja-JP" w:bidi="th-TH"/>
              </w:rPr>
              <w:t>Nomad Konformität</w:t>
            </w:r>
            <w:r>
              <w:rPr>
                <w:lang w:val="de-DE" w:eastAsia="ja-JP" w:bidi="th-TH"/>
              </w:rPr>
              <w:t> </w:t>
            </w:r>
          </w:p>
        </w:tc>
      </w:tr>
      <w:tr w:rsidR="009D54C6" w:rsidRPr="009D54C6" w14:paraId="1D51F093"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444D7D77" w14:textId="72A40E4F" w:rsidR="009D54C6" w:rsidRPr="009D54C6" w:rsidRDefault="009D54C6" w:rsidP="009D54C6">
            <w:pPr>
              <w:spacing w:before="120" w:after="120"/>
              <w:ind w:left="57"/>
              <w:rPr>
                <w:lang w:val="de-DE" w:eastAsia="ja-JP" w:bidi="th-TH"/>
              </w:rPr>
            </w:pPr>
            <w:r>
              <w:rPr>
                <w:lang w:eastAsia="ja-JP" w:bidi="th-TH"/>
              </w:rPr>
              <w:t>-Startup Zeit maximal 30 Sekunden</w:t>
            </w:r>
            <w:r>
              <w:rPr>
                <w:lang w:val="de-DE" w:eastAsia="ja-JP" w:bidi="th-TH"/>
              </w:rPr>
              <w:t> </w:t>
            </w:r>
          </w:p>
        </w:tc>
        <w:tc>
          <w:tcPr>
            <w:tcW w:w="4695" w:type="dxa"/>
            <w:tcBorders>
              <w:top w:val="single" w:sz="6" w:space="0" w:color="auto"/>
              <w:left w:val="single" w:sz="6" w:space="0" w:color="auto"/>
              <w:bottom w:val="single" w:sz="6" w:space="0" w:color="auto"/>
              <w:right w:val="single" w:sz="6" w:space="0" w:color="auto"/>
            </w:tcBorders>
            <w:hideMark/>
          </w:tcPr>
          <w:p w14:paraId="6BD31ED0" w14:textId="77777777" w:rsidR="009D54C6" w:rsidRPr="009D54C6" w:rsidRDefault="009D54C6" w:rsidP="009D54C6">
            <w:pPr>
              <w:spacing w:before="120" w:after="120"/>
              <w:ind w:left="57"/>
              <w:rPr>
                <w:lang w:val="de-DE" w:eastAsia="ja-JP" w:bidi="th-TH"/>
              </w:rPr>
            </w:pPr>
            <w:r>
              <w:rPr>
                <w:lang w:eastAsia="ja-JP" w:bidi="th-TH"/>
              </w:rPr>
              <w:t>Ja</w:t>
            </w:r>
            <w:r>
              <w:rPr>
                <w:lang w:val="de-DE" w:eastAsia="ja-JP" w:bidi="th-TH"/>
              </w:rPr>
              <w:t> </w:t>
            </w:r>
          </w:p>
        </w:tc>
      </w:tr>
      <w:tr w:rsidR="009D54C6" w:rsidRPr="009D54C6" w14:paraId="17ABBAFE"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33C4F634" w14:textId="451C1A78" w:rsidR="009D54C6" w:rsidRPr="009D54C6" w:rsidRDefault="009D54C6" w:rsidP="009D54C6">
            <w:pPr>
              <w:spacing w:before="120" w:after="120"/>
              <w:ind w:left="57"/>
              <w:rPr>
                <w:lang w:val="de-DE" w:eastAsia="ja-JP" w:bidi="th-TH"/>
              </w:rPr>
            </w:pPr>
            <w:r>
              <w:rPr>
                <w:lang w:eastAsia="ja-JP" w:bidi="th-TH"/>
              </w:rPr>
              <w:t>-DNS Server</w:t>
            </w:r>
            <w:r>
              <w:rPr>
                <w:lang w:val="de-DE" w:eastAsia="ja-JP" w:bidi="th-TH"/>
              </w:rPr>
              <w:t> </w:t>
            </w:r>
          </w:p>
        </w:tc>
        <w:tc>
          <w:tcPr>
            <w:tcW w:w="4695" w:type="dxa"/>
            <w:tcBorders>
              <w:top w:val="single" w:sz="6" w:space="0" w:color="auto"/>
              <w:left w:val="single" w:sz="6" w:space="0" w:color="auto"/>
              <w:bottom w:val="single" w:sz="6" w:space="0" w:color="auto"/>
              <w:right w:val="single" w:sz="6" w:space="0" w:color="auto"/>
            </w:tcBorders>
            <w:hideMark/>
          </w:tcPr>
          <w:p w14:paraId="2625EAC1" w14:textId="77777777" w:rsidR="009D54C6" w:rsidRPr="009D54C6" w:rsidRDefault="009D54C6" w:rsidP="009D54C6">
            <w:pPr>
              <w:spacing w:before="120" w:after="120"/>
              <w:ind w:left="57"/>
              <w:rPr>
                <w:lang w:val="de-DE" w:eastAsia="ja-JP" w:bidi="th-TH"/>
              </w:rPr>
            </w:pPr>
            <w:r>
              <w:rPr>
                <w:lang w:eastAsia="ja-JP" w:bidi="th-TH"/>
              </w:rPr>
              <w:t>Ja</w:t>
            </w:r>
            <w:r>
              <w:rPr>
                <w:lang w:val="de-DE" w:eastAsia="ja-JP" w:bidi="th-TH"/>
              </w:rPr>
              <w:t> </w:t>
            </w:r>
          </w:p>
        </w:tc>
      </w:tr>
      <w:tr w:rsidR="009D54C6" w:rsidRPr="009D54C6" w14:paraId="6ED42E10"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2BCA205E" w14:textId="18BD556F" w:rsidR="009D54C6" w:rsidRPr="009D54C6" w:rsidRDefault="009D54C6" w:rsidP="009D54C6">
            <w:pPr>
              <w:spacing w:before="120" w:after="120"/>
              <w:ind w:left="57"/>
              <w:rPr>
                <w:lang w:val="de-DE" w:eastAsia="ja-JP" w:bidi="th-TH"/>
              </w:rPr>
            </w:pPr>
            <w:r>
              <w:rPr>
                <w:lang w:eastAsia="ja-JP" w:bidi="th-TH"/>
              </w:rPr>
              <w:t>-Port basierter DHCP</w:t>
            </w:r>
            <w:r>
              <w:rPr>
                <w:lang w:val="de-DE" w:eastAsia="ja-JP" w:bidi="th-TH"/>
              </w:rPr>
              <w:t> </w:t>
            </w:r>
          </w:p>
        </w:tc>
        <w:tc>
          <w:tcPr>
            <w:tcW w:w="4695" w:type="dxa"/>
            <w:tcBorders>
              <w:top w:val="single" w:sz="6" w:space="0" w:color="auto"/>
              <w:left w:val="single" w:sz="6" w:space="0" w:color="auto"/>
              <w:bottom w:val="single" w:sz="6" w:space="0" w:color="auto"/>
              <w:right w:val="single" w:sz="6" w:space="0" w:color="auto"/>
            </w:tcBorders>
            <w:hideMark/>
          </w:tcPr>
          <w:p w14:paraId="0448904B" w14:textId="77777777" w:rsidR="009D54C6" w:rsidRPr="009D54C6" w:rsidRDefault="009D54C6" w:rsidP="009D54C6">
            <w:pPr>
              <w:spacing w:before="120" w:after="120"/>
              <w:ind w:left="57"/>
              <w:rPr>
                <w:lang w:val="de-DE" w:eastAsia="ja-JP" w:bidi="th-TH"/>
              </w:rPr>
            </w:pPr>
            <w:r>
              <w:rPr>
                <w:lang w:eastAsia="ja-JP" w:bidi="th-TH"/>
              </w:rPr>
              <w:t>Ja</w:t>
            </w:r>
            <w:r>
              <w:rPr>
                <w:lang w:val="de-DE" w:eastAsia="ja-JP" w:bidi="th-TH"/>
              </w:rPr>
              <w:t> </w:t>
            </w:r>
          </w:p>
        </w:tc>
      </w:tr>
      <w:tr w:rsidR="009D54C6" w:rsidRPr="009D54C6" w14:paraId="491C83BE"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32CDF46E" w14:textId="732FB639" w:rsidR="009D54C6" w:rsidRPr="009D54C6" w:rsidRDefault="009D54C6" w:rsidP="009D54C6">
            <w:pPr>
              <w:spacing w:before="120" w:after="120"/>
              <w:ind w:left="57"/>
              <w:rPr>
                <w:lang w:val="de-DE" w:eastAsia="ja-JP" w:bidi="th-TH"/>
              </w:rPr>
            </w:pPr>
            <w:r>
              <w:rPr>
                <w:lang w:eastAsia="ja-JP" w:bidi="th-TH"/>
              </w:rPr>
              <w:t>-IP / Netzmaske</w:t>
            </w:r>
            <w:r>
              <w:rPr>
                <w:lang w:val="de-DE" w:eastAsia="ja-JP" w:bidi="th-TH"/>
              </w:rPr>
              <w:t> </w:t>
            </w:r>
          </w:p>
        </w:tc>
        <w:tc>
          <w:tcPr>
            <w:tcW w:w="4695" w:type="dxa"/>
            <w:tcBorders>
              <w:top w:val="single" w:sz="6" w:space="0" w:color="auto"/>
              <w:left w:val="single" w:sz="6" w:space="0" w:color="auto"/>
              <w:bottom w:val="single" w:sz="6" w:space="0" w:color="auto"/>
              <w:right w:val="single" w:sz="6" w:space="0" w:color="auto"/>
            </w:tcBorders>
            <w:hideMark/>
          </w:tcPr>
          <w:p w14:paraId="2226E499" w14:textId="77777777" w:rsidR="009D54C6" w:rsidRPr="009D54C6" w:rsidRDefault="009D54C6" w:rsidP="009D54C6">
            <w:pPr>
              <w:spacing w:before="120" w:after="120"/>
              <w:ind w:left="57"/>
              <w:rPr>
                <w:lang w:val="de-DE" w:eastAsia="ja-JP" w:bidi="th-TH"/>
              </w:rPr>
            </w:pPr>
            <w:r>
              <w:rPr>
                <w:lang w:eastAsia="ja-JP" w:bidi="th-TH"/>
              </w:rPr>
              <w:t>Ja</w:t>
            </w:r>
            <w:r>
              <w:rPr>
                <w:lang w:val="de-DE" w:eastAsia="ja-JP" w:bidi="th-TH"/>
              </w:rPr>
              <w:t> </w:t>
            </w:r>
          </w:p>
        </w:tc>
      </w:tr>
      <w:tr w:rsidR="009D54C6" w:rsidRPr="009D54C6" w14:paraId="682DCD44"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4EB29B38" w14:textId="159563F3" w:rsidR="009D54C6" w:rsidRPr="009D54C6" w:rsidRDefault="009D54C6" w:rsidP="009D54C6">
            <w:pPr>
              <w:spacing w:before="120" w:after="120"/>
              <w:ind w:left="57"/>
              <w:rPr>
                <w:lang w:val="de-DE" w:eastAsia="ja-JP" w:bidi="th-TH"/>
              </w:rPr>
            </w:pPr>
            <w:r>
              <w:rPr>
                <w:lang w:eastAsia="ja-JP" w:bidi="th-TH"/>
              </w:rPr>
              <w:t>-Gateway</w:t>
            </w:r>
            <w:r>
              <w:rPr>
                <w:lang w:val="de-DE" w:eastAsia="ja-JP" w:bidi="th-TH"/>
              </w:rPr>
              <w:t> </w:t>
            </w:r>
          </w:p>
        </w:tc>
        <w:tc>
          <w:tcPr>
            <w:tcW w:w="4695" w:type="dxa"/>
            <w:tcBorders>
              <w:top w:val="single" w:sz="6" w:space="0" w:color="auto"/>
              <w:left w:val="single" w:sz="6" w:space="0" w:color="auto"/>
              <w:bottom w:val="single" w:sz="6" w:space="0" w:color="auto"/>
              <w:right w:val="single" w:sz="6" w:space="0" w:color="auto"/>
            </w:tcBorders>
            <w:hideMark/>
          </w:tcPr>
          <w:p w14:paraId="34F9A4A3" w14:textId="77777777" w:rsidR="009D54C6" w:rsidRPr="009D54C6" w:rsidRDefault="009D54C6" w:rsidP="009D54C6">
            <w:pPr>
              <w:spacing w:before="120" w:after="120"/>
              <w:ind w:left="57"/>
              <w:rPr>
                <w:lang w:val="de-DE" w:eastAsia="ja-JP" w:bidi="th-TH"/>
              </w:rPr>
            </w:pPr>
            <w:r>
              <w:rPr>
                <w:lang w:eastAsia="ja-JP" w:bidi="th-TH"/>
              </w:rPr>
              <w:t>Ja</w:t>
            </w:r>
            <w:r>
              <w:rPr>
                <w:lang w:val="de-DE" w:eastAsia="ja-JP" w:bidi="th-TH"/>
              </w:rPr>
              <w:t> </w:t>
            </w:r>
          </w:p>
        </w:tc>
      </w:tr>
      <w:tr w:rsidR="009D54C6" w:rsidRPr="009D54C6" w14:paraId="160BFB3C"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6F64C4FB" w14:textId="61E18891" w:rsidR="009D54C6" w:rsidRPr="009D54C6" w:rsidRDefault="009D54C6" w:rsidP="009D54C6">
            <w:pPr>
              <w:spacing w:before="120" w:after="120"/>
              <w:ind w:left="57"/>
              <w:rPr>
                <w:lang w:val="de-DE" w:eastAsia="ja-JP" w:bidi="th-TH"/>
              </w:rPr>
            </w:pPr>
            <w:r>
              <w:rPr>
                <w:lang w:eastAsia="ja-JP" w:bidi="th-TH"/>
              </w:rPr>
              <w:t>-NTP Server</w:t>
            </w:r>
            <w:r>
              <w:rPr>
                <w:lang w:val="de-DE" w:eastAsia="ja-JP" w:bidi="th-TH"/>
              </w:rPr>
              <w:t> </w:t>
            </w:r>
          </w:p>
        </w:tc>
        <w:tc>
          <w:tcPr>
            <w:tcW w:w="4695" w:type="dxa"/>
            <w:tcBorders>
              <w:top w:val="single" w:sz="6" w:space="0" w:color="auto"/>
              <w:left w:val="single" w:sz="6" w:space="0" w:color="auto"/>
              <w:bottom w:val="single" w:sz="6" w:space="0" w:color="auto"/>
              <w:right w:val="single" w:sz="6" w:space="0" w:color="auto"/>
            </w:tcBorders>
            <w:hideMark/>
          </w:tcPr>
          <w:p w14:paraId="07E5CD91" w14:textId="77777777" w:rsidR="009D54C6" w:rsidRPr="009D54C6" w:rsidRDefault="009D54C6" w:rsidP="009D54C6">
            <w:pPr>
              <w:spacing w:before="120" w:after="120"/>
              <w:ind w:left="57"/>
              <w:rPr>
                <w:lang w:val="de-DE" w:eastAsia="ja-JP" w:bidi="th-TH"/>
              </w:rPr>
            </w:pPr>
            <w:r>
              <w:rPr>
                <w:lang w:eastAsia="ja-JP" w:bidi="th-TH"/>
              </w:rPr>
              <w:t>Ja</w:t>
            </w:r>
            <w:r>
              <w:rPr>
                <w:lang w:val="de-DE" w:eastAsia="ja-JP" w:bidi="th-TH"/>
              </w:rPr>
              <w:t> </w:t>
            </w:r>
          </w:p>
        </w:tc>
      </w:tr>
      <w:tr w:rsidR="009D54C6" w:rsidRPr="009D54C6" w14:paraId="7ACE2D6D"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19A4B032" w14:textId="6C6082E8" w:rsidR="009D54C6" w:rsidRPr="009D54C6" w:rsidRDefault="009D54C6" w:rsidP="009D54C6">
            <w:pPr>
              <w:spacing w:before="120" w:after="120"/>
              <w:ind w:left="57"/>
              <w:rPr>
                <w:lang w:val="de-DE" w:eastAsia="ja-JP" w:bidi="th-TH"/>
              </w:rPr>
            </w:pPr>
            <w:r>
              <w:rPr>
                <w:lang w:eastAsia="ja-JP" w:bidi="th-TH"/>
              </w:rPr>
              <w:t>-NTP Server und Client</w:t>
            </w:r>
            <w:r>
              <w:rPr>
                <w:lang w:val="de-DE" w:eastAsia="ja-JP" w:bidi="th-TH"/>
              </w:rPr>
              <w:t> </w:t>
            </w:r>
          </w:p>
        </w:tc>
        <w:tc>
          <w:tcPr>
            <w:tcW w:w="4695" w:type="dxa"/>
            <w:tcBorders>
              <w:top w:val="single" w:sz="6" w:space="0" w:color="auto"/>
              <w:left w:val="single" w:sz="6" w:space="0" w:color="auto"/>
              <w:bottom w:val="single" w:sz="6" w:space="0" w:color="auto"/>
              <w:right w:val="single" w:sz="6" w:space="0" w:color="auto"/>
            </w:tcBorders>
            <w:hideMark/>
          </w:tcPr>
          <w:p w14:paraId="5E082DB4" w14:textId="77777777" w:rsidR="009D54C6" w:rsidRPr="009D54C6" w:rsidRDefault="009D54C6" w:rsidP="009D54C6">
            <w:pPr>
              <w:spacing w:before="120" w:after="120"/>
              <w:ind w:left="57"/>
              <w:rPr>
                <w:lang w:val="de-DE" w:eastAsia="ja-JP" w:bidi="th-TH"/>
              </w:rPr>
            </w:pPr>
            <w:r>
              <w:rPr>
                <w:lang w:eastAsia="ja-JP" w:bidi="th-TH"/>
              </w:rPr>
              <w:t>Ja</w:t>
            </w:r>
            <w:r>
              <w:rPr>
                <w:lang w:val="de-DE" w:eastAsia="ja-JP" w:bidi="th-TH"/>
              </w:rPr>
              <w:t> </w:t>
            </w:r>
          </w:p>
        </w:tc>
      </w:tr>
      <w:tr w:rsidR="009D54C6" w:rsidRPr="009D54C6" w14:paraId="49EC718D"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03C8749A" w14:textId="66C7DE96" w:rsidR="009D54C6" w:rsidRPr="009D54C6" w:rsidRDefault="009D54C6" w:rsidP="009D54C6">
            <w:pPr>
              <w:spacing w:before="120" w:after="120"/>
              <w:ind w:left="57"/>
              <w:rPr>
                <w:lang w:val="de-DE" w:eastAsia="ja-JP" w:bidi="th-TH"/>
              </w:rPr>
            </w:pPr>
            <w:r>
              <w:rPr>
                <w:lang w:eastAsia="ja-JP" w:bidi="th-TH"/>
              </w:rPr>
              <w:t>-SNMPV3 (Zustand der Netzwerkstruktur)</w:t>
            </w:r>
            <w:r>
              <w:rPr>
                <w:lang w:val="de-DE" w:eastAsia="ja-JP" w:bidi="th-TH"/>
              </w:rPr>
              <w:t> </w:t>
            </w:r>
          </w:p>
        </w:tc>
        <w:tc>
          <w:tcPr>
            <w:tcW w:w="4695" w:type="dxa"/>
            <w:tcBorders>
              <w:top w:val="single" w:sz="6" w:space="0" w:color="auto"/>
              <w:left w:val="single" w:sz="6" w:space="0" w:color="auto"/>
              <w:bottom w:val="single" w:sz="6" w:space="0" w:color="auto"/>
              <w:right w:val="single" w:sz="6" w:space="0" w:color="auto"/>
            </w:tcBorders>
            <w:hideMark/>
          </w:tcPr>
          <w:p w14:paraId="3C2DF3BD" w14:textId="77777777" w:rsidR="009D54C6" w:rsidRPr="009D54C6" w:rsidRDefault="009D54C6" w:rsidP="009D54C6">
            <w:pPr>
              <w:spacing w:before="120" w:after="120"/>
              <w:ind w:left="57"/>
              <w:rPr>
                <w:lang w:val="de-DE" w:eastAsia="ja-JP" w:bidi="th-TH"/>
              </w:rPr>
            </w:pPr>
            <w:r>
              <w:rPr>
                <w:lang w:eastAsia="ja-JP" w:bidi="th-TH"/>
              </w:rPr>
              <w:t>Ja</w:t>
            </w:r>
            <w:r>
              <w:rPr>
                <w:lang w:val="de-DE" w:eastAsia="ja-JP" w:bidi="th-TH"/>
              </w:rPr>
              <w:t> </w:t>
            </w:r>
          </w:p>
        </w:tc>
      </w:tr>
      <w:tr w:rsidR="009D54C6" w:rsidRPr="009D54C6" w14:paraId="2E207BA1"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0ECD0A8A" w14:textId="494EBB2B" w:rsidR="009D54C6" w:rsidRPr="009D54C6" w:rsidRDefault="009D54C6" w:rsidP="009D54C6">
            <w:pPr>
              <w:spacing w:before="120" w:after="120"/>
              <w:ind w:left="57"/>
              <w:rPr>
                <w:lang w:val="de-DE" w:eastAsia="ja-JP" w:bidi="th-TH"/>
              </w:rPr>
            </w:pPr>
            <w:r>
              <w:rPr>
                <w:lang w:eastAsia="ja-JP" w:bidi="th-TH"/>
              </w:rPr>
              <w:t>Pro Port:</w:t>
            </w:r>
          </w:p>
          <w:p w14:paraId="6B19FB37" w14:textId="77777777" w:rsidR="009D54C6" w:rsidRPr="009D54C6" w:rsidRDefault="009D54C6" w:rsidP="009D54C6">
            <w:pPr>
              <w:spacing w:before="120" w:after="120"/>
              <w:ind w:left="57"/>
              <w:rPr>
                <w:lang w:val="de-DE" w:eastAsia="ja-JP" w:bidi="th-TH"/>
              </w:rPr>
            </w:pPr>
            <w:r>
              <w:rPr>
                <w:lang w:eastAsia="ja-JP" w:bidi="th-TH"/>
              </w:rPr>
              <w:t>-Link Zustand</w:t>
            </w:r>
            <w:r>
              <w:rPr>
                <w:lang w:val="de-DE" w:eastAsia="ja-JP" w:bidi="th-TH"/>
              </w:rPr>
              <w:t> </w:t>
            </w:r>
          </w:p>
          <w:p w14:paraId="5EC757D4" w14:textId="77777777" w:rsidR="009D54C6" w:rsidRPr="009D54C6" w:rsidRDefault="009D54C6" w:rsidP="009D54C6">
            <w:pPr>
              <w:spacing w:before="120" w:after="120"/>
              <w:ind w:left="57"/>
              <w:rPr>
                <w:lang w:val="de-DE" w:eastAsia="ja-JP" w:bidi="th-TH"/>
              </w:rPr>
            </w:pPr>
            <w:r>
              <w:rPr>
                <w:lang w:eastAsia="ja-JP" w:bidi="th-TH"/>
              </w:rPr>
              <w:t>-Auslastung</w:t>
            </w:r>
            <w:r>
              <w:rPr>
                <w:lang w:val="de-DE" w:eastAsia="ja-JP" w:bidi="th-TH"/>
              </w:rPr>
              <w:t> </w:t>
            </w:r>
          </w:p>
          <w:p w14:paraId="18B7D6AE" w14:textId="199EFC07" w:rsidR="009D54C6" w:rsidRPr="009D54C6" w:rsidRDefault="009D54C6" w:rsidP="009D54C6">
            <w:pPr>
              <w:spacing w:before="120" w:after="120"/>
              <w:ind w:left="57"/>
              <w:rPr>
                <w:lang w:val="de-DE" w:eastAsia="ja-JP" w:bidi="th-TH"/>
              </w:rPr>
            </w:pPr>
            <w:r>
              <w:rPr>
                <w:lang w:eastAsia="ja-JP" w:bidi="th-TH"/>
              </w:rPr>
              <w:t>-Angeschlossene MAC-Adresse</w:t>
            </w:r>
            <w:r>
              <w:rPr>
                <w:lang w:val="de-DE" w:eastAsia="ja-JP" w:bidi="th-TH"/>
              </w:rPr>
              <w:t> </w:t>
            </w:r>
          </w:p>
        </w:tc>
        <w:tc>
          <w:tcPr>
            <w:tcW w:w="4695" w:type="dxa"/>
            <w:tcBorders>
              <w:top w:val="single" w:sz="6" w:space="0" w:color="auto"/>
              <w:left w:val="single" w:sz="6" w:space="0" w:color="auto"/>
              <w:bottom w:val="single" w:sz="6" w:space="0" w:color="auto"/>
              <w:right w:val="single" w:sz="6" w:space="0" w:color="auto"/>
            </w:tcBorders>
            <w:hideMark/>
          </w:tcPr>
          <w:p w14:paraId="5FB39F82" w14:textId="77777777" w:rsidR="009D54C6" w:rsidRPr="009D54C6" w:rsidRDefault="009D54C6" w:rsidP="009D54C6">
            <w:pPr>
              <w:spacing w:before="120" w:after="120"/>
              <w:ind w:left="57"/>
              <w:rPr>
                <w:lang w:val="de-DE" w:eastAsia="ja-JP" w:bidi="th-TH"/>
              </w:rPr>
            </w:pPr>
            <w:r>
              <w:rPr>
                <w:lang w:eastAsia="ja-JP" w:bidi="th-TH"/>
              </w:rPr>
              <w:t>Link Zustand – Ja</w:t>
            </w:r>
            <w:r>
              <w:rPr>
                <w:lang w:val="de-DE" w:eastAsia="ja-JP" w:bidi="th-TH"/>
              </w:rPr>
              <w:t> </w:t>
            </w:r>
          </w:p>
          <w:p w14:paraId="08FB3750" w14:textId="77777777" w:rsidR="009D54C6" w:rsidRPr="009D54C6" w:rsidRDefault="009D54C6" w:rsidP="009D54C6">
            <w:pPr>
              <w:spacing w:before="120" w:after="120"/>
              <w:ind w:left="57"/>
              <w:rPr>
                <w:lang w:val="de-DE" w:eastAsia="ja-JP" w:bidi="th-TH"/>
              </w:rPr>
            </w:pPr>
            <w:r>
              <w:rPr>
                <w:lang w:eastAsia="ja-JP" w:bidi="th-TH"/>
              </w:rPr>
              <w:t>Auslastung – Ja</w:t>
            </w:r>
            <w:r>
              <w:rPr>
                <w:lang w:val="de-DE" w:eastAsia="ja-JP" w:bidi="th-TH"/>
              </w:rPr>
              <w:t> </w:t>
            </w:r>
          </w:p>
          <w:p w14:paraId="2885BFEC" w14:textId="77777777" w:rsidR="009D54C6" w:rsidRPr="009D54C6" w:rsidRDefault="009D54C6" w:rsidP="009D54C6">
            <w:pPr>
              <w:spacing w:before="120" w:after="120"/>
              <w:ind w:left="57"/>
              <w:rPr>
                <w:lang w:val="de-DE" w:eastAsia="ja-JP" w:bidi="th-TH"/>
              </w:rPr>
            </w:pPr>
            <w:r>
              <w:rPr>
                <w:lang w:eastAsia="ja-JP" w:bidi="th-TH"/>
              </w:rPr>
              <w:t>Angeschlossene MAC-Adresse – Nein</w:t>
            </w:r>
            <w:r>
              <w:rPr>
                <w:lang w:val="de-DE" w:eastAsia="ja-JP" w:bidi="th-TH"/>
              </w:rPr>
              <w:t> </w:t>
            </w:r>
          </w:p>
        </w:tc>
      </w:tr>
      <w:tr w:rsidR="009D54C6" w:rsidRPr="009D54C6" w14:paraId="0C7E90D0"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2F33A07D" w14:textId="77777777" w:rsidR="009D54C6" w:rsidRPr="009D54C6" w:rsidRDefault="009D54C6" w:rsidP="009D54C6">
            <w:pPr>
              <w:spacing w:before="120" w:after="120"/>
              <w:ind w:left="57"/>
              <w:rPr>
                <w:lang w:val="de-DE" w:eastAsia="ja-JP" w:bidi="th-TH"/>
              </w:rPr>
            </w:pPr>
            <w:r>
              <w:rPr>
                <w:lang w:eastAsia="ja-JP" w:bidi="th-TH"/>
              </w:rPr>
              <w:t>-Benutzerauthentifizierung auf allen Schnittstellen: Webinterface, SNMP, Seriell</w:t>
            </w:r>
            <w:r>
              <w:rPr>
                <w:lang w:val="de-DE" w:eastAsia="ja-JP" w:bidi="th-TH"/>
              </w:rPr>
              <w:t> </w:t>
            </w:r>
          </w:p>
        </w:tc>
        <w:tc>
          <w:tcPr>
            <w:tcW w:w="4695" w:type="dxa"/>
            <w:tcBorders>
              <w:top w:val="single" w:sz="6" w:space="0" w:color="auto"/>
              <w:left w:val="single" w:sz="6" w:space="0" w:color="auto"/>
              <w:bottom w:val="single" w:sz="6" w:space="0" w:color="auto"/>
              <w:right w:val="single" w:sz="6" w:space="0" w:color="auto"/>
            </w:tcBorders>
            <w:hideMark/>
          </w:tcPr>
          <w:p w14:paraId="18FF12BD" w14:textId="3B6ABB1B" w:rsidR="009D54C6" w:rsidRPr="009D54C6" w:rsidRDefault="009D54C6" w:rsidP="009D54C6">
            <w:pPr>
              <w:spacing w:before="120" w:after="120"/>
              <w:ind w:left="57"/>
              <w:rPr>
                <w:lang w:eastAsia="ja-JP" w:bidi="th-TH"/>
              </w:rPr>
            </w:pPr>
            <w:r>
              <w:rPr>
                <w:lang w:eastAsia="ja-JP" w:bidi="th-TH"/>
              </w:rPr>
              <w:t>Seriell – Nein</w:t>
            </w:r>
            <w:r>
              <w:rPr>
                <w:lang w:eastAsia="ja-JP" w:bidi="th-TH"/>
              </w:rPr>
              <w:br/>
              <w:t>Rest - Ja</w:t>
            </w:r>
          </w:p>
        </w:tc>
      </w:tr>
      <w:tr w:rsidR="009D54C6" w:rsidRPr="009D54C6" w14:paraId="23504759"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2F34485F" w14:textId="7CBC7E5B" w:rsidR="009D54C6" w:rsidRPr="009D54C6" w:rsidRDefault="009D54C6" w:rsidP="009D54C6">
            <w:pPr>
              <w:spacing w:before="120" w:after="120"/>
              <w:ind w:left="57"/>
              <w:rPr>
                <w:lang w:val="de-DE" w:eastAsia="ja-JP" w:bidi="th-TH"/>
              </w:rPr>
            </w:pPr>
            <w:r>
              <w:rPr>
                <w:lang w:eastAsia="ja-JP" w:bidi="th-TH"/>
              </w:rPr>
              <w:t>-Redundanz Protokoll, um einen Ring zu bilden, Zeit für Recovery 20ms</w:t>
            </w:r>
            <w:r>
              <w:rPr>
                <w:lang w:val="de-DE" w:eastAsia="ja-JP" w:bidi="th-TH"/>
              </w:rPr>
              <w:t> </w:t>
            </w:r>
          </w:p>
        </w:tc>
        <w:tc>
          <w:tcPr>
            <w:tcW w:w="4695" w:type="dxa"/>
            <w:tcBorders>
              <w:top w:val="single" w:sz="6" w:space="0" w:color="auto"/>
              <w:left w:val="single" w:sz="6" w:space="0" w:color="auto"/>
              <w:bottom w:val="single" w:sz="6" w:space="0" w:color="auto"/>
              <w:right w:val="single" w:sz="6" w:space="0" w:color="auto"/>
            </w:tcBorders>
            <w:hideMark/>
          </w:tcPr>
          <w:p w14:paraId="03C93643" w14:textId="77777777" w:rsidR="009D54C6" w:rsidRPr="009D54C6" w:rsidRDefault="009D54C6" w:rsidP="009D54C6">
            <w:pPr>
              <w:spacing w:before="120" w:after="120"/>
              <w:ind w:left="57"/>
              <w:rPr>
                <w:lang w:val="de-DE" w:eastAsia="ja-JP" w:bidi="th-TH"/>
              </w:rPr>
            </w:pPr>
            <w:r>
              <w:rPr>
                <w:lang w:eastAsia="ja-JP" w:bidi="th-TH"/>
              </w:rPr>
              <w:t>RSTP – 10s</w:t>
            </w:r>
            <w:r>
              <w:rPr>
                <w:lang w:val="de-DE" w:eastAsia="ja-JP" w:bidi="th-TH"/>
              </w:rPr>
              <w:t> </w:t>
            </w:r>
          </w:p>
          <w:p w14:paraId="59336255" w14:textId="77777777" w:rsidR="009D54C6" w:rsidRPr="009D54C6" w:rsidRDefault="009D54C6" w:rsidP="009D54C6">
            <w:pPr>
              <w:spacing w:before="120" w:after="120"/>
              <w:ind w:left="57"/>
              <w:rPr>
                <w:lang w:val="de-DE" w:eastAsia="ja-JP" w:bidi="th-TH"/>
              </w:rPr>
            </w:pPr>
            <w:r>
              <w:rPr>
                <w:lang w:eastAsia="ja-JP" w:bidi="th-TH"/>
              </w:rPr>
              <w:t>STP – 50s</w:t>
            </w:r>
            <w:r>
              <w:rPr>
                <w:lang w:val="de-DE" w:eastAsia="ja-JP" w:bidi="th-TH"/>
              </w:rPr>
              <w:t> </w:t>
            </w:r>
          </w:p>
        </w:tc>
      </w:tr>
      <w:tr w:rsidR="009D54C6" w:rsidRPr="009D54C6" w14:paraId="30131D18"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4C1B9053" w14:textId="7FA55E7F" w:rsidR="009D54C6" w:rsidRPr="009D54C6" w:rsidRDefault="009D54C6" w:rsidP="009D54C6">
            <w:pPr>
              <w:spacing w:before="120" w:after="120"/>
              <w:ind w:left="57"/>
              <w:rPr>
                <w:lang w:val="de-DE" w:eastAsia="ja-JP" w:bidi="th-TH"/>
              </w:rPr>
            </w:pPr>
            <w:r>
              <w:rPr>
                <w:lang w:eastAsia="ja-JP" w:bidi="th-TH"/>
              </w:rPr>
              <w:t>-mehrere Ringe zu verbinden mit Redundanten Leitungen für Mehrfachtraktion, Zeit ca. 10 Sekunden, für die Anzahl an Fahrzeugen in Mehrfachtraktion die im Projekt möglich sind</w:t>
            </w:r>
            <w:r>
              <w:rPr>
                <w:lang w:val="de-DE" w:eastAsia="ja-JP" w:bidi="th-TH"/>
              </w:rPr>
              <w:t> </w:t>
            </w:r>
          </w:p>
        </w:tc>
        <w:tc>
          <w:tcPr>
            <w:tcW w:w="4695" w:type="dxa"/>
            <w:tcBorders>
              <w:top w:val="single" w:sz="6" w:space="0" w:color="auto"/>
              <w:left w:val="single" w:sz="6" w:space="0" w:color="auto"/>
              <w:bottom w:val="single" w:sz="6" w:space="0" w:color="auto"/>
              <w:right w:val="single" w:sz="6" w:space="0" w:color="auto"/>
            </w:tcBorders>
            <w:hideMark/>
          </w:tcPr>
          <w:p w14:paraId="3D242E5B" w14:textId="36DEC313" w:rsidR="009D54C6" w:rsidRPr="009D54C6" w:rsidRDefault="009D54C6" w:rsidP="009D54C6">
            <w:pPr>
              <w:spacing w:before="120" w:after="120"/>
              <w:ind w:left="57"/>
              <w:rPr>
                <w:lang w:val="de-DE" w:eastAsia="ja-JP" w:bidi="th-TH"/>
              </w:rPr>
            </w:pPr>
            <w:del w:id="83" w:author="Claude" w:date="2026-05-15T00:00:00Z">
              <w:r>
                <w:rPr>
                  <w:lang w:eastAsia="ja-JP" w:bidi="th-TH"/>
                </w:rPr>
                <w:delText>Muss von Stadler definiert werden und in deren Dokumentation beschrieben werden.</w:delText>
              </w:r>
            </w:del>
            <w:ins w:id="84" w:author="Claude" w:date="2026-05-15T00:00:00Z">
              <w:r>
                <w:rPr>
                  <w:lang w:eastAsia="ja-JP" w:bidi="th-TH"/>
                </w:rPr>
                <w:t xml:space="preserve">Erweiterter Leistungsumfang (Variation Order) gemäß ND-036 Kap. 6. Nomad liefert das gemeinsame Netzwerk über gekoppelte Fahrzeuge sowie das Routing der definierten Dienste, sobald Stadler folgende Eingaben bereitstellt: IP-Schema und Port-Zuweisung der Drittsysteme, Liste der über die Mehrfachtraktion zu transportierenden </w:t>
              </w:r>
              <w:r>
                <w:rPr>
                  <w:lang w:eastAsia="ja-JP" w:bidi="th-TH"/>
                </w:rPr>
                <w:lastRenderedPageBreak/>
                <w:t>Stadler-VLANs, QoS-Anforderungen sowie erwartete Durchsatzzahlen der Drittsysteme (CCTV, FIS etc.). Zieldatum: 15. Juni 2026.</w:t>
              </w:r>
            </w:ins>
          </w:p>
        </w:tc>
      </w:tr>
      <w:tr w:rsidR="009D54C6" w:rsidRPr="009D54C6" w14:paraId="2A98EE29"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684FF8DC" w14:textId="77777777" w:rsidR="009D54C6" w:rsidRPr="009D54C6" w:rsidRDefault="009D54C6" w:rsidP="009D54C6">
            <w:pPr>
              <w:spacing w:before="120" w:after="120"/>
              <w:ind w:left="57"/>
              <w:rPr>
                <w:lang w:val="de-DE" w:eastAsia="ja-JP" w:bidi="th-TH"/>
              </w:rPr>
            </w:pPr>
            <w:r>
              <w:rPr>
                <w:b/>
                <w:bCs/>
                <w:lang w:eastAsia="ja-JP" w:bidi="th-TH"/>
              </w:rPr>
              <w:lastRenderedPageBreak/>
              <w:t>Optional:</w:t>
            </w:r>
            <w:r>
              <w:rPr>
                <w:lang w:val="de-DE" w:eastAsia="ja-JP" w:bidi="th-TH"/>
              </w:rPr>
              <w:t> </w:t>
            </w:r>
          </w:p>
          <w:p w14:paraId="4223BF16" w14:textId="273AFC03" w:rsidR="009D54C6" w:rsidRPr="009D54C6" w:rsidRDefault="009D54C6" w:rsidP="009D54C6">
            <w:pPr>
              <w:spacing w:before="120" w:after="120"/>
              <w:ind w:left="57"/>
              <w:rPr>
                <w:lang w:val="de-DE" w:eastAsia="ja-JP" w:bidi="th-TH"/>
              </w:rPr>
            </w:pPr>
            <w:r>
              <w:rPr>
                <w:lang w:eastAsia="ja-JP" w:bidi="th-TH"/>
              </w:rPr>
              <w:t>-IEC 62443 4 2:2018 Zertifiziert, d.h. mit Secure Boot etc.</w:t>
            </w:r>
            <w:r>
              <w:rPr>
                <w:lang w:val="de-DE" w:eastAsia="ja-JP" w:bidi="th-TH"/>
              </w:rPr>
              <w:t xml:space="preserve">  </w:t>
            </w:r>
            <w:r>
              <w:rPr>
                <w:lang w:eastAsia="ja-JP" w:bidi="th-TH"/>
              </w:rPr>
              <w:t>-ACL</w:t>
            </w:r>
            <w:r>
              <w:rPr>
                <w:lang w:val="de-DE" w:eastAsia="ja-JP" w:bidi="th-TH"/>
              </w:rPr>
              <w:t> </w:t>
            </w:r>
          </w:p>
        </w:tc>
        <w:tc>
          <w:tcPr>
            <w:tcW w:w="4695" w:type="dxa"/>
            <w:tcBorders>
              <w:top w:val="single" w:sz="6" w:space="0" w:color="auto"/>
              <w:left w:val="single" w:sz="6" w:space="0" w:color="auto"/>
              <w:bottom w:val="single" w:sz="6" w:space="0" w:color="auto"/>
              <w:right w:val="single" w:sz="6" w:space="0" w:color="auto"/>
            </w:tcBorders>
            <w:hideMark/>
          </w:tcPr>
          <w:p w14:paraId="70669617" w14:textId="77777777" w:rsidR="009D54C6" w:rsidRPr="009D54C6" w:rsidRDefault="009D54C6" w:rsidP="009D54C6">
            <w:pPr>
              <w:spacing w:before="120" w:after="120"/>
              <w:ind w:left="57"/>
              <w:rPr>
                <w:lang w:val="de-DE" w:eastAsia="ja-JP" w:bidi="th-TH"/>
              </w:rPr>
            </w:pPr>
            <w:r>
              <w:rPr>
                <w:lang w:eastAsia="ja-JP" w:bidi="th-TH"/>
              </w:rPr>
              <w:t>Nein</w:t>
            </w:r>
            <w:r>
              <w:rPr>
                <w:lang w:val="de-DE" w:eastAsia="ja-JP" w:bidi="th-TH"/>
              </w:rPr>
              <w:t> </w:t>
            </w:r>
          </w:p>
        </w:tc>
      </w:tr>
    </w:tbl>
    <w:p w14:paraId="74A5EEF2" w14:textId="77777777" w:rsidR="00A438A4" w:rsidRDefault="00A438A4" w:rsidP="00A438A4">
      <w:pPr>
        <w:pStyle w:val="Heading1"/>
        <w:rPr>
          <w:lang w:eastAsia="ja-JP"/>
        </w:rPr>
      </w:pPr>
      <w:bookmarkStart w:id="85" w:name="_Toc229775511"/>
      <w:r>
        <w:rPr>
          <w:lang w:eastAsia="ja-JP"/>
        </w:rPr>
        <w:t>Hardwarekomponenten</w:t>
      </w:r>
      <w:bookmarkEnd w:id="85"/>
    </w:p>
    <w:p w14:paraId="1CCCBC11" w14:textId="77777777" w:rsidR="00A438A4" w:rsidRDefault="00A438A4" w:rsidP="00A438A4">
      <w:pPr>
        <w:rPr>
          <w:lang w:eastAsia="ja-JP"/>
        </w:rPr>
      </w:pPr>
      <w:r>
        <w:rPr>
          <w:lang w:eastAsia="ja-JP"/>
        </w:rPr>
        <w:t>Für alle Komponenten wird erwartet, dass der DDR-Prozess innerhalb des Projekts die Erstellung eines „Installationsparameter“-Dokuments von Nomad einschließt. Dieses Dokument wird die Informationen präzisieren, die Stadler bei ihrem Installationsdesign berücksichtigen muss, als Voraussetzung dafür, dass Nomad seine Garantieverpflichtungen für die gelieferten Komponenten einhält. Darin werden Anforderungen, wie Betriebstemperatur, Strom, Montageausrichtung, Luftstrom, Drehmoment, Freiraum und Biegeradius für die Verkabelung abgedeckt.</w:t>
      </w:r>
    </w:p>
    <w:p w14:paraId="75579F48" w14:textId="77777777" w:rsidR="00A438A4" w:rsidRDefault="00A438A4" w:rsidP="00A438A4">
      <w:pPr>
        <w:rPr>
          <w:lang w:eastAsia="ja-JP"/>
        </w:rPr>
      </w:pPr>
      <w:r>
        <w:rPr>
          <w:lang w:eastAsia="ja-JP"/>
        </w:rPr>
        <w:t>Für Wagenübergangskabel und Netzwerkkabel gibt Nomad nur die Leistungsanforderungen für das Kabelsegment an, um 10G-Verbindungen zu unterstützen. Nomad spezifiziert/entwirft/akzeptiert keine Abnahmetests für das Kabelsegment</w:t>
      </w:r>
    </w:p>
    <w:tbl>
      <w:tblPr>
        <w:tblStyle w:val="TableGrid"/>
        <w:tblW w:w="0" w:type="auto"/>
        <w:jc w:val="center"/>
        <w:tblLook w:val="04A0" w:firstRow="1" w:lastRow="0" w:firstColumn="1" w:lastColumn="0" w:noHBand="0" w:noVBand="1"/>
      </w:tblPr>
      <w:tblGrid>
        <w:gridCol w:w="2336"/>
        <w:gridCol w:w="2336"/>
        <w:gridCol w:w="2336"/>
        <w:gridCol w:w="2337"/>
      </w:tblGrid>
      <w:tr w:rsidR="00A438A4" w14:paraId="35215C19" w14:textId="77777777" w:rsidTr="006B76E5">
        <w:trPr>
          <w:jc w:val="center"/>
        </w:trPr>
        <w:tc>
          <w:tcPr>
            <w:tcW w:w="2336" w:type="dxa"/>
            <w:shd w:val="clear" w:color="auto" w:fill="B8CCE4" w:themeFill="accent1" w:themeFillTint="66"/>
            <w:vAlign w:val="center"/>
          </w:tcPr>
          <w:p w14:paraId="3D867575" w14:textId="77777777" w:rsidR="00A438A4" w:rsidRPr="00321054" w:rsidRDefault="00A438A4" w:rsidP="006B76E5">
            <w:pPr>
              <w:jc w:val="center"/>
              <w:rPr>
                <w:rFonts w:asciiTheme="minorHAnsi" w:hAnsiTheme="minorHAnsi" w:cstheme="minorHAnsi"/>
                <w:b/>
                <w:bCs/>
                <w:sz w:val="24"/>
                <w:szCs w:val="24"/>
                <w:lang w:eastAsia="ja-JP"/>
              </w:rPr>
            </w:pPr>
            <w:r>
              <w:rPr>
                <w:rFonts w:asciiTheme="minorHAnsi" w:hAnsiTheme="minorHAnsi" w:cstheme="minorHAnsi"/>
                <w:b/>
                <w:bCs/>
                <w:sz w:val="24"/>
                <w:szCs w:val="24"/>
                <w:lang w:eastAsia="ja-JP"/>
              </w:rPr>
              <w:t>Komponente</w:t>
            </w:r>
          </w:p>
        </w:tc>
        <w:tc>
          <w:tcPr>
            <w:tcW w:w="2336" w:type="dxa"/>
            <w:shd w:val="clear" w:color="auto" w:fill="B8CCE4" w:themeFill="accent1" w:themeFillTint="66"/>
            <w:vAlign w:val="center"/>
          </w:tcPr>
          <w:p w14:paraId="6A54DD59" w14:textId="77777777" w:rsidR="00A438A4" w:rsidRPr="00321054" w:rsidRDefault="00A438A4" w:rsidP="006B76E5">
            <w:pPr>
              <w:jc w:val="center"/>
              <w:rPr>
                <w:rFonts w:asciiTheme="minorHAnsi" w:hAnsiTheme="minorHAnsi" w:cstheme="minorHAnsi"/>
                <w:b/>
                <w:bCs/>
                <w:sz w:val="24"/>
                <w:szCs w:val="24"/>
                <w:lang w:eastAsia="ja-JP"/>
              </w:rPr>
            </w:pPr>
            <w:r>
              <w:rPr>
                <w:rFonts w:asciiTheme="minorHAnsi" w:hAnsiTheme="minorHAnsi" w:cstheme="minorHAnsi"/>
                <w:b/>
                <w:bCs/>
                <w:sz w:val="24"/>
                <w:szCs w:val="24"/>
                <w:lang w:eastAsia="ja-JP"/>
              </w:rPr>
              <w:t>Geliefert von</w:t>
            </w:r>
          </w:p>
        </w:tc>
        <w:tc>
          <w:tcPr>
            <w:tcW w:w="2336" w:type="dxa"/>
            <w:shd w:val="clear" w:color="auto" w:fill="B8CCE4" w:themeFill="accent1" w:themeFillTint="66"/>
            <w:vAlign w:val="center"/>
          </w:tcPr>
          <w:p w14:paraId="54BC82FC" w14:textId="77777777" w:rsidR="00A438A4" w:rsidRPr="00321054" w:rsidRDefault="00A438A4" w:rsidP="006B76E5">
            <w:pPr>
              <w:jc w:val="center"/>
              <w:rPr>
                <w:rFonts w:asciiTheme="minorHAnsi" w:hAnsiTheme="minorHAnsi" w:cstheme="minorHAnsi"/>
                <w:b/>
                <w:bCs/>
                <w:sz w:val="24"/>
                <w:szCs w:val="24"/>
                <w:lang w:eastAsia="ja-JP"/>
              </w:rPr>
            </w:pPr>
            <w:r>
              <w:rPr>
                <w:rFonts w:asciiTheme="minorHAnsi" w:hAnsiTheme="minorHAnsi" w:cstheme="minorHAnsi"/>
                <w:b/>
                <w:bCs/>
                <w:sz w:val="24"/>
                <w:szCs w:val="24"/>
                <w:lang w:eastAsia="ja-JP"/>
              </w:rPr>
              <w:t>NMID</w:t>
            </w:r>
          </w:p>
        </w:tc>
        <w:tc>
          <w:tcPr>
            <w:tcW w:w="2337" w:type="dxa"/>
            <w:shd w:val="clear" w:color="auto" w:fill="B8CCE4" w:themeFill="accent1" w:themeFillTint="66"/>
            <w:vAlign w:val="center"/>
          </w:tcPr>
          <w:p w14:paraId="5EF9EDB7" w14:textId="77777777" w:rsidR="00A438A4" w:rsidRPr="00321054" w:rsidRDefault="00A438A4" w:rsidP="006B76E5">
            <w:pPr>
              <w:jc w:val="center"/>
              <w:rPr>
                <w:rFonts w:asciiTheme="minorHAnsi" w:hAnsiTheme="minorHAnsi" w:cstheme="minorHAnsi"/>
                <w:b/>
                <w:bCs/>
                <w:sz w:val="24"/>
                <w:szCs w:val="24"/>
                <w:lang w:eastAsia="ja-JP"/>
              </w:rPr>
            </w:pPr>
            <w:r>
              <w:rPr>
                <w:rFonts w:asciiTheme="minorHAnsi" w:hAnsiTheme="minorHAnsi" w:cstheme="minorHAnsi"/>
                <w:b/>
                <w:bCs/>
                <w:sz w:val="24"/>
                <w:szCs w:val="24"/>
                <w:lang w:eastAsia="ja-JP"/>
              </w:rPr>
              <w:t>Anzahl</w:t>
            </w:r>
          </w:p>
        </w:tc>
      </w:tr>
      <w:tr w:rsidR="00CC1000" w14:paraId="00AA0001" w14:textId="77777777" w:rsidTr="006B76E5">
        <w:trPr>
          <w:jc w:val="center"/>
        </w:trPr>
        <w:tc>
          <w:tcPr>
            <w:tcW w:w="2336" w:type="dxa"/>
            <w:vAlign w:val="center"/>
          </w:tcPr>
          <w:p w14:paraId="00AA0002" w14:textId="77777777" w:rsidR="00D45FC0" w:rsidRDefault="00D45FC0"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CCU R5001C</w:t>
            </w:r>
          </w:p>
        </w:tc>
        <w:tc>
          <w:tcPr>
            <w:tcW w:w="2336" w:type="dxa"/>
            <w:vAlign w:val="center"/>
          </w:tcPr>
          <w:p w14:paraId="00AA0003" w14:textId="77777777" w:rsidR="00D45FC0" w:rsidRDefault="00D45FC0"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Nomad</w:t>
            </w:r>
          </w:p>
        </w:tc>
        <w:tc>
          <w:tcPr>
            <w:tcW w:w="2336" w:type="dxa"/>
            <w:vAlign w:val="center"/>
          </w:tcPr>
          <w:p w14:paraId="00AA0004" w14:textId="77777777" w:rsidR="00D45FC0" w:rsidRDefault="00D45FC0"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1138</w:t>
            </w:r>
          </w:p>
        </w:tc>
        <w:tc>
          <w:tcPr>
            <w:tcW w:w="2337" w:type="dxa"/>
            <w:vAlign w:val="center"/>
          </w:tcPr>
          <w:p w14:paraId="00AA0005" w14:textId="77777777" w:rsidR="00D45FC0" w:rsidRDefault="00D45FC0"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1 pro Garnitur</w:t>
            </w:r>
          </w:p>
        </w:tc>
      </w:tr>
      <w:tr w:rsidR="00CC1000" w14:paraId="00AA0006" w14:textId="77777777" w:rsidTr="006B76E5">
        <w:trPr>
          <w:jc w:val="center"/>
        </w:trPr>
        <w:tc>
          <w:tcPr>
            <w:tcW w:w="2336" w:type="dxa"/>
            <w:vAlign w:val="center"/>
          </w:tcPr>
          <w:p w14:paraId="00AA0007" w14:textId="77777777" w:rsidR="00D45FC0" w:rsidRDefault="00D45FC0"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SIM-Karten (5G)</w:t>
            </w:r>
          </w:p>
        </w:tc>
        <w:tc>
          <w:tcPr>
            <w:tcW w:w="2336" w:type="dxa"/>
            <w:vAlign w:val="center"/>
          </w:tcPr>
          <w:p w14:paraId="00AA0008" w14:textId="77777777" w:rsidR="00D45FC0" w:rsidRDefault="00D45FC0"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ÖBB</w:t>
            </w:r>
          </w:p>
        </w:tc>
        <w:tc>
          <w:tcPr>
            <w:tcW w:w="2336" w:type="dxa"/>
            <w:vAlign w:val="center"/>
          </w:tcPr>
          <w:p w14:paraId="00AA0009" w14:textId="77777777" w:rsidR="00D45FC0" w:rsidRDefault="00D45FC0"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w:t>
            </w:r>
          </w:p>
        </w:tc>
        <w:tc>
          <w:tcPr>
            <w:tcW w:w="2337" w:type="dxa"/>
            <w:vAlign w:val="center"/>
          </w:tcPr>
          <w:p w14:paraId="00AA000A" w14:textId="77777777" w:rsidR="00D45FC0" w:rsidRDefault="00D45FC0"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6 pro Garnitur</w:t>
            </w:r>
          </w:p>
        </w:tc>
      </w:tr>
      <w:tr w:rsidR="00CC1000" w14:paraId="00AA000B" w14:textId="77777777" w:rsidTr="006B76E5">
        <w:trPr>
          <w:jc w:val="center"/>
        </w:trPr>
        <w:tc>
          <w:tcPr>
            <w:tcW w:w="2336" w:type="dxa"/>
            <w:vAlign w:val="center"/>
          </w:tcPr>
          <w:p w14:paraId="00AA000C" w14:textId="77777777" w:rsidR="00D45FC0" w:rsidRDefault="00D45FC0"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Access Point: Westermo Ibex 610</w:t>
            </w:r>
          </w:p>
        </w:tc>
        <w:tc>
          <w:tcPr>
            <w:tcW w:w="2336" w:type="dxa"/>
            <w:vAlign w:val="center"/>
          </w:tcPr>
          <w:p w14:paraId="00AA000D" w14:textId="77777777" w:rsidR="00D45FC0" w:rsidRDefault="00D45FC0"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Nomad</w:t>
            </w:r>
          </w:p>
        </w:tc>
        <w:tc>
          <w:tcPr>
            <w:tcW w:w="2336" w:type="dxa"/>
            <w:vAlign w:val="center"/>
          </w:tcPr>
          <w:p w14:paraId="00AA000E" w14:textId="77777777" w:rsidR="00D45FC0" w:rsidRDefault="00D45FC0"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1043</w:t>
            </w:r>
          </w:p>
        </w:tc>
        <w:tc>
          <w:tcPr>
            <w:tcW w:w="2337" w:type="dxa"/>
            <w:vAlign w:val="center"/>
          </w:tcPr>
          <w:p w14:paraId="00AA000F" w14:textId="77777777" w:rsidR="00D45FC0" w:rsidRDefault="00D45FC0"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4 pro Wagen</w:t>
            </w:r>
          </w:p>
        </w:tc>
      </w:tr>
      <w:tr w:rsidR="00CC1000" w14:paraId="00AA0010" w14:textId="77777777" w:rsidTr="006B76E5">
        <w:trPr>
          <w:jc w:val="center"/>
        </w:trPr>
        <w:tc>
          <w:tcPr>
            <w:tcW w:w="2336" w:type="dxa"/>
            <w:vAlign w:val="center"/>
          </w:tcPr>
          <w:p w14:paraId="00AA0011" w14:textId="77777777" w:rsidR="00D45FC0" w:rsidRPr="00DF7147" w:rsidRDefault="00D45FC0" w:rsidP="006B76E5">
            <w:pPr>
              <w:jc w:val="center"/>
              <w:rPr>
                <w:rFonts w:asciiTheme="minorHAnsi" w:hAnsiTheme="minorHAnsi" w:cstheme="minorHAnsi"/>
                <w:sz w:val="24"/>
                <w:szCs w:val="24"/>
                <w:lang w:val="en-GB" w:eastAsia="ja-JP"/>
              </w:rPr>
            </w:pPr>
            <w:r w:rsidRPr="00DF7147">
              <w:rPr>
                <w:rFonts w:asciiTheme="minorHAnsi" w:hAnsiTheme="minorHAnsi" w:cstheme="minorHAnsi"/>
                <w:sz w:val="24"/>
                <w:szCs w:val="24"/>
                <w:lang w:val="en-GB" w:eastAsia="ja-JP"/>
              </w:rPr>
              <w:t>Ethernet Switch: VDSRail DS-CSWP28 (28-Port)</w:t>
            </w:r>
          </w:p>
        </w:tc>
        <w:tc>
          <w:tcPr>
            <w:tcW w:w="2336" w:type="dxa"/>
            <w:vAlign w:val="center"/>
          </w:tcPr>
          <w:p w14:paraId="00AA0012" w14:textId="77777777" w:rsidR="00D45FC0" w:rsidRDefault="00D45FC0"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Nomad</w:t>
            </w:r>
          </w:p>
        </w:tc>
        <w:tc>
          <w:tcPr>
            <w:tcW w:w="2336" w:type="dxa"/>
            <w:vAlign w:val="center"/>
          </w:tcPr>
          <w:p w14:paraId="00AA0013" w14:textId="77777777" w:rsidR="00D45FC0" w:rsidRDefault="00D45FC0"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1143</w:t>
            </w:r>
          </w:p>
        </w:tc>
        <w:tc>
          <w:tcPr>
            <w:tcW w:w="2337" w:type="dxa"/>
            <w:vAlign w:val="center"/>
          </w:tcPr>
          <w:p w14:paraId="00AA0014" w14:textId="77777777" w:rsidR="00D45FC0" w:rsidRDefault="00D45FC0"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3 pro Wagen</w:t>
            </w:r>
          </w:p>
        </w:tc>
      </w:tr>
      <w:tr w:rsidR="00CC1000" w14:paraId="00AA0015" w14:textId="77777777" w:rsidTr="006B76E5">
        <w:trPr>
          <w:jc w:val="center"/>
        </w:trPr>
        <w:tc>
          <w:tcPr>
            <w:tcW w:w="2336" w:type="dxa"/>
            <w:vAlign w:val="center"/>
          </w:tcPr>
          <w:p w14:paraId="00AA0016" w14:textId="77777777" w:rsidR="00D45FC0" w:rsidRDefault="00D45FC0"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Dachantenne: Sencity Rail Multi 1399.99.0307</w:t>
            </w:r>
          </w:p>
        </w:tc>
        <w:tc>
          <w:tcPr>
            <w:tcW w:w="2336" w:type="dxa"/>
            <w:vAlign w:val="center"/>
          </w:tcPr>
          <w:p w14:paraId="00AA0017" w14:textId="77777777" w:rsidR="00D45FC0" w:rsidRDefault="00D45FC0"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Stadler</w:t>
            </w:r>
          </w:p>
        </w:tc>
        <w:tc>
          <w:tcPr>
            <w:tcW w:w="2336" w:type="dxa"/>
            <w:vAlign w:val="center"/>
          </w:tcPr>
          <w:p w14:paraId="00AA0018" w14:textId="77777777" w:rsidR="00D45FC0" w:rsidRDefault="00D45FC0"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w:t>
            </w:r>
          </w:p>
        </w:tc>
        <w:tc>
          <w:tcPr>
            <w:tcW w:w="2337" w:type="dxa"/>
            <w:vAlign w:val="center"/>
          </w:tcPr>
          <w:p w14:paraId="00AA0019" w14:textId="77777777" w:rsidR="00D45FC0" w:rsidRDefault="00D45FC0"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4 pro Garnitur (Masterwagen)</w:t>
            </w:r>
          </w:p>
        </w:tc>
      </w:tr>
      <w:tr w:rsidR="00CC1000" w14:paraId="00AA001A" w14:textId="77777777" w:rsidTr="006B76E5">
        <w:trPr>
          <w:jc w:val="center"/>
        </w:trPr>
        <w:tc>
          <w:tcPr>
            <w:tcW w:w="2336" w:type="dxa"/>
            <w:vAlign w:val="center"/>
          </w:tcPr>
          <w:p w14:paraId="00AA001B" w14:textId="77777777" w:rsidR="00D45FC0" w:rsidRDefault="00D45FC0"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lastRenderedPageBreak/>
              <w:t>WLAN Innenantenne: Huber&amp;Suhner 1399.35.0020</w:t>
            </w:r>
          </w:p>
        </w:tc>
        <w:tc>
          <w:tcPr>
            <w:tcW w:w="2336" w:type="dxa"/>
            <w:vAlign w:val="center"/>
          </w:tcPr>
          <w:p w14:paraId="00AA001C" w14:textId="77777777" w:rsidR="00D45FC0" w:rsidRDefault="00D45FC0"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Stadler</w:t>
            </w:r>
          </w:p>
        </w:tc>
        <w:tc>
          <w:tcPr>
            <w:tcW w:w="2336" w:type="dxa"/>
            <w:vAlign w:val="center"/>
          </w:tcPr>
          <w:p w14:paraId="00AA001D" w14:textId="77777777" w:rsidR="00D45FC0" w:rsidRDefault="00D45FC0"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w:t>
            </w:r>
          </w:p>
        </w:tc>
        <w:tc>
          <w:tcPr>
            <w:tcW w:w="2337" w:type="dxa"/>
            <w:vAlign w:val="center"/>
          </w:tcPr>
          <w:p w14:paraId="00AA001E" w14:textId="77777777" w:rsidR="00D45FC0" w:rsidRDefault="00D45FC0"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4 pro Wagen (ohne Masterwagen)</w:t>
            </w:r>
          </w:p>
        </w:tc>
      </w:tr>
    </w:tbl>
    <w:p w14:paraId="7FCDEAAB" w14:textId="7F030433" w:rsidR="00B54CC9" w:rsidRDefault="00B54CC9" w:rsidP="00B54CC9">
      <w:pPr>
        <w:pStyle w:val="Heading1"/>
        <w:rPr>
          <w:lang w:eastAsia="ja-JP"/>
        </w:rPr>
      </w:pPr>
      <w:bookmarkStart w:id="86" w:name="_Toc229775512"/>
      <w:r>
        <w:rPr>
          <w:lang w:eastAsia="ja-JP"/>
        </w:rPr>
        <w:t>Hardware installation</w:t>
      </w:r>
      <w:bookmarkEnd w:id="86"/>
    </w:p>
    <w:p w14:paraId="00AA001F" w14:textId="77777777" w:rsidR="00D45FC0" w:rsidRDefault="00D45FC0" w:rsidP="00CC1000">
      <w:pPr>
        <w:rPr>
          <w:lang w:eastAsia="ja-JP"/>
        </w:rPr>
      </w:pPr>
      <w:r>
        <w:rPr>
          <w:lang w:eastAsia="ja-JP"/>
        </w:rPr>
        <w:t>Die Hardwareinstallation aller Nomad-Komponenten – einschließlich CCU, Access Points, Switches und Dachantennen – wird von Stadler Rail durchgeführt. Die Softwarekonfiguration, Inbetriebnahme (IBS) und Netzwerkintegration liegen im Verantwortungsbereich von Nomad Digital.</w:t>
      </w:r>
    </w:p>
    <w:p w14:paraId="00AA0020" w14:textId="77777777" w:rsidR="00D45FC0" w:rsidRDefault="00D45FC0" w:rsidP="00CC1000">
      <w:pPr>
        <w:rPr>
          <w:lang w:eastAsia="ja-JP"/>
        </w:rPr>
      </w:pPr>
      <w:r>
        <w:rPr>
          <w:lang w:eastAsia="ja-JP"/>
        </w:rPr>
        <w:t>Im Rahmen des Design-Detail-Review (DDR)-Prozesses erstellt Nomad ein Installationsparameter-Dokument, das alle installationsrelevanten Anforderungen festlegt: Betriebstemperatur, Stromversorgung, Montageausrichtung, Luftstrom, Anzugsmoment, Freiraum und Biegeradien der Verkabelung. Dieses Dokument ist Voraussetzung dafür, dass Nomad seine Gewährleistungsverpflichtungen erfüllen kann.</w:t>
      </w:r>
    </w:p>
    <w:p w14:paraId="00AA0021" w14:textId="77777777" w:rsidR="00D45FC0" w:rsidRDefault="00D45FC0" w:rsidP="00CC1000">
      <w:pPr>
        <w:rPr>
          <w:lang w:eastAsia="ja-JP"/>
        </w:rPr>
      </w:pPr>
      <w:r>
        <w:rPr>
          <w:lang w:eastAsia="ja-JP"/>
        </w:rPr>
        <w:t>Die Inbetriebsetzung wird von Stadler anhand des aktuellen IBS-Protokolls durchgeführt, das von Nomad erstellt und bei Änderungen aktualisiert wird. Nach Abschluss lädt Stadler das ausgefüllte Protokoll in den gemeinsamen SharePoint hoch. Nomad prüft anschließend die Vollständigkeit und Korrektheit – einschließlich Zugnummer, Datum und etwaiger Kommentare auf mögliche Fehler.</w:t>
      </w:r>
    </w:p>
    <w:p w14:paraId="00AA0022" w14:textId="77777777" w:rsidR="00D45FC0" w:rsidRDefault="00D45FC0" w:rsidP="00CC1000">
      <w:pPr>
        <w:rPr>
          <w:lang w:eastAsia="ja-JP"/>
        </w:rPr>
      </w:pPr>
      <w:r>
        <w:rPr>
          <w:lang w:eastAsia="ja-JP"/>
        </w:rPr>
        <w:t>Wagenpassierkabel und Netzwerkkabel werden von Stadler bereitgestellt. Nomad gibt ausschließlich die Leistungsanforderungen vor (10G-Unterstützung), spezifiziert oder akzeptiert jedoch keine Abnahmetests für die Kabelsegmente.</w:t>
      </w:r>
    </w:p>
    <w:p w14:paraId="58E37E37" w14:textId="38BE83AA" w:rsidR="006C37F9" w:rsidRDefault="006C37F9" w:rsidP="006C37F9">
      <w:pPr>
        <w:pStyle w:val="Heading1"/>
        <w:rPr>
          <w:lang w:eastAsia="ja-JP"/>
        </w:rPr>
      </w:pPr>
      <w:bookmarkStart w:id="87" w:name="_Toc229775513"/>
      <w:r>
        <w:rPr>
          <w:lang w:eastAsia="ja-JP"/>
        </w:rPr>
        <w:t>Zertifikate und normen</w:t>
      </w:r>
      <w:bookmarkEnd w:id="87"/>
    </w:p>
    <w:bookmarkEnd w:id="2"/>
    <w:p w14:paraId="00AA0038" w14:textId="77777777" w:rsidR="00D45FC0" w:rsidRDefault="00D45FC0" w:rsidP="00CC1000">
      <w:pPr>
        <w:rPr>
          <w:lang w:eastAsia="ja-JP"/>
        </w:rPr>
      </w:pPr>
      <w:r>
        <w:rPr>
          <w:lang w:eastAsia="ja-JP"/>
        </w:rPr>
        <w:t>Alle von Nomad Digital gelieferten Komponenten sind für den Einsatz in Schienenfahrzeugen ausgelegt und erfüllen die relevanten europäischen und internationalen Bahnnormen. Die nachfolgende Tabelle gibt einen Überblick über die für dieses Projekt relevanten Normen und Zertifizierungen.</w:t>
      </w:r>
    </w:p>
    <w:tbl>
      <w:tblPr>
        <w:tblStyle w:val="TableGrid"/>
        <w:tblW w:w="0" w:type="auto"/>
        <w:tblLook w:val="04A0" w:firstRow="1" w:lastRow="0" w:firstColumn="1" w:lastColumn="0" w:noHBand="0" w:noVBand="1"/>
      </w:tblPr>
      <w:tblGrid>
        <w:gridCol w:w="2336"/>
        <w:gridCol w:w="7009"/>
      </w:tblGrid>
      <w:tr w:rsidR="00CC2000" w14:paraId="00AA0023" w14:textId="77777777" w:rsidTr="006B76E5">
        <w:tc>
          <w:tcPr>
            <w:tcW w:w="2336" w:type="dxa"/>
            <w:vAlign w:val="center"/>
          </w:tcPr>
          <w:p w14:paraId="00AA0024" w14:textId="77777777" w:rsidR="00D45FC0" w:rsidRDefault="00D45FC0" w:rsidP="006B76E5">
            <w:pPr>
              <w:rPr>
                <w:rFonts w:asciiTheme="minorHAnsi" w:hAnsiTheme="minorHAnsi" w:cstheme="minorHAnsi"/>
                <w:b/>
                <w:bCs/>
                <w:sz w:val="24"/>
                <w:szCs w:val="24"/>
                <w:lang w:eastAsia="ja-JP"/>
              </w:rPr>
            </w:pPr>
            <w:r>
              <w:rPr>
                <w:rFonts w:asciiTheme="minorHAnsi" w:hAnsiTheme="minorHAnsi" w:cstheme="minorHAnsi"/>
                <w:b/>
                <w:bCs/>
                <w:sz w:val="24"/>
                <w:szCs w:val="24"/>
                <w:lang w:eastAsia="ja-JP"/>
              </w:rPr>
              <w:t>Norm</w:t>
            </w:r>
          </w:p>
        </w:tc>
        <w:tc>
          <w:tcPr>
            <w:tcW w:w="7009" w:type="dxa"/>
            <w:vAlign w:val="center"/>
          </w:tcPr>
          <w:p w14:paraId="00AA0025" w14:textId="77777777" w:rsidR="00D45FC0" w:rsidRDefault="00D45FC0" w:rsidP="006B76E5">
            <w:pPr>
              <w:rPr>
                <w:rFonts w:asciiTheme="minorHAnsi" w:hAnsiTheme="minorHAnsi" w:cstheme="minorHAnsi"/>
                <w:b/>
                <w:bCs/>
                <w:sz w:val="24"/>
                <w:szCs w:val="24"/>
                <w:lang w:eastAsia="ja-JP"/>
              </w:rPr>
            </w:pPr>
            <w:r>
              <w:rPr>
                <w:rFonts w:asciiTheme="minorHAnsi" w:hAnsiTheme="minorHAnsi" w:cstheme="minorHAnsi"/>
                <w:b/>
                <w:bCs/>
                <w:sz w:val="24"/>
                <w:szCs w:val="24"/>
                <w:lang w:eastAsia="ja-JP"/>
              </w:rPr>
              <w:t>Beschreibung</w:t>
            </w:r>
          </w:p>
        </w:tc>
      </w:tr>
      <w:tr w:rsidR="00CC2000" w14:paraId="00AA0026" w14:textId="77777777" w:rsidTr="006B76E5">
        <w:tc>
          <w:tcPr>
            <w:tcW w:w="2336" w:type="dxa"/>
            <w:vAlign w:val="center"/>
          </w:tcPr>
          <w:p w14:paraId="00AA0027" w14:textId="77777777" w:rsidR="00D45FC0" w:rsidRDefault="00D45FC0" w:rsidP="006B76E5">
            <w:pPr>
              <w:rPr>
                <w:rFonts w:asciiTheme="minorHAnsi" w:hAnsiTheme="minorHAnsi" w:cstheme="minorHAnsi"/>
                <w:sz w:val="24"/>
                <w:szCs w:val="24"/>
                <w:lang w:eastAsia="ja-JP"/>
              </w:rPr>
            </w:pPr>
            <w:r>
              <w:rPr>
                <w:rFonts w:asciiTheme="minorHAnsi" w:hAnsiTheme="minorHAnsi" w:cstheme="minorHAnsi"/>
                <w:sz w:val="24"/>
                <w:szCs w:val="24"/>
                <w:lang w:eastAsia="ja-JP"/>
              </w:rPr>
              <w:t>EN 50155</w:t>
            </w:r>
          </w:p>
        </w:tc>
        <w:tc>
          <w:tcPr>
            <w:tcW w:w="7009" w:type="dxa"/>
            <w:vAlign w:val="center"/>
          </w:tcPr>
          <w:p w14:paraId="00AA0028" w14:textId="77777777" w:rsidR="00D45FC0" w:rsidRDefault="00D45FC0" w:rsidP="006B76E5">
            <w:pPr>
              <w:rPr>
                <w:rFonts w:asciiTheme="minorHAnsi" w:hAnsiTheme="minorHAnsi" w:cstheme="minorHAnsi"/>
                <w:sz w:val="24"/>
                <w:szCs w:val="24"/>
                <w:lang w:eastAsia="ja-JP"/>
              </w:rPr>
            </w:pPr>
            <w:r>
              <w:rPr>
                <w:rFonts w:asciiTheme="minorHAnsi" w:hAnsiTheme="minorHAnsi" w:cstheme="minorHAnsi"/>
                <w:sz w:val="24"/>
                <w:szCs w:val="24"/>
                <w:lang w:eastAsia="ja-JP"/>
              </w:rPr>
              <w:t>Elektronische Einrichtungen auf Schienenfahrzeugen – alle Nomad-Komponenten sind auf Konformität mit dieser Norm ausgelegt</w:t>
            </w:r>
          </w:p>
        </w:tc>
      </w:tr>
      <w:tr w:rsidR="00CC2000" w14:paraId="00AA0029" w14:textId="77777777" w:rsidTr="006B76E5">
        <w:tc>
          <w:tcPr>
            <w:tcW w:w="2336" w:type="dxa"/>
            <w:vAlign w:val="center"/>
          </w:tcPr>
          <w:p w14:paraId="00AA002A" w14:textId="77777777" w:rsidR="00D45FC0" w:rsidRDefault="00D45FC0" w:rsidP="006B76E5">
            <w:pPr>
              <w:rPr>
                <w:rFonts w:asciiTheme="minorHAnsi" w:hAnsiTheme="minorHAnsi" w:cstheme="minorHAnsi"/>
                <w:sz w:val="24"/>
                <w:szCs w:val="24"/>
                <w:lang w:eastAsia="ja-JP"/>
              </w:rPr>
            </w:pPr>
            <w:r>
              <w:rPr>
                <w:rFonts w:asciiTheme="minorHAnsi" w:hAnsiTheme="minorHAnsi" w:cstheme="minorHAnsi"/>
                <w:sz w:val="24"/>
                <w:szCs w:val="24"/>
                <w:lang w:eastAsia="ja-JP"/>
              </w:rPr>
              <w:t>EN 45545-2</w:t>
            </w:r>
          </w:p>
        </w:tc>
        <w:tc>
          <w:tcPr>
            <w:tcW w:w="7009" w:type="dxa"/>
            <w:vAlign w:val="center"/>
          </w:tcPr>
          <w:p w14:paraId="00AA002B" w14:textId="77777777" w:rsidR="00D45FC0" w:rsidRDefault="00D45FC0" w:rsidP="006B76E5">
            <w:pPr>
              <w:rPr>
                <w:rFonts w:asciiTheme="minorHAnsi" w:hAnsiTheme="minorHAnsi" w:cstheme="minorHAnsi"/>
                <w:sz w:val="24"/>
                <w:szCs w:val="24"/>
                <w:lang w:eastAsia="ja-JP"/>
              </w:rPr>
            </w:pPr>
            <w:r>
              <w:rPr>
                <w:rFonts w:asciiTheme="minorHAnsi" w:hAnsiTheme="minorHAnsi" w:cstheme="minorHAnsi"/>
                <w:sz w:val="24"/>
                <w:szCs w:val="24"/>
                <w:lang w:eastAsia="ja-JP"/>
              </w:rPr>
              <w:t>Brandschutz in Schienenfahrzeugen – alle installierten Komponenten erfüllen die Anforderungen für den Einsatz in Fahrgasträumen</w:t>
            </w:r>
          </w:p>
        </w:tc>
      </w:tr>
      <w:tr w:rsidR="00CC2000" w14:paraId="00AA002C" w14:textId="77777777" w:rsidTr="006B76E5">
        <w:tc>
          <w:tcPr>
            <w:tcW w:w="2336" w:type="dxa"/>
            <w:vAlign w:val="center"/>
          </w:tcPr>
          <w:p w14:paraId="00AA002D" w14:textId="77777777" w:rsidR="00D45FC0" w:rsidRDefault="00D45FC0" w:rsidP="006B76E5">
            <w:pPr>
              <w:rPr>
                <w:rFonts w:asciiTheme="minorHAnsi" w:hAnsiTheme="minorHAnsi" w:cstheme="minorHAnsi"/>
                <w:sz w:val="24"/>
                <w:szCs w:val="24"/>
                <w:lang w:eastAsia="ja-JP"/>
              </w:rPr>
            </w:pPr>
            <w:r>
              <w:rPr>
                <w:rFonts w:asciiTheme="minorHAnsi" w:hAnsiTheme="minorHAnsi" w:cstheme="minorHAnsi"/>
                <w:sz w:val="24"/>
                <w:szCs w:val="24"/>
                <w:lang w:eastAsia="ja-JP"/>
              </w:rPr>
              <w:t>EN 50121-3-2</w:t>
            </w:r>
          </w:p>
        </w:tc>
        <w:tc>
          <w:tcPr>
            <w:tcW w:w="7009" w:type="dxa"/>
            <w:vAlign w:val="center"/>
          </w:tcPr>
          <w:p w14:paraId="00AA002E" w14:textId="77777777" w:rsidR="00D45FC0" w:rsidRDefault="00D45FC0" w:rsidP="006B76E5">
            <w:pPr>
              <w:rPr>
                <w:rFonts w:asciiTheme="minorHAnsi" w:hAnsiTheme="minorHAnsi" w:cstheme="minorHAnsi"/>
                <w:sz w:val="24"/>
                <w:szCs w:val="24"/>
                <w:lang w:eastAsia="ja-JP"/>
              </w:rPr>
            </w:pPr>
            <w:r>
              <w:rPr>
                <w:rFonts w:asciiTheme="minorHAnsi" w:hAnsiTheme="minorHAnsi" w:cstheme="minorHAnsi"/>
                <w:sz w:val="24"/>
                <w:szCs w:val="24"/>
                <w:lang w:eastAsia="ja-JP"/>
              </w:rPr>
              <w:t>Elektromagnetische Verträglichkeit (EMV) – elektronische Ausrüstung auf Fahrzeugen</w:t>
            </w:r>
          </w:p>
        </w:tc>
      </w:tr>
      <w:tr w:rsidR="00CC2000" w14:paraId="00AA002F" w14:textId="77777777" w:rsidTr="006B76E5">
        <w:tc>
          <w:tcPr>
            <w:tcW w:w="2336" w:type="dxa"/>
            <w:vAlign w:val="center"/>
          </w:tcPr>
          <w:p w14:paraId="00AA0030" w14:textId="77777777" w:rsidR="00D45FC0" w:rsidRDefault="00D45FC0" w:rsidP="006B76E5">
            <w:pPr>
              <w:rPr>
                <w:rFonts w:asciiTheme="minorHAnsi" w:hAnsiTheme="minorHAnsi" w:cstheme="minorHAnsi"/>
                <w:sz w:val="24"/>
                <w:szCs w:val="24"/>
                <w:lang w:eastAsia="ja-JP"/>
              </w:rPr>
            </w:pPr>
            <w:r>
              <w:rPr>
                <w:rFonts w:asciiTheme="minorHAnsi" w:hAnsiTheme="minorHAnsi" w:cstheme="minorHAnsi"/>
                <w:sz w:val="24"/>
                <w:szCs w:val="24"/>
                <w:lang w:eastAsia="ja-JP"/>
              </w:rPr>
              <w:lastRenderedPageBreak/>
              <w:t>EN 50121-4</w:t>
            </w:r>
          </w:p>
        </w:tc>
        <w:tc>
          <w:tcPr>
            <w:tcW w:w="7009" w:type="dxa"/>
            <w:vAlign w:val="center"/>
          </w:tcPr>
          <w:p w14:paraId="00AA0031" w14:textId="77777777" w:rsidR="00D45FC0" w:rsidRDefault="00D45FC0" w:rsidP="006B76E5">
            <w:pPr>
              <w:rPr>
                <w:rFonts w:asciiTheme="minorHAnsi" w:hAnsiTheme="minorHAnsi" w:cstheme="minorHAnsi"/>
                <w:sz w:val="24"/>
                <w:szCs w:val="24"/>
                <w:lang w:eastAsia="ja-JP"/>
              </w:rPr>
            </w:pPr>
            <w:r>
              <w:rPr>
                <w:rFonts w:asciiTheme="minorHAnsi" w:hAnsiTheme="minorHAnsi" w:cstheme="minorHAnsi"/>
                <w:sz w:val="24"/>
                <w:szCs w:val="24"/>
                <w:lang w:eastAsia="ja-JP"/>
              </w:rPr>
              <w:t>Elektromagnetische Verträglichkeit – Emissionen und Immunität von Signal- und Telekommunikationsanlagen</w:t>
            </w:r>
          </w:p>
        </w:tc>
      </w:tr>
      <w:tr w:rsidR="00CC2000" w14:paraId="00AA0032" w14:textId="77777777" w:rsidTr="006B76E5">
        <w:tc>
          <w:tcPr>
            <w:tcW w:w="2336" w:type="dxa"/>
            <w:vAlign w:val="center"/>
          </w:tcPr>
          <w:p w14:paraId="00AA0033" w14:textId="77777777" w:rsidR="00D45FC0" w:rsidRDefault="00D45FC0" w:rsidP="006B76E5">
            <w:pPr>
              <w:rPr>
                <w:rFonts w:asciiTheme="minorHAnsi" w:hAnsiTheme="minorHAnsi" w:cstheme="minorHAnsi"/>
                <w:sz w:val="24"/>
                <w:szCs w:val="24"/>
                <w:lang w:eastAsia="ja-JP"/>
              </w:rPr>
            </w:pPr>
            <w:r>
              <w:rPr>
                <w:rFonts w:asciiTheme="minorHAnsi" w:hAnsiTheme="minorHAnsi" w:cstheme="minorHAnsi"/>
                <w:sz w:val="24"/>
                <w:szCs w:val="24"/>
                <w:lang w:eastAsia="ja-JP"/>
              </w:rPr>
              <w:t>DIN 5510-2</w:t>
            </w:r>
          </w:p>
        </w:tc>
        <w:tc>
          <w:tcPr>
            <w:tcW w:w="7009" w:type="dxa"/>
            <w:vAlign w:val="center"/>
          </w:tcPr>
          <w:p w14:paraId="00AA0034" w14:textId="77777777" w:rsidR="00D45FC0" w:rsidRDefault="00D45FC0" w:rsidP="006B76E5">
            <w:pPr>
              <w:rPr>
                <w:rFonts w:asciiTheme="minorHAnsi" w:hAnsiTheme="minorHAnsi" w:cstheme="minorHAnsi"/>
                <w:sz w:val="24"/>
                <w:szCs w:val="24"/>
                <w:lang w:eastAsia="ja-JP"/>
              </w:rPr>
            </w:pPr>
            <w:r>
              <w:rPr>
                <w:rFonts w:asciiTheme="minorHAnsi" w:hAnsiTheme="minorHAnsi" w:cstheme="minorHAnsi"/>
                <w:sz w:val="24"/>
                <w:szCs w:val="24"/>
                <w:lang w:eastAsia="ja-JP"/>
              </w:rPr>
              <w:t>Vorbeugender Brandschutz in Schienenfahrzeugen – Brandverhalten von Werkstoffen und Bauteilen</w:t>
            </w:r>
          </w:p>
        </w:tc>
      </w:tr>
      <w:tr w:rsidR="00CC2000" w14:paraId="00AA0035" w14:textId="77777777" w:rsidTr="006B76E5">
        <w:tc>
          <w:tcPr>
            <w:tcW w:w="2336" w:type="dxa"/>
            <w:vAlign w:val="center"/>
          </w:tcPr>
          <w:p w14:paraId="00AA0036" w14:textId="77777777" w:rsidR="00D45FC0" w:rsidRDefault="00D45FC0" w:rsidP="006B76E5">
            <w:pPr>
              <w:rPr>
                <w:rFonts w:asciiTheme="minorHAnsi" w:hAnsiTheme="minorHAnsi" w:cstheme="minorHAnsi"/>
                <w:sz w:val="24"/>
                <w:szCs w:val="24"/>
                <w:lang w:eastAsia="ja-JP"/>
              </w:rPr>
            </w:pPr>
            <w:r>
              <w:rPr>
                <w:rFonts w:asciiTheme="minorHAnsi" w:hAnsiTheme="minorHAnsi" w:cstheme="minorHAnsi"/>
                <w:sz w:val="24"/>
                <w:szCs w:val="24"/>
                <w:lang w:eastAsia="ja-JP"/>
              </w:rPr>
              <w:t>EN 62368-1</w:t>
            </w:r>
          </w:p>
        </w:tc>
        <w:tc>
          <w:tcPr>
            <w:tcW w:w="7009" w:type="dxa"/>
            <w:vAlign w:val="center"/>
          </w:tcPr>
          <w:p w14:paraId="00AA0037" w14:textId="77777777" w:rsidR="00D45FC0" w:rsidRDefault="00D45FC0" w:rsidP="006B76E5">
            <w:pPr>
              <w:rPr>
                <w:rFonts w:asciiTheme="minorHAnsi" w:hAnsiTheme="minorHAnsi" w:cstheme="minorHAnsi"/>
                <w:sz w:val="24"/>
                <w:szCs w:val="24"/>
                <w:lang w:eastAsia="ja-JP"/>
              </w:rPr>
            </w:pPr>
            <w:r>
              <w:rPr>
                <w:rFonts w:asciiTheme="minorHAnsi" w:hAnsiTheme="minorHAnsi" w:cstheme="minorHAnsi"/>
                <w:sz w:val="24"/>
                <w:szCs w:val="24"/>
                <w:lang w:eastAsia="ja-JP"/>
              </w:rPr>
              <w:t>Audio/Video-, Informations- und Kommunikationstechnik – Sicherheitsanforderungen</w:t>
            </w:r>
          </w:p>
        </w:tc>
      </w:tr>
    </w:tbl>
    <w:p w14:paraId="34AC12F1" w14:textId="77777777" w:rsidR="004C6845" w:rsidRDefault="004C6845">
      <w:pPr>
        <w:rPr>
          <w:b/>
          <w:bCs/>
          <w:lang w:eastAsia="ja-JP"/>
        </w:rPr>
      </w:pPr>
      <w:r>
        <w:rPr>
          <w:b/>
          <w:bCs/>
          <w:lang w:eastAsia="ja-JP"/>
        </w:rPr>
        <w:br w:type="page"/>
      </w:r>
    </w:p>
    <w:p w14:paraId="6630ECA3" w14:textId="3CCE435A" w:rsidR="00243EDE" w:rsidRDefault="00243EDE" w:rsidP="00243EDE">
      <w:pPr>
        <w:pStyle w:val="Heading1"/>
        <w:rPr>
          <w:lang w:eastAsia="ja-JP"/>
        </w:rPr>
      </w:pPr>
      <w:bookmarkStart w:id="88" w:name="_Toc229775514"/>
      <w:r>
        <w:rPr>
          <w:lang w:eastAsia="ja-JP"/>
        </w:rPr>
        <w:lastRenderedPageBreak/>
        <w:t>Montage der Geräte</w:t>
      </w:r>
      <w:bookmarkEnd w:id="88"/>
    </w:p>
    <w:p w14:paraId="4EAA84FE" w14:textId="5598E909" w:rsidR="00243EDE" w:rsidRPr="00243EDE" w:rsidRDefault="00243EDE" w:rsidP="00243EDE">
      <w:pPr>
        <w:rPr>
          <w:lang w:eastAsia="ja-JP"/>
        </w:rPr>
      </w:pPr>
      <w:r>
        <w:rPr>
          <w:b/>
          <w:bCs/>
          <w:lang w:eastAsia="ja-JP"/>
        </w:rPr>
        <w:t>Anforderungen:</w:t>
      </w:r>
      <w:r>
        <w:rPr>
          <w:lang w:eastAsia="ja-JP"/>
        </w:rPr>
        <w:t> </w:t>
      </w:r>
    </w:p>
    <w:p w14:paraId="7EBCF004" w14:textId="11F3A06C" w:rsidR="00243EDE" w:rsidRPr="00243EDE" w:rsidRDefault="00243EDE" w:rsidP="00243EDE">
      <w:pPr>
        <w:rPr>
          <w:lang w:eastAsia="ja-JP"/>
        </w:rPr>
      </w:pPr>
      <w:r>
        <w:rPr>
          <w:lang w:eastAsia="ja-JP"/>
        </w:rPr>
        <w:t>Nomad plant ein 10 Gbit Netzwerk durch den gesamten Zug, eine CCU mit 5G Modem und bestmöglichen Datenendurchsatz und ein WIFI System mit zukunftssicherem WIFI Support. </w:t>
      </w:r>
    </w:p>
    <w:p w14:paraId="3150D14D" w14:textId="2922E412" w:rsidR="00243EDE" w:rsidRPr="00243EDE" w:rsidRDefault="00243EDE" w:rsidP="00243EDE">
      <w:pPr>
        <w:rPr>
          <w:lang w:eastAsia="ja-JP"/>
        </w:rPr>
      </w:pPr>
      <w:r>
        <w:rPr>
          <w:lang w:eastAsia="ja-JP"/>
        </w:rPr>
        <w:t>Das 10 Gbit Netzwerk umfasst den gesamten Netzwerkring incl. Verkabelung, Stecker und Wagenübergänge und soll die native 10 Gb Anbindung an zumindest folgende Geräte ermöglichen: </w:t>
      </w:r>
    </w:p>
    <w:p w14:paraId="047A3697" w14:textId="77777777" w:rsidR="00243EDE" w:rsidRPr="00243EDE" w:rsidRDefault="00243EDE">
      <w:pPr>
        <w:numPr>
          <w:ilvl w:val="0"/>
          <w:numId w:val="35"/>
        </w:numPr>
        <w:rPr>
          <w:lang w:val="en-GB" w:eastAsia="ja-JP"/>
        </w:rPr>
      </w:pPr>
      <w:r>
        <w:rPr>
          <w:lang w:val="en-GB" w:eastAsia="ja-JP"/>
        </w:rPr>
        <w:t>Backbone Switch (3x pro Waggon) </w:t>
      </w:r>
    </w:p>
    <w:p w14:paraId="5F8CFA7F" w14:textId="77777777" w:rsidR="00243EDE" w:rsidRPr="00243EDE" w:rsidRDefault="00243EDE">
      <w:pPr>
        <w:numPr>
          <w:ilvl w:val="0"/>
          <w:numId w:val="36"/>
        </w:numPr>
        <w:rPr>
          <w:lang w:val="en-GB" w:eastAsia="ja-JP"/>
        </w:rPr>
      </w:pPr>
      <w:r>
        <w:rPr>
          <w:lang w:eastAsia="ja-JP"/>
        </w:rPr>
        <w:t>CCU (1 x oder 2 x)</w:t>
      </w:r>
      <w:r>
        <w:rPr>
          <w:lang w:val="en-GB" w:eastAsia="ja-JP"/>
        </w:rPr>
        <w:t> </w:t>
      </w:r>
    </w:p>
    <w:p w14:paraId="54CDA8B2" w14:textId="6B675300" w:rsidR="00243EDE" w:rsidRPr="00243EDE" w:rsidRDefault="00243EDE">
      <w:pPr>
        <w:numPr>
          <w:ilvl w:val="0"/>
          <w:numId w:val="37"/>
        </w:numPr>
        <w:rPr>
          <w:lang w:val="en-GB" w:eastAsia="ja-JP"/>
        </w:rPr>
      </w:pPr>
      <w:r>
        <w:rPr>
          <w:lang w:eastAsia="ja-JP"/>
        </w:rPr>
        <w:t>RDC (1 x oder 2 x)</w:t>
      </w:r>
      <w:r>
        <w:rPr>
          <w:lang w:val="en-GB" w:eastAsia="ja-JP"/>
        </w:rPr>
        <w:t> </w:t>
      </w:r>
      <w:r>
        <w:rPr>
          <w:lang w:val="en-GB" w:eastAsia="ja-JP"/>
        </w:rPr>
        <w:br/>
      </w:r>
    </w:p>
    <w:p w14:paraId="70CD855C" w14:textId="3A9440E9" w:rsidR="00243EDE" w:rsidRPr="00243EDE" w:rsidRDefault="00243EDE" w:rsidP="00243EDE">
      <w:pPr>
        <w:rPr>
          <w:lang w:eastAsia="ja-JP"/>
        </w:rPr>
      </w:pPr>
      <w:r>
        <w:rPr>
          <w:lang w:eastAsia="ja-JP"/>
        </w:rPr>
        <w:t>Alle anderen Netzwerkverbindungen werden zumindest mit CAT7 Kabel / CAT 6e Stecker (wenn verfügbar) ausgeführt und sind 10 Gbit fähig aber abhängig vom Gerät mit 1 bis 2.5 Gbit (M12 -X Coded)  oder 100Mbit (M12 D-Coded) an das Netzwerk angebunden.  </w:t>
      </w:r>
    </w:p>
    <w:p w14:paraId="17820C51" w14:textId="77777777" w:rsidR="00243EDE" w:rsidRPr="00243EDE" w:rsidRDefault="00243EDE" w:rsidP="00243EDE">
      <w:pPr>
        <w:rPr>
          <w:lang w:eastAsia="ja-JP"/>
        </w:rPr>
      </w:pPr>
      <w:r>
        <w:rPr>
          <w:lang w:eastAsia="ja-JP"/>
        </w:rPr>
        <w:t>Die CCU unterstützt 4 x 5G Modems der neuesten Generation und ist je Modem mit einer 4x4 Mimo Dachantenne verbunden. Zusätzlich gibt es GPS Antennen und Anschlüsse, </w:t>
      </w:r>
    </w:p>
    <w:p w14:paraId="731F367F" w14:textId="77777777" w:rsidR="00243EDE" w:rsidRPr="00243EDE" w:rsidRDefault="00243EDE" w:rsidP="00243EDE">
      <w:pPr>
        <w:rPr>
          <w:lang w:eastAsia="ja-JP"/>
        </w:rPr>
      </w:pPr>
      <w:r>
        <w:rPr>
          <w:lang w:eastAsia="ja-JP"/>
        </w:rPr>
        <w:t>Nomad stellt Stadler und OEBB ein Dokument mit den Eingabeparametern für die Installation zur Verfügung, in dem die Umgebungsbedingungen und Montageüberlegungen aufgeführt sind, die bei der Auswahl des Standorts und der Montage der Komponenten zu beachten sind. </w:t>
      </w:r>
    </w:p>
    <w:p w14:paraId="0F7A9363" w14:textId="7DE8721D" w:rsidR="00243EDE" w:rsidRPr="00243EDE" w:rsidRDefault="00A5389A" w:rsidP="00243EDE">
      <w:pPr>
        <w:pStyle w:val="Heading2"/>
        <w:rPr>
          <w:lang w:val="en-GB"/>
        </w:rPr>
      </w:pPr>
      <w:bookmarkStart w:id="89" w:name="_Toc229775515"/>
      <w:r>
        <w:t>Montage der Dachantenne</w:t>
      </w:r>
      <w:bookmarkEnd w:id="89"/>
    </w:p>
    <w:p w14:paraId="6C74EA25" w14:textId="77777777" w:rsidR="00243EDE" w:rsidRPr="00243EDE" w:rsidRDefault="00243EDE" w:rsidP="00243EDE">
      <w:pPr>
        <w:rPr>
          <w:lang w:eastAsia="ja-JP"/>
        </w:rPr>
      </w:pPr>
      <w:r>
        <w:rPr>
          <w:lang w:eastAsia="ja-JP"/>
        </w:rPr>
        <w:t>Stadler stellt 4x 1399.99.0307 H&amp;S-Dachantennen und Platz für optional 4 zur Verfügung, wenn der Zug mit der optionalen zweiten CCU ausgestattet ist. Das physikalische Design wird von Stadler bereitgestellt und in den folgenden Bildern beschrieben: </w:t>
      </w:r>
    </w:p>
    <w:p w14:paraId="5C477B96" w14:textId="77777777" w:rsidR="00243EDE" w:rsidRPr="00243EDE" w:rsidRDefault="00243EDE" w:rsidP="00243EDE">
      <w:pPr>
        <w:rPr>
          <w:lang w:eastAsia="ja-JP"/>
        </w:rPr>
      </w:pPr>
      <w:r>
        <w:rPr>
          <w:lang w:eastAsia="ja-JP"/>
        </w:rPr>
        <w:t> </w:t>
      </w:r>
    </w:p>
    <w:p w14:paraId="3D5D03EE" w14:textId="77777777" w:rsidR="00243EDE" w:rsidRPr="00243EDE" w:rsidRDefault="00243EDE" w:rsidP="00243EDE">
      <w:pPr>
        <w:rPr>
          <w:lang w:eastAsia="ja-JP"/>
        </w:rPr>
      </w:pPr>
      <w:r>
        <w:rPr>
          <w:lang w:eastAsia="ja-JP"/>
        </w:rPr>
        <w:t> </w:t>
      </w:r>
    </w:p>
    <w:p w14:paraId="346CA484" w14:textId="77777777" w:rsidR="00243EDE" w:rsidRPr="00243EDE" w:rsidRDefault="00243EDE" w:rsidP="00243EDE">
      <w:pPr>
        <w:rPr>
          <w:lang w:eastAsia="ja-JP"/>
        </w:rPr>
      </w:pPr>
      <w:r>
        <w:rPr>
          <w:lang w:eastAsia="ja-JP"/>
        </w:rPr>
        <w:t> </w:t>
      </w:r>
    </w:p>
    <w:p w14:paraId="46F03ABD" w14:textId="77777777" w:rsidR="00243EDE" w:rsidRPr="00243EDE" w:rsidRDefault="00243EDE" w:rsidP="00243EDE">
      <w:pPr>
        <w:rPr>
          <w:lang w:eastAsia="ja-JP"/>
        </w:rPr>
      </w:pPr>
      <w:r>
        <w:rPr>
          <w:lang w:eastAsia="ja-JP"/>
        </w:rPr>
        <w:t> </w:t>
      </w:r>
    </w:p>
    <w:p w14:paraId="090A35E3" w14:textId="2E2A6F26" w:rsidR="00243EDE" w:rsidRPr="00243EDE" w:rsidRDefault="00243EDE" w:rsidP="00243EDE">
      <w:pPr>
        <w:rPr>
          <w:lang w:eastAsia="ja-JP"/>
        </w:rPr>
      </w:pPr>
      <w:r>
        <w:rPr>
          <w:noProof/>
          <w:lang w:val="en-GB" w:eastAsia="ja-JP"/>
        </w:rPr>
        <w:lastRenderedPageBreak/>
        <w:drawing>
          <wp:inline distT="0" distB="0" distL="0" distR="0" wp14:anchorId="3B661DEF" wp14:editId="01D35E62">
            <wp:extent cx="5930900" cy="4254500"/>
            <wp:effectExtent l="0" t="0" r="0" b="0"/>
            <wp:docPr id="1332328921" name="Picture 103" descr="A diagram of a mach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28921" name="Picture 103" descr="A diagram of a machine  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0900" cy="4254500"/>
                    </a:xfrm>
                    <a:prstGeom prst="rect">
                      <a:avLst/>
                    </a:prstGeom>
                    <a:noFill/>
                    <a:ln>
                      <a:noFill/>
                    </a:ln>
                  </pic:spPr>
                </pic:pic>
              </a:graphicData>
            </a:graphic>
          </wp:inline>
        </w:drawing>
      </w:r>
      <w:r>
        <w:rPr>
          <w:lang w:eastAsia="ja-JP"/>
        </w:rPr>
        <w:t> </w:t>
      </w:r>
    </w:p>
    <w:p w14:paraId="67C1F50B" w14:textId="77777777" w:rsidR="00243EDE" w:rsidRPr="00243EDE" w:rsidRDefault="00243EDE" w:rsidP="00243EDE">
      <w:pPr>
        <w:rPr>
          <w:lang w:eastAsia="ja-JP"/>
        </w:rPr>
      </w:pPr>
      <w:r>
        <w:rPr>
          <w:lang w:eastAsia="ja-JP"/>
        </w:rPr>
        <w:t> </w:t>
      </w:r>
    </w:p>
    <w:p w14:paraId="16E28DF3" w14:textId="20505ECE" w:rsidR="00243EDE" w:rsidRPr="00243EDE" w:rsidRDefault="00243EDE" w:rsidP="00243EDE">
      <w:pPr>
        <w:rPr>
          <w:lang w:eastAsia="ja-JP"/>
        </w:rPr>
      </w:pPr>
      <w:r>
        <w:rPr>
          <w:noProof/>
          <w:lang w:val="en-GB" w:eastAsia="ja-JP"/>
        </w:rPr>
        <w:drawing>
          <wp:inline distT="0" distB="0" distL="0" distR="0" wp14:anchorId="579725CD" wp14:editId="61B2B82C">
            <wp:extent cx="3924300" cy="2692400"/>
            <wp:effectExtent l="0" t="0" r="0" b="0"/>
            <wp:docPr id="911496393" name="Picture 102" descr="A picture containing graphical user interfac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A picture containing graphical user interface  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924300" cy="2692400"/>
                    </a:xfrm>
                    <a:prstGeom prst="rect">
                      <a:avLst/>
                    </a:prstGeom>
                    <a:noFill/>
                    <a:ln>
                      <a:noFill/>
                    </a:ln>
                  </pic:spPr>
                </pic:pic>
              </a:graphicData>
            </a:graphic>
          </wp:inline>
        </w:drawing>
      </w:r>
      <w:r>
        <w:rPr>
          <w:lang w:eastAsia="ja-JP"/>
        </w:rPr>
        <w:t> </w:t>
      </w:r>
    </w:p>
    <w:p w14:paraId="0C6C6CC9" w14:textId="77777777" w:rsidR="00243EDE" w:rsidRPr="00243EDE" w:rsidRDefault="00243EDE" w:rsidP="00243EDE">
      <w:pPr>
        <w:rPr>
          <w:lang w:eastAsia="ja-JP"/>
        </w:rPr>
      </w:pPr>
      <w:r>
        <w:rPr>
          <w:lang w:eastAsia="ja-JP"/>
        </w:rPr>
        <w:t> </w:t>
      </w:r>
    </w:p>
    <w:p w14:paraId="369615C4" w14:textId="77777777" w:rsidR="00243EDE" w:rsidRPr="00243EDE" w:rsidRDefault="00243EDE" w:rsidP="00243EDE">
      <w:pPr>
        <w:rPr>
          <w:lang w:eastAsia="ja-JP"/>
        </w:rPr>
      </w:pPr>
      <w:r>
        <w:rPr>
          <w:lang w:eastAsia="ja-JP"/>
        </w:rPr>
        <w:lastRenderedPageBreak/>
        <w:t> </w:t>
      </w:r>
    </w:p>
    <w:p w14:paraId="36CDC344" w14:textId="77777777" w:rsidR="00243EDE" w:rsidRPr="00243EDE" w:rsidRDefault="00243EDE" w:rsidP="00243EDE">
      <w:pPr>
        <w:rPr>
          <w:lang w:eastAsia="ja-JP"/>
        </w:rPr>
      </w:pPr>
      <w:r>
        <w:rPr>
          <w:lang w:eastAsia="ja-JP"/>
        </w:rPr>
        <w:t> </w:t>
      </w:r>
    </w:p>
    <w:p w14:paraId="0EC8D0FC" w14:textId="77777777" w:rsidR="00243EDE" w:rsidRPr="00243EDE" w:rsidRDefault="00243EDE" w:rsidP="00243EDE">
      <w:pPr>
        <w:rPr>
          <w:lang w:eastAsia="ja-JP"/>
        </w:rPr>
      </w:pPr>
      <w:r>
        <w:rPr>
          <w:b/>
          <w:bCs/>
          <w:lang w:eastAsia="ja-JP"/>
        </w:rPr>
        <w:t>Reserve-Antennenpositionen:</w:t>
      </w:r>
      <w:r>
        <w:rPr>
          <w:lang w:eastAsia="ja-JP"/>
        </w:rPr>
        <w:t> </w:t>
      </w:r>
    </w:p>
    <w:p w14:paraId="49061FC0" w14:textId="5924B39D" w:rsidR="00243EDE" w:rsidRPr="00243EDE" w:rsidRDefault="00243EDE" w:rsidP="00243EDE">
      <w:pPr>
        <w:rPr>
          <w:lang w:eastAsia="ja-JP"/>
        </w:rPr>
      </w:pPr>
      <w:r>
        <w:rPr>
          <w:noProof/>
          <w:lang w:val="en-GB" w:eastAsia="ja-JP"/>
        </w:rPr>
        <w:drawing>
          <wp:inline distT="0" distB="0" distL="0" distR="0" wp14:anchorId="5C920A5B" wp14:editId="712FFDB3">
            <wp:extent cx="5930900" cy="4235450"/>
            <wp:effectExtent l="0" t="0" r="0" b="0"/>
            <wp:docPr id="1971207173" name="Picture 101" descr="Diagram, engineering drawing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descr="Diagram, engineering drawing  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30900" cy="4235450"/>
                    </a:xfrm>
                    <a:prstGeom prst="rect">
                      <a:avLst/>
                    </a:prstGeom>
                    <a:noFill/>
                    <a:ln>
                      <a:noFill/>
                    </a:ln>
                  </pic:spPr>
                </pic:pic>
              </a:graphicData>
            </a:graphic>
          </wp:inline>
        </w:drawing>
      </w:r>
      <w:r>
        <w:rPr>
          <w:lang w:eastAsia="ja-JP"/>
        </w:rPr>
        <w:t> </w:t>
      </w:r>
    </w:p>
    <w:p w14:paraId="0AFCD82D" w14:textId="77777777" w:rsidR="00243EDE" w:rsidRPr="00243EDE" w:rsidRDefault="00243EDE" w:rsidP="00243EDE">
      <w:pPr>
        <w:rPr>
          <w:lang w:eastAsia="ja-JP"/>
        </w:rPr>
      </w:pPr>
      <w:r>
        <w:rPr>
          <w:lang w:eastAsia="ja-JP"/>
        </w:rPr>
        <w:t> </w:t>
      </w:r>
    </w:p>
    <w:p w14:paraId="20FDFE81" w14:textId="77777777" w:rsidR="00243EDE" w:rsidRPr="00243EDE" w:rsidRDefault="00243EDE" w:rsidP="00243EDE">
      <w:pPr>
        <w:rPr>
          <w:lang w:eastAsia="ja-JP"/>
        </w:rPr>
      </w:pPr>
      <w:r>
        <w:rPr>
          <w:lang w:eastAsia="ja-JP"/>
        </w:rPr>
        <w:t>Nomad stellt Stadler folgende Informationen zur Verfügung, um einige der gestellten Fragen zu beantworten: </w:t>
      </w:r>
    </w:p>
    <w:p w14:paraId="4B1971A1" w14:textId="77777777" w:rsidR="00243EDE" w:rsidRPr="00243EDE" w:rsidRDefault="00243EDE">
      <w:pPr>
        <w:numPr>
          <w:ilvl w:val="0"/>
          <w:numId w:val="38"/>
        </w:numPr>
        <w:rPr>
          <w:lang w:eastAsia="ja-JP"/>
        </w:rPr>
      </w:pPr>
      <w:r>
        <w:rPr>
          <w:lang w:eastAsia="ja-JP"/>
        </w:rPr>
        <w:t>Mindestisolierung zwischen 1399.99.0307, die von Nomad akzeptiert wird: 30 dB (typischerweise 800 mm physikalischer Abstand zwischen den Antennen basierend auf dem Datenblatt des 1399.99.0307). </w:t>
      </w:r>
    </w:p>
    <w:p w14:paraId="2A29145E" w14:textId="77777777" w:rsidR="00243EDE" w:rsidRPr="00243EDE" w:rsidRDefault="00243EDE">
      <w:pPr>
        <w:numPr>
          <w:ilvl w:val="0"/>
          <w:numId w:val="39"/>
        </w:numPr>
        <w:rPr>
          <w:lang w:val="en-GB" w:eastAsia="ja-JP"/>
        </w:rPr>
      </w:pPr>
      <w:r>
        <w:rPr>
          <w:lang w:eastAsia="ja-JP"/>
        </w:rPr>
        <w:t>Nomad hat ernsthafte Bedenken hinsichtlich der MIMO-Isolierung der Elemente innerhalb der Antenne und deren Auswirkungen auf die Leistung, die eine Funktion des erreichbaren MIMO-Rangs für Modems ist, basierend auf gemessenem Verhalten. Es kann durch die Portzuweisung aller Antennen zwischen Modems handhabbar sein, aber nur wenn Punkt #1 oben (Abstand zwischen den Antennen) von Stadler gewährleistet wird. Wenn nicht, bleibt Nomad bei diesem Vorbehalt.</w:t>
      </w:r>
      <w:r>
        <w:rPr>
          <w:lang w:val="en-GB" w:eastAsia="ja-JP"/>
        </w:rPr>
        <w:t> </w:t>
      </w:r>
    </w:p>
    <w:p w14:paraId="04FF1CB0" w14:textId="77777777" w:rsidR="00243EDE" w:rsidRDefault="00243EDE" w:rsidP="00243EDE">
      <w:pPr>
        <w:rPr>
          <w:lang w:eastAsia="ja-JP"/>
        </w:rPr>
      </w:pPr>
      <w:r>
        <w:rPr>
          <w:lang w:eastAsia="ja-JP"/>
        </w:rPr>
        <w:lastRenderedPageBreak/>
        <w:t>Nomad hat das IoB-Konzeptdokument von Stadler geprüft und das Design der Dachantenne wurde genehmigt. </w:t>
      </w:r>
    </w:p>
    <w:p w14:paraId="1ADD5EAB" w14:textId="77777777" w:rsidR="00321054" w:rsidRPr="00243EDE" w:rsidRDefault="00321054" w:rsidP="00243EDE">
      <w:pPr>
        <w:rPr>
          <w:lang w:eastAsia="ja-JP"/>
        </w:rPr>
      </w:pPr>
    </w:p>
    <w:p w14:paraId="49FC4ACD" w14:textId="0E732FFA" w:rsidR="00243EDE" w:rsidRPr="00243EDE" w:rsidRDefault="00243EDE" w:rsidP="00243EDE">
      <w:pPr>
        <w:pStyle w:val="Heading2"/>
        <w:rPr>
          <w:lang w:val="en-GB"/>
        </w:rPr>
      </w:pPr>
      <w:bookmarkStart w:id="90" w:name="_Toc229775516"/>
      <w:r>
        <w:t>R5001C CCU Montage</w:t>
      </w:r>
      <w:bookmarkEnd w:id="90"/>
      <w:r>
        <w:rPr>
          <w:lang w:val="en-GB"/>
        </w:rPr>
        <w:t> </w:t>
      </w:r>
    </w:p>
    <w:p w14:paraId="6ECE8385" w14:textId="77777777" w:rsidR="00243EDE" w:rsidRPr="00243EDE" w:rsidRDefault="00243EDE" w:rsidP="00243EDE">
      <w:pPr>
        <w:rPr>
          <w:lang w:eastAsia="ja-JP"/>
        </w:rPr>
      </w:pPr>
      <w:r>
        <w:rPr>
          <w:lang w:eastAsia="ja-JP"/>
        </w:rPr>
        <w:t>Die CCU wird im Schrank unter der Treppe von WE1 in den Waggons 300 und 500 montiert. Ein reservierter Platz wird für die optionale zweite CCU im Schrank unter der Treppe von WE2 des Wagens 300 bereitgestellt: </w:t>
      </w:r>
    </w:p>
    <w:p w14:paraId="0398787C" w14:textId="3592444B" w:rsidR="00243EDE" w:rsidRPr="00243EDE" w:rsidRDefault="00243EDE" w:rsidP="00243EDE">
      <w:pPr>
        <w:rPr>
          <w:lang w:eastAsia="ja-JP"/>
        </w:rPr>
      </w:pPr>
      <w:r>
        <w:rPr>
          <w:noProof/>
          <w:lang w:val="en-GB" w:eastAsia="ja-JP"/>
        </w:rPr>
        <w:drawing>
          <wp:inline distT="0" distB="0" distL="0" distR="0" wp14:anchorId="69A41993" wp14:editId="24D88FF9">
            <wp:extent cx="5930900" cy="4864100"/>
            <wp:effectExtent l="0" t="0" r="0" b="0"/>
            <wp:docPr id="1019203811" name="Picture 100" descr="A computer hardware and computer equipmen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03811" name="Picture 100" descr="A computer hardware and computer equipment  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30900" cy="4864100"/>
                    </a:xfrm>
                    <a:prstGeom prst="rect">
                      <a:avLst/>
                    </a:prstGeom>
                    <a:noFill/>
                    <a:ln>
                      <a:noFill/>
                    </a:ln>
                  </pic:spPr>
                </pic:pic>
              </a:graphicData>
            </a:graphic>
          </wp:inline>
        </w:drawing>
      </w:r>
      <w:r>
        <w:rPr>
          <w:lang w:eastAsia="ja-JP"/>
        </w:rPr>
        <w:t> </w:t>
      </w:r>
    </w:p>
    <w:p w14:paraId="0B52E792" w14:textId="77777777" w:rsidR="00243EDE" w:rsidRPr="00243EDE" w:rsidRDefault="00243EDE" w:rsidP="00243EDE">
      <w:pPr>
        <w:rPr>
          <w:lang w:eastAsia="ja-JP"/>
        </w:rPr>
      </w:pPr>
      <w:r>
        <w:rPr>
          <w:lang w:eastAsia="ja-JP"/>
        </w:rPr>
        <w:t>Nomad kann die Montageposition der R5001C CCU erst nach Abschluss einer Standortuntersuchung und einer detaillierten Designüberprüfung empfehlen, wobei "Installationsparameter" von Nomad für die gelieferte Ausrüstung berücksichtigt werden. Hier sind jedoch einige wichtige Einschränkungen, die beachtet werden sollten: </w:t>
      </w:r>
    </w:p>
    <w:p w14:paraId="068A7A33" w14:textId="77777777" w:rsidR="00243EDE" w:rsidRPr="00243EDE" w:rsidRDefault="00243EDE">
      <w:pPr>
        <w:numPr>
          <w:ilvl w:val="0"/>
          <w:numId w:val="40"/>
        </w:numPr>
        <w:rPr>
          <w:lang w:eastAsia="ja-JP"/>
        </w:rPr>
      </w:pPr>
      <w:r>
        <w:rPr>
          <w:lang w:eastAsia="ja-JP"/>
        </w:rPr>
        <w:lastRenderedPageBreak/>
        <w:t>Freier Raum unterhalb und oberhalb der Einheit für die Luftzirkulation erforderlich =&gt; Empfohlen wird 2U, das Minimum beträgt 1U. Im Allgemeinen können die 5G-Modems viel Wärme erzeugen =&gt; "Der Schrank muss eine freie Luftkonvektion von außerhalb des Gehäuses zulassen, d. h. aus dem Fahrgastraum usw., um einen kontinuierlichen Austausch der Luft um die R5001C herum zu ermöglichen. Wenn die R5001C in einem kleinen Schrank installiert wird, muss erzwungene Konvektion auf den Schrank angewendet werden, um die Luftzirkulation um die R5001C sicherzustellen." </w:t>
      </w:r>
    </w:p>
    <w:p w14:paraId="097EA5D0" w14:textId="77777777" w:rsidR="00243EDE" w:rsidRPr="00243EDE" w:rsidRDefault="00243EDE" w:rsidP="00243EDE">
      <w:pPr>
        <w:rPr>
          <w:lang w:eastAsia="ja-JP"/>
        </w:rPr>
      </w:pPr>
      <w:r>
        <w:rPr>
          <w:lang w:eastAsia="ja-JP"/>
        </w:rPr>
        <w:t>An dieser Stelle wird darauf hingewiesen, dass die bewertete MTBF der CCU bei einem Wert berechnet wird, der weit unter der maximalen Betriebstemperatur der CCU nach EN50155 liegt (typischerweise +70°C) und wenn die Umgebungstemperatur den durchschnittlichen Betriebstemperaturbereich der CCU überschreitet, kann die bewertete MTBF nicht eingehalten werden. </w:t>
      </w:r>
    </w:p>
    <w:p w14:paraId="5AABC147" w14:textId="77777777" w:rsidR="00243EDE" w:rsidRPr="00243EDE" w:rsidRDefault="00243EDE">
      <w:pPr>
        <w:numPr>
          <w:ilvl w:val="0"/>
          <w:numId w:val="41"/>
        </w:numPr>
        <w:rPr>
          <w:lang w:val="en-GB" w:eastAsia="ja-JP"/>
        </w:rPr>
      </w:pPr>
      <w:r>
        <w:rPr>
          <w:lang w:eastAsia="ja-JP"/>
        </w:rPr>
        <w:t>Zusätzlich gibt es Führungszapfen, um das Chassis zu stützen, bevor die 4 Montagepositionen angezogen werden. Der Zweck der Führungszapfen besteht darin, das Chassis während des Installationsprozesses vorübergehend zu halten. Es soll nicht das Gesamtgewicht des Chassis mit Blades tragen. Die Führungszapfen sind Teil des Rahmens.</w:t>
      </w:r>
      <w:r>
        <w:rPr>
          <w:lang w:val="en-GB" w:eastAsia="ja-JP"/>
        </w:rPr>
        <w:t> </w:t>
      </w:r>
    </w:p>
    <w:p w14:paraId="0A229AC9" w14:textId="33161A9C" w:rsidR="00243EDE" w:rsidRPr="00243EDE" w:rsidRDefault="00243EDE" w:rsidP="00243EDE">
      <w:pPr>
        <w:rPr>
          <w:lang w:val="en-GB" w:eastAsia="ja-JP"/>
        </w:rPr>
      </w:pPr>
      <w:r>
        <w:rPr>
          <w:noProof/>
          <w:lang w:val="en-GB" w:eastAsia="ja-JP"/>
        </w:rPr>
        <w:drawing>
          <wp:inline distT="0" distB="0" distL="0" distR="0" wp14:anchorId="57761868" wp14:editId="1B73587B">
            <wp:extent cx="3714750" cy="3816350"/>
            <wp:effectExtent l="0" t="0" r="0" b="0"/>
            <wp:docPr id="116656555" name="Picture 99" descr="Diagram, engineering drawing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Diagram, engineering drawing  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714750" cy="3816350"/>
                    </a:xfrm>
                    <a:prstGeom prst="rect">
                      <a:avLst/>
                    </a:prstGeom>
                    <a:noFill/>
                    <a:ln>
                      <a:noFill/>
                    </a:ln>
                  </pic:spPr>
                </pic:pic>
              </a:graphicData>
            </a:graphic>
          </wp:inline>
        </w:drawing>
      </w:r>
      <w:r>
        <w:rPr>
          <w:lang w:val="en-GB" w:eastAsia="ja-JP"/>
        </w:rPr>
        <w:t> </w:t>
      </w:r>
    </w:p>
    <w:p w14:paraId="6C98CA43" w14:textId="77777777" w:rsidR="00243EDE" w:rsidRPr="00243EDE" w:rsidRDefault="00243EDE">
      <w:pPr>
        <w:numPr>
          <w:ilvl w:val="0"/>
          <w:numId w:val="42"/>
        </w:numPr>
        <w:rPr>
          <w:lang w:eastAsia="ja-JP"/>
        </w:rPr>
      </w:pPr>
      <w:r>
        <w:rPr>
          <w:lang w:eastAsia="ja-JP"/>
        </w:rPr>
        <w:t>Es sollte ausreichend Platz zwischen der Vorderseite der CCU und der Schranktür vorhanden sein, damit die SPUMA_240-RF-Kabel beim Schließen der Tür nicht verbogen werden. </w:t>
      </w:r>
    </w:p>
    <w:p w14:paraId="3C9463DA" w14:textId="77777777" w:rsidR="00243EDE" w:rsidRPr="00243EDE" w:rsidRDefault="00243EDE" w:rsidP="00243EDE">
      <w:pPr>
        <w:rPr>
          <w:lang w:eastAsia="ja-JP"/>
        </w:rPr>
      </w:pPr>
      <w:r>
        <w:rPr>
          <w:lang w:eastAsia="ja-JP"/>
        </w:rPr>
        <w:t> </w:t>
      </w:r>
    </w:p>
    <w:p w14:paraId="23C7713F" w14:textId="056F15CD" w:rsidR="00243EDE" w:rsidRPr="00243EDE" w:rsidRDefault="00243EDE" w:rsidP="00243EDE">
      <w:pPr>
        <w:pStyle w:val="Heading3"/>
        <w:rPr>
          <w:lang w:val="en-GB" w:eastAsia="ja-JP"/>
        </w:rPr>
      </w:pPr>
      <w:bookmarkStart w:id="91" w:name="_Toc229775517"/>
      <w:r>
        <w:rPr>
          <w:lang w:eastAsia="ja-JP"/>
        </w:rPr>
        <w:lastRenderedPageBreak/>
        <w:t>CCU Side-Brackets</w:t>
      </w:r>
      <w:bookmarkEnd w:id="91"/>
      <w:r>
        <w:rPr>
          <w:lang w:val="en-GB" w:eastAsia="ja-JP"/>
        </w:rPr>
        <w:t> </w:t>
      </w:r>
    </w:p>
    <w:p w14:paraId="35504991" w14:textId="77777777" w:rsidR="00243EDE" w:rsidRDefault="00243EDE" w:rsidP="00243EDE">
      <w:pPr>
        <w:rPr>
          <w:lang w:eastAsia="ja-JP"/>
        </w:rPr>
      </w:pPr>
      <w:r>
        <w:rPr>
          <w:lang w:eastAsia="ja-JP"/>
        </w:rPr>
        <w:t>Die CCU wird mit seitlichen Halterungen für die Montage in einem 19-Zoll-Rack geliefert: </w:t>
      </w:r>
    </w:p>
    <w:p w14:paraId="55871A61" w14:textId="77777777" w:rsidR="00243EDE" w:rsidRPr="00243EDE" w:rsidRDefault="00243EDE" w:rsidP="00243EDE">
      <w:pPr>
        <w:rPr>
          <w:lang w:eastAsia="ja-JP"/>
        </w:rPr>
      </w:pPr>
    </w:p>
    <w:p w14:paraId="642304AF" w14:textId="5E9CCE43" w:rsidR="00243EDE" w:rsidRPr="00243EDE" w:rsidRDefault="00243EDE" w:rsidP="00243EDE">
      <w:pPr>
        <w:rPr>
          <w:lang w:val="en-GB" w:eastAsia="ja-JP"/>
        </w:rPr>
      </w:pPr>
      <w:r>
        <w:rPr>
          <w:b/>
          <w:bCs/>
          <w:lang w:eastAsia="ja-JP"/>
        </w:rPr>
        <w:t>Side-bracket Vorderansicht:</w:t>
      </w:r>
      <w:r>
        <w:rPr>
          <w:lang w:val="en-GB" w:eastAsia="ja-JP"/>
        </w:rPr>
        <w:t> </w:t>
      </w:r>
    </w:p>
    <w:p w14:paraId="2E779294" w14:textId="3B3E92E1" w:rsidR="00243EDE" w:rsidRPr="00243EDE" w:rsidRDefault="00243EDE" w:rsidP="00243EDE">
      <w:pPr>
        <w:rPr>
          <w:lang w:val="en-GB" w:eastAsia="ja-JP"/>
        </w:rPr>
      </w:pPr>
      <w:r>
        <w:rPr>
          <w:noProof/>
          <w:lang w:val="en-GB" w:eastAsia="ja-JP"/>
        </w:rPr>
        <w:drawing>
          <wp:inline distT="0" distB="0" distL="0" distR="0" wp14:anchorId="68933F38" wp14:editId="23180A0B">
            <wp:extent cx="3581400" cy="2114550"/>
            <wp:effectExtent l="0" t="0" r="0" b="0"/>
            <wp:docPr id="124532091" name="Picture 98" descr="A white rectangular object with re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2091" name="Picture 98" descr="A white rectangular object with red lines  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581400" cy="2114550"/>
                    </a:xfrm>
                    <a:prstGeom prst="rect">
                      <a:avLst/>
                    </a:prstGeom>
                    <a:noFill/>
                    <a:ln>
                      <a:noFill/>
                    </a:ln>
                  </pic:spPr>
                </pic:pic>
              </a:graphicData>
            </a:graphic>
          </wp:inline>
        </w:drawing>
      </w:r>
      <w:r>
        <w:rPr>
          <w:lang w:val="en-GB" w:eastAsia="ja-JP"/>
        </w:rPr>
        <w:t> </w:t>
      </w:r>
    </w:p>
    <w:p w14:paraId="6A70F372" w14:textId="2EF852FE" w:rsidR="00243EDE" w:rsidRPr="00243EDE" w:rsidRDefault="00243EDE" w:rsidP="00243EDE">
      <w:pPr>
        <w:rPr>
          <w:lang w:val="en-GB" w:eastAsia="ja-JP"/>
        </w:rPr>
      </w:pPr>
      <w:r>
        <w:rPr>
          <w:noProof/>
          <w:lang w:val="en-GB" w:eastAsia="ja-JP"/>
        </w:rPr>
        <w:drawing>
          <wp:inline distT="0" distB="0" distL="0" distR="0" wp14:anchorId="73ED47B1" wp14:editId="6C461685">
            <wp:extent cx="2095500" cy="2393950"/>
            <wp:effectExtent l="0" t="0" r="0" b="6350"/>
            <wp:docPr id="2022585817" name="Picture 97" descr="A diagram of a mach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85817" name="Picture 97" descr="A diagram of a machine  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95500" cy="2393950"/>
                    </a:xfrm>
                    <a:prstGeom prst="rect">
                      <a:avLst/>
                    </a:prstGeom>
                    <a:noFill/>
                    <a:ln>
                      <a:noFill/>
                    </a:ln>
                  </pic:spPr>
                </pic:pic>
              </a:graphicData>
            </a:graphic>
          </wp:inline>
        </w:drawing>
      </w:r>
      <w:r>
        <w:rPr>
          <w:lang w:eastAsia="ja-JP"/>
        </w:rPr>
        <w:t xml:space="preserve">            </w:t>
      </w:r>
      <w:r>
        <w:rPr>
          <w:noProof/>
          <w:lang w:val="en-GB" w:eastAsia="ja-JP"/>
        </w:rPr>
        <w:drawing>
          <wp:inline distT="0" distB="0" distL="0" distR="0" wp14:anchorId="70E45745" wp14:editId="57DAD3F1">
            <wp:extent cx="1333500" cy="2381250"/>
            <wp:effectExtent l="0" t="0" r="0" b="0"/>
            <wp:docPr id="189023330" name="Picture 96"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23330" name="Picture 96" descr="A screenshot of a computer  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33500" cy="2381250"/>
                    </a:xfrm>
                    <a:prstGeom prst="rect">
                      <a:avLst/>
                    </a:prstGeom>
                    <a:noFill/>
                    <a:ln>
                      <a:noFill/>
                    </a:ln>
                  </pic:spPr>
                </pic:pic>
              </a:graphicData>
            </a:graphic>
          </wp:inline>
        </w:drawing>
      </w:r>
      <w:r>
        <w:rPr>
          <w:lang w:eastAsia="ja-JP"/>
        </w:rPr>
        <w:t> </w:t>
      </w:r>
      <w:r>
        <w:rPr>
          <w:lang w:val="en-GB" w:eastAsia="ja-JP"/>
        </w:rPr>
        <w:t> </w:t>
      </w:r>
    </w:p>
    <w:p w14:paraId="1542DC38" w14:textId="17D7C3BB" w:rsidR="00243EDE" w:rsidRPr="00243EDE" w:rsidRDefault="00243EDE" w:rsidP="00243EDE">
      <w:pPr>
        <w:rPr>
          <w:lang w:val="en-GB" w:eastAsia="ja-JP"/>
        </w:rPr>
      </w:pPr>
      <w:r>
        <w:rPr>
          <w:b/>
          <w:bCs/>
          <w:lang w:eastAsia="ja-JP"/>
        </w:rPr>
        <w:lastRenderedPageBreak/>
        <w:t>Side-bracket Montageloch:</w:t>
      </w:r>
      <w:r>
        <w:rPr>
          <w:lang w:val="en-GB" w:eastAsia="ja-JP"/>
        </w:rPr>
        <w:t> </w:t>
      </w:r>
      <w:r>
        <w:rPr>
          <w:lang w:val="en-GB" w:eastAsia="ja-JP"/>
        </w:rPr>
        <w:br/>
      </w:r>
      <w:r>
        <w:rPr>
          <w:lang w:val="en-GB" w:eastAsia="ja-JP"/>
        </w:rPr>
        <w:br/>
      </w:r>
      <w:r>
        <w:rPr>
          <w:noProof/>
          <w:lang w:val="en-GB" w:eastAsia="ja-JP"/>
        </w:rPr>
        <w:drawing>
          <wp:inline distT="0" distB="0" distL="0" distR="0" wp14:anchorId="02F4E995" wp14:editId="466E46AE">
            <wp:extent cx="3868615" cy="3581342"/>
            <wp:effectExtent l="0" t="0" r="0" b="635"/>
            <wp:docPr id="855288360" name="Picture 95" descr="A white rectangular object with red and green tex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88360" name="Picture 95" descr="A white rectangular object with red and green text  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88509" cy="3599759"/>
                    </a:xfrm>
                    <a:prstGeom prst="rect">
                      <a:avLst/>
                    </a:prstGeom>
                    <a:noFill/>
                    <a:ln>
                      <a:noFill/>
                    </a:ln>
                  </pic:spPr>
                </pic:pic>
              </a:graphicData>
            </a:graphic>
          </wp:inline>
        </w:drawing>
      </w:r>
      <w:r>
        <w:rPr>
          <w:lang w:val="en-GB" w:eastAsia="ja-JP"/>
        </w:rPr>
        <w:t> </w:t>
      </w:r>
    </w:p>
    <w:p w14:paraId="41071B33" w14:textId="77777777" w:rsidR="00243EDE" w:rsidRPr="00243EDE" w:rsidRDefault="00243EDE" w:rsidP="00243EDE">
      <w:pPr>
        <w:pStyle w:val="Heading3"/>
        <w:rPr>
          <w:lang w:val="en-GB" w:eastAsia="ja-JP"/>
        </w:rPr>
      </w:pPr>
      <w:bookmarkStart w:id="92" w:name="_Toc229775518"/>
      <w:r>
        <w:rPr>
          <w:lang w:eastAsia="ja-JP"/>
        </w:rPr>
        <w:t>CCU Stromkabel</w:t>
      </w:r>
      <w:bookmarkEnd w:id="92"/>
      <w:r>
        <w:rPr>
          <w:lang w:val="en-GB" w:eastAsia="ja-JP"/>
        </w:rPr>
        <w:t> </w:t>
      </w:r>
    </w:p>
    <w:p w14:paraId="48AB389C" w14:textId="77777777" w:rsidR="00243EDE" w:rsidRPr="00243EDE" w:rsidRDefault="00243EDE" w:rsidP="00243EDE">
      <w:pPr>
        <w:rPr>
          <w:lang w:eastAsia="ja-JP"/>
        </w:rPr>
      </w:pPr>
      <w:r>
        <w:rPr>
          <w:lang w:eastAsia="ja-JP"/>
        </w:rPr>
        <w:t>Die CCU wird auch mit einem Stromadapterkabel geliefert, um die von Stadler gelieferten K-kodierten Stecker auf die von der CCU benötigten HC-D7-Stecker umzuwandeln: </w:t>
      </w:r>
    </w:p>
    <w:p w14:paraId="6BA7A4A4" w14:textId="763FD2B6" w:rsidR="00243EDE" w:rsidRPr="00243EDE" w:rsidRDefault="00243EDE" w:rsidP="00243EDE">
      <w:pPr>
        <w:rPr>
          <w:lang w:val="en-GB" w:eastAsia="ja-JP"/>
        </w:rPr>
      </w:pPr>
      <w:r>
        <w:rPr>
          <w:lang w:eastAsia="ja-JP"/>
        </w:rPr>
        <w:t> </w:t>
      </w:r>
      <w:r>
        <w:rPr>
          <w:noProof/>
          <w:lang w:val="en-GB" w:eastAsia="ja-JP"/>
        </w:rPr>
        <w:drawing>
          <wp:inline distT="0" distB="0" distL="0" distR="0" wp14:anchorId="08B1A1D2" wp14:editId="2187EA9A">
            <wp:extent cx="5940425" cy="463550"/>
            <wp:effectExtent l="0" t="0" r="0" b="0"/>
            <wp:docPr id="1663903223"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0425" cy="463550"/>
                    </a:xfrm>
                    <a:prstGeom prst="rect">
                      <a:avLst/>
                    </a:prstGeom>
                    <a:noFill/>
                    <a:ln>
                      <a:noFill/>
                    </a:ln>
                  </pic:spPr>
                </pic:pic>
              </a:graphicData>
            </a:graphic>
          </wp:inline>
        </w:drawing>
      </w:r>
      <w:r>
        <w:rPr>
          <w:lang w:val="en-GB" w:eastAsia="ja-JP"/>
        </w:rPr>
        <w:t> </w:t>
      </w:r>
    </w:p>
    <w:p w14:paraId="19641DF8" w14:textId="77777777" w:rsidR="00243EDE" w:rsidRDefault="00243EDE" w:rsidP="00243EDE">
      <w:pPr>
        <w:rPr>
          <w:lang w:val="en-GB" w:eastAsia="ja-JP"/>
        </w:rPr>
      </w:pPr>
      <w:r>
        <w:rPr>
          <w:lang w:val="en-GB" w:eastAsia="ja-JP"/>
        </w:rPr>
        <w:t> </w:t>
      </w:r>
    </w:p>
    <w:p w14:paraId="6209D9AB" w14:textId="77777777" w:rsidR="00243EDE" w:rsidRDefault="00243EDE" w:rsidP="00243EDE">
      <w:pPr>
        <w:rPr>
          <w:lang w:val="en-GB" w:eastAsia="ja-JP"/>
        </w:rPr>
      </w:pPr>
    </w:p>
    <w:p w14:paraId="56930833" w14:textId="77777777" w:rsidR="00243EDE" w:rsidRDefault="00243EDE" w:rsidP="00243EDE">
      <w:pPr>
        <w:rPr>
          <w:lang w:val="en-GB" w:eastAsia="ja-JP"/>
        </w:rPr>
      </w:pPr>
    </w:p>
    <w:p w14:paraId="7ACAD39E" w14:textId="77777777" w:rsidR="00243EDE" w:rsidRDefault="00243EDE" w:rsidP="00243EDE">
      <w:pPr>
        <w:rPr>
          <w:lang w:val="en-GB" w:eastAsia="ja-JP"/>
        </w:rPr>
      </w:pPr>
    </w:p>
    <w:p w14:paraId="7E19FF08" w14:textId="77777777" w:rsidR="00243EDE" w:rsidRPr="00243EDE" w:rsidRDefault="00243EDE" w:rsidP="00243EDE">
      <w:pPr>
        <w:rPr>
          <w:lang w:val="en-GB" w:eastAsia="ja-JP"/>
        </w:rPr>
      </w:pPr>
    </w:p>
    <w:p w14:paraId="30DE6645" w14:textId="77777777" w:rsidR="00243EDE" w:rsidRPr="00243EDE" w:rsidRDefault="00243EDE" w:rsidP="00243EDE">
      <w:pPr>
        <w:rPr>
          <w:lang w:val="en-GB" w:eastAsia="ja-JP"/>
        </w:rPr>
      </w:pPr>
      <w:r>
        <w:rPr>
          <w:lang w:val="en-GB" w:eastAsia="ja-JP"/>
        </w:rPr>
        <w:t> </w:t>
      </w:r>
    </w:p>
    <w:p w14:paraId="5F06413A" w14:textId="77777777" w:rsidR="00243EDE" w:rsidRPr="00243EDE" w:rsidRDefault="00243EDE" w:rsidP="00243EDE">
      <w:pPr>
        <w:pStyle w:val="Heading2"/>
        <w:rPr>
          <w:lang w:val="en-GB"/>
        </w:rPr>
      </w:pPr>
      <w:bookmarkStart w:id="93" w:name="_Toc229775519"/>
      <w:r>
        <w:lastRenderedPageBreak/>
        <w:t>Access Point (AP)</w:t>
      </w:r>
      <w:bookmarkEnd w:id="93"/>
      <w:r>
        <w:rPr>
          <w:lang w:val="en-GB"/>
        </w:rPr>
        <w:t> </w:t>
      </w:r>
    </w:p>
    <w:p w14:paraId="0E0137F3" w14:textId="77777777" w:rsidR="00243EDE" w:rsidRPr="00243EDE" w:rsidRDefault="00243EDE" w:rsidP="00243EDE">
      <w:pPr>
        <w:rPr>
          <w:lang w:eastAsia="ja-JP"/>
        </w:rPr>
      </w:pPr>
      <w:r>
        <w:rPr>
          <w:lang w:eastAsia="ja-JP"/>
        </w:rPr>
        <w:t>Es werden 4x AP pro Wagen verwendet. </w:t>
      </w:r>
    </w:p>
    <w:p w14:paraId="5FCC0BA4" w14:textId="53829BDD" w:rsidR="00243EDE" w:rsidRPr="00243EDE" w:rsidRDefault="00243EDE" w:rsidP="00243EDE">
      <w:pPr>
        <w:rPr>
          <w:lang w:val="en-GB" w:eastAsia="ja-JP"/>
        </w:rPr>
      </w:pPr>
      <w:r>
        <w:rPr>
          <w:noProof/>
          <w:lang w:val="en-GB" w:eastAsia="ja-JP"/>
        </w:rPr>
        <w:drawing>
          <wp:inline distT="0" distB="0" distL="0" distR="0" wp14:anchorId="21999A9C" wp14:editId="2E718185">
            <wp:extent cx="3676650" cy="2609850"/>
            <wp:effectExtent l="0" t="0" r="0" b="0"/>
            <wp:docPr id="206020535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676650" cy="2609850"/>
                    </a:xfrm>
                    <a:prstGeom prst="rect">
                      <a:avLst/>
                    </a:prstGeom>
                    <a:noFill/>
                    <a:ln>
                      <a:noFill/>
                    </a:ln>
                  </pic:spPr>
                </pic:pic>
              </a:graphicData>
            </a:graphic>
          </wp:inline>
        </w:drawing>
      </w:r>
      <w:r>
        <w:rPr>
          <w:lang w:val="en-GB" w:eastAsia="ja-JP"/>
        </w:rPr>
        <w:t> </w:t>
      </w:r>
    </w:p>
    <w:p w14:paraId="1637168C" w14:textId="1300FAC1" w:rsidR="00243EDE" w:rsidRPr="00243EDE" w:rsidRDefault="00243EDE" w:rsidP="00243EDE">
      <w:pPr>
        <w:rPr>
          <w:lang w:val="en-GB" w:eastAsia="ja-JP"/>
        </w:rPr>
      </w:pPr>
      <w:r>
        <w:rPr>
          <w:noProof/>
          <w:lang w:val="en-GB" w:eastAsia="ja-JP"/>
        </w:rPr>
        <w:drawing>
          <wp:inline distT="0" distB="0" distL="0" distR="0" wp14:anchorId="1CCD0850" wp14:editId="375CA609">
            <wp:extent cx="3683000" cy="4343400"/>
            <wp:effectExtent l="0" t="0" r="0" b="0"/>
            <wp:docPr id="441009126" name="Picture 92" descr="A computer screen shot of a mach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009126" name="Picture 92" descr="A computer screen shot of a machine  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683000" cy="4343400"/>
                    </a:xfrm>
                    <a:prstGeom prst="rect">
                      <a:avLst/>
                    </a:prstGeom>
                    <a:noFill/>
                    <a:ln>
                      <a:noFill/>
                    </a:ln>
                  </pic:spPr>
                </pic:pic>
              </a:graphicData>
            </a:graphic>
          </wp:inline>
        </w:drawing>
      </w:r>
      <w:r>
        <w:rPr>
          <w:lang w:val="en-GB" w:eastAsia="ja-JP"/>
        </w:rPr>
        <w:t> </w:t>
      </w:r>
    </w:p>
    <w:p w14:paraId="5A68ABE2" w14:textId="77777777" w:rsidR="00243EDE" w:rsidRPr="00243EDE" w:rsidRDefault="00243EDE" w:rsidP="00243EDE">
      <w:pPr>
        <w:pStyle w:val="Heading2"/>
        <w:rPr>
          <w:lang w:val="en-GB"/>
        </w:rPr>
      </w:pPr>
      <w:bookmarkStart w:id="94" w:name="_Toc229775520"/>
      <w:r>
        <w:lastRenderedPageBreak/>
        <w:t>Innenantennen</w:t>
      </w:r>
      <w:bookmarkEnd w:id="94"/>
      <w:r>
        <w:rPr>
          <w:lang w:val="en-GB"/>
        </w:rPr>
        <w:t> </w:t>
      </w:r>
    </w:p>
    <w:p w14:paraId="7C96F1B0" w14:textId="77777777" w:rsidR="00243EDE" w:rsidRPr="00243EDE" w:rsidRDefault="00243EDE" w:rsidP="00243EDE">
      <w:pPr>
        <w:rPr>
          <w:lang w:eastAsia="ja-JP"/>
        </w:rPr>
      </w:pPr>
      <w:r>
        <w:rPr>
          <w:lang w:eastAsia="ja-JP"/>
        </w:rPr>
        <w:t>Es werden 4 Innenantennen verwendet (1x per AP).  </w:t>
      </w:r>
    </w:p>
    <w:p w14:paraId="45C2DF0E" w14:textId="5721B926" w:rsidR="00243EDE" w:rsidRPr="00243EDE" w:rsidRDefault="00243EDE" w:rsidP="00243EDE">
      <w:pPr>
        <w:rPr>
          <w:lang w:val="en-GB" w:eastAsia="ja-JP"/>
        </w:rPr>
      </w:pPr>
      <w:r>
        <w:rPr>
          <w:noProof/>
          <w:lang w:val="en-GB" w:eastAsia="ja-JP"/>
        </w:rPr>
        <w:drawing>
          <wp:inline distT="0" distB="0" distL="0" distR="0" wp14:anchorId="00C4B1C1" wp14:editId="785A6994">
            <wp:extent cx="4711700" cy="3238500"/>
            <wp:effectExtent l="0" t="0" r="0" b="0"/>
            <wp:docPr id="589978135" name="Picture 91" descr="A cartoon of a television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78135" name="Picture 91" descr="A cartoon of a television  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711700" cy="3238500"/>
                    </a:xfrm>
                    <a:prstGeom prst="rect">
                      <a:avLst/>
                    </a:prstGeom>
                    <a:noFill/>
                    <a:ln>
                      <a:noFill/>
                    </a:ln>
                  </pic:spPr>
                </pic:pic>
              </a:graphicData>
            </a:graphic>
          </wp:inline>
        </w:drawing>
      </w:r>
      <w:r>
        <w:rPr>
          <w:lang w:val="en-GB" w:eastAsia="ja-JP"/>
        </w:rPr>
        <w:t> </w:t>
      </w:r>
    </w:p>
    <w:p w14:paraId="5FF3E823" w14:textId="0AFFDA9A" w:rsidR="00243EDE" w:rsidRPr="00243EDE" w:rsidRDefault="00243EDE" w:rsidP="00243EDE">
      <w:pPr>
        <w:rPr>
          <w:lang w:val="en-GB" w:eastAsia="ja-JP"/>
        </w:rPr>
      </w:pPr>
      <w:r>
        <w:rPr>
          <w:noProof/>
          <w:lang w:val="en-GB" w:eastAsia="ja-JP"/>
        </w:rPr>
        <w:drawing>
          <wp:inline distT="0" distB="0" distL="0" distR="0" wp14:anchorId="14E3FC4A" wp14:editId="3F9154EB">
            <wp:extent cx="4406900" cy="3886200"/>
            <wp:effectExtent l="0" t="0" r="0" b="0"/>
            <wp:docPr id="1738456271" name="Picture 90" descr="A green and white mach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456271" name="Picture 90" descr="A green and white machine  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406900" cy="3886200"/>
                    </a:xfrm>
                    <a:prstGeom prst="rect">
                      <a:avLst/>
                    </a:prstGeom>
                    <a:noFill/>
                    <a:ln>
                      <a:noFill/>
                    </a:ln>
                  </pic:spPr>
                </pic:pic>
              </a:graphicData>
            </a:graphic>
          </wp:inline>
        </w:drawing>
      </w:r>
      <w:r>
        <w:rPr>
          <w:lang w:val="en-GB" w:eastAsia="ja-JP"/>
        </w:rPr>
        <w:t> </w:t>
      </w:r>
    </w:p>
    <w:p w14:paraId="2B1D6E91" w14:textId="0D862735" w:rsidR="00243EDE" w:rsidRPr="00243EDE" w:rsidRDefault="00243EDE" w:rsidP="00243EDE">
      <w:pPr>
        <w:pStyle w:val="Heading2"/>
        <w:rPr>
          <w:lang w:val="de-AT"/>
        </w:rPr>
      </w:pPr>
      <w:bookmarkStart w:id="95" w:name="_Toc229775521"/>
      <w:r>
        <w:lastRenderedPageBreak/>
        <w:t>Switch montage für alle Waggons</w:t>
      </w:r>
      <w:bookmarkEnd w:id="95"/>
      <w:r>
        <w:rPr>
          <w:lang w:val="de-AT"/>
        </w:rPr>
        <w:t> </w:t>
      </w:r>
    </w:p>
    <w:p w14:paraId="23278113" w14:textId="77777777" w:rsidR="00243EDE" w:rsidRPr="00243EDE" w:rsidRDefault="00243EDE" w:rsidP="00243EDE">
      <w:pPr>
        <w:rPr>
          <w:lang w:eastAsia="ja-JP"/>
        </w:rPr>
      </w:pPr>
      <w:r>
        <w:rPr>
          <w:lang w:eastAsia="ja-JP"/>
        </w:rPr>
        <w:t>Insgesamt sind es 3 Switche pro Wagen. </w:t>
      </w:r>
    </w:p>
    <w:p w14:paraId="3D8F8BEC" w14:textId="60FA829C" w:rsidR="00243EDE" w:rsidRPr="00243EDE" w:rsidRDefault="00243EDE" w:rsidP="00243EDE">
      <w:pPr>
        <w:rPr>
          <w:lang w:val="en-GB" w:eastAsia="ja-JP"/>
        </w:rPr>
      </w:pPr>
      <w:r>
        <w:rPr>
          <w:noProof/>
          <w:lang w:val="en-GB" w:eastAsia="ja-JP"/>
        </w:rPr>
        <w:drawing>
          <wp:inline distT="0" distB="0" distL="0" distR="0" wp14:anchorId="09526370" wp14:editId="4573827A">
            <wp:extent cx="4953000" cy="3124200"/>
            <wp:effectExtent l="0" t="0" r="0" b="0"/>
            <wp:docPr id="102477106" name="Picture 89" descr="A computer generated image of a mach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7106" name="Picture 89" descr="A computer generated image of a machine  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953000" cy="3124200"/>
                    </a:xfrm>
                    <a:prstGeom prst="rect">
                      <a:avLst/>
                    </a:prstGeom>
                    <a:noFill/>
                    <a:ln>
                      <a:noFill/>
                    </a:ln>
                  </pic:spPr>
                </pic:pic>
              </a:graphicData>
            </a:graphic>
          </wp:inline>
        </w:drawing>
      </w:r>
      <w:r>
        <w:rPr>
          <w:lang w:val="en-GB" w:eastAsia="ja-JP"/>
        </w:rPr>
        <w:t> </w:t>
      </w:r>
    </w:p>
    <w:p w14:paraId="46F7A44A" w14:textId="1924627A" w:rsidR="00243EDE" w:rsidRPr="00243EDE" w:rsidRDefault="00243EDE" w:rsidP="00243EDE">
      <w:pPr>
        <w:rPr>
          <w:lang w:val="en-GB" w:eastAsia="ja-JP"/>
        </w:rPr>
      </w:pPr>
      <w:r>
        <w:rPr>
          <w:noProof/>
          <w:lang w:val="en-GB" w:eastAsia="ja-JP"/>
        </w:rPr>
        <w:drawing>
          <wp:inline distT="0" distB="0" distL="0" distR="0" wp14:anchorId="38BD7E07" wp14:editId="7B616A9E">
            <wp:extent cx="4959350" cy="3543300"/>
            <wp:effectExtent l="0" t="0" r="0" b="0"/>
            <wp:docPr id="541468119" name="Picture 88" descr="A computer generated image of a mach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68119" name="Picture 88" descr="A computer generated image of a machine  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959350" cy="3543300"/>
                    </a:xfrm>
                    <a:prstGeom prst="rect">
                      <a:avLst/>
                    </a:prstGeom>
                    <a:noFill/>
                    <a:ln>
                      <a:noFill/>
                    </a:ln>
                  </pic:spPr>
                </pic:pic>
              </a:graphicData>
            </a:graphic>
          </wp:inline>
        </w:drawing>
      </w:r>
      <w:r>
        <w:rPr>
          <w:lang w:val="en-GB" w:eastAsia="ja-JP"/>
        </w:rPr>
        <w:t> </w:t>
      </w:r>
    </w:p>
    <w:p w14:paraId="256696A2" w14:textId="433379A7" w:rsidR="00243EDE" w:rsidRPr="00243EDE" w:rsidRDefault="00243EDE" w:rsidP="00243EDE">
      <w:pPr>
        <w:rPr>
          <w:lang w:val="en-GB" w:eastAsia="ja-JP"/>
        </w:rPr>
      </w:pPr>
      <w:r>
        <w:rPr>
          <w:noProof/>
          <w:lang w:val="en-GB" w:eastAsia="ja-JP"/>
        </w:rPr>
        <w:lastRenderedPageBreak/>
        <w:drawing>
          <wp:inline distT="0" distB="0" distL="0" distR="0" wp14:anchorId="5898B12D" wp14:editId="6344299B">
            <wp:extent cx="4940300" cy="3562350"/>
            <wp:effectExtent l="0" t="0" r="0" b="0"/>
            <wp:docPr id="851059249" name="Picture 87" descr="A computer generated image of a mach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59249" name="Picture 87" descr="A computer generated image of a machine  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940300" cy="3562350"/>
                    </a:xfrm>
                    <a:prstGeom prst="rect">
                      <a:avLst/>
                    </a:prstGeom>
                    <a:noFill/>
                    <a:ln>
                      <a:noFill/>
                    </a:ln>
                  </pic:spPr>
                </pic:pic>
              </a:graphicData>
            </a:graphic>
          </wp:inline>
        </w:drawing>
      </w:r>
      <w:r>
        <w:rPr>
          <w:lang w:val="en-GB" w:eastAsia="ja-JP"/>
        </w:rPr>
        <w:t> </w:t>
      </w:r>
    </w:p>
    <w:p w14:paraId="6BAD7FF8" w14:textId="40D01630" w:rsidR="00243EDE" w:rsidRPr="00243EDE" w:rsidRDefault="00243EDE" w:rsidP="00243EDE">
      <w:pPr>
        <w:rPr>
          <w:lang w:val="en-GB" w:eastAsia="ja-JP"/>
        </w:rPr>
      </w:pPr>
      <w:r>
        <w:rPr>
          <w:noProof/>
          <w:lang w:val="en-GB" w:eastAsia="ja-JP"/>
        </w:rPr>
        <w:drawing>
          <wp:inline distT="0" distB="0" distL="0" distR="0" wp14:anchorId="74D1F4FE" wp14:editId="48FD030A">
            <wp:extent cx="4953000" cy="3962400"/>
            <wp:effectExtent l="0" t="0" r="0" b="0"/>
            <wp:docPr id="683403650" name="Picture 86" descr="A blue and black stair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03650" name="Picture 86" descr="A blue and black stairs  AI-generated content may b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953000" cy="3962400"/>
                    </a:xfrm>
                    <a:prstGeom prst="rect">
                      <a:avLst/>
                    </a:prstGeom>
                    <a:noFill/>
                    <a:ln>
                      <a:noFill/>
                    </a:ln>
                  </pic:spPr>
                </pic:pic>
              </a:graphicData>
            </a:graphic>
          </wp:inline>
        </w:drawing>
      </w:r>
      <w:r>
        <w:rPr>
          <w:lang w:val="en-GB" w:eastAsia="ja-JP"/>
        </w:rPr>
        <w:t> </w:t>
      </w:r>
    </w:p>
    <w:p w14:paraId="7A1332FE" w14:textId="583CEE5F" w:rsidR="00243EDE" w:rsidRPr="00243EDE" w:rsidRDefault="00243EDE" w:rsidP="00243EDE">
      <w:pPr>
        <w:rPr>
          <w:lang w:val="en-GB" w:eastAsia="ja-JP"/>
        </w:rPr>
      </w:pPr>
      <w:r>
        <w:rPr>
          <w:noProof/>
          <w:lang w:val="en-GB" w:eastAsia="ja-JP"/>
        </w:rPr>
        <w:lastRenderedPageBreak/>
        <w:drawing>
          <wp:inline distT="0" distB="0" distL="0" distR="0" wp14:anchorId="35B0B8D3" wp14:editId="2D6A6768">
            <wp:extent cx="5181600" cy="3435350"/>
            <wp:effectExtent l="0" t="0" r="0" b="0"/>
            <wp:docPr id="21953900" name="Picture 85" descr="A drawing of a colorful staircas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3900" name="Picture 85" descr="A drawing of a colorful staircase  AI-generated content may b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181600" cy="3435350"/>
                    </a:xfrm>
                    <a:prstGeom prst="rect">
                      <a:avLst/>
                    </a:prstGeom>
                    <a:noFill/>
                    <a:ln>
                      <a:noFill/>
                    </a:ln>
                  </pic:spPr>
                </pic:pic>
              </a:graphicData>
            </a:graphic>
          </wp:inline>
        </w:drawing>
      </w:r>
      <w:r>
        <w:rPr>
          <w:lang w:val="en-GB" w:eastAsia="ja-JP"/>
        </w:rPr>
        <w:t> </w:t>
      </w:r>
    </w:p>
    <w:p w14:paraId="4D983BAD" w14:textId="43C4DFFD" w:rsidR="00243EDE" w:rsidRPr="00243EDE" w:rsidRDefault="00243EDE" w:rsidP="00243EDE">
      <w:pPr>
        <w:rPr>
          <w:lang w:val="en-GB" w:eastAsia="ja-JP"/>
        </w:rPr>
      </w:pPr>
      <w:r>
        <w:rPr>
          <w:noProof/>
          <w:lang w:val="en-GB" w:eastAsia="ja-JP"/>
        </w:rPr>
        <w:drawing>
          <wp:inline distT="0" distB="0" distL="0" distR="0" wp14:anchorId="57AF3691" wp14:editId="18AD19D6">
            <wp:extent cx="5181600" cy="3486150"/>
            <wp:effectExtent l="0" t="0" r="0" b="0"/>
            <wp:docPr id="1101502268"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181600" cy="3486150"/>
                    </a:xfrm>
                    <a:prstGeom prst="rect">
                      <a:avLst/>
                    </a:prstGeom>
                    <a:noFill/>
                    <a:ln>
                      <a:noFill/>
                    </a:ln>
                  </pic:spPr>
                </pic:pic>
              </a:graphicData>
            </a:graphic>
          </wp:inline>
        </w:drawing>
      </w:r>
      <w:r>
        <w:rPr>
          <w:lang w:val="en-GB" w:eastAsia="ja-JP"/>
        </w:rPr>
        <w:t> </w:t>
      </w:r>
    </w:p>
    <w:p w14:paraId="643629FF" w14:textId="77777777" w:rsidR="00243EDE" w:rsidRPr="00243EDE" w:rsidRDefault="00243EDE" w:rsidP="00243EDE">
      <w:pPr>
        <w:rPr>
          <w:lang w:val="en-GB" w:eastAsia="ja-JP"/>
        </w:rPr>
      </w:pPr>
      <w:r>
        <w:rPr>
          <w:lang w:val="en-GB" w:eastAsia="ja-JP"/>
        </w:rPr>
        <w:t> </w:t>
      </w:r>
    </w:p>
    <w:p w14:paraId="0CF606CA" w14:textId="77777777" w:rsidR="00243EDE" w:rsidRPr="00243EDE" w:rsidRDefault="00243EDE" w:rsidP="00243EDE">
      <w:pPr>
        <w:pStyle w:val="Heading2"/>
        <w:rPr>
          <w:lang w:val="en-GB"/>
        </w:rPr>
      </w:pPr>
      <w:bookmarkStart w:id="96" w:name="_Toc229775522"/>
      <w:r>
        <w:lastRenderedPageBreak/>
        <w:t>Netzwerkverkabelung und zwischenwagenverbindungen (Frontkupplung)</w:t>
      </w:r>
      <w:bookmarkEnd w:id="96"/>
      <w:r>
        <w:rPr>
          <w:lang w:val="en-GB"/>
        </w:rPr>
        <w:t> </w:t>
      </w:r>
    </w:p>
    <w:p w14:paraId="556F1D1E" w14:textId="77777777" w:rsidR="00243EDE" w:rsidRPr="00243EDE" w:rsidRDefault="00243EDE" w:rsidP="00243EDE">
      <w:pPr>
        <w:rPr>
          <w:lang w:eastAsia="ja-JP"/>
        </w:rPr>
      </w:pPr>
      <w:r>
        <w:rPr>
          <w:lang w:eastAsia="ja-JP"/>
        </w:rPr>
        <w:t>Um ein 10-Gigabit-Netzwerk im gesamten Fahrzeug sicherzustellen, erfordert Nomad, dass das gesamte Verkabelungssystem (einschließlich Anschlüsse) den Anforderungen der IEC 11801 Klasse EA entspricht. Bei einer Mehrfachtraktion sind die von Stadler bereitgestellten Verbindungen zwischen den Zügen jedoch nur mit 1 Gbps ausgelegt, was den Netzwerkverkehr zwischen zwei Zügen auf 1 Gbps reduzieren würde. </w:t>
      </w:r>
    </w:p>
    <w:p w14:paraId="22BCE868" w14:textId="77777777" w:rsidR="00243EDE" w:rsidRPr="0046075E" w:rsidRDefault="00243EDE" w:rsidP="00243EDE">
      <w:pPr>
        <w:rPr>
          <w:lang w:eastAsia="ja-JP"/>
        </w:rPr>
      </w:pPr>
      <w:r>
        <w:rPr>
          <w:lang w:eastAsia="ja-JP"/>
        </w:rPr>
        <w:t>Das IoB Netzwerk wird über zwei sogenannte OctiConn Stecker, (vorbehaltlich CR) über die Frontkupplung geführt, womit eine redundante Verbindung zwischen zwei Fahrzeugen entsteht. Lieferant ist Dellner. </w:t>
      </w:r>
    </w:p>
    <w:p w14:paraId="442CB5D2" w14:textId="77777777" w:rsidR="00243EDE" w:rsidRPr="0046075E" w:rsidRDefault="00243EDE" w:rsidP="00243EDE">
      <w:pPr>
        <w:rPr>
          <w:lang w:eastAsia="ja-JP"/>
        </w:rPr>
      </w:pPr>
      <w:r>
        <w:rPr>
          <w:lang w:eastAsia="ja-JP"/>
        </w:rPr>
        <w:t> </w:t>
      </w:r>
    </w:p>
    <w:p w14:paraId="0248238B" w14:textId="302F560E" w:rsidR="00243EDE" w:rsidRPr="0046075E" w:rsidRDefault="00243EDE" w:rsidP="00243EDE">
      <w:pPr>
        <w:rPr>
          <w:lang w:eastAsia="ja-JP"/>
        </w:rPr>
      </w:pPr>
      <w:r>
        <w:rPr>
          <w:noProof/>
          <w:lang w:val="en-GB" w:eastAsia="ja-JP"/>
        </w:rPr>
        <w:drawing>
          <wp:inline distT="0" distB="0" distL="0" distR="0" wp14:anchorId="77CD3030" wp14:editId="38CD1F1C">
            <wp:extent cx="5429250" cy="1924050"/>
            <wp:effectExtent l="0" t="0" r="0" b="0"/>
            <wp:docPr id="801399434" name="Picture 83" descr="A diagram of a devic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A diagram of a device  Description automatically generated"/>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29250" cy="1924050"/>
                    </a:xfrm>
                    <a:prstGeom prst="rect">
                      <a:avLst/>
                    </a:prstGeom>
                    <a:noFill/>
                    <a:ln>
                      <a:noFill/>
                    </a:ln>
                  </pic:spPr>
                </pic:pic>
              </a:graphicData>
            </a:graphic>
          </wp:inline>
        </w:drawing>
      </w:r>
      <w:r>
        <w:rPr>
          <w:lang w:eastAsia="ja-JP"/>
        </w:rPr>
        <w:t> </w:t>
      </w:r>
    </w:p>
    <w:p w14:paraId="24882E57" w14:textId="77777777" w:rsidR="00243EDE" w:rsidRPr="00243EDE" w:rsidRDefault="00243EDE" w:rsidP="00243EDE">
      <w:pPr>
        <w:rPr>
          <w:lang w:eastAsia="ja-JP"/>
        </w:rPr>
      </w:pPr>
      <w:r>
        <w:rPr>
          <w:lang w:eastAsia="ja-JP"/>
        </w:rPr>
        <w:t>Die Stecker sind als CAT 6a oder CAT 7 spezifiziert womit beim Kupplungsübergang eine Übertragungsgeschwindigkeit von 1 Gbit/s möglich ist. Während des Betriebs werden über den Kupplungsübergang Daten wie Fehlermeldungen, Kamerastreams im Alarmfall bzw. beim Halt für die Rückseheinrichtung übertragen. </w:t>
      </w:r>
    </w:p>
    <w:p w14:paraId="176684D8" w14:textId="65949147" w:rsidR="00243EDE" w:rsidRDefault="00243EDE" w:rsidP="00243EDE">
      <w:pPr>
        <w:rPr>
          <w:lang w:eastAsia="ja-JP"/>
        </w:rPr>
      </w:pPr>
      <w:r>
        <w:rPr>
          <w:lang w:eastAsia="ja-JP"/>
        </w:rPr>
        <w:t>Bei einer Unterbrechung der elektrischen Frontkupplung funktionieren die Fahrzeugnetzwerke innerhalb der getrennten Fahrzeuge, abgesehen von den Funktionen über die Kupplung, in deren Funktionalität weiter. </w:t>
      </w:r>
    </w:p>
    <w:p w14:paraId="0F964CCD" w14:textId="77777777" w:rsidR="00243EDE" w:rsidRDefault="00243EDE">
      <w:pPr>
        <w:rPr>
          <w:lang w:eastAsia="ja-JP"/>
        </w:rPr>
      </w:pPr>
      <w:r>
        <w:rPr>
          <w:lang w:eastAsia="ja-JP"/>
        </w:rPr>
        <w:br w:type="page"/>
      </w:r>
    </w:p>
    <w:p w14:paraId="7F150CAF" w14:textId="77777777" w:rsidR="00243EDE" w:rsidRPr="00243EDE" w:rsidRDefault="00243EDE" w:rsidP="00243EDE">
      <w:pPr>
        <w:rPr>
          <w:lang w:eastAsia="ja-JP"/>
        </w:rPr>
      </w:pPr>
    </w:p>
    <w:p w14:paraId="530316A7" w14:textId="644BD0DC" w:rsidR="00243EDE" w:rsidRPr="00243EDE" w:rsidRDefault="00AE7BEC" w:rsidP="00243EDE">
      <w:pPr>
        <w:pStyle w:val="Heading1"/>
        <w:rPr>
          <w:lang w:val="en-GB" w:eastAsia="ja-JP"/>
        </w:rPr>
      </w:pPr>
      <w:bookmarkStart w:id="97" w:name="_Toc229775523"/>
      <w:r>
        <w:rPr>
          <w:lang w:val="de-DE" w:eastAsia="ja-JP"/>
        </w:rPr>
        <w:t>Ausstattung</w:t>
      </w:r>
      <w:bookmarkEnd w:id="97"/>
    </w:p>
    <w:p w14:paraId="3888E9BF" w14:textId="0E42B703" w:rsidR="00243EDE" w:rsidRPr="00AE7BEC" w:rsidRDefault="00AE7BEC" w:rsidP="00243EDE">
      <w:pPr>
        <w:pStyle w:val="Heading2"/>
        <w:rPr>
          <w:lang w:val="en-GB"/>
        </w:rPr>
      </w:pPr>
      <w:bookmarkStart w:id="98" w:name="_Toc229775524"/>
      <w:r>
        <w:rPr>
          <w:lang w:val="de-AT"/>
        </w:rPr>
        <w:t>Ausstattungsliste</w:t>
      </w:r>
      <w:bookmarkEnd w:id="98"/>
      <w:r>
        <w:rPr>
          <w:lang w:val="de-AT"/>
        </w:rPr>
        <w:t> </w:t>
      </w:r>
    </w:p>
    <w:p w14:paraId="777C1F7F" w14:textId="77777777" w:rsidR="00243EDE" w:rsidRPr="00243EDE" w:rsidRDefault="00243EDE" w:rsidP="00243EDE">
      <w:pPr>
        <w:rPr>
          <w:lang w:eastAsia="ja-JP"/>
        </w:rPr>
      </w:pPr>
      <w:r>
        <w:rPr>
          <w:lang w:eastAsia="ja-JP"/>
        </w:rPr>
        <w:t>Die für die Hardwareinstallation pro Wagen benötigten Komponenten der Lösung sind in den untenstehenden Tabellen aufgeführt. </w:t>
      </w:r>
    </w:p>
    <w:p w14:paraId="6FD1468B" w14:textId="77777777" w:rsidR="00243EDE" w:rsidRPr="00243EDE" w:rsidRDefault="00243EDE" w:rsidP="00243EDE">
      <w:pPr>
        <w:rPr>
          <w:lang w:eastAsia="ja-JP"/>
        </w:rPr>
      </w:pPr>
      <w:r>
        <w:rPr>
          <w:lang w:eastAsia="ja-JP"/>
        </w:rPr>
        <w:t>Für alle Komponenten, die in diesem Vorverkaufsabschnitt aufgeführt sind, wird erwartet, dass der DDR-Prozess innerhalb des Projekts die Erstellung eines „Installationsparameter“-Dokuments von Nomad einschließt. Dieses Dokument wird die Informationen präzisieren, die Stadler bei ihrem Installationsdesign berücksichtigen muss, als Voraussetzung dafür, dass Nomad seine Garantieverpflichtungen für die gelieferten Komponenten einhält. Dieses Dokument würde Dinge wie Betriebstemperaturanforderungen, detaillierte Stromanforderungen, physische Aspekte wie Montageausrichtung, Luftstrom, Drehmoment, Freiraum und Biegeradius für von Stadler bereitgestellte Verkabelung abdecken, um die Integrität der Steckverbinder zu wahren, Wartungszugang usw. </w:t>
      </w:r>
    </w:p>
    <w:p w14:paraId="4A8C22A1" w14:textId="77777777" w:rsidR="00243EDE" w:rsidRPr="00243EDE" w:rsidRDefault="00243EDE" w:rsidP="00243EDE">
      <w:pPr>
        <w:rPr>
          <w:lang w:eastAsia="ja-JP"/>
        </w:rPr>
      </w:pPr>
      <w:r>
        <w:rPr>
          <w:lang w:eastAsia="ja-JP"/>
        </w:rPr>
        <w:t>Wagenübergangskabel / Wagenübergangsstecker </w:t>
      </w:r>
    </w:p>
    <w:p w14:paraId="7D19561F" w14:textId="77777777" w:rsidR="00243EDE" w:rsidRPr="00243EDE" w:rsidRDefault="00243EDE" w:rsidP="00243EDE">
      <w:pPr>
        <w:rPr>
          <w:lang w:val="en-GB" w:eastAsia="ja-JP"/>
        </w:rPr>
      </w:pPr>
      <w:r>
        <w:rPr>
          <w:lang w:eastAsia="ja-JP"/>
        </w:rPr>
        <w:t>Für Wagenübergangskabel und Netzwerkkabel gibt Nomad nur die Leistungsanforderungen für das Kabelsegment an, um 10G-Verbindungen zu unterstützen. Nomad spezifiziert/entwirft/akzeptiert keine Abnahmetests für das Kabelsegment.</w:t>
      </w:r>
      <w:r>
        <w:rPr>
          <w:lang w:val="en-GB" w:eastAsia="ja-JP"/>
        </w:rPr>
        <w:t> </w:t>
      </w:r>
    </w:p>
    <w:tbl>
      <w:tblPr>
        <w:tblW w:w="9315"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2685"/>
        <w:gridCol w:w="1155"/>
        <w:gridCol w:w="2115"/>
        <w:gridCol w:w="270"/>
        <w:gridCol w:w="1845"/>
        <w:gridCol w:w="1245"/>
      </w:tblGrid>
      <w:tr w:rsidR="00243EDE" w:rsidRPr="00243EDE" w14:paraId="264ED745" w14:textId="77777777" w:rsidTr="008472B9">
        <w:trPr>
          <w:trHeight w:val="300"/>
        </w:trPr>
        <w:tc>
          <w:tcPr>
            <w:tcW w:w="2685" w:type="dxa"/>
            <w:tcBorders>
              <w:top w:val="single" w:sz="6" w:space="0" w:color="auto"/>
              <w:left w:val="single" w:sz="6" w:space="0" w:color="auto"/>
              <w:bottom w:val="single" w:sz="6" w:space="0" w:color="auto"/>
              <w:right w:val="nil"/>
            </w:tcBorders>
            <w:shd w:val="clear" w:color="auto" w:fill="FFC000"/>
            <w:vAlign w:val="center"/>
            <w:hideMark/>
          </w:tcPr>
          <w:p w14:paraId="5009E915" w14:textId="50DE25A3" w:rsidR="00243EDE" w:rsidRPr="00321054" w:rsidRDefault="00321054" w:rsidP="00243EDE">
            <w:pPr>
              <w:rPr>
                <w:b/>
                <w:bCs/>
                <w:lang w:eastAsia="ja-JP"/>
              </w:rPr>
            </w:pPr>
            <w:r>
              <w:rPr>
                <w:b/>
                <w:bCs/>
                <w:lang w:eastAsia="ja-JP"/>
              </w:rPr>
              <w:t>Liste der Hauptkomponenten – Masterwagen (500)</w:t>
            </w:r>
          </w:p>
        </w:tc>
        <w:tc>
          <w:tcPr>
            <w:tcW w:w="1155" w:type="dxa"/>
            <w:tcBorders>
              <w:top w:val="single" w:sz="6" w:space="0" w:color="auto"/>
              <w:left w:val="nil"/>
              <w:bottom w:val="single" w:sz="6" w:space="0" w:color="auto"/>
              <w:right w:val="nil"/>
            </w:tcBorders>
            <w:shd w:val="clear" w:color="auto" w:fill="FFC000"/>
            <w:vAlign w:val="center"/>
            <w:hideMark/>
          </w:tcPr>
          <w:p w14:paraId="273FB45B" w14:textId="77777777" w:rsidR="00243EDE" w:rsidRPr="00243EDE" w:rsidRDefault="00243EDE" w:rsidP="00243EDE">
            <w:pPr>
              <w:rPr>
                <w:lang w:val="en-GB" w:eastAsia="ja-JP"/>
              </w:rPr>
            </w:pPr>
            <w:r>
              <w:rPr>
                <w:b/>
                <w:bCs/>
                <w:lang w:val="en-GB" w:eastAsia="ja-JP"/>
              </w:rPr>
              <w:t> </w:t>
            </w:r>
            <w:r>
              <w:rPr>
                <w:lang w:val="en-GB" w:eastAsia="ja-JP"/>
              </w:rPr>
              <w:t> </w:t>
            </w:r>
          </w:p>
        </w:tc>
        <w:tc>
          <w:tcPr>
            <w:tcW w:w="2115" w:type="dxa"/>
            <w:tcBorders>
              <w:top w:val="single" w:sz="6" w:space="0" w:color="auto"/>
              <w:left w:val="nil"/>
              <w:bottom w:val="single" w:sz="6" w:space="0" w:color="auto"/>
              <w:right w:val="nil"/>
            </w:tcBorders>
            <w:shd w:val="clear" w:color="auto" w:fill="FFC000"/>
            <w:hideMark/>
          </w:tcPr>
          <w:p w14:paraId="51F6C5D9" w14:textId="77777777" w:rsidR="00243EDE" w:rsidRPr="00243EDE" w:rsidRDefault="00243EDE" w:rsidP="00243EDE">
            <w:pPr>
              <w:rPr>
                <w:lang w:val="en-GB" w:eastAsia="ja-JP"/>
              </w:rPr>
            </w:pPr>
            <w:r>
              <w:rPr>
                <w:lang w:val="en-GB" w:eastAsia="ja-JP"/>
              </w:rPr>
              <w:t> </w:t>
            </w:r>
          </w:p>
        </w:tc>
        <w:tc>
          <w:tcPr>
            <w:tcW w:w="270" w:type="dxa"/>
            <w:tcBorders>
              <w:top w:val="single" w:sz="6" w:space="0" w:color="auto"/>
              <w:left w:val="nil"/>
              <w:bottom w:val="single" w:sz="6" w:space="0" w:color="auto"/>
              <w:right w:val="nil"/>
            </w:tcBorders>
            <w:shd w:val="clear" w:color="auto" w:fill="FFC000"/>
            <w:vAlign w:val="center"/>
            <w:hideMark/>
          </w:tcPr>
          <w:p w14:paraId="0310F7EB" w14:textId="77777777" w:rsidR="00243EDE" w:rsidRPr="00243EDE" w:rsidRDefault="00243EDE" w:rsidP="00243EDE">
            <w:pPr>
              <w:rPr>
                <w:lang w:val="en-GB" w:eastAsia="ja-JP"/>
              </w:rPr>
            </w:pPr>
            <w:r>
              <w:rPr>
                <w:b/>
                <w:bCs/>
                <w:lang w:val="en-GB" w:eastAsia="ja-JP"/>
              </w:rPr>
              <w:t> </w:t>
            </w:r>
            <w:r>
              <w:rPr>
                <w:lang w:val="en-GB" w:eastAsia="ja-JP"/>
              </w:rPr>
              <w:t> </w:t>
            </w:r>
          </w:p>
        </w:tc>
        <w:tc>
          <w:tcPr>
            <w:tcW w:w="1845" w:type="dxa"/>
            <w:tcBorders>
              <w:top w:val="single" w:sz="6" w:space="0" w:color="auto"/>
              <w:left w:val="nil"/>
              <w:bottom w:val="single" w:sz="6" w:space="0" w:color="auto"/>
              <w:right w:val="nil"/>
            </w:tcBorders>
            <w:shd w:val="clear" w:color="auto" w:fill="FFC000"/>
            <w:vAlign w:val="center"/>
            <w:hideMark/>
          </w:tcPr>
          <w:p w14:paraId="3D039CEE" w14:textId="77777777" w:rsidR="00243EDE" w:rsidRPr="00243EDE" w:rsidRDefault="00243EDE" w:rsidP="00243EDE">
            <w:pPr>
              <w:rPr>
                <w:lang w:val="en-GB" w:eastAsia="ja-JP"/>
              </w:rPr>
            </w:pPr>
            <w:r>
              <w:rPr>
                <w:lang w:val="en-GB" w:eastAsia="ja-JP"/>
              </w:rPr>
              <w:t>  </w:t>
            </w:r>
          </w:p>
        </w:tc>
        <w:tc>
          <w:tcPr>
            <w:tcW w:w="1245" w:type="dxa"/>
            <w:tcBorders>
              <w:top w:val="single" w:sz="6" w:space="0" w:color="auto"/>
              <w:left w:val="nil"/>
              <w:bottom w:val="single" w:sz="6" w:space="0" w:color="auto"/>
              <w:right w:val="single" w:sz="6" w:space="0" w:color="auto"/>
            </w:tcBorders>
            <w:shd w:val="clear" w:color="auto" w:fill="FFC000"/>
            <w:vAlign w:val="center"/>
            <w:hideMark/>
          </w:tcPr>
          <w:p w14:paraId="4EA836E5" w14:textId="77777777" w:rsidR="00243EDE" w:rsidRPr="00243EDE" w:rsidRDefault="00243EDE" w:rsidP="00243EDE">
            <w:pPr>
              <w:rPr>
                <w:lang w:val="en-GB" w:eastAsia="ja-JP"/>
              </w:rPr>
            </w:pPr>
            <w:r>
              <w:rPr>
                <w:lang w:val="en-GB" w:eastAsia="ja-JP"/>
              </w:rPr>
              <w:t>  </w:t>
            </w:r>
          </w:p>
        </w:tc>
      </w:tr>
      <w:tr w:rsidR="00243EDE" w:rsidRPr="00243EDE" w14:paraId="174399A3" w14:textId="77777777" w:rsidTr="008472B9">
        <w:trPr>
          <w:trHeight w:val="300"/>
        </w:trPr>
        <w:tc>
          <w:tcPr>
            <w:tcW w:w="3840" w:type="dxa"/>
            <w:gridSpan w:val="2"/>
            <w:tcBorders>
              <w:top w:val="single" w:sz="6" w:space="0" w:color="auto"/>
              <w:left w:val="single" w:sz="6" w:space="0" w:color="auto"/>
              <w:bottom w:val="single" w:sz="6" w:space="0" w:color="auto"/>
              <w:right w:val="single" w:sz="6" w:space="0" w:color="000000"/>
            </w:tcBorders>
            <w:shd w:val="clear" w:color="auto" w:fill="404040"/>
            <w:vAlign w:val="center"/>
            <w:hideMark/>
          </w:tcPr>
          <w:p w14:paraId="39A53102" w14:textId="02653BCE" w:rsidR="00243EDE" w:rsidRPr="00321054" w:rsidRDefault="00321054" w:rsidP="00243EDE">
            <w:pPr>
              <w:rPr>
                <w:b/>
                <w:bCs/>
                <w:lang w:val="en-GB" w:eastAsia="ja-JP"/>
              </w:rPr>
            </w:pPr>
            <w:r>
              <w:rPr>
                <w:b/>
                <w:bCs/>
                <w:lang w:val="en-GB" w:eastAsia="ja-JP"/>
              </w:rPr>
              <w:t>Gerätbeschreibung</w:t>
            </w:r>
          </w:p>
        </w:tc>
        <w:tc>
          <w:tcPr>
            <w:tcW w:w="2115" w:type="dxa"/>
            <w:tcBorders>
              <w:top w:val="nil"/>
              <w:left w:val="nil"/>
              <w:bottom w:val="single" w:sz="6" w:space="0" w:color="auto"/>
              <w:right w:val="nil"/>
            </w:tcBorders>
            <w:shd w:val="clear" w:color="auto" w:fill="404040"/>
            <w:hideMark/>
          </w:tcPr>
          <w:p w14:paraId="1155E362" w14:textId="27681065" w:rsidR="00243EDE" w:rsidRPr="00321054" w:rsidRDefault="00321054" w:rsidP="00243EDE">
            <w:pPr>
              <w:rPr>
                <w:b/>
                <w:bCs/>
                <w:lang w:val="en-GB" w:eastAsia="ja-JP"/>
              </w:rPr>
            </w:pPr>
            <w:r>
              <w:rPr>
                <w:b/>
                <w:bCs/>
                <w:lang w:val="en-GB" w:eastAsia="ja-JP"/>
              </w:rPr>
              <w:t>Lieferumfang</w:t>
            </w:r>
          </w:p>
        </w:tc>
        <w:tc>
          <w:tcPr>
            <w:tcW w:w="2115" w:type="dxa"/>
            <w:gridSpan w:val="2"/>
            <w:tcBorders>
              <w:top w:val="nil"/>
              <w:left w:val="nil"/>
              <w:bottom w:val="single" w:sz="6" w:space="0" w:color="auto"/>
              <w:right w:val="single" w:sz="6" w:space="0" w:color="auto"/>
            </w:tcBorders>
            <w:shd w:val="clear" w:color="auto" w:fill="404040"/>
            <w:vAlign w:val="center"/>
            <w:hideMark/>
          </w:tcPr>
          <w:p w14:paraId="2700EF49" w14:textId="563CBBD2" w:rsidR="00243EDE" w:rsidRPr="00243EDE" w:rsidRDefault="00243EDE" w:rsidP="00243EDE">
            <w:pPr>
              <w:rPr>
                <w:lang w:val="en-GB" w:eastAsia="ja-JP"/>
              </w:rPr>
            </w:pPr>
            <w:r>
              <w:rPr>
                <w:b/>
                <w:bCs/>
                <w:lang w:eastAsia="ja-JP"/>
              </w:rPr>
              <w:t>Nomad-ID Nummer</w:t>
            </w:r>
            <w:r>
              <w:rPr>
                <w:lang w:val="en-GB" w:eastAsia="ja-JP"/>
              </w:rPr>
              <w:t> </w:t>
            </w:r>
          </w:p>
        </w:tc>
        <w:tc>
          <w:tcPr>
            <w:tcW w:w="1245" w:type="dxa"/>
            <w:tcBorders>
              <w:top w:val="nil"/>
              <w:left w:val="nil"/>
              <w:bottom w:val="single" w:sz="6" w:space="0" w:color="auto"/>
              <w:right w:val="single" w:sz="6" w:space="0" w:color="auto"/>
            </w:tcBorders>
            <w:shd w:val="clear" w:color="auto" w:fill="404040"/>
            <w:vAlign w:val="center"/>
            <w:hideMark/>
          </w:tcPr>
          <w:p w14:paraId="69E87E56" w14:textId="3CD0ED87" w:rsidR="00243EDE" w:rsidRPr="00243EDE" w:rsidRDefault="00321054" w:rsidP="00243EDE">
            <w:pPr>
              <w:rPr>
                <w:lang w:val="en-GB" w:eastAsia="ja-JP"/>
              </w:rPr>
            </w:pPr>
            <w:r>
              <w:rPr>
                <w:b/>
                <w:bCs/>
                <w:lang w:eastAsia="ja-JP"/>
              </w:rPr>
              <w:t>Menge </w:t>
            </w:r>
            <w:r>
              <w:rPr>
                <w:lang w:val="en-GB" w:eastAsia="ja-JP"/>
              </w:rPr>
              <w:t> </w:t>
            </w:r>
          </w:p>
        </w:tc>
      </w:tr>
      <w:tr w:rsidR="00243EDE" w:rsidRPr="00243EDE" w14:paraId="08A2664A" w14:textId="77777777" w:rsidTr="008472B9">
        <w:trPr>
          <w:trHeight w:val="300"/>
        </w:trPr>
        <w:tc>
          <w:tcPr>
            <w:tcW w:w="3840" w:type="dxa"/>
            <w:gridSpan w:val="2"/>
            <w:tcBorders>
              <w:top w:val="single" w:sz="6" w:space="0" w:color="auto"/>
              <w:left w:val="single" w:sz="6" w:space="0" w:color="auto"/>
              <w:bottom w:val="single" w:sz="6" w:space="0" w:color="auto"/>
              <w:right w:val="single" w:sz="6" w:space="0" w:color="000000"/>
            </w:tcBorders>
            <w:shd w:val="clear" w:color="auto" w:fill="D9D9D9"/>
            <w:vAlign w:val="center"/>
            <w:hideMark/>
          </w:tcPr>
          <w:p w14:paraId="1769C760" w14:textId="77777777" w:rsidR="00243EDE" w:rsidRPr="00243EDE" w:rsidRDefault="00243EDE" w:rsidP="00243EDE">
            <w:pPr>
              <w:rPr>
                <w:lang w:val="en-GB" w:eastAsia="ja-JP"/>
              </w:rPr>
            </w:pPr>
            <w:r>
              <w:rPr>
                <w:b/>
                <w:bCs/>
                <w:lang w:eastAsia="ja-JP"/>
              </w:rPr>
              <w:t>CCU R5001C</w:t>
            </w:r>
            <w:r>
              <w:rPr>
                <w:lang w:val="en-GB" w:eastAsia="ja-JP"/>
              </w:rPr>
              <w:t> </w:t>
            </w:r>
          </w:p>
        </w:tc>
        <w:tc>
          <w:tcPr>
            <w:tcW w:w="2115" w:type="dxa"/>
            <w:tcBorders>
              <w:top w:val="nil"/>
              <w:left w:val="nil"/>
              <w:bottom w:val="single" w:sz="6" w:space="0" w:color="auto"/>
              <w:right w:val="single" w:sz="6" w:space="0" w:color="auto"/>
            </w:tcBorders>
            <w:shd w:val="clear" w:color="auto" w:fill="D9D9D9"/>
            <w:hideMark/>
          </w:tcPr>
          <w:p w14:paraId="50127A73" w14:textId="77777777" w:rsidR="00243EDE" w:rsidRPr="00243EDE" w:rsidRDefault="00243EDE" w:rsidP="00243EDE">
            <w:pPr>
              <w:rPr>
                <w:lang w:val="en-GB" w:eastAsia="ja-JP"/>
              </w:rPr>
            </w:pPr>
            <w:r>
              <w:rPr>
                <w:lang w:eastAsia="ja-JP"/>
              </w:rPr>
              <w:t>Nomad</w:t>
            </w:r>
            <w:r>
              <w:rPr>
                <w:lang w:val="en-GB" w:eastAsia="ja-JP"/>
              </w:rPr>
              <w:t> </w:t>
            </w:r>
          </w:p>
        </w:tc>
        <w:tc>
          <w:tcPr>
            <w:tcW w:w="2115" w:type="dxa"/>
            <w:gridSpan w:val="2"/>
            <w:tcBorders>
              <w:top w:val="nil"/>
              <w:left w:val="nil"/>
              <w:bottom w:val="single" w:sz="6" w:space="0" w:color="auto"/>
              <w:right w:val="single" w:sz="6" w:space="0" w:color="auto"/>
            </w:tcBorders>
            <w:shd w:val="clear" w:color="auto" w:fill="D9D9D9"/>
            <w:hideMark/>
          </w:tcPr>
          <w:p w14:paraId="6FF0800A" w14:textId="77777777" w:rsidR="00243EDE" w:rsidRPr="00243EDE" w:rsidRDefault="00243EDE" w:rsidP="00243EDE">
            <w:pPr>
              <w:rPr>
                <w:lang w:val="en-GB" w:eastAsia="ja-JP"/>
              </w:rPr>
            </w:pPr>
            <w:r>
              <w:rPr>
                <w:lang w:eastAsia="ja-JP"/>
              </w:rPr>
              <w:t>NMID 1086</w:t>
            </w:r>
            <w:r>
              <w:rPr>
                <w:lang w:val="en-GB" w:eastAsia="ja-JP"/>
              </w:rPr>
              <w:t> </w:t>
            </w:r>
          </w:p>
        </w:tc>
        <w:tc>
          <w:tcPr>
            <w:tcW w:w="1245" w:type="dxa"/>
            <w:tcBorders>
              <w:top w:val="nil"/>
              <w:left w:val="nil"/>
              <w:bottom w:val="single" w:sz="6" w:space="0" w:color="auto"/>
              <w:right w:val="single" w:sz="6" w:space="0" w:color="auto"/>
            </w:tcBorders>
            <w:shd w:val="clear" w:color="auto" w:fill="D9D9D9"/>
            <w:vAlign w:val="center"/>
            <w:hideMark/>
          </w:tcPr>
          <w:p w14:paraId="786CFFE8" w14:textId="77777777" w:rsidR="00243EDE" w:rsidRPr="00243EDE" w:rsidRDefault="00243EDE" w:rsidP="00243EDE">
            <w:pPr>
              <w:rPr>
                <w:lang w:val="en-GB" w:eastAsia="ja-JP"/>
              </w:rPr>
            </w:pPr>
            <w:r>
              <w:rPr>
                <w:lang w:eastAsia="ja-JP"/>
              </w:rPr>
              <w:t>1</w:t>
            </w:r>
            <w:r>
              <w:rPr>
                <w:lang w:val="en-GB" w:eastAsia="ja-JP"/>
              </w:rPr>
              <w:t> </w:t>
            </w:r>
          </w:p>
        </w:tc>
      </w:tr>
      <w:tr w:rsidR="00243EDE" w:rsidRPr="00243EDE" w14:paraId="72397BAA" w14:textId="77777777" w:rsidTr="008472B9">
        <w:trPr>
          <w:trHeight w:val="300"/>
        </w:trPr>
        <w:tc>
          <w:tcPr>
            <w:tcW w:w="3840" w:type="dxa"/>
            <w:gridSpan w:val="2"/>
            <w:tcBorders>
              <w:top w:val="single" w:sz="6" w:space="0" w:color="auto"/>
              <w:left w:val="single" w:sz="6" w:space="0" w:color="auto"/>
              <w:bottom w:val="single" w:sz="6" w:space="0" w:color="auto"/>
              <w:right w:val="single" w:sz="6" w:space="0" w:color="000000"/>
            </w:tcBorders>
            <w:shd w:val="clear" w:color="auto" w:fill="D9D9D9"/>
            <w:vAlign w:val="center"/>
            <w:hideMark/>
          </w:tcPr>
          <w:p w14:paraId="593AD3DD" w14:textId="2A845AED" w:rsidR="00243EDE" w:rsidRPr="00243EDE" w:rsidRDefault="00321054" w:rsidP="00243EDE">
            <w:pPr>
              <w:rPr>
                <w:lang w:val="en-GB" w:eastAsia="ja-JP"/>
              </w:rPr>
            </w:pPr>
            <w:r>
              <w:rPr>
                <w:lang w:val="en-GB" w:eastAsia="ja-JP"/>
              </w:rPr>
              <w:t>SIM-Karten</w:t>
            </w:r>
          </w:p>
        </w:tc>
        <w:tc>
          <w:tcPr>
            <w:tcW w:w="2115" w:type="dxa"/>
            <w:tcBorders>
              <w:top w:val="nil"/>
              <w:left w:val="nil"/>
              <w:bottom w:val="single" w:sz="6" w:space="0" w:color="auto"/>
              <w:right w:val="single" w:sz="6" w:space="0" w:color="auto"/>
            </w:tcBorders>
            <w:shd w:val="clear" w:color="auto" w:fill="D9D9D9"/>
            <w:hideMark/>
          </w:tcPr>
          <w:p w14:paraId="40DE9ADB" w14:textId="77777777" w:rsidR="00243EDE" w:rsidRPr="00243EDE" w:rsidRDefault="00243EDE" w:rsidP="00243EDE">
            <w:pPr>
              <w:rPr>
                <w:lang w:val="en-GB" w:eastAsia="ja-JP"/>
              </w:rPr>
            </w:pPr>
            <w:r>
              <w:rPr>
                <w:lang w:eastAsia="ja-JP"/>
              </w:rPr>
              <w:t>ÖBB </w:t>
            </w:r>
            <w:r>
              <w:rPr>
                <w:lang w:val="en-GB" w:eastAsia="ja-JP"/>
              </w:rPr>
              <w:t> </w:t>
            </w:r>
          </w:p>
        </w:tc>
        <w:tc>
          <w:tcPr>
            <w:tcW w:w="2115" w:type="dxa"/>
            <w:gridSpan w:val="2"/>
            <w:tcBorders>
              <w:top w:val="nil"/>
              <w:left w:val="nil"/>
              <w:bottom w:val="single" w:sz="6" w:space="0" w:color="auto"/>
              <w:right w:val="single" w:sz="6" w:space="0" w:color="auto"/>
            </w:tcBorders>
            <w:shd w:val="clear" w:color="auto" w:fill="D9D9D9"/>
            <w:hideMark/>
          </w:tcPr>
          <w:p w14:paraId="36E787AB" w14:textId="77777777" w:rsidR="00243EDE" w:rsidRPr="00243EDE" w:rsidRDefault="00243EDE" w:rsidP="00243EDE">
            <w:pPr>
              <w:rPr>
                <w:lang w:val="en-GB" w:eastAsia="ja-JP"/>
              </w:rPr>
            </w:pPr>
            <w:r>
              <w:rPr>
                <w:lang w:val="en-GB" w:eastAsia="ja-JP"/>
              </w:rPr>
              <w:t> </w:t>
            </w:r>
          </w:p>
        </w:tc>
        <w:tc>
          <w:tcPr>
            <w:tcW w:w="1245" w:type="dxa"/>
            <w:tcBorders>
              <w:top w:val="nil"/>
              <w:left w:val="nil"/>
              <w:bottom w:val="single" w:sz="6" w:space="0" w:color="auto"/>
              <w:right w:val="single" w:sz="6" w:space="0" w:color="auto"/>
            </w:tcBorders>
            <w:shd w:val="clear" w:color="auto" w:fill="D9D9D9"/>
            <w:vAlign w:val="center"/>
            <w:hideMark/>
          </w:tcPr>
          <w:p w14:paraId="6B4C893B" w14:textId="77777777" w:rsidR="00243EDE" w:rsidRPr="00243EDE" w:rsidRDefault="00243EDE" w:rsidP="00243EDE">
            <w:pPr>
              <w:rPr>
                <w:lang w:val="en-GB" w:eastAsia="ja-JP"/>
              </w:rPr>
            </w:pPr>
            <w:r>
              <w:rPr>
                <w:lang w:eastAsia="ja-JP"/>
              </w:rPr>
              <w:t>6</w:t>
            </w:r>
            <w:r>
              <w:rPr>
                <w:lang w:val="en-GB" w:eastAsia="ja-JP"/>
              </w:rPr>
              <w:t> </w:t>
            </w:r>
          </w:p>
        </w:tc>
      </w:tr>
      <w:tr w:rsidR="00243EDE" w:rsidRPr="00243EDE" w14:paraId="5FADD4A5" w14:textId="77777777" w:rsidTr="008472B9">
        <w:trPr>
          <w:trHeight w:val="300"/>
        </w:trPr>
        <w:tc>
          <w:tcPr>
            <w:tcW w:w="3840"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224A23DE" w14:textId="0C9255BF" w:rsidR="00243EDE" w:rsidRPr="00243EDE" w:rsidRDefault="00243EDE" w:rsidP="00243EDE">
            <w:pPr>
              <w:rPr>
                <w:lang w:val="en-GB" w:eastAsia="ja-JP"/>
              </w:rPr>
            </w:pPr>
            <w:r>
              <w:rPr>
                <w:lang w:eastAsia="ja-JP"/>
              </w:rPr>
              <w:t>5G-Modems</w:t>
            </w:r>
            <w:r>
              <w:rPr>
                <w:lang w:val="en-GB" w:eastAsia="ja-JP"/>
              </w:rPr>
              <w:t> </w:t>
            </w:r>
          </w:p>
        </w:tc>
        <w:tc>
          <w:tcPr>
            <w:tcW w:w="2115" w:type="dxa"/>
            <w:tcBorders>
              <w:top w:val="single" w:sz="6" w:space="0" w:color="auto"/>
              <w:left w:val="single" w:sz="6" w:space="0" w:color="auto"/>
              <w:bottom w:val="single" w:sz="6" w:space="0" w:color="auto"/>
              <w:right w:val="single" w:sz="6" w:space="0" w:color="auto"/>
            </w:tcBorders>
            <w:shd w:val="clear" w:color="auto" w:fill="D9D9D9"/>
            <w:hideMark/>
          </w:tcPr>
          <w:p w14:paraId="114EBFE9" w14:textId="77777777" w:rsidR="00243EDE" w:rsidRPr="00243EDE" w:rsidRDefault="00243EDE" w:rsidP="00243EDE">
            <w:pPr>
              <w:rPr>
                <w:lang w:val="en-GB" w:eastAsia="ja-JP"/>
              </w:rPr>
            </w:pPr>
            <w:r>
              <w:rPr>
                <w:lang w:val="en-GB" w:eastAsia="ja-JP"/>
              </w:rPr>
              <w:t> </w:t>
            </w:r>
          </w:p>
        </w:tc>
        <w:tc>
          <w:tcPr>
            <w:tcW w:w="211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15251355" w14:textId="77777777" w:rsidR="00243EDE" w:rsidRPr="00243EDE" w:rsidRDefault="00243EDE" w:rsidP="00243EDE">
            <w:pPr>
              <w:rPr>
                <w:lang w:val="en-GB" w:eastAsia="ja-JP"/>
              </w:rPr>
            </w:pPr>
            <w:r>
              <w:rPr>
                <w:lang w:val="en-GB" w:eastAsia="ja-JP"/>
              </w:rPr>
              <w:t> </w:t>
            </w:r>
          </w:p>
        </w:tc>
        <w:tc>
          <w:tcPr>
            <w:tcW w:w="12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A635482" w14:textId="77777777" w:rsidR="00243EDE" w:rsidRPr="00243EDE" w:rsidRDefault="00243EDE" w:rsidP="00243EDE">
            <w:pPr>
              <w:rPr>
                <w:lang w:val="en-GB" w:eastAsia="ja-JP"/>
              </w:rPr>
            </w:pPr>
            <w:r>
              <w:rPr>
                <w:lang w:eastAsia="ja-JP"/>
              </w:rPr>
              <w:t>4</w:t>
            </w:r>
            <w:r>
              <w:rPr>
                <w:lang w:val="en-GB" w:eastAsia="ja-JP"/>
              </w:rPr>
              <w:t> </w:t>
            </w:r>
          </w:p>
        </w:tc>
      </w:tr>
      <w:tr w:rsidR="00243EDE" w:rsidRPr="00243EDE" w14:paraId="47B2FA43" w14:textId="77777777" w:rsidTr="008472B9">
        <w:trPr>
          <w:trHeight w:val="300"/>
        </w:trPr>
        <w:tc>
          <w:tcPr>
            <w:tcW w:w="3840"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2AC39A7B" w14:textId="2F4A05DD" w:rsidR="00243EDE" w:rsidRPr="00243EDE" w:rsidRDefault="00321054" w:rsidP="00243EDE">
            <w:pPr>
              <w:rPr>
                <w:lang w:val="en-GB" w:eastAsia="ja-JP"/>
              </w:rPr>
            </w:pPr>
            <w:r>
              <w:rPr>
                <w:lang w:val="en-GB" w:eastAsia="ja-JP"/>
              </w:rPr>
              <w:t>GPS-Empfänger</w:t>
            </w:r>
          </w:p>
        </w:tc>
        <w:tc>
          <w:tcPr>
            <w:tcW w:w="2115" w:type="dxa"/>
            <w:tcBorders>
              <w:top w:val="single" w:sz="6" w:space="0" w:color="auto"/>
              <w:left w:val="single" w:sz="6" w:space="0" w:color="auto"/>
              <w:bottom w:val="single" w:sz="6" w:space="0" w:color="auto"/>
              <w:right w:val="single" w:sz="6" w:space="0" w:color="auto"/>
            </w:tcBorders>
            <w:shd w:val="clear" w:color="auto" w:fill="D9D9D9"/>
            <w:hideMark/>
          </w:tcPr>
          <w:p w14:paraId="2D0A20AD" w14:textId="77777777" w:rsidR="00243EDE" w:rsidRPr="00243EDE" w:rsidRDefault="00243EDE" w:rsidP="00243EDE">
            <w:pPr>
              <w:rPr>
                <w:lang w:val="en-GB" w:eastAsia="ja-JP"/>
              </w:rPr>
            </w:pPr>
            <w:r>
              <w:rPr>
                <w:lang w:val="en-GB" w:eastAsia="ja-JP"/>
              </w:rPr>
              <w:t> </w:t>
            </w:r>
          </w:p>
        </w:tc>
        <w:tc>
          <w:tcPr>
            <w:tcW w:w="211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789444F7" w14:textId="77777777" w:rsidR="00243EDE" w:rsidRPr="00243EDE" w:rsidRDefault="00243EDE" w:rsidP="00243EDE">
            <w:pPr>
              <w:rPr>
                <w:lang w:val="en-GB" w:eastAsia="ja-JP"/>
              </w:rPr>
            </w:pPr>
            <w:r>
              <w:rPr>
                <w:lang w:val="en-GB" w:eastAsia="ja-JP"/>
              </w:rPr>
              <w:t> </w:t>
            </w:r>
          </w:p>
        </w:tc>
        <w:tc>
          <w:tcPr>
            <w:tcW w:w="12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B26B9CE" w14:textId="77777777" w:rsidR="00243EDE" w:rsidRPr="00243EDE" w:rsidRDefault="00243EDE" w:rsidP="00243EDE">
            <w:pPr>
              <w:rPr>
                <w:lang w:val="en-GB" w:eastAsia="ja-JP"/>
              </w:rPr>
            </w:pPr>
            <w:r>
              <w:rPr>
                <w:lang w:eastAsia="ja-JP"/>
              </w:rPr>
              <w:t>2</w:t>
            </w:r>
            <w:r>
              <w:rPr>
                <w:lang w:val="en-GB" w:eastAsia="ja-JP"/>
              </w:rPr>
              <w:t> </w:t>
            </w:r>
          </w:p>
        </w:tc>
      </w:tr>
      <w:tr w:rsidR="00243EDE" w:rsidRPr="00BE5BA9" w14:paraId="26DFC9D1" w14:textId="77777777" w:rsidTr="008472B9">
        <w:trPr>
          <w:trHeight w:val="300"/>
        </w:trPr>
        <w:tc>
          <w:tcPr>
            <w:tcW w:w="3840"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3837C1DE" w14:textId="5421F7FB" w:rsidR="00243EDE" w:rsidRPr="00243EDE" w:rsidRDefault="008472B9" w:rsidP="00243EDE">
            <w:pPr>
              <w:rPr>
                <w:lang w:val="en-GB" w:eastAsia="ja-JP"/>
              </w:rPr>
            </w:pPr>
            <w:r>
              <w:rPr>
                <w:lang w:val="en-GB" w:eastAsia="ja-JP"/>
              </w:rPr>
              <w:t>Diverse CPU-, Modem-Carrier- und SSD-Carrier-Blades</w:t>
            </w:r>
          </w:p>
        </w:tc>
        <w:tc>
          <w:tcPr>
            <w:tcW w:w="2115" w:type="dxa"/>
            <w:tcBorders>
              <w:top w:val="single" w:sz="6" w:space="0" w:color="auto"/>
              <w:left w:val="single" w:sz="6" w:space="0" w:color="auto"/>
              <w:bottom w:val="single" w:sz="6" w:space="0" w:color="auto"/>
              <w:right w:val="single" w:sz="6" w:space="0" w:color="auto"/>
            </w:tcBorders>
            <w:shd w:val="clear" w:color="auto" w:fill="D9D9D9"/>
            <w:hideMark/>
          </w:tcPr>
          <w:p w14:paraId="4E154035" w14:textId="77777777" w:rsidR="00243EDE" w:rsidRPr="00243EDE" w:rsidRDefault="00243EDE" w:rsidP="00243EDE">
            <w:pPr>
              <w:rPr>
                <w:lang w:val="en-GB" w:eastAsia="ja-JP"/>
              </w:rPr>
            </w:pPr>
            <w:r>
              <w:rPr>
                <w:lang w:val="en-GB" w:eastAsia="ja-JP"/>
              </w:rPr>
              <w:t> </w:t>
            </w:r>
          </w:p>
        </w:tc>
        <w:tc>
          <w:tcPr>
            <w:tcW w:w="211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204D13F0" w14:textId="77777777" w:rsidR="00243EDE" w:rsidRPr="00243EDE" w:rsidRDefault="00243EDE" w:rsidP="00243EDE">
            <w:pPr>
              <w:rPr>
                <w:lang w:val="en-GB" w:eastAsia="ja-JP"/>
              </w:rPr>
            </w:pPr>
            <w:r>
              <w:rPr>
                <w:lang w:val="en-GB" w:eastAsia="ja-JP"/>
              </w:rPr>
              <w:t> </w:t>
            </w:r>
          </w:p>
        </w:tc>
        <w:tc>
          <w:tcPr>
            <w:tcW w:w="12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8029A21" w14:textId="77777777" w:rsidR="00243EDE" w:rsidRPr="00243EDE" w:rsidRDefault="00243EDE" w:rsidP="00243EDE">
            <w:pPr>
              <w:rPr>
                <w:lang w:val="en-GB" w:eastAsia="ja-JP"/>
              </w:rPr>
            </w:pPr>
            <w:r>
              <w:rPr>
                <w:lang w:val="en-GB" w:eastAsia="ja-JP"/>
              </w:rPr>
              <w:t> </w:t>
            </w:r>
          </w:p>
        </w:tc>
      </w:tr>
      <w:tr w:rsidR="00243EDE" w:rsidRPr="00243EDE" w14:paraId="322E9D31" w14:textId="77777777" w:rsidTr="008472B9">
        <w:trPr>
          <w:trHeight w:val="300"/>
        </w:trPr>
        <w:tc>
          <w:tcPr>
            <w:tcW w:w="3840"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724E2AFE" w14:textId="77777777" w:rsidR="00243EDE" w:rsidRPr="00243EDE" w:rsidRDefault="00243EDE" w:rsidP="00243EDE">
            <w:pPr>
              <w:rPr>
                <w:lang w:val="en-GB" w:eastAsia="ja-JP"/>
              </w:rPr>
            </w:pPr>
            <w:r>
              <w:rPr>
                <w:lang w:eastAsia="ja-JP"/>
              </w:rPr>
              <w:lastRenderedPageBreak/>
              <w:t>1 TB SSD</w:t>
            </w:r>
            <w:r>
              <w:rPr>
                <w:lang w:val="en-GB" w:eastAsia="ja-JP"/>
              </w:rPr>
              <w:t> </w:t>
            </w:r>
          </w:p>
        </w:tc>
        <w:tc>
          <w:tcPr>
            <w:tcW w:w="2115" w:type="dxa"/>
            <w:tcBorders>
              <w:top w:val="single" w:sz="6" w:space="0" w:color="auto"/>
              <w:left w:val="single" w:sz="6" w:space="0" w:color="auto"/>
              <w:bottom w:val="single" w:sz="6" w:space="0" w:color="auto"/>
              <w:right w:val="single" w:sz="6" w:space="0" w:color="auto"/>
            </w:tcBorders>
            <w:shd w:val="clear" w:color="auto" w:fill="D9D9D9"/>
            <w:hideMark/>
          </w:tcPr>
          <w:p w14:paraId="3BD44AD5" w14:textId="77777777" w:rsidR="00243EDE" w:rsidRPr="00243EDE" w:rsidRDefault="00243EDE" w:rsidP="00243EDE">
            <w:pPr>
              <w:rPr>
                <w:lang w:val="en-GB" w:eastAsia="ja-JP"/>
              </w:rPr>
            </w:pPr>
            <w:r>
              <w:rPr>
                <w:lang w:val="en-GB" w:eastAsia="ja-JP"/>
              </w:rPr>
              <w:t> </w:t>
            </w:r>
          </w:p>
        </w:tc>
        <w:tc>
          <w:tcPr>
            <w:tcW w:w="211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5A47B142" w14:textId="77777777" w:rsidR="00243EDE" w:rsidRPr="00243EDE" w:rsidRDefault="00243EDE" w:rsidP="00243EDE">
            <w:pPr>
              <w:rPr>
                <w:lang w:val="en-GB" w:eastAsia="ja-JP"/>
              </w:rPr>
            </w:pPr>
            <w:r>
              <w:rPr>
                <w:lang w:eastAsia="ja-JP"/>
              </w:rPr>
              <w:t> </w:t>
            </w:r>
            <w:r>
              <w:rPr>
                <w:lang w:val="en-GB" w:eastAsia="ja-JP"/>
              </w:rPr>
              <w:t> </w:t>
            </w:r>
          </w:p>
        </w:tc>
        <w:tc>
          <w:tcPr>
            <w:tcW w:w="12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0B680FB1" w14:textId="77777777" w:rsidR="00243EDE" w:rsidRPr="00243EDE" w:rsidRDefault="00243EDE" w:rsidP="00243EDE">
            <w:pPr>
              <w:rPr>
                <w:lang w:val="en-GB" w:eastAsia="ja-JP"/>
              </w:rPr>
            </w:pPr>
            <w:r>
              <w:rPr>
                <w:lang w:eastAsia="ja-JP"/>
              </w:rPr>
              <w:t>2</w:t>
            </w:r>
            <w:r>
              <w:rPr>
                <w:lang w:val="en-GB" w:eastAsia="ja-JP"/>
              </w:rPr>
              <w:t> </w:t>
            </w:r>
          </w:p>
        </w:tc>
      </w:tr>
      <w:tr w:rsidR="008472B9" w:rsidRPr="00243EDE" w14:paraId="554A778D" w14:textId="77777777" w:rsidTr="008472B9">
        <w:trPr>
          <w:trHeight w:val="300"/>
        </w:trPr>
        <w:tc>
          <w:tcPr>
            <w:tcW w:w="3840"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41513ADD" w14:textId="77777777" w:rsidR="008472B9" w:rsidRPr="00243EDE" w:rsidRDefault="008472B9" w:rsidP="008472B9">
            <w:pPr>
              <w:rPr>
                <w:lang w:val="en-GB" w:eastAsia="ja-JP"/>
              </w:rPr>
            </w:pPr>
            <w:r>
              <w:rPr>
                <w:b/>
                <w:bCs/>
                <w:lang w:eastAsia="ja-JP"/>
              </w:rPr>
              <w:t>Access Point: </w:t>
            </w:r>
            <w:r>
              <w:rPr>
                <w:lang w:val="en-GB" w:eastAsia="ja-JP"/>
              </w:rPr>
              <w:t> </w:t>
            </w:r>
          </w:p>
          <w:p w14:paraId="644C16DC" w14:textId="07C16F26" w:rsidR="008472B9" w:rsidRPr="00243EDE" w:rsidRDefault="008472B9" w:rsidP="008472B9">
            <w:pPr>
              <w:rPr>
                <w:lang w:val="en-GB" w:eastAsia="ja-JP"/>
              </w:rPr>
            </w:pPr>
            <w:r>
              <w:rPr>
                <w:b/>
                <w:bCs/>
                <w:lang w:eastAsia="ja-JP"/>
              </w:rPr>
              <w:t>Westermo Ibex 610</w:t>
            </w:r>
            <w:r>
              <w:rPr>
                <w:lang w:val="en-GB" w:eastAsia="ja-JP"/>
              </w:rPr>
              <w:t> </w:t>
            </w:r>
          </w:p>
        </w:tc>
        <w:tc>
          <w:tcPr>
            <w:tcW w:w="211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615E94F" w14:textId="428F4AD0" w:rsidR="008472B9" w:rsidRPr="00243EDE" w:rsidRDefault="008472B9" w:rsidP="008472B9">
            <w:pPr>
              <w:rPr>
                <w:lang w:val="en-GB" w:eastAsia="ja-JP"/>
              </w:rPr>
            </w:pPr>
            <w:r>
              <w:rPr>
                <w:lang w:eastAsia="ja-JP"/>
              </w:rPr>
              <w:t>Nomad</w:t>
            </w:r>
            <w:r>
              <w:rPr>
                <w:lang w:val="en-GB" w:eastAsia="ja-JP"/>
              </w:rPr>
              <w:t> </w:t>
            </w:r>
          </w:p>
        </w:tc>
        <w:tc>
          <w:tcPr>
            <w:tcW w:w="211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21A4716A" w14:textId="7B3E5B52" w:rsidR="008472B9" w:rsidRPr="00243EDE" w:rsidRDefault="008472B9" w:rsidP="008472B9">
            <w:pPr>
              <w:rPr>
                <w:lang w:val="en-GB" w:eastAsia="ja-JP"/>
              </w:rPr>
            </w:pPr>
            <w:r>
              <w:rPr>
                <w:lang w:eastAsia="ja-JP"/>
              </w:rPr>
              <w:t>NMID 1043</w:t>
            </w:r>
            <w:r>
              <w:rPr>
                <w:lang w:val="en-GB" w:eastAsia="ja-JP"/>
              </w:rPr>
              <w:t> </w:t>
            </w:r>
          </w:p>
        </w:tc>
        <w:tc>
          <w:tcPr>
            <w:tcW w:w="1245" w:type="dxa"/>
            <w:tcBorders>
              <w:top w:val="single" w:sz="6" w:space="0" w:color="auto"/>
              <w:left w:val="single" w:sz="6" w:space="0" w:color="auto"/>
              <w:bottom w:val="nil"/>
              <w:right w:val="single" w:sz="6" w:space="0" w:color="auto"/>
            </w:tcBorders>
            <w:shd w:val="clear" w:color="auto" w:fill="D9D9D9"/>
            <w:vAlign w:val="center"/>
            <w:hideMark/>
          </w:tcPr>
          <w:p w14:paraId="3C9FB0B2" w14:textId="77777777" w:rsidR="008472B9" w:rsidRPr="00243EDE" w:rsidRDefault="008472B9" w:rsidP="008472B9">
            <w:pPr>
              <w:rPr>
                <w:lang w:val="en-GB" w:eastAsia="ja-JP"/>
              </w:rPr>
            </w:pPr>
            <w:r>
              <w:rPr>
                <w:lang w:eastAsia="ja-JP"/>
              </w:rPr>
              <w:t>4</w:t>
            </w:r>
            <w:r>
              <w:rPr>
                <w:lang w:val="en-GB" w:eastAsia="ja-JP"/>
              </w:rPr>
              <w:t> </w:t>
            </w:r>
          </w:p>
        </w:tc>
      </w:tr>
      <w:tr w:rsidR="00243EDE" w:rsidRPr="00243EDE" w14:paraId="1888ED02" w14:textId="77777777" w:rsidTr="008472B9">
        <w:trPr>
          <w:trHeight w:val="300"/>
        </w:trPr>
        <w:tc>
          <w:tcPr>
            <w:tcW w:w="3840"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3DE19FA1" w14:textId="66B3AF19" w:rsidR="00243EDE" w:rsidRPr="00243EDE" w:rsidRDefault="00243EDE" w:rsidP="00243EDE">
            <w:pPr>
              <w:rPr>
                <w:lang w:val="en-GB" w:eastAsia="ja-JP"/>
              </w:rPr>
            </w:pPr>
            <w:r>
              <w:rPr>
                <w:b/>
                <w:bCs/>
                <w:lang w:val="en-GB" w:eastAsia="ja-JP"/>
              </w:rPr>
              <w:t>Switch: VDSRail DS-CSWP28 (28 port)</w:t>
            </w:r>
            <w:r>
              <w:rPr>
                <w:lang w:val="en-GB" w:eastAsia="ja-JP"/>
              </w:rPr>
              <w:t> </w:t>
            </w:r>
          </w:p>
        </w:tc>
        <w:tc>
          <w:tcPr>
            <w:tcW w:w="2115" w:type="dxa"/>
            <w:tcBorders>
              <w:top w:val="single" w:sz="6" w:space="0" w:color="auto"/>
              <w:left w:val="single" w:sz="6" w:space="0" w:color="auto"/>
              <w:bottom w:val="single" w:sz="6" w:space="0" w:color="auto"/>
              <w:right w:val="single" w:sz="6" w:space="0" w:color="auto"/>
            </w:tcBorders>
            <w:shd w:val="clear" w:color="auto" w:fill="D9D9D9"/>
            <w:hideMark/>
          </w:tcPr>
          <w:p w14:paraId="13B5B6F6" w14:textId="77777777" w:rsidR="00243EDE" w:rsidRPr="00243EDE" w:rsidRDefault="00243EDE" w:rsidP="00243EDE">
            <w:pPr>
              <w:rPr>
                <w:lang w:val="en-GB" w:eastAsia="ja-JP"/>
              </w:rPr>
            </w:pPr>
            <w:r>
              <w:rPr>
                <w:lang w:eastAsia="ja-JP"/>
              </w:rPr>
              <w:t>Nomad</w:t>
            </w:r>
            <w:r>
              <w:rPr>
                <w:lang w:val="en-GB" w:eastAsia="ja-JP"/>
              </w:rPr>
              <w:t> </w:t>
            </w:r>
          </w:p>
        </w:tc>
        <w:tc>
          <w:tcPr>
            <w:tcW w:w="211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3D38BC2E" w14:textId="77777777" w:rsidR="00243EDE" w:rsidRPr="00243EDE" w:rsidRDefault="00243EDE" w:rsidP="00243EDE">
            <w:pPr>
              <w:rPr>
                <w:lang w:val="en-GB" w:eastAsia="ja-JP"/>
              </w:rPr>
            </w:pPr>
            <w:r>
              <w:rPr>
                <w:lang w:eastAsia="ja-JP"/>
              </w:rPr>
              <w:t>NMID 1143</w:t>
            </w:r>
            <w:r>
              <w:rPr>
                <w:lang w:val="en-GB" w:eastAsia="ja-JP"/>
              </w:rPr>
              <w:t> </w:t>
            </w:r>
          </w:p>
        </w:tc>
        <w:tc>
          <w:tcPr>
            <w:tcW w:w="1245" w:type="dxa"/>
            <w:tcBorders>
              <w:top w:val="single" w:sz="6" w:space="0" w:color="auto"/>
              <w:left w:val="single" w:sz="6" w:space="0" w:color="auto"/>
              <w:bottom w:val="nil"/>
              <w:right w:val="single" w:sz="6" w:space="0" w:color="auto"/>
            </w:tcBorders>
            <w:shd w:val="clear" w:color="auto" w:fill="D9D9D9"/>
            <w:vAlign w:val="center"/>
            <w:hideMark/>
          </w:tcPr>
          <w:p w14:paraId="44980F1F" w14:textId="77777777" w:rsidR="00243EDE" w:rsidRPr="00243EDE" w:rsidRDefault="00243EDE" w:rsidP="00243EDE">
            <w:pPr>
              <w:rPr>
                <w:lang w:val="en-GB" w:eastAsia="ja-JP"/>
              </w:rPr>
            </w:pPr>
            <w:r>
              <w:rPr>
                <w:lang w:eastAsia="ja-JP"/>
              </w:rPr>
              <w:t>3</w:t>
            </w:r>
            <w:r>
              <w:rPr>
                <w:lang w:val="en-GB" w:eastAsia="ja-JP"/>
              </w:rPr>
              <w:t> </w:t>
            </w:r>
          </w:p>
        </w:tc>
      </w:tr>
      <w:tr w:rsidR="00243EDE" w:rsidRPr="00243EDE" w14:paraId="12716971" w14:textId="77777777" w:rsidTr="008472B9">
        <w:trPr>
          <w:trHeight w:val="300"/>
        </w:trPr>
        <w:tc>
          <w:tcPr>
            <w:tcW w:w="3840"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57F929E9" w14:textId="77777777" w:rsidR="00243EDE" w:rsidRPr="00243EDE" w:rsidRDefault="00243EDE" w:rsidP="00243EDE">
            <w:pPr>
              <w:rPr>
                <w:lang w:val="en-GB" w:eastAsia="ja-JP"/>
              </w:rPr>
            </w:pPr>
            <w:r>
              <w:rPr>
                <w:b/>
                <w:bCs/>
                <w:lang w:eastAsia="ja-JP"/>
              </w:rPr>
              <w:t>Sencity Rail MULTI Antenna 1399.99.0307</w:t>
            </w:r>
            <w:r>
              <w:rPr>
                <w:lang w:val="en-GB" w:eastAsia="ja-JP"/>
              </w:rPr>
              <w:t> </w:t>
            </w:r>
          </w:p>
        </w:tc>
        <w:tc>
          <w:tcPr>
            <w:tcW w:w="2115" w:type="dxa"/>
            <w:tcBorders>
              <w:top w:val="single" w:sz="6" w:space="0" w:color="auto"/>
              <w:left w:val="single" w:sz="6" w:space="0" w:color="auto"/>
              <w:bottom w:val="single" w:sz="6" w:space="0" w:color="auto"/>
              <w:right w:val="single" w:sz="6" w:space="0" w:color="auto"/>
            </w:tcBorders>
            <w:shd w:val="clear" w:color="auto" w:fill="D9D9D9"/>
            <w:hideMark/>
          </w:tcPr>
          <w:p w14:paraId="0CC9B4BA" w14:textId="77777777" w:rsidR="00243EDE" w:rsidRPr="00243EDE" w:rsidRDefault="00243EDE" w:rsidP="00243EDE">
            <w:pPr>
              <w:rPr>
                <w:lang w:val="en-GB" w:eastAsia="ja-JP"/>
              </w:rPr>
            </w:pPr>
            <w:r>
              <w:rPr>
                <w:lang w:eastAsia="ja-JP"/>
              </w:rPr>
              <w:t>Stadler</w:t>
            </w:r>
            <w:r>
              <w:rPr>
                <w:lang w:val="en-GB" w:eastAsia="ja-JP"/>
              </w:rPr>
              <w:t> </w:t>
            </w:r>
          </w:p>
        </w:tc>
        <w:tc>
          <w:tcPr>
            <w:tcW w:w="211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3126F852" w14:textId="77777777" w:rsidR="00243EDE" w:rsidRPr="00243EDE" w:rsidRDefault="00243EDE" w:rsidP="00243EDE">
            <w:pPr>
              <w:rPr>
                <w:lang w:val="en-GB" w:eastAsia="ja-JP"/>
              </w:rPr>
            </w:pPr>
            <w:r>
              <w:rPr>
                <w:lang w:val="en-GB" w:eastAsia="ja-JP"/>
              </w:rPr>
              <w:t> </w:t>
            </w:r>
          </w:p>
        </w:tc>
        <w:tc>
          <w:tcPr>
            <w:tcW w:w="12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3F1136D5" w14:textId="77777777" w:rsidR="00243EDE" w:rsidRPr="00243EDE" w:rsidRDefault="00243EDE" w:rsidP="00243EDE">
            <w:pPr>
              <w:rPr>
                <w:lang w:val="en-GB" w:eastAsia="ja-JP"/>
              </w:rPr>
            </w:pPr>
            <w:r>
              <w:rPr>
                <w:lang w:eastAsia="ja-JP"/>
              </w:rPr>
              <w:t>4</w:t>
            </w:r>
            <w:r>
              <w:rPr>
                <w:lang w:val="en-GB" w:eastAsia="ja-JP"/>
              </w:rPr>
              <w:t> </w:t>
            </w:r>
          </w:p>
        </w:tc>
      </w:tr>
    </w:tbl>
    <w:p w14:paraId="23E6C249" w14:textId="77777777" w:rsidR="00243EDE" w:rsidRPr="00243EDE" w:rsidRDefault="00243EDE" w:rsidP="00243EDE">
      <w:pPr>
        <w:rPr>
          <w:lang w:val="en-GB" w:eastAsia="ja-JP"/>
        </w:rPr>
      </w:pPr>
      <w:r>
        <w:rPr>
          <w:lang w:val="en-GB" w:eastAsia="ja-JP"/>
        </w:rPr>
        <w:t> </w:t>
      </w:r>
    </w:p>
    <w:tbl>
      <w:tblPr>
        <w:tblW w:w="9315"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2685"/>
        <w:gridCol w:w="1155"/>
        <w:gridCol w:w="2115"/>
        <w:gridCol w:w="270"/>
        <w:gridCol w:w="1845"/>
        <w:gridCol w:w="1245"/>
      </w:tblGrid>
      <w:tr w:rsidR="00243EDE" w:rsidRPr="00243EDE" w14:paraId="5FA7EBDC" w14:textId="77777777" w:rsidTr="008472B9">
        <w:trPr>
          <w:trHeight w:val="300"/>
        </w:trPr>
        <w:tc>
          <w:tcPr>
            <w:tcW w:w="2685" w:type="dxa"/>
            <w:tcBorders>
              <w:top w:val="single" w:sz="6" w:space="0" w:color="auto"/>
              <w:left w:val="single" w:sz="6" w:space="0" w:color="auto"/>
              <w:bottom w:val="single" w:sz="6" w:space="0" w:color="auto"/>
              <w:right w:val="nil"/>
            </w:tcBorders>
            <w:shd w:val="clear" w:color="auto" w:fill="FFC000"/>
            <w:vAlign w:val="center"/>
            <w:hideMark/>
          </w:tcPr>
          <w:p w14:paraId="66B820C4" w14:textId="4D0D8B64" w:rsidR="00243EDE" w:rsidRPr="008472B9" w:rsidRDefault="008472B9" w:rsidP="00243EDE">
            <w:pPr>
              <w:rPr>
                <w:lang w:eastAsia="ja-JP"/>
              </w:rPr>
            </w:pPr>
            <w:r>
              <w:rPr>
                <w:b/>
                <w:bCs/>
                <w:lang w:eastAsia="ja-JP"/>
              </w:rPr>
              <w:t>Liste der Hauptkomponenten – Endwagon (100)</w:t>
            </w:r>
            <w:r>
              <w:rPr>
                <w:lang w:eastAsia="ja-JP"/>
              </w:rPr>
              <w:t> </w:t>
            </w:r>
          </w:p>
        </w:tc>
        <w:tc>
          <w:tcPr>
            <w:tcW w:w="1155" w:type="dxa"/>
            <w:tcBorders>
              <w:top w:val="single" w:sz="6" w:space="0" w:color="auto"/>
              <w:left w:val="nil"/>
              <w:bottom w:val="single" w:sz="6" w:space="0" w:color="auto"/>
              <w:right w:val="nil"/>
            </w:tcBorders>
            <w:shd w:val="clear" w:color="auto" w:fill="FFC000"/>
            <w:vAlign w:val="center"/>
            <w:hideMark/>
          </w:tcPr>
          <w:p w14:paraId="40CDEC86" w14:textId="77777777" w:rsidR="00243EDE" w:rsidRPr="00243EDE" w:rsidRDefault="00243EDE" w:rsidP="00243EDE">
            <w:pPr>
              <w:rPr>
                <w:lang w:val="en-GB" w:eastAsia="ja-JP"/>
              </w:rPr>
            </w:pPr>
            <w:r>
              <w:rPr>
                <w:b/>
                <w:bCs/>
                <w:lang w:val="en-GB" w:eastAsia="ja-JP"/>
              </w:rPr>
              <w:t> </w:t>
            </w:r>
            <w:r>
              <w:rPr>
                <w:lang w:val="en-GB" w:eastAsia="ja-JP"/>
              </w:rPr>
              <w:t> </w:t>
            </w:r>
          </w:p>
        </w:tc>
        <w:tc>
          <w:tcPr>
            <w:tcW w:w="2115" w:type="dxa"/>
            <w:tcBorders>
              <w:top w:val="single" w:sz="6" w:space="0" w:color="auto"/>
              <w:left w:val="nil"/>
              <w:bottom w:val="single" w:sz="6" w:space="0" w:color="auto"/>
              <w:right w:val="nil"/>
            </w:tcBorders>
            <w:shd w:val="clear" w:color="auto" w:fill="FFC000"/>
            <w:hideMark/>
          </w:tcPr>
          <w:p w14:paraId="36F7AB0B" w14:textId="77777777" w:rsidR="00243EDE" w:rsidRPr="00243EDE" w:rsidRDefault="00243EDE" w:rsidP="00243EDE">
            <w:pPr>
              <w:rPr>
                <w:lang w:val="en-GB" w:eastAsia="ja-JP"/>
              </w:rPr>
            </w:pPr>
            <w:r>
              <w:rPr>
                <w:lang w:val="en-GB" w:eastAsia="ja-JP"/>
              </w:rPr>
              <w:t> </w:t>
            </w:r>
          </w:p>
        </w:tc>
        <w:tc>
          <w:tcPr>
            <w:tcW w:w="270" w:type="dxa"/>
            <w:tcBorders>
              <w:top w:val="single" w:sz="6" w:space="0" w:color="auto"/>
              <w:left w:val="nil"/>
              <w:bottom w:val="single" w:sz="6" w:space="0" w:color="auto"/>
              <w:right w:val="nil"/>
            </w:tcBorders>
            <w:shd w:val="clear" w:color="auto" w:fill="FFC000"/>
            <w:vAlign w:val="center"/>
            <w:hideMark/>
          </w:tcPr>
          <w:p w14:paraId="5669A115" w14:textId="77777777" w:rsidR="00243EDE" w:rsidRPr="00243EDE" w:rsidRDefault="00243EDE" w:rsidP="00243EDE">
            <w:pPr>
              <w:rPr>
                <w:lang w:val="en-GB" w:eastAsia="ja-JP"/>
              </w:rPr>
            </w:pPr>
            <w:r>
              <w:rPr>
                <w:b/>
                <w:bCs/>
                <w:lang w:val="en-GB" w:eastAsia="ja-JP"/>
              </w:rPr>
              <w:t> </w:t>
            </w:r>
            <w:r>
              <w:rPr>
                <w:lang w:val="en-GB" w:eastAsia="ja-JP"/>
              </w:rPr>
              <w:t> </w:t>
            </w:r>
          </w:p>
        </w:tc>
        <w:tc>
          <w:tcPr>
            <w:tcW w:w="1845" w:type="dxa"/>
            <w:tcBorders>
              <w:top w:val="single" w:sz="6" w:space="0" w:color="auto"/>
              <w:left w:val="nil"/>
              <w:bottom w:val="single" w:sz="6" w:space="0" w:color="auto"/>
              <w:right w:val="nil"/>
            </w:tcBorders>
            <w:shd w:val="clear" w:color="auto" w:fill="FFC000"/>
            <w:vAlign w:val="center"/>
            <w:hideMark/>
          </w:tcPr>
          <w:p w14:paraId="2D558589" w14:textId="77777777" w:rsidR="00243EDE" w:rsidRPr="00243EDE" w:rsidRDefault="00243EDE" w:rsidP="00243EDE">
            <w:pPr>
              <w:rPr>
                <w:lang w:val="en-GB" w:eastAsia="ja-JP"/>
              </w:rPr>
            </w:pPr>
            <w:r>
              <w:rPr>
                <w:lang w:val="en-GB" w:eastAsia="ja-JP"/>
              </w:rPr>
              <w:t>  </w:t>
            </w:r>
          </w:p>
        </w:tc>
        <w:tc>
          <w:tcPr>
            <w:tcW w:w="1245" w:type="dxa"/>
            <w:tcBorders>
              <w:top w:val="single" w:sz="6" w:space="0" w:color="auto"/>
              <w:left w:val="nil"/>
              <w:bottom w:val="single" w:sz="6" w:space="0" w:color="auto"/>
              <w:right w:val="single" w:sz="6" w:space="0" w:color="auto"/>
            </w:tcBorders>
            <w:shd w:val="clear" w:color="auto" w:fill="FFC000"/>
            <w:vAlign w:val="center"/>
            <w:hideMark/>
          </w:tcPr>
          <w:p w14:paraId="44F0A99E" w14:textId="77777777" w:rsidR="00243EDE" w:rsidRPr="00243EDE" w:rsidRDefault="00243EDE" w:rsidP="00243EDE">
            <w:pPr>
              <w:rPr>
                <w:lang w:val="en-GB" w:eastAsia="ja-JP"/>
              </w:rPr>
            </w:pPr>
            <w:r>
              <w:rPr>
                <w:lang w:val="en-GB" w:eastAsia="ja-JP"/>
              </w:rPr>
              <w:t>  </w:t>
            </w:r>
          </w:p>
        </w:tc>
      </w:tr>
      <w:tr w:rsidR="008472B9" w:rsidRPr="00243EDE" w14:paraId="61C526F1" w14:textId="77777777" w:rsidTr="008472B9">
        <w:trPr>
          <w:trHeight w:val="300"/>
        </w:trPr>
        <w:tc>
          <w:tcPr>
            <w:tcW w:w="3840" w:type="dxa"/>
            <w:gridSpan w:val="2"/>
            <w:tcBorders>
              <w:top w:val="single" w:sz="6" w:space="0" w:color="auto"/>
              <w:left w:val="single" w:sz="6" w:space="0" w:color="auto"/>
              <w:bottom w:val="single" w:sz="6" w:space="0" w:color="auto"/>
              <w:right w:val="single" w:sz="6" w:space="0" w:color="000000"/>
            </w:tcBorders>
            <w:shd w:val="clear" w:color="auto" w:fill="404040"/>
            <w:vAlign w:val="center"/>
            <w:hideMark/>
          </w:tcPr>
          <w:p w14:paraId="4810527A" w14:textId="16999DFB" w:rsidR="008472B9" w:rsidRPr="00243EDE" w:rsidRDefault="008472B9" w:rsidP="008472B9">
            <w:pPr>
              <w:rPr>
                <w:lang w:val="en-GB" w:eastAsia="ja-JP"/>
              </w:rPr>
            </w:pPr>
            <w:r>
              <w:rPr>
                <w:b/>
                <w:bCs/>
                <w:lang w:val="en-GB" w:eastAsia="ja-JP"/>
              </w:rPr>
              <w:t>Gerätbeschreibung</w:t>
            </w:r>
          </w:p>
        </w:tc>
        <w:tc>
          <w:tcPr>
            <w:tcW w:w="2115" w:type="dxa"/>
            <w:tcBorders>
              <w:top w:val="nil"/>
              <w:left w:val="nil"/>
              <w:bottom w:val="single" w:sz="6" w:space="0" w:color="auto"/>
              <w:right w:val="nil"/>
            </w:tcBorders>
            <w:shd w:val="clear" w:color="auto" w:fill="404040"/>
            <w:hideMark/>
          </w:tcPr>
          <w:p w14:paraId="35390051" w14:textId="41F755DB" w:rsidR="008472B9" w:rsidRPr="00243EDE" w:rsidRDefault="008472B9" w:rsidP="008472B9">
            <w:pPr>
              <w:rPr>
                <w:lang w:val="en-GB" w:eastAsia="ja-JP"/>
              </w:rPr>
            </w:pPr>
            <w:r>
              <w:rPr>
                <w:b/>
                <w:bCs/>
                <w:lang w:val="en-GB" w:eastAsia="ja-JP"/>
              </w:rPr>
              <w:t>Lieferumfang</w:t>
            </w:r>
          </w:p>
        </w:tc>
        <w:tc>
          <w:tcPr>
            <w:tcW w:w="2115" w:type="dxa"/>
            <w:gridSpan w:val="2"/>
            <w:tcBorders>
              <w:top w:val="nil"/>
              <w:left w:val="nil"/>
              <w:bottom w:val="single" w:sz="6" w:space="0" w:color="auto"/>
              <w:right w:val="single" w:sz="6" w:space="0" w:color="auto"/>
            </w:tcBorders>
            <w:shd w:val="clear" w:color="auto" w:fill="404040"/>
            <w:vAlign w:val="center"/>
            <w:hideMark/>
          </w:tcPr>
          <w:p w14:paraId="66CDEFC7" w14:textId="1183BCAE" w:rsidR="008472B9" w:rsidRPr="00243EDE" w:rsidRDefault="008472B9" w:rsidP="008472B9">
            <w:pPr>
              <w:rPr>
                <w:lang w:val="en-GB" w:eastAsia="ja-JP"/>
              </w:rPr>
            </w:pPr>
            <w:r>
              <w:rPr>
                <w:b/>
                <w:bCs/>
                <w:lang w:eastAsia="ja-JP"/>
              </w:rPr>
              <w:t>Nomad-ID Nummer</w:t>
            </w:r>
            <w:r>
              <w:rPr>
                <w:lang w:val="en-GB" w:eastAsia="ja-JP"/>
              </w:rPr>
              <w:t> </w:t>
            </w:r>
          </w:p>
        </w:tc>
        <w:tc>
          <w:tcPr>
            <w:tcW w:w="1245" w:type="dxa"/>
            <w:tcBorders>
              <w:top w:val="nil"/>
              <w:left w:val="nil"/>
              <w:bottom w:val="single" w:sz="6" w:space="0" w:color="auto"/>
              <w:right w:val="single" w:sz="6" w:space="0" w:color="auto"/>
            </w:tcBorders>
            <w:shd w:val="clear" w:color="auto" w:fill="404040"/>
            <w:vAlign w:val="center"/>
            <w:hideMark/>
          </w:tcPr>
          <w:p w14:paraId="057482A8" w14:textId="7F744043" w:rsidR="008472B9" w:rsidRPr="00243EDE" w:rsidRDefault="008472B9" w:rsidP="008472B9">
            <w:pPr>
              <w:rPr>
                <w:lang w:val="en-GB" w:eastAsia="ja-JP"/>
              </w:rPr>
            </w:pPr>
            <w:r>
              <w:rPr>
                <w:b/>
                <w:bCs/>
                <w:lang w:eastAsia="ja-JP"/>
              </w:rPr>
              <w:t>Menge </w:t>
            </w:r>
            <w:r>
              <w:rPr>
                <w:lang w:val="en-GB" w:eastAsia="ja-JP"/>
              </w:rPr>
              <w:t> </w:t>
            </w:r>
          </w:p>
        </w:tc>
      </w:tr>
      <w:tr w:rsidR="00243EDE" w:rsidRPr="00243EDE" w14:paraId="780C39B5" w14:textId="77777777" w:rsidTr="008472B9">
        <w:trPr>
          <w:trHeight w:val="300"/>
        </w:trPr>
        <w:tc>
          <w:tcPr>
            <w:tcW w:w="3840"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6373E96E" w14:textId="77777777" w:rsidR="00243EDE" w:rsidRPr="00243EDE" w:rsidRDefault="00243EDE" w:rsidP="00243EDE">
            <w:pPr>
              <w:rPr>
                <w:lang w:val="en-GB" w:eastAsia="ja-JP"/>
              </w:rPr>
            </w:pPr>
            <w:r>
              <w:rPr>
                <w:b/>
                <w:bCs/>
                <w:lang w:eastAsia="ja-JP"/>
              </w:rPr>
              <w:t>Access Point: </w:t>
            </w:r>
            <w:r>
              <w:rPr>
                <w:lang w:val="en-GB" w:eastAsia="ja-JP"/>
              </w:rPr>
              <w:t> </w:t>
            </w:r>
          </w:p>
          <w:p w14:paraId="70CF00CB" w14:textId="63638AA5" w:rsidR="00243EDE" w:rsidRPr="00243EDE" w:rsidRDefault="00243EDE" w:rsidP="00243EDE">
            <w:pPr>
              <w:rPr>
                <w:lang w:val="en-GB" w:eastAsia="ja-JP"/>
              </w:rPr>
            </w:pPr>
            <w:r>
              <w:rPr>
                <w:b/>
                <w:bCs/>
                <w:lang w:eastAsia="ja-JP"/>
              </w:rPr>
              <w:t>Westermo Ibex 610</w:t>
            </w:r>
            <w:r>
              <w:rPr>
                <w:lang w:val="en-GB" w:eastAsia="ja-JP"/>
              </w:rPr>
              <w:t> </w:t>
            </w:r>
          </w:p>
        </w:tc>
        <w:tc>
          <w:tcPr>
            <w:tcW w:w="211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D74E83C" w14:textId="29D24500" w:rsidR="00243EDE" w:rsidRPr="00243EDE" w:rsidRDefault="00243EDE" w:rsidP="008472B9">
            <w:pPr>
              <w:rPr>
                <w:lang w:val="en-GB" w:eastAsia="ja-JP"/>
              </w:rPr>
            </w:pPr>
            <w:r>
              <w:rPr>
                <w:lang w:val="en-GB" w:eastAsia="ja-JP"/>
              </w:rPr>
              <w:t> </w:t>
            </w:r>
            <w:r>
              <w:rPr>
                <w:lang w:eastAsia="ja-JP"/>
              </w:rPr>
              <w:t>Nomad</w:t>
            </w:r>
            <w:r>
              <w:rPr>
                <w:lang w:val="en-GB" w:eastAsia="ja-JP"/>
              </w:rPr>
              <w:t> </w:t>
            </w:r>
          </w:p>
        </w:tc>
        <w:tc>
          <w:tcPr>
            <w:tcW w:w="211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18FE1992" w14:textId="77777777" w:rsidR="00243EDE" w:rsidRPr="00243EDE" w:rsidRDefault="00243EDE" w:rsidP="00243EDE">
            <w:pPr>
              <w:rPr>
                <w:lang w:val="en-GB" w:eastAsia="ja-JP"/>
              </w:rPr>
            </w:pPr>
            <w:r>
              <w:rPr>
                <w:lang w:eastAsia="ja-JP"/>
              </w:rPr>
              <w:t>NMID 1043</w:t>
            </w:r>
            <w:r>
              <w:rPr>
                <w:lang w:val="en-GB" w:eastAsia="ja-JP"/>
              </w:rPr>
              <w:t> </w:t>
            </w:r>
          </w:p>
        </w:tc>
        <w:tc>
          <w:tcPr>
            <w:tcW w:w="1245" w:type="dxa"/>
            <w:tcBorders>
              <w:top w:val="single" w:sz="6" w:space="0" w:color="auto"/>
              <w:left w:val="single" w:sz="6" w:space="0" w:color="auto"/>
              <w:bottom w:val="nil"/>
              <w:right w:val="single" w:sz="6" w:space="0" w:color="auto"/>
            </w:tcBorders>
            <w:shd w:val="clear" w:color="auto" w:fill="D9D9D9"/>
            <w:vAlign w:val="center"/>
            <w:hideMark/>
          </w:tcPr>
          <w:p w14:paraId="6727AC5C" w14:textId="77777777" w:rsidR="00243EDE" w:rsidRPr="00243EDE" w:rsidRDefault="00243EDE" w:rsidP="00243EDE">
            <w:pPr>
              <w:rPr>
                <w:lang w:val="en-GB" w:eastAsia="ja-JP"/>
              </w:rPr>
            </w:pPr>
            <w:r>
              <w:rPr>
                <w:lang w:eastAsia="ja-JP"/>
              </w:rPr>
              <w:t>4</w:t>
            </w:r>
            <w:r>
              <w:rPr>
                <w:lang w:val="en-GB" w:eastAsia="ja-JP"/>
              </w:rPr>
              <w:t> </w:t>
            </w:r>
          </w:p>
        </w:tc>
      </w:tr>
      <w:tr w:rsidR="00243EDE" w:rsidRPr="00243EDE" w14:paraId="1E7553AF" w14:textId="77777777" w:rsidTr="008472B9">
        <w:trPr>
          <w:trHeight w:val="300"/>
        </w:trPr>
        <w:tc>
          <w:tcPr>
            <w:tcW w:w="3840"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080ED15D" w14:textId="77777777" w:rsidR="00243EDE" w:rsidRPr="00243EDE" w:rsidRDefault="00243EDE" w:rsidP="00243EDE">
            <w:pPr>
              <w:rPr>
                <w:lang w:val="en-GB" w:eastAsia="ja-JP"/>
              </w:rPr>
            </w:pPr>
            <w:r>
              <w:rPr>
                <w:b/>
                <w:bCs/>
                <w:lang w:val="en-GB" w:eastAsia="ja-JP"/>
              </w:rPr>
              <w:t>Switch: VDSRail DS-CSWP28 (28 port)</w:t>
            </w:r>
            <w:r>
              <w:rPr>
                <w:lang w:val="en-GB" w:eastAsia="ja-JP"/>
              </w:rPr>
              <w:t> </w:t>
            </w:r>
          </w:p>
          <w:p w14:paraId="3B8292F5" w14:textId="77777777" w:rsidR="00243EDE" w:rsidRPr="00243EDE" w:rsidRDefault="00243EDE" w:rsidP="00243EDE">
            <w:pPr>
              <w:rPr>
                <w:lang w:val="en-GB" w:eastAsia="ja-JP"/>
              </w:rPr>
            </w:pPr>
            <w:r>
              <w:rPr>
                <w:lang w:val="en-GB" w:eastAsia="ja-JP"/>
              </w:rPr>
              <w:t> </w:t>
            </w:r>
          </w:p>
        </w:tc>
        <w:tc>
          <w:tcPr>
            <w:tcW w:w="211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B4CA75C" w14:textId="77777777" w:rsidR="00243EDE" w:rsidRPr="00243EDE" w:rsidRDefault="00243EDE" w:rsidP="00243EDE">
            <w:pPr>
              <w:rPr>
                <w:lang w:val="en-GB" w:eastAsia="ja-JP"/>
              </w:rPr>
            </w:pPr>
            <w:r>
              <w:rPr>
                <w:lang w:eastAsia="ja-JP"/>
              </w:rPr>
              <w:t>Nomad</w:t>
            </w:r>
            <w:r>
              <w:rPr>
                <w:lang w:val="en-GB" w:eastAsia="ja-JP"/>
              </w:rPr>
              <w:t> </w:t>
            </w:r>
          </w:p>
        </w:tc>
        <w:tc>
          <w:tcPr>
            <w:tcW w:w="211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66BD2C8B" w14:textId="77777777" w:rsidR="00243EDE" w:rsidRPr="00243EDE" w:rsidRDefault="00243EDE" w:rsidP="00243EDE">
            <w:pPr>
              <w:rPr>
                <w:lang w:val="en-GB" w:eastAsia="ja-JP"/>
              </w:rPr>
            </w:pPr>
            <w:r>
              <w:rPr>
                <w:lang w:eastAsia="ja-JP"/>
              </w:rPr>
              <w:t>NMID 1143</w:t>
            </w:r>
            <w:r>
              <w:rPr>
                <w:lang w:val="en-GB" w:eastAsia="ja-JP"/>
              </w:rPr>
              <w:t> </w:t>
            </w:r>
          </w:p>
        </w:tc>
        <w:tc>
          <w:tcPr>
            <w:tcW w:w="12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0262AC36" w14:textId="77777777" w:rsidR="00243EDE" w:rsidRPr="00243EDE" w:rsidRDefault="00243EDE" w:rsidP="00243EDE">
            <w:pPr>
              <w:rPr>
                <w:lang w:val="en-GB" w:eastAsia="ja-JP"/>
              </w:rPr>
            </w:pPr>
            <w:r>
              <w:rPr>
                <w:lang w:eastAsia="ja-JP"/>
              </w:rPr>
              <w:t>3</w:t>
            </w:r>
            <w:r>
              <w:rPr>
                <w:lang w:val="en-GB" w:eastAsia="ja-JP"/>
              </w:rPr>
              <w:t> </w:t>
            </w:r>
          </w:p>
        </w:tc>
      </w:tr>
      <w:tr w:rsidR="00243EDE" w:rsidRPr="00243EDE" w14:paraId="12147CE8" w14:textId="77777777" w:rsidTr="008472B9">
        <w:trPr>
          <w:trHeight w:val="300"/>
        </w:trPr>
        <w:tc>
          <w:tcPr>
            <w:tcW w:w="3840"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16181FAB" w14:textId="5ED98F4F" w:rsidR="00243EDE" w:rsidRPr="00490793" w:rsidRDefault="00243EDE" w:rsidP="00243EDE">
            <w:pPr>
              <w:rPr>
                <w:lang w:eastAsia="ja-JP"/>
              </w:rPr>
            </w:pPr>
            <w:r>
              <w:rPr>
                <w:b/>
                <w:bCs/>
                <w:lang w:eastAsia="ja-JP"/>
              </w:rPr>
              <w:t xml:space="preserve">Sencity Omni-SR Slim MIMO Antenna (Intern) </w:t>
            </w:r>
            <w:r w:rsidRPr="00490793">
              <w:rPr>
                <w:lang w:eastAsia="ja-JP"/>
              </w:rPr>
              <w:t> </w:t>
            </w:r>
            <w:r w:rsidRPr="00490793">
              <w:rPr>
                <w:lang w:eastAsia="ja-JP"/>
              </w:rPr>
              <w:br/>
            </w:r>
            <w:r>
              <w:rPr>
                <w:b/>
                <w:bCs/>
                <w:lang w:eastAsia="ja-JP"/>
              </w:rPr>
              <w:t>Huber&amp;Suhner 6x6 MIMO Wifi6e 1399.35.0020</w:t>
            </w:r>
            <w:r w:rsidRPr="00490793">
              <w:rPr>
                <w:lang w:eastAsia="ja-JP"/>
              </w:rPr>
              <w:t> </w:t>
            </w:r>
          </w:p>
        </w:tc>
        <w:tc>
          <w:tcPr>
            <w:tcW w:w="211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3683AB5A" w14:textId="77777777" w:rsidR="00243EDE" w:rsidRPr="00243EDE" w:rsidRDefault="00243EDE" w:rsidP="00243EDE">
            <w:pPr>
              <w:rPr>
                <w:lang w:val="en-GB" w:eastAsia="ja-JP"/>
              </w:rPr>
            </w:pPr>
            <w:r>
              <w:rPr>
                <w:lang w:eastAsia="ja-JP"/>
              </w:rPr>
              <w:t>Stadler</w:t>
            </w:r>
            <w:r>
              <w:rPr>
                <w:lang w:val="en-GB" w:eastAsia="ja-JP"/>
              </w:rPr>
              <w:t> </w:t>
            </w:r>
          </w:p>
        </w:tc>
        <w:tc>
          <w:tcPr>
            <w:tcW w:w="211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7451796E" w14:textId="77777777" w:rsidR="00243EDE" w:rsidRPr="00243EDE" w:rsidRDefault="00243EDE" w:rsidP="00243EDE">
            <w:pPr>
              <w:rPr>
                <w:lang w:val="en-GB" w:eastAsia="ja-JP"/>
              </w:rPr>
            </w:pPr>
            <w:r>
              <w:rPr>
                <w:lang w:val="en-GB" w:eastAsia="ja-JP"/>
              </w:rPr>
              <w:t> </w:t>
            </w:r>
          </w:p>
        </w:tc>
        <w:tc>
          <w:tcPr>
            <w:tcW w:w="12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74AC53B7" w14:textId="77777777" w:rsidR="00243EDE" w:rsidRPr="00243EDE" w:rsidRDefault="00243EDE" w:rsidP="00243EDE">
            <w:pPr>
              <w:rPr>
                <w:lang w:val="en-GB" w:eastAsia="ja-JP"/>
              </w:rPr>
            </w:pPr>
            <w:r>
              <w:rPr>
                <w:lang w:eastAsia="ja-JP"/>
              </w:rPr>
              <w:t>4</w:t>
            </w:r>
            <w:r>
              <w:rPr>
                <w:lang w:val="en-GB" w:eastAsia="ja-JP"/>
              </w:rPr>
              <w:t> </w:t>
            </w:r>
          </w:p>
        </w:tc>
      </w:tr>
    </w:tbl>
    <w:p w14:paraId="370899A3" w14:textId="77777777" w:rsidR="00243EDE" w:rsidRDefault="00243EDE" w:rsidP="00243EDE">
      <w:pPr>
        <w:rPr>
          <w:lang w:val="en-GB" w:eastAsia="ja-JP"/>
        </w:rPr>
      </w:pPr>
      <w:r>
        <w:rPr>
          <w:lang w:val="en-GB" w:eastAsia="ja-JP"/>
        </w:rPr>
        <w:t> </w:t>
      </w:r>
    </w:p>
    <w:p w14:paraId="376239CA" w14:textId="77777777" w:rsidR="008472B9" w:rsidRPr="00243EDE" w:rsidRDefault="008472B9" w:rsidP="00243EDE">
      <w:pPr>
        <w:rPr>
          <w:lang w:val="en-GB" w:eastAsia="ja-JP"/>
        </w:rPr>
      </w:pPr>
    </w:p>
    <w:tbl>
      <w:tblPr>
        <w:tblW w:w="9315"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2685"/>
        <w:gridCol w:w="1140"/>
        <w:gridCol w:w="2115"/>
        <w:gridCol w:w="270"/>
        <w:gridCol w:w="1845"/>
        <w:gridCol w:w="1260"/>
      </w:tblGrid>
      <w:tr w:rsidR="00243EDE" w:rsidRPr="00243EDE" w14:paraId="0F2D17F2" w14:textId="77777777" w:rsidTr="008472B9">
        <w:trPr>
          <w:trHeight w:val="300"/>
        </w:trPr>
        <w:tc>
          <w:tcPr>
            <w:tcW w:w="2685" w:type="dxa"/>
            <w:tcBorders>
              <w:top w:val="single" w:sz="6" w:space="0" w:color="auto"/>
              <w:left w:val="single" w:sz="6" w:space="0" w:color="auto"/>
              <w:bottom w:val="single" w:sz="6" w:space="0" w:color="auto"/>
              <w:right w:val="nil"/>
            </w:tcBorders>
            <w:shd w:val="clear" w:color="auto" w:fill="FFC000"/>
            <w:vAlign w:val="center"/>
            <w:hideMark/>
          </w:tcPr>
          <w:p w14:paraId="5FFAD562" w14:textId="1C728B27" w:rsidR="00243EDE" w:rsidRPr="008472B9" w:rsidRDefault="008472B9" w:rsidP="00243EDE">
            <w:pPr>
              <w:rPr>
                <w:b/>
                <w:bCs/>
                <w:lang w:eastAsia="ja-JP"/>
              </w:rPr>
            </w:pPr>
            <w:r>
              <w:rPr>
                <w:b/>
                <w:bCs/>
                <w:lang w:eastAsia="ja-JP"/>
              </w:rPr>
              <w:lastRenderedPageBreak/>
              <w:t>Liste der Hauptkomponenten – alle Zwischenwagen (300, 200, 400, 600)</w:t>
            </w:r>
          </w:p>
        </w:tc>
        <w:tc>
          <w:tcPr>
            <w:tcW w:w="1140" w:type="dxa"/>
            <w:tcBorders>
              <w:top w:val="single" w:sz="6" w:space="0" w:color="auto"/>
              <w:left w:val="nil"/>
              <w:bottom w:val="single" w:sz="6" w:space="0" w:color="auto"/>
              <w:right w:val="nil"/>
            </w:tcBorders>
            <w:shd w:val="clear" w:color="auto" w:fill="FFC000"/>
            <w:vAlign w:val="center"/>
            <w:hideMark/>
          </w:tcPr>
          <w:p w14:paraId="34D90245" w14:textId="77777777" w:rsidR="00243EDE" w:rsidRPr="00243EDE" w:rsidRDefault="00243EDE" w:rsidP="00243EDE">
            <w:pPr>
              <w:rPr>
                <w:lang w:val="en-GB" w:eastAsia="ja-JP"/>
              </w:rPr>
            </w:pPr>
            <w:r>
              <w:rPr>
                <w:b/>
                <w:bCs/>
                <w:lang w:val="en-GB" w:eastAsia="ja-JP"/>
              </w:rPr>
              <w:t> </w:t>
            </w:r>
            <w:r>
              <w:rPr>
                <w:lang w:val="en-GB" w:eastAsia="ja-JP"/>
              </w:rPr>
              <w:t> </w:t>
            </w:r>
          </w:p>
        </w:tc>
        <w:tc>
          <w:tcPr>
            <w:tcW w:w="2115" w:type="dxa"/>
            <w:tcBorders>
              <w:top w:val="single" w:sz="6" w:space="0" w:color="auto"/>
              <w:left w:val="nil"/>
              <w:bottom w:val="single" w:sz="6" w:space="0" w:color="auto"/>
              <w:right w:val="nil"/>
            </w:tcBorders>
            <w:shd w:val="clear" w:color="auto" w:fill="FFC000"/>
            <w:hideMark/>
          </w:tcPr>
          <w:p w14:paraId="0438D99A" w14:textId="77777777" w:rsidR="00243EDE" w:rsidRPr="00243EDE" w:rsidRDefault="00243EDE" w:rsidP="00243EDE">
            <w:pPr>
              <w:rPr>
                <w:lang w:val="en-GB" w:eastAsia="ja-JP"/>
              </w:rPr>
            </w:pPr>
            <w:r>
              <w:rPr>
                <w:lang w:val="en-GB" w:eastAsia="ja-JP"/>
              </w:rPr>
              <w:t> </w:t>
            </w:r>
          </w:p>
        </w:tc>
        <w:tc>
          <w:tcPr>
            <w:tcW w:w="270" w:type="dxa"/>
            <w:tcBorders>
              <w:top w:val="single" w:sz="6" w:space="0" w:color="auto"/>
              <w:left w:val="nil"/>
              <w:bottom w:val="single" w:sz="6" w:space="0" w:color="auto"/>
              <w:right w:val="nil"/>
            </w:tcBorders>
            <w:shd w:val="clear" w:color="auto" w:fill="FFC000"/>
            <w:vAlign w:val="center"/>
            <w:hideMark/>
          </w:tcPr>
          <w:p w14:paraId="140095D5" w14:textId="77777777" w:rsidR="00243EDE" w:rsidRPr="00243EDE" w:rsidRDefault="00243EDE" w:rsidP="00243EDE">
            <w:pPr>
              <w:rPr>
                <w:lang w:val="en-GB" w:eastAsia="ja-JP"/>
              </w:rPr>
            </w:pPr>
            <w:r>
              <w:rPr>
                <w:b/>
                <w:bCs/>
                <w:lang w:val="en-GB" w:eastAsia="ja-JP"/>
              </w:rPr>
              <w:t> </w:t>
            </w:r>
            <w:r>
              <w:rPr>
                <w:lang w:val="en-GB" w:eastAsia="ja-JP"/>
              </w:rPr>
              <w:t> </w:t>
            </w:r>
          </w:p>
        </w:tc>
        <w:tc>
          <w:tcPr>
            <w:tcW w:w="1845" w:type="dxa"/>
            <w:tcBorders>
              <w:top w:val="single" w:sz="6" w:space="0" w:color="auto"/>
              <w:left w:val="nil"/>
              <w:bottom w:val="single" w:sz="6" w:space="0" w:color="auto"/>
              <w:right w:val="nil"/>
            </w:tcBorders>
            <w:shd w:val="clear" w:color="auto" w:fill="FFC000"/>
            <w:vAlign w:val="center"/>
            <w:hideMark/>
          </w:tcPr>
          <w:p w14:paraId="7580B849" w14:textId="77777777" w:rsidR="00243EDE" w:rsidRPr="00243EDE" w:rsidRDefault="00243EDE" w:rsidP="00243EDE">
            <w:pPr>
              <w:rPr>
                <w:lang w:val="en-GB" w:eastAsia="ja-JP"/>
              </w:rPr>
            </w:pPr>
            <w:r>
              <w:rPr>
                <w:lang w:val="en-GB" w:eastAsia="ja-JP"/>
              </w:rPr>
              <w:t>  </w:t>
            </w:r>
          </w:p>
        </w:tc>
        <w:tc>
          <w:tcPr>
            <w:tcW w:w="1260" w:type="dxa"/>
            <w:tcBorders>
              <w:top w:val="single" w:sz="6" w:space="0" w:color="auto"/>
              <w:left w:val="nil"/>
              <w:bottom w:val="single" w:sz="6" w:space="0" w:color="auto"/>
              <w:right w:val="single" w:sz="6" w:space="0" w:color="auto"/>
            </w:tcBorders>
            <w:shd w:val="clear" w:color="auto" w:fill="FFC000"/>
            <w:vAlign w:val="center"/>
            <w:hideMark/>
          </w:tcPr>
          <w:p w14:paraId="662AB34A" w14:textId="77777777" w:rsidR="00243EDE" w:rsidRPr="00243EDE" w:rsidRDefault="00243EDE" w:rsidP="00243EDE">
            <w:pPr>
              <w:rPr>
                <w:lang w:val="en-GB" w:eastAsia="ja-JP"/>
              </w:rPr>
            </w:pPr>
            <w:r>
              <w:rPr>
                <w:lang w:val="en-GB" w:eastAsia="ja-JP"/>
              </w:rPr>
              <w:t>  </w:t>
            </w:r>
          </w:p>
        </w:tc>
      </w:tr>
      <w:tr w:rsidR="008472B9" w:rsidRPr="00243EDE" w14:paraId="646B890B" w14:textId="77777777" w:rsidTr="008472B9">
        <w:trPr>
          <w:trHeight w:val="300"/>
        </w:trPr>
        <w:tc>
          <w:tcPr>
            <w:tcW w:w="3825" w:type="dxa"/>
            <w:gridSpan w:val="2"/>
            <w:tcBorders>
              <w:top w:val="single" w:sz="6" w:space="0" w:color="auto"/>
              <w:left w:val="single" w:sz="6" w:space="0" w:color="auto"/>
              <w:bottom w:val="single" w:sz="6" w:space="0" w:color="auto"/>
              <w:right w:val="single" w:sz="6" w:space="0" w:color="000000"/>
            </w:tcBorders>
            <w:shd w:val="clear" w:color="auto" w:fill="404040"/>
            <w:vAlign w:val="center"/>
            <w:hideMark/>
          </w:tcPr>
          <w:p w14:paraId="4FFC4E45" w14:textId="3F4F052F" w:rsidR="008472B9" w:rsidRPr="00243EDE" w:rsidRDefault="008472B9" w:rsidP="008472B9">
            <w:pPr>
              <w:rPr>
                <w:lang w:val="en-GB" w:eastAsia="ja-JP"/>
              </w:rPr>
            </w:pPr>
            <w:r>
              <w:rPr>
                <w:b/>
                <w:bCs/>
                <w:lang w:val="en-GB" w:eastAsia="ja-JP"/>
              </w:rPr>
              <w:t>Gerätbeschreibung</w:t>
            </w:r>
          </w:p>
        </w:tc>
        <w:tc>
          <w:tcPr>
            <w:tcW w:w="2115" w:type="dxa"/>
            <w:tcBorders>
              <w:top w:val="nil"/>
              <w:left w:val="nil"/>
              <w:bottom w:val="single" w:sz="6" w:space="0" w:color="auto"/>
              <w:right w:val="nil"/>
            </w:tcBorders>
            <w:shd w:val="clear" w:color="auto" w:fill="404040"/>
            <w:hideMark/>
          </w:tcPr>
          <w:p w14:paraId="1D537F1E" w14:textId="2D98B130" w:rsidR="008472B9" w:rsidRPr="00243EDE" w:rsidRDefault="008472B9" w:rsidP="008472B9">
            <w:pPr>
              <w:rPr>
                <w:lang w:val="en-GB" w:eastAsia="ja-JP"/>
              </w:rPr>
            </w:pPr>
            <w:r>
              <w:rPr>
                <w:b/>
                <w:bCs/>
                <w:lang w:val="en-GB" w:eastAsia="ja-JP"/>
              </w:rPr>
              <w:t>Lieferumfang</w:t>
            </w:r>
          </w:p>
        </w:tc>
        <w:tc>
          <w:tcPr>
            <w:tcW w:w="2115" w:type="dxa"/>
            <w:gridSpan w:val="2"/>
            <w:tcBorders>
              <w:top w:val="nil"/>
              <w:left w:val="nil"/>
              <w:bottom w:val="single" w:sz="6" w:space="0" w:color="auto"/>
              <w:right w:val="single" w:sz="6" w:space="0" w:color="auto"/>
            </w:tcBorders>
            <w:shd w:val="clear" w:color="auto" w:fill="404040"/>
            <w:vAlign w:val="center"/>
            <w:hideMark/>
          </w:tcPr>
          <w:p w14:paraId="27405168" w14:textId="7F6C662A" w:rsidR="008472B9" w:rsidRPr="00243EDE" w:rsidRDefault="008472B9" w:rsidP="008472B9">
            <w:pPr>
              <w:rPr>
                <w:lang w:val="en-GB" w:eastAsia="ja-JP"/>
              </w:rPr>
            </w:pPr>
            <w:r>
              <w:rPr>
                <w:b/>
                <w:bCs/>
                <w:lang w:eastAsia="ja-JP"/>
              </w:rPr>
              <w:t>Nomad-ID Nummer</w:t>
            </w:r>
            <w:r>
              <w:rPr>
                <w:lang w:val="en-GB" w:eastAsia="ja-JP"/>
              </w:rPr>
              <w:t> </w:t>
            </w:r>
          </w:p>
        </w:tc>
        <w:tc>
          <w:tcPr>
            <w:tcW w:w="1260" w:type="dxa"/>
            <w:tcBorders>
              <w:top w:val="nil"/>
              <w:left w:val="nil"/>
              <w:bottom w:val="single" w:sz="6" w:space="0" w:color="auto"/>
              <w:right w:val="single" w:sz="6" w:space="0" w:color="auto"/>
            </w:tcBorders>
            <w:shd w:val="clear" w:color="auto" w:fill="404040"/>
            <w:vAlign w:val="center"/>
            <w:hideMark/>
          </w:tcPr>
          <w:p w14:paraId="697FBC66" w14:textId="78D59668" w:rsidR="008472B9" w:rsidRPr="00243EDE" w:rsidRDefault="008472B9" w:rsidP="008472B9">
            <w:pPr>
              <w:rPr>
                <w:lang w:val="en-GB" w:eastAsia="ja-JP"/>
              </w:rPr>
            </w:pPr>
            <w:r>
              <w:rPr>
                <w:b/>
                <w:bCs/>
                <w:lang w:eastAsia="ja-JP"/>
              </w:rPr>
              <w:t>Menge </w:t>
            </w:r>
            <w:r>
              <w:rPr>
                <w:lang w:val="en-GB" w:eastAsia="ja-JP"/>
              </w:rPr>
              <w:t> </w:t>
            </w:r>
          </w:p>
        </w:tc>
      </w:tr>
      <w:tr w:rsidR="00243EDE" w:rsidRPr="00243EDE" w14:paraId="2C350831" w14:textId="77777777" w:rsidTr="008472B9">
        <w:trPr>
          <w:trHeight w:val="300"/>
        </w:trPr>
        <w:tc>
          <w:tcPr>
            <w:tcW w:w="382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0C754BBB" w14:textId="77777777" w:rsidR="00243EDE" w:rsidRPr="00243EDE" w:rsidRDefault="00243EDE" w:rsidP="00243EDE">
            <w:pPr>
              <w:rPr>
                <w:lang w:val="en-GB" w:eastAsia="ja-JP"/>
              </w:rPr>
            </w:pPr>
            <w:r>
              <w:rPr>
                <w:b/>
                <w:bCs/>
                <w:lang w:eastAsia="ja-JP"/>
              </w:rPr>
              <w:t>Access Point: </w:t>
            </w:r>
            <w:r>
              <w:rPr>
                <w:lang w:val="en-GB" w:eastAsia="ja-JP"/>
              </w:rPr>
              <w:t> </w:t>
            </w:r>
          </w:p>
          <w:p w14:paraId="0AE70B85" w14:textId="09C05368" w:rsidR="00243EDE" w:rsidRPr="00243EDE" w:rsidRDefault="00243EDE" w:rsidP="00243EDE">
            <w:pPr>
              <w:rPr>
                <w:lang w:val="en-GB" w:eastAsia="ja-JP"/>
              </w:rPr>
            </w:pPr>
            <w:r>
              <w:rPr>
                <w:b/>
                <w:bCs/>
                <w:lang w:eastAsia="ja-JP"/>
              </w:rPr>
              <w:t>Westermo Ibex 610</w:t>
            </w:r>
            <w:r>
              <w:rPr>
                <w:lang w:val="en-GB" w:eastAsia="ja-JP"/>
              </w:rPr>
              <w:t> </w:t>
            </w:r>
          </w:p>
          <w:p w14:paraId="5CB1A4D6" w14:textId="77777777" w:rsidR="00243EDE" w:rsidRPr="00243EDE" w:rsidRDefault="00243EDE" w:rsidP="00243EDE">
            <w:pPr>
              <w:rPr>
                <w:lang w:val="en-GB" w:eastAsia="ja-JP"/>
              </w:rPr>
            </w:pPr>
            <w:r>
              <w:rPr>
                <w:lang w:val="en-GB" w:eastAsia="ja-JP"/>
              </w:rPr>
              <w:t> </w:t>
            </w:r>
          </w:p>
          <w:p w14:paraId="260D9670" w14:textId="77777777" w:rsidR="00243EDE" w:rsidRPr="00243EDE" w:rsidRDefault="00243EDE" w:rsidP="00243EDE">
            <w:pPr>
              <w:rPr>
                <w:lang w:val="en-GB" w:eastAsia="ja-JP"/>
              </w:rPr>
            </w:pPr>
            <w:r>
              <w:rPr>
                <w:lang w:val="en-GB" w:eastAsia="ja-JP"/>
              </w:rPr>
              <w:t> </w:t>
            </w:r>
          </w:p>
        </w:tc>
        <w:tc>
          <w:tcPr>
            <w:tcW w:w="211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7251015B" w14:textId="77777777" w:rsidR="00243EDE" w:rsidRPr="00243EDE" w:rsidRDefault="00243EDE" w:rsidP="00243EDE">
            <w:pPr>
              <w:rPr>
                <w:lang w:val="en-GB" w:eastAsia="ja-JP"/>
              </w:rPr>
            </w:pPr>
            <w:r>
              <w:rPr>
                <w:lang w:eastAsia="ja-JP"/>
              </w:rPr>
              <w:t>Nomad</w:t>
            </w:r>
            <w:r>
              <w:rPr>
                <w:lang w:val="en-GB" w:eastAsia="ja-JP"/>
              </w:rPr>
              <w:t> </w:t>
            </w:r>
          </w:p>
        </w:tc>
        <w:tc>
          <w:tcPr>
            <w:tcW w:w="211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31D7AF81" w14:textId="67CB5DB7" w:rsidR="00243EDE" w:rsidRPr="00243EDE" w:rsidRDefault="00243EDE" w:rsidP="00243EDE">
            <w:pPr>
              <w:rPr>
                <w:lang w:val="en-GB" w:eastAsia="ja-JP"/>
              </w:rPr>
            </w:pPr>
            <w:r>
              <w:rPr>
                <w:lang w:eastAsia="ja-JP"/>
              </w:rPr>
              <w:t>NMID 1043</w:t>
            </w:r>
            <w:r>
              <w:rPr>
                <w:lang w:val="en-GB" w:eastAsia="ja-JP"/>
              </w:rPr>
              <w:t> </w:t>
            </w:r>
          </w:p>
        </w:tc>
        <w:tc>
          <w:tcPr>
            <w:tcW w:w="1260" w:type="dxa"/>
            <w:tcBorders>
              <w:top w:val="single" w:sz="6" w:space="0" w:color="auto"/>
              <w:left w:val="single" w:sz="6" w:space="0" w:color="auto"/>
              <w:bottom w:val="nil"/>
              <w:right w:val="single" w:sz="6" w:space="0" w:color="auto"/>
            </w:tcBorders>
            <w:shd w:val="clear" w:color="auto" w:fill="D9D9D9"/>
            <w:vAlign w:val="center"/>
            <w:hideMark/>
          </w:tcPr>
          <w:p w14:paraId="3A74C1A1" w14:textId="77777777" w:rsidR="00243EDE" w:rsidRPr="00243EDE" w:rsidRDefault="00243EDE" w:rsidP="00243EDE">
            <w:pPr>
              <w:rPr>
                <w:lang w:val="en-GB" w:eastAsia="ja-JP"/>
              </w:rPr>
            </w:pPr>
            <w:r>
              <w:rPr>
                <w:lang w:eastAsia="ja-JP"/>
              </w:rPr>
              <w:t>4</w:t>
            </w:r>
            <w:r>
              <w:rPr>
                <w:lang w:val="en-GB" w:eastAsia="ja-JP"/>
              </w:rPr>
              <w:t> </w:t>
            </w:r>
          </w:p>
        </w:tc>
      </w:tr>
      <w:tr w:rsidR="00243EDE" w:rsidRPr="00243EDE" w14:paraId="401F90D4" w14:textId="77777777" w:rsidTr="008472B9">
        <w:trPr>
          <w:trHeight w:val="300"/>
        </w:trPr>
        <w:tc>
          <w:tcPr>
            <w:tcW w:w="382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09881D51" w14:textId="77777777" w:rsidR="00243EDE" w:rsidRPr="00243EDE" w:rsidRDefault="00243EDE" w:rsidP="00243EDE">
            <w:pPr>
              <w:rPr>
                <w:lang w:val="en-GB" w:eastAsia="ja-JP"/>
              </w:rPr>
            </w:pPr>
            <w:r>
              <w:rPr>
                <w:b/>
                <w:bCs/>
                <w:lang w:val="en-GB" w:eastAsia="ja-JP"/>
              </w:rPr>
              <w:t>Switch: VDSRail DS-CSWP28 (28 port)</w:t>
            </w:r>
            <w:r>
              <w:rPr>
                <w:lang w:val="en-GB" w:eastAsia="ja-JP"/>
              </w:rPr>
              <w:t> </w:t>
            </w:r>
          </w:p>
          <w:p w14:paraId="45D953EA" w14:textId="77777777" w:rsidR="00243EDE" w:rsidRPr="00243EDE" w:rsidRDefault="00243EDE" w:rsidP="00243EDE">
            <w:pPr>
              <w:rPr>
                <w:lang w:val="en-GB" w:eastAsia="ja-JP"/>
              </w:rPr>
            </w:pPr>
            <w:r>
              <w:rPr>
                <w:lang w:val="en-GB" w:eastAsia="ja-JP"/>
              </w:rPr>
              <w:t> </w:t>
            </w:r>
          </w:p>
        </w:tc>
        <w:tc>
          <w:tcPr>
            <w:tcW w:w="211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3D750748" w14:textId="77777777" w:rsidR="00243EDE" w:rsidRPr="00243EDE" w:rsidRDefault="00243EDE" w:rsidP="00243EDE">
            <w:pPr>
              <w:rPr>
                <w:lang w:val="en-GB" w:eastAsia="ja-JP"/>
              </w:rPr>
            </w:pPr>
            <w:r>
              <w:rPr>
                <w:lang w:eastAsia="ja-JP"/>
              </w:rPr>
              <w:t>Nomad</w:t>
            </w:r>
            <w:r>
              <w:rPr>
                <w:lang w:val="en-GB" w:eastAsia="ja-JP"/>
              </w:rPr>
              <w:t> </w:t>
            </w:r>
          </w:p>
        </w:tc>
        <w:tc>
          <w:tcPr>
            <w:tcW w:w="211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560B72AB" w14:textId="794E04A1" w:rsidR="00243EDE" w:rsidRPr="00243EDE" w:rsidRDefault="00243EDE" w:rsidP="00243EDE">
            <w:pPr>
              <w:rPr>
                <w:lang w:val="en-GB" w:eastAsia="ja-JP"/>
              </w:rPr>
            </w:pPr>
            <w:r>
              <w:rPr>
                <w:lang w:eastAsia="ja-JP"/>
              </w:rPr>
              <w:t>NMID 1143</w:t>
            </w:r>
            <w:r>
              <w:rPr>
                <w:lang w:val="en-GB" w:eastAsia="ja-JP"/>
              </w:rPr>
              <w:t> </w:t>
            </w:r>
          </w:p>
        </w:tc>
        <w:tc>
          <w:tcPr>
            <w:tcW w:w="1260" w:type="dxa"/>
            <w:tcBorders>
              <w:top w:val="single" w:sz="6" w:space="0" w:color="auto"/>
              <w:left w:val="single" w:sz="6" w:space="0" w:color="auto"/>
              <w:bottom w:val="nil"/>
              <w:right w:val="single" w:sz="6" w:space="0" w:color="auto"/>
            </w:tcBorders>
            <w:shd w:val="clear" w:color="auto" w:fill="D9D9D9"/>
            <w:vAlign w:val="center"/>
            <w:hideMark/>
          </w:tcPr>
          <w:p w14:paraId="103AF040" w14:textId="77777777" w:rsidR="00243EDE" w:rsidRPr="00243EDE" w:rsidRDefault="00243EDE" w:rsidP="00243EDE">
            <w:pPr>
              <w:rPr>
                <w:lang w:val="en-GB" w:eastAsia="ja-JP"/>
              </w:rPr>
            </w:pPr>
            <w:r>
              <w:rPr>
                <w:lang w:eastAsia="ja-JP"/>
              </w:rPr>
              <w:t>3</w:t>
            </w:r>
            <w:r>
              <w:rPr>
                <w:lang w:val="en-GB" w:eastAsia="ja-JP"/>
              </w:rPr>
              <w:t> </w:t>
            </w:r>
          </w:p>
        </w:tc>
      </w:tr>
      <w:tr w:rsidR="00243EDE" w:rsidRPr="00243EDE" w14:paraId="6AE44499" w14:textId="77777777" w:rsidTr="008472B9">
        <w:trPr>
          <w:trHeight w:val="300"/>
        </w:trPr>
        <w:tc>
          <w:tcPr>
            <w:tcW w:w="382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1603FD18" w14:textId="4C9C276E" w:rsidR="00243EDE" w:rsidRPr="00490793" w:rsidRDefault="00243EDE" w:rsidP="00243EDE">
            <w:pPr>
              <w:rPr>
                <w:lang w:eastAsia="ja-JP"/>
              </w:rPr>
            </w:pPr>
            <w:r>
              <w:rPr>
                <w:b/>
                <w:bCs/>
                <w:lang w:eastAsia="ja-JP"/>
              </w:rPr>
              <w:t xml:space="preserve">Sencity Omni-SR Slim MIMO Antenna (Intern) </w:t>
            </w:r>
            <w:r w:rsidRPr="00490793">
              <w:rPr>
                <w:lang w:eastAsia="ja-JP"/>
              </w:rPr>
              <w:t> </w:t>
            </w:r>
            <w:r w:rsidRPr="00490793">
              <w:rPr>
                <w:lang w:eastAsia="ja-JP"/>
              </w:rPr>
              <w:br/>
            </w:r>
            <w:r>
              <w:rPr>
                <w:b/>
                <w:bCs/>
                <w:lang w:eastAsia="ja-JP"/>
              </w:rPr>
              <w:t>Huber&amp;Suhner 6x6 MIMO Wifi6e 1399.35.0020</w:t>
            </w:r>
            <w:r w:rsidRPr="00490793">
              <w:rPr>
                <w:lang w:eastAsia="ja-JP"/>
              </w:rPr>
              <w:t> </w:t>
            </w:r>
          </w:p>
        </w:tc>
        <w:tc>
          <w:tcPr>
            <w:tcW w:w="211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321140A9" w14:textId="77777777" w:rsidR="00243EDE" w:rsidRPr="00243EDE" w:rsidRDefault="00243EDE" w:rsidP="00243EDE">
            <w:pPr>
              <w:rPr>
                <w:lang w:val="en-GB" w:eastAsia="ja-JP"/>
              </w:rPr>
            </w:pPr>
            <w:r>
              <w:rPr>
                <w:lang w:eastAsia="ja-JP"/>
              </w:rPr>
              <w:t>Stadler</w:t>
            </w:r>
            <w:r>
              <w:rPr>
                <w:lang w:val="en-GB" w:eastAsia="ja-JP"/>
              </w:rPr>
              <w:t> </w:t>
            </w:r>
          </w:p>
        </w:tc>
        <w:tc>
          <w:tcPr>
            <w:tcW w:w="211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5AEA5D0C" w14:textId="77777777" w:rsidR="00243EDE" w:rsidRPr="00243EDE" w:rsidRDefault="00243EDE" w:rsidP="00243EDE">
            <w:pPr>
              <w:rPr>
                <w:lang w:val="en-GB" w:eastAsia="ja-JP"/>
              </w:rPr>
            </w:pPr>
            <w:r>
              <w:rPr>
                <w:lang w:val="en-GB" w:eastAsia="ja-JP"/>
              </w:rPr>
              <w:t> </w:t>
            </w:r>
          </w:p>
        </w:tc>
        <w:tc>
          <w:tcPr>
            <w:tcW w:w="1260" w:type="dxa"/>
            <w:tcBorders>
              <w:top w:val="single" w:sz="6" w:space="0" w:color="auto"/>
              <w:left w:val="single" w:sz="6" w:space="0" w:color="auto"/>
              <w:bottom w:val="nil"/>
              <w:right w:val="single" w:sz="6" w:space="0" w:color="auto"/>
            </w:tcBorders>
            <w:shd w:val="clear" w:color="auto" w:fill="D9D9D9"/>
            <w:vAlign w:val="center"/>
            <w:hideMark/>
          </w:tcPr>
          <w:p w14:paraId="6C008467" w14:textId="77777777" w:rsidR="00243EDE" w:rsidRPr="00243EDE" w:rsidRDefault="00243EDE" w:rsidP="00243EDE">
            <w:pPr>
              <w:rPr>
                <w:lang w:val="en-GB" w:eastAsia="ja-JP"/>
              </w:rPr>
            </w:pPr>
            <w:r>
              <w:rPr>
                <w:lang w:eastAsia="ja-JP"/>
              </w:rPr>
              <w:t>4</w:t>
            </w:r>
            <w:r>
              <w:rPr>
                <w:lang w:val="en-GB" w:eastAsia="ja-JP"/>
              </w:rPr>
              <w:t> </w:t>
            </w:r>
          </w:p>
        </w:tc>
      </w:tr>
    </w:tbl>
    <w:p w14:paraId="5228920C" w14:textId="77777777" w:rsidR="00243EDE" w:rsidRPr="00243EDE" w:rsidRDefault="00243EDE" w:rsidP="00243EDE">
      <w:pPr>
        <w:rPr>
          <w:lang w:val="en-GB" w:eastAsia="ja-JP"/>
        </w:rPr>
      </w:pPr>
      <w:r>
        <w:rPr>
          <w:lang w:val="en-GB" w:eastAsia="ja-JP"/>
        </w:rPr>
        <w:t> </w:t>
      </w:r>
    </w:p>
    <w:tbl>
      <w:tblPr>
        <w:tblW w:w="9330"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7500"/>
        <w:gridCol w:w="1830"/>
      </w:tblGrid>
      <w:tr w:rsidR="0094271B" w:rsidRPr="00243EDE" w14:paraId="2DB50BD6" w14:textId="77777777" w:rsidTr="0094271B">
        <w:trPr>
          <w:trHeight w:val="300"/>
        </w:trPr>
        <w:tc>
          <w:tcPr>
            <w:tcW w:w="7500" w:type="dxa"/>
            <w:tcBorders>
              <w:top w:val="single" w:sz="6" w:space="0" w:color="auto"/>
              <w:left w:val="single" w:sz="6" w:space="0" w:color="auto"/>
              <w:bottom w:val="single" w:sz="6" w:space="0" w:color="auto"/>
              <w:right w:val="single" w:sz="6" w:space="0" w:color="auto"/>
            </w:tcBorders>
            <w:shd w:val="clear" w:color="auto" w:fill="FFC000"/>
            <w:vAlign w:val="center"/>
            <w:hideMark/>
          </w:tcPr>
          <w:p w14:paraId="7977C8EC" w14:textId="70B6E5A1" w:rsidR="0094271B" w:rsidRPr="00243EDE" w:rsidRDefault="0094271B" w:rsidP="0094271B">
            <w:pPr>
              <w:rPr>
                <w:lang w:val="en-GB" w:eastAsia="ja-JP"/>
              </w:rPr>
            </w:pPr>
            <w:r>
              <w:rPr>
                <w:b/>
                <w:bCs/>
              </w:rPr>
              <w:t>Beschreibung</w:t>
            </w:r>
          </w:p>
        </w:tc>
        <w:tc>
          <w:tcPr>
            <w:tcW w:w="1830" w:type="dxa"/>
            <w:tcBorders>
              <w:top w:val="single" w:sz="6" w:space="0" w:color="auto"/>
              <w:left w:val="single" w:sz="6" w:space="0" w:color="auto"/>
              <w:bottom w:val="single" w:sz="6" w:space="0" w:color="auto"/>
              <w:right w:val="single" w:sz="6" w:space="0" w:color="auto"/>
            </w:tcBorders>
            <w:shd w:val="clear" w:color="auto" w:fill="FFC000"/>
            <w:vAlign w:val="center"/>
            <w:hideMark/>
          </w:tcPr>
          <w:p w14:paraId="0363FB87" w14:textId="575D3B1B" w:rsidR="0094271B" w:rsidRPr="00243EDE" w:rsidRDefault="0094271B" w:rsidP="0094271B">
            <w:pPr>
              <w:rPr>
                <w:lang w:val="en-GB" w:eastAsia="ja-JP"/>
              </w:rPr>
            </w:pPr>
            <w:r>
              <w:rPr>
                <w:b/>
                <w:bCs/>
              </w:rPr>
              <w:t>Menge</w:t>
            </w:r>
          </w:p>
        </w:tc>
      </w:tr>
      <w:tr w:rsidR="0094271B" w:rsidRPr="00243EDE" w14:paraId="400BC758" w14:textId="77777777" w:rsidTr="0094271B">
        <w:trPr>
          <w:trHeight w:val="300"/>
        </w:trPr>
        <w:tc>
          <w:tcPr>
            <w:tcW w:w="75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593E783" w14:textId="21CCE2CA" w:rsidR="0094271B" w:rsidRPr="00243EDE" w:rsidRDefault="0094271B" w:rsidP="0094271B">
            <w:pPr>
              <w:rPr>
                <w:lang w:val="en-GB" w:eastAsia="ja-JP"/>
              </w:rPr>
            </w:pPr>
            <w:r>
              <w:t>RF-Adapterplatte aus Edelstahl</w:t>
            </w:r>
          </w:p>
        </w:tc>
        <w:tc>
          <w:tcPr>
            <w:tcW w:w="183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6254D1A" w14:textId="45D2ADC6" w:rsidR="0094271B" w:rsidRPr="00243EDE" w:rsidRDefault="0094271B" w:rsidP="0094271B">
            <w:pPr>
              <w:rPr>
                <w:lang w:val="en-GB" w:eastAsia="ja-JP"/>
              </w:rPr>
            </w:pPr>
            <w:r>
              <w:t>1</w:t>
            </w:r>
          </w:p>
        </w:tc>
      </w:tr>
      <w:tr w:rsidR="0094271B" w:rsidRPr="00243EDE" w14:paraId="5AF43A76" w14:textId="77777777" w:rsidTr="0094271B">
        <w:trPr>
          <w:trHeight w:val="300"/>
        </w:trPr>
        <w:tc>
          <w:tcPr>
            <w:tcW w:w="75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EEB6033" w14:textId="39609306" w:rsidR="0094271B" w:rsidRPr="0094271B" w:rsidRDefault="0094271B" w:rsidP="0094271B">
            <w:pPr>
              <w:rPr>
                <w:lang w:eastAsia="ja-JP"/>
              </w:rPr>
            </w:pPr>
            <w:r>
              <w:t>Zweckgebundene Montagehalterung für Switch, aus Edelstahl</w:t>
            </w:r>
          </w:p>
        </w:tc>
        <w:tc>
          <w:tcPr>
            <w:tcW w:w="183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576D5C9" w14:textId="7D09BD77" w:rsidR="0094271B" w:rsidRPr="00243EDE" w:rsidRDefault="0094271B" w:rsidP="0094271B">
            <w:pPr>
              <w:rPr>
                <w:lang w:val="en-GB" w:eastAsia="ja-JP"/>
              </w:rPr>
            </w:pPr>
            <w:r>
              <w:t>4-Teiler: 12</w:t>
            </w:r>
            <w:r>
              <w:br/>
              <w:t>6-Teiler: 18</w:t>
            </w:r>
          </w:p>
        </w:tc>
      </w:tr>
      <w:tr w:rsidR="0094271B" w:rsidRPr="00243EDE" w14:paraId="7D9397EF" w14:textId="77777777" w:rsidTr="0094271B">
        <w:trPr>
          <w:trHeight w:val="300"/>
        </w:trPr>
        <w:tc>
          <w:tcPr>
            <w:tcW w:w="75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673B4C7" w14:textId="658E0324" w:rsidR="0094271B" w:rsidRPr="0094271B" w:rsidRDefault="0094271B" w:rsidP="0094271B">
            <w:pPr>
              <w:rPr>
                <w:lang w:eastAsia="ja-JP"/>
              </w:rPr>
            </w:pPr>
            <w:r>
              <w:t>Montageplatte für die Sencity Multi-Antenne und 1399.99.0307</w:t>
            </w:r>
          </w:p>
        </w:tc>
        <w:tc>
          <w:tcPr>
            <w:tcW w:w="183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7FEB366B" w14:textId="7A11CF24" w:rsidR="0094271B" w:rsidRPr="00243EDE" w:rsidRDefault="0094271B" w:rsidP="0094271B">
            <w:pPr>
              <w:rPr>
                <w:lang w:val="en-GB" w:eastAsia="ja-JP"/>
              </w:rPr>
            </w:pPr>
            <w:r>
              <w:t>4</w:t>
            </w:r>
          </w:p>
        </w:tc>
      </w:tr>
      <w:tr w:rsidR="0094271B" w:rsidRPr="00243EDE" w14:paraId="78A123C3" w14:textId="77777777" w:rsidTr="0094271B">
        <w:trPr>
          <w:trHeight w:val="300"/>
        </w:trPr>
        <w:tc>
          <w:tcPr>
            <w:tcW w:w="75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238AFC6" w14:textId="1887AB71" w:rsidR="0094271B" w:rsidRPr="0094271B" w:rsidRDefault="0094271B" w:rsidP="0094271B">
            <w:pPr>
              <w:rPr>
                <w:lang w:eastAsia="ja-JP"/>
              </w:rPr>
            </w:pPr>
            <w:r>
              <w:t>Zweckgebundene Montagehalterung für Access Points, aus Edelstahl</w:t>
            </w:r>
          </w:p>
        </w:tc>
        <w:tc>
          <w:tcPr>
            <w:tcW w:w="183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15157C7" w14:textId="5FD9D9FE" w:rsidR="0094271B" w:rsidRPr="00243EDE" w:rsidRDefault="0094271B" w:rsidP="0094271B">
            <w:pPr>
              <w:rPr>
                <w:lang w:val="en-GB" w:eastAsia="ja-JP"/>
              </w:rPr>
            </w:pPr>
            <w:r>
              <w:t>4-Teiler: 16</w:t>
            </w:r>
            <w:r>
              <w:br/>
              <w:t>6-Teiler: 24</w:t>
            </w:r>
          </w:p>
        </w:tc>
      </w:tr>
      <w:tr w:rsidR="0094271B" w:rsidRPr="00243EDE" w14:paraId="48DDCD12" w14:textId="77777777" w:rsidTr="0094271B">
        <w:trPr>
          <w:trHeight w:val="300"/>
        </w:trPr>
        <w:tc>
          <w:tcPr>
            <w:tcW w:w="75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8E5F210" w14:textId="0B8F1610" w:rsidR="0094271B" w:rsidRPr="0094271B" w:rsidRDefault="0094271B" w:rsidP="0094271B">
            <w:pPr>
              <w:rPr>
                <w:lang w:eastAsia="ja-JP"/>
              </w:rPr>
            </w:pPr>
            <w:r>
              <w:lastRenderedPageBreak/>
              <w:t>Zweckgebundene Montagehalterung für Innenantennen, aus Edelstahl</w:t>
            </w:r>
          </w:p>
        </w:tc>
        <w:tc>
          <w:tcPr>
            <w:tcW w:w="183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53E0F4D" w14:textId="4C7EB376" w:rsidR="0094271B" w:rsidRPr="00243EDE" w:rsidRDefault="0094271B" w:rsidP="0094271B">
            <w:pPr>
              <w:rPr>
                <w:lang w:val="en-GB" w:eastAsia="ja-JP"/>
              </w:rPr>
            </w:pPr>
            <w:r>
              <w:t>4-Teiler: 16</w:t>
            </w:r>
            <w:r>
              <w:br/>
              <w:t>6-Teiler: 24</w:t>
            </w:r>
          </w:p>
        </w:tc>
      </w:tr>
    </w:tbl>
    <w:p w14:paraId="00110C0D" w14:textId="77777777" w:rsidR="00243EDE" w:rsidRPr="00243EDE" w:rsidRDefault="00243EDE" w:rsidP="00243EDE">
      <w:pPr>
        <w:rPr>
          <w:lang w:val="en-GB" w:eastAsia="ja-JP"/>
        </w:rPr>
      </w:pPr>
      <w:r>
        <w:rPr>
          <w:lang w:val="en-GB" w:eastAsia="ja-JP"/>
        </w:rPr>
        <w:t> </w:t>
      </w:r>
    </w:p>
    <w:tbl>
      <w:tblPr>
        <w:tblW w:w="9330"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7500"/>
        <w:gridCol w:w="1830"/>
      </w:tblGrid>
      <w:tr w:rsidR="00243EDE" w:rsidRPr="00243EDE" w14:paraId="43310E2E" w14:textId="77777777" w:rsidTr="002107AF">
        <w:trPr>
          <w:trHeight w:val="300"/>
        </w:trPr>
        <w:tc>
          <w:tcPr>
            <w:tcW w:w="7500" w:type="dxa"/>
            <w:tcBorders>
              <w:top w:val="single" w:sz="6" w:space="0" w:color="auto"/>
              <w:left w:val="single" w:sz="6" w:space="0" w:color="auto"/>
              <w:bottom w:val="single" w:sz="6" w:space="0" w:color="auto"/>
              <w:right w:val="single" w:sz="6" w:space="0" w:color="auto"/>
            </w:tcBorders>
            <w:shd w:val="clear" w:color="auto" w:fill="FFC000"/>
            <w:vAlign w:val="center"/>
            <w:hideMark/>
          </w:tcPr>
          <w:p w14:paraId="29080067" w14:textId="6D07E31C" w:rsidR="00243EDE" w:rsidRPr="0094271B" w:rsidRDefault="0094271B" w:rsidP="00243EDE">
            <w:pPr>
              <w:rPr>
                <w:b/>
                <w:bCs/>
                <w:lang w:eastAsia="ja-JP"/>
              </w:rPr>
            </w:pPr>
            <w:r>
              <w:rPr>
                <w:b/>
                <w:bCs/>
                <w:lang w:eastAsia="ja-JP"/>
              </w:rPr>
              <w:t>Liste der HF-Kabel (Lieferumfang: Stadler)</w:t>
            </w:r>
          </w:p>
        </w:tc>
        <w:tc>
          <w:tcPr>
            <w:tcW w:w="1830" w:type="dxa"/>
            <w:tcBorders>
              <w:top w:val="single" w:sz="6" w:space="0" w:color="auto"/>
              <w:left w:val="single" w:sz="6" w:space="0" w:color="auto"/>
              <w:bottom w:val="single" w:sz="6" w:space="0" w:color="auto"/>
              <w:right w:val="single" w:sz="6" w:space="0" w:color="auto"/>
            </w:tcBorders>
            <w:shd w:val="clear" w:color="auto" w:fill="FFC000"/>
            <w:vAlign w:val="center"/>
            <w:hideMark/>
          </w:tcPr>
          <w:p w14:paraId="3304334E" w14:textId="6529A9D4" w:rsidR="00243EDE" w:rsidRPr="00243EDE" w:rsidRDefault="0094271B" w:rsidP="00243EDE">
            <w:pPr>
              <w:rPr>
                <w:lang w:val="en-GB" w:eastAsia="ja-JP"/>
              </w:rPr>
            </w:pPr>
            <w:r>
              <w:rPr>
                <w:b/>
                <w:bCs/>
                <w:lang w:eastAsia="ja-JP"/>
              </w:rPr>
              <w:t>Menge</w:t>
            </w:r>
            <w:r>
              <w:rPr>
                <w:lang w:val="en-GB" w:eastAsia="ja-JP"/>
              </w:rPr>
              <w:t> </w:t>
            </w:r>
          </w:p>
        </w:tc>
      </w:tr>
      <w:tr w:rsidR="00A34469" w:rsidRPr="00243EDE" w14:paraId="3BB8315E" w14:textId="77777777" w:rsidTr="002107AF">
        <w:trPr>
          <w:trHeight w:val="300"/>
        </w:trPr>
        <w:tc>
          <w:tcPr>
            <w:tcW w:w="75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BF9C231" w14:textId="18951660" w:rsidR="00A34469" w:rsidRPr="00243EDE" w:rsidRDefault="00A34469" w:rsidP="00A34469">
            <w:pPr>
              <w:rPr>
                <w:lang w:val="en-GB" w:eastAsia="ja-JP"/>
              </w:rPr>
            </w:pPr>
            <w:r>
              <w:t>SPUMA-240-FR-01</w:t>
            </w:r>
          </w:p>
        </w:tc>
        <w:tc>
          <w:tcPr>
            <w:tcW w:w="183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79BB694" w14:textId="23F38EF8" w:rsidR="00A34469" w:rsidRPr="00243EDE" w:rsidRDefault="00A34469" w:rsidP="00A34469">
            <w:pPr>
              <w:rPr>
                <w:lang w:val="en-GB" w:eastAsia="ja-JP"/>
              </w:rPr>
            </w:pPr>
            <w:r>
              <w:t>18 (zur CCU)</w:t>
            </w:r>
          </w:p>
        </w:tc>
      </w:tr>
      <w:tr w:rsidR="00A34469" w:rsidRPr="00243EDE" w14:paraId="26B53F77" w14:textId="77777777" w:rsidTr="002107AF">
        <w:trPr>
          <w:trHeight w:val="300"/>
        </w:trPr>
        <w:tc>
          <w:tcPr>
            <w:tcW w:w="75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44AC8AE" w14:textId="76DE10F8" w:rsidR="00A34469" w:rsidRPr="00A34469" w:rsidRDefault="00A34469" w:rsidP="00A34469">
            <w:pPr>
              <w:rPr>
                <w:lang w:eastAsia="ja-JP"/>
              </w:rPr>
            </w:pPr>
            <w:r>
              <w:t>SPUMA-400-FR-01 Zuleitungskabel von Dachantennen</w:t>
            </w:r>
          </w:p>
        </w:tc>
        <w:tc>
          <w:tcPr>
            <w:tcW w:w="183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4017368" w14:textId="620CB7F5" w:rsidR="00A34469" w:rsidRPr="00243EDE" w:rsidRDefault="00A34469" w:rsidP="00A34469">
            <w:pPr>
              <w:rPr>
                <w:lang w:val="en-GB" w:eastAsia="ja-JP"/>
              </w:rPr>
            </w:pPr>
            <w:r>
              <w:t>18 (zur CCU)</w:t>
            </w:r>
          </w:p>
        </w:tc>
      </w:tr>
      <w:tr w:rsidR="00A34469" w:rsidRPr="00243EDE" w14:paraId="3CC3250C" w14:textId="77777777" w:rsidTr="002107AF">
        <w:trPr>
          <w:trHeight w:val="300"/>
        </w:trPr>
        <w:tc>
          <w:tcPr>
            <w:tcW w:w="75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250742D" w14:textId="0018A1DF" w:rsidR="00A34469" w:rsidRPr="00A34469" w:rsidRDefault="00A34469" w:rsidP="00A34469">
            <w:pPr>
              <w:rPr>
                <w:lang w:eastAsia="ja-JP"/>
              </w:rPr>
            </w:pPr>
            <w:r>
              <w:t>SPUMA-195-FR-01 (Access Point zu Innenantennen)</w:t>
            </w:r>
          </w:p>
        </w:tc>
        <w:tc>
          <w:tcPr>
            <w:tcW w:w="183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89D7CA2" w14:textId="3520353B" w:rsidR="00A34469" w:rsidRPr="00243EDE" w:rsidRDefault="00A34469" w:rsidP="00A34469">
            <w:pPr>
              <w:rPr>
                <w:lang w:val="en-GB" w:eastAsia="ja-JP"/>
              </w:rPr>
            </w:pPr>
            <w:r>
              <w:t>4-Teiler: 96</w:t>
            </w:r>
            <w:r>
              <w:br/>
              <w:t>6-Teiler: 144</w:t>
            </w:r>
          </w:p>
        </w:tc>
      </w:tr>
    </w:tbl>
    <w:p w14:paraId="2571212A" w14:textId="77777777" w:rsidR="00243EDE" w:rsidRPr="00243EDE" w:rsidRDefault="00243EDE" w:rsidP="00243EDE">
      <w:pPr>
        <w:rPr>
          <w:lang w:val="en-GB" w:eastAsia="ja-JP"/>
        </w:rPr>
      </w:pPr>
      <w:r>
        <w:rPr>
          <w:lang w:val="en-GB" w:eastAsia="ja-JP"/>
        </w:rPr>
        <w:t> </w:t>
      </w:r>
    </w:p>
    <w:tbl>
      <w:tblPr>
        <w:tblW w:w="9339"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3394"/>
        <w:gridCol w:w="2268"/>
        <w:gridCol w:w="1248"/>
        <w:gridCol w:w="2429"/>
      </w:tblGrid>
      <w:tr w:rsidR="00243EDE" w:rsidRPr="002107AF" w14:paraId="52626E60" w14:textId="77777777" w:rsidTr="002107AF">
        <w:trPr>
          <w:trHeight w:val="300"/>
        </w:trPr>
        <w:tc>
          <w:tcPr>
            <w:tcW w:w="9339" w:type="dxa"/>
            <w:gridSpan w:val="4"/>
            <w:tcBorders>
              <w:top w:val="single" w:sz="6" w:space="0" w:color="auto"/>
              <w:left w:val="single" w:sz="6" w:space="0" w:color="auto"/>
              <w:bottom w:val="single" w:sz="6" w:space="0" w:color="auto"/>
              <w:right w:val="single" w:sz="6" w:space="0" w:color="auto"/>
            </w:tcBorders>
            <w:shd w:val="clear" w:color="auto" w:fill="FFC000"/>
            <w:hideMark/>
          </w:tcPr>
          <w:p w14:paraId="00122001" w14:textId="036BC9B4" w:rsidR="00243EDE" w:rsidRPr="002107AF" w:rsidRDefault="002107AF" w:rsidP="002107AF">
            <w:pPr>
              <w:rPr>
                <w:b/>
                <w:bCs/>
                <w:lang w:eastAsia="ja-JP"/>
              </w:rPr>
            </w:pPr>
            <w:r>
              <w:rPr>
                <w:b/>
                <w:bCs/>
                <w:lang w:eastAsia="ja-JP"/>
              </w:rPr>
              <w:t>Liste der Strom- und Erdungskabel (Lieferumfang: Stadler)</w:t>
            </w:r>
          </w:p>
        </w:tc>
      </w:tr>
      <w:tr w:rsidR="002107AF" w:rsidRPr="00243EDE" w14:paraId="6E488D35" w14:textId="77777777" w:rsidTr="002107AF">
        <w:trPr>
          <w:trHeight w:val="300"/>
        </w:trPr>
        <w:tc>
          <w:tcPr>
            <w:tcW w:w="3394" w:type="dxa"/>
            <w:tcBorders>
              <w:top w:val="single" w:sz="6" w:space="0" w:color="auto"/>
              <w:left w:val="single" w:sz="6" w:space="0" w:color="auto"/>
              <w:bottom w:val="single" w:sz="6" w:space="0" w:color="auto"/>
              <w:right w:val="single" w:sz="6" w:space="0" w:color="auto"/>
            </w:tcBorders>
            <w:shd w:val="clear" w:color="auto" w:fill="404040"/>
            <w:vAlign w:val="center"/>
            <w:hideMark/>
          </w:tcPr>
          <w:p w14:paraId="25313291" w14:textId="289E2240" w:rsidR="002107AF" w:rsidRPr="00243EDE" w:rsidRDefault="002107AF" w:rsidP="002107AF">
            <w:pPr>
              <w:rPr>
                <w:lang w:val="en-GB" w:eastAsia="ja-JP"/>
              </w:rPr>
            </w:pPr>
            <w:r>
              <w:rPr>
                <w:b/>
                <w:bCs/>
              </w:rPr>
              <w:t>Beschreibung</w:t>
            </w:r>
          </w:p>
        </w:tc>
        <w:tc>
          <w:tcPr>
            <w:tcW w:w="2268" w:type="dxa"/>
            <w:tcBorders>
              <w:top w:val="single" w:sz="6" w:space="0" w:color="auto"/>
              <w:left w:val="single" w:sz="6" w:space="0" w:color="auto"/>
              <w:bottom w:val="single" w:sz="6" w:space="0" w:color="auto"/>
              <w:right w:val="single" w:sz="6" w:space="0" w:color="auto"/>
            </w:tcBorders>
            <w:shd w:val="clear" w:color="auto" w:fill="404040"/>
            <w:vAlign w:val="center"/>
            <w:hideMark/>
          </w:tcPr>
          <w:p w14:paraId="6B6DB60C" w14:textId="45298698" w:rsidR="002107AF" w:rsidRPr="00243EDE" w:rsidRDefault="002107AF" w:rsidP="002107AF">
            <w:pPr>
              <w:rPr>
                <w:lang w:val="en-GB" w:eastAsia="ja-JP"/>
              </w:rPr>
            </w:pPr>
            <w:r>
              <w:rPr>
                <w:b/>
                <w:bCs/>
              </w:rPr>
              <w:t>Menge</w:t>
            </w:r>
          </w:p>
        </w:tc>
        <w:tc>
          <w:tcPr>
            <w:tcW w:w="1248" w:type="dxa"/>
            <w:tcBorders>
              <w:top w:val="single" w:sz="6" w:space="0" w:color="auto"/>
              <w:left w:val="single" w:sz="6" w:space="0" w:color="auto"/>
              <w:bottom w:val="single" w:sz="6" w:space="0" w:color="auto"/>
              <w:right w:val="single" w:sz="6" w:space="0" w:color="auto"/>
            </w:tcBorders>
            <w:shd w:val="clear" w:color="auto" w:fill="404040"/>
            <w:vAlign w:val="center"/>
            <w:hideMark/>
          </w:tcPr>
          <w:p w14:paraId="6AEDCE3D" w14:textId="2DBA034A" w:rsidR="002107AF" w:rsidRPr="00243EDE" w:rsidRDefault="002107AF" w:rsidP="002107AF">
            <w:pPr>
              <w:rPr>
                <w:lang w:val="en-GB" w:eastAsia="ja-JP"/>
              </w:rPr>
            </w:pPr>
            <w:r>
              <w:rPr>
                <w:b/>
                <w:bCs/>
              </w:rPr>
              <w:t>Länge</w:t>
            </w:r>
          </w:p>
        </w:tc>
        <w:tc>
          <w:tcPr>
            <w:tcW w:w="2429" w:type="dxa"/>
            <w:tcBorders>
              <w:top w:val="single" w:sz="6" w:space="0" w:color="auto"/>
              <w:left w:val="single" w:sz="6" w:space="0" w:color="auto"/>
              <w:bottom w:val="single" w:sz="6" w:space="0" w:color="auto"/>
              <w:right w:val="single" w:sz="6" w:space="0" w:color="auto"/>
            </w:tcBorders>
            <w:shd w:val="clear" w:color="auto" w:fill="404040"/>
            <w:vAlign w:val="center"/>
            <w:hideMark/>
          </w:tcPr>
          <w:p w14:paraId="400DD8F2" w14:textId="7808FE06" w:rsidR="002107AF" w:rsidRPr="00243EDE" w:rsidRDefault="002107AF" w:rsidP="002107AF">
            <w:pPr>
              <w:rPr>
                <w:lang w:val="en-GB" w:eastAsia="ja-JP"/>
              </w:rPr>
            </w:pPr>
            <w:r>
              <w:rPr>
                <w:b/>
                <w:bCs/>
              </w:rPr>
              <w:t>Steckverbinder</w:t>
            </w:r>
          </w:p>
        </w:tc>
      </w:tr>
      <w:tr w:rsidR="002107AF" w:rsidRPr="00243EDE" w14:paraId="3F72F33D" w14:textId="77777777" w:rsidTr="002107AF">
        <w:trPr>
          <w:trHeight w:val="300"/>
        </w:trPr>
        <w:tc>
          <w:tcPr>
            <w:tcW w:w="3394"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705E2D87" w14:textId="627A2D96" w:rsidR="002107AF" w:rsidRPr="002107AF" w:rsidRDefault="002107AF" w:rsidP="002107AF">
            <w:pPr>
              <w:rPr>
                <w:lang w:eastAsia="ja-JP"/>
              </w:rPr>
            </w:pPr>
            <w:r>
              <w:t>Stromadapterkabel für CCU (von Nomad geliefert)</w:t>
            </w:r>
          </w:p>
        </w:tc>
        <w:tc>
          <w:tcPr>
            <w:tcW w:w="2268"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680576DF" w14:textId="520853F3" w:rsidR="002107AF" w:rsidRPr="00243EDE" w:rsidRDefault="002107AF" w:rsidP="002107AF">
            <w:pPr>
              <w:rPr>
                <w:lang w:val="en-GB" w:eastAsia="ja-JP"/>
              </w:rPr>
            </w:pPr>
            <w:r>
              <w:t>1</w:t>
            </w:r>
          </w:p>
        </w:tc>
        <w:tc>
          <w:tcPr>
            <w:tcW w:w="1248"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34AE3955" w14:textId="479A072A" w:rsidR="002107AF" w:rsidRPr="00243EDE" w:rsidRDefault="002107AF" w:rsidP="002107AF">
            <w:pPr>
              <w:rPr>
                <w:lang w:val="en-GB" w:eastAsia="ja-JP"/>
              </w:rPr>
            </w:pPr>
            <w:r>
              <w:t>Länge 1 m</w:t>
            </w:r>
          </w:p>
        </w:tc>
        <w:tc>
          <w:tcPr>
            <w:tcW w:w="2429"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1ADA3012" w14:textId="70A6205D" w:rsidR="002107AF" w:rsidRPr="00243EDE" w:rsidRDefault="002107AF" w:rsidP="002107AF">
            <w:pPr>
              <w:rPr>
                <w:lang w:val="en-GB" w:eastAsia="ja-JP"/>
              </w:rPr>
            </w:pPr>
            <w:r>
              <w:t>Phoenix HC D7</w:t>
            </w:r>
          </w:p>
        </w:tc>
      </w:tr>
      <w:tr w:rsidR="002107AF" w:rsidRPr="002107AF" w14:paraId="0D9DEAE1" w14:textId="77777777" w:rsidTr="002107AF">
        <w:trPr>
          <w:trHeight w:val="300"/>
        </w:trPr>
        <w:tc>
          <w:tcPr>
            <w:tcW w:w="3394"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37EA36B0" w14:textId="699C04A4" w:rsidR="002107AF" w:rsidRPr="00243EDE" w:rsidRDefault="002107AF" w:rsidP="002107AF">
            <w:pPr>
              <w:rPr>
                <w:lang w:val="en-GB" w:eastAsia="ja-JP"/>
              </w:rPr>
            </w:pPr>
            <w:r>
              <w:t>Stromkabel für Ethernet-Switches</w:t>
            </w:r>
          </w:p>
        </w:tc>
        <w:tc>
          <w:tcPr>
            <w:tcW w:w="2268"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662CB8C1" w14:textId="1ED1DAF7" w:rsidR="002107AF" w:rsidRPr="00243EDE" w:rsidRDefault="002107AF" w:rsidP="002107AF">
            <w:pPr>
              <w:rPr>
                <w:lang w:val="en-GB" w:eastAsia="ja-JP"/>
              </w:rPr>
            </w:pPr>
            <w:r>
              <w:t>4-Teiler: 12</w:t>
            </w:r>
            <w:r>
              <w:br/>
              <w:t>6-Teiler: 18</w:t>
            </w:r>
          </w:p>
        </w:tc>
        <w:tc>
          <w:tcPr>
            <w:tcW w:w="1248"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5CB8BDDF" w14:textId="25717781" w:rsidR="002107AF" w:rsidRPr="00243EDE" w:rsidRDefault="002107AF" w:rsidP="002107AF">
            <w:pPr>
              <w:rPr>
                <w:lang w:val="en-GB" w:eastAsia="ja-JP"/>
              </w:rPr>
            </w:pPr>
            <w:r>
              <w:t>TBD</w:t>
            </w:r>
          </w:p>
        </w:tc>
        <w:tc>
          <w:tcPr>
            <w:tcW w:w="2429"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3658F438" w14:textId="2CDDDB42" w:rsidR="002107AF" w:rsidRPr="002107AF" w:rsidRDefault="002107AF" w:rsidP="002107AF">
            <w:pPr>
              <w:rPr>
                <w:lang w:eastAsia="ja-JP"/>
              </w:rPr>
            </w:pPr>
            <w:r>
              <w:t>M12, Buchse, 5-polig, K-Codierung</w:t>
            </w:r>
          </w:p>
        </w:tc>
      </w:tr>
      <w:tr w:rsidR="002107AF" w:rsidRPr="002107AF" w14:paraId="522F998E" w14:textId="77777777" w:rsidTr="002107AF">
        <w:trPr>
          <w:trHeight w:val="300"/>
        </w:trPr>
        <w:tc>
          <w:tcPr>
            <w:tcW w:w="3394"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7E4867BE" w14:textId="3B994864" w:rsidR="002107AF" w:rsidRPr="002107AF" w:rsidRDefault="002107AF" w:rsidP="002107AF">
            <w:pPr>
              <w:rPr>
                <w:lang w:eastAsia="ja-JP"/>
              </w:rPr>
            </w:pPr>
            <w:r>
              <w:t>Erdungskabel für Dachantennen-Montageplatte, falls die Antenne nicht ausreichend mit dem Wagenkasten verbunden ist</w:t>
            </w:r>
          </w:p>
        </w:tc>
        <w:tc>
          <w:tcPr>
            <w:tcW w:w="2268"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3AC0D218" w14:textId="4524B5E5" w:rsidR="002107AF" w:rsidRPr="00243EDE" w:rsidRDefault="002107AF" w:rsidP="002107AF">
            <w:pPr>
              <w:rPr>
                <w:lang w:val="en-GB" w:eastAsia="ja-JP"/>
              </w:rPr>
            </w:pPr>
            <w:r>
              <w:t>TBD</w:t>
            </w:r>
          </w:p>
        </w:tc>
        <w:tc>
          <w:tcPr>
            <w:tcW w:w="1248"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1248B61E" w14:textId="2C62E73D" w:rsidR="002107AF" w:rsidRPr="00243EDE" w:rsidRDefault="002107AF" w:rsidP="002107AF">
            <w:pPr>
              <w:rPr>
                <w:lang w:val="en-GB" w:eastAsia="ja-JP"/>
              </w:rPr>
            </w:pPr>
          </w:p>
        </w:tc>
        <w:tc>
          <w:tcPr>
            <w:tcW w:w="2429"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0A7F56BF" w14:textId="6B91C672" w:rsidR="002107AF" w:rsidRPr="002107AF" w:rsidRDefault="002107AF" w:rsidP="002107AF">
            <w:pPr>
              <w:rPr>
                <w:lang w:eastAsia="ja-JP"/>
              </w:rPr>
            </w:pPr>
            <w:r>
              <w:t>Verschraubt am Bauteil und an Erdungsschiene</w:t>
            </w:r>
          </w:p>
        </w:tc>
      </w:tr>
      <w:tr w:rsidR="002107AF" w:rsidRPr="002107AF" w14:paraId="4353AEC0" w14:textId="77777777" w:rsidTr="002107AF">
        <w:trPr>
          <w:trHeight w:val="300"/>
        </w:trPr>
        <w:tc>
          <w:tcPr>
            <w:tcW w:w="3394"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0722B0F6" w14:textId="3B5C8FF0" w:rsidR="002107AF" w:rsidRPr="002107AF" w:rsidRDefault="002107AF" w:rsidP="002107AF">
            <w:pPr>
              <w:rPr>
                <w:lang w:eastAsia="ja-JP"/>
              </w:rPr>
            </w:pPr>
            <w:r>
              <w:t>Erdungskabel für CCU-, AP- und Switch-Montageplatten</w:t>
            </w:r>
          </w:p>
        </w:tc>
        <w:tc>
          <w:tcPr>
            <w:tcW w:w="2268"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58EB6EB6" w14:textId="5D23314F" w:rsidR="002107AF" w:rsidRPr="00243EDE" w:rsidRDefault="002107AF" w:rsidP="002107AF">
            <w:pPr>
              <w:rPr>
                <w:lang w:val="en-GB" w:eastAsia="ja-JP"/>
              </w:rPr>
            </w:pPr>
            <w:r>
              <w:t>TBD</w:t>
            </w:r>
          </w:p>
        </w:tc>
        <w:tc>
          <w:tcPr>
            <w:tcW w:w="1248"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5B030F70" w14:textId="2A27869B" w:rsidR="002107AF" w:rsidRPr="00243EDE" w:rsidRDefault="002107AF" w:rsidP="002107AF">
            <w:pPr>
              <w:rPr>
                <w:lang w:val="en-GB" w:eastAsia="ja-JP"/>
              </w:rPr>
            </w:pPr>
          </w:p>
        </w:tc>
        <w:tc>
          <w:tcPr>
            <w:tcW w:w="2429"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1F7414EE" w14:textId="11C30D00" w:rsidR="002107AF" w:rsidRPr="002107AF" w:rsidRDefault="002107AF" w:rsidP="002107AF">
            <w:pPr>
              <w:rPr>
                <w:lang w:eastAsia="ja-JP"/>
              </w:rPr>
            </w:pPr>
            <w:r>
              <w:t>Verschraubt am Bauteil und an Erdungsschiene</w:t>
            </w:r>
          </w:p>
        </w:tc>
      </w:tr>
    </w:tbl>
    <w:p w14:paraId="7C63CFBE" w14:textId="77777777" w:rsidR="00243EDE" w:rsidRPr="002107AF" w:rsidRDefault="00243EDE" w:rsidP="00243EDE">
      <w:pPr>
        <w:rPr>
          <w:lang w:eastAsia="ja-JP"/>
        </w:rPr>
      </w:pPr>
      <w:r>
        <w:rPr>
          <w:lang w:eastAsia="ja-JP"/>
        </w:rPr>
        <w:lastRenderedPageBreak/>
        <w:t> </w:t>
      </w:r>
    </w:p>
    <w:tbl>
      <w:tblPr>
        <w:tblW w:w="9339"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2854"/>
        <w:gridCol w:w="1441"/>
        <w:gridCol w:w="2360"/>
        <w:gridCol w:w="2684"/>
      </w:tblGrid>
      <w:tr w:rsidR="00243EDE" w:rsidRPr="002107AF" w14:paraId="6A1C77F5" w14:textId="77777777" w:rsidTr="002107AF">
        <w:trPr>
          <w:trHeight w:val="300"/>
        </w:trPr>
        <w:tc>
          <w:tcPr>
            <w:tcW w:w="9339" w:type="dxa"/>
            <w:gridSpan w:val="4"/>
            <w:tcBorders>
              <w:top w:val="single" w:sz="6" w:space="0" w:color="auto"/>
              <w:left w:val="single" w:sz="6" w:space="0" w:color="auto"/>
              <w:bottom w:val="single" w:sz="6" w:space="0" w:color="auto"/>
              <w:right w:val="single" w:sz="6" w:space="0" w:color="auto"/>
            </w:tcBorders>
            <w:shd w:val="clear" w:color="auto" w:fill="FFC000"/>
            <w:hideMark/>
          </w:tcPr>
          <w:p w14:paraId="1C259D9E" w14:textId="2C63DB7D" w:rsidR="00243EDE" w:rsidRPr="002107AF" w:rsidRDefault="002107AF" w:rsidP="002107AF">
            <w:pPr>
              <w:rPr>
                <w:b/>
                <w:bCs/>
                <w:lang w:eastAsia="ja-JP"/>
              </w:rPr>
            </w:pPr>
            <w:r>
              <w:rPr>
                <w:b/>
                <w:bCs/>
                <w:lang w:eastAsia="ja-JP"/>
              </w:rPr>
              <w:t>Liste der Steckverbinder (Lieferumfang: Stadler)</w:t>
            </w:r>
          </w:p>
        </w:tc>
      </w:tr>
      <w:tr w:rsidR="002107AF" w:rsidRPr="00243EDE" w14:paraId="78C39BCA" w14:textId="77777777" w:rsidTr="002107AF">
        <w:trPr>
          <w:trHeight w:val="300"/>
        </w:trPr>
        <w:tc>
          <w:tcPr>
            <w:tcW w:w="2929" w:type="dxa"/>
            <w:tcBorders>
              <w:top w:val="single" w:sz="6" w:space="0" w:color="auto"/>
              <w:left w:val="single" w:sz="6" w:space="0" w:color="auto"/>
              <w:bottom w:val="single" w:sz="6" w:space="0" w:color="auto"/>
              <w:right w:val="single" w:sz="6" w:space="0" w:color="auto"/>
            </w:tcBorders>
            <w:shd w:val="clear" w:color="auto" w:fill="404040"/>
            <w:vAlign w:val="center"/>
            <w:hideMark/>
          </w:tcPr>
          <w:p w14:paraId="6132EFBB" w14:textId="0DE82347" w:rsidR="002107AF" w:rsidRPr="00243EDE" w:rsidRDefault="002107AF" w:rsidP="002107AF">
            <w:pPr>
              <w:rPr>
                <w:lang w:val="en-GB" w:eastAsia="ja-JP"/>
              </w:rPr>
            </w:pPr>
            <w:r>
              <w:rPr>
                <w:b/>
                <w:bCs/>
                <w:lang w:eastAsia="ja-JP"/>
              </w:rPr>
              <w:t>Type</w:t>
            </w:r>
          </w:p>
        </w:tc>
        <w:tc>
          <w:tcPr>
            <w:tcW w:w="1319" w:type="dxa"/>
            <w:tcBorders>
              <w:top w:val="single" w:sz="6" w:space="0" w:color="auto"/>
              <w:left w:val="single" w:sz="6" w:space="0" w:color="auto"/>
              <w:bottom w:val="single" w:sz="6" w:space="0" w:color="auto"/>
              <w:right w:val="single" w:sz="6" w:space="0" w:color="auto"/>
            </w:tcBorders>
            <w:shd w:val="clear" w:color="auto" w:fill="404040"/>
            <w:vAlign w:val="center"/>
            <w:hideMark/>
          </w:tcPr>
          <w:p w14:paraId="7A23D131" w14:textId="1B5D6CBC" w:rsidR="002107AF" w:rsidRPr="00243EDE" w:rsidRDefault="002107AF" w:rsidP="002107AF">
            <w:pPr>
              <w:rPr>
                <w:lang w:val="en-GB" w:eastAsia="ja-JP"/>
              </w:rPr>
            </w:pPr>
            <w:r>
              <w:rPr>
                <w:b/>
                <w:bCs/>
              </w:rPr>
              <w:t>Menge</w:t>
            </w:r>
          </w:p>
        </w:tc>
        <w:tc>
          <w:tcPr>
            <w:tcW w:w="2407" w:type="dxa"/>
            <w:tcBorders>
              <w:top w:val="single" w:sz="6" w:space="0" w:color="auto"/>
              <w:left w:val="single" w:sz="6" w:space="0" w:color="auto"/>
              <w:bottom w:val="single" w:sz="6" w:space="0" w:color="auto"/>
              <w:right w:val="single" w:sz="6" w:space="0" w:color="auto"/>
            </w:tcBorders>
            <w:shd w:val="clear" w:color="auto" w:fill="404040"/>
            <w:vAlign w:val="center"/>
            <w:hideMark/>
          </w:tcPr>
          <w:p w14:paraId="4B1D3318" w14:textId="647B5EC6" w:rsidR="002107AF" w:rsidRPr="00243EDE" w:rsidRDefault="002107AF" w:rsidP="002107AF">
            <w:pPr>
              <w:rPr>
                <w:lang w:val="en-GB" w:eastAsia="ja-JP"/>
              </w:rPr>
            </w:pPr>
            <w:r>
              <w:rPr>
                <w:lang w:val="en-GB" w:eastAsia="ja-JP"/>
              </w:rPr>
              <w:t>Einsatzort</w:t>
            </w:r>
          </w:p>
        </w:tc>
        <w:tc>
          <w:tcPr>
            <w:tcW w:w="2684" w:type="dxa"/>
            <w:tcBorders>
              <w:top w:val="single" w:sz="6" w:space="0" w:color="auto"/>
              <w:left w:val="single" w:sz="6" w:space="0" w:color="auto"/>
              <w:bottom w:val="single" w:sz="6" w:space="0" w:color="auto"/>
              <w:right w:val="single" w:sz="6" w:space="0" w:color="auto"/>
            </w:tcBorders>
            <w:shd w:val="clear" w:color="auto" w:fill="404040"/>
            <w:vAlign w:val="center"/>
            <w:hideMark/>
          </w:tcPr>
          <w:p w14:paraId="3A3E07F2" w14:textId="79CA0E85" w:rsidR="002107AF" w:rsidRPr="00243EDE" w:rsidRDefault="002107AF" w:rsidP="002107AF">
            <w:pPr>
              <w:rPr>
                <w:lang w:val="en-GB" w:eastAsia="ja-JP"/>
              </w:rPr>
            </w:pPr>
            <w:r>
              <w:rPr>
                <w:b/>
                <w:bCs/>
                <w:lang w:eastAsia="ja-JP"/>
              </w:rPr>
              <w:t>Darstellung</w:t>
            </w:r>
            <w:r>
              <w:rPr>
                <w:lang w:val="en-GB" w:eastAsia="ja-JP"/>
              </w:rPr>
              <w:t> </w:t>
            </w:r>
          </w:p>
        </w:tc>
      </w:tr>
      <w:tr w:rsidR="00243EDE" w:rsidRPr="00243EDE" w14:paraId="283E7D84" w14:textId="77777777" w:rsidTr="002107AF">
        <w:trPr>
          <w:trHeight w:val="300"/>
        </w:trPr>
        <w:tc>
          <w:tcPr>
            <w:tcW w:w="2929" w:type="dxa"/>
            <w:tcBorders>
              <w:top w:val="single" w:sz="6" w:space="0" w:color="auto"/>
              <w:left w:val="single" w:sz="6" w:space="0" w:color="auto"/>
              <w:bottom w:val="single" w:sz="6" w:space="0" w:color="auto"/>
              <w:right w:val="single" w:sz="6" w:space="0" w:color="auto"/>
            </w:tcBorders>
            <w:vAlign w:val="center"/>
            <w:hideMark/>
          </w:tcPr>
          <w:p w14:paraId="033C7C2A" w14:textId="77777777" w:rsidR="00243EDE" w:rsidRPr="00243EDE" w:rsidRDefault="00243EDE" w:rsidP="00243EDE">
            <w:pPr>
              <w:rPr>
                <w:lang w:val="en-GB" w:eastAsia="ja-JP"/>
              </w:rPr>
            </w:pPr>
            <w:r>
              <w:rPr>
                <w:lang w:eastAsia="ja-JP"/>
              </w:rPr>
              <w:t>Phoenix HC D7</w:t>
            </w:r>
            <w:r>
              <w:rPr>
                <w:lang w:val="en-GB" w:eastAsia="ja-JP"/>
              </w:rPr>
              <w:t> </w:t>
            </w:r>
          </w:p>
        </w:tc>
        <w:tc>
          <w:tcPr>
            <w:tcW w:w="1319" w:type="dxa"/>
            <w:tcBorders>
              <w:top w:val="single" w:sz="6" w:space="0" w:color="auto"/>
              <w:left w:val="single" w:sz="6" w:space="0" w:color="auto"/>
              <w:bottom w:val="single" w:sz="6" w:space="0" w:color="auto"/>
              <w:right w:val="single" w:sz="6" w:space="0" w:color="auto"/>
            </w:tcBorders>
            <w:vAlign w:val="center"/>
            <w:hideMark/>
          </w:tcPr>
          <w:p w14:paraId="4273FA66" w14:textId="77777777" w:rsidR="00243EDE" w:rsidRPr="00243EDE" w:rsidRDefault="00243EDE" w:rsidP="00243EDE">
            <w:pPr>
              <w:rPr>
                <w:lang w:val="en-GB" w:eastAsia="ja-JP"/>
              </w:rPr>
            </w:pPr>
            <w:r>
              <w:rPr>
                <w:lang w:eastAsia="ja-JP"/>
              </w:rPr>
              <w:t>1</w:t>
            </w:r>
            <w:r>
              <w:rPr>
                <w:lang w:val="en-GB" w:eastAsia="ja-JP"/>
              </w:rPr>
              <w:t> </w:t>
            </w:r>
          </w:p>
        </w:tc>
        <w:tc>
          <w:tcPr>
            <w:tcW w:w="2407" w:type="dxa"/>
            <w:tcBorders>
              <w:top w:val="single" w:sz="6" w:space="0" w:color="auto"/>
              <w:left w:val="single" w:sz="6" w:space="0" w:color="auto"/>
              <w:bottom w:val="single" w:sz="6" w:space="0" w:color="auto"/>
              <w:right w:val="single" w:sz="6" w:space="0" w:color="auto"/>
            </w:tcBorders>
            <w:vAlign w:val="center"/>
            <w:hideMark/>
          </w:tcPr>
          <w:p w14:paraId="7659FC29" w14:textId="75AE7EDC" w:rsidR="00243EDE" w:rsidRPr="00243EDE" w:rsidRDefault="00243EDE" w:rsidP="00243EDE">
            <w:pPr>
              <w:rPr>
                <w:lang w:val="en-GB" w:eastAsia="ja-JP"/>
              </w:rPr>
            </w:pPr>
            <w:r>
              <w:rPr>
                <w:lang w:eastAsia="ja-JP"/>
              </w:rPr>
              <w:t>CCU-</w:t>
            </w:r>
            <w:r>
              <w:rPr>
                <w:lang w:val="en-GB" w:eastAsia="ja-JP"/>
              </w:rPr>
              <w:t>Stromversorgung</w:t>
            </w:r>
          </w:p>
        </w:tc>
        <w:tc>
          <w:tcPr>
            <w:tcW w:w="2684" w:type="dxa"/>
            <w:tcBorders>
              <w:top w:val="single" w:sz="6" w:space="0" w:color="auto"/>
              <w:left w:val="single" w:sz="6" w:space="0" w:color="auto"/>
              <w:bottom w:val="single" w:sz="6" w:space="0" w:color="auto"/>
              <w:right w:val="single" w:sz="6" w:space="0" w:color="auto"/>
            </w:tcBorders>
            <w:vAlign w:val="center"/>
            <w:hideMark/>
          </w:tcPr>
          <w:p w14:paraId="752BB152" w14:textId="03596BD8" w:rsidR="00243EDE" w:rsidRPr="00243EDE" w:rsidRDefault="00243EDE" w:rsidP="00243EDE">
            <w:pPr>
              <w:rPr>
                <w:lang w:val="en-GB" w:eastAsia="ja-JP"/>
              </w:rPr>
            </w:pPr>
            <w:r>
              <w:rPr>
                <w:noProof/>
                <w:lang w:val="en-GB" w:eastAsia="ja-JP"/>
              </w:rPr>
              <w:drawing>
                <wp:inline distT="0" distB="0" distL="0" distR="0" wp14:anchorId="15BEA7A3" wp14:editId="660DD346">
                  <wp:extent cx="1600200" cy="590550"/>
                  <wp:effectExtent l="0" t="0" r="0" b="0"/>
                  <wp:docPr id="1505317114" name="Picture 82" descr="A black and white rectangular object with white tex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317114" name="Picture 82" descr="A black and white rectangular object with white text  AI-generated content may be incorrec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600200" cy="590550"/>
                          </a:xfrm>
                          <a:prstGeom prst="rect">
                            <a:avLst/>
                          </a:prstGeom>
                          <a:noFill/>
                          <a:ln>
                            <a:noFill/>
                          </a:ln>
                        </pic:spPr>
                      </pic:pic>
                    </a:graphicData>
                  </a:graphic>
                </wp:inline>
              </w:drawing>
            </w:r>
            <w:r>
              <w:rPr>
                <w:lang w:val="en-GB" w:eastAsia="ja-JP"/>
              </w:rPr>
              <w:t> </w:t>
            </w:r>
          </w:p>
        </w:tc>
      </w:tr>
      <w:tr w:rsidR="00243EDE" w:rsidRPr="00243EDE" w14:paraId="543AA073" w14:textId="77777777" w:rsidTr="002107AF">
        <w:trPr>
          <w:trHeight w:val="300"/>
        </w:trPr>
        <w:tc>
          <w:tcPr>
            <w:tcW w:w="2929" w:type="dxa"/>
            <w:tcBorders>
              <w:top w:val="single" w:sz="6" w:space="0" w:color="auto"/>
              <w:left w:val="single" w:sz="6" w:space="0" w:color="auto"/>
              <w:bottom w:val="single" w:sz="6" w:space="0" w:color="auto"/>
              <w:right w:val="single" w:sz="6" w:space="0" w:color="auto"/>
            </w:tcBorders>
            <w:vAlign w:val="center"/>
            <w:hideMark/>
          </w:tcPr>
          <w:p w14:paraId="39282FA1" w14:textId="1BE1EDD9" w:rsidR="002107AF" w:rsidRPr="002107AF" w:rsidRDefault="00243EDE" w:rsidP="002107AF">
            <w:pPr>
              <w:rPr>
                <w:lang w:val="en-GB" w:eastAsia="ja-JP"/>
              </w:rPr>
            </w:pPr>
            <w:r>
              <w:rPr>
                <w:lang w:val="en-GB" w:eastAsia="ja-JP"/>
              </w:rPr>
              <w:t>M12 5-pin K-codiert female connector/Buchse - Phoenix Contact</w:t>
            </w:r>
          </w:p>
          <w:p w14:paraId="00620BFF" w14:textId="55B80FA6" w:rsidR="00243EDE" w:rsidRPr="00243EDE" w:rsidRDefault="00243EDE" w:rsidP="00243EDE">
            <w:pPr>
              <w:rPr>
                <w:lang w:val="en-GB" w:eastAsia="ja-JP"/>
              </w:rPr>
            </w:pPr>
          </w:p>
        </w:tc>
        <w:tc>
          <w:tcPr>
            <w:tcW w:w="1319" w:type="dxa"/>
            <w:tcBorders>
              <w:top w:val="single" w:sz="6" w:space="0" w:color="auto"/>
              <w:left w:val="single" w:sz="6" w:space="0" w:color="auto"/>
              <w:bottom w:val="single" w:sz="6" w:space="0" w:color="auto"/>
              <w:right w:val="single" w:sz="6" w:space="0" w:color="auto"/>
            </w:tcBorders>
            <w:vAlign w:val="center"/>
            <w:hideMark/>
          </w:tcPr>
          <w:p w14:paraId="6DA28383" w14:textId="77777777" w:rsidR="00243EDE" w:rsidRPr="00243EDE" w:rsidRDefault="00243EDE" w:rsidP="00243EDE">
            <w:pPr>
              <w:rPr>
                <w:lang w:val="en-GB" w:eastAsia="ja-JP"/>
              </w:rPr>
            </w:pPr>
            <w:r>
              <w:rPr>
                <w:lang w:eastAsia="ja-JP"/>
              </w:rPr>
              <w:t>8</w:t>
            </w:r>
            <w:r>
              <w:rPr>
                <w:lang w:val="en-GB" w:eastAsia="ja-JP"/>
              </w:rPr>
              <w:t> </w:t>
            </w:r>
          </w:p>
        </w:tc>
        <w:tc>
          <w:tcPr>
            <w:tcW w:w="2407" w:type="dxa"/>
            <w:tcBorders>
              <w:top w:val="single" w:sz="6" w:space="0" w:color="auto"/>
              <w:left w:val="single" w:sz="6" w:space="0" w:color="auto"/>
              <w:bottom w:val="single" w:sz="6" w:space="0" w:color="auto"/>
              <w:right w:val="single" w:sz="6" w:space="0" w:color="auto"/>
            </w:tcBorders>
            <w:vAlign w:val="center"/>
            <w:hideMark/>
          </w:tcPr>
          <w:p w14:paraId="0E9C1B33" w14:textId="0BA16314" w:rsidR="00243EDE" w:rsidRPr="00243EDE" w:rsidRDefault="00243EDE" w:rsidP="00243EDE">
            <w:pPr>
              <w:rPr>
                <w:lang w:val="en-GB" w:eastAsia="ja-JP"/>
              </w:rPr>
            </w:pPr>
            <w:r>
              <w:rPr>
                <w:lang w:eastAsia="ja-JP"/>
              </w:rPr>
              <w:t>Switch-</w:t>
            </w:r>
            <w:r>
              <w:rPr>
                <w:lang w:val="en-GB" w:eastAsia="ja-JP"/>
              </w:rPr>
              <w:t>Stromversorgung</w:t>
            </w:r>
          </w:p>
        </w:tc>
        <w:tc>
          <w:tcPr>
            <w:tcW w:w="2684" w:type="dxa"/>
            <w:tcBorders>
              <w:top w:val="single" w:sz="6" w:space="0" w:color="auto"/>
              <w:left w:val="single" w:sz="6" w:space="0" w:color="auto"/>
              <w:bottom w:val="single" w:sz="6" w:space="0" w:color="auto"/>
              <w:right w:val="single" w:sz="6" w:space="0" w:color="auto"/>
            </w:tcBorders>
            <w:vAlign w:val="center"/>
            <w:hideMark/>
          </w:tcPr>
          <w:p w14:paraId="15CC2881" w14:textId="16F4717D" w:rsidR="00243EDE" w:rsidRPr="00243EDE" w:rsidRDefault="00243EDE" w:rsidP="00243EDE">
            <w:pPr>
              <w:rPr>
                <w:lang w:val="en-GB" w:eastAsia="ja-JP"/>
              </w:rPr>
            </w:pPr>
            <w:r>
              <w:rPr>
                <w:noProof/>
                <w:lang w:val="en-GB" w:eastAsia="ja-JP"/>
              </w:rPr>
              <w:drawing>
                <wp:inline distT="0" distB="0" distL="0" distR="0" wp14:anchorId="4E31D7FA" wp14:editId="3B6F241C">
                  <wp:extent cx="647700" cy="685800"/>
                  <wp:effectExtent l="0" t="0" r="0" b="0"/>
                  <wp:docPr id="1005392520" name="Picture 81" descr="A close-up of a cab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92520" name="Picture 81" descr="A close-up of a cable  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47700" cy="685800"/>
                          </a:xfrm>
                          <a:prstGeom prst="rect">
                            <a:avLst/>
                          </a:prstGeom>
                          <a:noFill/>
                          <a:ln>
                            <a:noFill/>
                          </a:ln>
                        </pic:spPr>
                      </pic:pic>
                    </a:graphicData>
                  </a:graphic>
                </wp:inline>
              </w:drawing>
            </w:r>
            <w:r>
              <w:rPr>
                <w:lang w:val="en-GB" w:eastAsia="ja-JP"/>
              </w:rPr>
              <w:t> </w:t>
            </w:r>
          </w:p>
        </w:tc>
      </w:tr>
      <w:tr w:rsidR="00243EDE" w:rsidRPr="00243EDE" w14:paraId="5997AA6E" w14:textId="77777777" w:rsidTr="002107AF">
        <w:trPr>
          <w:trHeight w:val="300"/>
        </w:trPr>
        <w:tc>
          <w:tcPr>
            <w:tcW w:w="2929" w:type="dxa"/>
            <w:tcBorders>
              <w:top w:val="single" w:sz="6" w:space="0" w:color="auto"/>
              <w:left w:val="single" w:sz="6" w:space="0" w:color="auto"/>
              <w:bottom w:val="single" w:sz="6" w:space="0" w:color="auto"/>
              <w:right w:val="single" w:sz="6" w:space="0" w:color="auto"/>
            </w:tcBorders>
            <w:vAlign w:val="center"/>
            <w:hideMark/>
          </w:tcPr>
          <w:p w14:paraId="682A2F78" w14:textId="15A4900A" w:rsidR="00243EDE" w:rsidRPr="00871D24" w:rsidRDefault="00871D24" w:rsidP="00243EDE">
            <w:pPr>
              <w:rPr>
                <w:lang w:eastAsia="ja-JP"/>
              </w:rPr>
            </w:pPr>
            <w:r>
              <w:rPr>
                <w:lang w:eastAsia="ja-JP"/>
              </w:rPr>
              <w:t>M12-Steckverbinder X-codiert (Serie), z. B. HARTING har-speed M12 Crimp SlimDesign X-codiert, Bestellnummer: 21 03 881 180 (Crimpkontakte separat bestellt)</w:t>
            </w:r>
          </w:p>
        </w:tc>
        <w:tc>
          <w:tcPr>
            <w:tcW w:w="1319" w:type="dxa"/>
            <w:tcBorders>
              <w:top w:val="single" w:sz="6" w:space="0" w:color="auto"/>
              <w:left w:val="single" w:sz="6" w:space="0" w:color="auto"/>
              <w:bottom w:val="single" w:sz="6" w:space="0" w:color="auto"/>
              <w:right w:val="single" w:sz="6" w:space="0" w:color="auto"/>
            </w:tcBorders>
            <w:vAlign w:val="center"/>
            <w:hideMark/>
          </w:tcPr>
          <w:p w14:paraId="356C0AAD" w14:textId="77777777" w:rsidR="00243EDE" w:rsidRPr="00243EDE" w:rsidRDefault="00243EDE" w:rsidP="00243EDE">
            <w:pPr>
              <w:rPr>
                <w:lang w:val="en-GB" w:eastAsia="ja-JP"/>
              </w:rPr>
            </w:pPr>
            <w:r>
              <w:rPr>
                <w:lang w:eastAsia="ja-JP"/>
              </w:rPr>
              <w:t>18</w:t>
            </w:r>
            <w:r>
              <w:rPr>
                <w:lang w:val="en-GB" w:eastAsia="ja-JP"/>
              </w:rPr>
              <w:t> </w:t>
            </w:r>
          </w:p>
        </w:tc>
        <w:tc>
          <w:tcPr>
            <w:tcW w:w="2407" w:type="dxa"/>
            <w:tcBorders>
              <w:top w:val="single" w:sz="6" w:space="0" w:color="auto"/>
              <w:left w:val="single" w:sz="6" w:space="0" w:color="auto"/>
              <w:bottom w:val="single" w:sz="6" w:space="0" w:color="auto"/>
              <w:right w:val="single" w:sz="6" w:space="0" w:color="auto"/>
            </w:tcBorders>
            <w:vAlign w:val="center"/>
            <w:hideMark/>
          </w:tcPr>
          <w:p w14:paraId="0CE260E6" w14:textId="77777777" w:rsidR="00243EDE" w:rsidRPr="00243EDE" w:rsidRDefault="00243EDE" w:rsidP="00243EDE">
            <w:pPr>
              <w:rPr>
                <w:lang w:val="en-GB" w:eastAsia="ja-JP"/>
              </w:rPr>
            </w:pPr>
            <w:r>
              <w:rPr>
                <w:lang w:eastAsia="ja-JP"/>
              </w:rPr>
              <w:t>CCU, APs Ethernet</w:t>
            </w:r>
            <w:r>
              <w:rPr>
                <w:lang w:val="en-GB" w:eastAsia="ja-JP"/>
              </w:rPr>
              <w:t> </w:t>
            </w:r>
          </w:p>
        </w:tc>
        <w:tc>
          <w:tcPr>
            <w:tcW w:w="2684" w:type="dxa"/>
            <w:tcBorders>
              <w:top w:val="single" w:sz="6" w:space="0" w:color="auto"/>
              <w:left w:val="single" w:sz="6" w:space="0" w:color="auto"/>
              <w:bottom w:val="single" w:sz="6" w:space="0" w:color="auto"/>
              <w:right w:val="single" w:sz="6" w:space="0" w:color="auto"/>
            </w:tcBorders>
            <w:vAlign w:val="center"/>
            <w:hideMark/>
          </w:tcPr>
          <w:p w14:paraId="63AC070F" w14:textId="46CA51F0" w:rsidR="00243EDE" w:rsidRPr="00243EDE" w:rsidRDefault="00243EDE" w:rsidP="00243EDE">
            <w:pPr>
              <w:rPr>
                <w:lang w:val="en-GB" w:eastAsia="ja-JP"/>
              </w:rPr>
            </w:pPr>
            <w:r>
              <w:rPr>
                <w:noProof/>
                <w:lang w:val="en-GB" w:eastAsia="ja-JP"/>
              </w:rPr>
              <w:drawing>
                <wp:inline distT="0" distB="0" distL="0" distR="0" wp14:anchorId="693781C3" wp14:editId="31C90D6E">
                  <wp:extent cx="971550" cy="742950"/>
                  <wp:effectExtent l="0" t="0" r="0" b="0"/>
                  <wp:docPr id="1202084505" name="Picture 80" descr="A close-up of a metal connecto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84505" name="Picture 80" descr="A close-up of a metal connector  AI-generated content may be incorrec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971550" cy="742950"/>
                          </a:xfrm>
                          <a:prstGeom prst="rect">
                            <a:avLst/>
                          </a:prstGeom>
                          <a:noFill/>
                          <a:ln>
                            <a:noFill/>
                          </a:ln>
                        </pic:spPr>
                      </pic:pic>
                    </a:graphicData>
                  </a:graphic>
                </wp:inline>
              </w:drawing>
            </w:r>
            <w:r>
              <w:rPr>
                <w:lang w:val="en-GB" w:eastAsia="ja-JP"/>
              </w:rPr>
              <w:t> </w:t>
            </w:r>
          </w:p>
        </w:tc>
      </w:tr>
      <w:tr w:rsidR="00243EDE" w:rsidRPr="00243EDE" w14:paraId="7DF7EB77" w14:textId="77777777" w:rsidTr="002107AF">
        <w:trPr>
          <w:trHeight w:val="300"/>
        </w:trPr>
        <w:tc>
          <w:tcPr>
            <w:tcW w:w="2929" w:type="dxa"/>
            <w:tcBorders>
              <w:top w:val="single" w:sz="6" w:space="0" w:color="auto"/>
              <w:left w:val="single" w:sz="6" w:space="0" w:color="auto"/>
              <w:bottom w:val="single" w:sz="6" w:space="0" w:color="auto"/>
              <w:right w:val="single" w:sz="6" w:space="0" w:color="auto"/>
            </w:tcBorders>
            <w:vAlign w:val="center"/>
            <w:hideMark/>
          </w:tcPr>
          <w:p w14:paraId="2A7231F4" w14:textId="79A76779" w:rsidR="00243EDE" w:rsidRPr="00490793" w:rsidRDefault="00243EDE" w:rsidP="00243EDE">
            <w:pPr>
              <w:rPr>
                <w:lang w:val="de-DE" w:eastAsia="ja-JP"/>
              </w:rPr>
            </w:pPr>
            <w:r w:rsidRPr="00490793">
              <w:rPr>
                <w:lang w:val="de-DE" w:eastAsia="ja-JP"/>
              </w:rPr>
              <w:t xml:space="preserve">Harting M12 PushPull 8-pole </w:t>
            </w:r>
            <w:r>
              <w:rPr>
                <w:lang w:eastAsia="ja-JP"/>
              </w:rPr>
              <w:t xml:space="preserve">X-codiert </w:t>
            </w:r>
            <w:r w:rsidRPr="00490793">
              <w:rPr>
                <w:lang w:val="de-DE" w:eastAsia="ja-JP"/>
              </w:rPr>
              <w:t>male/Stecker, Bestellnummer: 21 03 881 1830  </w:t>
            </w:r>
          </w:p>
        </w:tc>
        <w:tc>
          <w:tcPr>
            <w:tcW w:w="1319" w:type="dxa"/>
            <w:tcBorders>
              <w:top w:val="single" w:sz="6" w:space="0" w:color="auto"/>
              <w:left w:val="single" w:sz="6" w:space="0" w:color="auto"/>
              <w:bottom w:val="single" w:sz="6" w:space="0" w:color="auto"/>
              <w:right w:val="single" w:sz="6" w:space="0" w:color="auto"/>
            </w:tcBorders>
            <w:vAlign w:val="center"/>
            <w:hideMark/>
          </w:tcPr>
          <w:p w14:paraId="7DECF1AB" w14:textId="0180B8E8" w:rsidR="00243EDE" w:rsidRPr="00243EDE" w:rsidRDefault="002107AF" w:rsidP="00243EDE">
            <w:pPr>
              <w:rPr>
                <w:lang w:val="en-GB" w:eastAsia="ja-JP"/>
              </w:rPr>
            </w:pPr>
            <w:r>
              <w:rPr>
                <w:lang w:val="en-GB" w:eastAsia="ja-JP"/>
              </w:rPr>
              <w:t>4 für Nomad-Komponenten </w:t>
            </w:r>
          </w:p>
          <w:p w14:paraId="06003186" w14:textId="77777777" w:rsidR="00243EDE" w:rsidRPr="00243EDE" w:rsidRDefault="00243EDE" w:rsidP="00243EDE">
            <w:pPr>
              <w:rPr>
                <w:lang w:val="en-GB" w:eastAsia="ja-JP"/>
              </w:rPr>
            </w:pPr>
            <w:r>
              <w:rPr>
                <w:lang w:val="en-GB" w:eastAsia="ja-JP"/>
              </w:rPr>
              <w:t> </w:t>
            </w:r>
          </w:p>
        </w:tc>
        <w:tc>
          <w:tcPr>
            <w:tcW w:w="2407" w:type="dxa"/>
            <w:tcBorders>
              <w:top w:val="single" w:sz="6" w:space="0" w:color="auto"/>
              <w:left w:val="single" w:sz="6" w:space="0" w:color="auto"/>
              <w:bottom w:val="single" w:sz="6" w:space="0" w:color="auto"/>
              <w:right w:val="single" w:sz="6" w:space="0" w:color="auto"/>
            </w:tcBorders>
            <w:vAlign w:val="center"/>
            <w:hideMark/>
          </w:tcPr>
          <w:p w14:paraId="507893A8" w14:textId="77777777" w:rsidR="00243EDE" w:rsidRPr="00243EDE" w:rsidRDefault="00243EDE" w:rsidP="00243EDE">
            <w:pPr>
              <w:rPr>
                <w:lang w:val="en-GB" w:eastAsia="ja-JP"/>
              </w:rPr>
            </w:pPr>
            <w:r>
              <w:rPr>
                <w:lang w:eastAsia="ja-JP"/>
              </w:rPr>
              <w:t>Switch Ethernet</w:t>
            </w:r>
            <w:r>
              <w:rPr>
                <w:lang w:val="en-GB" w:eastAsia="ja-JP"/>
              </w:rPr>
              <w:t> </w:t>
            </w:r>
          </w:p>
        </w:tc>
        <w:tc>
          <w:tcPr>
            <w:tcW w:w="2684" w:type="dxa"/>
            <w:tcBorders>
              <w:top w:val="single" w:sz="6" w:space="0" w:color="auto"/>
              <w:left w:val="single" w:sz="6" w:space="0" w:color="auto"/>
              <w:bottom w:val="single" w:sz="6" w:space="0" w:color="auto"/>
              <w:right w:val="single" w:sz="6" w:space="0" w:color="auto"/>
            </w:tcBorders>
            <w:vAlign w:val="center"/>
            <w:hideMark/>
          </w:tcPr>
          <w:p w14:paraId="3CC573CA" w14:textId="676B7ACD" w:rsidR="00243EDE" w:rsidRPr="00243EDE" w:rsidRDefault="00243EDE" w:rsidP="00243EDE">
            <w:pPr>
              <w:rPr>
                <w:lang w:val="en-GB" w:eastAsia="ja-JP"/>
              </w:rPr>
            </w:pPr>
            <w:r>
              <w:rPr>
                <w:noProof/>
                <w:lang w:val="en-GB" w:eastAsia="ja-JP"/>
              </w:rPr>
              <w:drawing>
                <wp:inline distT="0" distB="0" distL="0" distR="0" wp14:anchorId="1179FDEB" wp14:editId="091504D7">
                  <wp:extent cx="1079500" cy="927100"/>
                  <wp:effectExtent l="0" t="0" r="6350" b="6350"/>
                  <wp:docPr id="626563051" name="Picture 79" descr="A close-up of a plug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63051" name="Picture 79" descr="A close-up of a plug  AI-generated content may be incorrec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079500" cy="927100"/>
                          </a:xfrm>
                          <a:prstGeom prst="rect">
                            <a:avLst/>
                          </a:prstGeom>
                          <a:noFill/>
                          <a:ln>
                            <a:noFill/>
                          </a:ln>
                        </pic:spPr>
                      </pic:pic>
                    </a:graphicData>
                  </a:graphic>
                </wp:inline>
              </w:drawing>
            </w:r>
            <w:r>
              <w:rPr>
                <w:lang w:val="en-GB" w:eastAsia="ja-JP"/>
              </w:rPr>
              <w:t> </w:t>
            </w:r>
          </w:p>
        </w:tc>
      </w:tr>
      <w:tr w:rsidR="002107AF" w:rsidRPr="00243EDE" w14:paraId="13605EA1" w14:textId="77777777" w:rsidTr="002107AF">
        <w:trPr>
          <w:trHeight w:val="300"/>
        </w:trPr>
        <w:tc>
          <w:tcPr>
            <w:tcW w:w="2929" w:type="dxa"/>
            <w:tcBorders>
              <w:top w:val="single" w:sz="6" w:space="0" w:color="auto"/>
              <w:left w:val="single" w:sz="6" w:space="0" w:color="auto"/>
              <w:bottom w:val="single" w:sz="6" w:space="0" w:color="auto"/>
              <w:right w:val="single" w:sz="6" w:space="0" w:color="auto"/>
            </w:tcBorders>
            <w:vAlign w:val="center"/>
            <w:hideMark/>
          </w:tcPr>
          <w:p w14:paraId="2B112154" w14:textId="14B3F53F" w:rsidR="002107AF" w:rsidRPr="00243EDE" w:rsidRDefault="002107AF" w:rsidP="002107AF">
            <w:pPr>
              <w:rPr>
                <w:lang w:val="en-GB" w:eastAsia="ja-JP"/>
              </w:rPr>
            </w:pPr>
            <w:r>
              <w:t>QMA-Steckverbinder gerade</w:t>
            </w:r>
          </w:p>
        </w:tc>
        <w:tc>
          <w:tcPr>
            <w:tcW w:w="1319" w:type="dxa"/>
            <w:tcBorders>
              <w:top w:val="single" w:sz="6" w:space="0" w:color="auto"/>
              <w:left w:val="single" w:sz="6" w:space="0" w:color="auto"/>
              <w:bottom w:val="single" w:sz="6" w:space="0" w:color="auto"/>
              <w:right w:val="single" w:sz="6" w:space="0" w:color="auto"/>
            </w:tcBorders>
            <w:vAlign w:val="center"/>
            <w:hideMark/>
          </w:tcPr>
          <w:p w14:paraId="4B3858F9" w14:textId="56D42D01" w:rsidR="002107AF" w:rsidRPr="002107AF" w:rsidRDefault="002107AF" w:rsidP="002107AF">
            <w:pPr>
              <w:rPr>
                <w:lang w:eastAsia="ja-JP"/>
              </w:rPr>
            </w:pPr>
            <w:r>
              <w:t>6 Stück pro AP</w:t>
            </w:r>
            <w:r>
              <w:br/>
              <w:t>24 Stück für CCU-Pigtails</w:t>
            </w:r>
          </w:p>
        </w:tc>
        <w:tc>
          <w:tcPr>
            <w:tcW w:w="2407" w:type="dxa"/>
            <w:tcBorders>
              <w:top w:val="single" w:sz="6" w:space="0" w:color="auto"/>
              <w:left w:val="single" w:sz="6" w:space="0" w:color="auto"/>
              <w:bottom w:val="single" w:sz="6" w:space="0" w:color="auto"/>
              <w:right w:val="single" w:sz="6" w:space="0" w:color="auto"/>
            </w:tcBorders>
            <w:vAlign w:val="center"/>
            <w:hideMark/>
          </w:tcPr>
          <w:p w14:paraId="40F31610" w14:textId="147BCE16" w:rsidR="002107AF" w:rsidRPr="002107AF" w:rsidRDefault="002107AF" w:rsidP="002107AF">
            <w:pPr>
              <w:rPr>
                <w:lang w:eastAsia="ja-JP"/>
              </w:rPr>
            </w:pPr>
          </w:p>
        </w:tc>
        <w:tc>
          <w:tcPr>
            <w:tcW w:w="2684" w:type="dxa"/>
            <w:tcBorders>
              <w:top w:val="single" w:sz="6" w:space="0" w:color="auto"/>
              <w:left w:val="single" w:sz="6" w:space="0" w:color="auto"/>
              <w:bottom w:val="single" w:sz="6" w:space="0" w:color="auto"/>
              <w:right w:val="single" w:sz="6" w:space="0" w:color="auto"/>
            </w:tcBorders>
            <w:vAlign w:val="center"/>
            <w:hideMark/>
          </w:tcPr>
          <w:p w14:paraId="48A23F3A" w14:textId="19571361" w:rsidR="002107AF" w:rsidRPr="00243EDE" w:rsidRDefault="002107AF" w:rsidP="002107AF">
            <w:pPr>
              <w:rPr>
                <w:lang w:val="en-GB" w:eastAsia="ja-JP"/>
              </w:rPr>
            </w:pPr>
            <w:r>
              <w:rPr>
                <w:noProof/>
                <w:lang w:val="en-GB" w:eastAsia="ja-JP"/>
              </w:rPr>
              <w:drawing>
                <wp:inline distT="0" distB="0" distL="0" distR="0" wp14:anchorId="100EDF50" wp14:editId="77F551FB">
                  <wp:extent cx="857250" cy="495300"/>
                  <wp:effectExtent l="0" t="0" r="0" b="0"/>
                  <wp:docPr id="1248955429" name="Picture 78" descr="A picture containing metalware, screw, gea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descr="A picture containing metalware, screw, gear  Description automatically generated"/>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857250" cy="495300"/>
                          </a:xfrm>
                          <a:prstGeom prst="rect">
                            <a:avLst/>
                          </a:prstGeom>
                          <a:noFill/>
                          <a:ln>
                            <a:noFill/>
                          </a:ln>
                        </pic:spPr>
                      </pic:pic>
                    </a:graphicData>
                  </a:graphic>
                </wp:inline>
              </w:drawing>
            </w:r>
            <w:r>
              <w:rPr>
                <w:lang w:val="en-GB" w:eastAsia="ja-JP"/>
              </w:rPr>
              <w:t> </w:t>
            </w:r>
          </w:p>
        </w:tc>
      </w:tr>
    </w:tbl>
    <w:p w14:paraId="731AEFB2" w14:textId="77777777" w:rsidR="00243EDE" w:rsidRPr="00243EDE" w:rsidRDefault="00243EDE" w:rsidP="00243EDE">
      <w:pPr>
        <w:rPr>
          <w:lang w:val="en-GB" w:eastAsia="ja-JP"/>
        </w:rPr>
      </w:pPr>
      <w:r>
        <w:rPr>
          <w:lang w:val="en-GB" w:eastAsia="ja-JP"/>
        </w:rPr>
        <w:t> </w:t>
      </w:r>
    </w:p>
    <w:p w14:paraId="6B6A7C1E" w14:textId="77777777" w:rsidR="00243EDE" w:rsidRPr="00243EDE" w:rsidRDefault="00243EDE" w:rsidP="00591F73">
      <w:pPr>
        <w:pStyle w:val="Heading2"/>
        <w:rPr>
          <w:lang w:val="en-GB"/>
        </w:rPr>
      </w:pPr>
      <w:bookmarkStart w:id="99" w:name="_Toc229775525"/>
      <w:r>
        <w:lastRenderedPageBreak/>
        <w:t>Stromanforderung für Nomad Geräte</w:t>
      </w:r>
      <w:bookmarkEnd w:id="99"/>
      <w:r>
        <w:rPr>
          <w:lang w:val="en-GB"/>
        </w:rPr>
        <w:t> </w:t>
      </w:r>
    </w:p>
    <w:p w14:paraId="6F287FDC" w14:textId="77777777" w:rsidR="00243EDE" w:rsidRPr="00243EDE" w:rsidRDefault="00243EDE" w:rsidP="00243EDE">
      <w:pPr>
        <w:rPr>
          <w:lang w:eastAsia="ja-JP"/>
        </w:rPr>
      </w:pPr>
      <w:r>
        <w:rPr>
          <w:lang w:eastAsia="ja-JP"/>
        </w:rPr>
        <w:t>Einzelheiten wie die Unterbrechungsklasse für die Stromversorgung gemäß EN 50155 müssen von Stadler bereitgestellt werden. </w:t>
      </w:r>
    </w:p>
    <w:tbl>
      <w:tblPr>
        <w:tblW w:w="9300"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2115"/>
        <w:gridCol w:w="570"/>
        <w:gridCol w:w="225"/>
        <w:gridCol w:w="1320"/>
        <w:gridCol w:w="1830"/>
        <w:gridCol w:w="165"/>
        <w:gridCol w:w="225"/>
        <w:gridCol w:w="2850"/>
      </w:tblGrid>
      <w:tr w:rsidR="00243EDE" w:rsidRPr="00243EDE" w14:paraId="011D2482" w14:textId="77777777" w:rsidTr="00313F3E">
        <w:trPr>
          <w:trHeight w:val="300"/>
        </w:trPr>
        <w:tc>
          <w:tcPr>
            <w:tcW w:w="2685" w:type="dxa"/>
            <w:gridSpan w:val="2"/>
            <w:tcBorders>
              <w:top w:val="single" w:sz="6" w:space="0" w:color="auto"/>
              <w:left w:val="single" w:sz="6" w:space="0" w:color="auto"/>
              <w:bottom w:val="single" w:sz="6" w:space="0" w:color="auto"/>
              <w:right w:val="nil"/>
            </w:tcBorders>
            <w:shd w:val="clear" w:color="auto" w:fill="FFC000"/>
            <w:vAlign w:val="center"/>
            <w:hideMark/>
          </w:tcPr>
          <w:p w14:paraId="7FBE0996" w14:textId="57165BDC" w:rsidR="00243EDE" w:rsidRPr="00313F3E" w:rsidRDefault="00313F3E" w:rsidP="00243EDE">
            <w:pPr>
              <w:rPr>
                <w:b/>
                <w:bCs/>
                <w:lang w:val="en-GB" w:eastAsia="ja-JP"/>
              </w:rPr>
            </w:pPr>
            <w:r>
              <w:rPr>
                <w:b/>
                <w:bCs/>
                <w:lang w:val="en-GB" w:eastAsia="ja-JP"/>
              </w:rPr>
              <w:t>Stromanforderungen für Nomad-Komponenten</w:t>
            </w:r>
          </w:p>
        </w:tc>
        <w:tc>
          <w:tcPr>
            <w:tcW w:w="225" w:type="dxa"/>
            <w:tcBorders>
              <w:top w:val="single" w:sz="6" w:space="0" w:color="auto"/>
              <w:left w:val="nil"/>
              <w:bottom w:val="single" w:sz="6" w:space="0" w:color="auto"/>
              <w:right w:val="nil"/>
            </w:tcBorders>
            <w:shd w:val="clear" w:color="auto" w:fill="FFC000"/>
            <w:tcMar>
              <w:top w:w="57" w:type="dxa"/>
              <w:left w:w="57" w:type="dxa"/>
              <w:bottom w:w="57" w:type="dxa"/>
              <w:right w:w="57" w:type="dxa"/>
            </w:tcMar>
            <w:vAlign w:val="center"/>
            <w:hideMark/>
          </w:tcPr>
          <w:p w14:paraId="3882CAA3" w14:textId="77777777" w:rsidR="00243EDE" w:rsidRPr="00243EDE" w:rsidRDefault="00243EDE" w:rsidP="00243EDE">
            <w:pPr>
              <w:rPr>
                <w:lang w:val="en-GB" w:eastAsia="ja-JP"/>
              </w:rPr>
            </w:pPr>
            <w:r>
              <w:rPr>
                <w:b/>
                <w:bCs/>
                <w:lang w:eastAsia="ja-JP"/>
              </w:rPr>
              <w:t> </w:t>
            </w:r>
            <w:r>
              <w:rPr>
                <w:lang w:val="en-GB" w:eastAsia="ja-JP"/>
              </w:rPr>
              <w:t> </w:t>
            </w:r>
          </w:p>
        </w:tc>
        <w:tc>
          <w:tcPr>
            <w:tcW w:w="1320" w:type="dxa"/>
            <w:tcBorders>
              <w:top w:val="single" w:sz="6" w:space="0" w:color="auto"/>
              <w:left w:val="nil"/>
              <w:bottom w:val="single" w:sz="6" w:space="0" w:color="auto"/>
              <w:right w:val="nil"/>
            </w:tcBorders>
            <w:shd w:val="clear" w:color="auto" w:fill="FFC000"/>
            <w:hideMark/>
          </w:tcPr>
          <w:p w14:paraId="0CA48E88" w14:textId="77777777" w:rsidR="00243EDE" w:rsidRPr="00243EDE" w:rsidRDefault="00243EDE" w:rsidP="00243EDE">
            <w:pPr>
              <w:rPr>
                <w:lang w:val="en-GB" w:eastAsia="ja-JP"/>
              </w:rPr>
            </w:pPr>
            <w:r>
              <w:rPr>
                <w:lang w:val="en-GB" w:eastAsia="ja-JP"/>
              </w:rPr>
              <w:t> </w:t>
            </w:r>
          </w:p>
        </w:tc>
        <w:tc>
          <w:tcPr>
            <w:tcW w:w="1995" w:type="dxa"/>
            <w:gridSpan w:val="2"/>
            <w:tcBorders>
              <w:top w:val="single" w:sz="6" w:space="0" w:color="auto"/>
              <w:left w:val="nil"/>
              <w:bottom w:val="single" w:sz="6" w:space="0" w:color="auto"/>
              <w:right w:val="nil"/>
            </w:tcBorders>
            <w:shd w:val="clear" w:color="auto" w:fill="FFC000"/>
            <w:vAlign w:val="center"/>
            <w:hideMark/>
          </w:tcPr>
          <w:p w14:paraId="1FFCBD8B" w14:textId="77777777" w:rsidR="00243EDE" w:rsidRPr="00243EDE" w:rsidRDefault="00243EDE" w:rsidP="00243EDE">
            <w:pPr>
              <w:rPr>
                <w:lang w:val="en-GB" w:eastAsia="ja-JP"/>
              </w:rPr>
            </w:pPr>
            <w:r>
              <w:rPr>
                <w:b/>
                <w:bCs/>
                <w:lang w:eastAsia="ja-JP"/>
              </w:rPr>
              <w:t> </w:t>
            </w:r>
            <w:r>
              <w:rPr>
                <w:lang w:val="en-GB" w:eastAsia="ja-JP"/>
              </w:rPr>
              <w:t> </w:t>
            </w:r>
          </w:p>
        </w:tc>
        <w:tc>
          <w:tcPr>
            <w:tcW w:w="225" w:type="dxa"/>
            <w:tcBorders>
              <w:top w:val="single" w:sz="6" w:space="0" w:color="auto"/>
              <w:left w:val="nil"/>
              <w:bottom w:val="single" w:sz="6" w:space="0" w:color="auto"/>
              <w:right w:val="nil"/>
            </w:tcBorders>
            <w:shd w:val="clear" w:color="auto" w:fill="FFC000"/>
            <w:vAlign w:val="center"/>
            <w:hideMark/>
          </w:tcPr>
          <w:p w14:paraId="3E003192" w14:textId="77777777" w:rsidR="00243EDE" w:rsidRPr="00243EDE" w:rsidRDefault="00243EDE" w:rsidP="00243EDE">
            <w:pPr>
              <w:rPr>
                <w:lang w:val="en-GB" w:eastAsia="ja-JP"/>
              </w:rPr>
            </w:pPr>
            <w:r>
              <w:rPr>
                <w:lang w:eastAsia="ja-JP"/>
              </w:rPr>
              <w:t> </w:t>
            </w:r>
            <w:r>
              <w:rPr>
                <w:lang w:val="en-GB" w:eastAsia="ja-JP"/>
              </w:rPr>
              <w:t> </w:t>
            </w:r>
          </w:p>
        </w:tc>
        <w:tc>
          <w:tcPr>
            <w:tcW w:w="2850" w:type="dxa"/>
            <w:tcBorders>
              <w:top w:val="single" w:sz="6" w:space="0" w:color="auto"/>
              <w:left w:val="nil"/>
              <w:bottom w:val="single" w:sz="6" w:space="0" w:color="auto"/>
              <w:right w:val="single" w:sz="6" w:space="0" w:color="auto"/>
            </w:tcBorders>
            <w:shd w:val="clear" w:color="auto" w:fill="FFC000"/>
            <w:vAlign w:val="center"/>
            <w:hideMark/>
          </w:tcPr>
          <w:p w14:paraId="287A9119" w14:textId="77777777" w:rsidR="00243EDE" w:rsidRPr="00243EDE" w:rsidRDefault="00243EDE" w:rsidP="00243EDE">
            <w:pPr>
              <w:rPr>
                <w:lang w:val="en-GB" w:eastAsia="ja-JP"/>
              </w:rPr>
            </w:pPr>
            <w:r>
              <w:rPr>
                <w:lang w:eastAsia="ja-JP"/>
              </w:rPr>
              <w:t> </w:t>
            </w:r>
            <w:r>
              <w:rPr>
                <w:lang w:val="en-GB" w:eastAsia="ja-JP"/>
              </w:rPr>
              <w:t> </w:t>
            </w:r>
          </w:p>
        </w:tc>
      </w:tr>
      <w:tr w:rsidR="00313F3E" w:rsidRPr="00243EDE" w14:paraId="1D26995C" w14:textId="77777777" w:rsidTr="00313F3E">
        <w:trPr>
          <w:trHeight w:val="300"/>
        </w:trPr>
        <w:tc>
          <w:tcPr>
            <w:tcW w:w="2115" w:type="dxa"/>
            <w:tcBorders>
              <w:top w:val="single" w:sz="6" w:space="0" w:color="auto"/>
              <w:left w:val="single" w:sz="6" w:space="0" w:color="auto"/>
              <w:bottom w:val="single" w:sz="6" w:space="0" w:color="auto"/>
              <w:right w:val="single" w:sz="6" w:space="0" w:color="000000"/>
            </w:tcBorders>
            <w:shd w:val="clear" w:color="auto" w:fill="404040"/>
            <w:vAlign w:val="center"/>
            <w:hideMark/>
          </w:tcPr>
          <w:p w14:paraId="560E3A16" w14:textId="5CC29CCA" w:rsidR="00313F3E" w:rsidRPr="00243EDE" w:rsidRDefault="00313F3E" w:rsidP="00313F3E">
            <w:pPr>
              <w:rPr>
                <w:lang w:val="en-GB" w:eastAsia="ja-JP"/>
              </w:rPr>
            </w:pPr>
            <w:r>
              <w:rPr>
                <w:b/>
                <w:bCs/>
              </w:rPr>
              <w:t>Gerät</w:t>
            </w:r>
          </w:p>
        </w:tc>
        <w:tc>
          <w:tcPr>
            <w:tcW w:w="2115" w:type="dxa"/>
            <w:gridSpan w:val="3"/>
            <w:tcBorders>
              <w:top w:val="nil"/>
              <w:left w:val="nil"/>
              <w:bottom w:val="single" w:sz="6" w:space="0" w:color="auto"/>
              <w:right w:val="nil"/>
            </w:tcBorders>
            <w:shd w:val="clear" w:color="auto" w:fill="404040"/>
            <w:vAlign w:val="center"/>
            <w:hideMark/>
          </w:tcPr>
          <w:p w14:paraId="7AD733EF" w14:textId="49125BB2" w:rsidR="00313F3E" w:rsidRPr="00243EDE" w:rsidRDefault="00313F3E" w:rsidP="00313F3E">
            <w:pPr>
              <w:rPr>
                <w:lang w:val="en-GB" w:eastAsia="ja-JP"/>
              </w:rPr>
            </w:pPr>
            <w:r>
              <w:rPr>
                <w:b/>
                <w:bCs/>
              </w:rPr>
              <w:t>Nomad-ID</w:t>
            </w:r>
          </w:p>
        </w:tc>
        <w:tc>
          <w:tcPr>
            <w:tcW w:w="1830" w:type="dxa"/>
            <w:tcBorders>
              <w:top w:val="nil"/>
              <w:left w:val="nil"/>
              <w:bottom w:val="single" w:sz="6" w:space="0" w:color="auto"/>
              <w:right w:val="single" w:sz="6" w:space="0" w:color="auto"/>
            </w:tcBorders>
            <w:shd w:val="clear" w:color="auto" w:fill="404040"/>
            <w:vAlign w:val="center"/>
            <w:hideMark/>
          </w:tcPr>
          <w:p w14:paraId="2CF04A3E" w14:textId="26127D65" w:rsidR="00313F3E" w:rsidRPr="00243EDE" w:rsidRDefault="00313F3E" w:rsidP="00313F3E">
            <w:pPr>
              <w:rPr>
                <w:lang w:val="en-GB" w:eastAsia="ja-JP"/>
              </w:rPr>
            </w:pPr>
            <w:r>
              <w:rPr>
                <w:b/>
                <w:bCs/>
              </w:rPr>
              <w:t>Strombedarf pro Einheit</w:t>
            </w:r>
          </w:p>
        </w:tc>
        <w:tc>
          <w:tcPr>
            <w:tcW w:w="3240" w:type="dxa"/>
            <w:gridSpan w:val="3"/>
            <w:tcBorders>
              <w:top w:val="nil"/>
              <w:left w:val="nil"/>
              <w:bottom w:val="single" w:sz="6" w:space="0" w:color="auto"/>
              <w:right w:val="single" w:sz="6" w:space="0" w:color="auto"/>
            </w:tcBorders>
            <w:shd w:val="clear" w:color="auto" w:fill="404040"/>
            <w:vAlign w:val="center"/>
            <w:hideMark/>
          </w:tcPr>
          <w:p w14:paraId="195CEE17" w14:textId="6492FCDA" w:rsidR="00313F3E" w:rsidRPr="00243EDE" w:rsidRDefault="00313F3E" w:rsidP="00313F3E">
            <w:pPr>
              <w:rPr>
                <w:lang w:val="en-GB" w:eastAsia="ja-JP"/>
              </w:rPr>
            </w:pPr>
            <w:r>
              <w:rPr>
                <w:b/>
                <w:bCs/>
              </w:rPr>
              <w:t>Bemerkungen</w:t>
            </w:r>
          </w:p>
        </w:tc>
      </w:tr>
      <w:tr w:rsidR="00313F3E" w:rsidRPr="00313F3E" w14:paraId="2577F4FE" w14:textId="77777777" w:rsidTr="00313F3E">
        <w:trPr>
          <w:trHeight w:val="300"/>
        </w:trPr>
        <w:tc>
          <w:tcPr>
            <w:tcW w:w="2115" w:type="dxa"/>
            <w:tcBorders>
              <w:top w:val="single" w:sz="6" w:space="0" w:color="auto"/>
              <w:left w:val="single" w:sz="6" w:space="0" w:color="auto"/>
              <w:bottom w:val="single" w:sz="6" w:space="0" w:color="auto"/>
              <w:right w:val="single" w:sz="6" w:space="0" w:color="000000"/>
            </w:tcBorders>
            <w:shd w:val="clear" w:color="auto" w:fill="D9D9D9"/>
            <w:vAlign w:val="center"/>
            <w:hideMark/>
          </w:tcPr>
          <w:p w14:paraId="6CD63051" w14:textId="3CA0EE3E" w:rsidR="00313F3E" w:rsidRPr="00243EDE" w:rsidRDefault="00313F3E" w:rsidP="00313F3E">
            <w:pPr>
              <w:rPr>
                <w:lang w:val="en-GB" w:eastAsia="ja-JP"/>
              </w:rPr>
            </w:pPr>
            <w:r>
              <w:t>CCU R5001C</w:t>
            </w:r>
          </w:p>
        </w:tc>
        <w:tc>
          <w:tcPr>
            <w:tcW w:w="2115" w:type="dxa"/>
            <w:gridSpan w:val="3"/>
            <w:tcBorders>
              <w:top w:val="single" w:sz="6" w:space="0" w:color="auto"/>
              <w:left w:val="nil"/>
              <w:bottom w:val="single" w:sz="6" w:space="0" w:color="auto"/>
              <w:right w:val="single" w:sz="6" w:space="0" w:color="auto"/>
            </w:tcBorders>
            <w:shd w:val="clear" w:color="auto" w:fill="D9D9D9"/>
            <w:vAlign w:val="center"/>
            <w:hideMark/>
          </w:tcPr>
          <w:p w14:paraId="700881B8" w14:textId="372CF7DB" w:rsidR="00313F3E" w:rsidRPr="00243EDE" w:rsidRDefault="00313F3E" w:rsidP="00313F3E">
            <w:pPr>
              <w:rPr>
                <w:lang w:val="en-GB" w:eastAsia="ja-JP"/>
              </w:rPr>
            </w:pPr>
            <w:r>
              <w:t>1138</w:t>
            </w:r>
          </w:p>
        </w:tc>
        <w:tc>
          <w:tcPr>
            <w:tcW w:w="1830" w:type="dxa"/>
            <w:tcBorders>
              <w:top w:val="single" w:sz="6" w:space="0" w:color="auto"/>
              <w:left w:val="nil"/>
              <w:bottom w:val="single" w:sz="6" w:space="0" w:color="auto"/>
              <w:right w:val="single" w:sz="6" w:space="0" w:color="auto"/>
            </w:tcBorders>
            <w:shd w:val="clear" w:color="auto" w:fill="D9D9D9"/>
            <w:vAlign w:val="center"/>
            <w:hideMark/>
          </w:tcPr>
          <w:p w14:paraId="11655812" w14:textId="0DAD4087" w:rsidR="00313F3E" w:rsidRPr="00313F3E" w:rsidRDefault="00313F3E" w:rsidP="00313F3E">
            <w:pPr>
              <w:rPr>
                <w:lang w:eastAsia="ja-JP"/>
              </w:rPr>
            </w:pPr>
            <w:r>
              <w:t>24 VDC oder 110 VDC, max. 250 W</w:t>
            </w:r>
          </w:p>
        </w:tc>
        <w:tc>
          <w:tcPr>
            <w:tcW w:w="3240" w:type="dxa"/>
            <w:gridSpan w:val="3"/>
            <w:tcBorders>
              <w:top w:val="single" w:sz="6" w:space="0" w:color="auto"/>
              <w:left w:val="nil"/>
              <w:bottom w:val="single" w:sz="6" w:space="0" w:color="auto"/>
              <w:right w:val="single" w:sz="6" w:space="0" w:color="auto"/>
            </w:tcBorders>
            <w:shd w:val="clear" w:color="auto" w:fill="D9D9D9"/>
            <w:vAlign w:val="center"/>
            <w:hideMark/>
          </w:tcPr>
          <w:p w14:paraId="5F24E527" w14:textId="3D484649" w:rsidR="00313F3E" w:rsidRPr="00313F3E" w:rsidRDefault="00313F3E" w:rsidP="00313F3E">
            <w:pPr>
              <w:rPr>
                <w:lang w:eastAsia="ja-JP"/>
              </w:rPr>
            </w:pPr>
            <w:r>
              <w:t>Betrieb bei durchschnittlicher Temperatur am oberen Ende des EN-50155-Temperaturbereichs wird von Nomad nicht akzeptiert; Umgebungstemperatur im Geräteschrank wird während DDR besprochen.</w:t>
            </w:r>
            <w:r>
              <w:br/>
              <w:t>Benötigt Strom am Zündungs-Pin (gleiche Spannung wie Hauptversorgung) – Abschaltstufe wird während DDR besprochen.</w:t>
            </w:r>
          </w:p>
        </w:tc>
      </w:tr>
      <w:tr w:rsidR="00313F3E" w:rsidRPr="00313F3E" w14:paraId="45494F67" w14:textId="77777777" w:rsidTr="00313F3E">
        <w:trPr>
          <w:trHeight w:val="300"/>
        </w:trPr>
        <w:tc>
          <w:tcPr>
            <w:tcW w:w="211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05FE765D" w14:textId="2B6A92A7" w:rsidR="00313F3E" w:rsidRPr="00243EDE" w:rsidRDefault="00313F3E" w:rsidP="00313F3E">
            <w:pPr>
              <w:rPr>
                <w:lang w:val="en-GB" w:eastAsia="ja-JP"/>
              </w:rPr>
            </w:pPr>
            <w:r>
              <w:rPr>
                <w:lang w:val="en-GB"/>
              </w:rPr>
              <w:t>Switch: VDSRail DS-CSWP28 (28-Port)</w:t>
            </w:r>
          </w:p>
        </w:tc>
        <w:tc>
          <w:tcPr>
            <w:tcW w:w="2115" w:type="dxa"/>
            <w:gridSpan w:val="3"/>
            <w:tcBorders>
              <w:top w:val="single" w:sz="6" w:space="0" w:color="auto"/>
              <w:left w:val="single" w:sz="6" w:space="0" w:color="auto"/>
              <w:bottom w:val="single" w:sz="6" w:space="0" w:color="auto"/>
              <w:right w:val="single" w:sz="6" w:space="0" w:color="auto"/>
            </w:tcBorders>
            <w:shd w:val="clear" w:color="auto" w:fill="D9D9D9"/>
            <w:vAlign w:val="center"/>
            <w:hideMark/>
          </w:tcPr>
          <w:p w14:paraId="0E0F8935" w14:textId="44FEC3EC" w:rsidR="00313F3E" w:rsidRPr="00243EDE" w:rsidRDefault="00313F3E" w:rsidP="00313F3E">
            <w:pPr>
              <w:rPr>
                <w:lang w:val="en-GB" w:eastAsia="ja-JP"/>
              </w:rPr>
            </w:pPr>
            <w:r>
              <w:t>1143</w:t>
            </w:r>
          </w:p>
        </w:tc>
        <w:tc>
          <w:tcPr>
            <w:tcW w:w="183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050F6B4F" w14:textId="62FCED01" w:rsidR="00313F3E" w:rsidRPr="00313F3E" w:rsidRDefault="00313F3E" w:rsidP="00313F3E">
            <w:pPr>
              <w:rPr>
                <w:lang w:eastAsia="ja-JP"/>
              </w:rPr>
            </w:pPr>
            <w:r>
              <w:t>24 VDC oder 110 VDC, max. 160 W</w:t>
            </w:r>
          </w:p>
        </w:tc>
        <w:tc>
          <w:tcPr>
            <w:tcW w:w="3240" w:type="dxa"/>
            <w:gridSpan w:val="3"/>
            <w:tcBorders>
              <w:top w:val="single" w:sz="6" w:space="0" w:color="auto"/>
              <w:left w:val="single" w:sz="6" w:space="0" w:color="auto"/>
              <w:bottom w:val="single" w:sz="6" w:space="0" w:color="auto"/>
              <w:right w:val="single" w:sz="6" w:space="0" w:color="auto"/>
            </w:tcBorders>
            <w:shd w:val="clear" w:color="auto" w:fill="D9D9D9"/>
            <w:vAlign w:val="center"/>
            <w:hideMark/>
          </w:tcPr>
          <w:p w14:paraId="3B9459E4" w14:textId="24EF1F75" w:rsidR="00313F3E" w:rsidRPr="00313F3E" w:rsidRDefault="00313F3E" w:rsidP="00313F3E">
            <w:pPr>
              <w:rPr>
                <w:lang w:eastAsia="ja-JP"/>
              </w:rPr>
            </w:pPr>
            <w:r>
              <w:t>Kann bis zu 160 W PoE-Budget bereitstellen</w:t>
            </w:r>
          </w:p>
        </w:tc>
      </w:tr>
    </w:tbl>
    <w:p w14:paraId="2877F883" w14:textId="77777777" w:rsidR="00243EDE" w:rsidRPr="00313F3E" w:rsidRDefault="00243EDE" w:rsidP="00243EDE">
      <w:pPr>
        <w:rPr>
          <w:lang w:eastAsia="ja-JP"/>
        </w:rPr>
      </w:pPr>
      <w:r>
        <w:rPr>
          <w:lang w:eastAsia="ja-JP"/>
        </w:rPr>
        <w:t> </w:t>
      </w:r>
    </w:p>
    <w:p w14:paraId="1D85881E" w14:textId="77777777" w:rsidR="00243EDE" w:rsidRPr="00243EDE" w:rsidRDefault="00243EDE" w:rsidP="0062169C">
      <w:pPr>
        <w:pStyle w:val="Heading2"/>
        <w:rPr>
          <w:lang w:val="en-GB"/>
        </w:rPr>
      </w:pPr>
      <w:bookmarkStart w:id="100" w:name="_Toc229775526"/>
      <w:r>
        <w:t>RF und Ethernet Kabel</w:t>
      </w:r>
      <w:bookmarkEnd w:id="100"/>
      <w:r>
        <w:rPr>
          <w:lang w:val="en-GB"/>
        </w:rPr>
        <w:t> </w:t>
      </w:r>
    </w:p>
    <w:p w14:paraId="26C3A82A" w14:textId="77777777" w:rsidR="00243EDE" w:rsidRPr="00243EDE" w:rsidRDefault="00243EDE" w:rsidP="00243EDE">
      <w:pPr>
        <w:rPr>
          <w:lang w:eastAsia="ja-JP"/>
        </w:rPr>
      </w:pPr>
      <w:r>
        <w:rPr>
          <w:lang w:eastAsia="ja-JP"/>
        </w:rPr>
        <w:t>Da sowohl RF- als auch Ethernet-Verkabelung von Stadler bereitgestellt wird, benötigt Nomad das Kabelplanungsdokument, um Kabellängen, Steckertypen, Pinbelegungen und Beschriftungen zu überprüfen. </w:t>
      </w:r>
    </w:p>
    <w:p w14:paraId="3B170EC0" w14:textId="37A0122E" w:rsidR="00243EDE" w:rsidRPr="00243EDE" w:rsidRDefault="00243EDE" w:rsidP="0062169C">
      <w:pPr>
        <w:pStyle w:val="Heading2"/>
        <w:rPr>
          <w:lang w:val="de-AT"/>
        </w:rPr>
      </w:pPr>
      <w:bookmarkStart w:id="101" w:name="_Toc229775527"/>
      <w:r>
        <w:lastRenderedPageBreak/>
        <w:t>TIA 568B Pinout Für Ethernet Kabel</w:t>
      </w:r>
      <w:bookmarkEnd w:id="101"/>
      <w:r>
        <w:rPr>
          <w:lang w:val="de-AT"/>
        </w:rPr>
        <w:t> </w:t>
      </w:r>
    </w:p>
    <w:p w14:paraId="7E9DBE21" w14:textId="4FD133D6" w:rsidR="00243EDE" w:rsidRPr="00243EDE" w:rsidRDefault="00243EDE" w:rsidP="00243EDE">
      <w:pPr>
        <w:rPr>
          <w:lang w:eastAsia="ja-JP"/>
        </w:rPr>
      </w:pPr>
      <w:r>
        <w:rPr>
          <w:noProof/>
          <w:lang w:val="en-GB" w:eastAsia="ja-JP"/>
        </w:rPr>
        <w:drawing>
          <wp:inline distT="0" distB="0" distL="0" distR="0" wp14:anchorId="2599C9B8" wp14:editId="448F7D92">
            <wp:extent cx="4076700" cy="2190750"/>
            <wp:effectExtent l="0" t="0" r="0" b="0"/>
            <wp:docPr id="1861148026" name="Picture 77" descr="A screenshot of a computer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A screenshot of a computer  Description automatically generated with medium confidence"/>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076700" cy="2190750"/>
                    </a:xfrm>
                    <a:prstGeom prst="rect">
                      <a:avLst/>
                    </a:prstGeom>
                    <a:noFill/>
                    <a:ln>
                      <a:noFill/>
                    </a:ln>
                  </pic:spPr>
                </pic:pic>
              </a:graphicData>
            </a:graphic>
          </wp:inline>
        </w:drawing>
      </w:r>
      <w:r>
        <w:rPr>
          <w:lang w:eastAsia="ja-JP"/>
        </w:rPr>
        <w:t> </w:t>
      </w:r>
    </w:p>
    <w:p w14:paraId="0493E4CA" w14:textId="77777777" w:rsidR="00243EDE" w:rsidRDefault="00243EDE" w:rsidP="00243EDE">
      <w:pPr>
        <w:rPr>
          <w:lang w:eastAsia="ja-JP"/>
        </w:rPr>
      </w:pPr>
      <w:r>
        <w:rPr>
          <w:lang w:eastAsia="ja-JP"/>
        </w:rPr>
        <w:t>Die Netzwerkanschlüsse für alle Nomad-Komponenten folgen dem TIA 568B-Standard. </w:t>
      </w:r>
    </w:p>
    <w:p w14:paraId="5B8F6804" w14:textId="77777777" w:rsidR="008920F3" w:rsidRPr="00243EDE" w:rsidRDefault="008920F3" w:rsidP="00243EDE">
      <w:pPr>
        <w:rPr>
          <w:lang w:eastAsia="ja-JP"/>
        </w:rPr>
      </w:pPr>
    </w:p>
    <w:p w14:paraId="38BCC2F8" w14:textId="77777777" w:rsidR="00243EDE" w:rsidRPr="00243EDE" w:rsidRDefault="00243EDE" w:rsidP="0062169C">
      <w:pPr>
        <w:pStyle w:val="Heading2"/>
        <w:rPr>
          <w:lang w:val="en-GB"/>
        </w:rPr>
      </w:pPr>
      <w:bookmarkStart w:id="102" w:name="_Toc229775528"/>
      <w:r>
        <w:t>CCU: R5001C NMID 1138</w:t>
      </w:r>
      <w:bookmarkEnd w:id="102"/>
      <w:r>
        <w:rPr>
          <w:lang w:val="en-GB"/>
        </w:rPr>
        <w:t> </w:t>
      </w:r>
    </w:p>
    <w:p w14:paraId="2199A7BD" w14:textId="6E3426AF" w:rsidR="00871D24" w:rsidRDefault="00243EDE" w:rsidP="00243EDE">
      <w:pPr>
        <w:rPr>
          <w:lang w:eastAsia="ja-JP"/>
        </w:rPr>
      </w:pPr>
      <w:r>
        <w:rPr>
          <w:noProof/>
          <w:lang w:val="en-GB" w:eastAsia="ja-JP"/>
        </w:rPr>
        <w:drawing>
          <wp:inline distT="0" distB="0" distL="0" distR="0" wp14:anchorId="17DC6087" wp14:editId="475C6E3B">
            <wp:extent cx="3067050" cy="2863850"/>
            <wp:effectExtent l="0" t="0" r="0" b="0"/>
            <wp:docPr id="1949810917" name="Picture 76" descr="Diagram, engineering drawing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Diagram, engineering drawing  Description automatically generated"/>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067050" cy="2863850"/>
                    </a:xfrm>
                    <a:prstGeom prst="rect">
                      <a:avLst/>
                    </a:prstGeom>
                    <a:noFill/>
                    <a:ln>
                      <a:noFill/>
                    </a:ln>
                  </pic:spPr>
                </pic:pic>
              </a:graphicData>
            </a:graphic>
          </wp:inline>
        </w:drawing>
      </w:r>
      <w:r>
        <w:rPr>
          <w:lang w:eastAsia="ja-JP"/>
        </w:rPr>
        <w:t> </w:t>
      </w:r>
    </w:p>
    <w:p w14:paraId="2775059A" w14:textId="77777777" w:rsidR="00243EDE" w:rsidRPr="00243EDE" w:rsidRDefault="00243EDE" w:rsidP="00243EDE">
      <w:pPr>
        <w:rPr>
          <w:lang w:eastAsia="ja-JP"/>
        </w:rPr>
      </w:pPr>
      <w:r>
        <w:rPr>
          <w:b/>
          <w:bCs/>
          <w:lang w:eastAsia="ja-JP"/>
        </w:rPr>
        <w:t>Beschreibung:</w:t>
      </w:r>
      <w:r>
        <w:rPr>
          <w:lang w:eastAsia="ja-JP"/>
        </w:rPr>
        <w:t> </w:t>
      </w:r>
    </w:p>
    <w:p w14:paraId="4F64AD07" w14:textId="77777777" w:rsidR="00243EDE" w:rsidRPr="00243EDE" w:rsidRDefault="00243EDE" w:rsidP="00243EDE">
      <w:pPr>
        <w:rPr>
          <w:lang w:eastAsia="ja-JP"/>
        </w:rPr>
      </w:pPr>
      <w:r>
        <w:rPr>
          <w:lang w:eastAsia="ja-JP"/>
        </w:rPr>
        <w:t>R5001C 4U half-size Rack-Gehäuse mit eingebautem 250W-Netzteil mit fortschrittlicher Zündsteuerung, Lüftereinheiten und Ansaugfiltereinsatz. </w:t>
      </w:r>
    </w:p>
    <w:p w14:paraId="644EB557" w14:textId="77777777" w:rsidR="00243EDE" w:rsidRPr="00243EDE" w:rsidRDefault="00243EDE" w:rsidP="00243EDE">
      <w:pPr>
        <w:rPr>
          <w:lang w:val="en-GB" w:eastAsia="ja-JP"/>
        </w:rPr>
      </w:pPr>
      <w:r>
        <w:rPr>
          <w:lang w:eastAsia="ja-JP"/>
        </w:rPr>
        <w:t>Technische Spezifikationen:</w:t>
      </w:r>
      <w:r>
        <w:rPr>
          <w:lang w:val="en-GB" w:eastAsia="ja-JP"/>
        </w:rPr>
        <w:t> </w:t>
      </w:r>
    </w:p>
    <w:p w14:paraId="3A8FB59B" w14:textId="77777777" w:rsidR="00243EDE" w:rsidRPr="00243EDE" w:rsidRDefault="00243EDE">
      <w:pPr>
        <w:numPr>
          <w:ilvl w:val="0"/>
          <w:numId w:val="43"/>
        </w:numPr>
        <w:rPr>
          <w:lang w:eastAsia="ja-JP"/>
        </w:rPr>
      </w:pPr>
      <w:r>
        <w:rPr>
          <w:lang w:eastAsia="ja-JP"/>
        </w:rPr>
        <w:t>4U Rack-Gehäuse mit 10 slots (44HP) </w:t>
      </w:r>
    </w:p>
    <w:p w14:paraId="3636BD79" w14:textId="77777777" w:rsidR="00243EDE" w:rsidRPr="00243EDE" w:rsidRDefault="00243EDE">
      <w:pPr>
        <w:numPr>
          <w:ilvl w:val="0"/>
          <w:numId w:val="44"/>
        </w:numPr>
        <w:rPr>
          <w:lang w:eastAsia="ja-JP"/>
        </w:rPr>
      </w:pPr>
      <w:r>
        <w:rPr>
          <w:lang w:eastAsia="ja-JP"/>
        </w:rPr>
        <w:lastRenderedPageBreak/>
        <w:t>Rack-Gehäuse kann zwei unabhängige CPU-Systeme beherbergen, ein 6-Slot- und ein 4-Slot-System, die mit 4 Gigabit-LANs miteinander verbunden sind. </w:t>
      </w:r>
    </w:p>
    <w:p w14:paraId="6D0F8D57" w14:textId="77777777" w:rsidR="00243EDE" w:rsidRPr="00243EDE" w:rsidRDefault="00243EDE">
      <w:pPr>
        <w:numPr>
          <w:ilvl w:val="0"/>
          <w:numId w:val="45"/>
        </w:numPr>
        <w:rPr>
          <w:lang w:eastAsia="ja-JP"/>
        </w:rPr>
      </w:pPr>
      <w:r>
        <w:rPr>
          <w:lang w:eastAsia="ja-JP"/>
        </w:rPr>
        <w:t>Isoliertes 250W-Netzteil mit ultra-wide-range Spannungseingang von 16,8 bis 137,5VDC, der die meisten gängigen Bahnbatterieversorgungen 24/36/72/110VDC abdeckt. Erweiterte Zündsteuerung, die die Versorgungsspannung erkennt, um die Schwellenwerte automatisch einzustellen, Abschaltzeit konfigurierbar. </w:t>
      </w:r>
    </w:p>
    <w:p w14:paraId="08AE4044" w14:textId="77777777" w:rsidR="00243EDE" w:rsidRPr="00243EDE" w:rsidRDefault="00243EDE">
      <w:pPr>
        <w:numPr>
          <w:ilvl w:val="0"/>
          <w:numId w:val="46"/>
        </w:numPr>
        <w:rPr>
          <w:lang w:val="en-GB" w:eastAsia="ja-JP"/>
        </w:rPr>
      </w:pPr>
      <w:r>
        <w:rPr>
          <w:lang w:eastAsia="ja-JP"/>
        </w:rPr>
        <w:t>Leistungsaufnahme (Lüfter): Max. 12 Watt.</w:t>
      </w:r>
      <w:r>
        <w:rPr>
          <w:lang w:val="en-GB" w:eastAsia="ja-JP"/>
        </w:rPr>
        <w:t> </w:t>
      </w:r>
    </w:p>
    <w:p w14:paraId="1FE41558" w14:textId="77777777" w:rsidR="00243EDE" w:rsidRPr="00243EDE" w:rsidRDefault="00243EDE">
      <w:pPr>
        <w:numPr>
          <w:ilvl w:val="0"/>
          <w:numId w:val="47"/>
        </w:numPr>
        <w:rPr>
          <w:lang w:eastAsia="ja-JP"/>
        </w:rPr>
      </w:pPr>
      <w:r>
        <w:rPr>
          <w:lang w:eastAsia="ja-JP"/>
        </w:rPr>
        <w:t>Das Kühlsystem besteht aus zwei langlebigen Lüftereinheiten und einer waschbaren und wiederverwendbaren Ansaugfilterschale. </w:t>
      </w:r>
    </w:p>
    <w:p w14:paraId="0C13A3FE" w14:textId="77777777" w:rsidR="00243EDE" w:rsidRPr="00243EDE" w:rsidRDefault="00243EDE" w:rsidP="00243EDE">
      <w:pPr>
        <w:rPr>
          <w:lang w:eastAsia="ja-JP"/>
        </w:rPr>
      </w:pPr>
      <w:r>
        <w:rPr>
          <w:lang w:eastAsia="ja-JP"/>
        </w:rPr>
        <w:t>Die tatsächliche Hardwarekonfiguration der CCU umfasst: </w:t>
      </w:r>
    </w:p>
    <w:p w14:paraId="688704A3" w14:textId="77777777" w:rsidR="00243EDE" w:rsidRPr="00490793" w:rsidRDefault="00243EDE" w:rsidP="00243EDE">
      <w:pPr>
        <w:rPr>
          <w:lang w:val="pt-PT" w:eastAsia="ja-JP"/>
        </w:rPr>
      </w:pPr>
      <w:r w:rsidRPr="00490793">
        <w:rPr>
          <w:b/>
          <w:bCs/>
          <w:lang w:val="pt-PT" w:eastAsia="ja-JP"/>
        </w:rPr>
        <w:t>2x CPU blades: cPCI-A3535ND2 (NMID1057):</w:t>
      </w:r>
      <w:r w:rsidRPr="00490793">
        <w:rPr>
          <w:lang w:val="pt-PT" w:eastAsia="ja-JP"/>
        </w:rPr>
        <w:t> </w:t>
      </w:r>
    </w:p>
    <w:p w14:paraId="1EC9D85A" w14:textId="77777777" w:rsidR="00243EDE" w:rsidRPr="00243EDE" w:rsidRDefault="00243EDE" w:rsidP="00243EDE">
      <w:pPr>
        <w:rPr>
          <w:lang w:eastAsia="ja-JP"/>
        </w:rPr>
      </w:pPr>
      <w:r>
        <w:rPr>
          <w:lang w:eastAsia="ja-JP"/>
        </w:rPr>
        <w:t>Formfaktor: 3U / 8HP (2 slots) CPCI-S.0 mit Feststellgriff </w:t>
      </w:r>
    </w:p>
    <w:p w14:paraId="407DC731" w14:textId="77777777" w:rsidR="00243EDE" w:rsidRPr="00243EDE" w:rsidRDefault="00243EDE" w:rsidP="00243EDE">
      <w:pPr>
        <w:rPr>
          <w:lang w:val="en-GB" w:eastAsia="ja-JP"/>
        </w:rPr>
      </w:pPr>
      <w:r>
        <w:rPr>
          <w:lang w:eastAsia="ja-JP"/>
        </w:rPr>
        <w:t xml:space="preserve">CPU System: CPU blade basierent auf 11th Generation Intel® 64bit Xeon® W-11555MRE CPU, 6 Core, 12T, 12MB Cache, 2.6/4.5GHz, Intel® RM590E chipset. </w:t>
      </w:r>
      <w:r>
        <w:rPr>
          <w:lang w:val="en-GB" w:eastAsia="ja-JP"/>
        </w:rPr>
        <w:t>Supports Intel® Virtualization Technology VT-x (EPT/SLAT) und VT-d System Management: Intel® Active Management Technology, AMI UEFI Firmware  </w:t>
      </w:r>
    </w:p>
    <w:p w14:paraId="344F7C1E" w14:textId="77777777" w:rsidR="00243EDE" w:rsidRPr="00490793" w:rsidRDefault="00243EDE" w:rsidP="00243EDE">
      <w:pPr>
        <w:rPr>
          <w:lang w:val="pt-PT" w:eastAsia="ja-JP"/>
        </w:rPr>
      </w:pPr>
      <w:r w:rsidRPr="00490793">
        <w:rPr>
          <w:lang w:val="pt-PT" w:eastAsia="ja-JP"/>
        </w:rPr>
        <w:t>RAM: 64GB DDR4-3200 ECC SODIMM RAM  </w:t>
      </w:r>
    </w:p>
    <w:p w14:paraId="68595227" w14:textId="77777777" w:rsidR="00243EDE" w:rsidRPr="00243EDE" w:rsidRDefault="00243EDE" w:rsidP="00243EDE">
      <w:pPr>
        <w:rPr>
          <w:lang w:val="en-GB" w:eastAsia="ja-JP"/>
        </w:rPr>
      </w:pPr>
      <w:r>
        <w:rPr>
          <w:lang w:val="en-GB" w:eastAsia="ja-JP"/>
        </w:rPr>
        <w:t>Security: TPM2.0, Safe boot </w:t>
      </w:r>
    </w:p>
    <w:p w14:paraId="45B19868" w14:textId="77777777" w:rsidR="00243EDE" w:rsidRPr="00243EDE" w:rsidRDefault="00243EDE" w:rsidP="00243EDE">
      <w:pPr>
        <w:rPr>
          <w:lang w:val="en-GB" w:eastAsia="ja-JP"/>
        </w:rPr>
      </w:pPr>
      <w:r>
        <w:rPr>
          <w:lang w:val="en-GB" w:eastAsia="ja-JP"/>
        </w:rPr>
        <w:t>Front Interfaces ETH: 2x 10GBase-T Ethernet ports, M12 X-coded connectors Front service ports: 1x 1GbE with Intel® AMT (RJ45), 1x USB3.2 and 1x USB-C (Management port with Video output) </w:t>
      </w:r>
    </w:p>
    <w:p w14:paraId="49309962" w14:textId="77777777" w:rsidR="00243EDE" w:rsidRPr="00490793" w:rsidRDefault="00243EDE" w:rsidP="00243EDE">
      <w:pPr>
        <w:rPr>
          <w:lang w:val="pt-PT" w:eastAsia="ja-JP"/>
        </w:rPr>
      </w:pPr>
      <w:r w:rsidRPr="00490793">
        <w:rPr>
          <w:b/>
          <w:bCs/>
          <w:lang w:val="pt-PT" w:eastAsia="ja-JP"/>
        </w:rPr>
        <w:t>2x Modem Carrier blades: cPCI-A3W10ND1 (NMID1063):</w:t>
      </w:r>
      <w:r w:rsidRPr="00490793">
        <w:rPr>
          <w:lang w:val="pt-PT" w:eastAsia="ja-JP"/>
        </w:rPr>
        <w:t> </w:t>
      </w:r>
    </w:p>
    <w:p w14:paraId="68792901" w14:textId="77777777" w:rsidR="00243EDE" w:rsidRPr="00243EDE" w:rsidRDefault="00243EDE" w:rsidP="00243EDE">
      <w:pPr>
        <w:rPr>
          <w:lang w:val="en-GB" w:eastAsia="ja-JP"/>
        </w:rPr>
      </w:pPr>
      <w:r>
        <w:rPr>
          <w:lang w:val="en-GB" w:eastAsia="ja-JP"/>
        </w:rPr>
        <w:t>Formfactor: 3U / 8HP (2 slots) CPCI-S.0 with locking handle  </w:t>
      </w:r>
    </w:p>
    <w:p w14:paraId="0B26F47E" w14:textId="77777777" w:rsidR="00243EDE" w:rsidRPr="00243EDE" w:rsidRDefault="00243EDE" w:rsidP="00243EDE">
      <w:pPr>
        <w:rPr>
          <w:lang w:val="en-GB" w:eastAsia="ja-JP"/>
        </w:rPr>
      </w:pPr>
      <w:r>
        <w:rPr>
          <w:lang w:val="en-GB" w:eastAsia="ja-JP"/>
        </w:rPr>
        <w:t>Beschreibung: 5G NR Modem Carrier blade für 2x M.2 slots for 5G NR Sub-6G 4x4 MIMO modems, 1x mPCIe slot für GNSS receiver oder Wi-Fi2/5 2x2/3x3/4x4MIMO modem, -40°C to +70°C  </w:t>
      </w:r>
    </w:p>
    <w:p w14:paraId="707E332D" w14:textId="77777777" w:rsidR="00243EDE" w:rsidRPr="00490793" w:rsidRDefault="00243EDE" w:rsidP="00243EDE">
      <w:pPr>
        <w:rPr>
          <w:lang w:val="en-GB" w:eastAsia="ja-JP"/>
        </w:rPr>
      </w:pPr>
      <w:r w:rsidRPr="00490793">
        <w:rPr>
          <w:lang w:val="en-GB" w:eastAsia="ja-JP"/>
        </w:rPr>
        <w:t>Modem Interfaces: 2x M.2 B-Key slots mit USB3.2 and PCIe 3.0 x1 für Modembetrieb mit beiden USB3.2 und PCIe x1; 1x Mini card PCIe slot mit USB2.0 and PCIe 3.0 x1  </w:t>
      </w:r>
    </w:p>
    <w:p w14:paraId="347E4866" w14:textId="77777777" w:rsidR="00243EDE" w:rsidRPr="00490793" w:rsidRDefault="00243EDE" w:rsidP="00243EDE">
      <w:pPr>
        <w:rPr>
          <w:lang w:val="en-GB" w:eastAsia="ja-JP"/>
        </w:rPr>
      </w:pPr>
      <w:r w:rsidRPr="00490793">
        <w:rPr>
          <w:lang w:val="en-GB" w:eastAsia="ja-JP"/>
        </w:rPr>
        <w:t>SIM Interface: 8x sockets für 3FF microSIM (ISO/IEC 7810) und 2x eUICC MFF2 verlötet in eSIMs, konfiguriert als gemultiplexte SIM-Farm  </w:t>
      </w:r>
    </w:p>
    <w:p w14:paraId="5DCC10F3" w14:textId="29891C44" w:rsidR="00243EDE" w:rsidRPr="00243EDE" w:rsidRDefault="00243EDE" w:rsidP="00243EDE">
      <w:pPr>
        <w:rPr>
          <w:lang w:eastAsia="ja-JP"/>
        </w:rPr>
      </w:pPr>
      <w:r>
        <w:rPr>
          <w:lang w:eastAsia="ja-JP"/>
        </w:rPr>
        <w:t>Antennenschnittstellen: 12x QMA Jack kompatible Antennenanschlüsse auf der Vorderseite </w:t>
      </w:r>
    </w:p>
    <w:p w14:paraId="78B31A08" w14:textId="77777777" w:rsidR="00243EDE" w:rsidRPr="00243EDE" w:rsidRDefault="00243EDE" w:rsidP="00243EDE">
      <w:pPr>
        <w:rPr>
          <w:lang w:eastAsia="ja-JP"/>
        </w:rPr>
      </w:pPr>
      <w:r>
        <w:rPr>
          <w:b/>
          <w:bCs/>
          <w:lang w:eastAsia="ja-JP"/>
        </w:rPr>
        <w:t>4x 5G Modems: Telit FN990A28 Modem oder vergleichbar</w:t>
      </w:r>
      <w:r>
        <w:rPr>
          <w:lang w:eastAsia="ja-JP"/>
        </w:rPr>
        <w:t> </w:t>
      </w:r>
    </w:p>
    <w:p w14:paraId="09FAAA5B" w14:textId="77777777" w:rsidR="00243EDE" w:rsidRPr="00243EDE" w:rsidRDefault="00243EDE">
      <w:pPr>
        <w:numPr>
          <w:ilvl w:val="0"/>
          <w:numId w:val="48"/>
        </w:numPr>
        <w:rPr>
          <w:lang w:val="en-GB" w:eastAsia="ja-JP"/>
        </w:rPr>
      </w:pPr>
      <w:r>
        <w:rPr>
          <w:lang w:eastAsia="ja-JP"/>
        </w:rPr>
        <w:t>Formfaktor: M.2 </w:t>
      </w:r>
      <w:r>
        <w:rPr>
          <w:lang w:val="en-GB" w:eastAsia="ja-JP"/>
        </w:rPr>
        <w:t> </w:t>
      </w:r>
    </w:p>
    <w:p w14:paraId="70662BDD" w14:textId="77777777" w:rsidR="00243EDE" w:rsidRPr="00243EDE" w:rsidRDefault="00243EDE">
      <w:pPr>
        <w:numPr>
          <w:ilvl w:val="0"/>
          <w:numId w:val="49"/>
        </w:numPr>
        <w:rPr>
          <w:lang w:eastAsia="ja-JP"/>
        </w:rPr>
      </w:pPr>
      <w:r>
        <w:rPr>
          <w:lang w:eastAsia="ja-JP"/>
        </w:rPr>
        <w:t>5G Sub-6G Modem basierent auf den Qualcomm SDX62 Chip </w:t>
      </w:r>
    </w:p>
    <w:p w14:paraId="1AADB014" w14:textId="77777777" w:rsidR="00243EDE" w:rsidRPr="00243EDE" w:rsidRDefault="00243EDE">
      <w:pPr>
        <w:numPr>
          <w:ilvl w:val="0"/>
          <w:numId w:val="50"/>
        </w:numPr>
        <w:rPr>
          <w:lang w:eastAsia="ja-JP"/>
        </w:rPr>
      </w:pPr>
      <w:r>
        <w:rPr>
          <w:lang w:eastAsia="ja-JP"/>
        </w:rPr>
        <w:t>Unterstützt 5G sub-6 FDD und TDD für den weltweiten Einsatz. </w:t>
      </w:r>
    </w:p>
    <w:p w14:paraId="1448AD3C" w14:textId="77777777" w:rsidR="00243EDE" w:rsidRPr="00243EDE" w:rsidRDefault="00243EDE">
      <w:pPr>
        <w:numPr>
          <w:ilvl w:val="0"/>
          <w:numId w:val="51"/>
        </w:numPr>
        <w:rPr>
          <w:lang w:eastAsia="ja-JP"/>
        </w:rPr>
      </w:pPr>
      <w:r>
        <w:rPr>
          <w:lang w:eastAsia="ja-JP"/>
        </w:rPr>
        <w:lastRenderedPageBreak/>
        <w:t>Unterstützt SA und NSA Betrieb und 5G-Kernnetz Opt. 3a/3x und Opt. 2 für vollständige Netzwerkkompatibilität. </w:t>
      </w:r>
    </w:p>
    <w:p w14:paraId="432A9297" w14:textId="77777777" w:rsidR="00243EDE" w:rsidRPr="00243EDE" w:rsidRDefault="00243EDE">
      <w:pPr>
        <w:numPr>
          <w:ilvl w:val="0"/>
          <w:numId w:val="52"/>
        </w:numPr>
        <w:rPr>
          <w:lang w:eastAsia="ja-JP"/>
        </w:rPr>
      </w:pPr>
      <w:r>
        <w:rPr>
          <w:lang w:eastAsia="ja-JP"/>
        </w:rPr>
        <w:t>Unterstützt neueste Generation 4G und 5G Rel 16 </w:t>
      </w:r>
    </w:p>
    <w:p w14:paraId="534682BF" w14:textId="77777777" w:rsidR="00243EDE" w:rsidRPr="00243EDE" w:rsidRDefault="00243EDE">
      <w:pPr>
        <w:numPr>
          <w:ilvl w:val="0"/>
          <w:numId w:val="53"/>
        </w:numPr>
        <w:rPr>
          <w:lang w:eastAsia="ja-JP"/>
        </w:rPr>
      </w:pPr>
      <w:r>
        <w:rPr>
          <w:lang w:eastAsia="ja-JP"/>
        </w:rPr>
        <w:t>Unterstützt 4G Cat 19 bis zu 5xCA, übereinstimmend mit 3GPP Release 13. </w:t>
      </w:r>
    </w:p>
    <w:p w14:paraId="5312B5B3" w14:textId="77777777" w:rsidR="00243EDE" w:rsidRPr="00243EDE" w:rsidRDefault="00243EDE">
      <w:pPr>
        <w:numPr>
          <w:ilvl w:val="0"/>
          <w:numId w:val="54"/>
        </w:numPr>
        <w:rPr>
          <w:lang w:eastAsia="ja-JP"/>
        </w:rPr>
      </w:pPr>
      <w:r>
        <w:rPr>
          <w:lang w:eastAsia="ja-JP"/>
        </w:rPr>
        <w:t>Unterstützt 3G HSPA+ Rel 8 für den fallback auf alte Netze. </w:t>
      </w:r>
    </w:p>
    <w:p w14:paraId="0FD1657A" w14:textId="77777777" w:rsidR="00243EDE" w:rsidRPr="00243EDE" w:rsidRDefault="00243EDE" w:rsidP="00243EDE">
      <w:pPr>
        <w:rPr>
          <w:lang w:val="en-GB" w:eastAsia="ja-JP"/>
        </w:rPr>
      </w:pPr>
      <w:r>
        <w:rPr>
          <w:b/>
          <w:bCs/>
          <w:lang w:val="en-GB" w:eastAsia="ja-JP"/>
        </w:rPr>
        <w:t>2x GPS Modems: GNSS Receiver basierent auf uBlox NEO-M8L 72 channel GPS receiver</w:t>
      </w:r>
      <w:r>
        <w:rPr>
          <w:lang w:val="en-GB" w:eastAsia="ja-JP"/>
        </w:rPr>
        <w:t> </w:t>
      </w:r>
    </w:p>
    <w:p w14:paraId="6F2EBDCD" w14:textId="77777777" w:rsidR="00243EDE" w:rsidRPr="00243EDE" w:rsidRDefault="00243EDE" w:rsidP="00243EDE">
      <w:pPr>
        <w:rPr>
          <w:lang w:val="en-GB" w:eastAsia="ja-JP"/>
        </w:rPr>
      </w:pPr>
      <w:r>
        <w:rPr>
          <w:lang w:val="en-GB" w:eastAsia="ja-JP"/>
        </w:rPr>
        <w:t>Formfaktor: PCI Express Mini Card </w:t>
      </w:r>
    </w:p>
    <w:p w14:paraId="6F34626C" w14:textId="77777777" w:rsidR="00243EDE" w:rsidRPr="00243EDE" w:rsidRDefault="00243EDE" w:rsidP="00243EDE">
      <w:pPr>
        <w:rPr>
          <w:lang w:val="en-GB" w:eastAsia="ja-JP"/>
        </w:rPr>
      </w:pPr>
      <w:r>
        <w:rPr>
          <w:lang w:val="en-GB" w:eastAsia="ja-JP"/>
        </w:rPr>
        <w:t>Beschreibung: GNSS Receiver basierent auf uBlox NEO-M8L 72 channel receiver, unterstützt beides SBAS und Dead Reckoning </w:t>
      </w:r>
    </w:p>
    <w:p w14:paraId="47B0BA4D" w14:textId="77777777" w:rsidR="00243EDE" w:rsidRPr="00243EDE" w:rsidRDefault="00243EDE" w:rsidP="00243EDE">
      <w:pPr>
        <w:rPr>
          <w:lang w:eastAsia="ja-JP"/>
        </w:rPr>
      </w:pPr>
      <w:r>
        <w:rPr>
          <w:b/>
          <w:bCs/>
          <w:lang w:eastAsia="ja-JP"/>
        </w:rPr>
        <w:t>2x 1 TB SSD hard drives</w:t>
      </w:r>
      <w:r>
        <w:rPr>
          <w:lang w:eastAsia="ja-JP"/>
        </w:rPr>
        <w:t> </w:t>
      </w:r>
    </w:p>
    <w:p w14:paraId="1B5DB7C5" w14:textId="6FFD371A" w:rsidR="00243EDE" w:rsidRPr="00243EDE" w:rsidRDefault="00243EDE" w:rsidP="00243EDE">
      <w:pPr>
        <w:rPr>
          <w:lang w:eastAsia="ja-JP"/>
        </w:rPr>
      </w:pPr>
      <w:r>
        <w:rPr>
          <w:lang w:eastAsia="ja-JP"/>
        </w:rPr>
        <w:t xml:space="preserve">Das Datenblatt sowie 2D- und 3D-Zeichnungen für den R5001C finden Sie auf dem folgenden ÖBB </w:t>
      </w:r>
      <w:hyperlink r:id="rId60" w:history="1">
        <w:r>
          <w:rPr>
            <w:rStyle w:val="Hyperlink"/>
            <w:rFonts w:cs="Cordia New"/>
            <w:lang w:eastAsia="ja-JP"/>
          </w:rPr>
          <w:t>SharePoint-Link</w:t>
        </w:r>
      </w:hyperlink>
      <w:r>
        <w:rPr>
          <w:lang w:eastAsia="ja-JP"/>
        </w:rPr>
        <w:t>. </w:t>
      </w:r>
    </w:p>
    <w:p w14:paraId="755FCBB7" w14:textId="77777777" w:rsidR="00243EDE" w:rsidRPr="00243EDE" w:rsidRDefault="00243EDE" w:rsidP="00243EDE">
      <w:pPr>
        <w:rPr>
          <w:lang w:eastAsia="ja-JP"/>
        </w:rPr>
      </w:pPr>
      <w:r>
        <w:rPr>
          <w:lang w:eastAsia="ja-JP"/>
        </w:rPr>
        <w:t> </w:t>
      </w:r>
    </w:p>
    <w:p w14:paraId="771732CC" w14:textId="4EFF534C" w:rsidR="00243EDE" w:rsidRPr="00243EDE" w:rsidRDefault="0046075E" w:rsidP="0013714E">
      <w:pPr>
        <w:pStyle w:val="Heading3"/>
        <w:rPr>
          <w:lang w:val="en-GB" w:eastAsia="ja-JP"/>
        </w:rPr>
      </w:pPr>
      <w:bookmarkStart w:id="103" w:name="_Toc229775529"/>
      <w:r>
        <w:rPr>
          <w:lang w:eastAsia="ja-JP"/>
        </w:rPr>
        <w:t>Stromversörgung Und Zündung</w:t>
      </w:r>
      <w:bookmarkEnd w:id="103"/>
      <w:r>
        <w:rPr>
          <w:lang w:eastAsia="ja-JP"/>
        </w:rPr>
        <w:t> </w:t>
      </w:r>
      <w:r>
        <w:rPr>
          <w:lang w:val="en-GB" w:eastAsia="ja-JP"/>
        </w:rPr>
        <w:t> </w:t>
      </w:r>
    </w:p>
    <w:p w14:paraId="5004BE1C" w14:textId="77777777" w:rsidR="00243EDE" w:rsidRPr="00243EDE" w:rsidRDefault="00243EDE" w:rsidP="00243EDE">
      <w:pPr>
        <w:rPr>
          <w:lang w:eastAsia="ja-JP"/>
        </w:rPr>
      </w:pPr>
      <w:r>
        <w:rPr>
          <w:lang w:eastAsia="ja-JP"/>
        </w:rPr>
        <w:t>Die Einheit R5001 ist mit einem leitungsgekühlten, galvanisch isolierten 250W-Netzteil ausgestattet, das einen extrem weiten Eingangsspannungsbereich abdeckt und die in der EN50155 spezifizierten Batteriespannungen von 24/36/72/110VDC (16,8 bis 137,5VDC) akzeptiert. Das Netzteil unterstützt eine fortschrittliche Zündsteuerung mit konfigurierbarem Ausschalttimer. </w:t>
      </w:r>
    </w:p>
    <w:p w14:paraId="60FE17B4" w14:textId="77777777" w:rsidR="00243EDE" w:rsidRPr="00243EDE" w:rsidRDefault="00243EDE" w:rsidP="00243EDE">
      <w:pPr>
        <w:rPr>
          <w:lang w:eastAsia="ja-JP"/>
        </w:rPr>
      </w:pPr>
      <w:r>
        <w:rPr>
          <w:lang w:eastAsia="ja-JP"/>
        </w:rPr>
        <w:t>Das Zündsignal (ignition signal) kann für folgende Aufgaben im Energiemanagement verwendet werden: </w:t>
      </w:r>
    </w:p>
    <w:p w14:paraId="0EE044F0" w14:textId="77777777" w:rsidR="00243EDE" w:rsidRPr="00243EDE" w:rsidRDefault="00243EDE" w:rsidP="00243EDE">
      <w:pPr>
        <w:rPr>
          <w:lang w:eastAsia="ja-JP"/>
        </w:rPr>
      </w:pPr>
      <w:r>
        <w:rPr>
          <w:lang w:eastAsia="ja-JP"/>
        </w:rPr>
        <w:t>Automatisches Hochfahren bei Erkennung des Zündsignals, Zündspannung &gt;70% von Vin_positive → System EIN </w:t>
      </w:r>
    </w:p>
    <w:p w14:paraId="3056BD12" w14:textId="222FE849" w:rsidR="00243EDE" w:rsidRPr="00243EDE" w:rsidRDefault="00243EDE" w:rsidP="00243EDE">
      <w:pPr>
        <w:rPr>
          <w:lang w:eastAsia="ja-JP"/>
        </w:rPr>
      </w:pPr>
      <w:r>
        <w:rPr>
          <w:lang w:eastAsia="ja-JP"/>
        </w:rPr>
        <w:t>Gesteuertes Ausschalten bei Erkennung des Zündsignals, einschließlich programmierbarem Ausschaltverzögerung. Zündspannung &lt;20% von Vin_positive → System AUS. Ausschaltverzögerung einstellbar: 1, 4, 10, 15 Minuten </w:t>
      </w:r>
    </w:p>
    <w:p w14:paraId="0AA02832" w14:textId="77777777" w:rsidR="00243EDE" w:rsidRPr="00243EDE" w:rsidRDefault="00243EDE" w:rsidP="00243EDE">
      <w:pPr>
        <w:rPr>
          <w:lang w:eastAsia="ja-JP"/>
        </w:rPr>
      </w:pPr>
      <w:r>
        <w:rPr>
          <w:lang w:eastAsia="ja-JP"/>
        </w:rPr>
        <w:t> </w:t>
      </w:r>
    </w:p>
    <w:p w14:paraId="69BB25ED" w14:textId="77777777" w:rsidR="0046075E" w:rsidRDefault="0046075E" w:rsidP="00243EDE">
      <w:pPr>
        <w:rPr>
          <w:b/>
          <w:bCs/>
          <w:lang w:eastAsia="ja-JP"/>
        </w:rPr>
      </w:pPr>
      <w:r>
        <w:rPr>
          <w:b/>
          <w:bCs/>
          <w:lang w:eastAsia="ja-JP"/>
        </w:rPr>
        <w:t>Stromanschlussstecker:</w:t>
      </w:r>
    </w:p>
    <w:p w14:paraId="5CFD4647" w14:textId="0A57EA10" w:rsidR="00243EDE" w:rsidRPr="00243EDE" w:rsidRDefault="00243EDE" w:rsidP="00243EDE">
      <w:pPr>
        <w:rPr>
          <w:lang w:eastAsia="ja-JP"/>
        </w:rPr>
      </w:pPr>
      <w:r>
        <w:rPr>
          <w:lang w:eastAsia="ja-JP"/>
        </w:rPr>
        <w:t>Der Stromversorgungsstecker des R5001c CCU ist ein Phoenix Contact HC-D7, 4-poliger Stecker, bestehend aus: HC-Q03-I-CT-M (Phoenix 141996) Steckereinsatz, CK4,0-ED-2,50ST AG (Phoenix 1663242) 2,5mm² männliche Crimpkontakte, HC-STA-D07-BWS-EL-AL (Phoenix 1419249) Steckergehäuse </w:t>
      </w:r>
    </w:p>
    <w:p w14:paraId="7B7DEACE" w14:textId="77777777" w:rsidR="00243EDE" w:rsidRPr="00243EDE" w:rsidRDefault="00243EDE" w:rsidP="00243EDE">
      <w:pPr>
        <w:rPr>
          <w:lang w:eastAsia="ja-JP"/>
        </w:rPr>
      </w:pPr>
      <w:r>
        <w:rPr>
          <w:lang w:eastAsia="ja-JP"/>
        </w:rPr>
        <w:t xml:space="preserve">Der passende Phoenix Contact HC-D7 Kabelstecker muss bestehen aus: HC-Q03-I-CT-F (Phoenix 1419897) Steckereinsatz, CK4,0-ED-2,50BU AG (Phoenix 1663284) 2,5mm² weibliche Crimpkontakte und ein passendes Steckergehäuse, z.B. das HC-STA-D07-HHFS-1STP11-EL-AL [PG11 Kabelverschraubung] </w:t>
      </w:r>
      <w:r>
        <w:rPr>
          <w:lang w:eastAsia="ja-JP"/>
        </w:rPr>
        <w:lastRenderedPageBreak/>
        <w:t>(Phoenix 1419237) oder das HC-STA-D07-HHFS-1STM20-EL-AL [M20 Kabelverschraubung] (Phoenix 1419235). </w:t>
      </w:r>
    </w:p>
    <w:p w14:paraId="28A5D8F3" w14:textId="43C37139" w:rsidR="00243EDE" w:rsidRPr="00243EDE" w:rsidRDefault="00243EDE" w:rsidP="00243EDE">
      <w:pPr>
        <w:rPr>
          <w:lang w:eastAsia="ja-JP"/>
        </w:rPr>
      </w:pPr>
      <w:r>
        <w:rPr>
          <w:lang w:eastAsia="ja-JP"/>
        </w:rPr>
        <w:t>Die Pinbelegung des Stromversorgungssteckers ist unten dargestellt.</w:t>
      </w:r>
      <w:r>
        <w:rPr>
          <w:noProof/>
          <w:lang w:val="en-GB" w:eastAsia="ja-JP"/>
        </w:rPr>
        <w:drawing>
          <wp:inline distT="0" distB="0" distL="0" distR="0" wp14:anchorId="7C6FD5DC" wp14:editId="06675159">
            <wp:extent cx="2971800" cy="1092200"/>
            <wp:effectExtent l="0" t="0" r="0" b="0"/>
            <wp:docPr id="1322184181" name="Picture 75" descr="A diagram of a devic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84181" name="Picture 75" descr="A diagram of a device  AI-generated content may be incorrec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971800" cy="1092200"/>
                    </a:xfrm>
                    <a:prstGeom prst="rect">
                      <a:avLst/>
                    </a:prstGeom>
                    <a:noFill/>
                    <a:ln>
                      <a:noFill/>
                    </a:ln>
                  </pic:spPr>
                </pic:pic>
              </a:graphicData>
            </a:graphic>
          </wp:inline>
        </w:drawing>
      </w:r>
      <w:r>
        <w:rPr>
          <w:lang w:eastAsia="ja-JP"/>
        </w:rPr>
        <w:t> </w:t>
      </w:r>
    </w:p>
    <w:p w14:paraId="7D809C58" w14:textId="77777777" w:rsidR="00243EDE" w:rsidRPr="00243EDE" w:rsidRDefault="00243EDE" w:rsidP="00243EDE">
      <w:pPr>
        <w:rPr>
          <w:lang w:eastAsia="ja-JP"/>
        </w:rPr>
      </w:pPr>
      <w:r>
        <w:rPr>
          <w:lang w:eastAsia="ja-JP"/>
        </w:rPr>
        <w:t>Die weitere Ausgestaltung der Funktionalität des Zündsignals und bei welcher Abschaltstufe dies empfangen wird, wird in der detaillierten Entwurfsüberprüfungsphase besprochen. </w:t>
      </w:r>
    </w:p>
    <w:p w14:paraId="49FAD367" w14:textId="77777777" w:rsidR="00243EDE" w:rsidRPr="00243EDE" w:rsidRDefault="00243EDE" w:rsidP="00243EDE">
      <w:pPr>
        <w:rPr>
          <w:lang w:eastAsia="ja-JP"/>
        </w:rPr>
      </w:pPr>
      <w:r>
        <w:rPr>
          <w:lang w:eastAsia="ja-JP"/>
        </w:rPr>
        <w:t>Da die Switches und Access Points keinen Zündstift mit ihrer Stromversorgung haben, wird die tatsächliche Abschaltstufe für alle Komponenten in der detaillierten Entwurfsüberprüfungsphase abgeschlossen. </w:t>
      </w:r>
    </w:p>
    <w:p w14:paraId="368D04F0" w14:textId="77777777" w:rsidR="00243EDE" w:rsidRPr="00243EDE" w:rsidRDefault="00243EDE" w:rsidP="00243EDE">
      <w:pPr>
        <w:rPr>
          <w:lang w:eastAsia="ja-JP"/>
        </w:rPr>
      </w:pPr>
      <w:r>
        <w:rPr>
          <w:b/>
          <w:bCs/>
          <w:lang w:eastAsia="ja-JP"/>
        </w:rPr>
        <w:t>Konfiguration des Stromversorgungskreises: </w:t>
      </w:r>
      <w:r>
        <w:rPr>
          <w:lang w:eastAsia="ja-JP"/>
        </w:rPr>
        <w:t> </w:t>
      </w:r>
    </w:p>
    <w:p w14:paraId="5B0341F4" w14:textId="77777777" w:rsidR="00243EDE" w:rsidRPr="00243EDE" w:rsidRDefault="00243EDE" w:rsidP="00243EDE">
      <w:pPr>
        <w:rPr>
          <w:lang w:eastAsia="ja-JP"/>
        </w:rPr>
      </w:pPr>
      <w:r>
        <w:rPr>
          <w:lang w:eastAsia="ja-JP"/>
        </w:rPr>
        <w:t>Die R5001C CCU sollte gemäß der folgenden Beschreibung mit dem Fahrzeugbatterie- / Stromversorgungskreis verbunden werden. Dauerhafte Batterieversorgung der CCU-Stromeingabe und Leistungssteuerung über das Zündsignal (ignition signal). </w:t>
      </w:r>
    </w:p>
    <w:p w14:paraId="27061485" w14:textId="77777777" w:rsidR="00243EDE" w:rsidRPr="00243EDE" w:rsidRDefault="00243EDE" w:rsidP="00243EDE">
      <w:pPr>
        <w:rPr>
          <w:lang w:eastAsia="ja-JP"/>
        </w:rPr>
      </w:pPr>
      <w:r>
        <w:rPr>
          <w:lang w:eastAsia="ja-JP"/>
        </w:rPr>
        <w:t>Wenn das Zündsignal angelegt ist und die Bedingungen für den Start der CCU erfüllt sind, startet die Einheit nach einer kurzen Verzögerung von 35 Sekunden. Die kurze Hochfahrverzögerung stellt sicher, dass das Fahrzeug-Stromversorgungssystem stabilisiert ist, bevor die CCU gestartet wird. Wenn das Zündsignal entfernt wird, wird die CCU für eine programmierte Anzahl von Minuten [1, 4, 10, 15 Minuten, Standard = 4 Minuten] weiterbetrieben und führt dann einen sanften Abschaltvorgang durch. </w:t>
      </w:r>
    </w:p>
    <w:p w14:paraId="2F4DF4DB" w14:textId="77777777" w:rsidR="00243EDE" w:rsidRPr="00243EDE" w:rsidRDefault="00243EDE" w:rsidP="00243EDE">
      <w:pPr>
        <w:rPr>
          <w:lang w:eastAsia="ja-JP"/>
        </w:rPr>
      </w:pPr>
      <w:r>
        <w:rPr>
          <w:lang w:eastAsia="ja-JP"/>
        </w:rPr>
        <w:t>Eine solche Funktionalität bietet folgende Vorteile:  </w:t>
      </w:r>
    </w:p>
    <w:p w14:paraId="5CB7346C" w14:textId="77777777" w:rsidR="00243EDE" w:rsidRPr="00243EDE" w:rsidRDefault="00243EDE" w:rsidP="00243EDE">
      <w:pPr>
        <w:rPr>
          <w:lang w:eastAsia="ja-JP"/>
        </w:rPr>
      </w:pPr>
      <w:r>
        <w:rPr>
          <w:lang w:eastAsia="ja-JP"/>
        </w:rPr>
        <w:t>• Ermöglicht den Betrieb des CCU-Dienstes, während der Lokführer am Terminal oder während der Reise die Fahrerkabine wechselt, wenn sich die Endkonfiguration der Lokomotive ändert.  </w:t>
      </w:r>
    </w:p>
    <w:p w14:paraId="7B62FC48" w14:textId="77777777" w:rsidR="00243EDE" w:rsidRPr="00243EDE" w:rsidRDefault="00243EDE" w:rsidP="00243EDE">
      <w:pPr>
        <w:rPr>
          <w:lang w:eastAsia="ja-JP"/>
        </w:rPr>
      </w:pPr>
      <w:r>
        <w:rPr>
          <w:lang w:eastAsia="ja-JP"/>
        </w:rPr>
        <w:t>• Moderne Hochgeschwindigkeits-Cellular-Modems sind Software Defined Radios (SDR), daher müssen sie gemäß einem speziellen Prozess abgeschaltet werden, der nur durch Verwendung der Zündstromsteuerung erreicht werden kann.  </w:t>
      </w:r>
    </w:p>
    <w:p w14:paraId="1F754953" w14:textId="0F1F2676" w:rsidR="00243EDE" w:rsidRPr="00243EDE" w:rsidRDefault="00243EDE" w:rsidP="00243EDE">
      <w:pPr>
        <w:rPr>
          <w:lang w:val="en-GB" w:eastAsia="ja-JP"/>
        </w:rPr>
      </w:pPr>
      <w:r>
        <w:rPr>
          <w:noProof/>
          <w:lang w:val="en-GB" w:eastAsia="ja-JP"/>
        </w:rPr>
        <w:lastRenderedPageBreak/>
        <w:drawing>
          <wp:inline distT="0" distB="0" distL="0" distR="0" wp14:anchorId="696C4950" wp14:editId="5413382F">
            <wp:extent cx="5930900" cy="4197350"/>
            <wp:effectExtent l="0" t="0" r="0" b="0"/>
            <wp:docPr id="1033924536" name="Picture 74" descr="Timelin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Timeline  Description automatically generated"/>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30900" cy="4197350"/>
                    </a:xfrm>
                    <a:prstGeom prst="rect">
                      <a:avLst/>
                    </a:prstGeom>
                    <a:noFill/>
                    <a:ln>
                      <a:noFill/>
                    </a:ln>
                  </pic:spPr>
                </pic:pic>
              </a:graphicData>
            </a:graphic>
          </wp:inline>
        </w:drawing>
      </w:r>
    </w:p>
    <w:p w14:paraId="718AAFAB" w14:textId="77777777" w:rsidR="00243EDE" w:rsidRPr="00243EDE" w:rsidRDefault="00243EDE" w:rsidP="00243EDE">
      <w:pPr>
        <w:rPr>
          <w:lang w:val="en-GB" w:eastAsia="ja-JP"/>
        </w:rPr>
      </w:pPr>
      <w:r>
        <w:rPr>
          <w:lang w:val="en-GB" w:eastAsia="ja-JP"/>
        </w:rPr>
        <w:t> </w:t>
      </w:r>
    </w:p>
    <w:p w14:paraId="70822E00" w14:textId="77777777" w:rsidR="00243EDE" w:rsidRPr="00243EDE" w:rsidRDefault="00243EDE" w:rsidP="0013714E">
      <w:pPr>
        <w:pStyle w:val="Heading3"/>
        <w:rPr>
          <w:lang w:val="en-GB" w:eastAsia="ja-JP"/>
        </w:rPr>
      </w:pPr>
      <w:bookmarkStart w:id="104" w:name="_Toc229775530"/>
      <w:r>
        <w:rPr>
          <w:lang w:eastAsia="ja-JP"/>
        </w:rPr>
        <w:t>Verbindung zwischen Dachantenne und CCU</w:t>
      </w:r>
      <w:bookmarkEnd w:id="104"/>
      <w:r>
        <w:rPr>
          <w:lang w:val="en-GB" w:eastAsia="ja-JP"/>
        </w:rPr>
        <w:t> </w:t>
      </w:r>
    </w:p>
    <w:p w14:paraId="4D2BB201" w14:textId="579E9DA4" w:rsidR="00243EDE" w:rsidRPr="00243EDE" w:rsidRDefault="00243EDE" w:rsidP="00243EDE">
      <w:pPr>
        <w:rPr>
          <w:lang w:eastAsia="ja-JP"/>
        </w:rPr>
      </w:pPr>
      <w:r>
        <w:rPr>
          <w:lang w:eastAsia="ja-JP"/>
        </w:rPr>
        <w:t>Die Dachantennen 1399.99.0307 sind mit der CCU R5001C über kurze HF-Kabel des Typs SPUMA240 oder ein Kabel mit ähnlichen Eigenschaften zu verbinden, die von einem von Stadler entwickelten Patch-Panel im Inneren des Wagens mit CCUs, entweder innerhalb des Geräteracks oder in der Nähe, bereitgestellt werden. </w:t>
      </w:r>
    </w:p>
    <w:p w14:paraId="2058C1E2" w14:textId="1C13993A" w:rsidR="00243EDE" w:rsidRPr="00243EDE" w:rsidRDefault="00243EDE" w:rsidP="00243EDE">
      <w:pPr>
        <w:rPr>
          <w:b/>
          <w:bCs/>
          <w:lang w:val="en-GB" w:eastAsia="ja-JP"/>
        </w:rPr>
      </w:pPr>
      <w:r>
        <w:rPr>
          <w:b/>
          <w:bCs/>
          <w:lang w:eastAsia="ja-JP"/>
        </w:rPr>
        <w:lastRenderedPageBreak/>
        <w:t>RF-Kabelanschlüsse zur CCU:</w:t>
      </w:r>
      <w:r>
        <w:rPr>
          <w:b/>
          <w:bCs/>
          <w:noProof/>
          <w:lang w:val="en-GB" w:eastAsia="ja-JP"/>
        </w:rPr>
        <w:drawing>
          <wp:inline distT="0" distB="0" distL="0" distR="0" wp14:anchorId="7A456D95" wp14:editId="51C20A57">
            <wp:extent cx="5772150" cy="4267200"/>
            <wp:effectExtent l="0" t="0" r="0" b="0"/>
            <wp:docPr id="1639416450" name="Picture 73" descr="A diagram of different types of electrical components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A diagram of different types of electrical components  Description automatically generated"/>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72150" cy="4267200"/>
                    </a:xfrm>
                    <a:prstGeom prst="rect">
                      <a:avLst/>
                    </a:prstGeom>
                    <a:noFill/>
                    <a:ln>
                      <a:noFill/>
                    </a:ln>
                  </pic:spPr>
                </pic:pic>
              </a:graphicData>
            </a:graphic>
          </wp:inline>
        </w:drawing>
      </w:r>
      <w:r>
        <w:rPr>
          <w:b/>
          <w:bCs/>
          <w:lang w:eastAsia="ja-JP"/>
        </w:rPr>
        <w:t>:  </w:t>
      </w:r>
      <w:r>
        <w:rPr>
          <w:b/>
          <w:bCs/>
          <w:lang w:val="en-GB" w:eastAsia="ja-JP"/>
        </w:rPr>
        <w:t> </w:t>
      </w:r>
    </w:p>
    <w:p w14:paraId="0812B5B3" w14:textId="77777777" w:rsidR="00243EDE" w:rsidRPr="00243EDE" w:rsidRDefault="00243EDE" w:rsidP="00243EDE">
      <w:pPr>
        <w:rPr>
          <w:lang w:val="en-GB" w:eastAsia="ja-JP"/>
        </w:rPr>
      </w:pPr>
      <w:r>
        <w:rPr>
          <w:lang w:val="en-GB" w:eastAsia="ja-JP"/>
        </w:rPr>
        <w:t> </w:t>
      </w:r>
    </w:p>
    <w:p w14:paraId="50D14927" w14:textId="77777777" w:rsidR="00243EDE" w:rsidRPr="00243EDE" w:rsidRDefault="00243EDE" w:rsidP="00243EDE">
      <w:pPr>
        <w:rPr>
          <w:lang w:val="en-GB" w:eastAsia="ja-JP"/>
        </w:rPr>
      </w:pPr>
      <w:r>
        <w:rPr>
          <w:lang w:val="en-GB" w:eastAsia="ja-JP"/>
        </w:rPr>
        <w:t> </w:t>
      </w:r>
    </w:p>
    <w:p w14:paraId="07F02EB2" w14:textId="77777777" w:rsidR="00243EDE" w:rsidRPr="00243EDE" w:rsidRDefault="00243EDE" w:rsidP="0013714E">
      <w:pPr>
        <w:pStyle w:val="Heading3"/>
        <w:rPr>
          <w:lang w:val="en-GB" w:eastAsia="ja-JP"/>
        </w:rPr>
      </w:pPr>
      <w:bookmarkStart w:id="105" w:name="_Toc229775531"/>
      <w:r>
        <w:rPr>
          <w:lang w:val="en-GB" w:eastAsia="ja-JP"/>
        </w:rPr>
        <w:t>Access Point: Westermo Ibex-610 nmid 1043</w:t>
      </w:r>
      <w:bookmarkEnd w:id="105"/>
      <w:r>
        <w:rPr>
          <w:lang w:val="en-GB" w:eastAsia="ja-JP"/>
        </w:rPr>
        <w:t> </w:t>
      </w:r>
    </w:p>
    <w:p w14:paraId="29671822" w14:textId="3A95F828" w:rsidR="00243EDE" w:rsidRPr="00243EDE" w:rsidRDefault="00243EDE" w:rsidP="00243EDE">
      <w:pPr>
        <w:rPr>
          <w:lang w:val="en-GB" w:eastAsia="ja-JP"/>
        </w:rPr>
      </w:pPr>
      <w:r>
        <w:rPr>
          <w:lang w:val="en-GB" w:eastAsia="ja-JP"/>
        </w:rPr>
        <w:t> Der Westermo Ibex-RT-610-LV EU Dual radio Access Point, 1x 4x4 Multi User MIMO 802.11ac Wave 2, 1x 2x2 MIMO 802.11g/n, 24VDC (isolated) und PoE, EU Version. </w:t>
      </w:r>
    </w:p>
    <w:p w14:paraId="7315A35F" w14:textId="77777777" w:rsidR="00243EDE" w:rsidRPr="00243EDE" w:rsidRDefault="00243EDE" w:rsidP="0013714E">
      <w:pPr>
        <w:pStyle w:val="NMBody"/>
      </w:pPr>
      <w:r>
        <w:t>Technische Daten </w:t>
      </w:r>
    </w:p>
    <w:p w14:paraId="2029573E" w14:textId="77777777" w:rsidR="00243EDE" w:rsidRPr="00243EDE" w:rsidRDefault="00243EDE" w:rsidP="00243EDE">
      <w:pPr>
        <w:rPr>
          <w:lang w:eastAsia="ja-JP"/>
        </w:rPr>
      </w:pPr>
      <w:r>
        <w:rPr>
          <w:lang w:eastAsia="ja-JP"/>
        </w:rPr>
        <w:t>WiFi-Eigenschaften: </w:t>
      </w:r>
    </w:p>
    <w:p w14:paraId="6D04B65E" w14:textId="77777777" w:rsidR="00243EDE" w:rsidRPr="00243EDE" w:rsidRDefault="00243EDE" w:rsidP="00243EDE">
      <w:pPr>
        <w:rPr>
          <w:lang w:eastAsia="ja-JP"/>
        </w:rPr>
      </w:pPr>
      <w:r>
        <w:rPr>
          <w:lang w:eastAsia="ja-JP"/>
        </w:rPr>
        <w:t>• Dual Radio Access Point mit Unterstützung für 2,4 GHz 2x2 MIMO und 5 GHz 4x4 MIMO </w:t>
      </w:r>
    </w:p>
    <w:p w14:paraId="68D533F9" w14:textId="77777777" w:rsidR="00243EDE" w:rsidRPr="00243EDE" w:rsidRDefault="00243EDE" w:rsidP="00243EDE">
      <w:pPr>
        <w:rPr>
          <w:lang w:eastAsia="ja-JP"/>
        </w:rPr>
      </w:pPr>
      <w:r>
        <w:rPr>
          <w:lang w:eastAsia="ja-JP"/>
        </w:rPr>
        <w:t>• WLAN-Standard: 802.11a/g/n/ac wave 2; 20, 40 und 80 MHz-Kanäle </w:t>
      </w:r>
    </w:p>
    <w:p w14:paraId="5637D32A" w14:textId="77777777" w:rsidR="00243EDE" w:rsidRPr="00243EDE" w:rsidRDefault="00243EDE" w:rsidP="00243EDE">
      <w:pPr>
        <w:rPr>
          <w:lang w:eastAsia="ja-JP"/>
        </w:rPr>
      </w:pPr>
      <w:r>
        <w:rPr>
          <w:lang w:eastAsia="ja-JP"/>
        </w:rPr>
        <w:t>• Leistung: 255 Mbps aggregierter Durchsatz pro AP (Across both Radios). </w:t>
      </w:r>
    </w:p>
    <w:p w14:paraId="36ACC7D4" w14:textId="77777777" w:rsidR="00243EDE" w:rsidRPr="00243EDE" w:rsidRDefault="00243EDE" w:rsidP="00243EDE">
      <w:pPr>
        <w:rPr>
          <w:lang w:eastAsia="ja-JP"/>
        </w:rPr>
      </w:pPr>
      <w:r>
        <w:rPr>
          <w:lang w:eastAsia="ja-JP"/>
        </w:rPr>
        <w:t>Max. 85 gleichzeitig aktive Geräte. </w:t>
      </w:r>
    </w:p>
    <w:p w14:paraId="1D7AD421" w14:textId="77777777" w:rsidR="00243EDE" w:rsidRPr="00243EDE" w:rsidRDefault="00243EDE" w:rsidP="00243EDE">
      <w:pPr>
        <w:rPr>
          <w:lang w:eastAsia="ja-JP"/>
        </w:rPr>
      </w:pPr>
      <w:r>
        <w:rPr>
          <w:lang w:eastAsia="ja-JP"/>
        </w:rPr>
        <w:t>2,4-GHz-Funk: max. 25 Clients. </w:t>
      </w:r>
    </w:p>
    <w:p w14:paraId="0C28ADBD" w14:textId="77777777" w:rsidR="00243EDE" w:rsidRPr="00243EDE" w:rsidRDefault="00243EDE" w:rsidP="00243EDE">
      <w:pPr>
        <w:rPr>
          <w:lang w:eastAsia="ja-JP"/>
        </w:rPr>
      </w:pPr>
      <w:r>
        <w:rPr>
          <w:lang w:eastAsia="ja-JP"/>
        </w:rPr>
        <w:lastRenderedPageBreak/>
        <w:t>5GHz-Funk: max. 60 Clients. </w:t>
      </w:r>
    </w:p>
    <w:p w14:paraId="0F9DE489" w14:textId="77777777" w:rsidR="00243EDE" w:rsidRPr="00243EDE" w:rsidRDefault="00243EDE" w:rsidP="00243EDE">
      <w:pPr>
        <w:rPr>
          <w:lang w:eastAsia="ja-JP"/>
        </w:rPr>
      </w:pPr>
      <w:r>
        <w:rPr>
          <w:lang w:eastAsia="ja-JP"/>
        </w:rPr>
        <w:t>• Antennenschnittstelle: 4 + 2 x QMA-Anschlüsse </w:t>
      </w:r>
    </w:p>
    <w:p w14:paraId="37550A13" w14:textId="77777777" w:rsidR="00243EDE" w:rsidRPr="00243EDE" w:rsidRDefault="00243EDE" w:rsidP="00243EDE">
      <w:pPr>
        <w:rPr>
          <w:b/>
          <w:bCs/>
          <w:lang w:eastAsia="ja-JP"/>
        </w:rPr>
      </w:pPr>
      <w:r>
        <w:rPr>
          <w:b/>
          <w:bCs/>
          <w:lang w:eastAsia="ja-JP"/>
        </w:rPr>
        <w:t>Allgemeine Eigenschaften: </w:t>
      </w:r>
    </w:p>
    <w:p w14:paraId="54705E7B" w14:textId="77777777" w:rsidR="00243EDE" w:rsidRPr="00243EDE" w:rsidRDefault="00243EDE" w:rsidP="00243EDE">
      <w:pPr>
        <w:rPr>
          <w:lang w:eastAsia="ja-JP"/>
        </w:rPr>
      </w:pPr>
      <w:r>
        <w:rPr>
          <w:lang w:eastAsia="ja-JP"/>
        </w:rPr>
        <w:t>• 2x 10/100/1000Base-T Ethernet-Ports mit Auto-Negotiation und TX-Crossover, M12 X-codierte Anschlüsse </w:t>
      </w:r>
    </w:p>
    <w:p w14:paraId="75E57DE1" w14:textId="77777777" w:rsidR="00243EDE" w:rsidRPr="00243EDE" w:rsidRDefault="00243EDE" w:rsidP="00243EDE">
      <w:pPr>
        <w:rPr>
          <w:lang w:eastAsia="ja-JP"/>
        </w:rPr>
      </w:pPr>
      <w:r>
        <w:rPr>
          <w:lang w:eastAsia="ja-JP"/>
        </w:rPr>
        <w:t>• Stromeingang: isolierter Stromeingang 24VDC und PoE nach 802.3at Typ 1. </w:t>
      </w:r>
    </w:p>
    <w:p w14:paraId="001B21D8" w14:textId="77777777" w:rsidR="00243EDE" w:rsidRPr="00243EDE" w:rsidRDefault="00243EDE" w:rsidP="00243EDE">
      <w:pPr>
        <w:rPr>
          <w:lang w:eastAsia="ja-JP"/>
        </w:rPr>
      </w:pPr>
      <w:r>
        <w:rPr>
          <w:lang w:eastAsia="ja-JP"/>
        </w:rPr>
        <w:t>• Stromverbrauch: Max. 14.4W (Direkte Leistungsaufnahme). </w:t>
      </w:r>
    </w:p>
    <w:p w14:paraId="2BEE0DBF" w14:textId="77777777" w:rsidR="00243EDE" w:rsidRPr="00243EDE" w:rsidRDefault="00243EDE" w:rsidP="00243EDE">
      <w:pPr>
        <w:rPr>
          <w:lang w:eastAsia="ja-JP"/>
        </w:rPr>
      </w:pPr>
      <w:r>
        <w:rPr>
          <w:lang w:eastAsia="ja-JP"/>
        </w:rPr>
        <w:t>• Korrosionsbeständiges, blau lackiertes Aluminium-Gehäuse </w:t>
      </w:r>
    </w:p>
    <w:p w14:paraId="66922DA8" w14:textId="77777777" w:rsidR="00243EDE" w:rsidRPr="00243EDE" w:rsidRDefault="00243EDE" w:rsidP="00243EDE">
      <w:pPr>
        <w:rPr>
          <w:lang w:eastAsia="ja-JP"/>
        </w:rPr>
      </w:pPr>
      <w:r>
        <w:rPr>
          <w:lang w:eastAsia="ja-JP"/>
        </w:rPr>
        <w:t>• Schutzart: IP66 </w:t>
      </w:r>
    </w:p>
    <w:p w14:paraId="24597A41" w14:textId="79ED70B0" w:rsidR="00243EDE" w:rsidRPr="00243EDE" w:rsidRDefault="00243EDE" w:rsidP="00243EDE">
      <w:pPr>
        <w:rPr>
          <w:lang w:eastAsia="ja-JP"/>
        </w:rPr>
      </w:pPr>
      <w:r>
        <w:rPr>
          <w:lang w:eastAsia="ja-JP"/>
        </w:rPr>
        <w:t>• Temperaturbereich: -40°C bis +70°C, EN50155 Temperaturklasse OT4. </w:t>
      </w:r>
    </w:p>
    <w:p w14:paraId="17B3D560" w14:textId="77777777" w:rsidR="00243EDE" w:rsidRPr="00243EDE" w:rsidRDefault="00243EDE" w:rsidP="00243EDE">
      <w:pPr>
        <w:rPr>
          <w:lang w:eastAsia="ja-JP"/>
        </w:rPr>
      </w:pPr>
      <w:r>
        <w:rPr>
          <w:lang w:eastAsia="ja-JP"/>
        </w:rPr>
        <w:t> </w:t>
      </w:r>
    </w:p>
    <w:p w14:paraId="690D7B78" w14:textId="6840948C" w:rsidR="00243EDE" w:rsidRPr="00243EDE" w:rsidRDefault="00243EDE" w:rsidP="00243EDE">
      <w:pPr>
        <w:rPr>
          <w:lang w:eastAsia="ja-JP"/>
        </w:rPr>
      </w:pPr>
      <w:r>
        <w:rPr>
          <w:noProof/>
          <w:lang w:val="en-GB" w:eastAsia="ja-JP"/>
        </w:rPr>
        <w:drawing>
          <wp:inline distT="0" distB="0" distL="0" distR="0" wp14:anchorId="5489E011" wp14:editId="3394A311">
            <wp:extent cx="3530600" cy="2266950"/>
            <wp:effectExtent l="0" t="0" r="0" b="0"/>
            <wp:docPr id="1851612384" name="Picture 72" descr="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Diagram  Description automatically generated"/>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530600" cy="2266950"/>
                    </a:xfrm>
                    <a:prstGeom prst="rect">
                      <a:avLst/>
                    </a:prstGeom>
                    <a:noFill/>
                    <a:ln>
                      <a:noFill/>
                    </a:ln>
                  </pic:spPr>
                </pic:pic>
              </a:graphicData>
            </a:graphic>
          </wp:inline>
        </w:drawing>
      </w:r>
      <w:r>
        <w:rPr>
          <w:lang w:eastAsia="ja-JP"/>
        </w:rPr>
        <w:t> </w:t>
      </w:r>
    </w:p>
    <w:p w14:paraId="4546A241" w14:textId="77777777" w:rsidR="00243EDE" w:rsidRPr="00243EDE" w:rsidRDefault="00243EDE" w:rsidP="00243EDE">
      <w:pPr>
        <w:rPr>
          <w:lang w:eastAsia="ja-JP"/>
        </w:rPr>
      </w:pPr>
      <w:r>
        <w:rPr>
          <w:lang w:eastAsia="ja-JP"/>
        </w:rPr>
        <w:t> </w:t>
      </w:r>
    </w:p>
    <w:p w14:paraId="117BB611" w14:textId="22F2EEF7" w:rsidR="008920F3" w:rsidRPr="00243EDE" w:rsidRDefault="00243EDE" w:rsidP="00243EDE">
      <w:pPr>
        <w:rPr>
          <w:lang w:eastAsia="ja-JP"/>
        </w:rPr>
      </w:pPr>
      <w:r>
        <w:rPr>
          <w:lang w:eastAsia="ja-JP"/>
        </w:rPr>
        <w:t xml:space="preserve">Das Datenblatt sowie die 2D- und 3D-Zeichnungen für den Ibex-610 finden Sie auf folgendem ÖBB </w:t>
      </w:r>
      <w:hyperlink r:id="rId65" w:history="1">
        <w:r>
          <w:rPr>
            <w:rStyle w:val="Hyperlink"/>
            <w:rFonts w:cs="Cordia New"/>
            <w:lang w:eastAsia="ja-JP"/>
          </w:rPr>
          <w:t>SharePoint-Link</w:t>
        </w:r>
      </w:hyperlink>
      <w:r>
        <w:rPr>
          <w:lang w:eastAsia="ja-JP"/>
        </w:rPr>
        <w:t>.</w:t>
      </w:r>
    </w:p>
    <w:p w14:paraId="44263A78" w14:textId="77777777" w:rsidR="00243EDE" w:rsidRPr="00243EDE" w:rsidRDefault="00243EDE" w:rsidP="0013714E">
      <w:pPr>
        <w:pStyle w:val="Heading3"/>
        <w:rPr>
          <w:lang w:val="en-GB" w:eastAsia="ja-JP"/>
        </w:rPr>
      </w:pPr>
      <w:bookmarkStart w:id="106" w:name="_Toc229775532"/>
      <w:r>
        <w:rPr>
          <w:lang w:val="en-GB" w:eastAsia="ja-JP"/>
        </w:rPr>
        <w:t>Ethernet Switch VDSRail ds-cswp28-10gbe</w:t>
      </w:r>
      <w:bookmarkEnd w:id="106"/>
      <w:r>
        <w:rPr>
          <w:lang w:val="en-GB" w:eastAsia="ja-JP"/>
        </w:rPr>
        <w:tab/>
        <w:t> </w:t>
      </w:r>
    </w:p>
    <w:p w14:paraId="0A541889" w14:textId="265DFC70" w:rsidR="00243EDE" w:rsidRPr="008920F3" w:rsidRDefault="00243EDE" w:rsidP="00243EDE">
      <w:pPr>
        <w:rPr>
          <w:lang w:eastAsia="ja-JP"/>
        </w:rPr>
      </w:pPr>
      <w:r>
        <w:rPr>
          <w:lang w:val="en-GB" w:eastAsia="ja-JP"/>
        </w:rPr>
        <w:t> </w:t>
      </w:r>
      <w:r>
        <w:rPr>
          <w:lang w:eastAsia="ja-JP"/>
        </w:rPr>
        <w:t>Der 28 Ports 10 Gigabit Ethernet Consist Switch ist ein 10Gigabit/Gigabit Ethernet Layer 2 Managed Switch nach EN 50155, der speziell für Netzwerkanwendungen in Rolling-Stock-Umgebungen entwickelt wurde. </w:t>
      </w:r>
    </w:p>
    <w:p w14:paraId="573DE48F" w14:textId="69405B68" w:rsidR="00243EDE" w:rsidRPr="00243EDE" w:rsidRDefault="00243EDE" w:rsidP="00243EDE">
      <w:pPr>
        <w:rPr>
          <w:lang w:eastAsia="ja-JP"/>
        </w:rPr>
      </w:pPr>
      <w:r>
        <w:rPr>
          <w:noProof/>
          <w:lang w:val="en-GB" w:eastAsia="ja-JP"/>
        </w:rPr>
        <w:lastRenderedPageBreak/>
        <w:drawing>
          <wp:inline distT="0" distB="0" distL="0" distR="0" wp14:anchorId="4865DE97" wp14:editId="544B5673">
            <wp:extent cx="4362450" cy="4635500"/>
            <wp:effectExtent l="0" t="0" r="0" b="0"/>
            <wp:docPr id="1413257779" name="Picture 71" descr="A picture containing text, screenshot, rectangle, 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descr="A picture containing text, screenshot, rectangle, diagram  Description automatically generated"/>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362450" cy="4635500"/>
                    </a:xfrm>
                    <a:prstGeom prst="rect">
                      <a:avLst/>
                    </a:prstGeom>
                    <a:noFill/>
                    <a:ln>
                      <a:noFill/>
                    </a:ln>
                  </pic:spPr>
                </pic:pic>
              </a:graphicData>
            </a:graphic>
          </wp:inline>
        </w:drawing>
      </w:r>
      <w:r>
        <w:rPr>
          <w:lang w:eastAsia="ja-JP"/>
        </w:rPr>
        <w:t> </w:t>
      </w:r>
    </w:p>
    <w:p w14:paraId="7C7622E7" w14:textId="77777777" w:rsidR="00243EDE" w:rsidRPr="00243EDE" w:rsidRDefault="00243EDE" w:rsidP="00243EDE">
      <w:pPr>
        <w:rPr>
          <w:lang w:eastAsia="ja-JP"/>
        </w:rPr>
      </w:pPr>
      <w:r>
        <w:rPr>
          <w:b/>
          <w:bCs/>
          <w:lang w:eastAsia="ja-JP"/>
        </w:rPr>
        <w:t>Technische Specifikation</w:t>
      </w:r>
      <w:r>
        <w:rPr>
          <w:lang w:eastAsia="ja-JP"/>
        </w:rPr>
        <w:t> </w:t>
      </w:r>
    </w:p>
    <w:p w14:paraId="5B25F9C4" w14:textId="77777777" w:rsidR="00243EDE" w:rsidRPr="00243EDE" w:rsidRDefault="00243EDE" w:rsidP="00243EDE">
      <w:pPr>
        <w:rPr>
          <w:lang w:eastAsia="ja-JP"/>
        </w:rPr>
      </w:pPr>
      <w:r>
        <w:rPr>
          <w:b/>
          <w:bCs/>
          <w:lang w:eastAsia="ja-JP"/>
        </w:rPr>
        <w:t>28 Ports' Consist Switch 5x10GbE+23xGbE ausgestattet mit</w:t>
      </w:r>
      <w:r>
        <w:rPr>
          <w:lang w:eastAsia="ja-JP"/>
        </w:rPr>
        <w:t> </w:t>
      </w:r>
    </w:p>
    <w:p w14:paraId="5AEBCC29" w14:textId="77777777" w:rsidR="00243EDE" w:rsidRPr="00243EDE" w:rsidRDefault="00243EDE" w:rsidP="00243EDE">
      <w:pPr>
        <w:rPr>
          <w:lang w:val="en-GB" w:eastAsia="ja-JP"/>
        </w:rPr>
      </w:pPr>
      <w:r>
        <w:rPr>
          <w:b/>
          <w:bCs/>
          <w:lang w:eastAsia="ja-JP"/>
        </w:rPr>
        <w:t>PoE+</w:t>
      </w:r>
      <w:r>
        <w:rPr>
          <w:lang w:val="en-GB" w:eastAsia="ja-JP"/>
        </w:rPr>
        <w:t> </w:t>
      </w:r>
    </w:p>
    <w:p w14:paraId="230439AE" w14:textId="77777777" w:rsidR="00243EDE" w:rsidRPr="00243EDE" w:rsidRDefault="00243EDE">
      <w:pPr>
        <w:numPr>
          <w:ilvl w:val="0"/>
          <w:numId w:val="55"/>
        </w:numPr>
        <w:rPr>
          <w:lang w:val="en-GB" w:eastAsia="ja-JP"/>
        </w:rPr>
      </w:pPr>
      <w:r>
        <w:rPr>
          <w:lang w:eastAsia="ja-JP"/>
        </w:rPr>
        <w:t>Layer 2 Managed Switch</w:t>
      </w:r>
      <w:r>
        <w:rPr>
          <w:lang w:val="en-GB" w:eastAsia="ja-JP"/>
        </w:rPr>
        <w:t> </w:t>
      </w:r>
    </w:p>
    <w:p w14:paraId="74259A8E" w14:textId="77777777" w:rsidR="00243EDE" w:rsidRPr="00243EDE" w:rsidRDefault="00243EDE">
      <w:pPr>
        <w:numPr>
          <w:ilvl w:val="0"/>
          <w:numId w:val="56"/>
        </w:numPr>
        <w:rPr>
          <w:lang w:eastAsia="ja-JP"/>
        </w:rPr>
      </w:pPr>
      <w:r>
        <w:rPr>
          <w:lang w:eastAsia="ja-JP"/>
        </w:rPr>
        <w:t>Fünf (5) 10GbE-Ports 10/100/1000/10000 Mbps, einer (1) davon ausgestattet mit PoE+ </w:t>
      </w:r>
    </w:p>
    <w:p w14:paraId="61A72B53" w14:textId="77777777" w:rsidR="00243EDE" w:rsidRPr="00243EDE" w:rsidRDefault="00243EDE">
      <w:pPr>
        <w:numPr>
          <w:ilvl w:val="0"/>
          <w:numId w:val="57"/>
        </w:numPr>
        <w:rPr>
          <w:lang w:eastAsia="ja-JP"/>
        </w:rPr>
      </w:pPr>
      <w:r>
        <w:rPr>
          <w:lang w:eastAsia="ja-JP"/>
        </w:rPr>
        <w:t>Dreiundzwanzig (23) GbE-Ports 10/100/1000 Mbit/s, sechzehn (16) davon mit PoE+ ausgestattet </w:t>
      </w:r>
    </w:p>
    <w:p w14:paraId="6536052A" w14:textId="77777777" w:rsidR="00243EDE" w:rsidRPr="00243EDE" w:rsidRDefault="00243EDE">
      <w:pPr>
        <w:numPr>
          <w:ilvl w:val="0"/>
          <w:numId w:val="58"/>
        </w:numPr>
        <w:rPr>
          <w:lang w:eastAsia="ja-JP"/>
        </w:rPr>
      </w:pPr>
      <w:r>
        <w:rPr>
          <w:lang w:eastAsia="ja-JP"/>
        </w:rPr>
        <w:t>M12-Stecker mit 8facher X-Kodierung für 10/100/1000 Mbps und 10/100/1000/10000 Mbps, Push-Pull, äußere Verriegelung, Buchse </w:t>
      </w:r>
    </w:p>
    <w:p w14:paraId="6470F951" w14:textId="77777777" w:rsidR="00243EDE" w:rsidRPr="00243EDE" w:rsidRDefault="00243EDE">
      <w:pPr>
        <w:numPr>
          <w:ilvl w:val="0"/>
          <w:numId w:val="59"/>
        </w:numPr>
        <w:rPr>
          <w:lang w:eastAsia="ja-JP"/>
        </w:rPr>
      </w:pPr>
      <w:r>
        <w:rPr>
          <w:lang w:eastAsia="ja-JP"/>
        </w:rPr>
        <w:t>M12-Stecker K-Kodierung für PSU, Push-Pull, äußere Verriegelung </w:t>
      </w:r>
    </w:p>
    <w:p w14:paraId="5D198931" w14:textId="77777777" w:rsidR="00243EDE" w:rsidRPr="00243EDE" w:rsidRDefault="00243EDE">
      <w:pPr>
        <w:numPr>
          <w:ilvl w:val="0"/>
          <w:numId w:val="60"/>
        </w:numPr>
        <w:rPr>
          <w:lang w:val="en-GB" w:eastAsia="ja-JP"/>
        </w:rPr>
      </w:pPr>
      <w:r>
        <w:rPr>
          <w:lang w:eastAsia="ja-JP"/>
        </w:rPr>
        <w:t>Netzteil: 110Vdc nominal</w:t>
      </w:r>
      <w:r>
        <w:rPr>
          <w:lang w:val="en-GB" w:eastAsia="ja-JP"/>
        </w:rPr>
        <w:t> </w:t>
      </w:r>
    </w:p>
    <w:p w14:paraId="37B104CD" w14:textId="77777777" w:rsidR="00243EDE" w:rsidRPr="00243EDE" w:rsidRDefault="00243EDE">
      <w:pPr>
        <w:numPr>
          <w:ilvl w:val="0"/>
          <w:numId w:val="61"/>
        </w:numPr>
        <w:rPr>
          <w:lang w:eastAsia="ja-JP"/>
        </w:rPr>
      </w:pPr>
      <w:r>
        <w:rPr>
          <w:lang w:eastAsia="ja-JP"/>
        </w:rPr>
        <w:t>Zwei (2) Hardware-Bypässe zwischen 10GbE-Ports (e0-0&amp;e0-1 und e0-2&amp;e0-3) </w:t>
      </w:r>
    </w:p>
    <w:p w14:paraId="1D120ACF" w14:textId="77777777" w:rsidR="00243EDE" w:rsidRPr="00243EDE" w:rsidRDefault="00243EDE">
      <w:pPr>
        <w:numPr>
          <w:ilvl w:val="0"/>
          <w:numId w:val="62"/>
        </w:numPr>
        <w:rPr>
          <w:lang w:val="en-GB" w:eastAsia="ja-JP"/>
        </w:rPr>
      </w:pPr>
      <w:r>
        <w:rPr>
          <w:lang w:eastAsia="ja-JP"/>
        </w:rPr>
        <w:lastRenderedPageBreak/>
        <w:t>VLANs</w:t>
      </w:r>
      <w:r>
        <w:rPr>
          <w:lang w:val="en-GB" w:eastAsia="ja-JP"/>
        </w:rPr>
        <w:t> </w:t>
      </w:r>
    </w:p>
    <w:p w14:paraId="583574F9" w14:textId="77777777" w:rsidR="00243EDE" w:rsidRPr="00243EDE" w:rsidRDefault="00243EDE">
      <w:pPr>
        <w:numPr>
          <w:ilvl w:val="0"/>
          <w:numId w:val="63"/>
        </w:numPr>
        <w:rPr>
          <w:lang w:val="en-GB" w:eastAsia="ja-JP"/>
        </w:rPr>
      </w:pPr>
      <w:r>
        <w:rPr>
          <w:lang w:val="en-GB" w:eastAsia="ja-JP"/>
        </w:rPr>
        <w:t>Quality of Service-Richtlinien (QoS) </w:t>
      </w:r>
    </w:p>
    <w:p w14:paraId="15D56321" w14:textId="77777777" w:rsidR="00243EDE" w:rsidRPr="00243EDE" w:rsidRDefault="00243EDE">
      <w:pPr>
        <w:numPr>
          <w:ilvl w:val="0"/>
          <w:numId w:val="64"/>
        </w:numPr>
        <w:rPr>
          <w:lang w:val="en-GB" w:eastAsia="ja-JP"/>
        </w:rPr>
      </w:pPr>
      <w:r>
        <w:rPr>
          <w:lang w:eastAsia="ja-JP"/>
        </w:rPr>
        <w:t>SNMP v1/v2/v3</w:t>
      </w:r>
      <w:r>
        <w:rPr>
          <w:lang w:val="en-GB" w:eastAsia="ja-JP"/>
        </w:rPr>
        <w:t> </w:t>
      </w:r>
    </w:p>
    <w:p w14:paraId="3648A754" w14:textId="77777777" w:rsidR="00243EDE" w:rsidRPr="00243EDE" w:rsidRDefault="00243EDE">
      <w:pPr>
        <w:numPr>
          <w:ilvl w:val="0"/>
          <w:numId w:val="65"/>
        </w:numPr>
        <w:rPr>
          <w:lang w:val="en-GB" w:eastAsia="ja-JP"/>
        </w:rPr>
      </w:pPr>
      <w:r>
        <w:rPr>
          <w:lang w:eastAsia="ja-JP"/>
        </w:rPr>
        <w:t>DSCP/802.1p Dienstklasse</w:t>
      </w:r>
      <w:r>
        <w:rPr>
          <w:lang w:val="en-GB" w:eastAsia="ja-JP"/>
        </w:rPr>
        <w:t> </w:t>
      </w:r>
    </w:p>
    <w:p w14:paraId="1C482027" w14:textId="77777777" w:rsidR="00243EDE" w:rsidRPr="00243EDE" w:rsidRDefault="00243EDE">
      <w:pPr>
        <w:numPr>
          <w:ilvl w:val="0"/>
          <w:numId w:val="66"/>
        </w:numPr>
        <w:rPr>
          <w:lang w:eastAsia="ja-JP"/>
        </w:rPr>
      </w:pPr>
      <w:r>
        <w:rPr>
          <w:lang w:eastAsia="ja-JP"/>
        </w:rPr>
        <w:t>Stromverbrauch (max): 50 W (PoE ausgeschlossen) </w:t>
      </w:r>
    </w:p>
    <w:p w14:paraId="16063B75" w14:textId="77777777" w:rsidR="00243EDE" w:rsidRPr="00243EDE" w:rsidRDefault="00243EDE">
      <w:pPr>
        <w:numPr>
          <w:ilvl w:val="0"/>
          <w:numId w:val="67"/>
        </w:numPr>
        <w:rPr>
          <w:lang w:val="en-GB" w:eastAsia="ja-JP"/>
        </w:rPr>
      </w:pPr>
      <w:r>
        <w:rPr>
          <w:lang w:eastAsia="ja-JP"/>
        </w:rPr>
        <w:t>PoE+-Budget: 150W</w:t>
      </w:r>
      <w:r>
        <w:rPr>
          <w:lang w:val="en-GB" w:eastAsia="ja-JP"/>
        </w:rPr>
        <w:t> </w:t>
      </w:r>
    </w:p>
    <w:p w14:paraId="0823AF54" w14:textId="77777777" w:rsidR="00243EDE" w:rsidRPr="00243EDE" w:rsidRDefault="00243EDE">
      <w:pPr>
        <w:numPr>
          <w:ilvl w:val="0"/>
          <w:numId w:val="68"/>
        </w:numPr>
        <w:rPr>
          <w:lang w:val="en-GB" w:eastAsia="ja-JP"/>
        </w:rPr>
      </w:pPr>
      <w:r>
        <w:rPr>
          <w:lang w:eastAsia="ja-JP"/>
        </w:rPr>
        <w:t>Abmessungen: 315x250x73 mm</w:t>
      </w:r>
      <w:r>
        <w:rPr>
          <w:lang w:val="en-GB" w:eastAsia="ja-JP"/>
        </w:rPr>
        <w:t> </w:t>
      </w:r>
    </w:p>
    <w:p w14:paraId="5C09E95A" w14:textId="77777777" w:rsidR="00243EDE" w:rsidRPr="00243EDE" w:rsidRDefault="00243EDE">
      <w:pPr>
        <w:numPr>
          <w:ilvl w:val="0"/>
          <w:numId w:val="69"/>
        </w:numPr>
        <w:rPr>
          <w:lang w:val="en-GB" w:eastAsia="ja-JP"/>
        </w:rPr>
      </w:pPr>
      <w:r>
        <w:rPr>
          <w:lang w:eastAsia="ja-JP"/>
        </w:rPr>
        <w:t>Wandmontage</w:t>
      </w:r>
      <w:r>
        <w:rPr>
          <w:lang w:val="en-GB" w:eastAsia="ja-JP"/>
        </w:rPr>
        <w:t> </w:t>
      </w:r>
    </w:p>
    <w:p w14:paraId="034A189C" w14:textId="77777777" w:rsidR="00243EDE" w:rsidRPr="00243EDE" w:rsidRDefault="00243EDE">
      <w:pPr>
        <w:numPr>
          <w:ilvl w:val="0"/>
          <w:numId w:val="70"/>
        </w:numPr>
        <w:rPr>
          <w:lang w:val="en-GB" w:eastAsia="ja-JP"/>
        </w:rPr>
      </w:pPr>
      <w:r>
        <w:rPr>
          <w:lang w:eastAsia="ja-JP"/>
        </w:rPr>
        <w:t>Schutzgrad: IP65</w:t>
      </w:r>
      <w:r>
        <w:rPr>
          <w:lang w:val="en-GB" w:eastAsia="ja-JP"/>
        </w:rPr>
        <w:t> </w:t>
      </w:r>
    </w:p>
    <w:p w14:paraId="4C9ED643" w14:textId="77777777" w:rsidR="00243EDE" w:rsidRPr="00243EDE" w:rsidRDefault="00243EDE">
      <w:pPr>
        <w:numPr>
          <w:ilvl w:val="0"/>
          <w:numId w:val="71"/>
        </w:numPr>
        <w:rPr>
          <w:lang w:eastAsia="ja-JP"/>
        </w:rPr>
      </w:pPr>
      <w:r>
        <w:rPr>
          <w:lang w:eastAsia="ja-JP"/>
        </w:rPr>
        <w:t>Betriebstemperaturbereich: -40°C ÷ +70°C (+85°C für 10 min. nach EN 50155 Klasse OT4 mit erweiterter Betriebstemperatur Temperatur ST1) </w:t>
      </w:r>
    </w:p>
    <w:p w14:paraId="048EAE06" w14:textId="77777777" w:rsidR="00243EDE" w:rsidRPr="00243EDE" w:rsidRDefault="00243EDE">
      <w:pPr>
        <w:numPr>
          <w:ilvl w:val="0"/>
          <w:numId w:val="72"/>
        </w:numPr>
        <w:rPr>
          <w:lang w:val="en-GB" w:eastAsia="ja-JP"/>
        </w:rPr>
      </w:pPr>
      <w:r>
        <w:rPr>
          <w:lang w:eastAsia="ja-JP"/>
        </w:rPr>
        <w:t>TTCMP-Protokoll</w:t>
      </w:r>
      <w:r>
        <w:rPr>
          <w:lang w:val="en-GB" w:eastAsia="ja-JP"/>
        </w:rPr>
        <w:t> </w:t>
      </w:r>
    </w:p>
    <w:p w14:paraId="70B6D2F3" w14:textId="77777777" w:rsidR="00243EDE" w:rsidRPr="00243EDE" w:rsidRDefault="00243EDE">
      <w:pPr>
        <w:numPr>
          <w:ilvl w:val="0"/>
          <w:numId w:val="73"/>
        </w:numPr>
        <w:rPr>
          <w:lang w:eastAsia="ja-JP"/>
        </w:rPr>
      </w:pPr>
      <w:r>
        <w:rPr>
          <w:lang w:eastAsia="ja-JP"/>
        </w:rPr>
        <w:t>Bezugnehmend auf die Normen EN 50155 </w:t>
      </w:r>
    </w:p>
    <w:p w14:paraId="30C7AC04" w14:textId="77777777" w:rsidR="00243EDE" w:rsidRPr="00243EDE" w:rsidRDefault="00243EDE">
      <w:pPr>
        <w:numPr>
          <w:ilvl w:val="0"/>
          <w:numId w:val="74"/>
        </w:numPr>
        <w:rPr>
          <w:lang w:val="en-GB" w:eastAsia="ja-JP"/>
        </w:rPr>
      </w:pPr>
      <w:r>
        <w:rPr>
          <w:lang w:eastAsia="ja-JP"/>
        </w:rPr>
        <w:t>Unterstützung für Nomad Digital OBN</w:t>
      </w:r>
      <w:r>
        <w:rPr>
          <w:lang w:val="en-GB" w:eastAsia="ja-JP"/>
        </w:rPr>
        <w:t> </w:t>
      </w:r>
    </w:p>
    <w:p w14:paraId="771ED31E" w14:textId="77777777" w:rsidR="00243EDE" w:rsidRPr="00243EDE" w:rsidRDefault="00243EDE">
      <w:pPr>
        <w:numPr>
          <w:ilvl w:val="0"/>
          <w:numId w:val="75"/>
        </w:numPr>
        <w:rPr>
          <w:lang w:eastAsia="ja-JP"/>
        </w:rPr>
      </w:pPr>
      <w:r>
        <w:rPr>
          <w:lang w:eastAsia="ja-JP"/>
        </w:rPr>
        <w:t>Unterstützung für 1G/2.5G/5G/10G negotiation </w:t>
      </w:r>
    </w:p>
    <w:p w14:paraId="50501B6F" w14:textId="44C7EB39" w:rsidR="00243EDE" w:rsidRPr="00243EDE" w:rsidRDefault="00243EDE" w:rsidP="00243EDE">
      <w:pPr>
        <w:rPr>
          <w:lang w:eastAsia="ja-JP"/>
        </w:rPr>
      </w:pPr>
      <w:r>
        <w:rPr>
          <w:lang w:eastAsia="ja-JP"/>
        </w:rPr>
        <w:t xml:space="preserve">Die allgemeinen Datenblätter sowie die 2D- und 3D-Zeichnungen für den VDSRail 28-Port-Switch finden Sie auf folgendem ÖBB </w:t>
      </w:r>
      <w:hyperlink r:id="rId67" w:history="1">
        <w:r>
          <w:rPr>
            <w:rStyle w:val="Hyperlink"/>
            <w:rFonts w:cs="Cordia New"/>
            <w:lang w:eastAsia="ja-JP"/>
          </w:rPr>
          <w:t>SharePoint-Link</w:t>
        </w:r>
      </w:hyperlink>
      <w:r>
        <w:rPr>
          <w:lang w:eastAsia="ja-JP"/>
        </w:rPr>
        <w:t>. </w:t>
      </w:r>
      <w:r>
        <w:rPr>
          <w:lang w:eastAsia="ja-JP"/>
        </w:rPr>
        <w:br/>
      </w:r>
    </w:p>
    <w:p w14:paraId="2C3955A8" w14:textId="4C11AA59" w:rsidR="00243EDE" w:rsidRPr="00243EDE" w:rsidRDefault="000D0D56" w:rsidP="0013714E">
      <w:pPr>
        <w:pStyle w:val="Heading3"/>
        <w:rPr>
          <w:lang w:val="en-GB" w:eastAsia="ja-JP"/>
        </w:rPr>
      </w:pPr>
      <w:bookmarkStart w:id="107" w:name="_Toc229775533"/>
      <w:r>
        <w:rPr>
          <w:lang w:val="en-GB" w:eastAsia="ja-JP"/>
        </w:rPr>
        <w:t>Dachantenne: Sencity rail Multi Antenne 1399.99.0307</w:t>
      </w:r>
      <w:bookmarkEnd w:id="107"/>
      <w:r>
        <w:rPr>
          <w:lang w:val="en-GB" w:eastAsia="ja-JP"/>
        </w:rPr>
        <w:t> </w:t>
      </w:r>
    </w:p>
    <w:p w14:paraId="2E97C9D3" w14:textId="77777777" w:rsidR="00243EDE" w:rsidRPr="00243EDE" w:rsidRDefault="00243EDE" w:rsidP="00243EDE">
      <w:pPr>
        <w:rPr>
          <w:lang w:eastAsia="ja-JP"/>
        </w:rPr>
      </w:pPr>
      <w:r>
        <w:rPr>
          <w:lang w:eastAsia="ja-JP"/>
        </w:rPr>
        <w:t>Im Lieferumfang von Stadler enthalten. </w:t>
      </w:r>
    </w:p>
    <w:p w14:paraId="10267B8C" w14:textId="77777777" w:rsidR="00243EDE" w:rsidRPr="00243EDE" w:rsidRDefault="00243EDE" w:rsidP="00243EDE">
      <w:pPr>
        <w:rPr>
          <w:lang w:eastAsia="ja-JP"/>
        </w:rPr>
      </w:pPr>
      <w:r>
        <w:rPr>
          <w:lang w:eastAsia="ja-JP"/>
        </w:rPr>
        <w:t>5-Port Eisenbahn-Dachantenne für Mobilfunkbänder und Dualband-GNSS. </w:t>
      </w:r>
    </w:p>
    <w:p w14:paraId="2F5E5FCF" w14:textId="77777777" w:rsidR="00243EDE" w:rsidRPr="00243EDE" w:rsidRDefault="00243EDE" w:rsidP="00243EDE">
      <w:pPr>
        <w:rPr>
          <w:lang w:val="en-GB" w:eastAsia="ja-JP"/>
        </w:rPr>
      </w:pPr>
      <w:r>
        <w:rPr>
          <w:lang w:eastAsia="ja-JP"/>
        </w:rPr>
        <w:t>Technische Daten:</w:t>
      </w:r>
      <w:r>
        <w:rPr>
          <w:lang w:val="en-GB" w:eastAsia="ja-JP"/>
        </w:rPr>
        <w:t> </w:t>
      </w:r>
    </w:p>
    <w:p w14:paraId="528E59A5" w14:textId="77777777" w:rsidR="00243EDE" w:rsidRPr="00243EDE" w:rsidRDefault="00243EDE">
      <w:pPr>
        <w:numPr>
          <w:ilvl w:val="0"/>
          <w:numId w:val="76"/>
        </w:numPr>
        <w:rPr>
          <w:lang w:eastAsia="ja-JP"/>
        </w:rPr>
      </w:pPr>
      <w:r>
        <w:rPr>
          <w:lang w:eastAsia="ja-JP"/>
        </w:rPr>
        <w:t>5-Port-Eisenbahn-Dachantenne mit echter Polarisationsdiversität für den MIMO-Betrieb in Mobilfunkbändern mit niedrigeren Frequenzen. </w:t>
      </w:r>
    </w:p>
    <w:p w14:paraId="3A11F9CA" w14:textId="77777777" w:rsidR="00243EDE" w:rsidRPr="00243EDE" w:rsidRDefault="00243EDE">
      <w:pPr>
        <w:numPr>
          <w:ilvl w:val="0"/>
          <w:numId w:val="77"/>
        </w:numPr>
        <w:rPr>
          <w:lang w:eastAsia="ja-JP"/>
        </w:rPr>
      </w:pPr>
      <w:r>
        <w:rPr>
          <w:lang w:eastAsia="ja-JP"/>
        </w:rPr>
        <w:t>4x4 MIMO+ Strahler für 2G/3G/4G/5G-Mobilfunkbänder zwischen 694-4200 MHz. 1x Horizontalstrahler und 3x Vertikalstrahler. </w:t>
      </w:r>
    </w:p>
    <w:p w14:paraId="5EA894F8" w14:textId="77777777" w:rsidR="00243EDE" w:rsidRPr="00243EDE" w:rsidRDefault="00243EDE">
      <w:pPr>
        <w:numPr>
          <w:ilvl w:val="0"/>
          <w:numId w:val="78"/>
        </w:numPr>
        <w:rPr>
          <w:lang w:eastAsia="ja-JP"/>
        </w:rPr>
      </w:pPr>
      <w:r>
        <w:rPr>
          <w:lang w:eastAsia="ja-JP"/>
        </w:rPr>
        <w:t>MIMO: Die durchschnittliche kombinierte Bedingungszahl auf den unterstützten Mobilfunkbändern beträgt weniger als 10dB auf den primären Antennen, was sich auf die Isolierung zwischen Port 1 (vertikal) und Port 2 (horizontal) bezieht. </w:t>
      </w:r>
    </w:p>
    <w:p w14:paraId="0467DF17" w14:textId="77777777" w:rsidR="00243EDE" w:rsidRPr="00243EDE" w:rsidRDefault="00243EDE">
      <w:pPr>
        <w:numPr>
          <w:ilvl w:val="0"/>
          <w:numId w:val="79"/>
        </w:numPr>
        <w:rPr>
          <w:lang w:eastAsia="ja-JP"/>
        </w:rPr>
      </w:pPr>
      <w:r>
        <w:rPr>
          <w:lang w:eastAsia="ja-JP"/>
        </w:rPr>
        <w:lastRenderedPageBreak/>
        <w:t>Unterstützung für vertikal polarisierte RF-Bänder: Mobilfunk (617-960MHz), (1425-2700MHz), (3300-4200MHz). </w:t>
      </w:r>
    </w:p>
    <w:p w14:paraId="1FE62589" w14:textId="77777777" w:rsidR="00243EDE" w:rsidRPr="00243EDE" w:rsidRDefault="00243EDE">
      <w:pPr>
        <w:numPr>
          <w:ilvl w:val="0"/>
          <w:numId w:val="80"/>
        </w:numPr>
        <w:rPr>
          <w:lang w:eastAsia="ja-JP"/>
        </w:rPr>
      </w:pPr>
      <w:r>
        <w:rPr>
          <w:lang w:eastAsia="ja-JP"/>
        </w:rPr>
        <w:t>Unterstützung für horizontal polarisierte RF-Bänder: Mobilfunk (694-960MHz), (1515-2700MHz), (3300-4200MHz). </w:t>
      </w:r>
    </w:p>
    <w:p w14:paraId="5B3ACABD" w14:textId="77777777" w:rsidR="00243EDE" w:rsidRPr="00243EDE" w:rsidRDefault="00243EDE">
      <w:pPr>
        <w:numPr>
          <w:ilvl w:val="0"/>
          <w:numId w:val="81"/>
        </w:numPr>
        <w:rPr>
          <w:lang w:eastAsia="ja-JP"/>
        </w:rPr>
      </w:pPr>
      <w:r>
        <w:rPr>
          <w:lang w:eastAsia="ja-JP"/>
        </w:rPr>
        <w:t>Eingebettetes aktives Dual-Band GNSS-Element mit integriertem 38 dBiC LNA (maximale Verstärkung bei 90° Elevation). </w:t>
      </w:r>
    </w:p>
    <w:p w14:paraId="7980A9EB" w14:textId="77777777" w:rsidR="00243EDE" w:rsidRPr="00243EDE" w:rsidRDefault="00243EDE">
      <w:pPr>
        <w:numPr>
          <w:ilvl w:val="0"/>
          <w:numId w:val="82"/>
        </w:numPr>
        <w:rPr>
          <w:lang w:val="en-GB" w:eastAsia="ja-JP"/>
        </w:rPr>
      </w:pPr>
      <w:r>
        <w:rPr>
          <w:lang w:eastAsia="ja-JP"/>
        </w:rPr>
        <w:t>LNA- Leistungsaufnahme: 3 - 5.5VDC / 45mA.</w:t>
      </w:r>
      <w:r>
        <w:rPr>
          <w:lang w:val="en-GB" w:eastAsia="ja-JP"/>
        </w:rPr>
        <w:t> </w:t>
      </w:r>
    </w:p>
    <w:p w14:paraId="5803A6D6" w14:textId="77777777" w:rsidR="00243EDE" w:rsidRPr="00243EDE" w:rsidRDefault="00243EDE">
      <w:pPr>
        <w:numPr>
          <w:ilvl w:val="0"/>
          <w:numId w:val="83"/>
        </w:numPr>
        <w:rPr>
          <w:lang w:eastAsia="ja-JP"/>
        </w:rPr>
      </w:pPr>
      <w:r>
        <w:rPr>
          <w:lang w:eastAsia="ja-JP"/>
        </w:rPr>
        <w:t>GNSS-Band-Unterstützung: GNSS1 (1164-1279MHz), GNSS2 (1555-1610MHz). </w:t>
      </w:r>
    </w:p>
    <w:p w14:paraId="1F24535C" w14:textId="77777777" w:rsidR="00243EDE" w:rsidRPr="00243EDE" w:rsidRDefault="00243EDE">
      <w:pPr>
        <w:numPr>
          <w:ilvl w:val="0"/>
          <w:numId w:val="84"/>
        </w:numPr>
        <w:rPr>
          <w:lang w:val="en-GB" w:eastAsia="ja-JP"/>
        </w:rPr>
      </w:pPr>
      <w:r>
        <w:rPr>
          <w:lang w:eastAsia="ja-JP"/>
        </w:rPr>
        <w:t>Radome Farbe: Dunkelgrau (RAL7043).</w:t>
      </w:r>
      <w:r>
        <w:rPr>
          <w:lang w:val="en-GB" w:eastAsia="ja-JP"/>
        </w:rPr>
        <w:t> </w:t>
      </w:r>
    </w:p>
    <w:p w14:paraId="4F9EAE50" w14:textId="77777777" w:rsidR="00243EDE" w:rsidRPr="00243EDE" w:rsidRDefault="00243EDE">
      <w:pPr>
        <w:numPr>
          <w:ilvl w:val="0"/>
          <w:numId w:val="85"/>
        </w:numPr>
        <w:rPr>
          <w:lang w:eastAsia="ja-JP"/>
        </w:rPr>
      </w:pPr>
      <w:r>
        <w:rPr>
          <w:lang w:eastAsia="ja-JP"/>
        </w:rPr>
        <w:t>Feuerhemmend gemäß EN 45545-2:2013 + A1:2015, NFPA-130:2017. </w:t>
      </w:r>
    </w:p>
    <w:p w14:paraId="15920E41" w14:textId="77777777" w:rsidR="00243EDE" w:rsidRPr="00243EDE" w:rsidRDefault="00243EDE">
      <w:pPr>
        <w:numPr>
          <w:ilvl w:val="0"/>
          <w:numId w:val="86"/>
        </w:numPr>
        <w:rPr>
          <w:lang w:eastAsia="ja-JP"/>
        </w:rPr>
      </w:pPr>
      <w:r>
        <w:rPr>
          <w:lang w:eastAsia="ja-JP"/>
        </w:rPr>
        <w:t>Abmessungen: 90 x 489 x 392mm (H x B x T). </w:t>
      </w:r>
    </w:p>
    <w:p w14:paraId="1F398944" w14:textId="77777777" w:rsidR="00243EDE" w:rsidRPr="00243EDE" w:rsidRDefault="00243EDE">
      <w:pPr>
        <w:numPr>
          <w:ilvl w:val="0"/>
          <w:numId w:val="87"/>
        </w:numPr>
        <w:rPr>
          <w:lang w:val="en-GB" w:eastAsia="ja-JP"/>
        </w:rPr>
      </w:pPr>
      <w:r>
        <w:rPr>
          <w:lang w:eastAsia="ja-JP"/>
        </w:rPr>
        <w:t>Gewicht: 8,15 kg.</w:t>
      </w:r>
      <w:r>
        <w:rPr>
          <w:lang w:val="en-GB" w:eastAsia="ja-JP"/>
        </w:rPr>
        <w:t> </w:t>
      </w:r>
    </w:p>
    <w:p w14:paraId="7D53AB46" w14:textId="77777777" w:rsidR="00243EDE" w:rsidRPr="00243EDE" w:rsidRDefault="00243EDE" w:rsidP="00243EDE">
      <w:pPr>
        <w:rPr>
          <w:lang w:eastAsia="ja-JP"/>
        </w:rPr>
      </w:pPr>
      <w:r>
        <w:rPr>
          <w:b/>
          <w:bCs/>
          <w:lang w:eastAsia="ja-JP"/>
        </w:rPr>
        <w:t>Bemerkung:</w:t>
      </w:r>
      <w:r>
        <w:rPr>
          <w:lang w:eastAsia="ja-JP"/>
        </w:rPr>
        <w:t xml:space="preserve"> Die VSWR- und Verstärkungswerte basieren auf einer Referenzgrundfläche von 1000x500mm. Die Toleranz der VSWR- und Isolationswerte beträgt 0,5 dB. Die Mobilfunkbänder von 4900 - 7125 MHz werden von den vertikal polarisierten Ports unterstützt (keine Anforderungen an die Grundplatte). Zusammenfassend kann man sagen, dass Nomad empfiehlt, so viel Massefläche wie vernünftigerweise möglich zu verwenden. </w:t>
      </w:r>
    </w:p>
    <w:p w14:paraId="0DDE97C4" w14:textId="77777777" w:rsidR="00243EDE" w:rsidRPr="00243EDE" w:rsidRDefault="00243EDE" w:rsidP="00243EDE">
      <w:pPr>
        <w:rPr>
          <w:lang w:eastAsia="ja-JP"/>
        </w:rPr>
      </w:pPr>
      <w:r>
        <w:rPr>
          <w:lang w:eastAsia="ja-JP"/>
        </w:rPr>
        <w:t> </w:t>
      </w:r>
    </w:p>
    <w:p w14:paraId="2F70ED15" w14:textId="059FF88A" w:rsidR="00243EDE" w:rsidRPr="00243EDE" w:rsidRDefault="00243EDE" w:rsidP="00243EDE">
      <w:pPr>
        <w:rPr>
          <w:lang w:val="en-GB" w:eastAsia="ja-JP"/>
        </w:rPr>
      </w:pPr>
      <w:r>
        <w:rPr>
          <w:noProof/>
          <w:lang w:val="en-GB" w:eastAsia="ja-JP"/>
        </w:rPr>
        <w:drawing>
          <wp:inline distT="0" distB="0" distL="0" distR="0" wp14:anchorId="07192EB6" wp14:editId="742D36E6">
            <wp:extent cx="4610100" cy="3321050"/>
            <wp:effectExtent l="0" t="0" r="0" b="0"/>
            <wp:docPr id="1836738145" name="Picture 70" descr="Diagram, engineering drawing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descr="Diagram, engineering drawing  Description automatically generated"/>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610100" cy="3321050"/>
                    </a:xfrm>
                    <a:prstGeom prst="rect">
                      <a:avLst/>
                    </a:prstGeom>
                    <a:noFill/>
                    <a:ln>
                      <a:noFill/>
                    </a:ln>
                  </pic:spPr>
                </pic:pic>
              </a:graphicData>
            </a:graphic>
          </wp:inline>
        </w:drawing>
      </w:r>
      <w:r>
        <w:rPr>
          <w:lang w:val="en-GB" w:eastAsia="ja-JP"/>
        </w:rPr>
        <w:t> </w:t>
      </w:r>
    </w:p>
    <w:p w14:paraId="3D97515E" w14:textId="2B7DF88A" w:rsidR="00243EDE" w:rsidRPr="0013714E" w:rsidRDefault="00243EDE" w:rsidP="00243EDE">
      <w:pPr>
        <w:pStyle w:val="Heading3"/>
        <w:rPr>
          <w:lang w:val="en-GB" w:eastAsia="ja-JP"/>
        </w:rPr>
      </w:pPr>
      <w:bookmarkStart w:id="108" w:name="_Toc229775534"/>
      <w:r>
        <w:rPr>
          <w:lang w:val="en-GB" w:eastAsia="ja-JP"/>
        </w:rPr>
        <w:lastRenderedPageBreak/>
        <w:t>Indoor Wifi Antenna (Huber and Suhner 1399.35.0020)</w:t>
      </w:r>
      <w:bookmarkEnd w:id="108"/>
      <w:r>
        <w:rPr>
          <w:lang w:val="en-GB" w:eastAsia="ja-JP"/>
        </w:rPr>
        <w:t> </w:t>
      </w:r>
    </w:p>
    <w:p w14:paraId="71194E60" w14:textId="77777777" w:rsidR="00243EDE" w:rsidRPr="00243EDE" w:rsidRDefault="00243EDE" w:rsidP="00243EDE">
      <w:pPr>
        <w:rPr>
          <w:lang w:eastAsia="ja-JP"/>
        </w:rPr>
      </w:pPr>
      <w:r>
        <w:rPr>
          <w:lang w:eastAsia="ja-JP"/>
        </w:rPr>
        <w:t>Im Lieferumfang von Stadler enthalten. </w:t>
      </w:r>
    </w:p>
    <w:p w14:paraId="72E0A0CC" w14:textId="77777777" w:rsidR="00243EDE" w:rsidRPr="00243EDE" w:rsidRDefault="00243EDE" w:rsidP="00243EDE">
      <w:pPr>
        <w:rPr>
          <w:lang w:val="en-GB" w:eastAsia="ja-JP"/>
        </w:rPr>
      </w:pPr>
      <w:r>
        <w:rPr>
          <w:lang w:eastAsia="ja-JP"/>
        </w:rPr>
        <w:t>Kompakte omnidirektionale MIMO-Innenantenne für WiFi-Anwendungen. Unterstützt 6x6 WiFi MIMO in allen Wi-Fi 6E Bändern. Unterstützt die 2,4 GHz, 5 GHz und WiFi6 Bänder.</w:t>
      </w:r>
      <w:r>
        <w:rPr>
          <w:lang w:val="en-GB" w:eastAsia="ja-JP"/>
        </w:rPr>
        <w:t> </w:t>
      </w:r>
    </w:p>
    <w:p w14:paraId="2E85AFEA" w14:textId="77777777" w:rsidR="00243EDE" w:rsidRPr="00243EDE" w:rsidRDefault="00243EDE" w:rsidP="00243EDE">
      <w:pPr>
        <w:rPr>
          <w:lang w:val="en-GB" w:eastAsia="ja-JP"/>
        </w:rPr>
      </w:pPr>
      <w:r>
        <w:rPr>
          <w:lang w:eastAsia="ja-JP"/>
        </w:rPr>
        <w:t>Technische Daten:</w:t>
      </w:r>
      <w:r>
        <w:rPr>
          <w:lang w:val="en-GB" w:eastAsia="ja-JP"/>
        </w:rPr>
        <w:t> </w:t>
      </w:r>
    </w:p>
    <w:p w14:paraId="59BA7CF2" w14:textId="77777777" w:rsidR="00243EDE" w:rsidRPr="00243EDE" w:rsidRDefault="00243EDE">
      <w:pPr>
        <w:numPr>
          <w:ilvl w:val="0"/>
          <w:numId w:val="88"/>
        </w:numPr>
        <w:rPr>
          <w:lang w:eastAsia="ja-JP"/>
        </w:rPr>
      </w:pPr>
      <w:r>
        <w:rPr>
          <w:lang w:eastAsia="ja-JP"/>
        </w:rPr>
        <w:t>Flachprofil-Wi-Fi-Band-MIMO-Antenne mit sechs Anschlüssen, QMA-Klinkenstecker </w:t>
      </w:r>
    </w:p>
    <w:p w14:paraId="6258410E" w14:textId="77777777" w:rsidR="00243EDE" w:rsidRPr="00243EDE" w:rsidRDefault="00243EDE">
      <w:pPr>
        <w:numPr>
          <w:ilvl w:val="0"/>
          <w:numId w:val="89"/>
        </w:numPr>
        <w:rPr>
          <w:lang w:eastAsia="ja-JP"/>
        </w:rPr>
      </w:pPr>
      <w:r>
        <w:rPr>
          <w:lang w:eastAsia="ja-JP"/>
        </w:rPr>
        <w:t>RF Band Unterstützung: WiFi4 (2,400 - 2,690 GHz) , WiFi5 (5,150 - 5,935 GHz) , WiFi6 (5,935 - 7,125 GHz) </w:t>
      </w:r>
    </w:p>
    <w:p w14:paraId="6EC49A90" w14:textId="77777777" w:rsidR="00243EDE" w:rsidRPr="00243EDE" w:rsidRDefault="00243EDE">
      <w:pPr>
        <w:numPr>
          <w:ilvl w:val="0"/>
          <w:numId w:val="90"/>
        </w:numPr>
        <w:rPr>
          <w:lang w:val="en-GB" w:eastAsia="ja-JP"/>
        </w:rPr>
      </w:pPr>
      <w:r>
        <w:rPr>
          <w:lang w:eastAsia="ja-JP"/>
        </w:rPr>
        <w:t>Polarisation: Nur vertikal</w:t>
      </w:r>
      <w:r>
        <w:rPr>
          <w:lang w:val="en-GB" w:eastAsia="ja-JP"/>
        </w:rPr>
        <w:t> </w:t>
      </w:r>
    </w:p>
    <w:p w14:paraId="076A7669" w14:textId="77777777" w:rsidR="00243EDE" w:rsidRPr="00243EDE" w:rsidRDefault="00243EDE">
      <w:pPr>
        <w:numPr>
          <w:ilvl w:val="0"/>
          <w:numId w:val="91"/>
        </w:numPr>
        <w:rPr>
          <w:lang w:val="en-GB" w:eastAsia="ja-JP"/>
        </w:rPr>
      </w:pPr>
      <w:r>
        <w:rPr>
          <w:lang w:eastAsia="ja-JP"/>
        </w:rPr>
        <w:t>Radome Farbe: Grau (RAL7044)</w:t>
      </w:r>
      <w:r>
        <w:rPr>
          <w:lang w:val="en-GB" w:eastAsia="ja-JP"/>
        </w:rPr>
        <w:t> </w:t>
      </w:r>
    </w:p>
    <w:p w14:paraId="1A4D436F" w14:textId="77777777" w:rsidR="00243EDE" w:rsidRPr="00243EDE" w:rsidRDefault="00243EDE">
      <w:pPr>
        <w:numPr>
          <w:ilvl w:val="0"/>
          <w:numId w:val="92"/>
        </w:numPr>
        <w:rPr>
          <w:lang w:eastAsia="ja-JP"/>
        </w:rPr>
      </w:pPr>
      <w:r>
        <w:rPr>
          <w:lang w:eastAsia="ja-JP"/>
        </w:rPr>
        <w:t>Feuerhemmend nach DIN 5510-2, BS 6853, EN 45545-2, NFPA130 </w:t>
      </w:r>
    </w:p>
    <w:p w14:paraId="2120B006" w14:textId="77777777" w:rsidR="00243EDE" w:rsidRPr="00243EDE" w:rsidRDefault="00243EDE">
      <w:pPr>
        <w:numPr>
          <w:ilvl w:val="0"/>
          <w:numId w:val="93"/>
        </w:numPr>
        <w:rPr>
          <w:lang w:eastAsia="ja-JP"/>
        </w:rPr>
      </w:pPr>
      <w:r>
        <w:rPr>
          <w:lang w:eastAsia="ja-JP"/>
        </w:rPr>
        <w:t>Abmessungen: 31 x 91,8 x 281,8mm (H x B x T) </w:t>
      </w:r>
    </w:p>
    <w:p w14:paraId="7E0DA094" w14:textId="77777777" w:rsidR="00243EDE" w:rsidRPr="00243EDE" w:rsidRDefault="00243EDE">
      <w:pPr>
        <w:numPr>
          <w:ilvl w:val="0"/>
          <w:numId w:val="94"/>
        </w:numPr>
        <w:rPr>
          <w:lang w:val="en-GB" w:eastAsia="ja-JP"/>
        </w:rPr>
      </w:pPr>
      <w:r>
        <w:rPr>
          <w:lang w:eastAsia="ja-JP"/>
        </w:rPr>
        <w:t>Gewicht: 0,32 kg</w:t>
      </w:r>
      <w:r>
        <w:rPr>
          <w:lang w:val="en-GB" w:eastAsia="ja-JP"/>
        </w:rPr>
        <w:t> </w:t>
      </w:r>
    </w:p>
    <w:p w14:paraId="6BD65C21" w14:textId="77777777" w:rsidR="00243EDE" w:rsidRPr="00243EDE" w:rsidRDefault="00243EDE" w:rsidP="00243EDE">
      <w:pPr>
        <w:rPr>
          <w:lang w:val="en-GB" w:eastAsia="ja-JP"/>
        </w:rPr>
      </w:pPr>
      <w:r>
        <w:rPr>
          <w:lang w:val="en-GB" w:eastAsia="ja-JP"/>
        </w:rPr>
        <w:t> </w:t>
      </w:r>
    </w:p>
    <w:p w14:paraId="19993C53" w14:textId="77777777" w:rsidR="00243EDE" w:rsidRPr="00243EDE" w:rsidRDefault="00243EDE" w:rsidP="00243EDE">
      <w:pPr>
        <w:rPr>
          <w:lang w:val="en-GB" w:eastAsia="ja-JP"/>
        </w:rPr>
      </w:pPr>
      <w:r>
        <w:rPr>
          <w:lang w:val="en-GB" w:eastAsia="ja-JP"/>
        </w:rPr>
        <w:t> </w:t>
      </w:r>
    </w:p>
    <w:p w14:paraId="26AC0A01" w14:textId="7C23938C" w:rsidR="00243EDE" w:rsidRPr="00243EDE" w:rsidRDefault="00243EDE" w:rsidP="00243EDE">
      <w:pPr>
        <w:rPr>
          <w:lang w:val="en-GB" w:eastAsia="ja-JP"/>
        </w:rPr>
      </w:pPr>
      <w:r>
        <w:rPr>
          <w:noProof/>
          <w:lang w:val="en-GB" w:eastAsia="ja-JP"/>
        </w:rPr>
        <w:lastRenderedPageBreak/>
        <w:drawing>
          <wp:inline distT="0" distB="0" distL="0" distR="0" wp14:anchorId="6C21A626" wp14:editId="4703E98D">
            <wp:extent cx="5940425" cy="4119245"/>
            <wp:effectExtent l="0" t="0" r="3175" b="0"/>
            <wp:docPr id="948932176" name="Picture 69" descr="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Diagram  Description automatically generated"/>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0425" cy="4119245"/>
                    </a:xfrm>
                    <a:prstGeom prst="rect">
                      <a:avLst/>
                    </a:prstGeom>
                    <a:noFill/>
                    <a:ln>
                      <a:noFill/>
                    </a:ln>
                  </pic:spPr>
                </pic:pic>
              </a:graphicData>
            </a:graphic>
          </wp:inline>
        </w:drawing>
      </w:r>
      <w:r>
        <w:rPr>
          <w:noProof/>
          <w:lang w:val="en-GB" w:eastAsia="ja-JP"/>
        </w:rPr>
        <w:drawing>
          <wp:inline distT="0" distB="0" distL="0" distR="0" wp14:anchorId="61EFFC2F" wp14:editId="20DC6C48">
            <wp:extent cx="4813300" cy="393700"/>
            <wp:effectExtent l="0" t="0" r="6350" b="6350"/>
            <wp:docPr id="1712159649" name="Picture 68" descr="Text Box 1288172846,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Text Box 1288172846, Textbox"/>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813300" cy="393700"/>
                    </a:xfrm>
                    <a:prstGeom prst="rect">
                      <a:avLst/>
                    </a:prstGeom>
                    <a:noFill/>
                    <a:ln>
                      <a:noFill/>
                    </a:ln>
                  </pic:spPr>
                </pic:pic>
              </a:graphicData>
            </a:graphic>
          </wp:inline>
        </w:drawing>
      </w:r>
      <w:r>
        <w:rPr>
          <w:lang w:val="en-GB" w:eastAsia="ja-JP"/>
        </w:rPr>
        <w:t> </w:t>
      </w:r>
    </w:p>
    <w:p w14:paraId="310897A3" w14:textId="5849C371" w:rsidR="0013714E" w:rsidRDefault="00243EDE" w:rsidP="00243EDE">
      <w:pPr>
        <w:rPr>
          <w:lang w:val="en-GB" w:eastAsia="ja-JP"/>
        </w:rPr>
      </w:pPr>
      <w:r>
        <w:rPr>
          <w:lang w:val="en-GB" w:eastAsia="ja-JP"/>
        </w:rPr>
        <w:t> </w:t>
      </w:r>
    </w:p>
    <w:p w14:paraId="1A9B70F9" w14:textId="421D56AC" w:rsidR="00243EDE" w:rsidRPr="00243EDE" w:rsidRDefault="0013714E" w:rsidP="00243EDE">
      <w:pPr>
        <w:rPr>
          <w:lang w:val="en-GB" w:eastAsia="ja-JP"/>
        </w:rPr>
      </w:pPr>
      <w:r>
        <w:rPr>
          <w:lang w:val="en-GB" w:eastAsia="ja-JP"/>
        </w:rPr>
        <w:br w:type="page"/>
      </w:r>
    </w:p>
    <w:p w14:paraId="31AE28CC" w14:textId="77777777" w:rsidR="00243EDE" w:rsidRPr="00243EDE" w:rsidRDefault="00243EDE" w:rsidP="00243EDE">
      <w:pPr>
        <w:rPr>
          <w:lang w:val="en-GB" w:eastAsia="ja-JP"/>
        </w:rPr>
      </w:pPr>
      <w:r>
        <w:rPr>
          <w:lang w:val="en-GB" w:eastAsia="ja-JP"/>
        </w:rPr>
        <w:lastRenderedPageBreak/>
        <w:t> </w:t>
      </w:r>
    </w:p>
    <w:p w14:paraId="015FF91F" w14:textId="0F7802A4" w:rsidR="00243EDE" w:rsidRPr="00243EDE" w:rsidRDefault="00243EDE" w:rsidP="00243EDE">
      <w:pPr>
        <w:pStyle w:val="Heading1"/>
        <w:rPr>
          <w:lang w:val="en-GB" w:eastAsia="ja-JP"/>
        </w:rPr>
      </w:pPr>
      <w:bookmarkStart w:id="109" w:name="_Toc229775535"/>
      <w:r>
        <w:rPr>
          <w:lang w:eastAsia="ja-JP"/>
        </w:rPr>
        <w:t>Glossar</w:t>
      </w:r>
      <w:bookmarkEnd w:id="109"/>
    </w:p>
    <w:p w14:paraId="59E4DA06" w14:textId="77777777" w:rsidR="00243EDE" w:rsidRPr="00243EDE" w:rsidRDefault="00243EDE" w:rsidP="00243EDE">
      <w:pPr>
        <w:rPr>
          <w:b/>
          <w:bCs/>
          <w:lang w:val="en-GB" w:eastAsia="ja-JP"/>
        </w:rPr>
      </w:pPr>
      <w:r>
        <w:rPr>
          <w:b/>
          <w:bCs/>
          <w:lang w:val="en-GB" w:eastAsia="ja-JP"/>
        </w:rPr>
        <w:t> </w:t>
      </w:r>
    </w:p>
    <w:tbl>
      <w:tblPr>
        <w:tblW w:w="0" w:type="dxa"/>
        <w:tblBorders>
          <w:top w:val="outset" w:sz="6" w:space="0" w:color="auto"/>
          <w:left w:val="outset" w:sz="6" w:space="0" w:color="auto"/>
          <w:bottom w:val="outset" w:sz="6" w:space="0" w:color="auto"/>
          <w:right w:val="outset" w:sz="6" w:space="0" w:color="auto"/>
        </w:tblBorders>
        <w:tblCellMar>
          <w:left w:w="57" w:type="dxa"/>
          <w:right w:w="57" w:type="dxa"/>
        </w:tblCellMar>
        <w:tblLook w:val="04A0" w:firstRow="1" w:lastRow="0" w:firstColumn="1" w:lastColumn="0" w:noHBand="0" w:noVBand="1"/>
      </w:tblPr>
      <w:tblGrid>
        <w:gridCol w:w="2685"/>
        <w:gridCol w:w="6645"/>
      </w:tblGrid>
      <w:tr w:rsidR="00243EDE" w:rsidRPr="00243EDE" w14:paraId="65C315C2" w14:textId="77777777" w:rsidTr="00871D24">
        <w:trPr>
          <w:trHeight w:val="300"/>
        </w:trPr>
        <w:tc>
          <w:tcPr>
            <w:tcW w:w="2685" w:type="dxa"/>
            <w:tcBorders>
              <w:top w:val="single" w:sz="6" w:space="0" w:color="auto"/>
              <w:left w:val="single" w:sz="6" w:space="0" w:color="auto"/>
              <w:bottom w:val="single" w:sz="6" w:space="0" w:color="auto"/>
              <w:right w:val="single" w:sz="6" w:space="0" w:color="auto"/>
            </w:tcBorders>
            <w:hideMark/>
          </w:tcPr>
          <w:p w14:paraId="3B8D0820" w14:textId="4AEB2D73" w:rsidR="00243EDE" w:rsidRPr="00243EDE" w:rsidRDefault="00243EDE" w:rsidP="00243EDE">
            <w:pPr>
              <w:rPr>
                <w:b/>
                <w:bCs/>
                <w:lang w:val="en-GB" w:eastAsia="ja-JP"/>
              </w:rPr>
            </w:pPr>
            <w:r>
              <w:rPr>
                <w:b/>
                <w:bCs/>
                <w:lang w:eastAsia="ja-JP"/>
              </w:rPr>
              <w:t>Akronym</w:t>
            </w:r>
            <w:r>
              <w:rPr>
                <w:b/>
                <w:bCs/>
                <w:lang w:val="en-GB" w:eastAsia="ja-JP"/>
              </w:rPr>
              <w:t> </w:t>
            </w:r>
          </w:p>
        </w:tc>
        <w:tc>
          <w:tcPr>
            <w:tcW w:w="6645" w:type="dxa"/>
            <w:tcBorders>
              <w:top w:val="single" w:sz="6" w:space="0" w:color="auto"/>
              <w:left w:val="single" w:sz="6" w:space="0" w:color="auto"/>
              <w:bottom w:val="single" w:sz="6" w:space="0" w:color="auto"/>
              <w:right w:val="single" w:sz="6" w:space="0" w:color="auto"/>
            </w:tcBorders>
            <w:hideMark/>
          </w:tcPr>
          <w:p w14:paraId="2C7D80CD" w14:textId="7571C486" w:rsidR="00243EDE" w:rsidRPr="00243EDE" w:rsidRDefault="008920F3" w:rsidP="00243EDE">
            <w:pPr>
              <w:rPr>
                <w:b/>
                <w:bCs/>
                <w:lang w:val="en-GB" w:eastAsia="ja-JP"/>
              </w:rPr>
            </w:pPr>
            <w:r>
              <w:rPr>
                <w:b/>
                <w:bCs/>
                <w:lang w:eastAsia="ja-JP"/>
              </w:rPr>
              <w:t>Beschreibung</w:t>
            </w:r>
            <w:r>
              <w:rPr>
                <w:b/>
                <w:bCs/>
                <w:lang w:val="en-GB" w:eastAsia="ja-JP"/>
              </w:rPr>
              <w:t> </w:t>
            </w:r>
          </w:p>
        </w:tc>
      </w:tr>
      <w:tr w:rsidR="00243EDE" w:rsidRPr="00243EDE" w14:paraId="28F1807E" w14:textId="77777777" w:rsidTr="00871D24">
        <w:trPr>
          <w:trHeight w:val="300"/>
        </w:trPr>
        <w:tc>
          <w:tcPr>
            <w:tcW w:w="2685" w:type="dxa"/>
            <w:tcBorders>
              <w:top w:val="single" w:sz="6" w:space="0" w:color="auto"/>
              <w:left w:val="single" w:sz="6" w:space="0" w:color="auto"/>
              <w:bottom w:val="single" w:sz="6" w:space="0" w:color="auto"/>
              <w:right w:val="single" w:sz="6" w:space="0" w:color="auto"/>
            </w:tcBorders>
            <w:hideMark/>
          </w:tcPr>
          <w:p w14:paraId="082692CA" w14:textId="77777777" w:rsidR="00243EDE" w:rsidRPr="00243EDE" w:rsidRDefault="00243EDE" w:rsidP="00243EDE">
            <w:pPr>
              <w:rPr>
                <w:b/>
                <w:bCs/>
                <w:lang w:val="en-GB" w:eastAsia="ja-JP"/>
              </w:rPr>
            </w:pPr>
            <w:r>
              <w:rPr>
                <w:lang w:eastAsia="ja-JP"/>
              </w:rPr>
              <w:t>AP</w:t>
            </w:r>
            <w:r>
              <w:rPr>
                <w:b/>
                <w:bCs/>
                <w:lang w:val="en-GB" w:eastAsia="ja-JP"/>
              </w:rPr>
              <w:t> </w:t>
            </w:r>
          </w:p>
        </w:tc>
        <w:tc>
          <w:tcPr>
            <w:tcW w:w="6645" w:type="dxa"/>
            <w:tcBorders>
              <w:top w:val="single" w:sz="6" w:space="0" w:color="auto"/>
              <w:left w:val="single" w:sz="6" w:space="0" w:color="auto"/>
              <w:bottom w:val="single" w:sz="6" w:space="0" w:color="auto"/>
              <w:right w:val="single" w:sz="6" w:space="0" w:color="auto"/>
            </w:tcBorders>
            <w:hideMark/>
          </w:tcPr>
          <w:p w14:paraId="4ADA04A8" w14:textId="77777777" w:rsidR="00243EDE" w:rsidRPr="00243EDE" w:rsidRDefault="00243EDE" w:rsidP="00243EDE">
            <w:pPr>
              <w:rPr>
                <w:b/>
                <w:bCs/>
                <w:lang w:eastAsia="ja-JP"/>
              </w:rPr>
            </w:pPr>
            <w:r>
              <w:rPr>
                <w:lang w:eastAsia="ja-JP"/>
              </w:rPr>
              <w:t>Access Point. Die Hardware, mit der sich der Kunde verbindet und die die Daten an die CCU überträgt.</w:t>
            </w:r>
            <w:r>
              <w:rPr>
                <w:b/>
                <w:bCs/>
                <w:lang w:eastAsia="ja-JP"/>
              </w:rPr>
              <w:t> </w:t>
            </w:r>
          </w:p>
        </w:tc>
      </w:tr>
      <w:tr w:rsidR="00243EDE" w:rsidRPr="00243EDE" w14:paraId="7C0B5929" w14:textId="77777777" w:rsidTr="00871D24">
        <w:trPr>
          <w:trHeight w:val="300"/>
        </w:trPr>
        <w:tc>
          <w:tcPr>
            <w:tcW w:w="2685" w:type="dxa"/>
            <w:tcBorders>
              <w:top w:val="single" w:sz="6" w:space="0" w:color="auto"/>
              <w:left w:val="single" w:sz="6" w:space="0" w:color="auto"/>
              <w:bottom w:val="single" w:sz="6" w:space="0" w:color="auto"/>
              <w:right w:val="single" w:sz="6" w:space="0" w:color="auto"/>
            </w:tcBorders>
            <w:hideMark/>
          </w:tcPr>
          <w:p w14:paraId="53DB24FC" w14:textId="77777777" w:rsidR="00243EDE" w:rsidRPr="00243EDE" w:rsidRDefault="00243EDE" w:rsidP="00243EDE">
            <w:pPr>
              <w:rPr>
                <w:b/>
                <w:bCs/>
                <w:lang w:val="en-GB" w:eastAsia="ja-JP"/>
              </w:rPr>
            </w:pPr>
            <w:r>
              <w:rPr>
                <w:lang w:eastAsia="ja-JP"/>
              </w:rPr>
              <w:t>CCU</w:t>
            </w:r>
            <w:r>
              <w:rPr>
                <w:b/>
                <w:bCs/>
                <w:lang w:val="en-GB" w:eastAsia="ja-JP"/>
              </w:rPr>
              <w:t> </w:t>
            </w:r>
          </w:p>
        </w:tc>
        <w:tc>
          <w:tcPr>
            <w:tcW w:w="6645" w:type="dxa"/>
            <w:tcBorders>
              <w:top w:val="single" w:sz="6" w:space="0" w:color="auto"/>
              <w:left w:val="single" w:sz="6" w:space="0" w:color="auto"/>
              <w:bottom w:val="single" w:sz="6" w:space="0" w:color="auto"/>
              <w:right w:val="single" w:sz="6" w:space="0" w:color="auto"/>
            </w:tcBorders>
            <w:hideMark/>
          </w:tcPr>
          <w:p w14:paraId="1926AEC4" w14:textId="77777777" w:rsidR="00243EDE" w:rsidRPr="00243EDE" w:rsidRDefault="00243EDE" w:rsidP="00243EDE">
            <w:pPr>
              <w:rPr>
                <w:b/>
                <w:bCs/>
                <w:lang w:eastAsia="ja-JP"/>
              </w:rPr>
            </w:pPr>
            <w:r>
              <w:rPr>
                <w:lang w:eastAsia="ja-JP"/>
              </w:rPr>
              <w:t>Communications Control Unit.  Das Akronym CCU bezieht sich sowohl auf die Firmware als auch auf die Hardware des Hochleistungs-Routers von Nomad im Fahrzeug.</w:t>
            </w:r>
            <w:r>
              <w:rPr>
                <w:b/>
                <w:bCs/>
                <w:lang w:eastAsia="ja-JP"/>
              </w:rPr>
              <w:t> </w:t>
            </w:r>
          </w:p>
        </w:tc>
      </w:tr>
      <w:tr w:rsidR="00243EDE" w:rsidRPr="00243EDE" w14:paraId="78324358" w14:textId="77777777" w:rsidTr="00871D24">
        <w:trPr>
          <w:trHeight w:val="300"/>
        </w:trPr>
        <w:tc>
          <w:tcPr>
            <w:tcW w:w="2685" w:type="dxa"/>
            <w:tcBorders>
              <w:top w:val="single" w:sz="6" w:space="0" w:color="auto"/>
              <w:left w:val="single" w:sz="6" w:space="0" w:color="auto"/>
              <w:bottom w:val="single" w:sz="6" w:space="0" w:color="auto"/>
              <w:right w:val="single" w:sz="6" w:space="0" w:color="auto"/>
            </w:tcBorders>
            <w:hideMark/>
          </w:tcPr>
          <w:p w14:paraId="5A68706E" w14:textId="77777777" w:rsidR="00243EDE" w:rsidRPr="00243EDE" w:rsidRDefault="00243EDE" w:rsidP="00243EDE">
            <w:pPr>
              <w:rPr>
                <w:b/>
                <w:bCs/>
                <w:lang w:val="en-GB" w:eastAsia="ja-JP"/>
              </w:rPr>
            </w:pPr>
            <w:r>
              <w:rPr>
                <w:lang w:eastAsia="ja-JP"/>
              </w:rPr>
              <w:t>ICCID</w:t>
            </w:r>
            <w:r>
              <w:rPr>
                <w:b/>
                <w:bCs/>
                <w:lang w:val="en-GB" w:eastAsia="ja-JP"/>
              </w:rPr>
              <w:t> </w:t>
            </w:r>
          </w:p>
        </w:tc>
        <w:tc>
          <w:tcPr>
            <w:tcW w:w="6645" w:type="dxa"/>
            <w:tcBorders>
              <w:top w:val="single" w:sz="6" w:space="0" w:color="auto"/>
              <w:left w:val="single" w:sz="6" w:space="0" w:color="auto"/>
              <w:bottom w:val="single" w:sz="6" w:space="0" w:color="auto"/>
              <w:right w:val="single" w:sz="6" w:space="0" w:color="auto"/>
            </w:tcBorders>
            <w:hideMark/>
          </w:tcPr>
          <w:p w14:paraId="73AE1395" w14:textId="77777777" w:rsidR="00243EDE" w:rsidRPr="00243EDE" w:rsidRDefault="00243EDE" w:rsidP="00243EDE">
            <w:pPr>
              <w:rPr>
                <w:b/>
                <w:bCs/>
                <w:lang w:eastAsia="ja-JP"/>
              </w:rPr>
            </w:pPr>
            <w:r>
              <w:rPr>
                <w:lang w:eastAsia="ja-JP"/>
              </w:rPr>
              <w:t>Integrated Circuit Card Identifier. Die eindeutige Kennung einer SIM-Karte</w:t>
            </w:r>
            <w:r>
              <w:rPr>
                <w:b/>
                <w:bCs/>
                <w:lang w:eastAsia="ja-JP"/>
              </w:rPr>
              <w:t> </w:t>
            </w:r>
          </w:p>
        </w:tc>
      </w:tr>
      <w:tr w:rsidR="00243EDE" w:rsidRPr="00243EDE" w14:paraId="0E07059D" w14:textId="77777777" w:rsidTr="00871D24">
        <w:trPr>
          <w:trHeight w:val="300"/>
        </w:trPr>
        <w:tc>
          <w:tcPr>
            <w:tcW w:w="2685" w:type="dxa"/>
            <w:tcBorders>
              <w:top w:val="single" w:sz="6" w:space="0" w:color="auto"/>
              <w:left w:val="single" w:sz="6" w:space="0" w:color="auto"/>
              <w:bottom w:val="single" w:sz="6" w:space="0" w:color="auto"/>
              <w:right w:val="single" w:sz="6" w:space="0" w:color="auto"/>
            </w:tcBorders>
            <w:hideMark/>
          </w:tcPr>
          <w:p w14:paraId="3B4E8FDD" w14:textId="77777777" w:rsidR="00243EDE" w:rsidRPr="00243EDE" w:rsidRDefault="00243EDE" w:rsidP="00243EDE">
            <w:pPr>
              <w:rPr>
                <w:b/>
                <w:bCs/>
                <w:lang w:val="en-GB" w:eastAsia="ja-JP"/>
              </w:rPr>
            </w:pPr>
            <w:r>
              <w:rPr>
                <w:lang w:eastAsia="ja-JP"/>
              </w:rPr>
              <w:t>IMSI</w:t>
            </w:r>
            <w:r>
              <w:rPr>
                <w:b/>
                <w:bCs/>
                <w:lang w:val="en-GB" w:eastAsia="ja-JP"/>
              </w:rPr>
              <w:t> </w:t>
            </w:r>
          </w:p>
        </w:tc>
        <w:tc>
          <w:tcPr>
            <w:tcW w:w="6645" w:type="dxa"/>
            <w:tcBorders>
              <w:top w:val="single" w:sz="6" w:space="0" w:color="auto"/>
              <w:left w:val="single" w:sz="6" w:space="0" w:color="auto"/>
              <w:bottom w:val="single" w:sz="6" w:space="0" w:color="auto"/>
              <w:right w:val="single" w:sz="6" w:space="0" w:color="auto"/>
            </w:tcBorders>
            <w:hideMark/>
          </w:tcPr>
          <w:p w14:paraId="4FF1E5BB" w14:textId="77777777" w:rsidR="00243EDE" w:rsidRPr="00243EDE" w:rsidRDefault="00243EDE" w:rsidP="00243EDE">
            <w:pPr>
              <w:rPr>
                <w:b/>
                <w:bCs/>
                <w:lang w:val="en-GB" w:eastAsia="ja-JP"/>
              </w:rPr>
            </w:pPr>
            <w:r>
              <w:rPr>
                <w:lang w:eastAsia="ja-JP"/>
              </w:rPr>
              <w:t>International Mobile Subscriber Identity </w:t>
            </w:r>
            <w:r>
              <w:rPr>
                <w:b/>
                <w:bCs/>
                <w:lang w:val="en-GB" w:eastAsia="ja-JP"/>
              </w:rPr>
              <w:t> </w:t>
            </w:r>
          </w:p>
        </w:tc>
      </w:tr>
      <w:tr w:rsidR="00243EDE" w:rsidRPr="00243EDE" w14:paraId="51329141" w14:textId="77777777" w:rsidTr="00871D24">
        <w:trPr>
          <w:trHeight w:val="300"/>
        </w:trPr>
        <w:tc>
          <w:tcPr>
            <w:tcW w:w="2685" w:type="dxa"/>
            <w:tcBorders>
              <w:top w:val="single" w:sz="6" w:space="0" w:color="auto"/>
              <w:left w:val="single" w:sz="6" w:space="0" w:color="auto"/>
              <w:bottom w:val="single" w:sz="6" w:space="0" w:color="auto"/>
              <w:right w:val="single" w:sz="6" w:space="0" w:color="auto"/>
            </w:tcBorders>
            <w:hideMark/>
          </w:tcPr>
          <w:p w14:paraId="3E6F00DF" w14:textId="77777777" w:rsidR="00243EDE" w:rsidRPr="00243EDE" w:rsidRDefault="00243EDE" w:rsidP="00243EDE">
            <w:pPr>
              <w:rPr>
                <w:b/>
                <w:bCs/>
                <w:lang w:val="en-GB" w:eastAsia="ja-JP"/>
              </w:rPr>
            </w:pPr>
            <w:r>
              <w:rPr>
                <w:lang w:eastAsia="ja-JP"/>
              </w:rPr>
              <w:t>MS</w:t>
            </w:r>
            <w:r>
              <w:rPr>
                <w:b/>
                <w:bCs/>
                <w:lang w:val="en-GB" w:eastAsia="ja-JP"/>
              </w:rPr>
              <w:t> </w:t>
            </w:r>
          </w:p>
        </w:tc>
        <w:tc>
          <w:tcPr>
            <w:tcW w:w="6645" w:type="dxa"/>
            <w:tcBorders>
              <w:top w:val="single" w:sz="6" w:space="0" w:color="auto"/>
              <w:left w:val="single" w:sz="6" w:space="0" w:color="auto"/>
              <w:bottom w:val="single" w:sz="6" w:space="0" w:color="auto"/>
              <w:right w:val="single" w:sz="6" w:space="0" w:color="auto"/>
            </w:tcBorders>
            <w:hideMark/>
          </w:tcPr>
          <w:p w14:paraId="438144A0" w14:textId="424D2ACC" w:rsidR="00243EDE" w:rsidRPr="00243EDE" w:rsidRDefault="00243EDE" w:rsidP="00243EDE">
            <w:pPr>
              <w:rPr>
                <w:b/>
                <w:bCs/>
                <w:lang w:val="en-GB" w:eastAsia="ja-JP"/>
              </w:rPr>
            </w:pPr>
            <w:r>
              <w:rPr>
                <w:lang w:eastAsia="ja-JP"/>
              </w:rPr>
              <w:t>Medienserver </w:t>
            </w:r>
            <w:r>
              <w:rPr>
                <w:b/>
                <w:bCs/>
                <w:lang w:val="en-GB" w:eastAsia="ja-JP"/>
              </w:rPr>
              <w:t> </w:t>
            </w:r>
          </w:p>
        </w:tc>
      </w:tr>
      <w:tr w:rsidR="00243EDE" w:rsidRPr="00243EDE" w14:paraId="23EEB492" w14:textId="77777777" w:rsidTr="00871D24">
        <w:trPr>
          <w:trHeight w:val="300"/>
        </w:trPr>
        <w:tc>
          <w:tcPr>
            <w:tcW w:w="2685" w:type="dxa"/>
            <w:tcBorders>
              <w:top w:val="single" w:sz="6" w:space="0" w:color="auto"/>
              <w:left w:val="single" w:sz="6" w:space="0" w:color="auto"/>
              <w:bottom w:val="single" w:sz="6" w:space="0" w:color="auto"/>
              <w:right w:val="single" w:sz="6" w:space="0" w:color="auto"/>
            </w:tcBorders>
            <w:hideMark/>
          </w:tcPr>
          <w:p w14:paraId="1BFB505E" w14:textId="77777777" w:rsidR="00243EDE" w:rsidRPr="00243EDE" w:rsidRDefault="00243EDE" w:rsidP="00243EDE">
            <w:pPr>
              <w:rPr>
                <w:b/>
                <w:bCs/>
                <w:lang w:val="en-GB" w:eastAsia="ja-JP"/>
              </w:rPr>
            </w:pPr>
            <w:r>
              <w:rPr>
                <w:lang w:eastAsia="ja-JP"/>
              </w:rPr>
              <w:t>NTP</w:t>
            </w:r>
            <w:r>
              <w:rPr>
                <w:b/>
                <w:bCs/>
                <w:lang w:val="en-GB" w:eastAsia="ja-JP"/>
              </w:rPr>
              <w:t> </w:t>
            </w:r>
          </w:p>
        </w:tc>
        <w:tc>
          <w:tcPr>
            <w:tcW w:w="6645" w:type="dxa"/>
            <w:tcBorders>
              <w:top w:val="single" w:sz="6" w:space="0" w:color="auto"/>
              <w:left w:val="single" w:sz="6" w:space="0" w:color="auto"/>
              <w:bottom w:val="single" w:sz="6" w:space="0" w:color="auto"/>
              <w:right w:val="single" w:sz="6" w:space="0" w:color="auto"/>
            </w:tcBorders>
            <w:hideMark/>
          </w:tcPr>
          <w:p w14:paraId="1346F341" w14:textId="77777777" w:rsidR="00243EDE" w:rsidRPr="00243EDE" w:rsidRDefault="00243EDE" w:rsidP="00243EDE">
            <w:pPr>
              <w:rPr>
                <w:b/>
                <w:bCs/>
                <w:lang w:val="en-GB" w:eastAsia="ja-JP"/>
              </w:rPr>
            </w:pPr>
            <w:r>
              <w:rPr>
                <w:lang w:eastAsia="ja-JP"/>
              </w:rPr>
              <w:t>Network Time Protocol </w:t>
            </w:r>
            <w:r>
              <w:rPr>
                <w:b/>
                <w:bCs/>
                <w:lang w:val="en-GB" w:eastAsia="ja-JP"/>
              </w:rPr>
              <w:t> </w:t>
            </w:r>
          </w:p>
        </w:tc>
      </w:tr>
      <w:tr w:rsidR="00243EDE" w:rsidRPr="00243EDE" w14:paraId="3D9B1285" w14:textId="77777777" w:rsidTr="00871D24">
        <w:trPr>
          <w:trHeight w:val="300"/>
        </w:trPr>
        <w:tc>
          <w:tcPr>
            <w:tcW w:w="2685" w:type="dxa"/>
            <w:tcBorders>
              <w:top w:val="single" w:sz="6" w:space="0" w:color="auto"/>
              <w:left w:val="single" w:sz="6" w:space="0" w:color="auto"/>
              <w:bottom w:val="single" w:sz="6" w:space="0" w:color="auto"/>
              <w:right w:val="single" w:sz="6" w:space="0" w:color="auto"/>
            </w:tcBorders>
            <w:hideMark/>
          </w:tcPr>
          <w:p w14:paraId="1792021C" w14:textId="77777777" w:rsidR="00243EDE" w:rsidRPr="00243EDE" w:rsidRDefault="00243EDE" w:rsidP="00243EDE">
            <w:pPr>
              <w:rPr>
                <w:b/>
                <w:bCs/>
                <w:lang w:val="en-GB" w:eastAsia="ja-JP"/>
              </w:rPr>
            </w:pPr>
            <w:r>
              <w:rPr>
                <w:lang w:eastAsia="ja-JP"/>
              </w:rPr>
              <w:t>PDP</w:t>
            </w:r>
            <w:r>
              <w:rPr>
                <w:b/>
                <w:bCs/>
                <w:lang w:val="en-GB" w:eastAsia="ja-JP"/>
              </w:rPr>
              <w:t> </w:t>
            </w:r>
          </w:p>
        </w:tc>
        <w:tc>
          <w:tcPr>
            <w:tcW w:w="6645" w:type="dxa"/>
            <w:tcBorders>
              <w:top w:val="single" w:sz="6" w:space="0" w:color="auto"/>
              <w:left w:val="single" w:sz="6" w:space="0" w:color="auto"/>
              <w:bottom w:val="single" w:sz="6" w:space="0" w:color="auto"/>
              <w:right w:val="single" w:sz="6" w:space="0" w:color="auto"/>
            </w:tcBorders>
            <w:hideMark/>
          </w:tcPr>
          <w:p w14:paraId="5767A112" w14:textId="77777777" w:rsidR="00243EDE" w:rsidRPr="00243EDE" w:rsidRDefault="00243EDE" w:rsidP="00243EDE">
            <w:pPr>
              <w:rPr>
                <w:b/>
                <w:bCs/>
                <w:lang w:val="en-GB" w:eastAsia="ja-JP"/>
              </w:rPr>
            </w:pPr>
            <w:r>
              <w:rPr>
                <w:lang w:eastAsia="ja-JP"/>
              </w:rPr>
              <w:t>Packet Data Protocol </w:t>
            </w:r>
            <w:r>
              <w:rPr>
                <w:b/>
                <w:bCs/>
                <w:lang w:val="en-GB" w:eastAsia="ja-JP"/>
              </w:rPr>
              <w:t> </w:t>
            </w:r>
          </w:p>
        </w:tc>
      </w:tr>
      <w:tr w:rsidR="00243EDE" w:rsidRPr="00243EDE" w14:paraId="02D96B3D" w14:textId="77777777" w:rsidTr="00871D24">
        <w:trPr>
          <w:trHeight w:val="300"/>
        </w:trPr>
        <w:tc>
          <w:tcPr>
            <w:tcW w:w="2685" w:type="dxa"/>
            <w:tcBorders>
              <w:top w:val="single" w:sz="6" w:space="0" w:color="auto"/>
              <w:left w:val="single" w:sz="6" w:space="0" w:color="auto"/>
              <w:bottom w:val="single" w:sz="6" w:space="0" w:color="auto"/>
              <w:right w:val="single" w:sz="6" w:space="0" w:color="auto"/>
            </w:tcBorders>
            <w:hideMark/>
          </w:tcPr>
          <w:p w14:paraId="01225023" w14:textId="77777777" w:rsidR="00243EDE" w:rsidRPr="00243EDE" w:rsidRDefault="00243EDE" w:rsidP="00243EDE">
            <w:pPr>
              <w:rPr>
                <w:b/>
                <w:bCs/>
                <w:lang w:val="en-GB" w:eastAsia="ja-JP"/>
              </w:rPr>
            </w:pPr>
            <w:r>
              <w:rPr>
                <w:lang w:eastAsia="ja-JP"/>
              </w:rPr>
              <w:t>PoE</w:t>
            </w:r>
            <w:r>
              <w:rPr>
                <w:b/>
                <w:bCs/>
                <w:lang w:val="en-GB" w:eastAsia="ja-JP"/>
              </w:rPr>
              <w:t> </w:t>
            </w:r>
          </w:p>
        </w:tc>
        <w:tc>
          <w:tcPr>
            <w:tcW w:w="6645" w:type="dxa"/>
            <w:tcBorders>
              <w:top w:val="single" w:sz="6" w:space="0" w:color="auto"/>
              <w:left w:val="single" w:sz="6" w:space="0" w:color="auto"/>
              <w:bottom w:val="single" w:sz="6" w:space="0" w:color="auto"/>
              <w:right w:val="single" w:sz="6" w:space="0" w:color="auto"/>
            </w:tcBorders>
            <w:hideMark/>
          </w:tcPr>
          <w:p w14:paraId="1C68FDB3" w14:textId="77777777" w:rsidR="00243EDE" w:rsidRPr="00243EDE" w:rsidRDefault="00243EDE" w:rsidP="00243EDE">
            <w:pPr>
              <w:rPr>
                <w:b/>
                <w:bCs/>
                <w:lang w:val="en-GB" w:eastAsia="ja-JP"/>
              </w:rPr>
            </w:pPr>
            <w:r>
              <w:rPr>
                <w:lang w:eastAsia="ja-JP"/>
              </w:rPr>
              <w:t>Power over Ethernet </w:t>
            </w:r>
            <w:r>
              <w:rPr>
                <w:b/>
                <w:bCs/>
                <w:lang w:val="en-GB" w:eastAsia="ja-JP"/>
              </w:rPr>
              <w:t> </w:t>
            </w:r>
          </w:p>
        </w:tc>
      </w:tr>
      <w:tr w:rsidR="00243EDE" w:rsidRPr="00243EDE" w14:paraId="1A16EABF" w14:textId="77777777" w:rsidTr="00871D24">
        <w:trPr>
          <w:trHeight w:val="300"/>
        </w:trPr>
        <w:tc>
          <w:tcPr>
            <w:tcW w:w="2685" w:type="dxa"/>
            <w:tcBorders>
              <w:top w:val="single" w:sz="6" w:space="0" w:color="auto"/>
              <w:left w:val="single" w:sz="6" w:space="0" w:color="auto"/>
              <w:bottom w:val="single" w:sz="6" w:space="0" w:color="auto"/>
              <w:right w:val="single" w:sz="6" w:space="0" w:color="auto"/>
            </w:tcBorders>
            <w:hideMark/>
          </w:tcPr>
          <w:p w14:paraId="69F3AC68" w14:textId="77777777" w:rsidR="00243EDE" w:rsidRPr="00243EDE" w:rsidRDefault="00243EDE" w:rsidP="00243EDE">
            <w:pPr>
              <w:rPr>
                <w:b/>
                <w:bCs/>
                <w:lang w:val="en-GB" w:eastAsia="ja-JP"/>
              </w:rPr>
            </w:pPr>
            <w:r>
              <w:rPr>
                <w:lang w:eastAsia="ja-JP"/>
              </w:rPr>
              <w:t>SSID</w:t>
            </w:r>
            <w:r>
              <w:rPr>
                <w:b/>
                <w:bCs/>
                <w:lang w:val="en-GB" w:eastAsia="ja-JP"/>
              </w:rPr>
              <w:t> </w:t>
            </w:r>
          </w:p>
        </w:tc>
        <w:tc>
          <w:tcPr>
            <w:tcW w:w="6645" w:type="dxa"/>
            <w:tcBorders>
              <w:top w:val="single" w:sz="6" w:space="0" w:color="auto"/>
              <w:left w:val="single" w:sz="6" w:space="0" w:color="auto"/>
              <w:bottom w:val="single" w:sz="6" w:space="0" w:color="auto"/>
              <w:right w:val="single" w:sz="6" w:space="0" w:color="auto"/>
            </w:tcBorders>
            <w:hideMark/>
          </w:tcPr>
          <w:p w14:paraId="4429FE8B" w14:textId="77777777" w:rsidR="00243EDE" w:rsidRPr="00243EDE" w:rsidRDefault="00243EDE" w:rsidP="00243EDE">
            <w:pPr>
              <w:rPr>
                <w:b/>
                <w:bCs/>
                <w:lang w:val="en-GB" w:eastAsia="ja-JP"/>
              </w:rPr>
            </w:pPr>
            <w:r>
              <w:rPr>
                <w:lang w:eastAsia="ja-JP"/>
              </w:rPr>
              <w:t>Service Set Identifier </w:t>
            </w:r>
            <w:r>
              <w:rPr>
                <w:b/>
                <w:bCs/>
                <w:lang w:val="en-GB" w:eastAsia="ja-JP"/>
              </w:rPr>
              <w:t> </w:t>
            </w:r>
          </w:p>
        </w:tc>
      </w:tr>
      <w:tr w:rsidR="00243EDE" w:rsidRPr="00243EDE" w14:paraId="0C3D1767" w14:textId="77777777" w:rsidTr="00871D24">
        <w:trPr>
          <w:trHeight w:val="300"/>
        </w:trPr>
        <w:tc>
          <w:tcPr>
            <w:tcW w:w="2685" w:type="dxa"/>
            <w:tcBorders>
              <w:top w:val="single" w:sz="6" w:space="0" w:color="auto"/>
              <w:left w:val="single" w:sz="6" w:space="0" w:color="auto"/>
              <w:bottom w:val="single" w:sz="6" w:space="0" w:color="auto"/>
              <w:right w:val="single" w:sz="6" w:space="0" w:color="auto"/>
            </w:tcBorders>
            <w:hideMark/>
          </w:tcPr>
          <w:p w14:paraId="7C386977" w14:textId="77777777" w:rsidR="00243EDE" w:rsidRPr="00243EDE" w:rsidRDefault="00243EDE" w:rsidP="00243EDE">
            <w:pPr>
              <w:rPr>
                <w:b/>
                <w:bCs/>
                <w:lang w:val="en-GB" w:eastAsia="ja-JP"/>
              </w:rPr>
            </w:pPr>
            <w:r>
              <w:rPr>
                <w:lang w:eastAsia="ja-JP"/>
              </w:rPr>
              <w:t>SW</w:t>
            </w:r>
            <w:r>
              <w:rPr>
                <w:b/>
                <w:bCs/>
                <w:lang w:val="en-GB" w:eastAsia="ja-JP"/>
              </w:rPr>
              <w:t> </w:t>
            </w:r>
          </w:p>
        </w:tc>
        <w:tc>
          <w:tcPr>
            <w:tcW w:w="6645" w:type="dxa"/>
            <w:tcBorders>
              <w:top w:val="single" w:sz="6" w:space="0" w:color="auto"/>
              <w:left w:val="single" w:sz="6" w:space="0" w:color="auto"/>
              <w:bottom w:val="single" w:sz="6" w:space="0" w:color="auto"/>
              <w:right w:val="single" w:sz="6" w:space="0" w:color="auto"/>
            </w:tcBorders>
            <w:hideMark/>
          </w:tcPr>
          <w:p w14:paraId="1B32F065" w14:textId="77777777" w:rsidR="00243EDE" w:rsidRPr="00243EDE" w:rsidRDefault="00243EDE" w:rsidP="00243EDE">
            <w:pPr>
              <w:rPr>
                <w:b/>
                <w:bCs/>
                <w:lang w:val="en-GB" w:eastAsia="ja-JP"/>
              </w:rPr>
            </w:pPr>
            <w:r>
              <w:rPr>
                <w:lang w:eastAsia="ja-JP"/>
              </w:rPr>
              <w:t>Switch</w:t>
            </w:r>
            <w:r>
              <w:rPr>
                <w:b/>
                <w:bCs/>
                <w:lang w:val="en-GB" w:eastAsia="ja-JP"/>
              </w:rPr>
              <w:t> </w:t>
            </w:r>
          </w:p>
        </w:tc>
      </w:tr>
      <w:tr w:rsidR="00243EDE" w:rsidRPr="00243EDE" w14:paraId="50310113" w14:textId="77777777" w:rsidTr="00871D24">
        <w:trPr>
          <w:trHeight w:val="300"/>
        </w:trPr>
        <w:tc>
          <w:tcPr>
            <w:tcW w:w="2685" w:type="dxa"/>
            <w:tcBorders>
              <w:top w:val="single" w:sz="6" w:space="0" w:color="auto"/>
              <w:left w:val="single" w:sz="6" w:space="0" w:color="auto"/>
              <w:bottom w:val="single" w:sz="6" w:space="0" w:color="auto"/>
              <w:right w:val="single" w:sz="6" w:space="0" w:color="auto"/>
            </w:tcBorders>
            <w:hideMark/>
          </w:tcPr>
          <w:p w14:paraId="1EB7938D" w14:textId="77777777" w:rsidR="00243EDE" w:rsidRPr="00243EDE" w:rsidRDefault="00243EDE" w:rsidP="00243EDE">
            <w:pPr>
              <w:rPr>
                <w:b/>
                <w:bCs/>
                <w:lang w:val="en-GB" w:eastAsia="ja-JP"/>
              </w:rPr>
            </w:pPr>
            <w:r>
              <w:rPr>
                <w:lang w:eastAsia="ja-JP"/>
              </w:rPr>
              <w:t>VLAN</w:t>
            </w:r>
            <w:r>
              <w:rPr>
                <w:b/>
                <w:bCs/>
                <w:lang w:val="en-GB" w:eastAsia="ja-JP"/>
              </w:rPr>
              <w:t> </w:t>
            </w:r>
          </w:p>
        </w:tc>
        <w:tc>
          <w:tcPr>
            <w:tcW w:w="6645" w:type="dxa"/>
            <w:tcBorders>
              <w:top w:val="single" w:sz="6" w:space="0" w:color="auto"/>
              <w:left w:val="single" w:sz="6" w:space="0" w:color="auto"/>
              <w:bottom w:val="single" w:sz="6" w:space="0" w:color="auto"/>
              <w:right w:val="single" w:sz="6" w:space="0" w:color="auto"/>
            </w:tcBorders>
            <w:hideMark/>
          </w:tcPr>
          <w:p w14:paraId="03A4467E" w14:textId="77777777" w:rsidR="00243EDE" w:rsidRPr="00243EDE" w:rsidRDefault="00243EDE" w:rsidP="00243EDE">
            <w:pPr>
              <w:rPr>
                <w:b/>
                <w:bCs/>
                <w:lang w:val="en-GB" w:eastAsia="ja-JP"/>
              </w:rPr>
            </w:pPr>
            <w:r>
              <w:rPr>
                <w:lang w:eastAsia="ja-JP"/>
              </w:rPr>
              <w:t>Virtual Local Area Network </w:t>
            </w:r>
            <w:r>
              <w:rPr>
                <w:b/>
                <w:bCs/>
                <w:lang w:val="en-GB" w:eastAsia="ja-JP"/>
              </w:rPr>
              <w:t> </w:t>
            </w:r>
          </w:p>
        </w:tc>
      </w:tr>
      <w:tr w:rsidR="00243EDE" w:rsidRPr="00243EDE" w14:paraId="7FC735F8" w14:textId="77777777" w:rsidTr="00871D24">
        <w:trPr>
          <w:trHeight w:val="300"/>
        </w:trPr>
        <w:tc>
          <w:tcPr>
            <w:tcW w:w="2685" w:type="dxa"/>
            <w:tcBorders>
              <w:top w:val="single" w:sz="6" w:space="0" w:color="auto"/>
              <w:left w:val="single" w:sz="6" w:space="0" w:color="auto"/>
              <w:bottom w:val="single" w:sz="6" w:space="0" w:color="auto"/>
              <w:right w:val="single" w:sz="6" w:space="0" w:color="auto"/>
            </w:tcBorders>
            <w:hideMark/>
          </w:tcPr>
          <w:p w14:paraId="030323AD" w14:textId="77777777" w:rsidR="00243EDE" w:rsidRPr="00243EDE" w:rsidRDefault="00243EDE" w:rsidP="00243EDE">
            <w:pPr>
              <w:rPr>
                <w:b/>
                <w:bCs/>
                <w:lang w:val="en-GB" w:eastAsia="ja-JP"/>
              </w:rPr>
            </w:pPr>
            <w:r>
              <w:rPr>
                <w:lang w:eastAsia="ja-JP"/>
              </w:rPr>
              <w:t>WAN</w:t>
            </w:r>
            <w:r>
              <w:rPr>
                <w:b/>
                <w:bCs/>
                <w:lang w:val="en-GB" w:eastAsia="ja-JP"/>
              </w:rPr>
              <w:t> </w:t>
            </w:r>
          </w:p>
        </w:tc>
        <w:tc>
          <w:tcPr>
            <w:tcW w:w="6645" w:type="dxa"/>
            <w:tcBorders>
              <w:top w:val="single" w:sz="6" w:space="0" w:color="auto"/>
              <w:left w:val="single" w:sz="6" w:space="0" w:color="auto"/>
              <w:bottom w:val="single" w:sz="6" w:space="0" w:color="auto"/>
              <w:right w:val="single" w:sz="6" w:space="0" w:color="auto"/>
            </w:tcBorders>
            <w:hideMark/>
          </w:tcPr>
          <w:p w14:paraId="2A7C5B4C" w14:textId="77777777" w:rsidR="00243EDE" w:rsidRPr="00243EDE" w:rsidRDefault="00243EDE" w:rsidP="00243EDE">
            <w:pPr>
              <w:rPr>
                <w:b/>
                <w:bCs/>
                <w:lang w:val="en-GB" w:eastAsia="ja-JP"/>
              </w:rPr>
            </w:pPr>
            <w:r>
              <w:rPr>
                <w:lang w:eastAsia="ja-JP"/>
              </w:rPr>
              <w:t>Wide Area Network </w:t>
            </w:r>
            <w:r>
              <w:rPr>
                <w:b/>
                <w:bCs/>
                <w:lang w:val="en-GB" w:eastAsia="ja-JP"/>
              </w:rPr>
              <w:t> </w:t>
            </w:r>
          </w:p>
        </w:tc>
      </w:tr>
      <w:tr w:rsidR="00243EDE" w:rsidRPr="00243EDE" w14:paraId="509A7152" w14:textId="77777777" w:rsidTr="00871D24">
        <w:trPr>
          <w:trHeight w:val="300"/>
        </w:trPr>
        <w:tc>
          <w:tcPr>
            <w:tcW w:w="2685" w:type="dxa"/>
            <w:tcBorders>
              <w:top w:val="single" w:sz="6" w:space="0" w:color="auto"/>
              <w:left w:val="single" w:sz="6" w:space="0" w:color="auto"/>
              <w:bottom w:val="single" w:sz="6" w:space="0" w:color="auto"/>
              <w:right w:val="single" w:sz="6" w:space="0" w:color="auto"/>
            </w:tcBorders>
            <w:hideMark/>
          </w:tcPr>
          <w:p w14:paraId="186E6741" w14:textId="77777777" w:rsidR="00243EDE" w:rsidRPr="00243EDE" w:rsidRDefault="00243EDE" w:rsidP="00243EDE">
            <w:pPr>
              <w:rPr>
                <w:b/>
                <w:bCs/>
                <w:lang w:val="en-GB" w:eastAsia="ja-JP"/>
              </w:rPr>
            </w:pPr>
            <w:r>
              <w:rPr>
                <w:lang w:eastAsia="ja-JP"/>
              </w:rPr>
              <w:t>WCB</w:t>
            </w:r>
            <w:r>
              <w:rPr>
                <w:b/>
                <w:bCs/>
                <w:lang w:val="en-GB" w:eastAsia="ja-JP"/>
              </w:rPr>
              <w:t> </w:t>
            </w:r>
          </w:p>
        </w:tc>
        <w:tc>
          <w:tcPr>
            <w:tcW w:w="6645" w:type="dxa"/>
            <w:tcBorders>
              <w:top w:val="single" w:sz="6" w:space="0" w:color="auto"/>
              <w:left w:val="single" w:sz="6" w:space="0" w:color="auto"/>
              <w:bottom w:val="single" w:sz="6" w:space="0" w:color="auto"/>
              <w:right w:val="single" w:sz="6" w:space="0" w:color="auto"/>
            </w:tcBorders>
            <w:hideMark/>
          </w:tcPr>
          <w:p w14:paraId="5E7BDB57" w14:textId="77777777" w:rsidR="00243EDE" w:rsidRPr="00243EDE" w:rsidRDefault="00243EDE" w:rsidP="00243EDE">
            <w:pPr>
              <w:rPr>
                <w:b/>
                <w:bCs/>
                <w:lang w:val="en-GB" w:eastAsia="ja-JP"/>
              </w:rPr>
            </w:pPr>
            <w:r>
              <w:rPr>
                <w:lang w:eastAsia="ja-JP"/>
              </w:rPr>
              <w:t>Wireless Client Bridge </w:t>
            </w:r>
            <w:r>
              <w:rPr>
                <w:b/>
                <w:bCs/>
                <w:lang w:val="en-GB" w:eastAsia="ja-JP"/>
              </w:rPr>
              <w:t> </w:t>
            </w:r>
          </w:p>
        </w:tc>
      </w:tr>
    </w:tbl>
    <w:p w14:paraId="54C3C8DF" w14:textId="1F13801E" w:rsidR="006C37F9" w:rsidRPr="00A22418" w:rsidRDefault="006C37F9" w:rsidP="006C37F9">
      <w:pPr>
        <w:rPr>
          <w:lang w:val="en-GB" w:eastAsia="ja-JP"/>
        </w:rPr>
      </w:pPr>
    </w:p>
    <w:sectPr w:rsidR="006C37F9" w:rsidRPr="00A22418" w:rsidSect="00AD3F35">
      <w:headerReference w:type="even" r:id="rId71"/>
      <w:headerReference w:type="default" r:id="rId72"/>
      <w:footerReference w:type="even" r:id="rId73"/>
      <w:footerReference w:type="default" r:id="rId74"/>
      <w:headerReference w:type="first" r:id="rId75"/>
      <w:footerReference w:type="first" r:id="rId76"/>
      <w:pgSz w:w="11907" w:h="16840" w:code="9"/>
      <w:pgMar w:top="1140" w:right="1140" w:bottom="720" w:left="1412" w:header="0" w:footer="544"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0D09A" w14:textId="77777777" w:rsidR="00622433" w:rsidRPr="00215A00" w:rsidRDefault="00622433" w:rsidP="00B07BA5">
      <w:pPr>
        <w:rPr>
          <w:lang w:bidi="th-TH"/>
        </w:rPr>
      </w:pPr>
      <w:r w:rsidRPr="00215A00">
        <w:rPr>
          <w:lang w:bidi="th-TH"/>
        </w:rPr>
        <w:separator/>
      </w:r>
    </w:p>
  </w:endnote>
  <w:endnote w:type="continuationSeparator" w:id="0">
    <w:p w14:paraId="06868A61" w14:textId="77777777" w:rsidR="00622433" w:rsidRPr="00215A00" w:rsidRDefault="00622433" w:rsidP="00B07BA5">
      <w:pPr>
        <w:rPr>
          <w:lang w:bidi="th-TH"/>
        </w:rPr>
      </w:pPr>
      <w:r w:rsidRPr="00215A00">
        <w:rPr>
          <w:lang w:bidi="th-TH"/>
        </w:rPr>
        <w:continuationSeparator/>
      </w:r>
    </w:p>
  </w:endnote>
  <w:endnote w:type="continuationNotice" w:id="1">
    <w:p w14:paraId="67964E5E" w14:textId="77777777" w:rsidR="00622433" w:rsidRPr="00215A00" w:rsidRDefault="00622433">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ele-GroteskNor">
    <w:altName w:val="Times New Roman"/>
    <w:panose1 w:val="00000000000000000000"/>
    <w:charset w:val="00"/>
    <w:family w:val="auto"/>
    <w:notTrueType/>
    <w:pitch w:val="variable"/>
    <w:sig w:usb0="00000003" w:usb1="00000000" w:usb2="00000000" w:usb3="00000000" w:csb0="00000001" w:csb1="00000000"/>
  </w:font>
  <w:font w:name="Tele-Antiqua">
    <w:altName w:val="Times New Roman"/>
    <w:panose1 w:val="00000000000000000000"/>
    <w:charset w:val="00"/>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auto"/>
    <w:pitch w:val="variable"/>
    <w:sig w:usb0="E00002FF" w:usb1="5000205A" w:usb2="00000000" w:usb3="00000000" w:csb0="0000019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3420C" w14:textId="77777777" w:rsidR="00AD3F35" w:rsidRDefault="00AD3F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MenTab1"/>
      <w:tblW w:w="10348" w:type="dxa"/>
      <w:tblInd w:w="-627" w:type="dxa"/>
      <w:tblBorders>
        <w:top w:val="none" w:sz="0" w:space="0" w:color="auto"/>
        <w:left w:val="none" w:sz="0" w:space="0" w:color="auto"/>
        <w:bottom w:val="none" w:sz="0" w:space="0" w:color="auto"/>
        <w:right w:val="none" w:sz="0" w:space="0" w:color="auto"/>
        <w:insideH w:val="single" w:sz="4" w:space="0" w:color="E54958"/>
        <w:insideV w:val="single" w:sz="4" w:space="0" w:color="525252"/>
      </w:tblBorders>
      <w:tblLook w:val="04A0" w:firstRow="1" w:lastRow="0" w:firstColumn="1" w:lastColumn="0" w:noHBand="0" w:noVBand="1"/>
    </w:tblPr>
    <w:tblGrid>
      <w:gridCol w:w="3449"/>
      <w:gridCol w:w="3449"/>
      <w:gridCol w:w="3450"/>
    </w:tblGrid>
    <w:tr w:rsidR="007349EB" w:rsidRPr="00215A00" w14:paraId="17B23F3A" w14:textId="77777777" w:rsidTr="00CD2A47">
      <w:trPr>
        <w:trHeight w:val="123"/>
      </w:trPr>
      <w:tc>
        <w:tcPr>
          <w:tcW w:w="3449" w:type="dxa"/>
          <w:vAlign w:val="center"/>
        </w:tcPr>
        <w:p w14:paraId="38A8BA35" w14:textId="0645BD4F" w:rsidR="007349EB" w:rsidRPr="00215A00" w:rsidRDefault="00846329" w:rsidP="000C0458">
          <w:pPr>
            <w:tabs>
              <w:tab w:val="left" w:pos="545"/>
              <w:tab w:val="left" w:pos="738"/>
              <w:tab w:val="left" w:pos="3276"/>
            </w:tabs>
            <w:jc w:val="center"/>
            <w:rPr>
              <w:color w:val="808080"/>
              <w:sz w:val="16"/>
            </w:rPr>
          </w:pPr>
          <w:r w:rsidRPr="00215A00">
            <w:rPr>
              <w:noProof/>
            </w:rPr>
            <mc:AlternateContent>
              <mc:Choice Requires="wps">
                <w:drawing>
                  <wp:anchor distT="0" distB="0" distL="114300" distR="114300" simplePos="0" relativeHeight="251658240" behindDoc="0" locked="0" layoutInCell="0" allowOverlap="1" wp14:anchorId="1ECF5E31" wp14:editId="22EE9A26">
                    <wp:simplePos x="0" y="0"/>
                    <wp:positionH relativeFrom="page">
                      <wp:posOffset>0</wp:posOffset>
                    </wp:positionH>
                    <wp:positionV relativeFrom="page">
                      <wp:posOffset>10229215</wp:posOffset>
                    </wp:positionV>
                    <wp:extent cx="7560945" cy="273050"/>
                    <wp:effectExtent l="0" t="0" r="0" b="0"/>
                    <wp:wrapNone/>
                    <wp:docPr id="88607264" name="Text Box 88607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0945" cy="273050"/>
                            </a:xfrm>
                            <a:prstGeom prst="rect">
                              <a:avLst/>
                            </a:prstGeom>
                            <a:noFill/>
                            <a:ln w="6350">
                              <a:noFill/>
                            </a:ln>
                          </wps:spPr>
                          <wps:txbx>
                            <w:txbxContent>
                              <w:p w14:paraId="56FA0C19" w14:textId="0E63D0FC" w:rsidR="00105964" w:rsidRPr="00215A00" w:rsidRDefault="00105964" w:rsidP="00105964">
                                <w:pPr>
                                  <w:spacing w:before="0" w:after="0"/>
                                  <w:rPr>
                                    <w:rFonts w:cs="Calibri"/>
                                    <w:color w:val="FFC000"/>
                                    <w:sz w:val="20"/>
                                  </w:rPr>
                                </w:pPr>
                                <w:r w:rsidRPr="00215A00">
                                  <w:rPr>
                                    <w:rFonts w:cs="Calibri"/>
                                    <w:color w:val="FFC000"/>
                                    <w:sz w:val="20"/>
                                  </w:rPr>
                                  <w:t>TLP gelb (Adressatenkreis)</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ECF5E31" id="_x0000_t202" coordsize="21600,21600" o:spt="202" path="m,l,21600r21600,l21600,xe">
                    <v:stroke joinstyle="miter"/>
                    <v:path gradientshapeok="t" o:connecttype="rect"/>
                  </v:shapetype>
                  <v:shape id="Text Box 88607264" o:spid="_x0000_s1026" type="#_x0000_t202" style="position:absolute;left:0;text-align:left;margin-left:0;margin-top:805.45pt;width:595.35pt;height:21.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" o:allowincell="f" filled="f" stroked="f" strokeweight=".5pt">
                    <v:textbox inset="20pt,0,,0">
                      <w:txbxContent>
                        <w:p w14:paraId="56FA0C19" w14:textId="0E63D0FC" w:rsidR="00105964" w:rsidRPr="00215A00" w:rsidRDefault="00105964" w:rsidP="00105964">
                          <w:pPr>
                            <w:spacing w:before="0" w:after="0"/>
                            <w:rPr>
                              <w:rFonts w:cs="Calibri"/>
                              <w:color w:val="FFC000"/>
                              <w:sz w:val="20"/>
                            </w:rPr>
                          </w:pPr>
                          <w:r w:rsidRPr="00215A00">
                            <w:rPr>
                              <w:rFonts w:cs="Calibri"/>
                              <w:color w:val="FFC000"/>
                              <w:sz w:val="20"/>
                            </w:rPr>
                            <w:t>TLP gelb (Adressatenkreis)</w:t>
                          </w:r>
                        </w:p>
                      </w:txbxContent>
                    </v:textbox>
                    <w10:wrap anchorx="page" anchory="page"/>
                  </v:shape>
                </w:pict>
              </mc:Fallback>
            </mc:AlternateContent>
          </w:r>
          <w:r w:rsidR="007E0578" w:rsidRPr="00215A00">
            <w:rPr>
              <w:sz w:val="18"/>
            </w:rPr>
            <w:t>ND-D</w:t>
          </w:r>
          <w:r w:rsidR="008F4EAF" w:rsidRPr="00215A00">
            <w:rPr>
              <w:sz w:val="18"/>
            </w:rPr>
            <w:t>EL</w:t>
          </w:r>
          <w:r w:rsidR="007E0578" w:rsidRPr="00215A00">
            <w:rPr>
              <w:sz w:val="18"/>
            </w:rPr>
            <w:t>-OBB-</w:t>
          </w:r>
          <w:r w:rsidR="00A169F0" w:rsidRPr="00215A00">
            <w:rPr>
              <w:sz w:val="18"/>
            </w:rPr>
            <w:t>03</w:t>
          </w:r>
          <w:r w:rsidR="008F4EAF" w:rsidRPr="00215A00">
            <w:rPr>
              <w:sz w:val="18"/>
            </w:rPr>
            <w:t>5</w:t>
          </w:r>
          <w:r w:rsidR="007E0578" w:rsidRPr="00215A00">
            <w:rPr>
              <w:sz w:val="18"/>
            </w:rPr>
            <w:t>-SDD-00</w:t>
          </w:r>
          <w:r w:rsidR="00AD3F35">
            <w:rPr>
              <w:sz w:val="18"/>
            </w:rPr>
            <w:t>2</w:t>
          </w:r>
          <w:r w:rsidR="009449B9">
            <w:rPr>
              <w:sz w:val="18"/>
            </w:rPr>
            <w:t>-0</w:t>
          </w:r>
          <w:r w:rsidR="00AD3F35">
            <w:rPr>
              <w:sz w:val="18"/>
            </w:rPr>
            <w:t>1</w:t>
          </w:r>
        </w:p>
      </w:tc>
      <w:tc>
        <w:tcPr>
          <w:tcW w:w="3449" w:type="dxa"/>
          <w:vAlign w:val="center"/>
        </w:tcPr>
        <w:p w14:paraId="3BFC463E" w14:textId="4A67D684" w:rsidR="007349EB" w:rsidRPr="00FC67C3" w:rsidRDefault="007349EB" w:rsidP="000C0458">
          <w:pPr>
            <w:tabs>
              <w:tab w:val="left" w:pos="545"/>
              <w:tab w:val="left" w:pos="738"/>
              <w:tab w:val="left" w:pos="3276"/>
            </w:tabs>
            <w:jc w:val="center"/>
            <w:rPr>
              <w:color w:val="808080"/>
              <w:sz w:val="16"/>
              <w:lang w:val="en-GB"/>
            </w:rPr>
          </w:pPr>
          <w:r w:rsidRPr="00FC67C3">
            <w:rPr>
              <w:color w:val="808080"/>
              <w:sz w:val="16"/>
              <w:lang w:val="en-GB"/>
            </w:rPr>
            <w:t xml:space="preserve">© Copyright Nomad Digital Limited </w:t>
          </w:r>
          <w:r w:rsidRPr="00215A00">
            <w:rPr>
              <w:color w:val="808080"/>
              <w:sz w:val="16"/>
            </w:rPr>
            <w:fldChar w:fldCharType="begin"/>
          </w:r>
          <w:r w:rsidRPr="00215A00">
            <w:rPr>
              <w:color w:val="808080"/>
              <w:sz w:val="16"/>
            </w:rPr>
            <w:instrText xml:space="preserve"> DATE  \@ "yyyy"  \* MERGEFORMAT </w:instrText>
          </w:r>
          <w:r w:rsidRPr="00215A00">
            <w:rPr>
              <w:color w:val="808080"/>
              <w:sz w:val="16"/>
            </w:rPr>
            <w:fldChar w:fldCharType="separate"/>
          </w:r>
          <w:r w:rsidR="0006750B">
            <w:rPr>
              <w:noProof/>
              <w:color w:val="808080"/>
              <w:sz w:val="16"/>
            </w:rPr>
            <w:t>2026</w:t>
          </w:r>
          <w:r w:rsidRPr="00215A00">
            <w:rPr>
              <w:color w:val="808080"/>
              <w:sz w:val="16"/>
            </w:rPr>
            <w:fldChar w:fldCharType="end"/>
          </w:r>
        </w:p>
        <w:p w14:paraId="581F7AD5" w14:textId="77777777" w:rsidR="007349EB" w:rsidRPr="00FC67C3" w:rsidRDefault="007349EB" w:rsidP="000C0458">
          <w:pPr>
            <w:tabs>
              <w:tab w:val="left" w:pos="545"/>
              <w:tab w:val="left" w:pos="738"/>
              <w:tab w:val="left" w:pos="3276"/>
            </w:tabs>
            <w:jc w:val="center"/>
            <w:rPr>
              <w:color w:val="808080"/>
              <w:sz w:val="16"/>
              <w:lang w:val="en-GB"/>
            </w:rPr>
          </w:pPr>
          <w:r w:rsidRPr="00FC67C3">
            <w:rPr>
              <w:color w:val="808080"/>
              <w:sz w:val="16"/>
              <w:lang w:val="en-GB"/>
            </w:rPr>
            <w:t>Confidential</w:t>
          </w:r>
        </w:p>
      </w:tc>
      <w:tc>
        <w:tcPr>
          <w:tcW w:w="3450" w:type="dxa"/>
          <w:vAlign w:val="center"/>
        </w:tcPr>
        <w:p w14:paraId="4AB83411" w14:textId="77777777" w:rsidR="007349EB" w:rsidRPr="00215A00" w:rsidRDefault="007349EB" w:rsidP="000C0458">
          <w:pPr>
            <w:tabs>
              <w:tab w:val="left" w:pos="545"/>
              <w:tab w:val="left" w:pos="738"/>
              <w:tab w:val="left" w:pos="3276"/>
            </w:tabs>
            <w:jc w:val="center"/>
            <w:rPr>
              <w:color w:val="808080"/>
              <w:sz w:val="16"/>
            </w:rPr>
          </w:pPr>
          <w:r w:rsidRPr="00215A00">
            <w:rPr>
              <w:color w:val="808080"/>
              <w:sz w:val="16"/>
            </w:rPr>
            <w:t xml:space="preserve">Page </w:t>
          </w:r>
          <w:r w:rsidRPr="00215A00">
            <w:rPr>
              <w:color w:val="808080"/>
              <w:sz w:val="16"/>
            </w:rPr>
            <w:fldChar w:fldCharType="begin"/>
          </w:r>
          <w:r w:rsidRPr="00215A00">
            <w:rPr>
              <w:color w:val="808080"/>
              <w:sz w:val="16"/>
            </w:rPr>
            <w:instrText xml:space="preserve"> PAGE </w:instrText>
          </w:r>
          <w:r w:rsidRPr="00215A00">
            <w:rPr>
              <w:color w:val="808080"/>
              <w:sz w:val="16"/>
            </w:rPr>
            <w:fldChar w:fldCharType="separate"/>
          </w:r>
          <w:r w:rsidRPr="00215A00">
            <w:rPr>
              <w:color w:val="808080"/>
              <w:sz w:val="16"/>
            </w:rPr>
            <w:t>16</w:t>
          </w:r>
          <w:r w:rsidRPr="00215A00">
            <w:rPr>
              <w:color w:val="808080"/>
              <w:sz w:val="16"/>
            </w:rPr>
            <w:fldChar w:fldCharType="end"/>
          </w:r>
          <w:r w:rsidRPr="00215A00">
            <w:rPr>
              <w:color w:val="808080"/>
              <w:sz w:val="16"/>
            </w:rPr>
            <w:t xml:space="preserve"> of </w:t>
          </w:r>
          <w:r w:rsidRPr="00215A00">
            <w:rPr>
              <w:color w:val="808080"/>
              <w:sz w:val="16"/>
            </w:rPr>
            <w:fldChar w:fldCharType="begin"/>
          </w:r>
          <w:r w:rsidRPr="00215A00">
            <w:rPr>
              <w:color w:val="808080"/>
              <w:sz w:val="16"/>
            </w:rPr>
            <w:instrText xml:space="preserve"> NUMPAGES  </w:instrText>
          </w:r>
          <w:r w:rsidRPr="00215A00">
            <w:rPr>
              <w:color w:val="808080"/>
              <w:sz w:val="16"/>
            </w:rPr>
            <w:fldChar w:fldCharType="separate"/>
          </w:r>
          <w:r w:rsidRPr="00215A00">
            <w:rPr>
              <w:color w:val="808080"/>
              <w:sz w:val="16"/>
            </w:rPr>
            <w:t>109</w:t>
          </w:r>
          <w:r w:rsidRPr="00215A00">
            <w:rPr>
              <w:color w:val="808080"/>
              <w:sz w:val="16"/>
            </w:rPr>
            <w:fldChar w:fldCharType="end"/>
          </w:r>
        </w:p>
      </w:tc>
    </w:tr>
  </w:tbl>
  <w:p w14:paraId="6F10E6F8" w14:textId="77777777" w:rsidR="007349EB" w:rsidRPr="00215A00" w:rsidRDefault="007349E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15"/>
      <w:gridCol w:w="3115"/>
      <w:gridCol w:w="3115"/>
    </w:tblGrid>
    <w:tr w:rsidR="7727391E" w14:paraId="58AFF427" w14:textId="77777777" w:rsidTr="7727391E">
      <w:trPr>
        <w:trHeight w:val="300"/>
      </w:trPr>
      <w:tc>
        <w:tcPr>
          <w:tcW w:w="3115" w:type="dxa"/>
        </w:tcPr>
        <w:p w14:paraId="74C592A5" w14:textId="1F499867" w:rsidR="7727391E" w:rsidRDefault="7727391E" w:rsidP="7727391E">
          <w:pPr>
            <w:pStyle w:val="Header"/>
            <w:ind w:left="-115"/>
          </w:pPr>
        </w:p>
      </w:tc>
      <w:tc>
        <w:tcPr>
          <w:tcW w:w="3115" w:type="dxa"/>
        </w:tcPr>
        <w:p w14:paraId="0F290791" w14:textId="0ECE4EB4" w:rsidR="7727391E" w:rsidRDefault="7727391E" w:rsidP="7727391E">
          <w:pPr>
            <w:pStyle w:val="Header"/>
            <w:jc w:val="center"/>
          </w:pPr>
        </w:p>
      </w:tc>
      <w:tc>
        <w:tcPr>
          <w:tcW w:w="3115" w:type="dxa"/>
        </w:tcPr>
        <w:p w14:paraId="6E588FF1" w14:textId="3AFAD89A" w:rsidR="7727391E" w:rsidRDefault="7727391E" w:rsidP="7727391E">
          <w:pPr>
            <w:pStyle w:val="Header"/>
            <w:ind w:right="-115"/>
            <w:jc w:val="right"/>
          </w:pPr>
        </w:p>
      </w:tc>
    </w:tr>
  </w:tbl>
  <w:p w14:paraId="423B2EFB" w14:textId="579E9620" w:rsidR="7727391E" w:rsidRDefault="7727391E" w:rsidP="772739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E1F31" w14:textId="77777777" w:rsidR="00622433" w:rsidRPr="00215A00" w:rsidRDefault="00622433" w:rsidP="00B07BA5">
      <w:pPr>
        <w:rPr>
          <w:lang w:bidi="th-TH"/>
        </w:rPr>
      </w:pPr>
      <w:r w:rsidRPr="00215A00">
        <w:rPr>
          <w:lang w:bidi="th-TH"/>
        </w:rPr>
        <w:separator/>
      </w:r>
    </w:p>
  </w:footnote>
  <w:footnote w:type="continuationSeparator" w:id="0">
    <w:p w14:paraId="1834D3EA" w14:textId="77777777" w:rsidR="00622433" w:rsidRPr="00215A00" w:rsidRDefault="00622433" w:rsidP="00B07BA5">
      <w:pPr>
        <w:rPr>
          <w:lang w:bidi="th-TH"/>
        </w:rPr>
      </w:pPr>
      <w:r w:rsidRPr="00215A00">
        <w:rPr>
          <w:lang w:bidi="th-TH"/>
        </w:rPr>
        <w:continuationSeparator/>
      </w:r>
    </w:p>
  </w:footnote>
  <w:footnote w:type="continuationNotice" w:id="1">
    <w:p w14:paraId="02593422" w14:textId="77777777" w:rsidR="00622433" w:rsidRPr="00215A00" w:rsidRDefault="00622433">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DDF1F" w14:textId="77777777" w:rsidR="00AD3F35" w:rsidRDefault="00AD3F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horzAnchor="margin" w:tblpXSpec="center" w:tblpY="-702"/>
      <w:tblW w:w="98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7"/>
      <w:gridCol w:w="4052"/>
    </w:tblGrid>
    <w:tr w:rsidR="00913A4A" w:rsidRPr="00BD3DBC" w14:paraId="445E0FFA" w14:textId="77777777" w:rsidTr="00913A4A">
      <w:trPr>
        <w:trHeight w:val="1407"/>
      </w:trPr>
      <w:tc>
        <w:tcPr>
          <w:tcW w:w="5767" w:type="dxa"/>
          <w:vAlign w:val="center"/>
        </w:tcPr>
        <w:p w14:paraId="5CEAA245" w14:textId="77777777" w:rsidR="00913A4A" w:rsidRPr="00215A00" w:rsidRDefault="00913A4A" w:rsidP="00DA1D04">
          <w:pPr>
            <w:pStyle w:val="NoSpacing"/>
            <w:jc w:val="center"/>
            <w:rPr>
              <w:lang w:bidi="th-TH"/>
            </w:rPr>
          </w:pPr>
          <w:r w:rsidRPr="00215A00">
            <w:rPr>
              <w:noProof/>
              <w:lang w:eastAsia="en-GB"/>
            </w:rPr>
            <w:drawing>
              <wp:inline distT="0" distB="0" distL="0" distR="0" wp14:anchorId="4245D292" wp14:editId="2D7941B7">
                <wp:extent cx="1800281" cy="508000"/>
                <wp:effectExtent l="0" t="0" r="9525" b="6350"/>
                <wp:docPr id="1783434472" name="Picture 2004157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800281" cy="508000"/>
                        </a:xfrm>
                        <a:prstGeom prst="rect">
                          <a:avLst/>
                        </a:prstGeom>
                      </pic:spPr>
                    </pic:pic>
                  </a:graphicData>
                </a:graphic>
              </wp:inline>
            </w:drawing>
          </w:r>
        </w:p>
      </w:tc>
      <w:tc>
        <w:tcPr>
          <w:tcW w:w="4052" w:type="dxa"/>
          <w:vAlign w:val="center"/>
        </w:tcPr>
        <w:p w14:paraId="11750C0B" w14:textId="54E06535" w:rsidR="00913A4A" w:rsidRPr="00A22418" w:rsidRDefault="00A22418" w:rsidP="007D4334">
          <w:pPr>
            <w:pStyle w:val="NoSpacing"/>
            <w:spacing w:line="276" w:lineRule="auto"/>
            <w:jc w:val="center"/>
            <w:rPr>
              <w:lang w:bidi="th-TH"/>
            </w:rPr>
          </w:pPr>
          <w:r>
            <w:rPr>
              <w:lang w:bidi="th-TH"/>
            </w:rPr>
            <w:t>Technische</w:t>
          </w:r>
          <w:r w:rsidR="00913A4A" w:rsidRPr="00A22418">
            <w:rPr>
              <w:lang w:bidi="th-TH"/>
            </w:rPr>
            <w:t xml:space="preserve"> </w:t>
          </w:r>
          <w:r>
            <w:rPr>
              <w:lang w:bidi="th-TH"/>
            </w:rPr>
            <w:t>Beschreibung</w:t>
          </w:r>
        </w:p>
        <w:p w14:paraId="28669D54" w14:textId="713D23E0" w:rsidR="00B75375" w:rsidRPr="00A22418" w:rsidRDefault="00A169F0" w:rsidP="007D4334">
          <w:pPr>
            <w:pStyle w:val="NoSpacing"/>
            <w:spacing w:line="276" w:lineRule="auto"/>
            <w:jc w:val="center"/>
            <w:rPr>
              <w:lang w:bidi="th-TH"/>
            </w:rPr>
          </w:pPr>
          <w:r w:rsidRPr="00A22418">
            <w:rPr>
              <w:lang w:bidi="th-TH"/>
            </w:rPr>
            <w:t xml:space="preserve">ÖBB </w:t>
          </w:r>
          <w:r w:rsidR="00CF6821" w:rsidRPr="00A22418">
            <w:rPr>
              <w:lang w:bidi="th-TH"/>
            </w:rPr>
            <w:t>Do</w:t>
          </w:r>
          <w:r w:rsidR="003157D8" w:rsidRPr="00A22418">
            <w:rPr>
              <w:lang w:bidi="th-TH"/>
            </w:rPr>
            <w:t>S</w:t>
          </w:r>
          <w:r w:rsidR="00CF6821" w:rsidRPr="00A22418">
            <w:rPr>
              <w:lang w:bidi="th-TH"/>
            </w:rPr>
            <w:t>to Neu</w:t>
          </w:r>
        </w:p>
        <w:p w14:paraId="3B1B6F83" w14:textId="4C7FE02F" w:rsidR="00913A4A" w:rsidRPr="00A22418" w:rsidRDefault="00A22418" w:rsidP="007D4334">
          <w:pPr>
            <w:pStyle w:val="NoSpacing"/>
            <w:spacing w:line="276" w:lineRule="auto"/>
            <w:jc w:val="center"/>
            <w:rPr>
              <w:lang w:bidi="th-TH"/>
            </w:rPr>
          </w:pPr>
          <w:r>
            <w:rPr>
              <w:lang w:bidi="th-TH"/>
            </w:rPr>
            <w:t>V2</w:t>
          </w:r>
          <w:r w:rsidR="001D554F">
            <w:rPr>
              <w:lang w:bidi="th-TH"/>
            </w:rPr>
            <w:t>.0</w:t>
          </w:r>
          <w:r w:rsidR="00E163CA" w:rsidRPr="00A22418">
            <w:rPr>
              <w:lang w:bidi="th-TH"/>
            </w:rPr>
            <w:t xml:space="preserve"> </w:t>
          </w:r>
        </w:p>
      </w:tc>
    </w:tr>
  </w:tbl>
  <w:p w14:paraId="6797B69F" w14:textId="525BAE81" w:rsidR="007349EB" w:rsidRPr="00A22418" w:rsidRDefault="007349EB" w:rsidP="000C04CB">
    <w:pPr>
      <w:pStyle w:val="Header"/>
      <w:spacing w:before="0" w:after="0"/>
    </w:pPr>
  </w:p>
  <w:p w14:paraId="45667177" w14:textId="013CE805" w:rsidR="007349EB" w:rsidRPr="00A22418" w:rsidRDefault="00E163CA" w:rsidP="00E163CA">
    <w:pPr>
      <w:pStyle w:val="Header"/>
      <w:tabs>
        <w:tab w:val="clear" w:pos="4819"/>
        <w:tab w:val="clear" w:pos="9071"/>
        <w:tab w:val="left" w:pos="5410"/>
      </w:tabs>
    </w:pPr>
    <w:r w:rsidRPr="00A22418">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horzAnchor="margin" w:tblpXSpec="center" w:tblpY="-702"/>
      <w:tblW w:w="57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7"/>
    </w:tblGrid>
    <w:tr w:rsidR="00FA60CF" w:rsidRPr="0046075E" w14:paraId="0AF4278D" w14:textId="77777777" w:rsidTr="413EDD24">
      <w:trPr>
        <w:trHeight w:val="1407"/>
      </w:trPr>
      <w:tc>
        <w:tcPr>
          <w:tcW w:w="5767" w:type="dxa"/>
          <w:vAlign w:val="center"/>
        </w:tcPr>
        <w:p w14:paraId="41BF4AD6" w14:textId="6D7AA6EC" w:rsidR="00FA60CF" w:rsidRPr="00215A00" w:rsidRDefault="00FA60CF" w:rsidP="00FA60CF">
          <w:pPr>
            <w:pStyle w:val="NoSpacing"/>
            <w:jc w:val="center"/>
          </w:pPr>
        </w:p>
      </w:tc>
    </w:tr>
  </w:tbl>
  <w:p w14:paraId="3604D457" w14:textId="77777777" w:rsidR="00FA60CF" w:rsidRPr="00FC67C3" w:rsidRDefault="00FA60CF" w:rsidP="00FA60CF">
    <w:pPr>
      <w:pStyle w:val="Head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7471"/>
    <w:multiLevelType w:val="multilevel"/>
    <w:tmpl w:val="C126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D87CD0"/>
    <w:multiLevelType w:val="multilevel"/>
    <w:tmpl w:val="FAE6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6624AB"/>
    <w:multiLevelType w:val="multilevel"/>
    <w:tmpl w:val="EEFA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C55E7C"/>
    <w:multiLevelType w:val="multilevel"/>
    <w:tmpl w:val="F9FCC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031315"/>
    <w:multiLevelType w:val="multilevel"/>
    <w:tmpl w:val="6BA6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12579B"/>
    <w:multiLevelType w:val="multilevel"/>
    <w:tmpl w:val="15D4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082276"/>
    <w:multiLevelType w:val="multilevel"/>
    <w:tmpl w:val="5D5E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371E74"/>
    <w:multiLevelType w:val="multilevel"/>
    <w:tmpl w:val="2294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410E8A"/>
    <w:multiLevelType w:val="multilevel"/>
    <w:tmpl w:val="C7D6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657465"/>
    <w:multiLevelType w:val="multilevel"/>
    <w:tmpl w:val="50924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B432E88"/>
    <w:multiLevelType w:val="multilevel"/>
    <w:tmpl w:val="C152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D507559"/>
    <w:multiLevelType w:val="multilevel"/>
    <w:tmpl w:val="2EF4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F8353F1"/>
    <w:multiLevelType w:val="multilevel"/>
    <w:tmpl w:val="321A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FB65E0E"/>
    <w:multiLevelType w:val="hybridMultilevel"/>
    <w:tmpl w:val="8EC4A28E"/>
    <w:lvl w:ilvl="0" w:tplc="0C070001">
      <w:start w:val="1"/>
      <w:numFmt w:val="bullet"/>
      <w:lvlText w:val=""/>
      <w:lvlJc w:val="left"/>
      <w:pPr>
        <w:ind w:left="720" w:hanging="360"/>
      </w:pPr>
      <w:rPr>
        <w:rFonts w:ascii="Symbol" w:hAnsi="Symbol" w:hint="default"/>
      </w:rPr>
    </w:lvl>
    <w:lvl w:ilvl="1" w:tplc="8A7AED58">
      <w:numFmt w:val="bullet"/>
      <w:lvlText w:val="-"/>
      <w:lvlJc w:val="left"/>
      <w:pPr>
        <w:ind w:left="1440" w:hanging="360"/>
      </w:pPr>
      <w:rPr>
        <w:rFonts w:ascii="Calibri" w:eastAsia="MS Mincho" w:hAnsi="Calibri" w:cs="Calibri" w:hint="default"/>
      </w:rPr>
    </w:lvl>
    <w:lvl w:ilvl="2" w:tplc="0C070005">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 w15:restartNumberingAfterBreak="0">
    <w:nsid w:val="10262C78"/>
    <w:multiLevelType w:val="multilevel"/>
    <w:tmpl w:val="4274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0802D3A"/>
    <w:multiLevelType w:val="multilevel"/>
    <w:tmpl w:val="9804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1BB66C1"/>
    <w:multiLevelType w:val="multilevel"/>
    <w:tmpl w:val="B3B0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20A2FF5"/>
    <w:multiLevelType w:val="multilevel"/>
    <w:tmpl w:val="0A84AE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A84D88"/>
    <w:multiLevelType w:val="multilevel"/>
    <w:tmpl w:val="330E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6D64957"/>
    <w:multiLevelType w:val="multilevel"/>
    <w:tmpl w:val="BDCA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77F1A59"/>
    <w:multiLevelType w:val="multilevel"/>
    <w:tmpl w:val="184C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91861E1"/>
    <w:multiLevelType w:val="multilevel"/>
    <w:tmpl w:val="6D944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496A4D"/>
    <w:multiLevelType w:val="multilevel"/>
    <w:tmpl w:val="A3AA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BC924D2"/>
    <w:multiLevelType w:val="multilevel"/>
    <w:tmpl w:val="95A8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D3104A8"/>
    <w:multiLevelType w:val="multilevel"/>
    <w:tmpl w:val="C64A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DFF748A"/>
    <w:multiLevelType w:val="multilevel"/>
    <w:tmpl w:val="64E4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FD43E2D"/>
    <w:multiLevelType w:val="multilevel"/>
    <w:tmpl w:val="141CF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1724EAA"/>
    <w:multiLevelType w:val="multilevel"/>
    <w:tmpl w:val="0B1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99334D"/>
    <w:multiLevelType w:val="multilevel"/>
    <w:tmpl w:val="781C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2472E0A"/>
    <w:multiLevelType w:val="multilevel"/>
    <w:tmpl w:val="C3E6F4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7412C55"/>
    <w:multiLevelType w:val="multilevel"/>
    <w:tmpl w:val="FA6A74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270482"/>
    <w:multiLevelType w:val="multilevel"/>
    <w:tmpl w:val="289A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BAC2C1B"/>
    <w:multiLevelType w:val="multilevel"/>
    <w:tmpl w:val="79A4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BC01612"/>
    <w:multiLevelType w:val="multilevel"/>
    <w:tmpl w:val="D4B4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D3B765A"/>
    <w:multiLevelType w:val="multilevel"/>
    <w:tmpl w:val="6570E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DA54847"/>
    <w:multiLevelType w:val="multilevel"/>
    <w:tmpl w:val="2FF4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E1925FA"/>
    <w:multiLevelType w:val="multilevel"/>
    <w:tmpl w:val="3CA2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F8B1B50"/>
    <w:multiLevelType w:val="multilevel"/>
    <w:tmpl w:val="27C042F6"/>
    <w:numStyleLink w:val="TOCHeadings"/>
  </w:abstractNum>
  <w:abstractNum w:abstractNumId="38" w15:restartNumberingAfterBreak="0">
    <w:nsid w:val="313A4883"/>
    <w:multiLevelType w:val="multilevel"/>
    <w:tmpl w:val="382C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26C0839"/>
    <w:multiLevelType w:val="multilevel"/>
    <w:tmpl w:val="64FA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544402D"/>
    <w:multiLevelType w:val="multilevel"/>
    <w:tmpl w:val="7290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55D669E"/>
    <w:multiLevelType w:val="multilevel"/>
    <w:tmpl w:val="F4A6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5634F98"/>
    <w:multiLevelType w:val="multilevel"/>
    <w:tmpl w:val="A5EE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6D6656"/>
    <w:multiLevelType w:val="multilevel"/>
    <w:tmpl w:val="8CE2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90F356E"/>
    <w:multiLevelType w:val="multilevel"/>
    <w:tmpl w:val="1BD2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9386803"/>
    <w:multiLevelType w:val="multilevel"/>
    <w:tmpl w:val="0B1C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9984597"/>
    <w:multiLevelType w:val="multilevel"/>
    <w:tmpl w:val="E260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AA767F4"/>
    <w:multiLevelType w:val="multilevel"/>
    <w:tmpl w:val="9320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AD65217"/>
    <w:multiLevelType w:val="multilevel"/>
    <w:tmpl w:val="F820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B2407A0"/>
    <w:multiLevelType w:val="multilevel"/>
    <w:tmpl w:val="7934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B5D223A"/>
    <w:multiLevelType w:val="multilevel"/>
    <w:tmpl w:val="3AEE1B7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1143" w:hanging="576"/>
      </w:pPr>
      <w:rPr>
        <w:rFonts w:hint="default"/>
      </w:rPr>
    </w:lvl>
    <w:lvl w:ilvl="2">
      <w:start w:val="1"/>
      <w:numFmt w:val="decimal"/>
      <w:pStyle w:val="Heading3"/>
      <w:lvlText w:val="%1.%2.%3"/>
      <w:lvlJc w:val="left"/>
      <w:pPr>
        <w:ind w:left="0" w:firstLine="0"/>
      </w:pPr>
      <w:rPr>
        <w:rFonts w:hint="default"/>
        <w:color w:val="auto"/>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1" w15:restartNumberingAfterBreak="0">
    <w:nsid w:val="3C584036"/>
    <w:multiLevelType w:val="multilevel"/>
    <w:tmpl w:val="36721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D121B78"/>
    <w:multiLevelType w:val="multilevel"/>
    <w:tmpl w:val="27CE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D4F3F04"/>
    <w:multiLevelType w:val="multilevel"/>
    <w:tmpl w:val="A104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D8E21D0"/>
    <w:multiLevelType w:val="multilevel"/>
    <w:tmpl w:val="CBE0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E3A78DB"/>
    <w:multiLevelType w:val="multilevel"/>
    <w:tmpl w:val="819E08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0B476AC"/>
    <w:multiLevelType w:val="multilevel"/>
    <w:tmpl w:val="FC64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0C16BB8"/>
    <w:multiLevelType w:val="multilevel"/>
    <w:tmpl w:val="9EFC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0D90A66"/>
    <w:multiLevelType w:val="multilevel"/>
    <w:tmpl w:val="35DA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0E437D9"/>
    <w:multiLevelType w:val="multilevel"/>
    <w:tmpl w:val="C1103C8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2417CF"/>
    <w:multiLevelType w:val="multilevel"/>
    <w:tmpl w:val="0EA4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3513A6B"/>
    <w:multiLevelType w:val="multilevel"/>
    <w:tmpl w:val="D906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3D74273"/>
    <w:multiLevelType w:val="multilevel"/>
    <w:tmpl w:val="F0CA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3EC7272"/>
    <w:multiLevelType w:val="multilevel"/>
    <w:tmpl w:val="A61A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45A736B"/>
    <w:multiLevelType w:val="multilevel"/>
    <w:tmpl w:val="2DDC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5051700"/>
    <w:multiLevelType w:val="multilevel"/>
    <w:tmpl w:val="FE84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6A44DE5"/>
    <w:multiLevelType w:val="multilevel"/>
    <w:tmpl w:val="1E28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BCD35FA"/>
    <w:multiLevelType w:val="multilevel"/>
    <w:tmpl w:val="F4DE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E23565A"/>
    <w:multiLevelType w:val="multilevel"/>
    <w:tmpl w:val="F316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1770825"/>
    <w:multiLevelType w:val="multilevel"/>
    <w:tmpl w:val="68E8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19D2A8E"/>
    <w:multiLevelType w:val="multilevel"/>
    <w:tmpl w:val="806C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81A30F4"/>
    <w:multiLevelType w:val="multilevel"/>
    <w:tmpl w:val="8266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81F563F"/>
    <w:multiLevelType w:val="multilevel"/>
    <w:tmpl w:val="CDBE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87F50B3"/>
    <w:multiLevelType w:val="multilevel"/>
    <w:tmpl w:val="73A2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90607BB"/>
    <w:multiLevelType w:val="multilevel"/>
    <w:tmpl w:val="6CC8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A540632"/>
    <w:multiLevelType w:val="multilevel"/>
    <w:tmpl w:val="9DE2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C5F70FD"/>
    <w:multiLevelType w:val="multilevel"/>
    <w:tmpl w:val="E9C4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D8A51F9"/>
    <w:multiLevelType w:val="multilevel"/>
    <w:tmpl w:val="267C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E9A00CE"/>
    <w:multiLevelType w:val="multilevel"/>
    <w:tmpl w:val="0A44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06B3B97"/>
    <w:multiLevelType w:val="multilevel"/>
    <w:tmpl w:val="9768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0735D6E"/>
    <w:multiLevelType w:val="multilevel"/>
    <w:tmpl w:val="27C042F6"/>
    <w:styleLink w:val="TOCHeadings"/>
    <w:lvl w:ilvl="0">
      <w:start w:val="1"/>
      <w:numFmt w:val="decimal"/>
      <w:pStyle w:val="TOCHeading1"/>
      <w:lvlText w:val="%1."/>
      <w:lvlJc w:val="left"/>
      <w:pPr>
        <w:ind w:left="567" w:hanging="567"/>
      </w:pPr>
      <w:rPr>
        <w:rFonts w:hint="default"/>
      </w:rPr>
    </w:lvl>
    <w:lvl w:ilvl="1">
      <w:start w:val="1"/>
      <w:numFmt w:val="decimal"/>
      <w:pStyle w:val="TOCHeadings2"/>
      <w:lvlText w:val="%1.%2"/>
      <w:lvlJc w:val="left"/>
      <w:pPr>
        <w:ind w:left="1021" w:hanging="681"/>
      </w:pPr>
      <w:rPr>
        <w:rFonts w:hint="default"/>
      </w:rPr>
    </w:lvl>
    <w:lvl w:ilvl="2">
      <w:start w:val="1"/>
      <w:numFmt w:val="none"/>
      <w:pStyle w:val="TOCHeadings3"/>
      <w:suff w:val="nothing"/>
      <w:lvlText w:val=""/>
      <w:lvlJc w:val="left"/>
      <w:pPr>
        <w:ind w:left="1304" w:hanging="28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1" w15:restartNumberingAfterBreak="0">
    <w:nsid w:val="60805A92"/>
    <w:multiLevelType w:val="hybridMultilevel"/>
    <w:tmpl w:val="CBCC0D18"/>
    <w:lvl w:ilvl="0" w:tplc="DB8C36D6">
      <w:start w:val="1"/>
      <w:numFmt w:val="bullet"/>
      <w:pStyle w:val="ListLevel1"/>
      <w:lvlText w:val=""/>
      <w:lvlJc w:val="left"/>
      <w:pPr>
        <w:ind w:left="644" w:hanging="360"/>
      </w:pPr>
      <w:rPr>
        <w:rFonts w:ascii="Wingdings" w:hAnsi="Wingdings" w:hint="default"/>
        <w:color w:val="000000" w:themeColor="text1"/>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626A5124"/>
    <w:multiLevelType w:val="multilevel"/>
    <w:tmpl w:val="0B12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329681B"/>
    <w:multiLevelType w:val="multilevel"/>
    <w:tmpl w:val="45B2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3B01643"/>
    <w:multiLevelType w:val="multilevel"/>
    <w:tmpl w:val="56B8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57D2A0F"/>
    <w:multiLevelType w:val="hybridMultilevel"/>
    <w:tmpl w:val="A9BC1F12"/>
    <w:lvl w:ilvl="0" w:tplc="63344DCC">
      <w:start w:val="1"/>
      <w:numFmt w:val="bullet"/>
      <w:pStyle w:val="NMBodyIMLis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675E53B3"/>
    <w:multiLevelType w:val="multilevel"/>
    <w:tmpl w:val="A09037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98737FA"/>
    <w:multiLevelType w:val="multilevel"/>
    <w:tmpl w:val="3C9A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9F47784"/>
    <w:multiLevelType w:val="multilevel"/>
    <w:tmpl w:val="C0AC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9F809F8"/>
    <w:multiLevelType w:val="multilevel"/>
    <w:tmpl w:val="4C98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A0E7170"/>
    <w:multiLevelType w:val="hybridMultilevel"/>
    <w:tmpl w:val="655AC864"/>
    <w:lvl w:ilvl="0" w:tplc="0C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1" w15:restartNumberingAfterBreak="0">
    <w:nsid w:val="6A1E475A"/>
    <w:multiLevelType w:val="multilevel"/>
    <w:tmpl w:val="108C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E767BF9"/>
    <w:multiLevelType w:val="multilevel"/>
    <w:tmpl w:val="B9E2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F3E5B2D"/>
    <w:multiLevelType w:val="multilevel"/>
    <w:tmpl w:val="4DFC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0566D73"/>
    <w:multiLevelType w:val="multilevel"/>
    <w:tmpl w:val="3976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751287A"/>
    <w:multiLevelType w:val="multilevel"/>
    <w:tmpl w:val="02A6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A9A4335"/>
    <w:multiLevelType w:val="multilevel"/>
    <w:tmpl w:val="02B8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CF630BD"/>
    <w:multiLevelType w:val="multilevel"/>
    <w:tmpl w:val="015A3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D045E4D"/>
    <w:multiLevelType w:val="multilevel"/>
    <w:tmpl w:val="D67E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F663FA4"/>
    <w:multiLevelType w:val="multilevel"/>
    <w:tmpl w:val="69FC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6575781">
    <w:abstractNumId w:val="80"/>
  </w:num>
  <w:num w:numId="2" w16cid:durableId="517499324">
    <w:abstractNumId w:val="37"/>
  </w:num>
  <w:num w:numId="3" w16cid:durableId="1450592219">
    <w:abstractNumId w:val="50"/>
  </w:num>
  <w:num w:numId="4" w16cid:durableId="1459256066">
    <w:abstractNumId w:val="85"/>
  </w:num>
  <w:num w:numId="5" w16cid:durableId="1185170547">
    <w:abstractNumId w:val="81"/>
  </w:num>
  <w:num w:numId="6" w16cid:durableId="46422222">
    <w:abstractNumId w:val="13"/>
  </w:num>
  <w:num w:numId="7" w16cid:durableId="667824350">
    <w:abstractNumId w:val="59"/>
  </w:num>
  <w:num w:numId="8" w16cid:durableId="518810254">
    <w:abstractNumId w:val="30"/>
  </w:num>
  <w:num w:numId="9" w16cid:durableId="568269306">
    <w:abstractNumId w:val="95"/>
  </w:num>
  <w:num w:numId="10" w16cid:durableId="247664491">
    <w:abstractNumId w:val="42"/>
  </w:num>
  <w:num w:numId="11" w16cid:durableId="1038581547">
    <w:abstractNumId w:val="90"/>
  </w:num>
  <w:num w:numId="12" w16cid:durableId="994184912">
    <w:abstractNumId w:val="27"/>
  </w:num>
  <w:num w:numId="13" w16cid:durableId="1036809114">
    <w:abstractNumId w:val="77"/>
  </w:num>
  <w:num w:numId="14" w16cid:durableId="1757825910">
    <w:abstractNumId w:val="46"/>
  </w:num>
  <w:num w:numId="15" w16cid:durableId="1854151678">
    <w:abstractNumId w:val="56"/>
  </w:num>
  <w:num w:numId="16" w16cid:durableId="2137218449">
    <w:abstractNumId w:val="26"/>
  </w:num>
  <w:num w:numId="17" w16cid:durableId="1588803167">
    <w:abstractNumId w:val="65"/>
  </w:num>
  <w:num w:numId="18" w16cid:durableId="31464527">
    <w:abstractNumId w:val="15"/>
  </w:num>
  <w:num w:numId="19" w16cid:durableId="1430203472">
    <w:abstractNumId w:val="3"/>
  </w:num>
  <w:num w:numId="20" w16cid:durableId="1254783066">
    <w:abstractNumId w:val="29"/>
  </w:num>
  <w:num w:numId="21" w16cid:durableId="341705591">
    <w:abstractNumId w:val="86"/>
  </w:num>
  <w:num w:numId="22" w16cid:durableId="451559829">
    <w:abstractNumId w:val="17"/>
  </w:num>
  <w:num w:numId="23" w16cid:durableId="2053575444">
    <w:abstractNumId w:val="87"/>
  </w:num>
  <w:num w:numId="24" w16cid:durableId="1098715939">
    <w:abstractNumId w:val="7"/>
  </w:num>
  <w:num w:numId="25" w16cid:durableId="1653800973">
    <w:abstractNumId w:val="84"/>
  </w:num>
  <w:num w:numId="26" w16cid:durableId="938102086">
    <w:abstractNumId w:val="14"/>
  </w:num>
  <w:num w:numId="27" w16cid:durableId="1678146303">
    <w:abstractNumId w:val="40"/>
  </w:num>
  <w:num w:numId="28" w16cid:durableId="1122458419">
    <w:abstractNumId w:val="74"/>
  </w:num>
  <w:num w:numId="29" w16cid:durableId="2124420331">
    <w:abstractNumId w:val="11"/>
  </w:num>
  <w:num w:numId="30" w16cid:durableId="1345131437">
    <w:abstractNumId w:val="52"/>
  </w:num>
  <w:num w:numId="31" w16cid:durableId="934820350">
    <w:abstractNumId w:val="10"/>
  </w:num>
  <w:num w:numId="32" w16cid:durableId="692194604">
    <w:abstractNumId w:val="9"/>
  </w:num>
  <w:num w:numId="33" w16cid:durableId="787744065">
    <w:abstractNumId w:val="57"/>
  </w:num>
  <w:num w:numId="34" w16cid:durableId="1869371879">
    <w:abstractNumId w:val="58"/>
  </w:num>
  <w:num w:numId="35" w16cid:durableId="2006322013">
    <w:abstractNumId w:val="71"/>
  </w:num>
  <w:num w:numId="36" w16cid:durableId="1674919763">
    <w:abstractNumId w:val="36"/>
  </w:num>
  <w:num w:numId="37" w16cid:durableId="1757706709">
    <w:abstractNumId w:val="4"/>
  </w:num>
  <w:num w:numId="38" w16cid:durableId="399325736">
    <w:abstractNumId w:val="21"/>
  </w:num>
  <w:num w:numId="39" w16cid:durableId="1294556403">
    <w:abstractNumId w:val="55"/>
  </w:num>
  <w:num w:numId="40" w16cid:durableId="1985574948">
    <w:abstractNumId w:val="43"/>
  </w:num>
  <w:num w:numId="41" w16cid:durableId="1389063233">
    <w:abstractNumId w:val="51"/>
  </w:num>
  <w:num w:numId="42" w16cid:durableId="1730152146">
    <w:abstractNumId w:val="68"/>
  </w:num>
  <w:num w:numId="43" w16cid:durableId="697972621">
    <w:abstractNumId w:val="0"/>
  </w:num>
  <w:num w:numId="44" w16cid:durableId="1058438310">
    <w:abstractNumId w:val="76"/>
  </w:num>
  <w:num w:numId="45" w16cid:durableId="1959603941">
    <w:abstractNumId w:val="49"/>
  </w:num>
  <w:num w:numId="46" w16cid:durableId="1907833076">
    <w:abstractNumId w:val="45"/>
  </w:num>
  <w:num w:numId="47" w16cid:durableId="1250508072">
    <w:abstractNumId w:val="23"/>
  </w:num>
  <w:num w:numId="48" w16cid:durableId="1553079288">
    <w:abstractNumId w:val="82"/>
  </w:num>
  <w:num w:numId="49" w16cid:durableId="1417361369">
    <w:abstractNumId w:val="38"/>
  </w:num>
  <w:num w:numId="50" w16cid:durableId="397098011">
    <w:abstractNumId w:val="61"/>
  </w:num>
  <w:num w:numId="51" w16cid:durableId="795373000">
    <w:abstractNumId w:val="31"/>
  </w:num>
  <w:num w:numId="52" w16cid:durableId="1175926290">
    <w:abstractNumId w:val="92"/>
  </w:num>
  <w:num w:numId="53" w16cid:durableId="1856571924">
    <w:abstractNumId w:val="99"/>
  </w:num>
  <w:num w:numId="54" w16cid:durableId="1630937824">
    <w:abstractNumId w:val="66"/>
  </w:num>
  <w:num w:numId="55" w16cid:durableId="805240934">
    <w:abstractNumId w:val="28"/>
  </w:num>
  <w:num w:numId="56" w16cid:durableId="268896675">
    <w:abstractNumId w:val="91"/>
  </w:num>
  <w:num w:numId="57" w16cid:durableId="1747801247">
    <w:abstractNumId w:val="75"/>
  </w:num>
  <w:num w:numId="58" w16cid:durableId="853031855">
    <w:abstractNumId w:val="24"/>
  </w:num>
  <w:num w:numId="59" w16cid:durableId="1864787245">
    <w:abstractNumId w:val="78"/>
  </w:num>
  <w:num w:numId="60" w16cid:durableId="77561739">
    <w:abstractNumId w:val="41"/>
  </w:num>
  <w:num w:numId="61" w16cid:durableId="1323773935">
    <w:abstractNumId w:val="73"/>
  </w:num>
  <w:num w:numId="62" w16cid:durableId="1188062403">
    <w:abstractNumId w:val="22"/>
  </w:num>
  <w:num w:numId="63" w16cid:durableId="247273169">
    <w:abstractNumId w:val="79"/>
  </w:num>
  <w:num w:numId="64" w16cid:durableId="1448886123">
    <w:abstractNumId w:val="19"/>
  </w:num>
  <w:num w:numId="65" w16cid:durableId="1276523101">
    <w:abstractNumId w:val="33"/>
  </w:num>
  <w:num w:numId="66" w16cid:durableId="983196409">
    <w:abstractNumId w:val="69"/>
  </w:num>
  <w:num w:numId="67" w16cid:durableId="1983999363">
    <w:abstractNumId w:val="63"/>
  </w:num>
  <w:num w:numId="68" w16cid:durableId="2042852731">
    <w:abstractNumId w:val="5"/>
  </w:num>
  <w:num w:numId="69" w16cid:durableId="497428154">
    <w:abstractNumId w:val="64"/>
  </w:num>
  <w:num w:numId="70" w16cid:durableId="326979921">
    <w:abstractNumId w:val="89"/>
  </w:num>
  <w:num w:numId="71" w16cid:durableId="1248072781">
    <w:abstractNumId w:val="67"/>
  </w:num>
  <w:num w:numId="72" w16cid:durableId="1927568215">
    <w:abstractNumId w:val="12"/>
  </w:num>
  <w:num w:numId="73" w16cid:durableId="1067729971">
    <w:abstractNumId w:val="70"/>
  </w:num>
  <w:num w:numId="74" w16cid:durableId="1118527819">
    <w:abstractNumId w:val="16"/>
  </w:num>
  <w:num w:numId="75" w16cid:durableId="1095131876">
    <w:abstractNumId w:val="53"/>
  </w:num>
  <w:num w:numId="76" w16cid:durableId="16204644">
    <w:abstractNumId w:val="97"/>
  </w:num>
  <w:num w:numId="77" w16cid:durableId="980573116">
    <w:abstractNumId w:val="8"/>
  </w:num>
  <w:num w:numId="78" w16cid:durableId="425002612">
    <w:abstractNumId w:val="6"/>
  </w:num>
  <w:num w:numId="79" w16cid:durableId="1829513777">
    <w:abstractNumId w:val="34"/>
  </w:num>
  <w:num w:numId="80" w16cid:durableId="2106999100">
    <w:abstractNumId w:val="72"/>
  </w:num>
  <w:num w:numId="81" w16cid:durableId="1598171091">
    <w:abstractNumId w:val="83"/>
  </w:num>
  <w:num w:numId="82" w16cid:durableId="2109764133">
    <w:abstractNumId w:val="2"/>
  </w:num>
  <w:num w:numId="83" w16cid:durableId="2094466703">
    <w:abstractNumId w:val="48"/>
  </w:num>
  <w:num w:numId="84" w16cid:durableId="1732385030">
    <w:abstractNumId w:val="54"/>
  </w:num>
  <w:num w:numId="85" w16cid:durableId="1286883694">
    <w:abstractNumId w:val="39"/>
  </w:num>
  <w:num w:numId="86" w16cid:durableId="434666670">
    <w:abstractNumId w:val="44"/>
  </w:num>
  <w:num w:numId="87" w16cid:durableId="1689015364">
    <w:abstractNumId w:val="93"/>
  </w:num>
  <w:num w:numId="88" w16cid:durableId="2137289223">
    <w:abstractNumId w:val="18"/>
  </w:num>
  <w:num w:numId="89" w16cid:durableId="1673297818">
    <w:abstractNumId w:val="47"/>
  </w:num>
  <w:num w:numId="90" w16cid:durableId="1410732863">
    <w:abstractNumId w:val="20"/>
  </w:num>
  <w:num w:numId="91" w16cid:durableId="1190140115">
    <w:abstractNumId w:val="1"/>
  </w:num>
  <w:num w:numId="92" w16cid:durableId="1541550881">
    <w:abstractNumId w:val="98"/>
  </w:num>
  <w:num w:numId="93" w16cid:durableId="1135879455">
    <w:abstractNumId w:val="35"/>
  </w:num>
  <w:num w:numId="94" w16cid:durableId="510799102">
    <w:abstractNumId w:val="60"/>
  </w:num>
  <w:num w:numId="95" w16cid:durableId="1916628414">
    <w:abstractNumId w:val="94"/>
  </w:num>
  <w:num w:numId="96" w16cid:durableId="1106850607">
    <w:abstractNumId w:val="88"/>
  </w:num>
  <w:num w:numId="97" w16cid:durableId="1326859225">
    <w:abstractNumId w:val="96"/>
  </w:num>
  <w:num w:numId="98" w16cid:durableId="1979529670">
    <w:abstractNumId w:val="32"/>
  </w:num>
  <w:num w:numId="99" w16cid:durableId="2105958053">
    <w:abstractNumId w:val="62"/>
  </w:num>
  <w:num w:numId="100" w16cid:durableId="1875728400">
    <w:abstractNumId w:val="25"/>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stylePaneFormatFilter w:val="3704" w:allStyles="0" w:customStyles="0" w:latentStyles="1" w:stylesInUse="0" w:headingStyles="0" w:numberingStyles="0" w:tableStyles="0" w:directFormattingOnRuns="1" w:directFormattingOnParagraphs="1" w:directFormattingOnNumbering="1" w:directFormattingOnTables="0" w:clearFormatting="1" w:top3HeadingStyles="1" w:visibleStyles="0" w:alternateStyleNames="0"/>
  <w:documentProtection w:edit="readOnly" w:formatting="1" w:enforcement="0"/>
  <w:defaultTabStop w:val="562"/>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8EA"/>
    <w:rsid w:val="000000DC"/>
    <w:rsid w:val="00000588"/>
    <w:rsid w:val="000006F8"/>
    <w:rsid w:val="00001015"/>
    <w:rsid w:val="00001260"/>
    <w:rsid w:val="00001453"/>
    <w:rsid w:val="00001BFD"/>
    <w:rsid w:val="00001D83"/>
    <w:rsid w:val="00001F1B"/>
    <w:rsid w:val="000020B4"/>
    <w:rsid w:val="000026F8"/>
    <w:rsid w:val="00002A22"/>
    <w:rsid w:val="00002BD0"/>
    <w:rsid w:val="00002D3A"/>
    <w:rsid w:val="00002D60"/>
    <w:rsid w:val="00003034"/>
    <w:rsid w:val="00003234"/>
    <w:rsid w:val="000032FD"/>
    <w:rsid w:val="00003CFF"/>
    <w:rsid w:val="000043ED"/>
    <w:rsid w:val="0000501F"/>
    <w:rsid w:val="00006275"/>
    <w:rsid w:val="000066BD"/>
    <w:rsid w:val="000073CC"/>
    <w:rsid w:val="0000785D"/>
    <w:rsid w:val="00007913"/>
    <w:rsid w:val="00007B6F"/>
    <w:rsid w:val="00007CC8"/>
    <w:rsid w:val="00010009"/>
    <w:rsid w:val="00010739"/>
    <w:rsid w:val="0001086E"/>
    <w:rsid w:val="00010924"/>
    <w:rsid w:val="00010C12"/>
    <w:rsid w:val="00011223"/>
    <w:rsid w:val="0001133B"/>
    <w:rsid w:val="00011B5A"/>
    <w:rsid w:val="000124B9"/>
    <w:rsid w:val="000127CC"/>
    <w:rsid w:val="000128D4"/>
    <w:rsid w:val="00012B78"/>
    <w:rsid w:val="000137FD"/>
    <w:rsid w:val="00013BBF"/>
    <w:rsid w:val="00013CB4"/>
    <w:rsid w:val="00013D5F"/>
    <w:rsid w:val="00013DB6"/>
    <w:rsid w:val="000140DB"/>
    <w:rsid w:val="00014297"/>
    <w:rsid w:val="00014960"/>
    <w:rsid w:val="00014B3A"/>
    <w:rsid w:val="00014B53"/>
    <w:rsid w:val="00014CD0"/>
    <w:rsid w:val="00015162"/>
    <w:rsid w:val="000151CF"/>
    <w:rsid w:val="00015849"/>
    <w:rsid w:val="00015FE4"/>
    <w:rsid w:val="0001626B"/>
    <w:rsid w:val="000164A7"/>
    <w:rsid w:val="000164FF"/>
    <w:rsid w:val="00016542"/>
    <w:rsid w:val="00016E2F"/>
    <w:rsid w:val="0001705C"/>
    <w:rsid w:val="00017F2F"/>
    <w:rsid w:val="0002035E"/>
    <w:rsid w:val="00020911"/>
    <w:rsid w:val="00020B2F"/>
    <w:rsid w:val="00021003"/>
    <w:rsid w:val="0002158A"/>
    <w:rsid w:val="0002189D"/>
    <w:rsid w:val="00021B78"/>
    <w:rsid w:val="00021C7B"/>
    <w:rsid w:val="00021C95"/>
    <w:rsid w:val="00021CC4"/>
    <w:rsid w:val="00021CF3"/>
    <w:rsid w:val="00022498"/>
    <w:rsid w:val="00022CD6"/>
    <w:rsid w:val="00023064"/>
    <w:rsid w:val="0002374A"/>
    <w:rsid w:val="000237A0"/>
    <w:rsid w:val="000238B6"/>
    <w:rsid w:val="000240F5"/>
    <w:rsid w:val="00024458"/>
    <w:rsid w:val="000249ED"/>
    <w:rsid w:val="00024CD4"/>
    <w:rsid w:val="00024F18"/>
    <w:rsid w:val="000251A8"/>
    <w:rsid w:val="00025DEF"/>
    <w:rsid w:val="00025FFF"/>
    <w:rsid w:val="000264FF"/>
    <w:rsid w:val="00026936"/>
    <w:rsid w:val="00026AD0"/>
    <w:rsid w:val="000272D3"/>
    <w:rsid w:val="0002789A"/>
    <w:rsid w:val="000278B7"/>
    <w:rsid w:val="00030065"/>
    <w:rsid w:val="000302BA"/>
    <w:rsid w:val="0003042A"/>
    <w:rsid w:val="00030694"/>
    <w:rsid w:val="0003085B"/>
    <w:rsid w:val="000309F3"/>
    <w:rsid w:val="00031720"/>
    <w:rsid w:val="000318FB"/>
    <w:rsid w:val="000319CA"/>
    <w:rsid w:val="00031E0A"/>
    <w:rsid w:val="00031F48"/>
    <w:rsid w:val="000321A5"/>
    <w:rsid w:val="0003281D"/>
    <w:rsid w:val="00032E72"/>
    <w:rsid w:val="000331C7"/>
    <w:rsid w:val="000336C3"/>
    <w:rsid w:val="00033CF3"/>
    <w:rsid w:val="00033D5B"/>
    <w:rsid w:val="000342C1"/>
    <w:rsid w:val="0003476A"/>
    <w:rsid w:val="000348C2"/>
    <w:rsid w:val="00034AE9"/>
    <w:rsid w:val="00034F03"/>
    <w:rsid w:val="00035069"/>
    <w:rsid w:val="000350F5"/>
    <w:rsid w:val="0003534C"/>
    <w:rsid w:val="00035931"/>
    <w:rsid w:val="00036005"/>
    <w:rsid w:val="000360A8"/>
    <w:rsid w:val="00036505"/>
    <w:rsid w:val="00036603"/>
    <w:rsid w:val="00036729"/>
    <w:rsid w:val="00036CEB"/>
    <w:rsid w:val="00036D3A"/>
    <w:rsid w:val="00037165"/>
    <w:rsid w:val="00037B58"/>
    <w:rsid w:val="00040179"/>
    <w:rsid w:val="00040796"/>
    <w:rsid w:val="00040F96"/>
    <w:rsid w:val="00041042"/>
    <w:rsid w:val="000410E6"/>
    <w:rsid w:val="0004116E"/>
    <w:rsid w:val="00041294"/>
    <w:rsid w:val="000412F6"/>
    <w:rsid w:val="00041387"/>
    <w:rsid w:val="0004149A"/>
    <w:rsid w:val="00041BEF"/>
    <w:rsid w:val="00041FB4"/>
    <w:rsid w:val="00042700"/>
    <w:rsid w:val="0004370C"/>
    <w:rsid w:val="000446D8"/>
    <w:rsid w:val="00044A74"/>
    <w:rsid w:val="00045793"/>
    <w:rsid w:val="00045AA7"/>
    <w:rsid w:val="00045BCF"/>
    <w:rsid w:val="00045E21"/>
    <w:rsid w:val="00045EF8"/>
    <w:rsid w:val="0004611E"/>
    <w:rsid w:val="000462F9"/>
    <w:rsid w:val="00046476"/>
    <w:rsid w:val="00046716"/>
    <w:rsid w:val="00046BD5"/>
    <w:rsid w:val="00047971"/>
    <w:rsid w:val="00047C9F"/>
    <w:rsid w:val="00050034"/>
    <w:rsid w:val="0005063C"/>
    <w:rsid w:val="000506EC"/>
    <w:rsid w:val="00050B53"/>
    <w:rsid w:val="00050CCB"/>
    <w:rsid w:val="00050DC1"/>
    <w:rsid w:val="00050E4A"/>
    <w:rsid w:val="00050E58"/>
    <w:rsid w:val="000519AA"/>
    <w:rsid w:val="00051E83"/>
    <w:rsid w:val="000521AB"/>
    <w:rsid w:val="000522B5"/>
    <w:rsid w:val="0005309A"/>
    <w:rsid w:val="000536FF"/>
    <w:rsid w:val="00053878"/>
    <w:rsid w:val="00053900"/>
    <w:rsid w:val="00053AE7"/>
    <w:rsid w:val="00053BBE"/>
    <w:rsid w:val="00053D5B"/>
    <w:rsid w:val="00054554"/>
    <w:rsid w:val="00054680"/>
    <w:rsid w:val="00054BF6"/>
    <w:rsid w:val="00054D24"/>
    <w:rsid w:val="000551AB"/>
    <w:rsid w:val="000558BE"/>
    <w:rsid w:val="00055C50"/>
    <w:rsid w:val="0005619A"/>
    <w:rsid w:val="00056200"/>
    <w:rsid w:val="00056A56"/>
    <w:rsid w:val="00056D01"/>
    <w:rsid w:val="00056F2C"/>
    <w:rsid w:val="00057821"/>
    <w:rsid w:val="00057983"/>
    <w:rsid w:val="00057BAC"/>
    <w:rsid w:val="00057C62"/>
    <w:rsid w:val="00057EA9"/>
    <w:rsid w:val="00057F38"/>
    <w:rsid w:val="00060021"/>
    <w:rsid w:val="00060220"/>
    <w:rsid w:val="0006025A"/>
    <w:rsid w:val="00060EAB"/>
    <w:rsid w:val="000610FF"/>
    <w:rsid w:val="000617D9"/>
    <w:rsid w:val="00061B1A"/>
    <w:rsid w:val="00062052"/>
    <w:rsid w:val="0006207A"/>
    <w:rsid w:val="00062433"/>
    <w:rsid w:val="00062B2F"/>
    <w:rsid w:val="00062B96"/>
    <w:rsid w:val="000630C3"/>
    <w:rsid w:val="00063CD1"/>
    <w:rsid w:val="00063ED0"/>
    <w:rsid w:val="000644E4"/>
    <w:rsid w:val="00064A10"/>
    <w:rsid w:val="00065025"/>
    <w:rsid w:val="00065411"/>
    <w:rsid w:val="00065482"/>
    <w:rsid w:val="00065847"/>
    <w:rsid w:val="00065C45"/>
    <w:rsid w:val="00065DB9"/>
    <w:rsid w:val="000662FA"/>
    <w:rsid w:val="00066482"/>
    <w:rsid w:val="00066799"/>
    <w:rsid w:val="000668EC"/>
    <w:rsid w:val="00066916"/>
    <w:rsid w:val="000673E7"/>
    <w:rsid w:val="0006750B"/>
    <w:rsid w:val="0006762D"/>
    <w:rsid w:val="000679AE"/>
    <w:rsid w:val="00067EFF"/>
    <w:rsid w:val="000705DA"/>
    <w:rsid w:val="00070C0C"/>
    <w:rsid w:val="00071475"/>
    <w:rsid w:val="000714A9"/>
    <w:rsid w:val="0007191E"/>
    <w:rsid w:val="00071A47"/>
    <w:rsid w:val="00071B95"/>
    <w:rsid w:val="00071DB1"/>
    <w:rsid w:val="00071E64"/>
    <w:rsid w:val="00071F37"/>
    <w:rsid w:val="00072631"/>
    <w:rsid w:val="00072A05"/>
    <w:rsid w:val="000730D6"/>
    <w:rsid w:val="000734EE"/>
    <w:rsid w:val="000735B0"/>
    <w:rsid w:val="00073624"/>
    <w:rsid w:val="0007479F"/>
    <w:rsid w:val="00075014"/>
    <w:rsid w:val="000756A3"/>
    <w:rsid w:val="0007592C"/>
    <w:rsid w:val="000759E6"/>
    <w:rsid w:val="00075A6B"/>
    <w:rsid w:val="00075D4B"/>
    <w:rsid w:val="000765D5"/>
    <w:rsid w:val="00076BBF"/>
    <w:rsid w:val="00076FED"/>
    <w:rsid w:val="0007746B"/>
    <w:rsid w:val="000777B1"/>
    <w:rsid w:val="00077D61"/>
    <w:rsid w:val="00077D91"/>
    <w:rsid w:val="00077DF9"/>
    <w:rsid w:val="000806F9"/>
    <w:rsid w:val="00080A54"/>
    <w:rsid w:val="000810F3"/>
    <w:rsid w:val="000814FB"/>
    <w:rsid w:val="00081BCC"/>
    <w:rsid w:val="00081CB9"/>
    <w:rsid w:val="000820F7"/>
    <w:rsid w:val="000821AA"/>
    <w:rsid w:val="000821DE"/>
    <w:rsid w:val="0008239F"/>
    <w:rsid w:val="00082662"/>
    <w:rsid w:val="00082D01"/>
    <w:rsid w:val="00082EEE"/>
    <w:rsid w:val="000832FC"/>
    <w:rsid w:val="00083612"/>
    <w:rsid w:val="000838A7"/>
    <w:rsid w:val="00083DD9"/>
    <w:rsid w:val="00084282"/>
    <w:rsid w:val="0008459E"/>
    <w:rsid w:val="000846D6"/>
    <w:rsid w:val="00084B30"/>
    <w:rsid w:val="00084F0B"/>
    <w:rsid w:val="00084F29"/>
    <w:rsid w:val="00085211"/>
    <w:rsid w:val="0008619A"/>
    <w:rsid w:val="00086C7D"/>
    <w:rsid w:val="00087096"/>
    <w:rsid w:val="00087100"/>
    <w:rsid w:val="0008731E"/>
    <w:rsid w:val="000874E0"/>
    <w:rsid w:val="00087988"/>
    <w:rsid w:val="00087ABE"/>
    <w:rsid w:val="00087FE1"/>
    <w:rsid w:val="0009021A"/>
    <w:rsid w:val="00090403"/>
    <w:rsid w:val="00090860"/>
    <w:rsid w:val="00090E11"/>
    <w:rsid w:val="00090EFE"/>
    <w:rsid w:val="00091164"/>
    <w:rsid w:val="00091A4E"/>
    <w:rsid w:val="000922F8"/>
    <w:rsid w:val="00092724"/>
    <w:rsid w:val="00092767"/>
    <w:rsid w:val="00092E58"/>
    <w:rsid w:val="0009343C"/>
    <w:rsid w:val="000934B0"/>
    <w:rsid w:val="00093850"/>
    <w:rsid w:val="00093D69"/>
    <w:rsid w:val="00093DD4"/>
    <w:rsid w:val="0009427D"/>
    <w:rsid w:val="000942E4"/>
    <w:rsid w:val="000943FF"/>
    <w:rsid w:val="00094781"/>
    <w:rsid w:val="00094A1D"/>
    <w:rsid w:val="00094FB7"/>
    <w:rsid w:val="00095159"/>
    <w:rsid w:val="00095BFB"/>
    <w:rsid w:val="00095DAD"/>
    <w:rsid w:val="00095EB5"/>
    <w:rsid w:val="00095F79"/>
    <w:rsid w:val="00096275"/>
    <w:rsid w:val="000963BF"/>
    <w:rsid w:val="00096611"/>
    <w:rsid w:val="00096667"/>
    <w:rsid w:val="000966DB"/>
    <w:rsid w:val="000967DD"/>
    <w:rsid w:val="00096855"/>
    <w:rsid w:val="00096BFB"/>
    <w:rsid w:val="00096BFD"/>
    <w:rsid w:val="00096F23"/>
    <w:rsid w:val="0009730B"/>
    <w:rsid w:val="000974A2"/>
    <w:rsid w:val="000977A9"/>
    <w:rsid w:val="00097E01"/>
    <w:rsid w:val="000A0483"/>
    <w:rsid w:val="000A055B"/>
    <w:rsid w:val="000A0569"/>
    <w:rsid w:val="000A0600"/>
    <w:rsid w:val="000A0AAA"/>
    <w:rsid w:val="000A0BF3"/>
    <w:rsid w:val="000A0CC0"/>
    <w:rsid w:val="000A1A30"/>
    <w:rsid w:val="000A1B45"/>
    <w:rsid w:val="000A208E"/>
    <w:rsid w:val="000A2360"/>
    <w:rsid w:val="000A298E"/>
    <w:rsid w:val="000A2B34"/>
    <w:rsid w:val="000A2CAC"/>
    <w:rsid w:val="000A3572"/>
    <w:rsid w:val="000A3575"/>
    <w:rsid w:val="000A4187"/>
    <w:rsid w:val="000A41D1"/>
    <w:rsid w:val="000A4674"/>
    <w:rsid w:val="000A4722"/>
    <w:rsid w:val="000A49B0"/>
    <w:rsid w:val="000A4CBE"/>
    <w:rsid w:val="000A5235"/>
    <w:rsid w:val="000A54A0"/>
    <w:rsid w:val="000A5515"/>
    <w:rsid w:val="000A60C6"/>
    <w:rsid w:val="000A60D9"/>
    <w:rsid w:val="000A6445"/>
    <w:rsid w:val="000A69AA"/>
    <w:rsid w:val="000A6E00"/>
    <w:rsid w:val="000A6EC2"/>
    <w:rsid w:val="000A7402"/>
    <w:rsid w:val="000A75A6"/>
    <w:rsid w:val="000A7733"/>
    <w:rsid w:val="000A7939"/>
    <w:rsid w:val="000A7D0F"/>
    <w:rsid w:val="000B0472"/>
    <w:rsid w:val="000B0546"/>
    <w:rsid w:val="000B06FF"/>
    <w:rsid w:val="000B09F6"/>
    <w:rsid w:val="000B0BAC"/>
    <w:rsid w:val="000B0E48"/>
    <w:rsid w:val="000B0F35"/>
    <w:rsid w:val="000B11A5"/>
    <w:rsid w:val="000B24A4"/>
    <w:rsid w:val="000B276D"/>
    <w:rsid w:val="000B2875"/>
    <w:rsid w:val="000B2D60"/>
    <w:rsid w:val="000B2D76"/>
    <w:rsid w:val="000B2F89"/>
    <w:rsid w:val="000B346C"/>
    <w:rsid w:val="000B36D1"/>
    <w:rsid w:val="000B36E8"/>
    <w:rsid w:val="000B3AC2"/>
    <w:rsid w:val="000B3B09"/>
    <w:rsid w:val="000B3CCA"/>
    <w:rsid w:val="000B425C"/>
    <w:rsid w:val="000B4B90"/>
    <w:rsid w:val="000B53A4"/>
    <w:rsid w:val="000B55C2"/>
    <w:rsid w:val="000B5AAA"/>
    <w:rsid w:val="000B5D12"/>
    <w:rsid w:val="000B5D2E"/>
    <w:rsid w:val="000B62B7"/>
    <w:rsid w:val="000B63B3"/>
    <w:rsid w:val="000B682B"/>
    <w:rsid w:val="000B68CC"/>
    <w:rsid w:val="000B68D6"/>
    <w:rsid w:val="000B6A7F"/>
    <w:rsid w:val="000B6B26"/>
    <w:rsid w:val="000B6FF2"/>
    <w:rsid w:val="000B7383"/>
    <w:rsid w:val="000B754C"/>
    <w:rsid w:val="000B7E06"/>
    <w:rsid w:val="000C0458"/>
    <w:rsid w:val="000C04CB"/>
    <w:rsid w:val="000C0B18"/>
    <w:rsid w:val="000C0B6E"/>
    <w:rsid w:val="000C0B92"/>
    <w:rsid w:val="000C101E"/>
    <w:rsid w:val="000C16FB"/>
    <w:rsid w:val="000C177F"/>
    <w:rsid w:val="000C2934"/>
    <w:rsid w:val="000C2969"/>
    <w:rsid w:val="000C2A18"/>
    <w:rsid w:val="000C2AB3"/>
    <w:rsid w:val="000C34B6"/>
    <w:rsid w:val="000C3E63"/>
    <w:rsid w:val="000C4763"/>
    <w:rsid w:val="000C4B08"/>
    <w:rsid w:val="000C4B74"/>
    <w:rsid w:val="000C4E95"/>
    <w:rsid w:val="000C57C6"/>
    <w:rsid w:val="000C5C0E"/>
    <w:rsid w:val="000C6AFC"/>
    <w:rsid w:val="000C6EDD"/>
    <w:rsid w:val="000C6F50"/>
    <w:rsid w:val="000C700F"/>
    <w:rsid w:val="000C7359"/>
    <w:rsid w:val="000C75B6"/>
    <w:rsid w:val="000C766A"/>
    <w:rsid w:val="000C7C40"/>
    <w:rsid w:val="000C7E21"/>
    <w:rsid w:val="000D034D"/>
    <w:rsid w:val="000D0D56"/>
    <w:rsid w:val="000D0E46"/>
    <w:rsid w:val="000D0FEB"/>
    <w:rsid w:val="000D0FFC"/>
    <w:rsid w:val="000D1036"/>
    <w:rsid w:val="000D14E3"/>
    <w:rsid w:val="000D15CC"/>
    <w:rsid w:val="000D1988"/>
    <w:rsid w:val="000D1B6F"/>
    <w:rsid w:val="000D1CC4"/>
    <w:rsid w:val="000D1D54"/>
    <w:rsid w:val="000D2014"/>
    <w:rsid w:val="000D2B40"/>
    <w:rsid w:val="000D31DF"/>
    <w:rsid w:val="000D360A"/>
    <w:rsid w:val="000D39EC"/>
    <w:rsid w:val="000D3BA5"/>
    <w:rsid w:val="000D3E8B"/>
    <w:rsid w:val="000D4645"/>
    <w:rsid w:val="000D49C5"/>
    <w:rsid w:val="000D50A7"/>
    <w:rsid w:val="000D5243"/>
    <w:rsid w:val="000D5543"/>
    <w:rsid w:val="000D56DF"/>
    <w:rsid w:val="000D5CFF"/>
    <w:rsid w:val="000D5FFC"/>
    <w:rsid w:val="000D6318"/>
    <w:rsid w:val="000D67E0"/>
    <w:rsid w:val="000D69B9"/>
    <w:rsid w:val="000D6DB6"/>
    <w:rsid w:val="000D7A10"/>
    <w:rsid w:val="000D7BF6"/>
    <w:rsid w:val="000D7F5B"/>
    <w:rsid w:val="000E0189"/>
    <w:rsid w:val="000E02E4"/>
    <w:rsid w:val="000E0513"/>
    <w:rsid w:val="000E0608"/>
    <w:rsid w:val="000E0A29"/>
    <w:rsid w:val="000E0E69"/>
    <w:rsid w:val="000E0F4C"/>
    <w:rsid w:val="000E1C7F"/>
    <w:rsid w:val="000E1E53"/>
    <w:rsid w:val="000E27B3"/>
    <w:rsid w:val="000E31A5"/>
    <w:rsid w:val="000E3349"/>
    <w:rsid w:val="000E348C"/>
    <w:rsid w:val="000E35CE"/>
    <w:rsid w:val="000E3707"/>
    <w:rsid w:val="000E3AAC"/>
    <w:rsid w:val="000E3F14"/>
    <w:rsid w:val="000E43C4"/>
    <w:rsid w:val="000E447B"/>
    <w:rsid w:val="000E4480"/>
    <w:rsid w:val="000E4D8B"/>
    <w:rsid w:val="000E5158"/>
    <w:rsid w:val="000E5555"/>
    <w:rsid w:val="000E5850"/>
    <w:rsid w:val="000E5B9C"/>
    <w:rsid w:val="000E5DEB"/>
    <w:rsid w:val="000E68B3"/>
    <w:rsid w:val="000E76C2"/>
    <w:rsid w:val="000E76F5"/>
    <w:rsid w:val="000E7CCE"/>
    <w:rsid w:val="000E7D4B"/>
    <w:rsid w:val="000E7EC3"/>
    <w:rsid w:val="000F1B82"/>
    <w:rsid w:val="000F1D6C"/>
    <w:rsid w:val="000F1DB0"/>
    <w:rsid w:val="000F241C"/>
    <w:rsid w:val="000F2B33"/>
    <w:rsid w:val="000F2C57"/>
    <w:rsid w:val="000F2F25"/>
    <w:rsid w:val="000F3264"/>
    <w:rsid w:val="000F3585"/>
    <w:rsid w:val="000F362D"/>
    <w:rsid w:val="000F390B"/>
    <w:rsid w:val="000F3C8C"/>
    <w:rsid w:val="000F438B"/>
    <w:rsid w:val="000F4621"/>
    <w:rsid w:val="000F4B85"/>
    <w:rsid w:val="000F4C4D"/>
    <w:rsid w:val="000F4F8E"/>
    <w:rsid w:val="000F50EE"/>
    <w:rsid w:val="000F5470"/>
    <w:rsid w:val="000F57D4"/>
    <w:rsid w:val="000F5C4F"/>
    <w:rsid w:val="000F5F96"/>
    <w:rsid w:val="000F63B7"/>
    <w:rsid w:val="000F6444"/>
    <w:rsid w:val="000F6673"/>
    <w:rsid w:val="000F66F2"/>
    <w:rsid w:val="000F6873"/>
    <w:rsid w:val="000F6906"/>
    <w:rsid w:val="000F6951"/>
    <w:rsid w:val="000F7798"/>
    <w:rsid w:val="000F7D4E"/>
    <w:rsid w:val="0010050A"/>
    <w:rsid w:val="001008B1"/>
    <w:rsid w:val="00100E1C"/>
    <w:rsid w:val="00101255"/>
    <w:rsid w:val="001013BE"/>
    <w:rsid w:val="00101759"/>
    <w:rsid w:val="00101C5C"/>
    <w:rsid w:val="00101CD0"/>
    <w:rsid w:val="001022AA"/>
    <w:rsid w:val="00102E4F"/>
    <w:rsid w:val="00102FB6"/>
    <w:rsid w:val="00103041"/>
    <w:rsid w:val="001044A0"/>
    <w:rsid w:val="001046EB"/>
    <w:rsid w:val="00104919"/>
    <w:rsid w:val="00104E36"/>
    <w:rsid w:val="0010511F"/>
    <w:rsid w:val="00105567"/>
    <w:rsid w:val="00105948"/>
    <w:rsid w:val="00105964"/>
    <w:rsid w:val="00105974"/>
    <w:rsid w:val="0010663C"/>
    <w:rsid w:val="00106711"/>
    <w:rsid w:val="0010716E"/>
    <w:rsid w:val="001072E9"/>
    <w:rsid w:val="00107641"/>
    <w:rsid w:val="001077F8"/>
    <w:rsid w:val="00107994"/>
    <w:rsid w:val="00107CC2"/>
    <w:rsid w:val="001102C8"/>
    <w:rsid w:val="001102D0"/>
    <w:rsid w:val="0011064B"/>
    <w:rsid w:val="00110676"/>
    <w:rsid w:val="00110E3F"/>
    <w:rsid w:val="001113D1"/>
    <w:rsid w:val="00111DF4"/>
    <w:rsid w:val="00111F81"/>
    <w:rsid w:val="00111FD7"/>
    <w:rsid w:val="001122C3"/>
    <w:rsid w:val="0011230D"/>
    <w:rsid w:val="00112504"/>
    <w:rsid w:val="0011289E"/>
    <w:rsid w:val="00112901"/>
    <w:rsid w:val="00112A29"/>
    <w:rsid w:val="00112AD3"/>
    <w:rsid w:val="00112B51"/>
    <w:rsid w:val="00112B84"/>
    <w:rsid w:val="00113329"/>
    <w:rsid w:val="0011373F"/>
    <w:rsid w:val="00113AD2"/>
    <w:rsid w:val="00113D02"/>
    <w:rsid w:val="00114715"/>
    <w:rsid w:val="001148F1"/>
    <w:rsid w:val="00114A73"/>
    <w:rsid w:val="00114D4C"/>
    <w:rsid w:val="0011503F"/>
    <w:rsid w:val="00115244"/>
    <w:rsid w:val="00115A20"/>
    <w:rsid w:val="00115C8A"/>
    <w:rsid w:val="00115E9E"/>
    <w:rsid w:val="0011652D"/>
    <w:rsid w:val="00116C40"/>
    <w:rsid w:val="00116DF4"/>
    <w:rsid w:val="00116FF5"/>
    <w:rsid w:val="00117554"/>
    <w:rsid w:val="00117571"/>
    <w:rsid w:val="001175BF"/>
    <w:rsid w:val="00120048"/>
    <w:rsid w:val="0012033A"/>
    <w:rsid w:val="00120831"/>
    <w:rsid w:val="00120BE1"/>
    <w:rsid w:val="00121EC5"/>
    <w:rsid w:val="0012230C"/>
    <w:rsid w:val="0012302D"/>
    <w:rsid w:val="0012392E"/>
    <w:rsid w:val="00123A78"/>
    <w:rsid w:val="00123F2F"/>
    <w:rsid w:val="001242CC"/>
    <w:rsid w:val="001242DB"/>
    <w:rsid w:val="001243E8"/>
    <w:rsid w:val="0012459B"/>
    <w:rsid w:val="00124737"/>
    <w:rsid w:val="0012490C"/>
    <w:rsid w:val="00124B1C"/>
    <w:rsid w:val="00124C0B"/>
    <w:rsid w:val="00124E5F"/>
    <w:rsid w:val="00125D33"/>
    <w:rsid w:val="00125E27"/>
    <w:rsid w:val="0012624A"/>
    <w:rsid w:val="001265D1"/>
    <w:rsid w:val="0012663C"/>
    <w:rsid w:val="00126699"/>
    <w:rsid w:val="001267D6"/>
    <w:rsid w:val="0012685E"/>
    <w:rsid w:val="00126BA3"/>
    <w:rsid w:val="00126D8D"/>
    <w:rsid w:val="00126DA7"/>
    <w:rsid w:val="0012711B"/>
    <w:rsid w:val="001278B0"/>
    <w:rsid w:val="00127F37"/>
    <w:rsid w:val="001301AC"/>
    <w:rsid w:val="00130423"/>
    <w:rsid w:val="001306AB"/>
    <w:rsid w:val="001306C5"/>
    <w:rsid w:val="00130FBD"/>
    <w:rsid w:val="00131119"/>
    <w:rsid w:val="001311C7"/>
    <w:rsid w:val="001311CB"/>
    <w:rsid w:val="001311D6"/>
    <w:rsid w:val="0013126D"/>
    <w:rsid w:val="001313E7"/>
    <w:rsid w:val="00131F74"/>
    <w:rsid w:val="00132191"/>
    <w:rsid w:val="0013370D"/>
    <w:rsid w:val="00134455"/>
    <w:rsid w:val="0013447F"/>
    <w:rsid w:val="001344D5"/>
    <w:rsid w:val="0013518B"/>
    <w:rsid w:val="001354F0"/>
    <w:rsid w:val="00135ACF"/>
    <w:rsid w:val="00135DC7"/>
    <w:rsid w:val="00135EF6"/>
    <w:rsid w:val="001362B6"/>
    <w:rsid w:val="00136580"/>
    <w:rsid w:val="001366B5"/>
    <w:rsid w:val="00137038"/>
    <w:rsid w:val="0013714E"/>
    <w:rsid w:val="00137789"/>
    <w:rsid w:val="00137915"/>
    <w:rsid w:val="00137A3F"/>
    <w:rsid w:val="00137AF8"/>
    <w:rsid w:val="00137F93"/>
    <w:rsid w:val="0014052C"/>
    <w:rsid w:val="0014055B"/>
    <w:rsid w:val="0014059D"/>
    <w:rsid w:val="0014104C"/>
    <w:rsid w:val="00141534"/>
    <w:rsid w:val="00141722"/>
    <w:rsid w:val="0014175D"/>
    <w:rsid w:val="001425AC"/>
    <w:rsid w:val="00142722"/>
    <w:rsid w:val="00142A2F"/>
    <w:rsid w:val="00142AC4"/>
    <w:rsid w:val="00142C0E"/>
    <w:rsid w:val="00142C7E"/>
    <w:rsid w:val="00142CD4"/>
    <w:rsid w:val="00143018"/>
    <w:rsid w:val="00143108"/>
    <w:rsid w:val="0014317F"/>
    <w:rsid w:val="001438FF"/>
    <w:rsid w:val="0014394E"/>
    <w:rsid w:val="00144241"/>
    <w:rsid w:val="0014475B"/>
    <w:rsid w:val="00144A92"/>
    <w:rsid w:val="00144A98"/>
    <w:rsid w:val="00144F3C"/>
    <w:rsid w:val="001457D8"/>
    <w:rsid w:val="00145BF2"/>
    <w:rsid w:val="00145C26"/>
    <w:rsid w:val="001461F2"/>
    <w:rsid w:val="001464BE"/>
    <w:rsid w:val="00146636"/>
    <w:rsid w:val="00146871"/>
    <w:rsid w:val="00146D41"/>
    <w:rsid w:val="00147AA6"/>
    <w:rsid w:val="00147AF6"/>
    <w:rsid w:val="00147DE7"/>
    <w:rsid w:val="00147E7B"/>
    <w:rsid w:val="00150008"/>
    <w:rsid w:val="00150268"/>
    <w:rsid w:val="001503A5"/>
    <w:rsid w:val="00150889"/>
    <w:rsid w:val="00151042"/>
    <w:rsid w:val="0015119D"/>
    <w:rsid w:val="001516B6"/>
    <w:rsid w:val="00151A49"/>
    <w:rsid w:val="00152184"/>
    <w:rsid w:val="00153351"/>
    <w:rsid w:val="001537FD"/>
    <w:rsid w:val="00154028"/>
    <w:rsid w:val="0015438D"/>
    <w:rsid w:val="00154506"/>
    <w:rsid w:val="00154543"/>
    <w:rsid w:val="001545C2"/>
    <w:rsid w:val="00154ED6"/>
    <w:rsid w:val="00155B4D"/>
    <w:rsid w:val="00155D0B"/>
    <w:rsid w:val="0015622E"/>
    <w:rsid w:val="001563D8"/>
    <w:rsid w:val="001568CA"/>
    <w:rsid w:val="001575E9"/>
    <w:rsid w:val="0015764D"/>
    <w:rsid w:val="00157842"/>
    <w:rsid w:val="00157CA1"/>
    <w:rsid w:val="00160E8E"/>
    <w:rsid w:val="0016136D"/>
    <w:rsid w:val="0016180F"/>
    <w:rsid w:val="00161839"/>
    <w:rsid w:val="00161A36"/>
    <w:rsid w:val="00161AEB"/>
    <w:rsid w:val="001621C7"/>
    <w:rsid w:val="00162559"/>
    <w:rsid w:val="0016313E"/>
    <w:rsid w:val="0016325D"/>
    <w:rsid w:val="00163417"/>
    <w:rsid w:val="001638C4"/>
    <w:rsid w:val="00163C4B"/>
    <w:rsid w:val="0016469D"/>
    <w:rsid w:val="00164D42"/>
    <w:rsid w:val="0016503C"/>
    <w:rsid w:val="001659BF"/>
    <w:rsid w:val="001661FF"/>
    <w:rsid w:val="0016689A"/>
    <w:rsid w:val="001669F6"/>
    <w:rsid w:val="00166B38"/>
    <w:rsid w:val="00166EF3"/>
    <w:rsid w:val="001673AF"/>
    <w:rsid w:val="00167600"/>
    <w:rsid w:val="00167972"/>
    <w:rsid w:val="00167A09"/>
    <w:rsid w:val="00167CC8"/>
    <w:rsid w:val="00167DCC"/>
    <w:rsid w:val="001701EB"/>
    <w:rsid w:val="00170373"/>
    <w:rsid w:val="00170759"/>
    <w:rsid w:val="00170E51"/>
    <w:rsid w:val="00170F2E"/>
    <w:rsid w:val="00171029"/>
    <w:rsid w:val="00171A08"/>
    <w:rsid w:val="00171BD4"/>
    <w:rsid w:val="00171C2D"/>
    <w:rsid w:val="00172519"/>
    <w:rsid w:val="001727BA"/>
    <w:rsid w:val="00172CD5"/>
    <w:rsid w:val="001734B5"/>
    <w:rsid w:val="00173600"/>
    <w:rsid w:val="001738BB"/>
    <w:rsid w:val="0017390C"/>
    <w:rsid w:val="00173C7F"/>
    <w:rsid w:val="00174510"/>
    <w:rsid w:val="001746C8"/>
    <w:rsid w:val="00174953"/>
    <w:rsid w:val="00174961"/>
    <w:rsid w:val="00174B6F"/>
    <w:rsid w:val="00174C42"/>
    <w:rsid w:val="00175082"/>
    <w:rsid w:val="001758B1"/>
    <w:rsid w:val="00175A27"/>
    <w:rsid w:val="00176877"/>
    <w:rsid w:val="001768DB"/>
    <w:rsid w:val="001774B1"/>
    <w:rsid w:val="0017771C"/>
    <w:rsid w:val="001778D8"/>
    <w:rsid w:val="00177F72"/>
    <w:rsid w:val="00180150"/>
    <w:rsid w:val="00180319"/>
    <w:rsid w:val="00180ACF"/>
    <w:rsid w:val="001812F1"/>
    <w:rsid w:val="0018134F"/>
    <w:rsid w:val="00181732"/>
    <w:rsid w:val="001819DA"/>
    <w:rsid w:val="00181F18"/>
    <w:rsid w:val="001820B4"/>
    <w:rsid w:val="00182152"/>
    <w:rsid w:val="001821C8"/>
    <w:rsid w:val="00182350"/>
    <w:rsid w:val="00182576"/>
    <w:rsid w:val="001825A3"/>
    <w:rsid w:val="001827EE"/>
    <w:rsid w:val="001828BA"/>
    <w:rsid w:val="00182C7E"/>
    <w:rsid w:val="00182E43"/>
    <w:rsid w:val="00183463"/>
    <w:rsid w:val="00183A68"/>
    <w:rsid w:val="00183B04"/>
    <w:rsid w:val="0018437A"/>
    <w:rsid w:val="00184403"/>
    <w:rsid w:val="00184A4A"/>
    <w:rsid w:val="00184ED4"/>
    <w:rsid w:val="00185540"/>
    <w:rsid w:val="0018569B"/>
    <w:rsid w:val="001859CF"/>
    <w:rsid w:val="00186370"/>
    <w:rsid w:val="001869EA"/>
    <w:rsid w:val="00186D0D"/>
    <w:rsid w:val="00186EBA"/>
    <w:rsid w:val="001871BA"/>
    <w:rsid w:val="00187254"/>
    <w:rsid w:val="001872A2"/>
    <w:rsid w:val="0018788E"/>
    <w:rsid w:val="001878A4"/>
    <w:rsid w:val="001906B6"/>
    <w:rsid w:val="00190F0D"/>
    <w:rsid w:val="00191BBD"/>
    <w:rsid w:val="00191CF9"/>
    <w:rsid w:val="0019206D"/>
    <w:rsid w:val="001921CA"/>
    <w:rsid w:val="001922CF"/>
    <w:rsid w:val="001922DF"/>
    <w:rsid w:val="001923E3"/>
    <w:rsid w:val="00192DE2"/>
    <w:rsid w:val="00193509"/>
    <w:rsid w:val="00193616"/>
    <w:rsid w:val="00193A0F"/>
    <w:rsid w:val="00193B2C"/>
    <w:rsid w:val="00193B4D"/>
    <w:rsid w:val="00193BCA"/>
    <w:rsid w:val="00193C63"/>
    <w:rsid w:val="00193D59"/>
    <w:rsid w:val="0019433D"/>
    <w:rsid w:val="0019483F"/>
    <w:rsid w:val="00194B84"/>
    <w:rsid w:val="00194D75"/>
    <w:rsid w:val="00194F0F"/>
    <w:rsid w:val="0019514B"/>
    <w:rsid w:val="00195F88"/>
    <w:rsid w:val="001962BC"/>
    <w:rsid w:val="00196C1D"/>
    <w:rsid w:val="00197243"/>
    <w:rsid w:val="001972C9"/>
    <w:rsid w:val="00197540"/>
    <w:rsid w:val="0019783F"/>
    <w:rsid w:val="001978C4"/>
    <w:rsid w:val="00197970"/>
    <w:rsid w:val="00197AB7"/>
    <w:rsid w:val="001A0A73"/>
    <w:rsid w:val="001A0B95"/>
    <w:rsid w:val="001A0C5F"/>
    <w:rsid w:val="001A0DB8"/>
    <w:rsid w:val="001A0E5F"/>
    <w:rsid w:val="001A118C"/>
    <w:rsid w:val="001A2069"/>
    <w:rsid w:val="001A281C"/>
    <w:rsid w:val="001A2DAF"/>
    <w:rsid w:val="001A2DDD"/>
    <w:rsid w:val="001A30F2"/>
    <w:rsid w:val="001A33CE"/>
    <w:rsid w:val="001A37E6"/>
    <w:rsid w:val="001A38DD"/>
    <w:rsid w:val="001A40EB"/>
    <w:rsid w:val="001A4471"/>
    <w:rsid w:val="001A44CC"/>
    <w:rsid w:val="001A44D5"/>
    <w:rsid w:val="001A450E"/>
    <w:rsid w:val="001A45AE"/>
    <w:rsid w:val="001A465B"/>
    <w:rsid w:val="001A47AD"/>
    <w:rsid w:val="001A4884"/>
    <w:rsid w:val="001A4AC5"/>
    <w:rsid w:val="001A4E6A"/>
    <w:rsid w:val="001A4FC1"/>
    <w:rsid w:val="001A50A9"/>
    <w:rsid w:val="001A5131"/>
    <w:rsid w:val="001A54D5"/>
    <w:rsid w:val="001A579C"/>
    <w:rsid w:val="001A61A1"/>
    <w:rsid w:val="001A69AA"/>
    <w:rsid w:val="001A78EC"/>
    <w:rsid w:val="001A7B76"/>
    <w:rsid w:val="001B0168"/>
    <w:rsid w:val="001B032A"/>
    <w:rsid w:val="001B04E5"/>
    <w:rsid w:val="001B06F5"/>
    <w:rsid w:val="001B0ABF"/>
    <w:rsid w:val="001B0D1B"/>
    <w:rsid w:val="001B1124"/>
    <w:rsid w:val="001B16D5"/>
    <w:rsid w:val="001B19CC"/>
    <w:rsid w:val="001B1EAE"/>
    <w:rsid w:val="001B27FB"/>
    <w:rsid w:val="001B37D3"/>
    <w:rsid w:val="001B391F"/>
    <w:rsid w:val="001B3B66"/>
    <w:rsid w:val="001B3C1A"/>
    <w:rsid w:val="001B3C3B"/>
    <w:rsid w:val="001B3D6B"/>
    <w:rsid w:val="001B4E69"/>
    <w:rsid w:val="001B58B4"/>
    <w:rsid w:val="001B5A2F"/>
    <w:rsid w:val="001B5A3E"/>
    <w:rsid w:val="001B5B40"/>
    <w:rsid w:val="001B64C5"/>
    <w:rsid w:val="001B64D0"/>
    <w:rsid w:val="001B6705"/>
    <w:rsid w:val="001B6818"/>
    <w:rsid w:val="001B6CAA"/>
    <w:rsid w:val="001B6E8A"/>
    <w:rsid w:val="001B77ED"/>
    <w:rsid w:val="001B7C9B"/>
    <w:rsid w:val="001B7CEF"/>
    <w:rsid w:val="001C015D"/>
    <w:rsid w:val="001C0279"/>
    <w:rsid w:val="001C040C"/>
    <w:rsid w:val="001C12CB"/>
    <w:rsid w:val="001C139F"/>
    <w:rsid w:val="001C1B64"/>
    <w:rsid w:val="001C1D6C"/>
    <w:rsid w:val="001C1EED"/>
    <w:rsid w:val="001C210B"/>
    <w:rsid w:val="001C2A9E"/>
    <w:rsid w:val="001C2BA3"/>
    <w:rsid w:val="001C2BDD"/>
    <w:rsid w:val="001C2D75"/>
    <w:rsid w:val="001C30D1"/>
    <w:rsid w:val="001C3788"/>
    <w:rsid w:val="001C3851"/>
    <w:rsid w:val="001C3B24"/>
    <w:rsid w:val="001C3CFE"/>
    <w:rsid w:val="001C3D50"/>
    <w:rsid w:val="001C3DB9"/>
    <w:rsid w:val="001C40AE"/>
    <w:rsid w:val="001C4632"/>
    <w:rsid w:val="001C4ABE"/>
    <w:rsid w:val="001C4BE2"/>
    <w:rsid w:val="001C4CAD"/>
    <w:rsid w:val="001C5545"/>
    <w:rsid w:val="001C5700"/>
    <w:rsid w:val="001C5D64"/>
    <w:rsid w:val="001C5F83"/>
    <w:rsid w:val="001C64B7"/>
    <w:rsid w:val="001C6825"/>
    <w:rsid w:val="001C6ABD"/>
    <w:rsid w:val="001C6D2A"/>
    <w:rsid w:val="001C6DAF"/>
    <w:rsid w:val="001C6E1F"/>
    <w:rsid w:val="001C72B8"/>
    <w:rsid w:val="001C7340"/>
    <w:rsid w:val="001C7369"/>
    <w:rsid w:val="001C769E"/>
    <w:rsid w:val="001C7827"/>
    <w:rsid w:val="001C79D9"/>
    <w:rsid w:val="001C7A29"/>
    <w:rsid w:val="001C7ACB"/>
    <w:rsid w:val="001C7B9E"/>
    <w:rsid w:val="001D0170"/>
    <w:rsid w:val="001D06F6"/>
    <w:rsid w:val="001D0D41"/>
    <w:rsid w:val="001D15A8"/>
    <w:rsid w:val="001D1D23"/>
    <w:rsid w:val="001D21EC"/>
    <w:rsid w:val="001D29ED"/>
    <w:rsid w:val="001D2A4C"/>
    <w:rsid w:val="001D2DC1"/>
    <w:rsid w:val="001D3A96"/>
    <w:rsid w:val="001D41E7"/>
    <w:rsid w:val="001D484B"/>
    <w:rsid w:val="001D4CF3"/>
    <w:rsid w:val="001D532D"/>
    <w:rsid w:val="001D554F"/>
    <w:rsid w:val="001D5772"/>
    <w:rsid w:val="001D58AB"/>
    <w:rsid w:val="001D5F8D"/>
    <w:rsid w:val="001D63E9"/>
    <w:rsid w:val="001D690E"/>
    <w:rsid w:val="001D69B5"/>
    <w:rsid w:val="001D6B07"/>
    <w:rsid w:val="001D6B18"/>
    <w:rsid w:val="001D6DE0"/>
    <w:rsid w:val="001D70BD"/>
    <w:rsid w:val="001D733F"/>
    <w:rsid w:val="001D7930"/>
    <w:rsid w:val="001D7CBA"/>
    <w:rsid w:val="001E074D"/>
    <w:rsid w:val="001E0772"/>
    <w:rsid w:val="001E15D1"/>
    <w:rsid w:val="001E197C"/>
    <w:rsid w:val="001E1FFF"/>
    <w:rsid w:val="001E2B4B"/>
    <w:rsid w:val="001E2E9F"/>
    <w:rsid w:val="001E2F29"/>
    <w:rsid w:val="001E31CD"/>
    <w:rsid w:val="001E32D9"/>
    <w:rsid w:val="001E3E1C"/>
    <w:rsid w:val="001E48A3"/>
    <w:rsid w:val="001E4F84"/>
    <w:rsid w:val="001E5A4C"/>
    <w:rsid w:val="001E5B97"/>
    <w:rsid w:val="001E5C7F"/>
    <w:rsid w:val="001E676A"/>
    <w:rsid w:val="001E7C2A"/>
    <w:rsid w:val="001F005C"/>
    <w:rsid w:val="001F0256"/>
    <w:rsid w:val="001F037D"/>
    <w:rsid w:val="001F06C6"/>
    <w:rsid w:val="001F07CE"/>
    <w:rsid w:val="001F08CA"/>
    <w:rsid w:val="001F0AC6"/>
    <w:rsid w:val="001F0BAB"/>
    <w:rsid w:val="001F1019"/>
    <w:rsid w:val="001F1595"/>
    <w:rsid w:val="001F15F1"/>
    <w:rsid w:val="001F1C5A"/>
    <w:rsid w:val="001F1F68"/>
    <w:rsid w:val="001F24AA"/>
    <w:rsid w:val="001F2C0F"/>
    <w:rsid w:val="001F2D16"/>
    <w:rsid w:val="001F2F93"/>
    <w:rsid w:val="001F332E"/>
    <w:rsid w:val="001F3428"/>
    <w:rsid w:val="001F378C"/>
    <w:rsid w:val="001F3B68"/>
    <w:rsid w:val="001F3FD3"/>
    <w:rsid w:val="001F4052"/>
    <w:rsid w:val="001F4C54"/>
    <w:rsid w:val="001F515D"/>
    <w:rsid w:val="001F5743"/>
    <w:rsid w:val="001F62B4"/>
    <w:rsid w:val="001F654E"/>
    <w:rsid w:val="001F6CA9"/>
    <w:rsid w:val="001F7021"/>
    <w:rsid w:val="001F7224"/>
    <w:rsid w:val="001F77F9"/>
    <w:rsid w:val="001F7860"/>
    <w:rsid w:val="00200020"/>
    <w:rsid w:val="002008C0"/>
    <w:rsid w:val="00200A9C"/>
    <w:rsid w:val="00200B74"/>
    <w:rsid w:val="00200C07"/>
    <w:rsid w:val="00201609"/>
    <w:rsid w:val="00201852"/>
    <w:rsid w:val="00201C84"/>
    <w:rsid w:val="002028A6"/>
    <w:rsid w:val="0020299F"/>
    <w:rsid w:val="00202D4D"/>
    <w:rsid w:val="00203431"/>
    <w:rsid w:val="002037C1"/>
    <w:rsid w:val="002038E5"/>
    <w:rsid w:val="00203A01"/>
    <w:rsid w:val="00203AE3"/>
    <w:rsid w:val="00203B4B"/>
    <w:rsid w:val="00203F1D"/>
    <w:rsid w:val="002047BC"/>
    <w:rsid w:val="00204AF7"/>
    <w:rsid w:val="00204ECF"/>
    <w:rsid w:val="00205088"/>
    <w:rsid w:val="002050CE"/>
    <w:rsid w:val="002058B7"/>
    <w:rsid w:val="00205CE8"/>
    <w:rsid w:val="00205D05"/>
    <w:rsid w:val="00205E8A"/>
    <w:rsid w:val="002062A6"/>
    <w:rsid w:val="00206A45"/>
    <w:rsid w:val="002071EA"/>
    <w:rsid w:val="00207763"/>
    <w:rsid w:val="0020778C"/>
    <w:rsid w:val="00207986"/>
    <w:rsid w:val="00207C24"/>
    <w:rsid w:val="00207C4F"/>
    <w:rsid w:val="00210004"/>
    <w:rsid w:val="00210032"/>
    <w:rsid w:val="002103B8"/>
    <w:rsid w:val="002107AF"/>
    <w:rsid w:val="0021098D"/>
    <w:rsid w:val="00210D5F"/>
    <w:rsid w:val="00210F19"/>
    <w:rsid w:val="00210F89"/>
    <w:rsid w:val="002112C4"/>
    <w:rsid w:val="002113F7"/>
    <w:rsid w:val="002114D8"/>
    <w:rsid w:val="00211755"/>
    <w:rsid w:val="00211E95"/>
    <w:rsid w:val="0021241E"/>
    <w:rsid w:val="00212A88"/>
    <w:rsid w:val="002131B1"/>
    <w:rsid w:val="00213379"/>
    <w:rsid w:val="002136B3"/>
    <w:rsid w:val="00213BCF"/>
    <w:rsid w:val="002140CD"/>
    <w:rsid w:val="0021430C"/>
    <w:rsid w:val="002144E9"/>
    <w:rsid w:val="00214636"/>
    <w:rsid w:val="00214724"/>
    <w:rsid w:val="002150EA"/>
    <w:rsid w:val="002159D7"/>
    <w:rsid w:val="00215A00"/>
    <w:rsid w:val="00215C6B"/>
    <w:rsid w:val="0021613C"/>
    <w:rsid w:val="0021624C"/>
    <w:rsid w:val="0021668A"/>
    <w:rsid w:val="0021790D"/>
    <w:rsid w:val="0021792C"/>
    <w:rsid w:val="00217B63"/>
    <w:rsid w:val="002206B5"/>
    <w:rsid w:val="0022081B"/>
    <w:rsid w:val="00220862"/>
    <w:rsid w:val="002212CF"/>
    <w:rsid w:val="002217A4"/>
    <w:rsid w:val="00221AA5"/>
    <w:rsid w:val="00222C66"/>
    <w:rsid w:val="00222CD4"/>
    <w:rsid w:val="00223833"/>
    <w:rsid w:val="0022396D"/>
    <w:rsid w:val="00223C4A"/>
    <w:rsid w:val="00223E9A"/>
    <w:rsid w:val="00224C9C"/>
    <w:rsid w:val="00224EE0"/>
    <w:rsid w:val="002252A6"/>
    <w:rsid w:val="00225471"/>
    <w:rsid w:val="002256D5"/>
    <w:rsid w:val="00225A35"/>
    <w:rsid w:val="00225C63"/>
    <w:rsid w:val="0022623E"/>
    <w:rsid w:val="002266E8"/>
    <w:rsid w:val="00226B53"/>
    <w:rsid w:val="00226D18"/>
    <w:rsid w:val="00227005"/>
    <w:rsid w:val="002276C0"/>
    <w:rsid w:val="002276CD"/>
    <w:rsid w:val="00227A39"/>
    <w:rsid w:val="002303A7"/>
    <w:rsid w:val="002304EE"/>
    <w:rsid w:val="0023089D"/>
    <w:rsid w:val="002313B0"/>
    <w:rsid w:val="00231855"/>
    <w:rsid w:val="00231C15"/>
    <w:rsid w:val="00232149"/>
    <w:rsid w:val="0023233D"/>
    <w:rsid w:val="0023280D"/>
    <w:rsid w:val="00232880"/>
    <w:rsid w:val="00232CC0"/>
    <w:rsid w:val="00232E4D"/>
    <w:rsid w:val="00232EC1"/>
    <w:rsid w:val="00232EDC"/>
    <w:rsid w:val="0023302A"/>
    <w:rsid w:val="00233274"/>
    <w:rsid w:val="00233892"/>
    <w:rsid w:val="00234334"/>
    <w:rsid w:val="00234842"/>
    <w:rsid w:val="00234AC1"/>
    <w:rsid w:val="00234E55"/>
    <w:rsid w:val="00234E5B"/>
    <w:rsid w:val="00235028"/>
    <w:rsid w:val="00235065"/>
    <w:rsid w:val="002352D2"/>
    <w:rsid w:val="002352E4"/>
    <w:rsid w:val="002354FB"/>
    <w:rsid w:val="00235CE9"/>
    <w:rsid w:val="00235E57"/>
    <w:rsid w:val="00236034"/>
    <w:rsid w:val="002365B9"/>
    <w:rsid w:val="00236DD5"/>
    <w:rsid w:val="00236EA4"/>
    <w:rsid w:val="002403A7"/>
    <w:rsid w:val="00240698"/>
    <w:rsid w:val="00240C14"/>
    <w:rsid w:val="00240C59"/>
    <w:rsid w:val="00240E91"/>
    <w:rsid w:val="0024108F"/>
    <w:rsid w:val="0024132B"/>
    <w:rsid w:val="00241460"/>
    <w:rsid w:val="00241594"/>
    <w:rsid w:val="00241B49"/>
    <w:rsid w:val="00241D24"/>
    <w:rsid w:val="00241D3E"/>
    <w:rsid w:val="00241D44"/>
    <w:rsid w:val="00241E1A"/>
    <w:rsid w:val="0024270E"/>
    <w:rsid w:val="00242716"/>
    <w:rsid w:val="002427C6"/>
    <w:rsid w:val="002428DA"/>
    <w:rsid w:val="002428EA"/>
    <w:rsid w:val="0024308F"/>
    <w:rsid w:val="0024312C"/>
    <w:rsid w:val="002431F9"/>
    <w:rsid w:val="00243C4C"/>
    <w:rsid w:val="00243D76"/>
    <w:rsid w:val="00243EDE"/>
    <w:rsid w:val="002440A6"/>
    <w:rsid w:val="002446A1"/>
    <w:rsid w:val="00244822"/>
    <w:rsid w:val="002449A1"/>
    <w:rsid w:val="00244E78"/>
    <w:rsid w:val="002457DF"/>
    <w:rsid w:val="0024597A"/>
    <w:rsid w:val="00245E16"/>
    <w:rsid w:val="00245FB8"/>
    <w:rsid w:val="002460B5"/>
    <w:rsid w:val="00246610"/>
    <w:rsid w:val="00246F34"/>
    <w:rsid w:val="00246FA4"/>
    <w:rsid w:val="00246FC3"/>
    <w:rsid w:val="00246FD7"/>
    <w:rsid w:val="0024708E"/>
    <w:rsid w:val="0024730E"/>
    <w:rsid w:val="002476A0"/>
    <w:rsid w:val="002478DD"/>
    <w:rsid w:val="00247CA9"/>
    <w:rsid w:val="002500B9"/>
    <w:rsid w:val="002513E2"/>
    <w:rsid w:val="00251F19"/>
    <w:rsid w:val="00251F7D"/>
    <w:rsid w:val="00252081"/>
    <w:rsid w:val="002524AA"/>
    <w:rsid w:val="00252503"/>
    <w:rsid w:val="00252A11"/>
    <w:rsid w:val="00253293"/>
    <w:rsid w:val="00253C4C"/>
    <w:rsid w:val="00253CE3"/>
    <w:rsid w:val="00253DE1"/>
    <w:rsid w:val="00253F0C"/>
    <w:rsid w:val="002542CC"/>
    <w:rsid w:val="00254405"/>
    <w:rsid w:val="0025468D"/>
    <w:rsid w:val="002549B2"/>
    <w:rsid w:val="00254B57"/>
    <w:rsid w:val="00254BC6"/>
    <w:rsid w:val="00254CC9"/>
    <w:rsid w:val="00255191"/>
    <w:rsid w:val="002551A2"/>
    <w:rsid w:val="002556CD"/>
    <w:rsid w:val="0025582E"/>
    <w:rsid w:val="00255C7D"/>
    <w:rsid w:val="00255D5C"/>
    <w:rsid w:val="002562F0"/>
    <w:rsid w:val="00256346"/>
    <w:rsid w:val="0025641D"/>
    <w:rsid w:val="00256DB2"/>
    <w:rsid w:val="00257290"/>
    <w:rsid w:val="002579F6"/>
    <w:rsid w:val="00257D45"/>
    <w:rsid w:val="00257D46"/>
    <w:rsid w:val="00260115"/>
    <w:rsid w:val="00260217"/>
    <w:rsid w:val="00260A52"/>
    <w:rsid w:val="00260D63"/>
    <w:rsid w:val="00261436"/>
    <w:rsid w:val="00261943"/>
    <w:rsid w:val="00261A77"/>
    <w:rsid w:val="00261B0A"/>
    <w:rsid w:val="00261BD1"/>
    <w:rsid w:val="00261DF5"/>
    <w:rsid w:val="00262507"/>
    <w:rsid w:val="0026253F"/>
    <w:rsid w:val="00262D8F"/>
    <w:rsid w:val="00262F26"/>
    <w:rsid w:val="00262F89"/>
    <w:rsid w:val="002635E1"/>
    <w:rsid w:val="002636E4"/>
    <w:rsid w:val="00263DC6"/>
    <w:rsid w:val="002643BF"/>
    <w:rsid w:val="00264F0A"/>
    <w:rsid w:val="00264F39"/>
    <w:rsid w:val="00265090"/>
    <w:rsid w:val="00265229"/>
    <w:rsid w:val="00265630"/>
    <w:rsid w:val="002658B6"/>
    <w:rsid w:val="00265E1E"/>
    <w:rsid w:val="00266374"/>
    <w:rsid w:val="00266671"/>
    <w:rsid w:val="00266AF5"/>
    <w:rsid w:val="00266C4A"/>
    <w:rsid w:val="00267047"/>
    <w:rsid w:val="0026750A"/>
    <w:rsid w:val="00267721"/>
    <w:rsid w:val="00267AA8"/>
    <w:rsid w:val="00267C30"/>
    <w:rsid w:val="00267E2F"/>
    <w:rsid w:val="0027064E"/>
    <w:rsid w:val="00270D52"/>
    <w:rsid w:val="00270EED"/>
    <w:rsid w:val="00271A62"/>
    <w:rsid w:val="00271BB2"/>
    <w:rsid w:val="00271D2C"/>
    <w:rsid w:val="00271DDB"/>
    <w:rsid w:val="002738DF"/>
    <w:rsid w:val="00273E41"/>
    <w:rsid w:val="002741C2"/>
    <w:rsid w:val="002746D5"/>
    <w:rsid w:val="00274FE5"/>
    <w:rsid w:val="002754C3"/>
    <w:rsid w:val="00275D73"/>
    <w:rsid w:val="00275F91"/>
    <w:rsid w:val="0027668E"/>
    <w:rsid w:val="00276A32"/>
    <w:rsid w:val="00276B19"/>
    <w:rsid w:val="00276C4A"/>
    <w:rsid w:val="00276CE6"/>
    <w:rsid w:val="0027759C"/>
    <w:rsid w:val="00277752"/>
    <w:rsid w:val="00277BB3"/>
    <w:rsid w:val="00277D7D"/>
    <w:rsid w:val="0028071C"/>
    <w:rsid w:val="002809EE"/>
    <w:rsid w:val="00280D4A"/>
    <w:rsid w:val="00280EAC"/>
    <w:rsid w:val="00280F13"/>
    <w:rsid w:val="00280FD4"/>
    <w:rsid w:val="00281315"/>
    <w:rsid w:val="002818AD"/>
    <w:rsid w:val="00281ED4"/>
    <w:rsid w:val="00281FFD"/>
    <w:rsid w:val="002820CA"/>
    <w:rsid w:val="002821B0"/>
    <w:rsid w:val="0028296F"/>
    <w:rsid w:val="00282A78"/>
    <w:rsid w:val="00282B23"/>
    <w:rsid w:val="00282E00"/>
    <w:rsid w:val="00282F40"/>
    <w:rsid w:val="0028337E"/>
    <w:rsid w:val="00283ABE"/>
    <w:rsid w:val="00283E39"/>
    <w:rsid w:val="00283F31"/>
    <w:rsid w:val="0028440F"/>
    <w:rsid w:val="002846DB"/>
    <w:rsid w:val="00284896"/>
    <w:rsid w:val="00285006"/>
    <w:rsid w:val="00285DD0"/>
    <w:rsid w:val="00285DFA"/>
    <w:rsid w:val="00285E5E"/>
    <w:rsid w:val="00286144"/>
    <w:rsid w:val="002861BA"/>
    <w:rsid w:val="002862C7"/>
    <w:rsid w:val="0028653B"/>
    <w:rsid w:val="002873AB"/>
    <w:rsid w:val="002875DD"/>
    <w:rsid w:val="00287E51"/>
    <w:rsid w:val="00290091"/>
    <w:rsid w:val="00290F26"/>
    <w:rsid w:val="0029115F"/>
    <w:rsid w:val="002914DF"/>
    <w:rsid w:val="00292107"/>
    <w:rsid w:val="00292188"/>
    <w:rsid w:val="0029250C"/>
    <w:rsid w:val="002925DF"/>
    <w:rsid w:val="00292877"/>
    <w:rsid w:val="00292935"/>
    <w:rsid w:val="002929C3"/>
    <w:rsid w:val="00292AA3"/>
    <w:rsid w:val="00292AE4"/>
    <w:rsid w:val="002933D2"/>
    <w:rsid w:val="002934A7"/>
    <w:rsid w:val="002935D1"/>
    <w:rsid w:val="0029383D"/>
    <w:rsid w:val="00293AA6"/>
    <w:rsid w:val="00293F46"/>
    <w:rsid w:val="00294151"/>
    <w:rsid w:val="0029484C"/>
    <w:rsid w:val="002949DE"/>
    <w:rsid w:val="00294E5A"/>
    <w:rsid w:val="002950CF"/>
    <w:rsid w:val="00295855"/>
    <w:rsid w:val="00295AFA"/>
    <w:rsid w:val="00295F4E"/>
    <w:rsid w:val="00296305"/>
    <w:rsid w:val="00296467"/>
    <w:rsid w:val="00296556"/>
    <w:rsid w:val="00296805"/>
    <w:rsid w:val="002968E3"/>
    <w:rsid w:val="00296CB1"/>
    <w:rsid w:val="00296F4D"/>
    <w:rsid w:val="00297293"/>
    <w:rsid w:val="00297DF7"/>
    <w:rsid w:val="00297EA5"/>
    <w:rsid w:val="002A091F"/>
    <w:rsid w:val="002A0A59"/>
    <w:rsid w:val="002A15D3"/>
    <w:rsid w:val="002A1B95"/>
    <w:rsid w:val="002A1ED9"/>
    <w:rsid w:val="002A20B5"/>
    <w:rsid w:val="002A20DD"/>
    <w:rsid w:val="002A2124"/>
    <w:rsid w:val="002A2490"/>
    <w:rsid w:val="002A2F1D"/>
    <w:rsid w:val="002A31E0"/>
    <w:rsid w:val="002A39C4"/>
    <w:rsid w:val="002A3A11"/>
    <w:rsid w:val="002A3BE2"/>
    <w:rsid w:val="002A3D68"/>
    <w:rsid w:val="002A45E0"/>
    <w:rsid w:val="002A498C"/>
    <w:rsid w:val="002A4C4B"/>
    <w:rsid w:val="002A4EBF"/>
    <w:rsid w:val="002A582F"/>
    <w:rsid w:val="002A5DC0"/>
    <w:rsid w:val="002A5EF1"/>
    <w:rsid w:val="002A5FAC"/>
    <w:rsid w:val="002A643E"/>
    <w:rsid w:val="002A64FA"/>
    <w:rsid w:val="002A6A5D"/>
    <w:rsid w:val="002A6A9D"/>
    <w:rsid w:val="002A6B32"/>
    <w:rsid w:val="002A72D5"/>
    <w:rsid w:val="002A77F8"/>
    <w:rsid w:val="002A7830"/>
    <w:rsid w:val="002A7B6B"/>
    <w:rsid w:val="002A7C44"/>
    <w:rsid w:val="002B0610"/>
    <w:rsid w:val="002B0B76"/>
    <w:rsid w:val="002B135C"/>
    <w:rsid w:val="002B137C"/>
    <w:rsid w:val="002B1440"/>
    <w:rsid w:val="002B19BC"/>
    <w:rsid w:val="002B1A1B"/>
    <w:rsid w:val="002B2DB5"/>
    <w:rsid w:val="002B3187"/>
    <w:rsid w:val="002B3320"/>
    <w:rsid w:val="002B354E"/>
    <w:rsid w:val="002B37A1"/>
    <w:rsid w:val="002B3D56"/>
    <w:rsid w:val="002B411E"/>
    <w:rsid w:val="002B41FF"/>
    <w:rsid w:val="002B449C"/>
    <w:rsid w:val="002B4979"/>
    <w:rsid w:val="002B5797"/>
    <w:rsid w:val="002B5AC3"/>
    <w:rsid w:val="002B60ED"/>
    <w:rsid w:val="002B63F3"/>
    <w:rsid w:val="002B6905"/>
    <w:rsid w:val="002B6DC6"/>
    <w:rsid w:val="002B7198"/>
    <w:rsid w:val="002B7247"/>
    <w:rsid w:val="002B7ACC"/>
    <w:rsid w:val="002B7D59"/>
    <w:rsid w:val="002C00D5"/>
    <w:rsid w:val="002C01EC"/>
    <w:rsid w:val="002C0572"/>
    <w:rsid w:val="002C0B71"/>
    <w:rsid w:val="002C0C22"/>
    <w:rsid w:val="002C0F24"/>
    <w:rsid w:val="002C10BB"/>
    <w:rsid w:val="002C1B46"/>
    <w:rsid w:val="002C1E1C"/>
    <w:rsid w:val="002C1EA3"/>
    <w:rsid w:val="002C1EC1"/>
    <w:rsid w:val="002C1F11"/>
    <w:rsid w:val="002C2041"/>
    <w:rsid w:val="002C2AD0"/>
    <w:rsid w:val="002C2CB1"/>
    <w:rsid w:val="002C3070"/>
    <w:rsid w:val="002C35E7"/>
    <w:rsid w:val="002C36A2"/>
    <w:rsid w:val="002C3911"/>
    <w:rsid w:val="002C3D24"/>
    <w:rsid w:val="002C3D38"/>
    <w:rsid w:val="002C4139"/>
    <w:rsid w:val="002C454D"/>
    <w:rsid w:val="002C60CD"/>
    <w:rsid w:val="002C64AF"/>
    <w:rsid w:val="002C68D5"/>
    <w:rsid w:val="002C69B8"/>
    <w:rsid w:val="002C6CA2"/>
    <w:rsid w:val="002C6E64"/>
    <w:rsid w:val="002C712F"/>
    <w:rsid w:val="002C7453"/>
    <w:rsid w:val="002C75B9"/>
    <w:rsid w:val="002C7A2F"/>
    <w:rsid w:val="002C7B04"/>
    <w:rsid w:val="002C7EC0"/>
    <w:rsid w:val="002C7F0B"/>
    <w:rsid w:val="002D02A2"/>
    <w:rsid w:val="002D043F"/>
    <w:rsid w:val="002D0877"/>
    <w:rsid w:val="002D0C09"/>
    <w:rsid w:val="002D0FE2"/>
    <w:rsid w:val="002D1229"/>
    <w:rsid w:val="002D1735"/>
    <w:rsid w:val="002D1A4B"/>
    <w:rsid w:val="002D1D2A"/>
    <w:rsid w:val="002D23CF"/>
    <w:rsid w:val="002D2929"/>
    <w:rsid w:val="002D2B3A"/>
    <w:rsid w:val="002D2D9E"/>
    <w:rsid w:val="002D2E03"/>
    <w:rsid w:val="002D3083"/>
    <w:rsid w:val="002D317B"/>
    <w:rsid w:val="002D3777"/>
    <w:rsid w:val="002D39FC"/>
    <w:rsid w:val="002D3B27"/>
    <w:rsid w:val="002D4600"/>
    <w:rsid w:val="002D46F4"/>
    <w:rsid w:val="002D491C"/>
    <w:rsid w:val="002D4A62"/>
    <w:rsid w:val="002D4AF2"/>
    <w:rsid w:val="002D4B03"/>
    <w:rsid w:val="002D4F3F"/>
    <w:rsid w:val="002D50E1"/>
    <w:rsid w:val="002D51DF"/>
    <w:rsid w:val="002D5589"/>
    <w:rsid w:val="002D568D"/>
    <w:rsid w:val="002D5A10"/>
    <w:rsid w:val="002D5ADB"/>
    <w:rsid w:val="002D5BA1"/>
    <w:rsid w:val="002D6554"/>
    <w:rsid w:val="002D68C8"/>
    <w:rsid w:val="002D697A"/>
    <w:rsid w:val="002D6AB0"/>
    <w:rsid w:val="002D6B1F"/>
    <w:rsid w:val="002D6F27"/>
    <w:rsid w:val="002D6F64"/>
    <w:rsid w:val="002D7224"/>
    <w:rsid w:val="002D7260"/>
    <w:rsid w:val="002D75DD"/>
    <w:rsid w:val="002D79CC"/>
    <w:rsid w:val="002D7ED2"/>
    <w:rsid w:val="002E07C5"/>
    <w:rsid w:val="002E08ED"/>
    <w:rsid w:val="002E1602"/>
    <w:rsid w:val="002E1AA6"/>
    <w:rsid w:val="002E1EC4"/>
    <w:rsid w:val="002E1EE8"/>
    <w:rsid w:val="002E20B8"/>
    <w:rsid w:val="002E2B3E"/>
    <w:rsid w:val="002E34A7"/>
    <w:rsid w:val="002E35B1"/>
    <w:rsid w:val="002E35E8"/>
    <w:rsid w:val="002E35FC"/>
    <w:rsid w:val="002E3932"/>
    <w:rsid w:val="002E3EF4"/>
    <w:rsid w:val="002E3F1E"/>
    <w:rsid w:val="002E4333"/>
    <w:rsid w:val="002E48F9"/>
    <w:rsid w:val="002E4937"/>
    <w:rsid w:val="002E4CA0"/>
    <w:rsid w:val="002E4F4C"/>
    <w:rsid w:val="002E6A1B"/>
    <w:rsid w:val="002E6BD1"/>
    <w:rsid w:val="002E6FA4"/>
    <w:rsid w:val="002E6FCF"/>
    <w:rsid w:val="002E7087"/>
    <w:rsid w:val="002E7093"/>
    <w:rsid w:val="002E77DA"/>
    <w:rsid w:val="002E78E1"/>
    <w:rsid w:val="002E7CE6"/>
    <w:rsid w:val="002F0C4E"/>
    <w:rsid w:val="002F0EF6"/>
    <w:rsid w:val="002F1073"/>
    <w:rsid w:val="002F1193"/>
    <w:rsid w:val="002F1449"/>
    <w:rsid w:val="002F2075"/>
    <w:rsid w:val="002F21BC"/>
    <w:rsid w:val="002F2399"/>
    <w:rsid w:val="002F250E"/>
    <w:rsid w:val="002F2803"/>
    <w:rsid w:val="002F2864"/>
    <w:rsid w:val="002F2A97"/>
    <w:rsid w:val="002F2C74"/>
    <w:rsid w:val="002F2C95"/>
    <w:rsid w:val="002F3095"/>
    <w:rsid w:val="002F30C7"/>
    <w:rsid w:val="002F3193"/>
    <w:rsid w:val="002F330B"/>
    <w:rsid w:val="002F3D68"/>
    <w:rsid w:val="002F4170"/>
    <w:rsid w:val="002F4E3E"/>
    <w:rsid w:val="002F51A0"/>
    <w:rsid w:val="002F52DD"/>
    <w:rsid w:val="002F5404"/>
    <w:rsid w:val="002F58F2"/>
    <w:rsid w:val="002F6247"/>
    <w:rsid w:val="002F6A11"/>
    <w:rsid w:val="002F6E91"/>
    <w:rsid w:val="002F6E94"/>
    <w:rsid w:val="002F73FC"/>
    <w:rsid w:val="002F7466"/>
    <w:rsid w:val="002F75C5"/>
    <w:rsid w:val="002F762C"/>
    <w:rsid w:val="002F7A1A"/>
    <w:rsid w:val="002F7ABA"/>
    <w:rsid w:val="002F7AC7"/>
    <w:rsid w:val="002F7E5D"/>
    <w:rsid w:val="00300068"/>
    <w:rsid w:val="003011AB"/>
    <w:rsid w:val="00301261"/>
    <w:rsid w:val="003018D6"/>
    <w:rsid w:val="00301958"/>
    <w:rsid w:val="00301A27"/>
    <w:rsid w:val="00301E10"/>
    <w:rsid w:val="00302214"/>
    <w:rsid w:val="00302C4E"/>
    <w:rsid w:val="00303383"/>
    <w:rsid w:val="00303B58"/>
    <w:rsid w:val="00303C50"/>
    <w:rsid w:val="00303C62"/>
    <w:rsid w:val="003047C4"/>
    <w:rsid w:val="00304AF9"/>
    <w:rsid w:val="00304B29"/>
    <w:rsid w:val="00304C9F"/>
    <w:rsid w:val="00304CF3"/>
    <w:rsid w:val="00304DCA"/>
    <w:rsid w:val="00304EC7"/>
    <w:rsid w:val="00305E75"/>
    <w:rsid w:val="00305E87"/>
    <w:rsid w:val="00305EBC"/>
    <w:rsid w:val="00306348"/>
    <w:rsid w:val="0030675D"/>
    <w:rsid w:val="00306D3E"/>
    <w:rsid w:val="00306D6C"/>
    <w:rsid w:val="00306FA6"/>
    <w:rsid w:val="00307191"/>
    <w:rsid w:val="00307327"/>
    <w:rsid w:val="003073F7"/>
    <w:rsid w:val="00307908"/>
    <w:rsid w:val="00307ACE"/>
    <w:rsid w:val="00307B21"/>
    <w:rsid w:val="00307CD3"/>
    <w:rsid w:val="00307E80"/>
    <w:rsid w:val="003108FF"/>
    <w:rsid w:val="00310C10"/>
    <w:rsid w:val="00311790"/>
    <w:rsid w:val="00311961"/>
    <w:rsid w:val="00311D79"/>
    <w:rsid w:val="00311D92"/>
    <w:rsid w:val="0031206E"/>
    <w:rsid w:val="0031293A"/>
    <w:rsid w:val="00312AE4"/>
    <w:rsid w:val="00312F3D"/>
    <w:rsid w:val="00313314"/>
    <w:rsid w:val="00313C01"/>
    <w:rsid w:val="00313C4C"/>
    <w:rsid w:val="00313D20"/>
    <w:rsid w:val="00313F3E"/>
    <w:rsid w:val="003141D4"/>
    <w:rsid w:val="00314435"/>
    <w:rsid w:val="0031468C"/>
    <w:rsid w:val="00314B0C"/>
    <w:rsid w:val="00314B72"/>
    <w:rsid w:val="00314D31"/>
    <w:rsid w:val="003150E9"/>
    <w:rsid w:val="003154CB"/>
    <w:rsid w:val="00315722"/>
    <w:rsid w:val="003157D8"/>
    <w:rsid w:val="0031588A"/>
    <w:rsid w:val="00315B9B"/>
    <w:rsid w:val="00315DA2"/>
    <w:rsid w:val="0031658D"/>
    <w:rsid w:val="00316C20"/>
    <w:rsid w:val="00316D67"/>
    <w:rsid w:val="00316E1C"/>
    <w:rsid w:val="00317B7D"/>
    <w:rsid w:val="00317E27"/>
    <w:rsid w:val="00320502"/>
    <w:rsid w:val="00320B81"/>
    <w:rsid w:val="00320E62"/>
    <w:rsid w:val="00321054"/>
    <w:rsid w:val="00321324"/>
    <w:rsid w:val="003217BA"/>
    <w:rsid w:val="00321F44"/>
    <w:rsid w:val="003227EF"/>
    <w:rsid w:val="00322A46"/>
    <w:rsid w:val="00322D18"/>
    <w:rsid w:val="00323141"/>
    <w:rsid w:val="00323376"/>
    <w:rsid w:val="00324D1B"/>
    <w:rsid w:val="00325198"/>
    <w:rsid w:val="003253D0"/>
    <w:rsid w:val="0032563F"/>
    <w:rsid w:val="0032586E"/>
    <w:rsid w:val="00325880"/>
    <w:rsid w:val="00325961"/>
    <w:rsid w:val="00326630"/>
    <w:rsid w:val="003266A5"/>
    <w:rsid w:val="003269E4"/>
    <w:rsid w:val="00326F8B"/>
    <w:rsid w:val="0032705A"/>
    <w:rsid w:val="00327332"/>
    <w:rsid w:val="00327926"/>
    <w:rsid w:val="00327BAC"/>
    <w:rsid w:val="00330145"/>
    <w:rsid w:val="00330314"/>
    <w:rsid w:val="003303E0"/>
    <w:rsid w:val="00330525"/>
    <w:rsid w:val="003306C0"/>
    <w:rsid w:val="0033083A"/>
    <w:rsid w:val="003308DF"/>
    <w:rsid w:val="00330F0C"/>
    <w:rsid w:val="0033108A"/>
    <w:rsid w:val="00331462"/>
    <w:rsid w:val="003318C4"/>
    <w:rsid w:val="003322DD"/>
    <w:rsid w:val="00332744"/>
    <w:rsid w:val="00332CB4"/>
    <w:rsid w:val="0033353B"/>
    <w:rsid w:val="00333673"/>
    <w:rsid w:val="00333A7F"/>
    <w:rsid w:val="003340C3"/>
    <w:rsid w:val="003341A8"/>
    <w:rsid w:val="003341D1"/>
    <w:rsid w:val="00334C14"/>
    <w:rsid w:val="00334C82"/>
    <w:rsid w:val="00334DAB"/>
    <w:rsid w:val="003354EB"/>
    <w:rsid w:val="00335CD4"/>
    <w:rsid w:val="00336127"/>
    <w:rsid w:val="00336CFC"/>
    <w:rsid w:val="00336F1F"/>
    <w:rsid w:val="00337CE8"/>
    <w:rsid w:val="00340454"/>
    <w:rsid w:val="003406A6"/>
    <w:rsid w:val="003406F5"/>
    <w:rsid w:val="00340747"/>
    <w:rsid w:val="00340E77"/>
    <w:rsid w:val="00341756"/>
    <w:rsid w:val="00342B9A"/>
    <w:rsid w:val="00342DB7"/>
    <w:rsid w:val="00342EE4"/>
    <w:rsid w:val="00343286"/>
    <w:rsid w:val="00343992"/>
    <w:rsid w:val="003439C6"/>
    <w:rsid w:val="00343A48"/>
    <w:rsid w:val="00343C36"/>
    <w:rsid w:val="00343C3D"/>
    <w:rsid w:val="0034458E"/>
    <w:rsid w:val="0034489D"/>
    <w:rsid w:val="00344C0C"/>
    <w:rsid w:val="003455E9"/>
    <w:rsid w:val="00346358"/>
    <w:rsid w:val="003466F4"/>
    <w:rsid w:val="00346841"/>
    <w:rsid w:val="00346C51"/>
    <w:rsid w:val="003471EF"/>
    <w:rsid w:val="00347211"/>
    <w:rsid w:val="00347ABB"/>
    <w:rsid w:val="00347B3E"/>
    <w:rsid w:val="00347CCA"/>
    <w:rsid w:val="00347F1E"/>
    <w:rsid w:val="003501F3"/>
    <w:rsid w:val="00350354"/>
    <w:rsid w:val="00350478"/>
    <w:rsid w:val="003506DC"/>
    <w:rsid w:val="00350995"/>
    <w:rsid w:val="00350A38"/>
    <w:rsid w:val="00350E5D"/>
    <w:rsid w:val="003510F8"/>
    <w:rsid w:val="0035149A"/>
    <w:rsid w:val="003517C4"/>
    <w:rsid w:val="003518F8"/>
    <w:rsid w:val="00351914"/>
    <w:rsid w:val="00351AA1"/>
    <w:rsid w:val="00351BC0"/>
    <w:rsid w:val="00352593"/>
    <w:rsid w:val="0035265D"/>
    <w:rsid w:val="00352805"/>
    <w:rsid w:val="0035298E"/>
    <w:rsid w:val="00352990"/>
    <w:rsid w:val="00352F62"/>
    <w:rsid w:val="003532E7"/>
    <w:rsid w:val="00353625"/>
    <w:rsid w:val="00353A9A"/>
    <w:rsid w:val="00353E82"/>
    <w:rsid w:val="00353F42"/>
    <w:rsid w:val="00354FB4"/>
    <w:rsid w:val="003553F4"/>
    <w:rsid w:val="00355A6D"/>
    <w:rsid w:val="00355A78"/>
    <w:rsid w:val="00355EA0"/>
    <w:rsid w:val="0035614D"/>
    <w:rsid w:val="003564A3"/>
    <w:rsid w:val="0035681D"/>
    <w:rsid w:val="0035699A"/>
    <w:rsid w:val="00356D20"/>
    <w:rsid w:val="00356ED8"/>
    <w:rsid w:val="00357633"/>
    <w:rsid w:val="003576DF"/>
    <w:rsid w:val="00357CE3"/>
    <w:rsid w:val="00360778"/>
    <w:rsid w:val="00360982"/>
    <w:rsid w:val="003612C2"/>
    <w:rsid w:val="00362E8F"/>
    <w:rsid w:val="0036318C"/>
    <w:rsid w:val="0036329E"/>
    <w:rsid w:val="0036329F"/>
    <w:rsid w:val="00363638"/>
    <w:rsid w:val="003636EC"/>
    <w:rsid w:val="00363DB9"/>
    <w:rsid w:val="00363EF1"/>
    <w:rsid w:val="003641AA"/>
    <w:rsid w:val="003642DA"/>
    <w:rsid w:val="00364335"/>
    <w:rsid w:val="0036470A"/>
    <w:rsid w:val="0036470F"/>
    <w:rsid w:val="0036529C"/>
    <w:rsid w:val="003654B0"/>
    <w:rsid w:val="00365D7E"/>
    <w:rsid w:val="00366163"/>
    <w:rsid w:val="003662D9"/>
    <w:rsid w:val="00366721"/>
    <w:rsid w:val="00366989"/>
    <w:rsid w:val="00366BCF"/>
    <w:rsid w:val="00366C1C"/>
    <w:rsid w:val="00366DEA"/>
    <w:rsid w:val="00367505"/>
    <w:rsid w:val="0036773A"/>
    <w:rsid w:val="00367853"/>
    <w:rsid w:val="00367B69"/>
    <w:rsid w:val="00367DAA"/>
    <w:rsid w:val="003705F2"/>
    <w:rsid w:val="003706CD"/>
    <w:rsid w:val="00370CA2"/>
    <w:rsid w:val="0037172F"/>
    <w:rsid w:val="00371C39"/>
    <w:rsid w:val="00371CC1"/>
    <w:rsid w:val="0037206F"/>
    <w:rsid w:val="00372186"/>
    <w:rsid w:val="00372BA8"/>
    <w:rsid w:val="00372D41"/>
    <w:rsid w:val="00372DD1"/>
    <w:rsid w:val="00372EE8"/>
    <w:rsid w:val="003730DF"/>
    <w:rsid w:val="00373AD3"/>
    <w:rsid w:val="00373B00"/>
    <w:rsid w:val="0037434C"/>
    <w:rsid w:val="00374612"/>
    <w:rsid w:val="00374825"/>
    <w:rsid w:val="0037495F"/>
    <w:rsid w:val="003749C1"/>
    <w:rsid w:val="00374D66"/>
    <w:rsid w:val="00374E2E"/>
    <w:rsid w:val="00375272"/>
    <w:rsid w:val="003754CC"/>
    <w:rsid w:val="00375734"/>
    <w:rsid w:val="00375890"/>
    <w:rsid w:val="00375AB3"/>
    <w:rsid w:val="00375FD0"/>
    <w:rsid w:val="003760E4"/>
    <w:rsid w:val="003762E5"/>
    <w:rsid w:val="003765B5"/>
    <w:rsid w:val="00376758"/>
    <w:rsid w:val="003769D0"/>
    <w:rsid w:val="00376AD5"/>
    <w:rsid w:val="00376D93"/>
    <w:rsid w:val="003774D6"/>
    <w:rsid w:val="00380255"/>
    <w:rsid w:val="00380297"/>
    <w:rsid w:val="003806C3"/>
    <w:rsid w:val="00380EE5"/>
    <w:rsid w:val="00381074"/>
    <w:rsid w:val="00381161"/>
    <w:rsid w:val="0038189B"/>
    <w:rsid w:val="003818B8"/>
    <w:rsid w:val="00381924"/>
    <w:rsid w:val="00381B28"/>
    <w:rsid w:val="00381E5E"/>
    <w:rsid w:val="00381FAC"/>
    <w:rsid w:val="00382161"/>
    <w:rsid w:val="003824C4"/>
    <w:rsid w:val="0038264C"/>
    <w:rsid w:val="00382BFF"/>
    <w:rsid w:val="003833A3"/>
    <w:rsid w:val="00383959"/>
    <w:rsid w:val="003839CE"/>
    <w:rsid w:val="00383CD1"/>
    <w:rsid w:val="00383DC4"/>
    <w:rsid w:val="003844F5"/>
    <w:rsid w:val="00384863"/>
    <w:rsid w:val="003849BB"/>
    <w:rsid w:val="00384A2C"/>
    <w:rsid w:val="00385096"/>
    <w:rsid w:val="003852C9"/>
    <w:rsid w:val="0038544A"/>
    <w:rsid w:val="003854DD"/>
    <w:rsid w:val="0038592F"/>
    <w:rsid w:val="00385D96"/>
    <w:rsid w:val="00385E97"/>
    <w:rsid w:val="00386915"/>
    <w:rsid w:val="00386F26"/>
    <w:rsid w:val="003873EB"/>
    <w:rsid w:val="00387A8B"/>
    <w:rsid w:val="00387CC5"/>
    <w:rsid w:val="00390223"/>
    <w:rsid w:val="00390D2A"/>
    <w:rsid w:val="00390DE6"/>
    <w:rsid w:val="00390F87"/>
    <w:rsid w:val="00391090"/>
    <w:rsid w:val="00391617"/>
    <w:rsid w:val="00391877"/>
    <w:rsid w:val="00391898"/>
    <w:rsid w:val="003918F3"/>
    <w:rsid w:val="00391CC1"/>
    <w:rsid w:val="0039213E"/>
    <w:rsid w:val="0039243E"/>
    <w:rsid w:val="00393382"/>
    <w:rsid w:val="00393501"/>
    <w:rsid w:val="00393571"/>
    <w:rsid w:val="00393662"/>
    <w:rsid w:val="003937E6"/>
    <w:rsid w:val="00393E5D"/>
    <w:rsid w:val="003945CF"/>
    <w:rsid w:val="00394863"/>
    <w:rsid w:val="00394BE3"/>
    <w:rsid w:val="003953EB"/>
    <w:rsid w:val="00395663"/>
    <w:rsid w:val="00395D86"/>
    <w:rsid w:val="00395F0A"/>
    <w:rsid w:val="003966B0"/>
    <w:rsid w:val="0039673B"/>
    <w:rsid w:val="00396AA0"/>
    <w:rsid w:val="00396E25"/>
    <w:rsid w:val="003973A6"/>
    <w:rsid w:val="003974B6"/>
    <w:rsid w:val="00397673"/>
    <w:rsid w:val="003976DD"/>
    <w:rsid w:val="003A04EE"/>
    <w:rsid w:val="003A0BC0"/>
    <w:rsid w:val="003A144E"/>
    <w:rsid w:val="003A15E0"/>
    <w:rsid w:val="003A15F7"/>
    <w:rsid w:val="003A1C2C"/>
    <w:rsid w:val="003A20C3"/>
    <w:rsid w:val="003A25E6"/>
    <w:rsid w:val="003A2943"/>
    <w:rsid w:val="003A2C55"/>
    <w:rsid w:val="003A2DC2"/>
    <w:rsid w:val="003A2F4A"/>
    <w:rsid w:val="003A30A2"/>
    <w:rsid w:val="003A324E"/>
    <w:rsid w:val="003A3B04"/>
    <w:rsid w:val="003A3F2B"/>
    <w:rsid w:val="003A417C"/>
    <w:rsid w:val="003A4638"/>
    <w:rsid w:val="003A470C"/>
    <w:rsid w:val="003A4731"/>
    <w:rsid w:val="003A4F93"/>
    <w:rsid w:val="003A5738"/>
    <w:rsid w:val="003A5C24"/>
    <w:rsid w:val="003A6117"/>
    <w:rsid w:val="003A619C"/>
    <w:rsid w:val="003A64A9"/>
    <w:rsid w:val="003A6AF3"/>
    <w:rsid w:val="003A7137"/>
    <w:rsid w:val="003A7432"/>
    <w:rsid w:val="003A7E26"/>
    <w:rsid w:val="003B06E4"/>
    <w:rsid w:val="003B07FC"/>
    <w:rsid w:val="003B082F"/>
    <w:rsid w:val="003B0C00"/>
    <w:rsid w:val="003B0D37"/>
    <w:rsid w:val="003B1040"/>
    <w:rsid w:val="003B1444"/>
    <w:rsid w:val="003B14C6"/>
    <w:rsid w:val="003B171E"/>
    <w:rsid w:val="003B1776"/>
    <w:rsid w:val="003B18E2"/>
    <w:rsid w:val="003B19D6"/>
    <w:rsid w:val="003B19FC"/>
    <w:rsid w:val="003B1CAA"/>
    <w:rsid w:val="003B1D3D"/>
    <w:rsid w:val="003B2409"/>
    <w:rsid w:val="003B25BA"/>
    <w:rsid w:val="003B284C"/>
    <w:rsid w:val="003B29C4"/>
    <w:rsid w:val="003B2D5B"/>
    <w:rsid w:val="003B2DF1"/>
    <w:rsid w:val="003B3001"/>
    <w:rsid w:val="003B39E1"/>
    <w:rsid w:val="003B3CCA"/>
    <w:rsid w:val="003B423A"/>
    <w:rsid w:val="003B425D"/>
    <w:rsid w:val="003B4FF5"/>
    <w:rsid w:val="003B5226"/>
    <w:rsid w:val="003B5406"/>
    <w:rsid w:val="003B572A"/>
    <w:rsid w:val="003B599E"/>
    <w:rsid w:val="003B5B9B"/>
    <w:rsid w:val="003B66B5"/>
    <w:rsid w:val="003B725E"/>
    <w:rsid w:val="003B7297"/>
    <w:rsid w:val="003B72C9"/>
    <w:rsid w:val="003B76E9"/>
    <w:rsid w:val="003B7A3B"/>
    <w:rsid w:val="003B7E93"/>
    <w:rsid w:val="003C02A3"/>
    <w:rsid w:val="003C033F"/>
    <w:rsid w:val="003C0419"/>
    <w:rsid w:val="003C0898"/>
    <w:rsid w:val="003C093C"/>
    <w:rsid w:val="003C0B39"/>
    <w:rsid w:val="003C0DFB"/>
    <w:rsid w:val="003C110E"/>
    <w:rsid w:val="003C1704"/>
    <w:rsid w:val="003C1E4F"/>
    <w:rsid w:val="003C22C5"/>
    <w:rsid w:val="003C274A"/>
    <w:rsid w:val="003C280F"/>
    <w:rsid w:val="003C2B83"/>
    <w:rsid w:val="003C3087"/>
    <w:rsid w:val="003C32CC"/>
    <w:rsid w:val="003C3E2D"/>
    <w:rsid w:val="003C4426"/>
    <w:rsid w:val="003C479A"/>
    <w:rsid w:val="003C4E3D"/>
    <w:rsid w:val="003C4F54"/>
    <w:rsid w:val="003C60F1"/>
    <w:rsid w:val="003C612C"/>
    <w:rsid w:val="003C6266"/>
    <w:rsid w:val="003C6448"/>
    <w:rsid w:val="003C6A66"/>
    <w:rsid w:val="003C6A71"/>
    <w:rsid w:val="003C6D32"/>
    <w:rsid w:val="003C6E7E"/>
    <w:rsid w:val="003C7559"/>
    <w:rsid w:val="003C79D0"/>
    <w:rsid w:val="003D0370"/>
    <w:rsid w:val="003D0780"/>
    <w:rsid w:val="003D0ACE"/>
    <w:rsid w:val="003D1190"/>
    <w:rsid w:val="003D2220"/>
    <w:rsid w:val="003D2652"/>
    <w:rsid w:val="003D280B"/>
    <w:rsid w:val="003D434D"/>
    <w:rsid w:val="003D437B"/>
    <w:rsid w:val="003D4E60"/>
    <w:rsid w:val="003D4FB5"/>
    <w:rsid w:val="003D50A2"/>
    <w:rsid w:val="003D5428"/>
    <w:rsid w:val="003D5877"/>
    <w:rsid w:val="003D5922"/>
    <w:rsid w:val="003D5B1C"/>
    <w:rsid w:val="003D6A39"/>
    <w:rsid w:val="003D6D4B"/>
    <w:rsid w:val="003D6E5F"/>
    <w:rsid w:val="003D7602"/>
    <w:rsid w:val="003D7883"/>
    <w:rsid w:val="003E00A6"/>
    <w:rsid w:val="003E02C3"/>
    <w:rsid w:val="003E0530"/>
    <w:rsid w:val="003E054B"/>
    <w:rsid w:val="003E0625"/>
    <w:rsid w:val="003E1668"/>
    <w:rsid w:val="003E17E7"/>
    <w:rsid w:val="003E19DA"/>
    <w:rsid w:val="003E200B"/>
    <w:rsid w:val="003E23D6"/>
    <w:rsid w:val="003E2B4C"/>
    <w:rsid w:val="003E2EF0"/>
    <w:rsid w:val="003E3A21"/>
    <w:rsid w:val="003E3D11"/>
    <w:rsid w:val="003E41A4"/>
    <w:rsid w:val="003E4260"/>
    <w:rsid w:val="003E4732"/>
    <w:rsid w:val="003E4BC9"/>
    <w:rsid w:val="003E5A65"/>
    <w:rsid w:val="003E5B6E"/>
    <w:rsid w:val="003E5FFA"/>
    <w:rsid w:val="003E66A9"/>
    <w:rsid w:val="003E6845"/>
    <w:rsid w:val="003E6E6F"/>
    <w:rsid w:val="003E76C5"/>
    <w:rsid w:val="003E7A37"/>
    <w:rsid w:val="003F01DA"/>
    <w:rsid w:val="003F05A7"/>
    <w:rsid w:val="003F1B9E"/>
    <w:rsid w:val="003F24DD"/>
    <w:rsid w:val="003F2747"/>
    <w:rsid w:val="003F27F6"/>
    <w:rsid w:val="003F31C8"/>
    <w:rsid w:val="003F3988"/>
    <w:rsid w:val="003F3AD3"/>
    <w:rsid w:val="003F3FEC"/>
    <w:rsid w:val="003F499C"/>
    <w:rsid w:val="003F4C06"/>
    <w:rsid w:val="003F5068"/>
    <w:rsid w:val="003F54B3"/>
    <w:rsid w:val="003F554D"/>
    <w:rsid w:val="003F596F"/>
    <w:rsid w:val="003F6072"/>
    <w:rsid w:val="003F62AA"/>
    <w:rsid w:val="003F639D"/>
    <w:rsid w:val="003F6473"/>
    <w:rsid w:val="003F64AD"/>
    <w:rsid w:val="003F68AE"/>
    <w:rsid w:val="003F6DC7"/>
    <w:rsid w:val="003F74E5"/>
    <w:rsid w:val="003F7620"/>
    <w:rsid w:val="003F791E"/>
    <w:rsid w:val="003F7EE2"/>
    <w:rsid w:val="003F7F52"/>
    <w:rsid w:val="003F7F6D"/>
    <w:rsid w:val="00400027"/>
    <w:rsid w:val="00400C08"/>
    <w:rsid w:val="00400FD1"/>
    <w:rsid w:val="00401ECB"/>
    <w:rsid w:val="0040214F"/>
    <w:rsid w:val="004022B5"/>
    <w:rsid w:val="0040263D"/>
    <w:rsid w:val="00402675"/>
    <w:rsid w:val="004027A2"/>
    <w:rsid w:val="004027D7"/>
    <w:rsid w:val="00402B76"/>
    <w:rsid w:val="00402BE4"/>
    <w:rsid w:val="00403320"/>
    <w:rsid w:val="00403544"/>
    <w:rsid w:val="004038CA"/>
    <w:rsid w:val="00404411"/>
    <w:rsid w:val="00404607"/>
    <w:rsid w:val="00404944"/>
    <w:rsid w:val="00404D48"/>
    <w:rsid w:val="004051DB"/>
    <w:rsid w:val="00405777"/>
    <w:rsid w:val="00405873"/>
    <w:rsid w:val="0040595F"/>
    <w:rsid w:val="0040648D"/>
    <w:rsid w:val="0040657F"/>
    <w:rsid w:val="0040692C"/>
    <w:rsid w:val="00407617"/>
    <w:rsid w:val="00407894"/>
    <w:rsid w:val="00407DD8"/>
    <w:rsid w:val="00410550"/>
    <w:rsid w:val="0041085B"/>
    <w:rsid w:val="0041113E"/>
    <w:rsid w:val="00411404"/>
    <w:rsid w:val="00411614"/>
    <w:rsid w:val="00411840"/>
    <w:rsid w:val="004118EE"/>
    <w:rsid w:val="00411F0E"/>
    <w:rsid w:val="004124A2"/>
    <w:rsid w:val="00412696"/>
    <w:rsid w:val="0041275C"/>
    <w:rsid w:val="004128E6"/>
    <w:rsid w:val="00412A21"/>
    <w:rsid w:val="00412BE7"/>
    <w:rsid w:val="00412E41"/>
    <w:rsid w:val="004132D9"/>
    <w:rsid w:val="00413A31"/>
    <w:rsid w:val="0041420E"/>
    <w:rsid w:val="004142B9"/>
    <w:rsid w:val="004146AB"/>
    <w:rsid w:val="004148D8"/>
    <w:rsid w:val="00414CFD"/>
    <w:rsid w:val="00415144"/>
    <w:rsid w:val="004151AF"/>
    <w:rsid w:val="00415461"/>
    <w:rsid w:val="004155B7"/>
    <w:rsid w:val="00415D62"/>
    <w:rsid w:val="00415EAD"/>
    <w:rsid w:val="004161BF"/>
    <w:rsid w:val="00416B3D"/>
    <w:rsid w:val="004170F9"/>
    <w:rsid w:val="00417599"/>
    <w:rsid w:val="00417678"/>
    <w:rsid w:val="00417D9B"/>
    <w:rsid w:val="00420244"/>
    <w:rsid w:val="00420690"/>
    <w:rsid w:val="00420C71"/>
    <w:rsid w:val="00420FAE"/>
    <w:rsid w:val="00420FCC"/>
    <w:rsid w:val="004214C1"/>
    <w:rsid w:val="004218ED"/>
    <w:rsid w:val="00422863"/>
    <w:rsid w:val="004229ED"/>
    <w:rsid w:val="00422B05"/>
    <w:rsid w:val="00422DA8"/>
    <w:rsid w:val="00422EBA"/>
    <w:rsid w:val="00423039"/>
    <w:rsid w:val="004233D7"/>
    <w:rsid w:val="0042370F"/>
    <w:rsid w:val="00423774"/>
    <w:rsid w:val="00423813"/>
    <w:rsid w:val="00423D53"/>
    <w:rsid w:val="004241AB"/>
    <w:rsid w:val="004241D4"/>
    <w:rsid w:val="004242EA"/>
    <w:rsid w:val="00424841"/>
    <w:rsid w:val="00424A23"/>
    <w:rsid w:val="00424A60"/>
    <w:rsid w:val="00424E95"/>
    <w:rsid w:val="0042508A"/>
    <w:rsid w:val="0042520B"/>
    <w:rsid w:val="00425465"/>
    <w:rsid w:val="00425824"/>
    <w:rsid w:val="00425A53"/>
    <w:rsid w:val="00425C2F"/>
    <w:rsid w:val="004262F4"/>
    <w:rsid w:val="00426A37"/>
    <w:rsid w:val="00426C15"/>
    <w:rsid w:val="004270E9"/>
    <w:rsid w:val="0043027D"/>
    <w:rsid w:val="00430E77"/>
    <w:rsid w:val="00430F68"/>
    <w:rsid w:val="0043146C"/>
    <w:rsid w:val="0043186C"/>
    <w:rsid w:val="004318B0"/>
    <w:rsid w:val="004318C5"/>
    <w:rsid w:val="004319FE"/>
    <w:rsid w:val="00431B77"/>
    <w:rsid w:val="00431DB1"/>
    <w:rsid w:val="00431F28"/>
    <w:rsid w:val="00431FC2"/>
    <w:rsid w:val="00432378"/>
    <w:rsid w:val="00432DDF"/>
    <w:rsid w:val="004332EB"/>
    <w:rsid w:val="00433437"/>
    <w:rsid w:val="0043364A"/>
    <w:rsid w:val="00433BEE"/>
    <w:rsid w:val="004342F3"/>
    <w:rsid w:val="00434314"/>
    <w:rsid w:val="00434A9C"/>
    <w:rsid w:val="00434AA3"/>
    <w:rsid w:val="0043531F"/>
    <w:rsid w:val="004357F5"/>
    <w:rsid w:val="004359E2"/>
    <w:rsid w:val="00435A12"/>
    <w:rsid w:val="00435A62"/>
    <w:rsid w:val="00435E60"/>
    <w:rsid w:val="00435EB0"/>
    <w:rsid w:val="00435F80"/>
    <w:rsid w:val="00436AE4"/>
    <w:rsid w:val="00436AFF"/>
    <w:rsid w:val="004372B6"/>
    <w:rsid w:val="00437637"/>
    <w:rsid w:val="00437652"/>
    <w:rsid w:val="0043790C"/>
    <w:rsid w:val="004379CC"/>
    <w:rsid w:val="004402D7"/>
    <w:rsid w:val="004403AA"/>
    <w:rsid w:val="00440ADB"/>
    <w:rsid w:val="00440C04"/>
    <w:rsid w:val="00440F0A"/>
    <w:rsid w:val="004416B5"/>
    <w:rsid w:val="00441D8A"/>
    <w:rsid w:val="004423EB"/>
    <w:rsid w:val="00442663"/>
    <w:rsid w:val="00442B1D"/>
    <w:rsid w:val="00442D71"/>
    <w:rsid w:val="00443190"/>
    <w:rsid w:val="004432ED"/>
    <w:rsid w:val="004438FE"/>
    <w:rsid w:val="00443ABB"/>
    <w:rsid w:val="00443BA6"/>
    <w:rsid w:val="00443C61"/>
    <w:rsid w:val="00443CEC"/>
    <w:rsid w:val="0044407C"/>
    <w:rsid w:val="004440A8"/>
    <w:rsid w:val="00444215"/>
    <w:rsid w:val="0044421F"/>
    <w:rsid w:val="00444A2F"/>
    <w:rsid w:val="00444A4C"/>
    <w:rsid w:val="00444A91"/>
    <w:rsid w:val="00444C19"/>
    <w:rsid w:val="00444E4E"/>
    <w:rsid w:val="0044510B"/>
    <w:rsid w:val="00445263"/>
    <w:rsid w:val="00445791"/>
    <w:rsid w:val="004459A6"/>
    <w:rsid w:val="004462D8"/>
    <w:rsid w:val="0044647F"/>
    <w:rsid w:val="004469E1"/>
    <w:rsid w:val="00446BA0"/>
    <w:rsid w:val="00446E92"/>
    <w:rsid w:val="00447383"/>
    <w:rsid w:val="004474F3"/>
    <w:rsid w:val="00447549"/>
    <w:rsid w:val="004476AE"/>
    <w:rsid w:val="00450170"/>
    <w:rsid w:val="00450517"/>
    <w:rsid w:val="0045075E"/>
    <w:rsid w:val="0045086D"/>
    <w:rsid w:val="00450875"/>
    <w:rsid w:val="00450E9F"/>
    <w:rsid w:val="00451088"/>
    <w:rsid w:val="004511C3"/>
    <w:rsid w:val="00451A56"/>
    <w:rsid w:val="00451C75"/>
    <w:rsid w:val="00452DA3"/>
    <w:rsid w:val="00453B4F"/>
    <w:rsid w:val="00453DFF"/>
    <w:rsid w:val="00454216"/>
    <w:rsid w:val="00454469"/>
    <w:rsid w:val="00454589"/>
    <w:rsid w:val="00454815"/>
    <w:rsid w:val="00454CAC"/>
    <w:rsid w:val="00454DB3"/>
    <w:rsid w:val="00454E29"/>
    <w:rsid w:val="00455048"/>
    <w:rsid w:val="004550A3"/>
    <w:rsid w:val="004556F8"/>
    <w:rsid w:val="00456070"/>
    <w:rsid w:val="0045610C"/>
    <w:rsid w:val="00456295"/>
    <w:rsid w:val="004564B9"/>
    <w:rsid w:val="00456758"/>
    <w:rsid w:val="00456AAE"/>
    <w:rsid w:val="004575F2"/>
    <w:rsid w:val="00457654"/>
    <w:rsid w:val="00457DAB"/>
    <w:rsid w:val="00457E68"/>
    <w:rsid w:val="00457F7D"/>
    <w:rsid w:val="0046057C"/>
    <w:rsid w:val="0046071B"/>
    <w:rsid w:val="0046075E"/>
    <w:rsid w:val="00460773"/>
    <w:rsid w:val="00461236"/>
    <w:rsid w:val="004612C0"/>
    <w:rsid w:val="00461514"/>
    <w:rsid w:val="00461C11"/>
    <w:rsid w:val="00461D52"/>
    <w:rsid w:val="00462244"/>
    <w:rsid w:val="00462821"/>
    <w:rsid w:val="00462A8C"/>
    <w:rsid w:val="00462BDA"/>
    <w:rsid w:val="00462E35"/>
    <w:rsid w:val="00462F97"/>
    <w:rsid w:val="00462FB9"/>
    <w:rsid w:val="0046362F"/>
    <w:rsid w:val="004636B3"/>
    <w:rsid w:val="004638A5"/>
    <w:rsid w:val="004640E1"/>
    <w:rsid w:val="0046422B"/>
    <w:rsid w:val="004647D6"/>
    <w:rsid w:val="00464D9A"/>
    <w:rsid w:val="00464DA8"/>
    <w:rsid w:val="00464DFB"/>
    <w:rsid w:val="00465034"/>
    <w:rsid w:val="0046532A"/>
    <w:rsid w:val="004653DE"/>
    <w:rsid w:val="004659BE"/>
    <w:rsid w:val="00466251"/>
    <w:rsid w:val="004663DF"/>
    <w:rsid w:val="00467C0F"/>
    <w:rsid w:val="00467C60"/>
    <w:rsid w:val="00467D69"/>
    <w:rsid w:val="00467E16"/>
    <w:rsid w:val="00467F72"/>
    <w:rsid w:val="004701C7"/>
    <w:rsid w:val="00470E8D"/>
    <w:rsid w:val="004712ED"/>
    <w:rsid w:val="00471BA2"/>
    <w:rsid w:val="00471CD7"/>
    <w:rsid w:val="00471F24"/>
    <w:rsid w:val="004722FD"/>
    <w:rsid w:val="00472803"/>
    <w:rsid w:val="00472C8C"/>
    <w:rsid w:val="00472FED"/>
    <w:rsid w:val="0047333C"/>
    <w:rsid w:val="004733BC"/>
    <w:rsid w:val="00473D5D"/>
    <w:rsid w:val="00474696"/>
    <w:rsid w:val="0047472C"/>
    <w:rsid w:val="00474BCC"/>
    <w:rsid w:val="00474DC8"/>
    <w:rsid w:val="00475440"/>
    <w:rsid w:val="004756B9"/>
    <w:rsid w:val="004758BE"/>
    <w:rsid w:val="00475D74"/>
    <w:rsid w:val="00476153"/>
    <w:rsid w:val="004762ED"/>
    <w:rsid w:val="00476359"/>
    <w:rsid w:val="004763E9"/>
    <w:rsid w:val="0047680A"/>
    <w:rsid w:val="00476D9D"/>
    <w:rsid w:val="00477241"/>
    <w:rsid w:val="0047761D"/>
    <w:rsid w:val="00477FF6"/>
    <w:rsid w:val="00480138"/>
    <w:rsid w:val="004804D2"/>
    <w:rsid w:val="00480D52"/>
    <w:rsid w:val="004810F0"/>
    <w:rsid w:val="004819CA"/>
    <w:rsid w:val="00481A72"/>
    <w:rsid w:val="00481DFE"/>
    <w:rsid w:val="004821E9"/>
    <w:rsid w:val="004824B2"/>
    <w:rsid w:val="004826B7"/>
    <w:rsid w:val="0048284A"/>
    <w:rsid w:val="00483006"/>
    <w:rsid w:val="00483070"/>
    <w:rsid w:val="00483D09"/>
    <w:rsid w:val="00483F2E"/>
    <w:rsid w:val="00483F34"/>
    <w:rsid w:val="00484049"/>
    <w:rsid w:val="00484129"/>
    <w:rsid w:val="0048463D"/>
    <w:rsid w:val="004847BB"/>
    <w:rsid w:val="0048489B"/>
    <w:rsid w:val="004849BC"/>
    <w:rsid w:val="00485256"/>
    <w:rsid w:val="0048533F"/>
    <w:rsid w:val="004856EB"/>
    <w:rsid w:val="00485AC5"/>
    <w:rsid w:val="00485F1D"/>
    <w:rsid w:val="00486259"/>
    <w:rsid w:val="004863E1"/>
    <w:rsid w:val="00486529"/>
    <w:rsid w:val="00486C02"/>
    <w:rsid w:val="00487430"/>
    <w:rsid w:val="004877AD"/>
    <w:rsid w:val="004879BF"/>
    <w:rsid w:val="00487DB8"/>
    <w:rsid w:val="00487EB1"/>
    <w:rsid w:val="00487FCF"/>
    <w:rsid w:val="00490750"/>
    <w:rsid w:val="00490793"/>
    <w:rsid w:val="004907B8"/>
    <w:rsid w:val="00490804"/>
    <w:rsid w:val="00490BB8"/>
    <w:rsid w:val="00490DF8"/>
    <w:rsid w:val="00490F77"/>
    <w:rsid w:val="004910A2"/>
    <w:rsid w:val="004912F4"/>
    <w:rsid w:val="00491C9A"/>
    <w:rsid w:val="004929C8"/>
    <w:rsid w:val="00492DF4"/>
    <w:rsid w:val="00493345"/>
    <w:rsid w:val="00493609"/>
    <w:rsid w:val="004936C5"/>
    <w:rsid w:val="004939D9"/>
    <w:rsid w:val="00493B7D"/>
    <w:rsid w:val="00493C6F"/>
    <w:rsid w:val="00494859"/>
    <w:rsid w:val="00494C16"/>
    <w:rsid w:val="00494CD3"/>
    <w:rsid w:val="00494DAA"/>
    <w:rsid w:val="004955C2"/>
    <w:rsid w:val="00495601"/>
    <w:rsid w:val="004956CA"/>
    <w:rsid w:val="0049689F"/>
    <w:rsid w:val="00496D27"/>
    <w:rsid w:val="00497015"/>
    <w:rsid w:val="00497087"/>
    <w:rsid w:val="0049729E"/>
    <w:rsid w:val="004972CF"/>
    <w:rsid w:val="0049777D"/>
    <w:rsid w:val="00497C0B"/>
    <w:rsid w:val="004A0F83"/>
    <w:rsid w:val="004A103A"/>
    <w:rsid w:val="004A17F3"/>
    <w:rsid w:val="004A2277"/>
    <w:rsid w:val="004A26E5"/>
    <w:rsid w:val="004A33B0"/>
    <w:rsid w:val="004A3468"/>
    <w:rsid w:val="004A3E0A"/>
    <w:rsid w:val="004A3E17"/>
    <w:rsid w:val="004A4134"/>
    <w:rsid w:val="004A423E"/>
    <w:rsid w:val="004A432D"/>
    <w:rsid w:val="004A49F0"/>
    <w:rsid w:val="004A4AB6"/>
    <w:rsid w:val="004A55F6"/>
    <w:rsid w:val="004A574E"/>
    <w:rsid w:val="004A5CA4"/>
    <w:rsid w:val="004A5D7A"/>
    <w:rsid w:val="004A63A9"/>
    <w:rsid w:val="004A6654"/>
    <w:rsid w:val="004A6928"/>
    <w:rsid w:val="004A6A21"/>
    <w:rsid w:val="004A6EA1"/>
    <w:rsid w:val="004A7065"/>
    <w:rsid w:val="004A73B6"/>
    <w:rsid w:val="004A771C"/>
    <w:rsid w:val="004A7D35"/>
    <w:rsid w:val="004A7ED3"/>
    <w:rsid w:val="004A7FE7"/>
    <w:rsid w:val="004B03D6"/>
    <w:rsid w:val="004B04F6"/>
    <w:rsid w:val="004B0F17"/>
    <w:rsid w:val="004B1C07"/>
    <w:rsid w:val="004B1F07"/>
    <w:rsid w:val="004B21F2"/>
    <w:rsid w:val="004B2213"/>
    <w:rsid w:val="004B25C1"/>
    <w:rsid w:val="004B263F"/>
    <w:rsid w:val="004B28AB"/>
    <w:rsid w:val="004B2903"/>
    <w:rsid w:val="004B2D0E"/>
    <w:rsid w:val="004B2DF3"/>
    <w:rsid w:val="004B3235"/>
    <w:rsid w:val="004B3253"/>
    <w:rsid w:val="004B35BB"/>
    <w:rsid w:val="004B38F8"/>
    <w:rsid w:val="004B39B6"/>
    <w:rsid w:val="004B3A11"/>
    <w:rsid w:val="004B3ACC"/>
    <w:rsid w:val="004B3EFB"/>
    <w:rsid w:val="004B45D0"/>
    <w:rsid w:val="004B5241"/>
    <w:rsid w:val="004B57AC"/>
    <w:rsid w:val="004B5839"/>
    <w:rsid w:val="004B5873"/>
    <w:rsid w:val="004B5E59"/>
    <w:rsid w:val="004B638D"/>
    <w:rsid w:val="004B6870"/>
    <w:rsid w:val="004B6B36"/>
    <w:rsid w:val="004B6D50"/>
    <w:rsid w:val="004B7E2E"/>
    <w:rsid w:val="004C022F"/>
    <w:rsid w:val="004C05F1"/>
    <w:rsid w:val="004C0765"/>
    <w:rsid w:val="004C0C58"/>
    <w:rsid w:val="004C0FDB"/>
    <w:rsid w:val="004C203B"/>
    <w:rsid w:val="004C214B"/>
    <w:rsid w:val="004C27C1"/>
    <w:rsid w:val="004C299C"/>
    <w:rsid w:val="004C2D4C"/>
    <w:rsid w:val="004C3039"/>
    <w:rsid w:val="004C4196"/>
    <w:rsid w:val="004C4994"/>
    <w:rsid w:val="004C4B15"/>
    <w:rsid w:val="004C4B7A"/>
    <w:rsid w:val="004C5100"/>
    <w:rsid w:val="004C5372"/>
    <w:rsid w:val="004C549F"/>
    <w:rsid w:val="004C5697"/>
    <w:rsid w:val="004C5A99"/>
    <w:rsid w:val="004C5D45"/>
    <w:rsid w:val="004C5E08"/>
    <w:rsid w:val="004C65F2"/>
    <w:rsid w:val="004C66EB"/>
    <w:rsid w:val="004C6845"/>
    <w:rsid w:val="004C6AF0"/>
    <w:rsid w:val="004C6B42"/>
    <w:rsid w:val="004C7053"/>
    <w:rsid w:val="004C7C49"/>
    <w:rsid w:val="004D0734"/>
    <w:rsid w:val="004D0A05"/>
    <w:rsid w:val="004D0A1B"/>
    <w:rsid w:val="004D1008"/>
    <w:rsid w:val="004D12A4"/>
    <w:rsid w:val="004D12F5"/>
    <w:rsid w:val="004D147B"/>
    <w:rsid w:val="004D14BE"/>
    <w:rsid w:val="004D1580"/>
    <w:rsid w:val="004D189C"/>
    <w:rsid w:val="004D1F05"/>
    <w:rsid w:val="004D1F8A"/>
    <w:rsid w:val="004D2A99"/>
    <w:rsid w:val="004D2D7D"/>
    <w:rsid w:val="004D2EDF"/>
    <w:rsid w:val="004D2F90"/>
    <w:rsid w:val="004D36AF"/>
    <w:rsid w:val="004D387A"/>
    <w:rsid w:val="004D3F5B"/>
    <w:rsid w:val="004D44A2"/>
    <w:rsid w:val="004D473C"/>
    <w:rsid w:val="004D4BC9"/>
    <w:rsid w:val="004D50A6"/>
    <w:rsid w:val="004D5164"/>
    <w:rsid w:val="004D5495"/>
    <w:rsid w:val="004D54FD"/>
    <w:rsid w:val="004D56BB"/>
    <w:rsid w:val="004D592D"/>
    <w:rsid w:val="004D5A46"/>
    <w:rsid w:val="004D5AE6"/>
    <w:rsid w:val="004D5B45"/>
    <w:rsid w:val="004D5C74"/>
    <w:rsid w:val="004D6306"/>
    <w:rsid w:val="004D66A6"/>
    <w:rsid w:val="004D6807"/>
    <w:rsid w:val="004D68EA"/>
    <w:rsid w:val="004D6C9F"/>
    <w:rsid w:val="004D6EFE"/>
    <w:rsid w:val="004D7012"/>
    <w:rsid w:val="004D707E"/>
    <w:rsid w:val="004D70DB"/>
    <w:rsid w:val="004D70DC"/>
    <w:rsid w:val="004D7174"/>
    <w:rsid w:val="004D7454"/>
    <w:rsid w:val="004D755A"/>
    <w:rsid w:val="004D7858"/>
    <w:rsid w:val="004D7FFD"/>
    <w:rsid w:val="004E0100"/>
    <w:rsid w:val="004E020F"/>
    <w:rsid w:val="004E0230"/>
    <w:rsid w:val="004E075F"/>
    <w:rsid w:val="004E0782"/>
    <w:rsid w:val="004E1044"/>
    <w:rsid w:val="004E12BE"/>
    <w:rsid w:val="004E1FB1"/>
    <w:rsid w:val="004E1FC1"/>
    <w:rsid w:val="004E1FCA"/>
    <w:rsid w:val="004E2727"/>
    <w:rsid w:val="004E2825"/>
    <w:rsid w:val="004E28E3"/>
    <w:rsid w:val="004E36CC"/>
    <w:rsid w:val="004E3CE8"/>
    <w:rsid w:val="004E408A"/>
    <w:rsid w:val="004E412B"/>
    <w:rsid w:val="004E4BD6"/>
    <w:rsid w:val="004E4D2C"/>
    <w:rsid w:val="004E4E9C"/>
    <w:rsid w:val="004E50B4"/>
    <w:rsid w:val="004E52B8"/>
    <w:rsid w:val="004E550C"/>
    <w:rsid w:val="004E551E"/>
    <w:rsid w:val="004E59AD"/>
    <w:rsid w:val="004E5C0E"/>
    <w:rsid w:val="004E5C40"/>
    <w:rsid w:val="004E5D51"/>
    <w:rsid w:val="004E5D99"/>
    <w:rsid w:val="004E6377"/>
    <w:rsid w:val="004E66F5"/>
    <w:rsid w:val="004E67A2"/>
    <w:rsid w:val="004E6939"/>
    <w:rsid w:val="004E6D40"/>
    <w:rsid w:val="004E7078"/>
    <w:rsid w:val="004E74AC"/>
    <w:rsid w:val="004E769C"/>
    <w:rsid w:val="004E7B76"/>
    <w:rsid w:val="004E7F89"/>
    <w:rsid w:val="004F00F9"/>
    <w:rsid w:val="004F0C1D"/>
    <w:rsid w:val="004F18FB"/>
    <w:rsid w:val="004F1D2B"/>
    <w:rsid w:val="004F215C"/>
    <w:rsid w:val="004F29E6"/>
    <w:rsid w:val="004F3082"/>
    <w:rsid w:val="004F30E8"/>
    <w:rsid w:val="004F38BD"/>
    <w:rsid w:val="004F3D9D"/>
    <w:rsid w:val="004F3F90"/>
    <w:rsid w:val="004F432A"/>
    <w:rsid w:val="004F4348"/>
    <w:rsid w:val="004F435F"/>
    <w:rsid w:val="004F46B7"/>
    <w:rsid w:val="004F4D7D"/>
    <w:rsid w:val="004F4ED6"/>
    <w:rsid w:val="004F4FFE"/>
    <w:rsid w:val="004F5207"/>
    <w:rsid w:val="004F5258"/>
    <w:rsid w:val="004F5455"/>
    <w:rsid w:val="004F5B8E"/>
    <w:rsid w:val="004F5E43"/>
    <w:rsid w:val="004F65CF"/>
    <w:rsid w:val="004F6697"/>
    <w:rsid w:val="004F75ED"/>
    <w:rsid w:val="004F7665"/>
    <w:rsid w:val="004F7710"/>
    <w:rsid w:val="004F7C1E"/>
    <w:rsid w:val="004F7CA3"/>
    <w:rsid w:val="004F7F1C"/>
    <w:rsid w:val="00500413"/>
    <w:rsid w:val="00500862"/>
    <w:rsid w:val="0050101B"/>
    <w:rsid w:val="00501116"/>
    <w:rsid w:val="00501155"/>
    <w:rsid w:val="0050150B"/>
    <w:rsid w:val="00501606"/>
    <w:rsid w:val="00501841"/>
    <w:rsid w:val="0050186B"/>
    <w:rsid w:val="005018C5"/>
    <w:rsid w:val="005019B4"/>
    <w:rsid w:val="0050211C"/>
    <w:rsid w:val="005022C5"/>
    <w:rsid w:val="00502717"/>
    <w:rsid w:val="0050397C"/>
    <w:rsid w:val="00503ADD"/>
    <w:rsid w:val="005041C0"/>
    <w:rsid w:val="00504984"/>
    <w:rsid w:val="005049E3"/>
    <w:rsid w:val="00504AA5"/>
    <w:rsid w:val="00504AEF"/>
    <w:rsid w:val="00504F8A"/>
    <w:rsid w:val="00505753"/>
    <w:rsid w:val="005059C8"/>
    <w:rsid w:val="00505C1C"/>
    <w:rsid w:val="0050661F"/>
    <w:rsid w:val="00506794"/>
    <w:rsid w:val="00506C33"/>
    <w:rsid w:val="00506D09"/>
    <w:rsid w:val="00507457"/>
    <w:rsid w:val="005075AD"/>
    <w:rsid w:val="005077C3"/>
    <w:rsid w:val="00507834"/>
    <w:rsid w:val="00507AC3"/>
    <w:rsid w:val="00507C9E"/>
    <w:rsid w:val="00507D8F"/>
    <w:rsid w:val="00507E38"/>
    <w:rsid w:val="00507FF4"/>
    <w:rsid w:val="005100CA"/>
    <w:rsid w:val="0051012E"/>
    <w:rsid w:val="00510423"/>
    <w:rsid w:val="0051048D"/>
    <w:rsid w:val="00510A79"/>
    <w:rsid w:val="0051137C"/>
    <w:rsid w:val="0051181E"/>
    <w:rsid w:val="005119C2"/>
    <w:rsid w:val="00511E8B"/>
    <w:rsid w:val="0051215A"/>
    <w:rsid w:val="005125AA"/>
    <w:rsid w:val="005126B0"/>
    <w:rsid w:val="005130A7"/>
    <w:rsid w:val="005130C6"/>
    <w:rsid w:val="005130ED"/>
    <w:rsid w:val="00513C60"/>
    <w:rsid w:val="00513D34"/>
    <w:rsid w:val="00513DFD"/>
    <w:rsid w:val="005143C0"/>
    <w:rsid w:val="00514452"/>
    <w:rsid w:val="005145F6"/>
    <w:rsid w:val="005146BB"/>
    <w:rsid w:val="00514B01"/>
    <w:rsid w:val="00514FEC"/>
    <w:rsid w:val="00515556"/>
    <w:rsid w:val="00515697"/>
    <w:rsid w:val="0051615A"/>
    <w:rsid w:val="0051617E"/>
    <w:rsid w:val="00516616"/>
    <w:rsid w:val="00516A2E"/>
    <w:rsid w:val="00516B17"/>
    <w:rsid w:val="00516D85"/>
    <w:rsid w:val="00517A7F"/>
    <w:rsid w:val="00517AAF"/>
    <w:rsid w:val="00517B46"/>
    <w:rsid w:val="00517C37"/>
    <w:rsid w:val="00517E1F"/>
    <w:rsid w:val="00520044"/>
    <w:rsid w:val="00520162"/>
    <w:rsid w:val="0052091C"/>
    <w:rsid w:val="0052143F"/>
    <w:rsid w:val="005220CF"/>
    <w:rsid w:val="005221DD"/>
    <w:rsid w:val="00522526"/>
    <w:rsid w:val="005226B9"/>
    <w:rsid w:val="00522953"/>
    <w:rsid w:val="00523553"/>
    <w:rsid w:val="00523820"/>
    <w:rsid w:val="0052385D"/>
    <w:rsid w:val="00523928"/>
    <w:rsid w:val="00523D26"/>
    <w:rsid w:val="005240B1"/>
    <w:rsid w:val="00524137"/>
    <w:rsid w:val="00524469"/>
    <w:rsid w:val="005247E5"/>
    <w:rsid w:val="005248F6"/>
    <w:rsid w:val="00525EBF"/>
    <w:rsid w:val="005267FE"/>
    <w:rsid w:val="00526A70"/>
    <w:rsid w:val="005270C9"/>
    <w:rsid w:val="00527221"/>
    <w:rsid w:val="005273ED"/>
    <w:rsid w:val="00527794"/>
    <w:rsid w:val="005301B3"/>
    <w:rsid w:val="005301ED"/>
    <w:rsid w:val="0053085F"/>
    <w:rsid w:val="005308FC"/>
    <w:rsid w:val="00530977"/>
    <w:rsid w:val="005310CB"/>
    <w:rsid w:val="00531148"/>
    <w:rsid w:val="005314B3"/>
    <w:rsid w:val="00531B7A"/>
    <w:rsid w:val="005324DA"/>
    <w:rsid w:val="0053259D"/>
    <w:rsid w:val="005325B8"/>
    <w:rsid w:val="00532815"/>
    <w:rsid w:val="00532B20"/>
    <w:rsid w:val="005330FD"/>
    <w:rsid w:val="00533324"/>
    <w:rsid w:val="005333C3"/>
    <w:rsid w:val="00533468"/>
    <w:rsid w:val="0053394C"/>
    <w:rsid w:val="00533A45"/>
    <w:rsid w:val="00533C01"/>
    <w:rsid w:val="00533E2E"/>
    <w:rsid w:val="00533F07"/>
    <w:rsid w:val="00533F57"/>
    <w:rsid w:val="005340B4"/>
    <w:rsid w:val="00534480"/>
    <w:rsid w:val="0053454B"/>
    <w:rsid w:val="005348C8"/>
    <w:rsid w:val="00534BA2"/>
    <w:rsid w:val="005356BB"/>
    <w:rsid w:val="00535799"/>
    <w:rsid w:val="00535B54"/>
    <w:rsid w:val="00535D0F"/>
    <w:rsid w:val="00536439"/>
    <w:rsid w:val="00536954"/>
    <w:rsid w:val="00536AC5"/>
    <w:rsid w:val="00536AE5"/>
    <w:rsid w:val="00536AE8"/>
    <w:rsid w:val="00536B3B"/>
    <w:rsid w:val="00536EA6"/>
    <w:rsid w:val="00536F3F"/>
    <w:rsid w:val="00537346"/>
    <w:rsid w:val="00537447"/>
    <w:rsid w:val="0053760A"/>
    <w:rsid w:val="005376C8"/>
    <w:rsid w:val="00537759"/>
    <w:rsid w:val="00540898"/>
    <w:rsid w:val="00540DAB"/>
    <w:rsid w:val="005412D0"/>
    <w:rsid w:val="00541844"/>
    <w:rsid w:val="00541C19"/>
    <w:rsid w:val="00541F39"/>
    <w:rsid w:val="005422E7"/>
    <w:rsid w:val="005428EE"/>
    <w:rsid w:val="00542922"/>
    <w:rsid w:val="005443AA"/>
    <w:rsid w:val="00544522"/>
    <w:rsid w:val="00544688"/>
    <w:rsid w:val="0054514E"/>
    <w:rsid w:val="005451C8"/>
    <w:rsid w:val="005453D9"/>
    <w:rsid w:val="0054672E"/>
    <w:rsid w:val="00546A25"/>
    <w:rsid w:val="00546E34"/>
    <w:rsid w:val="005470C2"/>
    <w:rsid w:val="0055019B"/>
    <w:rsid w:val="00550259"/>
    <w:rsid w:val="0055043E"/>
    <w:rsid w:val="00550719"/>
    <w:rsid w:val="00550A78"/>
    <w:rsid w:val="00550ABC"/>
    <w:rsid w:val="00550B3B"/>
    <w:rsid w:val="00550B8D"/>
    <w:rsid w:val="00550C94"/>
    <w:rsid w:val="00551146"/>
    <w:rsid w:val="005514F7"/>
    <w:rsid w:val="00551CF5"/>
    <w:rsid w:val="005523A9"/>
    <w:rsid w:val="0055276C"/>
    <w:rsid w:val="00552B3B"/>
    <w:rsid w:val="0055303D"/>
    <w:rsid w:val="005531D4"/>
    <w:rsid w:val="0055411A"/>
    <w:rsid w:val="00554238"/>
    <w:rsid w:val="0055428D"/>
    <w:rsid w:val="005546C4"/>
    <w:rsid w:val="00554822"/>
    <w:rsid w:val="00554891"/>
    <w:rsid w:val="00554B1D"/>
    <w:rsid w:val="00554B82"/>
    <w:rsid w:val="00555125"/>
    <w:rsid w:val="005551AD"/>
    <w:rsid w:val="00555318"/>
    <w:rsid w:val="005558CB"/>
    <w:rsid w:val="00555AEB"/>
    <w:rsid w:val="00555DA7"/>
    <w:rsid w:val="00555E2C"/>
    <w:rsid w:val="00555E91"/>
    <w:rsid w:val="00555FBB"/>
    <w:rsid w:val="0055616E"/>
    <w:rsid w:val="005565C8"/>
    <w:rsid w:val="00560143"/>
    <w:rsid w:val="00560302"/>
    <w:rsid w:val="0056060F"/>
    <w:rsid w:val="00560EC2"/>
    <w:rsid w:val="00561596"/>
    <w:rsid w:val="00561744"/>
    <w:rsid w:val="005621FD"/>
    <w:rsid w:val="00562727"/>
    <w:rsid w:val="00562D3B"/>
    <w:rsid w:val="00562E80"/>
    <w:rsid w:val="00563054"/>
    <w:rsid w:val="005634C9"/>
    <w:rsid w:val="00563E6E"/>
    <w:rsid w:val="00563EBF"/>
    <w:rsid w:val="005641EC"/>
    <w:rsid w:val="0056451B"/>
    <w:rsid w:val="005646A4"/>
    <w:rsid w:val="0056493C"/>
    <w:rsid w:val="00564A47"/>
    <w:rsid w:val="00564B10"/>
    <w:rsid w:val="00564C22"/>
    <w:rsid w:val="00564E22"/>
    <w:rsid w:val="005654BE"/>
    <w:rsid w:val="00565B9F"/>
    <w:rsid w:val="00566008"/>
    <w:rsid w:val="0056626F"/>
    <w:rsid w:val="00566418"/>
    <w:rsid w:val="00566544"/>
    <w:rsid w:val="00566619"/>
    <w:rsid w:val="00566B0F"/>
    <w:rsid w:val="00566CF4"/>
    <w:rsid w:val="0056715C"/>
    <w:rsid w:val="00567204"/>
    <w:rsid w:val="005678B6"/>
    <w:rsid w:val="00567ACB"/>
    <w:rsid w:val="00567EA8"/>
    <w:rsid w:val="005701C0"/>
    <w:rsid w:val="00570287"/>
    <w:rsid w:val="00570684"/>
    <w:rsid w:val="00570855"/>
    <w:rsid w:val="00570C4F"/>
    <w:rsid w:val="0057106D"/>
    <w:rsid w:val="005712D4"/>
    <w:rsid w:val="00571804"/>
    <w:rsid w:val="00571B24"/>
    <w:rsid w:val="00571C2D"/>
    <w:rsid w:val="00571C85"/>
    <w:rsid w:val="0057267F"/>
    <w:rsid w:val="00572792"/>
    <w:rsid w:val="00572E38"/>
    <w:rsid w:val="00572FE6"/>
    <w:rsid w:val="005732D5"/>
    <w:rsid w:val="005734AF"/>
    <w:rsid w:val="00573770"/>
    <w:rsid w:val="00573848"/>
    <w:rsid w:val="00573E56"/>
    <w:rsid w:val="00574050"/>
    <w:rsid w:val="00574269"/>
    <w:rsid w:val="005745E8"/>
    <w:rsid w:val="005747B0"/>
    <w:rsid w:val="00574832"/>
    <w:rsid w:val="005748E1"/>
    <w:rsid w:val="00574901"/>
    <w:rsid w:val="00574E39"/>
    <w:rsid w:val="005751A4"/>
    <w:rsid w:val="00575750"/>
    <w:rsid w:val="005758B3"/>
    <w:rsid w:val="00575CC9"/>
    <w:rsid w:val="00575E18"/>
    <w:rsid w:val="005760FB"/>
    <w:rsid w:val="005763B5"/>
    <w:rsid w:val="00576634"/>
    <w:rsid w:val="00577814"/>
    <w:rsid w:val="00577D17"/>
    <w:rsid w:val="00577E6B"/>
    <w:rsid w:val="00580240"/>
    <w:rsid w:val="00580ACD"/>
    <w:rsid w:val="00580C4D"/>
    <w:rsid w:val="00581005"/>
    <w:rsid w:val="00581313"/>
    <w:rsid w:val="00581666"/>
    <w:rsid w:val="00581D1A"/>
    <w:rsid w:val="0058237D"/>
    <w:rsid w:val="00582625"/>
    <w:rsid w:val="00583044"/>
    <w:rsid w:val="0058314B"/>
    <w:rsid w:val="00583B9C"/>
    <w:rsid w:val="00583D84"/>
    <w:rsid w:val="00584266"/>
    <w:rsid w:val="00584861"/>
    <w:rsid w:val="0058494C"/>
    <w:rsid w:val="00584D35"/>
    <w:rsid w:val="005853CF"/>
    <w:rsid w:val="0058540F"/>
    <w:rsid w:val="005856E5"/>
    <w:rsid w:val="00585B55"/>
    <w:rsid w:val="005860D6"/>
    <w:rsid w:val="005861C5"/>
    <w:rsid w:val="005867BF"/>
    <w:rsid w:val="00586B5A"/>
    <w:rsid w:val="00586D12"/>
    <w:rsid w:val="00586D4F"/>
    <w:rsid w:val="005871C9"/>
    <w:rsid w:val="00587903"/>
    <w:rsid w:val="00587BB5"/>
    <w:rsid w:val="00587EF1"/>
    <w:rsid w:val="005906F0"/>
    <w:rsid w:val="005907EA"/>
    <w:rsid w:val="0059080D"/>
    <w:rsid w:val="00590D88"/>
    <w:rsid w:val="0059102D"/>
    <w:rsid w:val="005911A0"/>
    <w:rsid w:val="0059132C"/>
    <w:rsid w:val="005918B8"/>
    <w:rsid w:val="00591F73"/>
    <w:rsid w:val="0059229C"/>
    <w:rsid w:val="00592339"/>
    <w:rsid w:val="005925F7"/>
    <w:rsid w:val="00592925"/>
    <w:rsid w:val="00592A46"/>
    <w:rsid w:val="00592AD9"/>
    <w:rsid w:val="005933EF"/>
    <w:rsid w:val="00593953"/>
    <w:rsid w:val="00593D16"/>
    <w:rsid w:val="00594195"/>
    <w:rsid w:val="005942E2"/>
    <w:rsid w:val="0059496A"/>
    <w:rsid w:val="00594ED5"/>
    <w:rsid w:val="00595072"/>
    <w:rsid w:val="005950BD"/>
    <w:rsid w:val="005952BF"/>
    <w:rsid w:val="00595342"/>
    <w:rsid w:val="00596084"/>
    <w:rsid w:val="00596720"/>
    <w:rsid w:val="005967D1"/>
    <w:rsid w:val="005967EA"/>
    <w:rsid w:val="00596F60"/>
    <w:rsid w:val="0059701E"/>
    <w:rsid w:val="005972B7"/>
    <w:rsid w:val="00597675"/>
    <w:rsid w:val="00597B0E"/>
    <w:rsid w:val="00597B97"/>
    <w:rsid w:val="005A04AA"/>
    <w:rsid w:val="005A084E"/>
    <w:rsid w:val="005A0D51"/>
    <w:rsid w:val="005A1062"/>
    <w:rsid w:val="005A1334"/>
    <w:rsid w:val="005A159F"/>
    <w:rsid w:val="005A1AE9"/>
    <w:rsid w:val="005A1F0C"/>
    <w:rsid w:val="005A2444"/>
    <w:rsid w:val="005A2E9B"/>
    <w:rsid w:val="005A3195"/>
    <w:rsid w:val="005A32D5"/>
    <w:rsid w:val="005A3A5D"/>
    <w:rsid w:val="005A3B26"/>
    <w:rsid w:val="005A3BEC"/>
    <w:rsid w:val="005A44C3"/>
    <w:rsid w:val="005A491D"/>
    <w:rsid w:val="005A4CC8"/>
    <w:rsid w:val="005A4D34"/>
    <w:rsid w:val="005A4D89"/>
    <w:rsid w:val="005A5113"/>
    <w:rsid w:val="005A545F"/>
    <w:rsid w:val="005A57E7"/>
    <w:rsid w:val="005A5D48"/>
    <w:rsid w:val="005A5D55"/>
    <w:rsid w:val="005A624A"/>
    <w:rsid w:val="005A6586"/>
    <w:rsid w:val="005A6B52"/>
    <w:rsid w:val="005A6C9F"/>
    <w:rsid w:val="005A70BE"/>
    <w:rsid w:val="005A71CA"/>
    <w:rsid w:val="005A72E7"/>
    <w:rsid w:val="005A7456"/>
    <w:rsid w:val="005B0267"/>
    <w:rsid w:val="005B04D8"/>
    <w:rsid w:val="005B0870"/>
    <w:rsid w:val="005B0F51"/>
    <w:rsid w:val="005B149D"/>
    <w:rsid w:val="005B1A4F"/>
    <w:rsid w:val="005B20AF"/>
    <w:rsid w:val="005B2154"/>
    <w:rsid w:val="005B222A"/>
    <w:rsid w:val="005B2510"/>
    <w:rsid w:val="005B2CCC"/>
    <w:rsid w:val="005B306D"/>
    <w:rsid w:val="005B36C6"/>
    <w:rsid w:val="005B3AB9"/>
    <w:rsid w:val="005B3ECF"/>
    <w:rsid w:val="005B4653"/>
    <w:rsid w:val="005B47C3"/>
    <w:rsid w:val="005B4915"/>
    <w:rsid w:val="005B4D6A"/>
    <w:rsid w:val="005B4EBE"/>
    <w:rsid w:val="005B5023"/>
    <w:rsid w:val="005B509B"/>
    <w:rsid w:val="005B5645"/>
    <w:rsid w:val="005B5C75"/>
    <w:rsid w:val="005B6698"/>
    <w:rsid w:val="005B69A4"/>
    <w:rsid w:val="005B6BC6"/>
    <w:rsid w:val="005B6DAF"/>
    <w:rsid w:val="005B75BB"/>
    <w:rsid w:val="005B78AD"/>
    <w:rsid w:val="005B792D"/>
    <w:rsid w:val="005B7B66"/>
    <w:rsid w:val="005B7D51"/>
    <w:rsid w:val="005B7E75"/>
    <w:rsid w:val="005B7F0D"/>
    <w:rsid w:val="005B7FDC"/>
    <w:rsid w:val="005C0079"/>
    <w:rsid w:val="005C0450"/>
    <w:rsid w:val="005C0613"/>
    <w:rsid w:val="005C09E3"/>
    <w:rsid w:val="005C0AAD"/>
    <w:rsid w:val="005C0C99"/>
    <w:rsid w:val="005C0E48"/>
    <w:rsid w:val="005C0EDF"/>
    <w:rsid w:val="005C12F5"/>
    <w:rsid w:val="005C1335"/>
    <w:rsid w:val="005C1536"/>
    <w:rsid w:val="005C16F5"/>
    <w:rsid w:val="005C1765"/>
    <w:rsid w:val="005C1C9F"/>
    <w:rsid w:val="005C1D62"/>
    <w:rsid w:val="005C1D6D"/>
    <w:rsid w:val="005C20E3"/>
    <w:rsid w:val="005C2238"/>
    <w:rsid w:val="005C22BA"/>
    <w:rsid w:val="005C2438"/>
    <w:rsid w:val="005C244F"/>
    <w:rsid w:val="005C27E8"/>
    <w:rsid w:val="005C2B5E"/>
    <w:rsid w:val="005C2DE6"/>
    <w:rsid w:val="005C3093"/>
    <w:rsid w:val="005C338A"/>
    <w:rsid w:val="005C373C"/>
    <w:rsid w:val="005C3B02"/>
    <w:rsid w:val="005C3CCA"/>
    <w:rsid w:val="005C42D5"/>
    <w:rsid w:val="005C47D2"/>
    <w:rsid w:val="005C4819"/>
    <w:rsid w:val="005C4962"/>
    <w:rsid w:val="005C4BBF"/>
    <w:rsid w:val="005C4F23"/>
    <w:rsid w:val="005C50DC"/>
    <w:rsid w:val="005C57FC"/>
    <w:rsid w:val="005C5807"/>
    <w:rsid w:val="005C5912"/>
    <w:rsid w:val="005C5C87"/>
    <w:rsid w:val="005C6267"/>
    <w:rsid w:val="005C629A"/>
    <w:rsid w:val="005C665D"/>
    <w:rsid w:val="005C7053"/>
    <w:rsid w:val="005C7F83"/>
    <w:rsid w:val="005D086A"/>
    <w:rsid w:val="005D0E92"/>
    <w:rsid w:val="005D117E"/>
    <w:rsid w:val="005D1496"/>
    <w:rsid w:val="005D170B"/>
    <w:rsid w:val="005D190E"/>
    <w:rsid w:val="005D1C1A"/>
    <w:rsid w:val="005D2044"/>
    <w:rsid w:val="005D2FC5"/>
    <w:rsid w:val="005D33A8"/>
    <w:rsid w:val="005D3745"/>
    <w:rsid w:val="005D3BA0"/>
    <w:rsid w:val="005D3C0C"/>
    <w:rsid w:val="005D3C5F"/>
    <w:rsid w:val="005D3ED9"/>
    <w:rsid w:val="005D42A9"/>
    <w:rsid w:val="005D4B8F"/>
    <w:rsid w:val="005D4C9A"/>
    <w:rsid w:val="005D542C"/>
    <w:rsid w:val="005D5B18"/>
    <w:rsid w:val="005D5E89"/>
    <w:rsid w:val="005D63D9"/>
    <w:rsid w:val="005D64C2"/>
    <w:rsid w:val="005D6A8A"/>
    <w:rsid w:val="005D72B6"/>
    <w:rsid w:val="005D764C"/>
    <w:rsid w:val="005D764F"/>
    <w:rsid w:val="005D7764"/>
    <w:rsid w:val="005D7A4F"/>
    <w:rsid w:val="005D7A61"/>
    <w:rsid w:val="005D7FBE"/>
    <w:rsid w:val="005E1DB4"/>
    <w:rsid w:val="005E1E08"/>
    <w:rsid w:val="005E2068"/>
    <w:rsid w:val="005E2299"/>
    <w:rsid w:val="005E27A2"/>
    <w:rsid w:val="005E2AA0"/>
    <w:rsid w:val="005E2C41"/>
    <w:rsid w:val="005E2DFF"/>
    <w:rsid w:val="005E309F"/>
    <w:rsid w:val="005E30CE"/>
    <w:rsid w:val="005E327E"/>
    <w:rsid w:val="005E3622"/>
    <w:rsid w:val="005E3CA6"/>
    <w:rsid w:val="005E40A5"/>
    <w:rsid w:val="005E4B8A"/>
    <w:rsid w:val="005E4E8D"/>
    <w:rsid w:val="005E5084"/>
    <w:rsid w:val="005E5427"/>
    <w:rsid w:val="005E56C4"/>
    <w:rsid w:val="005E5CDF"/>
    <w:rsid w:val="005E5D1F"/>
    <w:rsid w:val="005E62D1"/>
    <w:rsid w:val="005E6E57"/>
    <w:rsid w:val="005E6FE8"/>
    <w:rsid w:val="005E719E"/>
    <w:rsid w:val="005E7526"/>
    <w:rsid w:val="005E75A5"/>
    <w:rsid w:val="005E7B9F"/>
    <w:rsid w:val="005F044E"/>
    <w:rsid w:val="005F04B7"/>
    <w:rsid w:val="005F053E"/>
    <w:rsid w:val="005F0B2A"/>
    <w:rsid w:val="005F0E99"/>
    <w:rsid w:val="005F10E5"/>
    <w:rsid w:val="005F10E9"/>
    <w:rsid w:val="005F12B8"/>
    <w:rsid w:val="005F12D2"/>
    <w:rsid w:val="005F1430"/>
    <w:rsid w:val="005F15CD"/>
    <w:rsid w:val="005F1AF1"/>
    <w:rsid w:val="005F242E"/>
    <w:rsid w:val="005F2BA9"/>
    <w:rsid w:val="005F2C25"/>
    <w:rsid w:val="005F2DAD"/>
    <w:rsid w:val="005F2DBF"/>
    <w:rsid w:val="005F3A6C"/>
    <w:rsid w:val="005F3DCB"/>
    <w:rsid w:val="005F494A"/>
    <w:rsid w:val="005F52A4"/>
    <w:rsid w:val="005F5352"/>
    <w:rsid w:val="005F6C12"/>
    <w:rsid w:val="005F7051"/>
    <w:rsid w:val="005F7ACB"/>
    <w:rsid w:val="005F7C0B"/>
    <w:rsid w:val="005F7C1A"/>
    <w:rsid w:val="006006DB"/>
    <w:rsid w:val="00600C76"/>
    <w:rsid w:val="00600D13"/>
    <w:rsid w:val="00600D61"/>
    <w:rsid w:val="00601096"/>
    <w:rsid w:val="00601446"/>
    <w:rsid w:val="0060213B"/>
    <w:rsid w:val="006028F2"/>
    <w:rsid w:val="00602BB6"/>
    <w:rsid w:val="00603018"/>
    <w:rsid w:val="0060322E"/>
    <w:rsid w:val="006035DC"/>
    <w:rsid w:val="00603A21"/>
    <w:rsid w:val="00603D5A"/>
    <w:rsid w:val="00604083"/>
    <w:rsid w:val="006043C8"/>
    <w:rsid w:val="00604D21"/>
    <w:rsid w:val="0060511C"/>
    <w:rsid w:val="0060536E"/>
    <w:rsid w:val="0060579F"/>
    <w:rsid w:val="006057B5"/>
    <w:rsid w:val="00605A38"/>
    <w:rsid w:val="00605C02"/>
    <w:rsid w:val="00605C4D"/>
    <w:rsid w:val="00605D3A"/>
    <w:rsid w:val="006060F4"/>
    <w:rsid w:val="0060655D"/>
    <w:rsid w:val="00606591"/>
    <w:rsid w:val="006067BC"/>
    <w:rsid w:val="00606844"/>
    <w:rsid w:val="00606A7B"/>
    <w:rsid w:val="00607883"/>
    <w:rsid w:val="006078B6"/>
    <w:rsid w:val="00607A2F"/>
    <w:rsid w:val="00607B35"/>
    <w:rsid w:val="00607EE0"/>
    <w:rsid w:val="00607EE6"/>
    <w:rsid w:val="00610637"/>
    <w:rsid w:val="00610679"/>
    <w:rsid w:val="006106A3"/>
    <w:rsid w:val="00610EAC"/>
    <w:rsid w:val="00611579"/>
    <w:rsid w:val="0061174E"/>
    <w:rsid w:val="00611B85"/>
    <w:rsid w:val="00611C4C"/>
    <w:rsid w:val="00612294"/>
    <w:rsid w:val="00612F32"/>
    <w:rsid w:val="006138D5"/>
    <w:rsid w:val="00613D38"/>
    <w:rsid w:val="0061409C"/>
    <w:rsid w:val="006140F9"/>
    <w:rsid w:val="006144A2"/>
    <w:rsid w:val="00614887"/>
    <w:rsid w:val="00614A20"/>
    <w:rsid w:val="00614B09"/>
    <w:rsid w:val="00614EF6"/>
    <w:rsid w:val="00615980"/>
    <w:rsid w:val="0061598A"/>
    <w:rsid w:val="0061657D"/>
    <w:rsid w:val="006167C5"/>
    <w:rsid w:val="00616A57"/>
    <w:rsid w:val="00616DAA"/>
    <w:rsid w:val="006170F6"/>
    <w:rsid w:val="0061725D"/>
    <w:rsid w:val="006176FA"/>
    <w:rsid w:val="00617749"/>
    <w:rsid w:val="006179EB"/>
    <w:rsid w:val="00617CC4"/>
    <w:rsid w:val="006202B0"/>
    <w:rsid w:val="006202CA"/>
    <w:rsid w:val="00620821"/>
    <w:rsid w:val="006212F7"/>
    <w:rsid w:val="0062149A"/>
    <w:rsid w:val="0062169C"/>
    <w:rsid w:val="0062178D"/>
    <w:rsid w:val="006220ED"/>
    <w:rsid w:val="006221B0"/>
    <w:rsid w:val="00622433"/>
    <w:rsid w:val="00622715"/>
    <w:rsid w:val="00622B85"/>
    <w:rsid w:val="00622BDE"/>
    <w:rsid w:val="00622E0E"/>
    <w:rsid w:val="00623089"/>
    <w:rsid w:val="00623265"/>
    <w:rsid w:val="0062340A"/>
    <w:rsid w:val="006235C1"/>
    <w:rsid w:val="00624425"/>
    <w:rsid w:val="0062460B"/>
    <w:rsid w:val="006248D7"/>
    <w:rsid w:val="006248ED"/>
    <w:rsid w:val="0062499E"/>
    <w:rsid w:val="0062547A"/>
    <w:rsid w:val="006255FE"/>
    <w:rsid w:val="00625D3A"/>
    <w:rsid w:val="006264A8"/>
    <w:rsid w:val="006271DA"/>
    <w:rsid w:val="00627474"/>
    <w:rsid w:val="006276B5"/>
    <w:rsid w:val="00627EA1"/>
    <w:rsid w:val="0063006E"/>
    <w:rsid w:val="0063061D"/>
    <w:rsid w:val="00630693"/>
    <w:rsid w:val="00630B7E"/>
    <w:rsid w:val="006312BF"/>
    <w:rsid w:val="006315DC"/>
    <w:rsid w:val="0063170D"/>
    <w:rsid w:val="00631AD0"/>
    <w:rsid w:val="00631C98"/>
    <w:rsid w:val="00631CE9"/>
    <w:rsid w:val="00631E3F"/>
    <w:rsid w:val="00632425"/>
    <w:rsid w:val="00632A77"/>
    <w:rsid w:val="00632C9D"/>
    <w:rsid w:val="00633030"/>
    <w:rsid w:val="00633249"/>
    <w:rsid w:val="00634263"/>
    <w:rsid w:val="00634408"/>
    <w:rsid w:val="006349A0"/>
    <w:rsid w:val="00634FFD"/>
    <w:rsid w:val="00635079"/>
    <w:rsid w:val="00635412"/>
    <w:rsid w:val="006355FD"/>
    <w:rsid w:val="0063571A"/>
    <w:rsid w:val="00635999"/>
    <w:rsid w:val="00635A7D"/>
    <w:rsid w:val="00635F82"/>
    <w:rsid w:val="00636145"/>
    <w:rsid w:val="006361B1"/>
    <w:rsid w:val="006366AA"/>
    <w:rsid w:val="0063686A"/>
    <w:rsid w:val="006369FC"/>
    <w:rsid w:val="00636BED"/>
    <w:rsid w:val="00636FBB"/>
    <w:rsid w:val="006370DA"/>
    <w:rsid w:val="00637892"/>
    <w:rsid w:val="0063792D"/>
    <w:rsid w:val="00637A90"/>
    <w:rsid w:val="00640476"/>
    <w:rsid w:val="006409B3"/>
    <w:rsid w:val="00640EBB"/>
    <w:rsid w:val="00641369"/>
    <w:rsid w:val="00641F4F"/>
    <w:rsid w:val="0064231D"/>
    <w:rsid w:val="006423CA"/>
    <w:rsid w:val="006425AA"/>
    <w:rsid w:val="006425F7"/>
    <w:rsid w:val="006427E0"/>
    <w:rsid w:val="00642804"/>
    <w:rsid w:val="00642E2D"/>
    <w:rsid w:val="00642F87"/>
    <w:rsid w:val="00644141"/>
    <w:rsid w:val="00644632"/>
    <w:rsid w:val="00644703"/>
    <w:rsid w:val="006449FA"/>
    <w:rsid w:val="0064571D"/>
    <w:rsid w:val="00645A4B"/>
    <w:rsid w:val="00646038"/>
    <w:rsid w:val="00646EE4"/>
    <w:rsid w:val="0064776D"/>
    <w:rsid w:val="00647895"/>
    <w:rsid w:val="006479FF"/>
    <w:rsid w:val="00647F91"/>
    <w:rsid w:val="006500D7"/>
    <w:rsid w:val="00650393"/>
    <w:rsid w:val="006510F3"/>
    <w:rsid w:val="00651439"/>
    <w:rsid w:val="006514E0"/>
    <w:rsid w:val="0065157F"/>
    <w:rsid w:val="00651719"/>
    <w:rsid w:val="00651B79"/>
    <w:rsid w:val="00651BF8"/>
    <w:rsid w:val="00651C91"/>
    <w:rsid w:val="00651F06"/>
    <w:rsid w:val="006534B9"/>
    <w:rsid w:val="00653587"/>
    <w:rsid w:val="006535D2"/>
    <w:rsid w:val="00653606"/>
    <w:rsid w:val="00653814"/>
    <w:rsid w:val="00653B71"/>
    <w:rsid w:val="00654652"/>
    <w:rsid w:val="006547B1"/>
    <w:rsid w:val="00655009"/>
    <w:rsid w:val="0065521C"/>
    <w:rsid w:val="00655DBC"/>
    <w:rsid w:val="00656269"/>
    <w:rsid w:val="00656593"/>
    <w:rsid w:val="00656AAF"/>
    <w:rsid w:val="00656ACF"/>
    <w:rsid w:val="0065705A"/>
    <w:rsid w:val="00657312"/>
    <w:rsid w:val="00657415"/>
    <w:rsid w:val="00657550"/>
    <w:rsid w:val="00657C52"/>
    <w:rsid w:val="00657FC1"/>
    <w:rsid w:val="00660620"/>
    <w:rsid w:val="00660A92"/>
    <w:rsid w:val="00660DDD"/>
    <w:rsid w:val="00660EF7"/>
    <w:rsid w:val="00661469"/>
    <w:rsid w:val="006614AD"/>
    <w:rsid w:val="00661505"/>
    <w:rsid w:val="0066165D"/>
    <w:rsid w:val="0066171F"/>
    <w:rsid w:val="00661763"/>
    <w:rsid w:val="00661B8E"/>
    <w:rsid w:val="00661D60"/>
    <w:rsid w:val="00661E14"/>
    <w:rsid w:val="00662F18"/>
    <w:rsid w:val="006634E3"/>
    <w:rsid w:val="00663B80"/>
    <w:rsid w:val="00663C6C"/>
    <w:rsid w:val="0066405F"/>
    <w:rsid w:val="006643D1"/>
    <w:rsid w:val="0066503C"/>
    <w:rsid w:val="00665451"/>
    <w:rsid w:val="0066566D"/>
    <w:rsid w:val="0066571D"/>
    <w:rsid w:val="00665763"/>
    <w:rsid w:val="00665CBE"/>
    <w:rsid w:val="00665D11"/>
    <w:rsid w:val="006663C8"/>
    <w:rsid w:val="006669AE"/>
    <w:rsid w:val="00666B04"/>
    <w:rsid w:val="00666B17"/>
    <w:rsid w:val="00666E76"/>
    <w:rsid w:val="006674DD"/>
    <w:rsid w:val="00667541"/>
    <w:rsid w:val="00667949"/>
    <w:rsid w:val="00667C92"/>
    <w:rsid w:val="00670155"/>
    <w:rsid w:val="006704ED"/>
    <w:rsid w:val="0067072B"/>
    <w:rsid w:val="006708C9"/>
    <w:rsid w:val="00670C26"/>
    <w:rsid w:val="006719E4"/>
    <w:rsid w:val="00671C1F"/>
    <w:rsid w:val="00671D0F"/>
    <w:rsid w:val="006722CC"/>
    <w:rsid w:val="00672DD1"/>
    <w:rsid w:val="00672E87"/>
    <w:rsid w:val="00672FB6"/>
    <w:rsid w:val="00673543"/>
    <w:rsid w:val="00673846"/>
    <w:rsid w:val="00673CA6"/>
    <w:rsid w:val="00673FA5"/>
    <w:rsid w:val="00674088"/>
    <w:rsid w:val="0067487A"/>
    <w:rsid w:val="00674D29"/>
    <w:rsid w:val="00675ADE"/>
    <w:rsid w:val="00675BB9"/>
    <w:rsid w:val="00675EE9"/>
    <w:rsid w:val="00675F97"/>
    <w:rsid w:val="00676148"/>
    <w:rsid w:val="0067667E"/>
    <w:rsid w:val="00676BAC"/>
    <w:rsid w:val="00676DDE"/>
    <w:rsid w:val="006779AB"/>
    <w:rsid w:val="006801D8"/>
    <w:rsid w:val="006802EE"/>
    <w:rsid w:val="00680839"/>
    <w:rsid w:val="00680893"/>
    <w:rsid w:val="0068093F"/>
    <w:rsid w:val="00680B40"/>
    <w:rsid w:val="00681051"/>
    <w:rsid w:val="0068139F"/>
    <w:rsid w:val="00681469"/>
    <w:rsid w:val="006818DE"/>
    <w:rsid w:val="00682137"/>
    <w:rsid w:val="0068268B"/>
    <w:rsid w:val="00682AE2"/>
    <w:rsid w:val="00682C04"/>
    <w:rsid w:val="00682C61"/>
    <w:rsid w:val="00682C97"/>
    <w:rsid w:val="00683134"/>
    <w:rsid w:val="006833A4"/>
    <w:rsid w:val="00683C51"/>
    <w:rsid w:val="00683E15"/>
    <w:rsid w:val="00684319"/>
    <w:rsid w:val="0068433B"/>
    <w:rsid w:val="00684E75"/>
    <w:rsid w:val="00685039"/>
    <w:rsid w:val="006852F7"/>
    <w:rsid w:val="006853EC"/>
    <w:rsid w:val="0068572A"/>
    <w:rsid w:val="00685CD8"/>
    <w:rsid w:val="00685D96"/>
    <w:rsid w:val="006861C6"/>
    <w:rsid w:val="00686318"/>
    <w:rsid w:val="00686536"/>
    <w:rsid w:val="00686955"/>
    <w:rsid w:val="006869D8"/>
    <w:rsid w:val="0068733A"/>
    <w:rsid w:val="00687818"/>
    <w:rsid w:val="00687A72"/>
    <w:rsid w:val="00687CAD"/>
    <w:rsid w:val="00687DCB"/>
    <w:rsid w:val="00687F64"/>
    <w:rsid w:val="006904F2"/>
    <w:rsid w:val="006905E8"/>
    <w:rsid w:val="0069083E"/>
    <w:rsid w:val="00690924"/>
    <w:rsid w:val="00690AED"/>
    <w:rsid w:val="00690EAF"/>
    <w:rsid w:val="006915BA"/>
    <w:rsid w:val="00691840"/>
    <w:rsid w:val="0069185A"/>
    <w:rsid w:val="006918FA"/>
    <w:rsid w:val="00691BF5"/>
    <w:rsid w:val="00691D6F"/>
    <w:rsid w:val="00692579"/>
    <w:rsid w:val="0069258C"/>
    <w:rsid w:val="00692642"/>
    <w:rsid w:val="00692799"/>
    <w:rsid w:val="006927A5"/>
    <w:rsid w:val="00692930"/>
    <w:rsid w:val="00692B2C"/>
    <w:rsid w:val="00692C91"/>
    <w:rsid w:val="00693080"/>
    <w:rsid w:val="00693644"/>
    <w:rsid w:val="00693789"/>
    <w:rsid w:val="0069465B"/>
    <w:rsid w:val="00694736"/>
    <w:rsid w:val="00694981"/>
    <w:rsid w:val="00694B95"/>
    <w:rsid w:val="00694BFC"/>
    <w:rsid w:val="0069564F"/>
    <w:rsid w:val="0069592C"/>
    <w:rsid w:val="006959B4"/>
    <w:rsid w:val="00695A4D"/>
    <w:rsid w:val="00695A85"/>
    <w:rsid w:val="00695E3A"/>
    <w:rsid w:val="0069618F"/>
    <w:rsid w:val="00696346"/>
    <w:rsid w:val="006966EA"/>
    <w:rsid w:val="006971DF"/>
    <w:rsid w:val="0069774C"/>
    <w:rsid w:val="00697830"/>
    <w:rsid w:val="00697E76"/>
    <w:rsid w:val="006A012D"/>
    <w:rsid w:val="006A0EA6"/>
    <w:rsid w:val="006A1466"/>
    <w:rsid w:val="006A1726"/>
    <w:rsid w:val="006A1CB8"/>
    <w:rsid w:val="006A1D1F"/>
    <w:rsid w:val="006A1E73"/>
    <w:rsid w:val="006A203C"/>
    <w:rsid w:val="006A2EA6"/>
    <w:rsid w:val="006A3803"/>
    <w:rsid w:val="006A3C12"/>
    <w:rsid w:val="006A41EB"/>
    <w:rsid w:val="006A4649"/>
    <w:rsid w:val="006A4665"/>
    <w:rsid w:val="006A4C70"/>
    <w:rsid w:val="006A51E8"/>
    <w:rsid w:val="006A567B"/>
    <w:rsid w:val="006A57FC"/>
    <w:rsid w:val="006A5A20"/>
    <w:rsid w:val="006A5B1A"/>
    <w:rsid w:val="006A5D73"/>
    <w:rsid w:val="006A6136"/>
    <w:rsid w:val="006A658E"/>
    <w:rsid w:val="006A65E3"/>
    <w:rsid w:val="006A6854"/>
    <w:rsid w:val="006A6B3A"/>
    <w:rsid w:val="006A6C01"/>
    <w:rsid w:val="006A6C59"/>
    <w:rsid w:val="006A6C7F"/>
    <w:rsid w:val="006A6E58"/>
    <w:rsid w:val="006A7A43"/>
    <w:rsid w:val="006B007A"/>
    <w:rsid w:val="006B0A21"/>
    <w:rsid w:val="006B14A6"/>
    <w:rsid w:val="006B24CA"/>
    <w:rsid w:val="006B277C"/>
    <w:rsid w:val="006B2DBF"/>
    <w:rsid w:val="006B2DC8"/>
    <w:rsid w:val="006B2F0D"/>
    <w:rsid w:val="006B3474"/>
    <w:rsid w:val="006B487A"/>
    <w:rsid w:val="006B4B51"/>
    <w:rsid w:val="006B4E86"/>
    <w:rsid w:val="006B4EC2"/>
    <w:rsid w:val="006B5511"/>
    <w:rsid w:val="006B5AF4"/>
    <w:rsid w:val="006B5E3E"/>
    <w:rsid w:val="006B5FE4"/>
    <w:rsid w:val="006B64AA"/>
    <w:rsid w:val="006B650D"/>
    <w:rsid w:val="006B6736"/>
    <w:rsid w:val="006B6883"/>
    <w:rsid w:val="006B6A84"/>
    <w:rsid w:val="006B7274"/>
    <w:rsid w:val="006B74FC"/>
    <w:rsid w:val="006B76E5"/>
    <w:rsid w:val="006B7CEF"/>
    <w:rsid w:val="006C0108"/>
    <w:rsid w:val="006C01C6"/>
    <w:rsid w:val="006C0499"/>
    <w:rsid w:val="006C14BF"/>
    <w:rsid w:val="006C2386"/>
    <w:rsid w:val="006C2A62"/>
    <w:rsid w:val="006C2DB2"/>
    <w:rsid w:val="006C2E14"/>
    <w:rsid w:val="006C3444"/>
    <w:rsid w:val="006C361C"/>
    <w:rsid w:val="006C372D"/>
    <w:rsid w:val="006C37F9"/>
    <w:rsid w:val="006C3AB8"/>
    <w:rsid w:val="006C4463"/>
    <w:rsid w:val="006C4710"/>
    <w:rsid w:val="006C4960"/>
    <w:rsid w:val="006C4ACE"/>
    <w:rsid w:val="006C4B49"/>
    <w:rsid w:val="006C4B79"/>
    <w:rsid w:val="006C50E0"/>
    <w:rsid w:val="006C5170"/>
    <w:rsid w:val="006C566B"/>
    <w:rsid w:val="006C57CC"/>
    <w:rsid w:val="006C58EE"/>
    <w:rsid w:val="006C5921"/>
    <w:rsid w:val="006C5AF1"/>
    <w:rsid w:val="006C6118"/>
    <w:rsid w:val="006C6A89"/>
    <w:rsid w:val="006C6E24"/>
    <w:rsid w:val="006C737A"/>
    <w:rsid w:val="006C7B1D"/>
    <w:rsid w:val="006C7B61"/>
    <w:rsid w:val="006D0155"/>
    <w:rsid w:val="006D01A4"/>
    <w:rsid w:val="006D05D9"/>
    <w:rsid w:val="006D0A1A"/>
    <w:rsid w:val="006D14D6"/>
    <w:rsid w:val="006D16D3"/>
    <w:rsid w:val="006D2364"/>
    <w:rsid w:val="006D241D"/>
    <w:rsid w:val="006D283B"/>
    <w:rsid w:val="006D2DAF"/>
    <w:rsid w:val="006D3BC0"/>
    <w:rsid w:val="006D46D4"/>
    <w:rsid w:val="006D4972"/>
    <w:rsid w:val="006D4E99"/>
    <w:rsid w:val="006D4F99"/>
    <w:rsid w:val="006D5170"/>
    <w:rsid w:val="006D55C6"/>
    <w:rsid w:val="006D574D"/>
    <w:rsid w:val="006D574E"/>
    <w:rsid w:val="006D5AD7"/>
    <w:rsid w:val="006D5B2D"/>
    <w:rsid w:val="006D62D6"/>
    <w:rsid w:val="006D64A9"/>
    <w:rsid w:val="006D66B3"/>
    <w:rsid w:val="006D66BB"/>
    <w:rsid w:val="006D696B"/>
    <w:rsid w:val="006D74BD"/>
    <w:rsid w:val="006D782E"/>
    <w:rsid w:val="006E000C"/>
    <w:rsid w:val="006E0115"/>
    <w:rsid w:val="006E01CE"/>
    <w:rsid w:val="006E0212"/>
    <w:rsid w:val="006E03DD"/>
    <w:rsid w:val="006E06DD"/>
    <w:rsid w:val="006E0D1A"/>
    <w:rsid w:val="006E14DB"/>
    <w:rsid w:val="006E1C99"/>
    <w:rsid w:val="006E1FBA"/>
    <w:rsid w:val="006E2095"/>
    <w:rsid w:val="006E305C"/>
    <w:rsid w:val="006E3209"/>
    <w:rsid w:val="006E334F"/>
    <w:rsid w:val="006E3539"/>
    <w:rsid w:val="006E38F2"/>
    <w:rsid w:val="006E3987"/>
    <w:rsid w:val="006E39E6"/>
    <w:rsid w:val="006E3A13"/>
    <w:rsid w:val="006E3C14"/>
    <w:rsid w:val="006E3C9A"/>
    <w:rsid w:val="006E3F4F"/>
    <w:rsid w:val="006E4381"/>
    <w:rsid w:val="006E43BB"/>
    <w:rsid w:val="006E441A"/>
    <w:rsid w:val="006E452F"/>
    <w:rsid w:val="006E46A0"/>
    <w:rsid w:val="006E5ADF"/>
    <w:rsid w:val="006E5B30"/>
    <w:rsid w:val="006E5B5D"/>
    <w:rsid w:val="006E5C1A"/>
    <w:rsid w:val="006E5D01"/>
    <w:rsid w:val="006E62A3"/>
    <w:rsid w:val="006E65EF"/>
    <w:rsid w:val="006E6724"/>
    <w:rsid w:val="006E6B78"/>
    <w:rsid w:val="006E6BD4"/>
    <w:rsid w:val="006E6F1A"/>
    <w:rsid w:val="006E71D1"/>
    <w:rsid w:val="006E7233"/>
    <w:rsid w:val="006E730A"/>
    <w:rsid w:val="006E7526"/>
    <w:rsid w:val="006E7669"/>
    <w:rsid w:val="006E78E8"/>
    <w:rsid w:val="006F067F"/>
    <w:rsid w:val="006F0A86"/>
    <w:rsid w:val="006F0EF2"/>
    <w:rsid w:val="006F1172"/>
    <w:rsid w:val="006F1298"/>
    <w:rsid w:val="006F185F"/>
    <w:rsid w:val="006F18E7"/>
    <w:rsid w:val="006F1AD3"/>
    <w:rsid w:val="006F25C9"/>
    <w:rsid w:val="006F3238"/>
    <w:rsid w:val="006F41B5"/>
    <w:rsid w:val="006F48D7"/>
    <w:rsid w:val="006F4960"/>
    <w:rsid w:val="006F5064"/>
    <w:rsid w:val="006F515B"/>
    <w:rsid w:val="006F538A"/>
    <w:rsid w:val="006F5CD7"/>
    <w:rsid w:val="006F5E65"/>
    <w:rsid w:val="006F6604"/>
    <w:rsid w:val="006F67BF"/>
    <w:rsid w:val="006F6A2E"/>
    <w:rsid w:val="006F6C1C"/>
    <w:rsid w:val="006F6FFE"/>
    <w:rsid w:val="006F7800"/>
    <w:rsid w:val="006F787B"/>
    <w:rsid w:val="006F7DCB"/>
    <w:rsid w:val="006F7E0C"/>
    <w:rsid w:val="00700950"/>
    <w:rsid w:val="0070099F"/>
    <w:rsid w:val="007009D8"/>
    <w:rsid w:val="00700EF1"/>
    <w:rsid w:val="0070106A"/>
    <w:rsid w:val="007015E2"/>
    <w:rsid w:val="00701C46"/>
    <w:rsid w:val="007020B4"/>
    <w:rsid w:val="00702246"/>
    <w:rsid w:val="007025DD"/>
    <w:rsid w:val="007025F4"/>
    <w:rsid w:val="0070286F"/>
    <w:rsid w:val="007035B8"/>
    <w:rsid w:val="007036E9"/>
    <w:rsid w:val="00703B38"/>
    <w:rsid w:val="00703C65"/>
    <w:rsid w:val="007040EE"/>
    <w:rsid w:val="00704316"/>
    <w:rsid w:val="00704760"/>
    <w:rsid w:val="00704CB5"/>
    <w:rsid w:val="00704D14"/>
    <w:rsid w:val="00704D78"/>
    <w:rsid w:val="00705213"/>
    <w:rsid w:val="00705245"/>
    <w:rsid w:val="00705887"/>
    <w:rsid w:val="007059BF"/>
    <w:rsid w:val="00706174"/>
    <w:rsid w:val="007063C4"/>
    <w:rsid w:val="00706AF2"/>
    <w:rsid w:val="00706C09"/>
    <w:rsid w:val="00706C25"/>
    <w:rsid w:val="00706C43"/>
    <w:rsid w:val="00706E66"/>
    <w:rsid w:val="00706E8B"/>
    <w:rsid w:val="0070722D"/>
    <w:rsid w:val="007072B2"/>
    <w:rsid w:val="00710107"/>
    <w:rsid w:val="0071014B"/>
    <w:rsid w:val="00710179"/>
    <w:rsid w:val="007101BC"/>
    <w:rsid w:val="007101F8"/>
    <w:rsid w:val="007105E0"/>
    <w:rsid w:val="007108E9"/>
    <w:rsid w:val="0071114E"/>
    <w:rsid w:val="00711473"/>
    <w:rsid w:val="0071167C"/>
    <w:rsid w:val="00711703"/>
    <w:rsid w:val="00712BAE"/>
    <w:rsid w:val="00712C1F"/>
    <w:rsid w:val="00712E74"/>
    <w:rsid w:val="0071312E"/>
    <w:rsid w:val="007133AA"/>
    <w:rsid w:val="0071380A"/>
    <w:rsid w:val="00713AA9"/>
    <w:rsid w:val="00713EC6"/>
    <w:rsid w:val="007147B2"/>
    <w:rsid w:val="00714E4A"/>
    <w:rsid w:val="00714E7B"/>
    <w:rsid w:val="00715038"/>
    <w:rsid w:val="0071518F"/>
    <w:rsid w:val="00715339"/>
    <w:rsid w:val="00715577"/>
    <w:rsid w:val="00715634"/>
    <w:rsid w:val="00715A9A"/>
    <w:rsid w:val="0071634A"/>
    <w:rsid w:val="00716392"/>
    <w:rsid w:val="00716723"/>
    <w:rsid w:val="0071689A"/>
    <w:rsid w:val="00716BD2"/>
    <w:rsid w:val="00716EC6"/>
    <w:rsid w:val="00717264"/>
    <w:rsid w:val="00717A9F"/>
    <w:rsid w:val="007200A2"/>
    <w:rsid w:val="0072012F"/>
    <w:rsid w:val="00720D20"/>
    <w:rsid w:val="00720F20"/>
    <w:rsid w:val="00721B52"/>
    <w:rsid w:val="00722257"/>
    <w:rsid w:val="0072231F"/>
    <w:rsid w:val="0072245C"/>
    <w:rsid w:val="00722593"/>
    <w:rsid w:val="00722D5D"/>
    <w:rsid w:val="00723027"/>
    <w:rsid w:val="0072307B"/>
    <w:rsid w:val="007236A4"/>
    <w:rsid w:val="007236F1"/>
    <w:rsid w:val="0072393F"/>
    <w:rsid w:val="00724469"/>
    <w:rsid w:val="0072476E"/>
    <w:rsid w:val="0072492F"/>
    <w:rsid w:val="00725765"/>
    <w:rsid w:val="007257C0"/>
    <w:rsid w:val="00725973"/>
    <w:rsid w:val="00725B4E"/>
    <w:rsid w:val="00726034"/>
    <w:rsid w:val="00726171"/>
    <w:rsid w:val="00726193"/>
    <w:rsid w:val="007264C8"/>
    <w:rsid w:val="0072682E"/>
    <w:rsid w:val="00726901"/>
    <w:rsid w:val="00726A55"/>
    <w:rsid w:val="00726D8D"/>
    <w:rsid w:val="00727BB6"/>
    <w:rsid w:val="00727C7F"/>
    <w:rsid w:val="0073051A"/>
    <w:rsid w:val="0073067D"/>
    <w:rsid w:val="00730AB8"/>
    <w:rsid w:val="00731BB8"/>
    <w:rsid w:val="00731DED"/>
    <w:rsid w:val="007322E8"/>
    <w:rsid w:val="0073298A"/>
    <w:rsid w:val="00732D7E"/>
    <w:rsid w:val="00732DC0"/>
    <w:rsid w:val="00732EB1"/>
    <w:rsid w:val="00732FE6"/>
    <w:rsid w:val="007334B8"/>
    <w:rsid w:val="00733AA5"/>
    <w:rsid w:val="00733E79"/>
    <w:rsid w:val="0073418F"/>
    <w:rsid w:val="007344AE"/>
    <w:rsid w:val="0073460C"/>
    <w:rsid w:val="007349EB"/>
    <w:rsid w:val="007355A1"/>
    <w:rsid w:val="00735684"/>
    <w:rsid w:val="0073588F"/>
    <w:rsid w:val="0073591D"/>
    <w:rsid w:val="00735AFD"/>
    <w:rsid w:val="00735E0A"/>
    <w:rsid w:val="0073660E"/>
    <w:rsid w:val="0073691D"/>
    <w:rsid w:val="00737197"/>
    <w:rsid w:val="007371CF"/>
    <w:rsid w:val="007373D4"/>
    <w:rsid w:val="00737719"/>
    <w:rsid w:val="0074009C"/>
    <w:rsid w:val="00740109"/>
    <w:rsid w:val="0074068C"/>
    <w:rsid w:val="007407C5"/>
    <w:rsid w:val="00740841"/>
    <w:rsid w:val="007408D0"/>
    <w:rsid w:val="00740E86"/>
    <w:rsid w:val="00741C85"/>
    <w:rsid w:val="00742262"/>
    <w:rsid w:val="0074245D"/>
    <w:rsid w:val="00742962"/>
    <w:rsid w:val="00742A74"/>
    <w:rsid w:val="0074305B"/>
    <w:rsid w:val="007437E8"/>
    <w:rsid w:val="007438DE"/>
    <w:rsid w:val="007438EA"/>
    <w:rsid w:val="00743E2A"/>
    <w:rsid w:val="00743F85"/>
    <w:rsid w:val="00744026"/>
    <w:rsid w:val="007443D2"/>
    <w:rsid w:val="00744A2A"/>
    <w:rsid w:val="00744A76"/>
    <w:rsid w:val="00744A82"/>
    <w:rsid w:val="00744BBA"/>
    <w:rsid w:val="00744CDC"/>
    <w:rsid w:val="00745387"/>
    <w:rsid w:val="007455E9"/>
    <w:rsid w:val="00745B5F"/>
    <w:rsid w:val="007464E6"/>
    <w:rsid w:val="007466F6"/>
    <w:rsid w:val="00746CEB"/>
    <w:rsid w:val="00746EE9"/>
    <w:rsid w:val="007473BA"/>
    <w:rsid w:val="007479D1"/>
    <w:rsid w:val="00750254"/>
    <w:rsid w:val="007503ED"/>
    <w:rsid w:val="00750768"/>
    <w:rsid w:val="00750BD4"/>
    <w:rsid w:val="00750D59"/>
    <w:rsid w:val="00750EAA"/>
    <w:rsid w:val="007516D5"/>
    <w:rsid w:val="0075189A"/>
    <w:rsid w:val="00751F72"/>
    <w:rsid w:val="00752534"/>
    <w:rsid w:val="007527D1"/>
    <w:rsid w:val="00752BD7"/>
    <w:rsid w:val="00752D70"/>
    <w:rsid w:val="00752E59"/>
    <w:rsid w:val="00752F7C"/>
    <w:rsid w:val="0075315D"/>
    <w:rsid w:val="007533C6"/>
    <w:rsid w:val="007534BA"/>
    <w:rsid w:val="007537C4"/>
    <w:rsid w:val="00753A1A"/>
    <w:rsid w:val="00753F8C"/>
    <w:rsid w:val="00754212"/>
    <w:rsid w:val="00754947"/>
    <w:rsid w:val="007555EE"/>
    <w:rsid w:val="00755817"/>
    <w:rsid w:val="00755AD2"/>
    <w:rsid w:val="00755EC7"/>
    <w:rsid w:val="00756765"/>
    <w:rsid w:val="00756893"/>
    <w:rsid w:val="00757337"/>
    <w:rsid w:val="00757765"/>
    <w:rsid w:val="00757C58"/>
    <w:rsid w:val="00757F2C"/>
    <w:rsid w:val="00760048"/>
    <w:rsid w:val="007602A4"/>
    <w:rsid w:val="007603C5"/>
    <w:rsid w:val="0076040B"/>
    <w:rsid w:val="007604D9"/>
    <w:rsid w:val="00760B98"/>
    <w:rsid w:val="007611DA"/>
    <w:rsid w:val="00761FE3"/>
    <w:rsid w:val="007621D7"/>
    <w:rsid w:val="007623AD"/>
    <w:rsid w:val="007624B1"/>
    <w:rsid w:val="00762B53"/>
    <w:rsid w:val="00762B77"/>
    <w:rsid w:val="00762B9E"/>
    <w:rsid w:val="007631A2"/>
    <w:rsid w:val="0076323D"/>
    <w:rsid w:val="007638FC"/>
    <w:rsid w:val="00763C81"/>
    <w:rsid w:val="0076407D"/>
    <w:rsid w:val="00764320"/>
    <w:rsid w:val="00764837"/>
    <w:rsid w:val="00764840"/>
    <w:rsid w:val="007649FD"/>
    <w:rsid w:val="00764ABE"/>
    <w:rsid w:val="00764D86"/>
    <w:rsid w:val="00764E86"/>
    <w:rsid w:val="00764FCF"/>
    <w:rsid w:val="00765093"/>
    <w:rsid w:val="0076528F"/>
    <w:rsid w:val="0076534B"/>
    <w:rsid w:val="007656F5"/>
    <w:rsid w:val="00765721"/>
    <w:rsid w:val="00765952"/>
    <w:rsid w:val="00765A51"/>
    <w:rsid w:val="00765D76"/>
    <w:rsid w:val="00765DC9"/>
    <w:rsid w:val="007660A7"/>
    <w:rsid w:val="007664E8"/>
    <w:rsid w:val="00766881"/>
    <w:rsid w:val="00766DAA"/>
    <w:rsid w:val="007671D9"/>
    <w:rsid w:val="0076781C"/>
    <w:rsid w:val="0076782B"/>
    <w:rsid w:val="00767C72"/>
    <w:rsid w:val="00767D81"/>
    <w:rsid w:val="00767FBB"/>
    <w:rsid w:val="00770E33"/>
    <w:rsid w:val="0077107E"/>
    <w:rsid w:val="00771392"/>
    <w:rsid w:val="007713C8"/>
    <w:rsid w:val="00771C38"/>
    <w:rsid w:val="00771F2C"/>
    <w:rsid w:val="0077211D"/>
    <w:rsid w:val="00772136"/>
    <w:rsid w:val="007724CB"/>
    <w:rsid w:val="007729BA"/>
    <w:rsid w:val="00772AFE"/>
    <w:rsid w:val="007735C5"/>
    <w:rsid w:val="00773755"/>
    <w:rsid w:val="00773A53"/>
    <w:rsid w:val="00773A76"/>
    <w:rsid w:val="00774006"/>
    <w:rsid w:val="00774620"/>
    <w:rsid w:val="0077481E"/>
    <w:rsid w:val="00774ADC"/>
    <w:rsid w:val="00774DFA"/>
    <w:rsid w:val="00775094"/>
    <w:rsid w:val="007750F8"/>
    <w:rsid w:val="007756FF"/>
    <w:rsid w:val="00775BE2"/>
    <w:rsid w:val="00775DB8"/>
    <w:rsid w:val="00775DF2"/>
    <w:rsid w:val="00776223"/>
    <w:rsid w:val="00776242"/>
    <w:rsid w:val="007762C0"/>
    <w:rsid w:val="00776700"/>
    <w:rsid w:val="00776A3E"/>
    <w:rsid w:val="00776B26"/>
    <w:rsid w:val="00776E5B"/>
    <w:rsid w:val="007777B7"/>
    <w:rsid w:val="00777C25"/>
    <w:rsid w:val="00777CDA"/>
    <w:rsid w:val="00777D19"/>
    <w:rsid w:val="00777D21"/>
    <w:rsid w:val="00780322"/>
    <w:rsid w:val="0078053A"/>
    <w:rsid w:val="007812DD"/>
    <w:rsid w:val="00781435"/>
    <w:rsid w:val="0078161C"/>
    <w:rsid w:val="0078176D"/>
    <w:rsid w:val="00781CC5"/>
    <w:rsid w:val="0078205B"/>
    <w:rsid w:val="007820FB"/>
    <w:rsid w:val="0078222D"/>
    <w:rsid w:val="00782533"/>
    <w:rsid w:val="00782664"/>
    <w:rsid w:val="00782DD5"/>
    <w:rsid w:val="007830BF"/>
    <w:rsid w:val="00783DD8"/>
    <w:rsid w:val="0078452F"/>
    <w:rsid w:val="0078467C"/>
    <w:rsid w:val="00784825"/>
    <w:rsid w:val="00784B21"/>
    <w:rsid w:val="00784C1A"/>
    <w:rsid w:val="00784CDC"/>
    <w:rsid w:val="007854F3"/>
    <w:rsid w:val="00785BCC"/>
    <w:rsid w:val="00786242"/>
    <w:rsid w:val="00786493"/>
    <w:rsid w:val="00786CCE"/>
    <w:rsid w:val="007875D7"/>
    <w:rsid w:val="007877A9"/>
    <w:rsid w:val="00787ADE"/>
    <w:rsid w:val="00787FBD"/>
    <w:rsid w:val="007901D6"/>
    <w:rsid w:val="007906F2"/>
    <w:rsid w:val="007909A7"/>
    <w:rsid w:val="00791180"/>
    <w:rsid w:val="00791DF4"/>
    <w:rsid w:val="00791ECB"/>
    <w:rsid w:val="00791F01"/>
    <w:rsid w:val="0079205E"/>
    <w:rsid w:val="0079270D"/>
    <w:rsid w:val="00792D93"/>
    <w:rsid w:val="00792F7D"/>
    <w:rsid w:val="00793137"/>
    <w:rsid w:val="0079399C"/>
    <w:rsid w:val="007939B3"/>
    <w:rsid w:val="007939C5"/>
    <w:rsid w:val="00793A22"/>
    <w:rsid w:val="00793D12"/>
    <w:rsid w:val="00793D62"/>
    <w:rsid w:val="00793DF9"/>
    <w:rsid w:val="0079400E"/>
    <w:rsid w:val="00794069"/>
    <w:rsid w:val="00794753"/>
    <w:rsid w:val="00794F9A"/>
    <w:rsid w:val="0079513C"/>
    <w:rsid w:val="00795341"/>
    <w:rsid w:val="0079556B"/>
    <w:rsid w:val="0079569D"/>
    <w:rsid w:val="007956E7"/>
    <w:rsid w:val="00795B44"/>
    <w:rsid w:val="00795C16"/>
    <w:rsid w:val="00796218"/>
    <w:rsid w:val="007966EE"/>
    <w:rsid w:val="00796773"/>
    <w:rsid w:val="00797537"/>
    <w:rsid w:val="007976E4"/>
    <w:rsid w:val="00797B98"/>
    <w:rsid w:val="007A00FD"/>
    <w:rsid w:val="007A032E"/>
    <w:rsid w:val="007A03EA"/>
    <w:rsid w:val="007A0C9D"/>
    <w:rsid w:val="007A0E16"/>
    <w:rsid w:val="007A10C3"/>
    <w:rsid w:val="007A161F"/>
    <w:rsid w:val="007A2401"/>
    <w:rsid w:val="007A2433"/>
    <w:rsid w:val="007A2565"/>
    <w:rsid w:val="007A2789"/>
    <w:rsid w:val="007A2E7B"/>
    <w:rsid w:val="007A32D2"/>
    <w:rsid w:val="007A35B1"/>
    <w:rsid w:val="007A35B2"/>
    <w:rsid w:val="007A396F"/>
    <w:rsid w:val="007A3B84"/>
    <w:rsid w:val="007A3E95"/>
    <w:rsid w:val="007A3ECA"/>
    <w:rsid w:val="007A420B"/>
    <w:rsid w:val="007A4357"/>
    <w:rsid w:val="007A480E"/>
    <w:rsid w:val="007A4AC3"/>
    <w:rsid w:val="007A4C02"/>
    <w:rsid w:val="007A51F0"/>
    <w:rsid w:val="007A595F"/>
    <w:rsid w:val="007A5C03"/>
    <w:rsid w:val="007A5CD1"/>
    <w:rsid w:val="007A5DC3"/>
    <w:rsid w:val="007A5FA9"/>
    <w:rsid w:val="007A6054"/>
    <w:rsid w:val="007A63C0"/>
    <w:rsid w:val="007A7B61"/>
    <w:rsid w:val="007A7BC2"/>
    <w:rsid w:val="007B0401"/>
    <w:rsid w:val="007B0548"/>
    <w:rsid w:val="007B0F44"/>
    <w:rsid w:val="007B1B98"/>
    <w:rsid w:val="007B1DF5"/>
    <w:rsid w:val="007B206B"/>
    <w:rsid w:val="007B3A17"/>
    <w:rsid w:val="007B3C75"/>
    <w:rsid w:val="007B4007"/>
    <w:rsid w:val="007B41AC"/>
    <w:rsid w:val="007B42D1"/>
    <w:rsid w:val="007B445C"/>
    <w:rsid w:val="007B4472"/>
    <w:rsid w:val="007B49D8"/>
    <w:rsid w:val="007B4A5A"/>
    <w:rsid w:val="007B51C4"/>
    <w:rsid w:val="007B5229"/>
    <w:rsid w:val="007B52FD"/>
    <w:rsid w:val="007B5868"/>
    <w:rsid w:val="007B5C97"/>
    <w:rsid w:val="007B6169"/>
    <w:rsid w:val="007B6628"/>
    <w:rsid w:val="007B695A"/>
    <w:rsid w:val="007B6A24"/>
    <w:rsid w:val="007B6C9F"/>
    <w:rsid w:val="007B6E1E"/>
    <w:rsid w:val="007B7245"/>
    <w:rsid w:val="007B733F"/>
    <w:rsid w:val="007B7849"/>
    <w:rsid w:val="007B79D2"/>
    <w:rsid w:val="007B7B26"/>
    <w:rsid w:val="007B7CB1"/>
    <w:rsid w:val="007B7D6C"/>
    <w:rsid w:val="007C045D"/>
    <w:rsid w:val="007C059D"/>
    <w:rsid w:val="007C0DA2"/>
    <w:rsid w:val="007C0F7E"/>
    <w:rsid w:val="007C1284"/>
    <w:rsid w:val="007C1427"/>
    <w:rsid w:val="007C1484"/>
    <w:rsid w:val="007C1B80"/>
    <w:rsid w:val="007C1BA0"/>
    <w:rsid w:val="007C1C32"/>
    <w:rsid w:val="007C1EA5"/>
    <w:rsid w:val="007C2232"/>
    <w:rsid w:val="007C27AD"/>
    <w:rsid w:val="007C2C29"/>
    <w:rsid w:val="007C4447"/>
    <w:rsid w:val="007C46CA"/>
    <w:rsid w:val="007C47DD"/>
    <w:rsid w:val="007C4997"/>
    <w:rsid w:val="007C4C30"/>
    <w:rsid w:val="007C520F"/>
    <w:rsid w:val="007C543F"/>
    <w:rsid w:val="007C558D"/>
    <w:rsid w:val="007C5631"/>
    <w:rsid w:val="007C5870"/>
    <w:rsid w:val="007C5B3F"/>
    <w:rsid w:val="007C5E36"/>
    <w:rsid w:val="007C5F04"/>
    <w:rsid w:val="007C671A"/>
    <w:rsid w:val="007C7129"/>
    <w:rsid w:val="007C72AF"/>
    <w:rsid w:val="007C74D0"/>
    <w:rsid w:val="007C75CA"/>
    <w:rsid w:val="007C781B"/>
    <w:rsid w:val="007C793A"/>
    <w:rsid w:val="007D02E8"/>
    <w:rsid w:val="007D0324"/>
    <w:rsid w:val="007D0935"/>
    <w:rsid w:val="007D122C"/>
    <w:rsid w:val="007D1752"/>
    <w:rsid w:val="007D1F61"/>
    <w:rsid w:val="007D2328"/>
    <w:rsid w:val="007D2736"/>
    <w:rsid w:val="007D2A3B"/>
    <w:rsid w:val="007D2B9D"/>
    <w:rsid w:val="007D34C0"/>
    <w:rsid w:val="007D37EB"/>
    <w:rsid w:val="007D3BFF"/>
    <w:rsid w:val="007D3CBD"/>
    <w:rsid w:val="007D3F36"/>
    <w:rsid w:val="007D4334"/>
    <w:rsid w:val="007D437B"/>
    <w:rsid w:val="007D479D"/>
    <w:rsid w:val="007D4F42"/>
    <w:rsid w:val="007D5002"/>
    <w:rsid w:val="007D5FAF"/>
    <w:rsid w:val="007D6011"/>
    <w:rsid w:val="007D683B"/>
    <w:rsid w:val="007D6AE5"/>
    <w:rsid w:val="007D6BAB"/>
    <w:rsid w:val="007D7086"/>
    <w:rsid w:val="007D749E"/>
    <w:rsid w:val="007D7640"/>
    <w:rsid w:val="007D79FA"/>
    <w:rsid w:val="007D7BB4"/>
    <w:rsid w:val="007E0578"/>
    <w:rsid w:val="007E09E5"/>
    <w:rsid w:val="007E0A27"/>
    <w:rsid w:val="007E0FC5"/>
    <w:rsid w:val="007E0FC9"/>
    <w:rsid w:val="007E1198"/>
    <w:rsid w:val="007E11E8"/>
    <w:rsid w:val="007E14B4"/>
    <w:rsid w:val="007E191C"/>
    <w:rsid w:val="007E1A1F"/>
    <w:rsid w:val="007E1D5F"/>
    <w:rsid w:val="007E22E6"/>
    <w:rsid w:val="007E2352"/>
    <w:rsid w:val="007E29E3"/>
    <w:rsid w:val="007E311A"/>
    <w:rsid w:val="007E3850"/>
    <w:rsid w:val="007E3F15"/>
    <w:rsid w:val="007E4152"/>
    <w:rsid w:val="007E46B2"/>
    <w:rsid w:val="007E46F8"/>
    <w:rsid w:val="007E524D"/>
    <w:rsid w:val="007E5CE8"/>
    <w:rsid w:val="007E655E"/>
    <w:rsid w:val="007E664D"/>
    <w:rsid w:val="007E6797"/>
    <w:rsid w:val="007E6884"/>
    <w:rsid w:val="007E6FB1"/>
    <w:rsid w:val="007E715D"/>
    <w:rsid w:val="007E74DB"/>
    <w:rsid w:val="007E7A3D"/>
    <w:rsid w:val="007E7FC7"/>
    <w:rsid w:val="007F0795"/>
    <w:rsid w:val="007F0C6D"/>
    <w:rsid w:val="007F11E6"/>
    <w:rsid w:val="007F129E"/>
    <w:rsid w:val="007F142D"/>
    <w:rsid w:val="007F1D3F"/>
    <w:rsid w:val="007F2B81"/>
    <w:rsid w:val="007F2ECF"/>
    <w:rsid w:val="007F3440"/>
    <w:rsid w:val="007F34DD"/>
    <w:rsid w:val="007F3532"/>
    <w:rsid w:val="007F3664"/>
    <w:rsid w:val="007F38B5"/>
    <w:rsid w:val="007F4036"/>
    <w:rsid w:val="007F4392"/>
    <w:rsid w:val="007F484C"/>
    <w:rsid w:val="007F48E6"/>
    <w:rsid w:val="007F4F52"/>
    <w:rsid w:val="007F5315"/>
    <w:rsid w:val="007F53F8"/>
    <w:rsid w:val="007F5408"/>
    <w:rsid w:val="007F58FE"/>
    <w:rsid w:val="007F5AF2"/>
    <w:rsid w:val="007F5C33"/>
    <w:rsid w:val="007F61F0"/>
    <w:rsid w:val="007F629B"/>
    <w:rsid w:val="007F64D7"/>
    <w:rsid w:val="007F6F54"/>
    <w:rsid w:val="007F739C"/>
    <w:rsid w:val="007F73A3"/>
    <w:rsid w:val="007F7956"/>
    <w:rsid w:val="007F7C95"/>
    <w:rsid w:val="007F7D12"/>
    <w:rsid w:val="007F7ED0"/>
    <w:rsid w:val="008002AE"/>
    <w:rsid w:val="008002F4"/>
    <w:rsid w:val="00800475"/>
    <w:rsid w:val="00800967"/>
    <w:rsid w:val="00800B40"/>
    <w:rsid w:val="00800D59"/>
    <w:rsid w:val="00800F88"/>
    <w:rsid w:val="00801233"/>
    <w:rsid w:val="008012AA"/>
    <w:rsid w:val="0080136F"/>
    <w:rsid w:val="00801B0D"/>
    <w:rsid w:val="00801DC8"/>
    <w:rsid w:val="00801DD9"/>
    <w:rsid w:val="008020DA"/>
    <w:rsid w:val="00802618"/>
    <w:rsid w:val="00802644"/>
    <w:rsid w:val="00802CC2"/>
    <w:rsid w:val="008030AB"/>
    <w:rsid w:val="00803A84"/>
    <w:rsid w:val="00803B16"/>
    <w:rsid w:val="00803CD7"/>
    <w:rsid w:val="00803E0E"/>
    <w:rsid w:val="00804605"/>
    <w:rsid w:val="00804C8F"/>
    <w:rsid w:val="00804D8D"/>
    <w:rsid w:val="00804E03"/>
    <w:rsid w:val="00805564"/>
    <w:rsid w:val="00805A4A"/>
    <w:rsid w:val="00805A60"/>
    <w:rsid w:val="00805C02"/>
    <w:rsid w:val="00805C34"/>
    <w:rsid w:val="008062EC"/>
    <w:rsid w:val="00806475"/>
    <w:rsid w:val="00806BD0"/>
    <w:rsid w:val="0080711A"/>
    <w:rsid w:val="008071B0"/>
    <w:rsid w:val="0080729F"/>
    <w:rsid w:val="00807BB2"/>
    <w:rsid w:val="00807F5E"/>
    <w:rsid w:val="008103C1"/>
    <w:rsid w:val="008104B4"/>
    <w:rsid w:val="00811184"/>
    <w:rsid w:val="008115EB"/>
    <w:rsid w:val="008116CF"/>
    <w:rsid w:val="008121F7"/>
    <w:rsid w:val="00812251"/>
    <w:rsid w:val="00812304"/>
    <w:rsid w:val="00812353"/>
    <w:rsid w:val="00812B26"/>
    <w:rsid w:val="008132F0"/>
    <w:rsid w:val="00813931"/>
    <w:rsid w:val="00813E3D"/>
    <w:rsid w:val="00813F50"/>
    <w:rsid w:val="00814784"/>
    <w:rsid w:val="00814A4F"/>
    <w:rsid w:val="00814BA0"/>
    <w:rsid w:val="008152F8"/>
    <w:rsid w:val="00815346"/>
    <w:rsid w:val="00815435"/>
    <w:rsid w:val="00815D5D"/>
    <w:rsid w:val="00815DED"/>
    <w:rsid w:val="008160C8"/>
    <w:rsid w:val="0081652A"/>
    <w:rsid w:val="008167E1"/>
    <w:rsid w:val="008169F9"/>
    <w:rsid w:val="00816C05"/>
    <w:rsid w:val="00816EF2"/>
    <w:rsid w:val="0081769B"/>
    <w:rsid w:val="00817AB3"/>
    <w:rsid w:val="00820F10"/>
    <w:rsid w:val="00820FD4"/>
    <w:rsid w:val="008210AD"/>
    <w:rsid w:val="0082125A"/>
    <w:rsid w:val="008217BE"/>
    <w:rsid w:val="00821B4A"/>
    <w:rsid w:val="00821D57"/>
    <w:rsid w:val="00821F11"/>
    <w:rsid w:val="00822395"/>
    <w:rsid w:val="00822D38"/>
    <w:rsid w:val="00823198"/>
    <w:rsid w:val="00823449"/>
    <w:rsid w:val="0082353C"/>
    <w:rsid w:val="00823672"/>
    <w:rsid w:val="0082388D"/>
    <w:rsid w:val="00823901"/>
    <w:rsid w:val="008239F0"/>
    <w:rsid w:val="00823D61"/>
    <w:rsid w:val="00823FD2"/>
    <w:rsid w:val="00824016"/>
    <w:rsid w:val="00824039"/>
    <w:rsid w:val="00824177"/>
    <w:rsid w:val="00824453"/>
    <w:rsid w:val="00824869"/>
    <w:rsid w:val="00824B2C"/>
    <w:rsid w:val="00824C5D"/>
    <w:rsid w:val="00824CE2"/>
    <w:rsid w:val="008251B8"/>
    <w:rsid w:val="00825B1C"/>
    <w:rsid w:val="00825C02"/>
    <w:rsid w:val="00825CF3"/>
    <w:rsid w:val="0082607D"/>
    <w:rsid w:val="0082639C"/>
    <w:rsid w:val="0082656A"/>
    <w:rsid w:val="00827182"/>
    <w:rsid w:val="0082728F"/>
    <w:rsid w:val="008274A7"/>
    <w:rsid w:val="00827EF8"/>
    <w:rsid w:val="00827FED"/>
    <w:rsid w:val="0083011F"/>
    <w:rsid w:val="008303DE"/>
    <w:rsid w:val="00830A3D"/>
    <w:rsid w:val="00830BAD"/>
    <w:rsid w:val="00830CA0"/>
    <w:rsid w:val="00831158"/>
    <w:rsid w:val="0083185F"/>
    <w:rsid w:val="00831924"/>
    <w:rsid w:val="008319AD"/>
    <w:rsid w:val="00832184"/>
    <w:rsid w:val="008322DB"/>
    <w:rsid w:val="008329E6"/>
    <w:rsid w:val="00832A73"/>
    <w:rsid w:val="00832A9B"/>
    <w:rsid w:val="00833592"/>
    <w:rsid w:val="00833815"/>
    <w:rsid w:val="00833CCF"/>
    <w:rsid w:val="008340FC"/>
    <w:rsid w:val="008348E8"/>
    <w:rsid w:val="00834D99"/>
    <w:rsid w:val="0083502F"/>
    <w:rsid w:val="00835256"/>
    <w:rsid w:val="0083559F"/>
    <w:rsid w:val="008355B2"/>
    <w:rsid w:val="00835F62"/>
    <w:rsid w:val="008362CC"/>
    <w:rsid w:val="00836706"/>
    <w:rsid w:val="0083697B"/>
    <w:rsid w:val="00836E19"/>
    <w:rsid w:val="0083707E"/>
    <w:rsid w:val="0083720D"/>
    <w:rsid w:val="0083724C"/>
    <w:rsid w:val="00837B3F"/>
    <w:rsid w:val="00837BCB"/>
    <w:rsid w:val="00840078"/>
    <w:rsid w:val="0084075E"/>
    <w:rsid w:val="00840BBB"/>
    <w:rsid w:val="00840EF2"/>
    <w:rsid w:val="00840F84"/>
    <w:rsid w:val="00841E83"/>
    <w:rsid w:val="00842145"/>
    <w:rsid w:val="0084257E"/>
    <w:rsid w:val="00842847"/>
    <w:rsid w:val="00842B6C"/>
    <w:rsid w:val="008434F2"/>
    <w:rsid w:val="00843AD3"/>
    <w:rsid w:val="00844875"/>
    <w:rsid w:val="00844C94"/>
    <w:rsid w:val="0084556B"/>
    <w:rsid w:val="0084585C"/>
    <w:rsid w:val="008458C8"/>
    <w:rsid w:val="00845917"/>
    <w:rsid w:val="00845B8B"/>
    <w:rsid w:val="00845BAC"/>
    <w:rsid w:val="00845C6E"/>
    <w:rsid w:val="00845D86"/>
    <w:rsid w:val="00846188"/>
    <w:rsid w:val="00846329"/>
    <w:rsid w:val="00846CC4"/>
    <w:rsid w:val="008472B9"/>
    <w:rsid w:val="008472F5"/>
    <w:rsid w:val="0084751B"/>
    <w:rsid w:val="00847771"/>
    <w:rsid w:val="00847AE5"/>
    <w:rsid w:val="00847EA0"/>
    <w:rsid w:val="00850499"/>
    <w:rsid w:val="00850717"/>
    <w:rsid w:val="00850C4D"/>
    <w:rsid w:val="00851128"/>
    <w:rsid w:val="00851131"/>
    <w:rsid w:val="0085117F"/>
    <w:rsid w:val="008511B3"/>
    <w:rsid w:val="00851B6A"/>
    <w:rsid w:val="00851DDC"/>
    <w:rsid w:val="0085276E"/>
    <w:rsid w:val="00852788"/>
    <w:rsid w:val="008528DF"/>
    <w:rsid w:val="00852B35"/>
    <w:rsid w:val="0085319F"/>
    <w:rsid w:val="00853322"/>
    <w:rsid w:val="00853814"/>
    <w:rsid w:val="00853BED"/>
    <w:rsid w:val="00853F3F"/>
    <w:rsid w:val="00854184"/>
    <w:rsid w:val="008541E4"/>
    <w:rsid w:val="00854476"/>
    <w:rsid w:val="0085447F"/>
    <w:rsid w:val="0085471F"/>
    <w:rsid w:val="00854A5C"/>
    <w:rsid w:val="00854C78"/>
    <w:rsid w:val="00854D61"/>
    <w:rsid w:val="00854EDA"/>
    <w:rsid w:val="00855053"/>
    <w:rsid w:val="008554DA"/>
    <w:rsid w:val="00855627"/>
    <w:rsid w:val="008556DD"/>
    <w:rsid w:val="00855F28"/>
    <w:rsid w:val="00856207"/>
    <w:rsid w:val="00856610"/>
    <w:rsid w:val="008567C6"/>
    <w:rsid w:val="00857740"/>
    <w:rsid w:val="00857C6E"/>
    <w:rsid w:val="00860135"/>
    <w:rsid w:val="00860424"/>
    <w:rsid w:val="0086077D"/>
    <w:rsid w:val="00860822"/>
    <w:rsid w:val="008608F6"/>
    <w:rsid w:val="008609F7"/>
    <w:rsid w:val="00860C01"/>
    <w:rsid w:val="00860CA2"/>
    <w:rsid w:val="00860E30"/>
    <w:rsid w:val="00860EC2"/>
    <w:rsid w:val="00860ED8"/>
    <w:rsid w:val="008611FC"/>
    <w:rsid w:val="00861E18"/>
    <w:rsid w:val="0086208D"/>
    <w:rsid w:val="008623E8"/>
    <w:rsid w:val="00862941"/>
    <w:rsid w:val="008629A9"/>
    <w:rsid w:val="00862B3C"/>
    <w:rsid w:val="0086312E"/>
    <w:rsid w:val="0086313B"/>
    <w:rsid w:val="008635DC"/>
    <w:rsid w:val="008636E5"/>
    <w:rsid w:val="00863AD3"/>
    <w:rsid w:val="00863F58"/>
    <w:rsid w:val="008641A9"/>
    <w:rsid w:val="008646A2"/>
    <w:rsid w:val="00864B01"/>
    <w:rsid w:val="00864BC3"/>
    <w:rsid w:val="008653A3"/>
    <w:rsid w:val="0086592C"/>
    <w:rsid w:val="0086604C"/>
    <w:rsid w:val="008662F4"/>
    <w:rsid w:val="00866A50"/>
    <w:rsid w:val="00866A8D"/>
    <w:rsid w:val="00866FF8"/>
    <w:rsid w:val="00867AAD"/>
    <w:rsid w:val="00867C78"/>
    <w:rsid w:val="00867CB9"/>
    <w:rsid w:val="00867F6F"/>
    <w:rsid w:val="008700E5"/>
    <w:rsid w:val="0087099A"/>
    <w:rsid w:val="00870B23"/>
    <w:rsid w:val="00870C5D"/>
    <w:rsid w:val="00870C82"/>
    <w:rsid w:val="00871877"/>
    <w:rsid w:val="00871D24"/>
    <w:rsid w:val="00872194"/>
    <w:rsid w:val="008723EC"/>
    <w:rsid w:val="00872416"/>
    <w:rsid w:val="0087259B"/>
    <w:rsid w:val="00872607"/>
    <w:rsid w:val="00873A39"/>
    <w:rsid w:val="00873E89"/>
    <w:rsid w:val="00873F38"/>
    <w:rsid w:val="008741F4"/>
    <w:rsid w:val="00874787"/>
    <w:rsid w:val="00874B88"/>
    <w:rsid w:val="00874E16"/>
    <w:rsid w:val="0087529C"/>
    <w:rsid w:val="0087545D"/>
    <w:rsid w:val="00875B3B"/>
    <w:rsid w:val="00876010"/>
    <w:rsid w:val="00876C42"/>
    <w:rsid w:val="00876E47"/>
    <w:rsid w:val="0087758D"/>
    <w:rsid w:val="0087795B"/>
    <w:rsid w:val="00877F04"/>
    <w:rsid w:val="00880055"/>
    <w:rsid w:val="00880ABC"/>
    <w:rsid w:val="00881714"/>
    <w:rsid w:val="00881980"/>
    <w:rsid w:val="0088210F"/>
    <w:rsid w:val="008824C4"/>
    <w:rsid w:val="008827C3"/>
    <w:rsid w:val="008827F2"/>
    <w:rsid w:val="00882877"/>
    <w:rsid w:val="00882A5B"/>
    <w:rsid w:val="00882B5E"/>
    <w:rsid w:val="0088388C"/>
    <w:rsid w:val="008839F6"/>
    <w:rsid w:val="00883D81"/>
    <w:rsid w:val="0088426A"/>
    <w:rsid w:val="008844DC"/>
    <w:rsid w:val="00884F62"/>
    <w:rsid w:val="008852E8"/>
    <w:rsid w:val="00885383"/>
    <w:rsid w:val="0088581E"/>
    <w:rsid w:val="00886103"/>
    <w:rsid w:val="0088612D"/>
    <w:rsid w:val="008864A4"/>
    <w:rsid w:val="008865A9"/>
    <w:rsid w:val="0088666F"/>
    <w:rsid w:val="00886AA9"/>
    <w:rsid w:val="00886C28"/>
    <w:rsid w:val="00886FA0"/>
    <w:rsid w:val="0088728F"/>
    <w:rsid w:val="00887428"/>
    <w:rsid w:val="008874C2"/>
    <w:rsid w:val="00887B9E"/>
    <w:rsid w:val="00887EC6"/>
    <w:rsid w:val="00887EDF"/>
    <w:rsid w:val="00887EE4"/>
    <w:rsid w:val="00887F9D"/>
    <w:rsid w:val="0089021E"/>
    <w:rsid w:val="008903A3"/>
    <w:rsid w:val="00890862"/>
    <w:rsid w:val="00890D6B"/>
    <w:rsid w:val="008911C8"/>
    <w:rsid w:val="008916F9"/>
    <w:rsid w:val="0089182C"/>
    <w:rsid w:val="00891C0B"/>
    <w:rsid w:val="00891CD4"/>
    <w:rsid w:val="00892077"/>
    <w:rsid w:val="008920F3"/>
    <w:rsid w:val="0089230C"/>
    <w:rsid w:val="00892624"/>
    <w:rsid w:val="00892669"/>
    <w:rsid w:val="00892D8C"/>
    <w:rsid w:val="008930F5"/>
    <w:rsid w:val="0089354C"/>
    <w:rsid w:val="0089360E"/>
    <w:rsid w:val="0089367B"/>
    <w:rsid w:val="008936FE"/>
    <w:rsid w:val="0089377B"/>
    <w:rsid w:val="00893F21"/>
    <w:rsid w:val="00893FB3"/>
    <w:rsid w:val="00894045"/>
    <w:rsid w:val="00894AA8"/>
    <w:rsid w:val="00894FE1"/>
    <w:rsid w:val="00895362"/>
    <w:rsid w:val="008955BC"/>
    <w:rsid w:val="00895747"/>
    <w:rsid w:val="0089574D"/>
    <w:rsid w:val="00895C96"/>
    <w:rsid w:val="00895E75"/>
    <w:rsid w:val="00895F74"/>
    <w:rsid w:val="00896249"/>
    <w:rsid w:val="0089701B"/>
    <w:rsid w:val="00897501"/>
    <w:rsid w:val="008975EE"/>
    <w:rsid w:val="00897630"/>
    <w:rsid w:val="00897E42"/>
    <w:rsid w:val="008A01A2"/>
    <w:rsid w:val="008A0F69"/>
    <w:rsid w:val="008A1910"/>
    <w:rsid w:val="008A1F84"/>
    <w:rsid w:val="008A224D"/>
    <w:rsid w:val="008A287B"/>
    <w:rsid w:val="008A297B"/>
    <w:rsid w:val="008A2D67"/>
    <w:rsid w:val="008A300A"/>
    <w:rsid w:val="008A312D"/>
    <w:rsid w:val="008A32DF"/>
    <w:rsid w:val="008A351F"/>
    <w:rsid w:val="008A3558"/>
    <w:rsid w:val="008A4108"/>
    <w:rsid w:val="008A41F1"/>
    <w:rsid w:val="008A4801"/>
    <w:rsid w:val="008A4C3C"/>
    <w:rsid w:val="008A4DC6"/>
    <w:rsid w:val="008A51B4"/>
    <w:rsid w:val="008A5600"/>
    <w:rsid w:val="008A56A3"/>
    <w:rsid w:val="008A6358"/>
    <w:rsid w:val="008A6548"/>
    <w:rsid w:val="008A6B20"/>
    <w:rsid w:val="008A6E74"/>
    <w:rsid w:val="008A6FA7"/>
    <w:rsid w:val="008A7295"/>
    <w:rsid w:val="008A73C1"/>
    <w:rsid w:val="008A75FA"/>
    <w:rsid w:val="008A7C2E"/>
    <w:rsid w:val="008A7F44"/>
    <w:rsid w:val="008B0092"/>
    <w:rsid w:val="008B0677"/>
    <w:rsid w:val="008B0A78"/>
    <w:rsid w:val="008B0F1C"/>
    <w:rsid w:val="008B0F80"/>
    <w:rsid w:val="008B0F85"/>
    <w:rsid w:val="008B1046"/>
    <w:rsid w:val="008B1DCB"/>
    <w:rsid w:val="008B2464"/>
    <w:rsid w:val="008B24D4"/>
    <w:rsid w:val="008B2679"/>
    <w:rsid w:val="008B276C"/>
    <w:rsid w:val="008B2870"/>
    <w:rsid w:val="008B2ABE"/>
    <w:rsid w:val="008B2C2C"/>
    <w:rsid w:val="008B31F1"/>
    <w:rsid w:val="008B364F"/>
    <w:rsid w:val="008B3907"/>
    <w:rsid w:val="008B3A03"/>
    <w:rsid w:val="008B3E96"/>
    <w:rsid w:val="008B3F89"/>
    <w:rsid w:val="008B49AD"/>
    <w:rsid w:val="008B51C0"/>
    <w:rsid w:val="008B58AA"/>
    <w:rsid w:val="008B5A8A"/>
    <w:rsid w:val="008B5A8F"/>
    <w:rsid w:val="008B5CE4"/>
    <w:rsid w:val="008B6080"/>
    <w:rsid w:val="008B64FE"/>
    <w:rsid w:val="008B668E"/>
    <w:rsid w:val="008B66A5"/>
    <w:rsid w:val="008B6808"/>
    <w:rsid w:val="008B6812"/>
    <w:rsid w:val="008B68C5"/>
    <w:rsid w:val="008B6B72"/>
    <w:rsid w:val="008B6CC2"/>
    <w:rsid w:val="008B6DB8"/>
    <w:rsid w:val="008B72C9"/>
    <w:rsid w:val="008C092A"/>
    <w:rsid w:val="008C101B"/>
    <w:rsid w:val="008C135C"/>
    <w:rsid w:val="008C1DD9"/>
    <w:rsid w:val="008C1EA6"/>
    <w:rsid w:val="008C25CF"/>
    <w:rsid w:val="008C30C5"/>
    <w:rsid w:val="008C310F"/>
    <w:rsid w:val="008C3291"/>
    <w:rsid w:val="008C35F5"/>
    <w:rsid w:val="008C3ACD"/>
    <w:rsid w:val="008C3B6F"/>
    <w:rsid w:val="008C3E46"/>
    <w:rsid w:val="008C42E4"/>
    <w:rsid w:val="008C44D9"/>
    <w:rsid w:val="008C4DA8"/>
    <w:rsid w:val="008C5478"/>
    <w:rsid w:val="008C58C3"/>
    <w:rsid w:val="008C6457"/>
    <w:rsid w:val="008C6731"/>
    <w:rsid w:val="008C6876"/>
    <w:rsid w:val="008C7432"/>
    <w:rsid w:val="008C7BDA"/>
    <w:rsid w:val="008D018D"/>
    <w:rsid w:val="008D04C7"/>
    <w:rsid w:val="008D0980"/>
    <w:rsid w:val="008D0B11"/>
    <w:rsid w:val="008D0B3E"/>
    <w:rsid w:val="008D0B93"/>
    <w:rsid w:val="008D0D17"/>
    <w:rsid w:val="008D0DD4"/>
    <w:rsid w:val="008D10D1"/>
    <w:rsid w:val="008D1396"/>
    <w:rsid w:val="008D1743"/>
    <w:rsid w:val="008D1A2E"/>
    <w:rsid w:val="008D1D13"/>
    <w:rsid w:val="008D2217"/>
    <w:rsid w:val="008D2670"/>
    <w:rsid w:val="008D2A06"/>
    <w:rsid w:val="008D3D8E"/>
    <w:rsid w:val="008D425D"/>
    <w:rsid w:val="008D4711"/>
    <w:rsid w:val="008D471E"/>
    <w:rsid w:val="008D4BA5"/>
    <w:rsid w:val="008D4E13"/>
    <w:rsid w:val="008D4E96"/>
    <w:rsid w:val="008D5309"/>
    <w:rsid w:val="008D53EE"/>
    <w:rsid w:val="008D590A"/>
    <w:rsid w:val="008D6085"/>
    <w:rsid w:val="008D6B41"/>
    <w:rsid w:val="008D7CA4"/>
    <w:rsid w:val="008D7E20"/>
    <w:rsid w:val="008E0189"/>
    <w:rsid w:val="008E02AE"/>
    <w:rsid w:val="008E0353"/>
    <w:rsid w:val="008E071D"/>
    <w:rsid w:val="008E0862"/>
    <w:rsid w:val="008E0E20"/>
    <w:rsid w:val="008E1098"/>
    <w:rsid w:val="008E153D"/>
    <w:rsid w:val="008E2726"/>
    <w:rsid w:val="008E2A8B"/>
    <w:rsid w:val="008E2B74"/>
    <w:rsid w:val="008E3203"/>
    <w:rsid w:val="008E3E6C"/>
    <w:rsid w:val="008E4A3B"/>
    <w:rsid w:val="008E4E5A"/>
    <w:rsid w:val="008E4E67"/>
    <w:rsid w:val="008E50A5"/>
    <w:rsid w:val="008E5350"/>
    <w:rsid w:val="008E53A2"/>
    <w:rsid w:val="008E53EA"/>
    <w:rsid w:val="008E54CA"/>
    <w:rsid w:val="008E57D2"/>
    <w:rsid w:val="008E5DB3"/>
    <w:rsid w:val="008E62B8"/>
    <w:rsid w:val="008E6B13"/>
    <w:rsid w:val="008E6C51"/>
    <w:rsid w:val="008E716B"/>
    <w:rsid w:val="008E723F"/>
    <w:rsid w:val="008E7391"/>
    <w:rsid w:val="008E76EA"/>
    <w:rsid w:val="008E7836"/>
    <w:rsid w:val="008F03ED"/>
    <w:rsid w:val="008F0958"/>
    <w:rsid w:val="008F0A27"/>
    <w:rsid w:val="008F0A99"/>
    <w:rsid w:val="008F1073"/>
    <w:rsid w:val="008F1A0E"/>
    <w:rsid w:val="008F1DDA"/>
    <w:rsid w:val="008F1F32"/>
    <w:rsid w:val="008F2177"/>
    <w:rsid w:val="008F30EB"/>
    <w:rsid w:val="008F31AF"/>
    <w:rsid w:val="008F334F"/>
    <w:rsid w:val="008F3382"/>
    <w:rsid w:val="008F3A62"/>
    <w:rsid w:val="008F3D67"/>
    <w:rsid w:val="008F3D77"/>
    <w:rsid w:val="008F4EAF"/>
    <w:rsid w:val="008F4EFA"/>
    <w:rsid w:val="008F57F6"/>
    <w:rsid w:val="008F59BA"/>
    <w:rsid w:val="008F5BCE"/>
    <w:rsid w:val="008F5BD4"/>
    <w:rsid w:val="008F5E16"/>
    <w:rsid w:val="008F6433"/>
    <w:rsid w:val="008F6444"/>
    <w:rsid w:val="008F650F"/>
    <w:rsid w:val="008F66C4"/>
    <w:rsid w:val="008F67B9"/>
    <w:rsid w:val="008F6B8F"/>
    <w:rsid w:val="008F6D7A"/>
    <w:rsid w:val="008F7167"/>
    <w:rsid w:val="008F7932"/>
    <w:rsid w:val="008F7973"/>
    <w:rsid w:val="008F7C31"/>
    <w:rsid w:val="0090037D"/>
    <w:rsid w:val="00900791"/>
    <w:rsid w:val="00900F5B"/>
    <w:rsid w:val="00901B49"/>
    <w:rsid w:val="00901B89"/>
    <w:rsid w:val="00901CD6"/>
    <w:rsid w:val="00901FFD"/>
    <w:rsid w:val="009024A0"/>
    <w:rsid w:val="00902AC4"/>
    <w:rsid w:val="00903AB1"/>
    <w:rsid w:val="009041E8"/>
    <w:rsid w:val="0090491C"/>
    <w:rsid w:val="00905098"/>
    <w:rsid w:val="009055AE"/>
    <w:rsid w:val="00905612"/>
    <w:rsid w:val="00905D4F"/>
    <w:rsid w:val="00906357"/>
    <w:rsid w:val="009066CE"/>
    <w:rsid w:val="0090673C"/>
    <w:rsid w:val="0090677B"/>
    <w:rsid w:val="00907E83"/>
    <w:rsid w:val="00907F18"/>
    <w:rsid w:val="009100C3"/>
    <w:rsid w:val="00910552"/>
    <w:rsid w:val="009110A7"/>
    <w:rsid w:val="009112FE"/>
    <w:rsid w:val="0091183A"/>
    <w:rsid w:val="00911DCF"/>
    <w:rsid w:val="00911FD6"/>
    <w:rsid w:val="00912433"/>
    <w:rsid w:val="00912623"/>
    <w:rsid w:val="00912772"/>
    <w:rsid w:val="00912A5E"/>
    <w:rsid w:val="00912B2A"/>
    <w:rsid w:val="00912E38"/>
    <w:rsid w:val="00912E6E"/>
    <w:rsid w:val="00912EFE"/>
    <w:rsid w:val="0091344E"/>
    <w:rsid w:val="00913892"/>
    <w:rsid w:val="00913A4A"/>
    <w:rsid w:val="00913B25"/>
    <w:rsid w:val="009141B1"/>
    <w:rsid w:val="00914227"/>
    <w:rsid w:val="00914A28"/>
    <w:rsid w:val="00914DB7"/>
    <w:rsid w:val="009153BC"/>
    <w:rsid w:val="00915869"/>
    <w:rsid w:val="009159BB"/>
    <w:rsid w:val="00915ED8"/>
    <w:rsid w:val="00915F88"/>
    <w:rsid w:val="0091604D"/>
    <w:rsid w:val="009161F7"/>
    <w:rsid w:val="0091632D"/>
    <w:rsid w:val="009164F8"/>
    <w:rsid w:val="009169F4"/>
    <w:rsid w:val="00916C22"/>
    <w:rsid w:val="00916C91"/>
    <w:rsid w:val="00916DD5"/>
    <w:rsid w:val="00916F7F"/>
    <w:rsid w:val="0091779E"/>
    <w:rsid w:val="009202D5"/>
    <w:rsid w:val="009206B2"/>
    <w:rsid w:val="009208F4"/>
    <w:rsid w:val="00920BA6"/>
    <w:rsid w:val="00920FD2"/>
    <w:rsid w:val="009216BD"/>
    <w:rsid w:val="00922764"/>
    <w:rsid w:val="009229A2"/>
    <w:rsid w:val="00923451"/>
    <w:rsid w:val="0092398F"/>
    <w:rsid w:val="00923B99"/>
    <w:rsid w:val="0092408B"/>
    <w:rsid w:val="00924E8D"/>
    <w:rsid w:val="00925287"/>
    <w:rsid w:val="00925EEB"/>
    <w:rsid w:val="00926083"/>
    <w:rsid w:val="0092621D"/>
    <w:rsid w:val="0092627D"/>
    <w:rsid w:val="0092634A"/>
    <w:rsid w:val="00927109"/>
    <w:rsid w:val="009272C3"/>
    <w:rsid w:val="00927955"/>
    <w:rsid w:val="00927BA6"/>
    <w:rsid w:val="00930941"/>
    <w:rsid w:val="00930A6F"/>
    <w:rsid w:val="00931318"/>
    <w:rsid w:val="009321A8"/>
    <w:rsid w:val="009322D7"/>
    <w:rsid w:val="009323FA"/>
    <w:rsid w:val="00932617"/>
    <w:rsid w:val="0093281F"/>
    <w:rsid w:val="009330FC"/>
    <w:rsid w:val="00933787"/>
    <w:rsid w:val="00933CE0"/>
    <w:rsid w:val="00933E02"/>
    <w:rsid w:val="009343C3"/>
    <w:rsid w:val="00934478"/>
    <w:rsid w:val="00934627"/>
    <w:rsid w:val="00934857"/>
    <w:rsid w:val="00934928"/>
    <w:rsid w:val="00934DC1"/>
    <w:rsid w:val="00934E6F"/>
    <w:rsid w:val="00935127"/>
    <w:rsid w:val="009353DD"/>
    <w:rsid w:val="0093630E"/>
    <w:rsid w:val="009363E8"/>
    <w:rsid w:val="0093661D"/>
    <w:rsid w:val="0093699F"/>
    <w:rsid w:val="00936CC3"/>
    <w:rsid w:val="00937128"/>
    <w:rsid w:val="009375D0"/>
    <w:rsid w:val="00937877"/>
    <w:rsid w:val="00937B0F"/>
    <w:rsid w:val="00937B1F"/>
    <w:rsid w:val="00937C36"/>
    <w:rsid w:val="00937E0C"/>
    <w:rsid w:val="00937EEE"/>
    <w:rsid w:val="00937FF8"/>
    <w:rsid w:val="0094024D"/>
    <w:rsid w:val="00940465"/>
    <w:rsid w:val="00940826"/>
    <w:rsid w:val="00940C1E"/>
    <w:rsid w:val="009413D0"/>
    <w:rsid w:val="00941430"/>
    <w:rsid w:val="009418DA"/>
    <w:rsid w:val="009419B0"/>
    <w:rsid w:val="0094241E"/>
    <w:rsid w:val="009426D7"/>
    <w:rsid w:val="0094271B"/>
    <w:rsid w:val="009428EC"/>
    <w:rsid w:val="00942EC8"/>
    <w:rsid w:val="00942FD5"/>
    <w:rsid w:val="00943057"/>
    <w:rsid w:val="009430A7"/>
    <w:rsid w:val="0094314A"/>
    <w:rsid w:val="00943379"/>
    <w:rsid w:val="00943721"/>
    <w:rsid w:val="009438EE"/>
    <w:rsid w:val="00943D3A"/>
    <w:rsid w:val="0094406B"/>
    <w:rsid w:val="009440AF"/>
    <w:rsid w:val="009441C9"/>
    <w:rsid w:val="00944946"/>
    <w:rsid w:val="009449B9"/>
    <w:rsid w:val="00944B3F"/>
    <w:rsid w:val="00944C85"/>
    <w:rsid w:val="00944CED"/>
    <w:rsid w:val="00944E3A"/>
    <w:rsid w:val="0094526E"/>
    <w:rsid w:val="00945351"/>
    <w:rsid w:val="009453CA"/>
    <w:rsid w:val="00945C21"/>
    <w:rsid w:val="009461E1"/>
    <w:rsid w:val="00947F01"/>
    <w:rsid w:val="00950A68"/>
    <w:rsid w:val="00950DDD"/>
    <w:rsid w:val="00950F55"/>
    <w:rsid w:val="00951BEF"/>
    <w:rsid w:val="00951F58"/>
    <w:rsid w:val="009526C5"/>
    <w:rsid w:val="00954134"/>
    <w:rsid w:val="00954449"/>
    <w:rsid w:val="0095445B"/>
    <w:rsid w:val="00954487"/>
    <w:rsid w:val="009546F9"/>
    <w:rsid w:val="009547C9"/>
    <w:rsid w:val="00955209"/>
    <w:rsid w:val="00955ED0"/>
    <w:rsid w:val="00956148"/>
    <w:rsid w:val="00956170"/>
    <w:rsid w:val="00956256"/>
    <w:rsid w:val="0095637A"/>
    <w:rsid w:val="00956521"/>
    <w:rsid w:val="0095666E"/>
    <w:rsid w:val="00957A54"/>
    <w:rsid w:val="00957A70"/>
    <w:rsid w:val="00957DC6"/>
    <w:rsid w:val="009603D2"/>
    <w:rsid w:val="0096053B"/>
    <w:rsid w:val="00960639"/>
    <w:rsid w:val="009608B6"/>
    <w:rsid w:val="00960C66"/>
    <w:rsid w:val="00960D64"/>
    <w:rsid w:val="00960F8E"/>
    <w:rsid w:val="009610E7"/>
    <w:rsid w:val="00961AD0"/>
    <w:rsid w:val="00961D67"/>
    <w:rsid w:val="009623CD"/>
    <w:rsid w:val="009623E2"/>
    <w:rsid w:val="00962473"/>
    <w:rsid w:val="0096258B"/>
    <w:rsid w:val="009633D2"/>
    <w:rsid w:val="00964360"/>
    <w:rsid w:val="00965024"/>
    <w:rsid w:val="009650CD"/>
    <w:rsid w:val="0096596F"/>
    <w:rsid w:val="009659BB"/>
    <w:rsid w:val="00965A55"/>
    <w:rsid w:val="00965CB9"/>
    <w:rsid w:val="009662A0"/>
    <w:rsid w:val="00966674"/>
    <w:rsid w:val="009669D1"/>
    <w:rsid w:val="0096782B"/>
    <w:rsid w:val="00967E94"/>
    <w:rsid w:val="00970009"/>
    <w:rsid w:val="009701A2"/>
    <w:rsid w:val="009706D7"/>
    <w:rsid w:val="009707ED"/>
    <w:rsid w:val="00970BCC"/>
    <w:rsid w:val="00970DA6"/>
    <w:rsid w:val="00970E91"/>
    <w:rsid w:val="009710D2"/>
    <w:rsid w:val="009714AC"/>
    <w:rsid w:val="00971583"/>
    <w:rsid w:val="0097188A"/>
    <w:rsid w:val="009719FD"/>
    <w:rsid w:val="0097249C"/>
    <w:rsid w:val="00972993"/>
    <w:rsid w:val="00972ED1"/>
    <w:rsid w:val="00973410"/>
    <w:rsid w:val="00973659"/>
    <w:rsid w:val="00973B40"/>
    <w:rsid w:val="009749F1"/>
    <w:rsid w:val="00974A23"/>
    <w:rsid w:val="00975AD5"/>
    <w:rsid w:val="00975C26"/>
    <w:rsid w:val="00976008"/>
    <w:rsid w:val="009760D1"/>
    <w:rsid w:val="0097640D"/>
    <w:rsid w:val="0097660C"/>
    <w:rsid w:val="00976B60"/>
    <w:rsid w:val="00977346"/>
    <w:rsid w:val="0097748B"/>
    <w:rsid w:val="009775F7"/>
    <w:rsid w:val="009778F1"/>
    <w:rsid w:val="00977ADA"/>
    <w:rsid w:val="0098052A"/>
    <w:rsid w:val="0098087B"/>
    <w:rsid w:val="00980A20"/>
    <w:rsid w:val="00980C7F"/>
    <w:rsid w:val="00980D4A"/>
    <w:rsid w:val="00980FC2"/>
    <w:rsid w:val="00981CD1"/>
    <w:rsid w:val="0098213F"/>
    <w:rsid w:val="00982200"/>
    <w:rsid w:val="00982391"/>
    <w:rsid w:val="0098299C"/>
    <w:rsid w:val="00982BFF"/>
    <w:rsid w:val="00982C75"/>
    <w:rsid w:val="00982C8F"/>
    <w:rsid w:val="009830C1"/>
    <w:rsid w:val="00983514"/>
    <w:rsid w:val="009835AE"/>
    <w:rsid w:val="00983C8F"/>
    <w:rsid w:val="00983F85"/>
    <w:rsid w:val="0098428B"/>
    <w:rsid w:val="00984A14"/>
    <w:rsid w:val="00984A73"/>
    <w:rsid w:val="00984B7A"/>
    <w:rsid w:val="009852B5"/>
    <w:rsid w:val="009853A2"/>
    <w:rsid w:val="00985DC8"/>
    <w:rsid w:val="0098625E"/>
    <w:rsid w:val="00986482"/>
    <w:rsid w:val="00986F12"/>
    <w:rsid w:val="00987136"/>
    <w:rsid w:val="009876A7"/>
    <w:rsid w:val="00987C4D"/>
    <w:rsid w:val="00987E0F"/>
    <w:rsid w:val="00987FCC"/>
    <w:rsid w:val="009902D9"/>
    <w:rsid w:val="009903D3"/>
    <w:rsid w:val="009905CB"/>
    <w:rsid w:val="00990B6B"/>
    <w:rsid w:val="00990CD4"/>
    <w:rsid w:val="00991176"/>
    <w:rsid w:val="009911C7"/>
    <w:rsid w:val="0099147B"/>
    <w:rsid w:val="009915DD"/>
    <w:rsid w:val="009916EC"/>
    <w:rsid w:val="00992484"/>
    <w:rsid w:val="009927D2"/>
    <w:rsid w:val="00993A27"/>
    <w:rsid w:val="00994B14"/>
    <w:rsid w:val="00994E49"/>
    <w:rsid w:val="00994F59"/>
    <w:rsid w:val="0099614B"/>
    <w:rsid w:val="00996E04"/>
    <w:rsid w:val="00997933"/>
    <w:rsid w:val="00997AAD"/>
    <w:rsid w:val="009A0065"/>
    <w:rsid w:val="009A061D"/>
    <w:rsid w:val="009A08EE"/>
    <w:rsid w:val="009A0E60"/>
    <w:rsid w:val="009A152A"/>
    <w:rsid w:val="009A1841"/>
    <w:rsid w:val="009A2181"/>
    <w:rsid w:val="009A25E7"/>
    <w:rsid w:val="009A26F4"/>
    <w:rsid w:val="009A3283"/>
    <w:rsid w:val="009A3730"/>
    <w:rsid w:val="009A3FB4"/>
    <w:rsid w:val="009A428A"/>
    <w:rsid w:val="009A4602"/>
    <w:rsid w:val="009A4915"/>
    <w:rsid w:val="009A4CF4"/>
    <w:rsid w:val="009A517D"/>
    <w:rsid w:val="009A52F6"/>
    <w:rsid w:val="009A5F16"/>
    <w:rsid w:val="009A60C1"/>
    <w:rsid w:val="009A61B4"/>
    <w:rsid w:val="009A6625"/>
    <w:rsid w:val="009A66B5"/>
    <w:rsid w:val="009A680A"/>
    <w:rsid w:val="009A682A"/>
    <w:rsid w:val="009A6C02"/>
    <w:rsid w:val="009A6C06"/>
    <w:rsid w:val="009A6F59"/>
    <w:rsid w:val="009A6FEB"/>
    <w:rsid w:val="009A7223"/>
    <w:rsid w:val="009A73A5"/>
    <w:rsid w:val="009A74AD"/>
    <w:rsid w:val="009A74FC"/>
    <w:rsid w:val="009A7A90"/>
    <w:rsid w:val="009A7C66"/>
    <w:rsid w:val="009B04A8"/>
    <w:rsid w:val="009B08AC"/>
    <w:rsid w:val="009B0C74"/>
    <w:rsid w:val="009B149B"/>
    <w:rsid w:val="009B15C9"/>
    <w:rsid w:val="009B1653"/>
    <w:rsid w:val="009B19C2"/>
    <w:rsid w:val="009B19C3"/>
    <w:rsid w:val="009B19D6"/>
    <w:rsid w:val="009B1AD2"/>
    <w:rsid w:val="009B1D7E"/>
    <w:rsid w:val="009B22AD"/>
    <w:rsid w:val="009B239A"/>
    <w:rsid w:val="009B2481"/>
    <w:rsid w:val="009B2522"/>
    <w:rsid w:val="009B2741"/>
    <w:rsid w:val="009B2785"/>
    <w:rsid w:val="009B2AB2"/>
    <w:rsid w:val="009B2B8F"/>
    <w:rsid w:val="009B2BE8"/>
    <w:rsid w:val="009B2E7B"/>
    <w:rsid w:val="009B3242"/>
    <w:rsid w:val="009B35BF"/>
    <w:rsid w:val="009B3959"/>
    <w:rsid w:val="009B3A36"/>
    <w:rsid w:val="009B3B9E"/>
    <w:rsid w:val="009B3E03"/>
    <w:rsid w:val="009B3E55"/>
    <w:rsid w:val="009B407C"/>
    <w:rsid w:val="009B4128"/>
    <w:rsid w:val="009B43BB"/>
    <w:rsid w:val="009B46D0"/>
    <w:rsid w:val="009B4ACF"/>
    <w:rsid w:val="009B4CBC"/>
    <w:rsid w:val="009B4F43"/>
    <w:rsid w:val="009B50CE"/>
    <w:rsid w:val="009B5301"/>
    <w:rsid w:val="009B57F4"/>
    <w:rsid w:val="009B5ACE"/>
    <w:rsid w:val="009B61A6"/>
    <w:rsid w:val="009B655E"/>
    <w:rsid w:val="009B66DE"/>
    <w:rsid w:val="009B7B17"/>
    <w:rsid w:val="009B7E2C"/>
    <w:rsid w:val="009B7EB5"/>
    <w:rsid w:val="009C03EC"/>
    <w:rsid w:val="009C06FA"/>
    <w:rsid w:val="009C0D63"/>
    <w:rsid w:val="009C0F60"/>
    <w:rsid w:val="009C112C"/>
    <w:rsid w:val="009C11A2"/>
    <w:rsid w:val="009C13BF"/>
    <w:rsid w:val="009C13C2"/>
    <w:rsid w:val="009C1416"/>
    <w:rsid w:val="009C163C"/>
    <w:rsid w:val="009C17B7"/>
    <w:rsid w:val="009C17BC"/>
    <w:rsid w:val="009C2460"/>
    <w:rsid w:val="009C24CE"/>
    <w:rsid w:val="009C2C85"/>
    <w:rsid w:val="009C2DE9"/>
    <w:rsid w:val="009C33DF"/>
    <w:rsid w:val="009C3F48"/>
    <w:rsid w:val="009C4014"/>
    <w:rsid w:val="009C4405"/>
    <w:rsid w:val="009C44B1"/>
    <w:rsid w:val="009C4C07"/>
    <w:rsid w:val="009C4CCA"/>
    <w:rsid w:val="009C5291"/>
    <w:rsid w:val="009C5401"/>
    <w:rsid w:val="009C54F7"/>
    <w:rsid w:val="009C5B17"/>
    <w:rsid w:val="009C5F0F"/>
    <w:rsid w:val="009C6009"/>
    <w:rsid w:val="009C60D5"/>
    <w:rsid w:val="009C630B"/>
    <w:rsid w:val="009C67B6"/>
    <w:rsid w:val="009C690B"/>
    <w:rsid w:val="009C6A33"/>
    <w:rsid w:val="009C719F"/>
    <w:rsid w:val="009C735A"/>
    <w:rsid w:val="009C78B0"/>
    <w:rsid w:val="009C78C0"/>
    <w:rsid w:val="009C7A4C"/>
    <w:rsid w:val="009D0558"/>
    <w:rsid w:val="009D05CC"/>
    <w:rsid w:val="009D083D"/>
    <w:rsid w:val="009D0AF5"/>
    <w:rsid w:val="009D12C9"/>
    <w:rsid w:val="009D15E4"/>
    <w:rsid w:val="009D1C2C"/>
    <w:rsid w:val="009D2B2C"/>
    <w:rsid w:val="009D2DF2"/>
    <w:rsid w:val="009D3523"/>
    <w:rsid w:val="009D3BC8"/>
    <w:rsid w:val="009D428A"/>
    <w:rsid w:val="009D4378"/>
    <w:rsid w:val="009D4651"/>
    <w:rsid w:val="009D4A30"/>
    <w:rsid w:val="009D4B02"/>
    <w:rsid w:val="009D4E40"/>
    <w:rsid w:val="009D5046"/>
    <w:rsid w:val="009D5417"/>
    <w:rsid w:val="009D543E"/>
    <w:rsid w:val="009D54C6"/>
    <w:rsid w:val="009D55A5"/>
    <w:rsid w:val="009D5827"/>
    <w:rsid w:val="009D592F"/>
    <w:rsid w:val="009D5AD3"/>
    <w:rsid w:val="009D5E61"/>
    <w:rsid w:val="009D6084"/>
    <w:rsid w:val="009D618D"/>
    <w:rsid w:val="009D61BE"/>
    <w:rsid w:val="009D651B"/>
    <w:rsid w:val="009D6604"/>
    <w:rsid w:val="009D67B0"/>
    <w:rsid w:val="009D6B72"/>
    <w:rsid w:val="009D7105"/>
    <w:rsid w:val="009D7584"/>
    <w:rsid w:val="009D75A5"/>
    <w:rsid w:val="009D79D3"/>
    <w:rsid w:val="009D7A80"/>
    <w:rsid w:val="009D7C9F"/>
    <w:rsid w:val="009E017F"/>
    <w:rsid w:val="009E0478"/>
    <w:rsid w:val="009E0F7D"/>
    <w:rsid w:val="009E107D"/>
    <w:rsid w:val="009E12D6"/>
    <w:rsid w:val="009E13FD"/>
    <w:rsid w:val="009E1ACB"/>
    <w:rsid w:val="009E1AE2"/>
    <w:rsid w:val="009E1C0C"/>
    <w:rsid w:val="009E1C92"/>
    <w:rsid w:val="009E1E00"/>
    <w:rsid w:val="009E1FC0"/>
    <w:rsid w:val="009E253E"/>
    <w:rsid w:val="009E2663"/>
    <w:rsid w:val="009E3076"/>
    <w:rsid w:val="009E3286"/>
    <w:rsid w:val="009E46B7"/>
    <w:rsid w:val="009E481A"/>
    <w:rsid w:val="009E49CB"/>
    <w:rsid w:val="009E4B6F"/>
    <w:rsid w:val="009E4BFD"/>
    <w:rsid w:val="009E4DDD"/>
    <w:rsid w:val="009E4E10"/>
    <w:rsid w:val="009E4F2B"/>
    <w:rsid w:val="009E56EE"/>
    <w:rsid w:val="009E5DD3"/>
    <w:rsid w:val="009E6D91"/>
    <w:rsid w:val="009E6E78"/>
    <w:rsid w:val="009E6F71"/>
    <w:rsid w:val="009E742F"/>
    <w:rsid w:val="009E7A00"/>
    <w:rsid w:val="009E7B90"/>
    <w:rsid w:val="009F05B8"/>
    <w:rsid w:val="009F08D0"/>
    <w:rsid w:val="009F09E8"/>
    <w:rsid w:val="009F0F6C"/>
    <w:rsid w:val="009F1379"/>
    <w:rsid w:val="009F1574"/>
    <w:rsid w:val="009F1AF2"/>
    <w:rsid w:val="009F1B2F"/>
    <w:rsid w:val="009F26E2"/>
    <w:rsid w:val="009F2B55"/>
    <w:rsid w:val="009F2B84"/>
    <w:rsid w:val="009F30B6"/>
    <w:rsid w:val="009F3E1F"/>
    <w:rsid w:val="009F3E71"/>
    <w:rsid w:val="009F3E98"/>
    <w:rsid w:val="009F3EE7"/>
    <w:rsid w:val="009F4453"/>
    <w:rsid w:val="009F46B0"/>
    <w:rsid w:val="009F4AD9"/>
    <w:rsid w:val="009F526A"/>
    <w:rsid w:val="009F607E"/>
    <w:rsid w:val="009F620A"/>
    <w:rsid w:val="009F653D"/>
    <w:rsid w:val="009F66D3"/>
    <w:rsid w:val="009F6C91"/>
    <w:rsid w:val="009F6E9D"/>
    <w:rsid w:val="009F7127"/>
    <w:rsid w:val="009F72D9"/>
    <w:rsid w:val="009F7C54"/>
    <w:rsid w:val="00A003E0"/>
    <w:rsid w:val="00A004EF"/>
    <w:rsid w:val="00A00A04"/>
    <w:rsid w:val="00A00E2B"/>
    <w:rsid w:val="00A011F8"/>
    <w:rsid w:val="00A01719"/>
    <w:rsid w:val="00A0182A"/>
    <w:rsid w:val="00A01C7B"/>
    <w:rsid w:val="00A01F93"/>
    <w:rsid w:val="00A022B7"/>
    <w:rsid w:val="00A029DB"/>
    <w:rsid w:val="00A02C55"/>
    <w:rsid w:val="00A02C95"/>
    <w:rsid w:val="00A02E1A"/>
    <w:rsid w:val="00A03C7B"/>
    <w:rsid w:val="00A04F59"/>
    <w:rsid w:val="00A04FED"/>
    <w:rsid w:val="00A0518D"/>
    <w:rsid w:val="00A0567D"/>
    <w:rsid w:val="00A05D3E"/>
    <w:rsid w:val="00A05E19"/>
    <w:rsid w:val="00A05F53"/>
    <w:rsid w:val="00A061E2"/>
    <w:rsid w:val="00A064D7"/>
    <w:rsid w:val="00A066B7"/>
    <w:rsid w:val="00A0676D"/>
    <w:rsid w:val="00A068AB"/>
    <w:rsid w:val="00A078E3"/>
    <w:rsid w:val="00A078FA"/>
    <w:rsid w:val="00A079F2"/>
    <w:rsid w:val="00A07CBF"/>
    <w:rsid w:val="00A07D3C"/>
    <w:rsid w:val="00A07EB1"/>
    <w:rsid w:val="00A07EBE"/>
    <w:rsid w:val="00A107F3"/>
    <w:rsid w:val="00A109AD"/>
    <w:rsid w:val="00A10B87"/>
    <w:rsid w:val="00A10F5E"/>
    <w:rsid w:val="00A11405"/>
    <w:rsid w:val="00A11749"/>
    <w:rsid w:val="00A117CE"/>
    <w:rsid w:val="00A120D0"/>
    <w:rsid w:val="00A122C2"/>
    <w:rsid w:val="00A124A3"/>
    <w:rsid w:val="00A12BD6"/>
    <w:rsid w:val="00A13DB8"/>
    <w:rsid w:val="00A13E94"/>
    <w:rsid w:val="00A13F44"/>
    <w:rsid w:val="00A13FC1"/>
    <w:rsid w:val="00A14093"/>
    <w:rsid w:val="00A14134"/>
    <w:rsid w:val="00A142D7"/>
    <w:rsid w:val="00A14747"/>
    <w:rsid w:val="00A14B47"/>
    <w:rsid w:val="00A15010"/>
    <w:rsid w:val="00A15331"/>
    <w:rsid w:val="00A155B3"/>
    <w:rsid w:val="00A15958"/>
    <w:rsid w:val="00A169F0"/>
    <w:rsid w:val="00A16BD4"/>
    <w:rsid w:val="00A16E58"/>
    <w:rsid w:val="00A16F25"/>
    <w:rsid w:val="00A176B7"/>
    <w:rsid w:val="00A17E3B"/>
    <w:rsid w:val="00A17EA5"/>
    <w:rsid w:val="00A20915"/>
    <w:rsid w:val="00A2108C"/>
    <w:rsid w:val="00A211D5"/>
    <w:rsid w:val="00A21709"/>
    <w:rsid w:val="00A21773"/>
    <w:rsid w:val="00A2177A"/>
    <w:rsid w:val="00A21F36"/>
    <w:rsid w:val="00A223EB"/>
    <w:rsid w:val="00A22418"/>
    <w:rsid w:val="00A22EB9"/>
    <w:rsid w:val="00A22F06"/>
    <w:rsid w:val="00A2332E"/>
    <w:rsid w:val="00A23F6C"/>
    <w:rsid w:val="00A23F7E"/>
    <w:rsid w:val="00A240B1"/>
    <w:rsid w:val="00A24807"/>
    <w:rsid w:val="00A24EFC"/>
    <w:rsid w:val="00A253C5"/>
    <w:rsid w:val="00A25740"/>
    <w:rsid w:val="00A25797"/>
    <w:rsid w:val="00A25920"/>
    <w:rsid w:val="00A264C7"/>
    <w:rsid w:val="00A2687E"/>
    <w:rsid w:val="00A26AD3"/>
    <w:rsid w:val="00A26B02"/>
    <w:rsid w:val="00A26F4D"/>
    <w:rsid w:val="00A27E55"/>
    <w:rsid w:val="00A27E69"/>
    <w:rsid w:val="00A27F37"/>
    <w:rsid w:val="00A30356"/>
    <w:rsid w:val="00A30678"/>
    <w:rsid w:val="00A30712"/>
    <w:rsid w:val="00A30ADF"/>
    <w:rsid w:val="00A3132E"/>
    <w:rsid w:val="00A31398"/>
    <w:rsid w:val="00A318F0"/>
    <w:rsid w:val="00A31929"/>
    <w:rsid w:val="00A319C3"/>
    <w:rsid w:val="00A31E59"/>
    <w:rsid w:val="00A321B1"/>
    <w:rsid w:val="00A325F2"/>
    <w:rsid w:val="00A32AEC"/>
    <w:rsid w:val="00A32B18"/>
    <w:rsid w:val="00A32EEE"/>
    <w:rsid w:val="00A3397A"/>
    <w:rsid w:val="00A33B1E"/>
    <w:rsid w:val="00A33EDF"/>
    <w:rsid w:val="00A34469"/>
    <w:rsid w:val="00A349B8"/>
    <w:rsid w:val="00A34A01"/>
    <w:rsid w:val="00A34A13"/>
    <w:rsid w:val="00A351D3"/>
    <w:rsid w:val="00A35351"/>
    <w:rsid w:val="00A35B5B"/>
    <w:rsid w:val="00A35C0F"/>
    <w:rsid w:val="00A35E4A"/>
    <w:rsid w:val="00A3649D"/>
    <w:rsid w:val="00A36B3B"/>
    <w:rsid w:val="00A36CB2"/>
    <w:rsid w:val="00A36CD7"/>
    <w:rsid w:val="00A36D35"/>
    <w:rsid w:val="00A36E2C"/>
    <w:rsid w:val="00A36E9D"/>
    <w:rsid w:val="00A37ECF"/>
    <w:rsid w:val="00A40264"/>
    <w:rsid w:val="00A4113C"/>
    <w:rsid w:val="00A41181"/>
    <w:rsid w:val="00A41236"/>
    <w:rsid w:val="00A413F9"/>
    <w:rsid w:val="00A414ED"/>
    <w:rsid w:val="00A4177C"/>
    <w:rsid w:val="00A41A13"/>
    <w:rsid w:val="00A41FDC"/>
    <w:rsid w:val="00A424A2"/>
    <w:rsid w:val="00A42614"/>
    <w:rsid w:val="00A42A44"/>
    <w:rsid w:val="00A42BFC"/>
    <w:rsid w:val="00A434C0"/>
    <w:rsid w:val="00A4354D"/>
    <w:rsid w:val="00A438A4"/>
    <w:rsid w:val="00A439C6"/>
    <w:rsid w:val="00A43ACB"/>
    <w:rsid w:val="00A43B7B"/>
    <w:rsid w:val="00A43F22"/>
    <w:rsid w:val="00A4404C"/>
    <w:rsid w:val="00A44A5E"/>
    <w:rsid w:val="00A4521D"/>
    <w:rsid w:val="00A45236"/>
    <w:rsid w:val="00A457FC"/>
    <w:rsid w:val="00A45E38"/>
    <w:rsid w:val="00A4687C"/>
    <w:rsid w:val="00A46E2E"/>
    <w:rsid w:val="00A46FC9"/>
    <w:rsid w:val="00A47843"/>
    <w:rsid w:val="00A47AF3"/>
    <w:rsid w:val="00A47CA3"/>
    <w:rsid w:val="00A50997"/>
    <w:rsid w:val="00A5161F"/>
    <w:rsid w:val="00A527B7"/>
    <w:rsid w:val="00A52A1F"/>
    <w:rsid w:val="00A52DD0"/>
    <w:rsid w:val="00A52DFB"/>
    <w:rsid w:val="00A5354D"/>
    <w:rsid w:val="00A53602"/>
    <w:rsid w:val="00A5389A"/>
    <w:rsid w:val="00A53E0A"/>
    <w:rsid w:val="00A542DE"/>
    <w:rsid w:val="00A54C45"/>
    <w:rsid w:val="00A551A5"/>
    <w:rsid w:val="00A5550D"/>
    <w:rsid w:val="00A55612"/>
    <w:rsid w:val="00A55B21"/>
    <w:rsid w:val="00A56A5D"/>
    <w:rsid w:val="00A56E86"/>
    <w:rsid w:val="00A574D6"/>
    <w:rsid w:val="00A575DD"/>
    <w:rsid w:val="00A575E6"/>
    <w:rsid w:val="00A57A20"/>
    <w:rsid w:val="00A57ADC"/>
    <w:rsid w:val="00A57E3D"/>
    <w:rsid w:val="00A6000E"/>
    <w:rsid w:val="00A601B8"/>
    <w:rsid w:val="00A603C7"/>
    <w:rsid w:val="00A6076C"/>
    <w:rsid w:val="00A60B09"/>
    <w:rsid w:val="00A60F63"/>
    <w:rsid w:val="00A61263"/>
    <w:rsid w:val="00A61781"/>
    <w:rsid w:val="00A61A80"/>
    <w:rsid w:val="00A61AD0"/>
    <w:rsid w:val="00A62490"/>
    <w:rsid w:val="00A624FA"/>
    <w:rsid w:val="00A6278B"/>
    <w:rsid w:val="00A62828"/>
    <w:rsid w:val="00A62B70"/>
    <w:rsid w:val="00A62FA0"/>
    <w:rsid w:val="00A63106"/>
    <w:rsid w:val="00A63583"/>
    <w:rsid w:val="00A635A8"/>
    <w:rsid w:val="00A6381D"/>
    <w:rsid w:val="00A63C0A"/>
    <w:rsid w:val="00A648CC"/>
    <w:rsid w:val="00A64AFB"/>
    <w:rsid w:val="00A64FCB"/>
    <w:rsid w:val="00A65126"/>
    <w:rsid w:val="00A65286"/>
    <w:rsid w:val="00A6528F"/>
    <w:rsid w:val="00A6537C"/>
    <w:rsid w:val="00A65C9F"/>
    <w:rsid w:val="00A65D3B"/>
    <w:rsid w:val="00A6659A"/>
    <w:rsid w:val="00A66702"/>
    <w:rsid w:val="00A66F47"/>
    <w:rsid w:val="00A66F64"/>
    <w:rsid w:val="00A678C4"/>
    <w:rsid w:val="00A678FA"/>
    <w:rsid w:val="00A67B88"/>
    <w:rsid w:val="00A67CDB"/>
    <w:rsid w:val="00A70163"/>
    <w:rsid w:val="00A704CA"/>
    <w:rsid w:val="00A705FF"/>
    <w:rsid w:val="00A70923"/>
    <w:rsid w:val="00A7092E"/>
    <w:rsid w:val="00A70E77"/>
    <w:rsid w:val="00A7159B"/>
    <w:rsid w:val="00A71DF5"/>
    <w:rsid w:val="00A723EA"/>
    <w:rsid w:val="00A723ED"/>
    <w:rsid w:val="00A72A0C"/>
    <w:rsid w:val="00A72AEC"/>
    <w:rsid w:val="00A72C62"/>
    <w:rsid w:val="00A72F64"/>
    <w:rsid w:val="00A730AF"/>
    <w:rsid w:val="00A732C5"/>
    <w:rsid w:val="00A7370D"/>
    <w:rsid w:val="00A73815"/>
    <w:rsid w:val="00A73A37"/>
    <w:rsid w:val="00A73AE1"/>
    <w:rsid w:val="00A73B35"/>
    <w:rsid w:val="00A73EEA"/>
    <w:rsid w:val="00A74B60"/>
    <w:rsid w:val="00A74C36"/>
    <w:rsid w:val="00A751D9"/>
    <w:rsid w:val="00A755C8"/>
    <w:rsid w:val="00A7560F"/>
    <w:rsid w:val="00A757F9"/>
    <w:rsid w:val="00A7596D"/>
    <w:rsid w:val="00A75AEC"/>
    <w:rsid w:val="00A7627E"/>
    <w:rsid w:val="00A7647B"/>
    <w:rsid w:val="00A7670E"/>
    <w:rsid w:val="00A76836"/>
    <w:rsid w:val="00A7693A"/>
    <w:rsid w:val="00A76BDD"/>
    <w:rsid w:val="00A76F36"/>
    <w:rsid w:val="00A77574"/>
    <w:rsid w:val="00A80253"/>
    <w:rsid w:val="00A80583"/>
    <w:rsid w:val="00A80677"/>
    <w:rsid w:val="00A807AD"/>
    <w:rsid w:val="00A80FD9"/>
    <w:rsid w:val="00A81396"/>
    <w:rsid w:val="00A819B3"/>
    <w:rsid w:val="00A81C82"/>
    <w:rsid w:val="00A81D96"/>
    <w:rsid w:val="00A81F92"/>
    <w:rsid w:val="00A82E7E"/>
    <w:rsid w:val="00A82F04"/>
    <w:rsid w:val="00A83470"/>
    <w:rsid w:val="00A83E48"/>
    <w:rsid w:val="00A8489D"/>
    <w:rsid w:val="00A84B84"/>
    <w:rsid w:val="00A84BA6"/>
    <w:rsid w:val="00A84C17"/>
    <w:rsid w:val="00A85B56"/>
    <w:rsid w:val="00A85B84"/>
    <w:rsid w:val="00A8629D"/>
    <w:rsid w:val="00A86581"/>
    <w:rsid w:val="00A86C54"/>
    <w:rsid w:val="00A8731A"/>
    <w:rsid w:val="00A87320"/>
    <w:rsid w:val="00A87C29"/>
    <w:rsid w:val="00A90305"/>
    <w:rsid w:val="00A903CC"/>
    <w:rsid w:val="00A90B57"/>
    <w:rsid w:val="00A90FD4"/>
    <w:rsid w:val="00A91384"/>
    <w:rsid w:val="00A913AD"/>
    <w:rsid w:val="00A9154B"/>
    <w:rsid w:val="00A9162F"/>
    <w:rsid w:val="00A917ED"/>
    <w:rsid w:val="00A91E68"/>
    <w:rsid w:val="00A9202F"/>
    <w:rsid w:val="00A924AE"/>
    <w:rsid w:val="00A926F2"/>
    <w:rsid w:val="00A92D45"/>
    <w:rsid w:val="00A930BF"/>
    <w:rsid w:val="00A930D3"/>
    <w:rsid w:val="00A9357B"/>
    <w:rsid w:val="00A9375C"/>
    <w:rsid w:val="00A94082"/>
    <w:rsid w:val="00A9412A"/>
    <w:rsid w:val="00A942F1"/>
    <w:rsid w:val="00A9431F"/>
    <w:rsid w:val="00A9436E"/>
    <w:rsid w:val="00A94AB2"/>
    <w:rsid w:val="00A94DC8"/>
    <w:rsid w:val="00A94FF8"/>
    <w:rsid w:val="00A9590C"/>
    <w:rsid w:val="00A959CE"/>
    <w:rsid w:val="00A963A0"/>
    <w:rsid w:val="00A9665C"/>
    <w:rsid w:val="00A96718"/>
    <w:rsid w:val="00A9683D"/>
    <w:rsid w:val="00A96DF6"/>
    <w:rsid w:val="00A971AD"/>
    <w:rsid w:val="00A975CA"/>
    <w:rsid w:val="00AA166F"/>
    <w:rsid w:val="00AA1CE3"/>
    <w:rsid w:val="00AA1E38"/>
    <w:rsid w:val="00AA232C"/>
    <w:rsid w:val="00AA2563"/>
    <w:rsid w:val="00AA2982"/>
    <w:rsid w:val="00AA326B"/>
    <w:rsid w:val="00AA32E3"/>
    <w:rsid w:val="00AA34F9"/>
    <w:rsid w:val="00AA355D"/>
    <w:rsid w:val="00AA37ED"/>
    <w:rsid w:val="00AA38E1"/>
    <w:rsid w:val="00AA3DB3"/>
    <w:rsid w:val="00AA40AC"/>
    <w:rsid w:val="00AA495E"/>
    <w:rsid w:val="00AA4B5C"/>
    <w:rsid w:val="00AA4C93"/>
    <w:rsid w:val="00AA4DCA"/>
    <w:rsid w:val="00AA4F0E"/>
    <w:rsid w:val="00AA51B0"/>
    <w:rsid w:val="00AA57ED"/>
    <w:rsid w:val="00AA607A"/>
    <w:rsid w:val="00AA6211"/>
    <w:rsid w:val="00AA6529"/>
    <w:rsid w:val="00AA6F03"/>
    <w:rsid w:val="00AA6F72"/>
    <w:rsid w:val="00AA734A"/>
    <w:rsid w:val="00AA7CE3"/>
    <w:rsid w:val="00AB02C4"/>
    <w:rsid w:val="00AB09A8"/>
    <w:rsid w:val="00AB12C9"/>
    <w:rsid w:val="00AB134C"/>
    <w:rsid w:val="00AB1461"/>
    <w:rsid w:val="00AB1670"/>
    <w:rsid w:val="00AB16D6"/>
    <w:rsid w:val="00AB19C7"/>
    <w:rsid w:val="00AB1A9F"/>
    <w:rsid w:val="00AB2992"/>
    <w:rsid w:val="00AB31E6"/>
    <w:rsid w:val="00AB3475"/>
    <w:rsid w:val="00AB351A"/>
    <w:rsid w:val="00AB375C"/>
    <w:rsid w:val="00AB38E2"/>
    <w:rsid w:val="00AB3AD5"/>
    <w:rsid w:val="00AB3E83"/>
    <w:rsid w:val="00AB467C"/>
    <w:rsid w:val="00AB49F5"/>
    <w:rsid w:val="00AB4B66"/>
    <w:rsid w:val="00AB4BF8"/>
    <w:rsid w:val="00AB4CBD"/>
    <w:rsid w:val="00AB51F9"/>
    <w:rsid w:val="00AB544D"/>
    <w:rsid w:val="00AB597B"/>
    <w:rsid w:val="00AB5A7F"/>
    <w:rsid w:val="00AB5D55"/>
    <w:rsid w:val="00AB5DB6"/>
    <w:rsid w:val="00AB5E1A"/>
    <w:rsid w:val="00AB6358"/>
    <w:rsid w:val="00AB670A"/>
    <w:rsid w:val="00AB7100"/>
    <w:rsid w:val="00AB72D3"/>
    <w:rsid w:val="00AB73C7"/>
    <w:rsid w:val="00AB7618"/>
    <w:rsid w:val="00AB7BB4"/>
    <w:rsid w:val="00AB7F42"/>
    <w:rsid w:val="00AC021E"/>
    <w:rsid w:val="00AC02F6"/>
    <w:rsid w:val="00AC07DD"/>
    <w:rsid w:val="00AC09E7"/>
    <w:rsid w:val="00AC0BAE"/>
    <w:rsid w:val="00AC10D6"/>
    <w:rsid w:val="00AC129F"/>
    <w:rsid w:val="00AC12BA"/>
    <w:rsid w:val="00AC1993"/>
    <w:rsid w:val="00AC1AB6"/>
    <w:rsid w:val="00AC1F61"/>
    <w:rsid w:val="00AC2BD6"/>
    <w:rsid w:val="00AC2E40"/>
    <w:rsid w:val="00AC3324"/>
    <w:rsid w:val="00AC3330"/>
    <w:rsid w:val="00AC3848"/>
    <w:rsid w:val="00AC3953"/>
    <w:rsid w:val="00AC3F3A"/>
    <w:rsid w:val="00AC401C"/>
    <w:rsid w:val="00AC407F"/>
    <w:rsid w:val="00AC459B"/>
    <w:rsid w:val="00AC45E6"/>
    <w:rsid w:val="00AC47BB"/>
    <w:rsid w:val="00AC4F95"/>
    <w:rsid w:val="00AC562F"/>
    <w:rsid w:val="00AC5634"/>
    <w:rsid w:val="00AC5A24"/>
    <w:rsid w:val="00AC5D0A"/>
    <w:rsid w:val="00AC62BA"/>
    <w:rsid w:val="00AC6301"/>
    <w:rsid w:val="00AC653B"/>
    <w:rsid w:val="00AC6606"/>
    <w:rsid w:val="00AC669B"/>
    <w:rsid w:val="00AC6B56"/>
    <w:rsid w:val="00AC735F"/>
    <w:rsid w:val="00AC77BF"/>
    <w:rsid w:val="00AD00BB"/>
    <w:rsid w:val="00AD0506"/>
    <w:rsid w:val="00AD08C1"/>
    <w:rsid w:val="00AD0D71"/>
    <w:rsid w:val="00AD0FE7"/>
    <w:rsid w:val="00AD184C"/>
    <w:rsid w:val="00AD1912"/>
    <w:rsid w:val="00AD1F69"/>
    <w:rsid w:val="00AD2005"/>
    <w:rsid w:val="00AD2821"/>
    <w:rsid w:val="00AD2A07"/>
    <w:rsid w:val="00AD3609"/>
    <w:rsid w:val="00AD3648"/>
    <w:rsid w:val="00AD36A1"/>
    <w:rsid w:val="00AD3D39"/>
    <w:rsid w:val="00AD3F35"/>
    <w:rsid w:val="00AD4094"/>
    <w:rsid w:val="00AD4A76"/>
    <w:rsid w:val="00AD4B5F"/>
    <w:rsid w:val="00AD4D26"/>
    <w:rsid w:val="00AD4E44"/>
    <w:rsid w:val="00AD563F"/>
    <w:rsid w:val="00AD57FC"/>
    <w:rsid w:val="00AD5827"/>
    <w:rsid w:val="00AD5841"/>
    <w:rsid w:val="00AD5AD6"/>
    <w:rsid w:val="00AD61C6"/>
    <w:rsid w:val="00AD630C"/>
    <w:rsid w:val="00AD65EE"/>
    <w:rsid w:val="00AD6F10"/>
    <w:rsid w:val="00AD7159"/>
    <w:rsid w:val="00AD74A2"/>
    <w:rsid w:val="00AD7CCA"/>
    <w:rsid w:val="00AD7DE1"/>
    <w:rsid w:val="00AE045B"/>
    <w:rsid w:val="00AE11F9"/>
    <w:rsid w:val="00AE1243"/>
    <w:rsid w:val="00AE15ED"/>
    <w:rsid w:val="00AE175B"/>
    <w:rsid w:val="00AE17DD"/>
    <w:rsid w:val="00AE1DE0"/>
    <w:rsid w:val="00AE2019"/>
    <w:rsid w:val="00AE2156"/>
    <w:rsid w:val="00AE25A7"/>
    <w:rsid w:val="00AE3185"/>
    <w:rsid w:val="00AE331A"/>
    <w:rsid w:val="00AE3D9B"/>
    <w:rsid w:val="00AE45C0"/>
    <w:rsid w:val="00AE49DD"/>
    <w:rsid w:val="00AE4C60"/>
    <w:rsid w:val="00AE56F3"/>
    <w:rsid w:val="00AE5AA2"/>
    <w:rsid w:val="00AE5CB7"/>
    <w:rsid w:val="00AE5D32"/>
    <w:rsid w:val="00AE5FA3"/>
    <w:rsid w:val="00AE6523"/>
    <w:rsid w:val="00AE7689"/>
    <w:rsid w:val="00AE76BF"/>
    <w:rsid w:val="00AE777E"/>
    <w:rsid w:val="00AE7BEC"/>
    <w:rsid w:val="00AF05BD"/>
    <w:rsid w:val="00AF0758"/>
    <w:rsid w:val="00AF0A41"/>
    <w:rsid w:val="00AF0A47"/>
    <w:rsid w:val="00AF0B42"/>
    <w:rsid w:val="00AF0E18"/>
    <w:rsid w:val="00AF1069"/>
    <w:rsid w:val="00AF11CE"/>
    <w:rsid w:val="00AF147B"/>
    <w:rsid w:val="00AF205C"/>
    <w:rsid w:val="00AF3050"/>
    <w:rsid w:val="00AF3227"/>
    <w:rsid w:val="00AF3349"/>
    <w:rsid w:val="00AF3785"/>
    <w:rsid w:val="00AF37D7"/>
    <w:rsid w:val="00AF39B8"/>
    <w:rsid w:val="00AF3E2C"/>
    <w:rsid w:val="00AF3F0B"/>
    <w:rsid w:val="00AF41CB"/>
    <w:rsid w:val="00AF4A90"/>
    <w:rsid w:val="00AF581F"/>
    <w:rsid w:val="00AF5845"/>
    <w:rsid w:val="00AF5E79"/>
    <w:rsid w:val="00AF5F53"/>
    <w:rsid w:val="00AF666E"/>
    <w:rsid w:val="00AF686A"/>
    <w:rsid w:val="00AF722E"/>
    <w:rsid w:val="00AF7258"/>
    <w:rsid w:val="00AF72A9"/>
    <w:rsid w:val="00AF72B7"/>
    <w:rsid w:val="00AF74D6"/>
    <w:rsid w:val="00AF7562"/>
    <w:rsid w:val="00AF7C5E"/>
    <w:rsid w:val="00B00BDE"/>
    <w:rsid w:val="00B00D44"/>
    <w:rsid w:val="00B01103"/>
    <w:rsid w:val="00B01564"/>
    <w:rsid w:val="00B0199C"/>
    <w:rsid w:val="00B01B10"/>
    <w:rsid w:val="00B02276"/>
    <w:rsid w:val="00B03250"/>
    <w:rsid w:val="00B03729"/>
    <w:rsid w:val="00B03A3B"/>
    <w:rsid w:val="00B04D56"/>
    <w:rsid w:val="00B04D81"/>
    <w:rsid w:val="00B04F14"/>
    <w:rsid w:val="00B05311"/>
    <w:rsid w:val="00B053AA"/>
    <w:rsid w:val="00B05D17"/>
    <w:rsid w:val="00B0653D"/>
    <w:rsid w:val="00B065D0"/>
    <w:rsid w:val="00B06BF8"/>
    <w:rsid w:val="00B06D2C"/>
    <w:rsid w:val="00B0744A"/>
    <w:rsid w:val="00B074B7"/>
    <w:rsid w:val="00B074C4"/>
    <w:rsid w:val="00B075EA"/>
    <w:rsid w:val="00B07BA5"/>
    <w:rsid w:val="00B07F98"/>
    <w:rsid w:val="00B07FA1"/>
    <w:rsid w:val="00B100F8"/>
    <w:rsid w:val="00B10271"/>
    <w:rsid w:val="00B1041C"/>
    <w:rsid w:val="00B1091B"/>
    <w:rsid w:val="00B10EE6"/>
    <w:rsid w:val="00B10F9D"/>
    <w:rsid w:val="00B119C4"/>
    <w:rsid w:val="00B11AEA"/>
    <w:rsid w:val="00B11BD3"/>
    <w:rsid w:val="00B11EB8"/>
    <w:rsid w:val="00B11EBB"/>
    <w:rsid w:val="00B11EF7"/>
    <w:rsid w:val="00B11F09"/>
    <w:rsid w:val="00B11FE2"/>
    <w:rsid w:val="00B1233F"/>
    <w:rsid w:val="00B12346"/>
    <w:rsid w:val="00B126A3"/>
    <w:rsid w:val="00B12B83"/>
    <w:rsid w:val="00B1336C"/>
    <w:rsid w:val="00B133DB"/>
    <w:rsid w:val="00B13F7B"/>
    <w:rsid w:val="00B1490A"/>
    <w:rsid w:val="00B14EBA"/>
    <w:rsid w:val="00B157B0"/>
    <w:rsid w:val="00B1580A"/>
    <w:rsid w:val="00B159A9"/>
    <w:rsid w:val="00B15B5B"/>
    <w:rsid w:val="00B15BCD"/>
    <w:rsid w:val="00B1677D"/>
    <w:rsid w:val="00B16C77"/>
    <w:rsid w:val="00B16FE9"/>
    <w:rsid w:val="00B175CF"/>
    <w:rsid w:val="00B177E6"/>
    <w:rsid w:val="00B178EF"/>
    <w:rsid w:val="00B17A9E"/>
    <w:rsid w:val="00B17F06"/>
    <w:rsid w:val="00B2045A"/>
    <w:rsid w:val="00B206F1"/>
    <w:rsid w:val="00B20A83"/>
    <w:rsid w:val="00B21127"/>
    <w:rsid w:val="00B214E9"/>
    <w:rsid w:val="00B21566"/>
    <w:rsid w:val="00B21ABB"/>
    <w:rsid w:val="00B21D84"/>
    <w:rsid w:val="00B223F2"/>
    <w:rsid w:val="00B2296A"/>
    <w:rsid w:val="00B234B4"/>
    <w:rsid w:val="00B23621"/>
    <w:rsid w:val="00B23788"/>
    <w:rsid w:val="00B239C0"/>
    <w:rsid w:val="00B23E0E"/>
    <w:rsid w:val="00B243CB"/>
    <w:rsid w:val="00B24825"/>
    <w:rsid w:val="00B24D31"/>
    <w:rsid w:val="00B24D9C"/>
    <w:rsid w:val="00B25175"/>
    <w:rsid w:val="00B253B1"/>
    <w:rsid w:val="00B2597B"/>
    <w:rsid w:val="00B25B67"/>
    <w:rsid w:val="00B25DC3"/>
    <w:rsid w:val="00B25E74"/>
    <w:rsid w:val="00B25F60"/>
    <w:rsid w:val="00B26057"/>
    <w:rsid w:val="00B263F5"/>
    <w:rsid w:val="00B2688C"/>
    <w:rsid w:val="00B26EE6"/>
    <w:rsid w:val="00B272FB"/>
    <w:rsid w:val="00B273DF"/>
    <w:rsid w:val="00B27730"/>
    <w:rsid w:val="00B27A38"/>
    <w:rsid w:val="00B27CAC"/>
    <w:rsid w:val="00B27E6E"/>
    <w:rsid w:val="00B301FB"/>
    <w:rsid w:val="00B30327"/>
    <w:rsid w:val="00B30708"/>
    <w:rsid w:val="00B30789"/>
    <w:rsid w:val="00B309EE"/>
    <w:rsid w:val="00B30C82"/>
    <w:rsid w:val="00B30D12"/>
    <w:rsid w:val="00B30D18"/>
    <w:rsid w:val="00B30F23"/>
    <w:rsid w:val="00B31222"/>
    <w:rsid w:val="00B3140A"/>
    <w:rsid w:val="00B316EC"/>
    <w:rsid w:val="00B31989"/>
    <w:rsid w:val="00B3276B"/>
    <w:rsid w:val="00B32B26"/>
    <w:rsid w:val="00B32E1A"/>
    <w:rsid w:val="00B32EFE"/>
    <w:rsid w:val="00B3380E"/>
    <w:rsid w:val="00B33DB4"/>
    <w:rsid w:val="00B33DC5"/>
    <w:rsid w:val="00B33E4B"/>
    <w:rsid w:val="00B3431B"/>
    <w:rsid w:val="00B34D93"/>
    <w:rsid w:val="00B3594A"/>
    <w:rsid w:val="00B359CC"/>
    <w:rsid w:val="00B35E61"/>
    <w:rsid w:val="00B35EC3"/>
    <w:rsid w:val="00B360AD"/>
    <w:rsid w:val="00B363F6"/>
    <w:rsid w:val="00B367C9"/>
    <w:rsid w:val="00B368BF"/>
    <w:rsid w:val="00B36B04"/>
    <w:rsid w:val="00B371D0"/>
    <w:rsid w:val="00B371E5"/>
    <w:rsid w:val="00B37555"/>
    <w:rsid w:val="00B4058A"/>
    <w:rsid w:val="00B40795"/>
    <w:rsid w:val="00B409CE"/>
    <w:rsid w:val="00B40AB8"/>
    <w:rsid w:val="00B40D91"/>
    <w:rsid w:val="00B40E8A"/>
    <w:rsid w:val="00B40E99"/>
    <w:rsid w:val="00B411E0"/>
    <w:rsid w:val="00B413B7"/>
    <w:rsid w:val="00B42506"/>
    <w:rsid w:val="00B42A98"/>
    <w:rsid w:val="00B43256"/>
    <w:rsid w:val="00B43663"/>
    <w:rsid w:val="00B4369A"/>
    <w:rsid w:val="00B437B4"/>
    <w:rsid w:val="00B43E20"/>
    <w:rsid w:val="00B440E1"/>
    <w:rsid w:val="00B4475D"/>
    <w:rsid w:val="00B44ACA"/>
    <w:rsid w:val="00B44CDD"/>
    <w:rsid w:val="00B44DBB"/>
    <w:rsid w:val="00B44FBC"/>
    <w:rsid w:val="00B45620"/>
    <w:rsid w:val="00B45BEC"/>
    <w:rsid w:val="00B45CAC"/>
    <w:rsid w:val="00B460DC"/>
    <w:rsid w:val="00B469D3"/>
    <w:rsid w:val="00B46C7D"/>
    <w:rsid w:val="00B46DAD"/>
    <w:rsid w:val="00B46DFE"/>
    <w:rsid w:val="00B46F73"/>
    <w:rsid w:val="00B474B2"/>
    <w:rsid w:val="00B4782C"/>
    <w:rsid w:val="00B47B59"/>
    <w:rsid w:val="00B50060"/>
    <w:rsid w:val="00B500DE"/>
    <w:rsid w:val="00B50562"/>
    <w:rsid w:val="00B50D46"/>
    <w:rsid w:val="00B50E54"/>
    <w:rsid w:val="00B51179"/>
    <w:rsid w:val="00B511AD"/>
    <w:rsid w:val="00B515D7"/>
    <w:rsid w:val="00B51843"/>
    <w:rsid w:val="00B51F9F"/>
    <w:rsid w:val="00B5205B"/>
    <w:rsid w:val="00B520C5"/>
    <w:rsid w:val="00B52458"/>
    <w:rsid w:val="00B525E8"/>
    <w:rsid w:val="00B526DF"/>
    <w:rsid w:val="00B52887"/>
    <w:rsid w:val="00B52C97"/>
    <w:rsid w:val="00B532DF"/>
    <w:rsid w:val="00B5363F"/>
    <w:rsid w:val="00B53E0A"/>
    <w:rsid w:val="00B54188"/>
    <w:rsid w:val="00B54352"/>
    <w:rsid w:val="00B544D3"/>
    <w:rsid w:val="00B5452C"/>
    <w:rsid w:val="00B547EA"/>
    <w:rsid w:val="00B54976"/>
    <w:rsid w:val="00B54A9E"/>
    <w:rsid w:val="00B54CC9"/>
    <w:rsid w:val="00B54EDE"/>
    <w:rsid w:val="00B556AF"/>
    <w:rsid w:val="00B55C02"/>
    <w:rsid w:val="00B55E01"/>
    <w:rsid w:val="00B55F19"/>
    <w:rsid w:val="00B5615B"/>
    <w:rsid w:val="00B56545"/>
    <w:rsid w:val="00B56CAE"/>
    <w:rsid w:val="00B56D47"/>
    <w:rsid w:val="00B5798E"/>
    <w:rsid w:val="00B57BC6"/>
    <w:rsid w:val="00B57BCD"/>
    <w:rsid w:val="00B6000A"/>
    <w:rsid w:val="00B60095"/>
    <w:rsid w:val="00B603FB"/>
    <w:rsid w:val="00B60C81"/>
    <w:rsid w:val="00B60CF2"/>
    <w:rsid w:val="00B610CD"/>
    <w:rsid w:val="00B61139"/>
    <w:rsid w:val="00B6115F"/>
    <w:rsid w:val="00B61682"/>
    <w:rsid w:val="00B61B93"/>
    <w:rsid w:val="00B61E26"/>
    <w:rsid w:val="00B61EB8"/>
    <w:rsid w:val="00B61FF3"/>
    <w:rsid w:val="00B620EE"/>
    <w:rsid w:val="00B62312"/>
    <w:rsid w:val="00B63149"/>
    <w:rsid w:val="00B63200"/>
    <w:rsid w:val="00B633C6"/>
    <w:rsid w:val="00B637CC"/>
    <w:rsid w:val="00B639D8"/>
    <w:rsid w:val="00B63C73"/>
    <w:rsid w:val="00B63CE2"/>
    <w:rsid w:val="00B63F63"/>
    <w:rsid w:val="00B63FF7"/>
    <w:rsid w:val="00B64BDC"/>
    <w:rsid w:val="00B64C44"/>
    <w:rsid w:val="00B6599E"/>
    <w:rsid w:val="00B65AB3"/>
    <w:rsid w:val="00B65B0E"/>
    <w:rsid w:val="00B660C5"/>
    <w:rsid w:val="00B662C3"/>
    <w:rsid w:val="00B666DE"/>
    <w:rsid w:val="00B66E68"/>
    <w:rsid w:val="00B670AB"/>
    <w:rsid w:val="00B67AB1"/>
    <w:rsid w:val="00B67EAC"/>
    <w:rsid w:val="00B7042F"/>
    <w:rsid w:val="00B70A49"/>
    <w:rsid w:val="00B70AC5"/>
    <w:rsid w:val="00B70E59"/>
    <w:rsid w:val="00B710BC"/>
    <w:rsid w:val="00B71129"/>
    <w:rsid w:val="00B71751"/>
    <w:rsid w:val="00B717ED"/>
    <w:rsid w:val="00B7200B"/>
    <w:rsid w:val="00B725E0"/>
    <w:rsid w:val="00B7285C"/>
    <w:rsid w:val="00B72CF1"/>
    <w:rsid w:val="00B732EA"/>
    <w:rsid w:val="00B73684"/>
    <w:rsid w:val="00B74498"/>
    <w:rsid w:val="00B74EC0"/>
    <w:rsid w:val="00B7508E"/>
    <w:rsid w:val="00B75375"/>
    <w:rsid w:val="00B75C74"/>
    <w:rsid w:val="00B75D3D"/>
    <w:rsid w:val="00B761A5"/>
    <w:rsid w:val="00B765B5"/>
    <w:rsid w:val="00B76630"/>
    <w:rsid w:val="00B767B8"/>
    <w:rsid w:val="00B76EE0"/>
    <w:rsid w:val="00B771A9"/>
    <w:rsid w:val="00B773B9"/>
    <w:rsid w:val="00B77767"/>
    <w:rsid w:val="00B77EFF"/>
    <w:rsid w:val="00B80245"/>
    <w:rsid w:val="00B8039C"/>
    <w:rsid w:val="00B80767"/>
    <w:rsid w:val="00B80CC3"/>
    <w:rsid w:val="00B80E83"/>
    <w:rsid w:val="00B8137F"/>
    <w:rsid w:val="00B8193C"/>
    <w:rsid w:val="00B81CE3"/>
    <w:rsid w:val="00B8285A"/>
    <w:rsid w:val="00B82A06"/>
    <w:rsid w:val="00B82E44"/>
    <w:rsid w:val="00B82ECE"/>
    <w:rsid w:val="00B83AAD"/>
    <w:rsid w:val="00B83D87"/>
    <w:rsid w:val="00B83F06"/>
    <w:rsid w:val="00B843DB"/>
    <w:rsid w:val="00B847AA"/>
    <w:rsid w:val="00B847DD"/>
    <w:rsid w:val="00B847FB"/>
    <w:rsid w:val="00B84E8F"/>
    <w:rsid w:val="00B8509A"/>
    <w:rsid w:val="00B85332"/>
    <w:rsid w:val="00B8547E"/>
    <w:rsid w:val="00B85B53"/>
    <w:rsid w:val="00B85E82"/>
    <w:rsid w:val="00B86171"/>
    <w:rsid w:val="00B86358"/>
    <w:rsid w:val="00B869E3"/>
    <w:rsid w:val="00B86E7D"/>
    <w:rsid w:val="00B8707B"/>
    <w:rsid w:val="00B871DC"/>
    <w:rsid w:val="00B8722E"/>
    <w:rsid w:val="00B8733A"/>
    <w:rsid w:val="00B87700"/>
    <w:rsid w:val="00B878AA"/>
    <w:rsid w:val="00B87B5F"/>
    <w:rsid w:val="00B87C57"/>
    <w:rsid w:val="00B900B7"/>
    <w:rsid w:val="00B90492"/>
    <w:rsid w:val="00B90C2C"/>
    <w:rsid w:val="00B90FD0"/>
    <w:rsid w:val="00B912D1"/>
    <w:rsid w:val="00B91817"/>
    <w:rsid w:val="00B91A6B"/>
    <w:rsid w:val="00B91D1B"/>
    <w:rsid w:val="00B91FD4"/>
    <w:rsid w:val="00B920E8"/>
    <w:rsid w:val="00B92929"/>
    <w:rsid w:val="00B93243"/>
    <w:rsid w:val="00B93D77"/>
    <w:rsid w:val="00B94171"/>
    <w:rsid w:val="00B94251"/>
    <w:rsid w:val="00B94545"/>
    <w:rsid w:val="00B945C9"/>
    <w:rsid w:val="00B94CBC"/>
    <w:rsid w:val="00B94F2E"/>
    <w:rsid w:val="00B95030"/>
    <w:rsid w:val="00B950DF"/>
    <w:rsid w:val="00B95639"/>
    <w:rsid w:val="00B959F3"/>
    <w:rsid w:val="00B95B30"/>
    <w:rsid w:val="00B95B83"/>
    <w:rsid w:val="00B95CC9"/>
    <w:rsid w:val="00B95D3E"/>
    <w:rsid w:val="00B95DBF"/>
    <w:rsid w:val="00B95E3A"/>
    <w:rsid w:val="00B95EFB"/>
    <w:rsid w:val="00B960B0"/>
    <w:rsid w:val="00B962EB"/>
    <w:rsid w:val="00B96322"/>
    <w:rsid w:val="00B9664C"/>
    <w:rsid w:val="00B96DCE"/>
    <w:rsid w:val="00B96E03"/>
    <w:rsid w:val="00B971B1"/>
    <w:rsid w:val="00B976E9"/>
    <w:rsid w:val="00B978A2"/>
    <w:rsid w:val="00B97BB4"/>
    <w:rsid w:val="00B97F1B"/>
    <w:rsid w:val="00BA0388"/>
    <w:rsid w:val="00BA051E"/>
    <w:rsid w:val="00BA06EF"/>
    <w:rsid w:val="00BA0C7B"/>
    <w:rsid w:val="00BA0E3E"/>
    <w:rsid w:val="00BA10CA"/>
    <w:rsid w:val="00BA15BB"/>
    <w:rsid w:val="00BA1851"/>
    <w:rsid w:val="00BA18AF"/>
    <w:rsid w:val="00BA1F7C"/>
    <w:rsid w:val="00BA1FFE"/>
    <w:rsid w:val="00BA2152"/>
    <w:rsid w:val="00BA28E7"/>
    <w:rsid w:val="00BA2FA0"/>
    <w:rsid w:val="00BA3E4C"/>
    <w:rsid w:val="00BA462F"/>
    <w:rsid w:val="00BA4718"/>
    <w:rsid w:val="00BA4A3A"/>
    <w:rsid w:val="00BA4AB3"/>
    <w:rsid w:val="00BA4B1B"/>
    <w:rsid w:val="00BA4EBE"/>
    <w:rsid w:val="00BA52AF"/>
    <w:rsid w:val="00BA550C"/>
    <w:rsid w:val="00BA576A"/>
    <w:rsid w:val="00BA5AC8"/>
    <w:rsid w:val="00BA5C79"/>
    <w:rsid w:val="00BA68C9"/>
    <w:rsid w:val="00BA6A03"/>
    <w:rsid w:val="00BA6AF5"/>
    <w:rsid w:val="00BA7A80"/>
    <w:rsid w:val="00BB0139"/>
    <w:rsid w:val="00BB0813"/>
    <w:rsid w:val="00BB0B6C"/>
    <w:rsid w:val="00BB0D02"/>
    <w:rsid w:val="00BB11F9"/>
    <w:rsid w:val="00BB1350"/>
    <w:rsid w:val="00BB17EC"/>
    <w:rsid w:val="00BB21D5"/>
    <w:rsid w:val="00BB220E"/>
    <w:rsid w:val="00BB22CC"/>
    <w:rsid w:val="00BB23A9"/>
    <w:rsid w:val="00BB29E5"/>
    <w:rsid w:val="00BB33CF"/>
    <w:rsid w:val="00BB3440"/>
    <w:rsid w:val="00BB363E"/>
    <w:rsid w:val="00BB3704"/>
    <w:rsid w:val="00BB372F"/>
    <w:rsid w:val="00BB3A42"/>
    <w:rsid w:val="00BB3D36"/>
    <w:rsid w:val="00BB4090"/>
    <w:rsid w:val="00BB439A"/>
    <w:rsid w:val="00BB48DA"/>
    <w:rsid w:val="00BB49D0"/>
    <w:rsid w:val="00BB49D5"/>
    <w:rsid w:val="00BB4B42"/>
    <w:rsid w:val="00BB4C11"/>
    <w:rsid w:val="00BB5559"/>
    <w:rsid w:val="00BB5C51"/>
    <w:rsid w:val="00BB61DF"/>
    <w:rsid w:val="00BB6331"/>
    <w:rsid w:val="00BB63C0"/>
    <w:rsid w:val="00BB6E80"/>
    <w:rsid w:val="00BB70F6"/>
    <w:rsid w:val="00BB77B5"/>
    <w:rsid w:val="00BB7AD6"/>
    <w:rsid w:val="00BC03EF"/>
    <w:rsid w:val="00BC070B"/>
    <w:rsid w:val="00BC0823"/>
    <w:rsid w:val="00BC0AA0"/>
    <w:rsid w:val="00BC0B24"/>
    <w:rsid w:val="00BC0DE0"/>
    <w:rsid w:val="00BC0F6D"/>
    <w:rsid w:val="00BC1400"/>
    <w:rsid w:val="00BC15B8"/>
    <w:rsid w:val="00BC191C"/>
    <w:rsid w:val="00BC1CF2"/>
    <w:rsid w:val="00BC1E4D"/>
    <w:rsid w:val="00BC1EB7"/>
    <w:rsid w:val="00BC23EE"/>
    <w:rsid w:val="00BC285F"/>
    <w:rsid w:val="00BC2AFF"/>
    <w:rsid w:val="00BC2C67"/>
    <w:rsid w:val="00BC30DD"/>
    <w:rsid w:val="00BC343C"/>
    <w:rsid w:val="00BC34D2"/>
    <w:rsid w:val="00BC3B15"/>
    <w:rsid w:val="00BC3FAC"/>
    <w:rsid w:val="00BC433A"/>
    <w:rsid w:val="00BC4672"/>
    <w:rsid w:val="00BC4783"/>
    <w:rsid w:val="00BC4D59"/>
    <w:rsid w:val="00BC55B8"/>
    <w:rsid w:val="00BC5794"/>
    <w:rsid w:val="00BC5A0A"/>
    <w:rsid w:val="00BC5AC0"/>
    <w:rsid w:val="00BC5AFB"/>
    <w:rsid w:val="00BC6117"/>
    <w:rsid w:val="00BC7239"/>
    <w:rsid w:val="00BC7873"/>
    <w:rsid w:val="00BC79DE"/>
    <w:rsid w:val="00BC7E04"/>
    <w:rsid w:val="00BC7F90"/>
    <w:rsid w:val="00BD034F"/>
    <w:rsid w:val="00BD097F"/>
    <w:rsid w:val="00BD09F3"/>
    <w:rsid w:val="00BD109F"/>
    <w:rsid w:val="00BD12FC"/>
    <w:rsid w:val="00BD1BD1"/>
    <w:rsid w:val="00BD233E"/>
    <w:rsid w:val="00BD3701"/>
    <w:rsid w:val="00BD37BC"/>
    <w:rsid w:val="00BD38B5"/>
    <w:rsid w:val="00BD3A26"/>
    <w:rsid w:val="00BD3AC2"/>
    <w:rsid w:val="00BD3DBC"/>
    <w:rsid w:val="00BD3FF6"/>
    <w:rsid w:val="00BD4377"/>
    <w:rsid w:val="00BD45AA"/>
    <w:rsid w:val="00BD45E4"/>
    <w:rsid w:val="00BD48F8"/>
    <w:rsid w:val="00BD496A"/>
    <w:rsid w:val="00BD4A4C"/>
    <w:rsid w:val="00BD4CB9"/>
    <w:rsid w:val="00BD4E1E"/>
    <w:rsid w:val="00BD52A3"/>
    <w:rsid w:val="00BD5562"/>
    <w:rsid w:val="00BD5625"/>
    <w:rsid w:val="00BD5923"/>
    <w:rsid w:val="00BD5AA5"/>
    <w:rsid w:val="00BD5B9E"/>
    <w:rsid w:val="00BD6505"/>
    <w:rsid w:val="00BD652F"/>
    <w:rsid w:val="00BD65BE"/>
    <w:rsid w:val="00BD6735"/>
    <w:rsid w:val="00BD68CD"/>
    <w:rsid w:val="00BD691A"/>
    <w:rsid w:val="00BD6B66"/>
    <w:rsid w:val="00BD721E"/>
    <w:rsid w:val="00BD73E3"/>
    <w:rsid w:val="00BD7855"/>
    <w:rsid w:val="00BD7C15"/>
    <w:rsid w:val="00BD7C62"/>
    <w:rsid w:val="00BD7D0C"/>
    <w:rsid w:val="00BD7DE5"/>
    <w:rsid w:val="00BD7E43"/>
    <w:rsid w:val="00BE013D"/>
    <w:rsid w:val="00BE0D5C"/>
    <w:rsid w:val="00BE1198"/>
    <w:rsid w:val="00BE15AE"/>
    <w:rsid w:val="00BE18B3"/>
    <w:rsid w:val="00BE219E"/>
    <w:rsid w:val="00BE2981"/>
    <w:rsid w:val="00BE2F5B"/>
    <w:rsid w:val="00BE3004"/>
    <w:rsid w:val="00BE3089"/>
    <w:rsid w:val="00BE3356"/>
    <w:rsid w:val="00BE3542"/>
    <w:rsid w:val="00BE38B2"/>
    <w:rsid w:val="00BE3B1F"/>
    <w:rsid w:val="00BE3E25"/>
    <w:rsid w:val="00BE47F7"/>
    <w:rsid w:val="00BE496B"/>
    <w:rsid w:val="00BE4D83"/>
    <w:rsid w:val="00BE4F4A"/>
    <w:rsid w:val="00BE4FE5"/>
    <w:rsid w:val="00BE5054"/>
    <w:rsid w:val="00BE50DD"/>
    <w:rsid w:val="00BE51AD"/>
    <w:rsid w:val="00BE5208"/>
    <w:rsid w:val="00BE53B2"/>
    <w:rsid w:val="00BE5455"/>
    <w:rsid w:val="00BE5B29"/>
    <w:rsid w:val="00BE5BA9"/>
    <w:rsid w:val="00BE5E61"/>
    <w:rsid w:val="00BE6400"/>
    <w:rsid w:val="00BE6490"/>
    <w:rsid w:val="00BE6882"/>
    <w:rsid w:val="00BE7410"/>
    <w:rsid w:val="00BE7963"/>
    <w:rsid w:val="00BE7CC6"/>
    <w:rsid w:val="00BE7EB8"/>
    <w:rsid w:val="00BF04F5"/>
    <w:rsid w:val="00BF1586"/>
    <w:rsid w:val="00BF20A5"/>
    <w:rsid w:val="00BF2683"/>
    <w:rsid w:val="00BF284F"/>
    <w:rsid w:val="00BF3500"/>
    <w:rsid w:val="00BF3779"/>
    <w:rsid w:val="00BF3D9C"/>
    <w:rsid w:val="00BF4EA1"/>
    <w:rsid w:val="00BF50CD"/>
    <w:rsid w:val="00BF58FC"/>
    <w:rsid w:val="00BF7088"/>
    <w:rsid w:val="00BF7A4F"/>
    <w:rsid w:val="00BF7A9F"/>
    <w:rsid w:val="00BF7BA5"/>
    <w:rsid w:val="00C0041F"/>
    <w:rsid w:val="00C00EC8"/>
    <w:rsid w:val="00C00F47"/>
    <w:rsid w:val="00C01103"/>
    <w:rsid w:val="00C02ABC"/>
    <w:rsid w:val="00C038CE"/>
    <w:rsid w:val="00C040BA"/>
    <w:rsid w:val="00C047A1"/>
    <w:rsid w:val="00C04957"/>
    <w:rsid w:val="00C04BF0"/>
    <w:rsid w:val="00C055F6"/>
    <w:rsid w:val="00C05815"/>
    <w:rsid w:val="00C05845"/>
    <w:rsid w:val="00C059BE"/>
    <w:rsid w:val="00C05D4A"/>
    <w:rsid w:val="00C05F64"/>
    <w:rsid w:val="00C062C4"/>
    <w:rsid w:val="00C06406"/>
    <w:rsid w:val="00C06434"/>
    <w:rsid w:val="00C068D7"/>
    <w:rsid w:val="00C06B1B"/>
    <w:rsid w:val="00C06CA3"/>
    <w:rsid w:val="00C07015"/>
    <w:rsid w:val="00C0737E"/>
    <w:rsid w:val="00C07429"/>
    <w:rsid w:val="00C07691"/>
    <w:rsid w:val="00C07961"/>
    <w:rsid w:val="00C07F33"/>
    <w:rsid w:val="00C10191"/>
    <w:rsid w:val="00C1036D"/>
    <w:rsid w:val="00C114B3"/>
    <w:rsid w:val="00C12244"/>
    <w:rsid w:val="00C1246D"/>
    <w:rsid w:val="00C12841"/>
    <w:rsid w:val="00C13009"/>
    <w:rsid w:val="00C13797"/>
    <w:rsid w:val="00C139C4"/>
    <w:rsid w:val="00C13F06"/>
    <w:rsid w:val="00C14239"/>
    <w:rsid w:val="00C14E13"/>
    <w:rsid w:val="00C15128"/>
    <w:rsid w:val="00C152D8"/>
    <w:rsid w:val="00C162F7"/>
    <w:rsid w:val="00C1632B"/>
    <w:rsid w:val="00C1633C"/>
    <w:rsid w:val="00C16411"/>
    <w:rsid w:val="00C16453"/>
    <w:rsid w:val="00C165AC"/>
    <w:rsid w:val="00C16A63"/>
    <w:rsid w:val="00C171AB"/>
    <w:rsid w:val="00C173B9"/>
    <w:rsid w:val="00C1760A"/>
    <w:rsid w:val="00C17716"/>
    <w:rsid w:val="00C178AE"/>
    <w:rsid w:val="00C17EF5"/>
    <w:rsid w:val="00C202FC"/>
    <w:rsid w:val="00C21391"/>
    <w:rsid w:val="00C2142E"/>
    <w:rsid w:val="00C2161C"/>
    <w:rsid w:val="00C21728"/>
    <w:rsid w:val="00C21998"/>
    <w:rsid w:val="00C21A47"/>
    <w:rsid w:val="00C2204F"/>
    <w:rsid w:val="00C2213C"/>
    <w:rsid w:val="00C223C2"/>
    <w:rsid w:val="00C224DE"/>
    <w:rsid w:val="00C22582"/>
    <w:rsid w:val="00C2294A"/>
    <w:rsid w:val="00C22986"/>
    <w:rsid w:val="00C22C77"/>
    <w:rsid w:val="00C22D34"/>
    <w:rsid w:val="00C22F25"/>
    <w:rsid w:val="00C230C6"/>
    <w:rsid w:val="00C23169"/>
    <w:rsid w:val="00C23399"/>
    <w:rsid w:val="00C23751"/>
    <w:rsid w:val="00C24013"/>
    <w:rsid w:val="00C24034"/>
    <w:rsid w:val="00C24097"/>
    <w:rsid w:val="00C24270"/>
    <w:rsid w:val="00C242CD"/>
    <w:rsid w:val="00C243E0"/>
    <w:rsid w:val="00C2447F"/>
    <w:rsid w:val="00C24609"/>
    <w:rsid w:val="00C24719"/>
    <w:rsid w:val="00C248E3"/>
    <w:rsid w:val="00C24975"/>
    <w:rsid w:val="00C2498B"/>
    <w:rsid w:val="00C24B88"/>
    <w:rsid w:val="00C24E3B"/>
    <w:rsid w:val="00C2517E"/>
    <w:rsid w:val="00C25E15"/>
    <w:rsid w:val="00C261A6"/>
    <w:rsid w:val="00C2637A"/>
    <w:rsid w:val="00C26693"/>
    <w:rsid w:val="00C26AEC"/>
    <w:rsid w:val="00C26C02"/>
    <w:rsid w:val="00C26ED4"/>
    <w:rsid w:val="00C274BD"/>
    <w:rsid w:val="00C274FB"/>
    <w:rsid w:val="00C276AA"/>
    <w:rsid w:val="00C27DEC"/>
    <w:rsid w:val="00C27FE5"/>
    <w:rsid w:val="00C3035A"/>
    <w:rsid w:val="00C307AC"/>
    <w:rsid w:val="00C30BFC"/>
    <w:rsid w:val="00C31197"/>
    <w:rsid w:val="00C3173E"/>
    <w:rsid w:val="00C31A74"/>
    <w:rsid w:val="00C31B23"/>
    <w:rsid w:val="00C31FC8"/>
    <w:rsid w:val="00C323EF"/>
    <w:rsid w:val="00C329EC"/>
    <w:rsid w:val="00C331F6"/>
    <w:rsid w:val="00C33F9D"/>
    <w:rsid w:val="00C340EF"/>
    <w:rsid w:val="00C3411B"/>
    <w:rsid w:val="00C34B72"/>
    <w:rsid w:val="00C34D83"/>
    <w:rsid w:val="00C35234"/>
    <w:rsid w:val="00C358BA"/>
    <w:rsid w:val="00C365F0"/>
    <w:rsid w:val="00C365FD"/>
    <w:rsid w:val="00C36687"/>
    <w:rsid w:val="00C36CA0"/>
    <w:rsid w:val="00C373F4"/>
    <w:rsid w:val="00C378EC"/>
    <w:rsid w:val="00C37D9D"/>
    <w:rsid w:val="00C4016C"/>
    <w:rsid w:val="00C407ED"/>
    <w:rsid w:val="00C40D38"/>
    <w:rsid w:val="00C41076"/>
    <w:rsid w:val="00C4125E"/>
    <w:rsid w:val="00C41535"/>
    <w:rsid w:val="00C416B9"/>
    <w:rsid w:val="00C41746"/>
    <w:rsid w:val="00C41E78"/>
    <w:rsid w:val="00C42051"/>
    <w:rsid w:val="00C42159"/>
    <w:rsid w:val="00C4218F"/>
    <w:rsid w:val="00C42967"/>
    <w:rsid w:val="00C42C20"/>
    <w:rsid w:val="00C4334E"/>
    <w:rsid w:val="00C436EA"/>
    <w:rsid w:val="00C43879"/>
    <w:rsid w:val="00C4401C"/>
    <w:rsid w:val="00C4402D"/>
    <w:rsid w:val="00C4413C"/>
    <w:rsid w:val="00C44166"/>
    <w:rsid w:val="00C44316"/>
    <w:rsid w:val="00C4444B"/>
    <w:rsid w:val="00C44530"/>
    <w:rsid w:val="00C44A8D"/>
    <w:rsid w:val="00C44B93"/>
    <w:rsid w:val="00C44E1C"/>
    <w:rsid w:val="00C450C6"/>
    <w:rsid w:val="00C450FD"/>
    <w:rsid w:val="00C452BF"/>
    <w:rsid w:val="00C45584"/>
    <w:rsid w:val="00C456ED"/>
    <w:rsid w:val="00C4619A"/>
    <w:rsid w:val="00C46516"/>
    <w:rsid w:val="00C465EA"/>
    <w:rsid w:val="00C4666C"/>
    <w:rsid w:val="00C46813"/>
    <w:rsid w:val="00C468B7"/>
    <w:rsid w:val="00C469F2"/>
    <w:rsid w:val="00C46A8F"/>
    <w:rsid w:val="00C46EB7"/>
    <w:rsid w:val="00C4709F"/>
    <w:rsid w:val="00C47629"/>
    <w:rsid w:val="00C47857"/>
    <w:rsid w:val="00C47D78"/>
    <w:rsid w:val="00C47F7F"/>
    <w:rsid w:val="00C5047B"/>
    <w:rsid w:val="00C504E1"/>
    <w:rsid w:val="00C504E5"/>
    <w:rsid w:val="00C505FA"/>
    <w:rsid w:val="00C5081A"/>
    <w:rsid w:val="00C50BEA"/>
    <w:rsid w:val="00C50C1D"/>
    <w:rsid w:val="00C51C78"/>
    <w:rsid w:val="00C51DFC"/>
    <w:rsid w:val="00C51E59"/>
    <w:rsid w:val="00C52706"/>
    <w:rsid w:val="00C533BA"/>
    <w:rsid w:val="00C534D5"/>
    <w:rsid w:val="00C53CE2"/>
    <w:rsid w:val="00C54132"/>
    <w:rsid w:val="00C541B1"/>
    <w:rsid w:val="00C542A0"/>
    <w:rsid w:val="00C54386"/>
    <w:rsid w:val="00C54BAD"/>
    <w:rsid w:val="00C54C80"/>
    <w:rsid w:val="00C54EAB"/>
    <w:rsid w:val="00C54F36"/>
    <w:rsid w:val="00C557D4"/>
    <w:rsid w:val="00C55E2F"/>
    <w:rsid w:val="00C564A8"/>
    <w:rsid w:val="00C57548"/>
    <w:rsid w:val="00C57609"/>
    <w:rsid w:val="00C578CE"/>
    <w:rsid w:val="00C57D9A"/>
    <w:rsid w:val="00C60666"/>
    <w:rsid w:val="00C60A18"/>
    <w:rsid w:val="00C60CD5"/>
    <w:rsid w:val="00C60DD8"/>
    <w:rsid w:val="00C61300"/>
    <w:rsid w:val="00C61394"/>
    <w:rsid w:val="00C61DD0"/>
    <w:rsid w:val="00C61EB7"/>
    <w:rsid w:val="00C62109"/>
    <w:rsid w:val="00C62264"/>
    <w:rsid w:val="00C6262A"/>
    <w:rsid w:val="00C62A0A"/>
    <w:rsid w:val="00C62A65"/>
    <w:rsid w:val="00C62EB6"/>
    <w:rsid w:val="00C63139"/>
    <w:rsid w:val="00C6331D"/>
    <w:rsid w:val="00C634DB"/>
    <w:rsid w:val="00C6394D"/>
    <w:rsid w:val="00C63E52"/>
    <w:rsid w:val="00C63F4D"/>
    <w:rsid w:val="00C649B3"/>
    <w:rsid w:val="00C64D1B"/>
    <w:rsid w:val="00C64DCD"/>
    <w:rsid w:val="00C64EC8"/>
    <w:rsid w:val="00C6506B"/>
    <w:rsid w:val="00C651B3"/>
    <w:rsid w:val="00C65C88"/>
    <w:rsid w:val="00C66201"/>
    <w:rsid w:val="00C66E33"/>
    <w:rsid w:val="00C674A9"/>
    <w:rsid w:val="00C67D4D"/>
    <w:rsid w:val="00C7062C"/>
    <w:rsid w:val="00C708CB"/>
    <w:rsid w:val="00C70A5A"/>
    <w:rsid w:val="00C70F44"/>
    <w:rsid w:val="00C710AA"/>
    <w:rsid w:val="00C71555"/>
    <w:rsid w:val="00C7182D"/>
    <w:rsid w:val="00C719E9"/>
    <w:rsid w:val="00C71ECA"/>
    <w:rsid w:val="00C720DC"/>
    <w:rsid w:val="00C724D1"/>
    <w:rsid w:val="00C7292E"/>
    <w:rsid w:val="00C72BAC"/>
    <w:rsid w:val="00C73168"/>
    <w:rsid w:val="00C731C8"/>
    <w:rsid w:val="00C73514"/>
    <w:rsid w:val="00C73C33"/>
    <w:rsid w:val="00C74019"/>
    <w:rsid w:val="00C742B0"/>
    <w:rsid w:val="00C7474B"/>
    <w:rsid w:val="00C748C0"/>
    <w:rsid w:val="00C74DD3"/>
    <w:rsid w:val="00C75781"/>
    <w:rsid w:val="00C75913"/>
    <w:rsid w:val="00C75AE3"/>
    <w:rsid w:val="00C75DA1"/>
    <w:rsid w:val="00C75EC9"/>
    <w:rsid w:val="00C76165"/>
    <w:rsid w:val="00C7656C"/>
    <w:rsid w:val="00C76E63"/>
    <w:rsid w:val="00C77C85"/>
    <w:rsid w:val="00C8001C"/>
    <w:rsid w:val="00C80793"/>
    <w:rsid w:val="00C80C05"/>
    <w:rsid w:val="00C80DD5"/>
    <w:rsid w:val="00C80DDB"/>
    <w:rsid w:val="00C80EE1"/>
    <w:rsid w:val="00C81906"/>
    <w:rsid w:val="00C81A25"/>
    <w:rsid w:val="00C81FBF"/>
    <w:rsid w:val="00C82120"/>
    <w:rsid w:val="00C826E2"/>
    <w:rsid w:val="00C82B79"/>
    <w:rsid w:val="00C82C64"/>
    <w:rsid w:val="00C82C7C"/>
    <w:rsid w:val="00C82D39"/>
    <w:rsid w:val="00C832FE"/>
    <w:rsid w:val="00C83B40"/>
    <w:rsid w:val="00C841F6"/>
    <w:rsid w:val="00C84340"/>
    <w:rsid w:val="00C84A1F"/>
    <w:rsid w:val="00C84D21"/>
    <w:rsid w:val="00C85101"/>
    <w:rsid w:val="00C852E4"/>
    <w:rsid w:val="00C8540B"/>
    <w:rsid w:val="00C85A66"/>
    <w:rsid w:val="00C85EE1"/>
    <w:rsid w:val="00C85F45"/>
    <w:rsid w:val="00C85FD1"/>
    <w:rsid w:val="00C86268"/>
    <w:rsid w:val="00C8639B"/>
    <w:rsid w:val="00C8664F"/>
    <w:rsid w:val="00C866AA"/>
    <w:rsid w:val="00C86779"/>
    <w:rsid w:val="00C868C0"/>
    <w:rsid w:val="00C869D5"/>
    <w:rsid w:val="00C86E88"/>
    <w:rsid w:val="00C874A2"/>
    <w:rsid w:val="00C87938"/>
    <w:rsid w:val="00C87F15"/>
    <w:rsid w:val="00C90013"/>
    <w:rsid w:val="00C900AD"/>
    <w:rsid w:val="00C902FA"/>
    <w:rsid w:val="00C906B9"/>
    <w:rsid w:val="00C90E7D"/>
    <w:rsid w:val="00C9107A"/>
    <w:rsid w:val="00C911AA"/>
    <w:rsid w:val="00C911BD"/>
    <w:rsid w:val="00C912D2"/>
    <w:rsid w:val="00C913A6"/>
    <w:rsid w:val="00C9145E"/>
    <w:rsid w:val="00C914BC"/>
    <w:rsid w:val="00C919CE"/>
    <w:rsid w:val="00C91C52"/>
    <w:rsid w:val="00C91D65"/>
    <w:rsid w:val="00C91DEB"/>
    <w:rsid w:val="00C9221C"/>
    <w:rsid w:val="00C92429"/>
    <w:rsid w:val="00C92B2D"/>
    <w:rsid w:val="00C92B63"/>
    <w:rsid w:val="00C92DBF"/>
    <w:rsid w:val="00C92ECE"/>
    <w:rsid w:val="00C92F3E"/>
    <w:rsid w:val="00C930F2"/>
    <w:rsid w:val="00C93333"/>
    <w:rsid w:val="00C93AB6"/>
    <w:rsid w:val="00C93CC1"/>
    <w:rsid w:val="00C93EA2"/>
    <w:rsid w:val="00C93EB2"/>
    <w:rsid w:val="00C93F45"/>
    <w:rsid w:val="00C9401B"/>
    <w:rsid w:val="00C94561"/>
    <w:rsid w:val="00C946E5"/>
    <w:rsid w:val="00C948E0"/>
    <w:rsid w:val="00C94BA0"/>
    <w:rsid w:val="00C94FE9"/>
    <w:rsid w:val="00C950A9"/>
    <w:rsid w:val="00C95179"/>
    <w:rsid w:val="00C952DD"/>
    <w:rsid w:val="00C9536E"/>
    <w:rsid w:val="00C95AF6"/>
    <w:rsid w:val="00C95F65"/>
    <w:rsid w:val="00C96A8C"/>
    <w:rsid w:val="00C96F1D"/>
    <w:rsid w:val="00C96F74"/>
    <w:rsid w:val="00C97A2C"/>
    <w:rsid w:val="00C97AF1"/>
    <w:rsid w:val="00C97CBC"/>
    <w:rsid w:val="00C97E63"/>
    <w:rsid w:val="00CA013E"/>
    <w:rsid w:val="00CA02A8"/>
    <w:rsid w:val="00CA03A7"/>
    <w:rsid w:val="00CA0B8E"/>
    <w:rsid w:val="00CA10DD"/>
    <w:rsid w:val="00CA130B"/>
    <w:rsid w:val="00CA1404"/>
    <w:rsid w:val="00CA1576"/>
    <w:rsid w:val="00CA1859"/>
    <w:rsid w:val="00CA1E3B"/>
    <w:rsid w:val="00CA2017"/>
    <w:rsid w:val="00CA23DF"/>
    <w:rsid w:val="00CA23E4"/>
    <w:rsid w:val="00CA3723"/>
    <w:rsid w:val="00CA3905"/>
    <w:rsid w:val="00CA3F79"/>
    <w:rsid w:val="00CA4795"/>
    <w:rsid w:val="00CA47CE"/>
    <w:rsid w:val="00CA484C"/>
    <w:rsid w:val="00CA4AAD"/>
    <w:rsid w:val="00CA4B80"/>
    <w:rsid w:val="00CA52C7"/>
    <w:rsid w:val="00CA574D"/>
    <w:rsid w:val="00CA6AF5"/>
    <w:rsid w:val="00CA6E52"/>
    <w:rsid w:val="00CA70A7"/>
    <w:rsid w:val="00CA74B0"/>
    <w:rsid w:val="00CA74C4"/>
    <w:rsid w:val="00CA767D"/>
    <w:rsid w:val="00CA7828"/>
    <w:rsid w:val="00CA7ACA"/>
    <w:rsid w:val="00CA7BD0"/>
    <w:rsid w:val="00CB0063"/>
    <w:rsid w:val="00CB01C7"/>
    <w:rsid w:val="00CB02CC"/>
    <w:rsid w:val="00CB078C"/>
    <w:rsid w:val="00CB0EBA"/>
    <w:rsid w:val="00CB11F2"/>
    <w:rsid w:val="00CB13E1"/>
    <w:rsid w:val="00CB25CD"/>
    <w:rsid w:val="00CB25DF"/>
    <w:rsid w:val="00CB2602"/>
    <w:rsid w:val="00CB2A3B"/>
    <w:rsid w:val="00CB3773"/>
    <w:rsid w:val="00CB38B1"/>
    <w:rsid w:val="00CB3C8B"/>
    <w:rsid w:val="00CB3FDD"/>
    <w:rsid w:val="00CB4305"/>
    <w:rsid w:val="00CB470D"/>
    <w:rsid w:val="00CB494B"/>
    <w:rsid w:val="00CB4D32"/>
    <w:rsid w:val="00CB4DE6"/>
    <w:rsid w:val="00CB53A6"/>
    <w:rsid w:val="00CB5553"/>
    <w:rsid w:val="00CB5652"/>
    <w:rsid w:val="00CB573A"/>
    <w:rsid w:val="00CB5AD5"/>
    <w:rsid w:val="00CB5E18"/>
    <w:rsid w:val="00CB5E7B"/>
    <w:rsid w:val="00CB6013"/>
    <w:rsid w:val="00CB6609"/>
    <w:rsid w:val="00CB6CF0"/>
    <w:rsid w:val="00CB6E4D"/>
    <w:rsid w:val="00CB740A"/>
    <w:rsid w:val="00CB7BEB"/>
    <w:rsid w:val="00CB7C7C"/>
    <w:rsid w:val="00CB7C9F"/>
    <w:rsid w:val="00CC04DD"/>
    <w:rsid w:val="00CC0697"/>
    <w:rsid w:val="00CC07E7"/>
    <w:rsid w:val="00CC0AD4"/>
    <w:rsid w:val="00CC0F0C"/>
    <w:rsid w:val="00CC0FC3"/>
    <w:rsid w:val="00CC11E0"/>
    <w:rsid w:val="00CC140C"/>
    <w:rsid w:val="00CC17CB"/>
    <w:rsid w:val="00CC1B7A"/>
    <w:rsid w:val="00CC1CA8"/>
    <w:rsid w:val="00CC2134"/>
    <w:rsid w:val="00CC2312"/>
    <w:rsid w:val="00CC23E4"/>
    <w:rsid w:val="00CC2573"/>
    <w:rsid w:val="00CC2952"/>
    <w:rsid w:val="00CC2C40"/>
    <w:rsid w:val="00CC2FF5"/>
    <w:rsid w:val="00CC3188"/>
    <w:rsid w:val="00CC32F2"/>
    <w:rsid w:val="00CC3D8E"/>
    <w:rsid w:val="00CC3F3C"/>
    <w:rsid w:val="00CC4081"/>
    <w:rsid w:val="00CC4255"/>
    <w:rsid w:val="00CC4530"/>
    <w:rsid w:val="00CC4738"/>
    <w:rsid w:val="00CC481C"/>
    <w:rsid w:val="00CC49A5"/>
    <w:rsid w:val="00CC4EA0"/>
    <w:rsid w:val="00CC5768"/>
    <w:rsid w:val="00CC5AE1"/>
    <w:rsid w:val="00CC5EAF"/>
    <w:rsid w:val="00CC65D5"/>
    <w:rsid w:val="00CC6FE3"/>
    <w:rsid w:val="00CC6FF5"/>
    <w:rsid w:val="00CC73C7"/>
    <w:rsid w:val="00CC7BAD"/>
    <w:rsid w:val="00CC7C1E"/>
    <w:rsid w:val="00CC7C91"/>
    <w:rsid w:val="00CC7CA8"/>
    <w:rsid w:val="00CD00BC"/>
    <w:rsid w:val="00CD022A"/>
    <w:rsid w:val="00CD02FD"/>
    <w:rsid w:val="00CD04A6"/>
    <w:rsid w:val="00CD054D"/>
    <w:rsid w:val="00CD0617"/>
    <w:rsid w:val="00CD0A75"/>
    <w:rsid w:val="00CD0AFA"/>
    <w:rsid w:val="00CD0BCF"/>
    <w:rsid w:val="00CD0D6E"/>
    <w:rsid w:val="00CD0D9F"/>
    <w:rsid w:val="00CD12F5"/>
    <w:rsid w:val="00CD1555"/>
    <w:rsid w:val="00CD1B45"/>
    <w:rsid w:val="00CD2192"/>
    <w:rsid w:val="00CD2A47"/>
    <w:rsid w:val="00CD2B81"/>
    <w:rsid w:val="00CD2D15"/>
    <w:rsid w:val="00CD2D9B"/>
    <w:rsid w:val="00CD2F5C"/>
    <w:rsid w:val="00CD2F9F"/>
    <w:rsid w:val="00CD3587"/>
    <w:rsid w:val="00CD4051"/>
    <w:rsid w:val="00CD410B"/>
    <w:rsid w:val="00CD4652"/>
    <w:rsid w:val="00CD50E8"/>
    <w:rsid w:val="00CD51F5"/>
    <w:rsid w:val="00CD5258"/>
    <w:rsid w:val="00CD52CD"/>
    <w:rsid w:val="00CD559E"/>
    <w:rsid w:val="00CD5997"/>
    <w:rsid w:val="00CD59A7"/>
    <w:rsid w:val="00CD5CD1"/>
    <w:rsid w:val="00CD5D58"/>
    <w:rsid w:val="00CD5FEB"/>
    <w:rsid w:val="00CD610F"/>
    <w:rsid w:val="00CD645D"/>
    <w:rsid w:val="00CD68D7"/>
    <w:rsid w:val="00CD6924"/>
    <w:rsid w:val="00CD6A78"/>
    <w:rsid w:val="00CD71F8"/>
    <w:rsid w:val="00CD75D8"/>
    <w:rsid w:val="00CD7787"/>
    <w:rsid w:val="00CD77F5"/>
    <w:rsid w:val="00CD77F8"/>
    <w:rsid w:val="00CD7949"/>
    <w:rsid w:val="00CD7957"/>
    <w:rsid w:val="00CD7F49"/>
    <w:rsid w:val="00CE0168"/>
    <w:rsid w:val="00CE0A89"/>
    <w:rsid w:val="00CE0ADA"/>
    <w:rsid w:val="00CE0CAB"/>
    <w:rsid w:val="00CE12AE"/>
    <w:rsid w:val="00CE1BEC"/>
    <w:rsid w:val="00CE1DBC"/>
    <w:rsid w:val="00CE1EFD"/>
    <w:rsid w:val="00CE2184"/>
    <w:rsid w:val="00CE237A"/>
    <w:rsid w:val="00CE2742"/>
    <w:rsid w:val="00CE2955"/>
    <w:rsid w:val="00CE2A79"/>
    <w:rsid w:val="00CE2AA0"/>
    <w:rsid w:val="00CE2D00"/>
    <w:rsid w:val="00CE30AB"/>
    <w:rsid w:val="00CE3A0F"/>
    <w:rsid w:val="00CE3A74"/>
    <w:rsid w:val="00CE3D94"/>
    <w:rsid w:val="00CE404E"/>
    <w:rsid w:val="00CE43C6"/>
    <w:rsid w:val="00CE44CD"/>
    <w:rsid w:val="00CE498B"/>
    <w:rsid w:val="00CE56B1"/>
    <w:rsid w:val="00CE5C9E"/>
    <w:rsid w:val="00CE61F8"/>
    <w:rsid w:val="00CE67AE"/>
    <w:rsid w:val="00CE6A7D"/>
    <w:rsid w:val="00CE7917"/>
    <w:rsid w:val="00CE7A82"/>
    <w:rsid w:val="00CF0679"/>
    <w:rsid w:val="00CF0B15"/>
    <w:rsid w:val="00CF0D5D"/>
    <w:rsid w:val="00CF158D"/>
    <w:rsid w:val="00CF1ADA"/>
    <w:rsid w:val="00CF1F32"/>
    <w:rsid w:val="00CF20A9"/>
    <w:rsid w:val="00CF2722"/>
    <w:rsid w:val="00CF2EE2"/>
    <w:rsid w:val="00CF2F8B"/>
    <w:rsid w:val="00CF307C"/>
    <w:rsid w:val="00CF35E1"/>
    <w:rsid w:val="00CF3911"/>
    <w:rsid w:val="00CF3BC8"/>
    <w:rsid w:val="00CF3D52"/>
    <w:rsid w:val="00CF3E54"/>
    <w:rsid w:val="00CF3EF6"/>
    <w:rsid w:val="00CF3EFE"/>
    <w:rsid w:val="00CF40BF"/>
    <w:rsid w:val="00CF42AA"/>
    <w:rsid w:val="00CF44CD"/>
    <w:rsid w:val="00CF46B6"/>
    <w:rsid w:val="00CF46B9"/>
    <w:rsid w:val="00CF4ADA"/>
    <w:rsid w:val="00CF4DDB"/>
    <w:rsid w:val="00CF4F60"/>
    <w:rsid w:val="00CF50DD"/>
    <w:rsid w:val="00CF52E8"/>
    <w:rsid w:val="00CF56BC"/>
    <w:rsid w:val="00CF5AAB"/>
    <w:rsid w:val="00CF6821"/>
    <w:rsid w:val="00CF6B70"/>
    <w:rsid w:val="00CF6FF3"/>
    <w:rsid w:val="00CF709D"/>
    <w:rsid w:val="00CF78D6"/>
    <w:rsid w:val="00CF7D4B"/>
    <w:rsid w:val="00CF7DFA"/>
    <w:rsid w:val="00CF7F38"/>
    <w:rsid w:val="00CF7FDC"/>
    <w:rsid w:val="00D0031A"/>
    <w:rsid w:val="00D006BE"/>
    <w:rsid w:val="00D00A02"/>
    <w:rsid w:val="00D00B7F"/>
    <w:rsid w:val="00D018DD"/>
    <w:rsid w:val="00D01D6E"/>
    <w:rsid w:val="00D026D1"/>
    <w:rsid w:val="00D02C42"/>
    <w:rsid w:val="00D0332C"/>
    <w:rsid w:val="00D03781"/>
    <w:rsid w:val="00D03927"/>
    <w:rsid w:val="00D03E71"/>
    <w:rsid w:val="00D0451F"/>
    <w:rsid w:val="00D04840"/>
    <w:rsid w:val="00D04C51"/>
    <w:rsid w:val="00D0557E"/>
    <w:rsid w:val="00D05599"/>
    <w:rsid w:val="00D0570E"/>
    <w:rsid w:val="00D0586F"/>
    <w:rsid w:val="00D05AEB"/>
    <w:rsid w:val="00D060AC"/>
    <w:rsid w:val="00D06184"/>
    <w:rsid w:val="00D06220"/>
    <w:rsid w:val="00D0650E"/>
    <w:rsid w:val="00D06BB5"/>
    <w:rsid w:val="00D072B4"/>
    <w:rsid w:val="00D0741E"/>
    <w:rsid w:val="00D07974"/>
    <w:rsid w:val="00D07CDF"/>
    <w:rsid w:val="00D101DF"/>
    <w:rsid w:val="00D10705"/>
    <w:rsid w:val="00D10A3F"/>
    <w:rsid w:val="00D10B58"/>
    <w:rsid w:val="00D10D1D"/>
    <w:rsid w:val="00D10E82"/>
    <w:rsid w:val="00D10ED8"/>
    <w:rsid w:val="00D113F7"/>
    <w:rsid w:val="00D11600"/>
    <w:rsid w:val="00D11A39"/>
    <w:rsid w:val="00D11A4B"/>
    <w:rsid w:val="00D11E43"/>
    <w:rsid w:val="00D12732"/>
    <w:rsid w:val="00D128D0"/>
    <w:rsid w:val="00D12A2A"/>
    <w:rsid w:val="00D12D06"/>
    <w:rsid w:val="00D13236"/>
    <w:rsid w:val="00D133FF"/>
    <w:rsid w:val="00D13C52"/>
    <w:rsid w:val="00D1469A"/>
    <w:rsid w:val="00D1474D"/>
    <w:rsid w:val="00D148BB"/>
    <w:rsid w:val="00D14AC1"/>
    <w:rsid w:val="00D15059"/>
    <w:rsid w:val="00D15254"/>
    <w:rsid w:val="00D15C72"/>
    <w:rsid w:val="00D162F0"/>
    <w:rsid w:val="00D163DC"/>
    <w:rsid w:val="00D164E7"/>
    <w:rsid w:val="00D1652A"/>
    <w:rsid w:val="00D16596"/>
    <w:rsid w:val="00D167F9"/>
    <w:rsid w:val="00D16C98"/>
    <w:rsid w:val="00D17290"/>
    <w:rsid w:val="00D17D70"/>
    <w:rsid w:val="00D20189"/>
    <w:rsid w:val="00D202D4"/>
    <w:rsid w:val="00D202F5"/>
    <w:rsid w:val="00D2031B"/>
    <w:rsid w:val="00D20565"/>
    <w:rsid w:val="00D20F62"/>
    <w:rsid w:val="00D2108B"/>
    <w:rsid w:val="00D212F8"/>
    <w:rsid w:val="00D213AD"/>
    <w:rsid w:val="00D2159B"/>
    <w:rsid w:val="00D21832"/>
    <w:rsid w:val="00D21A86"/>
    <w:rsid w:val="00D21F52"/>
    <w:rsid w:val="00D2211F"/>
    <w:rsid w:val="00D2269E"/>
    <w:rsid w:val="00D2272E"/>
    <w:rsid w:val="00D2279E"/>
    <w:rsid w:val="00D22D5D"/>
    <w:rsid w:val="00D23919"/>
    <w:rsid w:val="00D241B9"/>
    <w:rsid w:val="00D24C7D"/>
    <w:rsid w:val="00D24D5D"/>
    <w:rsid w:val="00D2596C"/>
    <w:rsid w:val="00D259EC"/>
    <w:rsid w:val="00D25CD8"/>
    <w:rsid w:val="00D25F46"/>
    <w:rsid w:val="00D2645A"/>
    <w:rsid w:val="00D26544"/>
    <w:rsid w:val="00D26880"/>
    <w:rsid w:val="00D2713E"/>
    <w:rsid w:val="00D2737E"/>
    <w:rsid w:val="00D2798F"/>
    <w:rsid w:val="00D279CC"/>
    <w:rsid w:val="00D27CA2"/>
    <w:rsid w:val="00D30517"/>
    <w:rsid w:val="00D3087C"/>
    <w:rsid w:val="00D30FF6"/>
    <w:rsid w:val="00D3106E"/>
    <w:rsid w:val="00D31764"/>
    <w:rsid w:val="00D31F68"/>
    <w:rsid w:val="00D324A6"/>
    <w:rsid w:val="00D32734"/>
    <w:rsid w:val="00D32897"/>
    <w:rsid w:val="00D3304B"/>
    <w:rsid w:val="00D330A9"/>
    <w:rsid w:val="00D334FE"/>
    <w:rsid w:val="00D337C9"/>
    <w:rsid w:val="00D33BC1"/>
    <w:rsid w:val="00D33EA1"/>
    <w:rsid w:val="00D33F48"/>
    <w:rsid w:val="00D342BC"/>
    <w:rsid w:val="00D34916"/>
    <w:rsid w:val="00D3531F"/>
    <w:rsid w:val="00D3563F"/>
    <w:rsid w:val="00D357AE"/>
    <w:rsid w:val="00D3599F"/>
    <w:rsid w:val="00D35A0D"/>
    <w:rsid w:val="00D35EEE"/>
    <w:rsid w:val="00D3618C"/>
    <w:rsid w:val="00D3620A"/>
    <w:rsid w:val="00D36408"/>
    <w:rsid w:val="00D3683E"/>
    <w:rsid w:val="00D36A67"/>
    <w:rsid w:val="00D36A6D"/>
    <w:rsid w:val="00D36BE0"/>
    <w:rsid w:val="00D36EC9"/>
    <w:rsid w:val="00D375B5"/>
    <w:rsid w:val="00D37BBE"/>
    <w:rsid w:val="00D37EA5"/>
    <w:rsid w:val="00D40763"/>
    <w:rsid w:val="00D40E05"/>
    <w:rsid w:val="00D40F20"/>
    <w:rsid w:val="00D411F8"/>
    <w:rsid w:val="00D4187E"/>
    <w:rsid w:val="00D4197F"/>
    <w:rsid w:val="00D425D8"/>
    <w:rsid w:val="00D425F6"/>
    <w:rsid w:val="00D4295D"/>
    <w:rsid w:val="00D42D02"/>
    <w:rsid w:val="00D42FB6"/>
    <w:rsid w:val="00D43043"/>
    <w:rsid w:val="00D43A09"/>
    <w:rsid w:val="00D43B7A"/>
    <w:rsid w:val="00D442EE"/>
    <w:rsid w:val="00D44541"/>
    <w:rsid w:val="00D44A51"/>
    <w:rsid w:val="00D44CDF"/>
    <w:rsid w:val="00D44F9E"/>
    <w:rsid w:val="00D453F5"/>
    <w:rsid w:val="00D4566E"/>
    <w:rsid w:val="00D459A5"/>
    <w:rsid w:val="00D45FC0"/>
    <w:rsid w:val="00D4620B"/>
    <w:rsid w:val="00D46214"/>
    <w:rsid w:val="00D4658A"/>
    <w:rsid w:val="00D466B9"/>
    <w:rsid w:val="00D46848"/>
    <w:rsid w:val="00D46C8F"/>
    <w:rsid w:val="00D46D5B"/>
    <w:rsid w:val="00D46DEE"/>
    <w:rsid w:val="00D46FD3"/>
    <w:rsid w:val="00D47843"/>
    <w:rsid w:val="00D4799D"/>
    <w:rsid w:val="00D47AAC"/>
    <w:rsid w:val="00D47BEB"/>
    <w:rsid w:val="00D47C1D"/>
    <w:rsid w:val="00D47D6F"/>
    <w:rsid w:val="00D50304"/>
    <w:rsid w:val="00D50344"/>
    <w:rsid w:val="00D504F6"/>
    <w:rsid w:val="00D50C4C"/>
    <w:rsid w:val="00D50F52"/>
    <w:rsid w:val="00D510D2"/>
    <w:rsid w:val="00D51171"/>
    <w:rsid w:val="00D51338"/>
    <w:rsid w:val="00D51552"/>
    <w:rsid w:val="00D51AA9"/>
    <w:rsid w:val="00D51B4A"/>
    <w:rsid w:val="00D51C0E"/>
    <w:rsid w:val="00D51C7B"/>
    <w:rsid w:val="00D51F4B"/>
    <w:rsid w:val="00D52003"/>
    <w:rsid w:val="00D5219E"/>
    <w:rsid w:val="00D52217"/>
    <w:rsid w:val="00D52EC1"/>
    <w:rsid w:val="00D531DD"/>
    <w:rsid w:val="00D531E2"/>
    <w:rsid w:val="00D53A4B"/>
    <w:rsid w:val="00D54E53"/>
    <w:rsid w:val="00D55425"/>
    <w:rsid w:val="00D555D5"/>
    <w:rsid w:val="00D55AF8"/>
    <w:rsid w:val="00D55D03"/>
    <w:rsid w:val="00D55E94"/>
    <w:rsid w:val="00D5600F"/>
    <w:rsid w:val="00D56556"/>
    <w:rsid w:val="00D566C3"/>
    <w:rsid w:val="00D56B53"/>
    <w:rsid w:val="00D56C90"/>
    <w:rsid w:val="00D570E1"/>
    <w:rsid w:val="00D57309"/>
    <w:rsid w:val="00D57551"/>
    <w:rsid w:val="00D5773C"/>
    <w:rsid w:val="00D57940"/>
    <w:rsid w:val="00D57C10"/>
    <w:rsid w:val="00D6051C"/>
    <w:rsid w:val="00D605E9"/>
    <w:rsid w:val="00D607B1"/>
    <w:rsid w:val="00D61128"/>
    <w:rsid w:val="00D61307"/>
    <w:rsid w:val="00D61575"/>
    <w:rsid w:val="00D61E18"/>
    <w:rsid w:val="00D62241"/>
    <w:rsid w:val="00D62519"/>
    <w:rsid w:val="00D6255C"/>
    <w:rsid w:val="00D629DE"/>
    <w:rsid w:val="00D62B7C"/>
    <w:rsid w:val="00D62B7E"/>
    <w:rsid w:val="00D6323E"/>
    <w:rsid w:val="00D63584"/>
    <w:rsid w:val="00D635B2"/>
    <w:rsid w:val="00D63C9B"/>
    <w:rsid w:val="00D6476D"/>
    <w:rsid w:val="00D64965"/>
    <w:rsid w:val="00D64E3D"/>
    <w:rsid w:val="00D656C3"/>
    <w:rsid w:val="00D65C9C"/>
    <w:rsid w:val="00D65D4F"/>
    <w:rsid w:val="00D65EEE"/>
    <w:rsid w:val="00D65F6D"/>
    <w:rsid w:val="00D65FA3"/>
    <w:rsid w:val="00D66025"/>
    <w:rsid w:val="00D660FD"/>
    <w:rsid w:val="00D66197"/>
    <w:rsid w:val="00D662E1"/>
    <w:rsid w:val="00D6668E"/>
    <w:rsid w:val="00D67B02"/>
    <w:rsid w:val="00D67B47"/>
    <w:rsid w:val="00D67DED"/>
    <w:rsid w:val="00D707BE"/>
    <w:rsid w:val="00D70EBD"/>
    <w:rsid w:val="00D71046"/>
    <w:rsid w:val="00D71350"/>
    <w:rsid w:val="00D71CBC"/>
    <w:rsid w:val="00D71D97"/>
    <w:rsid w:val="00D71F50"/>
    <w:rsid w:val="00D72029"/>
    <w:rsid w:val="00D72055"/>
    <w:rsid w:val="00D725D5"/>
    <w:rsid w:val="00D7288F"/>
    <w:rsid w:val="00D72B82"/>
    <w:rsid w:val="00D738A4"/>
    <w:rsid w:val="00D739D1"/>
    <w:rsid w:val="00D73DE4"/>
    <w:rsid w:val="00D740B1"/>
    <w:rsid w:val="00D74B93"/>
    <w:rsid w:val="00D74CCE"/>
    <w:rsid w:val="00D74F5D"/>
    <w:rsid w:val="00D75199"/>
    <w:rsid w:val="00D751FB"/>
    <w:rsid w:val="00D752C0"/>
    <w:rsid w:val="00D7541C"/>
    <w:rsid w:val="00D754A2"/>
    <w:rsid w:val="00D7555B"/>
    <w:rsid w:val="00D758B4"/>
    <w:rsid w:val="00D75BDD"/>
    <w:rsid w:val="00D75C4E"/>
    <w:rsid w:val="00D761A4"/>
    <w:rsid w:val="00D76B88"/>
    <w:rsid w:val="00D76D0C"/>
    <w:rsid w:val="00D76E68"/>
    <w:rsid w:val="00D76F08"/>
    <w:rsid w:val="00D77545"/>
    <w:rsid w:val="00D77930"/>
    <w:rsid w:val="00D77992"/>
    <w:rsid w:val="00D8062E"/>
    <w:rsid w:val="00D80ADF"/>
    <w:rsid w:val="00D80DDB"/>
    <w:rsid w:val="00D80F2A"/>
    <w:rsid w:val="00D811A1"/>
    <w:rsid w:val="00D816BF"/>
    <w:rsid w:val="00D81D2D"/>
    <w:rsid w:val="00D81E89"/>
    <w:rsid w:val="00D81FD3"/>
    <w:rsid w:val="00D826E3"/>
    <w:rsid w:val="00D82A4D"/>
    <w:rsid w:val="00D82B00"/>
    <w:rsid w:val="00D83454"/>
    <w:rsid w:val="00D8411F"/>
    <w:rsid w:val="00D8436A"/>
    <w:rsid w:val="00D84A4F"/>
    <w:rsid w:val="00D8500D"/>
    <w:rsid w:val="00D855ED"/>
    <w:rsid w:val="00D857EF"/>
    <w:rsid w:val="00D8594B"/>
    <w:rsid w:val="00D85B1F"/>
    <w:rsid w:val="00D86056"/>
    <w:rsid w:val="00D8623B"/>
    <w:rsid w:val="00D8633B"/>
    <w:rsid w:val="00D8648D"/>
    <w:rsid w:val="00D864A5"/>
    <w:rsid w:val="00D868CE"/>
    <w:rsid w:val="00D877DC"/>
    <w:rsid w:val="00D87D0F"/>
    <w:rsid w:val="00D9018F"/>
    <w:rsid w:val="00D90242"/>
    <w:rsid w:val="00D90774"/>
    <w:rsid w:val="00D909F5"/>
    <w:rsid w:val="00D90B38"/>
    <w:rsid w:val="00D91458"/>
    <w:rsid w:val="00D9148C"/>
    <w:rsid w:val="00D9167A"/>
    <w:rsid w:val="00D91973"/>
    <w:rsid w:val="00D91B97"/>
    <w:rsid w:val="00D92497"/>
    <w:rsid w:val="00D9265C"/>
    <w:rsid w:val="00D926B3"/>
    <w:rsid w:val="00D9271B"/>
    <w:rsid w:val="00D928BE"/>
    <w:rsid w:val="00D92B17"/>
    <w:rsid w:val="00D92BB9"/>
    <w:rsid w:val="00D92E09"/>
    <w:rsid w:val="00D936EB"/>
    <w:rsid w:val="00D9393C"/>
    <w:rsid w:val="00D93967"/>
    <w:rsid w:val="00D93BE1"/>
    <w:rsid w:val="00D93FAB"/>
    <w:rsid w:val="00D9421E"/>
    <w:rsid w:val="00D94CFF"/>
    <w:rsid w:val="00D95222"/>
    <w:rsid w:val="00D957ED"/>
    <w:rsid w:val="00D95843"/>
    <w:rsid w:val="00D95E99"/>
    <w:rsid w:val="00D962F8"/>
    <w:rsid w:val="00D9666C"/>
    <w:rsid w:val="00D96B46"/>
    <w:rsid w:val="00D96EB9"/>
    <w:rsid w:val="00D972EA"/>
    <w:rsid w:val="00DA0338"/>
    <w:rsid w:val="00DA044B"/>
    <w:rsid w:val="00DA0E0B"/>
    <w:rsid w:val="00DA1488"/>
    <w:rsid w:val="00DA16AB"/>
    <w:rsid w:val="00DA1851"/>
    <w:rsid w:val="00DA1C76"/>
    <w:rsid w:val="00DA1D04"/>
    <w:rsid w:val="00DA1E35"/>
    <w:rsid w:val="00DA2538"/>
    <w:rsid w:val="00DA26B0"/>
    <w:rsid w:val="00DA2A9F"/>
    <w:rsid w:val="00DA2C15"/>
    <w:rsid w:val="00DA2CF5"/>
    <w:rsid w:val="00DA3325"/>
    <w:rsid w:val="00DA3528"/>
    <w:rsid w:val="00DA370B"/>
    <w:rsid w:val="00DA40AA"/>
    <w:rsid w:val="00DA42BC"/>
    <w:rsid w:val="00DA4F48"/>
    <w:rsid w:val="00DA5044"/>
    <w:rsid w:val="00DA52E1"/>
    <w:rsid w:val="00DA5343"/>
    <w:rsid w:val="00DA5766"/>
    <w:rsid w:val="00DA5835"/>
    <w:rsid w:val="00DA5944"/>
    <w:rsid w:val="00DA5A7C"/>
    <w:rsid w:val="00DA5D6D"/>
    <w:rsid w:val="00DA6427"/>
    <w:rsid w:val="00DA6717"/>
    <w:rsid w:val="00DA6C07"/>
    <w:rsid w:val="00DA6C7C"/>
    <w:rsid w:val="00DA6E50"/>
    <w:rsid w:val="00DA7123"/>
    <w:rsid w:val="00DA738C"/>
    <w:rsid w:val="00DA7774"/>
    <w:rsid w:val="00DA7C6D"/>
    <w:rsid w:val="00DA7E45"/>
    <w:rsid w:val="00DA7E88"/>
    <w:rsid w:val="00DA7E94"/>
    <w:rsid w:val="00DB029F"/>
    <w:rsid w:val="00DB0537"/>
    <w:rsid w:val="00DB07ED"/>
    <w:rsid w:val="00DB0868"/>
    <w:rsid w:val="00DB0A51"/>
    <w:rsid w:val="00DB0C23"/>
    <w:rsid w:val="00DB0E5E"/>
    <w:rsid w:val="00DB12D8"/>
    <w:rsid w:val="00DB1B7A"/>
    <w:rsid w:val="00DB1F20"/>
    <w:rsid w:val="00DB21B4"/>
    <w:rsid w:val="00DB268A"/>
    <w:rsid w:val="00DB27E4"/>
    <w:rsid w:val="00DB29B0"/>
    <w:rsid w:val="00DB33BE"/>
    <w:rsid w:val="00DB3459"/>
    <w:rsid w:val="00DB3849"/>
    <w:rsid w:val="00DB410F"/>
    <w:rsid w:val="00DB4A59"/>
    <w:rsid w:val="00DB4AA9"/>
    <w:rsid w:val="00DB500B"/>
    <w:rsid w:val="00DB5F35"/>
    <w:rsid w:val="00DB6263"/>
    <w:rsid w:val="00DB67CA"/>
    <w:rsid w:val="00DB6A19"/>
    <w:rsid w:val="00DB6E3D"/>
    <w:rsid w:val="00DB758F"/>
    <w:rsid w:val="00DB79A5"/>
    <w:rsid w:val="00DB7EB9"/>
    <w:rsid w:val="00DC00CF"/>
    <w:rsid w:val="00DC079D"/>
    <w:rsid w:val="00DC079E"/>
    <w:rsid w:val="00DC08F9"/>
    <w:rsid w:val="00DC0B06"/>
    <w:rsid w:val="00DC0B25"/>
    <w:rsid w:val="00DC0C18"/>
    <w:rsid w:val="00DC0CEA"/>
    <w:rsid w:val="00DC0D12"/>
    <w:rsid w:val="00DC0F34"/>
    <w:rsid w:val="00DC119E"/>
    <w:rsid w:val="00DC12C1"/>
    <w:rsid w:val="00DC1ABF"/>
    <w:rsid w:val="00DC2137"/>
    <w:rsid w:val="00DC22A4"/>
    <w:rsid w:val="00DC29D2"/>
    <w:rsid w:val="00DC2C2F"/>
    <w:rsid w:val="00DC328B"/>
    <w:rsid w:val="00DC343B"/>
    <w:rsid w:val="00DC40C5"/>
    <w:rsid w:val="00DC47C6"/>
    <w:rsid w:val="00DC4EF7"/>
    <w:rsid w:val="00DC515B"/>
    <w:rsid w:val="00DC5233"/>
    <w:rsid w:val="00DC591B"/>
    <w:rsid w:val="00DC5A37"/>
    <w:rsid w:val="00DC5CCE"/>
    <w:rsid w:val="00DC5E17"/>
    <w:rsid w:val="00DC5F75"/>
    <w:rsid w:val="00DC6216"/>
    <w:rsid w:val="00DC644D"/>
    <w:rsid w:val="00DC6BCA"/>
    <w:rsid w:val="00DC7240"/>
    <w:rsid w:val="00DC7306"/>
    <w:rsid w:val="00DC7335"/>
    <w:rsid w:val="00DC75A5"/>
    <w:rsid w:val="00DC75CD"/>
    <w:rsid w:val="00DC7C63"/>
    <w:rsid w:val="00DC7D2A"/>
    <w:rsid w:val="00DD02AB"/>
    <w:rsid w:val="00DD0311"/>
    <w:rsid w:val="00DD098B"/>
    <w:rsid w:val="00DD099C"/>
    <w:rsid w:val="00DD0BBF"/>
    <w:rsid w:val="00DD0D6D"/>
    <w:rsid w:val="00DD10B2"/>
    <w:rsid w:val="00DD1118"/>
    <w:rsid w:val="00DD1225"/>
    <w:rsid w:val="00DD154C"/>
    <w:rsid w:val="00DD162A"/>
    <w:rsid w:val="00DD1974"/>
    <w:rsid w:val="00DD1A29"/>
    <w:rsid w:val="00DD2C42"/>
    <w:rsid w:val="00DD2DDC"/>
    <w:rsid w:val="00DD2FAF"/>
    <w:rsid w:val="00DD3119"/>
    <w:rsid w:val="00DD3226"/>
    <w:rsid w:val="00DD326D"/>
    <w:rsid w:val="00DD340D"/>
    <w:rsid w:val="00DD3639"/>
    <w:rsid w:val="00DD382B"/>
    <w:rsid w:val="00DD3C2D"/>
    <w:rsid w:val="00DD3CC4"/>
    <w:rsid w:val="00DD40D1"/>
    <w:rsid w:val="00DD453C"/>
    <w:rsid w:val="00DD5147"/>
    <w:rsid w:val="00DD53CA"/>
    <w:rsid w:val="00DD5C2B"/>
    <w:rsid w:val="00DD628E"/>
    <w:rsid w:val="00DD636C"/>
    <w:rsid w:val="00DD6989"/>
    <w:rsid w:val="00DD72CD"/>
    <w:rsid w:val="00DD7DB1"/>
    <w:rsid w:val="00DE0185"/>
    <w:rsid w:val="00DE0424"/>
    <w:rsid w:val="00DE0A8E"/>
    <w:rsid w:val="00DE10AC"/>
    <w:rsid w:val="00DE12EE"/>
    <w:rsid w:val="00DE13D5"/>
    <w:rsid w:val="00DE184D"/>
    <w:rsid w:val="00DE2219"/>
    <w:rsid w:val="00DE248E"/>
    <w:rsid w:val="00DE24E1"/>
    <w:rsid w:val="00DE25E5"/>
    <w:rsid w:val="00DE2D22"/>
    <w:rsid w:val="00DE2EE8"/>
    <w:rsid w:val="00DE2F8D"/>
    <w:rsid w:val="00DE3B7F"/>
    <w:rsid w:val="00DE3EC5"/>
    <w:rsid w:val="00DE3F83"/>
    <w:rsid w:val="00DE3FAA"/>
    <w:rsid w:val="00DE43D6"/>
    <w:rsid w:val="00DE48D1"/>
    <w:rsid w:val="00DE50D5"/>
    <w:rsid w:val="00DE514C"/>
    <w:rsid w:val="00DE5271"/>
    <w:rsid w:val="00DE5C9D"/>
    <w:rsid w:val="00DE6038"/>
    <w:rsid w:val="00DE6206"/>
    <w:rsid w:val="00DE652F"/>
    <w:rsid w:val="00DE666C"/>
    <w:rsid w:val="00DE6FE8"/>
    <w:rsid w:val="00DE79FC"/>
    <w:rsid w:val="00DE7C56"/>
    <w:rsid w:val="00DE7E98"/>
    <w:rsid w:val="00DF03C7"/>
    <w:rsid w:val="00DF070A"/>
    <w:rsid w:val="00DF0718"/>
    <w:rsid w:val="00DF09DE"/>
    <w:rsid w:val="00DF11A3"/>
    <w:rsid w:val="00DF13F1"/>
    <w:rsid w:val="00DF19DA"/>
    <w:rsid w:val="00DF1C9E"/>
    <w:rsid w:val="00DF29D1"/>
    <w:rsid w:val="00DF2B05"/>
    <w:rsid w:val="00DF2C51"/>
    <w:rsid w:val="00DF2C71"/>
    <w:rsid w:val="00DF2D51"/>
    <w:rsid w:val="00DF2EBE"/>
    <w:rsid w:val="00DF2F4D"/>
    <w:rsid w:val="00DF398B"/>
    <w:rsid w:val="00DF3A98"/>
    <w:rsid w:val="00DF3C75"/>
    <w:rsid w:val="00DF419D"/>
    <w:rsid w:val="00DF421A"/>
    <w:rsid w:val="00DF46A9"/>
    <w:rsid w:val="00DF4876"/>
    <w:rsid w:val="00DF55FF"/>
    <w:rsid w:val="00DF59AE"/>
    <w:rsid w:val="00DF5DBA"/>
    <w:rsid w:val="00DF628F"/>
    <w:rsid w:val="00DF62F4"/>
    <w:rsid w:val="00DF6557"/>
    <w:rsid w:val="00DF6DA8"/>
    <w:rsid w:val="00DF70F1"/>
    <w:rsid w:val="00DF7147"/>
    <w:rsid w:val="00DF720C"/>
    <w:rsid w:val="00DF7242"/>
    <w:rsid w:val="00DF73CF"/>
    <w:rsid w:val="00DF7C22"/>
    <w:rsid w:val="00E00299"/>
    <w:rsid w:val="00E0029B"/>
    <w:rsid w:val="00E005F6"/>
    <w:rsid w:val="00E009D3"/>
    <w:rsid w:val="00E00C30"/>
    <w:rsid w:val="00E00E8B"/>
    <w:rsid w:val="00E010F3"/>
    <w:rsid w:val="00E01509"/>
    <w:rsid w:val="00E016DC"/>
    <w:rsid w:val="00E018E7"/>
    <w:rsid w:val="00E01BD5"/>
    <w:rsid w:val="00E022F5"/>
    <w:rsid w:val="00E023B2"/>
    <w:rsid w:val="00E02E86"/>
    <w:rsid w:val="00E02FBB"/>
    <w:rsid w:val="00E038CB"/>
    <w:rsid w:val="00E03923"/>
    <w:rsid w:val="00E04536"/>
    <w:rsid w:val="00E04B14"/>
    <w:rsid w:val="00E04C96"/>
    <w:rsid w:val="00E04E02"/>
    <w:rsid w:val="00E04E08"/>
    <w:rsid w:val="00E04F80"/>
    <w:rsid w:val="00E05177"/>
    <w:rsid w:val="00E05183"/>
    <w:rsid w:val="00E05660"/>
    <w:rsid w:val="00E058B2"/>
    <w:rsid w:val="00E05D63"/>
    <w:rsid w:val="00E05F33"/>
    <w:rsid w:val="00E063F0"/>
    <w:rsid w:val="00E06F7D"/>
    <w:rsid w:val="00E06FE6"/>
    <w:rsid w:val="00E07393"/>
    <w:rsid w:val="00E076AA"/>
    <w:rsid w:val="00E07987"/>
    <w:rsid w:val="00E07AAE"/>
    <w:rsid w:val="00E07B05"/>
    <w:rsid w:val="00E10156"/>
    <w:rsid w:val="00E112A2"/>
    <w:rsid w:val="00E112EF"/>
    <w:rsid w:val="00E1139F"/>
    <w:rsid w:val="00E11ADD"/>
    <w:rsid w:val="00E122C2"/>
    <w:rsid w:val="00E12478"/>
    <w:rsid w:val="00E12667"/>
    <w:rsid w:val="00E12787"/>
    <w:rsid w:val="00E127E1"/>
    <w:rsid w:val="00E12CDC"/>
    <w:rsid w:val="00E134CC"/>
    <w:rsid w:val="00E1362F"/>
    <w:rsid w:val="00E13E31"/>
    <w:rsid w:val="00E14421"/>
    <w:rsid w:val="00E144BD"/>
    <w:rsid w:val="00E149D1"/>
    <w:rsid w:val="00E14AF4"/>
    <w:rsid w:val="00E14F36"/>
    <w:rsid w:val="00E158F6"/>
    <w:rsid w:val="00E159AB"/>
    <w:rsid w:val="00E15C39"/>
    <w:rsid w:val="00E15E16"/>
    <w:rsid w:val="00E160A4"/>
    <w:rsid w:val="00E1617B"/>
    <w:rsid w:val="00E163CA"/>
    <w:rsid w:val="00E1715F"/>
    <w:rsid w:val="00E172ED"/>
    <w:rsid w:val="00E175EF"/>
    <w:rsid w:val="00E1777F"/>
    <w:rsid w:val="00E178C5"/>
    <w:rsid w:val="00E17ABE"/>
    <w:rsid w:val="00E17F46"/>
    <w:rsid w:val="00E20172"/>
    <w:rsid w:val="00E206D9"/>
    <w:rsid w:val="00E208B5"/>
    <w:rsid w:val="00E20AF2"/>
    <w:rsid w:val="00E20CDE"/>
    <w:rsid w:val="00E2200E"/>
    <w:rsid w:val="00E2229A"/>
    <w:rsid w:val="00E22880"/>
    <w:rsid w:val="00E22898"/>
    <w:rsid w:val="00E22A6D"/>
    <w:rsid w:val="00E2302D"/>
    <w:rsid w:val="00E2315E"/>
    <w:rsid w:val="00E23268"/>
    <w:rsid w:val="00E2335B"/>
    <w:rsid w:val="00E23903"/>
    <w:rsid w:val="00E23967"/>
    <w:rsid w:val="00E23C5E"/>
    <w:rsid w:val="00E2445B"/>
    <w:rsid w:val="00E24B3A"/>
    <w:rsid w:val="00E24F76"/>
    <w:rsid w:val="00E25289"/>
    <w:rsid w:val="00E25566"/>
    <w:rsid w:val="00E26E84"/>
    <w:rsid w:val="00E26F4C"/>
    <w:rsid w:val="00E270EA"/>
    <w:rsid w:val="00E27BDE"/>
    <w:rsid w:val="00E301BC"/>
    <w:rsid w:val="00E308DA"/>
    <w:rsid w:val="00E30A30"/>
    <w:rsid w:val="00E3101F"/>
    <w:rsid w:val="00E313EE"/>
    <w:rsid w:val="00E31999"/>
    <w:rsid w:val="00E32345"/>
    <w:rsid w:val="00E3337F"/>
    <w:rsid w:val="00E33A98"/>
    <w:rsid w:val="00E33C91"/>
    <w:rsid w:val="00E34097"/>
    <w:rsid w:val="00E3449E"/>
    <w:rsid w:val="00E346FE"/>
    <w:rsid w:val="00E34756"/>
    <w:rsid w:val="00E34C38"/>
    <w:rsid w:val="00E34F7A"/>
    <w:rsid w:val="00E357E8"/>
    <w:rsid w:val="00E358A0"/>
    <w:rsid w:val="00E35FCD"/>
    <w:rsid w:val="00E360B2"/>
    <w:rsid w:val="00E361D0"/>
    <w:rsid w:val="00E3637A"/>
    <w:rsid w:val="00E36ECC"/>
    <w:rsid w:val="00E372E7"/>
    <w:rsid w:val="00E37BBB"/>
    <w:rsid w:val="00E37C3F"/>
    <w:rsid w:val="00E37C86"/>
    <w:rsid w:val="00E37FB3"/>
    <w:rsid w:val="00E40523"/>
    <w:rsid w:val="00E4082A"/>
    <w:rsid w:val="00E40D84"/>
    <w:rsid w:val="00E40E30"/>
    <w:rsid w:val="00E41725"/>
    <w:rsid w:val="00E41900"/>
    <w:rsid w:val="00E41A33"/>
    <w:rsid w:val="00E42156"/>
    <w:rsid w:val="00E427A3"/>
    <w:rsid w:val="00E428B9"/>
    <w:rsid w:val="00E42926"/>
    <w:rsid w:val="00E4295B"/>
    <w:rsid w:val="00E42D06"/>
    <w:rsid w:val="00E42F1B"/>
    <w:rsid w:val="00E43195"/>
    <w:rsid w:val="00E43A57"/>
    <w:rsid w:val="00E43C27"/>
    <w:rsid w:val="00E43CD1"/>
    <w:rsid w:val="00E43F7C"/>
    <w:rsid w:val="00E44352"/>
    <w:rsid w:val="00E4479A"/>
    <w:rsid w:val="00E44FDC"/>
    <w:rsid w:val="00E45118"/>
    <w:rsid w:val="00E452D1"/>
    <w:rsid w:val="00E45400"/>
    <w:rsid w:val="00E45CED"/>
    <w:rsid w:val="00E45E29"/>
    <w:rsid w:val="00E45F55"/>
    <w:rsid w:val="00E461EC"/>
    <w:rsid w:val="00E46605"/>
    <w:rsid w:val="00E46B47"/>
    <w:rsid w:val="00E46BDC"/>
    <w:rsid w:val="00E4768C"/>
    <w:rsid w:val="00E47897"/>
    <w:rsid w:val="00E47BEF"/>
    <w:rsid w:val="00E500B8"/>
    <w:rsid w:val="00E507F1"/>
    <w:rsid w:val="00E5085E"/>
    <w:rsid w:val="00E50947"/>
    <w:rsid w:val="00E50C95"/>
    <w:rsid w:val="00E50DE0"/>
    <w:rsid w:val="00E50F3B"/>
    <w:rsid w:val="00E5180C"/>
    <w:rsid w:val="00E5190C"/>
    <w:rsid w:val="00E52C62"/>
    <w:rsid w:val="00E52D02"/>
    <w:rsid w:val="00E53FAC"/>
    <w:rsid w:val="00E54088"/>
    <w:rsid w:val="00E5419F"/>
    <w:rsid w:val="00E541BD"/>
    <w:rsid w:val="00E545AB"/>
    <w:rsid w:val="00E546C7"/>
    <w:rsid w:val="00E54A51"/>
    <w:rsid w:val="00E54AAF"/>
    <w:rsid w:val="00E552FB"/>
    <w:rsid w:val="00E55844"/>
    <w:rsid w:val="00E55AB4"/>
    <w:rsid w:val="00E55B3D"/>
    <w:rsid w:val="00E56006"/>
    <w:rsid w:val="00E5649D"/>
    <w:rsid w:val="00E566C6"/>
    <w:rsid w:val="00E56764"/>
    <w:rsid w:val="00E57C67"/>
    <w:rsid w:val="00E57EBC"/>
    <w:rsid w:val="00E57F03"/>
    <w:rsid w:val="00E601FF"/>
    <w:rsid w:val="00E60253"/>
    <w:rsid w:val="00E60319"/>
    <w:rsid w:val="00E605E5"/>
    <w:rsid w:val="00E6091C"/>
    <w:rsid w:val="00E60C19"/>
    <w:rsid w:val="00E60E69"/>
    <w:rsid w:val="00E621C4"/>
    <w:rsid w:val="00E624CF"/>
    <w:rsid w:val="00E62617"/>
    <w:rsid w:val="00E62982"/>
    <w:rsid w:val="00E62BC9"/>
    <w:rsid w:val="00E62D8A"/>
    <w:rsid w:val="00E62E8E"/>
    <w:rsid w:val="00E63480"/>
    <w:rsid w:val="00E63508"/>
    <w:rsid w:val="00E63D0A"/>
    <w:rsid w:val="00E6419C"/>
    <w:rsid w:val="00E64425"/>
    <w:rsid w:val="00E64632"/>
    <w:rsid w:val="00E64BD7"/>
    <w:rsid w:val="00E64FE5"/>
    <w:rsid w:val="00E65906"/>
    <w:rsid w:val="00E6641B"/>
    <w:rsid w:val="00E668EE"/>
    <w:rsid w:val="00E66B3B"/>
    <w:rsid w:val="00E66F1B"/>
    <w:rsid w:val="00E671B2"/>
    <w:rsid w:val="00E67423"/>
    <w:rsid w:val="00E67E79"/>
    <w:rsid w:val="00E7008E"/>
    <w:rsid w:val="00E70097"/>
    <w:rsid w:val="00E704D1"/>
    <w:rsid w:val="00E7080A"/>
    <w:rsid w:val="00E70CF8"/>
    <w:rsid w:val="00E70D92"/>
    <w:rsid w:val="00E71537"/>
    <w:rsid w:val="00E7166E"/>
    <w:rsid w:val="00E71839"/>
    <w:rsid w:val="00E71A40"/>
    <w:rsid w:val="00E71D8C"/>
    <w:rsid w:val="00E71D98"/>
    <w:rsid w:val="00E72061"/>
    <w:rsid w:val="00E72C57"/>
    <w:rsid w:val="00E730C6"/>
    <w:rsid w:val="00E7320B"/>
    <w:rsid w:val="00E74CED"/>
    <w:rsid w:val="00E74E82"/>
    <w:rsid w:val="00E751D3"/>
    <w:rsid w:val="00E75894"/>
    <w:rsid w:val="00E759B8"/>
    <w:rsid w:val="00E75F06"/>
    <w:rsid w:val="00E7603D"/>
    <w:rsid w:val="00E76321"/>
    <w:rsid w:val="00E76327"/>
    <w:rsid w:val="00E765FC"/>
    <w:rsid w:val="00E766A3"/>
    <w:rsid w:val="00E768DC"/>
    <w:rsid w:val="00E76AFE"/>
    <w:rsid w:val="00E76D92"/>
    <w:rsid w:val="00E770D0"/>
    <w:rsid w:val="00E77109"/>
    <w:rsid w:val="00E7710E"/>
    <w:rsid w:val="00E7763E"/>
    <w:rsid w:val="00E7776A"/>
    <w:rsid w:val="00E77ECE"/>
    <w:rsid w:val="00E80612"/>
    <w:rsid w:val="00E8093C"/>
    <w:rsid w:val="00E80E59"/>
    <w:rsid w:val="00E8131E"/>
    <w:rsid w:val="00E81503"/>
    <w:rsid w:val="00E817F2"/>
    <w:rsid w:val="00E81964"/>
    <w:rsid w:val="00E81A01"/>
    <w:rsid w:val="00E81C3C"/>
    <w:rsid w:val="00E82584"/>
    <w:rsid w:val="00E82C81"/>
    <w:rsid w:val="00E82EEE"/>
    <w:rsid w:val="00E83095"/>
    <w:rsid w:val="00E83EA6"/>
    <w:rsid w:val="00E83F25"/>
    <w:rsid w:val="00E8400C"/>
    <w:rsid w:val="00E84190"/>
    <w:rsid w:val="00E843C7"/>
    <w:rsid w:val="00E84431"/>
    <w:rsid w:val="00E84AD7"/>
    <w:rsid w:val="00E85044"/>
    <w:rsid w:val="00E851A6"/>
    <w:rsid w:val="00E857F2"/>
    <w:rsid w:val="00E85A18"/>
    <w:rsid w:val="00E86645"/>
    <w:rsid w:val="00E86676"/>
    <w:rsid w:val="00E86770"/>
    <w:rsid w:val="00E871B9"/>
    <w:rsid w:val="00E87591"/>
    <w:rsid w:val="00E87598"/>
    <w:rsid w:val="00E87942"/>
    <w:rsid w:val="00E87B4B"/>
    <w:rsid w:val="00E87C70"/>
    <w:rsid w:val="00E87DC3"/>
    <w:rsid w:val="00E900A0"/>
    <w:rsid w:val="00E90109"/>
    <w:rsid w:val="00E90336"/>
    <w:rsid w:val="00E9077C"/>
    <w:rsid w:val="00E90836"/>
    <w:rsid w:val="00E9160C"/>
    <w:rsid w:val="00E91AEE"/>
    <w:rsid w:val="00E91BA1"/>
    <w:rsid w:val="00E922AE"/>
    <w:rsid w:val="00E92791"/>
    <w:rsid w:val="00E927B1"/>
    <w:rsid w:val="00E9280D"/>
    <w:rsid w:val="00E92EC3"/>
    <w:rsid w:val="00E92F42"/>
    <w:rsid w:val="00E93841"/>
    <w:rsid w:val="00E938DA"/>
    <w:rsid w:val="00E93B3E"/>
    <w:rsid w:val="00E93E08"/>
    <w:rsid w:val="00E9440F"/>
    <w:rsid w:val="00E9442C"/>
    <w:rsid w:val="00E9463B"/>
    <w:rsid w:val="00E94AE6"/>
    <w:rsid w:val="00E94E86"/>
    <w:rsid w:val="00E94EB0"/>
    <w:rsid w:val="00E94F4E"/>
    <w:rsid w:val="00E95049"/>
    <w:rsid w:val="00E9509B"/>
    <w:rsid w:val="00E950E9"/>
    <w:rsid w:val="00E95BAD"/>
    <w:rsid w:val="00E95C8D"/>
    <w:rsid w:val="00E9651C"/>
    <w:rsid w:val="00E96B99"/>
    <w:rsid w:val="00E975D2"/>
    <w:rsid w:val="00E97804"/>
    <w:rsid w:val="00E97838"/>
    <w:rsid w:val="00E97874"/>
    <w:rsid w:val="00E978C0"/>
    <w:rsid w:val="00E979D9"/>
    <w:rsid w:val="00E97C2F"/>
    <w:rsid w:val="00EA07CB"/>
    <w:rsid w:val="00EA1293"/>
    <w:rsid w:val="00EA170C"/>
    <w:rsid w:val="00EA1A4E"/>
    <w:rsid w:val="00EA1BB4"/>
    <w:rsid w:val="00EA1F31"/>
    <w:rsid w:val="00EA238F"/>
    <w:rsid w:val="00EA24A9"/>
    <w:rsid w:val="00EA2729"/>
    <w:rsid w:val="00EA283C"/>
    <w:rsid w:val="00EA2A2B"/>
    <w:rsid w:val="00EA2E67"/>
    <w:rsid w:val="00EA2EC3"/>
    <w:rsid w:val="00EA2F3B"/>
    <w:rsid w:val="00EA301F"/>
    <w:rsid w:val="00EA38F4"/>
    <w:rsid w:val="00EA3AC6"/>
    <w:rsid w:val="00EA3E6C"/>
    <w:rsid w:val="00EA3F77"/>
    <w:rsid w:val="00EA3FDE"/>
    <w:rsid w:val="00EA484E"/>
    <w:rsid w:val="00EA4FAA"/>
    <w:rsid w:val="00EA5714"/>
    <w:rsid w:val="00EA5DF3"/>
    <w:rsid w:val="00EA6161"/>
    <w:rsid w:val="00EA6BC7"/>
    <w:rsid w:val="00EA763D"/>
    <w:rsid w:val="00EA7E34"/>
    <w:rsid w:val="00EA7FF9"/>
    <w:rsid w:val="00EB0592"/>
    <w:rsid w:val="00EB064D"/>
    <w:rsid w:val="00EB06B1"/>
    <w:rsid w:val="00EB0A04"/>
    <w:rsid w:val="00EB0A78"/>
    <w:rsid w:val="00EB1583"/>
    <w:rsid w:val="00EB159A"/>
    <w:rsid w:val="00EB1D0D"/>
    <w:rsid w:val="00EB24C3"/>
    <w:rsid w:val="00EB2641"/>
    <w:rsid w:val="00EB26C8"/>
    <w:rsid w:val="00EB28CD"/>
    <w:rsid w:val="00EB2A95"/>
    <w:rsid w:val="00EB2EAF"/>
    <w:rsid w:val="00EB319E"/>
    <w:rsid w:val="00EB346B"/>
    <w:rsid w:val="00EB36CF"/>
    <w:rsid w:val="00EB451A"/>
    <w:rsid w:val="00EB45A8"/>
    <w:rsid w:val="00EB47C7"/>
    <w:rsid w:val="00EB488A"/>
    <w:rsid w:val="00EB4966"/>
    <w:rsid w:val="00EB532B"/>
    <w:rsid w:val="00EB5475"/>
    <w:rsid w:val="00EB5B7C"/>
    <w:rsid w:val="00EB5ED3"/>
    <w:rsid w:val="00EB60FD"/>
    <w:rsid w:val="00EB61A8"/>
    <w:rsid w:val="00EB6B9C"/>
    <w:rsid w:val="00EB6F9C"/>
    <w:rsid w:val="00EB720A"/>
    <w:rsid w:val="00EB7386"/>
    <w:rsid w:val="00EB7F00"/>
    <w:rsid w:val="00EC0052"/>
    <w:rsid w:val="00EC01A5"/>
    <w:rsid w:val="00EC07E0"/>
    <w:rsid w:val="00EC0A01"/>
    <w:rsid w:val="00EC0E61"/>
    <w:rsid w:val="00EC1734"/>
    <w:rsid w:val="00EC18B5"/>
    <w:rsid w:val="00EC1FEB"/>
    <w:rsid w:val="00EC2FB3"/>
    <w:rsid w:val="00EC3440"/>
    <w:rsid w:val="00EC3EB2"/>
    <w:rsid w:val="00EC4398"/>
    <w:rsid w:val="00EC4616"/>
    <w:rsid w:val="00EC46A5"/>
    <w:rsid w:val="00EC48AC"/>
    <w:rsid w:val="00EC4A89"/>
    <w:rsid w:val="00EC503F"/>
    <w:rsid w:val="00EC538A"/>
    <w:rsid w:val="00EC53EB"/>
    <w:rsid w:val="00EC598A"/>
    <w:rsid w:val="00EC5C7D"/>
    <w:rsid w:val="00EC5CB2"/>
    <w:rsid w:val="00EC68B0"/>
    <w:rsid w:val="00EC6D49"/>
    <w:rsid w:val="00EC7C67"/>
    <w:rsid w:val="00EC7F3F"/>
    <w:rsid w:val="00ED028E"/>
    <w:rsid w:val="00ED05AF"/>
    <w:rsid w:val="00ED061F"/>
    <w:rsid w:val="00ED06E5"/>
    <w:rsid w:val="00ED0A1B"/>
    <w:rsid w:val="00ED0A50"/>
    <w:rsid w:val="00ED0ED3"/>
    <w:rsid w:val="00ED105A"/>
    <w:rsid w:val="00ED1283"/>
    <w:rsid w:val="00ED13BB"/>
    <w:rsid w:val="00ED14EB"/>
    <w:rsid w:val="00ED155B"/>
    <w:rsid w:val="00ED17BC"/>
    <w:rsid w:val="00ED1E9E"/>
    <w:rsid w:val="00ED2239"/>
    <w:rsid w:val="00ED232F"/>
    <w:rsid w:val="00ED2359"/>
    <w:rsid w:val="00ED2A8D"/>
    <w:rsid w:val="00ED2D39"/>
    <w:rsid w:val="00ED2E7C"/>
    <w:rsid w:val="00ED2EF2"/>
    <w:rsid w:val="00ED31E9"/>
    <w:rsid w:val="00ED35F2"/>
    <w:rsid w:val="00ED3C25"/>
    <w:rsid w:val="00ED3C38"/>
    <w:rsid w:val="00ED3F1B"/>
    <w:rsid w:val="00ED4C60"/>
    <w:rsid w:val="00ED550E"/>
    <w:rsid w:val="00ED6166"/>
    <w:rsid w:val="00ED64B8"/>
    <w:rsid w:val="00ED6C45"/>
    <w:rsid w:val="00ED6F7E"/>
    <w:rsid w:val="00ED715E"/>
    <w:rsid w:val="00ED7328"/>
    <w:rsid w:val="00ED77C6"/>
    <w:rsid w:val="00ED7A06"/>
    <w:rsid w:val="00ED7A5C"/>
    <w:rsid w:val="00EE0876"/>
    <w:rsid w:val="00EE0A4B"/>
    <w:rsid w:val="00EE0B8B"/>
    <w:rsid w:val="00EE0F2D"/>
    <w:rsid w:val="00EE1052"/>
    <w:rsid w:val="00EE1069"/>
    <w:rsid w:val="00EE10F4"/>
    <w:rsid w:val="00EE1162"/>
    <w:rsid w:val="00EE11CE"/>
    <w:rsid w:val="00EE176C"/>
    <w:rsid w:val="00EE184F"/>
    <w:rsid w:val="00EE1989"/>
    <w:rsid w:val="00EE19F9"/>
    <w:rsid w:val="00EE1AD0"/>
    <w:rsid w:val="00EE1C00"/>
    <w:rsid w:val="00EE1CEA"/>
    <w:rsid w:val="00EE1E11"/>
    <w:rsid w:val="00EE1ED6"/>
    <w:rsid w:val="00EE1F67"/>
    <w:rsid w:val="00EE205B"/>
    <w:rsid w:val="00EE2335"/>
    <w:rsid w:val="00EE23DB"/>
    <w:rsid w:val="00EE2BC6"/>
    <w:rsid w:val="00EE30EA"/>
    <w:rsid w:val="00EE31A2"/>
    <w:rsid w:val="00EE31C1"/>
    <w:rsid w:val="00EE3239"/>
    <w:rsid w:val="00EE3340"/>
    <w:rsid w:val="00EE385E"/>
    <w:rsid w:val="00EE3B3E"/>
    <w:rsid w:val="00EE3C19"/>
    <w:rsid w:val="00EE3FF6"/>
    <w:rsid w:val="00EE4228"/>
    <w:rsid w:val="00EE473C"/>
    <w:rsid w:val="00EE4911"/>
    <w:rsid w:val="00EE5575"/>
    <w:rsid w:val="00EE595C"/>
    <w:rsid w:val="00EE5E53"/>
    <w:rsid w:val="00EE6437"/>
    <w:rsid w:val="00EE6C0C"/>
    <w:rsid w:val="00EE7270"/>
    <w:rsid w:val="00EE72BE"/>
    <w:rsid w:val="00EE7587"/>
    <w:rsid w:val="00EE7994"/>
    <w:rsid w:val="00EE7D0A"/>
    <w:rsid w:val="00EF0020"/>
    <w:rsid w:val="00EF018E"/>
    <w:rsid w:val="00EF0557"/>
    <w:rsid w:val="00EF1465"/>
    <w:rsid w:val="00EF146F"/>
    <w:rsid w:val="00EF1709"/>
    <w:rsid w:val="00EF1DAA"/>
    <w:rsid w:val="00EF1ED7"/>
    <w:rsid w:val="00EF1FB6"/>
    <w:rsid w:val="00EF2125"/>
    <w:rsid w:val="00EF217F"/>
    <w:rsid w:val="00EF27C5"/>
    <w:rsid w:val="00EF357F"/>
    <w:rsid w:val="00EF369E"/>
    <w:rsid w:val="00EF3948"/>
    <w:rsid w:val="00EF3ADE"/>
    <w:rsid w:val="00EF438A"/>
    <w:rsid w:val="00EF4933"/>
    <w:rsid w:val="00EF49C8"/>
    <w:rsid w:val="00EF4AA8"/>
    <w:rsid w:val="00EF51B2"/>
    <w:rsid w:val="00EF581E"/>
    <w:rsid w:val="00EF5827"/>
    <w:rsid w:val="00EF5852"/>
    <w:rsid w:val="00EF5D9A"/>
    <w:rsid w:val="00EF5ECB"/>
    <w:rsid w:val="00EF5FA0"/>
    <w:rsid w:val="00EF6D0F"/>
    <w:rsid w:val="00EF6D68"/>
    <w:rsid w:val="00EF7226"/>
    <w:rsid w:val="00EF75E7"/>
    <w:rsid w:val="00EF7AFE"/>
    <w:rsid w:val="00EF7CB8"/>
    <w:rsid w:val="00F0010C"/>
    <w:rsid w:val="00F0065A"/>
    <w:rsid w:val="00F0081F"/>
    <w:rsid w:val="00F00C1F"/>
    <w:rsid w:val="00F01422"/>
    <w:rsid w:val="00F016DC"/>
    <w:rsid w:val="00F01758"/>
    <w:rsid w:val="00F0190A"/>
    <w:rsid w:val="00F01BDD"/>
    <w:rsid w:val="00F01F1C"/>
    <w:rsid w:val="00F01FC0"/>
    <w:rsid w:val="00F01FC6"/>
    <w:rsid w:val="00F02A88"/>
    <w:rsid w:val="00F02F59"/>
    <w:rsid w:val="00F02FE4"/>
    <w:rsid w:val="00F030E1"/>
    <w:rsid w:val="00F032AA"/>
    <w:rsid w:val="00F0352B"/>
    <w:rsid w:val="00F03B5A"/>
    <w:rsid w:val="00F03CCB"/>
    <w:rsid w:val="00F03D30"/>
    <w:rsid w:val="00F03E07"/>
    <w:rsid w:val="00F04077"/>
    <w:rsid w:val="00F04556"/>
    <w:rsid w:val="00F046F8"/>
    <w:rsid w:val="00F04834"/>
    <w:rsid w:val="00F0485E"/>
    <w:rsid w:val="00F049FA"/>
    <w:rsid w:val="00F04AFE"/>
    <w:rsid w:val="00F051CA"/>
    <w:rsid w:val="00F055B4"/>
    <w:rsid w:val="00F05B75"/>
    <w:rsid w:val="00F06006"/>
    <w:rsid w:val="00F0674F"/>
    <w:rsid w:val="00F06B14"/>
    <w:rsid w:val="00F06C50"/>
    <w:rsid w:val="00F0707A"/>
    <w:rsid w:val="00F0747A"/>
    <w:rsid w:val="00F074EA"/>
    <w:rsid w:val="00F07564"/>
    <w:rsid w:val="00F07A6F"/>
    <w:rsid w:val="00F07B2A"/>
    <w:rsid w:val="00F105BE"/>
    <w:rsid w:val="00F106C7"/>
    <w:rsid w:val="00F107FF"/>
    <w:rsid w:val="00F11143"/>
    <w:rsid w:val="00F116FF"/>
    <w:rsid w:val="00F118DE"/>
    <w:rsid w:val="00F11FCA"/>
    <w:rsid w:val="00F129E0"/>
    <w:rsid w:val="00F12B4A"/>
    <w:rsid w:val="00F1301C"/>
    <w:rsid w:val="00F1326D"/>
    <w:rsid w:val="00F132E1"/>
    <w:rsid w:val="00F134B4"/>
    <w:rsid w:val="00F13A69"/>
    <w:rsid w:val="00F13E4D"/>
    <w:rsid w:val="00F13FA2"/>
    <w:rsid w:val="00F14C2E"/>
    <w:rsid w:val="00F14E1A"/>
    <w:rsid w:val="00F159F2"/>
    <w:rsid w:val="00F15CC0"/>
    <w:rsid w:val="00F15F08"/>
    <w:rsid w:val="00F15F6E"/>
    <w:rsid w:val="00F1626A"/>
    <w:rsid w:val="00F164DD"/>
    <w:rsid w:val="00F16EDD"/>
    <w:rsid w:val="00F175F3"/>
    <w:rsid w:val="00F17A8C"/>
    <w:rsid w:val="00F17B8B"/>
    <w:rsid w:val="00F20094"/>
    <w:rsid w:val="00F200F6"/>
    <w:rsid w:val="00F20353"/>
    <w:rsid w:val="00F2074A"/>
    <w:rsid w:val="00F20869"/>
    <w:rsid w:val="00F208FD"/>
    <w:rsid w:val="00F20B8C"/>
    <w:rsid w:val="00F20B9D"/>
    <w:rsid w:val="00F20FFD"/>
    <w:rsid w:val="00F211CC"/>
    <w:rsid w:val="00F2120D"/>
    <w:rsid w:val="00F21D11"/>
    <w:rsid w:val="00F21EC0"/>
    <w:rsid w:val="00F224A3"/>
    <w:rsid w:val="00F22546"/>
    <w:rsid w:val="00F22CCE"/>
    <w:rsid w:val="00F23313"/>
    <w:rsid w:val="00F23446"/>
    <w:rsid w:val="00F2352F"/>
    <w:rsid w:val="00F2381A"/>
    <w:rsid w:val="00F23868"/>
    <w:rsid w:val="00F23A7F"/>
    <w:rsid w:val="00F23C45"/>
    <w:rsid w:val="00F23D9B"/>
    <w:rsid w:val="00F23FED"/>
    <w:rsid w:val="00F24254"/>
    <w:rsid w:val="00F24333"/>
    <w:rsid w:val="00F245A7"/>
    <w:rsid w:val="00F24619"/>
    <w:rsid w:val="00F24C65"/>
    <w:rsid w:val="00F24D71"/>
    <w:rsid w:val="00F258D7"/>
    <w:rsid w:val="00F25AD3"/>
    <w:rsid w:val="00F266CA"/>
    <w:rsid w:val="00F26C73"/>
    <w:rsid w:val="00F27480"/>
    <w:rsid w:val="00F27671"/>
    <w:rsid w:val="00F277D0"/>
    <w:rsid w:val="00F27DD3"/>
    <w:rsid w:val="00F3009D"/>
    <w:rsid w:val="00F31278"/>
    <w:rsid w:val="00F31916"/>
    <w:rsid w:val="00F320DD"/>
    <w:rsid w:val="00F32C3F"/>
    <w:rsid w:val="00F336D3"/>
    <w:rsid w:val="00F33C18"/>
    <w:rsid w:val="00F33C9C"/>
    <w:rsid w:val="00F33D3F"/>
    <w:rsid w:val="00F33DEC"/>
    <w:rsid w:val="00F340A2"/>
    <w:rsid w:val="00F34351"/>
    <w:rsid w:val="00F34529"/>
    <w:rsid w:val="00F3452C"/>
    <w:rsid w:val="00F34A45"/>
    <w:rsid w:val="00F34C50"/>
    <w:rsid w:val="00F355D7"/>
    <w:rsid w:val="00F3609B"/>
    <w:rsid w:val="00F362BC"/>
    <w:rsid w:val="00F36488"/>
    <w:rsid w:val="00F3652B"/>
    <w:rsid w:val="00F365F2"/>
    <w:rsid w:val="00F366BD"/>
    <w:rsid w:val="00F366C2"/>
    <w:rsid w:val="00F3696D"/>
    <w:rsid w:val="00F369A9"/>
    <w:rsid w:val="00F36B81"/>
    <w:rsid w:val="00F37459"/>
    <w:rsid w:val="00F376B0"/>
    <w:rsid w:val="00F3777F"/>
    <w:rsid w:val="00F402D3"/>
    <w:rsid w:val="00F403F6"/>
    <w:rsid w:val="00F40964"/>
    <w:rsid w:val="00F40B8F"/>
    <w:rsid w:val="00F40E5E"/>
    <w:rsid w:val="00F41159"/>
    <w:rsid w:val="00F41A13"/>
    <w:rsid w:val="00F41CE5"/>
    <w:rsid w:val="00F41FAD"/>
    <w:rsid w:val="00F420A9"/>
    <w:rsid w:val="00F42489"/>
    <w:rsid w:val="00F42784"/>
    <w:rsid w:val="00F42E40"/>
    <w:rsid w:val="00F43634"/>
    <w:rsid w:val="00F44080"/>
    <w:rsid w:val="00F4468F"/>
    <w:rsid w:val="00F448C7"/>
    <w:rsid w:val="00F44BF2"/>
    <w:rsid w:val="00F44CDF"/>
    <w:rsid w:val="00F44FFF"/>
    <w:rsid w:val="00F4526B"/>
    <w:rsid w:val="00F45486"/>
    <w:rsid w:val="00F45788"/>
    <w:rsid w:val="00F460F3"/>
    <w:rsid w:val="00F4627D"/>
    <w:rsid w:val="00F463F6"/>
    <w:rsid w:val="00F463F7"/>
    <w:rsid w:val="00F466A3"/>
    <w:rsid w:val="00F46A7D"/>
    <w:rsid w:val="00F46AC4"/>
    <w:rsid w:val="00F470EA"/>
    <w:rsid w:val="00F47181"/>
    <w:rsid w:val="00F472AD"/>
    <w:rsid w:val="00F50180"/>
    <w:rsid w:val="00F51251"/>
    <w:rsid w:val="00F5155C"/>
    <w:rsid w:val="00F516AE"/>
    <w:rsid w:val="00F51E89"/>
    <w:rsid w:val="00F51F38"/>
    <w:rsid w:val="00F52000"/>
    <w:rsid w:val="00F52363"/>
    <w:rsid w:val="00F52660"/>
    <w:rsid w:val="00F527DD"/>
    <w:rsid w:val="00F528F4"/>
    <w:rsid w:val="00F52B4B"/>
    <w:rsid w:val="00F52D18"/>
    <w:rsid w:val="00F52D88"/>
    <w:rsid w:val="00F539B1"/>
    <w:rsid w:val="00F5434C"/>
    <w:rsid w:val="00F54635"/>
    <w:rsid w:val="00F54ADF"/>
    <w:rsid w:val="00F54B1B"/>
    <w:rsid w:val="00F54C1D"/>
    <w:rsid w:val="00F54F90"/>
    <w:rsid w:val="00F5504C"/>
    <w:rsid w:val="00F55608"/>
    <w:rsid w:val="00F55A3F"/>
    <w:rsid w:val="00F55C74"/>
    <w:rsid w:val="00F55E79"/>
    <w:rsid w:val="00F55FA9"/>
    <w:rsid w:val="00F561ED"/>
    <w:rsid w:val="00F56A22"/>
    <w:rsid w:val="00F56E02"/>
    <w:rsid w:val="00F57395"/>
    <w:rsid w:val="00F575EB"/>
    <w:rsid w:val="00F576DF"/>
    <w:rsid w:val="00F577C0"/>
    <w:rsid w:val="00F577D2"/>
    <w:rsid w:val="00F57AF7"/>
    <w:rsid w:val="00F60056"/>
    <w:rsid w:val="00F605C3"/>
    <w:rsid w:val="00F605FD"/>
    <w:rsid w:val="00F606E8"/>
    <w:rsid w:val="00F60924"/>
    <w:rsid w:val="00F60DE3"/>
    <w:rsid w:val="00F61B11"/>
    <w:rsid w:val="00F61CCF"/>
    <w:rsid w:val="00F61DF3"/>
    <w:rsid w:val="00F62175"/>
    <w:rsid w:val="00F62231"/>
    <w:rsid w:val="00F6292D"/>
    <w:rsid w:val="00F6357C"/>
    <w:rsid w:val="00F63744"/>
    <w:rsid w:val="00F640D4"/>
    <w:rsid w:val="00F640EF"/>
    <w:rsid w:val="00F643FC"/>
    <w:rsid w:val="00F64A4D"/>
    <w:rsid w:val="00F651DB"/>
    <w:rsid w:val="00F6526A"/>
    <w:rsid w:val="00F6572A"/>
    <w:rsid w:val="00F65BEC"/>
    <w:rsid w:val="00F65E72"/>
    <w:rsid w:val="00F66103"/>
    <w:rsid w:val="00F661D0"/>
    <w:rsid w:val="00F66CBF"/>
    <w:rsid w:val="00F66E1D"/>
    <w:rsid w:val="00F670FC"/>
    <w:rsid w:val="00F67190"/>
    <w:rsid w:val="00F67305"/>
    <w:rsid w:val="00F673A6"/>
    <w:rsid w:val="00F674D6"/>
    <w:rsid w:val="00F67522"/>
    <w:rsid w:val="00F67AA7"/>
    <w:rsid w:val="00F70112"/>
    <w:rsid w:val="00F701DC"/>
    <w:rsid w:val="00F7069C"/>
    <w:rsid w:val="00F70EAD"/>
    <w:rsid w:val="00F71093"/>
    <w:rsid w:val="00F71966"/>
    <w:rsid w:val="00F71AD5"/>
    <w:rsid w:val="00F71BFE"/>
    <w:rsid w:val="00F71E81"/>
    <w:rsid w:val="00F721AB"/>
    <w:rsid w:val="00F723BA"/>
    <w:rsid w:val="00F724A3"/>
    <w:rsid w:val="00F7269B"/>
    <w:rsid w:val="00F7382D"/>
    <w:rsid w:val="00F73ADB"/>
    <w:rsid w:val="00F741AD"/>
    <w:rsid w:val="00F74570"/>
    <w:rsid w:val="00F74766"/>
    <w:rsid w:val="00F754AE"/>
    <w:rsid w:val="00F75A7E"/>
    <w:rsid w:val="00F75CAE"/>
    <w:rsid w:val="00F75CAF"/>
    <w:rsid w:val="00F76385"/>
    <w:rsid w:val="00F763D2"/>
    <w:rsid w:val="00F76813"/>
    <w:rsid w:val="00F76EF6"/>
    <w:rsid w:val="00F77811"/>
    <w:rsid w:val="00F77BA1"/>
    <w:rsid w:val="00F77BC2"/>
    <w:rsid w:val="00F80097"/>
    <w:rsid w:val="00F80ADD"/>
    <w:rsid w:val="00F80B8F"/>
    <w:rsid w:val="00F80DFC"/>
    <w:rsid w:val="00F80EE5"/>
    <w:rsid w:val="00F811E9"/>
    <w:rsid w:val="00F8156F"/>
    <w:rsid w:val="00F8157A"/>
    <w:rsid w:val="00F8170B"/>
    <w:rsid w:val="00F81A36"/>
    <w:rsid w:val="00F81C5C"/>
    <w:rsid w:val="00F821AF"/>
    <w:rsid w:val="00F826BD"/>
    <w:rsid w:val="00F82863"/>
    <w:rsid w:val="00F82D15"/>
    <w:rsid w:val="00F83271"/>
    <w:rsid w:val="00F8350B"/>
    <w:rsid w:val="00F83D25"/>
    <w:rsid w:val="00F83D63"/>
    <w:rsid w:val="00F83E01"/>
    <w:rsid w:val="00F83F93"/>
    <w:rsid w:val="00F8491C"/>
    <w:rsid w:val="00F84A5A"/>
    <w:rsid w:val="00F84D7D"/>
    <w:rsid w:val="00F853CC"/>
    <w:rsid w:val="00F855FB"/>
    <w:rsid w:val="00F858B0"/>
    <w:rsid w:val="00F86160"/>
    <w:rsid w:val="00F861D0"/>
    <w:rsid w:val="00F8673E"/>
    <w:rsid w:val="00F86939"/>
    <w:rsid w:val="00F86B36"/>
    <w:rsid w:val="00F86B45"/>
    <w:rsid w:val="00F86FE4"/>
    <w:rsid w:val="00F8785B"/>
    <w:rsid w:val="00F8796C"/>
    <w:rsid w:val="00F879EE"/>
    <w:rsid w:val="00F87ABC"/>
    <w:rsid w:val="00F87D23"/>
    <w:rsid w:val="00F900C9"/>
    <w:rsid w:val="00F9025F"/>
    <w:rsid w:val="00F90F00"/>
    <w:rsid w:val="00F9110C"/>
    <w:rsid w:val="00F91599"/>
    <w:rsid w:val="00F9171C"/>
    <w:rsid w:val="00F91E04"/>
    <w:rsid w:val="00F9245E"/>
    <w:rsid w:val="00F92B11"/>
    <w:rsid w:val="00F93A70"/>
    <w:rsid w:val="00F93D86"/>
    <w:rsid w:val="00F94568"/>
    <w:rsid w:val="00F94C45"/>
    <w:rsid w:val="00F95208"/>
    <w:rsid w:val="00F957CE"/>
    <w:rsid w:val="00F95970"/>
    <w:rsid w:val="00F95AAB"/>
    <w:rsid w:val="00F96E3B"/>
    <w:rsid w:val="00F9701E"/>
    <w:rsid w:val="00F970BA"/>
    <w:rsid w:val="00F9743F"/>
    <w:rsid w:val="00F97CED"/>
    <w:rsid w:val="00F97FB5"/>
    <w:rsid w:val="00FA058B"/>
    <w:rsid w:val="00FA060C"/>
    <w:rsid w:val="00FA0AA9"/>
    <w:rsid w:val="00FA1055"/>
    <w:rsid w:val="00FA10FE"/>
    <w:rsid w:val="00FA193C"/>
    <w:rsid w:val="00FA24D4"/>
    <w:rsid w:val="00FA2785"/>
    <w:rsid w:val="00FA294F"/>
    <w:rsid w:val="00FA298D"/>
    <w:rsid w:val="00FA2C3D"/>
    <w:rsid w:val="00FA3376"/>
    <w:rsid w:val="00FA3AFD"/>
    <w:rsid w:val="00FA3E03"/>
    <w:rsid w:val="00FA4375"/>
    <w:rsid w:val="00FA4682"/>
    <w:rsid w:val="00FA47F0"/>
    <w:rsid w:val="00FA4ABC"/>
    <w:rsid w:val="00FA5287"/>
    <w:rsid w:val="00FA5B27"/>
    <w:rsid w:val="00FA5C86"/>
    <w:rsid w:val="00FA60CF"/>
    <w:rsid w:val="00FA61CE"/>
    <w:rsid w:val="00FA6907"/>
    <w:rsid w:val="00FA6937"/>
    <w:rsid w:val="00FA6DDB"/>
    <w:rsid w:val="00FA72BD"/>
    <w:rsid w:val="00FA75A1"/>
    <w:rsid w:val="00FA767D"/>
    <w:rsid w:val="00FA7D35"/>
    <w:rsid w:val="00FB02F8"/>
    <w:rsid w:val="00FB05B6"/>
    <w:rsid w:val="00FB0845"/>
    <w:rsid w:val="00FB09FF"/>
    <w:rsid w:val="00FB0EAF"/>
    <w:rsid w:val="00FB12CB"/>
    <w:rsid w:val="00FB14A4"/>
    <w:rsid w:val="00FB1975"/>
    <w:rsid w:val="00FB2291"/>
    <w:rsid w:val="00FB22B0"/>
    <w:rsid w:val="00FB241F"/>
    <w:rsid w:val="00FB24EA"/>
    <w:rsid w:val="00FB305B"/>
    <w:rsid w:val="00FB313C"/>
    <w:rsid w:val="00FB38D3"/>
    <w:rsid w:val="00FB3A67"/>
    <w:rsid w:val="00FB3FC3"/>
    <w:rsid w:val="00FB42B6"/>
    <w:rsid w:val="00FB4454"/>
    <w:rsid w:val="00FB4BF6"/>
    <w:rsid w:val="00FB51CE"/>
    <w:rsid w:val="00FB7026"/>
    <w:rsid w:val="00FB7367"/>
    <w:rsid w:val="00FB741A"/>
    <w:rsid w:val="00FB79D8"/>
    <w:rsid w:val="00FC01B3"/>
    <w:rsid w:val="00FC0354"/>
    <w:rsid w:val="00FC09AF"/>
    <w:rsid w:val="00FC0C0C"/>
    <w:rsid w:val="00FC0C29"/>
    <w:rsid w:val="00FC1478"/>
    <w:rsid w:val="00FC2149"/>
    <w:rsid w:val="00FC2888"/>
    <w:rsid w:val="00FC28D2"/>
    <w:rsid w:val="00FC2F94"/>
    <w:rsid w:val="00FC4326"/>
    <w:rsid w:val="00FC445C"/>
    <w:rsid w:val="00FC4836"/>
    <w:rsid w:val="00FC48E1"/>
    <w:rsid w:val="00FC49B4"/>
    <w:rsid w:val="00FC5090"/>
    <w:rsid w:val="00FC52E6"/>
    <w:rsid w:val="00FC52EB"/>
    <w:rsid w:val="00FC53E3"/>
    <w:rsid w:val="00FC601F"/>
    <w:rsid w:val="00FC63A3"/>
    <w:rsid w:val="00FC6459"/>
    <w:rsid w:val="00FC65F1"/>
    <w:rsid w:val="00FC67C3"/>
    <w:rsid w:val="00FC6CD4"/>
    <w:rsid w:val="00FC6DDF"/>
    <w:rsid w:val="00FC71C4"/>
    <w:rsid w:val="00FC7730"/>
    <w:rsid w:val="00FC78FE"/>
    <w:rsid w:val="00FC7C68"/>
    <w:rsid w:val="00FC7C76"/>
    <w:rsid w:val="00FC7D81"/>
    <w:rsid w:val="00FC7D93"/>
    <w:rsid w:val="00FD008F"/>
    <w:rsid w:val="00FD01E3"/>
    <w:rsid w:val="00FD084C"/>
    <w:rsid w:val="00FD0A5F"/>
    <w:rsid w:val="00FD1531"/>
    <w:rsid w:val="00FD187E"/>
    <w:rsid w:val="00FD23E1"/>
    <w:rsid w:val="00FD28EB"/>
    <w:rsid w:val="00FD33E1"/>
    <w:rsid w:val="00FD3518"/>
    <w:rsid w:val="00FD3555"/>
    <w:rsid w:val="00FD35DC"/>
    <w:rsid w:val="00FD36BF"/>
    <w:rsid w:val="00FD3E25"/>
    <w:rsid w:val="00FD3E66"/>
    <w:rsid w:val="00FD434C"/>
    <w:rsid w:val="00FD4C3E"/>
    <w:rsid w:val="00FD4D8E"/>
    <w:rsid w:val="00FD4EC6"/>
    <w:rsid w:val="00FD515C"/>
    <w:rsid w:val="00FD534E"/>
    <w:rsid w:val="00FD5C0A"/>
    <w:rsid w:val="00FD5FD2"/>
    <w:rsid w:val="00FD5FD4"/>
    <w:rsid w:val="00FD6AFD"/>
    <w:rsid w:val="00FD6BB6"/>
    <w:rsid w:val="00FD6E8E"/>
    <w:rsid w:val="00FD71EA"/>
    <w:rsid w:val="00FD72DF"/>
    <w:rsid w:val="00FD73AE"/>
    <w:rsid w:val="00FD7A3D"/>
    <w:rsid w:val="00FD7D9C"/>
    <w:rsid w:val="00FE030B"/>
    <w:rsid w:val="00FE0E01"/>
    <w:rsid w:val="00FE1265"/>
    <w:rsid w:val="00FE1874"/>
    <w:rsid w:val="00FE192E"/>
    <w:rsid w:val="00FE1956"/>
    <w:rsid w:val="00FE2837"/>
    <w:rsid w:val="00FE2D4A"/>
    <w:rsid w:val="00FE2ED1"/>
    <w:rsid w:val="00FE30C1"/>
    <w:rsid w:val="00FE380C"/>
    <w:rsid w:val="00FE38BB"/>
    <w:rsid w:val="00FE3AE2"/>
    <w:rsid w:val="00FE3CF2"/>
    <w:rsid w:val="00FE42C4"/>
    <w:rsid w:val="00FE44C7"/>
    <w:rsid w:val="00FE4CB0"/>
    <w:rsid w:val="00FE4D35"/>
    <w:rsid w:val="00FE55F3"/>
    <w:rsid w:val="00FE582D"/>
    <w:rsid w:val="00FE5842"/>
    <w:rsid w:val="00FE59DA"/>
    <w:rsid w:val="00FE6F76"/>
    <w:rsid w:val="00FE6FA5"/>
    <w:rsid w:val="00FE707A"/>
    <w:rsid w:val="00FE73DA"/>
    <w:rsid w:val="00FE73E9"/>
    <w:rsid w:val="00FE7714"/>
    <w:rsid w:val="00FE796C"/>
    <w:rsid w:val="00FE7B2C"/>
    <w:rsid w:val="00FE7DBC"/>
    <w:rsid w:val="00FF003D"/>
    <w:rsid w:val="00FF027D"/>
    <w:rsid w:val="00FF0373"/>
    <w:rsid w:val="00FF03B1"/>
    <w:rsid w:val="00FF0456"/>
    <w:rsid w:val="00FF06DD"/>
    <w:rsid w:val="00FF084E"/>
    <w:rsid w:val="00FF0A1A"/>
    <w:rsid w:val="00FF0C6B"/>
    <w:rsid w:val="00FF1183"/>
    <w:rsid w:val="00FF160B"/>
    <w:rsid w:val="00FF1DB6"/>
    <w:rsid w:val="00FF2775"/>
    <w:rsid w:val="00FF303D"/>
    <w:rsid w:val="00FF32B9"/>
    <w:rsid w:val="00FF3631"/>
    <w:rsid w:val="00FF3CD8"/>
    <w:rsid w:val="00FF3E7E"/>
    <w:rsid w:val="00FF3FF5"/>
    <w:rsid w:val="00FF41BC"/>
    <w:rsid w:val="00FF4503"/>
    <w:rsid w:val="00FF4532"/>
    <w:rsid w:val="00FF4932"/>
    <w:rsid w:val="00FF4938"/>
    <w:rsid w:val="00FF4E46"/>
    <w:rsid w:val="00FF4E6B"/>
    <w:rsid w:val="00FF5053"/>
    <w:rsid w:val="00FF5129"/>
    <w:rsid w:val="00FF533E"/>
    <w:rsid w:val="00FF56EF"/>
    <w:rsid w:val="00FF5803"/>
    <w:rsid w:val="00FF5936"/>
    <w:rsid w:val="00FF659E"/>
    <w:rsid w:val="00FF74A1"/>
    <w:rsid w:val="00FF761F"/>
    <w:rsid w:val="00FF7892"/>
    <w:rsid w:val="00FF796A"/>
    <w:rsid w:val="0126ACC4"/>
    <w:rsid w:val="0132AEB6"/>
    <w:rsid w:val="016702C3"/>
    <w:rsid w:val="016722B2"/>
    <w:rsid w:val="01C07007"/>
    <w:rsid w:val="020A761D"/>
    <w:rsid w:val="0266B83A"/>
    <w:rsid w:val="02B308B6"/>
    <w:rsid w:val="02C794C7"/>
    <w:rsid w:val="02F05EB7"/>
    <w:rsid w:val="02FC8A8E"/>
    <w:rsid w:val="038021DD"/>
    <w:rsid w:val="04355BA7"/>
    <w:rsid w:val="0516215D"/>
    <w:rsid w:val="05CB45EA"/>
    <w:rsid w:val="05ED5C46"/>
    <w:rsid w:val="05F24324"/>
    <w:rsid w:val="06353E4F"/>
    <w:rsid w:val="06529F29"/>
    <w:rsid w:val="06ABCAC8"/>
    <w:rsid w:val="06B62436"/>
    <w:rsid w:val="06F4153A"/>
    <w:rsid w:val="0716CA45"/>
    <w:rsid w:val="084F0D20"/>
    <w:rsid w:val="0890937E"/>
    <w:rsid w:val="089DDF17"/>
    <w:rsid w:val="08B03CEC"/>
    <w:rsid w:val="08C3777F"/>
    <w:rsid w:val="08C8DF34"/>
    <w:rsid w:val="093F549F"/>
    <w:rsid w:val="09451927"/>
    <w:rsid w:val="096ABD92"/>
    <w:rsid w:val="09B1879B"/>
    <w:rsid w:val="0A29EB5C"/>
    <w:rsid w:val="0A316A06"/>
    <w:rsid w:val="0A34DBE8"/>
    <w:rsid w:val="0B26104C"/>
    <w:rsid w:val="0B326CE0"/>
    <w:rsid w:val="0B7E20D7"/>
    <w:rsid w:val="0BED6692"/>
    <w:rsid w:val="0CA1F229"/>
    <w:rsid w:val="0CAFE87E"/>
    <w:rsid w:val="0CBB9FE3"/>
    <w:rsid w:val="0CD874FA"/>
    <w:rsid w:val="0D260976"/>
    <w:rsid w:val="0DB00930"/>
    <w:rsid w:val="0DC0605B"/>
    <w:rsid w:val="0DFD040D"/>
    <w:rsid w:val="0E48F663"/>
    <w:rsid w:val="0EAFA074"/>
    <w:rsid w:val="0FCECB01"/>
    <w:rsid w:val="1001454B"/>
    <w:rsid w:val="1056707F"/>
    <w:rsid w:val="1081D300"/>
    <w:rsid w:val="109E6371"/>
    <w:rsid w:val="10D3DAE9"/>
    <w:rsid w:val="1110B461"/>
    <w:rsid w:val="117135E6"/>
    <w:rsid w:val="1171DAAD"/>
    <w:rsid w:val="11DCC3DA"/>
    <w:rsid w:val="12211F12"/>
    <w:rsid w:val="1323C126"/>
    <w:rsid w:val="13515D48"/>
    <w:rsid w:val="13EECCF0"/>
    <w:rsid w:val="146C5008"/>
    <w:rsid w:val="148C345B"/>
    <w:rsid w:val="149448FE"/>
    <w:rsid w:val="14BEFEC8"/>
    <w:rsid w:val="14FF4407"/>
    <w:rsid w:val="150EDE28"/>
    <w:rsid w:val="15906C68"/>
    <w:rsid w:val="15982F74"/>
    <w:rsid w:val="15CF02DE"/>
    <w:rsid w:val="16353A2A"/>
    <w:rsid w:val="163F284A"/>
    <w:rsid w:val="1679347C"/>
    <w:rsid w:val="167B56F3"/>
    <w:rsid w:val="16BA613D"/>
    <w:rsid w:val="1706C209"/>
    <w:rsid w:val="1723B92D"/>
    <w:rsid w:val="1738614D"/>
    <w:rsid w:val="17BB8D0E"/>
    <w:rsid w:val="180BB557"/>
    <w:rsid w:val="1837B479"/>
    <w:rsid w:val="1871C533"/>
    <w:rsid w:val="18D8704F"/>
    <w:rsid w:val="198E5AD4"/>
    <w:rsid w:val="19BC8746"/>
    <w:rsid w:val="1A17690D"/>
    <w:rsid w:val="1B4AFD5D"/>
    <w:rsid w:val="1B910516"/>
    <w:rsid w:val="1C4618A2"/>
    <w:rsid w:val="1D094839"/>
    <w:rsid w:val="1D2DAD8B"/>
    <w:rsid w:val="1D4CA0FC"/>
    <w:rsid w:val="1D543330"/>
    <w:rsid w:val="1DB1C5C3"/>
    <w:rsid w:val="1DB76BD1"/>
    <w:rsid w:val="1E07C114"/>
    <w:rsid w:val="1E11DAD0"/>
    <w:rsid w:val="1E32D2C9"/>
    <w:rsid w:val="1ECC613B"/>
    <w:rsid w:val="1ECF53A5"/>
    <w:rsid w:val="1F8F00AD"/>
    <w:rsid w:val="20489A62"/>
    <w:rsid w:val="207118FF"/>
    <w:rsid w:val="2096CCCF"/>
    <w:rsid w:val="20C6425F"/>
    <w:rsid w:val="20D21EBA"/>
    <w:rsid w:val="2100FB62"/>
    <w:rsid w:val="215672C4"/>
    <w:rsid w:val="21945750"/>
    <w:rsid w:val="2273BAAD"/>
    <w:rsid w:val="227591A4"/>
    <w:rsid w:val="229D58F2"/>
    <w:rsid w:val="2306EEFB"/>
    <w:rsid w:val="233E848F"/>
    <w:rsid w:val="235EE417"/>
    <w:rsid w:val="236A2EFA"/>
    <w:rsid w:val="238AAF9F"/>
    <w:rsid w:val="23A34F47"/>
    <w:rsid w:val="23B5C28E"/>
    <w:rsid w:val="24481451"/>
    <w:rsid w:val="25239FEF"/>
    <w:rsid w:val="253B9488"/>
    <w:rsid w:val="256F1D14"/>
    <w:rsid w:val="2596F73B"/>
    <w:rsid w:val="25B51A0C"/>
    <w:rsid w:val="25C2200C"/>
    <w:rsid w:val="25C31E72"/>
    <w:rsid w:val="264AAAC7"/>
    <w:rsid w:val="2658197D"/>
    <w:rsid w:val="26765AAD"/>
    <w:rsid w:val="2696A6FA"/>
    <w:rsid w:val="2712D35B"/>
    <w:rsid w:val="275D9FD3"/>
    <w:rsid w:val="2765F1D6"/>
    <w:rsid w:val="2773FBA9"/>
    <w:rsid w:val="27B5902F"/>
    <w:rsid w:val="27D22F4E"/>
    <w:rsid w:val="2815FCCE"/>
    <w:rsid w:val="2817B0A2"/>
    <w:rsid w:val="282CF4AD"/>
    <w:rsid w:val="29176549"/>
    <w:rsid w:val="294B0E0D"/>
    <w:rsid w:val="29C20E6E"/>
    <w:rsid w:val="29FE0E4A"/>
    <w:rsid w:val="2A1BF1CB"/>
    <w:rsid w:val="2A1DFE50"/>
    <w:rsid w:val="2A344332"/>
    <w:rsid w:val="2A6DA333"/>
    <w:rsid w:val="2B92B1AD"/>
    <w:rsid w:val="2C327EE0"/>
    <w:rsid w:val="2C806564"/>
    <w:rsid w:val="2CAC1048"/>
    <w:rsid w:val="2CD581E9"/>
    <w:rsid w:val="2D348FFD"/>
    <w:rsid w:val="2D93BFDE"/>
    <w:rsid w:val="2E377740"/>
    <w:rsid w:val="2E389B42"/>
    <w:rsid w:val="2E5E321B"/>
    <w:rsid w:val="2EC7D1CD"/>
    <w:rsid w:val="2F29996F"/>
    <w:rsid w:val="2F534729"/>
    <w:rsid w:val="305B8779"/>
    <w:rsid w:val="30B7458E"/>
    <w:rsid w:val="30CC764D"/>
    <w:rsid w:val="30ED0EAF"/>
    <w:rsid w:val="312C3326"/>
    <w:rsid w:val="315A5199"/>
    <w:rsid w:val="3182D4C8"/>
    <w:rsid w:val="31D6B8A3"/>
    <w:rsid w:val="32046647"/>
    <w:rsid w:val="321005F7"/>
    <w:rsid w:val="326986DF"/>
    <w:rsid w:val="3314AF8A"/>
    <w:rsid w:val="33F3936E"/>
    <w:rsid w:val="342783B0"/>
    <w:rsid w:val="34B4CA83"/>
    <w:rsid w:val="34C89C31"/>
    <w:rsid w:val="351109CF"/>
    <w:rsid w:val="35357C0B"/>
    <w:rsid w:val="35686E5E"/>
    <w:rsid w:val="356C26CB"/>
    <w:rsid w:val="3592F703"/>
    <w:rsid w:val="35A1CFC4"/>
    <w:rsid w:val="361A860F"/>
    <w:rsid w:val="363EE294"/>
    <w:rsid w:val="366F166D"/>
    <w:rsid w:val="36CBAE7A"/>
    <w:rsid w:val="36DACF6E"/>
    <w:rsid w:val="36F97647"/>
    <w:rsid w:val="379B1FE0"/>
    <w:rsid w:val="380B9781"/>
    <w:rsid w:val="38214937"/>
    <w:rsid w:val="388E92EB"/>
    <w:rsid w:val="3890F4FD"/>
    <w:rsid w:val="38FFADC8"/>
    <w:rsid w:val="391815CF"/>
    <w:rsid w:val="393596B5"/>
    <w:rsid w:val="3977D18F"/>
    <w:rsid w:val="39D51E6E"/>
    <w:rsid w:val="39F7E35E"/>
    <w:rsid w:val="39FA5BED"/>
    <w:rsid w:val="3A4C1B7C"/>
    <w:rsid w:val="3AB368AA"/>
    <w:rsid w:val="3AF59D0C"/>
    <w:rsid w:val="3B01556B"/>
    <w:rsid w:val="3B0FAA11"/>
    <w:rsid w:val="3BB95DDA"/>
    <w:rsid w:val="3C57E4BE"/>
    <w:rsid w:val="3C71BD44"/>
    <w:rsid w:val="3C90EC6D"/>
    <w:rsid w:val="3C9AF641"/>
    <w:rsid w:val="3CDDD557"/>
    <w:rsid w:val="3D0D2723"/>
    <w:rsid w:val="3D5318DE"/>
    <w:rsid w:val="3D60E339"/>
    <w:rsid w:val="3D8673CE"/>
    <w:rsid w:val="3D91A7A1"/>
    <w:rsid w:val="3D953929"/>
    <w:rsid w:val="3DB438BD"/>
    <w:rsid w:val="3DD874EF"/>
    <w:rsid w:val="3DFA2E63"/>
    <w:rsid w:val="3E40DFA6"/>
    <w:rsid w:val="3E78FBE1"/>
    <w:rsid w:val="3E862AC1"/>
    <w:rsid w:val="3E9519BD"/>
    <w:rsid w:val="3ED3A1FE"/>
    <w:rsid w:val="3F580DD5"/>
    <w:rsid w:val="3F644452"/>
    <w:rsid w:val="3FA1815A"/>
    <w:rsid w:val="3FDF186A"/>
    <w:rsid w:val="3FDFFEC4"/>
    <w:rsid w:val="3FE89768"/>
    <w:rsid w:val="408A7EAC"/>
    <w:rsid w:val="40E11EDA"/>
    <w:rsid w:val="410DB6CF"/>
    <w:rsid w:val="413EDD24"/>
    <w:rsid w:val="41B86096"/>
    <w:rsid w:val="41CB56CF"/>
    <w:rsid w:val="41D0A329"/>
    <w:rsid w:val="41E71664"/>
    <w:rsid w:val="420581E9"/>
    <w:rsid w:val="42129CA7"/>
    <w:rsid w:val="421A6425"/>
    <w:rsid w:val="4232CF63"/>
    <w:rsid w:val="4398D733"/>
    <w:rsid w:val="4563C048"/>
    <w:rsid w:val="457B072F"/>
    <w:rsid w:val="45F7D9F6"/>
    <w:rsid w:val="45FEF16F"/>
    <w:rsid w:val="46C75AEE"/>
    <w:rsid w:val="473D5CB6"/>
    <w:rsid w:val="476D64B9"/>
    <w:rsid w:val="477AAB2A"/>
    <w:rsid w:val="47E1DF13"/>
    <w:rsid w:val="480F0224"/>
    <w:rsid w:val="48175F44"/>
    <w:rsid w:val="4864EC1F"/>
    <w:rsid w:val="48888189"/>
    <w:rsid w:val="48EB40A0"/>
    <w:rsid w:val="49472288"/>
    <w:rsid w:val="49A0736D"/>
    <w:rsid w:val="4A1AE510"/>
    <w:rsid w:val="4A693A62"/>
    <w:rsid w:val="4A91BE32"/>
    <w:rsid w:val="4ACCA724"/>
    <w:rsid w:val="4AD95485"/>
    <w:rsid w:val="4B04513B"/>
    <w:rsid w:val="4B0CE6E1"/>
    <w:rsid w:val="4B251FB3"/>
    <w:rsid w:val="4B28760E"/>
    <w:rsid w:val="4B5DAC7B"/>
    <w:rsid w:val="4B934B87"/>
    <w:rsid w:val="4B980F4F"/>
    <w:rsid w:val="4B9873CE"/>
    <w:rsid w:val="4BCB863C"/>
    <w:rsid w:val="4C3D42A5"/>
    <w:rsid w:val="4CADD127"/>
    <w:rsid w:val="4CE3F9D3"/>
    <w:rsid w:val="4D17D6B2"/>
    <w:rsid w:val="4D5D5DD9"/>
    <w:rsid w:val="4D7A6662"/>
    <w:rsid w:val="4E258DC0"/>
    <w:rsid w:val="4E275EBB"/>
    <w:rsid w:val="4E2D2A4D"/>
    <w:rsid w:val="4E344593"/>
    <w:rsid w:val="4E73E490"/>
    <w:rsid w:val="4E966209"/>
    <w:rsid w:val="4ECB8283"/>
    <w:rsid w:val="4ED5E7B9"/>
    <w:rsid w:val="4EE04869"/>
    <w:rsid w:val="4EFFEECD"/>
    <w:rsid w:val="4F3FCABC"/>
    <w:rsid w:val="4F683715"/>
    <w:rsid w:val="50078578"/>
    <w:rsid w:val="5007EA4D"/>
    <w:rsid w:val="500A00F7"/>
    <w:rsid w:val="500FB4F1"/>
    <w:rsid w:val="50407A86"/>
    <w:rsid w:val="5077C935"/>
    <w:rsid w:val="50C0AA16"/>
    <w:rsid w:val="50DEB3ED"/>
    <w:rsid w:val="5144130B"/>
    <w:rsid w:val="51B22529"/>
    <w:rsid w:val="51C641B2"/>
    <w:rsid w:val="51C8F739"/>
    <w:rsid w:val="5232F4AA"/>
    <w:rsid w:val="52890523"/>
    <w:rsid w:val="53275DA1"/>
    <w:rsid w:val="53326C46"/>
    <w:rsid w:val="537A033A"/>
    <w:rsid w:val="53F750A7"/>
    <w:rsid w:val="5415D4DE"/>
    <w:rsid w:val="545810D3"/>
    <w:rsid w:val="54E421FE"/>
    <w:rsid w:val="55524611"/>
    <w:rsid w:val="5670DB42"/>
    <w:rsid w:val="56DE81A0"/>
    <w:rsid w:val="570E67EB"/>
    <w:rsid w:val="572250E2"/>
    <w:rsid w:val="5735AF04"/>
    <w:rsid w:val="5823CAAA"/>
    <w:rsid w:val="58370952"/>
    <w:rsid w:val="58AB4079"/>
    <w:rsid w:val="598AE3A3"/>
    <w:rsid w:val="59A7AFCF"/>
    <w:rsid w:val="59AAC7BA"/>
    <w:rsid w:val="59DA6CFC"/>
    <w:rsid w:val="5A414089"/>
    <w:rsid w:val="5A80BE29"/>
    <w:rsid w:val="5A9ED94A"/>
    <w:rsid w:val="5ADD2E9B"/>
    <w:rsid w:val="5AE21186"/>
    <w:rsid w:val="5B68EFAC"/>
    <w:rsid w:val="5B80054E"/>
    <w:rsid w:val="5BB95374"/>
    <w:rsid w:val="5BF006EF"/>
    <w:rsid w:val="5C377F6A"/>
    <w:rsid w:val="5CE9ADBC"/>
    <w:rsid w:val="5D445513"/>
    <w:rsid w:val="5D739CE8"/>
    <w:rsid w:val="5D887F8D"/>
    <w:rsid w:val="5DD40F83"/>
    <w:rsid w:val="5E2411F8"/>
    <w:rsid w:val="5F5202DC"/>
    <w:rsid w:val="5F60CB73"/>
    <w:rsid w:val="60086AD2"/>
    <w:rsid w:val="601D1CDB"/>
    <w:rsid w:val="60200425"/>
    <w:rsid w:val="608BDC7A"/>
    <w:rsid w:val="609E71C6"/>
    <w:rsid w:val="60C6BCE9"/>
    <w:rsid w:val="619AD84D"/>
    <w:rsid w:val="61B53432"/>
    <w:rsid w:val="6219D037"/>
    <w:rsid w:val="62373DEB"/>
    <w:rsid w:val="62474850"/>
    <w:rsid w:val="628563C4"/>
    <w:rsid w:val="62C098C4"/>
    <w:rsid w:val="62E6A19C"/>
    <w:rsid w:val="6332780D"/>
    <w:rsid w:val="638FB19E"/>
    <w:rsid w:val="639701C2"/>
    <w:rsid w:val="63A2BAF4"/>
    <w:rsid w:val="63D24956"/>
    <w:rsid w:val="6431E4E8"/>
    <w:rsid w:val="643DB6E4"/>
    <w:rsid w:val="647E339F"/>
    <w:rsid w:val="64B31BE3"/>
    <w:rsid w:val="64FB33DA"/>
    <w:rsid w:val="650D8EA7"/>
    <w:rsid w:val="653F2CAE"/>
    <w:rsid w:val="655FED68"/>
    <w:rsid w:val="65D36601"/>
    <w:rsid w:val="661C2A0D"/>
    <w:rsid w:val="6621EE14"/>
    <w:rsid w:val="6645A2FB"/>
    <w:rsid w:val="668094CD"/>
    <w:rsid w:val="672933A1"/>
    <w:rsid w:val="67AFDEA0"/>
    <w:rsid w:val="67F6931D"/>
    <w:rsid w:val="682014E9"/>
    <w:rsid w:val="693B71F1"/>
    <w:rsid w:val="6976A5E3"/>
    <w:rsid w:val="698F4B84"/>
    <w:rsid w:val="69CB275B"/>
    <w:rsid w:val="6A975464"/>
    <w:rsid w:val="6AF9E53B"/>
    <w:rsid w:val="6C285690"/>
    <w:rsid w:val="6C30A36D"/>
    <w:rsid w:val="6D68C651"/>
    <w:rsid w:val="6E0702F3"/>
    <w:rsid w:val="6E0CAEC2"/>
    <w:rsid w:val="6E140F76"/>
    <w:rsid w:val="6EF39356"/>
    <w:rsid w:val="6F036D67"/>
    <w:rsid w:val="6F0B507F"/>
    <w:rsid w:val="6F521749"/>
    <w:rsid w:val="6F563246"/>
    <w:rsid w:val="6F9C0DCE"/>
    <w:rsid w:val="6FCC3CC6"/>
    <w:rsid w:val="7016D8B4"/>
    <w:rsid w:val="7027563C"/>
    <w:rsid w:val="709F8CCB"/>
    <w:rsid w:val="713C6164"/>
    <w:rsid w:val="71516D78"/>
    <w:rsid w:val="718E02C4"/>
    <w:rsid w:val="71EAD962"/>
    <w:rsid w:val="72A135D3"/>
    <w:rsid w:val="72CAF861"/>
    <w:rsid w:val="72E05A73"/>
    <w:rsid w:val="72E4B4D3"/>
    <w:rsid w:val="72F30E1C"/>
    <w:rsid w:val="72F8E9F5"/>
    <w:rsid w:val="7316AA53"/>
    <w:rsid w:val="736755E2"/>
    <w:rsid w:val="73BDB62D"/>
    <w:rsid w:val="73CC5733"/>
    <w:rsid w:val="74835FD7"/>
    <w:rsid w:val="749B03B0"/>
    <w:rsid w:val="74AD0E5C"/>
    <w:rsid w:val="74C0CDA2"/>
    <w:rsid w:val="74C70D54"/>
    <w:rsid w:val="74E6283C"/>
    <w:rsid w:val="7505DD69"/>
    <w:rsid w:val="75232EEC"/>
    <w:rsid w:val="7553C39A"/>
    <w:rsid w:val="75BE54AA"/>
    <w:rsid w:val="7612F8CD"/>
    <w:rsid w:val="769CB2E1"/>
    <w:rsid w:val="76A961E7"/>
    <w:rsid w:val="76B49F14"/>
    <w:rsid w:val="76B8E926"/>
    <w:rsid w:val="76C1CAB0"/>
    <w:rsid w:val="76C48DC7"/>
    <w:rsid w:val="770CB8FD"/>
    <w:rsid w:val="77178CAC"/>
    <w:rsid w:val="7727391E"/>
    <w:rsid w:val="7729AC02"/>
    <w:rsid w:val="777EA61A"/>
    <w:rsid w:val="778AF163"/>
    <w:rsid w:val="7822807E"/>
    <w:rsid w:val="7856466B"/>
    <w:rsid w:val="78746711"/>
    <w:rsid w:val="78EC829C"/>
    <w:rsid w:val="78F97E66"/>
    <w:rsid w:val="792FB8E8"/>
    <w:rsid w:val="79300CCF"/>
    <w:rsid w:val="79AA7BD9"/>
    <w:rsid w:val="79E12C61"/>
    <w:rsid w:val="7A412700"/>
    <w:rsid w:val="7A6CD985"/>
    <w:rsid w:val="7AA86EFD"/>
    <w:rsid w:val="7AE448C0"/>
    <w:rsid w:val="7B3AB905"/>
    <w:rsid w:val="7B7523F1"/>
    <w:rsid w:val="7B9C2C97"/>
    <w:rsid w:val="7BE72F8F"/>
    <w:rsid w:val="7C0BA856"/>
    <w:rsid w:val="7C278427"/>
    <w:rsid w:val="7C2D962E"/>
    <w:rsid w:val="7C8DA577"/>
    <w:rsid w:val="7CA39A52"/>
    <w:rsid w:val="7CC6C43D"/>
    <w:rsid w:val="7CCDE75E"/>
    <w:rsid w:val="7E273595"/>
    <w:rsid w:val="7E774684"/>
    <w:rsid w:val="7F171440"/>
    <w:rsid w:val="7F242795"/>
    <w:rsid w:val="7F285F89"/>
    <w:rsid w:val="7F92D480"/>
    <w:rsid w:val="7FC854B8"/>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E3C11B0"/>
  <w15:docId w15:val="{567724BA-3C9B-4096-9E46-37B00204B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Cordia New"/>
        <w:sz w:val="22"/>
        <w:szCs w:val="22"/>
        <w:lang w:val="en-GB" w:eastAsia="en-GB" w:bidi="ar-SA"/>
      </w:rPr>
    </w:rPrDefault>
    <w:pPrDefault>
      <w:pPr>
        <w:spacing w:before="200" w:after="200"/>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unhideWhenUsed="1"/>
    <w:lsdException w:name="toc 2" w:uiPriority="39" w:unhideWhenUsed="1"/>
    <w:lsdException w:name="toc 3"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iPriority="0"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iPriority="0"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FollowedHyperlink" w:locked="1" w:semiHidden="1" w:unhideWhenUsed="1"/>
    <w:lsdException w:name="Strong" w:uiPriority="22"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6698"/>
    <w:rPr>
      <w:szCs w:val="20"/>
      <w:lang w:val="de-AT" w:eastAsia="en-US"/>
    </w:rPr>
  </w:style>
  <w:style w:type="paragraph" w:styleId="Heading1">
    <w:name w:val="heading 1"/>
    <w:basedOn w:val="Normal"/>
    <w:next w:val="Normal"/>
    <w:link w:val="Heading1Char"/>
    <w:qFormat/>
    <w:rsid w:val="005A3B26"/>
    <w:pPr>
      <w:keepNext/>
      <w:numPr>
        <w:numId w:val="3"/>
      </w:numPr>
      <w:pBdr>
        <w:top w:val="single" w:sz="24" w:space="0" w:color="4F81BD"/>
        <w:left w:val="single" w:sz="24" w:space="0" w:color="4F81BD"/>
        <w:bottom w:val="single" w:sz="24" w:space="0" w:color="4F81BD"/>
        <w:right w:val="single" w:sz="24" w:space="0" w:color="4F81BD"/>
      </w:pBdr>
      <w:shd w:val="clear" w:color="auto" w:fill="4F81BD"/>
      <w:tabs>
        <w:tab w:val="left" w:pos="2160"/>
      </w:tabs>
      <w:spacing w:before="240" w:after="0"/>
      <w:ind w:right="96"/>
      <w:contextualSpacing/>
      <w:outlineLvl w:val="0"/>
    </w:pPr>
    <w:rPr>
      <w:rFonts w:cs="Times New Roman"/>
      <w:b/>
      <w:bCs/>
      <w:caps/>
      <w:color w:val="FFFFFF"/>
      <w:spacing w:val="15"/>
      <w:szCs w:val="22"/>
    </w:rPr>
  </w:style>
  <w:style w:type="paragraph" w:styleId="Heading2">
    <w:name w:val="heading 2"/>
    <w:aliases w:val="H2,style2,Topic Heading,見出し 2,Header 2,Func Header,Header 21,Func Header1,Header 22,Func Header2,Header 23,Func Header3,Header 24,Func Header4,Header 211,Func Header11,Header 221,Func Header21,Header 231,Func Header31,Header 25,h"/>
    <w:basedOn w:val="Normal"/>
    <w:next w:val="Normal"/>
    <w:link w:val="Heading2Char"/>
    <w:qFormat/>
    <w:rsid w:val="002935D1"/>
    <w:pPr>
      <w:keepNext/>
      <w:numPr>
        <w:ilvl w:val="1"/>
        <w:numId w:val="3"/>
      </w:numPr>
      <w:pBdr>
        <w:top w:val="single" w:sz="24" w:space="0" w:color="DBE5F1"/>
        <w:left w:val="single" w:sz="24" w:space="0" w:color="DBE5F1"/>
        <w:bottom w:val="single" w:sz="24" w:space="0" w:color="DBE5F1"/>
        <w:right w:val="single" w:sz="24" w:space="0" w:color="DBE5F1"/>
      </w:pBdr>
      <w:shd w:val="clear" w:color="auto" w:fill="DBE5F1"/>
      <w:spacing w:before="120" w:after="0"/>
      <w:contextualSpacing/>
      <w:outlineLvl w:val="1"/>
    </w:pPr>
    <w:rPr>
      <w:rFonts w:cs="Times New Roman"/>
      <w:caps/>
      <w:color w:val="000000"/>
      <w:spacing w:val="15"/>
      <w:szCs w:val="22"/>
      <w:lang w:val="de-DE" w:eastAsia="ja-JP"/>
    </w:rPr>
  </w:style>
  <w:style w:type="paragraph" w:styleId="Heading3">
    <w:name w:val="heading 3"/>
    <w:aliases w:val="H3,Numbered - 3,Minor,MI,C,Level 1 - 1,Mi,Mia,1.1.1,AITS 3,AITS Sub Head 1,Lev 3,Lev 31,Numbered - 31,Minor1,Subparagraafkop,Para Heading 3,h3,Para Heading 31,h31,H31,H32,H33,H311,(Alt+3),h32,h311,h33,h312,h34,h313,h35,h314,h36,h315,h37,3"/>
    <w:basedOn w:val="Normal"/>
    <w:next w:val="Normal"/>
    <w:link w:val="Heading3Char"/>
    <w:qFormat/>
    <w:rsid w:val="0031206E"/>
    <w:pPr>
      <w:keepNext/>
      <w:numPr>
        <w:ilvl w:val="2"/>
        <w:numId w:val="3"/>
      </w:numPr>
      <w:pBdr>
        <w:top w:val="single" w:sz="6" w:space="2" w:color="4F81BD"/>
        <w:left w:val="single" w:sz="6" w:space="2" w:color="4F81BD"/>
      </w:pBdr>
      <w:spacing w:before="240" w:after="0"/>
      <w:outlineLvl w:val="2"/>
    </w:pPr>
    <w:rPr>
      <w:caps/>
      <w:color w:val="243F60"/>
      <w:spacing w:val="15"/>
      <w:szCs w:val="22"/>
      <w:lang w:bidi="th-TH"/>
    </w:rPr>
  </w:style>
  <w:style w:type="paragraph" w:styleId="Heading4">
    <w:name w:val="heading 4"/>
    <w:aliases w:val="H4,Tempo Heading 4,Map Title,h4,Subhead C,PARA4,Paragraph Title,Level 4 Topic Heading,a.,4,4heading,Heading4,H4-Heading 4,h4 sub sub heading,a) b) c),Level III for #'s,l4,Level 2 - a,E4,h:4,Head4,1.1.1.1,h41,a.1,H41,41,h42,a.2,H42,42,h43,H"/>
    <w:basedOn w:val="Normal"/>
    <w:next w:val="Normal"/>
    <w:link w:val="Heading4Char"/>
    <w:qFormat/>
    <w:rsid w:val="005A3B26"/>
    <w:pPr>
      <w:numPr>
        <w:ilvl w:val="3"/>
        <w:numId w:val="3"/>
      </w:numPr>
      <w:pBdr>
        <w:top w:val="dotted" w:sz="6" w:space="2" w:color="4F81BD"/>
        <w:left w:val="dotted" w:sz="6" w:space="2" w:color="4F81BD"/>
      </w:pBdr>
      <w:spacing w:before="300" w:after="0"/>
      <w:outlineLvl w:val="3"/>
    </w:pPr>
    <w:rPr>
      <w:caps/>
      <w:color w:val="365F91"/>
      <w:spacing w:val="10"/>
      <w:szCs w:val="22"/>
    </w:rPr>
  </w:style>
  <w:style w:type="paragraph" w:styleId="Heading5">
    <w:name w:val="heading 5"/>
    <w:aliases w:val="Block Label,Tempo Heading 5,PA Pico Section,Subheading,Schedule Sub Heading,l5,Lev 5,h5,i) ii) iii),Appendix A to X,Heading 5   Appendix A to X,ASAPHeading 5,H5,L5,5,Level 3 - i,Bullet1,Bullet2,Blank 1,T:,a-head line,secx n.n.n.n,H51,H52"/>
    <w:basedOn w:val="Normal"/>
    <w:next w:val="Normal"/>
    <w:link w:val="Heading5Char"/>
    <w:qFormat/>
    <w:rsid w:val="005A3B26"/>
    <w:pPr>
      <w:numPr>
        <w:ilvl w:val="4"/>
        <w:numId w:val="3"/>
      </w:numPr>
      <w:pBdr>
        <w:bottom w:val="single" w:sz="6" w:space="1" w:color="4F81BD"/>
      </w:pBdr>
      <w:spacing w:before="300" w:after="0"/>
      <w:outlineLvl w:val="4"/>
    </w:pPr>
    <w:rPr>
      <w:caps/>
      <w:color w:val="365F91"/>
      <w:spacing w:val="10"/>
      <w:szCs w:val="22"/>
    </w:rPr>
  </w:style>
  <w:style w:type="paragraph" w:styleId="Heading6">
    <w:name w:val="heading 6"/>
    <w:aliases w:val="PA Appendix,Schedule Sub-Sub-Heading,Lev 6,Bullet list,ASAPHeading 6,H6,6,Legal Level 1.,bullet2,h6,Blank 2,Sub sub sub sub heading,2 column,cnp,Caption number (page-wide),Tables,T1,Third Subheading,Heading 61,Heading 6(unused),L1 PIP,H61"/>
    <w:basedOn w:val="Normal"/>
    <w:next w:val="Normal"/>
    <w:link w:val="Heading6Char"/>
    <w:qFormat/>
    <w:rsid w:val="005A3B26"/>
    <w:pPr>
      <w:numPr>
        <w:ilvl w:val="5"/>
        <w:numId w:val="3"/>
      </w:numPr>
      <w:pBdr>
        <w:bottom w:val="dotted" w:sz="6" w:space="1" w:color="4F81BD"/>
      </w:pBdr>
      <w:spacing w:before="300" w:after="0"/>
      <w:outlineLvl w:val="5"/>
    </w:pPr>
    <w:rPr>
      <w:caps/>
      <w:color w:val="365F91"/>
      <w:spacing w:val="10"/>
      <w:szCs w:val="22"/>
    </w:rPr>
  </w:style>
  <w:style w:type="paragraph" w:styleId="Heading7">
    <w:name w:val="heading 7"/>
    <w:aliases w:val="PA Appendix Major,Appendices,Lev 7,ASAPHeading 7,7,Legal Level 1.1.,Blank 3,Appendix Heading,App Head,App heading,letter list,lettered list,Appendix,cnc,Caption number (column-wide),L7,H7,Heading 7(unused),L2 PIP,H7DO NOT USE,LOA3 H7"/>
    <w:basedOn w:val="Normal"/>
    <w:next w:val="Normal"/>
    <w:link w:val="Heading7Char"/>
    <w:qFormat/>
    <w:rsid w:val="005A3B26"/>
    <w:pPr>
      <w:numPr>
        <w:ilvl w:val="6"/>
        <w:numId w:val="3"/>
      </w:numPr>
      <w:spacing w:before="300" w:after="0"/>
      <w:outlineLvl w:val="6"/>
    </w:pPr>
    <w:rPr>
      <w:caps/>
      <w:color w:val="365F91"/>
      <w:spacing w:val="10"/>
      <w:szCs w:val="22"/>
    </w:rPr>
  </w:style>
  <w:style w:type="paragraph" w:styleId="Heading8">
    <w:name w:val="heading 8"/>
    <w:aliases w:val="Figure"/>
    <w:basedOn w:val="Normal"/>
    <w:next w:val="Normal"/>
    <w:link w:val="Heading8Char"/>
    <w:qFormat/>
    <w:rsid w:val="005A3B26"/>
    <w:pPr>
      <w:numPr>
        <w:ilvl w:val="7"/>
        <w:numId w:val="3"/>
      </w:numPr>
      <w:spacing w:before="0" w:after="0"/>
      <w:jc w:val="center"/>
      <w:outlineLvl w:val="7"/>
    </w:pPr>
    <w:rPr>
      <w:caps/>
      <w:spacing w:val="10"/>
      <w:sz w:val="18"/>
      <w:szCs w:val="18"/>
    </w:rPr>
  </w:style>
  <w:style w:type="paragraph" w:styleId="Heading9">
    <w:name w:val="heading 9"/>
    <w:aliases w:val="T9,LauT9,Appendix Titre 4,liste[3]"/>
    <w:basedOn w:val="Normal"/>
    <w:next w:val="Normal"/>
    <w:link w:val="Heading9Char"/>
    <w:qFormat/>
    <w:rsid w:val="005A3B26"/>
    <w:pPr>
      <w:numPr>
        <w:ilvl w:val="8"/>
        <w:numId w:val="3"/>
      </w:num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823901"/>
    <w:rPr>
      <w:rFonts w:cs="Times New Roman"/>
      <w:b/>
      <w:bCs/>
      <w:caps/>
      <w:color w:val="FFFFFF"/>
      <w:spacing w:val="15"/>
      <w:shd w:val="clear" w:color="auto" w:fill="4F81BD"/>
      <w:lang w:val="de-AT" w:eastAsia="en-US"/>
    </w:rPr>
  </w:style>
  <w:style w:type="character" w:customStyle="1" w:styleId="Heading2Char">
    <w:name w:val="Heading 2 Char"/>
    <w:aliases w:val="H2 Char,style2 Char,Topic Heading Char,見出し 2 Char,Header 2 Char,Func Header Char,Header 21 Char,Func Header1 Char,Header 22 Char,Func Header2 Char,Header 23 Char,Func Header3 Char,Header 24 Char,Func Header4 Char,Header 211 Char,h Char"/>
    <w:basedOn w:val="DefaultParagraphFont"/>
    <w:link w:val="Heading2"/>
    <w:locked/>
    <w:rsid w:val="002935D1"/>
    <w:rPr>
      <w:rFonts w:cs="Times New Roman"/>
      <w:caps/>
      <w:color w:val="000000"/>
      <w:spacing w:val="15"/>
      <w:shd w:val="clear" w:color="auto" w:fill="DBE5F1"/>
      <w:lang w:val="de-DE" w:eastAsia="ja-JP"/>
    </w:rPr>
  </w:style>
  <w:style w:type="character" w:customStyle="1" w:styleId="Heading3Char">
    <w:name w:val="Heading 3 Char"/>
    <w:aliases w:val="H3 Char,Numbered - 3 Char,Minor Char,MI Char,C Char,Level 1 - 1 Char,Mi Char,Mia Char,1.1.1 Char,AITS 3 Char,AITS Sub Head 1 Char,Lev 3 Char,Lev 31 Char,Numbered - 31 Char,Minor1 Char,Subparagraafkop Char,Para Heading 3 Char,h3 Char"/>
    <w:basedOn w:val="DefaultParagraphFont"/>
    <w:link w:val="Heading3"/>
    <w:locked/>
    <w:rsid w:val="0031206E"/>
    <w:rPr>
      <w:caps/>
      <w:color w:val="243F60"/>
      <w:spacing w:val="15"/>
      <w:lang w:val="de-AT" w:eastAsia="en-US" w:bidi="th-TH"/>
    </w:rPr>
  </w:style>
  <w:style w:type="character" w:customStyle="1" w:styleId="Heading4Char">
    <w:name w:val="Heading 4 Char"/>
    <w:aliases w:val="H4 Char,Tempo Heading 4 Char,Map Title Char,h4 Char,Subhead C Char,PARA4 Char,Paragraph Title Char,Level 4 Topic Heading Char,a. Char,4 Char,4heading Char,Heading4 Char,H4-Heading 4 Char,h4 sub sub heading Char,a) b) c) Char,l4 Char"/>
    <w:basedOn w:val="DefaultParagraphFont"/>
    <w:link w:val="Heading4"/>
    <w:locked/>
    <w:rsid w:val="00823901"/>
    <w:rPr>
      <w:caps/>
      <w:color w:val="365F91"/>
      <w:spacing w:val="10"/>
      <w:lang w:val="de-AT" w:eastAsia="en-US"/>
    </w:rPr>
  </w:style>
  <w:style w:type="character" w:customStyle="1" w:styleId="Heading5Char">
    <w:name w:val="Heading 5 Char"/>
    <w:aliases w:val="Block Label Char,Tempo Heading 5 Char,PA Pico Section Char,Subheading Char,Schedule Sub Heading Char,l5 Char,Lev 5 Char,h5 Char,i) ii) iii) Char,Appendix A to X Char,Heading 5   Appendix A to X Char,ASAPHeading 5 Char,H5 Char,L5 Char"/>
    <w:basedOn w:val="DefaultParagraphFont"/>
    <w:link w:val="Heading5"/>
    <w:locked/>
    <w:rsid w:val="00823901"/>
    <w:rPr>
      <w:caps/>
      <w:color w:val="365F91"/>
      <w:spacing w:val="10"/>
      <w:lang w:val="de-AT" w:eastAsia="en-US"/>
    </w:rPr>
  </w:style>
  <w:style w:type="character" w:customStyle="1" w:styleId="Heading6Char">
    <w:name w:val="Heading 6 Char"/>
    <w:aliases w:val="PA Appendix Char,Schedule Sub-Sub-Heading Char,Lev 6 Char,Bullet list Char,ASAPHeading 6 Char,H6 Char,6 Char,Legal Level 1. Char,bullet2 Char,h6 Char,Blank 2 Char,Sub sub sub sub heading Char,2 column Char,cnp Char,Tables Char,T1 Char"/>
    <w:basedOn w:val="DefaultParagraphFont"/>
    <w:link w:val="Heading6"/>
    <w:locked/>
    <w:rsid w:val="00823901"/>
    <w:rPr>
      <w:caps/>
      <w:color w:val="365F91"/>
      <w:spacing w:val="10"/>
      <w:lang w:val="de-AT" w:eastAsia="en-US"/>
    </w:rPr>
  </w:style>
  <w:style w:type="character" w:customStyle="1" w:styleId="Heading7Char">
    <w:name w:val="Heading 7 Char"/>
    <w:aliases w:val="PA Appendix Major Char,Appendices Char,Lev 7 Char,ASAPHeading 7 Char,7 Char,Legal Level 1.1. Char,Blank 3 Char,Appendix Heading Char,App Head Char,App heading Char,letter list Char,lettered list Char,Appendix Char,cnc Char,L7 Char,H7 Char"/>
    <w:basedOn w:val="DefaultParagraphFont"/>
    <w:link w:val="Heading7"/>
    <w:locked/>
    <w:rsid w:val="00823901"/>
    <w:rPr>
      <w:caps/>
      <w:color w:val="365F91"/>
      <w:spacing w:val="10"/>
      <w:lang w:val="de-AT" w:eastAsia="en-US"/>
    </w:rPr>
  </w:style>
  <w:style w:type="character" w:customStyle="1" w:styleId="Heading8Char">
    <w:name w:val="Heading 8 Char"/>
    <w:aliases w:val="Figure Char"/>
    <w:basedOn w:val="DefaultParagraphFont"/>
    <w:link w:val="Heading8"/>
    <w:locked/>
    <w:rsid w:val="005A3B26"/>
    <w:rPr>
      <w:caps/>
      <w:spacing w:val="10"/>
      <w:sz w:val="18"/>
      <w:szCs w:val="18"/>
      <w:lang w:val="de-AT" w:eastAsia="en-US"/>
    </w:rPr>
  </w:style>
  <w:style w:type="character" w:customStyle="1" w:styleId="Heading9Char">
    <w:name w:val="Heading 9 Char"/>
    <w:aliases w:val="T9 Char,LauT9 Char,Appendix Titre 4 Char,liste[3] Char"/>
    <w:basedOn w:val="DefaultParagraphFont"/>
    <w:link w:val="Heading9"/>
    <w:locked/>
    <w:rsid w:val="00823901"/>
    <w:rPr>
      <w:i/>
      <w:caps/>
      <w:spacing w:val="10"/>
      <w:sz w:val="18"/>
      <w:szCs w:val="18"/>
      <w:lang w:val="de-AT" w:eastAsia="en-US"/>
    </w:rPr>
  </w:style>
  <w:style w:type="paragraph" w:customStyle="1" w:styleId="heading1text">
    <w:name w:val="heading 1 text"/>
    <w:basedOn w:val="Normal"/>
    <w:uiPriority w:val="99"/>
    <w:rsid w:val="00256DB2"/>
    <w:rPr>
      <w:rFonts w:ascii="Tele-GroteskNor" w:hAnsi="Tele-GroteskNor"/>
    </w:rPr>
  </w:style>
  <w:style w:type="paragraph" w:customStyle="1" w:styleId="heading2text">
    <w:name w:val="heading 2 text"/>
    <w:basedOn w:val="Normal"/>
    <w:uiPriority w:val="99"/>
    <w:rsid w:val="00B409CE"/>
    <w:pPr>
      <w:ind w:left="284"/>
    </w:pPr>
    <w:rPr>
      <w:sz w:val="24"/>
    </w:rPr>
  </w:style>
  <w:style w:type="paragraph" w:customStyle="1" w:styleId="heading3text">
    <w:name w:val="heading 3 text"/>
    <w:basedOn w:val="Normal"/>
    <w:uiPriority w:val="99"/>
    <w:rsid w:val="00256DB2"/>
    <w:pPr>
      <w:ind w:left="1021"/>
    </w:pPr>
    <w:rPr>
      <w:rFonts w:ascii="Tele-GroteskNor" w:hAnsi="Tele-GroteskNor"/>
    </w:rPr>
  </w:style>
  <w:style w:type="paragraph" w:styleId="CommentText">
    <w:name w:val="annotation text"/>
    <w:basedOn w:val="Normal"/>
    <w:link w:val="CommentTextChar"/>
    <w:uiPriority w:val="99"/>
    <w:rsid w:val="00256DB2"/>
  </w:style>
  <w:style w:type="character" w:customStyle="1" w:styleId="CommentTextChar">
    <w:name w:val="Comment Text Char"/>
    <w:basedOn w:val="DefaultParagraphFont"/>
    <w:link w:val="CommentText"/>
    <w:uiPriority w:val="99"/>
    <w:locked/>
    <w:rsid w:val="00D425D8"/>
    <w:rPr>
      <w:rFonts w:cs="Times New Roman"/>
      <w:lang w:val="en-US" w:eastAsia="en-US"/>
    </w:rPr>
  </w:style>
  <w:style w:type="paragraph" w:styleId="TOC8">
    <w:name w:val="toc 8"/>
    <w:basedOn w:val="TOC3"/>
    <w:uiPriority w:val="39"/>
    <w:rsid w:val="00256DB2"/>
    <w:pPr>
      <w:ind w:left="1400"/>
    </w:pPr>
    <w:rPr>
      <w:i/>
      <w:iCs w:val="0"/>
      <w:sz w:val="18"/>
      <w:szCs w:val="18"/>
    </w:rPr>
  </w:style>
  <w:style w:type="paragraph" w:styleId="TOC3">
    <w:name w:val="toc 3"/>
    <w:basedOn w:val="Normal"/>
    <w:next w:val="Normal"/>
    <w:uiPriority w:val="39"/>
    <w:rsid w:val="00415D62"/>
    <w:pPr>
      <w:spacing w:before="0" w:after="0"/>
      <w:ind w:left="400"/>
    </w:pPr>
    <w:rPr>
      <w:rFonts w:asciiTheme="minorHAnsi" w:hAnsiTheme="minorHAnsi" w:cstheme="minorHAnsi"/>
      <w:iCs/>
    </w:rPr>
  </w:style>
  <w:style w:type="paragraph" w:styleId="TOC7">
    <w:name w:val="toc 7"/>
    <w:basedOn w:val="TOC3"/>
    <w:next w:val="Normal"/>
    <w:uiPriority w:val="39"/>
    <w:rsid w:val="00256DB2"/>
    <w:pPr>
      <w:ind w:left="1200"/>
    </w:pPr>
    <w:rPr>
      <w:i/>
      <w:iCs w:val="0"/>
      <w:sz w:val="18"/>
      <w:szCs w:val="18"/>
    </w:rPr>
  </w:style>
  <w:style w:type="paragraph" w:styleId="TOC6">
    <w:name w:val="toc 6"/>
    <w:basedOn w:val="TOC3"/>
    <w:next w:val="Normal"/>
    <w:uiPriority w:val="39"/>
    <w:rsid w:val="00256DB2"/>
    <w:pPr>
      <w:ind w:left="1000"/>
    </w:pPr>
    <w:rPr>
      <w:i/>
      <w:iCs w:val="0"/>
      <w:sz w:val="18"/>
      <w:szCs w:val="18"/>
    </w:rPr>
  </w:style>
  <w:style w:type="paragraph" w:styleId="TOC5">
    <w:name w:val="toc 5"/>
    <w:basedOn w:val="TOC3"/>
    <w:next w:val="Normal"/>
    <w:uiPriority w:val="39"/>
    <w:rsid w:val="00256DB2"/>
    <w:pPr>
      <w:ind w:left="800"/>
    </w:pPr>
    <w:rPr>
      <w:i/>
      <w:iCs w:val="0"/>
      <w:sz w:val="18"/>
      <w:szCs w:val="18"/>
    </w:rPr>
  </w:style>
  <w:style w:type="paragraph" w:styleId="TOC4">
    <w:name w:val="toc 4"/>
    <w:basedOn w:val="TOC3"/>
    <w:next w:val="Normal"/>
    <w:uiPriority w:val="39"/>
    <w:rsid w:val="00256DB2"/>
    <w:pPr>
      <w:ind w:left="600"/>
    </w:pPr>
    <w:rPr>
      <w:i/>
      <w:iCs w:val="0"/>
      <w:sz w:val="18"/>
      <w:szCs w:val="18"/>
    </w:rPr>
  </w:style>
  <w:style w:type="paragraph" w:styleId="TOC2">
    <w:name w:val="toc 2"/>
    <w:basedOn w:val="Normal"/>
    <w:next w:val="Normal"/>
    <w:uiPriority w:val="39"/>
    <w:rsid w:val="00B91D1B"/>
    <w:pPr>
      <w:spacing w:before="0" w:after="0"/>
    </w:pPr>
    <w:rPr>
      <w:rFonts w:asciiTheme="minorHAnsi" w:hAnsiTheme="minorHAnsi" w:cstheme="minorHAnsi"/>
      <w:smallCaps/>
    </w:rPr>
  </w:style>
  <w:style w:type="paragraph" w:styleId="TOC1">
    <w:name w:val="toc 1"/>
    <w:basedOn w:val="Normal"/>
    <w:next w:val="Normal"/>
    <w:autoRedefine/>
    <w:uiPriority w:val="39"/>
    <w:rsid w:val="00A8629D"/>
    <w:pPr>
      <w:tabs>
        <w:tab w:val="left" w:pos="400"/>
        <w:tab w:val="right" w:leader="dot" w:pos="9345"/>
      </w:tabs>
      <w:spacing w:before="120" w:after="120"/>
    </w:pPr>
    <w:rPr>
      <w:rFonts w:asciiTheme="minorHAnsi" w:hAnsiTheme="minorHAnsi" w:cstheme="minorHAnsi"/>
      <w:b/>
      <w:bCs/>
      <w:caps/>
    </w:rPr>
  </w:style>
  <w:style w:type="paragraph" w:styleId="Index7">
    <w:name w:val="index 7"/>
    <w:basedOn w:val="Normal"/>
    <w:next w:val="Normal"/>
    <w:uiPriority w:val="99"/>
    <w:semiHidden/>
    <w:rsid w:val="00256DB2"/>
    <w:rPr>
      <w:sz w:val="24"/>
    </w:rPr>
  </w:style>
  <w:style w:type="paragraph" w:styleId="Index6">
    <w:name w:val="index 6"/>
    <w:basedOn w:val="Normal"/>
    <w:next w:val="Normal"/>
    <w:uiPriority w:val="99"/>
    <w:semiHidden/>
    <w:rsid w:val="00256DB2"/>
    <w:rPr>
      <w:sz w:val="24"/>
    </w:rPr>
  </w:style>
  <w:style w:type="paragraph" w:styleId="Index5">
    <w:name w:val="index 5"/>
    <w:basedOn w:val="Normal"/>
    <w:next w:val="Normal"/>
    <w:uiPriority w:val="99"/>
    <w:semiHidden/>
    <w:rsid w:val="00256DB2"/>
    <w:rPr>
      <w:sz w:val="24"/>
    </w:rPr>
  </w:style>
  <w:style w:type="paragraph" w:styleId="Index4">
    <w:name w:val="index 4"/>
    <w:basedOn w:val="Normal"/>
    <w:next w:val="Normal"/>
    <w:uiPriority w:val="99"/>
    <w:semiHidden/>
    <w:rsid w:val="00256DB2"/>
  </w:style>
  <w:style w:type="paragraph" w:styleId="Index3">
    <w:name w:val="index 3"/>
    <w:basedOn w:val="Normal"/>
    <w:next w:val="Normal"/>
    <w:uiPriority w:val="99"/>
    <w:semiHidden/>
    <w:rsid w:val="00256DB2"/>
    <w:rPr>
      <w:sz w:val="24"/>
    </w:rPr>
  </w:style>
  <w:style w:type="paragraph" w:styleId="Index2">
    <w:name w:val="index 2"/>
    <w:basedOn w:val="Normal"/>
    <w:next w:val="Normal"/>
    <w:uiPriority w:val="99"/>
    <w:semiHidden/>
    <w:rsid w:val="00256DB2"/>
    <w:rPr>
      <w:sz w:val="24"/>
    </w:rPr>
  </w:style>
  <w:style w:type="paragraph" w:styleId="Index1">
    <w:name w:val="index 1"/>
    <w:basedOn w:val="Normal"/>
    <w:next w:val="Normal"/>
    <w:uiPriority w:val="99"/>
    <w:semiHidden/>
    <w:rsid w:val="00256DB2"/>
    <w:rPr>
      <w:sz w:val="24"/>
    </w:rPr>
  </w:style>
  <w:style w:type="character" w:styleId="LineNumber">
    <w:name w:val="line number"/>
    <w:basedOn w:val="DefaultParagraphFont"/>
    <w:uiPriority w:val="99"/>
    <w:rsid w:val="00256DB2"/>
    <w:rPr>
      <w:rFonts w:ascii="Tele-Antiqua" w:hAnsi="Tele-Antiqua" w:cs="Times New Roman"/>
      <w:sz w:val="24"/>
    </w:rPr>
  </w:style>
  <w:style w:type="paragraph" w:styleId="IndexHeading">
    <w:name w:val="index heading"/>
    <w:basedOn w:val="Normal"/>
    <w:next w:val="Normal"/>
    <w:uiPriority w:val="99"/>
    <w:semiHidden/>
    <w:rsid w:val="00256DB2"/>
    <w:rPr>
      <w:sz w:val="24"/>
    </w:rPr>
  </w:style>
  <w:style w:type="paragraph" w:styleId="Footer">
    <w:name w:val="footer"/>
    <w:basedOn w:val="Normal"/>
    <w:next w:val="Normal"/>
    <w:link w:val="FooterChar"/>
    <w:uiPriority w:val="99"/>
    <w:rsid w:val="00256DB2"/>
    <w:pPr>
      <w:tabs>
        <w:tab w:val="center" w:pos="4536"/>
        <w:tab w:val="right" w:pos="8504"/>
      </w:tabs>
    </w:pPr>
    <w:rPr>
      <w:rFonts w:ascii="Tele-Antiqua" w:hAnsi="Tele-Antiqua"/>
    </w:rPr>
  </w:style>
  <w:style w:type="character" w:customStyle="1" w:styleId="FooterChar">
    <w:name w:val="Footer Char"/>
    <w:basedOn w:val="DefaultParagraphFont"/>
    <w:link w:val="Footer"/>
    <w:uiPriority w:val="99"/>
    <w:locked/>
    <w:rsid w:val="00B239C0"/>
    <w:rPr>
      <w:rFonts w:ascii="Tele-Antiqua" w:hAnsi="Tele-Antiqua" w:cs="Times New Roman"/>
      <w:lang w:val="en-US" w:eastAsia="en-US"/>
    </w:rPr>
  </w:style>
  <w:style w:type="paragraph" w:styleId="Header">
    <w:name w:val="header"/>
    <w:basedOn w:val="Normal"/>
    <w:link w:val="HeaderChar"/>
    <w:uiPriority w:val="99"/>
    <w:rsid w:val="00256DB2"/>
    <w:pPr>
      <w:tabs>
        <w:tab w:val="center" w:pos="4819"/>
        <w:tab w:val="right" w:pos="9071"/>
      </w:tabs>
    </w:pPr>
  </w:style>
  <w:style w:type="character" w:customStyle="1" w:styleId="HeaderChar">
    <w:name w:val="Header Char"/>
    <w:basedOn w:val="DefaultParagraphFont"/>
    <w:link w:val="Header"/>
    <w:uiPriority w:val="99"/>
    <w:locked/>
    <w:rsid w:val="00D425D8"/>
    <w:rPr>
      <w:rFonts w:cs="Times New Roman"/>
      <w:lang w:val="en-US" w:eastAsia="en-US"/>
    </w:rPr>
  </w:style>
  <w:style w:type="character" w:styleId="FootnoteReference">
    <w:name w:val="footnote reference"/>
    <w:basedOn w:val="DefaultParagraphFont"/>
    <w:semiHidden/>
    <w:rsid w:val="00256DB2"/>
    <w:rPr>
      <w:rFonts w:cs="Times New Roman"/>
      <w:position w:val="6"/>
      <w:sz w:val="16"/>
    </w:rPr>
  </w:style>
  <w:style w:type="paragraph" w:styleId="FootnoteText">
    <w:name w:val="footnote text"/>
    <w:basedOn w:val="Normal"/>
    <w:link w:val="FootnoteTextChar"/>
    <w:semiHidden/>
    <w:rsid w:val="00256DB2"/>
  </w:style>
  <w:style w:type="character" w:customStyle="1" w:styleId="FootnoteTextChar">
    <w:name w:val="Footnote Text Char"/>
    <w:basedOn w:val="DefaultParagraphFont"/>
    <w:link w:val="FootnoteText"/>
    <w:semiHidden/>
    <w:locked/>
    <w:rsid w:val="00D425D8"/>
    <w:rPr>
      <w:rFonts w:cs="Times New Roman"/>
      <w:lang w:val="en-US" w:eastAsia="en-US"/>
    </w:rPr>
  </w:style>
  <w:style w:type="paragraph" w:styleId="NormalIndent">
    <w:name w:val="Normal Indent"/>
    <w:basedOn w:val="Normal"/>
    <w:uiPriority w:val="99"/>
    <w:rsid w:val="00256DB2"/>
  </w:style>
  <w:style w:type="paragraph" w:styleId="DocumentMap">
    <w:name w:val="Document Map"/>
    <w:basedOn w:val="Normal"/>
    <w:link w:val="DocumentMapChar"/>
    <w:uiPriority w:val="99"/>
    <w:semiHidden/>
    <w:rsid w:val="00256DB2"/>
    <w:pPr>
      <w:shd w:val="clear" w:color="auto" w:fill="000080"/>
    </w:pPr>
    <w:rPr>
      <w:rFonts w:ascii="Tahoma" w:hAnsi="Tahoma"/>
    </w:rPr>
  </w:style>
  <w:style w:type="character" w:customStyle="1" w:styleId="DocumentMapChar">
    <w:name w:val="Document Map Char"/>
    <w:basedOn w:val="DefaultParagraphFont"/>
    <w:link w:val="DocumentMap"/>
    <w:uiPriority w:val="99"/>
    <w:semiHidden/>
    <w:locked/>
    <w:rsid w:val="00D425D8"/>
    <w:rPr>
      <w:rFonts w:ascii="Times New Roman" w:hAnsi="Times New Roman" w:cs="Times New Roman"/>
      <w:sz w:val="2"/>
      <w:lang w:val="en-US" w:eastAsia="en-US"/>
    </w:rPr>
  </w:style>
  <w:style w:type="paragraph" w:styleId="TOC9">
    <w:name w:val="toc 9"/>
    <w:basedOn w:val="Normal"/>
    <w:next w:val="Normal"/>
    <w:autoRedefine/>
    <w:uiPriority w:val="39"/>
    <w:rsid w:val="00256DB2"/>
    <w:pPr>
      <w:spacing w:before="0" w:after="0"/>
      <w:ind w:left="1600"/>
    </w:pPr>
    <w:rPr>
      <w:rFonts w:asciiTheme="minorHAnsi" w:hAnsiTheme="minorHAnsi" w:cstheme="minorHAnsi"/>
      <w:sz w:val="18"/>
      <w:szCs w:val="18"/>
    </w:rPr>
  </w:style>
  <w:style w:type="paragraph" w:styleId="BalloonText">
    <w:name w:val="Balloon Text"/>
    <w:basedOn w:val="Normal"/>
    <w:link w:val="BalloonTextChar"/>
    <w:uiPriority w:val="99"/>
    <w:semiHidden/>
    <w:rsid w:val="00B670AB"/>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D425D8"/>
    <w:rPr>
      <w:rFonts w:ascii="Times New Roman" w:hAnsi="Times New Roman" w:cs="Times New Roman"/>
      <w:sz w:val="2"/>
      <w:lang w:val="en-US" w:eastAsia="en-US"/>
    </w:rPr>
  </w:style>
  <w:style w:type="table" w:styleId="TableGrid">
    <w:name w:val="Table Grid"/>
    <w:aliases w:val="MenTab"/>
    <w:basedOn w:val="TableNormal"/>
    <w:uiPriority w:val="59"/>
    <w:rsid w:val="005310CB"/>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rsid w:val="006C2386"/>
    <w:rPr>
      <w:rFonts w:cs="Times New Roman"/>
    </w:rPr>
  </w:style>
  <w:style w:type="character" w:styleId="Hyperlink">
    <w:name w:val="Hyperlink"/>
    <w:basedOn w:val="DefaultParagraphFont"/>
    <w:uiPriority w:val="99"/>
    <w:rsid w:val="004821E9"/>
    <w:rPr>
      <w:rFonts w:cs="Times New Roman"/>
      <w:color w:val="0000FF"/>
      <w:u w:val="single"/>
    </w:rPr>
  </w:style>
  <w:style w:type="character" w:styleId="FollowedHyperlink">
    <w:name w:val="FollowedHyperlink"/>
    <w:basedOn w:val="DefaultParagraphFont"/>
    <w:uiPriority w:val="99"/>
    <w:rsid w:val="004821E9"/>
    <w:rPr>
      <w:rFonts w:cs="Times New Roman"/>
      <w:color w:val="800080"/>
      <w:u w:val="single"/>
    </w:rPr>
  </w:style>
  <w:style w:type="paragraph" w:customStyle="1" w:styleId="Subtitle1">
    <w:name w:val="Subtitle1"/>
    <w:basedOn w:val="Normal"/>
    <w:next w:val="Normal"/>
    <w:uiPriority w:val="99"/>
    <w:rsid w:val="00660EF7"/>
    <w:pPr>
      <w:jc w:val="right"/>
    </w:pPr>
    <w:rPr>
      <w:rFonts w:cs="Tahoma"/>
      <w:bCs/>
      <w:color w:val="808080"/>
      <w:sz w:val="36"/>
      <w:szCs w:val="36"/>
      <w:lang w:eastAsia="ja-JP"/>
    </w:rPr>
  </w:style>
  <w:style w:type="paragraph" w:customStyle="1" w:styleId="Subtitle3">
    <w:name w:val="Subtitle3"/>
    <w:basedOn w:val="Normal"/>
    <w:next w:val="Normal"/>
    <w:uiPriority w:val="99"/>
    <w:rsid w:val="00660EF7"/>
    <w:pPr>
      <w:jc w:val="right"/>
    </w:pPr>
    <w:rPr>
      <w:rFonts w:cs="Tahoma"/>
      <w:color w:val="808080"/>
      <w:lang w:eastAsia="ja-JP"/>
    </w:rPr>
  </w:style>
  <w:style w:type="paragraph" w:styleId="BodyText">
    <w:name w:val="Body Text"/>
    <w:basedOn w:val="Normal"/>
    <w:link w:val="BodyTextChar"/>
    <w:uiPriority w:val="99"/>
    <w:rsid w:val="00660EF7"/>
    <w:rPr>
      <w:lang w:eastAsia="ja-JP"/>
    </w:rPr>
  </w:style>
  <w:style w:type="character" w:customStyle="1" w:styleId="BodyTextChar">
    <w:name w:val="Body Text Char"/>
    <w:basedOn w:val="DefaultParagraphFont"/>
    <w:link w:val="BodyText"/>
    <w:uiPriority w:val="99"/>
    <w:locked/>
    <w:rsid w:val="00660EF7"/>
    <w:rPr>
      <w:rFonts w:ascii="Arial Narrow" w:hAnsi="Arial Narrow" w:cs="Times New Roman"/>
      <w:lang w:eastAsia="ja-JP"/>
    </w:rPr>
  </w:style>
  <w:style w:type="paragraph" w:styleId="BodyTextIndent">
    <w:name w:val="Body Text Indent"/>
    <w:basedOn w:val="Normal"/>
    <w:link w:val="BodyTextIndentChar"/>
    <w:uiPriority w:val="99"/>
    <w:rsid w:val="00660EF7"/>
    <w:pPr>
      <w:ind w:left="283"/>
    </w:pPr>
    <w:rPr>
      <w:lang w:eastAsia="ja-JP"/>
    </w:rPr>
  </w:style>
  <w:style w:type="character" w:customStyle="1" w:styleId="BodyTextIndentChar">
    <w:name w:val="Body Text Indent Char"/>
    <w:basedOn w:val="DefaultParagraphFont"/>
    <w:link w:val="BodyTextIndent"/>
    <w:uiPriority w:val="99"/>
    <w:locked/>
    <w:rsid w:val="00660EF7"/>
    <w:rPr>
      <w:rFonts w:ascii="Arial Narrow" w:hAnsi="Arial Narrow" w:cs="Times New Roman"/>
      <w:lang w:eastAsia="ja-JP"/>
    </w:rPr>
  </w:style>
  <w:style w:type="paragraph" w:styleId="Subtitle">
    <w:name w:val="Subtitle"/>
    <w:basedOn w:val="Normal"/>
    <w:next w:val="Normal"/>
    <w:link w:val="SubtitleChar"/>
    <w:uiPriority w:val="99"/>
    <w:qFormat/>
    <w:rsid w:val="007F7C95"/>
    <w:pPr>
      <w:spacing w:after="1000"/>
    </w:pPr>
    <w:rPr>
      <w:caps/>
      <w:color w:val="595959"/>
      <w:spacing w:val="10"/>
      <w:sz w:val="24"/>
      <w:szCs w:val="24"/>
    </w:rPr>
  </w:style>
  <w:style w:type="character" w:customStyle="1" w:styleId="SubtitleChar">
    <w:name w:val="Subtitle Char"/>
    <w:basedOn w:val="DefaultParagraphFont"/>
    <w:link w:val="Subtitle"/>
    <w:uiPriority w:val="99"/>
    <w:locked/>
    <w:rsid w:val="007F7C95"/>
    <w:rPr>
      <w:rFonts w:cs="Times New Roman"/>
      <w:caps/>
      <w:color w:val="595959"/>
      <w:spacing w:val="10"/>
      <w:sz w:val="24"/>
      <w:szCs w:val="24"/>
    </w:rPr>
  </w:style>
  <w:style w:type="paragraph" w:styleId="Title">
    <w:name w:val="Title"/>
    <w:basedOn w:val="Normal"/>
    <w:next w:val="Normal"/>
    <w:link w:val="TitleChar"/>
    <w:uiPriority w:val="99"/>
    <w:qFormat/>
    <w:rsid w:val="007F7C95"/>
    <w:pPr>
      <w:spacing w:before="720"/>
    </w:pPr>
    <w:rPr>
      <w:caps/>
      <w:color w:val="4F81BD"/>
      <w:spacing w:val="10"/>
      <w:kern w:val="28"/>
      <w:sz w:val="52"/>
      <w:szCs w:val="52"/>
    </w:rPr>
  </w:style>
  <w:style w:type="character" w:customStyle="1" w:styleId="TitleChar">
    <w:name w:val="Title Char"/>
    <w:basedOn w:val="DefaultParagraphFont"/>
    <w:link w:val="Title"/>
    <w:uiPriority w:val="99"/>
    <w:locked/>
    <w:rsid w:val="007F7C95"/>
    <w:rPr>
      <w:rFonts w:cs="Times New Roman"/>
      <w:caps/>
      <w:color w:val="4F81BD"/>
      <w:spacing w:val="10"/>
      <w:kern w:val="28"/>
      <w:sz w:val="52"/>
      <w:szCs w:val="52"/>
    </w:rPr>
  </w:style>
  <w:style w:type="paragraph" w:styleId="TOCHeading">
    <w:name w:val="TOC Heading"/>
    <w:basedOn w:val="Heading1"/>
    <w:next w:val="Normal"/>
    <w:uiPriority w:val="39"/>
    <w:qFormat/>
    <w:rsid w:val="00823901"/>
    <w:pPr>
      <w:outlineLvl w:val="9"/>
    </w:pPr>
  </w:style>
  <w:style w:type="paragraph" w:customStyle="1" w:styleId="pb1body1">
    <w:name w:val="pb1_body1"/>
    <w:basedOn w:val="Normal"/>
    <w:uiPriority w:val="99"/>
    <w:rsid w:val="008955BC"/>
    <w:pPr>
      <w:spacing w:before="100" w:beforeAutospacing="1" w:after="100" w:afterAutospacing="1"/>
    </w:pPr>
    <w:rPr>
      <w:rFonts w:ascii="Times New Roman" w:hAnsi="Times New Roman"/>
      <w:sz w:val="24"/>
      <w:szCs w:val="24"/>
      <w:lang w:eastAsia="en-GB"/>
    </w:rPr>
  </w:style>
  <w:style w:type="paragraph" w:customStyle="1" w:styleId="ptctablecap">
    <w:name w:val="ptc_tablecap"/>
    <w:basedOn w:val="Normal"/>
    <w:uiPriority w:val="99"/>
    <w:rsid w:val="008955BC"/>
    <w:pPr>
      <w:spacing w:before="100" w:beforeAutospacing="1" w:after="100" w:afterAutospacing="1"/>
    </w:pPr>
    <w:rPr>
      <w:rFonts w:ascii="Times New Roman" w:hAnsi="Times New Roman"/>
      <w:sz w:val="24"/>
      <w:szCs w:val="24"/>
      <w:lang w:eastAsia="en-GB"/>
    </w:rPr>
  </w:style>
  <w:style w:type="paragraph" w:styleId="NormalWeb">
    <w:name w:val="Normal (Web)"/>
    <w:basedOn w:val="Normal"/>
    <w:uiPriority w:val="99"/>
    <w:rsid w:val="00050B53"/>
    <w:pPr>
      <w:spacing w:before="100" w:beforeAutospacing="1" w:after="100" w:afterAutospacing="1"/>
    </w:pPr>
    <w:rPr>
      <w:rFonts w:ascii="Times New Roman" w:hAnsi="Times New Roman"/>
      <w:sz w:val="24"/>
      <w:szCs w:val="24"/>
    </w:rPr>
  </w:style>
  <w:style w:type="character" w:styleId="IntenseEmphasis">
    <w:name w:val="Intense Emphasis"/>
    <w:basedOn w:val="DefaultParagraphFont"/>
    <w:uiPriority w:val="99"/>
    <w:qFormat/>
    <w:rsid w:val="007F7C95"/>
    <w:rPr>
      <w:b/>
      <w:caps/>
      <w:color w:val="243F60"/>
      <w:spacing w:val="10"/>
    </w:rPr>
  </w:style>
  <w:style w:type="paragraph" w:styleId="Caption">
    <w:name w:val="caption"/>
    <w:aliases w:val="RptCaption Char Char Char Char,RptCaption Char Char Char Char Char Char,RptCaption Char,NMCaption_,Caption Title,Bld,Figure title,CaptionTab,Figures,Figure title_2"/>
    <w:basedOn w:val="Normal"/>
    <w:next w:val="Normal"/>
    <w:link w:val="CaptionChar"/>
    <w:uiPriority w:val="35"/>
    <w:qFormat/>
    <w:rsid w:val="007F7C95"/>
    <w:rPr>
      <w:b/>
      <w:bCs/>
      <w:color w:val="365F91"/>
      <w:sz w:val="16"/>
      <w:szCs w:val="16"/>
    </w:rPr>
  </w:style>
  <w:style w:type="character" w:styleId="Strong">
    <w:name w:val="Strong"/>
    <w:basedOn w:val="DefaultParagraphFont"/>
    <w:uiPriority w:val="22"/>
    <w:qFormat/>
    <w:rsid w:val="007F7C95"/>
    <w:rPr>
      <w:rFonts w:cs="Times New Roman"/>
      <w:b/>
    </w:rPr>
  </w:style>
  <w:style w:type="character" w:styleId="Emphasis">
    <w:name w:val="Emphasis"/>
    <w:basedOn w:val="DefaultParagraphFont"/>
    <w:qFormat/>
    <w:rsid w:val="007F7C95"/>
    <w:rPr>
      <w:rFonts w:cs="Times New Roman"/>
      <w:caps/>
      <w:color w:val="243F60"/>
      <w:spacing w:val="5"/>
    </w:rPr>
  </w:style>
  <w:style w:type="paragraph" w:styleId="NoSpacing">
    <w:name w:val="No Spacing"/>
    <w:basedOn w:val="Normal"/>
    <w:link w:val="NoSpacingChar"/>
    <w:uiPriority w:val="1"/>
    <w:qFormat/>
    <w:rsid w:val="007F7C95"/>
    <w:pPr>
      <w:spacing w:before="0" w:after="0"/>
    </w:pPr>
  </w:style>
  <w:style w:type="character" w:customStyle="1" w:styleId="NoSpacingChar">
    <w:name w:val="No Spacing Char"/>
    <w:basedOn w:val="DefaultParagraphFont"/>
    <w:link w:val="NoSpacing"/>
    <w:uiPriority w:val="1"/>
    <w:locked/>
    <w:rsid w:val="007F7C95"/>
    <w:rPr>
      <w:rFonts w:cs="Times New Roman"/>
      <w:sz w:val="20"/>
      <w:szCs w:val="20"/>
    </w:rPr>
  </w:style>
  <w:style w:type="paragraph" w:styleId="ListParagraph">
    <w:name w:val="List Paragraph"/>
    <w:aliases w:val="Aufzählungen,history_bullet,Bullet 1,Bullet List,Liste Perso,list-bullet_1,Numbering List"/>
    <w:basedOn w:val="Normal"/>
    <w:link w:val="ListParagraphChar"/>
    <w:uiPriority w:val="34"/>
    <w:qFormat/>
    <w:rsid w:val="007F7C95"/>
    <w:pPr>
      <w:ind w:left="720"/>
      <w:contextualSpacing/>
    </w:pPr>
  </w:style>
  <w:style w:type="paragraph" w:styleId="Quote">
    <w:name w:val="Quote"/>
    <w:basedOn w:val="Normal"/>
    <w:next w:val="Normal"/>
    <w:link w:val="QuoteChar"/>
    <w:uiPriority w:val="99"/>
    <w:qFormat/>
    <w:rsid w:val="007F7C95"/>
    <w:rPr>
      <w:i/>
      <w:iCs/>
    </w:rPr>
  </w:style>
  <w:style w:type="character" w:customStyle="1" w:styleId="QuoteChar">
    <w:name w:val="Quote Char"/>
    <w:basedOn w:val="DefaultParagraphFont"/>
    <w:link w:val="Quote"/>
    <w:uiPriority w:val="99"/>
    <w:locked/>
    <w:rsid w:val="007F7C95"/>
    <w:rPr>
      <w:rFonts w:cs="Times New Roman"/>
      <w:i/>
      <w:iCs/>
      <w:sz w:val="20"/>
      <w:szCs w:val="20"/>
    </w:rPr>
  </w:style>
  <w:style w:type="paragraph" w:styleId="IntenseQuote">
    <w:name w:val="Intense Quote"/>
    <w:basedOn w:val="Normal"/>
    <w:next w:val="Normal"/>
    <w:link w:val="IntenseQuoteChar"/>
    <w:uiPriority w:val="99"/>
    <w:qFormat/>
    <w:rsid w:val="007F7C95"/>
    <w:pPr>
      <w:pBdr>
        <w:top w:val="single" w:sz="4" w:space="10" w:color="4F81BD"/>
        <w:left w:val="single" w:sz="4" w:space="10" w:color="4F81BD"/>
      </w:pBdr>
      <w:spacing w:after="0"/>
      <w:ind w:left="1296" w:right="1152"/>
      <w:jc w:val="both"/>
    </w:pPr>
    <w:rPr>
      <w:i/>
      <w:iCs/>
      <w:color w:val="4F81BD"/>
    </w:rPr>
  </w:style>
  <w:style w:type="character" w:customStyle="1" w:styleId="IntenseQuoteChar">
    <w:name w:val="Intense Quote Char"/>
    <w:basedOn w:val="DefaultParagraphFont"/>
    <w:link w:val="IntenseQuote"/>
    <w:uiPriority w:val="99"/>
    <w:locked/>
    <w:rsid w:val="007F7C95"/>
    <w:rPr>
      <w:rFonts w:cs="Times New Roman"/>
      <w:i/>
      <w:iCs/>
      <w:color w:val="4F81BD"/>
      <w:sz w:val="20"/>
      <w:szCs w:val="20"/>
    </w:rPr>
  </w:style>
  <w:style w:type="character" w:styleId="SubtleEmphasis">
    <w:name w:val="Subtle Emphasis"/>
    <w:basedOn w:val="DefaultParagraphFont"/>
    <w:uiPriority w:val="99"/>
    <w:qFormat/>
    <w:rsid w:val="007F7C95"/>
    <w:rPr>
      <w:i/>
      <w:color w:val="243F60"/>
    </w:rPr>
  </w:style>
  <w:style w:type="character" w:styleId="SubtleReference">
    <w:name w:val="Subtle Reference"/>
    <w:basedOn w:val="DefaultParagraphFont"/>
    <w:uiPriority w:val="99"/>
    <w:qFormat/>
    <w:rsid w:val="007F7C95"/>
    <w:rPr>
      <w:b/>
      <w:color w:val="4F81BD"/>
    </w:rPr>
  </w:style>
  <w:style w:type="character" w:styleId="IntenseReference">
    <w:name w:val="Intense Reference"/>
    <w:basedOn w:val="DefaultParagraphFont"/>
    <w:uiPriority w:val="99"/>
    <w:qFormat/>
    <w:rsid w:val="007F7C95"/>
    <w:rPr>
      <w:b/>
      <w:i/>
      <w:caps/>
      <w:color w:val="4F81BD"/>
    </w:rPr>
  </w:style>
  <w:style w:type="character" w:styleId="BookTitle">
    <w:name w:val="Book Title"/>
    <w:basedOn w:val="DefaultParagraphFont"/>
    <w:uiPriority w:val="99"/>
    <w:qFormat/>
    <w:rsid w:val="007F7C95"/>
    <w:rPr>
      <w:b/>
      <w:i/>
      <w:spacing w:val="9"/>
    </w:rPr>
  </w:style>
  <w:style w:type="paragraph" w:styleId="ListNumber">
    <w:name w:val="List Number"/>
    <w:basedOn w:val="Normal"/>
    <w:uiPriority w:val="99"/>
    <w:rsid w:val="0071014B"/>
    <w:pPr>
      <w:tabs>
        <w:tab w:val="num" w:pos="926"/>
      </w:tabs>
      <w:ind w:left="360" w:hanging="360"/>
      <w:contextualSpacing/>
    </w:pPr>
  </w:style>
  <w:style w:type="paragraph" w:styleId="ListNumber2">
    <w:name w:val="List Number 2"/>
    <w:basedOn w:val="Normal"/>
    <w:uiPriority w:val="99"/>
    <w:rsid w:val="00757337"/>
    <w:pPr>
      <w:tabs>
        <w:tab w:val="num" w:pos="643"/>
        <w:tab w:val="num" w:pos="926"/>
      </w:tabs>
      <w:ind w:left="643" w:hanging="360"/>
      <w:contextualSpacing/>
    </w:pPr>
  </w:style>
  <w:style w:type="paragraph" w:styleId="ListNumber3">
    <w:name w:val="List Number 3"/>
    <w:basedOn w:val="Normal"/>
    <w:uiPriority w:val="99"/>
    <w:rsid w:val="00757337"/>
    <w:pPr>
      <w:tabs>
        <w:tab w:val="num" w:pos="926"/>
        <w:tab w:val="num" w:pos="1209"/>
      </w:tabs>
      <w:ind w:left="926" w:hanging="360"/>
      <w:contextualSpacing/>
    </w:pPr>
  </w:style>
  <w:style w:type="paragraph" w:styleId="ListNumber4">
    <w:name w:val="List Number 4"/>
    <w:basedOn w:val="Normal"/>
    <w:uiPriority w:val="99"/>
    <w:rsid w:val="00757337"/>
    <w:pPr>
      <w:tabs>
        <w:tab w:val="num" w:pos="1209"/>
        <w:tab w:val="num" w:pos="1492"/>
      </w:tabs>
      <w:ind w:left="1209" w:hanging="360"/>
      <w:contextualSpacing/>
    </w:pPr>
  </w:style>
  <w:style w:type="paragraph" w:styleId="ListNumber5">
    <w:name w:val="List Number 5"/>
    <w:basedOn w:val="Normal"/>
    <w:uiPriority w:val="99"/>
    <w:rsid w:val="00757337"/>
    <w:pPr>
      <w:tabs>
        <w:tab w:val="num" w:pos="1492"/>
      </w:tabs>
      <w:ind w:left="1492" w:hanging="360"/>
      <w:contextualSpacing/>
    </w:pPr>
  </w:style>
  <w:style w:type="paragraph" w:styleId="BodyText2">
    <w:name w:val="Body Text 2"/>
    <w:basedOn w:val="Normal"/>
    <w:link w:val="BodyText2Char"/>
    <w:uiPriority w:val="99"/>
    <w:locked/>
    <w:rsid w:val="008B3A03"/>
    <w:pPr>
      <w:spacing w:line="480" w:lineRule="auto"/>
    </w:pPr>
  </w:style>
  <w:style w:type="character" w:customStyle="1" w:styleId="BodyText2Char">
    <w:name w:val="Body Text 2 Char"/>
    <w:basedOn w:val="DefaultParagraphFont"/>
    <w:link w:val="BodyText2"/>
    <w:uiPriority w:val="99"/>
    <w:semiHidden/>
    <w:locked/>
    <w:rsid w:val="00847771"/>
    <w:rPr>
      <w:rFonts w:cs="Times New Roman"/>
      <w:sz w:val="20"/>
      <w:szCs w:val="20"/>
      <w:lang w:val="en-US" w:eastAsia="en-US"/>
    </w:rPr>
  </w:style>
  <w:style w:type="table" w:customStyle="1" w:styleId="TableGrid1">
    <w:name w:val="Table Grid1"/>
    <w:basedOn w:val="TableNormal"/>
    <w:next w:val="TableGrid"/>
    <w:uiPriority w:val="59"/>
    <w:rsid w:val="0078452F"/>
    <w:rPr>
      <w:rFonts w:eastAsia="Calibr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7F7956"/>
    <w:rPr>
      <w:rFonts w:eastAsia="Calibr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7F7956"/>
    <w:rPr>
      <w:rFonts w:eastAsia="Calibr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Aufzählungen Char,history_bullet Char,Bullet 1 Char,Bullet List Char,Liste Perso Char,list-bullet_1 Char,Numbering List Char"/>
    <w:basedOn w:val="DefaultParagraphFont"/>
    <w:link w:val="ListParagraph"/>
    <w:uiPriority w:val="34"/>
    <w:qFormat/>
    <w:locked/>
    <w:rsid w:val="00DA5944"/>
    <w:rPr>
      <w:sz w:val="20"/>
      <w:szCs w:val="20"/>
      <w:lang w:eastAsia="en-US"/>
    </w:rPr>
  </w:style>
  <w:style w:type="paragraph" w:styleId="TableofFigures">
    <w:name w:val="table of figures"/>
    <w:basedOn w:val="Normal"/>
    <w:next w:val="Normal"/>
    <w:uiPriority w:val="99"/>
    <w:unhideWhenUsed/>
    <w:locked/>
    <w:rsid w:val="00662F18"/>
    <w:pPr>
      <w:spacing w:after="0"/>
    </w:pPr>
  </w:style>
  <w:style w:type="paragraph" w:customStyle="1" w:styleId="NDStyle1">
    <w:name w:val="ND Style1"/>
    <w:basedOn w:val="Heading1"/>
    <w:link w:val="NDStyle1Char"/>
    <w:qFormat/>
    <w:rsid w:val="00B87C57"/>
    <w:pPr>
      <w:tabs>
        <w:tab w:val="num" w:pos="900"/>
      </w:tabs>
      <w:ind w:left="431" w:hanging="431"/>
    </w:pPr>
    <w:rPr>
      <w:rFonts w:asciiTheme="minorHAnsi" w:eastAsiaTheme="majorEastAsia" w:hAnsiTheme="minorHAnsi"/>
      <w:szCs w:val="28"/>
      <w:lang w:eastAsia="ja-JP"/>
    </w:rPr>
  </w:style>
  <w:style w:type="character" w:customStyle="1" w:styleId="NDStyle1Char">
    <w:name w:val="ND Style1 Char"/>
    <w:basedOn w:val="Heading1Char"/>
    <w:link w:val="NDStyle1"/>
    <w:rsid w:val="00B87C57"/>
    <w:rPr>
      <w:rFonts w:asciiTheme="minorHAnsi" w:eastAsiaTheme="majorEastAsia" w:hAnsiTheme="minorHAnsi" w:cs="Times New Roman"/>
      <w:b/>
      <w:bCs/>
      <w:caps/>
      <w:color w:val="FFFFFF"/>
      <w:spacing w:val="15"/>
      <w:szCs w:val="28"/>
      <w:shd w:val="clear" w:color="auto" w:fill="4F81BD"/>
      <w:lang w:val="de-AT" w:eastAsia="ja-JP"/>
    </w:rPr>
  </w:style>
  <w:style w:type="paragraph" w:customStyle="1" w:styleId="Default">
    <w:name w:val="Default"/>
    <w:rsid w:val="001922DF"/>
    <w:pPr>
      <w:widowControl w:val="0"/>
      <w:autoSpaceDE w:val="0"/>
      <w:autoSpaceDN w:val="0"/>
      <w:adjustRightInd w:val="0"/>
      <w:spacing w:before="0" w:after="0"/>
    </w:pPr>
    <w:rPr>
      <w:rFonts w:ascii="Arial" w:eastAsia="Times New Roman" w:hAnsi="Arial" w:cs="Arial"/>
      <w:color w:val="000000"/>
      <w:sz w:val="24"/>
      <w:szCs w:val="24"/>
    </w:rPr>
  </w:style>
  <w:style w:type="paragraph" w:customStyle="1" w:styleId="Detemobil">
    <w:name w:val="Detemobil"/>
    <w:basedOn w:val="Normal"/>
    <w:rsid w:val="00304C9F"/>
    <w:pPr>
      <w:widowControl w:val="0"/>
      <w:overflowPunct w:val="0"/>
      <w:autoSpaceDE w:val="0"/>
      <w:autoSpaceDN w:val="0"/>
      <w:adjustRightInd w:val="0"/>
      <w:spacing w:before="1200" w:after="120" w:line="300" w:lineRule="atLeast"/>
      <w:jc w:val="center"/>
      <w:textAlignment w:val="baseline"/>
    </w:pPr>
    <w:rPr>
      <w:rFonts w:ascii="Arial" w:eastAsia="Times New Roman" w:hAnsi="Arial" w:cs="Arial"/>
      <w:b/>
      <w:bCs/>
      <w:sz w:val="24"/>
      <w:szCs w:val="24"/>
      <w:lang w:eastAsia="en-GB"/>
    </w:rPr>
  </w:style>
  <w:style w:type="table" w:customStyle="1" w:styleId="TableGrid4">
    <w:name w:val="Table Grid4"/>
    <w:basedOn w:val="TableNormal"/>
    <w:next w:val="TableGrid"/>
    <w:uiPriority w:val="99"/>
    <w:rsid w:val="0030675D"/>
    <w:pPr>
      <w:spacing w:before="0" w:after="0"/>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DLPara1">
    <w:name w:val="NDL_Para1"/>
    <w:basedOn w:val="Normal"/>
    <w:link w:val="NDLPara1Char"/>
    <w:uiPriority w:val="99"/>
    <w:qFormat/>
    <w:rsid w:val="00381FAC"/>
    <w:pPr>
      <w:spacing w:before="0" w:after="0"/>
      <w:ind w:left="720"/>
    </w:pPr>
    <w:rPr>
      <w:rFonts w:eastAsia="Times New Roman" w:cs="Times New Roman"/>
      <w:color w:val="000000"/>
      <w:sz w:val="24"/>
      <w:szCs w:val="24"/>
      <w:lang w:eastAsia="ja-JP"/>
    </w:rPr>
  </w:style>
  <w:style w:type="character" w:customStyle="1" w:styleId="NDLPara1Char">
    <w:name w:val="NDL_Para1 Char"/>
    <w:link w:val="NDLPara1"/>
    <w:uiPriority w:val="99"/>
    <w:rsid w:val="00381FAC"/>
    <w:rPr>
      <w:rFonts w:eastAsia="Times New Roman" w:cs="Times New Roman"/>
      <w:color w:val="000000"/>
      <w:sz w:val="24"/>
      <w:szCs w:val="24"/>
      <w:lang w:eastAsia="ja-JP"/>
    </w:rPr>
  </w:style>
  <w:style w:type="table" w:customStyle="1" w:styleId="TableGrid5">
    <w:name w:val="Table Grid5"/>
    <w:basedOn w:val="TableNormal"/>
    <w:next w:val="TableGrid"/>
    <w:uiPriority w:val="99"/>
    <w:rsid w:val="00C74019"/>
    <w:pPr>
      <w:spacing w:before="0" w:after="0"/>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10511F"/>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851B6A"/>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link w:val="BodyTextIndent3Char"/>
    <w:uiPriority w:val="99"/>
    <w:semiHidden/>
    <w:unhideWhenUsed/>
    <w:locked/>
    <w:rsid w:val="00895F74"/>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95F74"/>
    <w:rPr>
      <w:sz w:val="16"/>
      <w:szCs w:val="16"/>
      <w:lang w:eastAsia="en-US"/>
    </w:rPr>
  </w:style>
  <w:style w:type="paragraph" w:styleId="BodyTextIndent2">
    <w:name w:val="Body Text Indent 2"/>
    <w:basedOn w:val="Normal"/>
    <w:link w:val="BodyTextIndent2Char"/>
    <w:uiPriority w:val="99"/>
    <w:semiHidden/>
    <w:unhideWhenUsed/>
    <w:locked/>
    <w:rsid w:val="00895F74"/>
    <w:pPr>
      <w:spacing w:after="120" w:line="480" w:lineRule="auto"/>
      <w:ind w:left="283"/>
    </w:pPr>
  </w:style>
  <w:style w:type="character" w:customStyle="1" w:styleId="BodyTextIndent2Char">
    <w:name w:val="Body Text Indent 2 Char"/>
    <w:basedOn w:val="DefaultParagraphFont"/>
    <w:link w:val="BodyTextIndent2"/>
    <w:uiPriority w:val="99"/>
    <w:semiHidden/>
    <w:rsid w:val="00895F74"/>
    <w:rPr>
      <w:sz w:val="20"/>
      <w:szCs w:val="20"/>
      <w:lang w:eastAsia="en-US"/>
    </w:rPr>
  </w:style>
  <w:style w:type="paragraph" w:customStyle="1" w:styleId="02Text">
    <w:name w:val="02_Text"/>
    <w:uiPriority w:val="99"/>
    <w:rsid w:val="00776A3E"/>
    <w:pPr>
      <w:spacing w:before="0" w:after="300" w:line="300" w:lineRule="exact"/>
    </w:pPr>
    <w:rPr>
      <w:rFonts w:ascii="Arial" w:eastAsia="Times" w:hAnsi="Arial" w:cs="Times New Roman"/>
      <w:szCs w:val="20"/>
      <w:lang w:val="en-CA" w:eastAsia="en-US"/>
    </w:rPr>
  </w:style>
  <w:style w:type="table" w:customStyle="1" w:styleId="LightShading1">
    <w:name w:val="Light Shading1"/>
    <w:basedOn w:val="TableNormal"/>
    <w:uiPriority w:val="60"/>
    <w:rsid w:val="009A428A"/>
    <w:pPr>
      <w:spacing w:before="0"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Grid1">
    <w:name w:val="Light Grid1"/>
    <w:basedOn w:val="TableNormal"/>
    <w:uiPriority w:val="62"/>
    <w:rsid w:val="009A428A"/>
    <w:pPr>
      <w:spacing w:before="0"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89574D"/>
    <w:pPr>
      <w:spacing w:before="0"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Accent11">
    <w:name w:val="Light List - Accent 11"/>
    <w:basedOn w:val="TableNormal"/>
    <w:uiPriority w:val="61"/>
    <w:rsid w:val="0089574D"/>
    <w:pPr>
      <w:spacing w:before="0"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MediumShading2-Accent11">
    <w:name w:val="Medium Shading 2 - Accent 11"/>
    <w:basedOn w:val="TableNormal"/>
    <w:uiPriority w:val="64"/>
    <w:rsid w:val="00944CED"/>
    <w:pPr>
      <w:spacing w:before="0"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TableGrid8">
    <w:name w:val="Table Grid8"/>
    <w:basedOn w:val="TableNormal"/>
    <w:next w:val="TableGrid"/>
    <w:uiPriority w:val="59"/>
    <w:rsid w:val="006918FA"/>
    <w:pPr>
      <w:spacing w:before="0" w:after="0"/>
    </w:pPr>
    <w:rPr>
      <w:rFonts w:eastAsia="Calibr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E3449E"/>
  </w:style>
  <w:style w:type="character" w:styleId="CommentReference">
    <w:name w:val="annotation reference"/>
    <w:basedOn w:val="DefaultParagraphFont"/>
    <w:uiPriority w:val="99"/>
    <w:semiHidden/>
    <w:unhideWhenUsed/>
    <w:locked/>
    <w:rsid w:val="003F74E5"/>
    <w:rPr>
      <w:sz w:val="16"/>
      <w:szCs w:val="16"/>
    </w:rPr>
  </w:style>
  <w:style w:type="paragraph" w:styleId="CommentSubject">
    <w:name w:val="annotation subject"/>
    <w:basedOn w:val="CommentText"/>
    <w:next w:val="CommentText"/>
    <w:link w:val="CommentSubjectChar"/>
    <w:uiPriority w:val="99"/>
    <w:semiHidden/>
    <w:unhideWhenUsed/>
    <w:locked/>
    <w:rsid w:val="003F74E5"/>
    <w:rPr>
      <w:b/>
      <w:bCs/>
    </w:rPr>
  </w:style>
  <w:style w:type="character" w:customStyle="1" w:styleId="CommentSubjectChar">
    <w:name w:val="Comment Subject Char"/>
    <w:basedOn w:val="CommentTextChar"/>
    <w:link w:val="CommentSubject"/>
    <w:uiPriority w:val="99"/>
    <w:semiHidden/>
    <w:rsid w:val="003F74E5"/>
    <w:rPr>
      <w:rFonts w:cs="Times New Roman"/>
      <w:b/>
      <w:bCs/>
      <w:sz w:val="20"/>
      <w:szCs w:val="20"/>
      <w:lang w:val="en-US" w:eastAsia="en-US"/>
    </w:rPr>
  </w:style>
  <w:style w:type="paragraph" w:customStyle="1" w:styleId="TabellenInhalt">
    <w:name w:val="Tabellen Inhalt"/>
    <w:basedOn w:val="Normal"/>
    <w:rsid w:val="0047472C"/>
    <w:pPr>
      <w:suppressLineNumbers/>
      <w:spacing w:before="0" w:after="0" w:line="280" w:lineRule="atLeast"/>
    </w:pPr>
    <w:rPr>
      <w:rFonts w:ascii="Arial" w:eastAsia="Times New Roman" w:hAnsi="Arial" w:cs="Times New Roman"/>
      <w:szCs w:val="24"/>
      <w:lang w:val="de-CH" w:eastAsia="ar-SA"/>
    </w:rPr>
  </w:style>
  <w:style w:type="paragraph" w:customStyle="1" w:styleId="TOCHeading1">
    <w:name w:val="TOC Heading 1"/>
    <w:qFormat/>
    <w:rsid w:val="00823901"/>
    <w:pPr>
      <w:numPr>
        <w:numId w:val="2"/>
      </w:numPr>
      <w:pBdr>
        <w:bottom w:val="dotted" w:sz="4" w:space="1" w:color="A6A6A6" w:themeColor="background1" w:themeShade="A6"/>
      </w:pBdr>
      <w:spacing w:before="0" w:after="0"/>
      <w:jc w:val="both"/>
    </w:pPr>
    <w:rPr>
      <w:rFonts w:asciiTheme="minorHAnsi" w:hAnsiTheme="minorHAnsi" w:cstheme="minorHAnsi"/>
      <w:b/>
      <w:color w:val="FF0000"/>
      <w:sz w:val="26"/>
      <w:szCs w:val="20"/>
    </w:rPr>
  </w:style>
  <w:style w:type="paragraph" w:customStyle="1" w:styleId="TOCHeadings2">
    <w:name w:val="TOC Headings 2"/>
    <w:qFormat/>
    <w:rsid w:val="00823901"/>
    <w:pPr>
      <w:numPr>
        <w:ilvl w:val="1"/>
        <w:numId w:val="2"/>
      </w:numPr>
      <w:spacing w:before="0" w:after="0"/>
    </w:pPr>
    <w:rPr>
      <w:rFonts w:asciiTheme="minorHAnsi" w:hAnsiTheme="minorHAnsi" w:cstheme="minorHAnsi"/>
      <w:b/>
      <w:color w:val="FF0000"/>
      <w:sz w:val="24"/>
      <w:szCs w:val="20"/>
    </w:rPr>
  </w:style>
  <w:style w:type="paragraph" w:customStyle="1" w:styleId="TOCHeadings3">
    <w:name w:val="TOC Headings 3"/>
    <w:basedOn w:val="TOCHeadings2"/>
    <w:qFormat/>
    <w:rsid w:val="00823901"/>
    <w:pPr>
      <w:numPr>
        <w:ilvl w:val="2"/>
      </w:numPr>
      <w:jc w:val="both"/>
    </w:pPr>
    <w:rPr>
      <w:color w:val="548DD4" w:themeColor="text2" w:themeTint="99"/>
      <w:szCs w:val="22"/>
    </w:rPr>
  </w:style>
  <w:style w:type="numbering" w:customStyle="1" w:styleId="TOCHeadings">
    <w:name w:val="TOC Headings"/>
    <w:uiPriority w:val="99"/>
    <w:rsid w:val="00823901"/>
    <w:pPr>
      <w:numPr>
        <w:numId w:val="1"/>
      </w:numPr>
    </w:pPr>
  </w:style>
  <w:style w:type="paragraph" w:styleId="Revision">
    <w:name w:val="Revision"/>
    <w:hidden/>
    <w:uiPriority w:val="99"/>
    <w:semiHidden/>
    <w:rsid w:val="00257D46"/>
    <w:pPr>
      <w:spacing w:before="0" w:after="0"/>
    </w:pPr>
    <w:rPr>
      <w:sz w:val="20"/>
      <w:szCs w:val="20"/>
      <w:lang w:eastAsia="en-US"/>
    </w:rPr>
  </w:style>
  <w:style w:type="character" w:customStyle="1" w:styleId="CaptionChar">
    <w:name w:val="Caption Char"/>
    <w:aliases w:val="RptCaption Char Char Char Char Char,RptCaption Char Char Char Char Char Char Char,RptCaption Char Char,NMCaption_ Char,Caption Title Char,Bld Char,Figure title Char,CaptionTab Char,Figures Char,Figure title_2 Char"/>
    <w:link w:val="Caption"/>
    <w:uiPriority w:val="35"/>
    <w:locked/>
    <w:rsid w:val="00D761A4"/>
    <w:rPr>
      <w:b/>
      <w:bCs/>
      <w:color w:val="365F91"/>
      <w:sz w:val="16"/>
      <w:szCs w:val="16"/>
      <w:lang w:eastAsia="en-US"/>
    </w:rPr>
  </w:style>
  <w:style w:type="table" w:customStyle="1" w:styleId="TableGrid9">
    <w:name w:val="Table Grid9"/>
    <w:basedOn w:val="TableNormal"/>
    <w:next w:val="TableGrid"/>
    <w:uiPriority w:val="99"/>
    <w:rsid w:val="00B368BF"/>
    <w:pPr>
      <w:spacing w:before="0" w:after="0"/>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4-wptoptable2">
    <w:name w:val="s4-wptoptable2"/>
    <w:basedOn w:val="Normal"/>
    <w:rsid w:val="0094241E"/>
    <w:pPr>
      <w:pBdr>
        <w:top w:val="single" w:sz="6" w:space="0" w:color="44AFF6"/>
        <w:left w:val="single" w:sz="6" w:space="0" w:color="44AFF6"/>
        <w:bottom w:val="single" w:sz="6" w:space="0" w:color="44AFF6"/>
        <w:right w:val="single" w:sz="6" w:space="0" w:color="44AFF6"/>
      </w:pBdr>
      <w:spacing w:before="100" w:beforeAutospacing="1" w:after="150"/>
    </w:pPr>
    <w:rPr>
      <w:rFonts w:ascii="Times New Roman" w:eastAsia="Times New Roman" w:hAnsi="Times New Roman" w:cs="Times New Roman"/>
      <w:sz w:val="24"/>
      <w:szCs w:val="24"/>
      <w:lang w:eastAsia="en-GB"/>
    </w:rPr>
  </w:style>
  <w:style w:type="character" w:customStyle="1" w:styleId="ms-nowrap">
    <w:name w:val="ms-nowrap"/>
    <w:basedOn w:val="DefaultParagraphFont"/>
    <w:rsid w:val="0094241E"/>
  </w:style>
  <w:style w:type="paragraph" w:customStyle="1" w:styleId="NMBodyIM">
    <w:name w:val="NMBodyIM"/>
    <w:basedOn w:val="ListParagraph"/>
    <w:autoRedefine/>
    <w:qFormat/>
    <w:rsid w:val="00330314"/>
    <w:pPr>
      <w:spacing w:before="100" w:beforeAutospacing="1" w:after="100" w:afterAutospacing="1"/>
      <w:ind w:left="0"/>
      <w:contextualSpacing w:val="0"/>
      <w:jc w:val="both"/>
    </w:pPr>
    <w:rPr>
      <w:rFonts w:asciiTheme="minorHAnsi" w:eastAsia="Times New Roman" w:hAnsiTheme="minorHAnsi" w:cs="Times New Roman"/>
      <w:szCs w:val="22"/>
      <w:lang w:eastAsia="en-GB"/>
    </w:rPr>
  </w:style>
  <w:style w:type="paragraph" w:customStyle="1" w:styleId="NMBodyIMList">
    <w:name w:val="NMBodyIMList"/>
    <w:basedOn w:val="NMBodyIM"/>
    <w:autoRedefine/>
    <w:qFormat/>
    <w:rsid w:val="008B0F1C"/>
    <w:pPr>
      <w:numPr>
        <w:numId w:val="4"/>
      </w:numPr>
    </w:pPr>
  </w:style>
  <w:style w:type="paragraph" w:customStyle="1" w:styleId="NMBody">
    <w:name w:val="NMBody"/>
    <w:basedOn w:val="Normal"/>
    <w:autoRedefine/>
    <w:qFormat/>
    <w:rsid w:val="0083697B"/>
    <w:pPr>
      <w:spacing w:before="100" w:beforeAutospacing="1" w:after="100" w:afterAutospacing="1"/>
    </w:pPr>
    <w:rPr>
      <w:rFonts w:ascii="Trebuchet MS" w:eastAsia="Trebuchet MS" w:hAnsi="Trebuchet MS" w:cs="Trebuchet MS"/>
      <w:b/>
      <w:bCs/>
      <w:color w:val="000000"/>
      <w:szCs w:val="18"/>
      <w:lang w:eastAsia="en-GB" w:bidi="hi-IN"/>
    </w:rPr>
  </w:style>
  <w:style w:type="paragraph" w:customStyle="1" w:styleId="paragraph">
    <w:name w:val="paragraph"/>
    <w:basedOn w:val="Normal"/>
    <w:rsid w:val="001D63E9"/>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1D63E9"/>
  </w:style>
  <w:style w:type="character" w:customStyle="1" w:styleId="eop">
    <w:name w:val="eop"/>
    <w:basedOn w:val="DefaultParagraphFont"/>
    <w:rsid w:val="001D63E9"/>
  </w:style>
  <w:style w:type="paragraph" w:customStyle="1" w:styleId="Corps">
    <w:name w:val="Corps"/>
    <w:rsid w:val="00F4526B"/>
    <w:pPr>
      <w:spacing w:before="0" w:after="0"/>
    </w:pPr>
    <w:rPr>
      <w:rFonts w:ascii="Helvetica" w:eastAsia="Arial Unicode MS" w:hAnsi="Arial Unicode MS" w:cs="Arial Unicode MS"/>
      <w:color w:val="000000"/>
      <w:lang w:val="fr-FR"/>
    </w:rPr>
  </w:style>
  <w:style w:type="paragraph" w:customStyle="1" w:styleId="Textnormal">
    <w:name w:val="Text normal"/>
    <w:link w:val="TextnormalChar1"/>
    <w:qFormat/>
    <w:rsid w:val="0036773A"/>
    <w:pPr>
      <w:keepLines/>
      <w:widowControl w:val="0"/>
      <w:tabs>
        <w:tab w:val="left" w:pos="851"/>
        <w:tab w:val="left" w:pos="1701"/>
        <w:tab w:val="left" w:pos="2552"/>
        <w:tab w:val="left" w:pos="3402"/>
        <w:tab w:val="left" w:pos="4253"/>
        <w:tab w:val="left" w:pos="5103"/>
        <w:tab w:val="left" w:pos="5954"/>
        <w:tab w:val="left" w:pos="6804"/>
      </w:tabs>
      <w:suppressAutoHyphens/>
      <w:spacing w:before="120" w:after="120" w:line="260" w:lineRule="exact"/>
      <w:ind w:left="1276"/>
    </w:pPr>
    <w:rPr>
      <w:rFonts w:ascii="Arial" w:eastAsia="Times New Roman" w:hAnsi="Arial" w:cs="Times New Roman"/>
      <w:noProof/>
      <w:szCs w:val="20"/>
      <w:lang w:val="en-US" w:eastAsia="zh-CN"/>
    </w:rPr>
  </w:style>
  <w:style w:type="character" w:customStyle="1" w:styleId="TextnormalChar1">
    <w:name w:val="Text normal Char1"/>
    <w:link w:val="Textnormal"/>
    <w:rsid w:val="0036773A"/>
    <w:rPr>
      <w:rFonts w:ascii="Arial" w:eastAsia="Times New Roman" w:hAnsi="Arial" w:cs="Times New Roman"/>
      <w:noProof/>
      <w:szCs w:val="20"/>
      <w:lang w:val="en-US" w:eastAsia="zh-CN"/>
    </w:rPr>
  </w:style>
  <w:style w:type="character" w:customStyle="1" w:styleId="apple-converted-space">
    <w:name w:val="apple-converted-space"/>
    <w:basedOn w:val="DefaultParagraphFont"/>
    <w:rsid w:val="007464E6"/>
  </w:style>
  <w:style w:type="paragraph" w:customStyle="1" w:styleId="NDParagraph">
    <w:name w:val="NDParagraph"/>
    <w:basedOn w:val="Normal"/>
    <w:autoRedefine/>
    <w:qFormat/>
    <w:rsid w:val="00574E39"/>
    <w:pPr>
      <w:spacing w:before="0" w:after="120" w:line="360" w:lineRule="auto"/>
    </w:pPr>
    <w:rPr>
      <w:rFonts w:asciiTheme="minorHAnsi" w:eastAsiaTheme="minorHAnsi" w:hAnsiTheme="minorHAnsi" w:cstheme="minorBidi"/>
      <w:color w:val="000000" w:themeColor="text1" w:themeShade="80"/>
    </w:rPr>
  </w:style>
  <w:style w:type="table" w:styleId="PlainTable1">
    <w:name w:val="Plain Table 1"/>
    <w:basedOn w:val="TableNormal"/>
    <w:uiPriority w:val="99"/>
    <w:rsid w:val="00795B44"/>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EinfacheTabelle11">
    <w:name w:val="Einfache Tabelle 11"/>
    <w:basedOn w:val="TableNormal"/>
    <w:uiPriority w:val="99"/>
    <w:rsid w:val="002457D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ListLevel1">
    <w:name w:val="List Level 1"/>
    <w:autoRedefine/>
    <w:uiPriority w:val="6"/>
    <w:qFormat/>
    <w:rsid w:val="00F84A5A"/>
    <w:pPr>
      <w:numPr>
        <w:numId w:val="5"/>
      </w:numPr>
      <w:spacing w:before="0" w:after="120" w:line="360" w:lineRule="auto"/>
    </w:pPr>
    <w:rPr>
      <w:rFonts w:asciiTheme="minorHAnsi" w:eastAsiaTheme="minorHAnsi" w:hAnsiTheme="minorHAnsi" w:cstheme="minorBidi"/>
      <w:color w:val="000000" w:themeColor="text1" w:themeShade="80"/>
      <w:sz w:val="20"/>
      <w:szCs w:val="20"/>
      <w:lang w:eastAsia="en-US"/>
    </w:rPr>
  </w:style>
  <w:style w:type="paragraph" w:customStyle="1" w:styleId="TableParagraph">
    <w:name w:val="Table Paragraph"/>
    <w:basedOn w:val="Normal"/>
    <w:uiPriority w:val="1"/>
    <w:qFormat/>
    <w:rsid w:val="00CD2A47"/>
    <w:pPr>
      <w:spacing w:before="120" w:after="120"/>
    </w:pPr>
    <w:rPr>
      <w:b/>
      <w:bCs/>
      <w:color w:val="808080" w:themeColor="background1" w:themeShade="80"/>
      <w:sz w:val="16"/>
      <w:szCs w:val="16"/>
      <w:lang w:val="en-CA"/>
    </w:rPr>
  </w:style>
  <w:style w:type="table" w:customStyle="1" w:styleId="MenTab1">
    <w:name w:val="MenTab1"/>
    <w:basedOn w:val="TableNormal"/>
    <w:next w:val="TableGrid"/>
    <w:uiPriority w:val="59"/>
    <w:rsid w:val="000C0458"/>
    <w:pPr>
      <w:spacing w:before="0" w:after="0"/>
    </w:pPr>
    <w:rPr>
      <w:rFonts w:eastAsia="Calibri" w:cs="Times New Roman"/>
      <w:color w:val="292929"/>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uzeilen">
    <w:name w:val="Fußzeilen"/>
    <w:basedOn w:val="Normal"/>
    <w:rsid w:val="00C8001C"/>
    <w:pPr>
      <w:pBdr>
        <w:top w:val="single" w:sz="6" w:space="1" w:color="auto"/>
      </w:pBdr>
      <w:tabs>
        <w:tab w:val="left" w:pos="7088"/>
        <w:tab w:val="right" w:pos="9356"/>
      </w:tabs>
      <w:spacing w:before="0" w:after="0"/>
      <w:ind w:left="-284" w:right="-284"/>
    </w:pPr>
    <w:rPr>
      <w:rFonts w:ascii="Arial" w:eastAsia="Times New Roman" w:hAnsi="Arial" w:cs="Times New Roman"/>
      <w:sz w:val="20"/>
      <w:lang w:val="de-DE"/>
    </w:rPr>
  </w:style>
  <w:style w:type="character" w:customStyle="1" w:styleId="UnresolvedMention1">
    <w:name w:val="Unresolved Mention1"/>
    <w:basedOn w:val="DefaultParagraphFont"/>
    <w:uiPriority w:val="99"/>
    <w:unhideWhenUsed/>
    <w:rsid w:val="00DD0311"/>
    <w:rPr>
      <w:color w:val="605E5C"/>
      <w:shd w:val="clear" w:color="auto" w:fill="E1DFDD"/>
    </w:rPr>
  </w:style>
  <w:style w:type="character" w:customStyle="1" w:styleId="Mention1">
    <w:name w:val="Mention1"/>
    <w:basedOn w:val="DefaultParagraphFont"/>
    <w:uiPriority w:val="99"/>
    <w:unhideWhenUsed/>
    <w:rsid w:val="00DD0311"/>
    <w:rPr>
      <w:color w:val="2B579A"/>
      <w:shd w:val="clear" w:color="auto" w:fill="E1DFDD"/>
    </w:rPr>
  </w:style>
  <w:style w:type="character" w:styleId="UnresolvedMention">
    <w:name w:val="Unresolved Mention"/>
    <w:basedOn w:val="DefaultParagraphFont"/>
    <w:uiPriority w:val="99"/>
    <w:semiHidden/>
    <w:unhideWhenUsed/>
    <w:rsid w:val="00DD0311"/>
    <w:rPr>
      <w:color w:val="605E5C"/>
      <w:shd w:val="clear" w:color="auto" w:fill="E1DFDD"/>
    </w:rPr>
  </w:style>
  <w:style w:type="table" w:customStyle="1" w:styleId="PolarionTableNormal">
    <w:name w:val="PolarionTableNormal"/>
    <w:basedOn w:val="TableNormal"/>
    <w:unhideWhenUsed/>
    <w:rsid w:val="00DD0311"/>
    <w:pPr>
      <w:spacing w:before="0" w:after="0"/>
    </w:pPr>
    <w:rPr>
      <w:rFonts w:ascii="Times New Roman" w:eastAsia="Times New Roman" w:hAnsi="Times New Roman" w:cs="Times New Roman"/>
      <w:sz w:val="20"/>
      <w:szCs w:val="20"/>
      <w:lang w:val="de-DE" w:eastAsia="de-DE"/>
    </w:rPr>
    <w:tblPr/>
  </w:style>
  <w:style w:type="character" w:styleId="HTMLCode">
    <w:name w:val="HTML Code"/>
    <w:basedOn w:val="DefaultParagraphFont"/>
    <w:uiPriority w:val="99"/>
    <w:semiHidden/>
    <w:unhideWhenUsed/>
    <w:locked/>
    <w:rsid w:val="00DD0311"/>
    <w:rPr>
      <w:rFonts w:ascii="Courier New" w:eastAsiaTheme="minorEastAsia" w:hAnsi="Courier New" w:cs="Courier New"/>
      <w:sz w:val="20"/>
      <w:szCs w:val="20"/>
    </w:rPr>
  </w:style>
  <w:style w:type="paragraph" w:styleId="HTMLPreformatted">
    <w:name w:val="HTML Preformatted"/>
    <w:basedOn w:val="Normal"/>
    <w:link w:val="HTMLPreformattedChar"/>
    <w:uiPriority w:val="99"/>
    <w:semiHidden/>
    <w:unhideWhenUsed/>
    <w:locked/>
    <w:rsid w:val="00DD0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eastAsiaTheme="minorEastAsia" w:hAnsi="Courier New" w:cs="Courier New"/>
      <w:sz w:val="20"/>
      <w:lang w:eastAsia="en-GB"/>
    </w:rPr>
  </w:style>
  <w:style w:type="character" w:customStyle="1" w:styleId="HTMLPreformattedChar">
    <w:name w:val="HTML Preformatted Char"/>
    <w:basedOn w:val="DefaultParagraphFont"/>
    <w:link w:val="HTMLPreformatted"/>
    <w:uiPriority w:val="99"/>
    <w:semiHidden/>
    <w:rsid w:val="00DD0311"/>
    <w:rPr>
      <w:rFonts w:ascii="Courier New" w:eastAsiaTheme="minorEastAsia" w:hAnsi="Courier New" w:cs="Courier New"/>
      <w:sz w:val="20"/>
      <w:szCs w:val="20"/>
    </w:rPr>
  </w:style>
  <w:style w:type="paragraph" w:customStyle="1" w:styleId="figurend">
    <w:name w:val="figure_nd"/>
    <w:basedOn w:val="Normal"/>
    <w:next w:val="Normal"/>
    <w:rsid w:val="002E3EF4"/>
    <w:pPr>
      <w:keepNext/>
      <w:spacing w:before="360" w:after="0"/>
      <w:jc w:val="center"/>
    </w:pPr>
    <w:rPr>
      <w:lang w:val="fr-FR"/>
    </w:rPr>
  </w:style>
  <w:style w:type="character" w:customStyle="1" w:styleId="markedcontent">
    <w:name w:val="markedcontent"/>
    <w:basedOn w:val="DefaultParagraphFont"/>
    <w:rsid w:val="00346C51"/>
  </w:style>
  <w:style w:type="character" w:customStyle="1" w:styleId="ui-provider">
    <w:name w:val="ui-provider"/>
    <w:basedOn w:val="DefaultParagraphFont"/>
    <w:rsid w:val="005453D9"/>
  </w:style>
  <w:style w:type="paragraph" w:customStyle="1" w:styleId="pf0">
    <w:name w:val="pf0"/>
    <w:basedOn w:val="Normal"/>
    <w:rsid w:val="007C520F"/>
    <w:pPr>
      <w:spacing w:before="100" w:beforeAutospacing="1" w:after="100" w:afterAutospacing="1"/>
      <w:ind w:left="360"/>
    </w:pPr>
    <w:rPr>
      <w:rFonts w:ascii="Times New Roman" w:eastAsia="Times New Roman" w:hAnsi="Times New Roman" w:cs="Times New Roman"/>
      <w:sz w:val="24"/>
      <w:szCs w:val="24"/>
      <w:lang w:eastAsia="de-AT"/>
    </w:rPr>
  </w:style>
  <w:style w:type="paragraph" w:customStyle="1" w:styleId="pf1">
    <w:name w:val="pf1"/>
    <w:basedOn w:val="Normal"/>
    <w:rsid w:val="007C520F"/>
    <w:pPr>
      <w:spacing w:before="100" w:beforeAutospacing="1" w:after="100" w:afterAutospacing="1"/>
      <w:ind w:left="720"/>
    </w:pPr>
    <w:rPr>
      <w:rFonts w:ascii="Times New Roman" w:eastAsia="Times New Roman" w:hAnsi="Times New Roman" w:cs="Times New Roman"/>
      <w:sz w:val="24"/>
      <w:szCs w:val="24"/>
      <w:lang w:eastAsia="de-AT"/>
    </w:rPr>
  </w:style>
  <w:style w:type="character" w:customStyle="1" w:styleId="cf01">
    <w:name w:val="cf01"/>
    <w:basedOn w:val="DefaultParagraphFont"/>
    <w:rsid w:val="007C520F"/>
    <w:rPr>
      <w:rFonts w:ascii="Segoe UI" w:hAnsi="Segoe UI" w:cs="Segoe UI" w:hint="default"/>
      <w:sz w:val="18"/>
      <w:szCs w:val="18"/>
      <w:shd w:val="clear" w:color="auto" w:fill="FFFFFF"/>
    </w:rPr>
  </w:style>
  <w:style w:type="character" w:customStyle="1" w:styleId="cf11">
    <w:name w:val="cf11"/>
    <w:basedOn w:val="DefaultParagraphFont"/>
    <w:rsid w:val="004F46B7"/>
    <w:rPr>
      <w:rFonts w:ascii="Segoe UI" w:hAnsi="Segoe UI" w:cs="Segoe UI" w:hint="default"/>
      <w:sz w:val="18"/>
      <w:szCs w:val="18"/>
    </w:rPr>
  </w:style>
  <w:style w:type="character" w:customStyle="1" w:styleId="wacimagecontainer">
    <w:name w:val="wacimagecontainer"/>
    <w:basedOn w:val="DefaultParagraphFont"/>
    <w:rsid w:val="00257D45"/>
  </w:style>
  <w:style w:type="character" w:styleId="Mention">
    <w:name w:val="Mention"/>
    <w:basedOn w:val="DefaultParagraphFont"/>
    <w:uiPriority w:val="99"/>
    <w:unhideWhenUsed/>
    <w:rsid w:val="0062340A"/>
    <w:rPr>
      <w:color w:val="2B579A"/>
      <w:shd w:val="clear" w:color="auto" w:fill="E1DFDD"/>
    </w:rPr>
  </w:style>
  <w:style w:type="table" w:styleId="GridTable4-Accent1">
    <w:name w:val="Grid Table 4 Accent 1"/>
    <w:basedOn w:val="TableNormal"/>
    <w:uiPriority w:val="49"/>
    <w:rsid w:val="006A4665"/>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7Colorful">
    <w:name w:val="List Table 7 Colorful"/>
    <w:basedOn w:val="TableNormal"/>
    <w:uiPriority w:val="52"/>
    <w:rsid w:val="002542CC"/>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msonormal0">
    <w:name w:val="msonormal"/>
    <w:basedOn w:val="Normal"/>
    <w:rsid w:val="00243EDE"/>
    <w:pPr>
      <w:spacing w:before="100" w:beforeAutospacing="1" w:after="100" w:afterAutospacing="1"/>
    </w:pPr>
    <w:rPr>
      <w:rFonts w:ascii="Times New Roman" w:eastAsia="Times New Roman" w:hAnsi="Times New Roman" w:cs="Times New Roman"/>
      <w:sz w:val="24"/>
      <w:szCs w:val="24"/>
      <w:lang w:val="en-GB" w:eastAsia="en-GB"/>
    </w:rPr>
  </w:style>
  <w:style w:type="character" w:customStyle="1" w:styleId="textrun">
    <w:name w:val="textrun"/>
    <w:basedOn w:val="DefaultParagraphFont"/>
    <w:rsid w:val="00243EDE"/>
  </w:style>
  <w:style w:type="paragraph" w:customStyle="1" w:styleId="outlineelement">
    <w:name w:val="outlineelement"/>
    <w:basedOn w:val="Normal"/>
    <w:rsid w:val="00243EDE"/>
    <w:pPr>
      <w:spacing w:before="100" w:beforeAutospacing="1" w:after="100" w:afterAutospacing="1"/>
    </w:pPr>
    <w:rPr>
      <w:rFonts w:ascii="Times New Roman" w:eastAsia="Times New Roman" w:hAnsi="Times New Roman" w:cs="Times New Roman"/>
      <w:sz w:val="24"/>
      <w:szCs w:val="24"/>
      <w:lang w:val="en-GB" w:eastAsia="en-GB"/>
    </w:rPr>
  </w:style>
  <w:style w:type="character" w:customStyle="1" w:styleId="scxw243435705">
    <w:name w:val="scxw243435705"/>
    <w:basedOn w:val="DefaultParagraphFont"/>
    <w:rsid w:val="00243EDE"/>
  </w:style>
  <w:style w:type="character" w:customStyle="1" w:styleId="pagebreakblob">
    <w:name w:val="pagebreakblob"/>
    <w:basedOn w:val="DefaultParagraphFont"/>
    <w:rsid w:val="00243EDE"/>
  </w:style>
  <w:style w:type="character" w:customStyle="1" w:styleId="pagebreaktextspan">
    <w:name w:val="pagebreaktextspan"/>
    <w:basedOn w:val="DefaultParagraphFont"/>
    <w:rsid w:val="00243EDE"/>
  </w:style>
  <w:style w:type="character" w:customStyle="1" w:styleId="pagebreakborderspan">
    <w:name w:val="pagebreakborderspan"/>
    <w:basedOn w:val="DefaultParagraphFont"/>
    <w:rsid w:val="00243EDE"/>
  </w:style>
  <w:style w:type="character" w:customStyle="1" w:styleId="linebreakblob">
    <w:name w:val="linebreakblob"/>
    <w:basedOn w:val="DefaultParagraphFont"/>
    <w:rsid w:val="00243EDE"/>
  </w:style>
  <w:style w:type="character" w:customStyle="1" w:styleId="tabrun">
    <w:name w:val="tabrun"/>
    <w:basedOn w:val="DefaultParagraphFont"/>
    <w:rsid w:val="00243EDE"/>
  </w:style>
  <w:style w:type="character" w:customStyle="1" w:styleId="tabchar">
    <w:name w:val="tabchar"/>
    <w:basedOn w:val="DefaultParagraphFont"/>
    <w:rsid w:val="00243E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153">
      <w:bodyDiv w:val="1"/>
      <w:marLeft w:val="0"/>
      <w:marRight w:val="0"/>
      <w:marTop w:val="0"/>
      <w:marBottom w:val="0"/>
      <w:divBdr>
        <w:top w:val="none" w:sz="0" w:space="0" w:color="auto"/>
        <w:left w:val="none" w:sz="0" w:space="0" w:color="auto"/>
        <w:bottom w:val="none" w:sz="0" w:space="0" w:color="auto"/>
        <w:right w:val="none" w:sz="0" w:space="0" w:color="auto"/>
      </w:divBdr>
    </w:div>
    <w:div w:id="28334705">
      <w:bodyDiv w:val="1"/>
      <w:marLeft w:val="0"/>
      <w:marRight w:val="0"/>
      <w:marTop w:val="0"/>
      <w:marBottom w:val="0"/>
      <w:divBdr>
        <w:top w:val="none" w:sz="0" w:space="0" w:color="auto"/>
        <w:left w:val="none" w:sz="0" w:space="0" w:color="auto"/>
        <w:bottom w:val="none" w:sz="0" w:space="0" w:color="auto"/>
        <w:right w:val="none" w:sz="0" w:space="0" w:color="auto"/>
      </w:divBdr>
      <w:divsChild>
        <w:div w:id="134419451">
          <w:marLeft w:val="0"/>
          <w:marRight w:val="0"/>
          <w:marTop w:val="0"/>
          <w:marBottom w:val="0"/>
          <w:divBdr>
            <w:top w:val="single" w:sz="2" w:space="0" w:color="auto"/>
            <w:left w:val="single" w:sz="2" w:space="0" w:color="auto"/>
            <w:bottom w:val="single" w:sz="6" w:space="0" w:color="auto"/>
            <w:right w:val="single" w:sz="2" w:space="0" w:color="auto"/>
          </w:divBdr>
          <w:divsChild>
            <w:div w:id="1109929740">
              <w:marLeft w:val="0"/>
              <w:marRight w:val="0"/>
              <w:marTop w:val="100"/>
              <w:marBottom w:val="100"/>
              <w:divBdr>
                <w:top w:val="single" w:sz="2" w:space="0" w:color="D9D9E3"/>
                <w:left w:val="single" w:sz="2" w:space="0" w:color="D9D9E3"/>
                <w:bottom w:val="single" w:sz="2" w:space="0" w:color="D9D9E3"/>
                <w:right w:val="single" w:sz="2" w:space="0" w:color="D9D9E3"/>
              </w:divBdr>
              <w:divsChild>
                <w:div w:id="1007244479">
                  <w:marLeft w:val="0"/>
                  <w:marRight w:val="0"/>
                  <w:marTop w:val="0"/>
                  <w:marBottom w:val="0"/>
                  <w:divBdr>
                    <w:top w:val="single" w:sz="2" w:space="0" w:color="D9D9E3"/>
                    <w:left w:val="single" w:sz="2" w:space="0" w:color="D9D9E3"/>
                    <w:bottom w:val="single" w:sz="2" w:space="0" w:color="D9D9E3"/>
                    <w:right w:val="single" w:sz="2" w:space="0" w:color="D9D9E3"/>
                  </w:divBdr>
                  <w:divsChild>
                    <w:div w:id="519010667">
                      <w:marLeft w:val="0"/>
                      <w:marRight w:val="0"/>
                      <w:marTop w:val="0"/>
                      <w:marBottom w:val="0"/>
                      <w:divBdr>
                        <w:top w:val="single" w:sz="2" w:space="0" w:color="D9D9E3"/>
                        <w:left w:val="single" w:sz="2" w:space="0" w:color="D9D9E3"/>
                        <w:bottom w:val="single" w:sz="2" w:space="0" w:color="D9D9E3"/>
                        <w:right w:val="single" w:sz="2" w:space="0" w:color="D9D9E3"/>
                      </w:divBdr>
                      <w:divsChild>
                        <w:div w:id="144585906">
                          <w:marLeft w:val="0"/>
                          <w:marRight w:val="0"/>
                          <w:marTop w:val="0"/>
                          <w:marBottom w:val="0"/>
                          <w:divBdr>
                            <w:top w:val="single" w:sz="2" w:space="0" w:color="D9D9E3"/>
                            <w:left w:val="single" w:sz="2" w:space="0" w:color="D9D9E3"/>
                            <w:bottom w:val="single" w:sz="2" w:space="0" w:color="D9D9E3"/>
                            <w:right w:val="single" w:sz="2" w:space="0" w:color="D9D9E3"/>
                          </w:divBdr>
                          <w:divsChild>
                            <w:div w:id="98070126">
                              <w:marLeft w:val="0"/>
                              <w:marRight w:val="0"/>
                              <w:marTop w:val="0"/>
                              <w:marBottom w:val="0"/>
                              <w:divBdr>
                                <w:top w:val="single" w:sz="2" w:space="0" w:color="D9D9E3"/>
                                <w:left w:val="single" w:sz="2" w:space="0" w:color="D9D9E3"/>
                                <w:bottom w:val="single" w:sz="2" w:space="0" w:color="D9D9E3"/>
                                <w:right w:val="single" w:sz="2" w:space="0" w:color="D9D9E3"/>
                              </w:divBdr>
                              <w:divsChild>
                                <w:div w:id="919676727">
                                  <w:marLeft w:val="0"/>
                                  <w:marRight w:val="0"/>
                                  <w:marTop w:val="0"/>
                                  <w:marBottom w:val="0"/>
                                  <w:divBdr>
                                    <w:top w:val="single" w:sz="2" w:space="0" w:color="D9D9E3"/>
                                    <w:left w:val="single" w:sz="2" w:space="0" w:color="D9D9E3"/>
                                    <w:bottom w:val="single" w:sz="2" w:space="0" w:color="D9D9E3"/>
                                    <w:right w:val="single" w:sz="2" w:space="0" w:color="D9D9E3"/>
                                  </w:divBdr>
                                  <w:divsChild>
                                    <w:div w:id="17787149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965336">
      <w:bodyDiv w:val="1"/>
      <w:marLeft w:val="0"/>
      <w:marRight w:val="0"/>
      <w:marTop w:val="0"/>
      <w:marBottom w:val="0"/>
      <w:divBdr>
        <w:top w:val="none" w:sz="0" w:space="0" w:color="auto"/>
        <w:left w:val="none" w:sz="0" w:space="0" w:color="auto"/>
        <w:bottom w:val="none" w:sz="0" w:space="0" w:color="auto"/>
        <w:right w:val="none" w:sz="0" w:space="0" w:color="auto"/>
      </w:divBdr>
    </w:div>
    <w:div w:id="32579226">
      <w:bodyDiv w:val="1"/>
      <w:marLeft w:val="0"/>
      <w:marRight w:val="0"/>
      <w:marTop w:val="0"/>
      <w:marBottom w:val="0"/>
      <w:divBdr>
        <w:top w:val="none" w:sz="0" w:space="0" w:color="auto"/>
        <w:left w:val="none" w:sz="0" w:space="0" w:color="auto"/>
        <w:bottom w:val="none" w:sz="0" w:space="0" w:color="auto"/>
        <w:right w:val="none" w:sz="0" w:space="0" w:color="auto"/>
      </w:divBdr>
    </w:div>
    <w:div w:id="37242822">
      <w:bodyDiv w:val="1"/>
      <w:marLeft w:val="0"/>
      <w:marRight w:val="0"/>
      <w:marTop w:val="0"/>
      <w:marBottom w:val="0"/>
      <w:divBdr>
        <w:top w:val="none" w:sz="0" w:space="0" w:color="auto"/>
        <w:left w:val="none" w:sz="0" w:space="0" w:color="auto"/>
        <w:bottom w:val="none" w:sz="0" w:space="0" w:color="auto"/>
        <w:right w:val="none" w:sz="0" w:space="0" w:color="auto"/>
      </w:divBdr>
      <w:divsChild>
        <w:div w:id="92436426">
          <w:marLeft w:val="0"/>
          <w:marRight w:val="0"/>
          <w:marTop w:val="0"/>
          <w:marBottom w:val="0"/>
          <w:divBdr>
            <w:top w:val="none" w:sz="0" w:space="0" w:color="auto"/>
            <w:left w:val="none" w:sz="0" w:space="0" w:color="auto"/>
            <w:bottom w:val="none" w:sz="0" w:space="0" w:color="auto"/>
            <w:right w:val="none" w:sz="0" w:space="0" w:color="auto"/>
          </w:divBdr>
        </w:div>
        <w:div w:id="219677059">
          <w:marLeft w:val="0"/>
          <w:marRight w:val="0"/>
          <w:marTop w:val="0"/>
          <w:marBottom w:val="0"/>
          <w:divBdr>
            <w:top w:val="none" w:sz="0" w:space="0" w:color="auto"/>
            <w:left w:val="none" w:sz="0" w:space="0" w:color="auto"/>
            <w:bottom w:val="none" w:sz="0" w:space="0" w:color="auto"/>
            <w:right w:val="none" w:sz="0" w:space="0" w:color="auto"/>
          </w:divBdr>
        </w:div>
        <w:div w:id="484322786">
          <w:marLeft w:val="0"/>
          <w:marRight w:val="0"/>
          <w:marTop w:val="0"/>
          <w:marBottom w:val="0"/>
          <w:divBdr>
            <w:top w:val="none" w:sz="0" w:space="0" w:color="auto"/>
            <w:left w:val="none" w:sz="0" w:space="0" w:color="auto"/>
            <w:bottom w:val="none" w:sz="0" w:space="0" w:color="auto"/>
            <w:right w:val="none" w:sz="0" w:space="0" w:color="auto"/>
          </w:divBdr>
        </w:div>
        <w:div w:id="575746905">
          <w:marLeft w:val="0"/>
          <w:marRight w:val="0"/>
          <w:marTop w:val="0"/>
          <w:marBottom w:val="0"/>
          <w:divBdr>
            <w:top w:val="none" w:sz="0" w:space="0" w:color="auto"/>
            <w:left w:val="none" w:sz="0" w:space="0" w:color="auto"/>
            <w:bottom w:val="none" w:sz="0" w:space="0" w:color="auto"/>
            <w:right w:val="none" w:sz="0" w:space="0" w:color="auto"/>
          </w:divBdr>
        </w:div>
        <w:div w:id="643971771">
          <w:marLeft w:val="0"/>
          <w:marRight w:val="0"/>
          <w:marTop w:val="0"/>
          <w:marBottom w:val="0"/>
          <w:divBdr>
            <w:top w:val="none" w:sz="0" w:space="0" w:color="auto"/>
            <w:left w:val="none" w:sz="0" w:space="0" w:color="auto"/>
            <w:bottom w:val="none" w:sz="0" w:space="0" w:color="auto"/>
            <w:right w:val="none" w:sz="0" w:space="0" w:color="auto"/>
          </w:divBdr>
        </w:div>
        <w:div w:id="809321250">
          <w:marLeft w:val="0"/>
          <w:marRight w:val="0"/>
          <w:marTop w:val="0"/>
          <w:marBottom w:val="0"/>
          <w:divBdr>
            <w:top w:val="none" w:sz="0" w:space="0" w:color="auto"/>
            <w:left w:val="none" w:sz="0" w:space="0" w:color="auto"/>
            <w:bottom w:val="none" w:sz="0" w:space="0" w:color="auto"/>
            <w:right w:val="none" w:sz="0" w:space="0" w:color="auto"/>
          </w:divBdr>
        </w:div>
        <w:div w:id="882792440">
          <w:marLeft w:val="0"/>
          <w:marRight w:val="0"/>
          <w:marTop w:val="0"/>
          <w:marBottom w:val="0"/>
          <w:divBdr>
            <w:top w:val="none" w:sz="0" w:space="0" w:color="auto"/>
            <w:left w:val="none" w:sz="0" w:space="0" w:color="auto"/>
            <w:bottom w:val="none" w:sz="0" w:space="0" w:color="auto"/>
            <w:right w:val="none" w:sz="0" w:space="0" w:color="auto"/>
          </w:divBdr>
        </w:div>
        <w:div w:id="907420653">
          <w:marLeft w:val="0"/>
          <w:marRight w:val="0"/>
          <w:marTop w:val="0"/>
          <w:marBottom w:val="0"/>
          <w:divBdr>
            <w:top w:val="none" w:sz="0" w:space="0" w:color="auto"/>
            <w:left w:val="none" w:sz="0" w:space="0" w:color="auto"/>
            <w:bottom w:val="none" w:sz="0" w:space="0" w:color="auto"/>
            <w:right w:val="none" w:sz="0" w:space="0" w:color="auto"/>
          </w:divBdr>
        </w:div>
        <w:div w:id="1071780800">
          <w:marLeft w:val="0"/>
          <w:marRight w:val="0"/>
          <w:marTop w:val="0"/>
          <w:marBottom w:val="0"/>
          <w:divBdr>
            <w:top w:val="none" w:sz="0" w:space="0" w:color="auto"/>
            <w:left w:val="none" w:sz="0" w:space="0" w:color="auto"/>
            <w:bottom w:val="none" w:sz="0" w:space="0" w:color="auto"/>
            <w:right w:val="none" w:sz="0" w:space="0" w:color="auto"/>
          </w:divBdr>
        </w:div>
        <w:div w:id="1288005054">
          <w:marLeft w:val="0"/>
          <w:marRight w:val="0"/>
          <w:marTop w:val="0"/>
          <w:marBottom w:val="0"/>
          <w:divBdr>
            <w:top w:val="none" w:sz="0" w:space="0" w:color="auto"/>
            <w:left w:val="none" w:sz="0" w:space="0" w:color="auto"/>
            <w:bottom w:val="none" w:sz="0" w:space="0" w:color="auto"/>
            <w:right w:val="none" w:sz="0" w:space="0" w:color="auto"/>
          </w:divBdr>
        </w:div>
        <w:div w:id="1304196390">
          <w:marLeft w:val="0"/>
          <w:marRight w:val="0"/>
          <w:marTop w:val="0"/>
          <w:marBottom w:val="0"/>
          <w:divBdr>
            <w:top w:val="none" w:sz="0" w:space="0" w:color="auto"/>
            <w:left w:val="none" w:sz="0" w:space="0" w:color="auto"/>
            <w:bottom w:val="none" w:sz="0" w:space="0" w:color="auto"/>
            <w:right w:val="none" w:sz="0" w:space="0" w:color="auto"/>
          </w:divBdr>
        </w:div>
        <w:div w:id="1405642670">
          <w:marLeft w:val="0"/>
          <w:marRight w:val="0"/>
          <w:marTop w:val="0"/>
          <w:marBottom w:val="0"/>
          <w:divBdr>
            <w:top w:val="none" w:sz="0" w:space="0" w:color="auto"/>
            <w:left w:val="none" w:sz="0" w:space="0" w:color="auto"/>
            <w:bottom w:val="none" w:sz="0" w:space="0" w:color="auto"/>
            <w:right w:val="none" w:sz="0" w:space="0" w:color="auto"/>
          </w:divBdr>
        </w:div>
        <w:div w:id="1520314306">
          <w:marLeft w:val="0"/>
          <w:marRight w:val="0"/>
          <w:marTop w:val="0"/>
          <w:marBottom w:val="0"/>
          <w:divBdr>
            <w:top w:val="none" w:sz="0" w:space="0" w:color="auto"/>
            <w:left w:val="none" w:sz="0" w:space="0" w:color="auto"/>
            <w:bottom w:val="none" w:sz="0" w:space="0" w:color="auto"/>
            <w:right w:val="none" w:sz="0" w:space="0" w:color="auto"/>
          </w:divBdr>
        </w:div>
        <w:div w:id="1614820753">
          <w:marLeft w:val="0"/>
          <w:marRight w:val="0"/>
          <w:marTop w:val="0"/>
          <w:marBottom w:val="0"/>
          <w:divBdr>
            <w:top w:val="none" w:sz="0" w:space="0" w:color="auto"/>
            <w:left w:val="none" w:sz="0" w:space="0" w:color="auto"/>
            <w:bottom w:val="none" w:sz="0" w:space="0" w:color="auto"/>
            <w:right w:val="none" w:sz="0" w:space="0" w:color="auto"/>
          </w:divBdr>
        </w:div>
        <w:div w:id="1764958746">
          <w:marLeft w:val="0"/>
          <w:marRight w:val="0"/>
          <w:marTop w:val="0"/>
          <w:marBottom w:val="0"/>
          <w:divBdr>
            <w:top w:val="none" w:sz="0" w:space="0" w:color="auto"/>
            <w:left w:val="none" w:sz="0" w:space="0" w:color="auto"/>
            <w:bottom w:val="none" w:sz="0" w:space="0" w:color="auto"/>
            <w:right w:val="none" w:sz="0" w:space="0" w:color="auto"/>
          </w:divBdr>
        </w:div>
        <w:div w:id="1951424721">
          <w:marLeft w:val="0"/>
          <w:marRight w:val="0"/>
          <w:marTop w:val="0"/>
          <w:marBottom w:val="0"/>
          <w:divBdr>
            <w:top w:val="none" w:sz="0" w:space="0" w:color="auto"/>
            <w:left w:val="none" w:sz="0" w:space="0" w:color="auto"/>
            <w:bottom w:val="none" w:sz="0" w:space="0" w:color="auto"/>
            <w:right w:val="none" w:sz="0" w:space="0" w:color="auto"/>
          </w:divBdr>
        </w:div>
        <w:div w:id="2074962124">
          <w:marLeft w:val="0"/>
          <w:marRight w:val="0"/>
          <w:marTop w:val="0"/>
          <w:marBottom w:val="0"/>
          <w:divBdr>
            <w:top w:val="none" w:sz="0" w:space="0" w:color="auto"/>
            <w:left w:val="none" w:sz="0" w:space="0" w:color="auto"/>
            <w:bottom w:val="none" w:sz="0" w:space="0" w:color="auto"/>
            <w:right w:val="none" w:sz="0" w:space="0" w:color="auto"/>
          </w:divBdr>
        </w:div>
      </w:divsChild>
    </w:div>
    <w:div w:id="44181190">
      <w:bodyDiv w:val="1"/>
      <w:marLeft w:val="0"/>
      <w:marRight w:val="0"/>
      <w:marTop w:val="0"/>
      <w:marBottom w:val="0"/>
      <w:divBdr>
        <w:top w:val="none" w:sz="0" w:space="0" w:color="auto"/>
        <w:left w:val="none" w:sz="0" w:space="0" w:color="auto"/>
        <w:bottom w:val="none" w:sz="0" w:space="0" w:color="auto"/>
        <w:right w:val="none" w:sz="0" w:space="0" w:color="auto"/>
      </w:divBdr>
    </w:div>
    <w:div w:id="53354430">
      <w:bodyDiv w:val="1"/>
      <w:marLeft w:val="0"/>
      <w:marRight w:val="0"/>
      <w:marTop w:val="0"/>
      <w:marBottom w:val="0"/>
      <w:divBdr>
        <w:top w:val="none" w:sz="0" w:space="0" w:color="auto"/>
        <w:left w:val="none" w:sz="0" w:space="0" w:color="auto"/>
        <w:bottom w:val="none" w:sz="0" w:space="0" w:color="auto"/>
        <w:right w:val="none" w:sz="0" w:space="0" w:color="auto"/>
      </w:divBdr>
      <w:divsChild>
        <w:div w:id="1842963763">
          <w:marLeft w:val="720"/>
          <w:marRight w:val="0"/>
          <w:marTop w:val="0"/>
          <w:marBottom w:val="0"/>
          <w:divBdr>
            <w:top w:val="none" w:sz="0" w:space="0" w:color="auto"/>
            <w:left w:val="none" w:sz="0" w:space="0" w:color="auto"/>
            <w:bottom w:val="none" w:sz="0" w:space="0" w:color="auto"/>
            <w:right w:val="none" w:sz="0" w:space="0" w:color="auto"/>
          </w:divBdr>
        </w:div>
      </w:divsChild>
    </w:div>
    <w:div w:id="53358337">
      <w:bodyDiv w:val="1"/>
      <w:marLeft w:val="0"/>
      <w:marRight w:val="0"/>
      <w:marTop w:val="0"/>
      <w:marBottom w:val="0"/>
      <w:divBdr>
        <w:top w:val="none" w:sz="0" w:space="0" w:color="auto"/>
        <w:left w:val="none" w:sz="0" w:space="0" w:color="auto"/>
        <w:bottom w:val="none" w:sz="0" w:space="0" w:color="auto"/>
        <w:right w:val="none" w:sz="0" w:space="0" w:color="auto"/>
      </w:divBdr>
    </w:div>
    <w:div w:id="54165272">
      <w:bodyDiv w:val="1"/>
      <w:marLeft w:val="0"/>
      <w:marRight w:val="0"/>
      <w:marTop w:val="0"/>
      <w:marBottom w:val="0"/>
      <w:divBdr>
        <w:top w:val="none" w:sz="0" w:space="0" w:color="auto"/>
        <w:left w:val="none" w:sz="0" w:space="0" w:color="auto"/>
        <w:bottom w:val="none" w:sz="0" w:space="0" w:color="auto"/>
        <w:right w:val="none" w:sz="0" w:space="0" w:color="auto"/>
      </w:divBdr>
    </w:div>
    <w:div w:id="61484933">
      <w:bodyDiv w:val="1"/>
      <w:marLeft w:val="0"/>
      <w:marRight w:val="0"/>
      <w:marTop w:val="0"/>
      <w:marBottom w:val="0"/>
      <w:divBdr>
        <w:top w:val="none" w:sz="0" w:space="0" w:color="auto"/>
        <w:left w:val="none" w:sz="0" w:space="0" w:color="auto"/>
        <w:bottom w:val="none" w:sz="0" w:space="0" w:color="auto"/>
        <w:right w:val="none" w:sz="0" w:space="0" w:color="auto"/>
      </w:divBdr>
    </w:div>
    <w:div w:id="66922453">
      <w:bodyDiv w:val="1"/>
      <w:marLeft w:val="0"/>
      <w:marRight w:val="0"/>
      <w:marTop w:val="0"/>
      <w:marBottom w:val="0"/>
      <w:divBdr>
        <w:top w:val="none" w:sz="0" w:space="0" w:color="auto"/>
        <w:left w:val="none" w:sz="0" w:space="0" w:color="auto"/>
        <w:bottom w:val="none" w:sz="0" w:space="0" w:color="auto"/>
        <w:right w:val="none" w:sz="0" w:space="0" w:color="auto"/>
      </w:divBdr>
    </w:div>
    <w:div w:id="73162393">
      <w:bodyDiv w:val="1"/>
      <w:marLeft w:val="0"/>
      <w:marRight w:val="0"/>
      <w:marTop w:val="0"/>
      <w:marBottom w:val="0"/>
      <w:divBdr>
        <w:top w:val="none" w:sz="0" w:space="0" w:color="auto"/>
        <w:left w:val="none" w:sz="0" w:space="0" w:color="auto"/>
        <w:bottom w:val="none" w:sz="0" w:space="0" w:color="auto"/>
        <w:right w:val="none" w:sz="0" w:space="0" w:color="auto"/>
      </w:divBdr>
    </w:div>
    <w:div w:id="106851213">
      <w:bodyDiv w:val="1"/>
      <w:marLeft w:val="0"/>
      <w:marRight w:val="0"/>
      <w:marTop w:val="0"/>
      <w:marBottom w:val="0"/>
      <w:divBdr>
        <w:top w:val="none" w:sz="0" w:space="0" w:color="auto"/>
        <w:left w:val="none" w:sz="0" w:space="0" w:color="auto"/>
        <w:bottom w:val="none" w:sz="0" w:space="0" w:color="auto"/>
        <w:right w:val="none" w:sz="0" w:space="0" w:color="auto"/>
      </w:divBdr>
    </w:div>
    <w:div w:id="110175183">
      <w:bodyDiv w:val="1"/>
      <w:marLeft w:val="0"/>
      <w:marRight w:val="0"/>
      <w:marTop w:val="0"/>
      <w:marBottom w:val="0"/>
      <w:divBdr>
        <w:top w:val="none" w:sz="0" w:space="0" w:color="auto"/>
        <w:left w:val="none" w:sz="0" w:space="0" w:color="auto"/>
        <w:bottom w:val="none" w:sz="0" w:space="0" w:color="auto"/>
        <w:right w:val="none" w:sz="0" w:space="0" w:color="auto"/>
      </w:divBdr>
    </w:div>
    <w:div w:id="110248397">
      <w:bodyDiv w:val="1"/>
      <w:marLeft w:val="0"/>
      <w:marRight w:val="0"/>
      <w:marTop w:val="0"/>
      <w:marBottom w:val="0"/>
      <w:divBdr>
        <w:top w:val="none" w:sz="0" w:space="0" w:color="auto"/>
        <w:left w:val="none" w:sz="0" w:space="0" w:color="auto"/>
        <w:bottom w:val="none" w:sz="0" w:space="0" w:color="auto"/>
        <w:right w:val="none" w:sz="0" w:space="0" w:color="auto"/>
      </w:divBdr>
    </w:div>
    <w:div w:id="116993826">
      <w:bodyDiv w:val="1"/>
      <w:marLeft w:val="0"/>
      <w:marRight w:val="0"/>
      <w:marTop w:val="0"/>
      <w:marBottom w:val="0"/>
      <w:divBdr>
        <w:top w:val="none" w:sz="0" w:space="0" w:color="auto"/>
        <w:left w:val="none" w:sz="0" w:space="0" w:color="auto"/>
        <w:bottom w:val="none" w:sz="0" w:space="0" w:color="auto"/>
        <w:right w:val="none" w:sz="0" w:space="0" w:color="auto"/>
      </w:divBdr>
    </w:div>
    <w:div w:id="149685670">
      <w:bodyDiv w:val="1"/>
      <w:marLeft w:val="0"/>
      <w:marRight w:val="0"/>
      <w:marTop w:val="0"/>
      <w:marBottom w:val="0"/>
      <w:divBdr>
        <w:top w:val="none" w:sz="0" w:space="0" w:color="auto"/>
        <w:left w:val="none" w:sz="0" w:space="0" w:color="auto"/>
        <w:bottom w:val="none" w:sz="0" w:space="0" w:color="auto"/>
        <w:right w:val="none" w:sz="0" w:space="0" w:color="auto"/>
      </w:divBdr>
    </w:div>
    <w:div w:id="158426253">
      <w:bodyDiv w:val="1"/>
      <w:marLeft w:val="0"/>
      <w:marRight w:val="0"/>
      <w:marTop w:val="0"/>
      <w:marBottom w:val="0"/>
      <w:divBdr>
        <w:top w:val="none" w:sz="0" w:space="0" w:color="auto"/>
        <w:left w:val="none" w:sz="0" w:space="0" w:color="auto"/>
        <w:bottom w:val="none" w:sz="0" w:space="0" w:color="auto"/>
        <w:right w:val="none" w:sz="0" w:space="0" w:color="auto"/>
      </w:divBdr>
    </w:div>
    <w:div w:id="161118408">
      <w:bodyDiv w:val="1"/>
      <w:marLeft w:val="0"/>
      <w:marRight w:val="0"/>
      <w:marTop w:val="0"/>
      <w:marBottom w:val="0"/>
      <w:divBdr>
        <w:top w:val="none" w:sz="0" w:space="0" w:color="auto"/>
        <w:left w:val="none" w:sz="0" w:space="0" w:color="auto"/>
        <w:bottom w:val="none" w:sz="0" w:space="0" w:color="auto"/>
        <w:right w:val="none" w:sz="0" w:space="0" w:color="auto"/>
      </w:divBdr>
    </w:div>
    <w:div w:id="171183843">
      <w:bodyDiv w:val="1"/>
      <w:marLeft w:val="0"/>
      <w:marRight w:val="0"/>
      <w:marTop w:val="0"/>
      <w:marBottom w:val="0"/>
      <w:divBdr>
        <w:top w:val="none" w:sz="0" w:space="0" w:color="auto"/>
        <w:left w:val="none" w:sz="0" w:space="0" w:color="auto"/>
        <w:bottom w:val="none" w:sz="0" w:space="0" w:color="auto"/>
        <w:right w:val="none" w:sz="0" w:space="0" w:color="auto"/>
      </w:divBdr>
    </w:div>
    <w:div w:id="178662970">
      <w:bodyDiv w:val="1"/>
      <w:marLeft w:val="0"/>
      <w:marRight w:val="0"/>
      <w:marTop w:val="0"/>
      <w:marBottom w:val="0"/>
      <w:divBdr>
        <w:top w:val="none" w:sz="0" w:space="0" w:color="auto"/>
        <w:left w:val="none" w:sz="0" w:space="0" w:color="auto"/>
        <w:bottom w:val="none" w:sz="0" w:space="0" w:color="auto"/>
        <w:right w:val="none" w:sz="0" w:space="0" w:color="auto"/>
      </w:divBdr>
      <w:divsChild>
        <w:div w:id="600181834">
          <w:marLeft w:val="0"/>
          <w:marRight w:val="0"/>
          <w:marTop w:val="0"/>
          <w:marBottom w:val="0"/>
          <w:divBdr>
            <w:top w:val="none" w:sz="0" w:space="0" w:color="auto"/>
            <w:left w:val="none" w:sz="0" w:space="0" w:color="auto"/>
            <w:bottom w:val="none" w:sz="0" w:space="0" w:color="auto"/>
            <w:right w:val="none" w:sz="0" w:space="0" w:color="auto"/>
          </w:divBdr>
        </w:div>
      </w:divsChild>
    </w:div>
    <w:div w:id="180316105">
      <w:bodyDiv w:val="1"/>
      <w:marLeft w:val="0"/>
      <w:marRight w:val="0"/>
      <w:marTop w:val="0"/>
      <w:marBottom w:val="0"/>
      <w:divBdr>
        <w:top w:val="none" w:sz="0" w:space="0" w:color="auto"/>
        <w:left w:val="none" w:sz="0" w:space="0" w:color="auto"/>
        <w:bottom w:val="none" w:sz="0" w:space="0" w:color="auto"/>
        <w:right w:val="none" w:sz="0" w:space="0" w:color="auto"/>
      </w:divBdr>
    </w:div>
    <w:div w:id="183597539">
      <w:bodyDiv w:val="1"/>
      <w:marLeft w:val="0"/>
      <w:marRight w:val="0"/>
      <w:marTop w:val="0"/>
      <w:marBottom w:val="0"/>
      <w:divBdr>
        <w:top w:val="none" w:sz="0" w:space="0" w:color="auto"/>
        <w:left w:val="none" w:sz="0" w:space="0" w:color="auto"/>
        <w:bottom w:val="none" w:sz="0" w:space="0" w:color="auto"/>
        <w:right w:val="none" w:sz="0" w:space="0" w:color="auto"/>
      </w:divBdr>
    </w:div>
    <w:div w:id="196285062">
      <w:bodyDiv w:val="1"/>
      <w:marLeft w:val="0"/>
      <w:marRight w:val="0"/>
      <w:marTop w:val="0"/>
      <w:marBottom w:val="0"/>
      <w:divBdr>
        <w:top w:val="none" w:sz="0" w:space="0" w:color="auto"/>
        <w:left w:val="none" w:sz="0" w:space="0" w:color="auto"/>
        <w:bottom w:val="none" w:sz="0" w:space="0" w:color="auto"/>
        <w:right w:val="none" w:sz="0" w:space="0" w:color="auto"/>
      </w:divBdr>
      <w:divsChild>
        <w:div w:id="928730838">
          <w:marLeft w:val="720"/>
          <w:marRight w:val="0"/>
          <w:marTop w:val="0"/>
          <w:marBottom w:val="0"/>
          <w:divBdr>
            <w:top w:val="none" w:sz="0" w:space="0" w:color="auto"/>
            <w:left w:val="none" w:sz="0" w:space="0" w:color="auto"/>
            <w:bottom w:val="none" w:sz="0" w:space="0" w:color="auto"/>
            <w:right w:val="none" w:sz="0" w:space="0" w:color="auto"/>
          </w:divBdr>
        </w:div>
        <w:div w:id="1271275358">
          <w:marLeft w:val="720"/>
          <w:marRight w:val="0"/>
          <w:marTop w:val="0"/>
          <w:marBottom w:val="0"/>
          <w:divBdr>
            <w:top w:val="none" w:sz="0" w:space="0" w:color="auto"/>
            <w:left w:val="none" w:sz="0" w:space="0" w:color="auto"/>
            <w:bottom w:val="none" w:sz="0" w:space="0" w:color="auto"/>
            <w:right w:val="none" w:sz="0" w:space="0" w:color="auto"/>
          </w:divBdr>
        </w:div>
      </w:divsChild>
    </w:div>
    <w:div w:id="198669150">
      <w:bodyDiv w:val="1"/>
      <w:marLeft w:val="0"/>
      <w:marRight w:val="0"/>
      <w:marTop w:val="0"/>
      <w:marBottom w:val="0"/>
      <w:divBdr>
        <w:top w:val="none" w:sz="0" w:space="0" w:color="auto"/>
        <w:left w:val="none" w:sz="0" w:space="0" w:color="auto"/>
        <w:bottom w:val="none" w:sz="0" w:space="0" w:color="auto"/>
        <w:right w:val="none" w:sz="0" w:space="0" w:color="auto"/>
      </w:divBdr>
    </w:div>
    <w:div w:id="199901062">
      <w:bodyDiv w:val="1"/>
      <w:marLeft w:val="0"/>
      <w:marRight w:val="0"/>
      <w:marTop w:val="0"/>
      <w:marBottom w:val="0"/>
      <w:divBdr>
        <w:top w:val="none" w:sz="0" w:space="0" w:color="auto"/>
        <w:left w:val="none" w:sz="0" w:space="0" w:color="auto"/>
        <w:bottom w:val="none" w:sz="0" w:space="0" w:color="auto"/>
        <w:right w:val="none" w:sz="0" w:space="0" w:color="auto"/>
      </w:divBdr>
    </w:div>
    <w:div w:id="211237778">
      <w:bodyDiv w:val="1"/>
      <w:marLeft w:val="0"/>
      <w:marRight w:val="0"/>
      <w:marTop w:val="0"/>
      <w:marBottom w:val="0"/>
      <w:divBdr>
        <w:top w:val="none" w:sz="0" w:space="0" w:color="auto"/>
        <w:left w:val="none" w:sz="0" w:space="0" w:color="auto"/>
        <w:bottom w:val="none" w:sz="0" w:space="0" w:color="auto"/>
        <w:right w:val="none" w:sz="0" w:space="0" w:color="auto"/>
      </w:divBdr>
    </w:div>
    <w:div w:id="224336459">
      <w:bodyDiv w:val="1"/>
      <w:marLeft w:val="0"/>
      <w:marRight w:val="0"/>
      <w:marTop w:val="0"/>
      <w:marBottom w:val="0"/>
      <w:divBdr>
        <w:top w:val="none" w:sz="0" w:space="0" w:color="auto"/>
        <w:left w:val="none" w:sz="0" w:space="0" w:color="auto"/>
        <w:bottom w:val="none" w:sz="0" w:space="0" w:color="auto"/>
        <w:right w:val="none" w:sz="0" w:space="0" w:color="auto"/>
      </w:divBdr>
    </w:div>
    <w:div w:id="230431867">
      <w:bodyDiv w:val="1"/>
      <w:marLeft w:val="0"/>
      <w:marRight w:val="0"/>
      <w:marTop w:val="0"/>
      <w:marBottom w:val="0"/>
      <w:divBdr>
        <w:top w:val="none" w:sz="0" w:space="0" w:color="auto"/>
        <w:left w:val="none" w:sz="0" w:space="0" w:color="auto"/>
        <w:bottom w:val="none" w:sz="0" w:space="0" w:color="auto"/>
        <w:right w:val="none" w:sz="0" w:space="0" w:color="auto"/>
      </w:divBdr>
    </w:div>
    <w:div w:id="238708462">
      <w:bodyDiv w:val="1"/>
      <w:marLeft w:val="0"/>
      <w:marRight w:val="0"/>
      <w:marTop w:val="0"/>
      <w:marBottom w:val="0"/>
      <w:divBdr>
        <w:top w:val="none" w:sz="0" w:space="0" w:color="auto"/>
        <w:left w:val="none" w:sz="0" w:space="0" w:color="auto"/>
        <w:bottom w:val="none" w:sz="0" w:space="0" w:color="auto"/>
        <w:right w:val="none" w:sz="0" w:space="0" w:color="auto"/>
      </w:divBdr>
    </w:div>
    <w:div w:id="240215367">
      <w:bodyDiv w:val="1"/>
      <w:marLeft w:val="0"/>
      <w:marRight w:val="0"/>
      <w:marTop w:val="0"/>
      <w:marBottom w:val="0"/>
      <w:divBdr>
        <w:top w:val="none" w:sz="0" w:space="0" w:color="auto"/>
        <w:left w:val="none" w:sz="0" w:space="0" w:color="auto"/>
        <w:bottom w:val="none" w:sz="0" w:space="0" w:color="auto"/>
        <w:right w:val="none" w:sz="0" w:space="0" w:color="auto"/>
      </w:divBdr>
    </w:div>
    <w:div w:id="258486640">
      <w:bodyDiv w:val="1"/>
      <w:marLeft w:val="0"/>
      <w:marRight w:val="0"/>
      <w:marTop w:val="0"/>
      <w:marBottom w:val="0"/>
      <w:divBdr>
        <w:top w:val="none" w:sz="0" w:space="0" w:color="auto"/>
        <w:left w:val="none" w:sz="0" w:space="0" w:color="auto"/>
        <w:bottom w:val="none" w:sz="0" w:space="0" w:color="auto"/>
        <w:right w:val="none" w:sz="0" w:space="0" w:color="auto"/>
      </w:divBdr>
    </w:div>
    <w:div w:id="264777672">
      <w:bodyDiv w:val="1"/>
      <w:marLeft w:val="0"/>
      <w:marRight w:val="0"/>
      <w:marTop w:val="0"/>
      <w:marBottom w:val="0"/>
      <w:divBdr>
        <w:top w:val="none" w:sz="0" w:space="0" w:color="auto"/>
        <w:left w:val="none" w:sz="0" w:space="0" w:color="auto"/>
        <w:bottom w:val="none" w:sz="0" w:space="0" w:color="auto"/>
        <w:right w:val="none" w:sz="0" w:space="0" w:color="auto"/>
      </w:divBdr>
    </w:div>
    <w:div w:id="265037376">
      <w:bodyDiv w:val="1"/>
      <w:marLeft w:val="0"/>
      <w:marRight w:val="0"/>
      <w:marTop w:val="0"/>
      <w:marBottom w:val="0"/>
      <w:divBdr>
        <w:top w:val="none" w:sz="0" w:space="0" w:color="auto"/>
        <w:left w:val="none" w:sz="0" w:space="0" w:color="auto"/>
        <w:bottom w:val="none" w:sz="0" w:space="0" w:color="auto"/>
        <w:right w:val="none" w:sz="0" w:space="0" w:color="auto"/>
      </w:divBdr>
      <w:divsChild>
        <w:div w:id="1278221638">
          <w:marLeft w:val="0"/>
          <w:marRight w:val="0"/>
          <w:marTop w:val="0"/>
          <w:marBottom w:val="0"/>
          <w:divBdr>
            <w:top w:val="single" w:sz="2" w:space="0" w:color="auto"/>
            <w:left w:val="single" w:sz="2" w:space="0" w:color="auto"/>
            <w:bottom w:val="single" w:sz="6" w:space="0" w:color="auto"/>
            <w:right w:val="single" w:sz="2" w:space="0" w:color="auto"/>
          </w:divBdr>
          <w:divsChild>
            <w:div w:id="2033139668">
              <w:marLeft w:val="0"/>
              <w:marRight w:val="0"/>
              <w:marTop w:val="100"/>
              <w:marBottom w:val="100"/>
              <w:divBdr>
                <w:top w:val="single" w:sz="2" w:space="0" w:color="D9D9E3"/>
                <w:left w:val="single" w:sz="2" w:space="0" w:color="D9D9E3"/>
                <w:bottom w:val="single" w:sz="2" w:space="0" w:color="D9D9E3"/>
                <w:right w:val="single" w:sz="2" w:space="0" w:color="D9D9E3"/>
              </w:divBdr>
              <w:divsChild>
                <w:div w:id="1690528028">
                  <w:marLeft w:val="0"/>
                  <w:marRight w:val="0"/>
                  <w:marTop w:val="0"/>
                  <w:marBottom w:val="0"/>
                  <w:divBdr>
                    <w:top w:val="single" w:sz="2" w:space="0" w:color="D9D9E3"/>
                    <w:left w:val="single" w:sz="2" w:space="0" w:color="D9D9E3"/>
                    <w:bottom w:val="single" w:sz="2" w:space="0" w:color="D9D9E3"/>
                    <w:right w:val="single" w:sz="2" w:space="0" w:color="D9D9E3"/>
                  </w:divBdr>
                  <w:divsChild>
                    <w:div w:id="641539860">
                      <w:marLeft w:val="0"/>
                      <w:marRight w:val="0"/>
                      <w:marTop w:val="0"/>
                      <w:marBottom w:val="0"/>
                      <w:divBdr>
                        <w:top w:val="single" w:sz="2" w:space="0" w:color="D9D9E3"/>
                        <w:left w:val="single" w:sz="2" w:space="0" w:color="D9D9E3"/>
                        <w:bottom w:val="single" w:sz="2" w:space="0" w:color="D9D9E3"/>
                        <w:right w:val="single" w:sz="2" w:space="0" w:color="D9D9E3"/>
                      </w:divBdr>
                      <w:divsChild>
                        <w:div w:id="1487092741">
                          <w:marLeft w:val="0"/>
                          <w:marRight w:val="0"/>
                          <w:marTop w:val="0"/>
                          <w:marBottom w:val="0"/>
                          <w:divBdr>
                            <w:top w:val="single" w:sz="2" w:space="0" w:color="D9D9E3"/>
                            <w:left w:val="single" w:sz="2" w:space="0" w:color="D9D9E3"/>
                            <w:bottom w:val="single" w:sz="2" w:space="0" w:color="D9D9E3"/>
                            <w:right w:val="single" w:sz="2" w:space="0" w:color="D9D9E3"/>
                          </w:divBdr>
                          <w:divsChild>
                            <w:div w:id="926811826">
                              <w:marLeft w:val="0"/>
                              <w:marRight w:val="0"/>
                              <w:marTop w:val="0"/>
                              <w:marBottom w:val="0"/>
                              <w:divBdr>
                                <w:top w:val="single" w:sz="2" w:space="0" w:color="D9D9E3"/>
                                <w:left w:val="single" w:sz="2" w:space="0" w:color="D9D9E3"/>
                                <w:bottom w:val="single" w:sz="2" w:space="0" w:color="D9D9E3"/>
                                <w:right w:val="single" w:sz="2" w:space="0" w:color="D9D9E3"/>
                              </w:divBdr>
                              <w:divsChild>
                                <w:div w:id="2004045968">
                                  <w:marLeft w:val="0"/>
                                  <w:marRight w:val="0"/>
                                  <w:marTop w:val="0"/>
                                  <w:marBottom w:val="0"/>
                                  <w:divBdr>
                                    <w:top w:val="single" w:sz="2" w:space="0" w:color="D9D9E3"/>
                                    <w:left w:val="single" w:sz="2" w:space="0" w:color="D9D9E3"/>
                                    <w:bottom w:val="single" w:sz="2" w:space="0" w:color="D9D9E3"/>
                                    <w:right w:val="single" w:sz="2" w:space="0" w:color="D9D9E3"/>
                                  </w:divBdr>
                                  <w:divsChild>
                                    <w:div w:id="589774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70748618">
      <w:bodyDiv w:val="1"/>
      <w:marLeft w:val="0"/>
      <w:marRight w:val="0"/>
      <w:marTop w:val="0"/>
      <w:marBottom w:val="0"/>
      <w:divBdr>
        <w:top w:val="none" w:sz="0" w:space="0" w:color="auto"/>
        <w:left w:val="none" w:sz="0" w:space="0" w:color="auto"/>
        <w:bottom w:val="none" w:sz="0" w:space="0" w:color="auto"/>
        <w:right w:val="none" w:sz="0" w:space="0" w:color="auto"/>
      </w:divBdr>
    </w:div>
    <w:div w:id="276065315">
      <w:bodyDiv w:val="1"/>
      <w:marLeft w:val="0"/>
      <w:marRight w:val="0"/>
      <w:marTop w:val="0"/>
      <w:marBottom w:val="0"/>
      <w:divBdr>
        <w:top w:val="none" w:sz="0" w:space="0" w:color="auto"/>
        <w:left w:val="none" w:sz="0" w:space="0" w:color="auto"/>
        <w:bottom w:val="none" w:sz="0" w:space="0" w:color="auto"/>
        <w:right w:val="none" w:sz="0" w:space="0" w:color="auto"/>
      </w:divBdr>
    </w:div>
    <w:div w:id="283465724">
      <w:bodyDiv w:val="1"/>
      <w:marLeft w:val="0"/>
      <w:marRight w:val="0"/>
      <w:marTop w:val="0"/>
      <w:marBottom w:val="0"/>
      <w:divBdr>
        <w:top w:val="none" w:sz="0" w:space="0" w:color="auto"/>
        <w:left w:val="none" w:sz="0" w:space="0" w:color="auto"/>
        <w:bottom w:val="none" w:sz="0" w:space="0" w:color="auto"/>
        <w:right w:val="none" w:sz="0" w:space="0" w:color="auto"/>
      </w:divBdr>
    </w:div>
    <w:div w:id="284190797">
      <w:bodyDiv w:val="1"/>
      <w:marLeft w:val="0"/>
      <w:marRight w:val="0"/>
      <w:marTop w:val="0"/>
      <w:marBottom w:val="0"/>
      <w:divBdr>
        <w:top w:val="none" w:sz="0" w:space="0" w:color="auto"/>
        <w:left w:val="none" w:sz="0" w:space="0" w:color="auto"/>
        <w:bottom w:val="none" w:sz="0" w:space="0" w:color="auto"/>
        <w:right w:val="none" w:sz="0" w:space="0" w:color="auto"/>
      </w:divBdr>
    </w:div>
    <w:div w:id="284427022">
      <w:bodyDiv w:val="1"/>
      <w:marLeft w:val="0"/>
      <w:marRight w:val="0"/>
      <w:marTop w:val="0"/>
      <w:marBottom w:val="0"/>
      <w:divBdr>
        <w:top w:val="none" w:sz="0" w:space="0" w:color="auto"/>
        <w:left w:val="none" w:sz="0" w:space="0" w:color="auto"/>
        <w:bottom w:val="none" w:sz="0" w:space="0" w:color="auto"/>
        <w:right w:val="none" w:sz="0" w:space="0" w:color="auto"/>
      </w:divBdr>
    </w:div>
    <w:div w:id="293215330">
      <w:bodyDiv w:val="1"/>
      <w:marLeft w:val="0"/>
      <w:marRight w:val="0"/>
      <w:marTop w:val="0"/>
      <w:marBottom w:val="0"/>
      <w:divBdr>
        <w:top w:val="none" w:sz="0" w:space="0" w:color="auto"/>
        <w:left w:val="none" w:sz="0" w:space="0" w:color="auto"/>
        <w:bottom w:val="none" w:sz="0" w:space="0" w:color="auto"/>
        <w:right w:val="none" w:sz="0" w:space="0" w:color="auto"/>
      </w:divBdr>
    </w:div>
    <w:div w:id="304431132">
      <w:bodyDiv w:val="1"/>
      <w:marLeft w:val="0"/>
      <w:marRight w:val="0"/>
      <w:marTop w:val="0"/>
      <w:marBottom w:val="0"/>
      <w:divBdr>
        <w:top w:val="none" w:sz="0" w:space="0" w:color="auto"/>
        <w:left w:val="none" w:sz="0" w:space="0" w:color="auto"/>
        <w:bottom w:val="none" w:sz="0" w:space="0" w:color="auto"/>
        <w:right w:val="none" w:sz="0" w:space="0" w:color="auto"/>
      </w:divBdr>
    </w:div>
    <w:div w:id="311449351">
      <w:bodyDiv w:val="1"/>
      <w:marLeft w:val="0"/>
      <w:marRight w:val="0"/>
      <w:marTop w:val="0"/>
      <w:marBottom w:val="0"/>
      <w:divBdr>
        <w:top w:val="none" w:sz="0" w:space="0" w:color="auto"/>
        <w:left w:val="none" w:sz="0" w:space="0" w:color="auto"/>
        <w:bottom w:val="none" w:sz="0" w:space="0" w:color="auto"/>
        <w:right w:val="none" w:sz="0" w:space="0" w:color="auto"/>
      </w:divBdr>
    </w:div>
    <w:div w:id="312101590">
      <w:bodyDiv w:val="1"/>
      <w:marLeft w:val="0"/>
      <w:marRight w:val="0"/>
      <w:marTop w:val="0"/>
      <w:marBottom w:val="0"/>
      <w:divBdr>
        <w:top w:val="none" w:sz="0" w:space="0" w:color="auto"/>
        <w:left w:val="none" w:sz="0" w:space="0" w:color="auto"/>
        <w:bottom w:val="none" w:sz="0" w:space="0" w:color="auto"/>
        <w:right w:val="none" w:sz="0" w:space="0" w:color="auto"/>
      </w:divBdr>
    </w:div>
    <w:div w:id="327444588">
      <w:bodyDiv w:val="1"/>
      <w:marLeft w:val="0"/>
      <w:marRight w:val="0"/>
      <w:marTop w:val="0"/>
      <w:marBottom w:val="0"/>
      <w:divBdr>
        <w:top w:val="none" w:sz="0" w:space="0" w:color="auto"/>
        <w:left w:val="none" w:sz="0" w:space="0" w:color="auto"/>
        <w:bottom w:val="none" w:sz="0" w:space="0" w:color="auto"/>
        <w:right w:val="none" w:sz="0" w:space="0" w:color="auto"/>
      </w:divBdr>
    </w:div>
    <w:div w:id="333458499">
      <w:bodyDiv w:val="1"/>
      <w:marLeft w:val="0"/>
      <w:marRight w:val="0"/>
      <w:marTop w:val="0"/>
      <w:marBottom w:val="0"/>
      <w:divBdr>
        <w:top w:val="none" w:sz="0" w:space="0" w:color="auto"/>
        <w:left w:val="none" w:sz="0" w:space="0" w:color="auto"/>
        <w:bottom w:val="none" w:sz="0" w:space="0" w:color="auto"/>
        <w:right w:val="none" w:sz="0" w:space="0" w:color="auto"/>
      </w:divBdr>
      <w:divsChild>
        <w:div w:id="479617093">
          <w:marLeft w:val="0"/>
          <w:marRight w:val="0"/>
          <w:marTop w:val="0"/>
          <w:marBottom w:val="0"/>
          <w:divBdr>
            <w:top w:val="none" w:sz="0" w:space="0" w:color="auto"/>
            <w:left w:val="none" w:sz="0" w:space="0" w:color="auto"/>
            <w:bottom w:val="none" w:sz="0" w:space="0" w:color="auto"/>
            <w:right w:val="none" w:sz="0" w:space="0" w:color="auto"/>
          </w:divBdr>
          <w:divsChild>
            <w:div w:id="1447231792">
              <w:marLeft w:val="0"/>
              <w:marRight w:val="0"/>
              <w:marTop w:val="0"/>
              <w:marBottom w:val="0"/>
              <w:divBdr>
                <w:top w:val="none" w:sz="0" w:space="0" w:color="auto"/>
                <w:left w:val="none" w:sz="0" w:space="0" w:color="auto"/>
                <w:bottom w:val="none" w:sz="0" w:space="0" w:color="auto"/>
                <w:right w:val="none" w:sz="0" w:space="0" w:color="auto"/>
              </w:divBdr>
              <w:divsChild>
                <w:div w:id="229930802">
                  <w:marLeft w:val="0"/>
                  <w:marRight w:val="0"/>
                  <w:marTop w:val="0"/>
                  <w:marBottom w:val="0"/>
                  <w:divBdr>
                    <w:top w:val="none" w:sz="0" w:space="0" w:color="auto"/>
                    <w:left w:val="none" w:sz="0" w:space="0" w:color="auto"/>
                    <w:bottom w:val="none" w:sz="0" w:space="0" w:color="auto"/>
                    <w:right w:val="none" w:sz="0" w:space="0" w:color="auto"/>
                  </w:divBdr>
                  <w:divsChild>
                    <w:div w:id="1473446292">
                      <w:marLeft w:val="0"/>
                      <w:marRight w:val="0"/>
                      <w:marTop w:val="0"/>
                      <w:marBottom w:val="0"/>
                      <w:divBdr>
                        <w:top w:val="none" w:sz="0" w:space="0" w:color="auto"/>
                        <w:left w:val="none" w:sz="0" w:space="0" w:color="auto"/>
                        <w:bottom w:val="none" w:sz="0" w:space="0" w:color="auto"/>
                        <w:right w:val="none" w:sz="0" w:space="0" w:color="auto"/>
                      </w:divBdr>
                      <w:divsChild>
                        <w:div w:id="142625085">
                          <w:marLeft w:val="0"/>
                          <w:marRight w:val="0"/>
                          <w:marTop w:val="0"/>
                          <w:marBottom w:val="0"/>
                          <w:divBdr>
                            <w:top w:val="none" w:sz="0" w:space="0" w:color="auto"/>
                            <w:left w:val="none" w:sz="0" w:space="0" w:color="auto"/>
                            <w:bottom w:val="none" w:sz="0" w:space="0" w:color="auto"/>
                            <w:right w:val="none" w:sz="0" w:space="0" w:color="auto"/>
                          </w:divBdr>
                          <w:divsChild>
                            <w:div w:id="984430833">
                              <w:marLeft w:val="0"/>
                              <w:marRight w:val="0"/>
                              <w:marTop w:val="0"/>
                              <w:marBottom w:val="0"/>
                              <w:divBdr>
                                <w:top w:val="none" w:sz="0" w:space="0" w:color="auto"/>
                                <w:left w:val="none" w:sz="0" w:space="0" w:color="auto"/>
                                <w:bottom w:val="none" w:sz="0" w:space="0" w:color="auto"/>
                                <w:right w:val="none" w:sz="0" w:space="0" w:color="auto"/>
                              </w:divBdr>
                              <w:divsChild>
                                <w:div w:id="2039424728">
                                  <w:marLeft w:val="0"/>
                                  <w:marRight w:val="0"/>
                                  <w:marTop w:val="0"/>
                                  <w:marBottom w:val="0"/>
                                  <w:divBdr>
                                    <w:top w:val="none" w:sz="0" w:space="0" w:color="auto"/>
                                    <w:left w:val="none" w:sz="0" w:space="0" w:color="auto"/>
                                    <w:bottom w:val="none" w:sz="0" w:space="0" w:color="auto"/>
                                    <w:right w:val="none" w:sz="0" w:space="0" w:color="auto"/>
                                  </w:divBdr>
                                  <w:divsChild>
                                    <w:div w:id="1038894088">
                                      <w:marLeft w:val="0"/>
                                      <w:marRight w:val="0"/>
                                      <w:marTop w:val="0"/>
                                      <w:marBottom w:val="0"/>
                                      <w:divBdr>
                                        <w:top w:val="none" w:sz="0" w:space="0" w:color="auto"/>
                                        <w:left w:val="none" w:sz="0" w:space="0" w:color="auto"/>
                                        <w:bottom w:val="none" w:sz="0" w:space="0" w:color="auto"/>
                                        <w:right w:val="none" w:sz="0" w:space="0" w:color="auto"/>
                                      </w:divBdr>
                                      <w:divsChild>
                                        <w:div w:id="130570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3673398">
      <w:bodyDiv w:val="1"/>
      <w:marLeft w:val="0"/>
      <w:marRight w:val="0"/>
      <w:marTop w:val="0"/>
      <w:marBottom w:val="0"/>
      <w:divBdr>
        <w:top w:val="none" w:sz="0" w:space="0" w:color="auto"/>
        <w:left w:val="none" w:sz="0" w:space="0" w:color="auto"/>
        <w:bottom w:val="none" w:sz="0" w:space="0" w:color="auto"/>
        <w:right w:val="none" w:sz="0" w:space="0" w:color="auto"/>
      </w:divBdr>
    </w:div>
    <w:div w:id="349576520">
      <w:bodyDiv w:val="1"/>
      <w:marLeft w:val="0"/>
      <w:marRight w:val="0"/>
      <w:marTop w:val="0"/>
      <w:marBottom w:val="0"/>
      <w:divBdr>
        <w:top w:val="none" w:sz="0" w:space="0" w:color="auto"/>
        <w:left w:val="none" w:sz="0" w:space="0" w:color="auto"/>
        <w:bottom w:val="none" w:sz="0" w:space="0" w:color="auto"/>
        <w:right w:val="none" w:sz="0" w:space="0" w:color="auto"/>
      </w:divBdr>
    </w:div>
    <w:div w:id="355086169">
      <w:bodyDiv w:val="1"/>
      <w:marLeft w:val="0"/>
      <w:marRight w:val="0"/>
      <w:marTop w:val="0"/>
      <w:marBottom w:val="0"/>
      <w:divBdr>
        <w:top w:val="none" w:sz="0" w:space="0" w:color="auto"/>
        <w:left w:val="none" w:sz="0" w:space="0" w:color="auto"/>
        <w:bottom w:val="none" w:sz="0" w:space="0" w:color="auto"/>
        <w:right w:val="none" w:sz="0" w:space="0" w:color="auto"/>
      </w:divBdr>
    </w:div>
    <w:div w:id="364213842">
      <w:bodyDiv w:val="1"/>
      <w:marLeft w:val="0"/>
      <w:marRight w:val="0"/>
      <w:marTop w:val="0"/>
      <w:marBottom w:val="0"/>
      <w:divBdr>
        <w:top w:val="none" w:sz="0" w:space="0" w:color="auto"/>
        <w:left w:val="none" w:sz="0" w:space="0" w:color="auto"/>
        <w:bottom w:val="none" w:sz="0" w:space="0" w:color="auto"/>
        <w:right w:val="none" w:sz="0" w:space="0" w:color="auto"/>
      </w:divBdr>
      <w:divsChild>
        <w:div w:id="8722564">
          <w:marLeft w:val="720"/>
          <w:marRight w:val="0"/>
          <w:marTop w:val="0"/>
          <w:marBottom w:val="0"/>
          <w:divBdr>
            <w:top w:val="none" w:sz="0" w:space="0" w:color="auto"/>
            <w:left w:val="none" w:sz="0" w:space="0" w:color="auto"/>
            <w:bottom w:val="none" w:sz="0" w:space="0" w:color="auto"/>
            <w:right w:val="none" w:sz="0" w:space="0" w:color="auto"/>
          </w:divBdr>
        </w:div>
        <w:div w:id="1181159337">
          <w:marLeft w:val="720"/>
          <w:marRight w:val="0"/>
          <w:marTop w:val="0"/>
          <w:marBottom w:val="0"/>
          <w:divBdr>
            <w:top w:val="none" w:sz="0" w:space="0" w:color="auto"/>
            <w:left w:val="none" w:sz="0" w:space="0" w:color="auto"/>
            <w:bottom w:val="none" w:sz="0" w:space="0" w:color="auto"/>
            <w:right w:val="none" w:sz="0" w:space="0" w:color="auto"/>
          </w:divBdr>
        </w:div>
      </w:divsChild>
    </w:div>
    <w:div w:id="372312292">
      <w:bodyDiv w:val="1"/>
      <w:marLeft w:val="0"/>
      <w:marRight w:val="0"/>
      <w:marTop w:val="0"/>
      <w:marBottom w:val="0"/>
      <w:divBdr>
        <w:top w:val="none" w:sz="0" w:space="0" w:color="auto"/>
        <w:left w:val="none" w:sz="0" w:space="0" w:color="auto"/>
        <w:bottom w:val="none" w:sz="0" w:space="0" w:color="auto"/>
        <w:right w:val="none" w:sz="0" w:space="0" w:color="auto"/>
      </w:divBdr>
    </w:div>
    <w:div w:id="380442955">
      <w:bodyDiv w:val="1"/>
      <w:marLeft w:val="0"/>
      <w:marRight w:val="0"/>
      <w:marTop w:val="0"/>
      <w:marBottom w:val="0"/>
      <w:divBdr>
        <w:top w:val="none" w:sz="0" w:space="0" w:color="auto"/>
        <w:left w:val="none" w:sz="0" w:space="0" w:color="auto"/>
        <w:bottom w:val="none" w:sz="0" w:space="0" w:color="auto"/>
        <w:right w:val="none" w:sz="0" w:space="0" w:color="auto"/>
      </w:divBdr>
    </w:div>
    <w:div w:id="423651824">
      <w:bodyDiv w:val="1"/>
      <w:marLeft w:val="0"/>
      <w:marRight w:val="0"/>
      <w:marTop w:val="0"/>
      <w:marBottom w:val="0"/>
      <w:divBdr>
        <w:top w:val="none" w:sz="0" w:space="0" w:color="auto"/>
        <w:left w:val="none" w:sz="0" w:space="0" w:color="auto"/>
        <w:bottom w:val="none" w:sz="0" w:space="0" w:color="auto"/>
        <w:right w:val="none" w:sz="0" w:space="0" w:color="auto"/>
      </w:divBdr>
    </w:div>
    <w:div w:id="427654536">
      <w:bodyDiv w:val="1"/>
      <w:marLeft w:val="0"/>
      <w:marRight w:val="0"/>
      <w:marTop w:val="0"/>
      <w:marBottom w:val="0"/>
      <w:divBdr>
        <w:top w:val="none" w:sz="0" w:space="0" w:color="auto"/>
        <w:left w:val="none" w:sz="0" w:space="0" w:color="auto"/>
        <w:bottom w:val="none" w:sz="0" w:space="0" w:color="auto"/>
        <w:right w:val="none" w:sz="0" w:space="0" w:color="auto"/>
      </w:divBdr>
    </w:div>
    <w:div w:id="435104308">
      <w:bodyDiv w:val="1"/>
      <w:marLeft w:val="0"/>
      <w:marRight w:val="0"/>
      <w:marTop w:val="0"/>
      <w:marBottom w:val="0"/>
      <w:divBdr>
        <w:top w:val="none" w:sz="0" w:space="0" w:color="auto"/>
        <w:left w:val="none" w:sz="0" w:space="0" w:color="auto"/>
        <w:bottom w:val="none" w:sz="0" w:space="0" w:color="auto"/>
        <w:right w:val="none" w:sz="0" w:space="0" w:color="auto"/>
      </w:divBdr>
    </w:div>
    <w:div w:id="439685724">
      <w:bodyDiv w:val="1"/>
      <w:marLeft w:val="0"/>
      <w:marRight w:val="0"/>
      <w:marTop w:val="0"/>
      <w:marBottom w:val="0"/>
      <w:divBdr>
        <w:top w:val="none" w:sz="0" w:space="0" w:color="auto"/>
        <w:left w:val="none" w:sz="0" w:space="0" w:color="auto"/>
        <w:bottom w:val="none" w:sz="0" w:space="0" w:color="auto"/>
        <w:right w:val="none" w:sz="0" w:space="0" w:color="auto"/>
      </w:divBdr>
    </w:div>
    <w:div w:id="458694666">
      <w:bodyDiv w:val="1"/>
      <w:marLeft w:val="0"/>
      <w:marRight w:val="0"/>
      <w:marTop w:val="0"/>
      <w:marBottom w:val="0"/>
      <w:divBdr>
        <w:top w:val="none" w:sz="0" w:space="0" w:color="auto"/>
        <w:left w:val="none" w:sz="0" w:space="0" w:color="auto"/>
        <w:bottom w:val="none" w:sz="0" w:space="0" w:color="auto"/>
        <w:right w:val="none" w:sz="0" w:space="0" w:color="auto"/>
      </w:divBdr>
    </w:div>
    <w:div w:id="476607809">
      <w:bodyDiv w:val="1"/>
      <w:marLeft w:val="0"/>
      <w:marRight w:val="0"/>
      <w:marTop w:val="0"/>
      <w:marBottom w:val="0"/>
      <w:divBdr>
        <w:top w:val="none" w:sz="0" w:space="0" w:color="auto"/>
        <w:left w:val="none" w:sz="0" w:space="0" w:color="auto"/>
        <w:bottom w:val="none" w:sz="0" w:space="0" w:color="auto"/>
        <w:right w:val="none" w:sz="0" w:space="0" w:color="auto"/>
      </w:divBdr>
      <w:divsChild>
        <w:div w:id="587815619">
          <w:marLeft w:val="0"/>
          <w:marRight w:val="0"/>
          <w:marTop w:val="0"/>
          <w:marBottom w:val="0"/>
          <w:divBdr>
            <w:top w:val="none" w:sz="0" w:space="0" w:color="auto"/>
            <w:left w:val="none" w:sz="0" w:space="0" w:color="auto"/>
            <w:bottom w:val="none" w:sz="0" w:space="0" w:color="auto"/>
            <w:right w:val="none" w:sz="0" w:space="0" w:color="auto"/>
          </w:divBdr>
          <w:divsChild>
            <w:div w:id="120997720">
              <w:marLeft w:val="0"/>
              <w:marRight w:val="0"/>
              <w:marTop w:val="0"/>
              <w:marBottom w:val="0"/>
              <w:divBdr>
                <w:top w:val="none" w:sz="0" w:space="0" w:color="auto"/>
                <w:left w:val="none" w:sz="0" w:space="0" w:color="auto"/>
                <w:bottom w:val="none" w:sz="0" w:space="0" w:color="auto"/>
                <w:right w:val="none" w:sz="0" w:space="0" w:color="auto"/>
              </w:divBdr>
              <w:divsChild>
                <w:div w:id="1220170421">
                  <w:marLeft w:val="0"/>
                  <w:marRight w:val="0"/>
                  <w:marTop w:val="0"/>
                  <w:marBottom w:val="0"/>
                  <w:divBdr>
                    <w:top w:val="none" w:sz="0" w:space="0" w:color="auto"/>
                    <w:left w:val="none" w:sz="0" w:space="0" w:color="auto"/>
                    <w:bottom w:val="none" w:sz="0" w:space="0" w:color="auto"/>
                    <w:right w:val="none" w:sz="0" w:space="0" w:color="auto"/>
                  </w:divBdr>
                  <w:divsChild>
                    <w:div w:id="1152261157">
                      <w:marLeft w:val="2325"/>
                      <w:marRight w:val="0"/>
                      <w:marTop w:val="0"/>
                      <w:marBottom w:val="0"/>
                      <w:divBdr>
                        <w:top w:val="none" w:sz="0" w:space="0" w:color="auto"/>
                        <w:left w:val="none" w:sz="0" w:space="0" w:color="auto"/>
                        <w:bottom w:val="none" w:sz="0" w:space="0" w:color="auto"/>
                        <w:right w:val="none" w:sz="0" w:space="0" w:color="auto"/>
                      </w:divBdr>
                      <w:divsChild>
                        <w:div w:id="2060741705">
                          <w:marLeft w:val="0"/>
                          <w:marRight w:val="0"/>
                          <w:marTop w:val="0"/>
                          <w:marBottom w:val="0"/>
                          <w:divBdr>
                            <w:top w:val="none" w:sz="0" w:space="0" w:color="auto"/>
                            <w:left w:val="none" w:sz="0" w:space="0" w:color="auto"/>
                            <w:bottom w:val="none" w:sz="0" w:space="0" w:color="auto"/>
                            <w:right w:val="none" w:sz="0" w:space="0" w:color="auto"/>
                          </w:divBdr>
                          <w:divsChild>
                            <w:div w:id="1123840902">
                              <w:marLeft w:val="0"/>
                              <w:marRight w:val="0"/>
                              <w:marTop w:val="0"/>
                              <w:marBottom w:val="0"/>
                              <w:divBdr>
                                <w:top w:val="none" w:sz="0" w:space="0" w:color="auto"/>
                                <w:left w:val="none" w:sz="0" w:space="0" w:color="auto"/>
                                <w:bottom w:val="none" w:sz="0" w:space="0" w:color="auto"/>
                                <w:right w:val="none" w:sz="0" w:space="0" w:color="auto"/>
                              </w:divBdr>
                              <w:divsChild>
                                <w:div w:id="1954285680">
                                  <w:marLeft w:val="0"/>
                                  <w:marRight w:val="0"/>
                                  <w:marTop w:val="0"/>
                                  <w:marBottom w:val="0"/>
                                  <w:divBdr>
                                    <w:top w:val="none" w:sz="0" w:space="0" w:color="auto"/>
                                    <w:left w:val="none" w:sz="0" w:space="0" w:color="auto"/>
                                    <w:bottom w:val="none" w:sz="0" w:space="0" w:color="auto"/>
                                    <w:right w:val="none" w:sz="0" w:space="0" w:color="auto"/>
                                  </w:divBdr>
                                  <w:divsChild>
                                    <w:div w:id="268435539">
                                      <w:marLeft w:val="0"/>
                                      <w:marRight w:val="0"/>
                                      <w:marTop w:val="0"/>
                                      <w:marBottom w:val="0"/>
                                      <w:divBdr>
                                        <w:top w:val="none" w:sz="0" w:space="0" w:color="auto"/>
                                        <w:left w:val="none" w:sz="0" w:space="0" w:color="auto"/>
                                        <w:bottom w:val="none" w:sz="0" w:space="0" w:color="auto"/>
                                        <w:right w:val="none" w:sz="0" w:space="0" w:color="auto"/>
                                      </w:divBdr>
                                      <w:divsChild>
                                        <w:div w:id="954366371">
                                          <w:marLeft w:val="0"/>
                                          <w:marRight w:val="0"/>
                                          <w:marTop w:val="0"/>
                                          <w:marBottom w:val="0"/>
                                          <w:divBdr>
                                            <w:top w:val="none" w:sz="0" w:space="0" w:color="auto"/>
                                            <w:left w:val="none" w:sz="0" w:space="0" w:color="auto"/>
                                            <w:bottom w:val="none" w:sz="0" w:space="0" w:color="auto"/>
                                            <w:right w:val="none" w:sz="0" w:space="0" w:color="auto"/>
                                          </w:divBdr>
                                          <w:divsChild>
                                            <w:div w:id="1111781842">
                                              <w:marLeft w:val="0"/>
                                              <w:marRight w:val="0"/>
                                              <w:marTop w:val="0"/>
                                              <w:marBottom w:val="0"/>
                                              <w:divBdr>
                                                <w:top w:val="none" w:sz="0" w:space="0" w:color="auto"/>
                                                <w:left w:val="none" w:sz="0" w:space="0" w:color="auto"/>
                                                <w:bottom w:val="none" w:sz="0" w:space="0" w:color="auto"/>
                                                <w:right w:val="none" w:sz="0" w:space="0" w:color="auto"/>
                                              </w:divBdr>
                                              <w:divsChild>
                                                <w:div w:id="484858101">
                                                  <w:marLeft w:val="0"/>
                                                  <w:marRight w:val="0"/>
                                                  <w:marTop w:val="0"/>
                                                  <w:marBottom w:val="0"/>
                                                  <w:divBdr>
                                                    <w:top w:val="none" w:sz="0" w:space="0" w:color="auto"/>
                                                    <w:left w:val="none" w:sz="0" w:space="0" w:color="auto"/>
                                                    <w:bottom w:val="none" w:sz="0" w:space="0" w:color="auto"/>
                                                    <w:right w:val="none" w:sz="0" w:space="0" w:color="auto"/>
                                                  </w:divBdr>
                                                  <w:divsChild>
                                                    <w:div w:id="1366056233">
                                                      <w:marLeft w:val="0"/>
                                                      <w:marRight w:val="0"/>
                                                      <w:marTop w:val="0"/>
                                                      <w:marBottom w:val="0"/>
                                                      <w:divBdr>
                                                        <w:top w:val="none" w:sz="0" w:space="0" w:color="auto"/>
                                                        <w:left w:val="none" w:sz="0" w:space="0" w:color="auto"/>
                                                        <w:bottom w:val="none" w:sz="0" w:space="0" w:color="auto"/>
                                                        <w:right w:val="none" w:sz="0" w:space="0" w:color="auto"/>
                                                      </w:divBdr>
                                                      <w:divsChild>
                                                        <w:div w:id="522524435">
                                                          <w:marLeft w:val="15"/>
                                                          <w:marRight w:val="15"/>
                                                          <w:marTop w:val="15"/>
                                                          <w:marBottom w:val="15"/>
                                                          <w:divBdr>
                                                            <w:top w:val="none" w:sz="0" w:space="0" w:color="auto"/>
                                                            <w:left w:val="none" w:sz="0" w:space="0" w:color="auto"/>
                                                            <w:bottom w:val="none" w:sz="0" w:space="0" w:color="auto"/>
                                                            <w:right w:val="none" w:sz="0" w:space="0" w:color="auto"/>
                                                          </w:divBdr>
                                                          <w:divsChild>
                                                            <w:div w:id="1975716431">
                                                              <w:marLeft w:val="0"/>
                                                              <w:marRight w:val="0"/>
                                                              <w:marTop w:val="0"/>
                                                              <w:marBottom w:val="0"/>
                                                              <w:divBdr>
                                                                <w:top w:val="none" w:sz="0" w:space="0" w:color="auto"/>
                                                                <w:left w:val="none" w:sz="0" w:space="0" w:color="auto"/>
                                                                <w:bottom w:val="none" w:sz="0" w:space="0" w:color="auto"/>
                                                                <w:right w:val="none" w:sz="0" w:space="0" w:color="auto"/>
                                                              </w:divBdr>
                                                              <w:divsChild>
                                                                <w:div w:id="1930775267">
                                                                  <w:marLeft w:val="0"/>
                                                                  <w:marRight w:val="0"/>
                                                                  <w:marTop w:val="0"/>
                                                                  <w:marBottom w:val="0"/>
                                                                  <w:divBdr>
                                                                    <w:top w:val="none" w:sz="0" w:space="0" w:color="auto"/>
                                                                    <w:left w:val="none" w:sz="0" w:space="0" w:color="auto"/>
                                                                    <w:bottom w:val="none" w:sz="0" w:space="0" w:color="auto"/>
                                                                    <w:right w:val="none" w:sz="0" w:space="0" w:color="auto"/>
                                                                  </w:divBdr>
                                                                  <w:divsChild>
                                                                    <w:div w:id="1320576440">
                                                                      <w:marLeft w:val="75"/>
                                                                      <w:marRight w:val="75"/>
                                                                      <w:marTop w:val="0"/>
                                                                      <w:marBottom w:val="0"/>
                                                                      <w:divBdr>
                                                                        <w:top w:val="none" w:sz="0" w:space="0" w:color="auto"/>
                                                                        <w:left w:val="none" w:sz="0" w:space="0" w:color="auto"/>
                                                                        <w:bottom w:val="none" w:sz="0" w:space="0" w:color="auto"/>
                                                                        <w:right w:val="none" w:sz="0" w:space="0" w:color="auto"/>
                                                                      </w:divBdr>
                                                                      <w:divsChild>
                                                                        <w:div w:id="11077978">
                                                                          <w:marLeft w:val="0"/>
                                                                          <w:marRight w:val="0"/>
                                                                          <w:marTop w:val="0"/>
                                                                          <w:marBottom w:val="0"/>
                                                                          <w:divBdr>
                                                                            <w:top w:val="none" w:sz="0" w:space="0" w:color="auto"/>
                                                                            <w:left w:val="none" w:sz="0" w:space="0" w:color="auto"/>
                                                                            <w:bottom w:val="none" w:sz="0" w:space="0" w:color="auto"/>
                                                                            <w:right w:val="none" w:sz="0" w:space="0" w:color="auto"/>
                                                                          </w:divBdr>
                                                                          <w:divsChild>
                                                                            <w:div w:id="1118180010">
                                                                              <w:marLeft w:val="0"/>
                                                                              <w:marRight w:val="0"/>
                                                                              <w:marTop w:val="0"/>
                                                                              <w:marBottom w:val="0"/>
                                                                              <w:divBdr>
                                                                                <w:top w:val="none" w:sz="0" w:space="0" w:color="auto"/>
                                                                                <w:left w:val="none" w:sz="0" w:space="0" w:color="auto"/>
                                                                                <w:bottom w:val="none" w:sz="0" w:space="0" w:color="auto"/>
                                                                                <w:right w:val="none" w:sz="0" w:space="0" w:color="auto"/>
                                                                              </w:divBdr>
                                                                              <w:divsChild>
                                                                                <w:div w:id="548152067">
                                                                                  <w:marLeft w:val="0"/>
                                                                                  <w:marRight w:val="0"/>
                                                                                  <w:marTop w:val="0"/>
                                                                                  <w:marBottom w:val="0"/>
                                                                                  <w:divBdr>
                                                                                    <w:top w:val="none" w:sz="0" w:space="0" w:color="auto"/>
                                                                                    <w:left w:val="none" w:sz="0" w:space="0" w:color="auto"/>
                                                                                    <w:bottom w:val="none" w:sz="0" w:space="0" w:color="auto"/>
                                                                                    <w:right w:val="none" w:sz="0" w:space="0" w:color="auto"/>
                                                                                  </w:divBdr>
                                                                                </w:div>
                                                                                <w:div w:id="698705979">
                                                                                  <w:marLeft w:val="0"/>
                                                                                  <w:marRight w:val="0"/>
                                                                                  <w:marTop w:val="0"/>
                                                                                  <w:marBottom w:val="0"/>
                                                                                  <w:divBdr>
                                                                                    <w:top w:val="none" w:sz="0" w:space="0" w:color="auto"/>
                                                                                    <w:left w:val="none" w:sz="0" w:space="0" w:color="auto"/>
                                                                                    <w:bottom w:val="none" w:sz="0" w:space="0" w:color="auto"/>
                                                                                    <w:right w:val="none" w:sz="0" w:space="0" w:color="auto"/>
                                                                                  </w:divBdr>
                                                                                </w:div>
                                                                                <w:div w:id="1151404949">
                                                                                  <w:marLeft w:val="0"/>
                                                                                  <w:marRight w:val="0"/>
                                                                                  <w:marTop w:val="0"/>
                                                                                  <w:marBottom w:val="0"/>
                                                                                  <w:divBdr>
                                                                                    <w:top w:val="none" w:sz="0" w:space="0" w:color="auto"/>
                                                                                    <w:left w:val="none" w:sz="0" w:space="0" w:color="auto"/>
                                                                                    <w:bottom w:val="none" w:sz="0" w:space="0" w:color="auto"/>
                                                                                    <w:right w:val="none" w:sz="0" w:space="0" w:color="auto"/>
                                                                                  </w:divBdr>
                                                                                </w:div>
                                                                                <w:div w:id="1170832436">
                                                                                  <w:marLeft w:val="0"/>
                                                                                  <w:marRight w:val="0"/>
                                                                                  <w:marTop w:val="0"/>
                                                                                  <w:marBottom w:val="0"/>
                                                                                  <w:divBdr>
                                                                                    <w:top w:val="none" w:sz="0" w:space="0" w:color="auto"/>
                                                                                    <w:left w:val="none" w:sz="0" w:space="0" w:color="auto"/>
                                                                                    <w:bottom w:val="none" w:sz="0" w:space="0" w:color="auto"/>
                                                                                    <w:right w:val="none" w:sz="0" w:space="0" w:color="auto"/>
                                                                                  </w:divBdr>
                                                                                </w:div>
                                                                                <w:div w:id="1498766614">
                                                                                  <w:marLeft w:val="0"/>
                                                                                  <w:marRight w:val="0"/>
                                                                                  <w:marTop w:val="0"/>
                                                                                  <w:marBottom w:val="0"/>
                                                                                  <w:divBdr>
                                                                                    <w:top w:val="none" w:sz="0" w:space="0" w:color="auto"/>
                                                                                    <w:left w:val="none" w:sz="0" w:space="0" w:color="auto"/>
                                                                                    <w:bottom w:val="none" w:sz="0" w:space="0" w:color="auto"/>
                                                                                    <w:right w:val="none" w:sz="0" w:space="0" w:color="auto"/>
                                                                                  </w:divBdr>
                                                                                </w:div>
                                                                                <w:div w:id="1878732895">
                                                                                  <w:marLeft w:val="0"/>
                                                                                  <w:marRight w:val="0"/>
                                                                                  <w:marTop w:val="0"/>
                                                                                  <w:marBottom w:val="0"/>
                                                                                  <w:divBdr>
                                                                                    <w:top w:val="none" w:sz="0" w:space="0" w:color="auto"/>
                                                                                    <w:left w:val="none" w:sz="0" w:space="0" w:color="auto"/>
                                                                                    <w:bottom w:val="none" w:sz="0" w:space="0" w:color="auto"/>
                                                                                    <w:right w:val="none" w:sz="0" w:space="0" w:color="auto"/>
                                                                                  </w:divBdr>
                                                                                </w:div>
                                                                                <w:div w:id="205966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117688">
                                                                          <w:marLeft w:val="0"/>
                                                                          <w:marRight w:val="0"/>
                                                                          <w:marTop w:val="0"/>
                                                                          <w:marBottom w:val="0"/>
                                                                          <w:divBdr>
                                                                            <w:top w:val="none" w:sz="0" w:space="0" w:color="auto"/>
                                                                            <w:left w:val="none" w:sz="0" w:space="0" w:color="auto"/>
                                                                            <w:bottom w:val="none" w:sz="0" w:space="0" w:color="auto"/>
                                                                            <w:right w:val="none" w:sz="0" w:space="0" w:color="auto"/>
                                                                          </w:divBdr>
                                                                        </w:div>
                                                                        <w:div w:id="1670980882">
                                                                          <w:marLeft w:val="0"/>
                                                                          <w:marRight w:val="0"/>
                                                                          <w:marTop w:val="0"/>
                                                                          <w:marBottom w:val="0"/>
                                                                          <w:divBdr>
                                                                            <w:top w:val="none" w:sz="0" w:space="0" w:color="auto"/>
                                                                            <w:left w:val="none" w:sz="0" w:space="0" w:color="auto"/>
                                                                            <w:bottom w:val="none" w:sz="0" w:space="0" w:color="auto"/>
                                                                            <w:right w:val="none" w:sz="0" w:space="0" w:color="auto"/>
                                                                          </w:divBdr>
                                                                          <w:divsChild>
                                                                            <w:div w:id="1694381793">
                                                                              <w:marLeft w:val="0"/>
                                                                              <w:marRight w:val="0"/>
                                                                              <w:marTop w:val="0"/>
                                                                              <w:marBottom w:val="0"/>
                                                                              <w:divBdr>
                                                                                <w:top w:val="none" w:sz="0" w:space="0" w:color="auto"/>
                                                                                <w:left w:val="none" w:sz="0" w:space="0" w:color="auto"/>
                                                                                <w:bottom w:val="none" w:sz="0" w:space="0" w:color="auto"/>
                                                                                <w:right w:val="none" w:sz="0" w:space="0" w:color="auto"/>
                                                                              </w:divBdr>
                                                                              <w:divsChild>
                                                                                <w:div w:id="1629120945">
                                                                                  <w:marLeft w:val="0"/>
                                                                                  <w:marRight w:val="0"/>
                                                                                  <w:marTop w:val="0"/>
                                                                                  <w:marBottom w:val="0"/>
                                                                                  <w:divBdr>
                                                                                    <w:top w:val="none" w:sz="0" w:space="0" w:color="auto"/>
                                                                                    <w:left w:val="none" w:sz="0" w:space="0" w:color="auto"/>
                                                                                    <w:bottom w:val="none" w:sz="0" w:space="0" w:color="auto"/>
                                                                                    <w:right w:val="none" w:sz="0" w:space="0" w:color="auto"/>
                                                                                  </w:divBdr>
                                                                                  <w:divsChild>
                                                                                    <w:div w:id="196589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77695310">
      <w:bodyDiv w:val="1"/>
      <w:marLeft w:val="0"/>
      <w:marRight w:val="0"/>
      <w:marTop w:val="0"/>
      <w:marBottom w:val="0"/>
      <w:divBdr>
        <w:top w:val="none" w:sz="0" w:space="0" w:color="auto"/>
        <w:left w:val="none" w:sz="0" w:space="0" w:color="auto"/>
        <w:bottom w:val="none" w:sz="0" w:space="0" w:color="auto"/>
        <w:right w:val="none" w:sz="0" w:space="0" w:color="auto"/>
      </w:divBdr>
    </w:div>
    <w:div w:id="481696499">
      <w:bodyDiv w:val="1"/>
      <w:marLeft w:val="0"/>
      <w:marRight w:val="0"/>
      <w:marTop w:val="0"/>
      <w:marBottom w:val="0"/>
      <w:divBdr>
        <w:top w:val="none" w:sz="0" w:space="0" w:color="auto"/>
        <w:left w:val="none" w:sz="0" w:space="0" w:color="auto"/>
        <w:bottom w:val="none" w:sz="0" w:space="0" w:color="auto"/>
        <w:right w:val="none" w:sz="0" w:space="0" w:color="auto"/>
      </w:divBdr>
    </w:div>
    <w:div w:id="494951614">
      <w:bodyDiv w:val="1"/>
      <w:marLeft w:val="0"/>
      <w:marRight w:val="0"/>
      <w:marTop w:val="0"/>
      <w:marBottom w:val="0"/>
      <w:divBdr>
        <w:top w:val="none" w:sz="0" w:space="0" w:color="auto"/>
        <w:left w:val="none" w:sz="0" w:space="0" w:color="auto"/>
        <w:bottom w:val="none" w:sz="0" w:space="0" w:color="auto"/>
        <w:right w:val="none" w:sz="0" w:space="0" w:color="auto"/>
      </w:divBdr>
    </w:div>
    <w:div w:id="495926113">
      <w:bodyDiv w:val="1"/>
      <w:marLeft w:val="0"/>
      <w:marRight w:val="0"/>
      <w:marTop w:val="0"/>
      <w:marBottom w:val="0"/>
      <w:divBdr>
        <w:top w:val="none" w:sz="0" w:space="0" w:color="auto"/>
        <w:left w:val="none" w:sz="0" w:space="0" w:color="auto"/>
        <w:bottom w:val="none" w:sz="0" w:space="0" w:color="auto"/>
        <w:right w:val="none" w:sz="0" w:space="0" w:color="auto"/>
      </w:divBdr>
    </w:div>
    <w:div w:id="496194033">
      <w:bodyDiv w:val="1"/>
      <w:marLeft w:val="0"/>
      <w:marRight w:val="0"/>
      <w:marTop w:val="0"/>
      <w:marBottom w:val="0"/>
      <w:divBdr>
        <w:top w:val="none" w:sz="0" w:space="0" w:color="auto"/>
        <w:left w:val="none" w:sz="0" w:space="0" w:color="auto"/>
        <w:bottom w:val="none" w:sz="0" w:space="0" w:color="auto"/>
        <w:right w:val="none" w:sz="0" w:space="0" w:color="auto"/>
      </w:divBdr>
      <w:divsChild>
        <w:div w:id="49774498">
          <w:marLeft w:val="0"/>
          <w:marRight w:val="0"/>
          <w:marTop w:val="0"/>
          <w:marBottom w:val="0"/>
          <w:divBdr>
            <w:top w:val="single" w:sz="2" w:space="0" w:color="auto"/>
            <w:left w:val="single" w:sz="2" w:space="0" w:color="auto"/>
            <w:bottom w:val="single" w:sz="6" w:space="0" w:color="auto"/>
            <w:right w:val="single" w:sz="2" w:space="0" w:color="auto"/>
          </w:divBdr>
          <w:divsChild>
            <w:div w:id="762998021">
              <w:marLeft w:val="0"/>
              <w:marRight w:val="0"/>
              <w:marTop w:val="100"/>
              <w:marBottom w:val="100"/>
              <w:divBdr>
                <w:top w:val="single" w:sz="2" w:space="0" w:color="D9D9E3"/>
                <w:left w:val="single" w:sz="2" w:space="0" w:color="D9D9E3"/>
                <w:bottom w:val="single" w:sz="2" w:space="0" w:color="D9D9E3"/>
                <w:right w:val="single" w:sz="2" w:space="0" w:color="D9D9E3"/>
              </w:divBdr>
              <w:divsChild>
                <w:div w:id="1809006641">
                  <w:marLeft w:val="0"/>
                  <w:marRight w:val="0"/>
                  <w:marTop w:val="0"/>
                  <w:marBottom w:val="0"/>
                  <w:divBdr>
                    <w:top w:val="single" w:sz="2" w:space="0" w:color="D9D9E3"/>
                    <w:left w:val="single" w:sz="2" w:space="0" w:color="D9D9E3"/>
                    <w:bottom w:val="single" w:sz="2" w:space="0" w:color="D9D9E3"/>
                    <w:right w:val="single" w:sz="2" w:space="0" w:color="D9D9E3"/>
                  </w:divBdr>
                  <w:divsChild>
                    <w:div w:id="491727277">
                      <w:marLeft w:val="0"/>
                      <w:marRight w:val="0"/>
                      <w:marTop w:val="0"/>
                      <w:marBottom w:val="0"/>
                      <w:divBdr>
                        <w:top w:val="single" w:sz="2" w:space="0" w:color="D9D9E3"/>
                        <w:left w:val="single" w:sz="2" w:space="0" w:color="D9D9E3"/>
                        <w:bottom w:val="single" w:sz="2" w:space="0" w:color="D9D9E3"/>
                        <w:right w:val="single" w:sz="2" w:space="0" w:color="D9D9E3"/>
                      </w:divBdr>
                      <w:divsChild>
                        <w:div w:id="1971090414">
                          <w:marLeft w:val="0"/>
                          <w:marRight w:val="0"/>
                          <w:marTop w:val="0"/>
                          <w:marBottom w:val="0"/>
                          <w:divBdr>
                            <w:top w:val="single" w:sz="2" w:space="0" w:color="D9D9E3"/>
                            <w:left w:val="single" w:sz="2" w:space="0" w:color="D9D9E3"/>
                            <w:bottom w:val="single" w:sz="2" w:space="0" w:color="D9D9E3"/>
                            <w:right w:val="single" w:sz="2" w:space="0" w:color="D9D9E3"/>
                          </w:divBdr>
                          <w:divsChild>
                            <w:div w:id="100073889">
                              <w:marLeft w:val="0"/>
                              <w:marRight w:val="0"/>
                              <w:marTop w:val="0"/>
                              <w:marBottom w:val="0"/>
                              <w:divBdr>
                                <w:top w:val="single" w:sz="2" w:space="0" w:color="D9D9E3"/>
                                <w:left w:val="single" w:sz="2" w:space="0" w:color="D9D9E3"/>
                                <w:bottom w:val="single" w:sz="2" w:space="0" w:color="D9D9E3"/>
                                <w:right w:val="single" w:sz="2" w:space="0" w:color="D9D9E3"/>
                              </w:divBdr>
                              <w:divsChild>
                                <w:div w:id="2088109100">
                                  <w:marLeft w:val="0"/>
                                  <w:marRight w:val="0"/>
                                  <w:marTop w:val="0"/>
                                  <w:marBottom w:val="0"/>
                                  <w:divBdr>
                                    <w:top w:val="single" w:sz="2" w:space="0" w:color="D9D9E3"/>
                                    <w:left w:val="single" w:sz="2" w:space="0" w:color="D9D9E3"/>
                                    <w:bottom w:val="single" w:sz="2" w:space="0" w:color="D9D9E3"/>
                                    <w:right w:val="single" w:sz="2" w:space="0" w:color="D9D9E3"/>
                                  </w:divBdr>
                                  <w:divsChild>
                                    <w:div w:id="12173515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04633845">
      <w:bodyDiv w:val="1"/>
      <w:marLeft w:val="0"/>
      <w:marRight w:val="0"/>
      <w:marTop w:val="0"/>
      <w:marBottom w:val="0"/>
      <w:divBdr>
        <w:top w:val="none" w:sz="0" w:space="0" w:color="auto"/>
        <w:left w:val="none" w:sz="0" w:space="0" w:color="auto"/>
        <w:bottom w:val="none" w:sz="0" w:space="0" w:color="auto"/>
        <w:right w:val="none" w:sz="0" w:space="0" w:color="auto"/>
      </w:divBdr>
    </w:div>
    <w:div w:id="516699119">
      <w:bodyDiv w:val="1"/>
      <w:marLeft w:val="0"/>
      <w:marRight w:val="0"/>
      <w:marTop w:val="0"/>
      <w:marBottom w:val="0"/>
      <w:divBdr>
        <w:top w:val="none" w:sz="0" w:space="0" w:color="auto"/>
        <w:left w:val="none" w:sz="0" w:space="0" w:color="auto"/>
        <w:bottom w:val="none" w:sz="0" w:space="0" w:color="auto"/>
        <w:right w:val="none" w:sz="0" w:space="0" w:color="auto"/>
      </w:divBdr>
    </w:div>
    <w:div w:id="520514951">
      <w:bodyDiv w:val="1"/>
      <w:marLeft w:val="0"/>
      <w:marRight w:val="0"/>
      <w:marTop w:val="0"/>
      <w:marBottom w:val="0"/>
      <w:divBdr>
        <w:top w:val="none" w:sz="0" w:space="0" w:color="auto"/>
        <w:left w:val="none" w:sz="0" w:space="0" w:color="auto"/>
        <w:bottom w:val="none" w:sz="0" w:space="0" w:color="auto"/>
        <w:right w:val="none" w:sz="0" w:space="0" w:color="auto"/>
      </w:divBdr>
      <w:divsChild>
        <w:div w:id="1467048404">
          <w:marLeft w:val="0"/>
          <w:marRight w:val="0"/>
          <w:marTop w:val="0"/>
          <w:marBottom w:val="0"/>
          <w:divBdr>
            <w:top w:val="none" w:sz="0" w:space="0" w:color="auto"/>
            <w:left w:val="none" w:sz="0" w:space="0" w:color="auto"/>
            <w:bottom w:val="none" w:sz="0" w:space="0" w:color="auto"/>
            <w:right w:val="none" w:sz="0" w:space="0" w:color="auto"/>
          </w:divBdr>
          <w:divsChild>
            <w:div w:id="1946422141">
              <w:marLeft w:val="0"/>
              <w:marRight w:val="0"/>
              <w:marTop w:val="0"/>
              <w:marBottom w:val="0"/>
              <w:divBdr>
                <w:top w:val="none" w:sz="0" w:space="0" w:color="auto"/>
                <w:left w:val="none" w:sz="0" w:space="0" w:color="auto"/>
                <w:bottom w:val="none" w:sz="0" w:space="0" w:color="auto"/>
                <w:right w:val="none" w:sz="0" w:space="0" w:color="auto"/>
              </w:divBdr>
              <w:divsChild>
                <w:div w:id="498156728">
                  <w:marLeft w:val="0"/>
                  <w:marRight w:val="0"/>
                  <w:marTop w:val="0"/>
                  <w:marBottom w:val="0"/>
                  <w:divBdr>
                    <w:top w:val="none" w:sz="0" w:space="0" w:color="auto"/>
                    <w:left w:val="none" w:sz="0" w:space="0" w:color="auto"/>
                    <w:bottom w:val="none" w:sz="0" w:space="0" w:color="auto"/>
                    <w:right w:val="none" w:sz="0" w:space="0" w:color="auto"/>
                  </w:divBdr>
                  <w:divsChild>
                    <w:div w:id="889733616">
                      <w:marLeft w:val="0"/>
                      <w:marRight w:val="0"/>
                      <w:marTop w:val="0"/>
                      <w:marBottom w:val="0"/>
                      <w:divBdr>
                        <w:top w:val="none" w:sz="0" w:space="0" w:color="auto"/>
                        <w:left w:val="none" w:sz="0" w:space="0" w:color="auto"/>
                        <w:bottom w:val="none" w:sz="0" w:space="0" w:color="auto"/>
                        <w:right w:val="none" w:sz="0" w:space="0" w:color="auto"/>
                      </w:divBdr>
                      <w:divsChild>
                        <w:div w:id="140137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4252408">
      <w:bodyDiv w:val="1"/>
      <w:marLeft w:val="0"/>
      <w:marRight w:val="0"/>
      <w:marTop w:val="0"/>
      <w:marBottom w:val="0"/>
      <w:divBdr>
        <w:top w:val="none" w:sz="0" w:space="0" w:color="auto"/>
        <w:left w:val="none" w:sz="0" w:space="0" w:color="auto"/>
        <w:bottom w:val="none" w:sz="0" w:space="0" w:color="auto"/>
        <w:right w:val="none" w:sz="0" w:space="0" w:color="auto"/>
      </w:divBdr>
    </w:div>
    <w:div w:id="540870942">
      <w:bodyDiv w:val="1"/>
      <w:marLeft w:val="0"/>
      <w:marRight w:val="0"/>
      <w:marTop w:val="0"/>
      <w:marBottom w:val="0"/>
      <w:divBdr>
        <w:top w:val="none" w:sz="0" w:space="0" w:color="auto"/>
        <w:left w:val="none" w:sz="0" w:space="0" w:color="auto"/>
        <w:bottom w:val="none" w:sz="0" w:space="0" w:color="auto"/>
        <w:right w:val="none" w:sz="0" w:space="0" w:color="auto"/>
      </w:divBdr>
    </w:div>
    <w:div w:id="552353355">
      <w:bodyDiv w:val="1"/>
      <w:marLeft w:val="0"/>
      <w:marRight w:val="0"/>
      <w:marTop w:val="0"/>
      <w:marBottom w:val="0"/>
      <w:divBdr>
        <w:top w:val="none" w:sz="0" w:space="0" w:color="auto"/>
        <w:left w:val="none" w:sz="0" w:space="0" w:color="auto"/>
        <w:bottom w:val="none" w:sz="0" w:space="0" w:color="auto"/>
        <w:right w:val="none" w:sz="0" w:space="0" w:color="auto"/>
      </w:divBdr>
    </w:div>
    <w:div w:id="561251882">
      <w:bodyDiv w:val="1"/>
      <w:marLeft w:val="0"/>
      <w:marRight w:val="0"/>
      <w:marTop w:val="0"/>
      <w:marBottom w:val="0"/>
      <w:divBdr>
        <w:top w:val="none" w:sz="0" w:space="0" w:color="auto"/>
        <w:left w:val="none" w:sz="0" w:space="0" w:color="auto"/>
        <w:bottom w:val="none" w:sz="0" w:space="0" w:color="auto"/>
        <w:right w:val="none" w:sz="0" w:space="0" w:color="auto"/>
      </w:divBdr>
    </w:div>
    <w:div w:id="564069228">
      <w:bodyDiv w:val="1"/>
      <w:marLeft w:val="0"/>
      <w:marRight w:val="0"/>
      <w:marTop w:val="0"/>
      <w:marBottom w:val="0"/>
      <w:divBdr>
        <w:top w:val="none" w:sz="0" w:space="0" w:color="auto"/>
        <w:left w:val="none" w:sz="0" w:space="0" w:color="auto"/>
        <w:bottom w:val="none" w:sz="0" w:space="0" w:color="auto"/>
        <w:right w:val="none" w:sz="0" w:space="0" w:color="auto"/>
      </w:divBdr>
    </w:div>
    <w:div w:id="577254012">
      <w:bodyDiv w:val="1"/>
      <w:marLeft w:val="0"/>
      <w:marRight w:val="0"/>
      <w:marTop w:val="0"/>
      <w:marBottom w:val="0"/>
      <w:divBdr>
        <w:top w:val="none" w:sz="0" w:space="0" w:color="auto"/>
        <w:left w:val="none" w:sz="0" w:space="0" w:color="auto"/>
        <w:bottom w:val="none" w:sz="0" w:space="0" w:color="auto"/>
        <w:right w:val="none" w:sz="0" w:space="0" w:color="auto"/>
      </w:divBdr>
    </w:div>
    <w:div w:id="578713642">
      <w:bodyDiv w:val="1"/>
      <w:marLeft w:val="0"/>
      <w:marRight w:val="0"/>
      <w:marTop w:val="0"/>
      <w:marBottom w:val="0"/>
      <w:divBdr>
        <w:top w:val="none" w:sz="0" w:space="0" w:color="auto"/>
        <w:left w:val="none" w:sz="0" w:space="0" w:color="auto"/>
        <w:bottom w:val="none" w:sz="0" w:space="0" w:color="auto"/>
        <w:right w:val="none" w:sz="0" w:space="0" w:color="auto"/>
      </w:divBdr>
    </w:div>
    <w:div w:id="590092559">
      <w:bodyDiv w:val="1"/>
      <w:marLeft w:val="0"/>
      <w:marRight w:val="0"/>
      <w:marTop w:val="0"/>
      <w:marBottom w:val="0"/>
      <w:divBdr>
        <w:top w:val="none" w:sz="0" w:space="0" w:color="auto"/>
        <w:left w:val="none" w:sz="0" w:space="0" w:color="auto"/>
        <w:bottom w:val="none" w:sz="0" w:space="0" w:color="auto"/>
        <w:right w:val="none" w:sz="0" w:space="0" w:color="auto"/>
      </w:divBdr>
    </w:div>
    <w:div w:id="594947039">
      <w:bodyDiv w:val="1"/>
      <w:marLeft w:val="0"/>
      <w:marRight w:val="0"/>
      <w:marTop w:val="0"/>
      <w:marBottom w:val="0"/>
      <w:divBdr>
        <w:top w:val="none" w:sz="0" w:space="0" w:color="auto"/>
        <w:left w:val="none" w:sz="0" w:space="0" w:color="auto"/>
        <w:bottom w:val="none" w:sz="0" w:space="0" w:color="auto"/>
        <w:right w:val="none" w:sz="0" w:space="0" w:color="auto"/>
      </w:divBdr>
    </w:div>
    <w:div w:id="602686696">
      <w:bodyDiv w:val="1"/>
      <w:marLeft w:val="0"/>
      <w:marRight w:val="0"/>
      <w:marTop w:val="0"/>
      <w:marBottom w:val="0"/>
      <w:divBdr>
        <w:top w:val="none" w:sz="0" w:space="0" w:color="auto"/>
        <w:left w:val="none" w:sz="0" w:space="0" w:color="auto"/>
        <w:bottom w:val="none" w:sz="0" w:space="0" w:color="auto"/>
        <w:right w:val="none" w:sz="0" w:space="0" w:color="auto"/>
      </w:divBdr>
    </w:div>
    <w:div w:id="607083397">
      <w:bodyDiv w:val="1"/>
      <w:marLeft w:val="0"/>
      <w:marRight w:val="0"/>
      <w:marTop w:val="0"/>
      <w:marBottom w:val="0"/>
      <w:divBdr>
        <w:top w:val="none" w:sz="0" w:space="0" w:color="auto"/>
        <w:left w:val="none" w:sz="0" w:space="0" w:color="auto"/>
        <w:bottom w:val="none" w:sz="0" w:space="0" w:color="auto"/>
        <w:right w:val="none" w:sz="0" w:space="0" w:color="auto"/>
      </w:divBdr>
    </w:div>
    <w:div w:id="618537261">
      <w:bodyDiv w:val="1"/>
      <w:marLeft w:val="0"/>
      <w:marRight w:val="0"/>
      <w:marTop w:val="0"/>
      <w:marBottom w:val="0"/>
      <w:divBdr>
        <w:top w:val="none" w:sz="0" w:space="0" w:color="auto"/>
        <w:left w:val="none" w:sz="0" w:space="0" w:color="auto"/>
        <w:bottom w:val="none" w:sz="0" w:space="0" w:color="auto"/>
        <w:right w:val="none" w:sz="0" w:space="0" w:color="auto"/>
      </w:divBdr>
    </w:div>
    <w:div w:id="625162868">
      <w:bodyDiv w:val="1"/>
      <w:marLeft w:val="0"/>
      <w:marRight w:val="0"/>
      <w:marTop w:val="0"/>
      <w:marBottom w:val="0"/>
      <w:divBdr>
        <w:top w:val="none" w:sz="0" w:space="0" w:color="auto"/>
        <w:left w:val="none" w:sz="0" w:space="0" w:color="auto"/>
        <w:bottom w:val="none" w:sz="0" w:space="0" w:color="auto"/>
        <w:right w:val="none" w:sz="0" w:space="0" w:color="auto"/>
      </w:divBdr>
    </w:div>
    <w:div w:id="628124057">
      <w:bodyDiv w:val="1"/>
      <w:marLeft w:val="0"/>
      <w:marRight w:val="0"/>
      <w:marTop w:val="0"/>
      <w:marBottom w:val="0"/>
      <w:divBdr>
        <w:top w:val="none" w:sz="0" w:space="0" w:color="auto"/>
        <w:left w:val="none" w:sz="0" w:space="0" w:color="auto"/>
        <w:bottom w:val="none" w:sz="0" w:space="0" w:color="auto"/>
        <w:right w:val="none" w:sz="0" w:space="0" w:color="auto"/>
      </w:divBdr>
    </w:div>
    <w:div w:id="631449002">
      <w:bodyDiv w:val="1"/>
      <w:marLeft w:val="0"/>
      <w:marRight w:val="0"/>
      <w:marTop w:val="0"/>
      <w:marBottom w:val="0"/>
      <w:divBdr>
        <w:top w:val="none" w:sz="0" w:space="0" w:color="auto"/>
        <w:left w:val="none" w:sz="0" w:space="0" w:color="auto"/>
        <w:bottom w:val="none" w:sz="0" w:space="0" w:color="auto"/>
        <w:right w:val="none" w:sz="0" w:space="0" w:color="auto"/>
      </w:divBdr>
    </w:div>
    <w:div w:id="636572942">
      <w:bodyDiv w:val="1"/>
      <w:marLeft w:val="0"/>
      <w:marRight w:val="0"/>
      <w:marTop w:val="0"/>
      <w:marBottom w:val="0"/>
      <w:divBdr>
        <w:top w:val="none" w:sz="0" w:space="0" w:color="auto"/>
        <w:left w:val="none" w:sz="0" w:space="0" w:color="auto"/>
        <w:bottom w:val="none" w:sz="0" w:space="0" w:color="auto"/>
        <w:right w:val="none" w:sz="0" w:space="0" w:color="auto"/>
      </w:divBdr>
    </w:div>
    <w:div w:id="638346813">
      <w:bodyDiv w:val="1"/>
      <w:marLeft w:val="0"/>
      <w:marRight w:val="0"/>
      <w:marTop w:val="0"/>
      <w:marBottom w:val="0"/>
      <w:divBdr>
        <w:top w:val="none" w:sz="0" w:space="0" w:color="auto"/>
        <w:left w:val="none" w:sz="0" w:space="0" w:color="auto"/>
        <w:bottom w:val="none" w:sz="0" w:space="0" w:color="auto"/>
        <w:right w:val="none" w:sz="0" w:space="0" w:color="auto"/>
      </w:divBdr>
    </w:div>
    <w:div w:id="652757079">
      <w:bodyDiv w:val="1"/>
      <w:marLeft w:val="0"/>
      <w:marRight w:val="0"/>
      <w:marTop w:val="0"/>
      <w:marBottom w:val="0"/>
      <w:divBdr>
        <w:top w:val="none" w:sz="0" w:space="0" w:color="auto"/>
        <w:left w:val="none" w:sz="0" w:space="0" w:color="auto"/>
        <w:bottom w:val="none" w:sz="0" w:space="0" w:color="auto"/>
        <w:right w:val="none" w:sz="0" w:space="0" w:color="auto"/>
      </w:divBdr>
    </w:div>
    <w:div w:id="654340243">
      <w:bodyDiv w:val="1"/>
      <w:marLeft w:val="0"/>
      <w:marRight w:val="0"/>
      <w:marTop w:val="0"/>
      <w:marBottom w:val="0"/>
      <w:divBdr>
        <w:top w:val="none" w:sz="0" w:space="0" w:color="auto"/>
        <w:left w:val="none" w:sz="0" w:space="0" w:color="auto"/>
        <w:bottom w:val="none" w:sz="0" w:space="0" w:color="auto"/>
        <w:right w:val="none" w:sz="0" w:space="0" w:color="auto"/>
      </w:divBdr>
      <w:divsChild>
        <w:div w:id="84695148">
          <w:marLeft w:val="0"/>
          <w:marRight w:val="0"/>
          <w:marTop w:val="0"/>
          <w:marBottom w:val="240"/>
          <w:divBdr>
            <w:top w:val="none" w:sz="0" w:space="0" w:color="auto"/>
            <w:left w:val="none" w:sz="0" w:space="0" w:color="auto"/>
            <w:bottom w:val="none" w:sz="0" w:space="0" w:color="auto"/>
            <w:right w:val="none" w:sz="0" w:space="0" w:color="auto"/>
          </w:divBdr>
          <w:divsChild>
            <w:div w:id="1361471088">
              <w:marLeft w:val="0"/>
              <w:marRight w:val="0"/>
              <w:marTop w:val="0"/>
              <w:marBottom w:val="0"/>
              <w:divBdr>
                <w:top w:val="none" w:sz="0" w:space="0" w:color="auto"/>
                <w:left w:val="none" w:sz="0" w:space="0" w:color="auto"/>
                <w:bottom w:val="none" w:sz="0" w:space="0" w:color="auto"/>
                <w:right w:val="none" w:sz="0" w:space="0" w:color="auto"/>
              </w:divBdr>
            </w:div>
          </w:divsChild>
        </w:div>
        <w:div w:id="267978230">
          <w:marLeft w:val="0"/>
          <w:marRight w:val="0"/>
          <w:marTop w:val="0"/>
          <w:marBottom w:val="240"/>
          <w:divBdr>
            <w:top w:val="none" w:sz="0" w:space="0" w:color="auto"/>
            <w:left w:val="none" w:sz="0" w:space="0" w:color="auto"/>
            <w:bottom w:val="none" w:sz="0" w:space="0" w:color="auto"/>
            <w:right w:val="none" w:sz="0" w:space="0" w:color="auto"/>
          </w:divBdr>
          <w:divsChild>
            <w:div w:id="1061515099">
              <w:marLeft w:val="0"/>
              <w:marRight w:val="0"/>
              <w:marTop w:val="0"/>
              <w:marBottom w:val="0"/>
              <w:divBdr>
                <w:top w:val="none" w:sz="0" w:space="0" w:color="auto"/>
                <w:left w:val="none" w:sz="0" w:space="0" w:color="auto"/>
                <w:bottom w:val="none" w:sz="0" w:space="0" w:color="auto"/>
                <w:right w:val="none" w:sz="0" w:space="0" w:color="auto"/>
              </w:divBdr>
            </w:div>
          </w:divsChild>
        </w:div>
        <w:div w:id="1405644197">
          <w:marLeft w:val="0"/>
          <w:marRight w:val="0"/>
          <w:marTop w:val="0"/>
          <w:marBottom w:val="240"/>
          <w:divBdr>
            <w:top w:val="none" w:sz="0" w:space="0" w:color="auto"/>
            <w:left w:val="none" w:sz="0" w:space="0" w:color="auto"/>
            <w:bottom w:val="none" w:sz="0" w:space="0" w:color="auto"/>
            <w:right w:val="none" w:sz="0" w:space="0" w:color="auto"/>
          </w:divBdr>
          <w:divsChild>
            <w:div w:id="1361852826">
              <w:marLeft w:val="0"/>
              <w:marRight w:val="0"/>
              <w:marTop w:val="0"/>
              <w:marBottom w:val="0"/>
              <w:divBdr>
                <w:top w:val="none" w:sz="0" w:space="0" w:color="auto"/>
                <w:left w:val="none" w:sz="0" w:space="0" w:color="auto"/>
                <w:bottom w:val="none" w:sz="0" w:space="0" w:color="auto"/>
                <w:right w:val="none" w:sz="0" w:space="0" w:color="auto"/>
              </w:divBdr>
            </w:div>
          </w:divsChild>
        </w:div>
        <w:div w:id="1714816352">
          <w:marLeft w:val="0"/>
          <w:marRight w:val="0"/>
          <w:marTop w:val="0"/>
          <w:marBottom w:val="240"/>
          <w:divBdr>
            <w:top w:val="none" w:sz="0" w:space="0" w:color="auto"/>
            <w:left w:val="none" w:sz="0" w:space="0" w:color="auto"/>
            <w:bottom w:val="none" w:sz="0" w:space="0" w:color="auto"/>
            <w:right w:val="none" w:sz="0" w:space="0" w:color="auto"/>
          </w:divBdr>
          <w:divsChild>
            <w:div w:id="126545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17994">
      <w:bodyDiv w:val="1"/>
      <w:marLeft w:val="0"/>
      <w:marRight w:val="0"/>
      <w:marTop w:val="0"/>
      <w:marBottom w:val="0"/>
      <w:divBdr>
        <w:top w:val="none" w:sz="0" w:space="0" w:color="auto"/>
        <w:left w:val="none" w:sz="0" w:space="0" w:color="auto"/>
        <w:bottom w:val="none" w:sz="0" w:space="0" w:color="auto"/>
        <w:right w:val="none" w:sz="0" w:space="0" w:color="auto"/>
      </w:divBdr>
    </w:div>
    <w:div w:id="687294762">
      <w:bodyDiv w:val="1"/>
      <w:marLeft w:val="0"/>
      <w:marRight w:val="0"/>
      <w:marTop w:val="0"/>
      <w:marBottom w:val="0"/>
      <w:divBdr>
        <w:top w:val="none" w:sz="0" w:space="0" w:color="auto"/>
        <w:left w:val="none" w:sz="0" w:space="0" w:color="auto"/>
        <w:bottom w:val="none" w:sz="0" w:space="0" w:color="auto"/>
        <w:right w:val="none" w:sz="0" w:space="0" w:color="auto"/>
      </w:divBdr>
    </w:div>
    <w:div w:id="691149703">
      <w:bodyDiv w:val="1"/>
      <w:marLeft w:val="0"/>
      <w:marRight w:val="0"/>
      <w:marTop w:val="0"/>
      <w:marBottom w:val="0"/>
      <w:divBdr>
        <w:top w:val="none" w:sz="0" w:space="0" w:color="auto"/>
        <w:left w:val="none" w:sz="0" w:space="0" w:color="auto"/>
        <w:bottom w:val="none" w:sz="0" w:space="0" w:color="auto"/>
        <w:right w:val="none" w:sz="0" w:space="0" w:color="auto"/>
      </w:divBdr>
    </w:div>
    <w:div w:id="696084341">
      <w:bodyDiv w:val="1"/>
      <w:marLeft w:val="0"/>
      <w:marRight w:val="0"/>
      <w:marTop w:val="0"/>
      <w:marBottom w:val="0"/>
      <w:divBdr>
        <w:top w:val="none" w:sz="0" w:space="0" w:color="auto"/>
        <w:left w:val="none" w:sz="0" w:space="0" w:color="auto"/>
        <w:bottom w:val="none" w:sz="0" w:space="0" w:color="auto"/>
        <w:right w:val="none" w:sz="0" w:space="0" w:color="auto"/>
      </w:divBdr>
      <w:divsChild>
        <w:div w:id="475490120">
          <w:marLeft w:val="0"/>
          <w:marRight w:val="0"/>
          <w:marTop w:val="0"/>
          <w:marBottom w:val="0"/>
          <w:divBdr>
            <w:top w:val="none" w:sz="0" w:space="0" w:color="auto"/>
            <w:left w:val="none" w:sz="0" w:space="0" w:color="auto"/>
            <w:bottom w:val="none" w:sz="0" w:space="0" w:color="auto"/>
            <w:right w:val="none" w:sz="0" w:space="0" w:color="auto"/>
          </w:divBdr>
          <w:divsChild>
            <w:div w:id="1574046902">
              <w:marLeft w:val="-150"/>
              <w:marRight w:val="0"/>
              <w:marTop w:val="0"/>
              <w:marBottom w:val="0"/>
              <w:divBdr>
                <w:top w:val="none" w:sz="0" w:space="0" w:color="auto"/>
                <w:left w:val="none" w:sz="0" w:space="0" w:color="auto"/>
                <w:bottom w:val="none" w:sz="0" w:space="0" w:color="auto"/>
                <w:right w:val="none" w:sz="0" w:space="0" w:color="auto"/>
              </w:divBdr>
              <w:divsChild>
                <w:div w:id="660891090">
                  <w:marLeft w:val="0"/>
                  <w:marRight w:val="0"/>
                  <w:marTop w:val="0"/>
                  <w:marBottom w:val="0"/>
                  <w:divBdr>
                    <w:top w:val="none" w:sz="0" w:space="0" w:color="auto"/>
                    <w:left w:val="none" w:sz="0" w:space="0" w:color="auto"/>
                    <w:bottom w:val="none" w:sz="0" w:space="0" w:color="auto"/>
                    <w:right w:val="none" w:sz="0" w:space="0" w:color="auto"/>
                  </w:divBdr>
                  <w:divsChild>
                    <w:div w:id="406267674">
                      <w:marLeft w:val="0"/>
                      <w:marRight w:val="0"/>
                      <w:marTop w:val="0"/>
                      <w:marBottom w:val="0"/>
                      <w:divBdr>
                        <w:top w:val="none" w:sz="0" w:space="0" w:color="auto"/>
                        <w:left w:val="none" w:sz="0" w:space="0" w:color="auto"/>
                        <w:bottom w:val="none" w:sz="0" w:space="0" w:color="auto"/>
                        <w:right w:val="none" w:sz="0" w:space="0" w:color="auto"/>
                      </w:divBdr>
                      <w:divsChild>
                        <w:div w:id="644968516">
                          <w:marLeft w:val="0"/>
                          <w:marRight w:val="0"/>
                          <w:marTop w:val="0"/>
                          <w:marBottom w:val="0"/>
                          <w:divBdr>
                            <w:top w:val="none" w:sz="0" w:space="0" w:color="auto"/>
                            <w:left w:val="none" w:sz="0" w:space="0" w:color="auto"/>
                            <w:bottom w:val="none" w:sz="0" w:space="0" w:color="auto"/>
                            <w:right w:val="none" w:sz="0" w:space="0" w:color="auto"/>
                          </w:divBdr>
                          <w:divsChild>
                            <w:div w:id="634140470">
                              <w:marLeft w:val="0"/>
                              <w:marRight w:val="0"/>
                              <w:marTop w:val="0"/>
                              <w:marBottom w:val="0"/>
                              <w:divBdr>
                                <w:top w:val="none" w:sz="0" w:space="0" w:color="auto"/>
                                <w:left w:val="none" w:sz="0" w:space="0" w:color="auto"/>
                                <w:bottom w:val="none" w:sz="0" w:space="0" w:color="auto"/>
                                <w:right w:val="none" w:sz="0" w:space="0" w:color="auto"/>
                              </w:divBdr>
                              <w:divsChild>
                                <w:div w:id="414984439">
                                  <w:marLeft w:val="0"/>
                                  <w:marRight w:val="0"/>
                                  <w:marTop w:val="0"/>
                                  <w:marBottom w:val="0"/>
                                  <w:divBdr>
                                    <w:top w:val="none" w:sz="0" w:space="0" w:color="auto"/>
                                    <w:left w:val="none" w:sz="0" w:space="0" w:color="auto"/>
                                    <w:bottom w:val="none" w:sz="0" w:space="0" w:color="auto"/>
                                    <w:right w:val="none" w:sz="0" w:space="0" w:color="auto"/>
                                  </w:divBdr>
                                </w:div>
                              </w:divsChild>
                            </w:div>
                            <w:div w:id="1464230843">
                              <w:marLeft w:val="0"/>
                              <w:marRight w:val="0"/>
                              <w:marTop w:val="0"/>
                              <w:marBottom w:val="0"/>
                              <w:divBdr>
                                <w:top w:val="none" w:sz="0" w:space="0" w:color="auto"/>
                                <w:left w:val="none" w:sz="0" w:space="0" w:color="auto"/>
                                <w:bottom w:val="none" w:sz="0" w:space="0" w:color="auto"/>
                                <w:right w:val="none" w:sz="0" w:space="0" w:color="auto"/>
                              </w:divBdr>
                              <w:divsChild>
                                <w:div w:id="107627400">
                                  <w:marLeft w:val="0"/>
                                  <w:marRight w:val="0"/>
                                  <w:marTop w:val="0"/>
                                  <w:marBottom w:val="0"/>
                                  <w:divBdr>
                                    <w:top w:val="none" w:sz="0" w:space="0" w:color="auto"/>
                                    <w:left w:val="none" w:sz="0" w:space="0" w:color="auto"/>
                                    <w:bottom w:val="none" w:sz="0" w:space="0" w:color="auto"/>
                                    <w:right w:val="none" w:sz="0" w:space="0" w:color="auto"/>
                                  </w:divBdr>
                                  <w:divsChild>
                                    <w:div w:id="70112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123793">
                      <w:marLeft w:val="0"/>
                      <w:marRight w:val="0"/>
                      <w:marTop w:val="0"/>
                      <w:marBottom w:val="0"/>
                      <w:divBdr>
                        <w:top w:val="none" w:sz="0" w:space="0" w:color="auto"/>
                        <w:left w:val="none" w:sz="0" w:space="0" w:color="auto"/>
                        <w:bottom w:val="none" w:sz="0" w:space="0" w:color="auto"/>
                        <w:right w:val="none" w:sz="0" w:space="0" w:color="auto"/>
                      </w:divBdr>
                      <w:divsChild>
                        <w:div w:id="63990313">
                          <w:marLeft w:val="0"/>
                          <w:marRight w:val="60"/>
                          <w:marTop w:val="0"/>
                          <w:marBottom w:val="0"/>
                          <w:divBdr>
                            <w:top w:val="none" w:sz="0" w:space="0" w:color="auto"/>
                            <w:left w:val="none" w:sz="0" w:space="0" w:color="auto"/>
                            <w:bottom w:val="none" w:sz="0" w:space="0" w:color="auto"/>
                            <w:right w:val="none" w:sz="0" w:space="0" w:color="auto"/>
                          </w:divBdr>
                          <w:divsChild>
                            <w:div w:id="162826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5956591">
          <w:marLeft w:val="0"/>
          <w:marRight w:val="0"/>
          <w:marTop w:val="0"/>
          <w:marBottom w:val="0"/>
          <w:divBdr>
            <w:top w:val="none" w:sz="0" w:space="0" w:color="auto"/>
            <w:left w:val="none" w:sz="0" w:space="0" w:color="auto"/>
            <w:bottom w:val="none" w:sz="0" w:space="0" w:color="auto"/>
            <w:right w:val="none" w:sz="0" w:space="0" w:color="auto"/>
          </w:divBdr>
          <w:divsChild>
            <w:div w:id="882718567">
              <w:marLeft w:val="0"/>
              <w:marRight w:val="0"/>
              <w:marTop w:val="0"/>
              <w:marBottom w:val="0"/>
              <w:divBdr>
                <w:top w:val="none" w:sz="0" w:space="0" w:color="auto"/>
                <w:left w:val="none" w:sz="0" w:space="0" w:color="auto"/>
                <w:bottom w:val="none" w:sz="0" w:space="0" w:color="auto"/>
                <w:right w:val="none" w:sz="0" w:space="0" w:color="auto"/>
              </w:divBdr>
              <w:divsChild>
                <w:div w:id="690759924">
                  <w:marLeft w:val="0"/>
                  <w:marRight w:val="0"/>
                  <w:marTop w:val="0"/>
                  <w:marBottom w:val="0"/>
                  <w:divBdr>
                    <w:top w:val="none" w:sz="0" w:space="0" w:color="auto"/>
                    <w:left w:val="none" w:sz="0" w:space="0" w:color="auto"/>
                    <w:bottom w:val="none" w:sz="0" w:space="0" w:color="auto"/>
                    <w:right w:val="none" w:sz="0" w:space="0" w:color="auto"/>
                  </w:divBdr>
                  <w:divsChild>
                    <w:div w:id="445001258">
                      <w:marLeft w:val="0"/>
                      <w:marRight w:val="0"/>
                      <w:marTop w:val="0"/>
                      <w:marBottom w:val="0"/>
                      <w:divBdr>
                        <w:top w:val="none" w:sz="0" w:space="0" w:color="auto"/>
                        <w:left w:val="none" w:sz="0" w:space="0" w:color="auto"/>
                        <w:bottom w:val="none" w:sz="0" w:space="0" w:color="auto"/>
                        <w:right w:val="none" w:sz="0" w:space="0" w:color="auto"/>
                      </w:divBdr>
                      <w:divsChild>
                        <w:div w:id="919022048">
                          <w:marLeft w:val="0"/>
                          <w:marRight w:val="0"/>
                          <w:marTop w:val="0"/>
                          <w:marBottom w:val="0"/>
                          <w:divBdr>
                            <w:top w:val="none" w:sz="0" w:space="0" w:color="auto"/>
                            <w:left w:val="none" w:sz="0" w:space="0" w:color="auto"/>
                            <w:bottom w:val="none" w:sz="0" w:space="0" w:color="auto"/>
                            <w:right w:val="none" w:sz="0" w:space="0" w:color="auto"/>
                          </w:divBdr>
                          <w:divsChild>
                            <w:div w:id="1211070550">
                              <w:marLeft w:val="0"/>
                              <w:marRight w:val="0"/>
                              <w:marTop w:val="0"/>
                              <w:marBottom w:val="0"/>
                              <w:divBdr>
                                <w:top w:val="none" w:sz="0" w:space="0" w:color="auto"/>
                                <w:left w:val="none" w:sz="0" w:space="0" w:color="auto"/>
                                <w:bottom w:val="none" w:sz="0" w:space="0" w:color="auto"/>
                                <w:right w:val="none" w:sz="0" w:space="0" w:color="auto"/>
                              </w:divBdr>
                              <w:divsChild>
                                <w:div w:id="409498380">
                                  <w:marLeft w:val="0"/>
                                  <w:marRight w:val="0"/>
                                  <w:marTop w:val="0"/>
                                  <w:marBottom w:val="0"/>
                                  <w:divBdr>
                                    <w:top w:val="none" w:sz="0" w:space="0" w:color="auto"/>
                                    <w:left w:val="none" w:sz="0" w:space="0" w:color="auto"/>
                                    <w:bottom w:val="none" w:sz="0" w:space="0" w:color="auto"/>
                                    <w:right w:val="none" w:sz="0" w:space="0" w:color="auto"/>
                                  </w:divBdr>
                                  <w:divsChild>
                                    <w:div w:id="1961910853">
                                      <w:marLeft w:val="0"/>
                                      <w:marRight w:val="0"/>
                                      <w:marTop w:val="0"/>
                                      <w:marBottom w:val="0"/>
                                      <w:divBdr>
                                        <w:top w:val="none" w:sz="0" w:space="0" w:color="auto"/>
                                        <w:left w:val="none" w:sz="0" w:space="0" w:color="auto"/>
                                        <w:bottom w:val="none" w:sz="0" w:space="0" w:color="auto"/>
                                        <w:right w:val="none" w:sz="0" w:space="0" w:color="auto"/>
                                      </w:divBdr>
                                      <w:divsChild>
                                        <w:div w:id="70386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4183340">
              <w:marLeft w:val="0"/>
              <w:marRight w:val="0"/>
              <w:marTop w:val="0"/>
              <w:marBottom w:val="0"/>
              <w:divBdr>
                <w:top w:val="none" w:sz="0" w:space="0" w:color="auto"/>
                <w:left w:val="none" w:sz="0" w:space="0" w:color="auto"/>
                <w:bottom w:val="none" w:sz="0" w:space="0" w:color="auto"/>
                <w:right w:val="none" w:sz="0" w:space="0" w:color="auto"/>
              </w:divBdr>
              <w:divsChild>
                <w:div w:id="1619219445">
                  <w:marLeft w:val="0"/>
                  <w:marRight w:val="0"/>
                  <w:marTop w:val="0"/>
                  <w:marBottom w:val="0"/>
                  <w:divBdr>
                    <w:top w:val="none" w:sz="0" w:space="0" w:color="auto"/>
                    <w:left w:val="none" w:sz="0" w:space="0" w:color="auto"/>
                    <w:bottom w:val="none" w:sz="0" w:space="0" w:color="auto"/>
                    <w:right w:val="none" w:sz="0" w:space="0" w:color="auto"/>
                  </w:divBdr>
                  <w:divsChild>
                    <w:div w:id="269970782">
                      <w:marLeft w:val="0"/>
                      <w:marRight w:val="0"/>
                      <w:marTop w:val="300"/>
                      <w:marBottom w:val="300"/>
                      <w:divBdr>
                        <w:top w:val="none" w:sz="0" w:space="0" w:color="auto"/>
                        <w:left w:val="none" w:sz="0" w:space="0" w:color="auto"/>
                        <w:bottom w:val="none" w:sz="0" w:space="0" w:color="auto"/>
                        <w:right w:val="none" w:sz="0" w:space="0" w:color="auto"/>
                      </w:divBdr>
                      <w:divsChild>
                        <w:div w:id="1276134221">
                          <w:marLeft w:val="150"/>
                          <w:marRight w:val="0"/>
                          <w:marTop w:val="0"/>
                          <w:marBottom w:val="0"/>
                          <w:divBdr>
                            <w:top w:val="none" w:sz="0" w:space="0" w:color="auto"/>
                            <w:left w:val="none" w:sz="0" w:space="0" w:color="auto"/>
                            <w:bottom w:val="none" w:sz="0" w:space="0" w:color="auto"/>
                            <w:right w:val="none" w:sz="0" w:space="0" w:color="auto"/>
                          </w:divBdr>
                          <w:divsChild>
                            <w:div w:id="382599552">
                              <w:marLeft w:val="0"/>
                              <w:marRight w:val="0"/>
                              <w:marTop w:val="0"/>
                              <w:marBottom w:val="0"/>
                              <w:divBdr>
                                <w:top w:val="none" w:sz="0" w:space="0" w:color="auto"/>
                                <w:left w:val="none" w:sz="0" w:space="0" w:color="auto"/>
                                <w:bottom w:val="none" w:sz="0" w:space="0" w:color="auto"/>
                                <w:right w:val="none" w:sz="0" w:space="0" w:color="auto"/>
                              </w:divBdr>
                            </w:div>
                            <w:div w:id="1023898450">
                              <w:marLeft w:val="0"/>
                              <w:marRight w:val="0"/>
                              <w:marTop w:val="0"/>
                              <w:marBottom w:val="0"/>
                              <w:divBdr>
                                <w:top w:val="none" w:sz="0" w:space="0" w:color="auto"/>
                                <w:left w:val="none" w:sz="0" w:space="0" w:color="auto"/>
                                <w:bottom w:val="none" w:sz="0" w:space="0" w:color="auto"/>
                                <w:right w:val="none" w:sz="0" w:space="0" w:color="auto"/>
                              </w:divBdr>
                              <w:divsChild>
                                <w:div w:id="55824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660920">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794893">
      <w:bodyDiv w:val="1"/>
      <w:marLeft w:val="0"/>
      <w:marRight w:val="0"/>
      <w:marTop w:val="0"/>
      <w:marBottom w:val="0"/>
      <w:divBdr>
        <w:top w:val="none" w:sz="0" w:space="0" w:color="auto"/>
        <w:left w:val="none" w:sz="0" w:space="0" w:color="auto"/>
        <w:bottom w:val="none" w:sz="0" w:space="0" w:color="auto"/>
        <w:right w:val="none" w:sz="0" w:space="0" w:color="auto"/>
      </w:divBdr>
      <w:divsChild>
        <w:div w:id="455492624">
          <w:marLeft w:val="720"/>
          <w:marRight w:val="0"/>
          <w:marTop w:val="0"/>
          <w:marBottom w:val="0"/>
          <w:divBdr>
            <w:top w:val="none" w:sz="0" w:space="0" w:color="auto"/>
            <w:left w:val="none" w:sz="0" w:space="0" w:color="auto"/>
            <w:bottom w:val="none" w:sz="0" w:space="0" w:color="auto"/>
            <w:right w:val="none" w:sz="0" w:space="0" w:color="auto"/>
          </w:divBdr>
        </w:div>
        <w:div w:id="458035506">
          <w:marLeft w:val="720"/>
          <w:marRight w:val="0"/>
          <w:marTop w:val="0"/>
          <w:marBottom w:val="0"/>
          <w:divBdr>
            <w:top w:val="none" w:sz="0" w:space="0" w:color="auto"/>
            <w:left w:val="none" w:sz="0" w:space="0" w:color="auto"/>
            <w:bottom w:val="none" w:sz="0" w:space="0" w:color="auto"/>
            <w:right w:val="none" w:sz="0" w:space="0" w:color="auto"/>
          </w:divBdr>
        </w:div>
      </w:divsChild>
    </w:div>
    <w:div w:id="715593072">
      <w:bodyDiv w:val="1"/>
      <w:marLeft w:val="0"/>
      <w:marRight w:val="0"/>
      <w:marTop w:val="0"/>
      <w:marBottom w:val="0"/>
      <w:divBdr>
        <w:top w:val="none" w:sz="0" w:space="0" w:color="auto"/>
        <w:left w:val="none" w:sz="0" w:space="0" w:color="auto"/>
        <w:bottom w:val="none" w:sz="0" w:space="0" w:color="auto"/>
        <w:right w:val="none" w:sz="0" w:space="0" w:color="auto"/>
      </w:divBdr>
    </w:div>
    <w:div w:id="715617421">
      <w:bodyDiv w:val="1"/>
      <w:marLeft w:val="0"/>
      <w:marRight w:val="0"/>
      <w:marTop w:val="0"/>
      <w:marBottom w:val="0"/>
      <w:divBdr>
        <w:top w:val="none" w:sz="0" w:space="0" w:color="auto"/>
        <w:left w:val="none" w:sz="0" w:space="0" w:color="auto"/>
        <w:bottom w:val="none" w:sz="0" w:space="0" w:color="auto"/>
        <w:right w:val="none" w:sz="0" w:space="0" w:color="auto"/>
      </w:divBdr>
    </w:div>
    <w:div w:id="716509200">
      <w:bodyDiv w:val="1"/>
      <w:marLeft w:val="0"/>
      <w:marRight w:val="0"/>
      <w:marTop w:val="0"/>
      <w:marBottom w:val="0"/>
      <w:divBdr>
        <w:top w:val="none" w:sz="0" w:space="0" w:color="auto"/>
        <w:left w:val="none" w:sz="0" w:space="0" w:color="auto"/>
        <w:bottom w:val="none" w:sz="0" w:space="0" w:color="auto"/>
        <w:right w:val="none" w:sz="0" w:space="0" w:color="auto"/>
      </w:divBdr>
    </w:div>
    <w:div w:id="725374916">
      <w:bodyDiv w:val="1"/>
      <w:marLeft w:val="0"/>
      <w:marRight w:val="0"/>
      <w:marTop w:val="0"/>
      <w:marBottom w:val="0"/>
      <w:divBdr>
        <w:top w:val="none" w:sz="0" w:space="0" w:color="auto"/>
        <w:left w:val="none" w:sz="0" w:space="0" w:color="auto"/>
        <w:bottom w:val="none" w:sz="0" w:space="0" w:color="auto"/>
        <w:right w:val="none" w:sz="0" w:space="0" w:color="auto"/>
      </w:divBdr>
      <w:divsChild>
        <w:div w:id="1772623327">
          <w:marLeft w:val="0"/>
          <w:marRight w:val="0"/>
          <w:marTop w:val="0"/>
          <w:marBottom w:val="0"/>
          <w:divBdr>
            <w:top w:val="none" w:sz="0" w:space="0" w:color="auto"/>
            <w:left w:val="none" w:sz="0" w:space="0" w:color="auto"/>
            <w:bottom w:val="none" w:sz="0" w:space="0" w:color="auto"/>
            <w:right w:val="none" w:sz="0" w:space="0" w:color="auto"/>
          </w:divBdr>
          <w:divsChild>
            <w:div w:id="431583886">
              <w:marLeft w:val="0"/>
              <w:marRight w:val="0"/>
              <w:marTop w:val="0"/>
              <w:marBottom w:val="0"/>
              <w:divBdr>
                <w:top w:val="none" w:sz="0" w:space="0" w:color="auto"/>
                <w:left w:val="none" w:sz="0" w:space="0" w:color="auto"/>
                <w:bottom w:val="none" w:sz="0" w:space="0" w:color="auto"/>
                <w:right w:val="none" w:sz="0" w:space="0" w:color="auto"/>
              </w:divBdr>
              <w:divsChild>
                <w:div w:id="1895387079">
                  <w:marLeft w:val="0"/>
                  <w:marRight w:val="0"/>
                  <w:marTop w:val="0"/>
                  <w:marBottom w:val="0"/>
                  <w:divBdr>
                    <w:top w:val="none" w:sz="0" w:space="0" w:color="auto"/>
                    <w:left w:val="none" w:sz="0" w:space="0" w:color="auto"/>
                    <w:bottom w:val="none" w:sz="0" w:space="0" w:color="auto"/>
                    <w:right w:val="none" w:sz="0" w:space="0" w:color="auto"/>
                  </w:divBdr>
                  <w:divsChild>
                    <w:div w:id="1231501706">
                      <w:marLeft w:val="0"/>
                      <w:marRight w:val="0"/>
                      <w:marTop w:val="0"/>
                      <w:marBottom w:val="0"/>
                      <w:divBdr>
                        <w:top w:val="none" w:sz="0" w:space="0" w:color="auto"/>
                        <w:left w:val="none" w:sz="0" w:space="0" w:color="auto"/>
                        <w:bottom w:val="none" w:sz="0" w:space="0" w:color="auto"/>
                        <w:right w:val="none" w:sz="0" w:space="0" w:color="auto"/>
                      </w:divBdr>
                      <w:divsChild>
                        <w:div w:id="1456100887">
                          <w:marLeft w:val="0"/>
                          <w:marRight w:val="0"/>
                          <w:marTop w:val="0"/>
                          <w:marBottom w:val="0"/>
                          <w:divBdr>
                            <w:top w:val="none" w:sz="0" w:space="0" w:color="auto"/>
                            <w:left w:val="none" w:sz="0" w:space="0" w:color="auto"/>
                            <w:bottom w:val="none" w:sz="0" w:space="0" w:color="auto"/>
                            <w:right w:val="none" w:sz="0" w:space="0" w:color="auto"/>
                          </w:divBdr>
                          <w:divsChild>
                            <w:div w:id="1802376879">
                              <w:marLeft w:val="0"/>
                              <w:marRight w:val="0"/>
                              <w:marTop w:val="0"/>
                              <w:marBottom w:val="0"/>
                              <w:divBdr>
                                <w:top w:val="none" w:sz="0" w:space="0" w:color="auto"/>
                                <w:left w:val="none" w:sz="0" w:space="0" w:color="auto"/>
                                <w:bottom w:val="none" w:sz="0" w:space="0" w:color="auto"/>
                                <w:right w:val="none" w:sz="0" w:space="0" w:color="auto"/>
                              </w:divBdr>
                              <w:divsChild>
                                <w:div w:id="46883132">
                                  <w:marLeft w:val="0"/>
                                  <w:marRight w:val="0"/>
                                  <w:marTop w:val="0"/>
                                  <w:marBottom w:val="0"/>
                                  <w:divBdr>
                                    <w:top w:val="none" w:sz="0" w:space="0" w:color="auto"/>
                                    <w:left w:val="none" w:sz="0" w:space="0" w:color="auto"/>
                                    <w:bottom w:val="none" w:sz="0" w:space="0" w:color="auto"/>
                                    <w:right w:val="none" w:sz="0" w:space="0" w:color="auto"/>
                                  </w:divBdr>
                                  <w:divsChild>
                                    <w:div w:id="10061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8891705">
      <w:bodyDiv w:val="1"/>
      <w:marLeft w:val="0"/>
      <w:marRight w:val="0"/>
      <w:marTop w:val="0"/>
      <w:marBottom w:val="0"/>
      <w:divBdr>
        <w:top w:val="none" w:sz="0" w:space="0" w:color="auto"/>
        <w:left w:val="none" w:sz="0" w:space="0" w:color="auto"/>
        <w:bottom w:val="none" w:sz="0" w:space="0" w:color="auto"/>
        <w:right w:val="none" w:sz="0" w:space="0" w:color="auto"/>
      </w:divBdr>
    </w:div>
    <w:div w:id="750813105">
      <w:bodyDiv w:val="1"/>
      <w:marLeft w:val="0"/>
      <w:marRight w:val="0"/>
      <w:marTop w:val="0"/>
      <w:marBottom w:val="0"/>
      <w:divBdr>
        <w:top w:val="none" w:sz="0" w:space="0" w:color="auto"/>
        <w:left w:val="none" w:sz="0" w:space="0" w:color="auto"/>
        <w:bottom w:val="none" w:sz="0" w:space="0" w:color="auto"/>
        <w:right w:val="none" w:sz="0" w:space="0" w:color="auto"/>
      </w:divBdr>
    </w:div>
    <w:div w:id="764886437">
      <w:bodyDiv w:val="1"/>
      <w:marLeft w:val="0"/>
      <w:marRight w:val="0"/>
      <w:marTop w:val="0"/>
      <w:marBottom w:val="0"/>
      <w:divBdr>
        <w:top w:val="none" w:sz="0" w:space="0" w:color="auto"/>
        <w:left w:val="none" w:sz="0" w:space="0" w:color="auto"/>
        <w:bottom w:val="none" w:sz="0" w:space="0" w:color="auto"/>
        <w:right w:val="none" w:sz="0" w:space="0" w:color="auto"/>
      </w:divBdr>
    </w:div>
    <w:div w:id="789668960">
      <w:bodyDiv w:val="1"/>
      <w:marLeft w:val="0"/>
      <w:marRight w:val="0"/>
      <w:marTop w:val="0"/>
      <w:marBottom w:val="0"/>
      <w:divBdr>
        <w:top w:val="none" w:sz="0" w:space="0" w:color="auto"/>
        <w:left w:val="none" w:sz="0" w:space="0" w:color="auto"/>
        <w:bottom w:val="none" w:sz="0" w:space="0" w:color="auto"/>
        <w:right w:val="none" w:sz="0" w:space="0" w:color="auto"/>
      </w:divBdr>
    </w:div>
    <w:div w:id="824665882">
      <w:bodyDiv w:val="1"/>
      <w:marLeft w:val="0"/>
      <w:marRight w:val="0"/>
      <w:marTop w:val="0"/>
      <w:marBottom w:val="0"/>
      <w:divBdr>
        <w:top w:val="none" w:sz="0" w:space="0" w:color="auto"/>
        <w:left w:val="none" w:sz="0" w:space="0" w:color="auto"/>
        <w:bottom w:val="none" w:sz="0" w:space="0" w:color="auto"/>
        <w:right w:val="none" w:sz="0" w:space="0" w:color="auto"/>
      </w:divBdr>
    </w:div>
    <w:div w:id="826870977">
      <w:bodyDiv w:val="1"/>
      <w:marLeft w:val="0"/>
      <w:marRight w:val="0"/>
      <w:marTop w:val="0"/>
      <w:marBottom w:val="0"/>
      <w:divBdr>
        <w:top w:val="none" w:sz="0" w:space="0" w:color="auto"/>
        <w:left w:val="none" w:sz="0" w:space="0" w:color="auto"/>
        <w:bottom w:val="none" w:sz="0" w:space="0" w:color="auto"/>
        <w:right w:val="none" w:sz="0" w:space="0" w:color="auto"/>
      </w:divBdr>
    </w:div>
    <w:div w:id="831985992">
      <w:bodyDiv w:val="1"/>
      <w:marLeft w:val="0"/>
      <w:marRight w:val="0"/>
      <w:marTop w:val="0"/>
      <w:marBottom w:val="0"/>
      <w:divBdr>
        <w:top w:val="none" w:sz="0" w:space="0" w:color="auto"/>
        <w:left w:val="none" w:sz="0" w:space="0" w:color="auto"/>
        <w:bottom w:val="none" w:sz="0" w:space="0" w:color="auto"/>
        <w:right w:val="none" w:sz="0" w:space="0" w:color="auto"/>
      </w:divBdr>
      <w:divsChild>
        <w:div w:id="1027364701">
          <w:marLeft w:val="0"/>
          <w:marRight w:val="0"/>
          <w:marTop w:val="0"/>
          <w:marBottom w:val="0"/>
          <w:divBdr>
            <w:top w:val="single" w:sz="2" w:space="0" w:color="auto"/>
            <w:left w:val="single" w:sz="2" w:space="0" w:color="auto"/>
            <w:bottom w:val="single" w:sz="6" w:space="0" w:color="auto"/>
            <w:right w:val="single" w:sz="2" w:space="0" w:color="auto"/>
          </w:divBdr>
          <w:divsChild>
            <w:div w:id="14153213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62918349">
                  <w:marLeft w:val="0"/>
                  <w:marRight w:val="0"/>
                  <w:marTop w:val="0"/>
                  <w:marBottom w:val="0"/>
                  <w:divBdr>
                    <w:top w:val="single" w:sz="2" w:space="0" w:color="D9D9E3"/>
                    <w:left w:val="single" w:sz="2" w:space="0" w:color="D9D9E3"/>
                    <w:bottom w:val="single" w:sz="2" w:space="0" w:color="D9D9E3"/>
                    <w:right w:val="single" w:sz="2" w:space="0" w:color="D9D9E3"/>
                  </w:divBdr>
                  <w:divsChild>
                    <w:div w:id="1213420525">
                      <w:marLeft w:val="0"/>
                      <w:marRight w:val="0"/>
                      <w:marTop w:val="0"/>
                      <w:marBottom w:val="0"/>
                      <w:divBdr>
                        <w:top w:val="single" w:sz="2" w:space="0" w:color="D9D9E3"/>
                        <w:left w:val="single" w:sz="2" w:space="0" w:color="D9D9E3"/>
                        <w:bottom w:val="single" w:sz="2" w:space="0" w:color="D9D9E3"/>
                        <w:right w:val="single" w:sz="2" w:space="0" w:color="D9D9E3"/>
                      </w:divBdr>
                      <w:divsChild>
                        <w:div w:id="81075814">
                          <w:marLeft w:val="0"/>
                          <w:marRight w:val="0"/>
                          <w:marTop w:val="0"/>
                          <w:marBottom w:val="0"/>
                          <w:divBdr>
                            <w:top w:val="single" w:sz="2" w:space="0" w:color="D9D9E3"/>
                            <w:left w:val="single" w:sz="2" w:space="0" w:color="D9D9E3"/>
                            <w:bottom w:val="single" w:sz="2" w:space="0" w:color="D9D9E3"/>
                            <w:right w:val="single" w:sz="2" w:space="0" w:color="D9D9E3"/>
                          </w:divBdr>
                          <w:divsChild>
                            <w:div w:id="479467718">
                              <w:marLeft w:val="0"/>
                              <w:marRight w:val="0"/>
                              <w:marTop w:val="0"/>
                              <w:marBottom w:val="0"/>
                              <w:divBdr>
                                <w:top w:val="single" w:sz="2" w:space="0" w:color="D9D9E3"/>
                                <w:left w:val="single" w:sz="2" w:space="0" w:color="D9D9E3"/>
                                <w:bottom w:val="single" w:sz="2" w:space="0" w:color="D9D9E3"/>
                                <w:right w:val="single" w:sz="2" w:space="0" w:color="D9D9E3"/>
                              </w:divBdr>
                              <w:divsChild>
                                <w:div w:id="810364849">
                                  <w:marLeft w:val="0"/>
                                  <w:marRight w:val="0"/>
                                  <w:marTop w:val="0"/>
                                  <w:marBottom w:val="0"/>
                                  <w:divBdr>
                                    <w:top w:val="single" w:sz="2" w:space="0" w:color="D9D9E3"/>
                                    <w:left w:val="single" w:sz="2" w:space="0" w:color="D9D9E3"/>
                                    <w:bottom w:val="single" w:sz="2" w:space="0" w:color="D9D9E3"/>
                                    <w:right w:val="single" w:sz="2" w:space="0" w:color="D9D9E3"/>
                                  </w:divBdr>
                                  <w:divsChild>
                                    <w:div w:id="2504334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34609247">
      <w:bodyDiv w:val="1"/>
      <w:marLeft w:val="0"/>
      <w:marRight w:val="0"/>
      <w:marTop w:val="0"/>
      <w:marBottom w:val="0"/>
      <w:divBdr>
        <w:top w:val="none" w:sz="0" w:space="0" w:color="auto"/>
        <w:left w:val="none" w:sz="0" w:space="0" w:color="auto"/>
        <w:bottom w:val="none" w:sz="0" w:space="0" w:color="auto"/>
        <w:right w:val="none" w:sz="0" w:space="0" w:color="auto"/>
      </w:divBdr>
    </w:div>
    <w:div w:id="835917478">
      <w:bodyDiv w:val="1"/>
      <w:marLeft w:val="0"/>
      <w:marRight w:val="0"/>
      <w:marTop w:val="0"/>
      <w:marBottom w:val="0"/>
      <w:divBdr>
        <w:top w:val="none" w:sz="0" w:space="0" w:color="auto"/>
        <w:left w:val="none" w:sz="0" w:space="0" w:color="auto"/>
        <w:bottom w:val="none" w:sz="0" w:space="0" w:color="auto"/>
        <w:right w:val="none" w:sz="0" w:space="0" w:color="auto"/>
      </w:divBdr>
    </w:div>
    <w:div w:id="862979472">
      <w:bodyDiv w:val="1"/>
      <w:marLeft w:val="0"/>
      <w:marRight w:val="0"/>
      <w:marTop w:val="0"/>
      <w:marBottom w:val="0"/>
      <w:divBdr>
        <w:top w:val="none" w:sz="0" w:space="0" w:color="auto"/>
        <w:left w:val="none" w:sz="0" w:space="0" w:color="auto"/>
        <w:bottom w:val="none" w:sz="0" w:space="0" w:color="auto"/>
        <w:right w:val="none" w:sz="0" w:space="0" w:color="auto"/>
      </w:divBdr>
    </w:div>
    <w:div w:id="868028103">
      <w:bodyDiv w:val="1"/>
      <w:marLeft w:val="0"/>
      <w:marRight w:val="0"/>
      <w:marTop w:val="0"/>
      <w:marBottom w:val="0"/>
      <w:divBdr>
        <w:top w:val="none" w:sz="0" w:space="0" w:color="auto"/>
        <w:left w:val="none" w:sz="0" w:space="0" w:color="auto"/>
        <w:bottom w:val="none" w:sz="0" w:space="0" w:color="auto"/>
        <w:right w:val="none" w:sz="0" w:space="0" w:color="auto"/>
      </w:divBdr>
    </w:div>
    <w:div w:id="870998581">
      <w:bodyDiv w:val="1"/>
      <w:marLeft w:val="0"/>
      <w:marRight w:val="0"/>
      <w:marTop w:val="0"/>
      <w:marBottom w:val="0"/>
      <w:divBdr>
        <w:top w:val="none" w:sz="0" w:space="0" w:color="auto"/>
        <w:left w:val="none" w:sz="0" w:space="0" w:color="auto"/>
        <w:bottom w:val="none" w:sz="0" w:space="0" w:color="auto"/>
        <w:right w:val="none" w:sz="0" w:space="0" w:color="auto"/>
      </w:divBdr>
    </w:div>
    <w:div w:id="871456936">
      <w:bodyDiv w:val="1"/>
      <w:marLeft w:val="0"/>
      <w:marRight w:val="0"/>
      <w:marTop w:val="0"/>
      <w:marBottom w:val="0"/>
      <w:divBdr>
        <w:top w:val="none" w:sz="0" w:space="0" w:color="auto"/>
        <w:left w:val="none" w:sz="0" w:space="0" w:color="auto"/>
        <w:bottom w:val="none" w:sz="0" w:space="0" w:color="auto"/>
        <w:right w:val="none" w:sz="0" w:space="0" w:color="auto"/>
      </w:divBdr>
    </w:div>
    <w:div w:id="880018921">
      <w:bodyDiv w:val="1"/>
      <w:marLeft w:val="0"/>
      <w:marRight w:val="0"/>
      <w:marTop w:val="0"/>
      <w:marBottom w:val="0"/>
      <w:divBdr>
        <w:top w:val="none" w:sz="0" w:space="0" w:color="auto"/>
        <w:left w:val="none" w:sz="0" w:space="0" w:color="auto"/>
        <w:bottom w:val="none" w:sz="0" w:space="0" w:color="auto"/>
        <w:right w:val="none" w:sz="0" w:space="0" w:color="auto"/>
      </w:divBdr>
    </w:div>
    <w:div w:id="883907950">
      <w:bodyDiv w:val="1"/>
      <w:marLeft w:val="0"/>
      <w:marRight w:val="0"/>
      <w:marTop w:val="0"/>
      <w:marBottom w:val="0"/>
      <w:divBdr>
        <w:top w:val="none" w:sz="0" w:space="0" w:color="auto"/>
        <w:left w:val="none" w:sz="0" w:space="0" w:color="auto"/>
        <w:bottom w:val="none" w:sz="0" w:space="0" w:color="auto"/>
        <w:right w:val="none" w:sz="0" w:space="0" w:color="auto"/>
      </w:divBdr>
      <w:divsChild>
        <w:div w:id="1429420935">
          <w:marLeft w:val="1166"/>
          <w:marRight w:val="0"/>
          <w:marTop w:val="86"/>
          <w:marBottom w:val="0"/>
          <w:divBdr>
            <w:top w:val="none" w:sz="0" w:space="0" w:color="auto"/>
            <w:left w:val="none" w:sz="0" w:space="0" w:color="auto"/>
            <w:bottom w:val="none" w:sz="0" w:space="0" w:color="auto"/>
            <w:right w:val="none" w:sz="0" w:space="0" w:color="auto"/>
          </w:divBdr>
        </w:div>
      </w:divsChild>
    </w:div>
    <w:div w:id="885333682">
      <w:bodyDiv w:val="1"/>
      <w:marLeft w:val="0"/>
      <w:marRight w:val="0"/>
      <w:marTop w:val="0"/>
      <w:marBottom w:val="0"/>
      <w:divBdr>
        <w:top w:val="none" w:sz="0" w:space="0" w:color="auto"/>
        <w:left w:val="none" w:sz="0" w:space="0" w:color="auto"/>
        <w:bottom w:val="none" w:sz="0" w:space="0" w:color="auto"/>
        <w:right w:val="none" w:sz="0" w:space="0" w:color="auto"/>
      </w:divBdr>
      <w:divsChild>
        <w:div w:id="986130896">
          <w:marLeft w:val="0"/>
          <w:marRight w:val="0"/>
          <w:marTop w:val="0"/>
          <w:marBottom w:val="0"/>
          <w:divBdr>
            <w:top w:val="single" w:sz="2" w:space="0" w:color="auto"/>
            <w:left w:val="single" w:sz="2" w:space="0" w:color="auto"/>
            <w:bottom w:val="single" w:sz="6" w:space="0" w:color="auto"/>
            <w:right w:val="single" w:sz="2" w:space="0" w:color="auto"/>
          </w:divBdr>
          <w:divsChild>
            <w:div w:id="1288856277">
              <w:marLeft w:val="0"/>
              <w:marRight w:val="0"/>
              <w:marTop w:val="100"/>
              <w:marBottom w:val="100"/>
              <w:divBdr>
                <w:top w:val="single" w:sz="2" w:space="0" w:color="D9D9E3"/>
                <w:left w:val="single" w:sz="2" w:space="0" w:color="D9D9E3"/>
                <w:bottom w:val="single" w:sz="2" w:space="0" w:color="D9D9E3"/>
                <w:right w:val="single" w:sz="2" w:space="0" w:color="D9D9E3"/>
              </w:divBdr>
              <w:divsChild>
                <w:div w:id="1038164723">
                  <w:marLeft w:val="0"/>
                  <w:marRight w:val="0"/>
                  <w:marTop w:val="0"/>
                  <w:marBottom w:val="0"/>
                  <w:divBdr>
                    <w:top w:val="single" w:sz="2" w:space="0" w:color="D9D9E3"/>
                    <w:left w:val="single" w:sz="2" w:space="0" w:color="D9D9E3"/>
                    <w:bottom w:val="single" w:sz="2" w:space="0" w:color="D9D9E3"/>
                    <w:right w:val="single" w:sz="2" w:space="0" w:color="D9D9E3"/>
                  </w:divBdr>
                  <w:divsChild>
                    <w:div w:id="830369898">
                      <w:marLeft w:val="0"/>
                      <w:marRight w:val="0"/>
                      <w:marTop w:val="0"/>
                      <w:marBottom w:val="0"/>
                      <w:divBdr>
                        <w:top w:val="single" w:sz="2" w:space="0" w:color="D9D9E3"/>
                        <w:left w:val="single" w:sz="2" w:space="0" w:color="D9D9E3"/>
                        <w:bottom w:val="single" w:sz="2" w:space="0" w:color="D9D9E3"/>
                        <w:right w:val="single" w:sz="2" w:space="0" w:color="D9D9E3"/>
                      </w:divBdr>
                      <w:divsChild>
                        <w:div w:id="464347454">
                          <w:marLeft w:val="0"/>
                          <w:marRight w:val="0"/>
                          <w:marTop w:val="0"/>
                          <w:marBottom w:val="0"/>
                          <w:divBdr>
                            <w:top w:val="single" w:sz="2" w:space="0" w:color="D9D9E3"/>
                            <w:left w:val="single" w:sz="2" w:space="0" w:color="D9D9E3"/>
                            <w:bottom w:val="single" w:sz="2" w:space="0" w:color="D9D9E3"/>
                            <w:right w:val="single" w:sz="2" w:space="0" w:color="D9D9E3"/>
                          </w:divBdr>
                          <w:divsChild>
                            <w:div w:id="670641326">
                              <w:marLeft w:val="0"/>
                              <w:marRight w:val="0"/>
                              <w:marTop w:val="0"/>
                              <w:marBottom w:val="0"/>
                              <w:divBdr>
                                <w:top w:val="single" w:sz="2" w:space="0" w:color="D9D9E3"/>
                                <w:left w:val="single" w:sz="2" w:space="0" w:color="D9D9E3"/>
                                <w:bottom w:val="single" w:sz="2" w:space="0" w:color="D9D9E3"/>
                                <w:right w:val="single" w:sz="2" w:space="0" w:color="D9D9E3"/>
                              </w:divBdr>
                              <w:divsChild>
                                <w:div w:id="1722486142">
                                  <w:marLeft w:val="0"/>
                                  <w:marRight w:val="0"/>
                                  <w:marTop w:val="0"/>
                                  <w:marBottom w:val="0"/>
                                  <w:divBdr>
                                    <w:top w:val="single" w:sz="2" w:space="0" w:color="D9D9E3"/>
                                    <w:left w:val="single" w:sz="2" w:space="0" w:color="D9D9E3"/>
                                    <w:bottom w:val="single" w:sz="2" w:space="0" w:color="D9D9E3"/>
                                    <w:right w:val="single" w:sz="2" w:space="0" w:color="D9D9E3"/>
                                  </w:divBdr>
                                  <w:divsChild>
                                    <w:div w:id="772631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85871873">
      <w:bodyDiv w:val="1"/>
      <w:marLeft w:val="0"/>
      <w:marRight w:val="0"/>
      <w:marTop w:val="0"/>
      <w:marBottom w:val="0"/>
      <w:divBdr>
        <w:top w:val="none" w:sz="0" w:space="0" w:color="auto"/>
        <w:left w:val="none" w:sz="0" w:space="0" w:color="auto"/>
        <w:bottom w:val="none" w:sz="0" w:space="0" w:color="auto"/>
        <w:right w:val="none" w:sz="0" w:space="0" w:color="auto"/>
      </w:divBdr>
      <w:divsChild>
        <w:div w:id="801920865">
          <w:marLeft w:val="0"/>
          <w:marRight w:val="0"/>
          <w:marTop w:val="0"/>
          <w:marBottom w:val="0"/>
          <w:divBdr>
            <w:top w:val="single" w:sz="2" w:space="0" w:color="auto"/>
            <w:left w:val="single" w:sz="2" w:space="0" w:color="auto"/>
            <w:bottom w:val="single" w:sz="6" w:space="0" w:color="auto"/>
            <w:right w:val="single" w:sz="2" w:space="0" w:color="auto"/>
          </w:divBdr>
          <w:divsChild>
            <w:div w:id="900361742">
              <w:marLeft w:val="0"/>
              <w:marRight w:val="0"/>
              <w:marTop w:val="100"/>
              <w:marBottom w:val="100"/>
              <w:divBdr>
                <w:top w:val="single" w:sz="2" w:space="0" w:color="D9D9E3"/>
                <w:left w:val="single" w:sz="2" w:space="0" w:color="D9D9E3"/>
                <w:bottom w:val="single" w:sz="2" w:space="0" w:color="D9D9E3"/>
                <w:right w:val="single" w:sz="2" w:space="0" w:color="D9D9E3"/>
              </w:divBdr>
              <w:divsChild>
                <w:div w:id="1534877143">
                  <w:marLeft w:val="0"/>
                  <w:marRight w:val="0"/>
                  <w:marTop w:val="0"/>
                  <w:marBottom w:val="0"/>
                  <w:divBdr>
                    <w:top w:val="single" w:sz="2" w:space="0" w:color="D9D9E3"/>
                    <w:left w:val="single" w:sz="2" w:space="0" w:color="D9D9E3"/>
                    <w:bottom w:val="single" w:sz="2" w:space="0" w:color="D9D9E3"/>
                    <w:right w:val="single" w:sz="2" w:space="0" w:color="D9D9E3"/>
                  </w:divBdr>
                  <w:divsChild>
                    <w:div w:id="143937163">
                      <w:marLeft w:val="0"/>
                      <w:marRight w:val="0"/>
                      <w:marTop w:val="0"/>
                      <w:marBottom w:val="0"/>
                      <w:divBdr>
                        <w:top w:val="single" w:sz="2" w:space="0" w:color="D9D9E3"/>
                        <w:left w:val="single" w:sz="2" w:space="0" w:color="D9D9E3"/>
                        <w:bottom w:val="single" w:sz="2" w:space="0" w:color="D9D9E3"/>
                        <w:right w:val="single" w:sz="2" w:space="0" w:color="D9D9E3"/>
                      </w:divBdr>
                      <w:divsChild>
                        <w:div w:id="660081995">
                          <w:marLeft w:val="0"/>
                          <w:marRight w:val="0"/>
                          <w:marTop w:val="0"/>
                          <w:marBottom w:val="0"/>
                          <w:divBdr>
                            <w:top w:val="single" w:sz="2" w:space="0" w:color="D9D9E3"/>
                            <w:left w:val="single" w:sz="2" w:space="0" w:color="D9D9E3"/>
                            <w:bottom w:val="single" w:sz="2" w:space="0" w:color="D9D9E3"/>
                            <w:right w:val="single" w:sz="2" w:space="0" w:color="D9D9E3"/>
                          </w:divBdr>
                          <w:divsChild>
                            <w:div w:id="1116295602">
                              <w:marLeft w:val="0"/>
                              <w:marRight w:val="0"/>
                              <w:marTop w:val="0"/>
                              <w:marBottom w:val="0"/>
                              <w:divBdr>
                                <w:top w:val="single" w:sz="2" w:space="0" w:color="D9D9E3"/>
                                <w:left w:val="single" w:sz="2" w:space="0" w:color="D9D9E3"/>
                                <w:bottom w:val="single" w:sz="2" w:space="0" w:color="D9D9E3"/>
                                <w:right w:val="single" w:sz="2" w:space="0" w:color="D9D9E3"/>
                              </w:divBdr>
                              <w:divsChild>
                                <w:div w:id="1068041014">
                                  <w:marLeft w:val="0"/>
                                  <w:marRight w:val="0"/>
                                  <w:marTop w:val="0"/>
                                  <w:marBottom w:val="0"/>
                                  <w:divBdr>
                                    <w:top w:val="single" w:sz="2" w:space="0" w:color="D9D9E3"/>
                                    <w:left w:val="single" w:sz="2" w:space="0" w:color="D9D9E3"/>
                                    <w:bottom w:val="single" w:sz="2" w:space="0" w:color="D9D9E3"/>
                                    <w:right w:val="single" w:sz="2" w:space="0" w:color="D9D9E3"/>
                                  </w:divBdr>
                                  <w:divsChild>
                                    <w:div w:id="1340280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86526683">
      <w:bodyDiv w:val="1"/>
      <w:marLeft w:val="0"/>
      <w:marRight w:val="0"/>
      <w:marTop w:val="0"/>
      <w:marBottom w:val="0"/>
      <w:divBdr>
        <w:top w:val="none" w:sz="0" w:space="0" w:color="auto"/>
        <w:left w:val="none" w:sz="0" w:space="0" w:color="auto"/>
        <w:bottom w:val="none" w:sz="0" w:space="0" w:color="auto"/>
        <w:right w:val="none" w:sz="0" w:space="0" w:color="auto"/>
      </w:divBdr>
    </w:div>
    <w:div w:id="896401653">
      <w:bodyDiv w:val="1"/>
      <w:marLeft w:val="0"/>
      <w:marRight w:val="0"/>
      <w:marTop w:val="0"/>
      <w:marBottom w:val="0"/>
      <w:divBdr>
        <w:top w:val="none" w:sz="0" w:space="0" w:color="auto"/>
        <w:left w:val="none" w:sz="0" w:space="0" w:color="auto"/>
        <w:bottom w:val="none" w:sz="0" w:space="0" w:color="auto"/>
        <w:right w:val="none" w:sz="0" w:space="0" w:color="auto"/>
      </w:divBdr>
    </w:div>
    <w:div w:id="901058778">
      <w:bodyDiv w:val="1"/>
      <w:marLeft w:val="0"/>
      <w:marRight w:val="0"/>
      <w:marTop w:val="0"/>
      <w:marBottom w:val="0"/>
      <w:divBdr>
        <w:top w:val="none" w:sz="0" w:space="0" w:color="auto"/>
        <w:left w:val="none" w:sz="0" w:space="0" w:color="auto"/>
        <w:bottom w:val="none" w:sz="0" w:space="0" w:color="auto"/>
        <w:right w:val="none" w:sz="0" w:space="0" w:color="auto"/>
      </w:divBdr>
      <w:divsChild>
        <w:div w:id="451025284">
          <w:marLeft w:val="0"/>
          <w:marRight w:val="0"/>
          <w:marTop w:val="0"/>
          <w:marBottom w:val="0"/>
          <w:divBdr>
            <w:top w:val="none" w:sz="0" w:space="0" w:color="auto"/>
            <w:left w:val="none" w:sz="0" w:space="0" w:color="auto"/>
            <w:bottom w:val="none" w:sz="0" w:space="0" w:color="auto"/>
            <w:right w:val="none" w:sz="0" w:space="0" w:color="auto"/>
          </w:divBdr>
        </w:div>
        <w:div w:id="1367096105">
          <w:marLeft w:val="0"/>
          <w:marRight w:val="0"/>
          <w:marTop w:val="0"/>
          <w:marBottom w:val="0"/>
          <w:divBdr>
            <w:top w:val="none" w:sz="0" w:space="0" w:color="auto"/>
            <w:left w:val="none" w:sz="0" w:space="0" w:color="auto"/>
            <w:bottom w:val="none" w:sz="0" w:space="0" w:color="auto"/>
            <w:right w:val="none" w:sz="0" w:space="0" w:color="auto"/>
          </w:divBdr>
        </w:div>
        <w:div w:id="1715813486">
          <w:marLeft w:val="0"/>
          <w:marRight w:val="0"/>
          <w:marTop w:val="0"/>
          <w:marBottom w:val="0"/>
          <w:divBdr>
            <w:top w:val="none" w:sz="0" w:space="0" w:color="auto"/>
            <w:left w:val="none" w:sz="0" w:space="0" w:color="auto"/>
            <w:bottom w:val="none" w:sz="0" w:space="0" w:color="auto"/>
            <w:right w:val="none" w:sz="0" w:space="0" w:color="auto"/>
          </w:divBdr>
        </w:div>
      </w:divsChild>
    </w:div>
    <w:div w:id="901604064">
      <w:bodyDiv w:val="1"/>
      <w:marLeft w:val="0"/>
      <w:marRight w:val="0"/>
      <w:marTop w:val="0"/>
      <w:marBottom w:val="0"/>
      <w:divBdr>
        <w:top w:val="none" w:sz="0" w:space="0" w:color="auto"/>
        <w:left w:val="none" w:sz="0" w:space="0" w:color="auto"/>
        <w:bottom w:val="none" w:sz="0" w:space="0" w:color="auto"/>
        <w:right w:val="none" w:sz="0" w:space="0" w:color="auto"/>
      </w:divBdr>
    </w:div>
    <w:div w:id="916864539">
      <w:bodyDiv w:val="1"/>
      <w:marLeft w:val="0"/>
      <w:marRight w:val="0"/>
      <w:marTop w:val="0"/>
      <w:marBottom w:val="0"/>
      <w:divBdr>
        <w:top w:val="none" w:sz="0" w:space="0" w:color="auto"/>
        <w:left w:val="none" w:sz="0" w:space="0" w:color="auto"/>
        <w:bottom w:val="none" w:sz="0" w:space="0" w:color="auto"/>
        <w:right w:val="none" w:sz="0" w:space="0" w:color="auto"/>
      </w:divBdr>
    </w:div>
    <w:div w:id="927497633">
      <w:bodyDiv w:val="1"/>
      <w:marLeft w:val="0"/>
      <w:marRight w:val="0"/>
      <w:marTop w:val="0"/>
      <w:marBottom w:val="0"/>
      <w:divBdr>
        <w:top w:val="none" w:sz="0" w:space="0" w:color="auto"/>
        <w:left w:val="none" w:sz="0" w:space="0" w:color="auto"/>
        <w:bottom w:val="none" w:sz="0" w:space="0" w:color="auto"/>
        <w:right w:val="none" w:sz="0" w:space="0" w:color="auto"/>
      </w:divBdr>
    </w:div>
    <w:div w:id="927739122">
      <w:bodyDiv w:val="1"/>
      <w:marLeft w:val="0"/>
      <w:marRight w:val="0"/>
      <w:marTop w:val="0"/>
      <w:marBottom w:val="0"/>
      <w:divBdr>
        <w:top w:val="none" w:sz="0" w:space="0" w:color="auto"/>
        <w:left w:val="none" w:sz="0" w:space="0" w:color="auto"/>
        <w:bottom w:val="none" w:sz="0" w:space="0" w:color="auto"/>
        <w:right w:val="none" w:sz="0" w:space="0" w:color="auto"/>
      </w:divBdr>
    </w:div>
    <w:div w:id="928076047">
      <w:bodyDiv w:val="1"/>
      <w:marLeft w:val="0"/>
      <w:marRight w:val="0"/>
      <w:marTop w:val="0"/>
      <w:marBottom w:val="0"/>
      <w:divBdr>
        <w:top w:val="none" w:sz="0" w:space="0" w:color="auto"/>
        <w:left w:val="none" w:sz="0" w:space="0" w:color="auto"/>
        <w:bottom w:val="none" w:sz="0" w:space="0" w:color="auto"/>
        <w:right w:val="none" w:sz="0" w:space="0" w:color="auto"/>
      </w:divBdr>
    </w:div>
    <w:div w:id="935477190">
      <w:bodyDiv w:val="1"/>
      <w:marLeft w:val="0"/>
      <w:marRight w:val="0"/>
      <w:marTop w:val="0"/>
      <w:marBottom w:val="0"/>
      <w:divBdr>
        <w:top w:val="none" w:sz="0" w:space="0" w:color="auto"/>
        <w:left w:val="none" w:sz="0" w:space="0" w:color="auto"/>
        <w:bottom w:val="none" w:sz="0" w:space="0" w:color="auto"/>
        <w:right w:val="none" w:sz="0" w:space="0" w:color="auto"/>
      </w:divBdr>
    </w:div>
    <w:div w:id="936332539">
      <w:bodyDiv w:val="1"/>
      <w:marLeft w:val="0"/>
      <w:marRight w:val="0"/>
      <w:marTop w:val="0"/>
      <w:marBottom w:val="0"/>
      <w:divBdr>
        <w:top w:val="none" w:sz="0" w:space="0" w:color="auto"/>
        <w:left w:val="none" w:sz="0" w:space="0" w:color="auto"/>
        <w:bottom w:val="none" w:sz="0" w:space="0" w:color="auto"/>
        <w:right w:val="none" w:sz="0" w:space="0" w:color="auto"/>
      </w:divBdr>
    </w:div>
    <w:div w:id="938180150">
      <w:bodyDiv w:val="1"/>
      <w:marLeft w:val="0"/>
      <w:marRight w:val="0"/>
      <w:marTop w:val="0"/>
      <w:marBottom w:val="0"/>
      <w:divBdr>
        <w:top w:val="none" w:sz="0" w:space="0" w:color="auto"/>
        <w:left w:val="none" w:sz="0" w:space="0" w:color="auto"/>
        <w:bottom w:val="none" w:sz="0" w:space="0" w:color="auto"/>
        <w:right w:val="none" w:sz="0" w:space="0" w:color="auto"/>
      </w:divBdr>
      <w:divsChild>
        <w:div w:id="1220243866">
          <w:marLeft w:val="0"/>
          <w:marRight w:val="0"/>
          <w:marTop w:val="0"/>
          <w:marBottom w:val="0"/>
          <w:divBdr>
            <w:top w:val="single" w:sz="2" w:space="0" w:color="auto"/>
            <w:left w:val="single" w:sz="2" w:space="0" w:color="auto"/>
            <w:bottom w:val="single" w:sz="6" w:space="0" w:color="auto"/>
            <w:right w:val="single" w:sz="2" w:space="0" w:color="auto"/>
          </w:divBdr>
          <w:divsChild>
            <w:div w:id="1415012744">
              <w:marLeft w:val="0"/>
              <w:marRight w:val="0"/>
              <w:marTop w:val="100"/>
              <w:marBottom w:val="100"/>
              <w:divBdr>
                <w:top w:val="single" w:sz="2" w:space="0" w:color="D9D9E3"/>
                <w:left w:val="single" w:sz="2" w:space="0" w:color="D9D9E3"/>
                <w:bottom w:val="single" w:sz="2" w:space="0" w:color="D9D9E3"/>
                <w:right w:val="single" w:sz="2" w:space="0" w:color="D9D9E3"/>
              </w:divBdr>
              <w:divsChild>
                <w:div w:id="1337876449">
                  <w:marLeft w:val="0"/>
                  <w:marRight w:val="0"/>
                  <w:marTop w:val="0"/>
                  <w:marBottom w:val="0"/>
                  <w:divBdr>
                    <w:top w:val="single" w:sz="2" w:space="0" w:color="D9D9E3"/>
                    <w:left w:val="single" w:sz="2" w:space="0" w:color="D9D9E3"/>
                    <w:bottom w:val="single" w:sz="2" w:space="0" w:color="D9D9E3"/>
                    <w:right w:val="single" w:sz="2" w:space="0" w:color="D9D9E3"/>
                  </w:divBdr>
                  <w:divsChild>
                    <w:div w:id="1276906145">
                      <w:marLeft w:val="0"/>
                      <w:marRight w:val="0"/>
                      <w:marTop w:val="0"/>
                      <w:marBottom w:val="0"/>
                      <w:divBdr>
                        <w:top w:val="single" w:sz="2" w:space="0" w:color="D9D9E3"/>
                        <w:left w:val="single" w:sz="2" w:space="0" w:color="D9D9E3"/>
                        <w:bottom w:val="single" w:sz="2" w:space="0" w:color="D9D9E3"/>
                        <w:right w:val="single" w:sz="2" w:space="0" w:color="D9D9E3"/>
                      </w:divBdr>
                      <w:divsChild>
                        <w:div w:id="2012178188">
                          <w:marLeft w:val="0"/>
                          <w:marRight w:val="0"/>
                          <w:marTop w:val="0"/>
                          <w:marBottom w:val="0"/>
                          <w:divBdr>
                            <w:top w:val="single" w:sz="2" w:space="0" w:color="D9D9E3"/>
                            <w:left w:val="single" w:sz="2" w:space="0" w:color="D9D9E3"/>
                            <w:bottom w:val="single" w:sz="2" w:space="0" w:color="D9D9E3"/>
                            <w:right w:val="single" w:sz="2" w:space="0" w:color="D9D9E3"/>
                          </w:divBdr>
                          <w:divsChild>
                            <w:div w:id="2035768203">
                              <w:marLeft w:val="0"/>
                              <w:marRight w:val="0"/>
                              <w:marTop w:val="0"/>
                              <w:marBottom w:val="0"/>
                              <w:divBdr>
                                <w:top w:val="single" w:sz="2" w:space="0" w:color="D9D9E3"/>
                                <w:left w:val="single" w:sz="2" w:space="0" w:color="D9D9E3"/>
                                <w:bottom w:val="single" w:sz="2" w:space="0" w:color="D9D9E3"/>
                                <w:right w:val="single" w:sz="2" w:space="0" w:color="D9D9E3"/>
                              </w:divBdr>
                              <w:divsChild>
                                <w:div w:id="122770955">
                                  <w:marLeft w:val="0"/>
                                  <w:marRight w:val="0"/>
                                  <w:marTop w:val="0"/>
                                  <w:marBottom w:val="0"/>
                                  <w:divBdr>
                                    <w:top w:val="single" w:sz="2" w:space="0" w:color="D9D9E3"/>
                                    <w:left w:val="single" w:sz="2" w:space="0" w:color="D9D9E3"/>
                                    <w:bottom w:val="single" w:sz="2" w:space="0" w:color="D9D9E3"/>
                                    <w:right w:val="single" w:sz="2" w:space="0" w:color="D9D9E3"/>
                                  </w:divBdr>
                                  <w:divsChild>
                                    <w:div w:id="561257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989137126">
      <w:bodyDiv w:val="1"/>
      <w:marLeft w:val="0"/>
      <w:marRight w:val="0"/>
      <w:marTop w:val="0"/>
      <w:marBottom w:val="0"/>
      <w:divBdr>
        <w:top w:val="none" w:sz="0" w:space="0" w:color="auto"/>
        <w:left w:val="none" w:sz="0" w:space="0" w:color="auto"/>
        <w:bottom w:val="none" w:sz="0" w:space="0" w:color="auto"/>
        <w:right w:val="none" w:sz="0" w:space="0" w:color="auto"/>
      </w:divBdr>
    </w:div>
    <w:div w:id="1005594847">
      <w:bodyDiv w:val="1"/>
      <w:marLeft w:val="0"/>
      <w:marRight w:val="0"/>
      <w:marTop w:val="0"/>
      <w:marBottom w:val="0"/>
      <w:divBdr>
        <w:top w:val="none" w:sz="0" w:space="0" w:color="auto"/>
        <w:left w:val="none" w:sz="0" w:space="0" w:color="auto"/>
        <w:bottom w:val="none" w:sz="0" w:space="0" w:color="auto"/>
        <w:right w:val="none" w:sz="0" w:space="0" w:color="auto"/>
      </w:divBdr>
    </w:div>
    <w:div w:id="1007711057">
      <w:bodyDiv w:val="1"/>
      <w:marLeft w:val="0"/>
      <w:marRight w:val="0"/>
      <w:marTop w:val="0"/>
      <w:marBottom w:val="0"/>
      <w:divBdr>
        <w:top w:val="none" w:sz="0" w:space="0" w:color="auto"/>
        <w:left w:val="none" w:sz="0" w:space="0" w:color="auto"/>
        <w:bottom w:val="none" w:sz="0" w:space="0" w:color="auto"/>
        <w:right w:val="none" w:sz="0" w:space="0" w:color="auto"/>
      </w:divBdr>
    </w:div>
    <w:div w:id="1009216514">
      <w:bodyDiv w:val="1"/>
      <w:marLeft w:val="0"/>
      <w:marRight w:val="0"/>
      <w:marTop w:val="0"/>
      <w:marBottom w:val="0"/>
      <w:divBdr>
        <w:top w:val="none" w:sz="0" w:space="0" w:color="auto"/>
        <w:left w:val="none" w:sz="0" w:space="0" w:color="auto"/>
        <w:bottom w:val="none" w:sz="0" w:space="0" w:color="auto"/>
        <w:right w:val="none" w:sz="0" w:space="0" w:color="auto"/>
      </w:divBdr>
    </w:div>
    <w:div w:id="1009451780">
      <w:bodyDiv w:val="1"/>
      <w:marLeft w:val="0"/>
      <w:marRight w:val="0"/>
      <w:marTop w:val="0"/>
      <w:marBottom w:val="0"/>
      <w:divBdr>
        <w:top w:val="none" w:sz="0" w:space="0" w:color="auto"/>
        <w:left w:val="none" w:sz="0" w:space="0" w:color="auto"/>
        <w:bottom w:val="none" w:sz="0" w:space="0" w:color="auto"/>
        <w:right w:val="none" w:sz="0" w:space="0" w:color="auto"/>
      </w:divBdr>
    </w:div>
    <w:div w:id="1022053951">
      <w:bodyDiv w:val="1"/>
      <w:marLeft w:val="0"/>
      <w:marRight w:val="0"/>
      <w:marTop w:val="0"/>
      <w:marBottom w:val="0"/>
      <w:divBdr>
        <w:top w:val="none" w:sz="0" w:space="0" w:color="auto"/>
        <w:left w:val="none" w:sz="0" w:space="0" w:color="auto"/>
        <w:bottom w:val="none" w:sz="0" w:space="0" w:color="auto"/>
        <w:right w:val="none" w:sz="0" w:space="0" w:color="auto"/>
      </w:divBdr>
    </w:div>
    <w:div w:id="1028022435">
      <w:bodyDiv w:val="1"/>
      <w:marLeft w:val="0"/>
      <w:marRight w:val="0"/>
      <w:marTop w:val="0"/>
      <w:marBottom w:val="0"/>
      <w:divBdr>
        <w:top w:val="none" w:sz="0" w:space="0" w:color="auto"/>
        <w:left w:val="none" w:sz="0" w:space="0" w:color="auto"/>
        <w:bottom w:val="none" w:sz="0" w:space="0" w:color="auto"/>
        <w:right w:val="none" w:sz="0" w:space="0" w:color="auto"/>
      </w:divBdr>
    </w:div>
    <w:div w:id="1028261977">
      <w:bodyDiv w:val="1"/>
      <w:marLeft w:val="0"/>
      <w:marRight w:val="0"/>
      <w:marTop w:val="0"/>
      <w:marBottom w:val="0"/>
      <w:divBdr>
        <w:top w:val="none" w:sz="0" w:space="0" w:color="auto"/>
        <w:left w:val="none" w:sz="0" w:space="0" w:color="auto"/>
        <w:bottom w:val="none" w:sz="0" w:space="0" w:color="auto"/>
        <w:right w:val="none" w:sz="0" w:space="0" w:color="auto"/>
      </w:divBdr>
    </w:div>
    <w:div w:id="1061631515">
      <w:bodyDiv w:val="1"/>
      <w:marLeft w:val="0"/>
      <w:marRight w:val="0"/>
      <w:marTop w:val="0"/>
      <w:marBottom w:val="0"/>
      <w:divBdr>
        <w:top w:val="none" w:sz="0" w:space="0" w:color="auto"/>
        <w:left w:val="none" w:sz="0" w:space="0" w:color="auto"/>
        <w:bottom w:val="none" w:sz="0" w:space="0" w:color="auto"/>
        <w:right w:val="none" w:sz="0" w:space="0" w:color="auto"/>
      </w:divBdr>
    </w:div>
    <w:div w:id="1062560750">
      <w:bodyDiv w:val="1"/>
      <w:marLeft w:val="0"/>
      <w:marRight w:val="0"/>
      <w:marTop w:val="0"/>
      <w:marBottom w:val="0"/>
      <w:divBdr>
        <w:top w:val="none" w:sz="0" w:space="0" w:color="auto"/>
        <w:left w:val="none" w:sz="0" w:space="0" w:color="auto"/>
        <w:bottom w:val="none" w:sz="0" w:space="0" w:color="auto"/>
        <w:right w:val="none" w:sz="0" w:space="0" w:color="auto"/>
      </w:divBdr>
      <w:divsChild>
        <w:div w:id="502741194">
          <w:marLeft w:val="0"/>
          <w:marRight w:val="0"/>
          <w:marTop w:val="0"/>
          <w:marBottom w:val="0"/>
          <w:divBdr>
            <w:top w:val="single" w:sz="2" w:space="0" w:color="auto"/>
            <w:left w:val="single" w:sz="2" w:space="0" w:color="auto"/>
            <w:bottom w:val="single" w:sz="6" w:space="0" w:color="auto"/>
            <w:right w:val="single" w:sz="2" w:space="0" w:color="auto"/>
          </w:divBdr>
          <w:divsChild>
            <w:div w:id="270283493">
              <w:marLeft w:val="0"/>
              <w:marRight w:val="0"/>
              <w:marTop w:val="100"/>
              <w:marBottom w:val="100"/>
              <w:divBdr>
                <w:top w:val="single" w:sz="2" w:space="0" w:color="D9D9E3"/>
                <w:left w:val="single" w:sz="2" w:space="0" w:color="D9D9E3"/>
                <w:bottom w:val="single" w:sz="2" w:space="0" w:color="D9D9E3"/>
                <w:right w:val="single" w:sz="2" w:space="0" w:color="D9D9E3"/>
              </w:divBdr>
              <w:divsChild>
                <w:div w:id="640185709">
                  <w:marLeft w:val="0"/>
                  <w:marRight w:val="0"/>
                  <w:marTop w:val="0"/>
                  <w:marBottom w:val="0"/>
                  <w:divBdr>
                    <w:top w:val="single" w:sz="2" w:space="0" w:color="D9D9E3"/>
                    <w:left w:val="single" w:sz="2" w:space="0" w:color="D9D9E3"/>
                    <w:bottom w:val="single" w:sz="2" w:space="0" w:color="D9D9E3"/>
                    <w:right w:val="single" w:sz="2" w:space="0" w:color="D9D9E3"/>
                  </w:divBdr>
                  <w:divsChild>
                    <w:div w:id="104737953">
                      <w:marLeft w:val="0"/>
                      <w:marRight w:val="0"/>
                      <w:marTop w:val="0"/>
                      <w:marBottom w:val="0"/>
                      <w:divBdr>
                        <w:top w:val="single" w:sz="2" w:space="0" w:color="D9D9E3"/>
                        <w:left w:val="single" w:sz="2" w:space="0" w:color="D9D9E3"/>
                        <w:bottom w:val="single" w:sz="2" w:space="0" w:color="D9D9E3"/>
                        <w:right w:val="single" w:sz="2" w:space="0" w:color="D9D9E3"/>
                      </w:divBdr>
                      <w:divsChild>
                        <w:div w:id="393898909">
                          <w:marLeft w:val="0"/>
                          <w:marRight w:val="0"/>
                          <w:marTop w:val="0"/>
                          <w:marBottom w:val="0"/>
                          <w:divBdr>
                            <w:top w:val="single" w:sz="2" w:space="0" w:color="D9D9E3"/>
                            <w:left w:val="single" w:sz="2" w:space="0" w:color="D9D9E3"/>
                            <w:bottom w:val="single" w:sz="2" w:space="0" w:color="D9D9E3"/>
                            <w:right w:val="single" w:sz="2" w:space="0" w:color="D9D9E3"/>
                          </w:divBdr>
                          <w:divsChild>
                            <w:div w:id="202446760">
                              <w:marLeft w:val="0"/>
                              <w:marRight w:val="0"/>
                              <w:marTop w:val="0"/>
                              <w:marBottom w:val="0"/>
                              <w:divBdr>
                                <w:top w:val="single" w:sz="2" w:space="0" w:color="D9D9E3"/>
                                <w:left w:val="single" w:sz="2" w:space="0" w:color="D9D9E3"/>
                                <w:bottom w:val="single" w:sz="2" w:space="0" w:color="D9D9E3"/>
                                <w:right w:val="single" w:sz="2" w:space="0" w:color="D9D9E3"/>
                              </w:divBdr>
                              <w:divsChild>
                                <w:div w:id="1353798979">
                                  <w:marLeft w:val="0"/>
                                  <w:marRight w:val="0"/>
                                  <w:marTop w:val="0"/>
                                  <w:marBottom w:val="0"/>
                                  <w:divBdr>
                                    <w:top w:val="single" w:sz="2" w:space="0" w:color="D9D9E3"/>
                                    <w:left w:val="single" w:sz="2" w:space="0" w:color="D9D9E3"/>
                                    <w:bottom w:val="single" w:sz="2" w:space="0" w:color="D9D9E3"/>
                                    <w:right w:val="single" w:sz="2" w:space="0" w:color="D9D9E3"/>
                                  </w:divBdr>
                                  <w:divsChild>
                                    <w:div w:id="4061480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072967405">
      <w:bodyDiv w:val="1"/>
      <w:marLeft w:val="0"/>
      <w:marRight w:val="0"/>
      <w:marTop w:val="0"/>
      <w:marBottom w:val="0"/>
      <w:divBdr>
        <w:top w:val="none" w:sz="0" w:space="0" w:color="auto"/>
        <w:left w:val="none" w:sz="0" w:space="0" w:color="auto"/>
        <w:bottom w:val="none" w:sz="0" w:space="0" w:color="auto"/>
        <w:right w:val="none" w:sz="0" w:space="0" w:color="auto"/>
      </w:divBdr>
    </w:div>
    <w:div w:id="1075708585">
      <w:bodyDiv w:val="1"/>
      <w:marLeft w:val="0"/>
      <w:marRight w:val="0"/>
      <w:marTop w:val="0"/>
      <w:marBottom w:val="0"/>
      <w:divBdr>
        <w:top w:val="none" w:sz="0" w:space="0" w:color="auto"/>
        <w:left w:val="none" w:sz="0" w:space="0" w:color="auto"/>
        <w:bottom w:val="none" w:sz="0" w:space="0" w:color="auto"/>
        <w:right w:val="none" w:sz="0" w:space="0" w:color="auto"/>
      </w:divBdr>
    </w:div>
    <w:div w:id="1075740099">
      <w:bodyDiv w:val="1"/>
      <w:marLeft w:val="0"/>
      <w:marRight w:val="0"/>
      <w:marTop w:val="0"/>
      <w:marBottom w:val="0"/>
      <w:divBdr>
        <w:top w:val="none" w:sz="0" w:space="0" w:color="auto"/>
        <w:left w:val="none" w:sz="0" w:space="0" w:color="auto"/>
        <w:bottom w:val="none" w:sz="0" w:space="0" w:color="auto"/>
        <w:right w:val="none" w:sz="0" w:space="0" w:color="auto"/>
      </w:divBdr>
    </w:div>
    <w:div w:id="1077171164">
      <w:bodyDiv w:val="1"/>
      <w:marLeft w:val="0"/>
      <w:marRight w:val="0"/>
      <w:marTop w:val="0"/>
      <w:marBottom w:val="0"/>
      <w:divBdr>
        <w:top w:val="none" w:sz="0" w:space="0" w:color="auto"/>
        <w:left w:val="none" w:sz="0" w:space="0" w:color="auto"/>
        <w:bottom w:val="none" w:sz="0" w:space="0" w:color="auto"/>
        <w:right w:val="none" w:sz="0" w:space="0" w:color="auto"/>
      </w:divBdr>
    </w:div>
    <w:div w:id="1091898999">
      <w:bodyDiv w:val="1"/>
      <w:marLeft w:val="0"/>
      <w:marRight w:val="0"/>
      <w:marTop w:val="0"/>
      <w:marBottom w:val="0"/>
      <w:divBdr>
        <w:top w:val="none" w:sz="0" w:space="0" w:color="auto"/>
        <w:left w:val="none" w:sz="0" w:space="0" w:color="auto"/>
        <w:bottom w:val="none" w:sz="0" w:space="0" w:color="auto"/>
        <w:right w:val="none" w:sz="0" w:space="0" w:color="auto"/>
      </w:divBdr>
    </w:div>
    <w:div w:id="1094861450">
      <w:bodyDiv w:val="1"/>
      <w:marLeft w:val="0"/>
      <w:marRight w:val="0"/>
      <w:marTop w:val="0"/>
      <w:marBottom w:val="0"/>
      <w:divBdr>
        <w:top w:val="none" w:sz="0" w:space="0" w:color="auto"/>
        <w:left w:val="none" w:sz="0" w:space="0" w:color="auto"/>
        <w:bottom w:val="none" w:sz="0" w:space="0" w:color="auto"/>
        <w:right w:val="none" w:sz="0" w:space="0" w:color="auto"/>
      </w:divBdr>
      <w:divsChild>
        <w:div w:id="46881286">
          <w:marLeft w:val="0"/>
          <w:marRight w:val="0"/>
          <w:marTop w:val="0"/>
          <w:marBottom w:val="0"/>
          <w:divBdr>
            <w:top w:val="none" w:sz="0" w:space="0" w:color="auto"/>
            <w:left w:val="none" w:sz="0" w:space="0" w:color="auto"/>
            <w:bottom w:val="none" w:sz="0" w:space="0" w:color="auto"/>
            <w:right w:val="none" w:sz="0" w:space="0" w:color="auto"/>
          </w:divBdr>
        </w:div>
        <w:div w:id="87629401">
          <w:marLeft w:val="0"/>
          <w:marRight w:val="0"/>
          <w:marTop w:val="0"/>
          <w:marBottom w:val="0"/>
          <w:divBdr>
            <w:top w:val="none" w:sz="0" w:space="0" w:color="auto"/>
            <w:left w:val="none" w:sz="0" w:space="0" w:color="auto"/>
            <w:bottom w:val="none" w:sz="0" w:space="0" w:color="auto"/>
            <w:right w:val="none" w:sz="0" w:space="0" w:color="auto"/>
          </w:divBdr>
        </w:div>
        <w:div w:id="124543559">
          <w:marLeft w:val="0"/>
          <w:marRight w:val="0"/>
          <w:marTop w:val="0"/>
          <w:marBottom w:val="0"/>
          <w:divBdr>
            <w:top w:val="none" w:sz="0" w:space="0" w:color="auto"/>
            <w:left w:val="none" w:sz="0" w:space="0" w:color="auto"/>
            <w:bottom w:val="none" w:sz="0" w:space="0" w:color="auto"/>
            <w:right w:val="none" w:sz="0" w:space="0" w:color="auto"/>
          </w:divBdr>
        </w:div>
        <w:div w:id="388650051">
          <w:marLeft w:val="0"/>
          <w:marRight w:val="0"/>
          <w:marTop w:val="0"/>
          <w:marBottom w:val="0"/>
          <w:divBdr>
            <w:top w:val="none" w:sz="0" w:space="0" w:color="auto"/>
            <w:left w:val="none" w:sz="0" w:space="0" w:color="auto"/>
            <w:bottom w:val="none" w:sz="0" w:space="0" w:color="auto"/>
            <w:right w:val="none" w:sz="0" w:space="0" w:color="auto"/>
          </w:divBdr>
        </w:div>
        <w:div w:id="587347607">
          <w:marLeft w:val="0"/>
          <w:marRight w:val="0"/>
          <w:marTop w:val="0"/>
          <w:marBottom w:val="0"/>
          <w:divBdr>
            <w:top w:val="none" w:sz="0" w:space="0" w:color="auto"/>
            <w:left w:val="none" w:sz="0" w:space="0" w:color="auto"/>
            <w:bottom w:val="none" w:sz="0" w:space="0" w:color="auto"/>
            <w:right w:val="none" w:sz="0" w:space="0" w:color="auto"/>
          </w:divBdr>
        </w:div>
        <w:div w:id="755593189">
          <w:marLeft w:val="0"/>
          <w:marRight w:val="0"/>
          <w:marTop w:val="0"/>
          <w:marBottom w:val="0"/>
          <w:divBdr>
            <w:top w:val="none" w:sz="0" w:space="0" w:color="auto"/>
            <w:left w:val="none" w:sz="0" w:space="0" w:color="auto"/>
            <w:bottom w:val="none" w:sz="0" w:space="0" w:color="auto"/>
            <w:right w:val="none" w:sz="0" w:space="0" w:color="auto"/>
          </w:divBdr>
        </w:div>
        <w:div w:id="876625647">
          <w:marLeft w:val="0"/>
          <w:marRight w:val="0"/>
          <w:marTop w:val="0"/>
          <w:marBottom w:val="0"/>
          <w:divBdr>
            <w:top w:val="none" w:sz="0" w:space="0" w:color="auto"/>
            <w:left w:val="none" w:sz="0" w:space="0" w:color="auto"/>
            <w:bottom w:val="none" w:sz="0" w:space="0" w:color="auto"/>
            <w:right w:val="none" w:sz="0" w:space="0" w:color="auto"/>
          </w:divBdr>
        </w:div>
        <w:div w:id="1085877748">
          <w:marLeft w:val="0"/>
          <w:marRight w:val="0"/>
          <w:marTop w:val="0"/>
          <w:marBottom w:val="0"/>
          <w:divBdr>
            <w:top w:val="none" w:sz="0" w:space="0" w:color="auto"/>
            <w:left w:val="none" w:sz="0" w:space="0" w:color="auto"/>
            <w:bottom w:val="none" w:sz="0" w:space="0" w:color="auto"/>
            <w:right w:val="none" w:sz="0" w:space="0" w:color="auto"/>
          </w:divBdr>
        </w:div>
        <w:div w:id="1310674666">
          <w:marLeft w:val="0"/>
          <w:marRight w:val="0"/>
          <w:marTop w:val="0"/>
          <w:marBottom w:val="0"/>
          <w:divBdr>
            <w:top w:val="none" w:sz="0" w:space="0" w:color="auto"/>
            <w:left w:val="none" w:sz="0" w:space="0" w:color="auto"/>
            <w:bottom w:val="none" w:sz="0" w:space="0" w:color="auto"/>
            <w:right w:val="none" w:sz="0" w:space="0" w:color="auto"/>
          </w:divBdr>
        </w:div>
        <w:div w:id="1326124457">
          <w:marLeft w:val="0"/>
          <w:marRight w:val="0"/>
          <w:marTop w:val="0"/>
          <w:marBottom w:val="0"/>
          <w:divBdr>
            <w:top w:val="none" w:sz="0" w:space="0" w:color="auto"/>
            <w:left w:val="none" w:sz="0" w:space="0" w:color="auto"/>
            <w:bottom w:val="none" w:sz="0" w:space="0" w:color="auto"/>
            <w:right w:val="none" w:sz="0" w:space="0" w:color="auto"/>
          </w:divBdr>
        </w:div>
        <w:div w:id="1381318619">
          <w:marLeft w:val="0"/>
          <w:marRight w:val="0"/>
          <w:marTop w:val="0"/>
          <w:marBottom w:val="0"/>
          <w:divBdr>
            <w:top w:val="none" w:sz="0" w:space="0" w:color="auto"/>
            <w:left w:val="none" w:sz="0" w:space="0" w:color="auto"/>
            <w:bottom w:val="none" w:sz="0" w:space="0" w:color="auto"/>
            <w:right w:val="none" w:sz="0" w:space="0" w:color="auto"/>
          </w:divBdr>
        </w:div>
        <w:div w:id="1617254289">
          <w:marLeft w:val="0"/>
          <w:marRight w:val="0"/>
          <w:marTop w:val="0"/>
          <w:marBottom w:val="0"/>
          <w:divBdr>
            <w:top w:val="none" w:sz="0" w:space="0" w:color="auto"/>
            <w:left w:val="none" w:sz="0" w:space="0" w:color="auto"/>
            <w:bottom w:val="none" w:sz="0" w:space="0" w:color="auto"/>
            <w:right w:val="none" w:sz="0" w:space="0" w:color="auto"/>
          </w:divBdr>
        </w:div>
        <w:div w:id="1642881696">
          <w:marLeft w:val="0"/>
          <w:marRight w:val="0"/>
          <w:marTop w:val="0"/>
          <w:marBottom w:val="0"/>
          <w:divBdr>
            <w:top w:val="none" w:sz="0" w:space="0" w:color="auto"/>
            <w:left w:val="none" w:sz="0" w:space="0" w:color="auto"/>
            <w:bottom w:val="none" w:sz="0" w:space="0" w:color="auto"/>
            <w:right w:val="none" w:sz="0" w:space="0" w:color="auto"/>
          </w:divBdr>
        </w:div>
        <w:div w:id="1807888972">
          <w:marLeft w:val="0"/>
          <w:marRight w:val="0"/>
          <w:marTop w:val="0"/>
          <w:marBottom w:val="0"/>
          <w:divBdr>
            <w:top w:val="none" w:sz="0" w:space="0" w:color="auto"/>
            <w:left w:val="none" w:sz="0" w:space="0" w:color="auto"/>
            <w:bottom w:val="none" w:sz="0" w:space="0" w:color="auto"/>
            <w:right w:val="none" w:sz="0" w:space="0" w:color="auto"/>
          </w:divBdr>
        </w:div>
        <w:div w:id="1956252706">
          <w:marLeft w:val="0"/>
          <w:marRight w:val="0"/>
          <w:marTop w:val="0"/>
          <w:marBottom w:val="0"/>
          <w:divBdr>
            <w:top w:val="none" w:sz="0" w:space="0" w:color="auto"/>
            <w:left w:val="none" w:sz="0" w:space="0" w:color="auto"/>
            <w:bottom w:val="none" w:sz="0" w:space="0" w:color="auto"/>
            <w:right w:val="none" w:sz="0" w:space="0" w:color="auto"/>
          </w:divBdr>
        </w:div>
        <w:div w:id="1981642735">
          <w:marLeft w:val="0"/>
          <w:marRight w:val="0"/>
          <w:marTop w:val="0"/>
          <w:marBottom w:val="0"/>
          <w:divBdr>
            <w:top w:val="none" w:sz="0" w:space="0" w:color="auto"/>
            <w:left w:val="none" w:sz="0" w:space="0" w:color="auto"/>
            <w:bottom w:val="none" w:sz="0" w:space="0" w:color="auto"/>
            <w:right w:val="none" w:sz="0" w:space="0" w:color="auto"/>
          </w:divBdr>
        </w:div>
        <w:div w:id="2049989209">
          <w:marLeft w:val="0"/>
          <w:marRight w:val="0"/>
          <w:marTop w:val="0"/>
          <w:marBottom w:val="0"/>
          <w:divBdr>
            <w:top w:val="none" w:sz="0" w:space="0" w:color="auto"/>
            <w:left w:val="none" w:sz="0" w:space="0" w:color="auto"/>
            <w:bottom w:val="none" w:sz="0" w:space="0" w:color="auto"/>
            <w:right w:val="none" w:sz="0" w:space="0" w:color="auto"/>
          </w:divBdr>
        </w:div>
      </w:divsChild>
    </w:div>
    <w:div w:id="1108543743">
      <w:bodyDiv w:val="1"/>
      <w:marLeft w:val="0"/>
      <w:marRight w:val="0"/>
      <w:marTop w:val="0"/>
      <w:marBottom w:val="0"/>
      <w:divBdr>
        <w:top w:val="none" w:sz="0" w:space="0" w:color="auto"/>
        <w:left w:val="none" w:sz="0" w:space="0" w:color="auto"/>
        <w:bottom w:val="none" w:sz="0" w:space="0" w:color="auto"/>
        <w:right w:val="none" w:sz="0" w:space="0" w:color="auto"/>
      </w:divBdr>
    </w:div>
    <w:div w:id="1112438378">
      <w:bodyDiv w:val="1"/>
      <w:marLeft w:val="0"/>
      <w:marRight w:val="0"/>
      <w:marTop w:val="0"/>
      <w:marBottom w:val="0"/>
      <w:divBdr>
        <w:top w:val="none" w:sz="0" w:space="0" w:color="auto"/>
        <w:left w:val="none" w:sz="0" w:space="0" w:color="auto"/>
        <w:bottom w:val="none" w:sz="0" w:space="0" w:color="auto"/>
        <w:right w:val="none" w:sz="0" w:space="0" w:color="auto"/>
      </w:divBdr>
    </w:div>
    <w:div w:id="1114983373">
      <w:bodyDiv w:val="1"/>
      <w:marLeft w:val="0"/>
      <w:marRight w:val="0"/>
      <w:marTop w:val="0"/>
      <w:marBottom w:val="0"/>
      <w:divBdr>
        <w:top w:val="none" w:sz="0" w:space="0" w:color="auto"/>
        <w:left w:val="none" w:sz="0" w:space="0" w:color="auto"/>
        <w:bottom w:val="none" w:sz="0" w:space="0" w:color="auto"/>
        <w:right w:val="none" w:sz="0" w:space="0" w:color="auto"/>
      </w:divBdr>
    </w:div>
    <w:div w:id="1125079833">
      <w:bodyDiv w:val="1"/>
      <w:marLeft w:val="0"/>
      <w:marRight w:val="0"/>
      <w:marTop w:val="0"/>
      <w:marBottom w:val="0"/>
      <w:divBdr>
        <w:top w:val="none" w:sz="0" w:space="0" w:color="auto"/>
        <w:left w:val="none" w:sz="0" w:space="0" w:color="auto"/>
        <w:bottom w:val="none" w:sz="0" w:space="0" w:color="auto"/>
        <w:right w:val="none" w:sz="0" w:space="0" w:color="auto"/>
      </w:divBdr>
    </w:div>
    <w:div w:id="1146168643">
      <w:bodyDiv w:val="1"/>
      <w:marLeft w:val="0"/>
      <w:marRight w:val="0"/>
      <w:marTop w:val="0"/>
      <w:marBottom w:val="0"/>
      <w:divBdr>
        <w:top w:val="none" w:sz="0" w:space="0" w:color="auto"/>
        <w:left w:val="none" w:sz="0" w:space="0" w:color="auto"/>
        <w:bottom w:val="none" w:sz="0" w:space="0" w:color="auto"/>
        <w:right w:val="none" w:sz="0" w:space="0" w:color="auto"/>
      </w:divBdr>
    </w:div>
    <w:div w:id="1168787177">
      <w:bodyDiv w:val="1"/>
      <w:marLeft w:val="0"/>
      <w:marRight w:val="0"/>
      <w:marTop w:val="0"/>
      <w:marBottom w:val="0"/>
      <w:divBdr>
        <w:top w:val="none" w:sz="0" w:space="0" w:color="auto"/>
        <w:left w:val="none" w:sz="0" w:space="0" w:color="auto"/>
        <w:bottom w:val="none" w:sz="0" w:space="0" w:color="auto"/>
        <w:right w:val="none" w:sz="0" w:space="0" w:color="auto"/>
      </w:divBdr>
    </w:div>
    <w:div w:id="1189834223">
      <w:bodyDiv w:val="1"/>
      <w:marLeft w:val="0"/>
      <w:marRight w:val="0"/>
      <w:marTop w:val="0"/>
      <w:marBottom w:val="0"/>
      <w:divBdr>
        <w:top w:val="none" w:sz="0" w:space="0" w:color="auto"/>
        <w:left w:val="none" w:sz="0" w:space="0" w:color="auto"/>
        <w:bottom w:val="none" w:sz="0" w:space="0" w:color="auto"/>
        <w:right w:val="none" w:sz="0" w:space="0" w:color="auto"/>
      </w:divBdr>
    </w:div>
    <w:div w:id="1199008402">
      <w:bodyDiv w:val="1"/>
      <w:marLeft w:val="0"/>
      <w:marRight w:val="0"/>
      <w:marTop w:val="0"/>
      <w:marBottom w:val="0"/>
      <w:divBdr>
        <w:top w:val="none" w:sz="0" w:space="0" w:color="auto"/>
        <w:left w:val="none" w:sz="0" w:space="0" w:color="auto"/>
        <w:bottom w:val="none" w:sz="0" w:space="0" w:color="auto"/>
        <w:right w:val="none" w:sz="0" w:space="0" w:color="auto"/>
      </w:divBdr>
    </w:div>
    <w:div w:id="1208226245">
      <w:bodyDiv w:val="1"/>
      <w:marLeft w:val="0"/>
      <w:marRight w:val="0"/>
      <w:marTop w:val="0"/>
      <w:marBottom w:val="0"/>
      <w:divBdr>
        <w:top w:val="none" w:sz="0" w:space="0" w:color="auto"/>
        <w:left w:val="none" w:sz="0" w:space="0" w:color="auto"/>
        <w:bottom w:val="none" w:sz="0" w:space="0" w:color="auto"/>
        <w:right w:val="none" w:sz="0" w:space="0" w:color="auto"/>
      </w:divBdr>
    </w:div>
    <w:div w:id="1214267208">
      <w:bodyDiv w:val="1"/>
      <w:marLeft w:val="0"/>
      <w:marRight w:val="0"/>
      <w:marTop w:val="0"/>
      <w:marBottom w:val="0"/>
      <w:divBdr>
        <w:top w:val="none" w:sz="0" w:space="0" w:color="auto"/>
        <w:left w:val="none" w:sz="0" w:space="0" w:color="auto"/>
        <w:bottom w:val="none" w:sz="0" w:space="0" w:color="auto"/>
        <w:right w:val="none" w:sz="0" w:space="0" w:color="auto"/>
      </w:divBdr>
    </w:div>
    <w:div w:id="1229610994">
      <w:bodyDiv w:val="1"/>
      <w:marLeft w:val="0"/>
      <w:marRight w:val="0"/>
      <w:marTop w:val="0"/>
      <w:marBottom w:val="0"/>
      <w:divBdr>
        <w:top w:val="none" w:sz="0" w:space="0" w:color="auto"/>
        <w:left w:val="none" w:sz="0" w:space="0" w:color="auto"/>
        <w:bottom w:val="none" w:sz="0" w:space="0" w:color="auto"/>
        <w:right w:val="none" w:sz="0" w:space="0" w:color="auto"/>
      </w:divBdr>
    </w:div>
    <w:div w:id="1229850630">
      <w:bodyDiv w:val="1"/>
      <w:marLeft w:val="0"/>
      <w:marRight w:val="0"/>
      <w:marTop w:val="0"/>
      <w:marBottom w:val="0"/>
      <w:divBdr>
        <w:top w:val="none" w:sz="0" w:space="0" w:color="auto"/>
        <w:left w:val="none" w:sz="0" w:space="0" w:color="auto"/>
        <w:bottom w:val="none" w:sz="0" w:space="0" w:color="auto"/>
        <w:right w:val="none" w:sz="0" w:space="0" w:color="auto"/>
      </w:divBdr>
    </w:div>
    <w:div w:id="1230531522">
      <w:bodyDiv w:val="1"/>
      <w:marLeft w:val="0"/>
      <w:marRight w:val="0"/>
      <w:marTop w:val="0"/>
      <w:marBottom w:val="0"/>
      <w:divBdr>
        <w:top w:val="none" w:sz="0" w:space="0" w:color="auto"/>
        <w:left w:val="none" w:sz="0" w:space="0" w:color="auto"/>
        <w:bottom w:val="none" w:sz="0" w:space="0" w:color="auto"/>
        <w:right w:val="none" w:sz="0" w:space="0" w:color="auto"/>
      </w:divBdr>
    </w:div>
    <w:div w:id="1237016377">
      <w:bodyDiv w:val="1"/>
      <w:marLeft w:val="0"/>
      <w:marRight w:val="0"/>
      <w:marTop w:val="0"/>
      <w:marBottom w:val="0"/>
      <w:divBdr>
        <w:top w:val="none" w:sz="0" w:space="0" w:color="auto"/>
        <w:left w:val="none" w:sz="0" w:space="0" w:color="auto"/>
        <w:bottom w:val="none" w:sz="0" w:space="0" w:color="auto"/>
        <w:right w:val="none" w:sz="0" w:space="0" w:color="auto"/>
      </w:divBdr>
    </w:div>
    <w:div w:id="1237322286">
      <w:bodyDiv w:val="1"/>
      <w:marLeft w:val="0"/>
      <w:marRight w:val="0"/>
      <w:marTop w:val="0"/>
      <w:marBottom w:val="0"/>
      <w:divBdr>
        <w:top w:val="none" w:sz="0" w:space="0" w:color="auto"/>
        <w:left w:val="none" w:sz="0" w:space="0" w:color="auto"/>
        <w:bottom w:val="none" w:sz="0" w:space="0" w:color="auto"/>
        <w:right w:val="none" w:sz="0" w:space="0" w:color="auto"/>
      </w:divBdr>
    </w:div>
    <w:div w:id="1239365296">
      <w:bodyDiv w:val="1"/>
      <w:marLeft w:val="0"/>
      <w:marRight w:val="0"/>
      <w:marTop w:val="0"/>
      <w:marBottom w:val="0"/>
      <w:divBdr>
        <w:top w:val="none" w:sz="0" w:space="0" w:color="auto"/>
        <w:left w:val="none" w:sz="0" w:space="0" w:color="auto"/>
        <w:bottom w:val="none" w:sz="0" w:space="0" w:color="auto"/>
        <w:right w:val="none" w:sz="0" w:space="0" w:color="auto"/>
      </w:divBdr>
      <w:divsChild>
        <w:div w:id="364714087">
          <w:marLeft w:val="274"/>
          <w:marRight w:val="0"/>
          <w:marTop w:val="0"/>
          <w:marBottom w:val="0"/>
          <w:divBdr>
            <w:top w:val="none" w:sz="0" w:space="0" w:color="auto"/>
            <w:left w:val="none" w:sz="0" w:space="0" w:color="auto"/>
            <w:bottom w:val="none" w:sz="0" w:space="0" w:color="auto"/>
            <w:right w:val="none" w:sz="0" w:space="0" w:color="auto"/>
          </w:divBdr>
        </w:div>
        <w:div w:id="407700166">
          <w:marLeft w:val="274"/>
          <w:marRight w:val="0"/>
          <w:marTop w:val="0"/>
          <w:marBottom w:val="0"/>
          <w:divBdr>
            <w:top w:val="none" w:sz="0" w:space="0" w:color="auto"/>
            <w:left w:val="none" w:sz="0" w:space="0" w:color="auto"/>
            <w:bottom w:val="none" w:sz="0" w:space="0" w:color="auto"/>
            <w:right w:val="none" w:sz="0" w:space="0" w:color="auto"/>
          </w:divBdr>
        </w:div>
        <w:div w:id="485442561">
          <w:marLeft w:val="274"/>
          <w:marRight w:val="0"/>
          <w:marTop w:val="0"/>
          <w:marBottom w:val="0"/>
          <w:divBdr>
            <w:top w:val="none" w:sz="0" w:space="0" w:color="auto"/>
            <w:left w:val="none" w:sz="0" w:space="0" w:color="auto"/>
            <w:bottom w:val="none" w:sz="0" w:space="0" w:color="auto"/>
            <w:right w:val="none" w:sz="0" w:space="0" w:color="auto"/>
          </w:divBdr>
        </w:div>
        <w:div w:id="774062550">
          <w:marLeft w:val="274"/>
          <w:marRight w:val="0"/>
          <w:marTop w:val="0"/>
          <w:marBottom w:val="0"/>
          <w:divBdr>
            <w:top w:val="none" w:sz="0" w:space="0" w:color="auto"/>
            <w:left w:val="none" w:sz="0" w:space="0" w:color="auto"/>
            <w:bottom w:val="none" w:sz="0" w:space="0" w:color="auto"/>
            <w:right w:val="none" w:sz="0" w:space="0" w:color="auto"/>
          </w:divBdr>
        </w:div>
        <w:div w:id="845752290">
          <w:marLeft w:val="274"/>
          <w:marRight w:val="0"/>
          <w:marTop w:val="0"/>
          <w:marBottom w:val="0"/>
          <w:divBdr>
            <w:top w:val="none" w:sz="0" w:space="0" w:color="auto"/>
            <w:left w:val="none" w:sz="0" w:space="0" w:color="auto"/>
            <w:bottom w:val="none" w:sz="0" w:space="0" w:color="auto"/>
            <w:right w:val="none" w:sz="0" w:space="0" w:color="auto"/>
          </w:divBdr>
        </w:div>
        <w:div w:id="852954250">
          <w:marLeft w:val="274"/>
          <w:marRight w:val="0"/>
          <w:marTop w:val="0"/>
          <w:marBottom w:val="0"/>
          <w:divBdr>
            <w:top w:val="none" w:sz="0" w:space="0" w:color="auto"/>
            <w:left w:val="none" w:sz="0" w:space="0" w:color="auto"/>
            <w:bottom w:val="none" w:sz="0" w:space="0" w:color="auto"/>
            <w:right w:val="none" w:sz="0" w:space="0" w:color="auto"/>
          </w:divBdr>
        </w:div>
        <w:div w:id="961494679">
          <w:marLeft w:val="274"/>
          <w:marRight w:val="0"/>
          <w:marTop w:val="0"/>
          <w:marBottom w:val="0"/>
          <w:divBdr>
            <w:top w:val="none" w:sz="0" w:space="0" w:color="auto"/>
            <w:left w:val="none" w:sz="0" w:space="0" w:color="auto"/>
            <w:bottom w:val="none" w:sz="0" w:space="0" w:color="auto"/>
            <w:right w:val="none" w:sz="0" w:space="0" w:color="auto"/>
          </w:divBdr>
        </w:div>
        <w:div w:id="1343971312">
          <w:marLeft w:val="274"/>
          <w:marRight w:val="0"/>
          <w:marTop w:val="0"/>
          <w:marBottom w:val="0"/>
          <w:divBdr>
            <w:top w:val="none" w:sz="0" w:space="0" w:color="auto"/>
            <w:left w:val="none" w:sz="0" w:space="0" w:color="auto"/>
            <w:bottom w:val="none" w:sz="0" w:space="0" w:color="auto"/>
            <w:right w:val="none" w:sz="0" w:space="0" w:color="auto"/>
          </w:divBdr>
        </w:div>
        <w:div w:id="1389765740">
          <w:marLeft w:val="274"/>
          <w:marRight w:val="0"/>
          <w:marTop w:val="0"/>
          <w:marBottom w:val="0"/>
          <w:divBdr>
            <w:top w:val="none" w:sz="0" w:space="0" w:color="auto"/>
            <w:left w:val="none" w:sz="0" w:space="0" w:color="auto"/>
            <w:bottom w:val="none" w:sz="0" w:space="0" w:color="auto"/>
            <w:right w:val="none" w:sz="0" w:space="0" w:color="auto"/>
          </w:divBdr>
        </w:div>
        <w:div w:id="1421176274">
          <w:marLeft w:val="274"/>
          <w:marRight w:val="0"/>
          <w:marTop w:val="0"/>
          <w:marBottom w:val="0"/>
          <w:divBdr>
            <w:top w:val="none" w:sz="0" w:space="0" w:color="auto"/>
            <w:left w:val="none" w:sz="0" w:space="0" w:color="auto"/>
            <w:bottom w:val="none" w:sz="0" w:space="0" w:color="auto"/>
            <w:right w:val="none" w:sz="0" w:space="0" w:color="auto"/>
          </w:divBdr>
        </w:div>
        <w:div w:id="1483741074">
          <w:marLeft w:val="274"/>
          <w:marRight w:val="0"/>
          <w:marTop w:val="0"/>
          <w:marBottom w:val="0"/>
          <w:divBdr>
            <w:top w:val="none" w:sz="0" w:space="0" w:color="auto"/>
            <w:left w:val="none" w:sz="0" w:space="0" w:color="auto"/>
            <w:bottom w:val="none" w:sz="0" w:space="0" w:color="auto"/>
            <w:right w:val="none" w:sz="0" w:space="0" w:color="auto"/>
          </w:divBdr>
        </w:div>
        <w:div w:id="1582446139">
          <w:marLeft w:val="274"/>
          <w:marRight w:val="0"/>
          <w:marTop w:val="0"/>
          <w:marBottom w:val="0"/>
          <w:divBdr>
            <w:top w:val="none" w:sz="0" w:space="0" w:color="auto"/>
            <w:left w:val="none" w:sz="0" w:space="0" w:color="auto"/>
            <w:bottom w:val="none" w:sz="0" w:space="0" w:color="auto"/>
            <w:right w:val="none" w:sz="0" w:space="0" w:color="auto"/>
          </w:divBdr>
        </w:div>
        <w:div w:id="1650941012">
          <w:marLeft w:val="274"/>
          <w:marRight w:val="0"/>
          <w:marTop w:val="0"/>
          <w:marBottom w:val="0"/>
          <w:divBdr>
            <w:top w:val="none" w:sz="0" w:space="0" w:color="auto"/>
            <w:left w:val="none" w:sz="0" w:space="0" w:color="auto"/>
            <w:bottom w:val="none" w:sz="0" w:space="0" w:color="auto"/>
            <w:right w:val="none" w:sz="0" w:space="0" w:color="auto"/>
          </w:divBdr>
        </w:div>
        <w:div w:id="1664426382">
          <w:marLeft w:val="274"/>
          <w:marRight w:val="0"/>
          <w:marTop w:val="0"/>
          <w:marBottom w:val="0"/>
          <w:divBdr>
            <w:top w:val="none" w:sz="0" w:space="0" w:color="auto"/>
            <w:left w:val="none" w:sz="0" w:space="0" w:color="auto"/>
            <w:bottom w:val="none" w:sz="0" w:space="0" w:color="auto"/>
            <w:right w:val="none" w:sz="0" w:space="0" w:color="auto"/>
          </w:divBdr>
        </w:div>
        <w:div w:id="1707827300">
          <w:marLeft w:val="274"/>
          <w:marRight w:val="0"/>
          <w:marTop w:val="0"/>
          <w:marBottom w:val="0"/>
          <w:divBdr>
            <w:top w:val="none" w:sz="0" w:space="0" w:color="auto"/>
            <w:left w:val="none" w:sz="0" w:space="0" w:color="auto"/>
            <w:bottom w:val="none" w:sz="0" w:space="0" w:color="auto"/>
            <w:right w:val="none" w:sz="0" w:space="0" w:color="auto"/>
          </w:divBdr>
        </w:div>
        <w:div w:id="1794902694">
          <w:marLeft w:val="274"/>
          <w:marRight w:val="0"/>
          <w:marTop w:val="0"/>
          <w:marBottom w:val="0"/>
          <w:divBdr>
            <w:top w:val="none" w:sz="0" w:space="0" w:color="auto"/>
            <w:left w:val="none" w:sz="0" w:space="0" w:color="auto"/>
            <w:bottom w:val="none" w:sz="0" w:space="0" w:color="auto"/>
            <w:right w:val="none" w:sz="0" w:space="0" w:color="auto"/>
          </w:divBdr>
        </w:div>
        <w:div w:id="2043743136">
          <w:marLeft w:val="274"/>
          <w:marRight w:val="0"/>
          <w:marTop w:val="0"/>
          <w:marBottom w:val="0"/>
          <w:divBdr>
            <w:top w:val="none" w:sz="0" w:space="0" w:color="auto"/>
            <w:left w:val="none" w:sz="0" w:space="0" w:color="auto"/>
            <w:bottom w:val="none" w:sz="0" w:space="0" w:color="auto"/>
            <w:right w:val="none" w:sz="0" w:space="0" w:color="auto"/>
          </w:divBdr>
        </w:div>
      </w:divsChild>
    </w:div>
    <w:div w:id="1242370755">
      <w:bodyDiv w:val="1"/>
      <w:marLeft w:val="0"/>
      <w:marRight w:val="0"/>
      <w:marTop w:val="0"/>
      <w:marBottom w:val="0"/>
      <w:divBdr>
        <w:top w:val="none" w:sz="0" w:space="0" w:color="auto"/>
        <w:left w:val="none" w:sz="0" w:space="0" w:color="auto"/>
        <w:bottom w:val="none" w:sz="0" w:space="0" w:color="auto"/>
        <w:right w:val="none" w:sz="0" w:space="0" w:color="auto"/>
      </w:divBdr>
    </w:div>
    <w:div w:id="1263103098">
      <w:bodyDiv w:val="1"/>
      <w:marLeft w:val="0"/>
      <w:marRight w:val="0"/>
      <w:marTop w:val="0"/>
      <w:marBottom w:val="0"/>
      <w:divBdr>
        <w:top w:val="none" w:sz="0" w:space="0" w:color="auto"/>
        <w:left w:val="none" w:sz="0" w:space="0" w:color="auto"/>
        <w:bottom w:val="none" w:sz="0" w:space="0" w:color="auto"/>
        <w:right w:val="none" w:sz="0" w:space="0" w:color="auto"/>
      </w:divBdr>
    </w:div>
    <w:div w:id="1277564638">
      <w:bodyDiv w:val="1"/>
      <w:marLeft w:val="0"/>
      <w:marRight w:val="0"/>
      <w:marTop w:val="0"/>
      <w:marBottom w:val="0"/>
      <w:divBdr>
        <w:top w:val="none" w:sz="0" w:space="0" w:color="auto"/>
        <w:left w:val="none" w:sz="0" w:space="0" w:color="auto"/>
        <w:bottom w:val="none" w:sz="0" w:space="0" w:color="auto"/>
        <w:right w:val="none" w:sz="0" w:space="0" w:color="auto"/>
      </w:divBdr>
    </w:div>
    <w:div w:id="1278567138">
      <w:bodyDiv w:val="1"/>
      <w:marLeft w:val="0"/>
      <w:marRight w:val="0"/>
      <w:marTop w:val="0"/>
      <w:marBottom w:val="0"/>
      <w:divBdr>
        <w:top w:val="none" w:sz="0" w:space="0" w:color="auto"/>
        <w:left w:val="none" w:sz="0" w:space="0" w:color="auto"/>
        <w:bottom w:val="none" w:sz="0" w:space="0" w:color="auto"/>
        <w:right w:val="none" w:sz="0" w:space="0" w:color="auto"/>
      </w:divBdr>
    </w:div>
    <w:div w:id="1294949126">
      <w:bodyDiv w:val="1"/>
      <w:marLeft w:val="0"/>
      <w:marRight w:val="0"/>
      <w:marTop w:val="0"/>
      <w:marBottom w:val="0"/>
      <w:divBdr>
        <w:top w:val="none" w:sz="0" w:space="0" w:color="auto"/>
        <w:left w:val="none" w:sz="0" w:space="0" w:color="auto"/>
        <w:bottom w:val="none" w:sz="0" w:space="0" w:color="auto"/>
        <w:right w:val="none" w:sz="0" w:space="0" w:color="auto"/>
      </w:divBdr>
    </w:div>
    <w:div w:id="1333751984">
      <w:bodyDiv w:val="1"/>
      <w:marLeft w:val="0"/>
      <w:marRight w:val="0"/>
      <w:marTop w:val="0"/>
      <w:marBottom w:val="0"/>
      <w:divBdr>
        <w:top w:val="none" w:sz="0" w:space="0" w:color="auto"/>
        <w:left w:val="none" w:sz="0" w:space="0" w:color="auto"/>
        <w:bottom w:val="none" w:sz="0" w:space="0" w:color="auto"/>
        <w:right w:val="none" w:sz="0" w:space="0" w:color="auto"/>
      </w:divBdr>
    </w:div>
    <w:div w:id="1355693153">
      <w:bodyDiv w:val="1"/>
      <w:marLeft w:val="0"/>
      <w:marRight w:val="0"/>
      <w:marTop w:val="0"/>
      <w:marBottom w:val="0"/>
      <w:divBdr>
        <w:top w:val="none" w:sz="0" w:space="0" w:color="auto"/>
        <w:left w:val="none" w:sz="0" w:space="0" w:color="auto"/>
        <w:bottom w:val="none" w:sz="0" w:space="0" w:color="auto"/>
        <w:right w:val="none" w:sz="0" w:space="0" w:color="auto"/>
      </w:divBdr>
      <w:divsChild>
        <w:div w:id="14770552">
          <w:marLeft w:val="720"/>
          <w:marRight w:val="0"/>
          <w:marTop w:val="0"/>
          <w:marBottom w:val="0"/>
          <w:divBdr>
            <w:top w:val="none" w:sz="0" w:space="0" w:color="auto"/>
            <w:left w:val="none" w:sz="0" w:space="0" w:color="auto"/>
            <w:bottom w:val="none" w:sz="0" w:space="0" w:color="auto"/>
            <w:right w:val="none" w:sz="0" w:space="0" w:color="auto"/>
          </w:divBdr>
        </w:div>
        <w:div w:id="592203006">
          <w:marLeft w:val="720"/>
          <w:marRight w:val="0"/>
          <w:marTop w:val="0"/>
          <w:marBottom w:val="0"/>
          <w:divBdr>
            <w:top w:val="none" w:sz="0" w:space="0" w:color="auto"/>
            <w:left w:val="none" w:sz="0" w:space="0" w:color="auto"/>
            <w:bottom w:val="none" w:sz="0" w:space="0" w:color="auto"/>
            <w:right w:val="none" w:sz="0" w:space="0" w:color="auto"/>
          </w:divBdr>
        </w:div>
      </w:divsChild>
    </w:div>
    <w:div w:id="1357535145">
      <w:bodyDiv w:val="1"/>
      <w:marLeft w:val="0"/>
      <w:marRight w:val="0"/>
      <w:marTop w:val="0"/>
      <w:marBottom w:val="0"/>
      <w:divBdr>
        <w:top w:val="none" w:sz="0" w:space="0" w:color="auto"/>
        <w:left w:val="none" w:sz="0" w:space="0" w:color="auto"/>
        <w:bottom w:val="none" w:sz="0" w:space="0" w:color="auto"/>
        <w:right w:val="none" w:sz="0" w:space="0" w:color="auto"/>
      </w:divBdr>
    </w:div>
    <w:div w:id="1358392496">
      <w:bodyDiv w:val="1"/>
      <w:marLeft w:val="0"/>
      <w:marRight w:val="0"/>
      <w:marTop w:val="0"/>
      <w:marBottom w:val="0"/>
      <w:divBdr>
        <w:top w:val="none" w:sz="0" w:space="0" w:color="auto"/>
        <w:left w:val="none" w:sz="0" w:space="0" w:color="auto"/>
        <w:bottom w:val="none" w:sz="0" w:space="0" w:color="auto"/>
        <w:right w:val="none" w:sz="0" w:space="0" w:color="auto"/>
      </w:divBdr>
      <w:divsChild>
        <w:div w:id="607585492">
          <w:marLeft w:val="720"/>
          <w:marRight w:val="0"/>
          <w:marTop w:val="0"/>
          <w:marBottom w:val="0"/>
          <w:divBdr>
            <w:top w:val="none" w:sz="0" w:space="0" w:color="auto"/>
            <w:left w:val="none" w:sz="0" w:space="0" w:color="auto"/>
            <w:bottom w:val="none" w:sz="0" w:space="0" w:color="auto"/>
            <w:right w:val="none" w:sz="0" w:space="0" w:color="auto"/>
          </w:divBdr>
        </w:div>
      </w:divsChild>
    </w:div>
    <w:div w:id="1371302210">
      <w:bodyDiv w:val="1"/>
      <w:marLeft w:val="0"/>
      <w:marRight w:val="0"/>
      <w:marTop w:val="0"/>
      <w:marBottom w:val="0"/>
      <w:divBdr>
        <w:top w:val="none" w:sz="0" w:space="0" w:color="auto"/>
        <w:left w:val="none" w:sz="0" w:space="0" w:color="auto"/>
        <w:bottom w:val="none" w:sz="0" w:space="0" w:color="auto"/>
        <w:right w:val="none" w:sz="0" w:space="0" w:color="auto"/>
      </w:divBdr>
    </w:div>
    <w:div w:id="1400710657">
      <w:bodyDiv w:val="1"/>
      <w:marLeft w:val="0"/>
      <w:marRight w:val="0"/>
      <w:marTop w:val="0"/>
      <w:marBottom w:val="0"/>
      <w:divBdr>
        <w:top w:val="none" w:sz="0" w:space="0" w:color="auto"/>
        <w:left w:val="none" w:sz="0" w:space="0" w:color="auto"/>
        <w:bottom w:val="none" w:sz="0" w:space="0" w:color="auto"/>
        <w:right w:val="none" w:sz="0" w:space="0" w:color="auto"/>
      </w:divBdr>
    </w:div>
    <w:div w:id="1408839217">
      <w:bodyDiv w:val="1"/>
      <w:marLeft w:val="0"/>
      <w:marRight w:val="0"/>
      <w:marTop w:val="0"/>
      <w:marBottom w:val="0"/>
      <w:divBdr>
        <w:top w:val="none" w:sz="0" w:space="0" w:color="auto"/>
        <w:left w:val="none" w:sz="0" w:space="0" w:color="auto"/>
        <w:bottom w:val="none" w:sz="0" w:space="0" w:color="auto"/>
        <w:right w:val="none" w:sz="0" w:space="0" w:color="auto"/>
      </w:divBdr>
    </w:div>
    <w:div w:id="1425420305">
      <w:bodyDiv w:val="1"/>
      <w:marLeft w:val="0"/>
      <w:marRight w:val="0"/>
      <w:marTop w:val="0"/>
      <w:marBottom w:val="0"/>
      <w:divBdr>
        <w:top w:val="none" w:sz="0" w:space="0" w:color="auto"/>
        <w:left w:val="none" w:sz="0" w:space="0" w:color="auto"/>
        <w:bottom w:val="none" w:sz="0" w:space="0" w:color="auto"/>
        <w:right w:val="none" w:sz="0" w:space="0" w:color="auto"/>
      </w:divBdr>
    </w:div>
    <w:div w:id="1447702001">
      <w:bodyDiv w:val="1"/>
      <w:marLeft w:val="0"/>
      <w:marRight w:val="0"/>
      <w:marTop w:val="0"/>
      <w:marBottom w:val="0"/>
      <w:divBdr>
        <w:top w:val="none" w:sz="0" w:space="0" w:color="auto"/>
        <w:left w:val="none" w:sz="0" w:space="0" w:color="auto"/>
        <w:bottom w:val="none" w:sz="0" w:space="0" w:color="auto"/>
        <w:right w:val="none" w:sz="0" w:space="0" w:color="auto"/>
      </w:divBdr>
    </w:div>
    <w:div w:id="1448886936">
      <w:bodyDiv w:val="1"/>
      <w:marLeft w:val="0"/>
      <w:marRight w:val="0"/>
      <w:marTop w:val="0"/>
      <w:marBottom w:val="0"/>
      <w:divBdr>
        <w:top w:val="none" w:sz="0" w:space="0" w:color="auto"/>
        <w:left w:val="none" w:sz="0" w:space="0" w:color="auto"/>
        <w:bottom w:val="none" w:sz="0" w:space="0" w:color="auto"/>
        <w:right w:val="none" w:sz="0" w:space="0" w:color="auto"/>
      </w:divBdr>
    </w:div>
    <w:div w:id="1450662315">
      <w:bodyDiv w:val="1"/>
      <w:marLeft w:val="0"/>
      <w:marRight w:val="0"/>
      <w:marTop w:val="0"/>
      <w:marBottom w:val="0"/>
      <w:divBdr>
        <w:top w:val="none" w:sz="0" w:space="0" w:color="auto"/>
        <w:left w:val="none" w:sz="0" w:space="0" w:color="auto"/>
        <w:bottom w:val="none" w:sz="0" w:space="0" w:color="auto"/>
        <w:right w:val="none" w:sz="0" w:space="0" w:color="auto"/>
      </w:divBdr>
    </w:div>
    <w:div w:id="1454983460">
      <w:bodyDiv w:val="1"/>
      <w:marLeft w:val="0"/>
      <w:marRight w:val="0"/>
      <w:marTop w:val="0"/>
      <w:marBottom w:val="0"/>
      <w:divBdr>
        <w:top w:val="none" w:sz="0" w:space="0" w:color="auto"/>
        <w:left w:val="none" w:sz="0" w:space="0" w:color="auto"/>
        <w:bottom w:val="none" w:sz="0" w:space="0" w:color="auto"/>
        <w:right w:val="none" w:sz="0" w:space="0" w:color="auto"/>
      </w:divBdr>
      <w:divsChild>
        <w:div w:id="640623742">
          <w:marLeft w:val="0"/>
          <w:marRight w:val="0"/>
          <w:marTop w:val="0"/>
          <w:marBottom w:val="0"/>
          <w:divBdr>
            <w:top w:val="none" w:sz="0" w:space="0" w:color="auto"/>
            <w:left w:val="none" w:sz="0" w:space="0" w:color="auto"/>
            <w:bottom w:val="none" w:sz="0" w:space="0" w:color="auto"/>
            <w:right w:val="none" w:sz="0" w:space="0" w:color="auto"/>
          </w:divBdr>
          <w:divsChild>
            <w:div w:id="657423923">
              <w:marLeft w:val="0"/>
              <w:marRight w:val="0"/>
              <w:marTop w:val="0"/>
              <w:marBottom w:val="0"/>
              <w:divBdr>
                <w:top w:val="none" w:sz="0" w:space="0" w:color="auto"/>
                <w:left w:val="none" w:sz="0" w:space="0" w:color="auto"/>
                <w:bottom w:val="none" w:sz="0" w:space="0" w:color="auto"/>
                <w:right w:val="none" w:sz="0" w:space="0" w:color="auto"/>
              </w:divBdr>
              <w:divsChild>
                <w:div w:id="1743211813">
                  <w:marLeft w:val="0"/>
                  <w:marRight w:val="0"/>
                  <w:marTop w:val="0"/>
                  <w:marBottom w:val="0"/>
                  <w:divBdr>
                    <w:top w:val="none" w:sz="0" w:space="0" w:color="auto"/>
                    <w:left w:val="none" w:sz="0" w:space="0" w:color="auto"/>
                    <w:bottom w:val="none" w:sz="0" w:space="0" w:color="auto"/>
                    <w:right w:val="none" w:sz="0" w:space="0" w:color="auto"/>
                  </w:divBdr>
                  <w:divsChild>
                    <w:div w:id="1929579697">
                      <w:marLeft w:val="0"/>
                      <w:marRight w:val="0"/>
                      <w:marTop w:val="0"/>
                      <w:marBottom w:val="0"/>
                      <w:divBdr>
                        <w:top w:val="none" w:sz="0" w:space="0" w:color="auto"/>
                        <w:left w:val="none" w:sz="0" w:space="0" w:color="auto"/>
                        <w:bottom w:val="none" w:sz="0" w:space="0" w:color="auto"/>
                        <w:right w:val="none" w:sz="0" w:space="0" w:color="auto"/>
                      </w:divBdr>
                      <w:divsChild>
                        <w:div w:id="249124159">
                          <w:marLeft w:val="0"/>
                          <w:marRight w:val="0"/>
                          <w:marTop w:val="0"/>
                          <w:marBottom w:val="0"/>
                          <w:divBdr>
                            <w:top w:val="none" w:sz="0" w:space="0" w:color="auto"/>
                            <w:left w:val="none" w:sz="0" w:space="0" w:color="auto"/>
                            <w:bottom w:val="none" w:sz="0" w:space="0" w:color="auto"/>
                            <w:right w:val="none" w:sz="0" w:space="0" w:color="auto"/>
                          </w:divBdr>
                          <w:divsChild>
                            <w:div w:id="404110177">
                              <w:marLeft w:val="0"/>
                              <w:marRight w:val="0"/>
                              <w:marTop w:val="0"/>
                              <w:marBottom w:val="0"/>
                              <w:divBdr>
                                <w:top w:val="none" w:sz="0" w:space="0" w:color="auto"/>
                                <w:left w:val="none" w:sz="0" w:space="0" w:color="auto"/>
                                <w:bottom w:val="none" w:sz="0" w:space="0" w:color="auto"/>
                                <w:right w:val="none" w:sz="0" w:space="0" w:color="auto"/>
                              </w:divBdr>
                              <w:divsChild>
                                <w:div w:id="1459301793">
                                  <w:marLeft w:val="0"/>
                                  <w:marRight w:val="0"/>
                                  <w:marTop w:val="0"/>
                                  <w:marBottom w:val="0"/>
                                  <w:divBdr>
                                    <w:top w:val="none" w:sz="0" w:space="0" w:color="auto"/>
                                    <w:left w:val="none" w:sz="0" w:space="0" w:color="auto"/>
                                    <w:bottom w:val="none" w:sz="0" w:space="0" w:color="auto"/>
                                    <w:right w:val="none" w:sz="0" w:space="0" w:color="auto"/>
                                  </w:divBdr>
                                  <w:divsChild>
                                    <w:div w:id="657415747">
                                      <w:marLeft w:val="0"/>
                                      <w:marRight w:val="0"/>
                                      <w:marTop w:val="0"/>
                                      <w:marBottom w:val="0"/>
                                      <w:divBdr>
                                        <w:top w:val="none" w:sz="0" w:space="0" w:color="auto"/>
                                        <w:left w:val="none" w:sz="0" w:space="0" w:color="auto"/>
                                        <w:bottom w:val="none" w:sz="0" w:space="0" w:color="auto"/>
                                        <w:right w:val="none" w:sz="0" w:space="0" w:color="auto"/>
                                      </w:divBdr>
                                      <w:divsChild>
                                        <w:div w:id="22781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8471397">
      <w:bodyDiv w:val="1"/>
      <w:marLeft w:val="0"/>
      <w:marRight w:val="0"/>
      <w:marTop w:val="0"/>
      <w:marBottom w:val="0"/>
      <w:divBdr>
        <w:top w:val="none" w:sz="0" w:space="0" w:color="auto"/>
        <w:left w:val="none" w:sz="0" w:space="0" w:color="auto"/>
        <w:bottom w:val="none" w:sz="0" w:space="0" w:color="auto"/>
        <w:right w:val="none" w:sz="0" w:space="0" w:color="auto"/>
      </w:divBdr>
    </w:div>
    <w:div w:id="1468887598">
      <w:bodyDiv w:val="1"/>
      <w:marLeft w:val="0"/>
      <w:marRight w:val="0"/>
      <w:marTop w:val="0"/>
      <w:marBottom w:val="0"/>
      <w:divBdr>
        <w:top w:val="none" w:sz="0" w:space="0" w:color="auto"/>
        <w:left w:val="none" w:sz="0" w:space="0" w:color="auto"/>
        <w:bottom w:val="none" w:sz="0" w:space="0" w:color="auto"/>
        <w:right w:val="none" w:sz="0" w:space="0" w:color="auto"/>
      </w:divBdr>
      <w:divsChild>
        <w:div w:id="1289971728">
          <w:marLeft w:val="0"/>
          <w:marRight w:val="0"/>
          <w:marTop w:val="0"/>
          <w:marBottom w:val="0"/>
          <w:divBdr>
            <w:top w:val="none" w:sz="0" w:space="0" w:color="auto"/>
            <w:left w:val="none" w:sz="0" w:space="0" w:color="auto"/>
            <w:bottom w:val="none" w:sz="0" w:space="0" w:color="auto"/>
            <w:right w:val="none" w:sz="0" w:space="0" w:color="auto"/>
          </w:divBdr>
          <w:divsChild>
            <w:div w:id="114061428">
              <w:marLeft w:val="0"/>
              <w:marRight w:val="0"/>
              <w:marTop w:val="0"/>
              <w:marBottom w:val="0"/>
              <w:divBdr>
                <w:top w:val="none" w:sz="0" w:space="0" w:color="auto"/>
                <w:left w:val="none" w:sz="0" w:space="0" w:color="auto"/>
                <w:bottom w:val="none" w:sz="0" w:space="0" w:color="auto"/>
                <w:right w:val="none" w:sz="0" w:space="0" w:color="auto"/>
              </w:divBdr>
              <w:divsChild>
                <w:div w:id="1204170979">
                  <w:marLeft w:val="0"/>
                  <w:marRight w:val="0"/>
                  <w:marTop w:val="0"/>
                  <w:marBottom w:val="0"/>
                  <w:divBdr>
                    <w:top w:val="none" w:sz="0" w:space="0" w:color="auto"/>
                    <w:left w:val="none" w:sz="0" w:space="0" w:color="auto"/>
                    <w:bottom w:val="none" w:sz="0" w:space="0" w:color="auto"/>
                    <w:right w:val="none" w:sz="0" w:space="0" w:color="auto"/>
                  </w:divBdr>
                  <w:divsChild>
                    <w:div w:id="1627076734">
                      <w:marLeft w:val="0"/>
                      <w:marRight w:val="0"/>
                      <w:marTop w:val="0"/>
                      <w:marBottom w:val="0"/>
                      <w:divBdr>
                        <w:top w:val="none" w:sz="0" w:space="0" w:color="auto"/>
                        <w:left w:val="none" w:sz="0" w:space="0" w:color="auto"/>
                        <w:bottom w:val="none" w:sz="0" w:space="0" w:color="auto"/>
                        <w:right w:val="none" w:sz="0" w:space="0" w:color="auto"/>
                      </w:divBdr>
                      <w:divsChild>
                        <w:div w:id="2058771892">
                          <w:marLeft w:val="0"/>
                          <w:marRight w:val="0"/>
                          <w:marTop w:val="0"/>
                          <w:marBottom w:val="0"/>
                          <w:divBdr>
                            <w:top w:val="none" w:sz="0" w:space="0" w:color="auto"/>
                            <w:left w:val="none" w:sz="0" w:space="0" w:color="auto"/>
                            <w:bottom w:val="none" w:sz="0" w:space="0" w:color="auto"/>
                            <w:right w:val="none" w:sz="0" w:space="0" w:color="auto"/>
                          </w:divBdr>
                          <w:divsChild>
                            <w:div w:id="5556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0127293">
      <w:bodyDiv w:val="1"/>
      <w:marLeft w:val="0"/>
      <w:marRight w:val="0"/>
      <w:marTop w:val="0"/>
      <w:marBottom w:val="0"/>
      <w:divBdr>
        <w:top w:val="none" w:sz="0" w:space="0" w:color="auto"/>
        <w:left w:val="none" w:sz="0" w:space="0" w:color="auto"/>
        <w:bottom w:val="none" w:sz="0" w:space="0" w:color="auto"/>
        <w:right w:val="none" w:sz="0" w:space="0" w:color="auto"/>
      </w:divBdr>
    </w:div>
    <w:div w:id="1476798346">
      <w:bodyDiv w:val="1"/>
      <w:marLeft w:val="0"/>
      <w:marRight w:val="0"/>
      <w:marTop w:val="0"/>
      <w:marBottom w:val="0"/>
      <w:divBdr>
        <w:top w:val="none" w:sz="0" w:space="0" w:color="auto"/>
        <w:left w:val="none" w:sz="0" w:space="0" w:color="auto"/>
        <w:bottom w:val="none" w:sz="0" w:space="0" w:color="auto"/>
        <w:right w:val="none" w:sz="0" w:space="0" w:color="auto"/>
      </w:divBdr>
    </w:div>
    <w:div w:id="1482232656">
      <w:bodyDiv w:val="1"/>
      <w:marLeft w:val="0"/>
      <w:marRight w:val="0"/>
      <w:marTop w:val="0"/>
      <w:marBottom w:val="0"/>
      <w:divBdr>
        <w:top w:val="none" w:sz="0" w:space="0" w:color="auto"/>
        <w:left w:val="none" w:sz="0" w:space="0" w:color="auto"/>
        <w:bottom w:val="none" w:sz="0" w:space="0" w:color="auto"/>
        <w:right w:val="none" w:sz="0" w:space="0" w:color="auto"/>
      </w:divBdr>
    </w:div>
    <w:div w:id="1485195393">
      <w:bodyDiv w:val="1"/>
      <w:marLeft w:val="0"/>
      <w:marRight w:val="0"/>
      <w:marTop w:val="0"/>
      <w:marBottom w:val="0"/>
      <w:divBdr>
        <w:top w:val="none" w:sz="0" w:space="0" w:color="auto"/>
        <w:left w:val="none" w:sz="0" w:space="0" w:color="auto"/>
        <w:bottom w:val="none" w:sz="0" w:space="0" w:color="auto"/>
        <w:right w:val="none" w:sz="0" w:space="0" w:color="auto"/>
      </w:divBdr>
      <w:divsChild>
        <w:div w:id="69742061">
          <w:marLeft w:val="0"/>
          <w:marRight w:val="0"/>
          <w:marTop w:val="360"/>
          <w:marBottom w:val="360"/>
          <w:divBdr>
            <w:top w:val="none" w:sz="0" w:space="0" w:color="auto"/>
            <w:left w:val="none" w:sz="0" w:space="0" w:color="auto"/>
            <w:bottom w:val="none" w:sz="0" w:space="0" w:color="auto"/>
            <w:right w:val="none" w:sz="0" w:space="0" w:color="auto"/>
          </w:divBdr>
          <w:divsChild>
            <w:div w:id="400761431">
              <w:marLeft w:val="0"/>
              <w:marRight w:val="0"/>
              <w:marTop w:val="120"/>
              <w:marBottom w:val="0"/>
              <w:divBdr>
                <w:top w:val="none" w:sz="0" w:space="0" w:color="auto"/>
                <w:left w:val="none" w:sz="0" w:space="0" w:color="auto"/>
                <w:bottom w:val="none" w:sz="0" w:space="0" w:color="auto"/>
                <w:right w:val="none" w:sz="0" w:space="0" w:color="auto"/>
              </w:divBdr>
            </w:div>
            <w:div w:id="542601775">
              <w:marLeft w:val="0"/>
              <w:marRight w:val="0"/>
              <w:marTop w:val="0"/>
              <w:marBottom w:val="0"/>
              <w:divBdr>
                <w:top w:val="none" w:sz="0" w:space="0" w:color="auto"/>
                <w:left w:val="none" w:sz="0" w:space="0" w:color="auto"/>
                <w:bottom w:val="none" w:sz="0" w:space="0" w:color="auto"/>
                <w:right w:val="none" w:sz="0" w:space="0" w:color="auto"/>
              </w:divBdr>
              <w:divsChild>
                <w:div w:id="1365713916">
                  <w:marLeft w:val="0"/>
                  <w:marRight w:val="0"/>
                  <w:marTop w:val="0"/>
                  <w:marBottom w:val="0"/>
                  <w:divBdr>
                    <w:top w:val="none" w:sz="0" w:space="0" w:color="auto"/>
                    <w:left w:val="none" w:sz="0" w:space="0" w:color="auto"/>
                    <w:bottom w:val="none" w:sz="0" w:space="0" w:color="auto"/>
                    <w:right w:val="none" w:sz="0" w:space="0" w:color="auto"/>
                  </w:divBdr>
                  <w:divsChild>
                    <w:div w:id="65418856">
                      <w:marLeft w:val="0"/>
                      <w:marRight w:val="0"/>
                      <w:marTop w:val="0"/>
                      <w:marBottom w:val="0"/>
                      <w:divBdr>
                        <w:top w:val="none" w:sz="0" w:space="0" w:color="auto"/>
                        <w:left w:val="none" w:sz="0" w:space="0" w:color="auto"/>
                        <w:bottom w:val="none" w:sz="0" w:space="0" w:color="auto"/>
                        <w:right w:val="none" w:sz="0" w:space="0" w:color="auto"/>
                      </w:divBdr>
                      <w:divsChild>
                        <w:div w:id="155642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147789">
          <w:marLeft w:val="0"/>
          <w:marRight w:val="0"/>
          <w:marTop w:val="360"/>
          <w:marBottom w:val="360"/>
          <w:divBdr>
            <w:top w:val="none" w:sz="0" w:space="0" w:color="auto"/>
            <w:left w:val="none" w:sz="0" w:space="0" w:color="auto"/>
            <w:bottom w:val="none" w:sz="0" w:space="0" w:color="auto"/>
            <w:right w:val="none" w:sz="0" w:space="0" w:color="auto"/>
          </w:divBdr>
          <w:divsChild>
            <w:div w:id="148450405">
              <w:marLeft w:val="0"/>
              <w:marRight w:val="0"/>
              <w:marTop w:val="120"/>
              <w:marBottom w:val="0"/>
              <w:divBdr>
                <w:top w:val="none" w:sz="0" w:space="0" w:color="auto"/>
                <w:left w:val="none" w:sz="0" w:space="0" w:color="auto"/>
                <w:bottom w:val="none" w:sz="0" w:space="0" w:color="auto"/>
                <w:right w:val="none" w:sz="0" w:space="0" w:color="auto"/>
              </w:divBdr>
            </w:div>
            <w:div w:id="1408576415">
              <w:marLeft w:val="0"/>
              <w:marRight w:val="0"/>
              <w:marTop w:val="0"/>
              <w:marBottom w:val="0"/>
              <w:divBdr>
                <w:top w:val="none" w:sz="0" w:space="0" w:color="auto"/>
                <w:left w:val="none" w:sz="0" w:space="0" w:color="auto"/>
                <w:bottom w:val="none" w:sz="0" w:space="0" w:color="auto"/>
                <w:right w:val="none" w:sz="0" w:space="0" w:color="auto"/>
              </w:divBdr>
              <w:divsChild>
                <w:div w:id="1921257392">
                  <w:marLeft w:val="0"/>
                  <w:marRight w:val="0"/>
                  <w:marTop w:val="0"/>
                  <w:marBottom w:val="0"/>
                  <w:divBdr>
                    <w:top w:val="none" w:sz="0" w:space="0" w:color="auto"/>
                    <w:left w:val="none" w:sz="0" w:space="0" w:color="auto"/>
                    <w:bottom w:val="none" w:sz="0" w:space="0" w:color="auto"/>
                    <w:right w:val="none" w:sz="0" w:space="0" w:color="auto"/>
                  </w:divBdr>
                  <w:divsChild>
                    <w:div w:id="1128088544">
                      <w:marLeft w:val="0"/>
                      <w:marRight w:val="0"/>
                      <w:marTop w:val="0"/>
                      <w:marBottom w:val="0"/>
                      <w:divBdr>
                        <w:top w:val="none" w:sz="0" w:space="0" w:color="auto"/>
                        <w:left w:val="none" w:sz="0" w:space="0" w:color="auto"/>
                        <w:bottom w:val="none" w:sz="0" w:space="0" w:color="auto"/>
                        <w:right w:val="none" w:sz="0" w:space="0" w:color="auto"/>
                      </w:divBdr>
                      <w:divsChild>
                        <w:div w:id="174629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7866721">
      <w:bodyDiv w:val="1"/>
      <w:marLeft w:val="0"/>
      <w:marRight w:val="0"/>
      <w:marTop w:val="0"/>
      <w:marBottom w:val="0"/>
      <w:divBdr>
        <w:top w:val="none" w:sz="0" w:space="0" w:color="auto"/>
        <w:left w:val="none" w:sz="0" w:space="0" w:color="auto"/>
        <w:bottom w:val="none" w:sz="0" w:space="0" w:color="auto"/>
        <w:right w:val="none" w:sz="0" w:space="0" w:color="auto"/>
      </w:divBdr>
      <w:divsChild>
        <w:div w:id="1453858974">
          <w:marLeft w:val="0"/>
          <w:marRight w:val="0"/>
          <w:marTop w:val="0"/>
          <w:marBottom w:val="0"/>
          <w:divBdr>
            <w:top w:val="single" w:sz="2" w:space="0" w:color="auto"/>
            <w:left w:val="single" w:sz="2" w:space="0" w:color="auto"/>
            <w:bottom w:val="single" w:sz="6" w:space="0" w:color="auto"/>
            <w:right w:val="single" w:sz="2" w:space="0" w:color="auto"/>
          </w:divBdr>
          <w:divsChild>
            <w:div w:id="732586030">
              <w:marLeft w:val="0"/>
              <w:marRight w:val="0"/>
              <w:marTop w:val="100"/>
              <w:marBottom w:val="100"/>
              <w:divBdr>
                <w:top w:val="single" w:sz="2" w:space="0" w:color="D9D9E3"/>
                <w:left w:val="single" w:sz="2" w:space="0" w:color="D9D9E3"/>
                <w:bottom w:val="single" w:sz="2" w:space="0" w:color="D9D9E3"/>
                <w:right w:val="single" w:sz="2" w:space="0" w:color="D9D9E3"/>
              </w:divBdr>
              <w:divsChild>
                <w:div w:id="712967459">
                  <w:marLeft w:val="0"/>
                  <w:marRight w:val="0"/>
                  <w:marTop w:val="0"/>
                  <w:marBottom w:val="0"/>
                  <w:divBdr>
                    <w:top w:val="single" w:sz="2" w:space="0" w:color="D9D9E3"/>
                    <w:left w:val="single" w:sz="2" w:space="0" w:color="D9D9E3"/>
                    <w:bottom w:val="single" w:sz="2" w:space="0" w:color="D9D9E3"/>
                    <w:right w:val="single" w:sz="2" w:space="0" w:color="D9D9E3"/>
                  </w:divBdr>
                  <w:divsChild>
                    <w:div w:id="905913674">
                      <w:marLeft w:val="0"/>
                      <w:marRight w:val="0"/>
                      <w:marTop w:val="0"/>
                      <w:marBottom w:val="0"/>
                      <w:divBdr>
                        <w:top w:val="single" w:sz="2" w:space="0" w:color="D9D9E3"/>
                        <w:left w:val="single" w:sz="2" w:space="0" w:color="D9D9E3"/>
                        <w:bottom w:val="single" w:sz="2" w:space="0" w:color="D9D9E3"/>
                        <w:right w:val="single" w:sz="2" w:space="0" w:color="D9D9E3"/>
                      </w:divBdr>
                      <w:divsChild>
                        <w:div w:id="1732578930">
                          <w:marLeft w:val="0"/>
                          <w:marRight w:val="0"/>
                          <w:marTop w:val="0"/>
                          <w:marBottom w:val="0"/>
                          <w:divBdr>
                            <w:top w:val="single" w:sz="2" w:space="0" w:color="D9D9E3"/>
                            <w:left w:val="single" w:sz="2" w:space="0" w:color="D9D9E3"/>
                            <w:bottom w:val="single" w:sz="2" w:space="0" w:color="D9D9E3"/>
                            <w:right w:val="single" w:sz="2" w:space="0" w:color="D9D9E3"/>
                          </w:divBdr>
                          <w:divsChild>
                            <w:div w:id="95374708">
                              <w:marLeft w:val="0"/>
                              <w:marRight w:val="0"/>
                              <w:marTop w:val="0"/>
                              <w:marBottom w:val="0"/>
                              <w:divBdr>
                                <w:top w:val="single" w:sz="2" w:space="0" w:color="D9D9E3"/>
                                <w:left w:val="single" w:sz="2" w:space="0" w:color="D9D9E3"/>
                                <w:bottom w:val="single" w:sz="2" w:space="0" w:color="D9D9E3"/>
                                <w:right w:val="single" w:sz="2" w:space="0" w:color="D9D9E3"/>
                              </w:divBdr>
                              <w:divsChild>
                                <w:div w:id="986545935">
                                  <w:marLeft w:val="0"/>
                                  <w:marRight w:val="0"/>
                                  <w:marTop w:val="0"/>
                                  <w:marBottom w:val="0"/>
                                  <w:divBdr>
                                    <w:top w:val="single" w:sz="2" w:space="0" w:color="D9D9E3"/>
                                    <w:left w:val="single" w:sz="2" w:space="0" w:color="D9D9E3"/>
                                    <w:bottom w:val="single" w:sz="2" w:space="0" w:color="D9D9E3"/>
                                    <w:right w:val="single" w:sz="2" w:space="0" w:color="D9D9E3"/>
                                  </w:divBdr>
                                  <w:divsChild>
                                    <w:div w:id="1058821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490487691">
      <w:bodyDiv w:val="1"/>
      <w:marLeft w:val="0"/>
      <w:marRight w:val="0"/>
      <w:marTop w:val="0"/>
      <w:marBottom w:val="0"/>
      <w:divBdr>
        <w:top w:val="none" w:sz="0" w:space="0" w:color="auto"/>
        <w:left w:val="none" w:sz="0" w:space="0" w:color="auto"/>
        <w:bottom w:val="none" w:sz="0" w:space="0" w:color="auto"/>
        <w:right w:val="none" w:sz="0" w:space="0" w:color="auto"/>
      </w:divBdr>
    </w:div>
    <w:div w:id="1499884069">
      <w:bodyDiv w:val="1"/>
      <w:marLeft w:val="0"/>
      <w:marRight w:val="0"/>
      <w:marTop w:val="0"/>
      <w:marBottom w:val="0"/>
      <w:divBdr>
        <w:top w:val="none" w:sz="0" w:space="0" w:color="auto"/>
        <w:left w:val="none" w:sz="0" w:space="0" w:color="auto"/>
        <w:bottom w:val="none" w:sz="0" w:space="0" w:color="auto"/>
        <w:right w:val="none" w:sz="0" w:space="0" w:color="auto"/>
      </w:divBdr>
    </w:div>
    <w:div w:id="1510489870">
      <w:bodyDiv w:val="1"/>
      <w:marLeft w:val="0"/>
      <w:marRight w:val="0"/>
      <w:marTop w:val="0"/>
      <w:marBottom w:val="0"/>
      <w:divBdr>
        <w:top w:val="none" w:sz="0" w:space="0" w:color="auto"/>
        <w:left w:val="none" w:sz="0" w:space="0" w:color="auto"/>
        <w:bottom w:val="none" w:sz="0" w:space="0" w:color="auto"/>
        <w:right w:val="none" w:sz="0" w:space="0" w:color="auto"/>
      </w:divBdr>
    </w:div>
    <w:div w:id="1521049330">
      <w:bodyDiv w:val="1"/>
      <w:marLeft w:val="0"/>
      <w:marRight w:val="0"/>
      <w:marTop w:val="0"/>
      <w:marBottom w:val="0"/>
      <w:divBdr>
        <w:top w:val="none" w:sz="0" w:space="0" w:color="auto"/>
        <w:left w:val="none" w:sz="0" w:space="0" w:color="auto"/>
        <w:bottom w:val="none" w:sz="0" w:space="0" w:color="auto"/>
        <w:right w:val="none" w:sz="0" w:space="0" w:color="auto"/>
      </w:divBdr>
    </w:div>
    <w:div w:id="1523663206">
      <w:bodyDiv w:val="1"/>
      <w:marLeft w:val="0"/>
      <w:marRight w:val="0"/>
      <w:marTop w:val="0"/>
      <w:marBottom w:val="0"/>
      <w:divBdr>
        <w:top w:val="none" w:sz="0" w:space="0" w:color="auto"/>
        <w:left w:val="none" w:sz="0" w:space="0" w:color="auto"/>
        <w:bottom w:val="none" w:sz="0" w:space="0" w:color="auto"/>
        <w:right w:val="none" w:sz="0" w:space="0" w:color="auto"/>
      </w:divBdr>
    </w:div>
    <w:div w:id="1524827598">
      <w:bodyDiv w:val="1"/>
      <w:marLeft w:val="0"/>
      <w:marRight w:val="0"/>
      <w:marTop w:val="0"/>
      <w:marBottom w:val="0"/>
      <w:divBdr>
        <w:top w:val="none" w:sz="0" w:space="0" w:color="auto"/>
        <w:left w:val="none" w:sz="0" w:space="0" w:color="auto"/>
        <w:bottom w:val="none" w:sz="0" w:space="0" w:color="auto"/>
        <w:right w:val="none" w:sz="0" w:space="0" w:color="auto"/>
      </w:divBdr>
      <w:divsChild>
        <w:div w:id="473331345">
          <w:marLeft w:val="720"/>
          <w:marRight w:val="0"/>
          <w:marTop w:val="0"/>
          <w:marBottom w:val="0"/>
          <w:divBdr>
            <w:top w:val="none" w:sz="0" w:space="0" w:color="auto"/>
            <w:left w:val="none" w:sz="0" w:space="0" w:color="auto"/>
            <w:bottom w:val="none" w:sz="0" w:space="0" w:color="auto"/>
            <w:right w:val="none" w:sz="0" w:space="0" w:color="auto"/>
          </w:divBdr>
        </w:div>
        <w:div w:id="839808464">
          <w:marLeft w:val="720"/>
          <w:marRight w:val="0"/>
          <w:marTop w:val="0"/>
          <w:marBottom w:val="0"/>
          <w:divBdr>
            <w:top w:val="none" w:sz="0" w:space="0" w:color="auto"/>
            <w:left w:val="none" w:sz="0" w:space="0" w:color="auto"/>
            <w:bottom w:val="none" w:sz="0" w:space="0" w:color="auto"/>
            <w:right w:val="none" w:sz="0" w:space="0" w:color="auto"/>
          </w:divBdr>
        </w:div>
      </w:divsChild>
    </w:div>
    <w:div w:id="1527795635">
      <w:bodyDiv w:val="1"/>
      <w:marLeft w:val="0"/>
      <w:marRight w:val="0"/>
      <w:marTop w:val="0"/>
      <w:marBottom w:val="0"/>
      <w:divBdr>
        <w:top w:val="none" w:sz="0" w:space="0" w:color="auto"/>
        <w:left w:val="none" w:sz="0" w:space="0" w:color="auto"/>
        <w:bottom w:val="none" w:sz="0" w:space="0" w:color="auto"/>
        <w:right w:val="none" w:sz="0" w:space="0" w:color="auto"/>
      </w:divBdr>
    </w:div>
    <w:div w:id="1528567012">
      <w:bodyDiv w:val="1"/>
      <w:marLeft w:val="0"/>
      <w:marRight w:val="0"/>
      <w:marTop w:val="0"/>
      <w:marBottom w:val="0"/>
      <w:divBdr>
        <w:top w:val="none" w:sz="0" w:space="0" w:color="auto"/>
        <w:left w:val="none" w:sz="0" w:space="0" w:color="auto"/>
        <w:bottom w:val="none" w:sz="0" w:space="0" w:color="auto"/>
        <w:right w:val="none" w:sz="0" w:space="0" w:color="auto"/>
      </w:divBdr>
    </w:div>
    <w:div w:id="1553691264">
      <w:bodyDiv w:val="1"/>
      <w:marLeft w:val="0"/>
      <w:marRight w:val="0"/>
      <w:marTop w:val="0"/>
      <w:marBottom w:val="0"/>
      <w:divBdr>
        <w:top w:val="none" w:sz="0" w:space="0" w:color="auto"/>
        <w:left w:val="none" w:sz="0" w:space="0" w:color="auto"/>
        <w:bottom w:val="none" w:sz="0" w:space="0" w:color="auto"/>
        <w:right w:val="none" w:sz="0" w:space="0" w:color="auto"/>
      </w:divBdr>
      <w:divsChild>
        <w:div w:id="769737635">
          <w:marLeft w:val="0"/>
          <w:marRight w:val="0"/>
          <w:marTop w:val="0"/>
          <w:marBottom w:val="0"/>
          <w:divBdr>
            <w:top w:val="none" w:sz="0" w:space="0" w:color="auto"/>
            <w:left w:val="none" w:sz="0" w:space="0" w:color="auto"/>
            <w:bottom w:val="none" w:sz="0" w:space="0" w:color="auto"/>
            <w:right w:val="none" w:sz="0" w:space="0" w:color="auto"/>
          </w:divBdr>
          <w:divsChild>
            <w:div w:id="401370214">
              <w:marLeft w:val="0"/>
              <w:marRight w:val="0"/>
              <w:marTop w:val="0"/>
              <w:marBottom w:val="0"/>
              <w:divBdr>
                <w:top w:val="none" w:sz="0" w:space="0" w:color="auto"/>
                <w:left w:val="none" w:sz="0" w:space="0" w:color="auto"/>
                <w:bottom w:val="none" w:sz="0" w:space="0" w:color="auto"/>
                <w:right w:val="none" w:sz="0" w:space="0" w:color="auto"/>
              </w:divBdr>
            </w:div>
            <w:div w:id="2122338544">
              <w:marLeft w:val="0"/>
              <w:marRight w:val="0"/>
              <w:marTop w:val="0"/>
              <w:marBottom w:val="0"/>
              <w:divBdr>
                <w:top w:val="none" w:sz="0" w:space="0" w:color="auto"/>
                <w:left w:val="none" w:sz="0" w:space="0" w:color="auto"/>
                <w:bottom w:val="none" w:sz="0" w:space="0" w:color="auto"/>
                <w:right w:val="none" w:sz="0" w:space="0" w:color="auto"/>
              </w:divBdr>
              <w:divsChild>
                <w:div w:id="123485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149551">
      <w:bodyDiv w:val="1"/>
      <w:marLeft w:val="0"/>
      <w:marRight w:val="0"/>
      <w:marTop w:val="0"/>
      <w:marBottom w:val="0"/>
      <w:divBdr>
        <w:top w:val="none" w:sz="0" w:space="0" w:color="auto"/>
        <w:left w:val="none" w:sz="0" w:space="0" w:color="auto"/>
        <w:bottom w:val="none" w:sz="0" w:space="0" w:color="auto"/>
        <w:right w:val="none" w:sz="0" w:space="0" w:color="auto"/>
      </w:divBdr>
    </w:div>
    <w:div w:id="1556234406">
      <w:bodyDiv w:val="1"/>
      <w:marLeft w:val="0"/>
      <w:marRight w:val="0"/>
      <w:marTop w:val="0"/>
      <w:marBottom w:val="0"/>
      <w:divBdr>
        <w:top w:val="none" w:sz="0" w:space="0" w:color="auto"/>
        <w:left w:val="none" w:sz="0" w:space="0" w:color="auto"/>
        <w:bottom w:val="none" w:sz="0" w:space="0" w:color="auto"/>
        <w:right w:val="none" w:sz="0" w:space="0" w:color="auto"/>
      </w:divBdr>
    </w:div>
    <w:div w:id="1560287684">
      <w:bodyDiv w:val="1"/>
      <w:marLeft w:val="0"/>
      <w:marRight w:val="0"/>
      <w:marTop w:val="0"/>
      <w:marBottom w:val="0"/>
      <w:divBdr>
        <w:top w:val="none" w:sz="0" w:space="0" w:color="auto"/>
        <w:left w:val="none" w:sz="0" w:space="0" w:color="auto"/>
        <w:bottom w:val="none" w:sz="0" w:space="0" w:color="auto"/>
        <w:right w:val="none" w:sz="0" w:space="0" w:color="auto"/>
      </w:divBdr>
    </w:div>
    <w:div w:id="1568034457">
      <w:bodyDiv w:val="1"/>
      <w:marLeft w:val="0"/>
      <w:marRight w:val="0"/>
      <w:marTop w:val="0"/>
      <w:marBottom w:val="0"/>
      <w:divBdr>
        <w:top w:val="none" w:sz="0" w:space="0" w:color="auto"/>
        <w:left w:val="none" w:sz="0" w:space="0" w:color="auto"/>
        <w:bottom w:val="none" w:sz="0" w:space="0" w:color="auto"/>
        <w:right w:val="none" w:sz="0" w:space="0" w:color="auto"/>
      </w:divBdr>
    </w:div>
    <w:div w:id="1568342579">
      <w:bodyDiv w:val="1"/>
      <w:marLeft w:val="0"/>
      <w:marRight w:val="0"/>
      <w:marTop w:val="0"/>
      <w:marBottom w:val="0"/>
      <w:divBdr>
        <w:top w:val="none" w:sz="0" w:space="0" w:color="auto"/>
        <w:left w:val="none" w:sz="0" w:space="0" w:color="auto"/>
        <w:bottom w:val="none" w:sz="0" w:space="0" w:color="auto"/>
        <w:right w:val="none" w:sz="0" w:space="0" w:color="auto"/>
      </w:divBdr>
    </w:div>
    <w:div w:id="1570076154">
      <w:bodyDiv w:val="1"/>
      <w:marLeft w:val="0"/>
      <w:marRight w:val="0"/>
      <w:marTop w:val="0"/>
      <w:marBottom w:val="0"/>
      <w:divBdr>
        <w:top w:val="none" w:sz="0" w:space="0" w:color="auto"/>
        <w:left w:val="none" w:sz="0" w:space="0" w:color="auto"/>
        <w:bottom w:val="none" w:sz="0" w:space="0" w:color="auto"/>
        <w:right w:val="none" w:sz="0" w:space="0" w:color="auto"/>
      </w:divBdr>
    </w:div>
    <w:div w:id="1579318163">
      <w:bodyDiv w:val="1"/>
      <w:marLeft w:val="0"/>
      <w:marRight w:val="0"/>
      <w:marTop w:val="0"/>
      <w:marBottom w:val="0"/>
      <w:divBdr>
        <w:top w:val="none" w:sz="0" w:space="0" w:color="auto"/>
        <w:left w:val="none" w:sz="0" w:space="0" w:color="auto"/>
        <w:bottom w:val="none" w:sz="0" w:space="0" w:color="auto"/>
        <w:right w:val="none" w:sz="0" w:space="0" w:color="auto"/>
      </w:divBdr>
      <w:divsChild>
        <w:div w:id="1590886422">
          <w:marLeft w:val="0"/>
          <w:marRight w:val="0"/>
          <w:marTop w:val="0"/>
          <w:marBottom w:val="0"/>
          <w:divBdr>
            <w:top w:val="none" w:sz="0" w:space="0" w:color="auto"/>
            <w:left w:val="none" w:sz="0" w:space="0" w:color="auto"/>
            <w:bottom w:val="none" w:sz="0" w:space="0" w:color="auto"/>
            <w:right w:val="none" w:sz="0" w:space="0" w:color="auto"/>
          </w:divBdr>
          <w:divsChild>
            <w:div w:id="1920018814">
              <w:marLeft w:val="0"/>
              <w:marRight w:val="0"/>
              <w:marTop w:val="0"/>
              <w:marBottom w:val="0"/>
              <w:divBdr>
                <w:top w:val="none" w:sz="0" w:space="0" w:color="auto"/>
                <w:left w:val="none" w:sz="0" w:space="0" w:color="auto"/>
                <w:bottom w:val="none" w:sz="0" w:space="0" w:color="auto"/>
                <w:right w:val="none" w:sz="0" w:space="0" w:color="auto"/>
              </w:divBdr>
              <w:divsChild>
                <w:div w:id="795441277">
                  <w:marLeft w:val="0"/>
                  <w:marRight w:val="0"/>
                  <w:marTop w:val="0"/>
                  <w:marBottom w:val="0"/>
                  <w:divBdr>
                    <w:top w:val="none" w:sz="0" w:space="0" w:color="auto"/>
                    <w:left w:val="none" w:sz="0" w:space="0" w:color="auto"/>
                    <w:bottom w:val="none" w:sz="0" w:space="0" w:color="auto"/>
                    <w:right w:val="none" w:sz="0" w:space="0" w:color="auto"/>
                  </w:divBdr>
                  <w:divsChild>
                    <w:div w:id="1046493906">
                      <w:marLeft w:val="0"/>
                      <w:marRight w:val="0"/>
                      <w:marTop w:val="0"/>
                      <w:marBottom w:val="0"/>
                      <w:divBdr>
                        <w:top w:val="none" w:sz="0" w:space="0" w:color="auto"/>
                        <w:left w:val="none" w:sz="0" w:space="0" w:color="auto"/>
                        <w:bottom w:val="none" w:sz="0" w:space="0" w:color="auto"/>
                        <w:right w:val="none" w:sz="0" w:space="0" w:color="auto"/>
                      </w:divBdr>
                      <w:divsChild>
                        <w:div w:id="1914268164">
                          <w:marLeft w:val="0"/>
                          <w:marRight w:val="0"/>
                          <w:marTop w:val="0"/>
                          <w:marBottom w:val="0"/>
                          <w:divBdr>
                            <w:top w:val="none" w:sz="0" w:space="0" w:color="auto"/>
                            <w:left w:val="none" w:sz="0" w:space="0" w:color="auto"/>
                            <w:bottom w:val="none" w:sz="0" w:space="0" w:color="auto"/>
                            <w:right w:val="none" w:sz="0" w:space="0" w:color="auto"/>
                          </w:divBdr>
                          <w:divsChild>
                            <w:div w:id="148399995">
                              <w:marLeft w:val="0"/>
                              <w:marRight w:val="0"/>
                              <w:marTop w:val="0"/>
                              <w:marBottom w:val="0"/>
                              <w:divBdr>
                                <w:top w:val="none" w:sz="0" w:space="0" w:color="auto"/>
                                <w:left w:val="none" w:sz="0" w:space="0" w:color="auto"/>
                                <w:bottom w:val="none" w:sz="0" w:space="0" w:color="auto"/>
                                <w:right w:val="none" w:sz="0" w:space="0" w:color="auto"/>
                              </w:divBdr>
                              <w:divsChild>
                                <w:div w:id="2114131609">
                                  <w:marLeft w:val="0"/>
                                  <w:marRight w:val="0"/>
                                  <w:marTop w:val="0"/>
                                  <w:marBottom w:val="0"/>
                                  <w:divBdr>
                                    <w:top w:val="none" w:sz="0" w:space="0" w:color="auto"/>
                                    <w:left w:val="none" w:sz="0" w:space="0" w:color="auto"/>
                                    <w:bottom w:val="none" w:sz="0" w:space="0" w:color="auto"/>
                                    <w:right w:val="none" w:sz="0" w:space="0" w:color="auto"/>
                                  </w:divBdr>
                                  <w:divsChild>
                                    <w:div w:id="322204133">
                                      <w:marLeft w:val="0"/>
                                      <w:marRight w:val="0"/>
                                      <w:marTop w:val="0"/>
                                      <w:marBottom w:val="0"/>
                                      <w:divBdr>
                                        <w:top w:val="none" w:sz="0" w:space="0" w:color="auto"/>
                                        <w:left w:val="none" w:sz="0" w:space="0" w:color="auto"/>
                                        <w:bottom w:val="none" w:sz="0" w:space="0" w:color="auto"/>
                                        <w:right w:val="none" w:sz="0" w:space="0" w:color="auto"/>
                                      </w:divBdr>
                                      <w:divsChild>
                                        <w:div w:id="180797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3836340">
      <w:bodyDiv w:val="1"/>
      <w:marLeft w:val="0"/>
      <w:marRight w:val="0"/>
      <w:marTop w:val="0"/>
      <w:marBottom w:val="0"/>
      <w:divBdr>
        <w:top w:val="none" w:sz="0" w:space="0" w:color="auto"/>
        <w:left w:val="none" w:sz="0" w:space="0" w:color="auto"/>
        <w:bottom w:val="none" w:sz="0" w:space="0" w:color="auto"/>
        <w:right w:val="none" w:sz="0" w:space="0" w:color="auto"/>
      </w:divBdr>
    </w:div>
    <w:div w:id="1592425372">
      <w:bodyDiv w:val="1"/>
      <w:marLeft w:val="0"/>
      <w:marRight w:val="0"/>
      <w:marTop w:val="0"/>
      <w:marBottom w:val="0"/>
      <w:divBdr>
        <w:top w:val="none" w:sz="0" w:space="0" w:color="auto"/>
        <w:left w:val="none" w:sz="0" w:space="0" w:color="auto"/>
        <w:bottom w:val="none" w:sz="0" w:space="0" w:color="auto"/>
        <w:right w:val="none" w:sz="0" w:space="0" w:color="auto"/>
      </w:divBdr>
    </w:div>
    <w:div w:id="1600290805">
      <w:bodyDiv w:val="1"/>
      <w:marLeft w:val="0"/>
      <w:marRight w:val="0"/>
      <w:marTop w:val="0"/>
      <w:marBottom w:val="0"/>
      <w:divBdr>
        <w:top w:val="none" w:sz="0" w:space="0" w:color="auto"/>
        <w:left w:val="none" w:sz="0" w:space="0" w:color="auto"/>
        <w:bottom w:val="none" w:sz="0" w:space="0" w:color="auto"/>
        <w:right w:val="none" w:sz="0" w:space="0" w:color="auto"/>
      </w:divBdr>
    </w:div>
    <w:div w:id="1606227250">
      <w:bodyDiv w:val="1"/>
      <w:marLeft w:val="0"/>
      <w:marRight w:val="0"/>
      <w:marTop w:val="0"/>
      <w:marBottom w:val="0"/>
      <w:divBdr>
        <w:top w:val="none" w:sz="0" w:space="0" w:color="auto"/>
        <w:left w:val="none" w:sz="0" w:space="0" w:color="auto"/>
        <w:bottom w:val="none" w:sz="0" w:space="0" w:color="auto"/>
        <w:right w:val="none" w:sz="0" w:space="0" w:color="auto"/>
      </w:divBdr>
    </w:div>
    <w:div w:id="1620406847">
      <w:bodyDiv w:val="1"/>
      <w:marLeft w:val="0"/>
      <w:marRight w:val="0"/>
      <w:marTop w:val="0"/>
      <w:marBottom w:val="0"/>
      <w:divBdr>
        <w:top w:val="none" w:sz="0" w:space="0" w:color="auto"/>
        <w:left w:val="none" w:sz="0" w:space="0" w:color="auto"/>
        <w:bottom w:val="none" w:sz="0" w:space="0" w:color="auto"/>
        <w:right w:val="none" w:sz="0" w:space="0" w:color="auto"/>
      </w:divBdr>
    </w:div>
    <w:div w:id="1642034457">
      <w:bodyDiv w:val="1"/>
      <w:marLeft w:val="0"/>
      <w:marRight w:val="0"/>
      <w:marTop w:val="0"/>
      <w:marBottom w:val="0"/>
      <w:divBdr>
        <w:top w:val="none" w:sz="0" w:space="0" w:color="auto"/>
        <w:left w:val="none" w:sz="0" w:space="0" w:color="auto"/>
        <w:bottom w:val="none" w:sz="0" w:space="0" w:color="auto"/>
        <w:right w:val="none" w:sz="0" w:space="0" w:color="auto"/>
      </w:divBdr>
    </w:div>
    <w:div w:id="1645352143">
      <w:bodyDiv w:val="1"/>
      <w:marLeft w:val="0"/>
      <w:marRight w:val="0"/>
      <w:marTop w:val="0"/>
      <w:marBottom w:val="0"/>
      <w:divBdr>
        <w:top w:val="none" w:sz="0" w:space="0" w:color="auto"/>
        <w:left w:val="none" w:sz="0" w:space="0" w:color="auto"/>
        <w:bottom w:val="none" w:sz="0" w:space="0" w:color="auto"/>
        <w:right w:val="none" w:sz="0" w:space="0" w:color="auto"/>
      </w:divBdr>
    </w:div>
    <w:div w:id="1660382738">
      <w:bodyDiv w:val="1"/>
      <w:marLeft w:val="0"/>
      <w:marRight w:val="0"/>
      <w:marTop w:val="0"/>
      <w:marBottom w:val="0"/>
      <w:divBdr>
        <w:top w:val="none" w:sz="0" w:space="0" w:color="auto"/>
        <w:left w:val="none" w:sz="0" w:space="0" w:color="auto"/>
        <w:bottom w:val="none" w:sz="0" w:space="0" w:color="auto"/>
        <w:right w:val="none" w:sz="0" w:space="0" w:color="auto"/>
      </w:divBdr>
      <w:divsChild>
        <w:div w:id="375473016">
          <w:marLeft w:val="0"/>
          <w:marRight w:val="0"/>
          <w:marTop w:val="0"/>
          <w:marBottom w:val="0"/>
          <w:divBdr>
            <w:top w:val="none" w:sz="0" w:space="0" w:color="auto"/>
            <w:left w:val="none" w:sz="0" w:space="0" w:color="auto"/>
            <w:bottom w:val="none" w:sz="0" w:space="0" w:color="auto"/>
            <w:right w:val="none" w:sz="0" w:space="0" w:color="auto"/>
          </w:divBdr>
          <w:divsChild>
            <w:div w:id="2143040109">
              <w:marLeft w:val="0"/>
              <w:marRight w:val="0"/>
              <w:marTop w:val="0"/>
              <w:marBottom w:val="0"/>
              <w:divBdr>
                <w:top w:val="none" w:sz="0" w:space="0" w:color="auto"/>
                <w:left w:val="none" w:sz="0" w:space="0" w:color="auto"/>
                <w:bottom w:val="none" w:sz="0" w:space="0" w:color="auto"/>
                <w:right w:val="none" w:sz="0" w:space="0" w:color="auto"/>
              </w:divBdr>
              <w:divsChild>
                <w:div w:id="2057047154">
                  <w:marLeft w:val="0"/>
                  <w:marRight w:val="0"/>
                  <w:marTop w:val="0"/>
                  <w:marBottom w:val="0"/>
                  <w:divBdr>
                    <w:top w:val="none" w:sz="0" w:space="0" w:color="auto"/>
                    <w:left w:val="none" w:sz="0" w:space="0" w:color="auto"/>
                    <w:bottom w:val="none" w:sz="0" w:space="0" w:color="auto"/>
                    <w:right w:val="none" w:sz="0" w:space="0" w:color="auto"/>
                  </w:divBdr>
                  <w:divsChild>
                    <w:div w:id="1545169383">
                      <w:marLeft w:val="0"/>
                      <w:marRight w:val="0"/>
                      <w:marTop w:val="0"/>
                      <w:marBottom w:val="0"/>
                      <w:divBdr>
                        <w:top w:val="none" w:sz="0" w:space="0" w:color="auto"/>
                        <w:left w:val="none" w:sz="0" w:space="0" w:color="auto"/>
                        <w:bottom w:val="none" w:sz="0" w:space="0" w:color="auto"/>
                        <w:right w:val="none" w:sz="0" w:space="0" w:color="auto"/>
                      </w:divBdr>
                      <w:divsChild>
                        <w:div w:id="1625306752">
                          <w:marLeft w:val="0"/>
                          <w:marRight w:val="0"/>
                          <w:marTop w:val="0"/>
                          <w:marBottom w:val="0"/>
                          <w:divBdr>
                            <w:top w:val="none" w:sz="0" w:space="0" w:color="auto"/>
                            <w:left w:val="none" w:sz="0" w:space="0" w:color="auto"/>
                            <w:bottom w:val="none" w:sz="0" w:space="0" w:color="auto"/>
                            <w:right w:val="none" w:sz="0" w:space="0" w:color="auto"/>
                          </w:divBdr>
                          <w:divsChild>
                            <w:div w:id="1618020932">
                              <w:marLeft w:val="0"/>
                              <w:marRight w:val="0"/>
                              <w:marTop w:val="0"/>
                              <w:marBottom w:val="0"/>
                              <w:divBdr>
                                <w:top w:val="none" w:sz="0" w:space="0" w:color="auto"/>
                                <w:left w:val="none" w:sz="0" w:space="0" w:color="auto"/>
                                <w:bottom w:val="none" w:sz="0" w:space="0" w:color="auto"/>
                                <w:right w:val="none" w:sz="0" w:space="0" w:color="auto"/>
                              </w:divBdr>
                              <w:divsChild>
                                <w:div w:id="451903483">
                                  <w:marLeft w:val="0"/>
                                  <w:marRight w:val="0"/>
                                  <w:marTop w:val="0"/>
                                  <w:marBottom w:val="0"/>
                                  <w:divBdr>
                                    <w:top w:val="none" w:sz="0" w:space="0" w:color="auto"/>
                                    <w:left w:val="none" w:sz="0" w:space="0" w:color="auto"/>
                                    <w:bottom w:val="none" w:sz="0" w:space="0" w:color="auto"/>
                                    <w:right w:val="none" w:sz="0" w:space="0" w:color="auto"/>
                                  </w:divBdr>
                                  <w:divsChild>
                                    <w:div w:id="1967466142">
                                      <w:marLeft w:val="0"/>
                                      <w:marRight w:val="0"/>
                                      <w:marTop w:val="0"/>
                                      <w:marBottom w:val="0"/>
                                      <w:divBdr>
                                        <w:top w:val="none" w:sz="0" w:space="0" w:color="auto"/>
                                        <w:left w:val="none" w:sz="0" w:space="0" w:color="auto"/>
                                        <w:bottom w:val="none" w:sz="0" w:space="0" w:color="auto"/>
                                        <w:right w:val="none" w:sz="0" w:space="0" w:color="auto"/>
                                      </w:divBdr>
                                      <w:divsChild>
                                        <w:div w:id="730037290">
                                          <w:marLeft w:val="0"/>
                                          <w:marRight w:val="0"/>
                                          <w:marTop w:val="0"/>
                                          <w:marBottom w:val="0"/>
                                          <w:divBdr>
                                            <w:top w:val="none" w:sz="0" w:space="0" w:color="auto"/>
                                            <w:left w:val="none" w:sz="0" w:space="0" w:color="auto"/>
                                            <w:bottom w:val="none" w:sz="0" w:space="0" w:color="auto"/>
                                            <w:right w:val="none" w:sz="0" w:space="0" w:color="auto"/>
                                          </w:divBdr>
                                          <w:divsChild>
                                            <w:div w:id="1445618573">
                                              <w:marLeft w:val="0"/>
                                              <w:marRight w:val="0"/>
                                              <w:marTop w:val="0"/>
                                              <w:marBottom w:val="0"/>
                                              <w:divBdr>
                                                <w:top w:val="none" w:sz="0" w:space="0" w:color="auto"/>
                                                <w:left w:val="none" w:sz="0" w:space="0" w:color="auto"/>
                                                <w:bottom w:val="none" w:sz="0" w:space="0" w:color="auto"/>
                                                <w:right w:val="none" w:sz="0" w:space="0" w:color="auto"/>
                                              </w:divBdr>
                                              <w:divsChild>
                                                <w:div w:id="72228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0495466">
      <w:bodyDiv w:val="1"/>
      <w:marLeft w:val="0"/>
      <w:marRight w:val="0"/>
      <w:marTop w:val="0"/>
      <w:marBottom w:val="0"/>
      <w:divBdr>
        <w:top w:val="none" w:sz="0" w:space="0" w:color="auto"/>
        <w:left w:val="none" w:sz="0" w:space="0" w:color="auto"/>
        <w:bottom w:val="none" w:sz="0" w:space="0" w:color="auto"/>
        <w:right w:val="none" w:sz="0" w:space="0" w:color="auto"/>
      </w:divBdr>
      <w:divsChild>
        <w:div w:id="361639393">
          <w:marLeft w:val="720"/>
          <w:marRight w:val="0"/>
          <w:marTop w:val="0"/>
          <w:marBottom w:val="0"/>
          <w:divBdr>
            <w:top w:val="none" w:sz="0" w:space="0" w:color="auto"/>
            <w:left w:val="none" w:sz="0" w:space="0" w:color="auto"/>
            <w:bottom w:val="none" w:sz="0" w:space="0" w:color="auto"/>
            <w:right w:val="none" w:sz="0" w:space="0" w:color="auto"/>
          </w:divBdr>
        </w:div>
        <w:div w:id="748621639">
          <w:marLeft w:val="720"/>
          <w:marRight w:val="0"/>
          <w:marTop w:val="0"/>
          <w:marBottom w:val="0"/>
          <w:divBdr>
            <w:top w:val="none" w:sz="0" w:space="0" w:color="auto"/>
            <w:left w:val="none" w:sz="0" w:space="0" w:color="auto"/>
            <w:bottom w:val="none" w:sz="0" w:space="0" w:color="auto"/>
            <w:right w:val="none" w:sz="0" w:space="0" w:color="auto"/>
          </w:divBdr>
        </w:div>
        <w:div w:id="1735079619">
          <w:marLeft w:val="720"/>
          <w:marRight w:val="0"/>
          <w:marTop w:val="0"/>
          <w:marBottom w:val="0"/>
          <w:divBdr>
            <w:top w:val="none" w:sz="0" w:space="0" w:color="auto"/>
            <w:left w:val="none" w:sz="0" w:space="0" w:color="auto"/>
            <w:bottom w:val="none" w:sz="0" w:space="0" w:color="auto"/>
            <w:right w:val="none" w:sz="0" w:space="0" w:color="auto"/>
          </w:divBdr>
        </w:div>
      </w:divsChild>
    </w:div>
    <w:div w:id="1663853536">
      <w:marLeft w:val="0"/>
      <w:marRight w:val="0"/>
      <w:marTop w:val="0"/>
      <w:marBottom w:val="0"/>
      <w:divBdr>
        <w:top w:val="none" w:sz="0" w:space="0" w:color="auto"/>
        <w:left w:val="none" w:sz="0" w:space="0" w:color="auto"/>
        <w:bottom w:val="none" w:sz="0" w:space="0" w:color="auto"/>
        <w:right w:val="none" w:sz="0" w:space="0" w:color="auto"/>
      </w:divBdr>
    </w:div>
    <w:div w:id="1663853537">
      <w:marLeft w:val="0"/>
      <w:marRight w:val="0"/>
      <w:marTop w:val="0"/>
      <w:marBottom w:val="0"/>
      <w:divBdr>
        <w:top w:val="none" w:sz="0" w:space="0" w:color="auto"/>
        <w:left w:val="none" w:sz="0" w:space="0" w:color="auto"/>
        <w:bottom w:val="none" w:sz="0" w:space="0" w:color="auto"/>
        <w:right w:val="none" w:sz="0" w:space="0" w:color="auto"/>
      </w:divBdr>
    </w:div>
    <w:div w:id="1663853538">
      <w:marLeft w:val="0"/>
      <w:marRight w:val="0"/>
      <w:marTop w:val="0"/>
      <w:marBottom w:val="0"/>
      <w:divBdr>
        <w:top w:val="none" w:sz="0" w:space="0" w:color="auto"/>
        <w:left w:val="none" w:sz="0" w:space="0" w:color="auto"/>
        <w:bottom w:val="none" w:sz="0" w:space="0" w:color="auto"/>
        <w:right w:val="none" w:sz="0" w:space="0" w:color="auto"/>
      </w:divBdr>
    </w:div>
    <w:div w:id="1663853539">
      <w:marLeft w:val="0"/>
      <w:marRight w:val="0"/>
      <w:marTop w:val="0"/>
      <w:marBottom w:val="0"/>
      <w:divBdr>
        <w:top w:val="none" w:sz="0" w:space="0" w:color="auto"/>
        <w:left w:val="none" w:sz="0" w:space="0" w:color="auto"/>
        <w:bottom w:val="none" w:sz="0" w:space="0" w:color="auto"/>
        <w:right w:val="none" w:sz="0" w:space="0" w:color="auto"/>
      </w:divBdr>
    </w:div>
    <w:div w:id="1663853540">
      <w:marLeft w:val="0"/>
      <w:marRight w:val="0"/>
      <w:marTop w:val="0"/>
      <w:marBottom w:val="0"/>
      <w:divBdr>
        <w:top w:val="none" w:sz="0" w:space="0" w:color="auto"/>
        <w:left w:val="none" w:sz="0" w:space="0" w:color="auto"/>
        <w:bottom w:val="none" w:sz="0" w:space="0" w:color="auto"/>
        <w:right w:val="none" w:sz="0" w:space="0" w:color="auto"/>
      </w:divBdr>
    </w:div>
    <w:div w:id="1663853542">
      <w:marLeft w:val="0"/>
      <w:marRight w:val="0"/>
      <w:marTop w:val="0"/>
      <w:marBottom w:val="0"/>
      <w:divBdr>
        <w:top w:val="none" w:sz="0" w:space="0" w:color="auto"/>
        <w:left w:val="none" w:sz="0" w:space="0" w:color="auto"/>
        <w:bottom w:val="none" w:sz="0" w:space="0" w:color="auto"/>
        <w:right w:val="none" w:sz="0" w:space="0" w:color="auto"/>
      </w:divBdr>
    </w:div>
    <w:div w:id="1663853543">
      <w:marLeft w:val="0"/>
      <w:marRight w:val="0"/>
      <w:marTop w:val="0"/>
      <w:marBottom w:val="0"/>
      <w:divBdr>
        <w:top w:val="none" w:sz="0" w:space="0" w:color="auto"/>
        <w:left w:val="none" w:sz="0" w:space="0" w:color="auto"/>
        <w:bottom w:val="none" w:sz="0" w:space="0" w:color="auto"/>
        <w:right w:val="none" w:sz="0" w:space="0" w:color="auto"/>
      </w:divBdr>
    </w:div>
    <w:div w:id="1663853544">
      <w:marLeft w:val="0"/>
      <w:marRight w:val="0"/>
      <w:marTop w:val="0"/>
      <w:marBottom w:val="0"/>
      <w:divBdr>
        <w:top w:val="none" w:sz="0" w:space="0" w:color="auto"/>
        <w:left w:val="none" w:sz="0" w:space="0" w:color="auto"/>
        <w:bottom w:val="none" w:sz="0" w:space="0" w:color="auto"/>
        <w:right w:val="none" w:sz="0" w:space="0" w:color="auto"/>
      </w:divBdr>
    </w:div>
    <w:div w:id="1663853545">
      <w:marLeft w:val="0"/>
      <w:marRight w:val="0"/>
      <w:marTop w:val="0"/>
      <w:marBottom w:val="0"/>
      <w:divBdr>
        <w:top w:val="none" w:sz="0" w:space="0" w:color="auto"/>
        <w:left w:val="none" w:sz="0" w:space="0" w:color="auto"/>
        <w:bottom w:val="none" w:sz="0" w:space="0" w:color="auto"/>
        <w:right w:val="none" w:sz="0" w:space="0" w:color="auto"/>
      </w:divBdr>
    </w:div>
    <w:div w:id="1663853546">
      <w:marLeft w:val="0"/>
      <w:marRight w:val="0"/>
      <w:marTop w:val="0"/>
      <w:marBottom w:val="0"/>
      <w:divBdr>
        <w:top w:val="none" w:sz="0" w:space="0" w:color="auto"/>
        <w:left w:val="none" w:sz="0" w:space="0" w:color="auto"/>
        <w:bottom w:val="none" w:sz="0" w:space="0" w:color="auto"/>
        <w:right w:val="none" w:sz="0" w:space="0" w:color="auto"/>
      </w:divBdr>
    </w:div>
    <w:div w:id="1663853548">
      <w:marLeft w:val="0"/>
      <w:marRight w:val="0"/>
      <w:marTop w:val="0"/>
      <w:marBottom w:val="0"/>
      <w:divBdr>
        <w:top w:val="none" w:sz="0" w:space="0" w:color="auto"/>
        <w:left w:val="none" w:sz="0" w:space="0" w:color="auto"/>
        <w:bottom w:val="none" w:sz="0" w:space="0" w:color="auto"/>
        <w:right w:val="none" w:sz="0" w:space="0" w:color="auto"/>
      </w:divBdr>
    </w:div>
    <w:div w:id="1663853549">
      <w:marLeft w:val="0"/>
      <w:marRight w:val="0"/>
      <w:marTop w:val="0"/>
      <w:marBottom w:val="0"/>
      <w:divBdr>
        <w:top w:val="none" w:sz="0" w:space="0" w:color="auto"/>
        <w:left w:val="none" w:sz="0" w:space="0" w:color="auto"/>
        <w:bottom w:val="none" w:sz="0" w:space="0" w:color="auto"/>
        <w:right w:val="none" w:sz="0" w:space="0" w:color="auto"/>
      </w:divBdr>
    </w:div>
    <w:div w:id="1663853550">
      <w:marLeft w:val="0"/>
      <w:marRight w:val="0"/>
      <w:marTop w:val="0"/>
      <w:marBottom w:val="0"/>
      <w:divBdr>
        <w:top w:val="none" w:sz="0" w:space="0" w:color="auto"/>
        <w:left w:val="none" w:sz="0" w:space="0" w:color="auto"/>
        <w:bottom w:val="none" w:sz="0" w:space="0" w:color="auto"/>
        <w:right w:val="none" w:sz="0" w:space="0" w:color="auto"/>
      </w:divBdr>
    </w:div>
    <w:div w:id="1663853551">
      <w:marLeft w:val="0"/>
      <w:marRight w:val="0"/>
      <w:marTop w:val="0"/>
      <w:marBottom w:val="0"/>
      <w:divBdr>
        <w:top w:val="none" w:sz="0" w:space="0" w:color="auto"/>
        <w:left w:val="none" w:sz="0" w:space="0" w:color="auto"/>
        <w:bottom w:val="none" w:sz="0" w:space="0" w:color="auto"/>
        <w:right w:val="none" w:sz="0" w:space="0" w:color="auto"/>
      </w:divBdr>
    </w:div>
    <w:div w:id="1663853552">
      <w:marLeft w:val="0"/>
      <w:marRight w:val="0"/>
      <w:marTop w:val="0"/>
      <w:marBottom w:val="0"/>
      <w:divBdr>
        <w:top w:val="none" w:sz="0" w:space="0" w:color="auto"/>
        <w:left w:val="none" w:sz="0" w:space="0" w:color="auto"/>
        <w:bottom w:val="none" w:sz="0" w:space="0" w:color="auto"/>
        <w:right w:val="none" w:sz="0" w:space="0" w:color="auto"/>
      </w:divBdr>
    </w:div>
    <w:div w:id="1663853553">
      <w:marLeft w:val="0"/>
      <w:marRight w:val="0"/>
      <w:marTop w:val="0"/>
      <w:marBottom w:val="0"/>
      <w:divBdr>
        <w:top w:val="none" w:sz="0" w:space="0" w:color="auto"/>
        <w:left w:val="none" w:sz="0" w:space="0" w:color="auto"/>
        <w:bottom w:val="none" w:sz="0" w:space="0" w:color="auto"/>
        <w:right w:val="none" w:sz="0" w:space="0" w:color="auto"/>
      </w:divBdr>
    </w:div>
    <w:div w:id="1663853556">
      <w:marLeft w:val="0"/>
      <w:marRight w:val="0"/>
      <w:marTop w:val="0"/>
      <w:marBottom w:val="0"/>
      <w:divBdr>
        <w:top w:val="none" w:sz="0" w:space="0" w:color="auto"/>
        <w:left w:val="none" w:sz="0" w:space="0" w:color="auto"/>
        <w:bottom w:val="none" w:sz="0" w:space="0" w:color="auto"/>
        <w:right w:val="none" w:sz="0" w:space="0" w:color="auto"/>
      </w:divBdr>
      <w:divsChild>
        <w:div w:id="1663853541">
          <w:marLeft w:val="0"/>
          <w:marRight w:val="428"/>
          <w:marTop w:val="228"/>
          <w:marBottom w:val="0"/>
          <w:divBdr>
            <w:top w:val="none" w:sz="0" w:space="0" w:color="auto"/>
            <w:left w:val="none" w:sz="0" w:space="0" w:color="auto"/>
            <w:bottom w:val="none" w:sz="0" w:space="0" w:color="auto"/>
            <w:right w:val="none" w:sz="0" w:space="0" w:color="auto"/>
          </w:divBdr>
          <w:divsChild>
            <w:div w:id="1663853554">
              <w:marLeft w:val="0"/>
              <w:marRight w:val="0"/>
              <w:marTop w:val="0"/>
              <w:marBottom w:val="0"/>
              <w:divBdr>
                <w:top w:val="none" w:sz="0" w:space="0" w:color="auto"/>
                <w:left w:val="none" w:sz="0" w:space="0" w:color="auto"/>
                <w:bottom w:val="none" w:sz="0" w:space="0" w:color="auto"/>
                <w:right w:val="none" w:sz="0" w:space="0" w:color="auto"/>
              </w:divBdr>
              <w:divsChild>
                <w:div w:id="1663853561">
                  <w:marLeft w:val="720"/>
                  <w:marRight w:val="720"/>
                  <w:marTop w:val="100"/>
                  <w:marBottom w:val="100"/>
                  <w:divBdr>
                    <w:top w:val="none" w:sz="0" w:space="0" w:color="auto"/>
                    <w:left w:val="none" w:sz="0" w:space="0" w:color="auto"/>
                    <w:bottom w:val="none" w:sz="0" w:space="0" w:color="auto"/>
                    <w:right w:val="none" w:sz="0" w:space="0" w:color="auto"/>
                  </w:divBdr>
                  <w:divsChild>
                    <w:div w:id="1663853547">
                      <w:marLeft w:val="0"/>
                      <w:marRight w:val="0"/>
                      <w:marTop w:val="0"/>
                      <w:marBottom w:val="0"/>
                      <w:divBdr>
                        <w:top w:val="none" w:sz="0" w:space="0" w:color="auto"/>
                        <w:left w:val="none" w:sz="0" w:space="0" w:color="auto"/>
                        <w:bottom w:val="none" w:sz="0" w:space="0" w:color="auto"/>
                        <w:right w:val="none" w:sz="0" w:space="0" w:color="auto"/>
                      </w:divBdr>
                    </w:div>
                    <w:div w:id="1663853555">
                      <w:marLeft w:val="0"/>
                      <w:marRight w:val="0"/>
                      <w:marTop w:val="0"/>
                      <w:marBottom w:val="0"/>
                      <w:divBdr>
                        <w:top w:val="none" w:sz="0" w:space="0" w:color="auto"/>
                        <w:left w:val="none" w:sz="0" w:space="0" w:color="auto"/>
                        <w:bottom w:val="none" w:sz="0" w:space="0" w:color="auto"/>
                        <w:right w:val="none" w:sz="0" w:space="0" w:color="auto"/>
                      </w:divBdr>
                    </w:div>
                    <w:div w:id="1663853557">
                      <w:marLeft w:val="0"/>
                      <w:marRight w:val="0"/>
                      <w:marTop w:val="0"/>
                      <w:marBottom w:val="0"/>
                      <w:divBdr>
                        <w:top w:val="none" w:sz="0" w:space="0" w:color="auto"/>
                        <w:left w:val="none" w:sz="0" w:space="0" w:color="auto"/>
                        <w:bottom w:val="none" w:sz="0" w:space="0" w:color="auto"/>
                        <w:right w:val="none" w:sz="0" w:space="0" w:color="auto"/>
                      </w:divBdr>
                    </w:div>
                    <w:div w:id="1663853560">
                      <w:marLeft w:val="0"/>
                      <w:marRight w:val="0"/>
                      <w:marTop w:val="0"/>
                      <w:marBottom w:val="0"/>
                      <w:divBdr>
                        <w:top w:val="none" w:sz="0" w:space="0" w:color="auto"/>
                        <w:left w:val="none" w:sz="0" w:space="0" w:color="auto"/>
                        <w:bottom w:val="none" w:sz="0" w:space="0" w:color="auto"/>
                        <w:right w:val="none" w:sz="0" w:space="0" w:color="auto"/>
                      </w:divBdr>
                    </w:div>
                    <w:div w:id="166385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853558">
      <w:marLeft w:val="0"/>
      <w:marRight w:val="0"/>
      <w:marTop w:val="0"/>
      <w:marBottom w:val="0"/>
      <w:divBdr>
        <w:top w:val="none" w:sz="0" w:space="0" w:color="auto"/>
        <w:left w:val="none" w:sz="0" w:space="0" w:color="auto"/>
        <w:bottom w:val="none" w:sz="0" w:space="0" w:color="auto"/>
        <w:right w:val="none" w:sz="0" w:space="0" w:color="auto"/>
      </w:divBdr>
    </w:div>
    <w:div w:id="1663853559">
      <w:marLeft w:val="0"/>
      <w:marRight w:val="0"/>
      <w:marTop w:val="0"/>
      <w:marBottom w:val="0"/>
      <w:divBdr>
        <w:top w:val="none" w:sz="0" w:space="0" w:color="auto"/>
        <w:left w:val="none" w:sz="0" w:space="0" w:color="auto"/>
        <w:bottom w:val="none" w:sz="0" w:space="0" w:color="auto"/>
        <w:right w:val="none" w:sz="0" w:space="0" w:color="auto"/>
      </w:divBdr>
    </w:div>
    <w:div w:id="1663853562">
      <w:marLeft w:val="0"/>
      <w:marRight w:val="0"/>
      <w:marTop w:val="0"/>
      <w:marBottom w:val="0"/>
      <w:divBdr>
        <w:top w:val="none" w:sz="0" w:space="0" w:color="auto"/>
        <w:left w:val="none" w:sz="0" w:space="0" w:color="auto"/>
        <w:bottom w:val="none" w:sz="0" w:space="0" w:color="auto"/>
        <w:right w:val="none" w:sz="0" w:space="0" w:color="auto"/>
      </w:divBdr>
    </w:div>
    <w:div w:id="1663853563">
      <w:marLeft w:val="0"/>
      <w:marRight w:val="0"/>
      <w:marTop w:val="0"/>
      <w:marBottom w:val="0"/>
      <w:divBdr>
        <w:top w:val="none" w:sz="0" w:space="0" w:color="auto"/>
        <w:left w:val="none" w:sz="0" w:space="0" w:color="auto"/>
        <w:bottom w:val="none" w:sz="0" w:space="0" w:color="auto"/>
        <w:right w:val="none" w:sz="0" w:space="0" w:color="auto"/>
      </w:divBdr>
    </w:div>
    <w:div w:id="1663853564">
      <w:marLeft w:val="0"/>
      <w:marRight w:val="0"/>
      <w:marTop w:val="0"/>
      <w:marBottom w:val="0"/>
      <w:divBdr>
        <w:top w:val="none" w:sz="0" w:space="0" w:color="auto"/>
        <w:left w:val="none" w:sz="0" w:space="0" w:color="auto"/>
        <w:bottom w:val="none" w:sz="0" w:space="0" w:color="auto"/>
        <w:right w:val="none" w:sz="0" w:space="0" w:color="auto"/>
      </w:divBdr>
    </w:div>
    <w:div w:id="1663853566">
      <w:marLeft w:val="0"/>
      <w:marRight w:val="0"/>
      <w:marTop w:val="0"/>
      <w:marBottom w:val="0"/>
      <w:divBdr>
        <w:top w:val="none" w:sz="0" w:space="0" w:color="auto"/>
        <w:left w:val="none" w:sz="0" w:space="0" w:color="auto"/>
        <w:bottom w:val="none" w:sz="0" w:space="0" w:color="auto"/>
        <w:right w:val="none" w:sz="0" w:space="0" w:color="auto"/>
      </w:divBdr>
    </w:div>
    <w:div w:id="1663853567">
      <w:marLeft w:val="0"/>
      <w:marRight w:val="0"/>
      <w:marTop w:val="0"/>
      <w:marBottom w:val="0"/>
      <w:divBdr>
        <w:top w:val="none" w:sz="0" w:space="0" w:color="auto"/>
        <w:left w:val="none" w:sz="0" w:space="0" w:color="auto"/>
        <w:bottom w:val="none" w:sz="0" w:space="0" w:color="auto"/>
        <w:right w:val="none" w:sz="0" w:space="0" w:color="auto"/>
      </w:divBdr>
    </w:div>
    <w:div w:id="1663853568">
      <w:marLeft w:val="0"/>
      <w:marRight w:val="0"/>
      <w:marTop w:val="0"/>
      <w:marBottom w:val="0"/>
      <w:divBdr>
        <w:top w:val="none" w:sz="0" w:space="0" w:color="auto"/>
        <w:left w:val="none" w:sz="0" w:space="0" w:color="auto"/>
        <w:bottom w:val="none" w:sz="0" w:space="0" w:color="auto"/>
        <w:right w:val="none" w:sz="0" w:space="0" w:color="auto"/>
      </w:divBdr>
    </w:div>
    <w:div w:id="1663853569">
      <w:marLeft w:val="0"/>
      <w:marRight w:val="0"/>
      <w:marTop w:val="0"/>
      <w:marBottom w:val="0"/>
      <w:divBdr>
        <w:top w:val="none" w:sz="0" w:space="0" w:color="auto"/>
        <w:left w:val="none" w:sz="0" w:space="0" w:color="auto"/>
        <w:bottom w:val="none" w:sz="0" w:space="0" w:color="auto"/>
        <w:right w:val="none" w:sz="0" w:space="0" w:color="auto"/>
      </w:divBdr>
    </w:div>
    <w:div w:id="1663853570">
      <w:marLeft w:val="0"/>
      <w:marRight w:val="0"/>
      <w:marTop w:val="0"/>
      <w:marBottom w:val="0"/>
      <w:divBdr>
        <w:top w:val="none" w:sz="0" w:space="0" w:color="auto"/>
        <w:left w:val="none" w:sz="0" w:space="0" w:color="auto"/>
        <w:bottom w:val="none" w:sz="0" w:space="0" w:color="auto"/>
        <w:right w:val="none" w:sz="0" w:space="0" w:color="auto"/>
      </w:divBdr>
    </w:div>
    <w:div w:id="1663853571">
      <w:marLeft w:val="0"/>
      <w:marRight w:val="0"/>
      <w:marTop w:val="0"/>
      <w:marBottom w:val="0"/>
      <w:divBdr>
        <w:top w:val="none" w:sz="0" w:space="0" w:color="auto"/>
        <w:left w:val="none" w:sz="0" w:space="0" w:color="auto"/>
        <w:bottom w:val="none" w:sz="0" w:space="0" w:color="auto"/>
        <w:right w:val="none" w:sz="0" w:space="0" w:color="auto"/>
      </w:divBdr>
    </w:div>
    <w:div w:id="1663853572">
      <w:marLeft w:val="0"/>
      <w:marRight w:val="0"/>
      <w:marTop w:val="0"/>
      <w:marBottom w:val="0"/>
      <w:divBdr>
        <w:top w:val="none" w:sz="0" w:space="0" w:color="auto"/>
        <w:left w:val="none" w:sz="0" w:space="0" w:color="auto"/>
        <w:bottom w:val="none" w:sz="0" w:space="0" w:color="auto"/>
        <w:right w:val="none" w:sz="0" w:space="0" w:color="auto"/>
      </w:divBdr>
    </w:div>
    <w:div w:id="1665477902">
      <w:bodyDiv w:val="1"/>
      <w:marLeft w:val="0"/>
      <w:marRight w:val="0"/>
      <w:marTop w:val="0"/>
      <w:marBottom w:val="0"/>
      <w:divBdr>
        <w:top w:val="none" w:sz="0" w:space="0" w:color="auto"/>
        <w:left w:val="none" w:sz="0" w:space="0" w:color="auto"/>
        <w:bottom w:val="none" w:sz="0" w:space="0" w:color="auto"/>
        <w:right w:val="none" w:sz="0" w:space="0" w:color="auto"/>
      </w:divBdr>
      <w:divsChild>
        <w:div w:id="1989748888">
          <w:marLeft w:val="0"/>
          <w:marRight w:val="0"/>
          <w:marTop w:val="0"/>
          <w:marBottom w:val="0"/>
          <w:divBdr>
            <w:top w:val="none" w:sz="0" w:space="0" w:color="auto"/>
            <w:left w:val="none" w:sz="0" w:space="0" w:color="auto"/>
            <w:bottom w:val="none" w:sz="0" w:space="0" w:color="auto"/>
            <w:right w:val="none" w:sz="0" w:space="0" w:color="auto"/>
          </w:divBdr>
        </w:div>
      </w:divsChild>
    </w:div>
    <w:div w:id="1669020317">
      <w:bodyDiv w:val="1"/>
      <w:marLeft w:val="0"/>
      <w:marRight w:val="0"/>
      <w:marTop w:val="0"/>
      <w:marBottom w:val="0"/>
      <w:divBdr>
        <w:top w:val="none" w:sz="0" w:space="0" w:color="auto"/>
        <w:left w:val="none" w:sz="0" w:space="0" w:color="auto"/>
        <w:bottom w:val="none" w:sz="0" w:space="0" w:color="auto"/>
        <w:right w:val="none" w:sz="0" w:space="0" w:color="auto"/>
      </w:divBdr>
    </w:div>
    <w:div w:id="1671250183">
      <w:bodyDiv w:val="1"/>
      <w:marLeft w:val="0"/>
      <w:marRight w:val="0"/>
      <w:marTop w:val="0"/>
      <w:marBottom w:val="0"/>
      <w:divBdr>
        <w:top w:val="none" w:sz="0" w:space="0" w:color="auto"/>
        <w:left w:val="none" w:sz="0" w:space="0" w:color="auto"/>
        <w:bottom w:val="none" w:sz="0" w:space="0" w:color="auto"/>
        <w:right w:val="none" w:sz="0" w:space="0" w:color="auto"/>
      </w:divBdr>
    </w:div>
    <w:div w:id="1674986308">
      <w:bodyDiv w:val="1"/>
      <w:marLeft w:val="0"/>
      <w:marRight w:val="0"/>
      <w:marTop w:val="0"/>
      <w:marBottom w:val="0"/>
      <w:divBdr>
        <w:top w:val="none" w:sz="0" w:space="0" w:color="auto"/>
        <w:left w:val="none" w:sz="0" w:space="0" w:color="auto"/>
        <w:bottom w:val="none" w:sz="0" w:space="0" w:color="auto"/>
        <w:right w:val="none" w:sz="0" w:space="0" w:color="auto"/>
      </w:divBdr>
    </w:div>
    <w:div w:id="1690402680">
      <w:bodyDiv w:val="1"/>
      <w:marLeft w:val="0"/>
      <w:marRight w:val="0"/>
      <w:marTop w:val="0"/>
      <w:marBottom w:val="0"/>
      <w:divBdr>
        <w:top w:val="none" w:sz="0" w:space="0" w:color="auto"/>
        <w:left w:val="none" w:sz="0" w:space="0" w:color="auto"/>
        <w:bottom w:val="none" w:sz="0" w:space="0" w:color="auto"/>
        <w:right w:val="none" w:sz="0" w:space="0" w:color="auto"/>
      </w:divBdr>
    </w:div>
    <w:div w:id="1695424328">
      <w:bodyDiv w:val="1"/>
      <w:marLeft w:val="0"/>
      <w:marRight w:val="0"/>
      <w:marTop w:val="0"/>
      <w:marBottom w:val="0"/>
      <w:divBdr>
        <w:top w:val="none" w:sz="0" w:space="0" w:color="auto"/>
        <w:left w:val="none" w:sz="0" w:space="0" w:color="auto"/>
        <w:bottom w:val="none" w:sz="0" w:space="0" w:color="auto"/>
        <w:right w:val="none" w:sz="0" w:space="0" w:color="auto"/>
      </w:divBdr>
    </w:div>
    <w:div w:id="1696268438">
      <w:bodyDiv w:val="1"/>
      <w:marLeft w:val="0"/>
      <w:marRight w:val="0"/>
      <w:marTop w:val="0"/>
      <w:marBottom w:val="0"/>
      <w:divBdr>
        <w:top w:val="none" w:sz="0" w:space="0" w:color="auto"/>
        <w:left w:val="none" w:sz="0" w:space="0" w:color="auto"/>
        <w:bottom w:val="none" w:sz="0" w:space="0" w:color="auto"/>
        <w:right w:val="none" w:sz="0" w:space="0" w:color="auto"/>
      </w:divBdr>
    </w:div>
    <w:div w:id="1698575920">
      <w:bodyDiv w:val="1"/>
      <w:marLeft w:val="0"/>
      <w:marRight w:val="0"/>
      <w:marTop w:val="0"/>
      <w:marBottom w:val="0"/>
      <w:divBdr>
        <w:top w:val="none" w:sz="0" w:space="0" w:color="auto"/>
        <w:left w:val="none" w:sz="0" w:space="0" w:color="auto"/>
        <w:bottom w:val="none" w:sz="0" w:space="0" w:color="auto"/>
        <w:right w:val="none" w:sz="0" w:space="0" w:color="auto"/>
      </w:divBdr>
      <w:divsChild>
        <w:div w:id="630670887">
          <w:marLeft w:val="0"/>
          <w:marRight w:val="0"/>
          <w:marTop w:val="0"/>
          <w:marBottom w:val="0"/>
          <w:divBdr>
            <w:top w:val="single" w:sz="2" w:space="0" w:color="auto"/>
            <w:left w:val="single" w:sz="2" w:space="0" w:color="auto"/>
            <w:bottom w:val="single" w:sz="6" w:space="0" w:color="auto"/>
            <w:right w:val="single" w:sz="2" w:space="0" w:color="auto"/>
          </w:divBdr>
          <w:divsChild>
            <w:div w:id="1765758189">
              <w:marLeft w:val="0"/>
              <w:marRight w:val="0"/>
              <w:marTop w:val="100"/>
              <w:marBottom w:val="100"/>
              <w:divBdr>
                <w:top w:val="single" w:sz="2" w:space="0" w:color="D9D9E3"/>
                <w:left w:val="single" w:sz="2" w:space="0" w:color="D9D9E3"/>
                <w:bottom w:val="single" w:sz="2" w:space="0" w:color="D9D9E3"/>
                <w:right w:val="single" w:sz="2" w:space="0" w:color="D9D9E3"/>
              </w:divBdr>
              <w:divsChild>
                <w:div w:id="404183442">
                  <w:marLeft w:val="0"/>
                  <w:marRight w:val="0"/>
                  <w:marTop w:val="0"/>
                  <w:marBottom w:val="0"/>
                  <w:divBdr>
                    <w:top w:val="single" w:sz="2" w:space="0" w:color="D9D9E3"/>
                    <w:left w:val="single" w:sz="2" w:space="0" w:color="D9D9E3"/>
                    <w:bottom w:val="single" w:sz="2" w:space="0" w:color="D9D9E3"/>
                    <w:right w:val="single" w:sz="2" w:space="0" w:color="D9D9E3"/>
                  </w:divBdr>
                  <w:divsChild>
                    <w:div w:id="849418175">
                      <w:marLeft w:val="0"/>
                      <w:marRight w:val="0"/>
                      <w:marTop w:val="0"/>
                      <w:marBottom w:val="0"/>
                      <w:divBdr>
                        <w:top w:val="single" w:sz="2" w:space="0" w:color="D9D9E3"/>
                        <w:left w:val="single" w:sz="2" w:space="0" w:color="D9D9E3"/>
                        <w:bottom w:val="single" w:sz="2" w:space="0" w:color="D9D9E3"/>
                        <w:right w:val="single" w:sz="2" w:space="0" w:color="D9D9E3"/>
                      </w:divBdr>
                      <w:divsChild>
                        <w:div w:id="1510095197">
                          <w:marLeft w:val="0"/>
                          <w:marRight w:val="0"/>
                          <w:marTop w:val="0"/>
                          <w:marBottom w:val="0"/>
                          <w:divBdr>
                            <w:top w:val="single" w:sz="2" w:space="0" w:color="D9D9E3"/>
                            <w:left w:val="single" w:sz="2" w:space="0" w:color="D9D9E3"/>
                            <w:bottom w:val="single" w:sz="2" w:space="0" w:color="D9D9E3"/>
                            <w:right w:val="single" w:sz="2" w:space="0" w:color="D9D9E3"/>
                          </w:divBdr>
                          <w:divsChild>
                            <w:div w:id="1783070651">
                              <w:marLeft w:val="0"/>
                              <w:marRight w:val="0"/>
                              <w:marTop w:val="0"/>
                              <w:marBottom w:val="0"/>
                              <w:divBdr>
                                <w:top w:val="single" w:sz="2" w:space="0" w:color="D9D9E3"/>
                                <w:left w:val="single" w:sz="2" w:space="0" w:color="D9D9E3"/>
                                <w:bottom w:val="single" w:sz="2" w:space="0" w:color="D9D9E3"/>
                                <w:right w:val="single" w:sz="2" w:space="0" w:color="D9D9E3"/>
                              </w:divBdr>
                              <w:divsChild>
                                <w:div w:id="1574270193">
                                  <w:marLeft w:val="0"/>
                                  <w:marRight w:val="0"/>
                                  <w:marTop w:val="0"/>
                                  <w:marBottom w:val="0"/>
                                  <w:divBdr>
                                    <w:top w:val="single" w:sz="2" w:space="0" w:color="D9D9E3"/>
                                    <w:left w:val="single" w:sz="2" w:space="0" w:color="D9D9E3"/>
                                    <w:bottom w:val="single" w:sz="2" w:space="0" w:color="D9D9E3"/>
                                    <w:right w:val="single" w:sz="2" w:space="0" w:color="D9D9E3"/>
                                  </w:divBdr>
                                  <w:divsChild>
                                    <w:div w:id="16295093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699046909">
      <w:bodyDiv w:val="1"/>
      <w:marLeft w:val="0"/>
      <w:marRight w:val="0"/>
      <w:marTop w:val="0"/>
      <w:marBottom w:val="0"/>
      <w:divBdr>
        <w:top w:val="none" w:sz="0" w:space="0" w:color="auto"/>
        <w:left w:val="none" w:sz="0" w:space="0" w:color="auto"/>
        <w:bottom w:val="none" w:sz="0" w:space="0" w:color="auto"/>
        <w:right w:val="none" w:sz="0" w:space="0" w:color="auto"/>
      </w:divBdr>
    </w:div>
    <w:div w:id="1709719216">
      <w:bodyDiv w:val="1"/>
      <w:marLeft w:val="0"/>
      <w:marRight w:val="0"/>
      <w:marTop w:val="0"/>
      <w:marBottom w:val="0"/>
      <w:divBdr>
        <w:top w:val="none" w:sz="0" w:space="0" w:color="auto"/>
        <w:left w:val="none" w:sz="0" w:space="0" w:color="auto"/>
        <w:bottom w:val="none" w:sz="0" w:space="0" w:color="auto"/>
        <w:right w:val="none" w:sz="0" w:space="0" w:color="auto"/>
      </w:divBdr>
    </w:div>
    <w:div w:id="1725370762">
      <w:bodyDiv w:val="1"/>
      <w:marLeft w:val="0"/>
      <w:marRight w:val="0"/>
      <w:marTop w:val="0"/>
      <w:marBottom w:val="0"/>
      <w:divBdr>
        <w:top w:val="none" w:sz="0" w:space="0" w:color="auto"/>
        <w:left w:val="none" w:sz="0" w:space="0" w:color="auto"/>
        <w:bottom w:val="none" w:sz="0" w:space="0" w:color="auto"/>
        <w:right w:val="none" w:sz="0" w:space="0" w:color="auto"/>
      </w:divBdr>
    </w:div>
    <w:div w:id="1765610139">
      <w:bodyDiv w:val="1"/>
      <w:marLeft w:val="0"/>
      <w:marRight w:val="0"/>
      <w:marTop w:val="0"/>
      <w:marBottom w:val="0"/>
      <w:divBdr>
        <w:top w:val="none" w:sz="0" w:space="0" w:color="auto"/>
        <w:left w:val="none" w:sz="0" w:space="0" w:color="auto"/>
        <w:bottom w:val="none" w:sz="0" w:space="0" w:color="auto"/>
        <w:right w:val="none" w:sz="0" w:space="0" w:color="auto"/>
      </w:divBdr>
    </w:div>
    <w:div w:id="1769084150">
      <w:bodyDiv w:val="1"/>
      <w:marLeft w:val="0"/>
      <w:marRight w:val="0"/>
      <w:marTop w:val="0"/>
      <w:marBottom w:val="0"/>
      <w:divBdr>
        <w:top w:val="none" w:sz="0" w:space="0" w:color="auto"/>
        <w:left w:val="none" w:sz="0" w:space="0" w:color="auto"/>
        <w:bottom w:val="none" w:sz="0" w:space="0" w:color="auto"/>
        <w:right w:val="none" w:sz="0" w:space="0" w:color="auto"/>
      </w:divBdr>
    </w:div>
    <w:div w:id="1784611478">
      <w:bodyDiv w:val="1"/>
      <w:marLeft w:val="0"/>
      <w:marRight w:val="0"/>
      <w:marTop w:val="0"/>
      <w:marBottom w:val="0"/>
      <w:divBdr>
        <w:top w:val="none" w:sz="0" w:space="0" w:color="auto"/>
        <w:left w:val="none" w:sz="0" w:space="0" w:color="auto"/>
        <w:bottom w:val="none" w:sz="0" w:space="0" w:color="auto"/>
        <w:right w:val="none" w:sz="0" w:space="0" w:color="auto"/>
      </w:divBdr>
    </w:div>
    <w:div w:id="1818717460">
      <w:bodyDiv w:val="1"/>
      <w:marLeft w:val="0"/>
      <w:marRight w:val="0"/>
      <w:marTop w:val="0"/>
      <w:marBottom w:val="0"/>
      <w:divBdr>
        <w:top w:val="none" w:sz="0" w:space="0" w:color="auto"/>
        <w:left w:val="none" w:sz="0" w:space="0" w:color="auto"/>
        <w:bottom w:val="none" w:sz="0" w:space="0" w:color="auto"/>
        <w:right w:val="none" w:sz="0" w:space="0" w:color="auto"/>
      </w:divBdr>
    </w:div>
    <w:div w:id="1839955083">
      <w:bodyDiv w:val="1"/>
      <w:marLeft w:val="0"/>
      <w:marRight w:val="0"/>
      <w:marTop w:val="0"/>
      <w:marBottom w:val="0"/>
      <w:divBdr>
        <w:top w:val="none" w:sz="0" w:space="0" w:color="auto"/>
        <w:left w:val="none" w:sz="0" w:space="0" w:color="auto"/>
        <w:bottom w:val="none" w:sz="0" w:space="0" w:color="auto"/>
        <w:right w:val="none" w:sz="0" w:space="0" w:color="auto"/>
      </w:divBdr>
    </w:div>
    <w:div w:id="1848247291">
      <w:bodyDiv w:val="1"/>
      <w:marLeft w:val="0"/>
      <w:marRight w:val="0"/>
      <w:marTop w:val="0"/>
      <w:marBottom w:val="0"/>
      <w:divBdr>
        <w:top w:val="none" w:sz="0" w:space="0" w:color="auto"/>
        <w:left w:val="none" w:sz="0" w:space="0" w:color="auto"/>
        <w:bottom w:val="none" w:sz="0" w:space="0" w:color="auto"/>
        <w:right w:val="none" w:sz="0" w:space="0" w:color="auto"/>
      </w:divBdr>
    </w:div>
    <w:div w:id="1850875127">
      <w:bodyDiv w:val="1"/>
      <w:marLeft w:val="0"/>
      <w:marRight w:val="0"/>
      <w:marTop w:val="0"/>
      <w:marBottom w:val="0"/>
      <w:divBdr>
        <w:top w:val="none" w:sz="0" w:space="0" w:color="auto"/>
        <w:left w:val="none" w:sz="0" w:space="0" w:color="auto"/>
        <w:bottom w:val="none" w:sz="0" w:space="0" w:color="auto"/>
        <w:right w:val="none" w:sz="0" w:space="0" w:color="auto"/>
      </w:divBdr>
    </w:div>
    <w:div w:id="1853642266">
      <w:bodyDiv w:val="1"/>
      <w:marLeft w:val="0"/>
      <w:marRight w:val="0"/>
      <w:marTop w:val="0"/>
      <w:marBottom w:val="0"/>
      <w:divBdr>
        <w:top w:val="none" w:sz="0" w:space="0" w:color="auto"/>
        <w:left w:val="none" w:sz="0" w:space="0" w:color="auto"/>
        <w:bottom w:val="none" w:sz="0" w:space="0" w:color="auto"/>
        <w:right w:val="none" w:sz="0" w:space="0" w:color="auto"/>
      </w:divBdr>
    </w:div>
    <w:div w:id="1855146004">
      <w:bodyDiv w:val="1"/>
      <w:marLeft w:val="0"/>
      <w:marRight w:val="0"/>
      <w:marTop w:val="0"/>
      <w:marBottom w:val="0"/>
      <w:divBdr>
        <w:top w:val="none" w:sz="0" w:space="0" w:color="auto"/>
        <w:left w:val="none" w:sz="0" w:space="0" w:color="auto"/>
        <w:bottom w:val="none" w:sz="0" w:space="0" w:color="auto"/>
        <w:right w:val="none" w:sz="0" w:space="0" w:color="auto"/>
      </w:divBdr>
    </w:div>
    <w:div w:id="1876044190">
      <w:bodyDiv w:val="1"/>
      <w:marLeft w:val="0"/>
      <w:marRight w:val="0"/>
      <w:marTop w:val="0"/>
      <w:marBottom w:val="0"/>
      <w:divBdr>
        <w:top w:val="none" w:sz="0" w:space="0" w:color="auto"/>
        <w:left w:val="none" w:sz="0" w:space="0" w:color="auto"/>
        <w:bottom w:val="none" w:sz="0" w:space="0" w:color="auto"/>
        <w:right w:val="none" w:sz="0" w:space="0" w:color="auto"/>
      </w:divBdr>
      <w:divsChild>
        <w:div w:id="365258669">
          <w:marLeft w:val="0"/>
          <w:marRight w:val="0"/>
          <w:marTop w:val="0"/>
          <w:marBottom w:val="0"/>
          <w:divBdr>
            <w:top w:val="single" w:sz="2" w:space="0" w:color="auto"/>
            <w:left w:val="single" w:sz="2" w:space="0" w:color="auto"/>
            <w:bottom w:val="single" w:sz="6" w:space="0" w:color="auto"/>
            <w:right w:val="single" w:sz="2" w:space="0" w:color="auto"/>
          </w:divBdr>
          <w:divsChild>
            <w:div w:id="1722947616">
              <w:marLeft w:val="0"/>
              <w:marRight w:val="0"/>
              <w:marTop w:val="100"/>
              <w:marBottom w:val="100"/>
              <w:divBdr>
                <w:top w:val="single" w:sz="2" w:space="0" w:color="D9D9E3"/>
                <w:left w:val="single" w:sz="2" w:space="0" w:color="D9D9E3"/>
                <w:bottom w:val="single" w:sz="2" w:space="0" w:color="D9D9E3"/>
                <w:right w:val="single" w:sz="2" w:space="0" w:color="D9D9E3"/>
              </w:divBdr>
              <w:divsChild>
                <w:div w:id="559556150">
                  <w:marLeft w:val="0"/>
                  <w:marRight w:val="0"/>
                  <w:marTop w:val="0"/>
                  <w:marBottom w:val="0"/>
                  <w:divBdr>
                    <w:top w:val="single" w:sz="2" w:space="0" w:color="D9D9E3"/>
                    <w:left w:val="single" w:sz="2" w:space="0" w:color="D9D9E3"/>
                    <w:bottom w:val="single" w:sz="2" w:space="0" w:color="D9D9E3"/>
                    <w:right w:val="single" w:sz="2" w:space="0" w:color="D9D9E3"/>
                  </w:divBdr>
                  <w:divsChild>
                    <w:div w:id="2064869344">
                      <w:marLeft w:val="0"/>
                      <w:marRight w:val="0"/>
                      <w:marTop w:val="0"/>
                      <w:marBottom w:val="0"/>
                      <w:divBdr>
                        <w:top w:val="single" w:sz="2" w:space="0" w:color="D9D9E3"/>
                        <w:left w:val="single" w:sz="2" w:space="0" w:color="D9D9E3"/>
                        <w:bottom w:val="single" w:sz="2" w:space="0" w:color="D9D9E3"/>
                        <w:right w:val="single" w:sz="2" w:space="0" w:color="D9D9E3"/>
                      </w:divBdr>
                      <w:divsChild>
                        <w:div w:id="230624096">
                          <w:marLeft w:val="0"/>
                          <w:marRight w:val="0"/>
                          <w:marTop w:val="0"/>
                          <w:marBottom w:val="0"/>
                          <w:divBdr>
                            <w:top w:val="single" w:sz="2" w:space="0" w:color="D9D9E3"/>
                            <w:left w:val="single" w:sz="2" w:space="0" w:color="D9D9E3"/>
                            <w:bottom w:val="single" w:sz="2" w:space="0" w:color="D9D9E3"/>
                            <w:right w:val="single" w:sz="2" w:space="0" w:color="D9D9E3"/>
                          </w:divBdr>
                          <w:divsChild>
                            <w:div w:id="1110933193">
                              <w:marLeft w:val="0"/>
                              <w:marRight w:val="0"/>
                              <w:marTop w:val="0"/>
                              <w:marBottom w:val="0"/>
                              <w:divBdr>
                                <w:top w:val="single" w:sz="2" w:space="0" w:color="D9D9E3"/>
                                <w:left w:val="single" w:sz="2" w:space="0" w:color="D9D9E3"/>
                                <w:bottom w:val="single" w:sz="2" w:space="0" w:color="D9D9E3"/>
                                <w:right w:val="single" w:sz="2" w:space="0" w:color="D9D9E3"/>
                              </w:divBdr>
                              <w:divsChild>
                                <w:div w:id="383876537">
                                  <w:marLeft w:val="0"/>
                                  <w:marRight w:val="0"/>
                                  <w:marTop w:val="0"/>
                                  <w:marBottom w:val="0"/>
                                  <w:divBdr>
                                    <w:top w:val="single" w:sz="2" w:space="0" w:color="D9D9E3"/>
                                    <w:left w:val="single" w:sz="2" w:space="0" w:color="D9D9E3"/>
                                    <w:bottom w:val="single" w:sz="2" w:space="0" w:color="D9D9E3"/>
                                    <w:right w:val="single" w:sz="2" w:space="0" w:color="D9D9E3"/>
                                  </w:divBdr>
                                  <w:divsChild>
                                    <w:div w:id="1451120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87523663">
      <w:bodyDiv w:val="1"/>
      <w:marLeft w:val="0"/>
      <w:marRight w:val="0"/>
      <w:marTop w:val="0"/>
      <w:marBottom w:val="0"/>
      <w:divBdr>
        <w:top w:val="none" w:sz="0" w:space="0" w:color="auto"/>
        <w:left w:val="none" w:sz="0" w:space="0" w:color="auto"/>
        <w:bottom w:val="none" w:sz="0" w:space="0" w:color="auto"/>
        <w:right w:val="none" w:sz="0" w:space="0" w:color="auto"/>
      </w:divBdr>
    </w:div>
    <w:div w:id="1894660781">
      <w:bodyDiv w:val="1"/>
      <w:marLeft w:val="0"/>
      <w:marRight w:val="0"/>
      <w:marTop w:val="0"/>
      <w:marBottom w:val="0"/>
      <w:divBdr>
        <w:top w:val="none" w:sz="0" w:space="0" w:color="auto"/>
        <w:left w:val="none" w:sz="0" w:space="0" w:color="auto"/>
        <w:bottom w:val="none" w:sz="0" w:space="0" w:color="auto"/>
        <w:right w:val="none" w:sz="0" w:space="0" w:color="auto"/>
      </w:divBdr>
    </w:div>
    <w:div w:id="1896624089">
      <w:bodyDiv w:val="1"/>
      <w:marLeft w:val="0"/>
      <w:marRight w:val="0"/>
      <w:marTop w:val="0"/>
      <w:marBottom w:val="0"/>
      <w:divBdr>
        <w:top w:val="none" w:sz="0" w:space="0" w:color="auto"/>
        <w:left w:val="none" w:sz="0" w:space="0" w:color="auto"/>
        <w:bottom w:val="none" w:sz="0" w:space="0" w:color="auto"/>
        <w:right w:val="none" w:sz="0" w:space="0" w:color="auto"/>
      </w:divBdr>
    </w:div>
    <w:div w:id="1903172674">
      <w:bodyDiv w:val="1"/>
      <w:marLeft w:val="0"/>
      <w:marRight w:val="0"/>
      <w:marTop w:val="0"/>
      <w:marBottom w:val="0"/>
      <w:divBdr>
        <w:top w:val="none" w:sz="0" w:space="0" w:color="auto"/>
        <w:left w:val="none" w:sz="0" w:space="0" w:color="auto"/>
        <w:bottom w:val="none" w:sz="0" w:space="0" w:color="auto"/>
        <w:right w:val="none" w:sz="0" w:space="0" w:color="auto"/>
      </w:divBdr>
    </w:div>
    <w:div w:id="1903438999">
      <w:bodyDiv w:val="1"/>
      <w:marLeft w:val="0"/>
      <w:marRight w:val="0"/>
      <w:marTop w:val="0"/>
      <w:marBottom w:val="0"/>
      <w:divBdr>
        <w:top w:val="none" w:sz="0" w:space="0" w:color="auto"/>
        <w:left w:val="none" w:sz="0" w:space="0" w:color="auto"/>
        <w:bottom w:val="none" w:sz="0" w:space="0" w:color="auto"/>
        <w:right w:val="none" w:sz="0" w:space="0" w:color="auto"/>
      </w:divBdr>
    </w:div>
    <w:div w:id="1915312585">
      <w:bodyDiv w:val="1"/>
      <w:marLeft w:val="0"/>
      <w:marRight w:val="0"/>
      <w:marTop w:val="0"/>
      <w:marBottom w:val="0"/>
      <w:divBdr>
        <w:top w:val="none" w:sz="0" w:space="0" w:color="auto"/>
        <w:left w:val="none" w:sz="0" w:space="0" w:color="auto"/>
        <w:bottom w:val="none" w:sz="0" w:space="0" w:color="auto"/>
        <w:right w:val="none" w:sz="0" w:space="0" w:color="auto"/>
      </w:divBdr>
    </w:div>
    <w:div w:id="1915314225">
      <w:bodyDiv w:val="1"/>
      <w:marLeft w:val="0"/>
      <w:marRight w:val="0"/>
      <w:marTop w:val="0"/>
      <w:marBottom w:val="0"/>
      <w:divBdr>
        <w:top w:val="none" w:sz="0" w:space="0" w:color="auto"/>
        <w:left w:val="none" w:sz="0" w:space="0" w:color="auto"/>
        <w:bottom w:val="none" w:sz="0" w:space="0" w:color="auto"/>
        <w:right w:val="none" w:sz="0" w:space="0" w:color="auto"/>
      </w:divBdr>
    </w:div>
    <w:div w:id="1917746129">
      <w:bodyDiv w:val="1"/>
      <w:marLeft w:val="0"/>
      <w:marRight w:val="0"/>
      <w:marTop w:val="0"/>
      <w:marBottom w:val="0"/>
      <w:divBdr>
        <w:top w:val="none" w:sz="0" w:space="0" w:color="auto"/>
        <w:left w:val="none" w:sz="0" w:space="0" w:color="auto"/>
        <w:bottom w:val="none" w:sz="0" w:space="0" w:color="auto"/>
        <w:right w:val="none" w:sz="0" w:space="0" w:color="auto"/>
      </w:divBdr>
    </w:div>
    <w:div w:id="1921862444">
      <w:bodyDiv w:val="1"/>
      <w:marLeft w:val="0"/>
      <w:marRight w:val="0"/>
      <w:marTop w:val="0"/>
      <w:marBottom w:val="0"/>
      <w:divBdr>
        <w:top w:val="none" w:sz="0" w:space="0" w:color="auto"/>
        <w:left w:val="none" w:sz="0" w:space="0" w:color="auto"/>
        <w:bottom w:val="none" w:sz="0" w:space="0" w:color="auto"/>
        <w:right w:val="none" w:sz="0" w:space="0" w:color="auto"/>
      </w:divBdr>
    </w:div>
    <w:div w:id="1922134199">
      <w:bodyDiv w:val="1"/>
      <w:marLeft w:val="0"/>
      <w:marRight w:val="0"/>
      <w:marTop w:val="0"/>
      <w:marBottom w:val="0"/>
      <w:divBdr>
        <w:top w:val="none" w:sz="0" w:space="0" w:color="auto"/>
        <w:left w:val="none" w:sz="0" w:space="0" w:color="auto"/>
        <w:bottom w:val="none" w:sz="0" w:space="0" w:color="auto"/>
        <w:right w:val="none" w:sz="0" w:space="0" w:color="auto"/>
      </w:divBdr>
    </w:div>
    <w:div w:id="1938051748">
      <w:bodyDiv w:val="1"/>
      <w:marLeft w:val="0"/>
      <w:marRight w:val="0"/>
      <w:marTop w:val="0"/>
      <w:marBottom w:val="0"/>
      <w:divBdr>
        <w:top w:val="none" w:sz="0" w:space="0" w:color="auto"/>
        <w:left w:val="none" w:sz="0" w:space="0" w:color="auto"/>
        <w:bottom w:val="none" w:sz="0" w:space="0" w:color="auto"/>
        <w:right w:val="none" w:sz="0" w:space="0" w:color="auto"/>
      </w:divBdr>
    </w:div>
    <w:div w:id="1966354358">
      <w:bodyDiv w:val="1"/>
      <w:marLeft w:val="0"/>
      <w:marRight w:val="0"/>
      <w:marTop w:val="0"/>
      <w:marBottom w:val="0"/>
      <w:divBdr>
        <w:top w:val="none" w:sz="0" w:space="0" w:color="auto"/>
        <w:left w:val="none" w:sz="0" w:space="0" w:color="auto"/>
        <w:bottom w:val="none" w:sz="0" w:space="0" w:color="auto"/>
        <w:right w:val="none" w:sz="0" w:space="0" w:color="auto"/>
      </w:divBdr>
      <w:divsChild>
        <w:div w:id="12921832">
          <w:marLeft w:val="0"/>
          <w:marRight w:val="0"/>
          <w:marTop w:val="0"/>
          <w:marBottom w:val="0"/>
          <w:divBdr>
            <w:top w:val="single" w:sz="2" w:space="0" w:color="auto"/>
            <w:left w:val="single" w:sz="2" w:space="0" w:color="auto"/>
            <w:bottom w:val="single" w:sz="6" w:space="0" w:color="auto"/>
            <w:right w:val="single" w:sz="2" w:space="0" w:color="auto"/>
          </w:divBdr>
          <w:divsChild>
            <w:div w:id="1854370380">
              <w:marLeft w:val="0"/>
              <w:marRight w:val="0"/>
              <w:marTop w:val="100"/>
              <w:marBottom w:val="100"/>
              <w:divBdr>
                <w:top w:val="single" w:sz="2" w:space="0" w:color="D9D9E3"/>
                <w:left w:val="single" w:sz="2" w:space="0" w:color="D9D9E3"/>
                <w:bottom w:val="single" w:sz="2" w:space="0" w:color="D9D9E3"/>
                <w:right w:val="single" w:sz="2" w:space="0" w:color="D9D9E3"/>
              </w:divBdr>
              <w:divsChild>
                <w:div w:id="795222058">
                  <w:marLeft w:val="0"/>
                  <w:marRight w:val="0"/>
                  <w:marTop w:val="0"/>
                  <w:marBottom w:val="0"/>
                  <w:divBdr>
                    <w:top w:val="single" w:sz="2" w:space="0" w:color="D9D9E3"/>
                    <w:left w:val="single" w:sz="2" w:space="0" w:color="D9D9E3"/>
                    <w:bottom w:val="single" w:sz="2" w:space="0" w:color="D9D9E3"/>
                    <w:right w:val="single" w:sz="2" w:space="0" w:color="D9D9E3"/>
                  </w:divBdr>
                  <w:divsChild>
                    <w:div w:id="1692342655">
                      <w:marLeft w:val="0"/>
                      <w:marRight w:val="0"/>
                      <w:marTop w:val="0"/>
                      <w:marBottom w:val="0"/>
                      <w:divBdr>
                        <w:top w:val="single" w:sz="2" w:space="0" w:color="D9D9E3"/>
                        <w:left w:val="single" w:sz="2" w:space="0" w:color="D9D9E3"/>
                        <w:bottom w:val="single" w:sz="2" w:space="0" w:color="D9D9E3"/>
                        <w:right w:val="single" w:sz="2" w:space="0" w:color="D9D9E3"/>
                      </w:divBdr>
                      <w:divsChild>
                        <w:div w:id="1703701698">
                          <w:marLeft w:val="0"/>
                          <w:marRight w:val="0"/>
                          <w:marTop w:val="0"/>
                          <w:marBottom w:val="0"/>
                          <w:divBdr>
                            <w:top w:val="single" w:sz="2" w:space="0" w:color="D9D9E3"/>
                            <w:left w:val="single" w:sz="2" w:space="0" w:color="D9D9E3"/>
                            <w:bottom w:val="single" w:sz="2" w:space="0" w:color="D9D9E3"/>
                            <w:right w:val="single" w:sz="2" w:space="0" w:color="D9D9E3"/>
                          </w:divBdr>
                          <w:divsChild>
                            <w:div w:id="769160623">
                              <w:marLeft w:val="0"/>
                              <w:marRight w:val="0"/>
                              <w:marTop w:val="0"/>
                              <w:marBottom w:val="0"/>
                              <w:divBdr>
                                <w:top w:val="single" w:sz="2" w:space="0" w:color="D9D9E3"/>
                                <w:left w:val="single" w:sz="2" w:space="0" w:color="D9D9E3"/>
                                <w:bottom w:val="single" w:sz="2" w:space="0" w:color="D9D9E3"/>
                                <w:right w:val="single" w:sz="2" w:space="0" w:color="D9D9E3"/>
                              </w:divBdr>
                              <w:divsChild>
                                <w:div w:id="1017461849">
                                  <w:marLeft w:val="0"/>
                                  <w:marRight w:val="0"/>
                                  <w:marTop w:val="0"/>
                                  <w:marBottom w:val="0"/>
                                  <w:divBdr>
                                    <w:top w:val="single" w:sz="2" w:space="0" w:color="D9D9E3"/>
                                    <w:left w:val="single" w:sz="2" w:space="0" w:color="D9D9E3"/>
                                    <w:bottom w:val="single" w:sz="2" w:space="0" w:color="D9D9E3"/>
                                    <w:right w:val="single" w:sz="2" w:space="0" w:color="D9D9E3"/>
                                  </w:divBdr>
                                  <w:divsChild>
                                    <w:div w:id="2122020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67201653">
      <w:bodyDiv w:val="1"/>
      <w:marLeft w:val="0"/>
      <w:marRight w:val="0"/>
      <w:marTop w:val="0"/>
      <w:marBottom w:val="0"/>
      <w:divBdr>
        <w:top w:val="none" w:sz="0" w:space="0" w:color="auto"/>
        <w:left w:val="none" w:sz="0" w:space="0" w:color="auto"/>
        <w:bottom w:val="none" w:sz="0" w:space="0" w:color="auto"/>
        <w:right w:val="none" w:sz="0" w:space="0" w:color="auto"/>
      </w:divBdr>
      <w:divsChild>
        <w:div w:id="1721636158">
          <w:marLeft w:val="0"/>
          <w:marRight w:val="0"/>
          <w:marTop w:val="0"/>
          <w:marBottom w:val="0"/>
          <w:divBdr>
            <w:top w:val="none" w:sz="0" w:space="0" w:color="auto"/>
            <w:left w:val="none" w:sz="0" w:space="0" w:color="auto"/>
            <w:bottom w:val="none" w:sz="0" w:space="0" w:color="auto"/>
            <w:right w:val="none" w:sz="0" w:space="0" w:color="auto"/>
          </w:divBdr>
        </w:div>
      </w:divsChild>
    </w:div>
    <w:div w:id="1982810685">
      <w:bodyDiv w:val="1"/>
      <w:marLeft w:val="0"/>
      <w:marRight w:val="0"/>
      <w:marTop w:val="0"/>
      <w:marBottom w:val="0"/>
      <w:divBdr>
        <w:top w:val="none" w:sz="0" w:space="0" w:color="auto"/>
        <w:left w:val="none" w:sz="0" w:space="0" w:color="auto"/>
        <w:bottom w:val="none" w:sz="0" w:space="0" w:color="auto"/>
        <w:right w:val="none" w:sz="0" w:space="0" w:color="auto"/>
      </w:divBdr>
    </w:div>
    <w:div w:id="1984460755">
      <w:bodyDiv w:val="1"/>
      <w:marLeft w:val="0"/>
      <w:marRight w:val="0"/>
      <w:marTop w:val="0"/>
      <w:marBottom w:val="0"/>
      <w:divBdr>
        <w:top w:val="none" w:sz="0" w:space="0" w:color="auto"/>
        <w:left w:val="none" w:sz="0" w:space="0" w:color="auto"/>
        <w:bottom w:val="none" w:sz="0" w:space="0" w:color="auto"/>
        <w:right w:val="none" w:sz="0" w:space="0" w:color="auto"/>
      </w:divBdr>
    </w:div>
    <w:div w:id="2000381848">
      <w:bodyDiv w:val="1"/>
      <w:marLeft w:val="0"/>
      <w:marRight w:val="0"/>
      <w:marTop w:val="0"/>
      <w:marBottom w:val="0"/>
      <w:divBdr>
        <w:top w:val="none" w:sz="0" w:space="0" w:color="auto"/>
        <w:left w:val="none" w:sz="0" w:space="0" w:color="auto"/>
        <w:bottom w:val="none" w:sz="0" w:space="0" w:color="auto"/>
        <w:right w:val="none" w:sz="0" w:space="0" w:color="auto"/>
      </w:divBdr>
    </w:div>
    <w:div w:id="2013071852">
      <w:bodyDiv w:val="1"/>
      <w:marLeft w:val="0"/>
      <w:marRight w:val="0"/>
      <w:marTop w:val="0"/>
      <w:marBottom w:val="0"/>
      <w:divBdr>
        <w:top w:val="none" w:sz="0" w:space="0" w:color="auto"/>
        <w:left w:val="none" w:sz="0" w:space="0" w:color="auto"/>
        <w:bottom w:val="none" w:sz="0" w:space="0" w:color="auto"/>
        <w:right w:val="none" w:sz="0" w:space="0" w:color="auto"/>
      </w:divBdr>
      <w:divsChild>
        <w:div w:id="1293173908">
          <w:marLeft w:val="0"/>
          <w:marRight w:val="0"/>
          <w:marTop w:val="0"/>
          <w:marBottom w:val="0"/>
          <w:divBdr>
            <w:top w:val="none" w:sz="0" w:space="0" w:color="auto"/>
            <w:left w:val="none" w:sz="0" w:space="0" w:color="auto"/>
            <w:bottom w:val="none" w:sz="0" w:space="0" w:color="auto"/>
            <w:right w:val="none" w:sz="0" w:space="0" w:color="auto"/>
          </w:divBdr>
        </w:div>
      </w:divsChild>
    </w:div>
    <w:div w:id="2024286849">
      <w:bodyDiv w:val="1"/>
      <w:marLeft w:val="0"/>
      <w:marRight w:val="0"/>
      <w:marTop w:val="0"/>
      <w:marBottom w:val="0"/>
      <w:divBdr>
        <w:top w:val="none" w:sz="0" w:space="0" w:color="auto"/>
        <w:left w:val="none" w:sz="0" w:space="0" w:color="auto"/>
        <w:bottom w:val="none" w:sz="0" w:space="0" w:color="auto"/>
        <w:right w:val="none" w:sz="0" w:space="0" w:color="auto"/>
      </w:divBdr>
    </w:div>
    <w:div w:id="2028218236">
      <w:bodyDiv w:val="1"/>
      <w:marLeft w:val="0"/>
      <w:marRight w:val="0"/>
      <w:marTop w:val="0"/>
      <w:marBottom w:val="0"/>
      <w:divBdr>
        <w:top w:val="none" w:sz="0" w:space="0" w:color="auto"/>
        <w:left w:val="none" w:sz="0" w:space="0" w:color="auto"/>
        <w:bottom w:val="none" w:sz="0" w:space="0" w:color="auto"/>
        <w:right w:val="none" w:sz="0" w:space="0" w:color="auto"/>
      </w:divBdr>
    </w:div>
    <w:div w:id="2029598651">
      <w:bodyDiv w:val="1"/>
      <w:marLeft w:val="0"/>
      <w:marRight w:val="0"/>
      <w:marTop w:val="0"/>
      <w:marBottom w:val="0"/>
      <w:divBdr>
        <w:top w:val="none" w:sz="0" w:space="0" w:color="auto"/>
        <w:left w:val="none" w:sz="0" w:space="0" w:color="auto"/>
        <w:bottom w:val="none" w:sz="0" w:space="0" w:color="auto"/>
        <w:right w:val="none" w:sz="0" w:space="0" w:color="auto"/>
      </w:divBdr>
      <w:divsChild>
        <w:div w:id="1989894681">
          <w:marLeft w:val="0"/>
          <w:marRight w:val="0"/>
          <w:marTop w:val="0"/>
          <w:marBottom w:val="0"/>
          <w:divBdr>
            <w:top w:val="none" w:sz="0" w:space="0" w:color="auto"/>
            <w:left w:val="none" w:sz="0" w:space="0" w:color="auto"/>
            <w:bottom w:val="none" w:sz="0" w:space="0" w:color="auto"/>
            <w:right w:val="none" w:sz="0" w:space="0" w:color="auto"/>
          </w:divBdr>
          <w:divsChild>
            <w:div w:id="2039119347">
              <w:marLeft w:val="0"/>
              <w:marRight w:val="0"/>
              <w:marTop w:val="0"/>
              <w:marBottom w:val="0"/>
              <w:divBdr>
                <w:top w:val="none" w:sz="0" w:space="0" w:color="auto"/>
                <w:left w:val="none" w:sz="0" w:space="0" w:color="auto"/>
                <w:bottom w:val="none" w:sz="0" w:space="0" w:color="auto"/>
                <w:right w:val="none" w:sz="0" w:space="0" w:color="auto"/>
              </w:divBdr>
              <w:divsChild>
                <w:div w:id="2088459917">
                  <w:marLeft w:val="0"/>
                  <w:marRight w:val="0"/>
                  <w:marTop w:val="0"/>
                  <w:marBottom w:val="0"/>
                  <w:divBdr>
                    <w:top w:val="none" w:sz="0" w:space="0" w:color="auto"/>
                    <w:left w:val="none" w:sz="0" w:space="0" w:color="auto"/>
                    <w:bottom w:val="none" w:sz="0" w:space="0" w:color="auto"/>
                    <w:right w:val="none" w:sz="0" w:space="0" w:color="auto"/>
                  </w:divBdr>
                  <w:divsChild>
                    <w:div w:id="443309796">
                      <w:marLeft w:val="0"/>
                      <w:marRight w:val="0"/>
                      <w:marTop w:val="0"/>
                      <w:marBottom w:val="0"/>
                      <w:divBdr>
                        <w:top w:val="none" w:sz="0" w:space="0" w:color="auto"/>
                        <w:left w:val="none" w:sz="0" w:space="0" w:color="auto"/>
                        <w:bottom w:val="none" w:sz="0" w:space="0" w:color="auto"/>
                        <w:right w:val="none" w:sz="0" w:space="0" w:color="auto"/>
                      </w:divBdr>
                      <w:divsChild>
                        <w:div w:id="1392272545">
                          <w:marLeft w:val="0"/>
                          <w:marRight w:val="0"/>
                          <w:marTop w:val="0"/>
                          <w:marBottom w:val="0"/>
                          <w:divBdr>
                            <w:top w:val="none" w:sz="0" w:space="0" w:color="auto"/>
                            <w:left w:val="none" w:sz="0" w:space="0" w:color="auto"/>
                            <w:bottom w:val="none" w:sz="0" w:space="0" w:color="auto"/>
                            <w:right w:val="none" w:sz="0" w:space="0" w:color="auto"/>
                          </w:divBdr>
                          <w:divsChild>
                            <w:div w:id="56562982">
                              <w:marLeft w:val="0"/>
                              <w:marRight w:val="0"/>
                              <w:marTop w:val="0"/>
                              <w:marBottom w:val="0"/>
                              <w:divBdr>
                                <w:top w:val="none" w:sz="0" w:space="0" w:color="auto"/>
                                <w:left w:val="none" w:sz="0" w:space="0" w:color="auto"/>
                                <w:bottom w:val="none" w:sz="0" w:space="0" w:color="auto"/>
                                <w:right w:val="none" w:sz="0" w:space="0" w:color="auto"/>
                              </w:divBdr>
                              <w:divsChild>
                                <w:div w:id="1251694505">
                                  <w:marLeft w:val="0"/>
                                  <w:marRight w:val="0"/>
                                  <w:marTop w:val="0"/>
                                  <w:marBottom w:val="0"/>
                                  <w:divBdr>
                                    <w:top w:val="none" w:sz="0" w:space="0" w:color="auto"/>
                                    <w:left w:val="none" w:sz="0" w:space="0" w:color="auto"/>
                                    <w:bottom w:val="none" w:sz="0" w:space="0" w:color="auto"/>
                                    <w:right w:val="none" w:sz="0" w:space="0" w:color="auto"/>
                                  </w:divBdr>
                                  <w:divsChild>
                                    <w:div w:id="858471140">
                                      <w:marLeft w:val="0"/>
                                      <w:marRight w:val="0"/>
                                      <w:marTop w:val="0"/>
                                      <w:marBottom w:val="0"/>
                                      <w:divBdr>
                                        <w:top w:val="none" w:sz="0" w:space="0" w:color="auto"/>
                                        <w:left w:val="none" w:sz="0" w:space="0" w:color="auto"/>
                                        <w:bottom w:val="none" w:sz="0" w:space="0" w:color="auto"/>
                                        <w:right w:val="none" w:sz="0" w:space="0" w:color="auto"/>
                                      </w:divBdr>
                                      <w:divsChild>
                                        <w:div w:id="80963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1122896">
      <w:bodyDiv w:val="1"/>
      <w:marLeft w:val="0"/>
      <w:marRight w:val="0"/>
      <w:marTop w:val="0"/>
      <w:marBottom w:val="0"/>
      <w:divBdr>
        <w:top w:val="none" w:sz="0" w:space="0" w:color="auto"/>
        <w:left w:val="none" w:sz="0" w:space="0" w:color="auto"/>
        <w:bottom w:val="none" w:sz="0" w:space="0" w:color="auto"/>
        <w:right w:val="none" w:sz="0" w:space="0" w:color="auto"/>
      </w:divBdr>
    </w:div>
    <w:div w:id="2041734875">
      <w:bodyDiv w:val="1"/>
      <w:marLeft w:val="0"/>
      <w:marRight w:val="0"/>
      <w:marTop w:val="0"/>
      <w:marBottom w:val="0"/>
      <w:divBdr>
        <w:top w:val="none" w:sz="0" w:space="0" w:color="auto"/>
        <w:left w:val="none" w:sz="0" w:space="0" w:color="auto"/>
        <w:bottom w:val="none" w:sz="0" w:space="0" w:color="auto"/>
        <w:right w:val="none" w:sz="0" w:space="0" w:color="auto"/>
      </w:divBdr>
      <w:divsChild>
        <w:div w:id="377363735">
          <w:marLeft w:val="0"/>
          <w:marRight w:val="0"/>
          <w:marTop w:val="0"/>
          <w:marBottom w:val="0"/>
          <w:divBdr>
            <w:top w:val="single" w:sz="2" w:space="0" w:color="auto"/>
            <w:left w:val="single" w:sz="2" w:space="0" w:color="auto"/>
            <w:bottom w:val="single" w:sz="6" w:space="0" w:color="auto"/>
            <w:right w:val="single" w:sz="2" w:space="0" w:color="auto"/>
          </w:divBdr>
          <w:divsChild>
            <w:div w:id="1720400991">
              <w:marLeft w:val="0"/>
              <w:marRight w:val="0"/>
              <w:marTop w:val="100"/>
              <w:marBottom w:val="100"/>
              <w:divBdr>
                <w:top w:val="single" w:sz="2" w:space="0" w:color="D9D9E3"/>
                <w:left w:val="single" w:sz="2" w:space="0" w:color="D9D9E3"/>
                <w:bottom w:val="single" w:sz="2" w:space="0" w:color="D9D9E3"/>
                <w:right w:val="single" w:sz="2" w:space="0" w:color="D9D9E3"/>
              </w:divBdr>
              <w:divsChild>
                <w:div w:id="817963043">
                  <w:marLeft w:val="0"/>
                  <w:marRight w:val="0"/>
                  <w:marTop w:val="0"/>
                  <w:marBottom w:val="0"/>
                  <w:divBdr>
                    <w:top w:val="single" w:sz="2" w:space="0" w:color="D9D9E3"/>
                    <w:left w:val="single" w:sz="2" w:space="0" w:color="D9D9E3"/>
                    <w:bottom w:val="single" w:sz="2" w:space="0" w:color="D9D9E3"/>
                    <w:right w:val="single" w:sz="2" w:space="0" w:color="D9D9E3"/>
                  </w:divBdr>
                  <w:divsChild>
                    <w:div w:id="885991328">
                      <w:marLeft w:val="0"/>
                      <w:marRight w:val="0"/>
                      <w:marTop w:val="0"/>
                      <w:marBottom w:val="0"/>
                      <w:divBdr>
                        <w:top w:val="single" w:sz="2" w:space="0" w:color="D9D9E3"/>
                        <w:left w:val="single" w:sz="2" w:space="0" w:color="D9D9E3"/>
                        <w:bottom w:val="single" w:sz="2" w:space="0" w:color="D9D9E3"/>
                        <w:right w:val="single" w:sz="2" w:space="0" w:color="D9D9E3"/>
                      </w:divBdr>
                      <w:divsChild>
                        <w:div w:id="1965843951">
                          <w:marLeft w:val="0"/>
                          <w:marRight w:val="0"/>
                          <w:marTop w:val="0"/>
                          <w:marBottom w:val="0"/>
                          <w:divBdr>
                            <w:top w:val="single" w:sz="2" w:space="0" w:color="D9D9E3"/>
                            <w:left w:val="single" w:sz="2" w:space="0" w:color="D9D9E3"/>
                            <w:bottom w:val="single" w:sz="2" w:space="0" w:color="D9D9E3"/>
                            <w:right w:val="single" w:sz="2" w:space="0" w:color="D9D9E3"/>
                          </w:divBdr>
                          <w:divsChild>
                            <w:div w:id="1348407714">
                              <w:marLeft w:val="0"/>
                              <w:marRight w:val="0"/>
                              <w:marTop w:val="0"/>
                              <w:marBottom w:val="0"/>
                              <w:divBdr>
                                <w:top w:val="single" w:sz="2" w:space="0" w:color="D9D9E3"/>
                                <w:left w:val="single" w:sz="2" w:space="0" w:color="D9D9E3"/>
                                <w:bottom w:val="single" w:sz="2" w:space="0" w:color="D9D9E3"/>
                                <w:right w:val="single" w:sz="2" w:space="0" w:color="D9D9E3"/>
                              </w:divBdr>
                              <w:divsChild>
                                <w:div w:id="141193666">
                                  <w:marLeft w:val="0"/>
                                  <w:marRight w:val="0"/>
                                  <w:marTop w:val="0"/>
                                  <w:marBottom w:val="0"/>
                                  <w:divBdr>
                                    <w:top w:val="single" w:sz="2" w:space="0" w:color="D9D9E3"/>
                                    <w:left w:val="single" w:sz="2" w:space="0" w:color="D9D9E3"/>
                                    <w:bottom w:val="single" w:sz="2" w:space="0" w:color="D9D9E3"/>
                                    <w:right w:val="single" w:sz="2" w:space="0" w:color="D9D9E3"/>
                                  </w:divBdr>
                                  <w:divsChild>
                                    <w:div w:id="1213927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091387232">
      <w:bodyDiv w:val="1"/>
      <w:marLeft w:val="0"/>
      <w:marRight w:val="0"/>
      <w:marTop w:val="0"/>
      <w:marBottom w:val="0"/>
      <w:divBdr>
        <w:top w:val="none" w:sz="0" w:space="0" w:color="auto"/>
        <w:left w:val="none" w:sz="0" w:space="0" w:color="auto"/>
        <w:bottom w:val="none" w:sz="0" w:space="0" w:color="auto"/>
        <w:right w:val="none" w:sz="0" w:space="0" w:color="auto"/>
      </w:divBdr>
    </w:div>
    <w:div w:id="2096899065">
      <w:bodyDiv w:val="1"/>
      <w:marLeft w:val="0"/>
      <w:marRight w:val="0"/>
      <w:marTop w:val="0"/>
      <w:marBottom w:val="0"/>
      <w:divBdr>
        <w:top w:val="none" w:sz="0" w:space="0" w:color="auto"/>
        <w:left w:val="none" w:sz="0" w:space="0" w:color="auto"/>
        <w:bottom w:val="none" w:sz="0" w:space="0" w:color="auto"/>
        <w:right w:val="none" w:sz="0" w:space="0" w:color="auto"/>
      </w:divBdr>
    </w:div>
    <w:div w:id="2098743809">
      <w:bodyDiv w:val="1"/>
      <w:marLeft w:val="0"/>
      <w:marRight w:val="0"/>
      <w:marTop w:val="0"/>
      <w:marBottom w:val="0"/>
      <w:divBdr>
        <w:top w:val="none" w:sz="0" w:space="0" w:color="auto"/>
        <w:left w:val="none" w:sz="0" w:space="0" w:color="auto"/>
        <w:bottom w:val="none" w:sz="0" w:space="0" w:color="auto"/>
        <w:right w:val="none" w:sz="0" w:space="0" w:color="auto"/>
      </w:divBdr>
    </w:div>
    <w:div w:id="2107145656">
      <w:bodyDiv w:val="1"/>
      <w:marLeft w:val="0"/>
      <w:marRight w:val="0"/>
      <w:marTop w:val="0"/>
      <w:marBottom w:val="0"/>
      <w:divBdr>
        <w:top w:val="none" w:sz="0" w:space="0" w:color="auto"/>
        <w:left w:val="none" w:sz="0" w:space="0" w:color="auto"/>
        <w:bottom w:val="none" w:sz="0" w:space="0" w:color="auto"/>
        <w:right w:val="none" w:sz="0" w:space="0" w:color="auto"/>
      </w:divBdr>
    </w:div>
    <w:div w:id="2112582831">
      <w:bodyDiv w:val="1"/>
      <w:marLeft w:val="0"/>
      <w:marRight w:val="0"/>
      <w:marTop w:val="0"/>
      <w:marBottom w:val="0"/>
      <w:divBdr>
        <w:top w:val="none" w:sz="0" w:space="0" w:color="auto"/>
        <w:left w:val="none" w:sz="0" w:space="0" w:color="auto"/>
        <w:bottom w:val="none" w:sz="0" w:space="0" w:color="auto"/>
        <w:right w:val="none" w:sz="0" w:space="0" w:color="auto"/>
      </w:divBdr>
    </w:div>
    <w:div w:id="2132436348">
      <w:bodyDiv w:val="1"/>
      <w:marLeft w:val="0"/>
      <w:marRight w:val="0"/>
      <w:marTop w:val="0"/>
      <w:marBottom w:val="0"/>
      <w:divBdr>
        <w:top w:val="none" w:sz="0" w:space="0" w:color="auto"/>
        <w:left w:val="none" w:sz="0" w:space="0" w:color="auto"/>
        <w:bottom w:val="none" w:sz="0" w:space="0" w:color="auto"/>
        <w:right w:val="none" w:sz="0" w:space="0" w:color="auto"/>
      </w:divBdr>
      <w:divsChild>
        <w:div w:id="1759250582">
          <w:marLeft w:val="0"/>
          <w:marRight w:val="0"/>
          <w:marTop w:val="0"/>
          <w:marBottom w:val="0"/>
          <w:divBdr>
            <w:top w:val="single" w:sz="2" w:space="0" w:color="auto"/>
            <w:left w:val="single" w:sz="2" w:space="0" w:color="auto"/>
            <w:bottom w:val="single" w:sz="6" w:space="0" w:color="auto"/>
            <w:right w:val="single" w:sz="2" w:space="0" w:color="auto"/>
          </w:divBdr>
          <w:divsChild>
            <w:div w:id="59906896">
              <w:marLeft w:val="0"/>
              <w:marRight w:val="0"/>
              <w:marTop w:val="100"/>
              <w:marBottom w:val="100"/>
              <w:divBdr>
                <w:top w:val="single" w:sz="2" w:space="0" w:color="D9D9E3"/>
                <w:left w:val="single" w:sz="2" w:space="0" w:color="D9D9E3"/>
                <w:bottom w:val="single" w:sz="2" w:space="0" w:color="D9D9E3"/>
                <w:right w:val="single" w:sz="2" w:space="0" w:color="D9D9E3"/>
              </w:divBdr>
              <w:divsChild>
                <w:div w:id="611867167">
                  <w:marLeft w:val="0"/>
                  <w:marRight w:val="0"/>
                  <w:marTop w:val="0"/>
                  <w:marBottom w:val="0"/>
                  <w:divBdr>
                    <w:top w:val="single" w:sz="2" w:space="0" w:color="D9D9E3"/>
                    <w:left w:val="single" w:sz="2" w:space="0" w:color="D9D9E3"/>
                    <w:bottom w:val="single" w:sz="2" w:space="0" w:color="D9D9E3"/>
                    <w:right w:val="single" w:sz="2" w:space="0" w:color="D9D9E3"/>
                  </w:divBdr>
                  <w:divsChild>
                    <w:div w:id="161509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380328">
                          <w:marLeft w:val="0"/>
                          <w:marRight w:val="0"/>
                          <w:marTop w:val="0"/>
                          <w:marBottom w:val="0"/>
                          <w:divBdr>
                            <w:top w:val="single" w:sz="2" w:space="0" w:color="D9D9E3"/>
                            <w:left w:val="single" w:sz="2" w:space="0" w:color="D9D9E3"/>
                            <w:bottom w:val="single" w:sz="2" w:space="0" w:color="D9D9E3"/>
                            <w:right w:val="single" w:sz="2" w:space="0" w:color="D9D9E3"/>
                          </w:divBdr>
                          <w:divsChild>
                            <w:div w:id="1291588461">
                              <w:marLeft w:val="0"/>
                              <w:marRight w:val="0"/>
                              <w:marTop w:val="0"/>
                              <w:marBottom w:val="0"/>
                              <w:divBdr>
                                <w:top w:val="single" w:sz="2" w:space="0" w:color="D9D9E3"/>
                                <w:left w:val="single" w:sz="2" w:space="0" w:color="D9D9E3"/>
                                <w:bottom w:val="single" w:sz="2" w:space="0" w:color="D9D9E3"/>
                                <w:right w:val="single" w:sz="2" w:space="0" w:color="D9D9E3"/>
                              </w:divBdr>
                              <w:divsChild>
                                <w:div w:id="454058106">
                                  <w:marLeft w:val="0"/>
                                  <w:marRight w:val="0"/>
                                  <w:marTop w:val="0"/>
                                  <w:marBottom w:val="0"/>
                                  <w:divBdr>
                                    <w:top w:val="single" w:sz="2" w:space="0" w:color="D9D9E3"/>
                                    <w:left w:val="single" w:sz="2" w:space="0" w:color="D9D9E3"/>
                                    <w:bottom w:val="single" w:sz="2" w:space="0" w:color="D9D9E3"/>
                                    <w:right w:val="single" w:sz="2" w:space="0" w:color="D9D9E3"/>
                                  </w:divBdr>
                                  <w:divsChild>
                                    <w:div w:id="5775955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133553933">
      <w:bodyDiv w:val="1"/>
      <w:marLeft w:val="0"/>
      <w:marRight w:val="0"/>
      <w:marTop w:val="0"/>
      <w:marBottom w:val="0"/>
      <w:divBdr>
        <w:top w:val="none" w:sz="0" w:space="0" w:color="auto"/>
        <w:left w:val="none" w:sz="0" w:space="0" w:color="auto"/>
        <w:bottom w:val="none" w:sz="0" w:space="0" w:color="auto"/>
        <w:right w:val="none" w:sz="0" w:space="0" w:color="auto"/>
      </w:divBdr>
    </w:div>
    <w:div w:id="2145466987">
      <w:bodyDiv w:val="1"/>
      <w:marLeft w:val="0"/>
      <w:marRight w:val="0"/>
      <w:marTop w:val="0"/>
      <w:marBottom w:val="0"/>
      <w:divBdr>
        <w:top w:val="none" w:sz="0" w:space="0" w:color="auto"/>
        <w:left w:val="none" w:sz="0" w:space="0" w:color="auto"/>
        <w:bottom w:val="none" w:sz="0" w:space="0" w:color="auto"/>
        <w:right w:val="none" w:sz="0" w:space="0" w:color="auto"/>
      </w:divBdr>
      <w:divsChild>
        <w:div w:id="357587711">
          <w:marLeft w:val="274"/>
          <w:marRight w:val="0"/>
          <w:marTop w:val="0"/>
          <w:marBottom w:val="0"/>
          <w:divBdr>
            <w:top w:val="none" w:sz="0" w:space="0" w:color="auto"/>
            <w:left w:val="none" w:sz="0" w:space="0" w:color="auto"/>
            <w:bottom w:val="none" w:sz="0" w:space="0" w:color="auto"/>
            <w:right w:val="none" w:sz="0" w:space="0" w:color="auto"/>
          </w:divBdr>
        </w:div>
        <w:div w:id="1058673594">
          <w:marLeft w:val="274"/>
          <w:marRight w:val="0"/>
          <w:marTop w:val="0"/>
          <w:marBottom w:val="0"/>
          <w:divBdr>
            <w:top w:val="none" w:sz="0" w:space="0" w:color="auto"/>
            <w:left w:val="none" w:sz="0" w:space="0" w:color="auto"/>
            <w:bottom w:val="none" w:sz="0" w:space="0" w:color="auto"/>
            <w:right w:val="none" w:sz="0" w:space="0" w:color="auto"/>
          </w:divBdr>
        </w:div>
        <w:div w:id="1102382384">
          <w:marLeft w:val="274"/>
          <w:marRight w:val="0"/>
          <w:marTop w:val="0"/>
          <w:marBottom w:val="0"/>
          <w:divBdr>
            <w:top w:val="none" w:sz="0" w:space="0" w:color="auto"/>
            <w:left w:val="none" w:sz="0" w:space="0" w:color="auto"/>
            <w:bottom w:val="none" w:sz="0" w:space="0" w:color="auto"/>
            <w:right w:val="none" w:sz="0" w:space="0" w:color="auto"/>
          </w:divBdr>
        </w:div>
        <w:div w:id="1323969594">
          <w:marLeft w:val="274"/>
          <w:marRight w:val="0"/>
          <w:marTop w:val="0"/>
          <w:marBottom w:val="0"/>
          <w:divBdr>
            <w:top w:val="none" w:sz="0" w:space="0" w:color="auto"/>
            <w:left w:val="none" w:sz="0" w:space="0" w:color="auto"/>
            <w:bottom w:val="none" w:sz="0" w:space="0" w:color="auto"/>
            <w:right w:val="none" w:sz="0" w:space="0" w:color="auto"/>
          </w:divBdr>
        </w:div>
        <w:div w:id="1338925910">
          <w:marLeft w:val="274"/>
          <w:marRight w:val="0"/>
          <w:marTop w:val="0"/>
          <w:marBottom w:val="0"/>
          <w:divBdr>
            <w:top w:val="none" w:sz="0" w:space="0" w:color="auto"/>
            <w:left w:val="none" w:sz="0" w:space="0" w:color="auto"/>
            <w:bottom w:val="none" w:sz="0" w:space="0" w:color="auto"/>
            <w:right w:val="none" w:sz="0" w:space="0" w:color="auto"/>
          </w:divBdr>
        </w:div>
        <w:div w:id="1515995888">
          <w:marLeft w:val="274"/>
          <w:marRight w:val="0"/>
          <w:marTop w:val="0"/>
          <w:marBottom w:val="0"/>
          <w:divBdr>
            <w:top w:val="none" w:sz="0" w:space="0" w:color="auto"/>
            <w:left w:val="none" w:sz="0" w:space="0" w:color="auto"/>
            <w:bottom w:val="none" w:sz="0" w:space="0" w:color="auto"/>
            <w:right w:val="none" w:sz="0" w:space="0" w:color="auto"/>
          </w:divBdr>
        </w:div>
        <w:div w:id="1666283136">
          <w:marLeft w:val="274"/>
          <w:marRight w:val="0"/>
          <w:marTop w:val="0"/>
          <w:marBottom w:val="0"/>
          <w:divBdr>
            <w:top w:val="none" w:sz="0" w:space="0" w:color="auto"/>
            <w:left w:val="none" w:sz="0" w:space="0" w:color="auto"/>
            <w:bottom w:val="none" w:sz="0" w:space="0" w:color="auto"/>
            <w:right w:val="none" w:sz="0" w:space="0" w:color="auto"/>
          </w:divBdr>
        </w:div>
        <w:div w:id="1834636470">
          <w:marLeft w:val="274"/>
          <w:marRight w:val="0"/>
          <w:marTop w:val="0"/>
          <w:marBottom w:val="0"/>
          <w:divBdr>
            <w:top w:val="none" w:sz="0" w:space="0" w:color="auto"/>
            <w:left w:val="none" w:sz="0" w:space="0" w:color="auto"/>
            <w:bottom w:val="none" w:sz="0" w:space="0" w:color="auto"/>
            <w:right w:val="none" w:sz="0" w:space="0" w:color="auto"/>
          </w:divBdr>
        </w:div>
        <w:div w:id="2070303021">
          <w:marLeft w:val="274"/>
          <w:marRight w:val="0"/>
          <w:marTop w:val="0"/>
          <w:marBottom w:val="0"/>
          <w:divBdr>
            <w:top w:val="none" w:sz="0" w:space="0" w:color="auto"/>
            <w:left w:val="none" w:sz="0" w:space="0" w:color="auto"/>
            <w:bottom w:val="none" w:sz="0" w:space="0" w:color="auto"/>
            <w:right w:val="none" w:sz="0" w:space="0" w:color="auto"/>
          </w:divBdr>
        </w:div>
      </w:divsChild>
    </w:div>
    <w:div w:id="2146199014">
      <w:bodyDiv w:val="1"/>
      <w:marLeft w:val="0"/>
      <w:marRight w:val="0"/>
      <w:marTop w:val="0"/>
      <w:marBottom w:val="0"/>
      <w:divBdr>
        <w:top w:val="none" w:sz="0" w:space="0" w:color="auto"/>
        <w:left w:val="none" w:sz="0" w:space="0" w:color="auto"/>
        <w:bottom w:val="none" w:sz="0" w:space="0" w:color="auto"/>
        <w:right w:val="none" w:sz="0" w:space="0" w:color="auto"/>
      </w:divBdr>
      <w:divsChild>
        <w:div w:id="1723408670">
          <w:marLeft w:val="0"/>
          <w:marRight w:val="0"/>
          <w:marTop w:val="0"/>
          <w:marBottom w:val="0"/>
          <w:divBdr>
            <w:top w:val="single" w:sz="2" w:space="0" w:color="auto"/>
            <w:left w:val="single" w:sz="2" w:space="0" w:color="auto"/>
            <w:bottom w:val="single" w:sz="6" w:space="0" w:color="auto"/>
            <w:right w:val="single" w:sz="2" w:space="0" w:color="auto"/>
          </w:divBdr>
          <w:divsChild>
            <w:div w:id="864711601">
              <w:marLeft w:val="0"/>
              <w:marRight w:val="0"/>
              <w:marTop w:val="100"/>
              <w:marBottom w:val="100"/>
              <w:divBdr>
                <w:top w:val="single" w:sz="2" w:space="0" w:color="D9D9E3"/>
                <w:left w:val="single" w:sz="2" w:space="0" w:color="D9D9E3"/>
                <w:bottom w:val="single" w:sz="2" w:space="0" w:color="D9D9E3"/>
                <w:right w:val="single" w:sz="2" w:space="0" w:color="D9D9E3"/>
              </w:divBdr>
              <w:divsChild>
                <w:div w:id="902721161">
                  <w:marLeft w:val="0"/>
                  <w:marRight w:val="0"/>
                  <w:marTop w:val="0"/>
                  <w:marBottom w:val="0"/>
                  <w:divBdr>
                    <w:top w:val="single" w:sz="2" w:space="0" w:color="D9D9E3"/>
                    <w:left w:val="single" w:sz="2" w:space="0" w:color="D9D9E3"/>
                    <w:bottom w:val="single" w:sz="2" w:space="0" w:color="D9D9E3"/>
                    <w:right w:val="single" w:sz="2" w:space="0" w:color="D9D9E3"/>
                  </w:divBdr>
                  <w:divsChild>
                    <w:div w:id="727264908">
                      <w:marLeft w:val="0"/>
                      <w:marRight w:val="0"/>
                      <w:marTop w:val="0"/>
                      <w:marBottom w:val="0"/>
                      <w:divBdr>
                        <w:top w:val="single" w:sz="2" w:space="0" w:color="D9D9E3"/>
                        <w:left w:val="single" w:sz="2" w:space="0" w:color="D9D9E3"/>
                        <w:bottom w:val="single" w:sz="2" w:space="0" w:color="D9D9E3"/>
                        <w:right w:val="single" w:sz="2" w:space="0" w:color="D9D9E3"/>
                      </w:divBdr>
                      <w:divsChild>
                        <w:div w:id="481048908">
                          <w:marLeft w:val="0"/>
                          <w:marRight w:val="0"/>
                          <w:marTop w:val="0"/>
                          <w:marBottom w:val="0"/>
                          <w:divBdr>
                            <w:top w:val="single" w:sz="2" w:space="0" w:color="D9D9E3"/>
                            <w:left w:val="single" w:sz="2" w:space="0" w:color="D9D9E3"/>
                            <w:bottom w:val="single" w:sz="2" w:space="0" w:color="D9D9E3"/>
                            <w:right w:val="single" w:sz="2" w:space="0" w:color="D9D9E3"/>
                          </w:divBdr>
                          <w:divsChild>
                            <w:div w:id="1979995019">
                              <w:marLeft w:val="0"/>
                              <w:marRight w:val="0"/>
                              <w:marTop w:val="0"/>
                              <w:marBottom w:val="0"/>
                              <w:divBdr>
                                <w:top w:val="single" w:sz="2" w:space="0" w:color="D9D9E3"/>
                                <w:left w:val="single" w:sz="2" w:space="0" w:color="D9D9E3"/>
                                <w:bottom w:val="single" w:sz="2" w:space="0" w:color="D9D9E3"/>
                                <w:right w:val="single" w:sz="2" w:space="0" w:color="D9D9E3"/>
                              </w:divBdr>
                              <w:divsChild>
                                <w:div w:id="1336687763">
                                  <w:marLeft w:val="0"/>
                                  <w:marRight w:val="0"/>
                                  <w:marTop w:val="0"/>
                                  <w:marBottom w:val="0"/>
                                  <w:divBdr>
                                    <w:top w:val="single" w:sz="2" w:space="0" w:color="D9D9E3"/>
                                    <w:left w:val="single" w:sz="2" w:space="0" w:color="D9D9E3"/>
                                    <w:bottom w:val="single" w:sz="2" w:space="0" w:color="D9D9E3"/>
                                    <w:right w:val="single" w:sz="2" w:space="0" w:color="D9D9E3"/>
                                  </w:divBdr>
                                  <w:divsChild>
                                    <w:div w:id="486481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engineering.page:8005/" TargetMode="External"/><Relationship Id="rId26" Type="http://schemas.openxmlformats.org/officeDocument/2006/relationships/image" Target="media/image15.sv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image" Target="media/image51.png"/><Relationship Id="rId68" Type="http://schemas.openxmlformats.org/officeDocument/2006/relationships/image" Target="media/image54.png"/><Relationship Id="rId76" Type="http://schemas.openxmlformats.org/officeDocument/2006/relationships/footer" Target="footer3.xml"/><Relationship Id="rId7" Type="http://schemas.openxmlformats.org/officeDocument/2006/relationships/settings" Target="settings.xml"/><Relationship Id="rId71"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8.png"/><Relationship Id="rId11" Type="http://schemas.openxmlformats.org/officeDocument/2006/relationships/image" Target="media/image1.jpg"/><Relationship Id="rId24" Type="http://schemas.openxmlformats.org/officeDocument/2006/relationships/image" Target="media/image13.sv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3.png"/><Relationship Id="rId7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sv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61" Type="http://schemas.openxmlformats.org/officeDocument/2006/relationships/image" Target="media/image49.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hyperlink" Target="https://oebb365.sharepoint.com/:f:/r/sites/Telematik-Dosto-Neu/DokumenteTelematik/02%20Projekt%20Umsetzung/230-Datenbl%C3%A4tter/NOMAD?csf=1&amp;web=1&amp;e=ANqZRk" TargetMode="External"/><Relationship Id="rId65" Type="http://schemas.openxmlformats.org/officeDocument/2006/relationships/hyperlink" Target="https://oebb365.sharepoint.com/:f:/r/sites/Telematik-Dosto-Neu/DokumenteTelematik/02%20Projekt%20Umsetzung/230-Datenbl%C3%A4tter/NOMAD?csf=1&amp;web=1&amp;e=ANqZRk" TargetMode="External"/><Relationship Id="rId73" Type="http://schemas.openxmlformats.org/officeDocument/2006/relationships/footer" Target="footer1.xml"/><Relationship Id="rId7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2.png"/><Relationship Id="rId69" Type="http://schemas.openxmlformats.org/officeDocument/2006/relationships/image" Target="media/image55.png"/><Relationship Id="rId77"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header" Target="header2.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hyperlink" Target="https://oebb365.sharepoint.com/:f:/r/sites/Telematik-Dosto-Neu/DokumenteTelematik/02%20Projekt%20Umsetzung/230-Datenbl%C3%A4tter/NOMAD?csf=1&amp;web=1&amp;e=ANqZRk" TargetMode="Externa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0.png"/><Relationship Id="rId70" Type="http://schemas.openxmlformats.org/officeDocument/2006/relationships/image" Target="media/image56.png"/><Relationship Id="rId75"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5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171fdc6-10b3-4143-8190-aecb7ad1c2d9" xsi:nil="true"/>
    <lcf76f155ced4ddcb4097134ff3c332f xmlns="a4fca482-077b-4bf7-8856-ff48a5c99392">
      <Terms xmlns="http://schemas.microsoft.com/office/infopath/2007/PartnerControls"/>
    </lcf76f155ced4ddcb4097134ff3c332f>
    <SharedWithUsers xmlns="9171fdc6-10b3-4143-8190-aecb7ad1c2d9">
      <UserInfo>
        <DisplayName>Davud Zejnelovic</DisplayName>
        <AccountId>4352</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36999D4D14E3145BF40CEC41554B376" ma:contentTypeVersion="18" ma:contentTypeDescription="Create a new document." ma:contentTypeScope="" ma:versionID="a11369cd5bf1be400ee0edcfe618cbed">
  <xsd:schema xmlns:xsd="http://www.w3.org/2001/XMLSchema" xmlns:xs="http://www.w3.org/2001/XMLSchema" xmlns:p="http://schemas.microsoft.com/office/2006/metadata/properties" xmlns:ns2="a4fca482-077b-4bf7-8856-ff48a5c99392" xmlns:ns3="9171fdc6-10b3-4143-8190-aecb7ad1c2d9" targetNamespace="http://schemas.microsoft.com/office/2006/metadata/properties" ma:root="true" ma:fieldsID="6b8a18ac7c7fd15a8ca577a72bdbbacd" ns2:_="" ns3:_="">
    <xsd:import namespace="a4fca482-077b-4bf7-8856-ff48a5c99392"/>
    <xsd:import namespace="9171fdc6-10b3-4143-8190-aecb7ad1c2d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Location" minOccurs="0"/>
                <xsd:element ref="ns2:MediaServiceOCR"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fca482-077b-4bf7-8856-ff48a5c993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b55851d-5052-424e-9e9d-77cc48067db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171fdc6-10b3-4143-8190-aecb7ad1c2d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f9d22e7-165c-471d-9acf-4e1c0304efb4}" ma:internalName="TaxCatchAll" ma:showField="CatchAllData" ma:web="9171fdc6-10b3-4143-8190-aecb7ad1c2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D09263B-497F-45E8-A852-C3A2C28E362B}">
  <ds:schemaRefs>
    <ds:schemaRef ds:uri="http://schemas.microsoft.com/office/2006/metadata/properties"/>
    <ds:schemaRef ds:uri="http://schemas.microsoft.com/office/infopath/2007/PartnerControls"/>
    <ds:schemaRef ds:uri="9171fdc6-10b3-4143-8190-aecb7ad1c2d9"/>
    <ds:schemaRef ds:uri="a4fca482-077b-4bf7-8856-ff48a5c99392"/>
  </ds:schemaRefs>
</ds:datastoreItem>
</file>

<file path=customXml/itemProps2.xml><?xml version="1.0" encoding="utf-8"?>
<ds:datastoreItem xmlns:ds="http://schemas.openxmlformats.org/officeDocument/2006/customXml" ds:itemID="{9C16EEA7-A33B-45F4-8495-2713FEE875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fca482-077b-4bf7-8856-ff48a5c99392"/>
    <ds:schemaRef ds:uri="9171fdc6-10b3-4143-8190-aecb7ad1c2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EDB5250-9084-4F1A-BC9A-8F59BDD4B27A}">
  <ds:schemaRefs>
    <ds:schemaRef ds:uri="http://schemas.openxmlformats.org/officeDocument/2006/bibliography"/>
  </ds:schemaRefs>
</ds:datastoreItem>
</file>

<file path=customXml/itemProps4.xml><?xml version="1.0" encoding="utf-8"?>
<ds:datastoreItem xmlns:ds="http://schemas.openxmlformats.org/officeDocument/2006/customXml" ds:itemID="{A9F1C7F2-FFEC-49F4-A078-DC3B094D8401}">
  <ds:schemaRefs>
    <ds:schemaRef ds:uri="http://schemas.microsoft.com/sharepoint/v3/contenttype/forms"/>
  </ds:schemaRefs>
</ds:datastoreItem>
</file>

<file path=docMetadata/LabelInfo.xml><?xml version="1.0" encoding="utf-8"?>
<clbl:labelList xmlns:clbl="http://schemas.microsoft.com/office/2020/mipLabelMetadata">
  <clbl:label id="{b9bcfa14-08fd-4a8c-9923-58d488e187bf}" enabled="1" method="Standard" siteId="{e0db078b-c381-439d-825c-5c949b0a0911}" removed="0"/>
</clbl:labelList>
</file>

<file path=docProps/app.xml><?xml version="1.0" encoding="utf-8"?>
<Properties xmlns="http://schemas.openxmlformats.org/officeDocument/2006/extended-properties" xmlns:vt="http://schemas.openxmlformats.org/officeDocument/2006/docPropsVTypes">
  <Template>Normal</Template>
  <TotalTime>9</TotalTime>
  <Pages>74</Pages>
  <Words>13518</Words>
  <Characters>77054</Characters>
  <Application>Microsoft Office Word</Application>
  <DocSecurity>0</DocSecurity>
  <Lines>642</Lines>
  <Paragraphs>180</Paragraphs>
  <ScaleCrop>false</ScaleCrop>
  <Company/>
  <LinksUpToDate>false</LinksUpToDate>
  <CharactersWithSpaces>90392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Dosto Neu Technical Description</dc:title>
  <dc:subject>Template</dc:subject>
  <dc:creator>Abbas Rizvi</dc:creator>
  <cp:keywords/>
  <dc:description/>
  <cp:lastModifiedBy>Abbas Rizvi</cp:lastModifiedBy>
  <cp:revision>3</cp:revision>
  <cp:lastPrinted>2023-12-28T23:58:00Z</cp:lastPrinted>
  <dcterms:created xsi:type="dcterms:W3CDTF">2026-05-15T20:23:00Z</dcterms:created>
  <dcterms:modified xsi:type="dcterms:W3CDTF">2026-05-15T21:46:00Z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scription0">
    <vt:lpwstr/>
  </property>
  <property fmtid="{D5CDD505-2E9C-101B-9397-08002B2CF9AE}" pid="3" name="ContentTypeId">
    <vt:lpwstr>0x010100A36999D4D14E3145BF40CEC41554B376</vt:lpwstr>
  </property>
  <property fmtid="{D5CDD505-2E9C-101B-9397-08002B2CF9AE}" pid="4" name="SharedWithUsers">
    <vt:lpwstr>4352;#Davud Zejnelovic</vt:lpwstr>
  </property>
  <property fmtid="{D5CDD505-2E9C-101B-9397-08002B2CF9AE}" pid="5" name="MediaServiceImageTags">
    <vt:lpwstr/>
  </property>
  <property fmtid="{D5CDD505-2E9C-101B-9397-08002B2CF9AE}" pid="6" name="MSIP_Label_0cda0c22-3e77-43b9-8faf-0bad2baf7893_Enabled">
    <vt:lpwstr>true</vt:lpwstr>
  </property>
  <property fmtid="{D5CDD505-2E9C-101B-9397-08002B2CF9AE}" pid="7" name="MSIP_Label_0cda0c22-3e77-43b9-8faf-0bad2baf7893_SetDate">
    <vt:lpwstr>2022-08-30T12:05:57Z</vt:lpwstr>
  </property>
  <property fmtid="{D5CDD505-2E9C-101B-9397-08002B2CF9AE}" pid="8" name="MSIP_Label_0cda0c22-3e77-43b9-8faf-0bad2baf7893_Method">
    <vt:lpwstr>Standard</vt:lpwstr>
  </property>
  <property fmtid="{D5CDD505-2E9C-101B-9397-08002B2CF9AE}" pid="9" name="MSIP_Label_0cda0c22-3e77-43b9-8faf-0bad2baf7893_Name">
    <vt:lpwstr>TLP gelb</vt:lpwstr>
  </property>
  <property fmtid="{D5CDD505-2E9C-101B-9397-08002B2CF9AE}" pid="10" name="MSIP_Label_0cda0c22-3e77-43b9-8faf-0bad2baf7893_SiteId">
    <vt:lpwstr>085c0b65-6a84-4006-851e-5faa7ec5367e</vt:lpwstr>
  </property>
  <property fmtid="{D5CDD505-2E9C-101B-9397-08002B2CF9AE}" pid="11" name="MSIP_Label_0cda0c22-3e77-43b9-8faf-0bad2baf7893_ActionId">
    <vt:lpwstr>a8ae53e8-d430-42d3-b23d-cb0f5ce8947d</vt:lpwstr>
  </property>
  <property fmtid="{D5CDD505-2E9C-101B-9397-08002B2CF9AE}" pid="12" name="MSIP_Label_0cda0c22-3e77-43b9-8faf-0bad2baf7893_ContentBits">
    <vt:lpwstr>2</vt:lpwstr>
  </property>
  <property fmtid="{D5CDD505-2E9C-101B-9397-08002B2CF9AE}" pid="13" name="xd_ProgID">
    <vt:lpwstr/>
  </property>
  <property fmtid="{D5CDD505-2E9C-101B-9397-08002B2CF9AE}" pid="14" name="ComplianceAssetId">
    <vt:lpwstr/>
  </property>
  <property fmtid="{D5CDD505-2E9C-101B-9397-08002B2CF9AE}" pid="15" name="TemplateUrl">
    <vt:lpwstr/>
  </property>
  <property fmtid="{D5CDD505-2E9C-101B-9397-08002B2CF9AE}" pid="16" name="_ExtendedDescription">
    <vt:lpwstr/>
  </property>
  <property fmtid="{D5CDD505-2E9C-101B-9397-08002B2CF9AE}" pid="17" name="TriggerFlowInfo">
    <vt:lpwstr/>
  </property>
  <property fmtid="{D5CDD505-2E9C-101B-9397-08002B2CF9AE}" pid="18" name="xd_Signature">
    <vt:lpwstr/>
  </property>
</Properties>
</file>