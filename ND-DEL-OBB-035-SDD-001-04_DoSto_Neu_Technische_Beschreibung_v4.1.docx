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FB400" w14:textId="77777777" w:rsidR="00F13FA2" w:rsidRPr="008A34FA" w:rsidRDefault="00867C78" w:rsidP="45FEF16F">
      <w:pPr>
        <w:tabs>
          <w:tab w:val="left" w:pos="1701"/>
        </w:tabs>
        <w:jc w:val="both"/>
        <w:rPr>
          <w:rFonts w:ascii="Aptos Narrow" w:hAnsi="Aptos Narrow" w:cs="Arial"/>
          <w:b/>
          <w:bCs/>
          <w:sz w:val="44"/>
          <w:szCs w:val="44"/>
        </w:rPr>
      </w:pPr>
      <w:r w:rsidRPr="008A34FA">
        <w:rPr>
          <w:rFonts w:ascii="Aptos Narrow" w:hAnsi="Aptos Narrow"/>
          <w:noProof/>
          <w:lang w:eastAsia="en-GB"/>
        </w:rPr>
        <w:drawing>
          <wp:anchor distT="0" distB="0" distL="114300" distR="114300" simplePos="0" relativeHeight="251658240" behindDoc="1" locked="0" layoutInCell="1" allowOverlap="1" wp14:anchorId="33235251" wp14:editId="714A39D4">
            <wp:simplePos x="0" y="0"/>
            <wp:positionH relativeFrom="column">
              <wp:posOffset>-890270</wp:posOffset>
            </wp:positionH>
            <wp:positionV relativeFrom="page">
              <wp:posOffset>-260350</wp:posOffset>
            </wp:positionV>
            <wp:extent cx="7595870" cy="10134600"/>
            <wp:effectExtent l="0" t="0" r="508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 JPEG.jpg"/>
                    <pic:cNvPicPr/>
                  </pic:nvPicPr>
                  <pic:blipFill>
                    <a:blip r:embed="rId11" cstate="print">
                      <a:extLst>
                        <a:ext uri="{28A0092B-C50C-407E-A947-70E740481C1C}">
                          <a14:useLocalDpi xmlns:a14="http://schemas.microsoft.com/office/drawing/2010/main"/>
                        </a:ext>
                      </a:extLst>
                    </a:blip>
                    <a:stretch>
                      <a:fillRect/>
                    </a:stretch>
                  </pic:blipFill>
                  <pic:spPr>
                    <a:xfrm>
                      <a:off x="0" y="0"/>
                      <a:ext cx="7595870" cy="10134600"/>
                    </a:xfrm>
                    <a:prstGeom prst="rect">
                      <a:avLst/>
                    </a:prstGeom>
                  </pic:spPr>
                </pic:pic>
              </a:graphicData>
            </a:graphic>
            <wp14:sizeRelH relativeFrom="margin">
              <wp14:pctWidth>0</wp14:pctWidth>
            </wp14:sizeRelH>
            <wp14:sizeRelV relativeFrom="margin">
              <wp14:pctHeight>0</wp14:pctHeight>
            </wp14:sizeRelV>
          </wp:anchor>
        </w:drawing>
      </w:r>
    </w:p>
    <w:p w14:paraId="458943C2" w14:textId="77777777" w:rsidR="00F13FA2" w:rsidRPr="008A34FA" w:rsidRDefault="00F13FA2" w:rsidP="00A00E2B">
      <w:pPr>
        <w:tabs>
          <w:tab w:val="left" w:pos="1701"/>
        </w:tabs>
        <w:jc w:val="both"/>
        <w:rPr>
          <w:rFonts w:ascii="Aptos Narrow" w:hAnsi="Aptos Narrow" w:cs="Arial"/>
          <w:b/>
          <w:sz w:val="44"/>
          <w:szCs w:val="44"/>
        </w:rPr>
      </w:pPr>
    </w:p>
    <w:p w14:paraId="3DF948B6" w14:textId="77777777" w:rsidR="00F13FA2" w:rsidRPr="008A34FA" w:rsidRDefault="00F13FA2" w:rsidP="00A00E2B">
      <w:pPr>
        <w:tabs>
          <w:tab w:val="left" w:pos="1701"/>
        </w:tabs>
        <w:jc w:val="both"/>
        <w:rPr>
          <w:rFonts w:ascii="Aptos Narrow" w:hAnsi="Aptos Narrow" w:cs="Arial"/>
          <w:b/>
          <w:sz w:val="44"/>
          <w:szCs w:val="44"/>
        </w:rPr>
      </w:pPr>
    </w:p>
    <w:p w14:paraId="1F6742CA" w14:textId="77777777" w:rsidR="00F13FA2" w:rsidRPr="008A34FA" w:rsidRDefault="00F13FA2" w:rsidP="00A00E2B">
      <w:pPr>
        <w:tabs>
          <w:tab w:val="left" w:pos="1701"/>
        </w:tabs>
        <w:jc w:val="both"/>
        <w:rPr>
          <w:rFonts w:ascii="Aptos Narrow" w:hAnsi="Aptos Narrow" w:cs="Arial"/>
          <w:b/>
          <w:sz w:val="44"/>
          <w:szCs w:val="44"/>
        </w:rPr>
      </w:pPr>
    </w:p>
    <w:p w14:paraId="5779FC99" w14:textId="77777777" w:rsidR="00F13FA2" w:rsidRPr="008A34FA" w:rsidRDefault="00F13FA2" w:rsidP="00A00E2B">
      <w:pPr>
        <w:tabs>
          <w:tab w:val="left" w:pos="1701"/>
        </w:tabs>
        <w:jc w:val="both"/>
        <w:rPr>
          <w:rFonts w:ascii="Aptos Narrow" w:hAnsi="Aptos Narrow" w:cs="Arial"/>
          <w:b/>
          <w:sz w:val="44"/>
          <w:szCs w:val="44"/>
        </w:rPr>
      </w:pPr>
    </w:p>
    <w:p w14:paraId="7DDC62C7" w14:textId="77777777" w:rsidR="004D7174" w:rsidRPr="008A34FA" w:rsidRDefault="004D7174" w:rsidP="00A00E2B">
      <w:pPr>
        <w:tabs>
          <w:tab w:val="left" w:pos="1701"/>
        </w:tabs>
        <w:jc w:val="both"/>
        <w:rPr>
          <w:rFonts w:ascii="Aptos Narrow" w:hAnsi="Aptos Narrow" w:cs="Arial"/>
          <w:b/>
          <w:sz w:val="44"/>
          <w:szCs w:val="44"/>
        </w:rPr>
      </w:pPr>
    </w:p>
    <w:p w14:paraId="0AC66D66" w14:textId="77777777" w:rsidR="00973B40" w:rsidRPr="008A34FA" w:rsidRDefault="00973B40" w:rsidP="00A00E2B">
      <w:pPr>
        <w:tabs>
          <w:tab w:val="left" w:pos="1701"/>
        </w:tabs>
        <w:jc w:val="both"/>
        <w:rPr>
          <w:rFonts w:ascii="Aptos Narrow" w:hAnsi="Aptos Narrow" w:cs="Arial"/>
          <w:b/>
          <w:sz w:val="44"/>
          <w:szCs w:val="44"/>
        </w:rPr>
      </w:pPr>
    </w:p>
    <w:p w14:paraId="795F9454" w14:textId="77777777" w:rsidR="00973B40" w:rsidRPr="008A34FA" w:rsidRDefault="00973B40" w:rsidP="00A00E2B">
      <w:pPr>
        <w:tabs>
          <w:tab w:val="left" w:pos="1701"/>
        </w:tabs>
        <w:jc w:val="both"/>
        <w:rPr>
          <w:rFonts w:ascii="Aptos Narrow" w:hAnsi="Aptos Narrow" w:cs="Arial"/>
          <w:b/>
          <w:sz w:val="44"/>
          <w:szCs w:val="44"/>
        </w:rPr>
      </w:pPr>
    </w:p>
    <w:p w14:paraId="62CA5625" w14:textId="77777777" w:rsidR="00973B40" w:rsidRPr="008A34FA" w:rsidRDefault="00973B40" w:rsidP="00A00E2B">
      <w:pPr>
        <w:tabs>
          <w:tab w:val="left" w:pos="1701"/>
        </w:tabs>
        <w:jc w:val="both"/>
        <w:rPr>
          <w:rFonts w:ascii="Aptos Narrow" w:hAnsi="Aptos Narrow" w:cs="Arial"/>
          <w:b/>
          <w:sz w:val="36"/>
          <w:szCs w:val="36"/>
        </w:rPr>
      </w:pPr>
    </w:p>
    <w:p w14:paraId="0757BE8F" w14:textId="77777777" w:rsidR="004D7174" w:rsidRPr="008A34FA" w:rsidRDefault="004D7174" w:rsidP="00A00E2B">
      <w:pPr>
        <w:tabs>
          <w:tab w:val="left" w:pos="1701"/>
        </w:tabs>
        <w:jc w:val="both"/>
        <w:rPr>
          <w:rFonts w:ascii="Aptos Narrow" w:hAnsi="Aptos Narrow" w:cs="Arial"/>
          <w:b/>
          <w:sz w:val="36"/>
          <w:szCs w:val="36"/>
        </w:rPr>
      </w:pPr>
    </w:p>
    <w:p w14:paraId="4C3623C1" w14:textId="77777777" w:rsidR="004D7174" w:rsidRPr="008A34FA" w:rsidRDefault="004D7174" w:rsidP="00A00E2B">
      <w:pPr>
        <w:tabs>
          <w:tab w:val="left" w:pos="1701"/>
        </w:tabs>
        <w:jc w:val="both"/>
        <w:rPr>
          <w:rFonts w:ascii="Aptos Narrow" w:hAnsi="Aptos Narrow" w:cs="Arial"/>
          <w:b/>
          <w:sz w:val="36"/>
          <w:szCs w:val="36"/>
        </w:rPr>
      </w:pPr>
    </w:p>
    <w:p w14:paraId="5406789B" w14:textId="77777777" w:rsidR="004D7174" w:rsidRPr="008A34FA" w:rsidRDefault="004D7174" w:rsidP="00A00E2B">
      <w:pPr>
        <w:tabs>
          <w:tab w:val="left" w:pos="1701"/>
        </w:tabs>
        <w:jc w:val="both"/>
        <w:rPr>
          <w:rFonts w:ascii="Aptos Narrow" w:hAnsi="Aptos Narrow" w:cs="Arial"/>
          <w:b/>
          <w:sz w:val="36"/>
          <w:szCs w:val="36"/>
        </w:rPr>
      </w:pPr>
    </w:p>
    <w:tbl>
      <w:tblPr>
        <w:tblpPr w:leftFromText="180" w:rightFromText="180" w:vertAnchor="text" w:horzAnchor="margin" w:tblpY="980"/>
        <w:tblW w:w="10052" w:type="dxa"/>
        <w:tblLook w:val="01E0" w:firstRow="1" w:lastRow="1" w:firstColumn="1" w:lastColumn="1" w:noHBand="0" w:noVBand="0"/>
      </w:tblPr>
      <w:tblGrid>
        <w:gridCol w:w="10052"/>
      </w:tblGrid>
      <w:tr w:rsidR="004D7174" w:rsidRPr="008A34FA" w14:paraId="1B44CECC" w14:textId="77777777" w:rsidTr="0017123E">
        <w:trPr>
          <w:trHeight w:hRule="exact" w:val="643"/>
        </w:trPr>
        <w:tc>
          <w:tcPr>
            <w:tcW w:w="10052" w:type="dxa"/>
            <w:vAlign w:val="center"/>
          </w:tcPr>
          <w:p w14:paraId="174DB5D1" w14:textId="77777777" w:rsidR="004D7174" w:rsidRPr="008A34FA" w:rsidRDefault="00B86171" w:rsidP="0017123E">
            <w:pPr>
              <w:pStyle w:val="NoSpacing"/>
              <w:rPr>
                <w:rFonts w:ascii="Aptos Narrow" w:hAnsi="Aptos Narrow"/>
                <w:b/>
                <w:sz w:val="28"/>
              </w:rPr>
            </w:pPr>
            <w:r w:rsidRPr="008A34FA">
              <w:rPr>
                <w:rFonts w:ascii="Aptos Narrow" w:hAnsi="Aptos Narrow" w:cs="Arial"/>
                <w:b/>
                <w:bCs/>
                <w:color w:val="CB333B"/>
                <w:sz w:val="32"/>
                <w:szCs w:val="32"/>
              </w:rPr>
              <w:t>Internet-on-Board  Technische Beschreibung: ÖBB Dosto Neu Flotte</w:t>
            </w:r>
          </w:p>
        </w:tc>
      </w:tr>
    </w:tbl>
    <w:p w14:paraId="39BE209B" w14:textId="77777777" w:rsidR="001D554F" w:rsidRPr="008A34FA" w:rsidRDefault="001D554F" w:rsidP="001D554F">
      <w:pPr>
        <w:spacing w:before="0" w:after="0"/>
        <w:textAlignment w:val="baseline"/>
        <w:rPr>
          <w:rFonts w:ascii="Aptos Narrow" w:eastAsia="Times New Roman" w:hAnsi="Aptos Narrow" w:cs="Segoe UI"/>
          <w:sz w:val="18"/>
          <w:szCs w:val="18"/>
          <w:lang w:eastAsia="en-GB"/>
        </w:rPr>
      </w:pPr>
      <w:r w:rsidRPr="008A34FA">
        <w:rPr>
          <w:rFonts w:ascii="Aptos Narrow" w:eastAsia="Times New Roman" w:hAnsi="Aptos Narrow" w:cs="Calibri"/>
          <w:color w:val="CB333B"/>
          <w:sz w:val="32"/>
          <w:szCs w:val="32"/>
          <w:lang w:eastAsia="en-GB"/>
        </w:rPr>
        <w:t> </w:t>
      </w:r>
    </w:p>
    <w:p w14:paraId="4DF5B280" w14:textId="77777777" w:rsidR="001D554F" w:rsidRPr="008A34FA" w:rsidRDefault="001D554F" w:rsidP="001D554F">
      <w:pPr>
        <w:spacing w:before="0" w:after="0"/>
        <w:textAlignment w:val="baseline"/>
        <w:rPr>
          <w:rFonts w:ascii="Aptos Narrow" w:eastAsia="Times New Roman" w:hAnsi="Aptos Narrow" w:cs="Segoe UI"/>
          <w:sz w:val="18"/>
          <w:szCs w:val="18"/>
          <w:lang w:eastAsia="en-GB"/>
        </w:rPr>
      </w:pPr>
      <w:r w:rsidRPr="008A34FA">
        <w:rPr>
          <w:rFonts w:ascii="Aptos Narrow" w:eastAsia="Times New Roman" w:hAnsi="Aptos Narrow" w:cs="Calibri"/>
          <w:sz w:val="28"/>
          <w:szCs w:val="28"/>
          <w:lang w:eastAsia="en-GB"/>
        </w:rPr>
        <w:t> </w:t>
      </w:r>
    </w:p>
    <w:tbl>
      <w:tblPr>
        <w:tblW w:w="79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5250"/>
      </w:tblGrid>
      <w:tr w:rsidR="00374C80" w:rsidRPr="008A34FA" w14:paraId="7F9ED35C" w14:textId="77777777">
        <w:trPr>
          <w:trHeight w:val="330"/>
        </w:trPr>
        <w:tc>
          <w:tcPr>
            <w:tcW w:w="2685" w:type="dxa"/>
            <w:tcBorders>
              <w:top w:val="nil"/>
              <w:left w:val="nil"/>
              <w:bottom w:val="nil"/>
              <w:right w:val="nil"/>
            </w:tcBorders>
            <w:vAlign w:val="bottom"/>
            <w:hideMark/>
          </w:tcPr>
          <w:p w14:paraId="5AAAF9C4" w14:textId="77777777" w:rsidR="00374C80" w:rsidRPr="008A34FA" w:rsidRDefault="00374C80">
            <w:pPr>
              <w:spacing w:before="0" w:after="0"/>
              <w:jc w:val="right"/>
              <w:textAlignment w:val="baseline"/>
              <w:rPr>
                <w:rFonts w:ascii="Aptos Narrow" w:eastAsia="Times New Roman" w:hAnsi="Aptos Narrow" w:cs="Times New Roman"/>
                <w:sz w:val="24"/>
                <w:szCs w:val="24"/>
                <w:lang w:eastAsia="en-GB"/>
              </w:rPr>
            </w:pPr>
            <w:r w:rsidRPr="008A34FA">
              <w:rPr>
                <w:rFonts w:ascii="Aptos Narrow" w:eastAsia="Times New Roman" w:hAnsi="Aptos Narrow" w:cs="Calibri"/>
                <w:sz w:val="18"/>
                <w:szCs w:val="18"/>
                <w:lang w:eastAsia="en-GB"/>
              </w:rPr>
              <w:t> </w:t>
            </w:r>
          </w:p>
          <w:p w14:paraId="6C3CC93D" w14:textId="77777777" w:rsidR="00374C80" w:rsidRPr="008A34FA" w:rsidRDefault="00374C80">
            <w:pPr>
              <w:spacing w:before="0" w:after="0"/>
              <w:jc w:val="right"/>
              <w:textAlignment w:val="baseline"/>
              <w:rPr>
                <w:rFonts w:ascii="Aptos Narrow" w:eastAsia="Times New Roman" w:hAnsi="Aptos Narrow" w:cs="Times New Roman"/>
                <w:sz w:val="24"/>
                <w:szCs w:val="24"/>
                <w:lang w:eastAsia="en-GB"/>
              </w:rPr>
            </w:pPr>
            <w:r w:rsidRPr="008A34FA">
              <w:rPr>
                <w:rFonts w:ascii="Aptos Narrow" w:eastAsia="Times New Roman" w:hAnsi="Aptos Narrow" w:cs="Calibri"/>
                <w:sz w:val="18"/>
                <w:szCs w:val="18"/>
                <w:lang w:eastAsia="en-GB"/>
              </w:rPr>
              <w:t> </w:t>
            </w:r>
          </w:p>
          <w:p w14:paraId="73011EB8" w14:textId="77777777" w:rsidR="00374C80" w:rsidRPr="008A34FA" w:rsidRDefault="00374C80">
            <w:pPr>
              <w:spacing w:before="0" w:after="0"/>
              <w:jc w:val="right"/>
              <w:textAlignment w:val="baseline"/>
              <w:rPr>
                <w:rFonts w:ascii="Aptos Narrow" w:eastAsia="Times New Roman" w:hAnsi="Aptos Narrow" w:cs="Times New Roman"/>
                <w:sz w:val="24"/>
                <w:szCs w:val="24"/>
                <w:lang w:eastAsia="en-GB"/>
              </w:rPr>
            </w:pPr>
            <w:r w:rsidRPr="008A34FA">
              <w:rPr>
                <w:rFonts w:ascii="Aptos Narrow" w:eastAsia="Times New Roman" w:hAnsi="Aptos Narrow" w:cs="Calibri"/>
                <w:sz w:val="18"/>
                <w:szCs w:val="18"/>
                <w:lang w:eastAsia="en-GB"/>
              </w:rPr>
              <w:t> </w:t>
            </w:r>
          </w:p>
        </w:tc>
        <w:tc>
          <w:tcPr>
            <w:tcW w:w="5250" w:type="dxa"/>
            <w:tcBorders>
              <w:top w:val="nil"/>
              <w:left w:val="nil"/>
              <w:bottom w:val="nil"/>
              <w:right w:val="nil"/>
            </w:tcBorders>
            <w:vAlign w:val="bottom"/>
            <w:hideMark/>
          </w:tcPr>
          <w:p w14:paraId="0D0478E6"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color w:val="CB333B"/>
                <w:sz w:val="28"/>
                <w:szCs w:val="28"/>
                <w:lang w:val="de-DE" w:eastAsia="en-GB"/>
              </w:rPr>
              <w:t>ÖBB PV</w:t>
            </w:r>
            <w:r w:rsidRPr="008A34FA">
              <w:rPr>
                <w:rFonts w:ascii="Aptos Narrow" w:eastAsia="Times New Roman" w:hAnsi="Aptos Narrow" w:cs="Calibri"/>
                <w:color w:val="CB333B"/>
                <w:sz w:val="28"/>
                <w:szCs w:val="28"/>
                <w:lang w:val="en-GB" w:eastAsia="en-GB"/>
              </w:rPr>
              <w:t> </w:t>
            </w:r>
          </w:p>
        </w:tc>
      </w:tr>
      <w:tr w:rsidR="00374C80" w:rsidRPr="008A34FA" w14:paraId="4B3996F6" w14:textId="77777777">
        <w:trPr>
          <w:trHeight w:val="330"/>
        </w:trPr>
        <w:tc>
          <w:tcPr>
            <w:tcW w:w="2685" w:type="dxa"/>
            <w:tcBorders>
              <w:top w:val="nil"/>
              <w:left w:val="nil"/>
              <w:bottom w:val="nil"/>
              <w:right w:val="nil"/>
            </w:tcBorders>
            <w:vAlign w:val="bottom"/>
            <w:hideMark/>
          </w:tcPr>
          <w:p w14:paraId="0B1F7F63"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Nomad Referenznummer:</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5266C252" w14:textId="7A682741"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commentRangeStart w:id="0"/>
            <w:r w:rsidRPr="008A34FA">
              <w:rPr>
                <w:rFonts w:ascii="Aptos Narrow" w:eastAsia="Times New Roman" w:hAnsi="Aptos Narrow" w:cs="Calibri"/>
                <w:sz w:val="18"/>
                <w:szCs w:val="18"/>
                <w:lang w:val="de-DE" w:eastAsia="en-GB"/>
              </w:rPr>
              <w:t>ND-DEL-OBB-035-SDD-00</w:t>
            </w:r>
            <w:del w:id="1" w:author="Andrey Fomin" w:date="2026-07-01T16:36:00Z" w16du:dateUtc="2026-07-01T14:36:00Z">
              <w:r w:rsidRPr="008A34FA" w:rsidDel="0017123E">
                <w:rPr>
                  <w:rFonts w:ascii="Aptos Narrow" w:eastAsia="Times New Roman" w:hAnsi="Aptos Narrow" w:cs="Calibri"/>
                  <w:sz w:val="18"/>
                  <w:szCs w:val="18"/>
                  <w:lang w:val="de-DE" w:eastAsia="en-GB"/>
                </w:rPr>
                <w:delText>3</w:delText>
              </w:r>
            </w:del>
            <w:ins w:id="2" w:author="Andrey Fomin" w:date="2026-07-01T16:36:00Z" w16du:dateUtc="2026-07-01T14:36:00Z">
              <w:r w:rsidR="0017123E">
                <w:rPr>
                  <w:rFonts w:ascii="Aptos Narrow" w:eastAsia="Times New Roman" w:hAnsi="Aptos Narrow" w:cs="Calibri"/>
                  <w:sz w:val="18"/>
                  <w:szCs w:val="18"/>
                  <w:lang w:val="de-DE" w:eastAsia="en-GB"/>
                </w:rPr>
                <w:t>1</w:t>
              </w:r>
            </w:ins>
            <w:r w:rsidRPr="008A34FA">
              <w:rPr>
                <w:rFonts w:ascii="Aptos Narrow" w:eastAsia="Times New Roman" w:hAnsi="Aptos Narrow" w:cs="Calibri"/>
                <w:sz w:val="18"/>
                <w:szCs w:val="18"/>
                <w:lang w:val="de-DE" w:eastAsia="en-GB"/>
              </w:rPr>
              <w:t>-0</w:t>
            </w:r>
            <w:del w:id="3" w:author="Andrey Fomin" w:date="2026-07-01T16:36:00Z" w16du:dateUtc="2026-07-01T14:36:00Z">
              <w:r w:rsidRPr="008A34FA" w:rsidDel="0017123E">
                <w:rPr>
                  <w:rFonts w:ascii="Aptos Narrow" w:eastAsia="Times New Roman" w:hAnsi="Aptos Narrow" w:cs="Calibri"/>
                  <w:sz w:val="18"/>
                  <w:szCs w:val="18"/>
                  <w:lang w:val="de-DE" w:eastAsia="en-GB"/>
                </w:rPr>
                <w:delText>1</w:delText>
              </w:r>
            </w:del>
            <w:ins w:id="4" w:author="Andrey Fomin" w:date="2026-07-01T16:36:00Z" w16du:dateUtc="2026-07-01T14:36:00Z">
              <w:r w:rsidR="0017123E">
                <w:rPr>
                  <w:rFonts w:ascii="Aptos Narrow" w:eastAsia="Times New Roman" w:hAnsi="Aptos Narrow" w:cs="Calibri"/>
                  <w:sz w:val="18"/>
                  <w:szCs w:val="18"/>
                  <w:lang w:val="de-DE" w:eastAsia="en-GB"/>
                </w:rPr>
                <w:t>3</w:t>
              </w:r>
            </w:ins>
            <w:r w:rsidRPr="008A34FA">
              <w:rPr>
                <w:rFonts w:ascii="Aptos Narrow" w:eastAsia="Times New Roman" w:hAnsi="Aptos Narrow" w:cs="Calibri"/>
                <w:sz w:val="18"/>
                <w:szCs w:val="18"/>
                <w:lang w:val="en-GB" w:eastAsia="en-GB"/>
              </w:rPr>
              <w:t> </w:t>
            </w:r>
            <w:commentRangeEnd w:id="0"/>
            <w:r w:rsidR="003A4D28" w:rsidRPr="008A34FA">
              <w:rPr>
                <w:rStyle w:val="CommentReference"/>
                <w:rFonts w:ascii="Aptos Narrow" w:eastAsia="Times New Roman" w:hAnsi="Aptos Narrow" w:cs="Times New Roman"/>
                <w:sz w:val="24"/>
                <w:szCs w:val="24"/>
                <w:lang w:val="en-GB" w:eastAsia="en-GB"/>
              </w:rPr>
              <w:commentReference w:id="0"/>
            </w:r>
          </w:p>
        </w:tc>
      </w:tr>
      <w:tr w:rsidR="00374C80" w:rsidRPr="008A34FA" w14:paraId="239E35B3" w14:textId="77777777">
        <w:trPr>
          <w:trHeight w:val="330"/>
        </w:trPr>
        <w:tc>
          <w:tcPr>
            <w:tcW w:w="2685" w:type="dxa"/>
            <w:tcBorders>
              <w:top w:val="nil"/>
              <w:left w:val="nil"/>
              <w:bottom w:val="nil"/>
              <w:right w:val="nil"/>
            </w:tcBorders>
            <w:vAlign w:val="bottom"/>
            <w:hideMark/>
          </w:tcPr>
          <w:p w14:paraId="7B6126AB"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Ausgabe:</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59155D04" w14:textId="118FB9BF"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del w:id="5" w:author="Michael Fehlau" w:date="2026-06-23T12:14:00Z" w16du:dateUtc="2026-06-23T10:14:00Z">
              <w:r w:rsidRPr="008A34FA" w:rsidDel="00F72370">
                <w:rPr>
                  <w:rFonts w:ascii="Aptos Narrow" w:eastAsia="Times New Roman" w:hAnsi="Aptos Narrow" w:cs="Calibri"/>
                  <w:sz w:val="18"/>
                  <w:szCs w:val="18"/>
                  <w:lang w:val="de-DE" w:eastAsia="en-GB"/>
                </w:rPr>
                <w:delText>1</w:delText>
              </w:r>
            </w:del>
            <w:ins w:id="6" w:author="Andrey Fomin" w:date="2026-07-02T10:16:00Z" w16du:dateUtc="2026-07-02T08:16:00Z">
              <w:r w:rsidR="006436A8">
                <w:rPr>
                  <w:rFonts w:ascii="Aptos Narrow" w:eastAsia="Times New Roman" w:hAnsi="Aptos Narrow" w:cs="Calibri"/>
                  <w:sz w:val="18"/>
                  <w:szCs w:val="18"/>
                  <w:lang w:val="de-DE" w:eastAsia="en-GB"/>
                </w:rPr>
                <w:t>4.0</w:t>
              </w:r>
            </w:ins>
            <w:r w:rsidRPr="008A34FA">
              <w:rPr>
                <w:rFonts w:ascii="Aptos Narrow" w:eastAsia="Times New Roman" w:hAnsi="Aptos Narrow" w:cs="Calibri"/>
                <w:sz w:val="18"/>
                <w:szCs w:val="18"/>
                <w:lang w:val="en-GB" w:eastAsia="en-GB"/>
              </w:rPr>
              <w:t> </w:t>
            </w:r>
          </w:p>
        </w:tc>
      </w:tr>
      <w:tr w:rsidR="00374C80" w:rsidRPr="008A34FA" w14:paraId="3AF46F39" w14:textId="77777777">
        <w:trPr>
          <w:trHeight w:val="330"/>
        </w:trPr>
        <w:tc>
          <w:tcPr>
            <w:tcW w:w="2685" w:type="dxa"/>
            <w:tcBorders>
              <w:top w:val="nil"/>
              <w:left w:val="nil"/>
              <w:bottom w:val="nil"/>
              <w:right w:val="nil"/>
            </w:tcBorders>
            <w:vAlign w:val="bottom"/>
            <w:hideMark/>
          </w:tcPr>
          <w:p w14:paraId="077EE64D"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Datum:</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2A55DC62" w14:textId="58CDB5DE"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sz w:val="18"/>
                <w:szCs w:val="18"/>
                <w:lang w:val="de-DE" w:eastAsia="en-GB"/>
              </w:rPr>
              <w:t>01.0</w:t>
            </w:r>
            <w:del w:id="7" w:author="Andrey Fomin" w:date="2026-07-02T10:17:00Z" w16du:dateUtc="2026-07-02T08:17:00Z">
              <w:r w:rsidR="006436A8" w:rsidDel="006436A8">
                <w:rPr>
                  <w:rFonts w:ascii="Aptos Narrow" w:eastAsia="Times New Roman" w:hAnsi="Aptos Narrow" w:cs="Calibri"/>
                  <w:sz w:val="18"/>
                  <w:szCs w:val="18"/>
                  <w:lang w:val="de-DE" w:eastAsia="en-GB"/>
                </w:rPr>
                <w:delText>6</w:delText>
              </w:r>
            </w:del>
            <w:ins w:id="8" w:author="Andrey Fomin" w:date="2026-07-02T10:17:00Z" w16du:dateUtc="2026-07-02T08:17:00Z">
              <w:r w:rsidR="006436A8">
                <w:rPr>
                  <w:rFonts w:ascii="Aptos Narrow" w:eastAsia="Times New Roman" w:hAnsi="Aptos Narrow" w:cs="Calibri"/>
                  <w:sz w:val="18"/>
                  <w:szCs w:val="18"/>
                  <w:lang w:val="de-DE" w:eastAsia="en-GB"/>
                </w:rPr>
                <w:t>7</w:t>
              </w:r>
            </w:ins>
            <w:r w:rsidRPr="008A34FA">
              <w:rPr>
                <w:rFonts w:ascii="Aptos Narrow" w:eastAsia="Times New Roman" w:hAnsi="Aptos Narrow" w:cs="Calibri"/>
                <w:sz w:val="18"/>
                <w:szCs w:val="18"/>
                <w:lang w:val="de-DE" w:eastAsia="en-GB"/>
              </w:rPr>
              <w:t>.2026</w:t>
            </w:r>
            <w:r w:rsidRPr="008A34FA">
              <w:rPr>
                <w:rFonts w:ascii="Aptos Narrow" w:eastAsia="Times New Roman" w:hAnsi="Aptos Narrow" w:cs="Calibri"/>
                <w:sz w:val="18"/>
                <w:szCs w:val="18"/>
                <w:lang w:val="en-GB" w:eastAsia="en-GB"/>
              </w:rPr>
              <w:t> </w:t>
            </w:r>
          </w:p>
        </w:tc>
      </w:tr>
      <w:tr w:rsidR="00374C80" w:rsidRPr="008A34FA" w14:paraId="7F18CDF9" w14:textId="77777777">
        <w:trPr>
          <w:trHeight w:val="330"/>
        </w:trPr>
        <w:tc>
          <w:tcPr>
            <w:tcW w:w="2685" w:type="dxa"/>
            <w:tcBorders>
              <w:top w:val="nil"/>
              <w:left w:val="nil"/>
              <w:bottom w:val="nil"/>
              <w:right w:val="nil"/>
            </w:tcBorders>
            <w:vAlign w:val="bottom"/>
            <w:hideMark/>
          </w:tcPr>
          <w:p w14:paraId="4E5BAC75"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Erstellt von:</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2DF3DAAC" w14:textId="4FB72C50" w:rsidR="00374C80" w:rsidRPr="008A34FA" w:rsidRDefault="00F94531">
            <w:pPr>
              <w:spacing w:before="0" w:after="0"/>
              <w:jc w:val="right"/>
              <w:textAlignment w:val="baseline"/>
              <w:rPr>
                <w:rFonts w:ascii="Aptos Narrow" w:eastAsia="Times New Roman" w:hAnsi="Aptos Narrow" w:cs="Times New Roman"/>
                <w:sz w:val="24"/>
                <w:szCs w:val="24"/>
                <w:lang w:val="en-GB" w:eastAsia="en-GB"/>
              </w:rPr>
            </w:pPr>
            <w:ins w:id="9" w:author="Andrey Fomin" w:date="2026-07-01T16:40:00Z" w16du:dateUtc="2026-07-01T14:40:00Z">
              <w:r>
                <w:rPr>
                  <w:rFonts w:ascii="Aptos Narrow" w:eastAsia="Times New Roman" w:hAnsi="Aptos Narrow" w:cs="Calibri"/>
                  <w:sz w:val="18"/>
                  <w:szCs w:val="18"/>
                  <w:lang w:val="de-DE" w:eastAsia="en-GB"/>
                </w:rPr>
                <w:t xml:space="preserve">Abbas Rizvi, </w:t>
              </w:r>
            </w:ins>
            <w:r w:rsidR="00374C80" w:rsidRPr="008A34FA">
              <w:rPr>
                <w:rFonts w:ascii="Aptos Narrow" w:eastAsia="Times New Roman" w:hAnsi="Aptos Narrow" w:cs="Calibri"/>
                <w:sz w:val="18"/>
                <w:szCs w:val="18"/>
                <w:lang w:val="de-DE" w:eastAsia="en-GB"/>
              </w:rPr>
              <w:t xml:space="preserve">Davud Zejnelovic </w:t>
            </w:r>
          </w:p>
        </w:tc>
      </w:tr>
      <w:tr w:rsidR="00374C80" w:rsidRPr="00827226" w14:paraId="35190389" w14:textId="77777777">
        <w:trPr>
          <w:trHeight w:val="300"/>
        </w:trPr>
        <w:tc>
          <w:tcPr>
            <w:tcW w:w="2685" w:type="dxa"/>
            <w:tcBorders>
              <w:top w:val="nil"/>
              <w:left w:val="nil"/>
              <w:bottom w:val="nil"/>
              <w:right w:val="nil"/>
            </w:tcBorders>
            <w:vAlign w:val="bottom"/>
            <w:hideMark/>
          </w:tcPr>
          <w:p w14:paraId="75A2D352" w14:textId="77777777" w:rsidR="00374C80" w:rsidRPr="008A34FA" w:rsidRDefault="00374C80">
            <w:pPr>
              <w:spacing w:before="0" w:after="0"/>
              <w:jc w:val="right"/>
              <w:textAlignment w:val="baseline"/>
              <w:rPr>
                <w:rFonts w:ascii="Aptos Narrow" w:eastAsia="Times New Roman" w:hAnsi="Aptos Narrow" w:cs="Times New Roman"/>
                <w:sz w:val="24"/>
                <w:szCs w:val="24"/>
                <w:lang w:val="en-GB" w:eastAsia="en-GB"/>
              </w:rPr>
            </w:pPr>
            <w:r w:rsidRPr="008A34FA">
              <w:rPr>
                <w:rFonts w:ascii="Aptos Narrow" w:eastAsia="Times New Roman" w:hAnsi="Aptos Narrow" w:cs="Calibri"/>
                <w:b/>
                <w:bCs/>
                <w:sz w:val="18"/>
                <w:szCs w:val="18"/>
                <w:lang w:val="de-DE" w:eastAsia="en-GB"/>
              </w:rPr>
              <w:t>Genehmigt von:</w:t>
            </w:r>
            <w:r w:rsidRPr="008A34FA">
              <w:rPr>
                <w:rFonts w:ascii="Aptos Narrow" w:eastAsia="Times New Roman" w:hAnsi="Aptos Narrow" w:cs="Calibri"/>
                <w:sz w:val="18"/>
                <w:szCs w:val="18"/>
                <w:lang w:val="en-GB" w:eastAsia="en-GB"/>
              </w:rPr>
              <w:t> </w:t>
            </w:r>
          </w:p>
        </w:tc>
        <w:tc>
          <w:tcPr>
            <w:tcW w:w="5250" w:type="dxa"/>
            <w:tcBorders>
              <w:top w:val="nil"/>
              <w:left w:val="nil"/>
              <w:bottom w:val="nil"/>
              <w:right w:val="nil"/>
            </w:tcBorders>
            <w:vAlign w:val="bottom"/>
            <w:hideMark/>
          </w:tcPr>
          <w:p w14:paraId="0291F963" w14:textId="4C773550" w:rsidR="00374C80" w:rsidRPr="00C9532B" w:rsidRDefault="00374C80">
            <w:pPr>
              <w:spacing w:before="0" w:after="0"/>
              <w:jc w:val="right"/>
              <w:textAlignment w:val="baseline"/>
              <w:rPr>
                <w:rFonts w:ascii="Aptos Narrow" w:eastAsia="Times New Roman" w:hAnsi="Aptos Narrow" w:cs="Times New Roman"/>
                <w:sz w:val="24"/>
                <w:szCs w:val="24"/>
                <w:lang w:val="en-GB" w:eastAsia="en-GB"/>
                <w:rPrChange w:id="10" w:author="Abbas Rizvi" w:date="2026-07-14T18:58:00Z" w16du:dateUtc="2026-07-14T16:58:00Z">
                  <w:rPr>
                    <w:rFonts w:ascii="Aptos Narrow" w:eastAsia="Times New Roman" w:hAnsi="Aptos Narrow" w:cs="Times New Roman"/>
                    <w:sz w:val="24"/>
                    <w:szCs w:val="24"/>
                    <w:lang w:eastAsia="en-GB"/>
                  </w:rPr>
                </w:rPrChange>
              </w:rPr>
            </w:pPr>
            <w:r w:rsidRPr="00C9532B">
              <w:rPr>
                <w:rFonts w:ascii="Aptos Narrow" w:eastAsia="Times New Roman" w:hAnsi="Aptos Narrow" w:cs="Calibri"/>
                <w:sz w:val="18"/>
                <w:szCs w:val="18"/>
                <w:lang w:val="en-GB" w:eastAsia="en-GB"/>
                <w:rPrChange w:id="11" w:author="Abbas Rizvi" w:date="2026-07-14T18:58:00Z" w16du:dateUtc="2026-07-14T16:58:00Z">
                  <w:rPr>
                    <w:rFonts w:ascii="Aptos Narrow" w:eastAsia="Times New Roman" w:hAnsi="Aptos Narrow" w:cs="Calibri"/>
                    <w:sz w:val="18"/>
                    <w:szCs w:val="18"/>
                    <w:lang w:val="de-DE" w:eastAsia="en-GB"/>
                  </w:rPr>
                </w:rPrChange>
              </w:rPr>
              <w:t>Derek Abdinor</w:t>
            </w:r>
            <w:r w:rsidR="001C0E4C" w:rsidRPr="00C9532B">
              <w:rPr>
                <w:rFonts w:ascii="Aptos Narrow" w:eastAsia="Times New Roman" w:hAnsi="Aptos Narrow" w:cs="Calibri"/>
                <w:sz w:val="18"/>
                <w:szCs w:val="18"/>
                <w:lang w:val="en-GB" w:eastAsia="en-GB"/>
                <w:rPrChange w:id="12" w:author="Abbas Rizvi" w:date="2026-07-14T18:58:00Z" w16du:dateUtc="2026-07-14T16:58:00Z">
                  <w:rPr>
                    <w:rFonts w:ascii="Aptos Narrow" w:eastAsia="Times New Roman" w:hAnsi="Aptos Narrow" w:cs="Calibri"/>
                    <w:sz w:val="18"/>
                    <w:szCs w:val="18"/>
                    <w:lang w:val="de-DE" w:eastAsia="en-GB"/>
                  </w:rPr>
                </w:rPrChange>
              </w:rPr>
              <w:t>, Michael Fehlau, Andrey Fomin</w:t>
            </w:r>
            <w:r w:rsidRPr="00C9532B">
              <w:rPr>
                <w:rFonts w:ascii="Aptos Narrow" w:eastAsia="Times New Roman" w:hAnsi="Aptos Narrow" w:cs="Calibri"/>
                <w:sz w:val="18"/>
                <w:szCs w:val="18"/>
                <w:lang w:val="en-GB" w:eastAsia="en-GB"/>
                <w:rPrChange w:id="13" w:author="Abbas Rizvi" w:date="2026-07-14T18:58:00Z" w16du:dateUtc="2026-07-14T16:58:00Z">
                  <w:rPr>
                    <w:rFonts w:ascii="Aptos Narrow" w:eastAsia="Times New Roman" w:hAnsi="Aptos Narrow" w:cs="Calibri"/>
                    <w:sz w:val="18"/>
                    <w:szCs w:val="18"/>
                    <w:lang w:eastAsia="en-GB"/>
                  </w:rPr>
                </w:rPrChange>
              </w:rPr>
              <w:t> </w:t>
            </w:r>
          </w:p>
        </w:tc>
      </w:tr>
    </w:tbl>
    <w:p w14:paraId="2B69DCC1" w14:textId="4E498AF6" w:rsidR="00316E1C" w:rsidRPr="008A34FA" w:rsidRDefault="0015042F" w:rsidP="00E878C3">
      <w:pPr>
        <w:pStyle w:val="Heading1"/>
        <w:numPr>
          <w:ilvl w:val="0"/>
          <w:numId w:val="0"/>
        </w:numPr>
        <w:ind w:left="432" w:hanging="432"/>
      </w:pPr>
      <w:bookmarkStart w:id="14" w:name="_Toc234949571"/>
      <w:r w:rsidRPr="008A34FA">
        <w:rPr>
          <w:lang w:val="de-DE"/>
        </w:rPr>
        <w:lastRenderedPageBreak/>
        <w:t>Dokumentverlauf</w:t>
      </w:r>
      <w:bookmarkEnd w:id="14"/>
    </w:p>
    <w:tbl>
      <w:tblPr>
        <w:tblpPr w:leftFromText="180" w:rightFromText="180" w:vertAnchor="page" w:horzAnchor="margin" w:tblpY="25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1"/>
        <w:gridCol w:w="1037"/>
        <w:gridCol w:w="5936"/>
        <w:gridCol w:w="1551"/>
      </w:tblGrid>
      <w:tr w:rsidR="00A861F6" w:rsidRPr="00A861F6" w14:paraId="14C57218" w14:textId="77777777" w:rsidTr="00B85247">
        <w:tc>
          <w:tcPr>
            <w:tcW w:w="441" w:type="pct"/>
          </w:tcPr>
          <w:p w14:paraId="11B073CE"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rPr>
              <w:t>Version</w:t>
            </w:r>
            <w:r w:rsidRPr="00A861F6">
              <w:rPr>
                <w:rStyle w:val="eop"/>
                <w:rFonts w:ascii="Aptos Narrow" w:hAnsi="Aptos Narrow" w:cs="Calibri"/>
                <w:color w:val="000000" w:themeColor="text1"/>
              </w:rPr>
              <w:t> </w:t>
            </w:r>
          </w:p>
        </w:tc>
        <w:tc>
          <w:tcPr>
            <w:tcW w:w="551" w:type="pct"/>
          </w:tcPr>
          <w:p w14:paraId="39576227"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lang w:val="de-DE"/>
              </w:rPr>
              <w:t>Datum</w:t>
            </w:r>
            <w:r w:rsidRPr="00A861F6">
              <w:rPr>
                <w:rStyle w:val="eop"/>
                <w:rFonts w:ascii="Aptos Narrow" w:hAnsi="Aptos Narrow" w:cs="Calibri"/>
                <w:color w:val="000000" w:themeColor="text1"/>
              </w:rPr>
              <w:t> </w:t>
            </w:r>
          </w:p>
        </w:tc>
        <w:tc>
          <w:tcPr>
            <w:tcW w:w="3177" w:type="pct"/>
          </w:tcPr>
          <w:p w14:paraId="685D5479"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lang w:val="de-DE"/>
              </w:rPr>
              <w:t>Kommentar</w:t>
            </w:r>
            <w:r w:rsidRPr="00A861F6">
              <w:rPr>
                <w:rStyle w:val="eop"/>
                <w:rFonts w:ascii="Aptos Narrow" w:hAnsi="Aptos Narrow" w:cs="Calibri"/>
                <w:color w:val="000000" w:themeColor="text1"/>
              </w:rPr>
              <w:t> </w:t>
            </w:r>
          </w:p>
        </w:tc>
        <w:tc>
          <w:tcPr>
            <w:tcW w:w="831" w:type="pct"/>
          </w:tcPr>
          <w:p w14:paraId="5F7E8BC8" w14:textId="77777777" w:rsidR="00A861F6" w:rsidRPr="00A861F6" w:rsidRDefault="00A861F6" w:rsidP="00A861F6">
            <w:pPr>
              <w:pStyle w:val="TableParagraph"/>
              <w:rPr>
                <w:rStyle w:val="IntenseEmphasis"/>
                <w:rFonts w:ascii="Aptos Narrow" w:hAnsi="Aptos Narrow" w:cs="Calibri"/>
                <w:caps w:val="0"/>
                <w:color w:val="000000" w:themeColor="text1"/>
                <w:lang w:val="de-AT"/>
              </w:rPr>
            </w:pPr>
            <w:r w:rsidRPr="00A861F6">
              <w:rPr>
                <w:rStyle w:val="normaltextrun"/>
                <w:rFonts w:ascii="Aptos Narrow" w:hAnsi="Aptos Narrow" w:cs="Calibri"/>
                <w:color w:val="000000" w:themeColor="text1"/>
                <w:lang w:val="de-DE"/>
              </w:rPr>
              <w:t>Verfasser</w:t>
            </w:r>
            <w:r w:rsidRPr="00A861F6">
              <w:rPr>
                <w:rStyle w:val="eop"/>
                <w:rFonts w:ascii="Aptos Narrow" w:hAnsi="Aptos Narrow" w:cs="Calibri"/>
                <w:color w:val="000000" w:themeColor="text1"/>
              </w:rPr>
              <w:t> </w:t>
            </w:r>
          </w:p>
        </w:tc>
      </w:tr>
      <w:tr w:rsidR="00A861F6" w:rsidRPr="00A861F6" w14:paraId="28FA3BC1" w14:textId="77777777" w:rsidTr="00B85247">
        <w:tc>
          <w:tcPr>
            <w:tcW w:w="441" w:type="pct"/>
            <w:vAlign w:val="center"/>
          </w:tcPr>
          <w:p w14:paraId="75B6AE8D"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Fonts w:ascii="Aptos Narrow" w:hAnsi="Aptos Narrow"/>
                <w:b w:val="0"/>
                <w:bCs w:val="0"/>
                <w:color w:val="auto"/>
                <w:lang w:val="de-AT"/>
              </w:rPr>
              <w:t>0.1</w:t>
            </w:r>
          </w:p>
        </w:tc>
        <w:tc>
          <w:tcPr>
            <w:tcW w:w="551" w:type="pct"/>
            <w:vAlign w:val="center"/>
          </w:tcPr>
          <w:p w14:paraId="7C533B06" w14:textId="77777777" w:rsidR="00A861F6" w:rsidRPr="00A861F6" w:rsidRDefault="00A861F6" w:rsidP="00A861F6">
            <w:pPr>
              <w:pStyle w:val="TableParagraph"/>
              <w:spacing w:before="40" w:after="80"/>
              <w:rPr>
                <w:rFonts w:ascii="Aptos Narrow" w:hAnsi="Aptos Narrow"/>
                <w:color w:val="000000" w:themeColor="text1"/>
                <w:lang w:val="de-AT"/>
              </w:rPr>
            </w:pPr>
            <w:r w:rsidRPr="00A861F6">
              <w:rPr>
                <w:rFonts w:ascii="Aptos Narrow" w:hAnsi="Aptos Narrow"/>
                <w:b w:val="0"/>
                <w:bCs w:val="0"/>
                <w:color w:val="000000" w:themeColor="text1"/>
                <w:lang w:val="de-AT"/>
              </w:rPr>
              <w:t>28.02.2023</w:t>
            </w:r>
          </w:p>
        </w:tc>
        <w:tc>
          <w:tcPr>
            <w:tcW w:w="3177" w:type="pct"/>
            <w:vAlign w:val="center"/>
          </w:tcPr>
          <w:p w14:paraId="200C5349" w14:textId="77777777" w:rsidR="00A861F6" w:rsidRPr="00A861F6" w:rsidRDefault="00A861F6" w:rsidP="00A861F6">
            <w:pPr>
              <w:pStyle w:val="TableParagraph"/>
              <w:spacing w:before="40" w:after="80"/>
              <w:rPr>
                <w:rFonts w:ascii="Aptos Narrow" w:hAnsi="Aptos Narrow"/>
                <w:color w:val="000000" w:themeColor="text1"/>
                <w:lang w:val="de-AT"/>
              </w:rPr>
            </w:pPr>
            <w:r w:rsidRPr="00A861F6">
              <w:rPr>
                <w:rFonts w:ascii="Aptos Narrow" w:hAnsi="Aptos Narrow"/>
                <w:b w:val="0"/>
                <w:bCs w:val="0"/>
                <w:color w:val="000000" w:themeColor="text1"/>
                <w:lang w:val="de-AT"/>
              </w:rPr>
              <w:t>Erster Entwurf</w:t>
            </w:r>
          </w:p>
        </w:tc>
        <w:tc>
          <w:tcPr>
            <w:tcW w:w="831" w:type="pct"/>
            <w:vAlign w:val="center"/>
          </w:tcPr>
          <w:p w14:paraId="13E3E5F9" w14:textId="77777777" w:rsidR="00A861F6" w:rsidRPr="00A861F6" w:rsidRDefault="00A861F6" w:rsidP="00A861F6">
            <w:pPr>
              <w:pStyle w:val="TableParagraph"/>
              <w:spacing w:before="40" w:after="80"/>
              <w:rPr>
                <w:rFonts w:ascii="Aptos Narrow" w:hAnsi="Aptos Narrow"/>
                <w:color w:val="000000" w:themeColor="text1"/>
                <w:lang w:val="de-AT"/>
              </w:rPr>
            </w:pPr>
            <w:r w:rsidRPr="00A861F6">
              <w:rPr>
                <w:rFonts w:ascii="Aptos Narrow" w:hAnsi="Aptos Narrow"/>
                <w:b w:val="0"/>
                <w:bCs w:val="0"/>
                <w:color w:val="000000" w:themeColor="text1"/>
                <w:lang w:val="de-AT"/>
              </w:rPr>
              <w:t>Abbas Rizvi</w:t>
            </w:r>
          </w:p>
        </w:tc>
      </w:tr>
      <w:tr w:rsidR="00A861F6" w:rsidRPr="00A861F6" w14:paraId="2F5EC4A4" w14:textId="77777777" w:rsidTr="00B85247">
        <w:tc>
          <w:tcPr>
            <w:tcW w:w="441" w:type="pct"/>
            <w:vAlign w:val="center"/>
          </w:tcPr>
          <w:p w14:paraId="22D31ABB"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Style w:val="IntenseEmphasis"/>
                <w:rFonts w:ascii="Aptos Narrow" w:hAnsi="Aptos Narrow" w:cs="Calibri"/>
                <w:lang w:val="de-AT"/>
              </w:rPr>
              <w:t>0.2</w:t>
            </w:r>
          </w:p>
        </w:tc>
        <w:tc>
          <w:tcPr>
            <w:tcW w:w="551" w:type="pct"/>
            <w:vAlign w:val="center"/>
          </w:tcPr>
          <w:p w14:paraId="17B53394"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Style w:val="IntenseEmphasis"/>
                <w:rFonts w:ascii="Aptos Narrow" w:hAnsi="Aptos Narrow" w:cs="Calibri"/>
                <w:caps w:val="0"/>
                <w:color w:val="auto"/>
                <w:lang w:val="de-AT"/>
              </w:rPr>
              <w:t>30.3.2023</w:t>
            </w:r>
          </w:p>
        </w:tc>
        <w:tc>
          <w:tcPr>
            <w:tcW w:w="3177" w:type="pct"/>
            <w:vAlign w:val="center"/>
          </w:tcPr>
          <w:p w14:paraId="1D887EB9"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Änderungen vorgenommen:</w:t>
            </w:r>
          </w:p>
          <w:p w14:paraId="18723D66" w14:textId="77777777" w:rsidR="00A861F6" w:rsidRPr="00A861F6" w:rsidRDefault="00A861F6" w:rsidP="00A861F6">
            <w:pPr>
              <w:pStyle w:val="TableParagraph"/>
              <w:spacing w:before="40" w:after="80"/>
              <w:rPr>
                <w:rStyle w:val="IntenseEmphasis"/>
                <w:rFonts w:ascii="Aptos Narrow" w:hAnsi="Aptos Narrow" w:cs="Calibri"/>
                <w:b/>
                <w:caps w:val="0"/>
                <w:color w:val="000000" w:themeColor="text1"/>
                <w:lang w:val="de-AT"/>
              </w:rPr>
            </w:pPr>
            <w:r w:rsidRPr="00A861F6">
              <w:rPr>
                <w:rFonts w:ascii="Aptos Narrow" w:hAnsi="Aptos Narrow" w:cs="Calibri"/>
                <w:b w:val="0"/>
                <w:color w:val="000000" w:themeColor="text1"/>
                <w:spacing w:val="10"/>
                <w:lang w:val="de-AT"/>
              </w:rPr>
              <w:t xml:space="preserve">Kapitel 2.11: Integration mit Stadler IM für </w:t>
            </w:r>
            <w:r w:rsidRPr="00A861F6">
              <w:rPr>
                <w:rStyle w:val="IntenseEmphasis"/>
                <w:rFonts w:ascii="Aptos Narrow" w:hAnsi="Aptos Narrow" w:cs="Calibri"/>
                <w:bCs w:val="0"/>
                <w:caps w:val="0"/>
                <w:color w:val="000000" w:themeColor="text1"/>
                <w:lang w:val="de-AT"/>
              </w:rPr>
              <w:t>multi-traction</w:t>
            </w:r>
            <w:r w:rsidRPr="00A861F6">
              <w:rPr>
                <w:rStyle w:val="IntenseEmphasis"/>
                <w:rFonts w:ascii="Aptos Narrow" w:hAnsi="Aptos Narrow" w:cs="Calibri"/>
                <w:b/>
                <w:caps w:val="0"/>
                <w:color w:val="000000" w:themeColor="text1"/>
                <w:lang w:val="de-AT"/>
              </w:rPr>
              <w:t xml:space="preserve"> </w:t>
            </w:r>
          </w:p>
          <w:p w14:paraId="71AA42C0"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Kapitel 3.2: STP auf RSTP aktualisiert</w:t>
            </w:r>
          </w:p>
          <w:p w14:paraId="2BCFB1A4" w14:textId="77777777" w:rsidR="00A861F6" w:rsidRPr="00A861F6" w:rsidRDefault="00A861F6" w:rsidP="00A861F6">
            <w:pPr>
              <w:pStyle w:val="TableParagraph"/>
              <w:spacing w:before="40" w:after="80"/>
              <w:rPr>
                <w:rStyle w:val="IntenseEmphasis"/>
                <w:rFonts w:ascii="Aptos Narrow" w:hAnsi="Aptos Narrow" w:cs="Calibri"/>
                <w:b/>
                <w:caps w:val="0"/>
                <w:color w:val="000000" w:themeColor="text1"/>
                <w:lang w:val="de-AT"/>
              </w:rPr>
            </w:pPr>
            <w:r w:rsidRPr="00A861F6">
              <w:rPr>
                <w:rFonts w:ascii="Aptos Narrow" w:hAnsi="Aptos Narrow" w:cs="Calibri"/>
                <w:b w:val="0"/>
                <w:color w:val="000000" w:themeColor="text1"/>
                <w:spacing w:val="10"/>
                <w:lang w:val="de-AT"/>
              </w:rPr>
              <w:t xml:space="preserve">Kapitel </w:t>
            </w:r>
            <w:r w:rsidRPr="00A861F6">
              <w:rPr>
                <w:rStyle w:val="IntenseEmphasis"/>
                <w:rFonts w:ascii="Aptos Narrow" w:hAnsi="Aptos Narrow" w:cs="Calibri"/>
                <w:bCs w:val="0"/>
                <w:caps w:val="0"/>
                <w:color w:val="000000" w:themeColor="text1"/>
                <w:lang w:val="de-AT"/>
              </w:rPr>
              <w:t>3.6.10</w:t>
            </w:r>
            <w:r w:rsidRPr="00A861F6">
              <w:rPr>
                <w:rStyle w:val="IntenseEmphasis"/>
                <w:rFonts w:ascii="Aptos Narrow" w:hAnsi="Aptos Narrow" w:cs="Calibri"/>
                <w:b/>
                <w:caps w:val="0"/>
                <w:color w:val="000000" w:themeColor="text1"/>
                <w:lang w:val="de-AT"/>
              </w:rPr>
              <w:t xml:space="preserve">: </w:t>
            </w:r>
            <w:r w:rsidRPr="00A861F6">
              <w:rPr>
                <w:rStyle w:val="IntenseEmphasis"/>
                <w:rFonts w:ascii="Aptos Narrow" w:hAnsi="Aptos Narrow" w:cs="Calibri"/>
                <w:bCs w:val="0"/>
                <w:caps w:val="0"/>
                <w:color w:val="000000" w:themeColor="text1"/>
                <w:lang w:val="de-AT"/>
              </w:rPr>
              <w:t>Engineering</w:t>
            </w:r>
            <w:r w:rsidRPr="00A861F6">
              <w:rPr>
                <w:rStyle w:val="IntenseEmphasis"/>
                <w:rFonts w:ascii="Aptos Narrow" w:hAnsi="Aptos Narrow" w:cs="Calibri"/>
                <w:b/>
                <w:caps w:val="0"/>
                <w:color w:val="000000" w:themeColor="text1"/>
                <w:lang w:val="de-AT"/>
              </w:rPr>
              <w:t xml:space="preserve"> </w:t>
            </w:r>
            <w:r w:rsidRPr="00A861F6">
              <w:rPr>
                <w:rStyle w:val="IntenseEmphasis"/>
                <w:rFonts w:ascii="Aptos Narrow" w:hAnsi="Aptos Narrow" w:cs="Calibri"/>
                <w:bCs w:val="0"/>
                <w:caps w:val="0"/>
                <w:color w:val="000000" w:themeColor="text1"/>
                <w:lang w:val="de-AT"/>
              </w:rPr>
              <w:t>pages</w:t>
            </w:r>
            <w:r w:rsidRPr="00A861F6">
              <w:rPr>
                <w:rStyle w:val="IntenseEmphasis"/>
                <w:rFonts w:ascii="Aptos Narrow" w:hAnsi="Aptos Narrow" w:cs="Calibri"/>
                <w:b/>
                <w:caps w:val="0"/>
                <w:color w:val="000000" w:themeColor="text1"/>
                <w:lang w:val="de-AT"/>
              </w:rPr>
              <w:t xml:space="preserve">, </w:t>
            </w:r>
            <w:r w:rsidRPr="00A861F6">
              <w:rPr>
                <w:rFonts w:ascii="Aptos Narrow" w:hAnsi="Aptos Narrow" w:cs="Calibri"/>
                <w:b w:val="0"/>
                <w:color w:val="000000" w:themeColor="text1"/>
                <w:spacing w:val="10"/>
                <w:lang w:val="de-AT"/>
              </w:rPr>
              <w:t>um Informationen zur</w:t>
            </w:r>
            <w:r w:rsidRPr="00A861F6">
              <w:rPr>
                <w:rStyle w:val="IntenseEmphasis"/>
                <w:rFonts w:ascii="Aptos Narrow" w:hAnsi="Aptos Narrow" w:cs="Calibri"/>
                <w:b/>
                <w:caps w:val="0"/>
                <w:color w:val="000000" w:themeColor="text1"/>
                <w:lang w:val="de-AT"/>
              </w:rPr>
              <w:t xml:space="preserve"> </w:t>
            </w:r>
            <w:r w:rsidRPr="00A861F6">
              <w:rPr>
                <w:rStyle w:val="IntenseEmphasis"/>
                <w:rFonts w:ascii="Aptos Narrow" w:hAnsi="Aptos Narrow" w:cs="Calibri"/>
                <w:bCs w:val="0"/>
                <w:caps w:val="0"/>
                <w:color w:val="000000" w:themeColor="text1"/>
                <w:lang w:val="de-AT"/>
              </w:rPr>
              <w:t>multi</w:t>
            </w:r>
            <w:r w:rsidRPr="00A861F6">
              <w:rPr>
                <w:rStyle w:val="IntenseEmphasis"/>
                <w:rFonts w:ascii="Aptos Narrow" w:hAnsi="Aptos Narrow" w:cs="Calibri"/>
                <w:b/>
                <w:caps w:val="0"/>
                <w:color w:val="000000" w:themeColor="text1"/>
                <w:lang w:val="de-AT"/>
              </w:rPr>
              <w:t>-</w:t>
            </w:r>
            <w:r w:rsidRPr="00A861F6">
              <w:rPr>
                <w:rStyle w:val="IntenseEmphasis"/>
                <w:rFonts w:ascii="Aptos Narrow" w:hAnsi="Aptos Narrow" w:cs="Calibri"/>
                <w:bCs w:val="0"/>
                <w:caps w:val="0"/>
                <w:color w:val="000000" w:themeColor="text1"/>
                <w:lang w:val="de-AT"/>
              </w:rPr>
              <w:t>traction</w:t>
            </w:r>
            <w:r w:rsidRPr="00A861F6">
              <w:rPr>
                <w:rStyle w:val="IntenseEmphasis"/>
                <w:rFonts w:ascii="Aptos Narrow" w:hAnsi="Aptos Narrow" w:cs="Calibri"/>
                <w:b/>
                <w:caps w:val="0"/>
                <w:color w:val="000000" w:themeColor="text1"/>
                <w:lang w:val="de-AT"/>
              </w:rPr>
              <w:t xml:space="preserve">, </w:t>
            </w:r>
            <w:r w:rsidRPr="00A861F6">
              <w:rPr>
                <w:rFonts w:ascii="Aptos Narrow" w:hAnsi="Aptos Narrow" w:cs="Calibri"/>
                <w:b w:val="0"/>
                <w:color w:val="000000" w:themeColor="text1"/>
                <w:spacing w:val="10"/>
                <w:lang w:val="de-AT"/>
              </w:rPr>
              <w:t xml:space="preserve">ergänzt  Kapitel </w:t>
            </w:r>
            <w:r w:rsidRPr="00A861F6">
              <w:rPr>
                <w:rStyle w:val="IntenseEmphasis"/>
                <w:rFonts w:ascii="Aptos Narrow" w:hAnsi="Aptos Narrow" w:cs="Calibri"/>
                <w:bCs w:val="0"/>
                <w:caps w:val="0"/>
                <w:color w:val="000000" w:themeColor="text1"/>
                <w:lang w:val="de-AT"/>
              </w:rPr>
              <w:t>5.2</w:t>
            </w:r>
            <w:r w:rsidRPr="00A861F6">
              <w:rPr>
                <w:rFonts w:ascii="Aptos Narrow" w:hAnsi="Aptos Narrow" w:cs="Calibri"/>
                <w:b w:val="0"/>
                <w:color w:val="000000" w:themeColor="text1"/>
                <w:spacing w:val="10"/>
                <w:lang w:val="de-AT"/>
              </w:rPr>
              <w:t xml:space="preserve"> Korrektur des maximalen Stromverbrauchs des VDSrail</w:t>
            </w:r>
            <w:r w:rsidRPr="00A861F6">
              <w:rPr>
                <w:rStyle w:val="IntenseEmphasis"/>
                <w:rFonts w:ascii="Aptos Narrow" w:hAnsi="Aptos Narrow" w:cs="Calibri"/>
                <w:b/>
                <w:caps w:val="0"/>
                <w:color w:val="000000" w:themeColor="text1"/>
                <w:lang w:val="de-AT"/>
              </w:rPr>
              <w:t>-</w:t>
            </w:r>
            <w:r w:rsidRPr="00A861F6">
              <w:rPr>
                <w:rStyle w:val="IntenseEmphasis"/>
                <w:rFonts w:ascii="Aptos Narrow" w:hAnsi="Aptos Narrow" w:cs="Calibri"/>
                <w:bCs w:val="0"/>
                <w:caps w:val="0"/>
                <w:color w:val="000000" w:themeColor="text1"/>
                <w:lang w:val="de-AT"/>
              </w:rPr>
              <w:t>switches</w:t>
            </w:r>
          </w:p>
          <w:p w14:paraId="59DEBE03" w14:textId="77777777" w:rsidR="00A861F6" w:rsidRPr="00A861F6" w:rsidRDefault="00A861F6" w:rsidP="00A861F6">
            <w:pPr>
              <w:pStyle w:val="TableParagraph"/>
              <w:spacing w:before="40" w:after="80"/>
              <w:rPr>
                <w:rStyle w:val="IntenseEmphasis"/>
                <w:rFonts w:ascii="Aptos Narrow" w:hAnsi="Aptos Narrow" w:cs="Calibri"/>
                <w:b/>
                <w:caps w:val="0"/>
                <w:color w:val="000000" w:themeColor="text1"/>
                <w:lang w:val="de-AT"/>
              </w:rPr>
            </w:pPr>
            <w:r w:rsidRPr="00A861F6">
              <w:rPr>
                <w:rFonts w:ascii="Aptos Narrow" w:hAnsi="Aptos Narrow" w:cs="Calibri"/>
                <w:b w:val="0"/>
                <w:color w:val="000000" w:themeColor="text1"/>
                <w:spacing w:val="10"/>
                <w:lang w:val="de-AT"/>
              </w:rPr>
              <w:t xml:space="preserve">Kapitel 5.7: Optionaler Access Point Ibex-3510 hinzugefügt </w:t>
            </w:r>
          </w:p>
        </w:tc>
        <w:tc>
          <w:tcPr>
            <w:tcW w:w="831" w:type="pct"/>
            <w:vAlign w:val="center"/>
          </w:tcPr>
          <w:p w14:paraId="512C6656" w14:textId="77777777" w:rsidR="00A861F6" w:rsidRPr="00A861F6" w:rsidRDefault="00A861F6" w:rsidP="00A861F6">
            <w:pPr>
              <w:pStyle w:val="TableParagraph"/>
              <w:spacing w:before="40" w:after="80"/>
              <w:rPr>
                <w:rStyle w:val="IntenseEmphasis"/>
                <w:rFonts w:ascii="Aptos Narrow" w:hAnsi="Aptos Narrow" w:cs="Calibri"/>
                <w:bCs w:val="0"/>
                <w:caps w:val="0"/>
                <w:color w:val="auto"/>
                <w:lang w:val="de-AT"/>
              </w:rPr>
            </w:pPr>
            <w:r w:rsidRPr="00A861F6">
              <w:rPr>
                <w:rStyle w:val="IntenseEmphasis"/>
                <w:rFonts w:ascii="Aptos Narrow" w:hAnsi="Aptos Narrow" w:cs="Calibri"/>
                <w:caps w:val="0"/>
                <w:color w:val="auto"/>
                <w:lang w:val="de-AT"/>
              </w:rPr>
              <w:t>Abbas Rizvi</w:t>
            </w:r>
          </w:p>
        </w:tc>
      </w:tr>
      <w:tr w:rsidR="00A861F6" w:rsidRPr="00A861F6" w14:paraId="2A1A0205" w14:textId="77777777" w:rsidTr="00B85247">
        <w:tc>
          <w:tcPr>
            <w:tcW w:w="441" w:type="pct"/>
            <w:vAlign w:val="center"/>
          </w:tcPr>
          <w:p w14:paraId="61AA816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0.3</w:t>
            </w:r>
          </w:p>
        </w:tc>
        <w:tc>
          <w:tcPr>
            <w:tcW w:w="551" w:type="pct"/>
            <w:vAlign w:val="center"/>
          </w:tcPr>
          <w:p w14:paraId="6533EEC3"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16.05.2023</w:t>
            </w:r>
          </w:p>
        </w:tc>
        <w:tc>
          <w:tcPr>
            <w:tcW w:w="3177" w:type="pct"/>
            <w:vAlign w:val="center"/>
          </w:tcPr>
          <w:p w14:paraId="145BA993"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Dokument aktualisiert, um den Umfang des Standard-NRE-Angebots widerzuspiegeln </w:t>
            </w:r>
          </w:p>
          <w:p w14:paraId="1B85341C"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Kapitel 6 hinzugefügt zur Beschreibung des Umfangs von Standard- und erweiterten Funktionalitäten </w:t>
            </w:r>
          </w:p>
          <w:p w14:paraId="602CE97E"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Kapitel 7 hinzugefügt für den Link zum Funktionstestkatalog </w:t>
            </w:r>
          </w:p>
          <w:p w14:paraId="36066004" w14:textId="77777777" w:rsidR="00A861F6" w:rsidRPr="00A861F6" w:rsidRDefault="00A861F6" w:rsidP="00A861F6">
            <w:pPr>
              <w:pStyle w:val="TableParagraph"/>
              <w:spacing w:before="40" w:after="80"/>
              <w:rPr>
                <w:rFonts w:ascii="Aptos Narrow" w:hAnsi="Aptos Narrow" w:cs="Calibri"/>
                <w:b w:val="0"/>
                <w:color w:val="000000" w:themeColor="text1"/>
                <w:spacing w:val="10"/>
                <w:lang w:val="de-AT"/>
              </w:rPr>
            </w:pPr>
            <w:r w:rsidRPr="00A861F6">
              <w:rPr>
                <w:rFonts w:ascii="Aptos Narrow" w:hAnsi="Aptos Narrow" w:cs="Calibri"/>
                <w:b w:val="0"/>
                <w:color w:val="000000" w:themeColor="text1"/>
                <w:spacing w:val="10"/>
                <w:lang w:val="de-AT"/>
              </w:rPr>
              <w:t xml:space="preserve">Kapitel 4.3, 4.4 und 4.5 aktualisiert, um fehlende Informationen von Stadler anzugeben </w:t>
            </w:r>
          </w:p>
        </w:tc>
        <w:tc>
          <w:tcPr>
            <w:tcW w:w="831" w:type="pct"/>
            <w:vAlign w:val="center"/>
          </w:tcPr>
          <w:p w14:paraId="2D9E39BE"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Abbas Rizvi</w:t>
            </w:r>
          </w:p>
        </w:tc>
      </w:tr>
      <w:tr w:rsidR="00A861F6" w:rsidRPr="00A861F6" w14:paraId="5B4925E6" w14:textId="77777777" w:rsidTr="00B85247">
        <w:tc>
          <w:tcPr>
            <w:tcW w:w="441" w:type="pct"/>
            <w:vAlign w:val="center"/>
          </w:tcPr>
          <w:p w14:paraId="42CC450B"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0.4</w:t>
            </w:r>
          </w:p>
        </w:tc>
        <w:tc>
          <w:tcPr>
            <w:tcW w:w="551" w:type="pct"/>
            <w:vAlign w:val="center"/>
          </w:tcPr>
          <w:p w14:paraId="31819EE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14.11.2023</w:t>
            </w:r>
          </w:p>
        </w:tc>
        <w:tc>
          <w:tcPr>
            <w:tcW w:w="3177" w:type="pct"/>
            <w:vAlign w:val="center"/>
          </w:tcPr>
          <w:p w14:paraId="54BA9B1A" w14:textId="77777777" w:rsidR="00A861F6" w:rsidRPr="00A861F6" w:rsidRDefault="00A861F6" w:rsidP="00A861F6">
            <w:pPr>
              <w:pStyle w:val="TableParagraph"/>
              <w:spacing w:before="40" w:after="80"/>
              <w:rPr>
                <w:rFonts w:ascii="Aptos Narrow" w:hAnsi="Aptos Narrow"/>
                <w:b w:val="0"/>
                <w:color w:val="000000" w:themeColor="text1"/>
                <w:lang w:val="de-AT"/>
              </w:rPr>
            </w:pPr>
            <w:r w:rsidRPr="00A861F6">
              <w:rPr>
                <w:rFonts w:ascii="Aptos Narrow" w:hAnsi="Aptos Narrow" w:cs="Calibri"/>
                <w:b w:val="0"/>
                <w:color w:val="000000" w:themeColor="text1"/>
                <w:spacing w:val="10"/>
                <w:lang w:val="de-AT"/>
              </w:rPr>
              <w:t>Ins Deutsche übersetzt</w:t>
            </w:r>
          </w:p>
        </w:tc>
        <w:tc>
          <w:tcPr>
            <w:tcW w:w="831" w:type="pct"/>
            <w:vAlign w:val="center"/>
          </w:tcPr>
          <w:p w14:paraId="15DD065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Christopher Kemeter</w:t>
            </w:r>
          </w:p>
        </w:tc>
      </w:tr>
      <w:tr w:rsidR="00A861F6" w:rsidRPr="00A861F6" w14:paraId="0B5A2D01" w14:textId="77777777" w:rsidTr="00B85247">
        <w:trPr>
          <w:trHeight w:val="113"/>
        </w:trPr>
        <w:tc>
          <w:tcPr>
            <w:tcW w:w="441" w:type="pct"/>
            <w:vAlign w:val="center"/>
          </w:tcPr>
          <w:p w14:paraId="203FD0C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0.5</w:t>
            </w:r>
          </w:p>
        </w:tc>
        <w:tc>
          <w:tcPr>
            <w:tcW w:w="551" w:type="pct"/>
            <w:vAlign w:val="center"/>
          </w:tcPr>
          <w:p w14:paraId="4B39558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14.11.2023</w:t>
            </w:r>
          </w:p>
        </w:tc>
        <w:tc>
          <w:tcPr>
            <w:tcW w:w="3177" w:type="pct"/>
            <w:vAlign w:val="center"/>
          </w:tcPr>
          <w:p w14:paraId="71932A2E" w14:textId="77777777" w:rsidR="00A861F6" w:rsidRPr="00A861F6" w:rsidRDefault="00A861F6" w:rsidP="00A861F6">
            <w:pPr>
              <w:pStyle w:val="TableParagraph"/>
              <w:spacing w:before="40" w:after="80"/>
              <w:rPr>
                <w:rFonts w:ascii="Aptos Narrow" w:hAnsi="Aptos Narrow"/>
                <w:b w:val="0"/>
                <w:color w:val="000000" w:themeColor="text1"/>
                <w:lang w:val="de-AT"/>
              </w:rPr>
            </w:pPr>
            <w:r w:rsidRPr="00A861F6">
              <w:rPr>
                <w:rFonts w:ascii="Aptos Narrow" w:hAnsi="Aptos Narrow" w:cs="Calibri"/>
                <w:b w:val="0"/>
                <w:color w:val="000000" w:themeColor="text1"/>
                <w:spacing w:val="10"/>
                <w:lang w:val="de-AT"/>
              </w:rPr>
              <w:t>Unterkapitel zu Kapitel 6 hinzugefügt, die zusätzliche Funktionalitäten beschreiben, die als Änderungsauftrag angeboten werden können</w:t>
            </w:r>
          </w:p>
        </w:tc>
        <w:tc>
          <w:tcPr>
            <w:tcW w:w="831" w:type="pct"/>
            <w:vAlign w:val="center"/>
          </w:tcPr>
          <w:p w14:paraId="35C61681"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Abbas Rizvi</w:t>
            </w:r>
          </w:p>
        </w:tc>
      </w:tr>
      <w:tr w:rsidR="00A861F6" w:rsidRPr="00A861F6" w14:paraId="509C9345" w14:textId="77777777" w:rsidTr="00B85247">
        <w:trPr>
          <w:trHeight w:val="113"/>
        </w:trPr>
        <w:tc>
          <w:tcPr>
            <w:tcW w:w="441" w:type="pct"/>
            <w:vAlign w:val="center"/>
          </w:tcPr>
          <w:p w14:paraId="1D7D468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0.6</w:t>
            </w:r>
          </w:p>
        </w:tc>
        <w:tc>
          <w:tcPr>
            <w:tcW w:w="551" w:type="pct"/>
            <w:vAlign w:val="center"/>
          </w:tcPr>
          <w:p w14:paraId="6A0831C3"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15.11.2023</w:t>
            </w:r>
          </w:p>
        </w:tc>
        <w:tc>
          <w:tcPr>
            <w:tcW w:w="3177" w:type="pct"/>
            <w:vAlign w:val="center"/>
          </w:tcPr>
          <w:p w14:paraId="5769FBED" w14:textId="77777777" w:rsidR="00A861F6" w:rsidRPr="00A861F6" w:rsidRDefault="00A861F6" w:rsidP="00A861F6">
            <w:pPr>
              <w:pStyle w:val="TableParagraph"/>
              <w:spacing w:before="40" w:after="80"/>
              <w:rPr>
                <w:rFonts w:ascii="Aptos Narrow" w:hAnsi="Aptos Narrow"/>
                <w:b w:val="0"/>
                <w:color w:val="000000" w:themeColor="text1"/>
                <w:lang w:val="de-AT"/>
              </w:rPr>
            </w:pPr>
            <w:r w:rsidRPr="00A861F6">
              <w:rPr>
                <w:rFonts w:ascii="Aptos Narrow" w:hAnsi="Aptos Narrow" w:cs="Calibri"/>
                <w:b w:val="0"/>
                <w:color w:val="000000" w:themeColor="text1"/>
                <w:spacing w:val="10"/>
                <w:lang w:val="de-AT"/>
              </w:rPr>
              <w:t>Neues Kapitel ins Deutsche übersetzt</w:t>
            </w:r>
          </w:p>
        </w:tc>
        <w:tc>
          <w:tcPr>
            <w:tcW w:w="831" w:type="pct"/>
            <w:vAlign w:val="center"/>
          </w:tcPr>
          <w:p w14:paraId="17F29721"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Christopher Kemeter</w:t>
            </w:r>
          </w:p>
        </w:tc>
      </w:tr>
      <w:tr w:rsidR="00A861F6" w:rsidRPr="00A861F6" w14:paraId="70BEC08F" w14:textId="77777777" w:rsidTr="00B85247">
        <w:trPr>
          <w:trHeight w:val="113"/>
        </w:trPr>
        <w:tc>
          <w:tcPr>
            <w:tcW w:w="441" w:type="pct"/>
            <w:vAlign w:val="center"/>
          </w:tcPr>
          <w:p w14:paraId="21CAA672"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V1.0</w:t>
            </w:r>
          </w:p>
        </w:tc>
        <w:tc>
          <w:tcPr>
            <w:tcW w:w="551" w:type="pct"/>
            <w:vAlign w:val="center"/>
          </w:tcPr>
          <w:p w14:paraId="766017D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16.12.2023</w:t>
            </w:r>
          </w:p>
        </w:tc>
        <w:tc>
          <w:tcPr>
            <w:tcW w:w="3177" w:type="pct"/>
            <w:vAlign w:val="center"/>
          </w:tcPr>
          <w:p w14:paraId="5F8058D1"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Aktualisierung nach Review mit ÖBB</w:t>
            </w:r>
          </w:p>
        </w:tc>
        <w:tc>
          <w:tcPr>
            <w:tcW w:w="831" w:type="pct"/>
            <w:vAlign w:val="center"/>
          </w:tcPr>
          <w:p w14:paraId="59DC3A8B"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Roman Richardson</w:t>
            </w:r>
          </w:p>
        </w:tc>
      </w:tr>
      <w:tr w:rsidR="00A861F6" w:rsidRPr="00A861F6" w14:paraId="1746C87B" w14:textId="77777777" w:rsidTr="00B85247">
        <w:trPr>
          <w:trHeight w:val="113"/>
        </w:trPr>
        <w:tc>
          <w:tcPr>
            <w:tcW w:w="441" w:type="pct"/>
            <w:vAlign w:val="center"/>
          </w:tcPr>
          <w:p w14:paraId="60EE1486"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1.1</w:t>
            </w:r>
          </w:p>
        </w:tc>
        <w:tc>
          <w:tcPr>
            <w:tcW w:w="551" w:type="pct"/>
            <w:vAlign w:val="center"/>
          </w:tcPr>
          <w:p w14:paraId="28964C25"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22.12.2023</w:t>
            </w:r>
          </w:p>
        </w:tc>
        <w:tc>
          <w:tcPr>
            <w:tcW w:w="3177" w:type="pct"/>
            <w:vAlign w:val="center"/>
          </w:tcPr>
          <w:p w14:paraId="28F3FDC3" w14:textId="200A7631"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Screenshot der Netzwerkbeschreibung gelöscht und auf „</w:t>
            </w:r>
            <w:r w:rsidRPr="00A861F6">
              <w:rPr>
                <w:rFonts w:ascii="Aptos Narrow" w:hAnsi="Aptos Narrow"/>
                <w:lang w:val="de-AT"/>
              </w:rPr>
              <w:t xml:space="preserve"> </w:t>
            </w:r>
            <w:r w:rsidRPr="00A861F6">
              <w:rPr>
                <w:rFonts w:ascii="Aptos Narrow" w:hAnsi="Aptos Narrow"/>
                <w:b w:val="0"/>
                <w:bCs w:val="0"/>
                <w:color w:val="auto"/>
                <w:lang w:val="de-AT"/>
              </w:rPr>
              <w:t>Do</w:t>
            </w:r>
            <w:ins w:id="15" w:author="Michael Fehlau" w:date="2026-06-23T12:15:00Z" w16du:dateUtc="2026-06-23T10:15:00Z">
              <w:r w:rsidRPr="00A861F6">
                <w:rPr>
                  <w:rFonts w:ascii="Aptos Narrow" w:hAnsi="Aptos Narrow"/>
                  <w:b w:val="0"/>
                  <w:bCs w:val="0"/>
                  <w:color w:val="auto"/>
                  <w:lang w:val="de-AT"/>
                </w:rPr>
                <w:t>S</w:t>
              </w:r>
            </w:ins>
            <w:del w:id="16" w:author="Michael Fehlau" w:date="2026-06-23T12:15:00Z" w16du:dateUtc="2026-06-23T10:15:00Z">
              <w:r w:rsidRPr="00A861F6" w:rsidDel="00DA7994">
                <w:rPr>
                  <w:rFonts w:ascii="Aptos Narrow" w:hAnsi="Aptos Narrow"/>
                  <w:b w:val="0"/>
                  <w:bCs w:val="0"/>
                  <w:color w:val="auto"/>
                  <w:lang w:val="de-AT"/>
                </w:rPr>
                <w:delText>s</w:delText>
              </w:r>
            </w:del>
            <w:r w:rsidRPr="00A861F6">
              <w:rPr>
                <w:rFonts w:ascii="Aptos Narrow" w:hAnsi="Aptos Narrow"/>
                <w:b w:val="0"/>
                <w:bCs w:val="0"/>
                <w:color w:val="auto"/>
                <w:lang w:val="de-AT"/>
              </w:rPr>
              <w:t>to_Neu_Netzwerk Planung“ verwiesen.</w:t>
            </w:r>
          </w:p>
          <w:p w14:paraId="335ADEE8"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Artikelnr. 1399.99.0303 der Dachantenne auf 1399.99.0133 geändert und NMID entfernt.</w:t>
            </w:r>
          </w:p>
        </w:tc>
        <w:tc>
          <w:tcPr>
            <w:tcW w:w="831" w:type="pct"/>
            <w:vAlign w:val="center"/>
          </w:tcPr>
          <w:p w14:paraId="4026458B"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Roman Richardson</w:t>
            </w:r>
          </w:p>
        </w:tc>
      </w:tr>
      <w:tr w:rsidR="00A861F6" w:rsidRPr="00A861F6" w14:paraId="418E2235" w14:textId="77777777" w:rsidTr="00B85247">
        <w:trPr>
          <w:trHeight w:val="113"/>
        </w:trPr>
        <w:tc>
          <w:tcPr>
            <w:tcW w:w="441" w:type="pct"/>
            <w:vAlign w:val="center"/>
          </w:tcPr>
          <w:p w14:paraId="1185C82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1.2</w:t>
            </w:r>
          </w:p>
        </w:tc>
        <w:tc>
          <w:tcPr>
            <w:tcW w:w="551" w:type="pct"/>
            <w:vAlign w:val="center"/>
          </w:tcPr>
          <w:p w14:paraId="545BBC0F"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28.12.2023</w:t>
            </w:r>
          </w:p>
        </w:tc>
        <w:tc>
          <w:tcPr>
            <w:tcW w:w="3177" w:type="pct"/>
            <w:vAlign w:val="center"/>
          </w:tcPr>
          <w:p w14:paraId="5E4A610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Artikelnr. 1399.99.0133 der Dachantenne auf 1399.99.0307 geändert.</w:t>
            </w:r>
          </w:p>
        </w:tc>
        <w:tc>
          <w:tcPr>
            <w:tcW w:w="831" w:type="pct"/>
            <w:vAlign w:val="center"/>
          </w:tcPr>
          <w:p w14:paraId="6678C0ED"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Roman Richardson</w:t>
            </w:r>
          </w:p>
        </w:tc>
      </w:tr>
      <w:tr w:rsidR="00A861F6" w:rsidRPr="00A861F6" w14:paraId="345349B7" w14:textId="77777777" w:rsidTr="00B85247">
        <w:trPr>
          <w:trHeight w:val="113"/>
        </w:trPr>
        <w:tc>
          <w:tcPr>
            <w:tcW w:w="441" w:type="pct"/>
            <w:vAlign w:val="center"/>
          </w:tcPr>
          <w:p w14:paraId="04C32A7E"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1.3</w:t>
            </w:r>
          </w:p>
        </w:tc>
        <w:tc>
          <w:tcPr>
            <w:tcW w:w="551" w:type="pct"/>
            <w:vAlign w:val="center"/>
          </w:tcPr>
          <w:p w14:paraId="4E41D21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25.04.2024</w:t>
            </w:r>
          </w:p>
        </w:tc>
        <w:tc>
          <w:tcPr>
            <w:tcW w:w="3177" w:type="pct"/>
            <w:vAlign w:val="center"/>
          </w:tcPr>
          <w:p w14:paraId="4E252CD8" w14:textId="77777777" w:rsidR="00A861F6" w:rsidRPr="00A861F6" w:rsidRDefault="00A861F6" w:rsidP="00A861F6">
            <w:pPr>
              <w:pStyle w:val="TableParagraph"/>
              <w:spacing w:before="40" w:after="80"/>
              <w:rPr>
                <w:rFonts w:ascii="Aptos Narrow" w:hAnsi="Aptos Narrow"/>
                <w:b w:val="0"/>
                <w:bCs w:val="0"/>
                <w:color w:val="000000" w:themeColor="text1"/>
                <w:lang w:val="de-AT"/>
              </w:rPr>
            </w:pPr>
            <w:r w:rsidRPr="00A861F6">
              <w:rPr>
                <w:rFonts w:ascii="Aptos Narrow" w:hAnsi="Aptos Narrow"/>
                <w:b w:val="0"/>
                <w:bCs w:val="0"/>
                <w:color w:val="000000" w:themeColor="text1"/>
                <w:lang w:val="de-AT"/>
              </w:rPr>
              <w:t>IP/Port-Zuordnung spezifiziert und bereitgestellt</w:t>
            </w:r>
            <w:r w:rsidRPr="00A861F6">
              <w:rPr>
                <w:rFonts w:ascii="Aptos Narrow" w:hAnsi="Aptos Narrow"/>
                <w:b w:val="0"/>
                <w:bCs w:val="0"/>
                <w:color w:val="000000" w:themeColor="text1"/>
                <w:lang w:val="de-AT"/>
              </w:rPr>
              <w:br/>
            </w:r>
            <w:r w:rsidRPr="00A861F6">
              <w:rPr>
                <w:rFonts w:ascii="Aptos Narrow" w:hAnsi="Aptos Narrow"/>
                <w:b w:val="0"/>
                <w:bCs w:val="0"/>
                <w:color w:val="000000" w:themeColor="text1"/>
                <w:lang w:val="de-AT"/>
              </w:rPr>
              <w:br/>
              <w:t>Zugnummern-Zuordnung bereitgestellt</w:t>
            </w:r>
            <w:r w:rsidRPr="00A861F6">
              <w:rPr>
                <w:rFonts w:ascii="Aptos Narrow" w:hAnsi="Aptos Narrow"/>
                <w:b w:val="0"/>
                <w:bCs w:val="0"/>
                <w:color w:val="000000" w:themeColor="text1"/>
                <w:lang w:val="de-AT"/>
              </w:rPr>
              <w:br/>
            </w:r>
          </w:p>
          <w:p w14:paraId="033643AC" w14:textId="77777777" w:rsidR="00A861F6" w:rsidRPr="00A861F6" w:rsidDel="00C92B63" w:rsidRDefault="00A861F6" w:rsidP="00A861F6">
            <w:pPr>
              <w:pStyle w:val="TableParagraph"/>
              <w:spacing w:before="40" w:after="80"/>
              <w:rPr>
                <w:rFonts w:ascii="Aptos Narrow" w:hAnsi="Aptos Narrow"/>
                <w:lang w:val="de-AT"/>
              </w:rPr>
            </w:pPr>
            <w:r w:rsidRPr="00A861F6">
              <w:rPr>
                <w:rFonts w:ascii="Aptos Narrow" w:hAnsi="Aptos Narrow"/>
                <w:b w:val="0"/>
                <w:bCs w:val="0"/>
                <w:color w:val="000000" w:themeColor="text1"/>
                <w:lang w:val="de-AT"/>
              </w:rPr>
              <w:t>Spezifizierte IP-Konfiguration für OBS, ZFR und Firewall wird statisch auf den Geräten konfiguriert</w:t>
            </w:r>
          </w:p>
        </w:tc>
        <w:tc>
          <w:tcPr>
            <w:tcW w:w="831" w:type="pct"/>
            <w:vAlign w:val="center"/>
          </w:tcPr>
          <w:p w14:paraId="53CED1D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Abbas Rizvi</w:t>
            </w:r>
          </w:p>
          <w:p w14:paraId="4055BD7D"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Davud Zejnelovic</w:t>
            </w:r>
          </w:p>
        </w:tc>
      </w:tr>
      <w:tr w:rsidR="00A861F6" w:rsidRPr="00A861F6" w14:paraId="21514698" w14:textId="77777777" w:rsidTr="00B85247">
        <w:trPr>
          <w:trHeight w:val="113"/>
        </w:trPr>
        <w:tc>
          <w:tcPr>
            <w:tcW w:w="441" w:type="pct"/>
            <w:vAlign w:val="center"/>
          </w:tcPr>
          <w:p w14:paraId="7A3FBB22"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1.4</w:t>
            </w:r>
          </w:p>
        </w:tc>
        <w:tc>
          <w:tcPr>
            <w:tcW w:w="551" w:type="pct"/>
            <w:vAlign w:val="center"/>
          </w:tcPr>
          <w:p w14:paraId="79FAF664"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03.2025</w:t>
            </w:r>
          </w:p>
        </w:tc>
        <w:tc>
          <w:tcPr>
            <w:tcW w:w="3177" w:type="pct"/>
            <w:vAlign w:val="center"/>
          </w:tcPr>
          <w:p w14:paraId="2BCB6206"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Änderungen vor der endgültigen Kommunikationsmatrix</w:t>
            </w:r>
          </w:p>
        </w:tc>
        <w:tc>
          <w:tcPr>
            <w:tcW w:w="831" w:type="pct"/>
            <w:vAlign w:val="center"/>
          </w:tcPr>
          <w:p w14:paraId="347C5839"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Davud Zejnelovic</w:t>
            </w:r>
          </w:p>
        </w:tc>
      </w:tr>
      <w:tr w:rsidR="00A861F6" w:rsidRPr="00A861F6" w14:paraId="0BC2DF08" w14:textId="77777777" w:rsidTr="00B85247">
        <w:trPr>
          <w:trHeight w:val="113"/>
        </w:trPr>
        <w:tc>
          <w:tcPr>
            <w:tcW w:w="441" w:type="pct"/>
            <w:vAlign w:val="center"/>
          </w:tcPr>
          <w:p w14:paraId="460DFE6C"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2.0</w:t>
            </w:r>
          </w:p>
        </w:tc>
        <w:tc>
          <w:tcPr>
            <w:tcW w:w="551" w:type="pct"/>
            <w:vAlign w:val="center"/>
          </w:tcPr>
          <w:p w14:paraId="21E660D5"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08.01.2026</w:t>
            </w:r>
          </w:p>
        </w:tc>
        <w:tc>
          <w:tcPr>
            <w:tcW w:w="3177" w:type="pct"/>
            <w:vAlign w:val="center"/>
          </w:tcPr>
          <w:p w14:paraId="1E1D9EED"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Bearbeitung vom- Kapitel Einleitung und Netzwerkdienste. Einführung vom Kapitel Anforderungen u. Flotteninformationen.</w:t>
            </w:r>
            <w:r w:rsidRPr="00A861F6">
              <w:rPr>
                <w:rFonts w:ascii="Aptos Narrow" w:hAnsi="Aptos Narrow"/>
                <w:b w:val="0"/>
                <w:bCs w:val="0"/>
                <w:color w:val="auto"/>
                <w:lang w:val="de-AT"/>
              </w:rPr>
              <w:br/>
              <w:t>Verbesserte Beschreibung der Nomad Connect Lösung.</w:t>
            </w:r>
            <w:r w:rsidRPr="00A861F6">
              <w:rPr>
                <w:rFonts w:ascii="Aptos Narrow" w:hAnsi="Aptos Narrow"/>
                <w:b w:val="0"/>
                <w:bCs w:val="0"/>
                <w:color w:val="auto"/>
                <w:lang w:val="de-AT"/>
              </w:rPr>
              <w:br/>
              <w:t>NTP-Informationen bearbeitet.</w:t>
            </w:r>
          </w:p>
        </w:tc>
        <w:tc>
          <w:tcPr>
            <w:tcW w:w="831" w:type="pct"/>
            <w:vAlign w:val="center"/>
          </w:tcPr>
          <w:p w14:paraId="7166B1E0" w14:textId="77777777" w:rsidR="00A861F6" w:rsidRPr="00A861F6" w:rsidRDefault="00A861F6" w:rsidP="00A861F6">
            <w:pPr>
              <w:pStyle w:val="TableParagraph"/>
              <w:spacing w:before="40" w:after="80"/>
              <w:rPr>
                <w:rFonts w:ascii="Aptos Narrow" w:hAnsi="Aptos Narrow"/>
                <w:b w:val="0"/>
                <w:bCs w:val="0"/>
                <w:color w:val="auto"/>
                <w:lang w:val="de-AT"/>
              </w:rPr>
            </w:pPr>
            <w:r w:rsidRPr="00A861F6">
              <w:rPr>
                <w:rFonts w:ascii="Aptos Narrow" w:hAnsi="Aptos Narrow"/>
                <w:b w:val="0"/>
                <w:bCs w:val="0"/>
                <w:color w:val="auto"/>
                <w:lang w:val="de-AT"/>
              </w:rPr>
              <w:t>Davud Zejnelovic</w:t>
            </w:r>
            <w:r w:rsidRPr="00A861F6">
              <w:rPr>
                <w:rFonts w:ascii="Aptos Narrow" w:hAnsi="Aptos Narrow"/>
                <w:b w:val="0"/>
                <w:bCs w:val="0"/>
                <w:color w:val="auto"/>
                <w:lang w:val="de-AT"/>
              </w:rPr>
              <w:br/>
              <w:t>Derek Abdinor</w:t>
            </w:r>
          </w:p>
        </w:tc>
      </w:tr>
      <w:tr w:rsidR="00A861F6" w:rsidRPr="00A861F6" w14:paraId="71D9FCB2" w14:textId="77777777" w:rsidTr="00B85247">
        <w:tc>
          <w:tcPr>
            <w:tcW w:w="441" w:type="pct"/>
          </w:tcPr>
          <w:p w14:paraId="4DF2E4BC"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3.0</w:t>
            </w:r>
          </w:p>
        </w:tc>
        <w:tc>
          <w:tcPr>
            <w:tcW w:w="551" w:type="pct"/>
          </w:tcPr>
          <w:p w14:paraId="7A3DEE4A"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01.06.2026</w:t>
            </w:r>
          </w:p>
        </w:tc>
        <w:tc>
          <w:tcPr>
            <w:tcW w:w="3177" w:type="pct"/>
          </w:tcPr>
          <w:p w14:paraId="34EB7F99"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Ergänzungen aus Vergleich mit ND-DEL-OBB-021-CRS-001-05-IT-Konzept-DANI: neue Abschnitte zu RSTP-Backbone-Redundanz, Auto-Login (Captive Portal), Fleetview-Reporting. Erweiterte Wagenpositions-/IoB-Funktionstabelle und VLAN-Übersicht mit Services-Spalte.Backend auf MAR5 Home Agents (vmmar5be31–35, TUN-IPs) und den Adressbereich 10.179.0.0/16 aktualisiert. Interne Review-Kommentare entfernt.</w:t>
            </w:r>
          </w:p>
        </w:tc>
        <w:tc>
          <w:tcPr>
            <w:tcW w:w="831" w:type="pct"/>
          </w:tcPr>
          <w:p w14:paraId="498AEE04" w14:textId="77777777" w:rsidR="00A861F6" w:rsidRPr="00A861F6" w:rsidRDefault="00A861F6" w:rsidP="00A861F6">
            <w:pPr>
              <w:rPr>
                <w:rFonts w:ascii="Aptos Narrow" w:hAnsi="Aptos Narrow"/>
                <w:sz w:val="16"/>
                <w:szCs w:val="16"/>
              </w:rPr>
            </w:pPr>
            <w:r w:rsidRPr="00A861F6">
              <w:rPr>
                <w:rFonts w:ascii="Aptos Narrow" w:hAnsi="Aptos Narrow"/>
                <w:sz w:val="16"/>
                <w:szCs w:val="16"/>
              </w:rPr>
              <w:t>Abbas Rizvi</w:t>
            </w:r>
          </w:p>
        </w:tc>
      </w:tr>
      <w:tr w:rsidR="006436A8" w:rsidRPr="00A861F6" w14:paraId="3C42AD17" w14:textId="77777777" w:rsidTr="00B85247">
        <w:tc>
          <w:tcPr>
            <w:tcW w:w="441" w:type="pct"/>
          </w:tcPr>
          <w:p w14:paraId="5B4DAAE6" w14:textId="22E6283F" w:rsidR="006436A8" w:rsidRPr="00A861F6" w:rsidRDefault="006436A8" w:rsidP="006436A8">
            <w:pPr>
              <w:rPr>
                <w:rFonts w:ascii="Aptos Narrow" w:hAnsi="Aptos Narrow"/>
                <w:sz w:val="16"/>
                <w:szCs w:val="16"/>
              </w:rPr>
            </w:pPr>
            <w:ins w:id="17" w:author="Andrey Fomin" w:date="2026-07-02T10:16:00Z" w16du:dateUtc="2026-07-02T08:16:00Z">
              <w:r>
                <w:rPr>
                  <w:rFonts w:ascii="Aptos Narrow" w:hAnsi="Aptos Narrow"/>
                  <w:sz w:val="16"/>
                  <w:szCs w:val="16"/>
                </w:rPr>
                <w:t>4.0</w:t>
              </w:r>
            </w:ins>
          </w:p>
        </w:tc>
        <w:tc>
          <w:tcPr>
            <w:tcW w:w="551" w:type="pct"/>
          </w:tcPr>
          <w:p w14:paraId="4DA2168A" w14:textId="72A2B547" w:rsidR="006436A8" w:rsidRPr="00A861F6" w:rsidRDefault="006436A8" w:rsidP="006436A8">
            <w:pPr>
              <w:rPr>
                <w:rFonts w:ascii="Aptos Narrow" w:hAnsi="Aptos Narrow"/>
                <w:sz w:val="16"/>
                <w:szCs w:val="16"/>
              </w:rPr>
            </w:pPr>
            <w:ins w:id="18" w:author="Andrey Fomin" w:date="2026-07-02T10:16:00Z" w16du:dateUtc="2026-07-02T08:16:00Z">
              <w:r>
                <w:rPr>
                  <w:rFonts w:ascii="Aptos Narrow" w:hAnsi="Aptos Narrow"/>
                  <w:sz w:val="16"/>
                  <w:szCs w:val="16"/>
                </w:rPr>
                <w:t>01.07.2026</w:t>
              </w:r>
            </w:ins>
          </w:p>
        </w:tc>
        <w:tc>
          <w:tcPr>
            <w:tcW w:w="3177" w:type="pct"/>
          </w:tcPr>
          <w:p w14:paraId="5E4795EE" w14:textId="0BCD382F" w:rsidR="006436A8" w:rsidRPr="00A861F6" w:rsidRDefault="006436A8" w:rsidP="006436A8">
            <w:pPr>
              <w:rPr>
                <w:rFonts w:ascii="Aptos Narrow" w:hAnsi="Aptos Narrow"/>
                <w:sz w:val="16"/>
                <w:szCs w:val="16"/>
              </w:rPr>
            </w:pPr>
            <w:ins w:id="19" w:author="Andrey Fomin" w:date="2026-07-02T10:16:00Z" w16du:dateUtc="2026-07-02T08:16:00Z">
              <w:r>
                <w:rPr>
                  <w:rFonts w:ascii="Aptos Narrow" w:hAnsi="Aptos Narrow"/>
                  <w:sz w:val="16"/>
                  <w:szCs w:val="16"/>
                </w:rPr>
                <w:t>Beantwortung der ÖBB-Kommentare durch Abbas Rizvi inkl. Ergänzungen</w:t>
              </w:r>
            </w:ins>
            <w:ins w:id="20" w:author="Andrey Fomin" w:date="2026-07-03T12:11:00Z" w16du:dateUtc="2026-07-03T10:11:00Z">
              <w:r w:rsidR="006E2F2F">
                <w:rPr>
                  <w:rFonts w:ascii="Aptos Narrow" w:hAnsi="Aptos Narrow"/>
                  <w:sz w:val="16"/>
                  <w:szCs w:val="16"/>
                </w:rPr>
                <w:t xml:space="preserve"> (AP-Kanaleinstellungen, </w:t>
              </w:r>
            </w:ins>
            <w:ins w:id="21" w:author="Andrey Fomin" w:date="2026-07-03T12:12:00Z" w16du:dateUtc="2026-07-03T10:12:00Z">
              <w:r w:rsidR="006E2F2F">
                <w:rPr>
                  <w:rFonts w:ascii="Aptos Narrow" w:hAnsi="Aptos Narrow"/>
                  <w:sz w:val="16"/>
                  <w:szCs w:val="16"/>
                </w:rPr>
                <w:t>Portal Lite Informationen)</w:t>
              </w:r>
            </w:ins>
            <w:ins w:id="22" w:author="Andrey Fomin" w:date="2026-07-02T10:16:00Z" w16du:dateUtc="2026-07-02T08:16:00Z">
              <w:r>
                <w:rPr>
                  <w:rFonts w:ascii="Aptos Narrow" w:hAnsi="Aptos Narrow"/>
                  <w:sz w:val="16"/>
                  <w:szCs w:val="16"/>
                </w:rPr>
                <w:t>. Korrekturlesen durch Michael Fehlau und Andrey Fomin.</w:t>
              </w:r>
            </w:ins>
          </w:p>
        </w:tc>
        <w:tc>
          <w:tcPr>
            <w:tcW w:w="831" w:type="pct"/>
          </w:tcPr>
          <w:p w14:paraId="7B4FB794" w14:textId="1DECC3F6" w:rsidR="006436A8" w:rsidRPr="00A861F6" w:rsidRDefault="006436A8" w:rsidP="006436A8">
            <w:pPr>
              <w:rPr>
                <w:rFonts w:ascii="Aptos Narrow" w:hAnsi="Aptos Narrow"/>
                <w:sz w:val="16"/>
                <w:szCs w:val="16"/>
              </w:rPr>
            </w:pPr>
            <w:ins w:id="23" w:author="Andrey Fomin" w:date="2026-07-02T10:16:00Z" w16du:dateUtc="2026-07-02T08:16:00Z">
              <w:r>
                <w:rPr>
                  <w:rFonts w:ascii="Aptos Narrow" w:hAnsi="Aptos Narrow"/>
                  <w:sz w:val="16"/>
                  <w:szCs w:val="16"/>
                </w:rPr>
                <w:t>Abbas Rizvi</w:t>
              </w:r>
            </w:ins>
          </w:p>
        </w:tc>
      </w:tr>
      <w:tr w:rsidR="00D764CD" w14:paraId="10B42AF3" w14:textId="77777777">
        <w:trPr>
          <w:ins w:id="24" w:author="Abbas Rizvi" w:date="2026-07-14T00:00:00Z"/>
        </w:trPr>
        <w:tc>
          <w:tcPr>
            <w:tcW w:w="441" w:type="pct"/>
          </w:tcPr>
          <w:p w14:paraId="58BE43C2" w14:textId="77777777" w:rsidR="00D764CD" w:rsidRDefault="00000000">
            <w:pPr>
              <w:rPr>
                <w:ins w:id="25" w:author="Abbas Rizvi" w:date="2026-07-14T00:00:00Z"/>
                <w:sz w:val="18"/>
              </w:rPr>
            </w:pPr>
            <w:ins w:id="26" w:author="Abbas Rizvi" w:date="2026-07-14T00:00:00Z">
              <w:r>
                <w:rPr>
                  <w:sz w:val="18"/>
                </w:rPr>
                <w:t>4.1</w:t>
              </w:r>
            </w:ins>
          </w:p>
        </w:tc>
        <w:tc>
          <w:tcPr>
            <w:tcW w:w="551" w:type="pct"/>
          </w:tcPr>
          <w:p w14:paraId="163A5D78" w14:textId="77777777" w:rsidR="00D764CD" w:rsidRDefault="00000000">
            <w:pPr>
              <w:rPr>
                <w:ins w:id="27" w:author="Abbas Rizvi" w:date="2026-07-14T00:00:00Z"/>
                <w:sz w:val="18"/>
              </w:rPr>
            </w:pPr>
            <w:ins w:id="28" w:author="Abbas Rizvi" w:date="2026-07-14T00:00:00Z">
              <w:r>
                <w:rPr>
                  <w:sz w:val="18"/>
                </w:rPr>
                <w:t>14.07.2026</w:t>
              </w:r>
            </w:ins>
          </w:p>
        </w:tc>
        <w:tc>
          <w:tcPr>
            <w:tcW w:w="3177" w:type="pct"/>
          </w:tcPr>
          <w:p w14:paraId="58207EF6" w14:textId="77777777" w:rsidR="00D764CD" w:rsidRDefault="00000000">
            <w:pPr>
              <w:rPr>
                <w:ins w:id="29" w:author="Abbas Rizvi" w:date="2026-07-14T00:00:00Z"/>
                <w:sz w:val="18"/>
              </w:rPr>
            </w:pPr>
            <w:ins w:id="30" w:author="Abbas Rizvi" w:date="2026-07-14T00:00:00Z">
              <w:r>
                <w:rPr>
                  <w:sz w:val="18"/>
                  <w:szCs w:val="18"/>
                </w:rPr>
                <w:t xml:space="preserve">Kapitel 3.2.2.3 (Zug-zu-Server-Zuweisung): Backend-seitige MAR5 Home Agents auf die oeffentlichen NAT-IP-Adressen (77.237.62.211-219) </w:t>
              </w:r>
              <w:r>
                <w:rPr>
                  <w:sz w:val="18"/>
                  <w:szCs w:val="18"/>
                </w:rPr>
                <w:lastRenderedPageBreak/>
                <w:t>umgestellt; zuvor waren die TUN-IPs angefuehrt. Terminologie in der Erlaeuterung zur Adressierung entsprechend angepasst.</w:t>
              </w:r>
            </w:ins>
          </w:p>
        </w:tc>
        <w:tc>
          <w:tcPr>
            <w:tcW w:w="831" w:type="pct"/>
          </w:tcPr>
          <w:p w14:paraId="71B3904F" w14:textId="77777777" w:rsidR="00D764CD" w:rsidRDefault="00000000">
            <w:pPr>
              <w:rPr>
                <w:ins w:id="31" w:author="Abbas Rizvi" w:date="2026-07-14T00:00:00Z"/>
                <w:sz w:val="18"/>
              </w:rPr>
            </w:pPr>
            <w:ins w:id="32" w:author="Abbas Rizvi" w:date="2026-07-14T00:00:00Z">
              <w:r>
                <w:rPr>
                  <w:sz w:val="18"/>
                </w:rPr>
                <w:lastRenderedPageBreak/>
                <w:t>Abbas Rizvi</w:t>
              </w:r>
            </w:ins>
          </w:p>
        </w:tc>
      </w:tr>
    </w:tbl>
    <w:p w14:paraId="35A96973" w14:textId="77777777" w:rsidR="000411C1" w:rsidRDefault="000411C1">
      <w:r>
        <w:br w:type="page"/>
      </w:r>
    </w:p>
    <w:p w14:paraId="6B2D72DB" w14:textId="75F372AC" w:rsidR="000C0458" w:rsidRPr="008A34FA" w:rsidRDefault="00805C02" w:rsidP="00E878C3">
      <w:pPr>
        <w:pStyle w:val="Heading1"/>
        <w:numPr>
          <w:ilvl w:val="0"/>
          <w:numId w:val="0"/>
        </w:numPr>
        <w:ind w:left="432" w:hanging="432"/>
      </w:pPr>
      <w:bookmarkStart w:id="33" w:name="_Toc234949572"/>
      <w:r w:rsidRPr="008A34FA">
        <w:lastRenderedPageBreak/>
        <w:t>Inhaltsverzeichnis</w:t>
      </w:r>
      <w:bookmarkEnd w:id="33"/>
    </w:p>
    <w:sdt>
      <w:sdtPr>
        <w:rPr>
          <w:rFonts w:ascii="Aptos Narrow" w:hAnsi="Aptos Narrow"/>
        </w:rPr>
        <w:id w:val="1234890231"/>
        <w:docPartObj>
          <w:docPartGallery w:val="Table of Contents"/>
          <w:docPartUnique/>
        </w:docPartObj>
      </w:sdtPr>
      <w:sdtContent>
        <w:p w14:paraId="61E52E95" w14:textId="03FCAD42" w:rsidR="00827226" w:rsidRDefault="0B7E20D7">
          <w:pPr>
            <w:pStyle w:val="TOC1"/>
            <w:rPr>
              <w:rFonts w:eastAsiaTheme="minorEastAsia" w:cstheme="minorBidi"/>
              <w:b w:val="0"/>
              <w:bCs w:val="0"/>
              <w:caps w:val="0"/>
              <w:noProof/>
              <w:kern w:val="2"/>
              <w:sz w:val="24"/>
              <w:szCs w:val="24"/>
              <w:lang w:val="en-GB" w:eastAsia="en-GB"/>
              <w14:ligatures w14:val="standardContextual"/>
            </w:rPr>
          </w:pPr>
          <w:r w:rsidRPr="008A34FA">
            <w:rPr>
              <w:rFonts w:ascii="Aptos Narrow" w:hAnsi="Aptos Narrow"/>
            </w:rPr>
            <w:fldChar w:fldCharType="begin"/>
          </w:r>
          <w:r w:rsidRPr="008A34FA">
            <w:rPr>
              <w:rFonts w:ascii="Aptos Narrow" w:hAnsi="Aptos Narrow"/>
            </w:rPr>
            <w:instrText>TOC \o "1-3" \h \z \u</w:instrText>
          </w:r>
          <w:r w:rsidRPr="008A34FA">
            <w:rPr>
              <w:rFonts w:ascii="Aptos Narrow" w:hAnsi="Aptos Narrow"/>
            </w:rPr>
            <w:fldChar w:fldCharType="separate"/>
          </w:r>
          <w:hyperlink w:anchor="_Toc234949571" w:history="1">
            <w:r w:rsidR="00827226" w:rsidRPr="00033487">
              <w:rPr>
                <w:rStyle w:val="Hyperlink"/>
                <w:noProof/>
                <w:lang w:val="de-DE"/>
              </w:rPr>
              <w:t>Dokumentverlauf</w:t>
            </w:r>
            <w:r w:rsidR="00827226">
              <w:rPr>
                <w:noProof/>
                <w:webHidden/>
              </w:rPr>
              <w:tab/>
            </w:r>
            <w:r w:rsidR="00827226">
              <w:rPr>
                <w:noProof/>
                <w:webHidden/>
              </w:rPr>
              <w:fldChar w:fldCharType="begin"/>
            </w:r>
            <w:r w:rsidR="00827226">
              <w:rPr>
                <w:noProof/>
                <w:webHidden/>
              </w:rPr>
              <w:instrText xml:space="preserve"> PAGEREF _Toc234949571 \h </w:instrText>
            </w:r>
            <w:r w:rsidR="00827226">
              <w:rPr>
                <w:noProof/>
                <w:webHidden/>
              </w:rPr>
            </w:r>
            <w:r w:rsidR="00827226">
              <w:rPr>
                <w:noProof/>
                <w:webHidden/>
              </w:rPr>
              <w:fldChar w:fldCharType="separate"/>
            </w:r>
            <w:r w:rsidR="00827226">
              <w:rPr>
                <w:noProof/>
                <w:webHidden/>
              </w:rPr>
              <w:t>2</w:t>
            </w:r>
            <w:r w:rsidR="00827226">
              <w:rPr>
                <w:noProof/>
                <w:webHidden/>
              </w:rPr>
              <w:fldChar w:fldCharType="end"/>
            </w:r>
          </w:hyperlink>
        </w:p>
        <w:p w14:paraId="3038FCD8" w14:textId="0CDCC3B0"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572" w:history="1">
            <w:r w:rsidRPr="00033487">
              <w:rPr>
                <w:rStyle w:val="Hyperlink"/>
                <w:noProof/>
              </w:rPr>
              <w:t>Inhaltsverzeichnis</w:t>
            </w:r>
            <w:r>
              <w:rPr>
                <w:noProof/>
                <w:webHidden/>
              </w:rPr>
              <w:tab/>
            </w:r>
            <w:r>
              <w:rPr>
                <w:noProof/>
                <w:webHidden/>
              </w:rPr>
              <w:fldChar w:fldCharType="begin"/>
            </w:r>
            <w:r>
              <w:rPr>
                <w:noProof/>
                <w:webHidden/>
              </w:rPr>
              <w:instrText xml:space="preserve"> PAGEREF _Toc234949572 \h </w:instrText>
            </w:r>
            <w:r>
              <w:rPr>
                <w:noProof/>
                <w:webHidden/>
              </w:rPr>
            </w:r>
            <w:r>
              <w:rPr>
                <w:noProof/>
                <w:webHidden/>
              </w:rPr>
              <w:fldChar w:fldCharType="separate"/>
            </w:r>
            <w:r>
              <w:rPr>
                <w:noProof/>
                <w:webHidden/>
              </w:rPr>
              <w:t>4</w:t>
            </w:r>
            <w:r>
              <w:rPr>
                <w:noProof/>
                <w:webHidden/>
              </w:rPr>
              <w:fldChar w:fldCharType="end"/>
            </w:r>
          </w:hyperlink>
        </w:p>
        <w:p w14:paraId="1548C7D5" w14:textId="56BD5E11"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573" w:history="1">
            <w:r w:rsidRPr="00033487">
              <w:rPr>
                <w:rStyle w:val="Hyperlink"/>
                <w:rFonts w:ascii="Aptos Narrow" w:hAnsi="Aptos Narrow"/>
                <w:noProof/>
              </w:rPr>
              <w:t>1</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rPr>
              <w:t>Einleitung</w:t>
            </w:r>
            <w:r>
              <w:rPr>
                <w:noProof/>
                <w:webHidden/>
              </w:rPr>
              <w:tab/>
            </w:r>
            <w:r>
              <w:rPr>
                <w:noProof/>
                <w:webHidden/>
              </w:rPr>
              <w:fldChar w:fldCharType="begin"/>
            </w:r>
            <w:r>
              <w:rPr>
                <w:noProof/>
                <w:webHidden/>
              </w:rPr>
              <w:instrText xml:space="preserve"> PAGEREF _Toc234949573 \h </w:instrText>
            </w:r>
            <w:r>
              <w:rPr>
                <w:noProof/>
                <w:webHidden/>
              </w:rPr>
            </w:r>
            <w:r>
              <w:rPr>
                <w:noProof/>
                <w:webHidden/>
              </w:rPr>
              <w:fldChar w:fldCharType="separate"/>
            </w:r>
            <w:r>
              <w:rPr>
                <w:noProof/>
                <w:webHidden/>
              </w:rPr>
              <w:t>7</w:t>
            </w:r>
            <w:r>
              <w:rPr>
                <w:noProof/>
                <w:webHidden/>
              </w:rPr>
              <w:fldChar w:fldCharType="end"/>
            </w:r>
          </w:hyperlink>
        </w:p>
        <w:p w14:paraId="2426F64B" w14:textId="46FA834D"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574" w:history="1">
            <w:r w:rsidRPr="00033487">
              <w:rPr>
                <w:rStyle w:val="Hyperlink"/>
                <w:rFonts w:ascii="Aptos Narrow" w:hAnsi="Aptos Narrow"/>
                <w:noProof/>
                <w:lang w:eastAsia="ja-JP"/>
              </w:rPr>
              <w:t>2</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ZUGZUSAMMENSTELLUNG</w:t>
            </w:r>
            <w:r>
              <w:rPr>
                <w:noProof/>
                <w:webHidden/>
              </w:rPr>
              <w:tab/>
            </w:r>
            <w:r>
              <w:rPr>
                <w:noProof/>
                <w:webHidden/>
              </w:rPr>
              <w:fldChar w:fldCharType="begin"/>
            </w:r>
            <w:r>
              <w:rPr>
                <w:noProof/>
                <w:webHidden/>
              </w:rPr>
              <w:instrText xml:space="preserve"> PAGEREF _Toc234949574 \h </w:instrText>
            </w:r>
            <w:r>
              <w:rPr>
                <w:noProof/>
                <w:webHidden/>
              </w:rPr>
            </w:r>
            <w:r>
              <w:rPr>
                <w:noProof/>
                <w:webHidden/>
              </w:rPr>
              <w:fldChar w:fldCharType="separate"/>
            </w:r>
            <w:r>
              <w:rPr>
                <w:noProof/>
                <w:webHidden/>
              </w:rPr>
              <w:t>8</w:t>
            </w:r>
            <w:r>
              <w:rPr>
                <w:noProof/>
                <w:webHidden/>
              </w:rPr>
              <w:fldChar w:fldCharType="end"/>
            </w:r>
          </w:hyperlink>
        </w:p>
        <w:p w14:paraId="05C372C4" w14:textId="7D77DFD7"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75" w:history="1">
            <w:r w:rsidRPr="00033487">
              <w:rPr>
                <w:rStyle w:val="Hyperlink"/>
                <w:rFonts w:ascii="Aptos Narrow" w:hAnsi="Aptos Narrow"/>
                <w:noProof/>
              </w:rPr>
              <w:t>2.1</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Garnitur und Wagen Spezifikationen</w:t>
            </w:r>
            <w:r>
              <w:rPr>
                <w:noProof/>
                <w:webHidden/>
              </w:rPr>
              <w:tab/>
            </w:r>
            <w:r>
              <w:rPr>
                <w:noProof/>
                <w:webHidden/>
              </w:rPr>
              <w:fldChar w:fldCharType="begin"/>
            </w:r>
            <w:r>
              <w:rPr>
                <w:noProof/>
                <w:webHidden/>
              </w:rPr>
              <w:instrText xml:space="preserve"> PAGEREF _Toc234949575 \h </w:instrText>
            </w:r>
            <w:r>
              <w:rPr>
                <w:noProof/>
                <w:webHidden/>
              </w:rPr>
            </w:r>
            <w:r>
              <w:rPr>
                <w:noProof/>
                <w:webHidden/>
              </w:rPr>
              <w:fldChar w:fldCharType="separate"/>
            </w:r>
            <w:r>
              <w:rPr>
                <w:noProof/>
                <w:webHidden/>
              </w:rPr>
              <w:t>8</w:t>
            </w:r>
            <w:r>
              <w:rPr>
                <w:noProof/>
                <w:webHidden/>
              </w:rPr>
              <w:fldChar w:fldCharType="end"/>
            </w:r>
          </w:hyperlink>
        </w:p>
        <w:p w14:paraId="361682AD" w14:textId="15C4E9CB"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76" w:history="1">
            <w:r w:rsidRPr="00033487">
              <w:rPr>
                <w:rStyle w:val="Hyperlink"/>
                <w:rFonts w:ascii="Aptos Narrow" w:hAnsi="Aptos Narrow"/>
                <w:noProof/>
                <w:lang w:bidi="th-TH"/>
              </w:rPr>
              <w:t>2.1.1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Wagenpositionen und IoB-Funktion</w:t>
            </w:r>
            <w:r>
              <w:rPr>
                <w:noProof/>
                <w:webHidden/>
              </w:rPr>
              <w:tab/>
            </w:r>
            <w:r>
              <w:rPr>
                <w:noProof/>
                <w:webHidden/>
              </w:rPr>
              <w:fldChar w:fldCharType="begin"/>
            </w:r>
            <w:r>
              <w:rPr>
                <w:noProof/>
                <w:webHidden/>
              </w:rPr>
              <w:instrText xml:space="preserve"> PAGEREF _Toc234949576 \h </w:instrText>
            </w:r>
            <w:r>
              <w:rPr>
                <w:noProof/>
                <w:webHidden/>
              </w:rPr>
            </w:r>
            <w:r>
              <w:rPr>
                <w:noProof/>
                <w:webHidden/>
              </w:rPr>
              <w:fldChar w:fldCharType="separate"/>
            </w:r>
            <w:r>
              <w:rPr>
                <w:noProof/>
                <w:webHidden/>
              </w:rPr>
              <w:t>9</w:t>
            </w:r>
            <w:r>
              <w:rPr>
                <w:noProof/>
                <w:webHidden/>
              </w:rPr>
              <w:fldChar w:fldCharType="end"/>
            </w:r>
          </w:hyperlink>
        </w:p>
        <w:p w14:paraId="189FE68A" w14:textId="330FE14E"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577" w:history="1">
            <w:r w:rsidRPr="00033487">
              <w:rPr>
                <w:rStyle w:val="Hyperlink"/>
                <w:rFonts w:ascii="Aptos Narrow" w:hAnsi="Aptos Narrow"/>
                <w:noProof/>
                <w:lang w:eastAsia="ja-JP"/>
              </w:rPr>
              <w:t>3</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Internet on Board Lösung</w:t>
            </w:r>
            <w:r>
              <w:rPr>
                <w:noProof/>
                <w:webHidden/>
              </w:rPr>
              <w:tab/>
            </w:r>
            <w:r>
              <w:rPr>
                <w:noProof/>
                <w:webHidden/>
              </w:rPr>
              <w:fldChar w:fldCharType="begin"/>
            </w:r>
            <w:r>
              <w:rPr>
                <w:noProof/>
                <w:webHidden/>
              </w:rPr>
              <w:instrText xml:space="preserve"> PAGEREF _Toc234949577 \h </w:instrText>
            </w:r>
            <w:r>
              <w:rPr>
                <w:noProof/>
                <w:webHidden/>
              </w:rPr>
            </w:r>
            <w:r>
              <w:rPr>
                <w:noProof/>
                <w:webHidden/>
              </w:rPr>
              <w:fldChar w:fldCharType="separate"/>
            </w:r>
            <w:r>
              <w:rPr>
                <w:noProof/>
                <w:webHidden/>
              </w:rPr>
              <w:t>10</w:t>
            </w:r>
            <w:r>
              <w:rPr>
                <w:noProof/>
                <w:webHidden/>
              </w:rPr>
              <w:fldChar w:fldCharType="end"/>
            </w:r>
          </w:hyperlink>
        </w:p>
        <w:p w14:paraId="495BFEBE" w14:textId="4667A285"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78" w:history="1">
            <w:r w:rsidRPr="00033487">
              <w:rPr>
                <w:rStyle w:val="Hyperlink"/>
                <w:rFonts w:ascii="Aptos Narrow" w:hAnsi="Aptos Narrow"/>
                <w:noProof/>
              </w:rPr>
              <w:t>3.1</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Nomad Connect CCU</w:t>
            </w:r>
            <w:r>
              <w:rPr>
                <w:noProof/>
                <w:webHidden/>
              </w:rPr>
              <w:tab/>
            </w:r>
            <w:r>
              <w:rPr>
                <w:noProof/>
                <w:webHidden/>
              </w:rPr>
              <w:fldChar w:fldCharType="begin"/>
            </w:r>
            <w:r>
              <w:rPr>
                <w:noProof/>
                <w:webHidden/>
              </w:rPr>
              <w:instrText xml:space="preserve"> PAGEREF _Toc234949578 \h </w:instrText>
            </w:r>
            <w:r>
              <w:rPr>
                <w:noProof/>
                <w:webHidden/>
              </w:rPr>
            </w:r>
            <w:r>
              <w:rPr>
                <w:noProof/>
                <w:webHidden/>
              </w:rPr>
              <w:fldChar w:fldCharType="separate"/>
            </w:r>
            <w:r>
              <w:rPr>
                <w:noProof/>
                <w:webHidden/>
              </w:rPr>
              <w:t>11</w:t>
            </w:r>
            <w:r>
              <w:rPr>
                <w:noProof/>
                <w:webHidden/>
              </w:rPr>
              <w:fldChar w:fldCharType="end"/>
            </w:r>
          </w:hyperlink>
        </w:p>
        <w:p w14:paraId="6948AB38" w14:textId="7CE5B2B8"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79" w:history="1">
            <w:r w:rsidRPr="00033487">
              <w:rPr>
                <w:rStyle w:val="Hyperlink"/>
                <w:rFonts w:ascii="Aptos Narrow" w:hAnsi="Aptos Narrow"/>
                <w:noProof/>
              </w:rPr>
              <w:t>3.2</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Backend</w:t>
            </w:r>
            <w:r>
              <w:rPr>
                <w:noProof/>
                <w:webHidden/>
              </w:rPr>
              <w:tab/>
            </w:r>
            <w:r>
              <w:rPr>
                <w:noProof/>
                <w:webHidden/>
              </w:rPr>
              <w:fldChar w:fldCharType="begin"/>
            </w:r>
            <w:r>
              <w:rPr>
                <w:noProof/>
                <w:webHidden/>
              </w:rPr>
              <w:instrText xml:space="preserve"> PAGEREF _Toc234949579 \h </w:instrText>
            </w:r>
            <w:r>
              <w:rPr>
                <w:noProof/>
                <w:webHidden/>
              </w:rPr>
            </w:r>
            <w:r>
              <w:rPr>
                <w:noProof/>
                <w:webHidden/>
              </w:rPr>
              <w:fldChar w:fldCharType="separate"/>
            </w:r>
            <w:r>
              <w:rPr>
                <w:noProof/>
                <w:webHidden/>
              </w:rPr>
              <w:t>11</w:t>
            </w:r>
            <w:r>
              <w:rPr>
                <w:noProof/>
                <w:webHidden/>
              </w:rPr>
              <w:fldChar w:fldCharType="end"/>
            </w:r>
          </w:hyperlink>
        </w:p>
        <w:p w14:paraId="23DD6846" w14:textId="6FC5B986"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80" w:history="1">
            <w:r w:rsidRPr="00033487">
              <w:rPr>
                <w:rStyle w:val="Hyperlink"/>
                <w:rFonts w:ascii="Aptos Narrow" w:hAnsi="Aptos Narrow"/>
                <w:noProof/>
                <w:lang w:val="en-GB" w:bidi="th-TH"/>
              </w:rPr>
              <w:t>3.2.1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Die Zug-Land verbindung</w:t>
            </w:r>
            <w:r>
              <w:rPr>
                <w:noProof/>
                <w:webHidden/>
              </w:rPr>
              <w:tab/>
            </w:r>
            <w:r>
              <w:rPr>
                <w:noProof/>
                <w:webHidden/>
              </w:rPr>
              <w:fldChar w:fldCharType="begin"/>
            </w:r>
            <w:r>
              <w:rPr>
                <w:noProof/>
                <w:webHidden/>
              </w:rPr>
              <w:instrText xml:space="preserve"> PAGEREF _Toc234949580 \h </w:instrText>
            </w:r>
            <w:r>
              <w:rPr>
                <w:noProof/>
                <w:webHidden/>
              </w:rPr>
            </w:r>
            <w:r>
              <w:rPr>
                <w:noProof/>
                <w:webHidden/>
              </w:rPr>
              <w:fldChar w:fldCharType="separate"/>
            </w:r>
            <w:r>
              <w:rPr>
                <w:noProof/>
                <w:webHidden/>
              </w:rPr>
              <w:t>12</w:t>
            </w:r>
            <w:r>
              <w:rPr>
                <w:noProof/>
                <w:webHidden/>
              </w:rPr>
              <w:fldChar w:fldCharType="end"/>
            </w:r>
          </w:hyperlink>
        </w:p>
        <w:p w14:paraId="7FF6129A" w14:textId="1E40FFFE"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81" w:history="1">
            <w:r w:rsidRPr="00033487">
              <w:rPr>
                <w:rStyle w:val="Hyperlink"/>
                <w:rFonts w:ascii="Aptos Narrow" w:hAnsi="Aptos Narrow"/>
                <w:noProof/>
                <w:lang w:val="en-GB" w:eastAsia="en-GB" w:bidi="th-TH"/>
              </w:rPr>
              <w:t>3.2.2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OEBB NOC Details</w:t>
            </w:r>
            <w:r>
              <w:rPr>
                <w:noProof/>
                <w:webHidden/>
              </w:rPr>
              <w:tab/>
            </w:r>
            <w:r>
              <w:rPr>
                <w:noProof/>
                <w:webHidden/>
              </w:rPr>
              <w:fldChar w:fldCharType="begin"/>
            </w:r>
            <w:r>
              <w:rPr>
                <w:noProof/>
                <w:webHidden/>
              </w:rPr>
              <w:instrText xml:space="preserve"> PAGEREF _Toc234949581 \h </w:instrText>
            </w:r>
            <w:r>
              <w:rPr>
                <w:noProof/>
                <w:webHidden/>
              </w:rPr>
            </w:r>
            <w:r>
              <w:rPr>
                <w:noProof/>
                <w:webHidden/>
              </w:rPr>
              <w:fldChar w:fldCharType="separate"/>
            </w:r>
            <w:r>
              <w:rPr>
                <w:noProof/>
                <w:webHidden/>
              </w:rPr>
              <w:t>13</w:t>
            </w:r>
            <w:r>
              <w:rPr>
                <w:noProof/>
                <w:webHidden/>
              </w:rPr>
              <w:fldChar w:fldCharType="end"/>
            </w:r>
          </w:hyperlink>
        </w:p>
        <w:p w14:paraId="1E34A199" w14:textId="048CBD47"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82" w:history="1">
            <w:r w:rsidRPr="00033487">
              <w:rPr>
                <w:rStyle w:val="Hyperlink"/>
                <w:rFonts w:ascii="Aptos Narrow" w:hAnsi="Aptos Narrow"/>
                <w:noProof/>
              </w:rPr>
              <w:t>3.3</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FahrgastPortal</w:t>
            </w:r>
            <w:r>
              <w:rPr>
                <w:noProof/>
                <w:webHidden/>
              </w:rPr>
              <w:tab/>
            </w:r>
            <w:r>
              <w:rPr>
                <w:noProof/>
                <w:webHidden/>
              </w:rPr>
              <w:fldChar w:fldCharType="begin"/>
            </w:r>
            <w:r>
              <w:rPr>
                <w:noProof/>
                <w:webHidden/>
              </w:rPr>
              <w:instrText xml:space="preserve"> PAGEREF _Toc234949582 \h </w:instrText>
            </w:r>
            <w:r>
              <w:rPr>
                <w:noProof/>
                <w:webHidden/>
              </w:rPr>
            </w:r>
            <w:r>
              <w:rPr>
                <w:noProof/>
                <w:webHidden/>
              </w:rPr>
              <w:fldChar w:fldCharType="separate"/>
            </w:r>
            <w:r>
              <w:rPr>
                <w:noProof/>
                <w:webHidden/>
              </w:rPr>
              <w:t>14</w:t>
            </w:r>
            <w:r>
              <w:rPr>
                <w:noProof/>
                <w:webHidden/>
              </w:rPr>
              <w:fldChar w:fldCharType="end"/>
            </w:r>
          </w:hyperlink>
        </w:p>
        <w:p w14:paraId="6428239A" w14:textId="67C9FA1F"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83" w:history="1">
            <w:r w:rsidRPr="00033487">
              <w:rPr>
                <w:rStyle w:val="Hyperlink"/>
                <w:rFonts w:ascii="Aptos Narrow" w:hAnsi="Aptos Narrow"/>
                <w:noProof/>
                <w:lang w:eastAsia="en-GB" w:bidi="th-TH"/>
              </w:rPr>
              <w:t>3.3.1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Portal Lite</w:t>
            </w:r>
            <w:r>
              <w:rPr>
                <w:noProof/>
                <w:webHidden/>
              </w:rPr>
              <w:tab/>
            </w:r>
            <w:r>
              <w:rPr>
                <w:noProof/>
                <w:webHidden/>
              </w:rPr>
              <w:fldChar w:fldCharType="begin"/>
            </w:r>
            <w:r>
              <w:rPr>
                <w:noProof/>
                <w:webHidden/>
              </w:rPr>
              <w:instrText xml:space="preserve"> PAGEREF _Toc234949583 \h </w:instrText>
            </w:r>
            <w:r>
              <w:rPr>
                <w:noProof/>
                <w:webHidden/>
              </w:rPr>
            </w:r>
            <w:r>
              <w:rPr>
                <w:noProof/>
                <w:webHidden/>
              </w:rPr>
              <w:fldChar w:fldCharType="separate"/>
            </w:r>
            <w:r>
              <w:rPr>
                <w:noProof/>
                <w:webHidden/>
              </w:rPr>
              <w:t>15</w:t>
            </w:r>
            <w:r>
              <w:rPr>
                <w:noProof/>
                <w:webHidden/>
              </w:rPr>
              <w:fldChar w:fldCharType="end"/>
            </w:r>
          </w:hyperlink>
        </w:p>
        <w:p w14:paraId="72EAAD8C" w14:textId="2F4F8BDD"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84" w:history="1">
            <w:r w:rsidRPr="00033487">
              <w:rPr>
                <w:rStyle w:val="Hyperlink"/>
                <w:rFonts w:ascii="Aptos Narrow" w:hAnsi="Aptos Narrow"/>
                <w:noProof/>
              </w:rPr>
              <w:t>3.4</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Auto-Login (Captive Portal)</w:t>
            </w:r>
            <w:r>
              <w:rPr>
                <w:noProof/>
                <w:webHidden/>
              </w:rPr>
              <w:tab/>
            </w:r>
            <w:r>
              <w:rPr>
                <w:noProof/>
                <w:webHidden/>
              </w:rPr>
              <w:fldChar w:fldCharType="begin"/>
            </w:r>
            <w:r>
              <w:rPr>
                <w:noProof/>
                <w:webHidden/>
              </w:rPr>
              <w:instrText xml:space="preserve"> PAGEREF _Toc234949584 \h </w:instrText>
            </w:r>
            <w:r>
              <w:rPr>
                <w:noProof/>
                <w:webHidden/>
              </w:rPr>
            </w:r>
            <w:r>
              <w:rPr>
                <w:noProof/>
                <w:webHidden/>
              </w:rPr>
              <w:fldChar w:fldCharType="separate"/>
            </w:r>
            <w:r>
              <w:rPr>
                <w:noProof/>
                <w:webHidden/>
              </w:rPr>
              <w:t>23</w:t>
            </w:r>
            <w:r>
              <w:rPr>
                <w:noProof/>
                <w:webHidden/>
              </w:rPr>
              <w:fldChar w:fldCharType="end"/>
            </w:r>
          </w:hyperlink>
        </w:p>
        <w:p w14:paraId="3010D590" w14:textId="5D66694F"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85" w:history="1">
            <w:r w:rsidRPr="00033487">
              <w:rPr>
                <w:rStyle w:val="Hyperlink"/>
                <w:rFonts w:ascii="Aptos Narrow" w:hAnsi="Aptos Narrow"/>
                <w:noProof/>
                <w:lang w:bidi="th-TH"/>
              </w:rPr>
              <w:t>3.4.1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Funktionsweise</w:t>
            </w:r>
            <w:r>
              <w:rPr>
                <w:noProof/>
                <w:webHidden/>
              </w:rPr>
              <w:tab/>
            </w:r>
            <w:r>
              <w:rPr>
                <w:noProof/>
                <w:webHidden/>
              </w:rPr>
              <w:fldChar w:fldCharType="begin"/>
            </w:r>
            <w:r>
              <w:rPr>
                <w:noProof/>
                <w:webHidden/>
              </w:rPr>
              <w:instrText xml:space="preserve"> PAGEREF _Toc234949585 \h </w:instrText>
            </w:r>
            <w:r>
              <w:rPr>
                <w:noProof/>
                <w:webHidden/>
              </w:rPr>
            </w:r>
            <w:r>
              <w:rPr>
                <w:noProof/>
                <w:webHidden/>
              </w:rPr>
              <w:fldChar w:fldCharType="separate"/>
            </w:r>
            <w:r>
              <w:rPr>
                <w:noProof/>
                <w:webHidden/>
              </w:rPr>
              <w:t>23</w:t>
            </w:r>
            <w:r>
              <w:rPr>
                <w:noProof/>
                <w:webHidden/>
              </w:rPr>
              <w:fldChar w:fldCharType="end"/>
            </w:r>
          </w:hyperlink>
        </w:p>
        <w:p w14:paraId="10DDB8FA" w14:textId="692ED260"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86" w:history="1">
            <w:r w:rsidRPr="00033487">
              <w:rPr>
                <w:rStyle w:val="Hyperlink"/>
                <w:rFonts w:ascii="Aptos Narrow" w:hAnsi="Aptos Narrow"/>
                <w:noProof/>
                <w:lang w:bidi="th-TH"/>
              </w:rPr>
              <w:t>3.4.2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Datenschutz (DSGVO)</w:t>
            </w:r>
            <w:r>
              <w:rPr>
                <w:noProof/>
                <w:webHidden/>
              </w:rPr>
              <w:tab/>
            </w:r>
            <w:r>
              <w:rPr>
                <w:noProof/>
                <w:webHidden/>
              </w:rPr>
              <w:fldChar w:fldCharType="begin"/>
            </w:r>
            <w:r>
              <w:rPr>
                <w:noProof/>
                <w:webHidden/>
              </w:rPr>
              <w:instrText xml:space="preserve"> PAGEREF _Toc234949586 \h </w:instrText>
            </w:r>
            <w:r>
              <w:rPr>
                <w:noProof/>
                <w:webHidden/>
              </w:rPr>
            </w:r>
            <w:r>
              <w:rPr>
                <w:noProof/>
                <w:webHidden/>
              </w:rPr>
              <w:fldChar w:fldCharType="separate"/>
            </w:r>
            <w:r>
              <w:rPr>
                <w:noProof/>
                <w:webHidden/>
              </w:rPr>
              <w:t>23</w:t>
            </w:r>
            <w:r>
              <w:rPr>
                <w:noProof/>
                <w:webHidden/>
              </w:rPr>
              <w:fldChar w:fldCharType="end"/>
            </w:r>
          </w:hyperlink>
        </w:p>
        <w:p w14:paraId="250E031F" w14:textId="5631B016"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87" w:history="1">
            <w:r w:rsidRPr="00033487">
              <w:rPr>
                <w:rStyle w:val="Hyperlink"/>
                <w:rFonts w:ascii="Aptos Narrow" w:hAnsi="Aptos Narrow"/>
                <w:noProof/>
                <w:lang w:bidi="th-TH"/>
              </w:rPr>
              <w:t>3.4.3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Konfigurierbare Parameter</w:t>
            </w:r>
            <w:r>
              <w:rPr>
                <w:noProof/>
                <w:webHidden/>
              </w:rPr>
              <w:tab/>
            </w:r>
            <w:r>
              <w:rPr>
                <w:noProof/>
                <w:webHidden/>
              </w:rPr>
              <w:fldChar w:fldCharType="begin"/>
            </w:r>
            <w:r>
              <w:rPr>
                <w:noProof/>
                <w:webHidden/>
              </w:rPr>
              <w:instrText xml:space="preserve"> PAGEREF _Toc234949587 \h </w:instrText>
            </w:r>
            <w:r>
              <w:rPr>
                <w:noProof/>
                <w:webHidden/>
              </w:rPr>
            </w:r>
            <w:r>
              <w:rPr>
                <w:noProof/>
                <w:webHidden/>
              </w:rPr>
              <w:fldChar w:fldCharType="separate"/>
            </w:r>
            <w:r>
              <w:rPr>
                <w:noProof/>
                <w:webHidden/>
              </w:rPr>
              <w:t>23</w:t>
            </w:r>
            <w:r>
              <w:rPr>
                <w:noProof/>
                <w:webHidden/>
              </w:rPr>
              <w:fldChar w:fldCharType="end"/>
            </w:r>
          </w:hyperlink>
        </w:p>
        <w:p w14:paraId="259A8DDC" w14:textId="0560D12E"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88" w:history="1">
            <w:r w:rsidRPr="00033487">
              <w:rPr>
                <w:rStyle w:val="Hyperlink"/>
                <w:rFonts w:ascii="Aptos Narrow" w:hAnsi="Aptos Narrow"/>
                <w:noProof/>
                <w:lang w:bidi="th-TH"/>
              </w:rPr>
              <w:t>3.4.4</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Abgrenzung: Auto-Login bei Failover</w:t>
            </w:r>
            <w:r>
              <w:rPr>
                <w:noProof/>
                <w:webHidden/>
              </w:rPr>
              <w:tab/>
            </w:r>
            <w:r>
              <w:rPr>
                <w:noProof/>
                <w:webHidden/>
              </w:rPr>
              <w:fldChar w:fldCharType="begin"/>
            </w:r>
            <w:r>
              <w:rPr>
                <w:noProof/>
                <w:webHidden/>
              </w:rPr>
              <w:instrText xml:space="preserve"> PAGEREF _Toc234949588 \h </w:instrText>
            </w:r>
            <w:r>
              <w:rPr>
                <w:noProof/>
                <w:webHidden/>
              </w:rPr>
            </w:r>
            <w:r>
              <w:rPr>
                <w:noProof/>
                <w:webHidden/>
              </w:rPr>
              <w:fldChar w:fldCharType="separate"/>
            </w:r>
            <w:r>
              <w:rPr>
                <w:noProof/>
                <w:webHidden/>
              </w:rPr>
              <w:t>23</w:t>
            </w:r>
            <w:r>
              <w:rPr>
                <w:noProof/>
                <w:webHidden/>
              </w:rPr>
              <w:fldChar w:fldCharType="end"/>
            </w:r>
          </w:hyperlink>
        </w:p>
        <w:p w14:paraId="35410358" w14:textId="7A6CC71E"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89" w:history="1">
            <w:r w:rsidRPr="00033487">
              <w:rPr>
                <w:rStyle w:val="Hyperlink"/>
                <w:rFonts w:ascii="Aptos Narrow" w:hAnsi="Aptos Narrow"/>
                <w:noProof/>
              </w:rPr>
              <w:t>3.5</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Monitoring - NMS</w:t>
            </w:r>
            <w:r>
              <w:rPr>
                <w:noProof/>
                <w:webHidden/>
              </w:rPr>
              <w:tab/>
            </w:r>
            <w:r>
              <w:rPr>
                <w:noProof/>
                <w:webHidden/>
              </w:rPr>
              <w:fldChar w:fldCharType="begin"/>
            </w:r>
            <w:r>
              <w:rPr>
                <w:noProof/>
                <w:webHidden/>
              </w:rPr>
              <w:instrText xml:space="preserve"> PAGEREF _Toc234949589 \h </w:instrText>
            </w:r>
            <w:r>
              <w:rPr>
                <w:noProof/>
                <w:webHidden/>
              </w:rPr>
            </w:r>
            <w:r>
              <w:rPr>
                <w:noProof/>
                <w:webHidden/>
              </w:rPr>
              <w:fldChar w:fldCharType="separate"/>
            </w:r>
            <w:r>
              <w:rPr>
                <w:noProof/>
                <w:webHidden/>
              </w:rPr>
              <w:t>23</w:t>
            </w:r>
            <w:r>
              <w:rPr>
                <w:noProof/>
                <w:webHidden/>
              </w:rPr>
              <w:fldChar w:fldCharType="end"/>
            </w:r>
          </w:hyperlink>
        </w:p>
        <w:p w14:paraId="1A2A1951" w14:textId="6F5727AD"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0" w:history="1">
            <w:r w:rsidRPr="00033487">
              <w:rPr>
                <w:rStyle w:val="Hyperlink"/>
                <w:rFonts w:ascii="Aptos Narrow" w:hAnsi="Aptos Narrow"/>
                <w:noProof/>
                <w:lang w:val="en-GB" w:eastAsia="en-GB" w:bidi="th-TH"/>
              </w:rPr>
              <w:t>3.5.1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Geolokalisierung</w:t>
            </w:r>
            <w:r>
              <w:rPr>
                <w:noProof/>
                <w:webHidden/>
              </w:rPr>
              <w:tab/>
            </w:r>
            <w:r>
              <w:rPr>
                <w:noProof/>
                <w:webHidden/>
              </w:rPr>
              <w:fldChar w:fldCharType="begin"/>
            </w:r>
            <w:r>
              <w:rPr>
                <w:noProof/>
                <w:webHidden/>
              </w:rPr>
              <w:instrText xml:space="preserve"> PAGEREF _Toc234949590 \h </w:instrText>
            </w:r>
            <w:r>
              <w:rPr>
                <w:noProof/>
                <w:webHidden/>
              </w:rPr>
            </w:r>
            <w:r>
              <w:rPr>
                <w:noProof/>
                <w:webHidden/>
              </w:rPr>
              <w:fldChar w:fldCharType="separate"/>
            </w:r>
            <w:r>
              <w:rPr>
                <w:noProof/>
                <w:webHidden/>
              </w:rPr>
              <w:t>24</w:t>
            </w:r>
            <w:r>
              <w:rPr>
                <w:noProof/>
                <w:webHidden/>
              </w:rPr>
              <w:fldChar w:fldCharType="end"/>
            </w:r>
          </w:hyperlink>
        </w:p>
        <w:p w14:paraId="5C1A03CD" w14:textId="1701D171"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91" w:history="1">
            <w:r w:rsidRPr="00033487">
              <w:rPr>
                <w:rStyle w:val="Hyperlink"/>
                <w:rFonts w:ascii="Aptos Narrow" w:hAnsi="Aptos Narrow"/>
                <w:noProof/>
              </w:rPr>
              <w:t>3.6</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Engineering pages</w:t>
            </w:r>
            <w:r>
              <w:rPr>
                <w:noProof/>
                <w:webHidden/>
              </w:rPr>
              <w:tab/>
            </w:r>
            <w:r>
              <w:rPr>
                <w:noProof/>
                <w:webHidden/>
              </w:rPr>
              <w:fldChar w:fldCharType="begin"/>
            </w:r>
            <w:r>
              <w:rPr>
                <w:noProof/>
                <w:webHidden/>
              </w:rPr>
              <w:instrText xml:space="preserve"> PAGEREF _Toc234949591 \h </w:instrText>
            </w:r>
            <w:r>
              <w:rPr>
                <w:noProof/>
                <w:webHidden/>
              </w:rPr>
            </w:r>
            <w:r>
              <w:rPr>
                <w:noProof/>
                <w:webHidden/>
              </w:rPr>
              <w:fldChar w:fldCharType="separate"/>
            </w:r>
            <w:r>
              <w:rPr>
                <w:noProof/>
                <w:webHidden/>
              </w:rPr>
              <w:t>25</w:t>
            </w:r>
            <w:r>
              <w:rPr>
                <w:noProof/>
                <w:webHidden/>
              </w:rPr>
              <w:fldChar w:fldCharType="end"/>
            </w:r>
          </w:hyperlink>
        </w:p>
        <w:p w14:paraId="6D10C555" w14:textId="33546C93"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2" w:history="1">
            <w:r w:rsidRPr="00033487">
              <w:rPr>
                <w:rStyle w:val="Hyperlink"/>
                <w:rFonts w:ascii="Aptos Narrow" w:hAnsi="Aptos Narrow"/>
                <w:noProof/>
                <w:lang w:val="en-GB" w:eastAsia="en-GB" w:bidi="th-TH"/>
              </w:rPr>
              <w:t>3.6.1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Landing page</w:t>
            </w:r>
            <w:r>
              <w:rPr>
                <w:noProof/>
                <w:webHidden/>
              </w:rPr>
              <w:tab/>
            </w:r>
            <w:r>
              <w:rPr>
                <w:noProof/>
                <w:webHidden/>
              </w:rPr>
              <w:fldChar w:fldCharType="begin"/>
            </w:r>
            <w:r>
              <w:rPr>
                <w:noProof/>
                <w:webHidden/>
              </w:rPr>
              <w:instrText xml:space="preserve"> PAGEREF _Toc234949592 \h </w:instrText>
            </w:r>
            <w:r>
              <w:rPr>
                <w:noProof/>
                <w:webHidden/>
              </w:rPr>
            </w:r>
            <w:r>
              <w:rPr>
                <w:noProof/>
                <w:webHidden/>
              </w:rPr>
              <w:fldChar w:fldCharType="separate"/>
            </w:r>
            <w:r>
              <w:rPr>
                <w:noProof/>
                <w:webHidden/>
              </w:rPr>
              <w:t>25</w:t>
            </w:r>
            <w:r>
              <w:rPr>
                <w:noProof/>
                <w:webHidden/>
              </w:rPr>
              <w:fldChar w:fldCharType="end"/>
            </w:r>
          </w:hyperlink>
        </w:p>
        <w:p w14:paraId="376F435E" w14:textId="59B0DF3F"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3" w:history="1">
            <w:r w:rsidRPr="00033487">
              <w:rPr>
                <w:rStyle w:val="Hyperlink"/>
                <w:rFonts w:ascii="Aptos Narrow" w:hAnsi="Aptos Narrow"/>
                <w:noProof/>
                <w:lang w:val="en-GB" w:eastAsia="en-GB" w:bidi="th-TH"/>
              </w:rPr>
              <w:t>3.6.2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Zugidentifikation</w:t>
            </w:r>
            <w:r>
              <w:rPr>
                <w:noProof/>
                <w:webHidden/>
              </w:rPr>
              <w:tab/>
            </w:r>
            <w:r>
              <w:rPr>
                <w:noProof/>
                <w:webHidden/>
              </w:rPr>
              <w:fldChar w:fldCharType="begin"/>
            </w:r>
            <w:r>
              <w:rPr>
                <w:noProof/>
                <w:webHidden/>
              </w:rPr>
              <w:instrText xml:space="preserve"> PAGEREF _Toc234949593 \h </w:instrText>
            </w:r>
            <w:r>
              <w:rPr>
                <w:noProof/>
                <w:webHidden/>
              </w:rPr>
            </w:r>
            <w:r>
              <w:rPr>
                <w:noProof/>
                <w:webHidden/>
              </w:rPr>
              <w:fldChar w:fldCharType="separate"/>
            </w:r>
            <w:r>
              <w:rPr>
                <w:noProof/>
                <w:webHidden/>
              </w:rPr>
              <w:t>25</w:t>
            </w:r>
            <w:r>
              <w:rPr>
                <w:noProof/>
                <w:webHidden/>
              </w:rPr>
              <w:fldChar w:fldCharType="end"/>
            </w:r>
          </w:hyperlink>
        </w:p>
        <w:p w14:paraId="42783FCB" w14:textId="2304A724"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4" w:history="1">
            <w:r w:rsidRPr="00033487">
              <w:rPr>
                <w:rStyle w:val="Hyperlink"/>
                <w:rFonts w:ascii="Aptos Narrow" w:hAnsi="Aptos Narrow"/>
                <w:noProof/>
                <w:lang w:val="en-GB" w:eastAsia="en-GB" w:bidi="th-TH"/>
              </w:rPr>
              <w:t>3.6.3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CCU</w:t>
            </w:r>
            <w:r>
              <w:rPr>
                <w:noProof/>
                <w:webHidden/>
              </w:rPr>
              <w:tab/>
            </w:r>
            <w:r>
              <w:rPr>
                <w:noProof/>
                <w:webHidden/>
              </w:rPr>
              <w:fldChar w:fldCharType="begin"/>
            </w:r>
            <w:r>
              <w:rPr>
                <w:noProof/>
                <w:webHidden/>
              </w:rPr>
              <w:instrText xml:space="preserve"> PAGEREF _Toc234949594 \h </w:instrText>
            </w:r>
            <w:r>
              <w:rPr>
                <w:noProof/>
                <w:webHidden/>
              </w:rPr>
            </w:r>
            <w:r>
              <w:rPr>
                <w:noProof/>
                <w:webHidden/>
              </w:rPr>
              <w:fldChar w:fldCharType="separate"/>
            </w:r>
            <w:r>
              <w:rPr>
                <w:noProof/>
                <w:webHidden/>
              </w:rPr>
              <w:t>25</w:t>
            </w:r>
            <w:r>
              <w:rPr>
                <w:noProof/>
                <w:webHidden/>
              </w:rPr>
              <w:fldChar w:fldCharType="end"/>
            </w:r>
          </w:hyperlink>
        </w:p>
        <w:p w14:paraId="1A343600" w14:textId="299854D8"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5" w:history="1">
            <w:r w:rsidRPr="00033487">
              <w:rPr>
                <w:rStyle w:val="Hyperlink"/>
                <w:rFonts w:ascii="Aptos Narrow" w:hAnsi="Aptos Narrow"/>
                <w:noProof/>
                <w:lang w:val="en-GB" w:eastAsia="en-GB" w:bidi="th-TH"/>
              </w:rPr>
              <w:t>3.6.4</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Modems</w:t>
            </w:r>
            <w:r>
              <w:rPr>
                <w:noProof/>
                <w:webHidden/>
              </w:rPr>
              <w:tab/>
            </w:r>
            <w:r>
              <w:rPr>
                <w:noProof/>
                <w:webHidden/>
              </w:rPr>
              <w:fldChar w:fldCharType="begin"/>
            </w:r>
            <w:r>
              <w:rPr>
                <w:noProof/>
                <w:webHidden/>
              </w:rPr>
              <w:instrText xml:space="preserve"> PAGEREF _Toc234949595 \h </w:instrText>
            </w:r>
            <w:r>
              <w:rPr>
                <w:noProof/>
                <w:webHidden/>
              </w:rPr>
            </w:r>
            <w:r>
              <w:rPr>
                <w:noProof/>
                <w:webHidden/>
              </w:rPr>
              <w:fldChar w:fldCharType="separate"/>
            </w:r>
            <w:r>
              <w:rPr>
                <w:noProof/>
                <w:webHidden/>
              </w:rPr>
              <w:t>26</w:t>
            </w:r>
            <w:r>
              <w:rPr>
                <w:noProof/>
                <w:webHidden/>
              </w:rPr>
              <w:fldChar w:fldCharType="end"/>
            </w:r>
          </w:hyperlink>
        </w:p>
        <w:p w14:paraId="60085D03" w14:textId="76F0685B"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6" w:history="1">
            <w:r w:rsidRPr="00033487">
              <w:rPr>
                <w:rStyle w:val="Hyperlink"/>
                <w:rFonts w:ascii="Aptos Narrow" w:hAnsi="Aptos Narrow"/>
                <w:noProof/>
                <w:lang w:val="en-GB" w:bidi="th-TH"/>
              </w:rPr>
              <w:t>3.6.5</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GPS</w:t>
            </w:r>
            <w:r>
              <w:rPr>
                <w:noProof/>
                <w:webHidden/>
              </w:rPr>
              <w:tab/>
            </w:r>
            <w:r>
              <w:rPr>
                <w:noProof/>
                <w:webHidden/>
              </w:rPr>
              <w:fldChar w:fldCharType="begin"/>
            </w:r>
            <w:r>
              <w:rPr>
                <w:noProof/>
                <w:webHidden/>
              </w:rPr>
              <w:instrText xml:space="preserve"> PAGEREF _Toc234949596 \h </w:instrText>
            </w:r>
            <w:r>
              <w:rPr>
                <w:noProof/>
                <w:webHidden/>
              </w:rPr>
            </w:r>
            <w:r>
              <w:rPr>
                <w:noProof/>
                <w:webHidden/>
              </w:rPr>
              <w:fldChar w:fldCharType="separate"/>
            </w:r>
            <w:r>
              <w:rPr>
                <w:noProof/>
                <w:webHidden/>
              </w:rPr>
              <w:t>26</w:t>
            </w:r>
            <w:r>
              <w:rPr>
                <w:noProof/>
                <w:webHidden/>
              </w:rPr>
              <w:fldChar w:fldCharType="end"/>
            </w:r>
          </w:hyperlink>
        </w:p>
        <w:p w14:paraId="3BE53314" w14:textId="607CAFB4"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597" w:history="1">
            <w:r w:rsidRPr="00033487">
              <w:rPr>
                <w:rStyle w:val="Hyperlink"/>
                <w:rFonts w:ascii="Aptos Narrow" w:hAnsi="Aptos Narrow"/>
                <w:noProof/>
                <w:lang w:val="en-GB"/>
              </w:rPr>
              <w:t>3.7</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Security</w:t>
            </w:r>
            <w:r>
              <w:rPr>
                <w:noProof/>
                <w:webHidden/>
              </w:rPr>
              <w:tab/>
            </w:r>
            <w:r>
              <w:rPr>
                <w:noProof/>
                <w:webHidden/>
              </w:rPr>
              <w:fldChar w:fldCharType="begin"/>
            </w:r>
            <w:r>
              <w:rPr>
                <w:noProof/>
                <w:webHidden/>
              </w:rPr>
              <w:instrText xml:space="preserve"> PAGEREF _Toc234949597 \h </w:instrText>
            </w:r>
            <w:r>
              <w:rPr>
                <w:noProof/>
                <w:webHidden/>
              </w:rPr>
            </w:r>
            <w:r>
              <w:rPr>
                <w:noProof/>
                <w:webHidden/>
              </w:rPr>
              <w:fldChar w:fldCharType="separate"/>
            </w:r>
            <w:r>
              <w:rPr>
                <w:noProof/>
                <w:webHidden/>
              </w:rPr>
              <w:t>28</w:t>
            </w:r>
            <w:r>
              <w:rPr>
                <w:noProof/>
                <w:webHidden/>
              </w:rPr>
              <w:fldChar w:fldCharType="end"/>
            </w:r>
          </w:hyperlink>
        </w:p>
        <w:p w14:paraId="62E54AD3" w14:textId="46198783"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8" w:history="1">
            <w:r w:rsidRPr="00033487">
              <w:rPr>
                <w:rStyle w:val="Hyperlink"/>
                <w:rFonts w:ascii="Aptos Narrow" w:hAnsi="Aptos Narrow"/>
                <w:noProof/>
                <w:lang w:val="en-GB" w:eastAsia="en-GB" w:bidi="th-TH"/>
              </w:rPr>
              <w:t>3.7.1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Verschlüsselung</w:t>
            </w:r>
            <w:r>
              <w:rPr>
                <w:noProof/>
                <w:webHidden/>
              </w:rPr>
              <w:tab/>
            </w:r>
            <w:r>
              <w:rPr>
                <w:noProof/>
                <w:webHidden/>
              </w:rPr>
              <w:fldChar w:fldCharType="begin"/>
            </w:r>
            <w:r>
              <w:rPr>
                <w:noProof/>
                <w:webHidden/>
              </w:rPr>
              <w:instrText xml:space="preserve"> PAGEREF _Toc234949598 \h </w:instrText>
            </w:r>
            <w:r>
              <w:rPr>
                <w:noProof/>
                <w:webHidden/>
              </w:rPr>
            </w:r>
            <w:r>
              <w:rPr>
                <w:noProof/>
                <w:webHidden/>
              </w:rPr>
              <w:fldChar w:fldCharType="separate"/>
            </w:r>
            <w:r>
              <w:rPr>
                <w:noProof/>
                <w:webHidden/>
              </w:rPr>
              <w:t>28</w:t>
            </w:r>
            <w:r>
              <w:rPr>
                <w:noProof/>
                <w:webHidden/>
              </w:rPr>
              <w:fldChar w:fldCharType="end"/>
            </w:r>
          </w:hyperlink>
        </w:p>
        <w:p w14:paraId="11746236" w14:textId="66829D5E"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599" w:history="1">
            <w:r w:rsidRPr="00033487">
              <w:rPr>
                <w:rStyle w:val="Hyperlink"/>
                <w:rFonts w:ascii="Aptos Narrow" w:hAnsi="Aptos Narrow"/>
                <w:noProof/>
                <w:lang w:val="en-GB" w:eastAsia="en-GB" w:bidi="th-TH"/>
              </w:rPr>
              <w:t>3.7.2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Firewalling</w:t>
            </w:r>
            <w:r>
              <w:rPr>
                <w:noProof/>
                <w:webHidden/>
              </w:rPr>
              <w:tab/>
            </w:r>
            <w:r>
              <w:rPr>
                <w:noProof/>
                <w:webHidden/>
              </w:rPr>
              <w:fldChar w:fldCharType="begin"/>
            </w:r>
            <w:r>
              <w:rPr>
                <w:noProof/>
                <w:webHidden/>
              </w:rPr>
              <w:instrText xml:space="preserve"> PAGEREF _Toc234949599 \h </w:instrText>
            </w:r>
            <w:r>
              <w:rPr>
                <w:noProof/>
                <w:webHidden/>
              </w:rPr>
            </w:r>
            <w:r>
              <w:rPr>
                <w:noProof/>
                <w:webHidden/>
              </w:rPr>
              <w:fldChar w:fldCharType="separate"/>
            </w:r>
            <w:r>
              <w:rPr>
                <w:noProof/>
                <w:webHidden/>
              </w:rPr>
              <w:t>28</w:t>
            </w:r>
            <w:r>
              <w:rPr>
                <w:noProof/>
                <w:webHidden/>
              </w:rPr>
              <w:fldChar w:fldCharType="end"/>
            </w:r>
          </w:hyperlink>
        </w:p>
        <w:p w14:paraId="38E87820" w14:textId="05D11B33"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00" w:history="1">
            <w:r w:rsidRPr="00033487">
              <w:rPr>
                <w:rStyle w:val="Hyperlink"/>
                <w:rFonts w:ascii="Aptos Narrow" w:hAnsi="Aptos Narrow"/>
                <w:noProof/>
                <w:lang w:val="en-GB" w:eastAsia="en-GB" w:bidi="th-TH"/>
              </w:rPr>
              <w:t>3.7.3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CCU</w:t>
            </w:r>
            <w:r>
              <w:rPr>
                <w:noProof/>
                <w:webHidden/>
              </w:rPr>
              <w:tab/>
            </w:r>
            <w:r>
              <w:rPr>
                <w:noProof/>
                <w:webHidden/>
              </w:rPr>
              <w:fldChar w:fldCharType="begin"/>
            </w:r>
            <w:r>
              <w:rPr>
                <w:noProof/>
                <w:webHidden/>
              </w:rPr>
              <w:instrText xml:space="preserve"> PAGEREF _Toc234949600 \h </w:instrText>
            </w:r>
            <w:r>
              <w:rPr>
                <w:noProof/>
                <w:webHidden/>
              </w:rPr>
            </w:r>
            <w:r>
              <w:rPr>
                <w:noProof/>
                <w:webHidden/>
              </w:rPr>
              <w:fldChar w:fldCharType="separate"/>
            </w:r>
            <w:r>
              <w:rPr>
                <w:noProof/>
                <w:webHidden/>
              </w:rPr>
              <w:t>28</w:t>
            </w:r>
            <w:r>
              <w:rPr>
                <w:noProof/>
                <w:webHidden/>
              </w:rPr>
              <w:fldChar w:fldCharType="end"/>
            </w:r>
          </w:hyperlink>
        </w:p>
        <w:p w14:paraId="49553A8B" w14:textId="0E7E58F3"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01" w:history="1">
            <w:r w:rsidRPr="00033487">
              <w:rPr>
                <w:rStyle w:val="Hyperlink"/>
                <w:rFonts w:ascii="Aptos Narrow" w:hAnsi="Aptos Narrow"/>
                <w:noProof/>
                <w:lang w:bidi="th-TH"/>
              </w:rPr>
              <w:t>3.7.4</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Customer Data Center</w:t>
            </w:r>
            <w:r>
              <w:rPr>
                <w:noProof/>
                <w:webHidden/>
              </w:rPr>
              <w:tab/>
            </w:r>
            <w:r>
              <w:rPr>
                <w:noProof/>
                <w:webHidden/>
              </w:rPr>
              <w:fldChar w:fldCharType="begin"/>
            </w:r>
            <w:r>
              <w:rPr>
                <w:noProof/>
                <w:webHidden/>
              </w:rPr>
              <w:instrText xml:space="preserve"> PAGEREF _Toc234949601 \h </w:instrText>
            </w:r>
            <w:r>
              <w:rPr>
                <w:noProof/>
                <w:webHidden/>
              </w:rPr>
            </w:r>
            <w:r>
              <w:rPr>
                <w:noProof/>
                <w:webHidden/>
              </w:rPr>
              <w:fldChar w:fldCharType="separate"/>
            </w:r>
            <w:r>
              <w:rPr>
                <w:noProof/>
                <w:webHidden/>
              </w:rPr>
              <w:t>28</w:t>
            </w:r>
            <w:r>
              <w:rPr>
                <w:noProof/>
                <w:webHidden/>
              </w:rPr>
              <w:fldChar w:fldCharType="end"/>
            </w:r>
          </w:hyperlink>
        </w:p>
        <w:p w14:paraId="65B3B4F2" w14:textId="19FB3670"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02" w:history="1">
            <w:r w:rsidRPr="00033487">
              <w:rPr>
                <w:rStyle w:val="Hyperlink"/>
                <w:rFonts w:ascii="Aptos Narrow" w:hAnsi="Aptos Narrow"/>
                <w:noProof/>
                <w:lang w:val="en-GB" w:eastAsia="en-GB" w:bidi="th-TH"/>
              </w:rPr>
              <w:t>3.7.5</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en-GB" w:eastAsia="en-GB" w:bidi="th-TH"/>
              </w:rPr>
              <w:t>Netzwerkkonfigurationsmanagement</w:t>
            </w:r>
            <w:r>
              <w:rPr>
                <w:noProof/>
                <w:webHidden/>
              </w:rPr>
              <w:tab/>
            </w:r>
            <w:r>
              <w:rPr>
                <w:noProof/>
                <w:webHidden/>
              </w:rPr>
              <w:fldChar w:fldCharType="begin"/>
            </w:r>
            <w:r>
              <w:rPr>
                <w:noProof/>
                <w:webHidden/>
              </w:rPr>
              <w:instrText xml:space="preserve"> PAGEREF _Toc234949602 \h </w:instrText>
            </w:r>
            <w:r>
              <w:rPr>
                <w:noProof/>
                <w:webHidden/>
              </w:rPr>
            </w:r>
            <w:r>
              <w:rPr>
                <w:noProof/>
                <w:webHidden/>
              </w:rPr>
              <w:fldChar w:fldCharType="separate"/>
            </w:r>
            <w:r>
              <w:rPr>
                <w:noProof/>
                <w:webHidden/>
              </w:rPr>
              <w:t>29</w:t>
            </w:r>
            <w:r>
              <w:rPr>
                <w:noProof/>
                <w:webHidden/>
              </w:rPr>
              <w:fldChar w:fldCharType="end"/>
            </w:r>
          </w:hyperlink>
        </w:p>
        <w:p w14:paraId="3A318892" w14:textId="7F042FA1"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03" w:history="1">
            <w:r w:rsidRPr="00033487">
              <w:rPr>
                <w:rStyle w:val="Hyperlink"/>
                <w:rFonts w:ascii="Aptos Narrow" w:hAnsi="Aptos Narrow"/>
                <w:noProof/>
                <w:lang w:val="en-GB" w:eastAsia="en-GB" w:bidi="th-TH"/>
              </w:rPr>
              <w:t>3.7.6</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en-GB" w:bidi="th-TH"/>
              </w:rPr>
              <w:t>Management</w:t>
            </w:r>
            <w:r>
              <w:rPr>
                <w:noProof/>
                <w:webHidden/>
              </w:rPr>
              <w:tab/>
            </w:r>
            <w:r>
              <w:rPr>
                <w:noProof/>
                <w:webHidden/>
              </w:rPr>
              <w:fldChar w:fldCharType="begin"/>
            </w:r>
            <w:r>
              <w:rPr>
                <w:noProof/>
                <w:webHidden/>
              </w:rPr>
              <w:instrText xml:space="preserve"> PAGEREF _Toc234949603 \h </w:instrText>
            </w:r>
            <w:r>
              <w:rPr>
                <w:noProof/>
                <w:webHidden/>
              </w:rPr>
            </w:r>
            <w:r>
              <w:rPr>
                <w:noProof/>
                <w:webHidden/>
              </w:rPr>
              <w:fldChar w:fldCharType="separate"/>
            </w:r>
            <w:r>
              <w:rPr>
                <w:noProof/>
                <w:webHidden/>
              </w:rPr>
              <w:t>29</w:t>
            </w:r>
            <w:r>
              <w:rPr>
                <w:noProof/>
                <w:webHidden/>
              </w:rPr>
              <w:fldChar w:fldCharType="end"/>
            </w:r>
          </w:hyperlink>
        </w:p>
        <w:p w14:paraId="19512F05" w14:textId="5C545F90"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04" w:history="1">
            <w:r w:rsidRPr="00033487">
              <w:rPr>
                <w:rStyle w:val="Hyperlink"/>
                <w:rFonts w:ascii="Aptos Narrow" w:hAnsi="Aptos Narrow"/>
                <w:noProof/>
              </w:rPr>
              <w:t>4</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rPr>
              <w:t>Fleetview – Reporting und Analyse</w:t>
            </w:r>
            <w:r>
              <w:rPr>
                <w:noProof/>
                <w:webHidden/>
              </w:rPr>
              <w:tab/>
            </w:r>
            <w:r>
              <w:rPr>
                <w:noProof/>
                <w:webHidden/>
              </w:rPr>
              <w:fldChar w:fldCharType="begin"/>
            </w:r>
            <w:r>
              <w:rPr>
                <w:noProof/>
                <w:webHidden/>
              </w:rPr>
              <w:instrText xml:space="preserve"> PAGEREF _Toc234949604 \h </w:instrText>
            </w:r>
            <w:r>
              <w:rPr>
                <w:noProof/>
                <w:webHidden/>
              </w:rPr>
            </w:r>
            <w:r>
              <w:rPr>
                <w:noProof/>
                <w:webHidden/>
              </w:rPr>
              <w:fldChar w:fldCharType="separate"/>
            </w:r>
            <w:r>
              <w:rPr>
                <w:noProof/>
                <w:webHidden/>
              </w:rPr>
              <w:t>31</w:t>
            </w:r>
            <w:r>
              <w:rPr>
                <w:noProof/>
                <w:webHidden/>
              </w:rPr>
              <w:fldChar w:fldCharType="end"/>
            </w:r>
          </w:hyperlink>
        </w:p>
        <w:p w14:paraId="5A858E75" w14:textId="3FBCAF23"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05" w:history="1">
            <w:r w:rsidRPr="00033487">
              <w:rPr>
                <w:rStyle w:val="Hyperlink"/>
                <w:rFonts w:ascii="Aptos Narrow" w:hAnsi="Aptos Narrow"/>
                <w:noProof/>
              </w:rPr>
              <w:t>4.1</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Funktionsumfang</w:t>
            </w:r>
            <w:r>
              <w:rPr>
                <w:noProof/>
                <w:webHidden/>
              </w:rPr>
              <w:tab/>
            </w:r>
            <w:r>
              <w:rPr>
                <w:noProof/>
                <w:webHidden/>
              </w:rPr>
              <w:fldChar w:fldCharType="begin"/>
            </w:r>
            <w:r>
              <w:rPr>
                <w:noProof/>
                <w:webHidden/>
              </w:rPr>
              <w:instrText xml:space="preserve"> PAGEREF _Toc234949605 \h </w:instrText>
            </w:r>
            <w:r>
              <w:rPr>
                <w:noProof/>
                <w:webHidden/>
              </w:rPr>
            </w:r>
            <w:r>
              <w:rPr>
                <w:noProof/>
                <w:webHidden/>
              </w:rPr>
              <w:fldChar w:fldCharType="separate"/>
            </w:r>
            <w:r>
              <w:rPr>
                <w:noProof/>
                <w:webHidden/>
              </w:rPr>
              <w:t>31</w:t>
            </w:r>
            <w:r>
              <w:rPr>
                <w:noProof/>
                <w:webHidden/>
              </w:rPr>
              <w:fldChar w:fldCharType="end"/>
            </w:r>
          </w:hyperlink>
        </w:p>
        <w:p w14:paraId="50B70ED2" w14:textId="09AB979D"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06" w:history="1">
            <w:r w:rsidRPr="00033487">
              <w:rPr>
                <w:rStyle w:val="Hyperlink"/>
                <w:rFonts w:ascii="Aptos Narrow" w:hAnsi="Aptos Narrow"/>
                <w:noProof/>
              </w:rPr>
              <w:t>4.2</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Datenquellen</w:t>
            </w:r>
            <w:r>
              <w:rPr>
                <w:noProof/>
                <w:webHidden/>
              </w:rPr>
              <w:tab/>
            </w:r>
            <w:r>
              <w:rPr>
                <w:noProof/>
                <w:webHidden/>
              </w:rPr>
              <w:fldChar w:fldCharType="begin"/>
            </w:r>
            <w:r>
              <w:rPr>
                <w:noProof/>
                <w:webHidden/>
              </w:rPr>
              <w:instrText xml:space="preserve"> PAGEREF _Toc234949606 \h </w:instrText>
            </w:r>
            <w:r>
              <w:rPr>
                <w:noProof/>
                <w:webHidden/>
              </w:rPr>
            </w:r>
            <w:r>
              <w:rPr>
                <w:noProof/>
                <w:webHidden/>
              </w:rPr>
              <w:fldChar w:fldCharType="separate"/>
            </w:r>
            <w:r>
              <w:rPr>
                <w:noProof/>
                <w:webHidden/>
              </w:rPr>
              <w:t>31</w:t>
            </w:r>
            <w:r>
              <w:rPr>
                <w:noProof/>
                <w:webHidden/>
              </w:rPr>
              <w:fldChar w:fldCharType="end"/>
            </w:r>
          </w:hyperlink>
        </w:p>
        <w:p w14:paraId="19C072D8" w14:textId="49B21663"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07" w:history="1">
            <w:r w:rsidRPr="00033487">
              <w:rPr>
                <w:rStyle w:val="Hyperlink"/>
                <w:rFonts w:ascii="Aptos Narrow" w:hAnsi="Aptos Narrow"/>
                <w:noProof/>
              </w:rPr>
              <w:t>4.3</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Benutzeroberfläche und Zugriff</w:t>
            </w:r>
            <w:r>
              <w:rPr>
                <w:noProof/>
                <w:webHidden/>
              </w:rPr>
              <w:tab/>
            </w:r>
            <w:r>
              <w:rPr>
                <w:noProof/>
                <w:webHidden/>
              </w:rPr>
              <w:fldChar w:fldCharType="begin"/>
            </w:r>
            <w:r>
              <w:rPr>
                <w:noProof/>
                <w:webHidden/>
              </w:rPr>
              <w:instrText xml:space="preserve"> PAGEREF _Toc234949607 \h </w:instrText>
            </w:r>
            <w:r>
              <w:rPr>
                <w:noProof/>
                <w:webHidden/>
              </w:rPr>
            </w:r>
            <w:r>
              <w:rPr>
                <w:noProof/>
                <w:webHidden/>
              </w:rPr>
              <w:fldChar w:fldCharType="separate"/>
            </w:r>
            <w:r>
              <w:rPr>
                <w:noProof/>
                <w:webHidden/>
              </w:rPr>
              <w:t>31</w:t>
            </w:r>
            <w:r>
              <w:rPr>
                <w:noProof/>
                <w:webHidden/>
              </w:rPr>
              <w:fldChar w:fldCharType="end"/>
            </w:r>
          </w:hyperlink>
        </w:p>
        <w:p w14:paraId="0702992C" w14:textId="52455DFF"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08" w:history="1">
            <w:r w:rsidRPr="00033487">
              <w:rPr>
                <w:rStyle w:val="Hyperlink"/>
                <w:rFonts w:ascii="Aptos Narrow" w:hAnsi="Aptos Narrow"/>
                <w:noProof/>
              </w:rPr>
              <w:t>4.4</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Datenexport und Schnittstellen</w:t>
            </w:r>
            <w:r>
              <w:rPr>
                <w:noProof/>
                <w:webHidden/>
              </w:rPr>
              <w:tab/>
            </w:r>
            <w:r>
              <w:rPr>
                <w:noProof/>
                <w:webHidden/>
              </w:rPr>
              <w:fldChar w:fldCharType="begin"/>
            </w:r>
            <w:r>
              <w:rPr>
                <w:noProof/>
                <w:webHidden/>
              </w:rPr>
              <w:instrText xml:space="preserve"> PAGEREF _Toc234949608 \h </w:instrText>
            </w:r>
            <w:r>
              <w:rPr>
                <w:noProof/>
                <w:webHidden/>
              </w:rPr>
            </w:r>
            <w:r>
              <w:rPr>
                <w:noProof/>
                <w:webHidden/>
              </w:rPr>
              <w:fldChar w:fldCharType="separate"/>
            </w:r>
            <w:r>
              <w:rPr>
                <w:noProof/>
                <w:webHidden/>
              </w:rPr>
              <w:t>31</w:t>
            </w:r>
            <w:r>
              <w:rPr>
                <w:noProof/>
                <w:webHidden/>
              </w:rPr>
              <w:fldChar w:fldCharType="end"/>
            </w:r>
          </w:hyperlink>
        </w:p>
        <w:p w14:paraId="09BAD227" w14:textId="44A072AB"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09" w:history="1">
            <w:r w:rsidRPr="00033487">
              <w:rPr>
                <w:rStyle w:val="Hyperlink"/>
                <w:rFonts w:ascii="Aptos Narrow" w:hAnsi="Aptos Narrow"/>
                <w:noProof/>
              </w:rPr>
              <w:t>4.5</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Aufbewahrung historischer Daten</w:t>
            </w:r>
            <w:r>
              <w:rPr>
                <w:noProof/>
                <w:webHidden/>
              </w:rPr>
              <w:tab/>
            </w:r>
            <w:r>
              <w:rPr>
                <w:noProof/>
                <w:webHidden/>
              </w:rPr>
              <w:fldChar w:fldCharType="begin"/>
            </w:r>
            <w:r>
              <w:rPr>
                <w:noProof/>
                <w:webHidden/>
              </w:rPr>
              <w:instrText xml:space="preserve"> PAGEREF _Toc234949609 \h </w:instrText>
            </w:r>
            <w:r>
              <w:rPr>
                <w:noProof/>
                <w:webHidden/>
              </w:rPr>
            </w:r>
            <w:r>
              <w:rPr>
                <w:noProof/>
                <w:webHidden/>
              </w:rPr>
              <w:fldChar w:fldCharType="separate"/>
            </w:r>
            <w:r>
              <w:rPr>
                <w:noProof/>
                <w:webHidden/>
              </w:rPr>
              <w:t>32</w:t>
            </w:r>
            <w:r>
              <w:rPr>
                <w:noProof/>
                <w:webHidden/>
              </w:rPr>
              <w:fldChar w:fldCharType="end"/>
            </w:r>
          </w:hyperlink>
        </w:p>
        <w:p w14:paraId="5F1CD93D" w14:textId="14EE6764"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10" w:history="1">
            <w:r w:rsidRPr="00033487">
              <w:rPr>
                <w:rStyle w:val="Hyperlink"/>
                <w:rFonts w:ascii="Aptos Narrow" w:hAnsi="Aptos Narrow"/>
                <w:noProof/>
                <w:lang w:eastAsia="ja-JP"/>
              </w:rPr>
              <w:t>5</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Netzwerkarchitektur</w:t>
            </w:r>
            <w:r>
              <w:rPr>
                <w:noProof/>
                <w:webHidden/>
              </w:rPr>
              <w:tab/>
            </w:r>
            <w:r>
              <w:rPr>
                <w:noProof/>
                <w:webHidden/>
              </w:rPr>
              <w:fldChar w:fldCharType="begin"/>
            </w:r>
            <w:r>
              <w:rPr>
                <w:noProof/>
                <w:webHidden/>
              </w:rPr>
              <w:instrText xml:space="preserve"> PAGEREF _Toc234949610 \h </w:instrText>
            </w:r>
            <w:r>
              <w:rPr>
                <w:noProof/>
                <w:webHidden/>
              </w:rPr>
            </w:r>
            <w:r>
              <w:rPr>
                <w:noProof/>
                <w:webHidden/>
              </w:rPr>
              <w:fldChar w:fldCharType="separate"/>
            </w:r>
            <w:r>
              <w:rPr>
                <w:noProof/>
                <w:webHidden/>
              </w:rPr>
              <w:t>32</w:t>
            </w:r>
            <w:r>
              <w:rPr>
                <w:noProof/>
                <w:webHidden/>
              </w:rPr>
              <w:fldChar w:fldCharType="end"/>
            </w:r>
          </w:hyperlink>
        </w:p>
        <w:p w14:paraId="70C6E667" w14:textId="5D791F76"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11" w:history="1">
            <w:r w:rsidRPr="00033487">
              <w:rPr>
                <w:rStyle w:val="Hyperlink"/>
                <w:rFonts w:ascii="Aptos Narrow" w:hAnsi="Aptos Narrow"/>
                <w:noProof/>
              </w:rPr>
              <w:t>5.1</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Beschreibung</w:t>
            </w:r>
            <w:r>
              <w:rPr>
                <w:noProof/>
                <w:webHidden/>
              </w:rPr>
              <w:tab/>
            </w:r>
            <w:r>
              <w:rPr>
                <w:noProof/>
                <w:webHidden/>
              </w:rPr>
              <w:fldChar w:fldCharType="begin"/>
            </w:r>
            <w:r>
              <w:rPr>
                <w:noProof/>
                <w:webHidden/>
              </w:rPr>
              <w:instrText xml:space="preserve"> PAGEREF _Toc234949611 \h </w:instrText>
            </w:r>
            <w:r>
              <w:rPr>
                <w:noProof/>
                <w:webHidden/>
              </w:rPr>
            </w:r>
            <w:r>
              <w:rPr>
                <w:noProof/>
                <w:webHidden/>
              </w:rPr>
              <w:fldChar w:fldCharType="separate"/>
            </w:r>
            <w:r>
              <w:rPr>
                <w:noProof/>
                <w:webHidden/>
              </w:rPr>
              <w:t>32</w:t>
            </w:r>
            <w:r>
              <w:rPr>
                <w:noProof/>
                <w:webHidden/>
              </w:rPr>
              <w:fldChar w:fldCharType="end"/>
            </w:r>
          </w:hyperlink>
        </w:p>
        <w:p w14:paraId="1981F72E" w14:textId="6DB69892"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12" w:history="1">
            <w:r w:rsidRPr="00033487">
              <w:rPr>
                <w:rStyle w:val="Hyperlink"/>
                <w:rFonts w:ascii="Aptos Narrow" w:hAnsi="Aptos Narrow"/>
                <w:noProof/>
                <w:lang w:val="de-DE" w:eastAsia="ja-JP" w:bidi="th-TH"/>
              </w:rPr>
              <w:t>5.1.1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Router</w:t>
            </w:r>
            <w:r>
              <w:rPr>
                <w:noProof/>
                <w:webHidden/>
              </w:rPr>
              <w:tab/>
            </w:r>
            <w:r>
              <w:rPr>
                <w:noProof/>
                <w:webHidden/>
              </w:rPr>
              <w:fldChar w:fldCharType="begin"/>
            </w:r>
            <w:r>
              <w:rPr>
                <w:noProof/>
                <w:webHidden/>
              </w:rPr>
              <w:instrText xml:space="preserve"> PAGEREF _Toc234949612 \h </w:instrText>
            </w:r>
            <w:r>
              <w:rPr>
                <w:noProof/>
                <w:webHidden/>
              </w:rPr>
            </w:r>
            <w:r>
              <w:rPr>
                <w:noProof/>
                <w:webHidden/>
              </w:rPr>
              <w:fldChar w:fldCharType="separate"/>
            </w:r>
            <w:r>
              <w:rPr>
                <w:noProof/>
                <w:webHidden/>
              </w:rPr>
              <w:t>32</w:t>
            </w:r>
            <w:r>
              <w:rPr>
                <w:noProof/>
                <w:webHidden/>
              </w:rPr>
              <w:fldChar w:fldCharType="end"/>
            </w:r>
          </w:hyperlink>
        </w:p>
        <w:p w14:paraId="29F459A2" w14:textId="7D55E182"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13" w:history="1">
            <w:r w:rsidRPr="00033487">
              <w:rPr>
                <w:rStyle w:val="Hyperlink"/>
                <w:rFonts w:ascii="Aptos Narrow" w:hAnsi="Aptos Narrow"/>
                <w:noProof/>
                <w:lang w:val="de-DE" w:eastAsia="ja-JP" w:bidi="th-TH"/>
              </w:rPr>
              <w:t>5.1.2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Server</w:t>
            </w:r>
            <w:r>
              <w:rPr>
                <w:noProof/>
                <w:webHidden/>
              </w:rPr>
              <w:tab/>
            </w:r>
            <w:r>
              <w:rPr>
                <w:noProof/>
                <w:webHidden/>
              </w:rPr>
              <w:fldChar w:fldCharType="begin"/>
            </w:r>
            <w:r>
              <w:rPr>
                <w:noProof/>
                <w:webHidden/>
              </w:rPr>
              <w:instrText xml:space="preserve"> PAGEREF _Toc234949613 \h </w:instrText>
            </w:r>
            <w:r>
              <w:rPr>
                <w:noProof/>
                <w:webHidden/>
              </w:rPr>
            </w:r>
            <w:r>
              <w:rPr>
                <w:noProof/>
                <w:webHidden/>
              </w:rPr>
              <w:fldChar w:fldCharType="separate"/>
            </w:r>
            <w:r>
              <w:rPr>
                <w:noProof/>
                <w:webHidden/>
              </w:rPr>
              <w:t>33</w:t>
            </w:r>
            <w:r>
              <w:rPr>
                <w:noProof/>
                <w:webHidden/>
              </w:rPr>
              <w:fldChar w:fldCharType="end"/>
            </w:r>
          </w:hyperlink>
        </w:p>
        <w:p w14:paraId="1E1F5EFD" w14:textId="7571D465"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14" w:history="1">
            <w:r w:rsidRPr="00033487">
              <w:rPr>
                <w:rStyle w:val="Hyperlink"/>
                <w:rFonts w:ascii="Aptos Narrow" w:hAnsi="Aptos Narrow"/>
                <w:noProof/>
                <w:lang w:val="de-DE" w:eastAsia="ja-JP" w:bidi="th-TH"/>
              </w:rPr>
              <w:t>5.1.3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Firewall</w:t>
            </w:r>
            <w:r>
              <w:rPr>
                <w:noProof/>
                <w:webHidden/>
              </w:rPr>
              <w:tab/>
            </w:r>
            <w:r>
              <w:rPr>
                <w:noProof/>
                <w:webHidden/>
              </w:rPr>
              <w:fldChar w:fldCharType="begin"/>
            </w:r>
            <w:r>
              <w:rPr>
                <w:noProof/>
                <w:webHidden/>
              </w:rPr>
              <w:instrText xml:space="preserve"> PAGEREF _Toc234949614 \h </w:instrText>
            </w:r>
            <w:r>
              <w:rPr>
                <w:noProof/>
                <w:webHidden/>
              </w:rPr>
            </w:r>
            <w:r>
              <w:rPr>
                <w:noProof/>
                <w:webHidden/>
              </w:rPr>
              <w:fldChar w:fldCharType="separate"/>
            </w:r>
            <w:r>
              <w:rPr>
                <w:noProof/>
                <w:webHidden/>
              </w:rPr>
              <w:t>33</w:t>
            </w:r>
            <w:r>
              <w:rPr>
                <w:noProof/>
                <w:webHidden/>
              </w:rPr>
              <w:fldChar w:fldCharType="end"/>
            </w:r>
          </w:hyperlink>
        </w:p>
        <w:p w14:paraId="348BE029" w14:textId="0A68B2C5"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15" w:history="1">
            <w:r w:rsidRPr="00033487">
              <w:rPr>
                <w:rStyle w:val="Hyperlink"/>
                <w:rFonts w:ascii="Aptos Narrow" w:hAnsi="Aptos Narrow"/>
                <w:noProof/>
              </w:rPr>
              <w:t>5.2</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IP-Schema</w:t>
            </w:r>
            <w:r>
              <w:rPr>
                <w:noProof/>
                <w:webHidden/>
              </w:rPr>
              <w:tab/>
            </w:r>
            <w:r>
              <w:rPr>
                <w:noProof/>
                <w:webHidden/>
              </w:rPr>
              <w:fldChar w:fldCharType="begin"/>
            </w:r>
            <w:r>
              <w:rPr>
                <w:noProof/>
                <w:webHidden/>
              </w:rPr>
              <w:instrText xml:space="preserve"> PAGEREF _Toc234949615 \h </w:instrText>
            </w:r>
            <w:r>
              <w:rPr>
                <w:noProof/>
                <w:webHidden/>
              </w:rPr>
            </w:r>
            <w:r>
              <w:rPr>
                <w:noProof/>
                <w:webHidden/>
              </w:rPr>
              <w:fldChar w:fldCharType="separate"/>
            </w:r>
            <w:r>
              <w:rPr>
                <w:noProof/>
                <w:webHidden/>
              </w:rPr>
              <w:t>33</w:t>
            </w:r>
            <w:r>
              <w:rPr>
                <w:noProof/>
                <w:webHidden/>
              </w:rPr>
              <w:fldChar w:fldCharType="end"/>
            </w:r>
          </w:hyperlink>
        </w:p>
        <w:p w14:paraId="75234CF9" w14:textId="05B4F4F0"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16" w:history="1">
            <w:r w:rsidRPr="00033487">
              <w:rPr>
                <w:rStyle w:val="Hyperlink"/>
                <w:rFonts w:ascii="Aptos Narrow" w:hAnsi="Aptos Narrow"/>
                <w:noProof/>
                <w:lang w:val="de-DE" w:eastAsia="ja-JP" w:bidi="th-TH"/>
              </w:rPr>
              <w:t>5.2.1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Nomad VLAN</w:t>
            </w:r>
            <w:r>
              <w:rPr>
                <w:noProof/>
                <w:webHidden/>
              </w:rPr>
              <w:tab/>
            </w:r>
            <w:r>
              <w:rPr>
                <w:noProof/>
                <w:webHidden/>
              </w:rPr>
              <w:fldChar w:fldCharType="begin"/>
            </w:r>
            <w:r>
              <w:rPr>
                <w:noProof/>
                <w:webHidden/>
              </w:rPr>
              <w:instrText xml:space="preserve"> PAGEREF _Toc234949616 \h </w:instrText>
            </w:r>
            <w:r>
              <w:rPr>
                <w:noProof/>
                <w:webHidden/>
              </w:rPr>
            </w:r>
            <w:r>
              <w:rPr>
                <w:noProof/>
                <w:webHidden/>
              </w:rPr>
              <w:fldChar w:fldCharType="separate"/>
            </w:r>
            <w:r>
              <w:rPr>
                <w:noProof/>
                <w:webHidden/>
              </w:rPr>
              <w:t>33</w:t>
            </w:r>
            <w:r>
              <w:rPr>
                <w:noProof/>
                <w:webHidden/>
              </w:rPr>
              <w:fldChar w:fldCharType="end"/>
            </w:r>
          </w:hyperlink>
        </w:p>
        <w:p w14:paraId="664CE29E" w14:textId="520E7B09"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17" w:history="1">
            <w:r w:rsidRPr="00033487">
              <w:rPr>
                <w:rStyle w:val="Hyperlink"/>
                <w:rFonts w:ascii="Aptos Narrow" w:hAnsi="Aptos Narrow"/>
                <w:noProof/>
                <w:lang w:val="de-DE" w:eastAsia="ja-JP" w:bidi="th-TH"/>
              </w:rPr>
              <w:t>5.2.2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Stadler VLAN</w:t>
            </w:r>
            <w:r>
              <w:rPr>
                <w:noProof/>
                <w:webHidden/>
              </w:rPr>
              <w:tab/>
            </w:r>
            <w:r>
              <w:rPr>
                <w:noProof/>
                <w:webHidden/>
              </w:rPr>
              <w:fldChar w:fldCharType="begin"/>
            </w:r>
            <w:r>
              <w:rPr>
                <w:noProof/>
                <w:webHidden/>
              </w:rPr>
              <w:instrText xml:space="preserve"> PAGEREF _Toc234949617 \h </w:instrText>
            </w:r>
            <w:r>
              <w:rPr>
                <w:noProof/>
                <w:webHidden/>
              </w:rPr>
            </w:r>
            <w:r>
              <w:rPr>
                <w:noProof/>
                <w:webHidden/>
              </w:rPr>
              <w:fldChar w:fldCharType="separate"/>
            </w:r>
            <w:r>
              <w:rPr>
                <w:noProof/>
                <w:webHidden/>
              </w:rPr>
              <w:t>33</w:t>
            </w:r>
            <w:r>
              <w:rPr>
                <w:noProof/>
                <w:webHidden/>
              </w:rPr>
              <w:fldChar w:fldCharType="end"/>
            </w:r>
          </w:hyperlink>
        </w:p>
        <w:p w14:paraId="2E9EB279" w14:textId="6F748CC5"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18" w:history="1">
            <w:r w:rsidRPr="00033487">
              <w:rPr>
                <w:rStyle w:val="Hyperlink"/>
                <w:rFonts w:ascii="Aptos Narrow" w:hAnsi="Aptos Narrow"/>
                <w:noProof/>
              </w:rPr>
              <w:t>5.3</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Switchportbelegung</w:t>
            </w:r>
            <w:r>
              <w:rPr>
                <w:noProof/>
                <w:webHidden/>
              </w:rPr>
              <w:tab/>
            </w:r>
            <w:r>
              <w:rPr>
                <w:noProof/>
                <w:webHidden/>
              </w:rPr>
              <w:fldChar w:fldCharType="begin"/>
            </w:r>
            <w:r>
              <w:rPr>
                <w:noProof/>
                <w:webHidden/>
              </w:rPr>
              <w:instrText xml:space="preserve"> PAGEREF _Toc234949618 \h </w:instrText>
            </w:r>
            <w:r>
              <w:rPr>
                <w:noProof/>
                <w:webHidden/>
              </w:rPr>
            </w:r>
            <w:r>
              <w:rPr>
                <w:noProof/>
                <w:webHidden/>
              </w:rPr>
              <w:fldChar w:fldCharType="separate"/>
            </w:r>
            <w:r>
              <w:rPr>
                <w:noProof/>
                <w:webHidden/>
              </w:rPr>
              <w:t>34</w:t>
            </w:r>
            <w:r>
              <w:rPr>
                <w:noProof/>
                <w:webHidden/>
              </w:rPr>
              <w:fldChar w:fldCharType="end"/>
            </w:r>
          </w:hyperlink>
        </w:p>
        <w:p w14:paraId="19319517" w14:textId="4A1EE0FD"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19" w:history="1">
            <w:r w:rsidRPr="00033487">
              <w:rPr>
                <w:rStyle w:val="Hyperlink"/>
                <w:rFonts w:ascii="Aptos Narrow" w:hAnsi="Aptos Narrow"/>
                <w:noProof/>
              </w:rPr>
              <w:t>5.4</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Backbone (Aufbau und Verkabelung)</w:t>
            </w:r>
            <w:r>
              <w:rPr>
                <w:noProof/>
                <w:webHidden/>
              </w:rPr>
              <w:tab/>
            </w:r>
            <w:r>
              <w:rPr>
                <w:noProof/>
                <w:webHidden/>
              </w:rPr>
              <w:fldChar w:fldCharType="begin"/>
            </w:r>
            <w:r>
              <w:rPr>
                <w:noProof/>
                <w:webHidden/>
              </w:rPr>
              <w:instrText xml:space="preserve"> PAGEREF _Toc234949619 \h </w:instrText>
            </w:r>
            <w:r>
              <w:rPr>
                <w:noProof/>
                <w:webHidden/>
              </w:rPr>
            </w:r>
            <w:r>
              <w:rPr>
                <w:noProof/>
                <w:webHidden/>
              </w:rPr>
              <w:fldChar w:fldCharType="separate"/>
            </w:r>
            <w:r>
              <w:rPr>
                <w:noProof/>
                <w:webHidden/>
              </w:rPr>
              <w:t>34</w:t>
            </w:r>
            <w:r>
              <w:rPr>
                <w:noProof/>
                <w:webHidden/>
              </w:rPr>
              <w:fldChar w:fldCharType="end"/>
            </w:r>
          </w:hyperlink>
        </w:p>
        <w:p w14:paraId="1E3151A0" w14:textId="216CC278"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0" w:history="1">
            <w:r w:rsidRPr="00033487">
              <w:rPr>
                <w:rStyle w:val="Hyperlink"/>
                <w:rFonts w:ascii="Aptos Narrow" w:hAnsi="Aptos Narrow"/>
                <w:noProof/>
                <w:lang w:val="de-DE" w:eastAsia="ja-JP" w:bidi="th-TH"/>
              </w:rPr>
              <w:t>5.4.1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4-Teiler (Nahverkehr)</w:t>
            </w:r>
            <w:r>
              <w:rPr>
                <w:noProof/>
                <w:webHidden/>
              </w:rPr>
              <w:tab/>
            </w:r>
            <w:r>
              <w:rPr>
                <w:noProof/>
                <w:webHidden/>
              </w:rPr>
              <w:fldChar w:fldCharType="begin"/>
            </w:r>
            <w:r>
              <w:rPr>
                <w:noProof/>
                <w:webHidden/>
              </w:rPr>
              <w:instrText xml:space="preserve"> PAGEREF _Toc234949620 \h </w:instrText>
            </w:r>
            <w:r>
              <w:rPr>
                <w:noProof/>
                <w:webHidden/>
              </w:rPr>
            </w:r>
            <w:r>
              <w:rPr>
                <w:noProof/>
                <w:webHidden/>
              </w:rPr>
              <w:fldChar w:fldCharType="separate"/>
            </w:r>
            <w:r>
              <w:rPr>
                <w:noProof/>
                <w:webHidden/>
              </w:rPr>
              <w:t>35</w:t>
            </w:r>
            <w:r>
              <w:rPr>
                <w:noProof/>
                <w:webHidden/>
              </w:rPr>
              <w:fldChar w:fldCharType="end"/>
            </w:r>
          </w:hyperlink>
        </w:p>
        <w:p w14:paraId="6515186D" w14:textId="4E795EEC"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1" w:history="1">
            <w:r w:rsidRPr="00033487">
              <w:rPr>
                <w:rStyle w:val="Hyperlink"/>
                <w:rFonts w:ascii="Aptos Narrow" w:hAnsi="Aptos Narrow"/>
                <w:noProof/>
                <w:lang w:val="de-DE" w:eastAsia="ja-JP" w:bidi="th-TH"/>
              </w:rPr>
              <w:t>5.4.2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5-Teiler (Fernverkehr)</w:t>
            </w:r>
            <w:r>
              <w:rPr>
                <w:noProof/>
                <w:webHidden/>
              </w:rPr>
              <w:tab/>
            </w:r>
            <w:r>
              <w:rPr>
                <w:noProof/>
                <w:webHidden/>
              </w:rPr>
              <w:fldChar w:fldCharType="begin"/>
            </w:r>
            <w:r>
              <w:rPr>
                <w:noProof/>
                <w:webHidden/>
              </w:rPr>
              <w:instrText xml:space="preserve"> PAGEREF _Toc234949621 \h </w:instrText>
            </w:r>
            <w:r>
              <w:rPr>
                <w:noProof/>
                <w:webHidden/>
              </w:rPr>
            </w:r>
            <w:r>
              <w:rPr>
                <w:noProof/>
                <w:webHidden/>
              </w:rPr>
              <w:fldChar w:fldCharType="separate"/>
            </w:r>
            <w:r>
              <w:rPr>
                <w:noProof/>
                <w:webHidden/>
              </w:rPr>
              <w:t>35</w:t>
            </w:r>
            <w:r>
              <w:rPr>
                <w:noProof/>
                <w:webHidden/>
              </w:rPr>
              <w:fldChar w:fldCharType="end"/>
            </w:r>
          </w:hyperlink>
        </w:p>
        <w:p w14:paraId="7556FB5D" w14:textId="7CB58B41"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2" w:history="1">
            <w:r w:rsidRPr="00033487">
              <w:rPr>
                <w:rStyle w:val="Hyperlink"/>
                <w:rFonts w:ascii="Aptos Narrow" w:hAnsi="Aptos Narrow"/>
                <w:noProof/>
                <w:lang w:val="de-DE" w:eastAsia="ja-JP" w:bidi="th-TH"/>
              </w:rPr>
              <w:t>5.4.3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6-teiler (Nahverkehr und Fernverkehr)</w:t>
            </w:r>
            <w:r>
              <w:rPr>
                <w:noProof/>
                <w:webHidden/>
              </w:rPr>
              <w:tab/>
            </w:r>
            <w:r>
              <w:rPr>
                <w:noProof/>
                <w:webHidden/>
              </w:rPr>
              <w:fldChar w:fldCharType="begin"/>
            </w:r>
            <w:r>
              <w:rPr>
                <w:noProof/>
                <w:webHidden/>
              </w:rPr>
              <w:instrText xml:space="preserve"> PAGEREF _Toc234949622 \h </w:instrText>
            </w:r>
            <w:r>
              <w:rPr>
                <w:noProof/>
                <w:webHidden/>
              </w:rPr>
            </w:r>
            <w:r>
              <w:rPr>
                <w:noProof/>
                <w:webHidden/>
              </w:rPr>
              <w:fldChar w:fldCharType="separate"/>
            </w:r>
            <w:r>
              <w:rPr>
                <w:noProof/>
                <w:webHidden/>
              </w:rPr>
              <w:t>36</w:t>
            </w:r>
            <w:r>
              <w:rPr>
                <w:noProof/>
                <w:webHidden/>
              </w:rPr>
              <w:fldChar w:fldCharType="end"/>
            </w:r>
          </w:hyperlink>
        </w:p>
        <w:p w14:paraId="24F622F6" w14:textId="776FA939"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3" w:history="1">
            <w:r w:rsidRPr="00033487">
              <w:rPr>
                <w:rStyle w:val="Hyperlink"/>
                <w:rFonts w:ascii="Aptos Narrow" w:hAnsi="Aptos Narrow"/>
                <w:noProof/>
                <w:lang w:val="de-DE" w:eastAsia="ja-JP" w:bidi="th-TH"/>
              </w:rPr>
              <w:t>5.4.4</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Access point zu innenantenne</w:t>
            </w:r>
            <w:r>
              <w:rPr>
                <w:noProof/>
                <w:webHidden/>
              </w:rPr>
              <w:tab/>
            </w:r>
            <w:r>
              <w:rPr>
                <w:noProof/>
                <w:webHidden/>
              </w:rPr>
              <w:fldChar w:fldCharType="begin"/>
            </w:r>
            <w:r>
              <w:rPr>
                <w:noProof/>
                <w:webHidden/>
              </w:rPr>
              <w:instrText xml:space="preserve"> PAGEREF _Toc234949623 \h </w:instrText>
            </w:r>
            <w:r>
              <w:rPr>
                <w:noProof/>
                <w:webHidden/>
              </w:rPr>
            </w:r>
            <w:r>
              <w:rPr>
                <w:noProof/>
                <w:webHidden/>
              </w:rPr>
              <w:fldChar w:fldCharType="separate"/>
            </w:r>
            <w:r>
              <w:rPr>
                <w:noProof/>
                <w:webHidden/>
              </w:rPr>
              <w:t>36</w:t>
            </w:r>
            <w:r>
              <w:rPr>
                <w:noProof/>
                <w:webHidden/>
              </w:rPr>
              <w:fldChar w:fldCharType="end"/>
            </w:r>
          </w:hyperlink>
        </w:p>
        <w:p w14:paraId="11A7FABB" w14:textId="6F23CFAA"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4" w:history="1">
            <w:r w:rsidRPr="00033487">
              <w:rPr>
                <w:rStyle w:val="Hyperlink"/>
                <w:rFonts w:ascii="Aptos Narrow" w:hAnsi="Aptos Narrow"/>
                <w:noProof/>
                <w:lang w:val="de-DE" w:eastAsia="ja-JP" w:bidi="th-TH"/>
              </w:rPr>
              <w:t>5.4.5</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ccu und dachantennen verbindung</w:t>
            </w:r>
            <w:r>
              <w:rPr>
                <w:noProof/>
                <w:webHidden/>
              </w:rPr>
              <w:tab/>
            </w:r>
            <w:r>
              <w:rPr>
                <w:noProof/>
                <w:webHidden/>
              </w:rPr>
              <w:fldChar w:fldCharType="begin"/>
            </w:r>
            <w:r>
              <w:rPr>
                <w:noProof/>
                <w:webHidden/>
              </w:rPr>
              <w:instrText xml:space="preserve"> PAGEREF _Toc234949624 \h </w:instrText>
            </w:r>
            <w:r>
              <w:rPr>
                <w:noProof/>
                <w:webHidden/>
              </w:rPr>
            </w:r>
            <w:r>
              <w:rPr>
                <w:noProof/>
                <w:webHidden/>
              </w:rPr>
              <w:fldChar w:fldCharType="separate"/>
            </w:r>
            <w:r>
              <w:rPr>
                <w:noProof/>
                <w:webHidden/>
              </w:rPr>
              <w:t>37</w:t>
            </w:r>
            <w:r>
              <w:rPr>
                <w:noProof/>
                <w:webHidden/>
              </w:rPr>
              <w:fldChar w:fldCharType="end"/>
            </w:r>
          </w:hyperlink>
        </w:p>
        <w:p w14:paraId="744A96B8" w14:textId="52A4C498"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25" w:history="1">
            <w:r w:rsidRPr="00033487">
              <w:rPr>
                <w:rStyle w:val="Hyperlink"/>
                <w:rFonts w:ascii="Aptos Narrow" w:hAnsi="Aptos Narrow"/>
                <w:noProof/>
              </w:rPr>
              <w:t>5.5</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AP-Kanalkonfiguration</w:t>
            </w:r>
            <w:r>
              <w:rPr>
                <w:noProof/>
                <w:webHidden/>
              </w:rPr>
              <w:tab/>
            </w:r>
            <w:r>
              <w:rPr>
                <w:noProof/>
                <w:webHidden/>
              </w:rPr>
              <w:fldChar w:fldCharType="begin"/>
            </w:r>
            <w:r>
              <w:rPr>
                <w:noProof/>
                <w:webHidden/>
              </w:rPr>
              <w:instrText xml:space="preserve"> PAGEREF _Toc234949625 \h </w:instrText>
            </w:r>
            <w:r>
              <w:rPr>
                <w:noProof/>
                <w:webHidden/>
              </w:rPr>
            </w:r>
            <w:r>
              <w:rPr>
                <w:noProof/>
                <w:webHidden/>
              </w:rPr>
              <w:fldChar w:fldCharType="separate"/>
            </w:r>
            <w:r>
              <w:rPr>
                <w:noProof/>
                <w:webHidden/>
              </w:rPr>
              <w:t>38</w:t>
            </w:r>
            <w:r>
              <w:rPr>
                <w:noProof/>
                <w:webHidden/>
              </w:rPr>
              <w:fldChar w:fldCharType="end"/>
            </w:r>
          </w:hyperlink>
        </w:p>
        <w:p w14:paraId="6C851949" w14:textId="043D9A88"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26" w:history="1">
            <w:r w:rsidRPr="00033487">
              <w:rPr>
                <w:rStyle w:val="Hyperlink"/>
                <w:rFonts w:ascii="Aptos Narrow" w:hAnsi="Aptos Narrow"/>
                <w:noProof/>
              </w:rPr>
              <w:t>5.6</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Backbone Ring-Redundanz (RSTP)</w:t>
            </w:r>
            <w:r>
              <w:rPr>
                <w:noProof/>
                <w:webHidden/>
              </w:rPr>
              <w:tab/>
            </w:r>
            <w:r>
              <w:rPr>
                <w:noProof/>
                <w:webHidden/>
              </w:rPr>
              <w:fldChar w:fldCharType="begin"/>
            </w:r>
            <w:r>
              <w:rPr>
                <w:noProof/>
                <w:webHidden/>
              </w:rPr>
              <w:instrText xml:space="preserve"> PAGEREF _Toc234949626 \h </w:instrText>
            </w:r>
            <w:r>
              <w:rPr>
                <w:noProof/>
                <w:webHidden/>
              </w:rPr>
            </w:r>
            <w:r>
              <w:rPr>
                <w:noProof/>
                <w:webHidden/>
              </w:rPr>
              <w:fldChar w:fldCharType="separate"/>
            </w:r>
            <w:r>
              <w:rPr>
                <w:noProof/>
                <w:webHidden/>
              </w:rPr>
              <w:t>41</w:t>
            </w:r>
            <w:r>
              <w:rPr>
                <w:noProof/>
                <w:webHidden/>
              </w:rPr>
              <w:fldChar w:fldCharType="end"/>
            </w:r>
          </w:hyperlink>
        </w:p>
        <w:p w14:paraId="4927FCE1" w14:textId="140FBFB7"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7" w:history="1">
            <w:r w:rsidRPr="00033487">
              <w:rPr>
                <w:rStyle w:val="Hyperlink"/>
                <w:rFonts w:ascii="Aptos Narrow" w:hAnsi="Aptos Narrow"/>
                <w:noProof/>
                <w:lang w:bidi="th-TH"/>
              </w:rPr>
              <w:t>5.6.1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Priorisierung der STP-Master-Wahl</w:t>
            </w:r>
            <w:r>
              <w:rPr>
                <w:noProof/>
                <w:webHidden/>
              </w:rPr>
              <w:tab/>
            </w:r>
            <w:r>
              <w:rPr>
                <w:noProof/>
                <w:webHidden/>
              </w:rPr>
              <w:fldChar w:fldCharType="begin"/>
            </w:r>
            <w:r>
              <w:rPr>
                <w:noProof/>
                <w:webHidden/>
              </w:rPr>
              <w:instrText xml:space="preserve"> PAGEREF _Toc234949627 \h </w:instrText>
            </w:r>
            <w:r>
              <w:rPr>
                <w:noProof/>
                <w:webHidden/>
              </w:rPr>
            </w:r>
            <w:r>
              <w:rPr>
                <w:noProof/>
                <w:webHidden/>
              </w:rPr>
              <w:fldChar w:fldCharType="separate"/>
            </w:r>
            <w:r>
              <w:rPr>
                <w:noProof/>
                <w:webHidden/>
              </w:rPr>
              <w:t>41</w:t>
            </w:r>
            <w:r>
              <w:rPr>
                <w:noProof/>
                <w:webHidden/>
              </w:rPr>
              <w:fldChar w:fldCharType="end"/>
            </w:r>
          </w:hyperlink>
        </w:p>
        <w:p w14:paraId="1E1D2B37" w14:textId="52313AF9"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8" w:history="1">
            <w:r w:rsidRPr="00033487">
              <w:rPr>
                <w:rStyle w:val="Hyperlink"/>
                <w:rFonts w:ascii="Aptos Narrow" w:hAnsi="Aptos Narrow"/>
                <w:noProof/>
                <w:lang w:bidi="th-TH"/>
              </w:rPr>
              <w:t>5.6.2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Edge-Ports an Client-Schnittstellen</w:t>
            </w:r>
            <w:r>
              <w:rPr>
                <w:noProof/>
                <w:webHidden/>
              </w:rPr>
              <w:tab/>
            </w:r>
            <w:r>
              <w:rPr>
                <w:noProof/>
                <w:webHidden/>
              </w:rPr>
              <w:fldChar w:fldCharType="begin"/>
            </w:r>
            <w:r>
              <w:rPr>
                <w:noProof/>
                <w:webHidden/>
              </w:rPr>
              <w:instrText xml:space="preserve"> PAGEREF _Toc234949628 \h </w:instrText>
            </w:r>
            <w:r>
              <w:rPr>
                <w:noProof/>
                <w:webHidden/>
              </w:rPr>
            </w:r>
            <w:r>
              <w:rPr>
                <w:noProof/>
                <w:webHidden/>
              </w:rPr>
              <w:fldChar w:fldCharType="separate"/>
            </w:r>
            <w:r>
              <w:rPr>
                <w:noProof/>
                <w:webHidden/>
              </w:rPr>
              <w:t>41</w:t>
            </w:r>
            <w:r>
              <w:rPr>
                <w:noProof/>
                <w:webHidden/>
              </w:rPr>
              <w:fldChar w:fldCharType="end"/>
            </w:r>
          </w:hyperlink>
        </w:p>
        <w:p w14:paraId="600FB0E6" w14:textId="151460A3"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29" w:history="1">
            <w:r w:rsidRPr="00033487">
              <w:rPr>
                <w:rStyle w:val="Hyperlink"/>
                <w:rFonts w:ascii="Aptos Narrow" w:hAnsi="Aptos Narrow"/>
                <w:noProof/>
                <w:lang w:bidi="th-TH"/>
              </w:rPr>
              <w:t>5.6.3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Verhalten bei Mehrfachtraktion</w:t>
            </w:r>
            <w:r>
              <w:rPr>
                <w:noProof/>
                <w:webHidden/>
              </w:rPr>
              <w:tab/>
            </w:r>
            <w:r>
              <w:rPr>
                <w:noProof/>
                <w:webHidden/>
              </w:rPr>
              <w:fldChar w:fldCharType="begin"/>
            </w:r>
            <w:r>
              <w:rPr>
                <w:noProof/>
                <w:webHidden/>
              </w:rPr>
              <w:instrText xml:space="preserve"> PAGEREF _Toc234949629 \h </w:instrText>
            </w:r>
            <w:r>
              <w:rPr>
                <w:noProof/>
                <w:webHidden/>
              </w:rPr>
            </w:r>
            <w:r>
              <w:rPr>
                <w:noProof/>
                <w:webHidden/>
              </w:rPr>
              <w:fldChar w:fldCharType="separate"/>
            </w:r>
            <w:r>
              <w:rPr>
                <w:noProof/>
                <w:webHidden/>
              </w:rPr>
              <w:t>41</w:t>
            </w:r>
            <w:r>
              <w:rPr>
                <w:noProof/>
                <w:webHidden/>
              </w:rPr>
              <w:fldChar w:fldCharType="end"/>
            </w:r>
          </w:hyperlink>
        </w:p>
        <w:p w14:paraId="5502522D" w14:textId="34DB5A19"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30" w:history="1">
            <w:r w:rsidRPr="00033487">
              <w:rPr>
                <w:rStyle w:val="Hyperlink"/>
                <w:rFonts w:ascii="Aptos Narrow" w:hAnsi="Aptos Narrow"/>
                <w:noProof/>
                <w:lang w:bidi="th-TH"/>
              </w:rPr>
              <w:t>5.6.4</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bidi="th-TH"/>
              </w:rPr>
              <w:t>Coldrelay-Bypass als Ergänzung zu RSTP</w:t>
            </w:r>
            <w:r>
              <w:rPr>
                <w:noProof/>
                <w:webHidden/>
              </w:rPr>
              <w:tab/>
            </w:r>
            <w:r>
              <w:rPr>
                <w:noProof/>
                <w:webHidden/>
              </w:rPr>
              <w:fldChar w:fldCharType="begin"/>
            </w:r>
            <w:r>
              <w:rPr>
                <w:noProof/>
                <w:webHidden/>
              </w:rPr>
              <w:instrText xml:space="preserve"> PAGEREF _Toc234949630 \h </w:instrText>
            </w:r>
            <w:r>
              <w:rPr>
                <w:noProof/>
                <w:webHidden/>
              </w:rPr>
            </w:r>
            <w:r>
              <w:rPr>
                <w:noProof/>
                <w:webHidden/>
              </w:rPr>
              <w:fldChar w:fldCharType="separate"/>
            </w:r>
            <w:r>
              <w:rPr>
                <w:noProof/>
                <w:webHidden/>
              </w:rPr>
              <w:t>42</w:t>
            </w:r>
            <w:r>
              <w:rPr>
                <w:noProof/>
                <w:webHidden/>
              </w:rPr>
              <w:fldChar w:fldCharType="end"/>
            </w:r>
          </w:hyperlink>
        </w:p>
        <w:p w14:paraId="55177465" w14:textId="7F72E5E5"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31" w:history="1">
            <w:r w:rsidRPr="00033487">
              <w:rPr>
                <w:rStyle w:val="Hyperlink"/>
                <w:rFonts w:ascii="Aptos Narrow" w:hAnsi="Aptos Narrow"/>
                <w:noProof/>
              </w:rPr>
              <w:t>5.7</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Backend</w:t>
            </w:r>
            <w:r>
              <w:rPr>
                <w:noProof/>
                <w:webHidden/>
              </w:rPr>
              <w:tab/>
            </w:r>
            <w:r>
              <w:rPr>
                <w:noProof/>
                <w:webHidden/>
              </w:rPr>
              <w:fldChar w:fldCharType="begin"/>
            </w:r>
            <w:r>
              <w:rPr>
                <w:noProof/>
                <w:webHidden/>
              </w:rPr>
              <w:instrText xml:space="preserve"> PAGEREF _Toc234949631 \h </w:instrText>
            </w:r>
            <w:r>
              <w:rPr>
                <w:noProof/>
                <w:webHidden/>
              </w:rPr>
            </w:r>
            <w:r>
              <w:rPr>
                <w:noProof/>
                <w:webHidden/>
              </w:rPr>
              <w:fldChar w:fldCharType="separate"/>
            </w:r>
            <w:r>
              <w:rPr>
                <w:noProof/>
                <w:webHidden/>
              </w:rPr>
              <w:t>42</w:t>
            </w:r>
            <w:r>
              <w:rPr>
                <w:noProof/>
                <w:webHidden/>
              </w:rPr>
              <w:fldChar w:fldCharType="end"/>
            </w:r>
          </w:hyperlink>
        </w:p>
        <w:p w14:paraId="7FD91DAE" w14:textId="3D4EF468"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32" w:history="1">
            <w:r w:rsidRPr="00033487">
              <w:rPr>
                <w:rStyle w:val="Hyperlink"/>
                <w:rFonts w:ascii="Aptos Narrow" w:hAnsi="Aptos Narrow"/>
                <w:noProof/>
                <w:lang w:val="de-DE" w:eastAsia="ja-JP" w:bidi="th-TH"/>
              </w:rPr>
              <w:t>5.7.1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Netzwerkstruktur und Adressierung</w:t>
            </w:r>
            <w:r>
              <w:rPr>
                <w:noProof/>
                <w:webHidden/>
              </w:rPr>
              <w:tab/>
            </w:r>
            <w:r>
              <w:rPr>
                <w:noProof/>
                <w:webHidden/>
              </w:rPr>
              <w:fldChar w:fldCharType="begin"/>
            </w:r>
            <w:r>
              <w:rPr>
                <w:noProof/>
                <w:webHidden/>
              </w:rPr>
              <w:instrText xml:space="preserve"> PAGEREF _Toc234949632 \h </w:instrText>
            </w:r>
            <w:r>
              <w:rPr>
                <w:noProof/>
                <w:webHidden/>
              </w:rPr>
            </w:r>
            <w:r>
              <w:rPr>
                <w:noProof/>
                <w:webHidden/>
              </w:rPr>
              <w:fldChar w:fldCharType="separate"/>
            </w:r>
            <w:r>
              <w:rPr>
                <w:noProof/>
                <w:webHidden/>
              </w:rPr>
              <w:t>42</w:t>
            </w:r>
            <w:r>
              <w:rPr>
                <w:noProof/>
                <w:webHidden/>
              </w:rPr>
              <w:fldChar w:fldCharType="end"/>
            </w:r>
          </w:hyperlink>
        </w:p>
        <w:p w14:paraId="475497FE" w14:textId="251797D1"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33" w:history="1">
            <w:r w:rsidRPr="00033487">
              <w:rPr>
                <w:rStyle w:val="Hyperlink"/>
                <w:rFonts w:ascii="Aptos Narrow" w:hAnsi="Aptos Narrow"/>
                <w:noProof/>
                <w:lang w:val="de-DE" w:eastAsia="ja-JP" w:bidi="th-TH"/>
              </w:rPr>
              <w:t>5.7.2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Kapazität und Verteilung</w:t>
            </w:r>
            <w:r>
              <w:rPr>
                <w:noProof/>
                <w:webHidden/>
              </w:rPr>
              <w:tab/>
            </w:r>
            <w:r>
              <w:rPr>
                <w:noProof/>
                <w:webHidden/>
              </w:rPr>
              <w:fldChar w:fldCharType="begin"/>
            </w:r>
            <w:r>
              <w:rPr>
                <w:noProof/>
                <w:webHidden/>
              </w:rPr>
              <w:instrText xml:space="preserve"> PAGEREF _Toc234949633 \h </w:instrText>
            </w:r>
            <w:r>
              <w:rPr>
                <w:noProof/>
                <w:webHidden/>
              </w:rPr>
            </w:r>
            <w:r>
              <w:rPr>
                <w:noProof/>
                <w:webHidden/>
              </w:rPr>
              <w:fldChar w:fldCharType="separate"/>
            </w:r>
            <w:r>
              <w:rPr>
                <w:noProof/>
                <w:webHidden/>
              </w:rPr>
              <w:t>43</w:t>
            </w:r>
            <w:r>
              <w:rPr>
                <w:noProof/>
                <w:webHidden/>
              </w:rPr>
              <w:fldChar w:fldCharType="end"/>
            </w:r>
          </w:hyperlink>
        </w:p>
        <w:p w14:paraId="1357C7D0" w14:textId="386243DD"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34" w:history="1">
            <w:r w:rsidRPr="00033487">
              <w:rPr>
                <w:rStyle w:val="Hyperlink"/>
                <w:rFonts w:ascii="Aptos Narrow" w:hAnsi="Aptos Narrow"/>
                <w:noProof/>
                <w:lang w:val="de-DE" w:eastAsia="ja-JP" w:bidi="th-TH"/>
              </w:rPr>
              <w:t>5.7.3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Gehostete Server und Dienste</w:t>
            </w:r>
            <w:r>
              <w:rPr>
                <w:noProof/>
                <w:webHidden/>
              </w:rPr>
              <w:tab/>
            </w:r>
            <w:r>
              <w:rPr>
                <w:noProof/>
                <w:webHidden/>
              </w:rPr>
              <w:fldChar w:fldCharType="begin"/>
            </w:r>
            <w:r>
              <w:rPr>
                <w:noProof/>
                <w:webHidden/>
              </w:rPr>
              <w:instrText xml:space="preserve"> PAGEREF _Toc234949634 \h </w:instrText>
            </w:r>
            <w:r>
              <w:rPr>
                <w:noProof/>
                <w:webHidden/>
              </w:rPr>
            </w:r>
            <w:r>
              <w:rPr>
                <w:noProof/>
                <w:webHidden/>
              </w:rPr>
              <w:fldChar w:fldCharType="separate"/>
            </w:r>
            <w:r>
              <w:rPr>
                <w:noProof/>
                <w:webHidden/>
              </w:rPr>
              <w:t>43</w:t>
            </w:r>
            <w:r>
              <w:rPr>
                <w:noProof/>
                <w:webHidden/>
              </w:rPr>
              <w:fldChar w:fldCharType="end"/>
            </w:r>
          </w:hyperlink>
        </w:p>
        <w:p w14:paraId="2999368E" w14:textId="1988E371"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35" w:history="1">
            <w:r w:rsidRPr="00033487">
              <w:rPr>
                <w:rStyle w:val="Hyperlink"/>
                <w:rFonts w:ascii="Aptos Narrow" w:hAnsi="Aptos Narrow"/>
                <w:noProof/>
              </w:rPr>
              <w:t>5.8</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VLANs</w:t>
            </w:r>
            <w:r>
              <w:rPr>
                <w:noProof/>
                <w:webHidden/>
              </w:rPr>
              <w:tab/>
            </w:r>
            <w:r>
              <w:rPr>
                <w:noProof/>
                <w:webHidden/>
              </w:rPr>
              <w:fldChar w:fldCharType="begin"/>
            </w:r>
            <w:r>
              <w:rPr>
                <w:noProof/>
                <w:webHidden/>
              </w:rPr>
              <w:instrText xml:space="preserve"> PAGEREF _Toc234949635 \h </w:instrText>
            </w:r>
            <w:r>
              <w:rPr>
                <w:noProof/>
                <w:webHidden/>
              </w:rPr>
            </w:r>
            <w:r>
              <w:rPr>
                <w:noProof/>
                <w:webHidden/>
              </w:rPr>
              <w:fldChar w:fldCharType="separate"/>
            </w:r>
            <w:r>
              <w:rPr>
                <w:noProof/>
                <w:webHidden/>
              </w:rPr>
              <w:t>44</w:t>
            </w:r>
            <w:r>
              <w:rPr>
                <w:noProof/>
                <w:webHidden/>
              </w:rPr>
              <w:fldChar w:fldCharType="end"/>
            </w:r>
          </w:hyperlink>
        </w:p>
        <w:p w14:paraId="75CE9DB4" w14:textId="535B6937"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36" w:history="1">
            <w:r w:rsidRPr="00033487">
              <w:rPr>
                <w:rStyle w:val="Hyperlink"/>
                <w:rFonts w:ascii="Aptos Narrow" w:hAnsi="Aptos Narrow"/>
                <w:noProof/>
                <w:lang w:val="de-DE" w:eastAsia="ja-JP" w:bidi="th-TH"/>
              </w:rPr>
              <w:t>5.8.1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de-DE" w:eastAsia="ja-JP" w:bidi="th-TH"/>
              </w:rPr>
              <w:t>Übersicht</w:t>
            </w:r>
            <w:r>
              <w:rPr>
                <w:noProof/>
                <w:webHidden/>
              </w:rPr>
              <w:tab/>
            </w:r>
            <w:r>
              <w:rPr>
                <w:noProof/>
                <w:webHidden/>
              </w:rPr>
              <w:fldChar w:fldCharType="begin"/>
            </w:r>
            <w:r>
              <w:rPr>
                <w:noProof/>
                <w:webHidden/>
              </w:rPr>
              <w:instrText xml:space="preserve"> PAGEREF _Toc234949636 \h </w:instrText>
            </w:r>
            <w:r>
              <w:rPr>
                <w:noProof/>
                <w:webHidden/>
              </w:rPr>
            </w:r>
            <w:r>
              <w:rPr>
                <w:noProof/>
                <w:webHidden/>
              </w:rPr>
              <w:fldChar w:fldCharType="separate"/>
            </w:r>
            <w:r>
              <w:rPr>
                <w:noProof/>
                <w:webHidden/>
              </w:rPr>
              <w:t>46</w:t>
            </w:r>
            <w:r>
              <w:rPr>
                <w:noProof/>
                <w:webHidden/>
              </w:rPr>
              <w:fldChar w:fldCharType="end"/>
            </w:r>
          </w:hyperlink>
        </w:p>
        <w:p w14:paraId="12850478" w14:textId="5ACC077A"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37" w:history="1">
            <w:r w:rsidRPr="00033487">
              <w:rPr>
                <w:rStyle w:val="Hyperlink"/>
                <w:rFonts w:ascii="Aptos Narrow" w:hAnsi="Aptos Narrow"/>
                <w:noProof/>
              </w:rPr>
              <w:t>5.9</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Zeit synchronisation und management</w:t>
            </w:r>
            <w:r>
              <w:rPr>
                <w:noProof/>
                <w:webHidden/>
              </w:rPr>
              <w:tab/>
            </w:r>
            <w:r>
              <w:rPr>
                <w:noProof/>
                <w:webHidden/>
              </w:rPr>
              <w:fldChar w:fldCharType="begin"/>
            </w:r>
            <w:r>
              <w:rPr>
                <w:noProof/>
                <w:webHidden/>
              </w:rPr>
              <w:instrText xml:space="preserve"> PAGEREF _Toc234949637 \h </w:instrText>
            </w:r>
            <w:r>
              <w:rPr>
                <w:noProof/>
                <w:webHidden/>
              </w:rPr>
            </w:r>
            <w:r>
              <w:rPr>
                <w:noProof/>
                <w:webHidden/>
              </w:rPr>
              <w:fldChar w:fldCharType="separate"/>
            </w:r>
            <w:r>
              <w:rPr>
                <w:noProof/>
                <w:webHidden/>
              </w:rPr>
              <w:t>50</w:t>
            </w:r>
            <w:r>
              <w:rPr>
                <w:noProof/>
                <w:webHidden/>
              </w:rPr>
              <w:fldChar w:fldCharType="end"/>
            </w:r>
          </w:hyperlink>
        </w:p>
        <w:p w14:paraId="14092FA9" w14:textId="38915227"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38" w:history="1">
            <w:r w:rsidRPr="00033487">
              <w:rPr>
                <w:rStyle w:val="Hyperlink"/>
                <w:rFonts w:ascii="Aptos Narrow" w:hAnsi="Aptos Narrow"/>
                <w:noProof/>
                <w:lang w:bidi="th-TH"/>
              </w:rPr>
              <w:t>5.10</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lang w:bidi="th-TH"/>
              </w:rPr>
              <w:t>Routing und Internetzugang für externe Netzwerk</w:t>
            </w:r>
            <w:r>
              <w:rPr>
                <w:noProof/>
                <w:webHidden/>
              </w:rPr>
              <w:tab/>
            </w:r>
            <w:r>
              <w:rPr>
                <w:noProof/>
                <w:webHidden/>
              </w:rPr>
              <w:fldChar w:fldCharType="begin"/>
            </w:r>
            <w:r>
              <w:rPr>
                <w:noProof/>
                <w:webHidden/>
              </w:rPr>
              <w:instrText xml:space="preserve"> PAGEREF _Toc234949638 \h </w:instrText>
            </w:r>
            <w:r>
              <w:rPr>
                <w:noProof/>
                <w:webHidden/>
              </w:rPr>
            </w:r>
            <w:r>
              <w:rPr>
                <w:noProof/>
                <w:webHidden/>
              </w:rPr>
              <w:fldChar w:fldCharType="separate"/>
            </w:r>
            <w:r>
              <w:rPr>
                <w:noProof/>
                <w:webHidden/>
              </w:rPr>
              <w:t>52</w:t>
            </w:r>
            <w:r>
              <w:rPr>
                <w:noProof/>
                <w:webHidden/>
              </w:rPr>
              <w:fldChar w:fldCharType="end"/>
            </w:r>
          </w:hyperlink>
        </w:p>
        <w:p w14:paraId="3F76257C" w14:textId="19B06159" w:rsidR="00827226" w:rsidRDefault="00827226">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34949639" w:history="1">
            <w:r w:rsidRPr="00033487">
              <w:rPr>
                <w:rStyle w:val="Hyperlink"/>
                <w:rFonts w:ascii="Aptos Narrow" w:hAnsi="Aptos Narrow"/>
                <w:noProof/>
                <w:lang w:eastAsia="ja-JP" w:bidi="th-TH"/>
              </w:rPr>
              <w:t>5.10.1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ja-JP" w:bidi="th-TH"/>
              </w:rPr>
              <w:t>Erlaubte Verbindungen für Stadler-Netzwerke</w:t>
            </w:r>
            <w:r>
              <w:rPr>
                <w:noProof/>
                <w:webHidden/>
              </w:rPr>
              <w:tab/>
            </w:r>
            <w:r>
              <w:rPr>
                <w:noProof/>
                <w:webHidden/>
              </w:rPr>
              <w:fldChar w:fldCharType="begin"/>
            </w:r>
            <w:r>
              <w:rPr>
                <w:noProof/>
                <w:webHidden/>
              </w:rPr>
              <w:instrText xml:space="preserve"> PAGEREF _Toc234949639 \h </w:instrText>
            </w:r>
            <w:r>
              <w:rPr>
                <w:noProof/>
                <w:webHidden/>
              </w:rPr>
            </w:r>
            <w:r>
              <w:rPr>
                <w:noProof/>
                <w:webHidden/>
              </w:rPr>
              <w:fldChar w:fldCharType="separate"/>
            </w:r>
            <w:r>
              <w:rPr>
                <w:noProof/>
                <w:webHidden/>
              </w:rPr>
              <w:t>52</w:t>
            </w:r>
            <w:r>
              <w:rPr>
                <w:noProof/>
                <w:webHidden/>
              </w:rPr>
              <w:fldChar w:fldCharType="end"/>
            </w:r>
          </w:hyperlink>
        </w:p>
        <w:p w14:paraId="3288DDA4" w14:textId="15C225D6"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40" w:history="1">
            <w:r w:rsidRPr="00033487">
              <w:rPr>
                <w:rStyle w:val="Hyperlink"/>
                <w:rFonts w:ascii="Aptos Narrow" w:hAnsi="Aptos Narrow"/>
                <w:noProof/>
                <w:lang w:bidi="th-TH"/>
              </w:rPr>
              <w:t>5.11</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lang w:bidi="th-TH"/>
              </w:rPr>
              <w:t>Multitraktion</w:t>
            </w:r>
            <w:r>
              <w:rPr>
                <w:noProof/>
                <w:webHidden/>
              </w:rPr>
              <w:tab/>
            </w:r>
            <w:r>
              <w:rPr>
                <w:noProof/>
                <w:webHidden/>
              </w:rPr>
              <w:fldChar w:fldCharType="begin"/>
            </w:r>
            <w:r>
              <w:rPr>
                <w:noProof/>
                <w:webHidden/>
              </w:rPr>
              <w:instrText xml:space="preserve"> PAGEREF _Toc234949640 \h </w:instrText>
            </w:r>
            <w:r>
              <w:rPr>
                <w:noProof/>
                <w:webHidden/>
              </w:rPr>
            </w:r>
            <w:r>
              <w:rPr>
                <w:noProof/>
                <w:webHidden/>
              </w:rPr>
              <w:fldChar w:fldCharType="separate"/>
            </w:r>
            <w:r>
              <w:rPr>
                <w:noProof/>
                <w:webHidden/>
              </w:rPr>
              <w:t>52</w:t>
            </w:r>
            <w:r>
              <w:rPr>
                <w:noProof/>
                <w:webHidden/>
              </w:rPr>
              <w:fldChar w:fldCharType="end"/>
            </w:r>
          </w:hyperlink>
        </w:p>
        <w:p w14:paraId="47AB9D04" w14:textId="2687864F"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41" w:history="1">
            <w:r w:rsidRPr="00033487">
              <w:rPr>
                <w:rStyle w:val="Hyperlink"/>
                <w:rFonts w:ascii="Aptos Narrow" w:hAnsi="Aptos Narrow"/>
                <w:noProof/>
                <w:lang w:bidi="th-TH"/>
              </w:rPr>
              <w:t>5.12</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lang w:bidi="th-TH"/>
              </w:rPr>
              <w:t>Anforderungen</w:t>
            </w:r>
            <w:r>
              <w:rPr>
                <w:noProof/>
                <w:webHidden/>
              </w:rPr>
              <w:tab/>
            </w:r>
            <w:r>
              <w:rPr>
                <w:noProof/>
                <w:webHidden/>
              </w:rPr>
              <w:fldChar w:fldCharType="begin"/>
            </w:r>
            <w:r>
              <w:rPr>
                <w:noProof/>
                <w:webHidden/>
              </w:rPr>
              <w:instrText xml:space="preserve"> PAGEREF _Toc234949641 \h </w:instrText>
            </w:r>
            <w:r>
              <w:rPr>
                <w:noProof/>
                <w:webHidden/>
              </w:rPr>
            </w:r>
            <w:r>
              <w:rPr>
                <w:noProof/>
                <w:webHidden/>
              </w:rPr>
              <w:fldChar w:fldCharType="separate"/>
            </w:r>
            <w:r>
              <w:rPr>
                <w:noProof/>
                <w:webHidden/>
              </w:rPr>
              <w:t>54</w:t>
            </w:r>
            <w:r>
              <w:rPr>
                <w:noProof/>
                <w:webHidden/>
              </w:rPr>
              <w:fldChar w:fldCharType="end"/>
            </w:r>
          </w:hyperlink>
        </w:p>
        <w:p w14:paraId="1DB38463" w14:textId="6345402F"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42" w:history="1">
            <w:r w:rsidRPr="00033487">
              <w:rPr>
                <w:rStyle w:val="Hyperlink"/>
                <w:rFonts w:ascii="Aptos Narrow" w:hAnsi="Aptos Narrow"/>
                <w:noProof/>
                <w:lang w:eastAsia="ja-JP"/>
              </w:rPr>
              <w:t>6</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Hardwarekomponenten</w:t>
            </w:r>
            <w:r>
              <w:rPr>
                <w:noProof/>
                <w:webHidden/>
              </w:rPr>
              <w:tab/>
            </w:r>
            <w:r>
              <w:rPr>
                <w:noProof/>
                <w:webHidden/>
              </w:rPr>
              <w:fldChar w:fldCharType="begin"/>
            </w:r>
            <w:r>
              <w:rPr>
                <w:noProof/>
                <w:webHidden/>
              </w:rPr>
              <w:instrText xml:space="preserve"> PAGEREF _Toc234949642 \h </w:instrText>
            </w:r>
            <w:r>
              <w:rPr>
                <w:noProof/>
                <w:webHidden/>
              </w:rPr>
            </w:r>
            <w:r>
              <w:rPr>
                <w:noProof/>
                <w:webHidden/>
              </w:rPr>
              <w:fldChar w:fldCharType="separate"/>
            </w:r>
            <w:r>
              <w:rPr>
                <w:noProof/>
                <w:webHidden/>
              </w:rPr>
              <w:t>55</w:t>
            </w:r>
            <w:r>
              <w:rPr>
                <w:noProof/>
                <w:webHidden/>
              </w:rPr>
              <w:fldChar w:fldCharType="end"/>
            </w:r>
          </w:hyperlink>
        </w:p>
        <w:p w14:paraId="0AEA8CF4" w14:textId="3C10FAEF"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43" w:history="1">
            <w:r w:rsidRPr="00033487">
              <w:rPr>
                <w:rStyle w:val="Hyperlink"/>
                <w:rFonts w:ascii="Aptos Narrow" w:hAnsi="Aptos Narrow"/>
                <w:noProof/>
                <w:lang w:eastAsia="ja-JP"/>
              </w:rPr>
              <w:t>7</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Hardwareinstallation</w:t>
            </w:r>
            <w:r>
              <w:rPr>
                <w:noProof/>
                <w:webHidden/>
              </w:rPr>
              <w:tab/>
            </w:r>
            <w:r>
              <w:rPr>
                <w:noProof/>
                <w:webHidden/>
              </w:rPr>
              <w:fldChar w:fldCharType="begin"/>
            </w:r>
            <w:r>
              <w:rPr>
                <w:noProof/>
                <w:webHidden/>
              </w:rPr>
              <w:instrText xml:space="preserve"> PAGEREF _Toc234949643 \h </w:instrText>
            </w:r>
            <w:r>
              <w:rPr>
                <w:noProof/>
                <w:webHidden/>
              </w:rPr>
            </w:r>
            <w:r>
              <w:rPr>
                <w:noProof/>
                <w:webHidden/>
              </w:rPr>
              <w:fldChar w:fldCharType="separate"/>
            </w:r>
            <w:r>
              <w:rPr>
                <w:noProof/>
                <w:webHidden/>
              </w:rPr>
              <w:t>56</w:t>
            </w:r>
            <w:r>
              <w:rPr>
                <w:noProof/>
                <w:webHidden/>
              </w:rPr>
              <w:fldChar w:fldCharType="end"/>
            </w:r>
          </w:hyperlink>
        </w:p>
        <w:p w14:paraId="632E2EF3" w14:textId="694781D9"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44" w:history="1">
            <w:r w:rsidRPr="00033487">
              <w:rPr>
                <w:rStyle w:val="Hyperlink"/>
                <w:rFonts w:ascii="Aptos Narrow" w:hAnsi="Aptos Narrow"/>
                <w:noProof/>
                <w:lang w:eastAsia="ja-JP"/>
              </w:rPr>
              <w:t>8</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Zertifikate und normen</w:t>
            </w:r>
            <w:r>
              <w:rPr>
                <w:noProof/>
                <w:webHidden/>
              </w:rPr>
              <w:tab/>
            </w:r>
            <w:r>
              <w:rPr>
                <w:noProof/>
                <w:webHidden/>
              </w:rPr>
              <w:fldChar w:fldCharType="begin"/>
            </w:r>
            <w:r>
              <w:rPr>
                <w:noProof/>
                <w:webHidden/>
              </w:rPr>
              <w:instrText xml:space="preserve"> PAGEREF _Toc234949644 \h </w:instrText>
            </w:r>
            <w:r>
              <w:rPr>
                <w:noProof/>
                <w:webHidden/>
              </w:rPr>
            </w:r>
            <w:r>
              <w:rPr>
                <w:noProof/>
                <w:webHidden/>
              </w:rPr>
              <w:fldChar w:fldCharType="separate"/>
            </w:r>
            <w:r>
              <w:rPr>
                <w:noProof/>
                <w:webHidden/>
              </w:rPr>
              <w:t>56</w:t>
            </w:r>
            <w:r>
              <w:rPr>
                <w:noProof/>
                <w:webHidden/>
              </w:rPr>
              <w:fldChar w:fldCharType="end"/>
            </w:r>
          </w:hyperlink>
        </w:p>
        <w:p w14:paraId="7DCC16F6" w14:textId="6A447827"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45" w:history="1">
            <w:r w:rsidRPr="00033487">
              <w:rPr>
                <w:rStyle w:val="Hyperlink"/>
                <w:rFonts w:ascii="Aptos Narrow" w:hAnsi="Aptos Narrow"/>
                <w:noProof/>
                <w:lang w:eastAsia="ja-JP"/>
              </w:rPr>
              <w:t>9</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Montage der Geräte</w:t>
            </w:r>
            <w:r>
              <w:rPr>
                <w:noProof/>
                <w:webHidden/>
              </w:rPr>
              <w:tab/>
            </w:r>
            <w:r>
              <w:rPr>
                <w:noProof/>
                <w:webHidden/>
              </w:rPr>
              <w:fldChar w:fldCharType="begin"/>
            </w:r>
            <w:r>
              <w:rPr>
                <w:noProof/>
                <w:webHidden/>
              </w:rPr>
              <w:instrText xml:space="preserve"> PAGEREF _Toc234949645 \h </w:instrText>
            </w:r>
            <w:r>
              <w:rPr>
                <w:noProof/>
                <w:webHidden/>
              </w:rPr>
            </w:r>
            <w:r>
              <w:rPr>
                <w:noProof/>
                <w:webHidden/>
              </w:rPr>
              <w:fldChar w:fldCharType="separate"/>
            </w:r>
            <w:r>
              <w:rPr>
                <w:noProof/>
                <w:webHidden/>
              </w:rPr>
              <w:t>58</w:t>
            </w:r>
            <w:r>
              <w:rPr>
                <w:noProof/>
                <w:webHidden/>
              </w:rPr>
              <w:fldChar w:fldCharType="end"/>
            </w:r>
          </w:hyperlink>
        </w:p>
        <w:p w14:paraId="1999D0C8" w14:textId="3EABDD39"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46" w:history="1">
            <w:r w:rsidRPr="00033487">
              <w:rPr>
                <w:rStyle w:val="Hyperlink"/>
                <w:rFonts w:ascii="Aptos Narrow" w:hAnsi="Aptos Narrow"/>
                <w:noProof/>
                <w:lang w:val="en-GB"/>
              </w:rPr>
              <w:t>9.1</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Montage der Dachantenne</w:t>
            </w:r>
            <w:r>
              <w:rPr>
                <w:noProof/>
                <w:webHidden/>
              </w:rPr>
              <w:tab/>
            </w:r>
            <w:r>
              <w:rPr>
                <w:noProof/>
                <w:webHidden/>
              </w:rPr>
              <w:fldChar w:fldCharType="begin"/>
            </w:r>
            <w:r>
              <w:rPr>
                <w:noProof/>
                <w:webHidden/>
              </w:rPr>
              <w:instrText xml:space="preserve"> PAGEREF _Toc234949646 \h </w:instrText>
            </w:r>
            <w:r>
              <w:rPr>
                <w:noProof/>
                <w:webHidden/>
              </w:rPr>
            </w:r>
            <w:r>
              <w:rPr>
                <w:noProof/>
                <w:webHidden/>
              </w:rPr>
              <w:fldChar w:fldCharType="separate"/>
            </w:r>
            <w:r>
              <w:rPr>
                <w:noProof/>
                <w:webHidden/>
              </w:rPr>
              <w:t>58</w:t>
            </w:r>
            <w:r>
              <w:rPr>
                <w:noProof/>
                <w:webHidden/>
              </w:rPr>
              <w:fldChar w:fldCharType="end"/>
            </w:r>
          </w:hyperlink>
        </w:p>
        <w:p w14:paraId="3CEB5469" w14:textId="178574CB"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47" w:history="1">
            <w:r w:rsidRPr="00033487">
              <w:rPr>
                <w:rStyle w:val="Hyperlink"/>
                <w:rFonts w:ascii="Aptos Narrow" w:hAnsi="Aptos Narrow"/>
                <w:noProof/>
                <w:lang w:val="en-GB"/>
              </w:rPr>
              <w:t>9.2</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R5001C CCU Montage</w:t>
            </w:r>
            <w:r>
              <w:rPr>
                <w:noProof/>
                <w:webHidden/>
              </w:rPr>
              <w:tab/>
            </w:r>
            <w:r>
              <w:rPr>
                <w:noProof/>
                <w:webHidden/>
              </w:rPr>
              <w:fldChar w:fldCharType="begin"/>
            </w:r>
            <w:r>
              <w:rPr>
                <w:noProof/>
                <w:webHidden/>
              </w:rPr>
              <w:instrText xml:space="preserve"> PAGEREF _Toc234949647 \h </w:instrText>
            </w:r>
            <w:r>
              <w:rPr>
                <w:noProof/>
                <w:webHidden/>
              </w:rPr>
            </w:r>
            <w:r>
              <w:rPr>
                <w:noProof/>
                <w:webHidden/>
              </w:rPr>
              <w:fldChar w:fldCharType="separate"/>
            </w:r>
            <w:r>
              <w:rPr>
                <w:noProof/>
                <w:webHidden/>
              </w:rPr>
              <w:t>61</w:t>
            </w:r>
            <w:r>
              <w:rPr>
                <w:noProof/>
                <w:webHidden/>
              </w:rPr>
              <w:fldChar w:fldCharType="end"/>
            </w:r>
          </w:hyperlink>
        </w:p>
        <w:p w14:paraId="2B120C20" w14:textId="6E970768"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48" w:history="1">
            <w:r w:rsidRPr="00033487">
              <w:rPr>
                <w:rStyle w:val="Hyperlink"/>
                <w:rFonts w:ascii="Aptos Narrow" w:hAnsi="Aptos Narrow"/>
                <w:noProof/>
                <w:lang w:val="en-GB" w:eastAsia="ja-JP" w:bidi="th-TH"/>
              </w:rPr>
              <w:t>9.2.1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ja-JP" w:bidi="th-TH"/>
              </w:rPr>
              <w:t>CCU Side-Brackets</w:t>
            </w:r>
            <w:r>
              <w:rPr>
                <w:noProof/>
                <w:webHidden/>
              </w:rPr>
              <w:tab/>
            </w:r>
            <w:r>
              <w:rPr>
                <w:noProof/>
                <w:webHidden/>
              </w:rPr>
              <w:fldChar w:fldCharType="begin"/>
            </w:r>
            <w:r>
              <w:rPr>
                <w:noProof/>
                <w:webHidden/>
              </w:rPr>
              <w:instrText xml:space="preserve"> PAGEREF _Toc234949648 \h </w:instrText>
            </w:r>
            <w:r>
              <w:rPr>
                <w:noProof/>
                <w:webHidden/>
              </w:rPr>
            </w:r>
            <w:r>
              <w:rPr>
                <w:noProof/>
                <w:webHidden/>
              </w:rPr>
              <w:fldChar w:fldCharType="separate"/>
            </w:r>
            <w:r>
              <w:rPr>
                <w:noProof/>
                <w:webHidden/>
              </w:rPr>
              <w:t>63</w:t>
            </w:r>
            <w:r>
              <w:rPr>
                <w:noProof/>
                <w:webHidden/>
              </w:rPr>
              <w:fldChar w:fldCharType="end"/>
            </w:r>
          </w:hyperlink>
        </w:p>
        <w:p w14:paraId="6E67E224" w14:textId="3D645879" w:rsidR="00827226" w:rsidRDefault="00827226">
          <w:pPr>
            <w:pStyle w:val="TOC3"/>
            <w:tabs>
              <w:tab w:val="left" w:pos="1200"/>
              <w:tab w:val="right" w:leader="dot" w:pos="9345"/>
            </w:tabs>
            <w:rPr>
              <w:rFonts w:eastAsiaTheme="minorEastAsia" w:cstheme="minorBidi"/>
              <w:iCs w:val="0"/>
              <w:noProof/>
              <w:kern w:val="2"/>
              <w:sz w:val="24"/>
              <w:szCs w:val="24"/>
              <w:lang w:val="en-GB" w:eastAsia="en-GB"/>
              <w14:ligatures w14:val="standardContextual"/>
            </w:rPr>
          </w:pPr>
          <w:hyperlink w:anchor="_Toc234949649" w:history="1">
            <w:r w:rsidRPr="00033487">
              <w:rPr>
                <w:rStyle w:val="Hyperlink"/>
                <w:rFonts w:ascii="Aptos Narrow" w:hAnsi="Aptos Narrow"/>
                <w:noProof/>
                <w:lang w:val="en-GB" w:eastAsia="ja-JP" w:bidi="th-TH"/>
              </w:rPr>
              <w:t>9.2.2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ja-JP" w:bidi="th-TH"/>
              </w:rPr>
              <w:t>CCU Stromkabel</w:t>
            </w:r>
            <w:r>
              <w:rPr>
                <w:noProof/>
                <w:webHidden/>
              </w:rPr>
              <w:tab/>
            </w:r>
            <w:r>
              <w:rPr>
                <w:noProof/>
                <w:webHidden/>
              </w:rPr>
              <w:fldChar w:fldCharType="begin"/>
            </w:r>
            <w:r>
              <w:rPr>
                <w:noProof/>
                <w:webHidden/>
              </w:rPr>
              <w:instrText xml:space="preserve"> PAGEREF _Toc234949649 \h </w:instrText>
            </w:r>
            <w:r>
              <w:rPr>
                <w:noProof/>
                <w:webHidden/>
              </w:rPr>
            </w:r>
            <w:r>
              <w:rPr>
                <w:noProof/>
                <w:webHidden/>
              </w:rPr>
              <w:fldChar w:fldCharType="separate"/>
            </w:r>
            <w:r>
              <w:rPr>
                <w:noProof/>
                <w:webHidden/>
              </w:rPr>
              <w:t>64</w:t>
            </w:r>
            <w:r>
              <w:rPr>
                <w:noProof/>
                <w:webHidden/>
              </w:rPr>
              <w:fldChar w:fldCharType="end"/>
            </w:r>
          </w:hyperlink>
        </w:p>
        <w:p w14:paraId="225B79F6" w14:textId="7BEBF342"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50" w:history="1">
            <w:r w:rsidRPr="00033487">
              <w:rPr>
                <w:rStyle w:val="Hyperlink"/>
                <w:rFonts w:ascii="Aptos Narrow" w:hAnsi="Aptos Narrow"/>
                <w:noProof/>
                <w:lang w:val="en-GB"/>
              </w:rPr>
              <w:t>9.3</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Access Point (AP)</w:t>
            </w:r>
            <w:r>
              <w:rPr>
                <w:noProof/>
                <w:webHidden/>
              </w:rPr>
              <w:tab/>
            </w:r>
            <w:r>
              <w:rPr>
                <w:noProof/>
                <w:webHidden/>
              </w:rPr>
              <w:fldChar w:fldCharType="begin"/>
            </w:r>
            <w:r>
              <w:rPr>
                <w:noProof/>
                <w:webHidden/>
              </w:rPr>
              <w:instrText xml:space="preserve"> PAGEREF _Toc234949650 \h </w:instrText>
            </w:r>
            <w:r>
              <w:rPr>
                <w:noProof/>
                <w:webHidden/>
              </w:rPr>
            </w:r>
            <w:r>
              <w:rPr>
                <w:noProof/>
                <w:webHidden/>
              </w:rPr>
              <w:fldChar w:fldCharType="separate"/>
            </w:r>
            <w:r>
              <w:rPr>
                <w:noProof/>
                <w:webHidden/>
              </w:rPr>
              <w:t>64</w:t>
            </w:r>
            <w:r>
              <w:rPr>
                <w:noProof/>
                <w:webHidden/>
              </w:rPr>
              <w:fldChar w:fldCharType="end"/>
            </w:r>
          </w:hyperlink>
        </w:p>
        <w:p w14:paraId="2A62A803" w14:textId="21A94F1F"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51" w:history="1">
            <w:r w:rsidRPr="00033487">
              <w:rPr>
                <w:rStyle w:val="Hyperlink"/>
                <w:rFonts w:ascii="Aptos Narrow" w:hAnsi="Aptos Narrow"/>
                <w:noProof/>
                <w:lang w:val="en-GB"/>
              </w:rPr>
              <w:t>9.4</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Innenantennen</w:t>
            </w:r>
            <w:r>
              <w:rPr>
                <w:noProof/>
                <w:webHidden/>
              </w:rPr>
              <w:tab/>
            </w:r>
            <w:r>
              <w:rPr>
                <w:noProof/>
                <w:webHidden/>
              </w:rPr>
              <w:fldChar w:fldCharType="begin"/>
            </w:r>
            <w:r>
              <w:rPr>
                <w:noProof/>
                <w:webHidden/>
              </w:rPr>
              <w:instrText xml:space="preserve"> PAGEREF _Toc234949651 \h </w:instrText>
            </w:r>
            <w:r>
              <w:rPr>
                <w:noProof/>
                <w:webHidden/>
              </w:rPr>
            </w:r>
            <w:r>
              <w:rPr>
                <w:noProof/>
                <w:webHidden/>
              </w:rPr>
              <w:fldChar w:fldCharType="separate"/>
            </w:r>
            <w:r>
              <w:rPr>
                <w:noProof/>
                <w:webHidden/>
              </w:rPr>
              <w:t>66</w:t>
            </w:r>
            <w:r>
              <w:rPr>
                <w:noProof/>
                <w:webHidden/>
              </w:rPr>
              <w:fldChar w:fldCharType="end"/>
            </w:r>
          </w:hyperlink>
        </w:p>
        <w:p w14:paraId="25D4462B" w14:textId="63E1AB25"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52" w:history="1">
            <w:r w:rsidRPr="00033487">
              <w:rPr>
                <w:rStyle w:val="Hyperlink"/>
                <w:rFonts w:ascii="Aptos Narrow" w:hAnsi="Aptos Narrow"/>
                <w:noProof/>
              </w:rPr>
              <w:t>9.5</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Switch montage für alle Waggons</w:t>
            </w:r>
            <w:r>
              <w:rPr>
                <w:noProof/>
                <w:webHidden/>
              </w:rPr>
              <w:tab/>
            </w:r>
            <w:r>
              <w:rPr>
                <w:noProof/>
                <w:webHidden/>
              </w:rPr>
              <w:fldChar w:fldCharType="begin"/>
            </w:r>
            <w:r>
              <w:rPr>
                <w:noProof/>
                <w:webHidden/>
              </w:rPr>
              <w:instrText xml:space="preserve"> PAGEREF _Toc234949652 \h </w:instrText>
            </w:r>
            <w:r>
              <w:rPr>
                <w:noProof/>
                <w:webHidden/>
              </w:rPr>
            </w:r>
            <w:r>
              <w:rPr>
                <w:noProof/>
                <w:webHidden/>
              </w:rPr>
              <w:fldChar w:fldCharType="separate"/>
            </w:r>
            <w:r>
              <w:rPr>
                <w:noProof/>
                <w:webHidden/>
              </w:rPr>
              <w:t>67</w:t>
            </w:r>
            <w:r>
              <w:rPr>
                <w:noProof/>
                <w:webHidden/>
              </w:rPr>
              <w:fldChar w:fldCharType="end"/>
            </w:r>
          </w:hyperlink>
        </w:p>
        <w:p w14:paraId="5B94B99C" w14:textId="4D629414" w:rsidR="00827226" w:rsidRDefault="00827226">
          <w:pPr>
            <w:pStyle w:val="TOC2"/>
            <w:tabs>
              <w:tab w:val="left" w:pos="600"/>
              <w:tab w:val="right" w:leader="dot" w:pos="9345"/>
            </w:tabs>
            <w:rPr>
              <w:rFonts w:eastAsiaTheme="minorEastAsia" w:cstheme="minorBidi"/>
              <w:smallCaps w:val="0"/>
              <w:noProof/>
              <w:kern w:val="2"/>
              <w:sz w:val="24"/>
              <w:szCs w:val="24"/>
              <w:lang w:val="en-GB" w:eastAsia="en-GB"/>
              <w14:ligatures w14:val="standardContextual"/>
            </w:rPr>
          </w:pPr>
          <w:hyperlink w:anchor="_Toc234949653" w:history="1">
            <w:r w:rsidRPr="00033487">
              <w:rPr>
                <w:rStyle w:val="Hyperlink"/>
                <w:rFonts w:ascii="Aptos Narrow" w:hAnsi="Aptos Narrow"/>
                <w:noProof/>
                <w:lang w:val="en-GB"/>
              </w:rPr>
              <w:t>9.6</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Netzwerkverkabelung und zwischenwagenverbindungen (Frontkupplung)</w:t>
            </w:r>
            <w:r>
              <w:rPr>
                <w:noProof/>
                <w:webHidden/>
              </w:rPr>
              <w:tab/>
            </w:r>
            <w:r>
              <w:rPr>
                <w:noProof/>
                <w:webHidden/>
              </w:rPr>
              <w:fldChar w:fldCharType="begin"/>
            </w:r>
            <w:r>
              <w:rPr>
                <w:noProof/>
                <w:webHidden/>
              </w:rPr>
              <w:instrText xml:space="preserve"> PAGEREF _Toc234949653 \h </w:instrText>
            </w:r>
            <w:r>
              <w:rPr>
                <w:noProof/>
                <w:webHidden/>
              </w:rPr>
            </w:r>
            <w:r>
              <w:rPr>
                <w:noProof/>
                <w:webHidden/>
              </w:rPr>
              <w:fldChar w:fldCharType="separate"/>
            </w:r>
            <w:r>
              <w:rPr>
                <w:noProof/>
                <w:webHidden/>
              </w:rPr>
              <w:t>70</w:t>
            </w:r>
            <w:r>
              <w:rPr>
                <w:noProof/>
                <w:webHidden/>
              </w:rPr>
              <w:fldChar w:fldCharType="end"/>
            </w:r>
          </w:hyperlink>
        </w:p>
        <w:p w14:paraId="73A17547" w14:textId="41C3CEAF"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54" w:history="1">
            <w:r w:rsidRPr="00033487">
              <w:rPr>
                <w:rStyle w:val="Hyperlink"/>
                <w:rFonts w:ascii="Aptos Narrow" w:hAnsi="Aptos Narrow"/>
                <w:noProof/>
                <w:lang w:val="en-GB" w:eastAsia="ja-JP"/>
              </w:rPr>
              <w:t>10</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val="de-DE" w:eastAsia="ja-JP"/>
              </w:rPr>
              <w:t>Ausstattung</w:t>
            </w:r>
            <w:r>
              <w:rPr>
                <w:noProof/>
                <w:webHidden/>
              </w:rPr>
              <w:tab/>
            </w:r>
            <w:r>
              <w:rPr>
                <w:noProof/>
                <w:webHidden/>
              </w:rPr>
              <w:fldChar w:fldCharType="begin"/>
            </w:r>
            <w:r>
              <w:rPr>
                <w:noProof/>
                <w:webHidden/>
              </w:rPr>
              <w:instrText xml:space="preserve"> PAGEREF _Toc234949654 \h </w:instrText>
            </w:r>
            <w:r>
              <w:rPr>
                <w:noProof/>
                <w:webHidden/>
              </w:rPr>
            </w:r>
            <w:r>
              <w:rPr>
                <w:noProof/>
                <w:webHidden/>
              </w:rPr>
              <w:fldChar w:fldCharType="separate"/>
            </w:r>
            <w:r>
              <w:rPr>
                <w:noProof/>
                <w:webHidden/>
              </w:rPr>
              <w:t>71</w:t>
            </w:r>
            <w:r>
              <w:rPr>
                <w:noProof/>
                <w:webHidden/>
              </w:rPr>
              <w:fldChar w:fldCharType="end"/>
            </w:r>
          </w:hyperlink>
        </w:p>
        <w:p w14:paraId="141D1C4E" w14:textId="2A3B0A70"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55" w:history="1">
            <w:r w:rsidRPr="00033487">
              <w:rPr>
                <w:rStyle w:val="Hyperlink"/>
                <w:rFonts w:ascii="Aptos Narrow" w:hAnsi="Aptos Narrow"/>
                <w:noProof/>
                <w:lang w:val="en-GB"/>
              </w:rPr>
              <w:t>10.1</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Ausstattungsliste</w:t>
            </w:r>
            <w:r>
              <w:rPr>
                <w:noProof/>
                <w:webHidden/>
              </w:rPr>
              <w:tab/>
            </w:r>
            <w:r>
              <w:rPr>
                <w:noProof/>
                <w:webHidden/>
              </w:rPr>
              <w:fldChar w:fldCharType="begin"/>
            </w:r>
            <w:r>
              <w:rPr>
                <w:noProof/>
                <w:webHidden/>
              </w:rPr>
              <w:instrText xml:space="preserve"> PAGEREF _Toc234949655 \h </w:instrText>
            </w:r>
            <w:r>
              <w:rPr>
                <w:noProof/>
                <w:webHidden/>
              </w:rPr>
            </w:r>
            <w:r>
              <w:rPr>
                <w:noProof/>
                <w:webHidden/>
              </w:rPr>
              <w:fldChar w:fldCharType="separate"/>
            </w:r>
            <w:r>
              <w:rPr>
                <w:noProof/>
                <w:webHidden/>
              </w:rPr>
              <w:t>71</w:t>
            </w:r>
            <w:r>
              <w:rPr>
                <w:noProof/>
                <w:webHidden/>
              </w:rPr>
              <w:fldChar w:fldCharType="end"/>
            </w:r>
          </w:hyperlink>
        </w:p>
        <w:p w14:paraId="3BD3AB63" w14:textId="0E3251CA"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56" w:history="1">
            <w:r w:rsidRPr="00033487">
              <w:rPr>
                <w:rStyle w:val="Hyperlink"/>
                <w:rFonts w:ascii="Aptos Narrow" w:hAnsi="Aptos Narrow"/>
                <w:noProof/>
                <w:lang w:val="en-GB"/>
              </w:rPr>
              <w:t>10.2</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Stromanforderung für Nomad Geräte</w:t>
            </w:r>
            <w:r>
              <w:rPr>
                <w:noProof/>
                <w:webHidden/>
              </w:rPr>
              <w:tab/>
            </w:r>
            <w:r>
              <w:rPr>
                <w:noProof/>
                <w:webHidden/>
              </w:rPr>
              <w:fldChar w:fldCharType="begin"/>
            </w:r>
            <w:r>
              <w:rPr>
                <w:noProof/>
                <w:webHidden/>
              </w:rPr>
              <w:instrText xml:space="preserve"> PAGEREF _Toc234949656 \h </w:instrText>
            </w:r>
            <w:r>
              <w:rPr>
                <w:noProof/>
                <w:webHidden/>
              </w:rPr>
            </w:r>
            <w:r>
              <w:rPr>
                <w:noProof/>
                <w:webHidden/>
              </w:rPr>
              <w:fldChar w:fldCharType="separate"/>
            </w:r>
            <w:r>
              <w:rPr>
                <w:noProof/>
                <w:webHidden/>
              </w:rPr>
              <w:t>76</w:t>
            </w:r>
            <w:r>
              <w:rPr>
                <w:noProof/>
                <w:webHidden/>
              </w:rPr>
              <w:fldChar w:fldCharType="end"/>
            </w:r>
          </w:hyperlink>
        </w:p>
        <w:p w14:paraId="4262C0A5" w14:textId="15DFAF79"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57" w:history="1">
            <w:r w:rsidRPr="00033487">
              <w:rPr>
                <w:rStyle w:val="Hyperlink"/>
                <w:rFonts w:ascii="Aptos Narrow" w:hAnsi="Aptos Narrow"/>
                <w:noProof/>
                <w:lang w:val="en-GB"/>
              </w:rPr>
              <w:t>10.3</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RF und Ethernet Kabel</w:t>
            </w:r>
            <w:r>
              <w:rPr>
                <w:noProof/>
                <w:webHidden/>
              </w:rPr>
              <w:tab/>
            </w:r>
            <w:r>
              <w:rPr>
                <w:noProof/>
                <w:webHidden/>
              </w:rPr>
              <w:fldChar w:fldCharType="begin"/>
            </w:r>
            <w:r>
              <w:rPr>
                <w:noProof/>
                <w:webHidden/>
              </w:rPr>
              <w:instrText xml:space="preserve"> PAGEREF _Toc234949657 \h </w:instrText>
            </w:r>
            <w:r>
              <w:rPr>
                <w:noProof/>
                <w:webHidden/>
              </w:rPr>
            </w:r>
            <w:r>
              <w:rPr>
                <w:noProof/>
                <w:webHidden/>
              </w:rPr>
              <w:fldChar w:fldCharType="separate"/>
            </w:r>
            <w:r>
              <w:rPr>
                <w:noProof/>
                <w:webHidden/>
              </w:rPr>
              <w:t>76</w:t>
            </w:r>
            <w:r>
              <w:rPr>
                <w:noProof/>
                <w:webHidden/>
              </w:rPr>
              <w:fldChar w:fldCharType="end"/>
            </w:r>
          </w:hyperlink>
        </w:p>
        <w:p w14:paraId="61853EF3" w14:textId="6F120A55"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58" w:history="1">
            <w:r w:rsidRPr="00033487">
              <w:rPr>
                <w:rStyle w:val="Hyperlink"/>
                <w:rFonts w:ascii="Aptos Narrow" w:hAnsi="Aptos Narrow"/>
                <w:noProof/>
              </w:rPr>
              <w:t>10.4</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TIA 568B Pinout Für Ethernet Kabel</w:t>
            </w:r>
            <w:r>
              <w:rPr>
                <w:noProof/>
                <w:webHidden/>
              </w:rPr>
              <w:tab/>
            </w:r>
            <w:r>
              <w:rPr>
                <w:noProof/>
                <w:webHidden/>
              </w:rPr>
              <w:fldChar w:fldCharType="begin"/>
            </w:r>
            <w:r>
              <w:rPr>
                <w:noProof/>
                <w:webHidden/>
              </w:rPr>
              <w:instrText xml:space="preserve"> PAGEREF _Toc234949658 \h </w:instrText>
            </w:r>
            <w:r>
              <w:rPr>
                <w:noProof/>
                <w:webHidden/>
              </w:rPr>
            </w:r>
            <w:r>
              <w:rPr>
                <w:noProof/>
                <w:webHidden/>
              </w:rPr>
              <w:fldChar w:fldCharType="separate"/>
            </w:r>
            <w:r>
              <w:rPr>
                <w:noProof/>
                <w:webHidden/>
              </w:rPr>
              <w:t>77</w:t>
            </w:r>
            <w:r>
              <w:rPr>
                <w:noProof/>
                <w:webHidden/>
              </w:rPr>
              <w:fldChar w:fldCharType="end"/>
            </w:r>
          </w:hyperlink>
        </w:p>
        <w:p w14:paraId="4FCCD548" w14:textId="40824BB5" w:rsidR="00827226" w:rsidRDefault="00827226">
          <w:pPr>
            <w:pStyle w:val="TOC2"/>
            <w:tabs>
              <w:tab w:val="left" w:pos="800"/>
              <w:tab w:val="right" w:leader="dot" w:pos="9345"/>
            </w:tabs>
            <w:rPr>
              <w:rFonts w:eastAsiaTheme="minorEastAsia" w:cstheme="minorBidi"/>
              <w:smallCaps w:val="0"/>
              <w:noProof/>
              <w:kern w:val="2"/>
              <w:sz w:val="24"/>
              <w:szCs w:val="24"/>
              <w:lang w:val="en-GB" w:eastAsia="en-GB"/>
              <w14:ligatures w14:val="standardContextual"/>
            </w:rPr>
          </w:pPr>
          <w:hyperlink w:anchor="_Toc234949659" w:history="1">
            <w:r w:rsidRPr="00033487">
              <w:rPr>
                <w:rStyle w:val="Hyperlink"/>
                <w:rFonts w:ascii="Aptos Narrow" w:hAnsi="Aptos Narrow"/>
                <w:noProof/>
                <w:lang w:val="en-GB"/>
              </w:rPr>
              <w:t>10.5</w:t>
            </w:r>
            <w:r>
              <w:rPr>
                <w:rFonts w:eastAsiaTheme="minorEastAsia" w:cstheme="minorBidi"/>
                <w:smallCaps w:val="0"/>
                <w:noProof/>
                <w:kern w:val="2"/>
                <w:sz w:val="24"/>
                <w:szCs w:val="24"/>
                <w:lang w:val="en-GB" w:eastAsia="en-GB"/>
                <w14:ligatures w14:val="standardContextual"/>
              </w:rPr>
              <w:tab/>
            </w:r>
            <w:r w:rsidRPr="00033487">
              <w:rPr>
                <w:rStyle w:val="Hyperlink"/>
                <w:rFonts w:ascii="Aptos Narrow" w:hAnsi="Aptos Narrow"/>
                <w:noProof/>
              </w:rPr>
              <w:t>CCU: R5001C NMID 1138</w:t>
            </w:r>
            <w:r>
              <w:rPr>
                <w:noProof/>
                <w:webHidden/>
              </w:rPr>
              <w:tab/>
            </w:r>
            <w:r>
              <w:rPr>
                <w:noProof/>
                <w:webHidden/>
              </w:rPr>
              <w:fldChar w:fldCharType="begin"/>
            </w:r>
            <w:r>
              <w:rPr>
                <w:noProof/>
                <w:webHidden/>
              </w:rPr>
              <w:instrText xml:space="preserve"> PAGEREF _Toc234949659 \h </w:instrText>
            </w:r>
            <w:r>
              <w:rPr>
                <w:noProof/>
                <w:webHidden/>
              </w:rPr>
            </w:r>
            <w:r>
              <w:rPr>
                <w:noProof/>
                <w:webHidden/>
              </w:rPr>
              <w:fldChar w:fldCharType="separate"/>
            </w:r>
            <w:r>
              <w:rPr>
                <w:noProof/>
                <w:webHidden/>
              </w:rPr>
              <w:t>77</w:t>
            </w:r>
            <w:r>
              <w:rPr>
                <w:noProof/>
                <w:webHidden/>
              </w:rPr>
              <w:fldChar w:fldCharType="end"/>
            </w:r>
          </w:hyperlink>
        </w:p>
        <w:p w14:paraId="001EFF4E" w14:textId="31C9EDBB" w:rsidR="00827226" w:rsidRDefault="00827226">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34949660" w:history="1">
            <w:r w:rsidRPr="00033487">
              <w:rPr>
                <w:rStyle w:val="Hyperlink"/>
                <w:rFonts w:ascii="Aptos Narrow" w:hAnsi="Aptos Narrow"/>
                <w:noProof/>
                <w:lang w:val="en-GB" w:eastAsia="ja-JP" w:bidi="th-TH"/>
              </w:rPr>
              <w:t>10.5.1</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ja-JP" w:bidi="th-TH"/>
              </w:rPr>
              <w:t xml:space="preserve">StromversOrgung Und </w:t>
            </w:r>
            <w:r w:rsidRPr="00033487">
              <w:rPr>
                <w:rStyle w:val="Hyperlink"/>
                <w:rFonts w:ascii="Aptos Narrow" w:hAnsi="Aptos Narrow"/>
                <w:noProof/>
                <w:lang w:val="en-GB" w:eastAsia="ja-JP" w:bidi="th-TH"/>
              </w:rPr>
              <w:t>IGNITION Singal</w:t>
            </w:r>
            <w:r>
              <w:rPr>
                <w:noProof/>
                <w:webHidden/>
              </w:rPr>
              <w:tab/>
            </w:r>
            <w:r>
              <w:rPr>
                <w:noProof/>
                <w:webHidden/>
              </w:rPr>
              <w:fldChar w:fldCharType="begin"/>
            </w:r>
            <w:r>
              <w:rPr>
                <w:noProof/>
                <w:webHidden/>
              </w:rPr>
              <w:instrText xml:space="preserve"> PAGEREF _Toc234949660 \h </w:instrText>
            </w:r>
            <w:r>
              <w:rPr>
                <w:noProof/>
                <w:webHidden/>
              </w:rPr>
            </w:r>
            <w:r>
              <w:rPr>
                <w:noProof/>
                <w:webHidden/>
              </w:rPr>
              <w:fldChar w:fldCharType="separate"/>
            </w:r>
            <w:r>
              <w:rPr>
                <w:noProof/>
                <w:webHidden/>
              </w:rPr>
              <w:t>79</w:t>
            </w:r>
            <w:r>
              <w:rPr>
                <w:noProof/>
                <w:webHidden/>
              </w:rPr>
              <w:fldChar w:fldCharType="end"/>
            </w:r>
          </w:hyperlink>
        </w:p>
        <w:p w14:paraId="40350623" w14:textId="084E395B" w:rsidR="00827226" w:rsidRDefault="00827226">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34949661" w:history="1">
            <w:r w:rsidRPr="00033487">
              <w:rPr>
                <w:rStyle w:val="Hyperlink"/>
                <w:rFonts w:ascii="Aptos Narrow" w:hAnsi="Aptos Narrow"/>
                <w:noProof/>
                <w:lang w:eastAsia="ja-JP" w:bidi="th-TH"/>
              </w:rPr>
              <w:t>10.5.2</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eastAsia="ja-JP" w:bidi="th-TH"/>
              </w:rPr>
              <w:t>Verbindung zwischen Dachantenne und CCU</w:t>
            </w:r>
            <w:r>
              <w:rPr>
                <w:noProof/>
                <w:webHidden/>
              </w:rPr>
              <w:tab/>
            </w:r>
            <w:r>
              <w:rPr>
                <w:noProof/>
                <w:webHidden/>
              </w:rPr>
              <w:fldChar w:fldCharType="begin"/>
            </w:r>
            <w:r>
              <w:rPr>
                <w:noProof/>
                <w:webHidden/>
              </w:rPr>
              <w:instrText xml:space="preserve"> PAGEREF _Toc234949661 \h </w:instrText>
            </w:r>
            <w:r>
              <w:rPr>
                <w:noProof/>
                <w:webHidden/>
              </w:rPr>
            </w:r>
            <w:r>
              <w:rPr>
                <w:noProof/>
                <w:webHidden/>
              </w:rPr>
              <w:fldChar w:fldCharType="separate"/>
            </w:r>
            <w:r>
              <w:rPr>
                <w:noProof/>
                <w:webHidden/>
              </w:rPr>
              <w:t>82</w:t>
            </w:r>
            <w:r>
              <w:rPr>
                <w:noProof/>
                <w:webHidden/>
              </w:rPr>
              <w:fldChar w:fldCharType="end"/>
            </w:r>
          </w:hyperlink>
        </w:p>
        <w:p w14:paraId="4D394C66" w14:textId="298EB197" w:rsidR="00827226" w:rsidRDefault="00827226">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34949662" w:history="1">
            <w:r w:rsidRPr="00033487">
              <w:rPr>
                <w:rStyle w:val="Hyperlink"/>
                <w:rFonts w:ascii="Aptos Narrow" w:hAnsi="Aptos Narrow"/>
                <w:noProof/>
                <w:lang w:val="en-GB" w:eastAsia="ja-JP" w:bidi="th-TH"/>
              </w:rPr>
              <w:t>10.5.3</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en-GB" w:eastAsia="ja-JP" w:bidi="th-TH"/>
              </w:rPr>
              <w:t>Access Point: Westermo Ibex-610 nmid 1043</w:t>
            </w:r>
            <w:r>
              <w:rPr>
                <w:noProof/>
                <w:webHidden/>
              </w:rPr>
              <w:tab/>
            </w:r>
            <w:r>
              <w:rPr>
                <w:noProof/>
                <w:webHidden/>
              </w:rPr>
              <w:fldChar w:fldCharType="begin"/>
            </w:r>
            <w:r>
              <w:rPr>
                <w:noProof/>
                <w:webHidden/>
              </w:rPr>
              <w:instrText xml:space="preserve"> PAGEREF _Toc234949662 \h </w:instrText>
            </w:r>
            <w:r>
              <w:rPr>
                <w:noProof/>
                <w:webHidden/>
              </w:rPr>
            </w:r>
            <w:r>
              <w:rPr>
                <w:noProof/>
                <w:webHidden/>
              </w:rPr>
              <w:fldChar w:fldCharType="separate"/>
            </w:r>
            <w:r>
              <w:rPr>
                <w:noProof/>
                <w:webHidden/>
              </w:rPr>
              <w:t>83</w:t>
            </w:r>
            <w:r>
              <w:rPr>
                <w:noProof/>
                <w:webHidden/>
              </w:rPr>
              <w:fldChar w:fldCharType="end"/>
            </w:r>
          </w:hyperlink>
        </w:p>
        <w:p w14:paraId="2A34CB8F" w14:textId="3FCF1806" w:rsidR="00827226" w:rsidRDefault="00827226">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34949663" w:history="1">
            <w:r w:rsidRPr="00033487">
              <w:rPr>
                <w:rStyle w:val="Hyperlink"/>
                <w:rFonts w:ascii="Aptos Narrow" w:hAnsi="Aptos Narrow"/>
                <w:noProof/>
                <w:lang w:val="en-GB" w:eastAsia="ja-JP" w:bidi="th-TH"/>
              </w:rPr>
              <w:t>10.5.4</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en-GB" w:eastAsia="ja-JP" w:bidi="th-TH"/>
              </w:rPr>
              <w:t>Ethernet Switch VDSRail ds-cswp28-10gbe</w:t>
            </w:r>
            <w:r>
              <w:rPr>
                <w:noProof/>
                <w:webHidden/>
              </w:rPr>
              <w:tab/>
            </w:r>
            <w:r>
              <w:rPr>
                <w:noProof/>
                <w:webHidden/>
              </w:rPr>
              <w:fldChar w:fldCharType="begin"/>
            </w:r>
            <w:r>
              <w:rPr>
                <w:noProof/>
                <w:webHidden/>
              </w:rPr>
              <w:instrText xml:space="preserve"> PAGEREF _Toc234949663 \h </w:instrText>
            </w:r>
            <w:r>
              <w:rPr>
                <w:noProof/>
                <w:webHidden/>
              </w:rPr>
            </w:r>
            <w:r>
              <w:rPr>
                <w:noProof/>
                <w:webHidden/>
              </w:rPr>
              <w:fldChar w:fldCharType="separate"/>
            </w:r>
            <w:r>
              <w:rPr>
                <w:noProof/>
                <w:webHidden/>
              </w:rPr>
              <w:t>85</w:t>
            </w:r>
            <w:r>
              <w:rPr>
                <w:noProof/>
                <w:webHidden/>
              </w:rPr>
              <w:fldChar w:fldCharType="end"/>
            </w:r>
          </w:hyperlink>
        </w:p>
        <w:p w14:paraId="4671F302" w14:textId="5E8818E0" w:rsidR="00827226" w:rsidRDefault="00827226">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34949664" w:history="1">
            <w:r w:rsidRPr="00033487">
              <w:rPr>
                <w:rStyle w:val="Hyperlink"/>
                <w:rFonts w:ascii="Aptos Narrow" w:hAnsi="Aptos Narrow"/>
                <w:noProof/>
                <w:lang w:val="en-GB" w:eastAsia="ja-JP" w:bidi="th-TH"/>
              </w:rPr>
              <w:t>10.5.5</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en-GB" w:eastAsia="ja-JP" w:bidi="th-TH"/>
              </w:rPr>
              <w:t>Dachantenne: Sencity rail Multi Antenne 1399.99.0307</w:t>
            </w:r>
            <w:r>
              <w:rPr>
                <w:noProof/>
                <w:webHidden/>
              </w:rPr>
              <w:tab/>
            </w:r>
            <w:r>
              <w:rPr>
                <w:noProof/>
                <w:webHidden/>
              </w:rPr>
              <w:fldChar w:fldCharType="begin"/>
            </w:r>
            <w:r>
              <w:rPr>
                <w:noProof/>
                <w:webHidden/>
              </w:rPr>
              <w:instrText xml:space="preserve"> PAGEREF _Toc234949664 \h </w:instrText>
            </w:r>
            <w:r>
              <w:rPr>
                <w:noProof/>
                <w:webHidden/>
              </w:rPr>
            </w:r>
            <w:r>
              <w:rPr>
                <w:noProof/>
                <w:webHidden/>
              </w:rPr>
              <w:fldChar w:fldCharType="separate"/>
            </w:r>
            <w:r>
              <w:rPr>
                <w:noProof/>
                <w:webHidden/>
              </w:rPr>
              <w:t>87</w:t>
            </w:r>
            <w:r>
              <w:rPr>
                <w:noProof/>
                <w:webHidden/>
              </w:rPr>
              <w:fldChar w:fldCharType="end"/>
            </w:r>
          </w:hyperlink>
        </w:p>
        <w:p w14:paraId="1C846733" w14:textId="7DD63391" w:rsidR="00827226" w:rsidRDefault="00827226">
          <w:pPr>
            <w:pStyle w:val="TOC3"/>
            <w:tabs>
              <w:tab w:val="left" w:pos="1400"/>
              <w:tab w:val="right" w:leader="dot" w:pos="9345"/>
            </w:tabs>
            <w:rPr>
              <w:rFonts w:eastAsiaTheme="minorEastAsia" w:cstheme="minorBidi"/>
              <w:iCs w:val="0"/>
              <w:noProof/>
              <w:kern w:val="2"/>
              <w:sz w:val="24"/>
              <w:szCs w:val="24"/>
              <w:lang w:val="en-GB" w:eastAsia="en-GB"/>
              <w14:ligatures w14:val="standardContextual"/>
            </w:rPr>
          </w:pPr>
          <w:hyperlink w:anchor="_Toc234949665" w:history="1">
            <w:r w:rsidRPr="00033487">
              <w:rPr>
                <w:rStyle w:val="Hyperlink"/>
                <w:rFonts w:ascii="Aptos Narrow" w:hAnsi="Aptos Narrow"/>
                <w:noProof/>
                <w:lang w:val="en-GB" w:eastAsia="ja-JP" w:bidi="th-TH"/>
              </w:rPr>
              <w:t>10.5.6</w:t>
            </w:r>
            <w:r>
              <w:rPr>
                <w:rFonts w:eastAsiaTheme="minorEastAsia" w:cstheme="minorBidi"/>
                <w:iCs w:val="0"/>
                <w:noProof/>
                <w:kern w:val="2"/>
                <w:sz w:val="24"/>
                <w:szCs w:val="24"/>
                <w:lang w:val="en-GB" w:eastAsia="en-GB"/>
                <w14:ligatures w14:val="standardContextual"/>
              </w:rPr>
              <w:tab/>
            </w:r>
            <w:r w:rsidRPr="00033487">
              <w:rPr>
                <w:rStyle w:val="Hyperlink"/>
                <w:rFonts w:ascii="Aptos Narrow" w:hAnsi="Aptos Narrow"/>
                <w:noProof/>
                <w:lang w:val="en-GB" w:eastAsia="ja-JP" w:bidi="th-TH"/>
              </w:rPr>
              <w:t>Indoor Wifi Antenna (Huber and Suhner 1399.35.0020)</w:t>
            </w:r>
            <w:r>
              <w:rPr>
                <w:noProof/>
                <w:webHidden/>
              </w:rPr>
              <w:tab/>
            </w:r>
            <w:r>
              <w:rPr>
                <w:noProof/>
                <w:webHidden/>
              </w:rPr>
              <w:fldChar w:fldCharType="begin"/>
            </w:r>
            <w:r>
              <w:rPr>
                <w:noProof/>
                <w:webHidden/>
              </w:rPr>
              <w:instrText xml:space="preserve"> PAGEREF _Toc234949665 \h </w:instrText>
            </w:r>
            <w:r>
              <w:rPr>
                <w:noProof/>
                <w:webHidden/>
              </w:rPr>
            </w:r>
            <w:r>
              <w:rPr>
                <w:noProof/>
                <w:webHidden/>
              </w:rPr>
              <w:fldChar w:fldCharType="separate"/>
            </w:r>
            <w:r>
              <w:rPr>
                <w:noProof/>
                <w:webHidden/>
              </w:rPr>
              <w:t>89</w:t>
            </w:r>
            <w:r>
              <w:rPr>
                <w:noProof/>
                <w:webHidden/>
              </w:rPr>
              <w:fldChar w:fldCharType="end"/>
            </w:r>
          </w:hyperlink>
        </w:p>
        <w:p w14:paraId="1E77D058" w14:textId="19B0A3C5" w:rsidR="00827226" w:rsidRDefault="00827226">
          <w:pPr>
            <w:pStyle w:val="TOC1"/>
            <w:rPr>
              <w:rFonts w:eastAsiaTheme="minorEastAsia" w:cstheme="minorBidi"/>
              <w:b w:val="0"/>
              <w:bCs w:val="0"/>
              <w:caps w:val="0"/>
              <w:noProof/>
              <w:kern w:val="2"/>
              <w:sz w:val="24"/>
              <w:szCs w:val="24"/>
              <w:lang w:val="en-GB" w:eastAsia="en-GB"/>
              <w14:ligatures w14:val="standardContextual"/>
            </w:rPr>
          </w:pPr>
          <w:hyperlink w:anchor="_Toc234949666" w:history="1">
            <w:r w:rsidRPr="00033487">
              <w:rPr>
                <w:rStyle w:val="Hyperlink"/>
                <w:rFonts w:ascii="Aptos Narrow" w:hAnsi="Aptos Narrow"/>
                <w:noProof/>
                <w:lang w:val="en-GB" w:eastAsia="ja-JP"/>
              </w:rPr>
              <w:t>11</w:t>
            </w:r>
            <w:r>
              <w:rPr>
                <w:rFonts w:eastAsiaTheme="minorEastAsia" w:cstheme="minorBidi"/>
                <w:b w:val="0"/>
                <w:bCs w:val="0"/>
                <w:caps w:val="0"/>
                <w:noProof/>
                <w:kern w:val="2"/>
                <w:sz w:val="24"/>
                <w:szCs w:val="24"/>
                <w:lang w:val="en-GB" w:eastAsia="en-GB"/>
                <w14:ligatures w14:val="standardContextual"/>
              </w:rPr>
              <w:tab/>
            </w:r>
            <w:r w:rsidRPr="00033487">
              <w:rPr>
                <w:rStyle w:val="Hyperlink"/>
                <w:rFonts w:ascii="Aptos Narrow" w:hAnsi="Aptos Narrow"/>
                <w:noProof/>
                <w:lang w:eastAsia="ja-JP"/>
              </w:rPr>
              <w:t>Glossar</w:t>
            </w:r>
            <w:r>
              <w:rPr>
                <w:noProof/>
                <w:webHidden/>
              </w:rPr>
              <w:tab/>
            </w:r>
            <w:r>
              <w:rPr>
                <w:noProof/>
                <w:webHidden/>
              </w:rPr>
              <w:fldChar w:fldCharType="begin"/>
            </w:r>
            <w:r>
              <w:rPr>
                <w:noProof/>
                <w:webHidden/>
              </w:rPr>
              <w:instrText xml:space="preserve"> PAGEREF _Toc234949666 \h </w:instrText>
            </w:r>
            <w:r>
              <w:rPr>
                <w:noProof/>
                <w:webHidden/>
              </w:rPr>
            </w:r>
            <w:r>
              <w:rPr>
                <w:noProof/>
                <w:webHidden/>
              </w:rPr>
              <w:fldChar w:fldCharType="separate"/>
            </w:r>
            <w:r>
              <w:rPr>
                <w:noProof/>
                <w:webHidden/>
              </w:rPr>
              <w:t>91</w:t>
            </w:r>
            <w:r>
              <w:rPr>
                <w:noProof/>
                <w:webHidden/>
              </w:rPr>
              <w:fldChar w:fldCharType="end"/>
            </w:r>
          </w:hyperlink>
        </w:p>
        <w:p w14:paraId="3970D39A" w14:textId="75807803" w:rsidR="0B7E20D7" w:rsidRPr="008A34FA" w:rsidRDefault="0B7E20D7" w:rsidP="002643BF">
          <w:pPr>
            <w:pStyle w:val="TOC1"/>
            <w:tabs>
              <w:tab w:val="left" w:pos="435"/>
            </w:tabs>
            <w:rPr>
              <w:rStyle w:val="Hyperlink"/>
              <w:rFonts w:ascii="Aptos Narrow" w:hAnsi="Aptos Narrow"/>
            </w:rPr>
          </w:pPr>
          <w:r w:rsidRPr="008A34FA">
            <w:rPr>
              <w:rFonts w:ascii="Aptos Narrow" w:hAnsi="Aptos Narrow"/>
            </w:rPr>
            <w:fldChar w:fldCharType="end"/>
          </w:r>
        </w:p>
      </w:sdtContent>
    </w:sdt>
    <w:p w14:paraId="3872A019" w14:textId="77777777" w:rsidR="00496D27" w:rsidRPr="008A34FA" w:rsidRDefault="00496D27" w:rsidP="00241460">
      <w:pPr>
        <w:spacing w:before="0" w:after="0"/>
        <w:rPr>
          <w:rFonts w:ascii="Aptos Narrow" w:hAnsi="Aptos Narrow"/>
          <w:sz w:val="8"/>
          <w:szCs w:val="8"/>
        </w:rPr>
      </w:pPr>
    </w:p>
    <w:p w14:paraId="2074C12A" w14:textId="77777777" w:rsidR="00496D27" w:rsidRPr="008A34FA" w:rsidRDefault="00496D27">
      <w:pPr>
        <w:rPr>
          <w:rFonts w:ascii="Aptos Narrow" w:hAnsi="Aptos Narrow"/>
          <w:sz w:val="8"/>
          <w:szCs w:val="8"/>
        </w:rPr>
      </w:pPr>
      <w:r w:rsidRPr="008A34FA">
        <w:rPr>
          <w:rFonts w:ascii="Aptos Narrow" w:hAnsi="Aptos Narrow"/>
          <w:sz w:val="8"/>
          <w:szCs w:val="8"/>
        </w:rPr>
        <w:br w:type="page"/>
      </w:r>
    </w:p>
    <w:p w14:paraId="3A23392E" w14:textId="77777777" w:rsidR="00752D70" w:rsidRPr="008A34FA" w:rsidRDefault="00CD5D58" w:rsidP="00752D70">
      <w:pPr>
        <w:pStyle w:val="Heading1"/>
        <w:rPr>
          <w:rFonts w:ascii="Aptos Narrow" w:hAnsi="Aptos Narrow"/>
        </w:rPr>
      </w:pPr>
      <w:bookmarkStart w:id="34" w:name="_Ref126241098"/>
      <w:bookmarkStart w:id="35" w:name="_Toc234949573"/>
      <w:r w:rsidRPr="008A34FA">
        <w:rPr>
          <w:rFonts w:ascii="Aptos Narrow" w:hAnsi="Aptos Narrow"/>
        </w:rPr>
        <w:lastRenderedPageBreak/>
        <w:t>Einleitung</w:t>
      </w:r>
      <w:bookmarkEnd w:id="34"/>
      <w:bookmarkEnd w:id="35"/>
    </w:p>
    <w:p w14:paraId="74557A24" w14:textId="77777777" w:rsidR="00CF35E1" w:rsidRPr="008A34FA" w:rsidRDefault="00CF35E1" w:rsidP="00CF35E1">
      <w:pPr>
        <w:rPr>
          <w:rFonts w:ascii="Aptos Narrow" w:hAnsi="Aptos Narrow"/>
        </w:rPr>
      </w:pPr>
      <w:r w:rsidRPr="008A34FA">
        <w:rPr>
          <w:rFonts w:ascii="Aptos Narrow" w:hAnsi="Aptos Narrow"/>
        </w:rPr>
        <w:t>Ziel dieses Dokuments ist es den technischen Umfang der von Nomad Digital bereitgestellten „Internet on Board (IoB)“-Lösung detailliert darzustellen.</w:t>
      </w:r>
    </w:p>
    <w:p w14:paraId="0E3BAE84" w14:textId="77777777" w:rsidR="00CF35E1" w:rsidRPr="008A34FA" w:rsidRDefault="00CF35E1" w:rsidP="00CF35E1">
      <w:pPr>
        <w:rPr>
          <w:rFonts w:ascii="Aptos Narrow" w:hAnsi="Aptos Narrow"/>
        </w:rPr>
      </w:pPr>
      <w:r w:rsidRPr="008A34FA">
        <w:rPr>
          <w:rFonts w:ascii="Aptos Narrow" w:hAnsi="Aptos Narrow"/>
        </w:rPr>
        <w:t>Das Dokument richtet sich ausschließlich an den Auftraggeber ÖBB und dient als technische Grundlage zur Integration, Abgrenzung und Dokumentation der Nomad-Komponenten innerhalb des Gesamtsystems.</w:t>
      </w:r>
    </w:p>
    <w:p w14:paraId="22A2C61C" w14:textId="77777777" w:rsidR="00CF35E1" w:rsidRPr="008A34FA" w:rsidRDefault="00CF35E1" w:rsidP="00CF35E1">
      <w:pPr>
        <w:rPr>
          <w:rFonts w:ascii="Aptos Narrow" w:hAnsi="Aptos Narrow"/>
        </w:rPr>
      </w:pPr>
      <w:r w:rsidRPr="008A34FA">
        <w:rPr>
          <w:rFonts w:ascii="Aptos Narrow" w:hAnsi="Aptos Narrow"/>
        </w:rPr>
        <w:t>Schnittstellen zu Drittparteien – insbesondere zur durch Stadler betriebenen Netzwerkinfrastruktur – werden lediglich in dem Umfang betrachtet, wie sie für die Einbindung der Nomad-Lösung notwendig sind. Der Fokus liegt ausschließlich auf den Nomad-spezifischen Systembestandteilen und deren technischen Anforderungen.</w:t>
      </w:r>
    </w:p>
    <w:p w14:paraId="5996F6F0" w14:textId="77777777" w:rsidR="00CD5D58" w:rsidRPr="008A34FA" w:rsidRDefault="00CD5D58" w:rsidP="00CD5D58">
      <w:pPr>
        <w:rPr>
          <w:rFonts w:ascii="Aptos Narrow" w:hAnsi="Aptos Narrow"/>
        </w:rPr>
      </w:pPr>
      <w:r w:rsidRPr="008A34FA">
        <w:rPr>
          <w:rFonts w:ascii="Aptos Narrow" w:hAnsi="Aptos Narrow"/>
        </w:rPr>
        <w:t>Die Konfiguration für das Dosto Neu-Projekt wird von ÖBB wie folgt dargelegt:</w:t>
      </w:r>
    </w:p>
    <w:p w14:paraId="0F8C3C11" w14:textId="77777777" w:rsidR="00CD5D58" w:rsidRPr="008A34FA" w:rsidRDefault="00CD5D58">
      <w:pPr>
        <w:pStyle w:val="ListParagraph"/>
        <w:numPr>
          <w:ilvl w:val="0"/>
          <w:numId w:val="7"/>
        </w:numPr>
        <w:rPr>
          <w:rFonts w:ascii="Aptos Narrow" w:hAnsi="Aptos Narrow"/>
        </w:rPr>
      </w:pPr>
      <w:r w:rsidRPr="008A34FA">
        <w:rPr>
          <w:rFonts w:ascii="Aptos Narrow" w:hAnsi="Aptos Narrow"/>
        </w:rPr>
        <w:t xml:space="preserve">Umfang: </w:t>
      </w:r>
      <w:r w:rsidRPr="008A34FA">
        <w:rPr>
          <w:rFonts w:ascii="Aptos Narrow" w:hAnsi="Aptos Narrow"/>
        </w:rPr>
        <w:br/>
        <w:t>Abruf 1: 21x 4-Teiler und 20x 6-Teiler. (Nahverkehr)</w:t>
      </w:r>
    </w:p>
    <w:p w14:paraId="11E91AB7" w14:textId="77777777" w:rsidR="00B920E8" w:rsidRPr="008A34FA" w:rsidRDefault="00B920E8" w:rsidP="00B920E8">
      <w:pPr>
        <w:pStyle w:val="ListParagraph"/>
        <w:rPr>
          <w:rFonts w:ascii="Aptos Narrow" w:hAnsi="Aptos Narrow"/>
        </w:rPr>
      </w:pPr>
      <w:r w:rsidRPr="008A34FA">
        <w:rPr>
          <w:rFonts w:ascii="Aptos Narrow" w:hAnsi="Aptos Narrow"/>
        </w:rPr>
        <w:t>Abruf 2: 14x 6-Teiler. (Fernverkehr)</w:t>
      </w:r>
      <w:r w:rsidRPr="008A34FA">
        <w:rPr>
          <w:rFonts w:ascii="Aptos Narrow" w:hAnsi="Aptos Narrow"/>
        </w:rPr>
        <w:br/>
        <w:t>Abruf 3: 21x 4-Teiler. (Nahverkehr)</w:t>
      </w:r>
      <w:r w:rsidRPr="008A34FA">
        <w:rPr>
          <w:rFonts w:ascii="Aptos Narrow" w:hAnsi="Aptos Narrow"/>
        </w:rPr>
        <w:br/>
        <w:t>Abruf 4: 3 5-Teiler. (City Airport Train)</w:t>
      </w:r>
    </w:p>
    <w:p w14:paraId="36B29D59" w14:textId="77777777" w:rsidR="00B920E8" w:rsidRPr="008A34FA" w:rsidRDefault="00B920E8" w:rsidP="00B920E8">
      <w:pPr>
        <w:pStyle w:val="ListParagraph"/>
        <w:rPr>
          <w:rFonts w:ascii="Aptos Narrow" w:hAnsi="Aptos Narrow"/>
        </w:rPr>
      </w:pPr>
      <w:r w:rsidRPr="008A34FA">
        <w:rPr>
          <w:rFonts w:ascii="Aptos Narrow" w:hAnsi="Aptos Narrow"/>
        </w:rPr>
        <w:t>Abruf 5: 47x 4-Teiler. (Nahverkehr)</w:t>
      </w:r>
    </w:p>
    <w:p w14:paraId="7D4B2204"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Endkunde: Österreichische Bundesbahnen (ÖBB)</w:t>
      </w:r>
    </w:p>
    <w:p w14:paraId="4664E69E"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Hardwareinstallation: Stadler Rail</w:t>
      </w:r>
    </w:p>
    <w:p w14:paraId="27F01C48"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Softwareinstallation: Nomad Digital</w:t>
      </w:r>
    </w:p>
    <w:p w14:paraId="4179CAAD" w14:textId="77777777" w:rsidR="00CF35E1" w:rsidRPr="008A34FA" w:rsidRDefault="00CF35E1">
      <w:pPr>
        <w:pStyle w:val="ListParagraph"/>
        <w:numPr>
          <w:ilvl w:val="0"/>
          <w:numId w:val="7"/>
        </w:numPr>
        <w:rPr>
          <w:rFonts w:ascii="Aptos Narrow" w:hAnsi="Aptos Narrow"/>
        </w:rPr>
      </w:pPr>
      <w:r w:rsidRPr="008A34FA">
        <w:rPr>
          <w:rFonts w:ascii="Aptos Narrow" w:hAnsi="Aptos Narrow"/>
        </w:rPr>
        <w:t>Backend-Integration / Änderungen: Nomad Digital</w:t>
      </w:r>
    </w:p>
    <w:p w14:paraId="7861247D" w14:textId="77777777" w:rsidR="00CF35E1" w:rsidRPr="008A34FA" w:rsidRDefault="00D77930">
      <w:pPr>
        <w:pStyle w:val="ListParagraph"/>
        <w:numPr>
          <w:ilvl w:val="0"/>
          <w:numId w:val="7"/>
        </w:numPr>
        <w:rPr>
          <w:rFonts w:ascii="Aptos Narrow" w:hAnsi="Aptos Narrow"/>
          <w:lang w:val="en-GB"/>
        </w:rPr>
      </w:pPr>
      <w:r w:rsidRPr="008A34FA">
        <w:rPr>
          <w:rFonts w:ascii="Aptos Narrow" w:hAnsi="Aptos Narrow"/>
          <w:lang w:val="en-GB"/>
        </w:rPr>
        <w:t>System design (High-Level): Nomad Digital &amp; ÖBB</w:t>
      </w:r>
    </w:p>
    <w:p w14:paraId="41C1C0DA" w14:textId="77777777" w:rsidR="00761FE3" w:rsidRPr="008A34FA" w:rsidRDefault="00761FE3">
      <w:pPr>
        <w:rPr>
          <w:rFonts w:ascii="Aptos Narrow" w:hAnsi="Aptos Narrow"/>
          <w:lang w:val="en-GB" w:eastAsia="ja-JP"/>
        </w:rPr>
      </w:pPr>
      <w:bookmarkStart w:id="36" w:name="_Hlk531872603"/>
      <w:r w:rsidRPr="008A34FA">
        <w:rPr>
          <w:rFonts w:ascii="Aptos Narrow" w:hAnsi="Aptos Narrow"/>
          <w:lang w:val="en-GB" w:eastAsia="ja-JP"/>
        </w:rPr>
        <w:br w:type="page"/>
      </w:r>
    </w:p>
    <w:p w14:paraId="41104556" w14:textId="77777777" w:rsidR="00A438A4" w:rsidRPr="008A34FA" w:rsidRDefault="00BE0D5C" w:rsidP="00A438A4">
      <w:pPr>
        <w:pStyle w:val="Heading1"/>
        <w:rPr>
          <w:rFonts w:ascii="Aptos Narrow" w:hAnsi="Aptos Narrow"/>
          <w:lang w:eastAsia="ja-JP"/>
        </w:rPr>
      </w:pPr>
      <w:bookmarkStart w:id="37" w:name="_Toc234949574"/>
      <w:r w:rsidRPr="008A34FA">
        <w:rPr>
          <w:rFonts w:ascii="Aptos Narrow" w:hAnsi="Aptos Narrow"/>
          <w:lang w:eastAsia="ja-JP"/>
        </w:rPr>
        <w:lastRenderedPageBreak/>
        <w:t>ZUGZUSAMMENSTELLUNG</w:t>
      </w:r>
      <w:bookmarkEnd w:id="37"/>
    </w:p>
    <w:p w14:paraId="2840BB6D" w14:textId="77777777" w:rsidR="00A438A4" w:rsidRPr="008A34FA" w:rsidRDefault="00A438A4" w:rsidP="00A438A4">
      <w:pPr>
        <w:rPr>
          <w:rFonts w:ascii="Aptos Narrow" w:hAnsi="Aptos Narrow"/>
          <w:lang w:eastAsia="ja-JP"/>
        </w:rPr>
      </w:pPr>
      <w:bookmarkStart w:id="38" w:name="_Hlk205477386"/>
      <w:bookmarkStart w:id="39" w:name="_Hlk205477360"/>
      <w:r w:rsidRPr="008A34FA">
        <w:rPr>
          <w:rFonts w:ascii="Aptos Narrow" w:hAnsi="Aptos Narrow"/>
          <w:lang w:eastAsia="ja-JP"/>
        </w:rPr>
        <w:t>Die DOSTO-Neu-Flotte der ÖBB besteht aus statischen Doppelstockgarnituren, die in vier Varianten verfügbar sind – jeweils zwei für den Einsatz im Nahverkehr und zwei für den Fernverkehr.</w:t>
      </w:r>
    </w:p>
    <w:p w14:paraId="56630D80" w14:textId="77777777" w:rsidR="00A438A4" w:rsidRPr="008A34FA" w:rsidRDefault="00A438A4" w:rsidP="00A438A4">
      <w:pPr>
        <w:pStyle w:val="Heading2"/>
        <w:spacing w:after="120"/>
        <w:ind w:left="1003" w:hanging="578"/>
        <w:rPr>
          <w:rFonts w:ascii="Aptos Narrow" w:hAnsi="Aptos Narrow"/>
        </w:rPr>
      </w:pPr>
      <w:bookmarkStart w:id="40" w:name="_Toc234949575"/>
      <w:bookmarkEnd w:id="38"/>
      <w:r w:rsidRPr="008A34FA">
        <w:rPr>
          <w:rFonts w:ascii="Aptos Narrow" w:hAnsi="Aptos Narrow"/>
        </w:rPr>
        <w:t>Garnitur und Wagen Spezifikationen</w:t>
      </w:r>
      <w:bookmarkEnd w:id="40"/>
    </w:p>
    <w:tbl>
      <w:tblPr>
        <w:tblStyle w:val="TableGrid"/>
        <w:tblW w:w="0" w:type="auto"/>
        <w:jc w:val="center"/>
        <w:tblLook w:val="04A0" w:firstRow="1" w:lastRow="0" w:firstColumn="1" w:lastColumn="0" w:noHBand="0" w:noVBand="1"/>
      </w:tblPr>
      <w:tblGrid>
        <w:gridCol w:w="1271"/>
        <w:gridCol w:w="1701"/>
        <w:gridCol w:w="2336"/>
        <w:gridCol w:w="1775"/>
        <w:gridCol w:w="2262"/>
      </w:tblGrid>
      <w:tr w:rsidR="00A438A4" w:rsidRPr="00C15779" w14:paraId="348116BE" w14:textId="77777777" w:rsidTr="6422C14E">
        <w:trPr>
          <w:jc w:val="center"/>
        </w:trPr>
        <w:tc>
          <w:tcPr>
            <w:tcW w:w="1271" w:type="dxa"/>
            <w:shd w:val="clear" w:color="auto" w:fill="B8CCE4" w:themeFill="accent1" w:themeFillTint="66"/>
            <w:vAlign w:val="center"/>
          </w:tcPr>
          <w:p w14:paraId="3109DD97"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Garnitur</w:t>
            </w:r>
          </w:p>
        </w:tc>
        <w:tc>
          <w:tcPr>
            <w:tcW w:w="4037" w:type="dxa"/>
            <w:gridSpan w:val="2"/>
            <w:shd w:val="clear" w:color="auto" w:fill="B8CCE4" w:themeFill="accent1" w:themeFillTint="66"/>
            <w:vAlign w:val="center"/>
          </w:tcPr>
          <w:p w14:paraId="6286A785"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Nahverkehr</w:t>
            </w:r>
          </w:p>
        </w:tc>
        <w:tc>
          <w:tcPr>
            <w:tcW w:w="4037" w:type="dxa"/>
            <w:gridSpan w:val="2"/>
            <w:shd w:val="clear" w:color="auto" w:fill="B8CCE4" w:themeFill="accent1" w:themeFillTint="66"/>
            <w:vAlign w:val="center"/>
          </w:tcPr>
          <w:p w14:paraId="62D585F6"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Fernverkehr</w:t>
            </w:r>
          </w:p>
        </w:tc>
      </w:tr>
      <w:tr w:rsidR="00A438A4" w:rsidRPr="00C15779" w14:paraId="685A8362" w14:textId="77777777" w:rsidTr="6422C14E">
        <w:trPr>
          <w:jc w:val="center"/>
        </w:trPr>
        <w:tc>
          <w:tcPr>
            <w:tcW w:w="1271" w:type="dxa"/>
            <w:shd w:val="clear" w:color="auto" w:fill="DBE5F1" w:themeFill="accent1" w:themeFillTint="33"/>
            <w:vAlign w:val="center"/>
          </w:tcPr>
          <w:p w14:paraId="575251D6"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Variante</w:t>
            </w:r>
          </w:p>
        </w:tc>
        <w:tc>
          <w:tcPr>
            <w:tcW w:w="1701" w:type="dxa"/>
            <w:shd w:val="clear" w:color="auto" w:fill="DBE5F1" w:themeFill="accent1" w:themeFillTint="33"/>
            <w:vAlign w:val="center"/>
          </w:tcPr>
          <w:p w14:paraId="0C1A5E47"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4-Teiler</w:t>
            </w:r>
          </w:p>
        </w:tc>
        <w:tc>
          <w:tcPr>
            <w:tcW w:w="2336" w:type="dxa"/>
            <w:shd w:val="clear" w:color="auto" w:fill="DBE5F1" w:themeFill="accent1" w:themeFillTint="33"/>
            <w:vAlign w:val="center"/>
          </w:tcPr>
          <w:p w14:paraId="6A9F93F8"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6-Teiler</w:t>
            </w:r>
          </w:p>
        </w:tc>
        <w:tc>
          <w:tcPr>
            <w:tcW w:w="1775" w:type="dxa"/>
            <w:shd w:val="clear" w:color="auto" w:fill="DBE5F1" w:themeFill="accent1" w:themeFillTint="33"/>
            <w:vAlign w:val="center"/>
          </w:tcPr>
          <w:p w14:paraId="06FC8A8E"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5-Teiler</w:t>
            </w:r>
          </w:p>
        </w:tc>
        <w:tc>
          <w:tcPr>
            <w:tcW w:w="2262" w:type="dxa"/>
            <w:shd w:val="clear" w:color="auto" w:fill="DBE5F1" w:themeFill="accent1" w:themeFillTint="33"/>
            <w:vAlign w:val="center"/>
          </w:tcPr>
          <w:p w14:paraId="215C2DEC"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6-Teiler</w:t>
            </w:r>
          </w:p>
        </w:tc>
      </w:tr>
      <w:tr w:rsidR="00A438A4" w:rsidRPr="00C15779" w14:paraId="1789CB9F" w14:textId="77777777" w:rsidTr="6422C14E">
        <w:trPr>
          <w:jc w:val="center"/>
        </w:trPr>
        <w:tc>
          <w:tcPr>
            <w:tcW w:w="1271" w:type="dxa"/>
            <w:shd w:val="clear" w:color="auto" w:fill="DBE5F1" w:themeFill="accent1" w:themeFillTint="33"/>
            <w:vAlign w:val="center"/>
          </w:tcPr>
          <w:p w14:paraId="736F3FD5"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Kennung</w:t>
            </w:r>
          </w:p>
        </w:tc>
        <w:tc>
          <w:tcPr>
            <w:tcW w:w="1701" w:type="dxa"/>
            <w:shd w:val="clear" w:color="auto" w:fill="FFFFFF" w:themeFill="background1"/>
            <w:vAlign w:val="center"/>
          </w:tcPr>
          <w:p w14:paraId="0DF0CA8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4734</w:t>
            </w:r>
          </w:p>
        </w:tc>
        <w:tc>
          <w:tcPr>
            <w:tcW w:w="2336" w:type="dxa"/>
            <w:shd w:val="clear" w:color="auto" w:fill="FFFFFF" w:themeFill="background1"/>
            <w:vAlign w:val="center"/>
          </w:tcPr>
          <w:p w14:paraId="6996C2DB"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4736</w:t>
            </w:r>
          </w:p>
        </w:tc>
        <w:tc>
          <w:tcPr>
            <w:tcW w:w="1775" w:type="dxa"/>
            <w:shd w:val="clear" w:color="auto" w:fill="FFFFFF" w:themeFill="background1"/>
            <w:vAlign w:val="center"/>
          </w:tcPr>
          <w:p w14:paraId="57BE4AA3"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4705</w:t>
            </w:r>
          </w:p>
        </w:tc>
        <w:tc>
          <w:tcPr>
            <w:tcW w:w="2262" w:type="dxa"/>
            <w:shd w:val="clear" w:color="auto" w:fill="FFFFFF" w:themeFill="background1"/>
            <w:vAlign w:val="center"/>
          </w:tcPr>
          <w:p w14:paraId="3A422B74"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4706</w:t>
            </w:r>
          </w:p>
        </w:tc>
      </w:tr>
      <w:tr w:rsidR="00A438A4" w:rsidRPr="00C15779" w14:paraId="32FE7B18" w14:textId="77777777" w:rsidTr="6422C14E">
        <w:trPr>
          <w:jc w:val="center"/>
        </w:trPr>
        <w:tc>
          <w:tcPr>
            <w:tcW w:w="1271" w:type="dxa"/>
            <w:shd w:val="clear" w:color="auto" w:fill="DBE5F1" w:themeFill="accent1" w:themeFillTint="33"/>
            <w:vAlign w:val="center"/>
          </w:tcPr>
          <w:p w14:paraId="1C555B5F"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Aufbau</w:t>
            </w:r>
          </w:p>
        </w:tc>
        <w:tc>
          <w:tcPr>
            <w:tcW w:w="1701" w:type="dxa"/>
            <w:shd w:val="clear" w:color="auto" w:fill="FFFFFF" w:themeFill="background1"/>
            <w:vAlign w:val="center"/>
          </w:tcPr>
          <w:p w14:paraId="119EFF5E" w14:textId="77777777" w:rsidR="00A438A4" w:rsidRPr="00C15779" w:rsidRDefault="00A438A4" w:rsidP="6422C14E">
            <w:pPr>
              <w:jc w:val="center"/>
              <w:rPr>
                <w:rFonts w:ascii="Aptos Narrow" w:hAnsi="Aptos Narrow" w:cstheme="minorBidi"/>
                <w:sz w:val="22"/>
                <w:szCs w:val="22"/>
                <w:lang w:eastAsia="ja-JP"/>
              </w:rPr>
            </w:pPr>
            <w:r w:rsidRPr="00C15779">
              <w:rPr>
                <w:rFonts w:ascii="Aptos Narrow" w:hAnsi="Aptos Narrow" w:cstheme="minorBidi"/>
                <w:sz w:val="22"/>
                <w:szCs w:val="22"/>
                <w:lang w:eastAsia="ja-JP"/>
              </w:rPr>
              <w:t>A – C – G – B</w:t>
            </w:r>
          </w:p>
        </w:tc>
        <w:tc>
          <w:tcPr>
            <w:tcW w:w="2336" w:type="dxa"/>
            <w:shd w:val="clear" w:color="auto" w:fill="FFFFFF" w:themeFill="background1"/>
            <w:vAlign w:val="center"/>
          </w:tcPr>
          <w:p w14:paraId="1BB760F0"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 – C – D – E – F – B</w:t>
            </w:r>
          </w:p>
        </w:tc>
        <w:tc>
          <w:tcPr>
            <w:tcW w:w="1775" w:type="dxa"/>
            <w:shd w:val="clear" w:color="auto" w:fill="FFFFFF" w:themeFill="background1"/>
            <w:vAlign w:val="center"/>
          </w:tcPr>
          <w:p w14:paraId="650E9BF8"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 – C – E – F – B</w:t>
            </w:r>
          </w:p>
        </w:tc>
        <w:tc>
          <w:tcPr>
            <w:tcW w:w="2262" w:type="dxa"/>
            <w:shd w:val="clear" w:color="auto" w:fill="FFFFFF" w:themeFill="background1"/>
            <w:vAlign w:val="center"/>
          </w:tcPr>
          <w:p w14:paraId="7C826F8D"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 – C – D – E – F – B</w:t>
            </w:r>
          </w:p>
        </w:tc>
      </w:tr>
      <w:tr w:rsidR="00A438A4" w:rsidRPr="00C15779" w14:paraId="57798BC6" w14:textId="77777777" w:rsidTr="00C15779">
        <w:trPr>
          <w:trHeight w:val="50"/>
          <w:jc w:val="center"/>
        </w:trPr>
        <w:tc>
          <w:tcPr>
            <w:tcW w:w="1271" w:type="dxa"/>
            <w:shd w:val="clear" w:color="auto" w:fill="DBE5F1" w:themeFill="accent1" w:themeFillTint="33"/>
            <w:vAlign w:val="center"/>
          </w:tcPr>
          <w:p w14:paraId="67C51FC2" w14:textId="77777777" w:rsidR="00A438A4" w:rsidRPr="00C15779" w:rsidRDefault="00A438A4" w:rsidP="006B76E5">
            <w:pPr>
              <w:jc w:val="center"/>
              <w:rPr>
                <w:rFonts w:ascii="Aptos Narrow" w:hAnsi="Aptos Narrow" w:cstheme="minorHAnsi"/>
                <w:b/>
                <w:bCs/>
                <w:sz w:val="22"/>
                <w:szCs w:val="22"/>
                <w:lang w:eastAsia="ja-JP"/>
              </w:rPr>
            </w:pPr>
            <w:r w:rsidRPr="00C15779">
              <w:rPr>
                <w:rFonts w:ascii="Aptos Narrow" w:hAnsi="Aptos Narrow" w:cstheme="minorHAnsi"/>
                <w:b/>
                <w:bCs/>
                <w:sz w:val="22"/>
                <w:szCs w:val="22"/>
                <w:lang w:eastAsia="ja-JP"/>
              </w:rPr>
              <w:t>Typ</w:t>
            </w:r>
          </w:p>
        </w:tc>
        <w:tc>
          <w:tcPr>
            <w:tcW w:w="8074" w:type="dxa"/>
            <w:gridSpan w:val="4"/>
            <w:shd w:val="clear" w:color="auto" w:fill="FFFFFF" w:themeFill="background1"/>
            <w:vAlign w:val="center"/>
          </w:tcPr>
          <w:p w14:paraId="10603FB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Statisch</w:t>
            </w:r>
          </w:p>
        </w:tc>
      </w:tr>
    </w:tbl>
    <w:p w14:paraId="6CF41686" w14:textId="77777777" w:rsidR="00A438A4" w:rsidRPr="008A34FA" w:rsidRDefault="00A438A4" w:rsidP="00A438A4">
      <w:pPr>
        <w:rPr>
          <w:rFonts w:ascii="Aptos Narrow" w:hAnsi="Aptos Narrow"/>
        </w:rPr>
      </w:pPr>
    </w:p>
    <w:tbl>
      <w:tblPr>
        <w:tblStyle w:val="TableGrid"/>
        <w:tblW w:w="0" w:type="auto"/>
        <w:jc w:val="center"/>
        <w:tblLook w:val="04A0" w:firstRow="1" w:lastRow="0" w:firstColumn="1" w:lastColumn="0" w:noHBand="0" w:noVBand="1"/>
      </w:tblPr>
      <w:tblGrid>
        <w:gridCol w:w="2985"/>
        <w:gridCol w:w="3374"/>
        <w:gridCol w:w="2986"/>
      </w:tblGrid>
      <w:tr w:rsidR="00A438A4" w:rsidRPr="00C15779" w14:paraId="081CC4B7" w14:textId="77777777" w:rsidTr="006B76E5">
        <w:trPr>
          <w:jc w:val="center"/>
        </w:trPr>
        <w:tc>
          <w:tcPr>
            <w:tcW w:w="9345" w:type="dxa"/>
            <w:gridSpan w:val="3"/>
            <w:shd w:val="clear" w:color="auto" w:fill="B8CCE4" w:themeFill="accent1" w:themeFillTint="66"/>
            <w:vAlign w:val="center"/>
          </w:tcPr>
          <w:p w14:paraId="6B110C96"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Wagendetails</w:t>
            </w:r>
          </w:p>
        </w:tc>
      </w:tr>
      <w:tr w:rsidR="00A438A4" w:rsidRPr="00C15779" w14:paraId="06039BAA" w14:textId="77777777" w:rsidTr="006B76E5">
        <w:trPr>
          <w:jc w:val="center"/>
        </w:trPr>
        <w:tc>
          <w:tcPr>
            <w:tcW w:w="2985" w:type="dxa"/>
            <w:shd w:val="clear" w:color="auto" w:fill="DBE5F1" w:themeFill="accent1" w:themeFillTint="33"/>
            <w:vAlign w:val="center"/>
          </w:tcPr>
          <w:p w14:paraId="52B35B73"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Wagentyp</w:t>
            </w:r>
          </w:p>
        </w:tc>
        <w:tc>
          <w:tcPr>
            <w:tcW w:w="3374" w:type="dxa"/>
            <w:shd w:val="clear" w:color="auto" w:fill="DBE5F1" w:themeFill="accent1" w:themeFillTint="33"/>
            <w:vAlign w:val="center"/>
          </w:tcPr>
          <w:p w14:paraId="45C822BE" w14:textId="77777777" w:rsidR="00A438A4" w:rsidRPr="00C15779" w:rsidRDefault="00A438A4" w:rsidP="006B76E5">
            <w:pPr>
              <w:jc w:val="center"/>
              <w:rPr>
                <w:rFonts w:ascii="Aptos Narrow" w:hAnsi="Aptos Narrow" w:cstheme="minorHAnsi"/>
                <w:b/>
                <w:sz w:val="22"/>
                <w:szCs w:val="22"/>
                <w:lang w:eastAsia="ja-JP"/>
              </w:rPr>
            </w:pPr>
            <w:r w:rsidRPr="00C15779">
              <w:rPr>
                <w:rFonts w:ascii="Aptos Narrow" w:hAnsi="Aptos Narrow" w:cstheme="minorHAnsi"/>
                <w:b/>
                <w:sz w:val="22"/>
                <w:szCs w:val="22"/>
                <w:lang w:eastAsia="ja-JP"/>
              </w:rPr>
              <w:t>Wagennummer (Position)</w:t>
            </w:r>
          </w:p>
        </w:tc>
        <w:tc>
          <w:tcPr>
            <w:tcW w:w="2986" w:type="dxa"/>
            <w:shd w:val="clear" w:color="auto" w:fill="DBE5F1" w:themeFill="accent1" w:themeFillTint="33"/>
            <w:vAlign w:val="center"/>
          </w:tcPr>
          <w:p w14:paraId="29E9B64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b/>
                <w:bCs/>
                <w:sz w:val="22"/>
                <w:szCs w:val="22"/>
                <w:lang w:eastAsia="ja-JP"/>
              </w:rPr>
              <w:t>Wagenbezeichnung</w:t>
            </w:r>
          </w:p>
        </w:tc>
      </w:tr>
      <w:tr w:rsidR="00A438A4" w:rsidRPr="00C15779" w14:paraId="032E37D1" w14:textId="77777777" w:rsidTr="006B76E5">
        <w:trPr>
          <w:jc w:val="center"/>
        </w:trPr>
        <w:tc>
          <w:tcPr>
            <w:tcW w:w="2985" w:type="dxa"/>
            <w:shd w:val="clear" w:color="auto" w:fill="FFFFFF" w:themeFill="background1"/>
            <w:vAlign w:val="center"/>
          </w:tcPr>
          <w:p w14:paraId="53778D9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Steuerwagen</w:t>
            </w:r>
          </w:p>
        </w:tc>
        <w:tc>
          <w:tcPr>
            <w:tcW w:w="3374" w:type="dxa"/>
            <w:vAlign w:val="center"/>
          </w:tcPr>
          <w:p w14:paraId="2C80BD77"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100</w:t>
            </w:r>
          </w:p>
        </w:tc>
        <w:tc>
          <w:tcPr>
            <w:tcW w:w="2986" w:type="dxa"/>
            <w:vAlign w:val="center"/>
          </w:tcPr>
          <w:p w14:paraId="61F15A9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A</w:t>
            </w:r>
          </w:p>
        </w:tc>
      </w:tr>
      <w:tr w:rsidR="00A438A4" w:rsidRPr="00C15779" w14:paraId="55BB10C9" w14:textId="77777777" w:rsidTr="006B76E5">
        <w:trPr>
          <w:jc w:val="center"/>
        </w:trPr>
        <w:tc>
          <w:tcPr>
            <w:tcW w:w="2985" w:type="dxa"/>
            <w:shd w:val="clear" w:color="auto" w:fill="FFFFFF" w:themeFill="background1"/>
            <w:vAlign w:val="center"/>
          </w:tcPr>
          <w:p w14:paraId="1F200D4B"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2BAAAAD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200</w:t>
            </w:r>
          </w:p>
        </w:tc>
        <w:tc>
          <w:tcPr>
            <w:tcW w:w="2986" w:type="dxa"/>
            <w:vAlign w:val="center"/>
          </w:tcPr>
          <w:p w14:paraId="4D6924F1"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C</w:t>
            </w:r>
          </w:p>
        </w:tc>
      </w:tr>
      <w:tr w:rsidR="00A438A4" w:rsidRPr="00C15779" w14:paraId="3B5A69E8" w14:textId="77777777" w:rsidTr="006B76E5">
        <w:trPr>
          <w:jc w:val="center"/>
        </w:trPr>
        <w:tc>
          <w:tcPr>
            <w:tcW w:w="2985" w:type="dxa"/>
            <w:shd w:val="clear" w:color="auto" w:fill="FFFFFF" w:themeFill="background1"/>
            <w:vAlign w:val="center"/>
          </w:tcPr>
          <w:p w14:paraId="047FC3B1"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34831A85"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300</w:t>
            </w:r>
          </w:p>
        </w:tc>
        <w:tc>
          <w:tcPr>
            <w:tcW w:w="2986" w:type="dxa"/>
            <w:vAlign w:val="center"/>
          </w:tcPr>
          <w:p w14:paraId="249D2328"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D / G</w:t>
            </w:r>
          </w:p>
        </w:tc>
      </w:tr>
      <w:tr w:rsidR="00A438A4" w:rsidRPr="00C15779" w14:paraId="162DEFC3" w14:textId="77777777" w:rsidTr="006B76E5">
        <w:trPr>
          <w:jc w:val="center"/>
        </w:trPr>
        <w:tc>
          <w:tcPr>
            <w:tcW w:w="2985" w:type="dxa"/>
            <w:shd w:val="clear" w:color="auto" w:fill="FFFFFF" w:themeFill="background1"/>
            <w:vAlign w:val="center"/>
          </w:tcPr>
          <w:p w14:paraId="169DC1D9"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3D227022"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400</w:t>
            </w:r>
          </w:p>
        </w:tc>
        <w:tc>
          <w:tcPr>
            <w:tcW w:w="2986" w:type="dxa"/>
            <w:vAlign w:val="center"/>
          </w:tcPr>
          <w:p w14:paraId="6D349B12"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E</w:t>
            </w:r>
          </w:p>
        </w:tc>
      </w:tr>
      <w:tr w:rsidR="00A438A4" w:rsidRPr="00C15779" w14:paraId="71DF5433" w14:textId="77777777" w:rsidTr="006B76E5">
        <w:trPr>
          <w:jc w:val="center"/>
        </w:trPr>
        <w:tc>
          <w:tcPr>
            <w:tcW w:w="2985" w:type="dxa"/>
            <w:shd w:val="clear" w:color="auto" w:fill="FFFFFF" w:themeFill="background1"/>
            <w:vAlign w:val="center"/>
          </w:tcPr>
          <w:p w14:paraId="7B53C6CE"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Mittelwagen</w:t>
            </w:r>
          </w:p>
        </w:tc>
        <w:tc>
          <w:tcPr>
            <w:tcW w:w="3374" w:type="dxa"/>
            <w:vAlign w:val="center"/>
          </w:tcPr>
          <w:p w14:paraId="57FECB2A"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500</w:t>
            </w:r>
          </w:p>
        </w:tc>
        <w:tc>
          <w:tcPr>
            <w:tcW w:w="2986" w:type="dxa"/>
            <w:vAlign w:val="center"/>
          </w:tcPr>
          <w:p w14:paraId="64C4EDB0"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F</w:t>
            </w:r>
          </w:p>
        </w:tc>
      </w:tr>
      <w:tr w:rsidR="00A438A4" w:rsidRPr="00C15779" w14:paraId="428B5A10" w14:textId="77777777" w:rsidTr="006B76E5">
        <w:trPr>
          <w:jc w:val="center"/>
        </w:trPr>
        <w:tc>
          <w:tcPr>
            <w:tcW w:w="2985" w:type="dxa"/>
            <w:shd w:val="clear" w:color="auto" w:fill="FFFFFF" w:themeFill="background1"/>
            <w:vAlign w:val="center"/>
          </w:tcPr>
          <w:p w14:paraId="1FAE0B83"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Steuerwagen (Endwagen)</w:t>
            </w:r>
          </w:p>
        </w:tc>
        <w:tc>
          <w:tcPr>
            <w:tcW w:w="3374" w:type="dxa"/>
            <w:vAlign w:val="center"/>
          </w:tcPr>
          <w:p w14:paraId="72FC521D"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600</w:t>
            </w:r>
          </w:p>
        </w:tc>
        <w:tc>
          <w:tcPr>
            <w:tcW w:w="2986" w:type="dxa"/>
            <w:vAlign w:val="center"/>
          </w:tcPr>
          <w:p w14:paraId="54E72536" w14:textId="77777777" w:rsidR="00A438A4" w:rsidRPr="00C15779" w:rsidRDefault="00A438A4" w:rsidP="006B76E5">
            <w:pPr>
              <w:jc w:val="center"/>
              <w:rPr>
                <w:rFonts w:ascii="Aptos Narrow" w:hAnsi="Aptos Narrow" w:cstheme="minorHAnsi"/>
                <w:sz w:val="22"/>
                <w:szCs w:val="22"/>
                <w:lang w:eastAsia="ja-JP"/>
              </w:rPr>
            </w:pPr>
            <w:r w:rsidRPr="00C15779">
              <w:rPr>
                <w:rFonts w:ascii="Aptos Narrow" w:hAnsi="Aptos Narrow" w:cstheme="minorHAnsi"/>
                <w:sz w:val="22"/>
                <w:szCs w:val="22"/>
                <w:lang w:eastAsia="ja-JP"/>
              </w:rPr>
              <w:t>B</w:t>
            </w:r>
          </w:p>
        </w:tc>
      </w:tr>
    </w:tbl>
    <w:p w14:paraId="770B02A8" w14:textId="4A01D18F" w:rsidR="00A438A4" w:rsidRPr="008A34FA" w:rsidRDefault="00A438A4" w:rsidP="00A438A4">
      <w:pPr>
        <w:rPr>
          <w:rFonts w:ascii="Aptos Narrow" w:hAnsi="Aptos Narrow"/>
          <w:lang w:eastAsia="ja-JP"/>
        </w:rPr>
      </w:pPr>
      <w:r w:rsidRPr="008A34FA">
        <w:rPr>
          <w:rFonts w:ascii="Aptos Narrow" w:hAnsi="Aptos Narrow"/>
          <w:lang w:eastAsia="ja-JP"/>
        </w:rPr>
        <w:t>Die Mittelwagen D und G sind für die Nomad Lösung als ident</w:t>
      </w:r>
      <w:ins w:id="41" w:author="Michael Fehlau" w:date="2026-06-23T12:24:00Z" w16du:dateUtc="2026-06-23T10:24:00Z">
        <w:r w:rsidR="001F122E" w:rsidRPr="008A34FA">
          <w:rPr>
            <w:rFonts w:ascii="Aptos Narrow" w:hAnsi="Aptos Narrow"/>
            <w:lang w:eastAsia="ja-JP"/>
          </w:rPr>
          <w:t>isch</w:t>
        </w:r>
      </w:ins>
      <w:r w:rsidRPr="008A34FA">
        <w:rPr>
          <w:rFonts w:ascii="Aptos Narrow" w:hAnsi="Aptos Narrow"/>
          <w:lang w:eastAsia="ja-JP"/>
        </w:rPr>
        <w:t xml:space="preserve"> zu betrachten.</w:t>
      </w:r>
    </w:p>
    <w:p w14:paraId="7C71E7FB" w14:textId="77777777" w:rsidR="00BE0D5C" w:rsidRPr="008A34FA" w:rsidRDefault="00BE0D5C" w:rsidP="00A438A4">
      <w:pPr>
        <w:rPr>
          <w:rFonts w:ascii="Aptos Narrow" w:hAnsi="Aptos Narrow"/>
          <w:lang w:eastAsia="ja-JP"/>
        </w:rPr>
      </w:pPr>
    </w:p>
    <w:p w14:paraId="38DD7940" w14:textId="77777777" w:rsidR="0036318C" w:rsidRPr="008A34FA" w:rsidRDefault="00D45FC0">
      <w:pPr>
        <w:pStyle w:val="Heading3"/>
        <w:rPr>
          <w:rFonts w:ascii="Aptos Narrow" w:hAnsi="Aptos Narrow"/>
        </w:rPr>
      </w:pPr>
      <w:bookmarkStart w:id="42" w:name="_Toc234949576"/>
      <w:r w:rsidRPr="008A34FA">
        <w:rPr>
          <w:rFonts w:ascii="Aptos Narrow" w:hAnsi="Aptos Narrow"/>
        </w:rPr>
        <w:lastRenderedPageBreak/>
        <w:t>Wagenpositionen und IoB-Funktion</w:t>
      </w:r>
      <w:bookmarkEnd w:id="42"/>
    </w:p>
    <w:p w14:paraId="238169D6" w14:textId="77777777" w:rsidR="0036318C" w:rsidRPr="008A34FA" w:rsidRDefault="00D45FC0">
      <w:pPr>
        <w:rPr>
          <w:rFonts w:ascii="Aptos Narrow" w:hAnsi="Aptos Narrow"/>
        </w:rPr>
      </w:pPr>
      <w:r w:rsidRPr="008A34FA">
        <w:rPr>
          <w:rFonts w:ascii="Aptos Narrow" w:hAnsi="Aptos Narrow"/>
        </w:rPr>
        <w:t>Die folgende Tabelle ergänzt die Garnitur-Übersicht um die jeweilige IoB-Funktion und Besonderheiten je Wagenposition.</w:t>
      </w:r>
    </w:p>
    <w:tbl>
      <w:tblPr>
        <w:tblStyle w:val="TableGrid"/>
        <w:tblW w:w="9600" w:type="dxa"/>
        <w:tblLook w:val="04A0" w:firstRow="1" w:lastRow="0" w:firstColumn="1" w:lastColumn="0" w:noHBand="0" w:noVBand="1"/>
      </w:tblPr>
      <w:tblGrid>
        <w:gridCol w:w="1477"/>
        <w:gridCol w:w="1071"/>
        <w:gridCol w:w="1382"/>
        <w:gridCol w:w="1496"/>
        <w:gridCol w:w="1669"/>
        <w:gridCol w:w="2505"/>
      </w:tblGrid>
      <w:tr w:rsidR="0036318C" w:rsidRPr="00322E5E" w14:paraId="03E7B637" w14:textId="77777777" w:rsidTr="00EA00A9">
        <w:tc>
          <w:tcPr>
            <w:tcW w:w="1477" w:type="dxa"/>
            <w:shd w:val="clear" w:color="auto" w:fill="D5E8F0"/>
          </w:tcPr>
          <w:p w14:paraId="36C60B90"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Wagentyp</w:t>
            </w:r>
          </w:p>
        </w:tc>
        <w:tc>
          <w:tcPr>
            <w:tcW w:w="1071" w:type="dxa"/>
            <w:shd w:val="clear" w:color="auto" w:fill="D5E8F0"/>
          </w:tcPr>
          <w:p w14:paraId="66B65E77"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Position</w:t>
            </w:r>
          </w:p>
        </w:tc>
        <w:tc>
          <w:tcPr>
            <w:tcW w:w="1382" w:type="dxa"/>
            <w:shd w:val="clear" w:color="auto" w:fill="D5E8F0"/>
          </w:tcPr>
          <w:p w14:paraId="7D52DC2F"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Bezeichnung</w:t>
            </w:r>
          </w:p>
        </w:tc>
        <w:tc>
          <w:tcPr>
            <w:tcW w:w="1496" w:type="dxa"/>
            <w:shd w:val="clear" w:color="auto" w:fill="D5E8F0"/>
          </w:tcPr>
          <w:p w14:paraId="6ED5F8EC"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CCU</w:t>
            </w:r>
          </w:p>
        </w:tc>
        <w:tc>
          <w:tcPr>
            <w:tcW w:w="1669" w:type="dxa"/>
            <w:shd w:val="clear" w:color="auto" w:fill="D5E8F0"/>
          </w:tcPr>
          <w:p w14:paraId="21BB6DB2"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Master-Antennen</w:t>
            </w:r>
          </w:p>
        </w:tc>
        <w:tc>
          <w:tcPr>
            <w:tcW w:w="2505" w:type="dxa"/>
            <w:shd w:val="clear" w:color="auto" w:fill="D5E8F0"/>
          </w:tcPr>
          <w:p w14:paraId="2E6C1829" w14:textId="77777777" w:rsidR="0036318C" w:rsidRPr="00322E5E" w:rsidRDefault="00D45FC0">
            <w:pPr>
              <w:rPr>
                <w:rFonts w:ascii="Aptos Narrow" w:hAnsi="Aptos Narrow" w:cs="Calibri"/>
                <w:sz w:val="22"/>
                <w:szCs w:val="22"/>
              </w:rPr>
            </w:pPr>
            <w:r w:rsidRPr="00322E5E">
              <w:rPr>
                <w:rFonts w:ascii="Aptos Narrow" w:hAnsi="Aptos Narrow" w:cs="Calibri"/>
                <w:b/>
                <w:sz w:val="22"/>
                <w:szCs w:val="22"/>
              </w:rPr>
              <w:t>IoB-Funktion / Besonderheiten</w:t>
            </w:r>
          </w:p>
        </w:tc>
      </w:tr>
      <w:tr w:rsidR="0036318C" w:rsidRPr="00322E5E" w14:paraId="2A767362" w14:textId="77777777" w:rsidTr="00EA00A9">
        <w:tc>
          <w:tcPr>
            <w:tcW w:w="1477" w:type="dxa"/>
          </w:tcPr>
          <w:p w14:paraId="6B45FCD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Steuerwagen</w:t>
            </w:r>
          </w:p>
        </w:tc>
        <w:tc>
          <w:tcPr>
            <w:tcW w:w="1071" w:type="dxa"/>
          </w:tcPr>
          <w:p w14:paraId="7702ED3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100</w:t>
            </w:r>
          </w:p>
        </w:tc>
        <w:tc>
          <w:tcPr>
            <w:tcW w:w="1382" w:type="dxa"/>
          </w:tcPr>
          <w:p w14:paraId="46547C0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A</w:t>
            </w:r>
          </w:p>
        </w:tc>
        <w:tc>
          <w:tcPr>
            <w:tcW w:w="1496" w:type="dxa"/>
          </w:tcPr>
          <w:p w14:paraId="3225FE6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769E105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28E669D2"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Endwagen, Fahrgastnetz, Switches + 4× AP, keine Master-Funktion</w:t>
            </w:r>
          </w:p>
        </w:tc>
      </w:tr>
      <w:tr w:rsidR="0036318C" w:rsidRPr="00322E5E" w14:paraId="14DB5BF6" w14:textId="77777777" w:rsidTr="00EA00A9">
        <w:tc>
          <w:tcPr>
            <w:tcW w:w="1477" w:type="dxa"/>
          </w:tcPr>
          <w:p w14:paraId="1D35452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w:t>
            </w:r>
          </w:p>
        </w:tc>
        <w:tc>
          <w:tcPr>
            <w:tcW w:w="1071" w:type="dxa"/>
          </w:tcPr>
          <w:p w14:paraId="1FA9C44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200</w:t>
            </w:r>
          </w:p>
        </w:tc>
        <w:tc>
          <w:tcPr>
            <w:tcW w:w="1382" w:type="dxa"/>
          </w:tcPr>
          <w:p w14:paraId="4EDAAD1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C</w:t>
            </w:r>
          </w:p>
        </w:tc>
        <w:tc>
          <w:tcPr>
            <w:tcW w:w="1496" w:type="dxa"/>
          </w:tcPr>
          <w:p w14:paraId="362FC73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61F9693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3846F2B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Standard-IoB-Ausstattung (3× Switch, 4× AP)</w:t>
            </w:r>
          </w:p>
        </w:tc>
      </w:tr>
      <w:tr w:rsidR="0036318C" w:rsidRPr="00322E5E" w14:paraId="399DB1A0" w14:textId="77777777" w:rsidTr="00EA00A9">
        <w:tc>
          <w:tcPr>
            <w:tcW w:w="1477" w:type="dxa"/>
          </w:tcPr>
          <w:p w14:paraId="3E63A64A"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w:t>
            </w:r>
          </w:p>
        </w:tc>
        <w:tc>
          <w:tcPr>
            <w:tcW w:w="1071" w:type="dxa"/>
          </w:tcPr>
          <w:p w14:paraId="0FEF2806"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300</w:t>
            </w:r>
          </w:p>
        </w:tc>
        <w:tc>
          <w:tcPr>
            <w:tcW w:w="1382" w:type="dxa"/>
          </w:tcPr>
          <w:p w14:paraId="64DF1810"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D / G</w:t>
            </w:r>
          </w:p>
        </w:tc>
        <w:tc>
          <w:tcPr>
            <w:tcW w:w="1496" w:type="dxa"/>
          </w:tcPr>
          <w:p w14:paraId="5DAB0C4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 (Reserveplatz)</w:t>
            </w:r>
          </w:p>
        </w:tc>
        <w:tc>
          <w:tcPr>
            <w:tcW w:w="1669" w:type="dxa"/>
          </w:tcPr>
          <w:p w14:paraId="06020FC7"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182409EE"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Reserveplatz für optionale zweite CCU (in dieser Lieferung nicht ausgestattet)</w:t>
            </w:r>
          </w:p>
        </w:tc>
      </w:tr>
      <w:tr w:rsidR="0036318C" w:rsidRPr="00322E5E" w14:paraId="1FCAB743" w14:textId="77777777" w:rsidTr="00EA00A9">
        <w:tc>
          <w:tcPr>
            <w:tcW w:w="1477" w:type="dxa"/>
          </w:tcPr>
          <w:p w14:paraId="71B40982"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w:t>
            </w:r>
          </w:p>
        </w:tc>
        <w:tc>
          <w:tcPr>
            <w:tcW w:w="1071" w:type="dxa"/>
          </w:tcPr>
          <w:p w14:paraId="22DDBDE2"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400</w:t>
            </w:r>
          </w:p>
        </w:tc>
        <w:tc>
          <w:tcPr>
            <w:tcW w:w="1382" w:type="dxa"/>
          </w:tcPr>
          <w:p w14:paraId="2FCA521B"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E</w:t>
            </w:r>
          </w:p>
        </w:tc>
        <w:tc>
          <w:tcPr>
            <w:tcW w:w="1496" w:type="dxa"/>
          </w:tcPr>
          <w:p w14:paraId="7FBCA8D3"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03A5B0C0"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067A603D"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Standard-IoB-Ausstattung</w:t>
            </w:r>
          </w:p>
        </w:tc>
      </w:tr>
      <w:tr w:rsidR="0036318C" w:rsidRPr="00322E5E" w14:paraId="7CBA7A70" w14:textId="77777777" w:rsidTr="00EA00A9">
        <w:tc>
          <w:tcPr>
            <w:tcW w:w="1477" w:type="dxa"/>
          </w:tcPr>
          <w:p w14:paraId="3EE55A89"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Mittelwagen (Master)</w:t>
            </w:r>
          </w:p>
        </w:tc>
        <w:tc>
          <w:tcPr>
            <w:tcW w:w="1071" w:type="dxa"/>
          </w:tcPr>
          <w:p w14:paraId="7FCF0166"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500</w:t>
            </w:r>
          </w:p>
        </w:tc>
        <w:tc>
          <w:tcPr>
            <w:tcW w:w="1382" w:type="dxa"/>
          </w:tcPr>
          <w:p w14:paraId="437598C5"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F</w:t>
            </w:r>
          </w:p>
        </w:tc>
        <w:tc>
          <w:tcPr>
            <w:tcW w:w="1496" w:type="dxa"/>
          </w:tcPr>
          <w:p w14:paraId="11729B01"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Ja (R5001C)</w:t>
            </w:r>
          </w:p>
        </w:tc>
        <w:tc>
          <w:tcPr>
            <w:tcW w:w="1669" w:type="dxa"/>
          </w:tcPr>
          <w:p w14:paraId="74B13C3E"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Ja (4×)</w:t>
            </w:r>
          </w:p>
        </w:tc>
        <w:tc>
          <w:tcPr>
            <w:tcW w:w="2505" w:type="dxa"/>
          </w:tcPr>
          <w:p w14:paraId="4E611048"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Master-Wagen: CCU R5001C, 4× Dachantenne 1399.99.0307, Backend-Anbindung</w:t>
            </w:r>
          </w:p>
        </w:tc>
      </w:tr>
      <w:tr w:rsidR="0036318C" w:rsidRPr="00322E5E" w14:paraId="33641A1E" w14:textId="77777777" w:rsidTr="00EA00A9">
        <w:tc>
          <w:tcPr>
            <w:tcW w:w="1477" w:type="dxa"/>
          </w:tcPr>
          <w:p w14:paraId="18F80430"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Steuerwagen</w:t>
            </w:r>
          </w:p>
        </w:tc>
        <w:tc>
          <w:tcPr>
            <w:tcW w:w="1071" w:type="dxa"/>
          </w:tcPr>
          <w:p w14:paraId="7DC575AF"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600</w:t>
            </w:r>
          </w:p>
        </w:tc>
        <w:tc>
          <w:tcPr>
            <w:tcW w:w="1382" w:type="dxa"/>
          </w:tcPr>
          <w:p w14:paraId="1B40A905"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B</w:t>
            </w:r>
          </w:p>
        </w:tc>
        <w:tc>
          <w:tcPr>
            <w:tcW w:w="1496" w:type="dxa"/>
          </w:tcPr>
          <w:p w14:paraId="1AA0F4C4"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1669" w:type="dxa"/>
          </w:tcPr>
          <w:p w14:paraId="2BDAD5C7"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Nein</w:t>
            </w:r>
          </w:p>
        </w:tc>
        <w:tc>
          <w:tcPr>
            <w:tcW w:w="2505" w:type="dxa"/>
          </w:tcPr>
          <w:p w14:paraId="0547ED37" w14:textId="77777777" w:rsidR="0036318C" w:rsidRPr="00322E5E" w:rsidRDefault="00D45FC0">
            <w:pPr>
              <w:rPr>
                <w:rFonts w:ascii="Aptos Narrow" w:hAnsi="Aptos Narrow" w:cs="Calibri"/>
                <w:sz w:val="22"/>
                <w:szCs w:val="22"/>
              </w:rPr>
            </w:pPr>
            <w:r w:rsidRPr="00322E5E">
              <w:rPr>
                <w:rFonts w:ascii="Aptos Narrow" w:hAnsi="Aptos Narrow" w:cs="Calibri"/>
                <w:sz w:val="22"/>
                <w:szCs w:val="22"/>
              </w:rPr>
              <w:t>Endwagen (Cab), Fahrgastnetz, Switches + 4× AP</w:t>
            </w:r>
          </w:p>
        </w:tc>
      </w:tr>
    </w:tbl>
    <w:p w14:paraId="28E096E3" w14:textId="77777777" w:rsidR="0036318C" w:rsidRPr="008A34FA" w:rsidRDefault="00D45FC0">
      <w:pPr>
        <w:rPr>
          <w:rFonts w:ascii="Aptos Narrow" w:hAnsi="Aptos Narrow"/>
        </w:rPr>
      </w:pPr>
      <w:r w:rsidRPr="008A34FA">
        <w:rPr>
          <w:rFonts w:ascii="Aptos Narrow" w:hAnsi="Aptos Narrow"/>
        </w:rPr>
        <w:t>Hinweise:</w:t>
      </w:r>
    </w:p>
    <w:p w14:paraId="4B095243"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In den 4-Teiler- und 5-Teiler-Varianten entfällt je nach Aufbau einer der Mittelwagen (D bzw. G); die übrigen Wagen behalten ihre IoB-Funktion gemäß obiger Tabelle.</w:t>
      </w:r>
    </w:p>
    <w:p w14:paraId="3FA5BF56"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Der Mittelwagen 300 fungiert als physischer Reserveplatz für eine optionale zweite CCU. Diese Option ist im Rahmen der vorliegenden Lieferung nicht bestückt – der Auslieferungszustand ist Single-CCU pro Garnitur.</w:t>
      </w:r>
    </w:p>
    <w:p w14:paraId="54AA2EC4"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Die Mittelwagen D und G sind aus IoB-Sicht baugleich und können in den Aufbau-Strings äquivalent behandelt werden.</w:t>
      </w:r>
    </w:p>
    <w:p w14:paraId="1FD0FDF5" w14:textId="77777777" w:rsidR="00254BC6" w:rsidRPr="008A34FA" w:rsidRDefault="0046075E" w:rsidP="00254BC6">
      <w:pPr>
        <w:pStyle w:val="Heading1"/>
        <w:rPr>
          <w:rFonts w:ascii="Aptos Narrow" w:hAnsi="Aptos Narrow"/>
          <w:lang w:eastAsia="ja-JP"/>
        </w:rPr>
      </w:pPr>
      <w:bookmarkStart w:id="43" w:name="_Toc234949577"/>
      <w:bookmarkEnd w:id="39"/>
      <w:r w:rsidRPr="008A34FA">
        <w:rPr>
          <w:rFonts w:ascii="Aptos Narrow" w:hAnsi="Aptos Narrow"/>
          <w:lang w:eastAsia="ja-JP"/>
        </w:rPr>
        <w:lastRenderedPageBreak/>
        <w:t>Internet on Board Lösung</w:t>
      </w:r>
      <w:bookmarkEnd w:id="43"/>
    </w:p>
    <w:p w14:paraId="2FAB50EF" w14:textId="59D89EA5" w:rsidR="00254BC6" w:rsidRPr="008A34FA" w:rsidRDefault="00254BC6" w:rsidP="00254BC6">
      <w:pPr>
        <w:rPr>
          <w:rFonts w:ascii="Aptos Narrow" w:hAnsi="Aptos Narrow"/>
          <w:lang w:eastAsia="ja-JP"/>
        </w:rPr>
      </w:pPr>
      <w:r w:rsidRPr="008A34FA">
        <w:rPr>
          <w:rFonts w:ascii="Aptos Narrow" w:hAnsi="Aptos Narrow"/>
          <w:lang w:eastAsia="ja-JP"/>
        </w:rPr>
        <w:t>Die „Internet on Board“ Lösung von Nomad bietet eine Netzwerktopolog</w:t>
      </w:r>
      <w:ins w:id="44" w:author="Michael Fehlau" w:date="2026-06-23T12:25:00Z" w16du:dateUtc="2026-06-23T10:25:00Z">
        <w:r w:rsidR="00C1114E" w:rsidRPr="008A34FA">
          <w:rPr>
            <w:rFonts w:ascii="Aptos Narrow" w:hAnsi="Aptos Narrow"/>
            <w:lang w:eastAsia="ja-JP"/>
          </w:rPr>
          <w:t>ie</w:t>
        </w:r>
      </w:ins>
      <w:del w:id="45" w:author="Michael Fehlau" w:date="2026-06-23T12:25:00Z" w16du:dateUtc="2026-06-23T10:25:00Z">
        <w:r w:rsidRPr="008A34FA" w:rsidDel="00C1114E">
          <w:rPr>
            <w:rFonts w:ascii="Aptos Narrow" w:hAnsi="Aptos Narrow"/>
            <w:lang w:eastAsia="ja-JP"/>
          </w:rPr>
          <w:delText>y</w:delText>
        </w:r>
      </w:del>
      <w:r w:rsidRPr="008A34FA">
        <w:rPr>
          <w:rFonts w:ascii="Aptos Narrow" w:hAnsi="Aptos Narrow"/>
          <w:lang w:eastAsia="ja-JP"/>
        </w:rPr>
        <w:t>, die WLAN-Dienste, LAN-Funktionalität und Internetzugang am Zug ermöglicht. Weiters ist vorgesehen Drittsysteme, wie CCTV, FIS, Sprechstellen und Fremdrouter an die Nomad Switche anzuschließen und mit dem Einsatz von VLANS logisch getrennten Netzwerke aufzubauen.</w:t>
      </w:r>
    </w:p>
    <w:p w14:paraId="5A4CABC0" w14:textId="756BBBBC" w:rsidR="00814A4F" w:rsidRPr="008A34FA" w:rsidRDefault="00814A4F" w:rsidP="00254BC6">
      <w:pPr>
        <w:rPr>
          <w:rFonts w:ascii="Aptos Narrow" w:hAnsi="Aptos Narrow"/>
          <w:lang w:eastAsia="ja-JP"/>
        </w:rPr>
      </w:pPr>
      <w:r w:rsidRPr="008A34FA">
        <w:rPr>
          <w:rFonts w:ascii="Aptos Narrow" w:hAnsi="Aptos Narrow"/>
          <w:lang w:eastAsia="ja-JP"/>
        </w:rPr>
        <w:t>Die Lösung besteht aus einer Dachantenne, einer CCU und pro Wagen jeweils drei Switche und vier Access-Points, sowie eine</w:t>
      </w:r>
      <w:ins w:id="46" w:author="Michael Fehlau" w:date="2026-06-23T12:26:00Z" w16du:dateUtc="2026-06-23T10:26:00Z">
        <w:r w:rsidR="00DA6061" w:rsidRPr="008A34FA">
          <w:rPr>
            <w:rFonts w:ascii="Aptos Narrow" w:hAnsi="Aptos Narrow"/>
            <w:lang w:eastAsia="ja-JP"/>
          </w:rPr>
          <w:t>r</w:t>
        </w:r>
      </w:ins>
      <w:r w:rsidRPr="008A34FA">
        <w:rPr>
          <w:rFonts w:ascii="Aptos Narrow" w:hAnsi="Aptos Narrow"/>
          <w:lang w:eastAsia="ja-JP"/>
        </w:rPr>
        <w:t xml:space="preserve"> Innenantenne für jeden Access-Point. </w:t>
      </w:r>
      <w:ins w:id="47" w:author="Michael Fehlau" w:date="2026-06-23T12:27:00Z" w16du:dateUtc="2026-06-23T10:27:00Z">
        <w:r w:rsidR="0068653E" w:rsidRPr="008A34FA">
          <w:rPr>
            <w:rFonts w:ascii="Aptos Narrow" w:hAnsi="Aptos Narrow"/>
            <w:lang w:eastAsia="ja-JP"/>
          </w:rPr>
          <w:t xml:space="preserve">Des </w:t>
        </w:r>
      </w:ins>
      <w:r w:rsidRPr="008A34FA">
        <w:rPr>
          <w:rFonts w:ascii="Aptos Narrow" w:hAnsi="Aptos Narrow"/>
          <w:lang w:eastAsia="ja-JP"/>
        </w:rPr>
        <w:t>Weiter</w:t>
      </w:r>
      <w:ins w:id="48" w:author="Michael Fehlau" w:date="2026-06-23T12:27:00Z" w16du:dateUtc="2026-06-23T10:27:00Z">
        <w:r w:rsidR="0068653E" w:rsidRPr="008A34FA">
          <w:rPr>
            <w:rFonts w:ascii="Aptos Narrow" w:hAnsi="Aptos Narrow"/>
            <w:lang w:eastAsia="ja-JP"/>
          </w:rPr>
          <w:t>en</w:t>
        </w:r>
      </w:ins>
      <w:del w:id="49" w:author="Michael Fehlau" w:date="2026-06-23T12:27:00Z" w16du:dateUtc="2026-06-23T10:27:00Z">
        <w:r w:rsidRPr="008A34FA" w:rsidDel="0068653E">
          <w:rPr>
            <w:rFonts w:ascii="Aptos Narrow" w:hAnsi="Aptos Narrow"/>
            <w:lang w:eastAsia="ja-JP"/>
          </w:rPr>
          <w:delText>s</w:delText>
        </w:r>
      </w:del>
      <w:r w:rsidRPr="008A34FA">
        <w:rPr>
          <w:rFonts w:ascii="Aptos Narrow" w:hAnsi="Aptos Narrow"/>
          <w:lang w:eastAsia="ja-JP"/>
        </w:rPr>
        <w:t xml:space="preserve"> kommt die „Nomad Connect“ und „Mar“ Software von Nomad zum Einsatz.</w:t>
      </w:r>
    </w:p>
    <w:p w14:paraId="4A65D72A" w14:textId="1446D95C" w:rsidR="00AF0E18" w:rsidRPr="008A34FA" w:rsidRDefault="00AF0E18" w:rsidP="00254BC6">
      <w:pPr>
        <w:rPr>
          <w:rFonts w:ascii="Aptos Narrow" w:hAnsi="Aptos Narrow"/>
          <w:lang w:eastAsia="ja-JP"/>
        </w:rPr>
      </w:pPr>
      <w:r w:rsidRPr="008A34FA">
        <w:rPr>
          <w:rFonts w:ascii="Aptos Narrow" w:hAnsi="Aptos Narrow"/>
          <w:lang w:eastAsia="ja-JP"/>
        </w:rPr>
        <w:t xml:space="preserve">Die Dachantenne ist mit der CCU verbunden, welche mit Hilfe von vier verbauten Modems und eingesetzten SIM-Karten redundante </w:t>
      </w:r>
      <w:del w:id="50" w:author="Michael Fehlau" w:date="2026-06-23T12:26:00Z" w16du:dateUtc="2026-06-23T10:26:00Z">
        <w:r w:rsidRPr="008A34FA" w:rsidDel="00AF436F">
          <w:rPr>
            <w:rFonts w:ascii="Aptos Narrow" w:hAnsi="Aptos Narrow"/>
            <w:lang w:eastAsia="ja-JP"/>
          </w:rPr>
          <w:delText xml:space="preserve">Zellulare </w:delText>
        </w:r>
      </w:del>
      <w:ins w:id="51" w:author="Michael Fehlau" w:date="2026-06-23T12:26:00Z" w16du:dateUtc="2026-06-23T10:26:00Z">
        <w:r w:rsidR="00AF436F" w:rsidRPr="008A34FA">
          <w:rPr>
            <w:rFonts w:ascii="Aptos Narrow" w:hAnsi="Aptos Narrow"/>
            <w:lang w:eastAsia="ja-JP"/>
          </w:rPr>
          <w:t>Mobilfunkv</w:t>
        </w:r>
      </w:ins>
      <w:del w:id="52" w:author="Michael Fehlau" w:date="2026-06-23T12:26:00Z" w16du:dateUtc="2026-06-23T10:26:00Z">
        <w:r w:rsidRPr="008A34FA" w:rsidDel="00AF436F">
          <w:rPr>
            <w:rFonts w:ascii="Aptos Narrow" w:hAnsi="Aptos Narrow"/>
            <w:lang w:eastAsia="ja-JP"/>
          </w:rPr>
          <w:delText>V</w:delText>
        </w:r>
      </w:del>
      <w:r w:rsidRPr="008A34FA">
        <w:rPr>
          <w:rFonts w:ascii="Aptos Narrow" w:hAnsi="Aptos Narrow"/>
          <w:lang w:eastAsia="ja-JP"/>
        </w:rPr>
        <w:t>erbindung</w:t>
      </w:r>
      <w:ins w:id="53" w:author="Michael Fehlau" w:date="2026-06-23T12:26:00Z" w16du:dateUtc="2026-06-23T10:26:00Z">
        <w:r w:rsidR="00A75A1E" w:rsidRPr="008A34FA">
          <w:rPr>
            <w:rFonts w:ascii="Aptos Narrow" w:hAnsi="Aptos Narrow"/>
            <w:lang w:eastAsia="ja-JP"/>
          </w:rPr>
          <w:t>en</w:t>
        </w:r>
      </w:ins>
      <w:r w:rsidRPr="008A34FA">
        <w:rPr>
          <w:rFonts w:ascii="Aptos Narrow" w:hAnsi="Aptos Narrow"/>
          <w:lang w:eastAsia="ja-JP"/>
        </w:rPr>
        <w:t xml:space="preserve"> aufbaut. Der Einsatz von mehreren Modems und SIM-Karten ermöglicht bei den natürlichen instabilen und begrenzten Charakteristiken von </w:t>
      </w:r>
      <w:del w:id="54" w:author="Michael Fehlau" w:date="2026-06-23T12:27:00Z" w16du:dateUtc="2026-06-23T10:27:00Z">
        <w:r w:rsidRPr="008A34FA" w:rsidDel="00A75A1E">
          <w:rPr>
            <w:rFonts w:ascii="Aptos Narrow" w:hAnsi="Aptos Narrow"/>
            <w:lang w:eastAsia="ja-JP"/>
          </w:rPr>
          <w:delText xml:space="preserve">zellularen </w:delText>
        </w:r>
      </w:del>
      <w:ins w:id="55" w:author="Michael Fehlau" w:date="2026-06-23T12:27:00Z" w16du:dateUtc="2026-06-23T10:27:00Z">
        <w:r w:rsidR="00A75A1E" w:rsidRPr="008A34FA">
          <w:rPr>
            <w:rFonts w:ascii="Aptos Narrow" w:hAnsi="Aptos Narrow"/>
            <w:lang w:eastAsia="ja-JP"/>
          </w:rPr>
          <w:t>Mobilfunk</w:t>
        </w:r>
        <w:r w:rsidR="00B44FD2" w:rsidRPr="008A34FA">
          <w:rPr>
            <w:rFonts w:ascii="Aptos Narrow" w:hAnsi="Aptos Narrow"/>
            <w:lang w:eastAsia="ja-JP"/>
          </w:rPr>
          <w:t>a</w:t>
        </w:r>
      </w:ins>
      <w:del w:id="56" w:author="Michael Fehlau" w:date="2026-06-23T12:27:00Z" w16du:dateUtc="2026-06-23T10:27:00Z">
        <w:r w:rsidRPr="008A34FA" w:rsidDel="00B44FD2">
          <w:rPr>
            <w:rFonts w:ascii="Aptos Narrow" w:hAnsi="Aptos Narrow"/>
            <w:lang w:eastAsia="ja-JP"/>
          </w:rPr>
          <w:delText>A</w:delText>
        </w:r>
      </w:del>
      <w:r w:rsidRPr="008A34FA">
        <w:rPr>
          <w:rFonts w:ascii="Aptos Narrow" w:hAnsi="Aptos Narrow"/>
          <w:lang w:eastAsia="ja-JP"/>
        </w:rPr>
        <w:t xml:space="preserve">nbindungen, dennoch eine höhere Datenbandbreite und Ausfallsicherheit. </w:t>
      </w:r>
      <w:ins w:id="57" w:author="Michael Fehlau" w:date="2026-06-23T12:27:00Z" w16du:dateUtc="2026-06-23T10:27:00Z">
        <w:r w:rsidR="0068653E" w:rsidRPr="008A34FA">
          <w:rPr>
            <w:rFonts w:ascii="Aptos Narrow" w:hAnsi="Aptos Narrow"/>
            <w:lang w:eastAsia="ja-JP"/>
          </w:rPr>
          <w:t xml:space="preserve">Des </w:t>
        </w:r>
      </w:ins>
      <w:r w:rsidRPr="008A34FA">
        <w:rPr>
          <w:rFonts w:ascii="Aptos Narrow" w:hAnsi="Aptos Narrow"/>
          <w:lang w:eastAsia="ja-JP"/>
        </w:rPr>
        <w:t>Weiter</w:t>
      </w:r>
      <w:ins w:id="58" w:author="Michael Fehlau" w:date="2026-06-23T12:27:00Z" w16du:dateUtc="2026-06-23T10:27:00Z">
        <w:r w:rsidR="0068653E" w:rsidRPr="008A34FA">
          <w:rPr>
            <w:rFonts w:ascii="Aptos Narrow" w:hAnsi="Aptos Narrow"/>
            <w:lang w:eastAsia="ja-JP"/>
          </w:rPr>
          <w:t>en</w:t>
        </w:r>
      </w:ins>
      <w:del w:id="59" w:author="Michael Fehlau" w:date="2026-06-23T12:27:00Z" w16du:dateUtc="2026-06-23T10:27:00Z">
        <w:r w:rsidRPr="008A34FA" w:rsidDel="0068653E">
          <w:rPr>
            <w:rFonts w:ascii="Aptos Narrow" w:hAnsi="Aptos Narrow"/>
            <w:lang w:eastAsia="ja-JP"/>
          </w:rPr>
          <w:delText>s</w:delText>
        </w:r>
      </w:del>
      <w:r w:rsidRPr="008A34FA">
        <w:rPr>
          <w:rFonts w:ascii="Aptos Narrow" w:hAnsi="Aptos Narrow"/>
          <w:lang w:eastAsia="ja-JP"/>
        </w:rPr>
        <w:t xml:space="preserve"> kommen in der CCU zwei Modemblades zum Einsatz, um weitere Redundanz zu bieten und Single-Point-Of-Failure zu umgehen.</w:t>
      </w:r>
    </w:p>
    <w:p w14:paraId="3FFC4E1C" w14:textId="76123B1C" w:rsidR="00AF0E18" w:rsidRPr="008A34FA" w:rsidRDefault="00AF0E18" w:rsidP="00254BC6">
      <w:pPr>
        <w:rPr>
          <w:rFonts w:ascii="Aptos Narrow" w:hAnsi="Aptos Narrow"/>
          <w:lang w:eastAsia="ja-JP"/>
        </w:rPr>
      </w:pPr>
      <w:r w:rsidRPr="008A34FA">
        <w:rPr>
          <w:rFonts w:ascii="Aptos Narrow" w:hAnsi="Aptos Narrow"/>
          <w:lang w:eastAsia="ja-JP"/>
        </w:rPr>
        <w:t>Die LAN-Topolog</w:t>
      </w:r>
      <w:ins w:id="60" w:author="Michael Fehlau" w:date="2026-06-23T12:28:00Z" w16du:dateUtc="2026-06-23T10:28:00Z">
        <w:r w:rsidR="0068653E" w:rsidRPr="008A34FA">
          <w:rPr>
            <w:rFonts w:ascii="Aptos Narrow" w:hAnsi="Aptos Narrow"/>
            <w:lang w:eastAsia="ja-JP"/>
          </w:rPr>
          <w:t>ie</w:t>
        </w:r>
      </w:ins>
      <w:del w:id="61" w:author="Michael Fehlau" w:date="2026-06-23T12:28:00Z" w16du:dateUtc="2026-06-23T10:28:00Z">
        <w:r w:rsidRPr="008A34FA" w:rsidDel="0068653E">
          <w:rPr>
            <w:rFonts w:ascii="Aptos Narrow" w:hAnsi="Aptos Narrow"/>
            <w:lang w:eastAsia="ja-JP"/>
          </w:rPr>
          <w:delText>y</w:delText>
        </w:r>
      </w:del>
      <w:r w:rsidRPr="008A34FA">
        <w:rPr>
          <w:rFonts w:ascii="Aptos Narrow" w:hAnsi="Aptos Narrow"/>
          <w:lang w:eastAsia="ja-JP"/>
        </w:rPr>
        <w:t xml:space="preserve"> ist so aufgebaut, dass drei Switche und vier Access-Points pro Wagen zum Einsatz kommen. Hier wird Wert auf Redundanz und Kapazität gelegt. Kapazität einerseits für die Anzahl an Geräten, die im WLAN verbunden sind und </w:t>
      </w:r>
      <w:ins w:id="62" w:author="Michael Fehlau" w:date="2026-06-23T12:28:00Z" w16du:dateUtc="2026-06-23T10:28:00Z">
        <w:r w:rsidR="002C3367" w:rsidRPr="008A34FA">
          <w:rPr>
            <w:rFonts w:ascii="Aptos Narrow" w:hAnsi="Aptos Narrow"/>
            <w:lang w:eastAsia="ja-JP"/>
          </w:rPr>
          <w:t xml:space="preserve">um </w:t>
        </w:r>
      </w:ins>
      <w:r w:rsidRPr="008A34FA">
        <w:rPr>
          <w:rFonts w:ascii="Aptos Narrow" w:hAnsi="Aptos Narrow"/>
          <w:lang w:eastAsia="ja-JP"/>
        </w:rPr>
        <w:t>andererseits für Drittger</w:t>
      </w:r>
      <w:ins w:id="63" w:author="Michael Fehlau" w:date="2026-06-23T12:28:00Z" w16du:dateUtc="2026-06-23T10:28:00Z">
        <w:r w:rsidR="002C3367" w:rsidRPr="008A34FA">
          <w:rPr>
            <w:rFonts w:ascii="Aptos Narrow" w:hAnsi="Aptos Narrow"/>
            <w:lang w:eastAsia="ja-JP"/>
          </w:rPr>
          <w:t>ä</w:t>
        </w:r>
      </w:ins>
      <w:del w:id="64" w:author="Michael Fehlau" w:date="2026-06-23T12:28:00Z" w16du:dateUtc="2026-06-23T10:28:00Z">
        <w:r w:rsidRPr="008A34FA" w:rsidDel="002C3367">
          <w:rPr>
            <w:rFonts w:ascii="Aptos Narrow" w:hAnsi="Aptos Narrow"/>
            <w:lang w:eastAsia="ja-JP"/>
          </w:rPr>
          <w:delText>ae</w:delText>
        </w:r>
      </w:del>
      <w:r w:rsidRPr="008A34FA">
        <w:rPr>
          <w:rFonts w:ascii="Aptos Narrow" w:hAnsi="Aptos Narrow"/>
          <w:lang w:eastAsia="ja-JP"/>
        </w:rPr>
        <w:t>te und Fremdsysteme genügend Anschlüsse anzubieten, um den Einsatz von Nomad Switchen zu ermöglichen und dadurch die Geräteanzahl am Zug zu verringern und die Konfiguration, Verwaltung und Beobachtung vom Gesamtsystem zu vereinfachen.</w:t>
      </w:r>
    </w:p>
    <w:p w14:paraId="4D4D5892" w14:textId="5FD9B4D3" w:rsidR="00AF0E18" w:rsidRPr="008A34FA" w:rsidRDefault="00AF0E18" w:rsidP="00254BC6">
      <w:pPr>
        <w:rPr>
          <w:rFonts w:ascii="Aptos Narrow" w:hAnsi="Aptos Narrow"/>
          <w:lang w:eastAsia="ja-JP"/>
        </w:rPr>
      </w:pPr>
      <w:r w:rsidRPr="008A34FA">
        <w:rPr>
          <w:rFonts w:ascii="Aptos Narrow" w:hAnsi="Aptos Narrow"/>
          <w:lang w:eastAsia="ja-JP"/>
        </w:rPr>
        <w:t xml:space="preserve">Jeder Access-Point erhält eine Innenantenne zugewiesen, die jeweils an einem Wagenende, einmal im Oberdeck und einmal im Unterendeck verbaut ist. Die Innenantennen werden so positioniert, dass die Ausstrahlung im Wagen optimal gewährleistet ist und die gegenseitige Störung so gut wie möglich verringert werden. Pro Wagenende ist jeweils ein Access-Points für 5-Ghz Ausstrahlung und für 2.4-Ghz Ausstrahlung konfiguriert. </w:t>
      </w:r>
      <w:commentRangeStart w:id="65"/>
      <w:commentRangeStart w:id="66"/>
      <w:r w:rsidRPr="008A34FA">
        <w:rPr>
          <w:rFonts w:ascii="Aptos Narrow" w:hAnsi="Aptos Narrow"/>
          <w:lang w:eastAsia="ja-JP"/>
        </w:rPr>
        <w:t>Die W</w:t>
      </w:r>
      <w:ins w:id="67" w:author="Michael Fehlau" w:date="2026-06-23T12:29:00Z" w16du:dateUtc="2026-06-23T10:29:00Z">
        <w:r w:rsidR="00833090" w:rsidRPr="008A34FA">
          <w:rPr>
            <w:rFonts w:ascii="Aptos Narrow" w:hAnsi="Aptos Narrow"/>
            <w:lang w:eastAsia="ja-JP"/>
          </w:rPr>
          <w:t>i</w:t>
        </w:r>
      </w:ins>
      <w:del w:id="68" w:author="Michael Fehlau" w:date="2026-06-23T12:29:00Z" w16du:dateUtc="2026-06-23T10:29:00Z">
        <w:r w:rsidRPr="008A34FA" w:rsidDel="00833090">
          <w:rPr>
            <w:rFonts w:ascii="Aptos Narrow" w:hAnsi="Aptos Narrow"/>
            <w:lang w:eastAsia="ja-JP"/>
          </w:rPr>
          <w:delText>I</w:delText>
        </w:r>
      </w:del>
      <w:r w:rsidRPr="008A34FA">
        <w:rPr>
          <w:rFonts w:ascii="Aptos Narrow" w:hAnsi="Aptos Narrow"/>
          <w:lang w:eastAsia="ja-JP"/>
        </w:rPr>
        <w:t>F</w:t>
      </w:r>
      <w:del w:id="69" w:author="Michael Fehlau" w:date="2026-06-23T12:29:00Z" w16du:dateUtc="2026-06-23T10:29:00Z">
        <w:r w:rsidRPr="008A34FA" w:rsidDel="00833090">
          <w:rPr>
            <w:rFonts w:ascii="Aptos Narrow" w:hAnsi="Aptos Narrow"/>
            <w:lang w:eastAsia="ja-JP"/>
          </w:rPr>
          <w:delText>I</w:delText>
        </w:r>
      </w:del>
      <w:ins w:id="70" w:author="Michael Fehlau" w:date="2026-06-23T12:29:00Z" w16du:dateUtc="2026-06-23T10:29:00Z">
        <w:r w:rsidR="00833090" w:rsidRPr="008A34FA">
          <w:rPr>
            <w:rFonts w:ascii="Aptos Narrow" w:hAnsi="Aptos Narrow"/>
            <w:lang w:eastAsia="ja-JP"/>
          </w:rPr>
          <w:t>i</w:t>
        </w:r>
      </w:ins>
      <w:r w:rsidRPr="008A34FA">
        <w:rPr>
          <w:rFonts w:ascii="Aptos Narrow" w:hAnsi="Aptos Narrow"/>
          <w:lang w:eastAsia="ja-JP"/>
        </w:rPr>
        <w:t>-</w:t>
      </w:r>
      <w:ins w:id="71" w:author="Michael Fehlau" w:date="2026-06-23T12:29:00Z" w16du:dateUtc="2026-06-23T10:29:00Z">
        <w:r w:rsidR="00833090" w:rsidRPr="008A34FA">
          <w:rPr>
            <w:rFonts w:ascii="Aptos Narrow" w:hAnsi="Aptos Narrow"/>
            <w:lang w:eastAsia="ja-JP"/>
          </w:rPr>
          <w:t>Kanäle</w:t>
        </w:r>
      </w:ins>
      <w:del w:id="72" w:author="Michael Fehlau" w:date="2026-06-23T12:29:00Z" w16du:dateUtc="2026-06-23T10:29:00Z">
        <w:r w:rsidRPr="008A34FA" w:rsidDel="00833090">
          <w:rPr>
            <w:rFonts w:ascii="Aptos Narrow" w:hAnsi="Aptos Narrow"/>
            <w:lang w:eastAsia="ja-JP"/>
          </w:rPr>
          <w:delText>Channels</w:delText>
        </w:r>
      </w:del>
      <w:r w:rsidRPr="008A34FA">
        <w:rPr>
          <w:rFonts w:ascii="Aptos Narrow" w:hAnsi="Aptos Narrow"/>
          <w:lang w:eastAsia="ja-JP"/>
        </w:rPr>
        <w:t xml:space="preserve"> sind so optimiert, dass sie sich gegenseitig nicht stören.</w:t>
      </w:r>
      <w:commentRangeEnd w:id="65"/>
      <w:r w:rsidR="008A34FA" w:rsidRPr="008A34FA">
        <w:rPr>
          <w:rStyle w:val="CommentReference"/>
          <w:rFonts w:ascii="Aptos Narrow" w:hAnsi="Aptos Narrow"/>
          <w:sz w:val="22"/>
          <w:szCs w:val="20"/>
          <w:lang w:eastAsia="ja-JP"/>
        </w:rPr>
        <w:commentReference w:id="65"/>
      </w:r>
      <w:commentRangeEnd w:id="66"/>
      <w:r w:rsidRPr="008A34FA">
        <w:rPr>
          <w:rStyle w:val="CommentReference"/>
          <w:rFonts w:ascii="Aptos Narrow" w:hAnsi="Aptos Narrow"/>
          <w:sz w:val="22"/>
          <w:szCs w:val="20"/>
          <w:lang w:eastAsia="ja-JP"/>
        </w:rPr>
        <w:commentReference w:id="66"/>
      </w:r>
    </w:p>
    <w:p w14:paraId="2B4BAF20" w14:textId="77777777" w:rsidR="0059080D" w:rsidRPr="008A34FA" w:rsidRDefault="0059080D" w:rsidP="00254BC6">
      <w:pPr>
        <w:rPr>
          <w:ins w:id="73" w:author="Abbas Rizvi" w:date="2026-06-21T00:00:00Z"/>
          <w:rFonts w:ascii="Aptos Narrow" w:hAnsi="Aptos Narrow"/>
          <w:lang w:eastAsia="ja-JP"/>
        </w:rPr>
      </w:pPr>
      <w:ins w:id="74" w:author="Abbas Rizvi" w:date="2026-06-21T00:00:00Z">
        <w:r w:rsidRPr="008A34FA">
          <w:rPr>
            <w:rFonts w:ascii="Aptos Narrow" w:hAnsi="Aptos Narrow"/>
            <w:lang w:eastAsia="ja-JP"/>
          </w:rPr>
          <w:t>Konkret werden die Kanäle statisch (fest) je Access-Point zugewiesen, nicht über automatische Kanalwahl (ACS). Im 2.4-GHz-Band kommen die nicht überlappenden Kanäle 1 und 11 zum Einsatz, im 5-GHz-Band die Kanäle 36 und 44; die beiden Access-Points je Wagenende sind so auf 2.4 GHz bzw. 5 GHz aufgeteilt, dass sich benachbarte Funkzellen nicht stören. Die 5-GHz-Funkzellen werden mit 80 MHz Kanalbandbreite betrieben, die 2.4-GHz-Funkzellen mit 20 MHz. Die Sendeleistung ist je Access-Point auf 15 dBm konfiguriert. Diese Festlegung erfolgt zentral über die Nomad-OBN-Konfigurationsvorlage je Wagentyp und ist damit fahrzeug- und flottenweit konsistent.</w:t>
        </w:r>
      </w:ins>
    </w:p>
    <w:p w14:paraId="2B4BAF0F" w14:textId="63580DA8" w:rsidR="0059080D" w:rsidRPr="008A34FA" w:rsidRDefault="0059080D" w:rsidP="00254BC6">
      <w:pPr>
        <w:rPr>
          <w:rFonts w:ascii="Aptos Narrow" w:hAnsi="Aptos Narrow"/>
          <w:lang w:eastAsia="ja-JP"/>
        </w:rPr>
      </w:pPr>
      <w:r w:rsidRPr="008A34FA">
        <w:rPr>
          <w:rFonts w:ascii="Aptos Narrow" w:hAnsi="Aptos Narrow"/>
          <w:lang w:eastAsia="ja-JP"/>
        </w:rPr>
        <w:t xml:space="preserve">Im Technischen Umfang </w:t>
      </w:r>
      <w:ins w:id="75" w:author="Michael Fehlau" w:date="2026-06-23T12:31:00Z" w16du:dateUtc="2026-06-23T10:31:00Z">
        <w:r w:rsidR="00075FDB" w:rsidRPr="008A34FA">
          <w:rPr>
            <w:rFonts w:ascii="Aptos Narrow" w:hAnsi="Aptos Narrow"/>
            <w:lang w:eastAsia="ja-JP"/>
          </w:rPr>
          <w:t xml:space="preserve">obliegt </w:t>
        </w:r>
      </w:ins>
      <w:r w:rsidRPr="008A34FA">
        <w:rPr>
          <w:rFonts w:ascii="Aptos Narrow" w:hAnsi="Aptos Narrow"/>
          <w:lang w:eastAsia="ja-JP"/>
        </w:rPr>
        <w:t xml:space="preserve">der Firma Nomad </w:t>
      </w:r>
      <w:ins w:id="76" w:author="Michael Fehlau" w:date="2026-06-23T12:30:00Z" w16du:dateUtc="2026-06-23T10:30:00Z">
        <w:r w:rsidR="00BB34E1" w:rsidRPr="008A34FA">
          <w:rPr>
            <w:rFonts w:ascii="Aptos Narrow" w:hAnsi="Aptos Narrow"/>
            <w:lang w:eastAsia="ja-JP"/>
          </w:rPr>
          <w:t>Digital</w:t>
        </w:r>
      </w:ins>
      <w:del w:id="77" w:author="Michael Fehlau" w:date="2026-06-23T12:31:00Z" w16du:dateUtc="2026-06-23T10:31:00Z">
        <w:r w:rsidRPr="008A34FA" w:rsidDel="00075FDB">
          <w:rPr>
            <w:rFonts w:ascii="Aptos Narrow" w:hAnsi="Aptos Narrow"/>
            <w:lang w:eastAsia="ja-JP"/>
          </w:rPr>
          <w:delText>obliegt</w:delText>
        </w:r>
      </w:del>
      <w:r w:rsidRPr="008A34FA">
        <w:rPr>
          <w:rFonts w:ascii="Aptos Narrow" w:hAnsi="Aptos Narrow"/>
          <w:lang w:eastAsia="ja-JP"/>
        </w:rPr>
        <w:t xml:space="preserve"> die Konfiguration, Verwaltung und Planung des Nomad</w:t>
      </w:r>
      <w:ins w:id="78" w:author="Michael Fehlau" w:date="2026-06-23T12:30:00Z" w16du:dateUtc="2026-06-23T10:30:00Z">
        <w:r w:rsidR="00BB34E1" w:rsidRPr="008A34FA">
          <w:rPr>
            <w:rFonts w:ascii="Aptos Narrow" w:hAnsi="Aptos Narrow"/>
            <w:lang w:eastAsia="ja-JP"/>
          </w:rPr>
          <w:t>-N</w:t>
        </w:r>
      </w:ins>
      <w:del w:id="79" w:author="Michael Fehlau" w:date="2026-06-23T12:30:00Z" w16du:dateUtc="2026-06-23T10:30:00Z">
        <w:r w:rsidRPr="008A34FA" w:rsidDel="00BB34E1">
          <w:rPr>
            <w:rFonts w:ascii="Aptos Narrow" w:hAnsi="Aptos Narrow"/>
            <w:lang w:eastAsia="ja-JP"/>
          </w:rPr>
          <w:delText>n</w:delText>
        </w:r>
      </w:del>
      <w:r w:rsidRPr="008A34FA">
        <w:rPr>
          <w:rFonts w:ascii="Aptos Narrow" w:hAnsi="Aptos Narrow"/>
          <w:lang w:eastAsia="ja-JP"/>
        </w:rPr>
        <w:t>etzwerk</w:t>
      </w:r>
      <w:ins w:id="80" w:author="Michael Fehlau" w:date="2026-06-23T12:31:00Z" w16du:dateUtc="2026-06-23T10:31:00Z">
        <w:r w:rsidR="00075FDB" w:rsidRPr="008A34FA">
          <w:rPr>
            <w:rFonts w:ascii="Aptos Narrow" w:hAnsi="Aptos Narrow"/>
            <w:lang w:eastAsia="ja-JP"/>
          </w:rPr>
          <w:t>e</w:t>
        </w:r>
      </w:ins>
      <w:r w:rsidRPr="008A34FA">
        <w:rPr>
          <w:rFonts w:ascii="Aptos Narrow" w:hAnsi="Aptos Narrow"/>
          <w:lang w:eastAsia="ja-JP"/>
        </w:rPr>
        <w:t xml:space="preserve">s. Nomad </w:t>
      </w:r>
      <w:ins w:id="81" w:author="Michael Fehlau" w:date="2026-06-23T12:31:00Z" w16du:dateUtc="2026-06-23T10:31:00Z">
        <w:r w:rsidR="00075FDB" w:rsidRPr="008A34FA">
          <w:rPr>
            <w:rFonts w:ascii="Aptos Narrow" w:hAnsi="Aptos Narrow"/>
            <w:lang w:eastAsia="ja-JP"/>
          </w:rPr>
          <w:t xml:space="preserve">Digital </w:t>
        </w:r>
      </w:ins>
      <w:r w:rsidRPr="008A34FA">
        <w:rPr>
          <w:rFonts w:ascii="Aptos Narrow" w:hAnsi="Aptos Narrow"/>
          <w:lang w:eastAsia="ja-JP"/>
        </w:rPr>
        <w:t xml:space="preserve">bietet Unterstützung und Beratung beim Anschluss und </w:t>
      </w:r>
      <w:ins w:id="82" w:author="Michael Fehlau" w:date="2026-06-23T12:31:00Z" w16du:dateUtc="2026-06-23T10:31:00Z">
        <w:r w:rsidR="00075FDB" w:rsidRPr="008A34FA">
          <w:rPr>
            <w:rFonts w:ascii="Aptos Narrow" w:hAnsi="Aptos Narrow"/>
            <w:lang w:eastAsia="ja-JP"/>
          </w:rPr>
          <w:t xml:space="preserve">der </w:t>
        </w:r>
      </w:ins>
      <w:r w:rsidRPr="008A34FA">
        <w:rPr>
          <w:rFonts w:ascii="Aptos Narrow" w:hAnsi="Aptos Narrow"/>
          <w:lang w:eastAsia="ja-JP"/>
        </w:rPr>
        <w:t>Netzwerkkonfiguration von Drittsystemen an Nomad</w:t>
      </w:r>
      <w:del w:id="83" w:author="Michael Fehlau" w:date="2026-06-23T12:31:00Z" w16du:dateUtc="2026-06-23T10:31:00Z">
        <w:r w:rsidRPr="008A34FA" w:rsidDel="00AC241E">
          <w:rPr>
            <w:rFonts w:ascii="Aptos Narrow" w:hAnsi="Aptos Narrow"/>
            <w:lang w:eastAsia="ja-JP"/>
          </w:rPr>
          <w:delText xml:space="preserve"> </w:delText>
        </w:r>
      </w:del>
      <w:ins w:id="84" w:author="Michael Fehlau" w:date="2026-06-23T12:31:00Z" w16du:dateUtc="2026-06-23T10:31:00Z">
        <w:r w:rsidR="00AC241E" w:rsidRPr="008A34FA">
          <w:rPr>
            <w:rFonts w:ascii="Aptos Narrow" w:hAnsi="Aptos Narrow"/>
            <w:lang w:eastAsia="ja-JP"/>
          </w:rPr>
          <w:t>S</w:t>
        </w:r>
      </w:ins>
      <w:del w:id="85" w:author="Michael Fehlau" w:date="2026-06-23T12:31:00Z" w16du:dateUtc="2026-06-23T10:31:00Z">
        <w:r w:rsidRPr="008A34FA" w:rsidDel="00AC241E">
          <w:rPr>
            <w:rFonts w:ascii="Aptos Narrow" w:hAnsi="Aptos Narrow"/>
            <w:lang w:eastAsia="ja-JP"/>
          </w:rPr>
          <w:delText>s</w:delText>
        </w:r>
      </w:del>
      <w:r w:rsidRPr="008A34FA">
        <w:rPr>
          <w:rFonts w:ascii="Aptos Narrow" w:hAnsi="Aptos Narrow"/>
          <w:lang w:eastAsia="ja-JP"/>
        </w:rPr>
        <w:t xml:space="preserve">witchen. Alle Anforderungen und Änderungen müssen im Kooperativen Sinne mit Nomad </w:t>
      </w:r>
      <w:ins w:id="86" w:author="Michael Fehlau" w:date="2026-06-23T12:32:00Z" w16du:dateUtc="2026-06-23T10:32:00Z">
        <w:r w:rsidR="00A617DA" w:rsidRPr="008A34FA">
          <w:rPr>
            <w:rFonts w:ascii="Aptos Narrow" w:hAnsi="Aptos Narrow"/>
            <w:lang w:eastAsia="ja-JP"/>
          </w:rPr>
          <w:t xml:space="preserve">Digital </w:t>
        </w:r>
      </w:ins>
      <w:r w:rsidRPr="008A34FA">
        <w:rPr>
          <w:rFonts w:ascii="Aptos Narrow" w:hAnsi="Aptos Narrow"/>
          <w:lang w:eastAsia="ja-JP"/>
        </w:rPr>
        <w:t>abgesprochen und vereinbart werden.</w:t>
      </w:r>
    </w:p>
    <w:p w14:paraId="11879A02" w14:textId="47218473" w:rsidR="003011AB" w:rsidRPr="008A34FA" w:rsidRDefault="0042520B" w:rsidP="00254BC6">
      <w:pPr>
        <w:rPr>
          <w:rFonts w:ascii="Aptos Narrow" w:hAnsi="Aptos Narrow"/>
          <w:lang w:eastAsia="ja-JP"/>
        </w:rPr>
      </w:pPr>
      <w:r w:rsidRPr="008A34FA">
        <w:rPr>
          <w:rFonts w:ascii="Aptos Narrow" w:hAnsi="Aptos Narrow"/>
          <w:lang w:eastAsia="ja-JP"/>
        </w:rPr>
        <w:t xml:space="preserve">Zum Einsatz kommt die Nomad-eigene Software „Nomad Connect“ und „MAR“. </w:t>
      </w:r>
      <w:r w:rsidRPr="008A34FA">
        <w:rPr>
          <w:rFonts w:ascii="Aptos Narrow" w:hAnsi="Aptos Narrow"/>
          <w:lang w:eastAsia="ja-JP"/>
        </w:rPr>
        <w:br/>
        <w:t xml:space="preserve">Nomad Connect ist ein auf Debian </w:t>
      </w:r>
      <w:ins w:id="87" w:author="Michael Fehlau" w:date="2026-06-23T12:32:00Z" w16du:dateUtc="2026-06-23T10:32:00Z">
        <w:r w:rsidR="00A617DA" w:rsidRPr="008A34FA">
          <w:rPr>
            <w:rFonts w:ascii="Aptos Narrow" w:hAnsi="Aptos Narrow"/>
            <w:lang w:eastAsia="ja-JP"/>
          </w:rPr>
          <w:t xml:space="preserve">/ </w:t>
        </w:r>
      </w:ins>
      <w:r w:rsidRPr="008A34FA">
        <w:rPr>
          <w:rFonts w:ascii="Aptos Narrow" w:hAnsi="Aptos Narrow"/>
          <w:lang w:eastAsia="ja-JP"/>
        </w:rPr>
        <w:t>Linux basiertes Betriebssystem, die zusätzliche Funktionalität auf die Linux Funktionalitäten aufbaut.</w:t>
      </w:r>
      <w:r w:rsidRPr="008A34FA">
        <w:rPr>
          <w:rFonts w:ascii="Aptos Narrow" w:hAnsi="Aptos Narrow"/>
          <w:lang w:eastAsia="ja-JP"/>
        </w:rPr>
        <w:br/>
        <w:t>Die MAR-Software ist eine Nomad eigene VPN-</w:t>
      </w:r>
      <w:ins w:id="88" w:author="Michael Fehlau" w:date="2026-06-23T12:32:00Z" w16du:dateUtc="2026-06-23T10:32:00Z">
        <w:r w:rsidR="003E4EBD" w:rsidRPr="008A34FA">
          <w:rPr>
            <w:rFonts w:ascii="Aptos Narrow" w:hAnsi="Aptos Narrow"/>
            <w:lang w:eastAsia="ja-JP"/>
          </w:rPr>
          <w:t>Tunnel-</w:t>
        </w:r>
      </w:ins>
      <w:r w:rsidRPr="008A34FA">
        <w:rPr>
          <w:rFonts w:ascii="Aptos Narrow" w:hAnsi="Aptos Narrow"/>
          <w:lang w:eastAsia="ja-JP"/>
        </w:rPr>
        <w:t>Software, die eine Sichere Verbindung ins Internet und Intranet bietet.</w:t>
      </w:r>
    </w:p>
    <w:p w14:paraId="1A2C041D" w14:textId="6263E8CA" w:rsidR="0042520B" w:rsidRPr="008A34FA" w:rsidRDefault="0042520B" w:rsidP="00254BC6">
      <w:pPr>
        <w:rPr>
          <w:rFonts w:ascii="Aptos Narrow" w:hAnsi="Aptos Narrow"/>
          <w:lang w:eastAsia="ja-JP"/>
        </w:rPr>
      </w:pPr>
      <w:r w:rsidRPr="008A34FA">
        <w:rPr>
          <w:rFonts w:ascii="Aptos Narrow" w:hAnsi="Aptos Narrow"/>
          <w:lang w:eastAsia="ja-JP"/>
        </w:rPr>
        <w:lastRenderedPageBreak/>
        <w:t xml:space="preserve">Im Project „Dosto Neu“ ist Nomad </w:t>
      </w:r>
      <w:ins w:id="89" w:author="Michael Fehlau" w:date="2026-06-23T12:33:00Z" w16du:dateUtc="2026-06-23T10:33:00Z">
        <w:r w:rsidR="003E4EBD" w:rsidRPr="008A34FA">
          <w:rPr>
            <w:rFonts w:ascii="Aptos Narrow" w:hAnsi="Aptos Narrow"/>
            <w:lang w:eastAsia="ja-JP"/>
          </w:rPr>
          <w:t xml:space="preserve">Digital </w:t>
        </w:r>
      </w:ins>
      <w:r w:rsidRPr="008A34FA">
        <w:rPr>
          <w:rFonts w:ascii="Aptos Narrow" w:hAnsi="Aptos Narrow"/>
          <w:lang w:eastAsia="ja-JP"/>
        </w:rPr>
        <w:t xml:space="preserve">für die Planung, Dokumentation und Konfiguration dieser Lösung zuständig. Die Installation und Verkabelung, sowie Prüfung der Geräte und Systeme am Zug </w:t>
      </w:r>
      <w:ins w:id="90" w:author="Michael Fehlau" w:date="2026-06-23T12:33:00Z" w16du:dateUtc="2026-06-23T10:33:00Z">
        <w:r w:rsidR="003E4EBD" w:rsidRPr="008A34FA">
          <w:rPr>
            <w:rFonts w:ascii="Aptos Narrow" w:hAnsi="Aptos Narrow"/>
            <w:lang w:eastAsia="ja-JP"/>
          </w:rPr>
          <w:br/>
        </w:r>
      </w:ins>
      <w:r w:rsidRPr="008A34FA">
        <w:rPr>
          <w:rFonts w:ascii="Aptos Narrow" w:hAnsi="Aptos Narrow"/>
          <w:lang w:eastAsia="ja-JP"/>
        </w:rPr>
        <w:t>ist in der Verantwortung der Firma STADLER.</w:t>
      </w:r>
    </w:p>
    <w:p w14:paraId="25A687A8" w14:textId="258798EA" w:rsidR="008E0353" w:rsidRPr="008A34FA" w:rsidRDefault="008E0353" w:rsidP="00254BC6">
      <w:pPr>
        <w:rPr>
          <w:rFonts w:ascii="Aptos Narrow" w:hAnsi="Aptos Narrow"/>
          <w:lang w:eastAsia="ja-JP"/>
        </w:rPr>
      </w:pPr>
      <w:r w:rsidRPr="008A34FA">
        <w:rPr>
          <w:rFonts w:ascii="Aptos Narrow" w:hAnsi="Aptos Narrow"/>
          <w:lang w:eastAsia="ja-JP"/>
        </w:rPr>
        <w:t xml:space="preserve">Um STADLER die Prüfung zu ermöglichen, wird eine IBS-Prozedur abgestimmt und alle Notwendigen Information von der Firma Nomad </w:t>
      </w:r>
      <w:ins w:id="91" w:author="Michael Fehlau" w:date="2026-06-23T12:33:00Z" w16du:dateUtc="2026-06-23T10:33:00Z">
        <w:r w:rsidR="003E4EBD" w:rsidRPr="008A34FA">
          <w:rPr>
            <w:rFonts w:ascii="Aptos Narrow" w:hAnsi="Aptos Narrow"/>
            <w:lang w:eastAsia="ja-JP"/>
          </w:rPr>
          <w:t xml:space="preserve">Digital </w:t>
        </w:r>
      </w:ins>
      <w:r w:rsidRPr="008A34FA">
        <w:rPr>
          <w:rFonts w:ascii="Aptos Narrow" w:hAnsi="Aptos Narrow"/>
          <w:lang w:eastAsia="ja-JP"/>
        </w:rPr>
        <w:t>geliefert.</w:t>
      </w:r>
    </w:p>
    <w:p w14:paraId="00AEF793" w14:textId="77777777" w:rsidR="005C0AAD" w:rsidRPr="008A34FA" w:rsidRDefault="0046075E" w:rsidP="005C0AAD">
      <w:pPr>
        <w:pStyle w:val="Heading2"/>
        <w:rPr>
          <w:rFonts w:ascii="Aptos Narrow" w:hAnsi="Aptos Narrow"/>
        </w:rPr>
      </w:pPr>
      <w:bookmarkStart w:id="92" w:name="_Toc234949578"/>
      <w:r w:rsidRPr="008A34FA">
        <w:rPr>
          <w:rFonts w:ascii="Aptos Narrow" w:hAnsi="Aptos Narrow"/>
        </w:rPr>
        <w:t>Nomad Connect CCU</w:t>
      </w:r>
      <w:bookmarkEnd w:id="92"/>
    </w:p>
    <w:p w14:paraId="535C7713"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p>
    <w:p w14:paraId="1D510858" w14:textId="77777777" w:rsidR="005C0AAD" w:rsidRPr="008A34FA" w:rsidRDefault="005C0AAD" w:rsidP="005C0AAD">
      <w:pPr>
        <w:spacing w:before="0" w:after="0"/>
        <w:textAlignment w:val="baseline"/>
        <w:rPr>
          <w:rFonts w:ascii="Aptos Narrow" w:eastAsia="Times New Roman" w:hAnsi="Aptos Narrow" w:cs="Segoe UI"/>
          <w:sz w:val="18"/>
          <w:szCs w:val="18"/>
          <w:lang w:eastAsia="en-GB"/>
        </w:rPr>
      </w:pPr>
      <w:r w:rsidRPr="008A34FA">
        <w:rPr>
          <w:rFonts w:ascii="Aptos Narrow" w:eastAsia="Times New Roman" w:hAnsi="Aptos Narrow" w:cs="Calibri"/>
          <w:szCs w:val="22"/>
          <w:lang w:eastAsia="en-GB"/>
        </w:rPr>
        <w:t>Die Nomad Connect CCU funktioniert als Router. </w:t>
      </w:r>
    </w:p>
    <w:p w14:paraId="48B9E140" w14:textId="003BE16C"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In einer mobilen Umgebung sind </w:t>
      </w:r>
      <w:ins w:id="93" w:author="Michael Fehlau" w:date="2026-06-23T12:33:00Z" w16du:dateUtc="2026-06-23T10:33:00Z">
        <w:r w:rsidR="00343623" w:rsidRPr="008A34FA">
          <w:rPr>
            <w:rFonts w:ascii="Aptos Narrow" w:eastAsia="Times New Roman" w:hAnsi="Aptos Narrow" w:cs="Calibri"/>
            <w:szCs w:val="22"/>
            <w:lang w:eastAsia="en-GB"/>
          </w:rPr>
          <w:t>Mobil</w:t>
        </w:r>
      </w:ins>
      <w:ins w:id="94" w:author="Michael Fehlau" w:date="2026-06-23T12:34:00Z" w16du:dateUtc="2026-06-23T10:34:00Z">
        <w:r w:rsidR="00343623" w:rsidRPr="008A34FA">
          <w:rPr>
            <w:rFonts w:ascii="Aptos Narrow" w:eastAsia="Times New Roman" w:hAnsi="Aptos Narrow" w:cs="Calibri"/>
            <w:szCs w:val="22"/>
            <w:lang w:eastAsia="en-GB"/>
          </w:rPr>
          <w:t xml:space="preserve">funkverbindungen </w:t>
        </w:r>
      </w:ins>
      <w:del w:id="95" w:author="Michael Fehlau" w:date="2026-06-23T12:34:00Z" w16du:dateUtc="2026-06-23T10:34:00Z">
        <w:r w:rsidRPr="008A34FA" w:rsidDel="00343623">
          <w:rPr>
            <w:rFonts w:ascii="Aptos Narrow" w:eastAsia="Times New Roman" w:hAnsi="Aptos Narrow" w:cs="Calibri"/>
            <w:szCs w:val="22"/>
            <w:lang w:eastAsia="en-GB"/>
          </w:rPr>
          <w:delText>Links</w:delText>
        </w:r>
      </w:del>
      <w:r w:rsidRPr="008A34FA">
        <w:rPr>
          <w:rFonts w:ascii="Aptos Narrow" w:eastAsia="Times New Roman" w:hAnsi="Aptos Narrow" w:cs="Calibri"/>
          <w:szCs w:val="22"/>
          <w:lang w:eastAsia="en-GB"/>
        </w:rPr>
        <w:t xml:space="preserve"> nicht stabil und nicht immer verfügbar. Durch die Kombination mehrerer </w:t>
      </w:r>
      <w:ins w:id="96" w:author="Michael Fehlau" w:date="2026-06-23T12:34:00Z" w16du:dateUtc="2026-06-23T10:34:00Z">
        <w:r w:rsidR="00343623" w:rsidRPr="008A34FA">
          <w:rPr>
            <w:rFonts w:ascii="Aptos Narrow" w:eastAsia="Times New Roman" w:hAnsi="Aptos Narrow" w:cs="Calibri"/>
            <w:szCs w:val="22"/>
            <w:lang w:eastAsia="en-GB"/>
          </w:rPr>
          <w:t>Mobilfunkv</w:t>
        </w:r>
      </w:ins>
      <w:del w:id="97" w:author="Michael Fehlau" w:date="2026-06-23T12:34:00Z" w16du:dateUtc="2026-06-23T10:34:00Z">
        <w:r w:rsidRPr="008A34FA" w:rsidDel="00343623">
          <w:rPr>
            <w:rFonts w:ascii="Aptos Narrow" w:eastAsia="Times New Roman" w:hAnsi="Aptos Narrow" w:cs="Calibri"/>
            <w:szCs w:val="22"/>
            <w:lang w:eastAsia="en-GB"/>
          </w:rPr>
          <w:delText>V</w:delText>
        </w:r>
      </w:del>
      <w:r w:rsidRPr="008A34FA">
        <w:rPr>
          <w:rFonts w:ascii="Aptos Narrow" w:eastAsia="Times New Roman" w:hAnsi="Aptos Narrow" w:cs="Calibri"/>
          <w:szCs w:val="22"/>
          <w:lang w:eastAsia="en-GB"/>
        </w:rPr>
        <w:t xml:space="preserve">erbindungen und einer Zug-Landseitigen-Verbindung bietet die CCU eine höhere Verfügbarkeit und Ausfallsicherheit </w:t>
      </w:r>
      <w:del w:id="98" w:author="Michael Fehlau" w:date="2026-06-23T12:34:00Z" w16du:dateUtc="2026-06-23T10:34:00Z">
        <w:r w:rsidRPr="008A34FA" w:rsidDel="00343623">
          <w:rPr>
            <w:rFonts w:ascii="Aptos Narrow" w:eastAsia="Times New Roman" w:hAnsi="Aptos Narrow" w:cs="Calibri"/>
            <w:szCs w:val="22"/>
            <w:lang w:eastAsia="en-GB"/>
          </w:rPr>
          <w:delText>der Verbindung gegen Ausfälle</w:delText>
        </w:r>
      </w:del>
      <w:r w:rsidRPr="008A34FA">
        <w:rPr>
          <w:rFonts w:ascii="Aptos Narrow" w:eastAsia="Times New Roman" w:hAnsi="Aptos Narrow" w:cs="Calibri"/>
          <w:szCs w:val="22"/>
          <w:lang w:eastAsia="en-GB"/>
        </w:rPr>
        <w:t xml:space="preserve"> einzelner Verbindungen. </w:t>
      </w:r>
    </w:p>
    <w:p w14:paraId="1E032074"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p w14:paraId="7900D190" w14:textId="77777777" w:rsidR="005C0AAD" w:rsidRPr="008A34FA" w:rsidRDefault="005C0AAD" w:rsidP="00AB7F42">
      <w:pPr>
        <w:pStyle w:val="Heading2"/>
        <w:rPr>
          <w:rFonts w:ascii="Aptos Narrow" w:hAnsi="Aptos Narrow"/>
        </w:rPr>
      </w:pPr>
      <w:bookmarkStart w:id="99" w:name="_Toc234949579"/>
      <w:r w:rsidRPr="008A34FA">
        <w:rPr>
          <w:rFonts w:ascii="Aptos Narrow" w:hAnsi="Aptos Narrow"/>
        </w:rPr>
        <w:t>Backend</w:t>
      </w:r>
      <w:bookmarkEnd w:id="99"/>
      <w:r w:rsidRPr="008A34FA">
        <w:rPr>
          <w:rFonts w:ascii="Aptos Narrow" w:hAnsi="Aptos Narrow"/>
        </w:rPr>
        <w:t> </w:t>
      </w:r>
    </w:p>
    <w:p w14:paraId="2F746FD5" w14:textId="77777777" w:rsidR="00492DF4" w:rsidRPr="008A34FA" w:rsidRDefault="00492DF4" w:rsidP="00492DF4">
      <w:pPr>
        <w:spacing w:before="0" w:after="0"/>
        <w:ind w:left="720"/>
        <w:textAlignment w:val="baseline"/>
        <w:rPr>
          <w:rFonts w:ascii="Aptos Narrow" w:eastAsia="Times New Roman" w:hAnsi="Aptos Narrow" w:cs="Calibri"/>
          <w:szCs w:val="22"/>
          <w:lang w:val="en-GB" w:eastAsia="en-GB"/>
        </w:rPr>
      </w:pPr>
    </w:p>
    <w:p w14:paraId="20F31539"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Im Zuge des Dosto Neu-Projekts wird ein neues Backend aufgesetzt. Die VMs sind im NOC angelegt und werden Nomad-intern verwaltet. </w:t>
      </w:r>
    </w:p>
    <w:p w14:paraId="2881F331"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Ein Überblick über die installierten virtuellen Maschinen bietet die nachfolgende Tabelle. </w:t>
      </w:r>
    </w:p>
    <w:p w14:paraId="1C5B5D38"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3675"/>
      </w:tblGrid>
      <w:tr w:rsidR="005C0AAD" w:rsidRPr="008A34FA" w14:paraId="42480CAA" w14:textId="77777777">
        <w:trPr>
          <w:trHeight w:val="300"/>
        </w:trPr>
        <w:tc>
          <w:tcPr>
            <w:tcW w:w="2535" w:type="dxa"/>
            <w:tcBorders>
              <w:top w:val="single" w:sz="6" w:space="0" w:color="auto"/>
              <w:left w:val="single" w:sz="6" w:space="0" w:color="auto"/>
              <w:bottom w:val="single" w:sz="6" w:space="0" w:color="auto"/>
              <w:right w:val="single" w:sz="6" w:space="0" w:color="auto"/>
            </w:tcBorders>
            <w:shd w:val="clear" w:color="auto" w:fill="E7E6E6"/>
            <w:vAlign w:val="bottom"/>
            <w:hideMark/>
          </w:tcPr>
          <w:p w14:paraId="7813EC95"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b/>
                <w:bCs/>
                <w:szCs w:val="22"/>
                <w:lang w:eastAsia="en-GB"/>
              </w:rPr>
              <w:t>Server</w:t>
            </w:r>
            <w:r w:rsidRPr="008A34FA">
              <w:rPr>
                <w:rFonts w:ascii="Aptos Narrow" w:eastAsia="Times New Roman" w:hAnsi="Aptos Narrow" w:cs="Calibri"/>
                <w:szCs w:val="22"/>
                <w:lang w:val="en-GB" w:eastAsia="en-GB"/>
              </w:rPr>
              <w:t> </w:t>
            </w:r>
          </w:p>
        </w:tc>
        <w:tc>
          <w:tcPr>
            <w:tcW w:w="3675" w:type="dxa"/>
            <w:tcBorders>
              <w:top w:val="single" w:sz="6" w:space="0" w:color="auto"/>
              <w:left w:val="nil"/>
              <w:bottom w:val="single" w:sz="6" w:space="0" w:color="auto"/>
              <w:right w:val="single" w:sz="6" w:space="0" w:color="auto"/>
            </w:tcBorders>
            <w:shd w:val="clear" w:color="auto" w:fill="E7E6E6"/>
            <w:vAlign w:val="bottom"/>
            <w:hideMark/>
          </w:tcPr>
          <w:p w14:paraId="2F67F5A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b/>
                <w:bCs/>
                <w:szCs w:val="22"/>
                <w:lang w:eastAsia="en-GB"/>
              </w:rPr>
              <w:t>Funktion(en)</w:t>
            </w:r>
            <w:r w:rsidRPr="008A34FA">
              <w:rPr>
                <w:rFonts w:ascii="Aptos Narrow" w:eastAsia="Times New Roman" w:hAnsi="Aptos Narrow" w:cs="Calibri"/>
                <w:szCs w:val="22"/>
                <w:lang w:val="en-GB" w:eastAsia="en-GB"/>
              </w:rPr>
              <w:t> </w:t>
            </w:r>
          </w:p>
        </w:tc>
      </w:tr>
      <w:tr w:rsidR="005C0AAD" w:rsidRPr="008A34FA" w14:paraId="2B9CA7EF"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11ABF6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Datenbank</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A2DD6F7"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Zentrale NMS Datenbank</w:t>
            </w:r>
            <w:r w:rsidRPr="008A34FA">
              <w:rPr>
                <w:rFonts w:ascii="Aptos Narrow" w:eastAsia="Times New Roman" w:hAnsi="Aptos Narrow" w:cs="Calibri"/>
                <w:szCs w:val="22"/>
                <w:lang w:val="en-GB" w:eastAsia="en-GB"/>
              </w:rPr>
              <w:t> </w:t>
            </w:r>
          </w:p>
        </w:tc>
      </w:tr>
      <w:tr w:rsidR="005C0AAD" w:rsidRPr="008A34FA" w14:paraId="3B4C06E9"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33E34C6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DNS-Server CDC</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31F5BC7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DNS-Server für CDC</w:t>
            </w:r>
            <w:r w:rsidRPr="008A34FA">
              <w:rPr>
                <w:rFonts w:ascii="Aptos Narrow" w:eastAsia="Times New Roman" w:hAnsi="Aptos Narrow" w:cs="Calibri"/>
                <w:szCs w:val="22"/>
                <w:lang w:val="en-GB" w:eastAsia="en-GB"/>
              </w:rPr>
              <w:t> </w:t>
            </w:r>
          </w:p>
        </w:tc>
      </w:tr>
      <w:tr w:rsidR="005C0AAD" w:rsidRPr="008A34FA" w14:paraId="2BBEB311"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EB1DEC6"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DNS-Server Trains</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38BC52BB"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DNS-Server mit blacklisting für Züge </w:t>
            </w:r>
          </w:p>
        </w:tc>
      </w:tr>
      <w:tr w:rsidR="005C0AAD" w:rsidRPr="008A34FA" w14:paraId="74B2159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DE85291"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Gateway</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64B451C6"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Central Router</w:t>
            </w:r>
            <w:r w:rsidRPr="008A34FA">
              <w:rPr>
                <w:rFonts w:ascii="Aptos Narrow" w:eastAsia="Times New Roman" w:hAnsi="Aptos Narrow" w:cs="Calibri"/>
                <w:szCs w:val="22"/>
                <w:lang w:val="en-GB" w:eastAsia="en-GB"/>
              </w:rPr>
              <w:t> </w:t>
            </w:r>
          </w:p>
        </w:tc>
      </w:tr>
      <w:tr w:rsidR="005C0AAD" w:rsidRPr="008A34FA" w14:paraId="75506FAD"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6EF3E51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MAR5 backend</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DA8F1C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MAR5 Home Agent</w:t>
            </w:r>
            <w:r w:rsidRPr="008A34FA">
              <w:rPr>
                <w:rFonts w:ascii="Aptos Narrow" w:eastAsia="Times New Roman" w:hAnsi="Aptos Narrow" w:cs="Calibri"/>
                <w:szCs w:val="22"/>
                <w:lang w:val="en-GB" w:eastAsia="en-GB"/>
              </w:rPr>
              <w:t> </w:t>
            </w:r>
          </w:p>
        </w:tc>
      </w:tr>
      <w:tr w:rsidR="005C0AAD" w:rsidRPr="008A34FA" w14:paraId="5D70BC9E"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29D940E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MongoDB</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E9AA32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MongoDB Server für NMS</w:t>
            </w:r>
            <w:r w:rsidRPr="008A34FA">
              <w:rPr>
                <w:rFonts w:ascii="Aptos Narrow" w:eastAsia="Times New Roman" w:hAnsi="Aptos Narrow" w:cs="Calibri"/>
                <w:szCs w:val="22"/>
                <w:lang w:val="en-GB" w:eastAsia="en-GB"/>
              </w:rPr>
              <w:t> </w:t>
            </w:r>
          </w:p>
        </w:tc>
      </w:tr>
      <w:tr w:rsidR="005C0AAD" w:rsidRPr="008A34FA" w14:paraId="26025BC0"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900E9DE"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MQTT-Broker</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4318B5C7"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MQTT HiveMQ Broker</w:t>
            </w:r>
            <w:r w:rsidRPr="008A34FA">
              <w:rPr>
                <w:rFonts w:ascii="Aptos Narrow" w:eastAsia="Times New Roman" w:hAnsi="Aptos Narrow" w:cs="Calibri"/>
                <w:szCs w:val="22"/>
                <w:lang w:val="en-GB" w:eastAsia="en-GB"/>
              </w:rPr>
              <w:t> </w:t>
            </w:r>
          </w:p>
        </w:tc>
      </w:tr>
      <w:tr w:rsidR="005C0AAD" w:rsidRPr="008A34FA" w14:paraId="07593E3A"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4386A107"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NMS</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1EDC5FF0"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NMS Applikation Server</w:t>
            </w:r>
            <w:r w:rsidRPr="008A34FA">
              <w:rPr>
                <w:rFonts w:ascii="Aptos Narrow" w:eastAsia="Times New Roman" w:hAnsi="Aptos Narrow" w:cs="Calibri"/>
                <w:szCs w:val="22"/>
                <w:lang w:val="en-GB" w:eastAsia="en-GB"/>
              </w:rPr>
              <w:t> </w:t>
            </w:r>
          </w:p>
        </w:tc>
      </w:tr>
      <w:tr w:rsidR="005C0AAD" w:rsidRPr="008A34FA" w14:paraId="1A972CBC"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5B4E7DA"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Proxy</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82F5331"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Apache Webproxy</w:t>
            </w:r>
            <w:r w:rsidRPr="008A34FA">
              <w:rPr>
                <w:rFonts w:ascii="Aptos Narrow" w:eastAsia="Times New Roman" w:hAnsi="Aptos Narrow" w:cs="Calibri"/>
                <w:szCs w:val="22"/>
                <w:lang w:val="en-GB" w:eastAsia="en-GB"/>
              </w:rPr>
              <w:t> </w:t>
            </w:r>
          </w:p>
        </w:tc>
      </w:tr>
      <w:tr w:rsidR="005C0AAD" w:rsidRPr="008A34FA" w14:paraId="4ADE7FFB"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349BE90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RTL-Batch</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5C47D5B6"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RTL-Batch Verarbeitung</w:t>
            </w:r>
            <w:r w:rsidRPr="008A34FA">
              <w:rPr>
                <w:rFonts w:ascii="Aptos Narrow" w:eastAsia="Times New Roman" w:hAnsi="Aptos Narrow" w:cs="Calibri"/>
                <w:szCs w:val="22"/>
                <w:lang w:val="en-GB" w:eastAsia="en-GB"/>
              </w:rPr>
              <w:t> </w:t>
            </w:r>
          </w:p>
        </w:tc>
      </w:tr>
      <w:tr w:rsidR="005C0AAD" w:rsidRPr="008A34FA" w14:paraId="3C5415C0"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54E0AA5B"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RTL-Server</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49F44DA9"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RTL log Kollektor</w:t>
            </w:r>
            <w:r w:rsidRPr="008A34FA">
              <w:rPr>
                <w:rFonts w:ascii="Aptos Narrow" w:eastAsia="Times New Roman" w:hAnsi="Aptos Narrow" w:cs="Calibri"/>
                <w:szCs w:val="22"/>
                <w:lang w:val="en-GB" w:eastAsia="en-GB"/>
              </w:rPr>
              <w:t> </w:t>
            </w:r>
          </w:p>
        </w:tc>
      </w:tr>
      <w:tr w:rsidR="005C0AAD" w:rsidRPr="008A34FA" w14:paraId="3F8FEE2A"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0D339ED"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Zabbix Proxy</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4261DE0A"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Zabbix Proxy für CDC-Überwachung </w:t>
            </w:r>
          </w:p>
        </w:tc>
      </w:tr>
      <w:tr w:rsidR="005C0AAD" w:rsidRPr="008A34FA" w14:paraId="3E87AB65" w14:textId="77777777">
        <w:trPr>
          <w:trHeight w:val="300"/>
        </w:trPr>
        <w:tc>
          <w:tcPr>
            <w:tcW w:w="2535" w:type="dxa"/>
            <w:tcBorders>
              <w:top w:val="nil"/>
              <w:left w:val="single" w:sz="6" w:space="0" w:color="auto"/>
              <w:bottom w:val="single" w:sz="6" w:space="0" w:color="auto"/>
              <w:right w:val="single" w:sz="6" w:space="0" w:color="auto"/>
            </w:tcBorders>
            <w:vAlign w:val="bottom"/>
            <w:hideMark/>
          </w:tcPr>
          <w:p w14:paraId="0FB09FF8" w14:textId="77777777" w:rsidR="005C0AAD" w:rsidRPr="008A34FA" w:rsidRDefault="005C0AAD" w:rsidP="005C0AAD">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Zabbix Server</w:t>
            </w:r>
            <w:r w:rsidRPr="008A34FA">
              <w:rPr>
                <w:rFonts w:ascii="Aptos Narrow" w:eastAsia="Times New Roman" w:hAnsi="Aptos Narrow" w:cs="Calibri"/>
                <w:szCs w:val="22"/>
                <w:lang w:val="en-GB" w:eastAsia="en-GB"/>
              </w:rPr>
              <w:t> </w:t>
            </w:r>
          </w:p>
        </w:tc>
        <w:tc>
          <w:tcPr>
            <w:tcW w:w="3675" w:type="dxa"/>
            <w:tcBorders>
              <w:top w:val="nil"/>
              <w:left w:val="nil"/>
              <w:bottom w:val="single" w:sz="6" w:space="0" w:color="auto"/>
              <w:right w:val="single" w:sz="6" w:space="0" w:color="auto"/>
            </w:tcBorders>
            <w:vAlign w:val="bottom"/>
            <w:hideMark/>
          </w:tcPr>
          <w:p w14:paraId="05F5B75A" w14:textId="77777777" w:rsidR="005C0AAD" w:rsidRPr="008A34FA" w:rsidRDefault="005C0AAD"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Zabbix Server für Zug Überwachung </w:t>
            </w:r>
          </w:p>
        </w:tc>
      </w:tr>
    </w:tbl>
    <w:p w14:paraId="75C72844" w14:textId="77777777" w:rsidR="00492DF4" w:rsidRPr="008A34FA" w:rsidRDefault="00492DF4" w:rsidP="005C0AAD">
      <w:pPr>
        <w:spacing w:before="0" w:after="0"/>
        <w:textAlignment w:val="baseline"/>
        <w:rPr>
          <w:rFonts w:ascii="Aptos Narrow" w:eastAsia="Times New Roman" w:hAnsi="Aptos Narrow" w:cs="Calibri"/>
          <w:szCs w:val="22"/>
          <w:lang w:eastAsia="en-GB"/>
        </w:rPr>
      </w:pPr>
    </w:p>
    <w:p w14:paraId="2B4DA204" w14:textId="77777777" w:rsidR="00DF362E" w:rsidRDefault="00DF362E">
      <w:pPr>
        <w:rPr>
          <w:rFonts w:ascii="Aptos Narrow" w:hAnsi="Aptos Narrow"/>
          <w:caps/>
          <w:color w:val="243F60"/>
          <w:spacing w:val="15"/>
          <w:szCs w:val="22"/>
          <w:lang w:bidi="th-TH"/>
        </w:rPr>
      </w:pPr>
      <w:r>
        <w:rPr>
          <w:rFonts w:ascii="Aptos Narrow" w:hAnsi="Aptos Narrow"/>
        </w:rPr>
        <w:br w:type="page"/>
      </w:r>
    </w:p>
    <w:p w14:paraId="3BB6E412" w14:textId="4FB28204" w:rsidR="00492DF4" w:rsidRPr="00DF362E" w:rsidRDefault="00492DF4" w:rsidP="00DF362E">
      <w:pPr>
        <w:pStyle w:val="Heading3"/>
        <w:rPr>
          <w:rFonts w:ascii="Aptos Narrow" w:hAnsi="Aptos Narrow"/>
          <w:lang w:val="en-GB"/>
        </w:rPr>
      </w:pPr>
      <w:bookmarkStart w:id="100" w:name="_Toc234949580"/>
      <w:r w:rsidRPr="008A34FA">
        <w:rPr>
          <w:rFonts w:ascii="Aptos Narrow" w:hAnsi="Aptos Narrow"/>
        </w:rPr>
        <w:lastRenderedPageBreak/>
        <w:t>Die Zug-Land verbindung</w:t>
      </w:r>
      <w:bookmarkEnd w:id="100"/>
      <w:r w:rsidRPr="008A34FA">
        <w:rPr>
          <w:rFonts w:ascii="Aptos Narrow" w:hAnsi="Aptos Narrow"/>
          <w:lang w:val="en-GB"/>
        </w:rPr>
        <w:t> </w:t>
      </w:r>
    </w:p>
    <w:p w14:paraId="725847CD" w14:textId="77777777" w:rsidR="00E601FF" w:rsidRPr="008A34FA" w:rsidRDefault="00E601FF" w:rsidP="00E601FF">
      <w:pPr>
        <w:rPr>
          <w:rFonts w:ascii="Aptos Narrow" w:hAnsi="Aptos Narrow"/>
          <w:lang w:bidi="th-TH"/>
        </w:rPr>
      </w:pPr>
      <w:r w:rsidRPr="008A34FA">
        <w:rPr>
          <w:rFonts w:ascii="Aptos Narrow" w:hAnsi="Aptos Narrow"/>
          <w:lang w:bidi="th-TH"/>
        </w:rPr>
        <w:t>Das nachfolgende Diagramm veranschaulicht die grundlegende Kommunikationsstruktur zwischen dem Fahrzeug und der Backend-Infrastruktur an Land:</w:t>
      </w:r>
    </w:p>
    <w:p w14:paraId="3FC76554" w14:textId="77777777" w:rsidR="008A7C2E" w:rsidRPr="008A34FA" w:rsidRDefault="008A7C2E" w:rsidP="008A7C2E">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2C18F580" wp14:editId="0EBE02ED">
            <wp:extent cx="5429250" cy="1327150"/>
            <wp:effectExtent l="0" t="0" r="0" b="6350"/>
            <wp:docPr id="888704534" name="Picture 5" descr="A diagram of a network connect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04534" name="Picture 5" descr="A diagram of a network connection  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9250" cy="1327150"/>
                    </a:xfrm>
                    <a:prstGeom prst="rect">
                      <a:avLst/>
                    </a:prstGeom>
                    <a:noFill/>
                    <a:ln>
                      <a:noFill/>
                    </a:ln>
                  </pic:spPr>
                </pic:pic>
              </a:graphicData>
            </a:graphic>
          </wp:inline>
        </w:drawing>
      </w:r>
    </w:p>
    <w:p w14:paraId="5F64E2BA" w14:textId="2DDCBBAB" w:rsidR="00E601FF" w:rsidRPr="008A34FA" w:rsidRDefault="00E601FF" w:rsidP="00DF362E">
      <w:pPr>
        <w:spacing w:before="0" w:after="0"/>
        <w:textAlignment w:val="baseline"/>
        <w:rPr>
          <w:rFonts w:ascii="Aptos Narrow" w:hAnsi="Aptos Narrow"/>
          <w:lang w:val="de-DE"/>
        </w:rPr>
      </w:pPr>
      <w:r w:rsidRPr="008A34FA">
        <w:rPr>
          <w:rFonts w:ascii="Aptos Narrow" w:hAnsi="Aptos Narrow"/>
          <w:lang w:val="de-DE"/>
        </w:rPr>
        <w:t xml:space="preserve">Die </w:t>
      </w:r>
      <w:r w:rsidRPr="008A34FA">
        <w:rPr>
          <w:rFonts w:ascii="Aptos Narrow" w:hAnsi="Aptos Narrow"/>
          <w:b/>
          <w:bCs/>
          <w:lang w:val="de-DE"/>
        </w:rPr>
        <w:t>CCU</w:t>
      </w:r>
      <w:r w:rsidRPr="008A34FA">
        <w:rPr>
          <w:rFonts w:ascii="Aptos Narrow" w:hAnsi="Aptos Narrow"/>
          <w:lang w:val="de-DE"/>
        </w:rPr>
        <w:t xml:space="preserve"> im Fahrzeug stellt über sogenannte </w:t>
      </w:r>
      <w:r w:rsidRPr="008A34FA">
        <w:rPr>
          <w:rFonts w:ascii="Aptos Narrow" w:hAnsi="Aptos Narrow"/>
          <w:b/>
          <w:bCs/>
          <w:lang w:val="de-DE"/>
        </w:rPr>
        <w:t>Mar-Clients</w:t>
      </w:r>
      <w:r w:rsidRPr="008A34FA">
        <w:rPr>
          <w:rFonts w:ascii="Aptos Narrow" w:hAnsi="Aptos Narrow"/>
          <w:lang w:val="de-DE"/>
        </w:rPr>
        <w:t xml:space="preserve"> eine </w:t>
      </w:r>
      <w:r w:rsidRPr="008A34FA">
        <w:rPr>
          <w:rFonts w:ascii="Aptos Narrow" w:hAnsi="Aptos Narrow"/>
          <w:b/>
          <w:bCs/>
          <w:lang w:val="de-DE"/>
        </w:rPr>
        <w:t>VPN-Verbindung</w:t>
      </w:r>
      <w:r w:rsidRPr="008A34FA">
        <w:rPr>
          <w:rFonts w:ascii="Aptos Narrow" w:hAnsi="Aptos Narrow"/>
          <w:lang w:val="de-DE"/>
        </w:rPr>
        <w:t xml:space="preserve"> zu einem </w:t>
      </w:r>
      <w:r w:rsidRPr="008A34FA">
        <w:rPr>
          <w:rFonts w:ascii="Aptos Narrow" w:hAnsi="Aptos Narrow"/>
          <w:b/>
          <w:bCs/>
          <w:lang w:val="de-DE"/>
        </w:rPr>
        <w:t>Mar-Home-Agenten</w:t>
      </w:r>
      <w:r w:rsidRPr="008A34FA">
        <w:rPr>
          <w:rFonts w:ascii="Aptos Narrow" w:hAnsi="Aptos Narrow"/>
          <w:lang w:val="de-DE"/>
        </w:rPr>
        <w:t xml:space="preserve"> her. Über diese Verbindung wird der gesamte relevante Datenverkehr geleitet. Durch die gleichzeitige Nutzung aller verfügbaren IP-Links wird eine höhere </w:t>
      </w:r>
      <w:r w:rsidRPr="008A34FA">
        <w:rPr>
          <w:rFonts w:ascii="Aptos Narrow" w:hAnsi="Aptos Narrow"/>
          <w:b/>
          <w:bCs/>
          <w:lang w:val="de-DE"/>
        </w:rPr>
        <w:t>Bandbreite</w:t>
      </w:r>
      <w:r w:rsidRPr="008A34FA">
        <w:rPr>
          <w:rFonts w:ascii="Aptos Narrow" w:hAnsi="Aptos Narrow"/>
          <w:lang w:val="de-DE"/>
        </w:rPr>
        <w:t xml:space="preserve">, </w:t>
      </w:r>
      <w:r w:rsidRPr="008A34FA">
        <w:rPr>
          <w:rFonts w:ascii="Aptos Narrow" w:hAnsi="Aptos Narrow"/>
          <w:b/>
          <w:bCs/>
          <w:lang w:val="de-DE"/>
        </w:rPr>
        <w:t>Redundanz</w:t>
      </w:r>
      <w:r w:rsidRPr="008A34FA">
        <w:rPr>
          <w:rFonts w:ascii="Aptos Narrow" w:hAnsi="Aptos Narrow"/>
          <w:lang w:val="de-DE"/>
        </w:rPr>
        <w:t xml:space="preserve"> sowie ein effektives </w:t>
      </w:r>
      <w:r w:rsidRPr="008A34FA">
        <w:rPr>
          <w:rFonts w:ascii="Aptos Narrow" w:hAnsi="Aptos Narrow"/>
          <w:b/>
          <w:bCs/>
          <w:lang w:val="de-DE"/>
        </w:rPr>
        <w:t>Loadbalancing</w:t>
      </w:r>
      <w:r w:rsidRPr="008A34FA">
        <w:rPr>
          <w:rFonts w:ascii="Aptos Narrow" w:hAnsi="Aptos Narrow"/>
          <w:lang w:val="de-DE"/>
        </w:rPr>
        <w:t xml:space="preserve"> sichergestellt.</w:t>
      </w:r>
    </w:p>
    <w:p w14:paraId="3C5AE7A4" w14:textId="52F299F7" w:rsidR="00E601FF" w:rsidRPr="008A34FA" w:rsidRDefault="00E601FF" w:rsidP="00E601FF">
      <w:pPr>
        <w:rPr>
          <w:rFonts w:ascii="Aptos Narrow" w:hAnsi="Aptos Narrow"/>
          <w:lang w:val="de-DE"/>
        </w:rPr>
      </w:pPr>
      <w:r w:rsidRPr="008A34FA">
        <w:rPr>
          <w:rFonts w:ascii="Aptos Narrow" w:hAnsi="Aptos Narrow"/>
          <w:lang w:val="de-DE"/>
        </w:rPr>
        <w:t xml:space="preserve">Der vom Mar-Home-Agenten empfangene Datenverkehr wird anschließend über das zentrale </w:t>
      </w:r>
      <w:r w:rsidRPr="008A34FA">
        <w:rPr>
          <w:rFonts w:ascii="Aptos Narrow" w:hAnsi="Aptos Narrow"/>
          <w:b/>
          <w:bCs/>
          <w:lang w:val="de-DE"/>
        </w:rPr>
        <w:t>Mar-Backend</w:t>
      </w:r>
      <w:r w:rsidRPr="008A34FA">
        <w:rPr>
          <w:rFonts w:ascii="Aptos Narrow" w:hAnsi="Aptos Narrow"/>
          <w:lang w:val="de-DE"/>
        </w:rPr>
        <w:t xml:space="preserve"> in das Internet weitergeleitet. Dieses Backend bildet den zentralen Knotenpunkt für die gesamte Kommunikation der Fahrzeugflotte. Es basiert vollständig auf </w:t>
      </w:r>
      <w:r w:rsidRPr="008A34FA">
        <w:rPr>
          <w:rFonts w:ascii="Aptos Narrow" w:hAnsi="Aptos Narrow"/>
          <w:b/>
          <w:bCs/>
          <w:lang w:val="de-DE"/>
        </w:rPr>
        <w:t>virtuellen Maschinen (VMs)</w:t>
      </w:r>
      <w:r w:rsidRPr="008A34FA">
        <w:rPr>
          <w:rFonts w:ascii="Aptos Narrow" w:hAnsi="Aptos Narrow"/>
          <w:lang w:val="de-DE"/>
        </w:rPr>
        <w:t xml:space="preserve">, die innerhalb einer </w:t>
      </w:r>
      <w:r w:rsidRPr="008A34FA">
        <w:rPr>
          <w:rFonts w:ascii="Aptos Narrow" w:hAnsi="Aptos Narrow"/>
          <w:b/>
          <w:bCs/>
          <w:lang w:val="de-DE"/>
        </w:rPr>
        <w:t>VMware-Umgebung</w:t>
      </w:r>
      <w:r w:rsidRPr="008A34FA">
        <w:rPr>
          <w:rFonts w:ascii="Aptos Narrow" w:hAnsi="Aptos Narrow"/>
          <w:lang w:val="de-DE"/>
        </w:rPr>
        <w:t xml:space="preserve"> betrieben werden.</w:t>
      </w:r>
    </w:p>
    <w:p w14:paraId="067551E7" w14:textId="77777777" w:rsidR="00E601FF" w:rsidRPr="008A34FA" w:rsidRDefault="00E601FF" w:rsidP="00E601FF">
      <w:pPr>
        <w:rPr>
          <w:rFonts w:ascii="Aptos Narrow" w:hAnsi="Aptos Narrow"/>
          <w:lang w:val="de-DE"/>
        </w:rPr>
      </w:pPr>
      <w:r w:rsidRPr="008A34FA">
        <w:rPr>
          <w:rFonts w:ascii="Aptos Narrow" w:hAnsi="Aptos Narrow"/>
          <w:lang w:val="de-DE"/>
        </w:rPr>
        <w:t>Die Systemstruktur gliedert sich in zwei Hauptbereiche:</w:t>
      </w:r>
    </w:p>
    <w:p w14:paraId="5DD3BDCB" w14:textId="77777777" w:rsidR="00E601FF" w:rsidRPr="008A34FA" w:rsidRDefault="00E601FF">
      <w:pPr>
        <w:numPr>
          <w:ilvl w:val="0"/>
          <w:numId w:val="8"/>
        </w:numPr>
        <w:rPr>
          <w:rFonts w:ascii="Aptos Narrow" w:hAnsi="Aptos Narrow"/>
          <w:lang w:val="de-DE"/>
        </w:rPr>
      </w:pPr>
      <w:r w:rsidRPr="008A34FA">
        <w:rPr>
          <w:rFonts w:ascii="Aptos Narrow" w:hAnsi="Aptos Narrow"/>
          <w:b/>
          <w:bCs/>
          <w:lang w:val="de-DE"/>
        </w:rPr>
        <w:t>Traffic-Pipeline</w:t>
      </w:r>
      <w:r w:rsidRPr="008A34FA">
        <w:rPr>
          <w:rFonts w:ascii="Aptos Narrow" w:hAnsi="Aptos Narrow"/>
          <w:lang w:val="de-DE"/>
        </w:rPr>
        <w:t xml:space="preserve">: Verarbeitung und Weiterleitung des </w:t>
      </w:r>
      <w:r w:rsidRPr="008A34FA">
        <w:rPr>
          <w:rFonts w:ascii="Aptos Narrow" w:hAnsi="Aptos Narrow"/>
          <w:b/>
          <w:bCs/>
          <w:lang w:val="de-DE"/>
        </w:rPr>
        <w:t>Passagierdatenverkehrs</w:t>
      </w:r>
      <w:r w:rsidRPr="008A34FA">
        <w:rPr>
          <w:rFonts w:ascii="Aptos Narrow" w:hAnsi="Aptos Narrow"/>
          <w:lang w:val="de-DE"/>
        </w:rPr>
        <w:t>.</w:t>
      </w:r>
    </w:p>
    <w:p w14:paraId="1F24FB66" w14:textId="77777777" w:rsidR="00E601FF" w:rsidRPr="008A34FA" w:rsidRDefault="00E601FF">
      <w:pPr>
        <w:numPr>
          <w:ilvl w:val="0"/>
          <w:numId w:val="8"/>
        </w:numPr>
        <w:rPr>
          <w:rFonts w:ascii="Aptos Narrow" w:hAnsi="Aptos Narrow"/>
          <w:lang w:val="de-DE"/>
        </w:rPr>
      </w:pPr>
      <w:r w:rsidRPr="008A34FA">
        <w:rPr>
          <w:rFonts w:ascii="Aptos Narrow" w:hAnsi="Aptos Narrow"/>
          <w:b/>
          <w:bCs/>
          <w:lang w:val="de-DE"/>
        </w:rPr>
        <w:t>Servicebereich</w:t>
      </w:r>
      <w:r w:rsidRPr="008A34FA">
        <w:rPr>
          <w:rFonts w:ascii="Aptos Narrow" w:hAnsi="Aptos Narrow"/>
          <w:lang w:val="de-DE"/>
        </w:rPr>
        <w:t xml:space="preserve">: Übertragung und Verwaltung der </w:t>
      </w:r>
      <w:r w:rsidRPr="008A34FA">
        <w:rPr>
          <w:rFonts w:ascii="Aptos Narrow" w:hAnsi="Aptos Narrow"/>
          <w:b/>
          <w:bCs/>
          <w:lang w:val="de-DE"/>
        </w:rPr>
        <w:t>betriebsrelevanten Systemdaten</w:t>
      </w:r>
      <w:r w:rsidRPr="008A34FA">
        <w:rPr>
          <w:rFonts w:ascii="Aptos Narrow" w:hAnsi="Aptos Narrow"/>
          <w:lang w:val="de-DE"/>
        </w:rPr>
        <w:t>, inklusive zentraler Dienste wie:</w:t>
      </w:r>
    </w:p>
    <w:p w14:paraId="68CD4C0C"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Inhaltssynchronisierung</w:t>
      </w:r>
    </w:p>
    <w:p w14:paraId="26EB59F4"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DNS-Dienste</w:t>
      </w:r>
    </w:p>
    <w:p w14:paraId="2DE6A734"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Netzwerküberwachung</w:t>
      </w:r>
    </w:p>
    <w:p w14:paraId="04A94D43" w14:textId="77777777" w:rsidR="00E601FF" w:rsidRPr="008A34FA" w:rsidRDefault="00E601FF">
      <w:pPr>
        <w:numPr>
          <w:ilvl w:val="1"/>
          <w:numId w:val="8"/>
        </w:numPr>
        <w:rPr>
          <w:rFonts w:ascii="Aptos Narrow" w:hAnsi="Aptos Narrow"/>
          <w:lang w:val="de-DE"/>
        </w:rPr>
      </w:pPr>
      <w:r w:rsidRPr="008A34FA">
        <w:rPr>
          <w:rFonts w:ascii="Aptos Narrow" w:hAnsi="Aptos Narrow"/>
          <w:b/>
          <w:bCs/>
          <w:lang w:val="de-DE"/>
        </w:rPr>
        <w:t>Network Management System (NMS)</w:t>
      </w:r>
    </w:p>
    <w:p w14:paraId="6E05AEDF" w14:textId="1318E17B" w:rsidR="00E601FF" w:rsidRPr="008A34FA" w:rsidRDefault="00E601FF" w:rsidP="00E601FF">
      <w:pPr>
        <w:rPr>
          <w:rFonts w:ascii="Aptos Narrow" w:hAnsi="Aptos Narrow"/>
          <w:lang w:val="de-DE"/>
        </w:rPr>
      </w:pPr>
      <w:r w:rsidRPr="008A34FA">
        <w:rPr>
          <w:rFonts w:ascii="Aptos Narrow" w:hAnsi="Aptos Narrow"/>
          <w:lang w:val="de-DE"/>
        </w:rPr>
        <w:t xml:space="preserve">Die </w:t>
      </w:r>
      <w:r w:rsidRPr="008A34FA">
        <w:rPr>
          <w:rFonts w:ascii="Aptos Narrow" w:hAnsi="Aptos Narrow"/>
          <w:b/>
          <w:bCs/>
          <w:lang w:val="de-DE"/>
        </w:rPr>
        <w:t>virtuellen Maschinen des C</w:t>
      </w:r>
      <w:ins w:id="101" w:author="Michael Fehlau" w:date="2026-06-26T14:19:00Z" w16du:dateUtc="2026-06-26T12:19:00Z">
        <w:r w:rsidR="00A440F1" w:rsidRPr="008A34FA">
          <w:rPr>
            <w:rFonts w:ascii="Aptos Narrow" w:hAnsi="Aptos Narrow"/>
            <w:b/>
            <w:bCs/>
            <w:lang w:val="de-DE"/>
          </w:rPr>
          <w:t>ustomer</w:t>
        </w:r>
      </w:ins>
      <w:del w:id="102" w:author="Michael Fehlau" w:date="2026-06-26T14:19:00Z" w16du:dateUtc="2026-06-26T12:19:00Z">
        <w:r w:rsidRPr="008A34FA" w:rsidDel="00A440F1">
          <w:rPr>
            <w:rFonts w:ascii="Aptos Narrow" w:hAnsi="Aptos Narrow"/>
            <w:b/>
            <w:bCs/>
            <w:lang w:val="de-DE"/>
          </w:rPr>
          <w:delText>ontrol</w:delText>
        </w:r>
      </w:del>
      <w:r w:rsidRPr="008A34FA">
        <w:rPr>
          <w:rFonts w:ascii="Aptos Narrow" w:hAnsi="Aptos Narrow"/>
          <w:b/>
          <w:bCs/>
          <w:lang w:val="de-DE"/>
        </w:rPr>
        <w:t xml:space="preserve"> </w:t>
      </w:r>
      <w:del w:id="103" w:author="Michael Fehlau" w:date="2026-06-26T14:19:00Z" w16du:dateUtc="2026-06-26T12:19:00Z">
        <w:r w:rsidRPr="008A34FA" w:rsidDel="00A440F1">
          <w:rPr>
            <w:rFonts w:ascii="Aptos Narrow" w:hAnsi="Aptos Narrow"/>
            <w:b/>
            <w:bCs/>
            <w:lang w:val="de-DE"/>
          </w:rPr>
          <w:delText xml:space="preserve">and </w:delText>
        </w:r>
      </w:del>
      <w:r w:rsidRPr="008A34FA">
        <w:rPr>
          <w:rFonts w:ascii="Aptos Narrow" w:hAnsi="Aptos Narrow"/>
          <w:b/>
          <w:bCs/>
          <w:lang w:val="de-DE"/>
        </w:rPr>
        <w:t>Data Centers (CDC)</w:t>
      </w:r>
      <w:r w:rsidRPr="008A34FA">
        <w:rPr>
          <w:rFonts w:ascii="Aptos Narrow" w:hAnsi="Aptos Narrow"/>
          <w:lang w:val="de-DE"/>
        </w:rPr>
        <w:t xml:space="preserve"> für die Dosto-Neu-Flotte sind im </w:t>
      </w:r>
      <w:r w:rsidRPr="008A34FA">
        <w:rPr>
          <w:rFonts w:ascii="Aptos Narrow" w:hAnsi="Aptos Narrow"/>
          <w:b/>
          <w:bCs/>
          <w:lang w:val="de-DE"/>
        </w:rPr>
        <w:t>Nextlayer-Rechenzentrum in Wien</w:t>
      </w:r>
      <w:r w:rsidRPr="008A34FA">
        <w:rPr>
          <w:rFonts w:ascii="Aptos Narrow" w:hAnsi="Aptos Narrow"/>
          <w:lang w:val="de-DE"/>
        </w:rPr>
        <w:t xml:space="preserve"> gehostet. Der </w:t>
      </w:r>
      <w:r w:rsidRPr="008A34FA">
        <w:rPr>
          <w:rFonts w:ascii="Aptos Narrow" w:hAnsi="Aptos Narrow"/>
          <w:b/>
          <w:bCs/>
          <w:lang w:val="de-DE"/>
        </w:rPr>
        <w:t>Servicebereich</w:t>
      </w:r>
      <w:r w:rsidRPr="008A34FA">
        <w:rPr>
          <w:rFonts w:ascii="Aptos Narrow" w:hAnsi="Aptos Narrow"/>
          <w:lang w:val="de-DE"/>
        </w:rPr>
        <w:t xml:space="preserve"> empfängt dabei kontinuierlich </w:t>
      </w:r>
      <w:r w:rsidRPr="008A34FA">
        <w:rPr>
          <w:rFonts w:ascii="Aptos Narrow" w:hAnsi="Aptos Narrow"/>
          <w:b/>
          <w:bCs/>
          <w:lang w:val="de-DE"/>
        </w:rPr>
        <w:t>Status- und Diagnosedaten</w:t>
      </w:r>
      <w:r w:rsidRPr="008A34FA">
        <w:rPr>
          <w:rFonts w:ascii="Aptos Narrow" w:hAnsi="Aptos Narrow"/>
          <w:lang w:val="de-DE"/>
        </w:rPr>
        <w:t xml:space="preserve"> vom Fahrzeug, die für die Überwachung und Verwaltung des Gesamtsystems genutzt werden.</w:t>
      </w:r>
    </w:p>
    <w:p w14:paraId="3D29FCB9" w14:textId="77777777" w:rsidR="00DF362E" w:rsidRDefault="00DF362E">
      <w:pPr>
        <w:rPr>
          <w:rFonts w:ascii="Aptos Narrow" w:hAnsi="Aptos Narrow"/>
          <w:caps/>
          <w:color w:val="243F60"/>
          <w:spacing w:val="15"/>
          <w:szCs w:val="22"/>
          <w:lang w:eastAsia="en-GB" w:bidi="th-TH"/>
        </w:rPr>
      </w:pPr>
      <w:r>
        <w:rPr>
          <w:rFonts w:ascii="Aptos Narrow" w:hAnsi="Aptos Narrow"/>
          <w:lang w:eastAsia="en-GB"/>
        </w:rPr>
        <w:br w:type="page"/>
      </w:r>
    </w:p>
    <w:p w14:paraId="42108B90" w14:textId="614D4040" w:rsidR="00AB7F42" w:rsidRPr="00DF362E" w:rsidRDefault="00AB7F42" w:rsidP="00DF362E">
      <w:pPr>
        <w:pStyle w:val="Heading3"/>
        <w:rPr>
          <w:rFonts w:ascii="Aptos Narrow" w:hAnsi="Aptos Narrow"/>
          <w:lang w:val="en-GB" w:eastAsia="en-GB"/>
        </w:rPr>
      </w:pPr>
      <w:bookmarkStart w:id="104" w:name="_Toc234949581"/>
      <w:r w:rsidRPr="008A34FA">
        <w:rPr>
          <w:rFonts w:ascii="Aptos Narrow" w:hAnsi="Aptos Narrow"/>
          <w:lang w:eastAsia="en-GB"/>
        </w:rPr>
        <w:lastRenderedPageBreak/>
        <w:t>OEBB NOC Details</w:t>
      </w:r>
      <w:bookmarkEnd w:id="104"/>
      <w:r w:rsidRPr="008A34FA">
        <w:rPr>
          <w:rFonts w:ascii="Aptos Narrow" w:hAnsi="Aptos Narrow"/>
          <w:lang w:val="en-GB" w:eastAsia="en-GB"/>
        </w:rPr>
        <w:t> </w:t>
      </w:r>
    </w:p>
    <w:p w14:paraId="0FC6E044" w14:textId="77777777" w:rsidR="00AB7F42" w:rsidRPr="008A34FA" w:rsidRDefault="00AB7F42" w:rsidP="00C243E0">
      <w:pPr>
        <w:pStyle w:val="Heading4"/>
        <w:rPr>
          <w:rFonts w:ascii="Aptos Narrow" w:hAnsi="Aptos Narrow"/>
          <w:lang w:val="en-GB" w:eastAsia="en-GB"/>
        </w:rPr>
      </w:pPr>
      <w:r w:rsidRPr="008A34FA">
        <w:rPr>
          <w:rFonts w:ascii="Aptos Narrow" w:hAnsi="Aptos Narrow"/>
          <w:lang w:eastAsia="en-GB"/>
        </w:rPr>
        <w:t>Datenzentrum</w:t>
      </w:r>
      <w:r w:rsidRPr="008A34FA">
        <w:rPr>
          <w:rFonts w:ascii="Aptos Narrow" w:hAnsi="Aptos Narrow"/>
          <w:lang w:val="en-GB" w:eastAsia="en-GB"/>
        </w:rPr>
        <w:t> </w:t>
      </w:r>
    </w:p>
    <w:p w14:paraId="5B965915" w14:textId="77777777" w:rsidR="00AB7F42" w:rsidRPr="008A34FA" w:rsidRDefault="00AB7F42" w:rsidP="00AB7F42">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Netzwerk Infrastruktur für die Dosto Neu Flotte wird bei </w:t>
      </w:r>
      <w:r w:rsidRPr="008A34FA">
        <w:rPr>
          <w:rFonts w:ascii="Aptos Narrow" w:eastAsia="Times New Roman" w:hAnsi="Aptos Narrow" w:cs="Calibri"/>
          <w:b/>
          <w:bCs/>
          <w:szCs w:val="22"/>
          <w:lang w:eastAsia="en-GB"/>
        </w:rPr>
        <w:t>Next Layer Austria</w:t>
      </w:r>
      <w:r w:rsidRPr="008A34FA">
        <w:rPr>
          <w:rFonts w:ascii="Aptos Narrow" w:eastAsia="Times New Roman" w:hAnsi="Aptos Narrow" w:cs="Calibri"/>
          <w:szCs w:val="22"/>
          <w:lang w:eastAsia="en-GB"/>
        </w:rPr>
        <w:t xml:space="preserve"> gehostet. </w:t>
      </w:r>
    </w:p>
    <w:p w14:paraId="31E4664D" w14:textId="77777777" w:rsidR="00AB7F42" w:rsidRPr="008A34FA" w:rsidRDefault="00AB7F42" w:rsidP="00C243E0">
      <w:pPr>
        <w:pStyle w:val="Heading4"/>
        <w:rPr>
          <w:rFonts w:ascii="Aptos Narrow" w:hAnsi="Aptos Narrow"/>
          <w:lang w:val="en-GB" w:eastAsia="en-GB"/>
        </w:rPr>
      </w:pPr>
      <w:r w:rsidRPr="008A34FA">
        <w:rPr>
          <w:rFonts w:ascii="Aptos Narrow" w:hAnsi="Aptos Narrow"/>
          <w:lang w:eastAsia="en-GB"/>
        </w:rPr>
        <w:t>Netzwerke</w:t>
      </w:r>
      <w:r w:rsidRPr="008A34FA">
        <w:rPr>
          <w:rFonts w:ascii="Aptos Narrow" w:hAnsi="Aptos Narrow"/>
          <w:lang w:val="en-GB" w:eastAsia="en-GB"/>
        </w:rPr>
        <w:t> </w:t>
      </w:r>
    </w:p>
    <w:p w14:paraId="2235727D" w14:textId="77777777" w:rsidR="00AB7F42" w:rsidRPr="008A34FA" w:rsidRDefault="0015042F" w:rsidP="00AB7F42">
      <w:pPr>
        <w:spacing w:before="0" w:after="0"/>
        <w:textAlignment w:val="baseline"/>
        <w:rPr>
          <w:rFonts w:ascii="Aptos Narrow" w:eastAsia="Times New Roman" w:hAnsi="Aptos Narrow" w:cstheme="minorHAnsi"/>
          <w:szCs w:val="22"/>
          <w:lang w:eastAsia="en-GB"/>
        </w:rPr>
      </w:pPr>
      <w:r w:rsidRPr="008A34FA">
        <w:rPr>
          <w:rFonts w:ascii="Aptos Narrow" w:eastAsia="Times New Roman" w:hAnsi="Aptos Narrow" w:cstheme="minorHAnsi"/>
          <w:szCs w:val="22"/>
          <w:lang w:eastAsia="en-GB"/>
        </w:rPr>
        <w:t>Netzwerkbereiche, die für das ÖBB NextLayer DC verwendet werden. </w:t>
      </w:r>
    </w:p>
    <w:p w14:paraId="7775E911" w14:textId="77777777" w:rsidR="0036318C" w:rsidRPr="008A34FA" w:rsidRDefault="0015042F">
      <w:pPr>
        <w:spacing w:before="0" w:after="0"/>
        <w:textAlignment w:val="baseline"/>
        <w:rPr>
          <w:rFonts w:ascii="Aptos Narrow" w:eastAsia="Times New Roman" w:hAnsi="Aptos Narrow" w:cstheme="minorHAnsi"/>
          <w:szCs w:val="22"/>
          <w:lang w:val="de-DE" w:eastAsia="en-GB"/>
        </w:rPr>
      </w:pPr>
      <w:r w:rsidRPr="008A34FA">
        <w:rPr>
          <w:rFonts w:ascii="Aptos Narrow" w:eastAsia="Times New Roman" w:hAnsi="Aptos Narrow" w:cstheme="minorHAnsi"/>
          <w:szCs w:val="22"/>
          <w:lang w:val="de-DE" w:eastAsia="en-GB"/>
        </w:rPr>
        <w:br/>
        <w:t>Die folgende Tabelle zeigt die verwendeten IP-Adressbereiche für die Dosto Neu Flotte im OEBB NextLayer Rechenzentrum in Wien.</w:t>
      </w:r>
    </w:p>
    <w:p w14:paraId="017B3235" w14:textId="77777777" w:rsidR="0036318C" w:rsidRPr="008A34FA" w:rsidRDefault="00D45FC0">
      <w:pPr>
        <w:spacing w:before="0" w:after="0"/>
        <w:textAlignment w:val="baseline"/>
        <w:rPr>
          <w:rFonts w:ascii="Aptos Narrow" w:eastAsia="Times New Roman" w:hAnsi="Aptos Narrow" w:cstheme="minorHAnsi"/>
          <w:szCs w:val="22"/>
          <w:lang w:val="de-DE" w:eastAsia="en-GB"/>
        </w:rPr>
      </w:pPr>
      <w:r w:rsidRPr="008A34FA">
        <w:rPr>
          <w:rFonts w:ascii="Aptos Narrow" w:eastAsia="Times New Roman" w:hAnsi="Aptos Narrow" w:cstheme="minorHAnsi"/>
          <w:szCs w:val="22"/>
          <w:lang w:val="de-DE" w:eastAsia="en-GB"/>
        </w:rPr>
        <w:t xml:space="preserve">Eine detaillierte Zug-zu-Server-Zuweisung ist in </w:t>
      </w:r>
      <w:commentRangeStart w:id="105"/>
      <w:commentRangeStart w:id="106"/>
      <w:r w:rsidRPr="008A34FA">
        <w:rPr>
          <w:rFonts w:ascii="Aptos Narrow" w:eastAsia="Times New Roman" w:hAnsi="Aptos Narrow" w:cstheme="minorHAnsi"/>
          <w:szCs w:val="22"/>
          <w:lang w:val="de-DE" w:eastAsia="en-GB"/>
        </w:rPr>
        <w:t xml:space="preserve">Kapitel </w:t>
      </w:r>
      <w:del w:id="107" w:author="Abbas Rizvi" w:date="2026-06-17T10:00:00Z">
        <w:r w:rsidRPr="008A34FA">
          <w:rPr>
            <w:rFonts w:ascii="Aptos Narrow" w:eastAsia="Times New Roman" w:hAnsi="Aptos Narrow" w:cstheme="minorHAnsi"/>
            <w:szCs w:val="22"/>
            <w:lang w:val="de-DE" w:eastAsia="en-GB"/>
          </w:rPr>
          <w:delText>1.1.2.1</w:delText>
        </w:r>
      </w:del>
      <w:ins w:id="108" w:author="Abbas Rizvi" w:date="2026-06-17T10:00:00Z">
        <w:r w:rsidRPr="008A34FA">
          <w:rPr>
            <w:rFonts w:ascii="Aptos Narrow" w:eastAsia="Times New Roman" w:hAnsi="Aptos Narrow" w:cstheme="minorHAnsi"/>
            <w:szCs w:val="22"/>
            <w:lang w:val="de-DE" w:eastAsia="en-GB"/>
          </w:rPr>
          <w:t>3.2.2.3</w:t>
        </w:r>
      </w:ins>
      <w:r w:rsidRPr="008A34FA">
        <w:rPr>
          <w:rFonts w:ascii="Aptos Narrow" w:eastAsia="Times New Roman" w:hAnsi="Aptos Narrow" w:cstheme="minorHAnsi"/>
          <w:szCs w:val="22"/>
          <w:lang w:val="de-DE" w:eastAsia="en-GB"/>
        </w:rPr>
        <w:t xml:space="preserve"> </w:t>
      </w:r>
      <w:commentRangeEnd w:id="105"/>
      <w:r w:rsidR="008A34FA" w:rsidRPr="008A34FA">
        <w:rPr>
          <w:rStyle w:val="CommentReference"/>
          <w:rFonts w:ascii="Aptos Narrow" w:eastAsia="Times New Roman" w:hAnsi="Aptos Narrow" w:cstheme="minorHAnsi"/>
          <w:sz w:val="22"/>
          <w:szCs w:val="22"/>
          <w:lang w:val="de-DE" w:eastAsia="en-GB"/>
        </w:rPr>
        <w:commentReference w:id="105"/>
      </w:r>
      <w:commentRangeEnd w:id="106"/>
      <w:r w:rsidRPr="008A34FA">
        <w:rPr>
          <w:rStyle w:val="CommentReference"/>
          <w:rFonts w:ascii="Aptos Narrow" w:eastAsia="Times New Roman" w:hAnsi="Aptos Narrow" w:cstheme="minorHAnsi"/>
          <w:sz w:val="22"/>
          <w:szCs w:val="22"/>
          <w:lang w:val="de-DE" w:eastAsia="en-GB"/>
        </w:rPr>
        <w:commentReference w:id="106"/>
      </w:r>
      <w:r w:rsidRPr="008A34FA">
        <w:rPr>
          <w:rFonts w:ascii="Aptos Narrow" w:eastAsia="Times New Roman" w:hAnsi="Aptos Narrow" w:cstheme="minorHAnsi"/>
          <w:szCs w:val="22"/>
          <w:lang w:val="de-DE" w:eastAsia="en-GB"/>
        </w:rPr>
        <w:t>dargestellt.</w:t>
      </w:r>
    </w:p>
    <w:tbl>
      <w:tblPr>
        <w:tblStyle w:val="TableGrid"/>
        <w:tblW w:w="8640" w:type="dxa"/>
        <w:tblCellSpacing w:w="0" w:type="dxa"/>
        <w:tblLook w:val="04A0" w:firstRow="1" w:lastRow="0" w:firstColumn="1" w:lastColumn="0" w:noHBand="0" w:noVBand="1"/>
      </w:tblPr>
      <w:tblGrid>
        <w:gridCol w:w="2200"/>
        <w:gridCol w:w="2500"/>
        <w:gridCol w:w="3940"/>
      </w:tblGrid>
      <w:tr w:rsidR="0036318C" w:rsidRPr="008A34FA" w14:paraId="2CA23384"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6E41C6A3"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b/>
                <w:bCs/>
                <w:szCs w:val="22"/>
                <w:lang w:val="de-DE" w:eastAsia="en-GB"/>
              </w:rPr>
              <w:t>Netzwerk</w:t>
            </w:r>
          </w:p>
        </w:tc>
        <w:tc>
          <w:tcPr>
            <w:tcW w:w="2500" w:type="dxa"/>
            <w:tcBorders>
              <w:top w:val="single" w:sz="4" w:space="0" w:color="000000"/>
              <w:left w:val="single" w:sz="4" w:space="0" w:color="000000"/>
              <w:bottom w:val="single" w:sz="4" w:space="0" w:color="000000"/>
              <w:right w:val="single" w:sz="4" w:space="0" w:color="000000"/>
            </w:tcBorders>
          </w:tcPr>
          <w:p w14:paraId="6C6E3B92"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b/>
                <w:bCs/>
                <w:szCs w:val="22"/>
                <w:lang w:val="de-DE" w:eastAsia="en-GB"/>
              </w:rPr>
              <w:t>IP-Adressbereich</w:t>
            </w:r>
          </w:p>
        </w:tc>
        <w:tc>
          <w:tcPr>
            <w:tcW w:w="3940" w:type="dxa"/>
            <w:tcBorders>
              <w:top w:val="single" w:sz="4" w:space="0" w:color="000000"/>
              <w:left w:val="single" w:sz="4" w:space="0" w:color="000000"/>
              <w:bottom w:val="single" w:sz="4" w:space="0" w:color="000000"/>
              <w:right w:val="single" w:sz="4" w:space="0" w:color="000000"/>
            </w:tcBorders>
          </w:tcPr>
          <w:p w14:paraId="5BF04C0B"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b/>
                <w:bCs/>
                <w:szCs w:val="22"/>
                <w:lang w:val="de-DE" w:eastAsia="en-GB"/>
              </w:rPr>
              <w:t>Verwendung</w:t>
            </w:r>
          </w:p>
        </w:tc>
      </w:tr>
      <w:tr w:rsidR="0036318C" w:rsidRPr="008A34FA" w14:paraId="6E29FB02"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659F098C"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CDC Verwaltungsnetz</w:t>
            </w:r>
          </w:p>
        </w:tc>
        <w:tc>
          <w:tcPr>
            <w:tcW w:w="2500" w:type="dxa"/>
            <w:tcBorders>
              <w:top w:val="single" w:sz="4" w:space="0" w:color="000000"/>
              <w:left w:val="single" w:sz="4" w:space="0" w:color="000000"/>
              <w:bottom w:val="single" w:sz="4" w:space="0" w:color="000000"/>
              <w:right w:val="single" w:sz="4" w:space="0" w:color="000000"/>
            </w:tcBorders>
          </w:tcPr>
          <w:p w14:paraId="213E1B59" w14:textId="77777777" w:rsidR="00550DE7" w:rsidRPr="008A34FA" w:rsidRDefault="006D4185">
            <w:pPr>
              <w:rPr>
                <w:rFonts w:ascii="Aptos Narrow" w:hAnsi="Aptos Narrow"/>
              </w:rPr>
            </w:pPr>
            <w:r w:rsidRPr="008A34FA">
              <w:rPr>
                <w:rFonts w:ascii="Aptos Narrow" w:hAnsi="Aptos Narrow"/>
                <w:sz w:val="18"/>
              </w:rPr>
              <w:t>10.179.0.0/16</w:t>
            </w:r>
          </w:p>
        </w:tc>
        <w:tc>
          <w:tcPr>
            <w:tcW w:w="3940" w:type="dxa"/>
            <w:tcBorders>
              <w:top w:val="single" w:sz="4" w:space="0" w:color="000000"/>
              <w:left w:val="single" w:sz="4" w:space="0" w:color="000000"/>
              <w:bottom w:val="single" w:sz="4" w:space="0" w:color="000000"/>
              <w:right w:val="single" w:sz="4" w:space="0" w:color="000000"/>
            </w:tcBorders>
          </w:tcPr>
          <w:p w14:paraId="66ABF6DA"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Serverseitige CDC-Netzwerke im NextLayer DC, Wien</w:t>
            </w:r>
          </w:p>
        </w:tc>
      </w:tr>
      <w:tr w:rsidR="0036318C" w:rsidRPr="008A34FA" w14:paraId="4E1951E8"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5B8F788E"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On-Board Verwaltung</w:t>
            </w:r>
          </w:p>
        </w:tc>
        <w:tc>
          <w:tcPr>
            <w:tcW w:w="2500" w:type="dxa"/>
            <w:tcBorders>
              <w:top w:val="single" w:sz="4" w:space="0" w:color="000000"/>
              <w:left w:val="single" w:sz="4" w:space="0" w:color="000000"/>
              <w:bottom w:val="single" w:sz="4" w:space="0" w:color="000000"/>
              <w:right w:val="single" w:sz="4" w:space="0" w:color="000000"/>
            </w:tcBorders>
          </w:tcPr>
          <w:p w14:paraId="2A10D11B"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10.179.0.0/16</w:t>
            </w:r>
          </w:p>
        </w:tc>
        <w:tc>
          <w:tcPr>
            <w:tcW w:w="3940" w:type="dxa"/>
            <w:tcBorders>
              <w:top w:val="single" w:sz="4" w:space="0" w:color="000000"/>
              <w:left w:val="single" w:sz="4" w:space="0" w:color="000000"/>
              <w:bottom w:val="single" w:sz="4" w:space="0" w:color="000000"/>
              <w:right w:val="single" w:sz="4" w:space="0" w:color="000000"/>
            </w:tcBorders>
          </w:tcPr>
          <w:p w14:paraId="6232B367"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Fahrzeugseitiges Managementnetzwerk (OBS/CCU, Switches)</w:t>
            </w:r>
          </w:p>
        </w:tc>
      </w:tr>
      <w:tr w:rsidR="0036318C" w:rsidRPr="008A34FA" w14:paraId="7D5BE4D8"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3C6802CE" w14:textId="77777777" w:rsidR="00550DE7" w:rsidRPr="008A34FA" w:rsidRDefault="006D4185">
            <w:pPr>
              <w:rPr>
                <w:rFonts w:ascii="Aptos Narrow" w:hAnsi="Aptos Narrow"/>
              </w:rPr>
            </w:pPr>
            <w:r w:rsidRPr="008A34FA">
              <w:rPr>
                <w:rFonts w:ascii="Aptos Narrow" w:hAnsi="Aptos Narrow"/>
                <w:sz w:val="18"/>
              </w:rPr>
              <w:t>MAR5 Backend-Server</w:t>
            </w:r>
          </w:p>
        </w:tc>
        <w:tc>
          <w:tcPr>
            <w:tcW w:w="2500" w:type="dxa"/>
            <w:tcBorders>
              <w:top w:val="single" w:sz="4" w:space="0" w:color="000000"/>
              <w:left w:val="single" w:sz="4" w:space="0" w:color="000000"/>
              <w:bottom w:val="single" w:sz="4" w:space="0" w:color="000000"/>
              <w:right w:val="single" w:sz="4" w:space="0" w:color="000000"/>
            </w:tcBorders>
          </w:tcPr>
          <w:p w14:paraId="7D406449" w14:textId="77777777" w:rsidR="00550DE7" w:rsidRPr="008A34FA" w:rsidRDefault="006D4185">
            <w:pPr>
              <w:rPr>
                <w:rFonts w:ascii="Aptos Narrow" w:hAnsi="Aptos Narrow"/>
              </w:rPr>
            </w:pPr>
            <w:del w:id="109" w:author="Abbas Rizvi" w:date="2026-07-14T00:00:00Z">
              <w:r>
                <w:rPr>
                  <w:rFonts w:ascii="Aptos Narrow" w:hAnsi="Aptos Narrow"/>
                  <w:sz w:val="18"/>
                </w:rPr>
                <w:delText>77.237.62.210 – 77.237.62.218</w:delText>
              </w:r>
            </w:del>
            <w:ins w:id="110" w:author="Abbas Rizvi" w:date="2026-07-14T00:00:00Z">
              <w:r>
                <w:rPr>
                  <w:rFonts w:ascii="Aptos Narrow" w:hAnsi="Aptos Narrow"/>
                  <w:sz w:val="18"/>
                </w:rPr>
                <w:t>77.237.62.211 – 77.237.62.219</w:t>
              </w:r>
            </w:ins>
          </w:p>
        </w:tc>
        <w:tc>
          <w:tcPr>
            <w:tcW w:w="3940" w:type="dxa"/>
            <w:tcBorders>
              <w:top w:val="single" w:sz="4" w:space="0" w:color="000000"/>
              <w:left w:val="single" w:sz="4" w:space="0" w:color="000000"/>
              <w:bottom w:val="single" w:sz="4" w:space="0" w:color="000000"/>
              <w:right w:val="single" w:sz="4" w:space="0" w:color="000000"/>
            </w:tcBorders>
          </w:tcPr>
          <w:p w14:paraId="2A54415A" w14:textId="77777777" w:rsidR="00550DE7" w:rsidRPr="008A34FA" w:rsidRDefault="006D4185">
            <w:pPr>
              <w:rPr>
                <w:rFonts w:ascii="Aptos Narrow" w:hAnsi="Aptos Narrow"/>
              </w:rPr>
            </w:pPr>
            <w:r w:rsidRPr="008A34FA">
              <w:rPr>
                <w:rFonts w:ascii="Aptos Narrow" w:hAnsi="Aptos Narrow"/>
                <w:sz w:val="18"/>
              </w:rPr>
              <w:t>MAR5 Home Agents (vmmar5be31 – vmmar5be35; ein weiterer in Bereitstellung)</w:t>
            </w:r>
          </w:p>
        </w:tc>
      </w:tr>
      <w:tr w:rsidR="0036318C" w:rsidRPr="008A34FA" w14:paraId="4E6A3001" w14:textId="77777777">
        <w:trPr>
          <w:tblCellSpacing w:w="0" w:type="dxa"/>
        </w:trPr>
        <w:tc>
          <w:tcPr>
            <w:tcW w:w="2200" w:type="dxa"/>
            <w:tcBorders>
              <w:top w:val="single" w:sz="4" w:space="0" w:color="000000"/>
              <w:left w:val="single" w:sz="4" w:space="0" w:color="000000"/>
              <w:bottom w:val="single" w:sz="4" w:space="0" w:color="000000"/>
              <w:right w:val="single" w:sz="4" w:space="0" w:color="000000"/>
            </w:tcBorders>
          </w:tcPr>
          <w:p w14:paraId="496739CA"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NTP-Server</w:t>
            </w:r>
          </w:p>
        </w:tc>
        <w:tc>
          <w:tcPr>
            <w:tcW w:w="2500" w:type="dxa"/>
            <w:tcBorders>
              <w:top w:val="single" w:sz="4" w:space="0" w:color="000000"/>
              <w:left w:val="single" w:sz="4" w:space="0" w:color="000000"/>
              <w:bottom w:val="single" w:sz="4" w:space="0" w:color="000000"/>
              <w:right w:val="single" w:sz="4" w:space="0" w:color="000000"/>
            </w:tcBorders>
          </w:tcPr>
          <w:p w14:paraId="1820D606" w14:textId="77777777" w:rsidR="00550DE7" w:rsidRPr="008A34FA" w:rsidRDefault="006D4185">
            <w:pPr>
              <w:rPr>
                <w:rFonts w:ascii="Aptos Narrow" w:hAnsi="Aptos Narrow"/>
              </w:rPr>
            </w:pPr>
            <w:r w:rsidRPr="008A34FA">
              <w:rPr>
                <w:rFonts w:ascii="Aptos Narrow" w:hAnsi="Aptos Narrow"/>
                <w:sz w:val="18"/>
              </w:rPr>
              <w:t>10.179.13.1</w:t>
            </w:r>
          </w:p>
        </w:tc>
        <w:tc>
          <w:tcPr>
            <w:tcW w:w="3940" w:type="dxa"/>
            <w:tcBorders>
              <w:top w:val="single" w:sz="4" w:space="0" w:color="000000"/>
              <w:left w:val="single" w:sz="4" w:space="0" w:color="000000"/>
              <w:bottom w:val="single" w:sz="4" w:space="0" w:color="000000"/>
              <w:right w:val="single" w:sz="4" w:space="0" w:color="000000"/>
            </w:tcBorders>
          </w:tcPr>
          <w:p w14:paraId="3EBF5D47" w14:textId="77777777" w:rsidR="0036318C" w:rsidRPr="008A34FA" w:rsidRDefault="00D45FC0">
            <w:pPr>
              <w:spacing w:before="40" w:after="40"/>
              <w:rPr>
                <w:rFonts w:ascii="Aptos Narrow" w:hAnsi="Aptos Narrow" w:cstheme="minorHAnsi"/>
              </w:rPr>
            </w:pPr>
            <w:r w:rsidRPr="008A34FA">
              <w:rPr>
                <w:rFonts w:ascii="Aptos Narrow" w:eastAsia="Times New Roman" w:hAnsi="Aptos Narrow" w:cstheme="minorHAnsi"/>
                <w:szCs w:val="22"/>
                <w:lang w:val="de-DE" w:eastAsia="en-GB"/>
              </w:rPr>
              <w:t>NTP-Quelle für alle IoB-Komponenten an Bord</w:t>
            </w:r>
          </w:p>
        </w:tc>
      </w:tr>
    </w:tbl>
    <w:p w14:paraId="5AC06D94" w14:textId="77777777" w:rsidR="0036318C" w:rsidRPr="008A34FA" w:rsidRDefault="0036318C">
      <w:pPr>
        <w:spacing w:before="0" w:after="0"/>
        <w:textAlignment w:val="baseline"/>
        <w:rPr>
          <w:rFonts w:ascii="Aptos Narrow" w:eastAsia="Times New Roman" w:hAnsi="Aptos Narrow" w:cs="Calibri"/>
          <w:szCs w:val="22"/>
          <w:lang w:val="de-DE" w:eastAsia="en-GB"/>
        </w:rPr>
      </w:pPr>
    </w:p>
    <w:p w14:paraId="2338B117" w14:textId="77777777" w:rsidR="00AB7F42" w:rsidRPr="008A34FA" w:rsidRDefault="00AB7F42" w:rsidP="00C243E0">
      <w:pPr>
        <w:pStyle w:val="Heading4"/>
        <w:rPr>
          <w:rFonts w:ascii="Aptos Narrow" w:hAnsi="Aptos Narrow"/>
          <w:lang w:val="en-GB" w:eastAsia="en-GB"/>
        </w:rPr>
      </w:pPr>
      <w:commentRangeStart w:id="111"/>
      <w:commentRangeStart w:id="112"/>
      <w:r w:rsidRPr="008A34FA">
        <w:rPr>
          <w:rFonts w:ascii="Aptos Narrow" w:hAnsi="Aptos Narrow"/>
          <w:lang w:eastAsia="en-GB"/>
        </w:rPr>
        <w:t>Zug zu Server zuweisung</w:t>
      </w:r>
      <w:r w:rsidRPr="008A34FA">
        <w:rPr>
          <w:rFonts w:ascii="Aptos Narrow" w:hAnsi="Aptos Narrow"/>
          <w:lang w:val="en-GB" w:eastAsia="en-GB"/>
        </w:rPr>
        <w:t> </w:t>
      </w:r>
      <w:commentRangeEnd w:id="111"/>
      <w:r w:rsidR="008A34FA" w:rsidRPr="008A34FA">
        <w:rPr>
          <w:rStyle w:val="CommentReference"/>
          <w:rFonts w:ascii="Aptos Narrow" w:hAnsi="Aptos Narrow"/>
          <w:sz w:val="22"/>
          <w:szCs w:val="22"/>
          <w:lang w:val="en-GB" w:eastAsia="en-GB"/>
        </w:rPr>
        <w:commentReference w:id="111"/>
      </w:r>
      <w:commentRangeEnd w:id="112"/>
      <w:r w:rsidR="008F6976" w:rsidRPr="008A34FA">
        <w:rPr>
          <w:rStyle w:val="CommentReference"/>
          <w:rFonts w:ascii="Aptos Narrow" w:hAnsi="Aptos Narrow"/>
          <w:sz w:val="22"/>
          <w:szCs w:val="22"/>
          <w:lang w:val="en-GB" w:eastAsia="en-GB"/>
        </w:rPr>
        <w:commentReference w:id="112"/>
      </w:r>
    </w:p>
    <w:tbl>
      <w:tblPr>
        <w:tblW w:w="9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4"/>
        <w:gridCol w:w="2106"/>
        <w:gridCol w:w="1771"/>
        <w:gridCol w:w="1714"/>
        <w:gridCol w:w="1200"/>
      </w:tblGrid>
      <w:tr w:rsidR="00550DE7" w:rsidRPr="008A34FA" w14:paraId="5934C95D" w14:textId="77777777">
        <w:tc>
          <w:tcPr>
            <w:tcW w:w="2325" w:type="dxa"/>
            <w:shd w:val="clear" w:color="auto" w:fill="2E6171"/>
          </w:tcPr>
          <w:p w14:paraId="50EE8F87" w14:textId="77777777" w:rsidR="00550DE7" w:rsidRPr="008A34FA" w:rsidRDefault="006D4185">
            <w:pPr>
              <w:rPr>
                <w:rFonts w:ascii="Aptos Narrow" w:hAnsi="Aptos Narrow"/>
              </w:rPr>
            </w:pPr>
            <w:r w:rsidRPr="008A34FA">
              <w:rPr>
                <w:rFonts w:ascii="Aptos Narrow" w:hAnsi="Aptos Narrow"/>
                <w:b/>
                <w:color w:val="FFFFFF"/>
                <w:sz w:val="18"/>
              </w:rPr>
              <w:t>MAR5 Home Agent</w:t>
            </w:r>
          </w:p>
        </w:tc>
        <w:tc>
          <w:tcPr>
            <w:tcW w:w="1860" w:type="dxa"/>
            <w:shd w:val="clear" w:color="auto" w:fill="2E6171"/>
          </w:tcPr>
          <w:p w14:paraId="6B051584" w14:textId="77777777" w:rsidR="00550DE7" w:rsidRPr="008A34FA" w:rsidRDefault="006D4185">
            <w:pPr>
              <w:rPr>
                <w:rFonts w:ascii="Aptos Narrow" w:hAnsi="Aptos Narrow"/>
              </w:rPr>
            </w:pPr>
            <w:del w:id="113" w:author="Abbas Rizvi" w:date="2026-07-14T00:00:00Z">
              <w:r>
                <w:rPr>
                  <w:rFonts w:ascii="Aptos Narrow" w:hAnsi="Aptos Narrow"/>
                  <w:b/>
                  <w:color w:val="FFFFFF"/>
                  <w:sz w:val="18"/>
                </w:rPr>
                <w:delText>TUN-IP</w:delText>
              </w:r>
            </w:del>
            <w:ins w:id="114" w:author="Abbas Rizvi" w:date="2026-07-14T00:00:00Z">
              <w:r>
                <w:rPr>
                  <w:rFonts w:ascii="Aptos Narrow" w:hAnsi="Aptos Narrow"/>
                  <w:b/>
                  <w:color w:val="FFFFFF"/>
                  <w:sz w:val="18"/>
                </w:rPr>
                <w:t>NAT-IP</w:t>
              </w:r>
            </w:ins>
          </w:p>
        </w:tc>
        <w:tc>
          <w:tcPr>
            <w:tcW w:w="1860" w:type="dxa"/>
            <w:shd w:val="clear" w:color="auto" w:fill="2E6171"/>
          </w:tcPr>
          <w:p w14:paraId="3D17633D" w14:textId="77777777" w:rsidR="00550DE7" w:rsidRPr="008A34FA" w:rsidRDefault="00550DE7">
            <w:pPr>
              <w:rPr>
                <w:rFonts w:ascii="Aptos Narrow" w:hAnsi="Aptos Narrow"/>
              </w:rPr>
            </w:pPr>
          </w:p>
        </w:tc>
        <w:tc>
          <w:tcPr>
            <w:tcW w:w="1800" w:type="dxa"/>
            <w:shd w:val="clear" w:color="auto" w:fill="2E6171"/>
          </w:tcPr>
          <w:p w14:paraId="4546DF6B" w14:textId="77777777" w:rsidR="00550DE7" w:rsidRPr="008A34FA" w:rsidRDefault="00550DE7">
            <w:pPr>
              <w:rPr>
                <w:rFonts w:ascii="Aptos Narrow" w:hAnsi="Aptos Narrow"/>
              </w:rPr>
            </w:pPr>
          </w:p>
        </w:tc>
        <w:tc>
          <w:tcPr>
            <w:tcW w:w="1260" w:type="dxa"/>
            <w:shd w:val="clear" w:color="auto" w:fill="2E6171"/>
          </w:tcPr>
          <w:p w14:paraId="4AF5F7EB" w14:textId="77777777" w:rsidR="00550DE7" w:rsidRPr="008A34FA" w:rsidRDefault="00550DE7">
            <w:pPr>
              <w:rPr>
                <w:rFonts w:ascii="Aptos Narrow" w:hAnsi="Aptos Narrow"/>
              </w:rPr>
            </w:pPr>
          </w:p>
        </w:tc>
      </w:tr>
      <w:tr w:rsidR="00550DE7" w:rsidRPr="008A34FA" w14:paraId="22E053A7" w14:textId="77777777">
        <w:tc>
          <w:tcPr>
            <w:tcW w:w="2325" w:type="dxa"/>
          </w:tcPr>
          <w:p w14:paraId="591DCA34" w14:textId="77777777" w:rsidR="00550DE7" w:rsidRPr="008A34FA" w:rsidRDefault="006D4185">
            <w:pPr>
              <w:rPr>
                <w:rFonts w:ascii="Aptos Narrow" w:hAnsi="Aptos Narrow"/>
              </w:rPr>
            </w:pPr>
            <w:r w:rsidRPr="008A34FA">
              <w:rPr>
                <w:rFonts w:ascii="Aptos Narrow" w:hAnsi="Aptos Narrow"/>
                <w:sz w:val="18"/>
              </w:rPr>
              <w:t>vmmar5be31.obb.21net.com</w:t>
            </w:r>
          </w:p>
        </w:tc>
        <w:tc>
          <w:tcPr>
            <w:tcW w:w="1860" w:type="dxa"/>
          </w:tcPr>
          <w:p w14:paraId="66E3096D" w14:textId="77777777" w:rsidR="00550DE7" w:rsidRPr="008A34FA" w:rsidRDefault="006D4185">
            <w:pPr>
              <w:rPr>
                <w:rFonts w:ascii="Aptos Narrow" w:hAnsi="Aptos Narrow"/>
              </w:rPr>
            </w:pPr>
            <w:del w:id="115" w:author="Abbas Rizvi" w:date="2026-07-14T00:00:00Z">
              <w:r>
                <w:rPr>
                  <w:rFonts w:ascii="Aptos Narrow" w:hAnsi="Aptos Narrow"/>
                  <w:sz w:val="18"/>
                </w:rPr>
                <w:delText>77.237.62.210</w:delText>
              </w:r>
            </w:del>
            <w:ins w:id="116" w:author="Abbas Rizvi" w:date="2026-07-14T00:00:00Z">
              <w:r>
                <w:rPr>
                  <w:rFonts w:ascii="Aptos Narrow" w:hAnsi="Aptos Narrow"/>
                  <w:sz w:val="18"/>
                </w:rPr>
                <w:t>77.237.62.211</w:t>
              </w:r>
            </w:ins>
          </w:p>
        </w:tc>
        <w:tc>
          <w:tcPr>
            <w:tcW w:w="1860" w:type="dxa"/>
          </w:tcPr>
          <w:p w14:paraId="2EED80F3" w14:textId="77777777" w:rsidR="00550DE7" w:rsidRPr="008A34FA" w:rsidRDefault="00550DE7">
            <w:pPr>
              <w:rPr>
                <w:rFonts w:ascii="Aptos Narrow" w:hAnsi="Aptos Narrow"/>
              </w:rPr>
            </w:pPr>
          </w:p>
        </w:tc>
        <w:tc>
          <w:tcPr>
            <w:tcW w:w="1800" w:type="dxa"/>
          </w:tcPr>
          <w:p w14:paraId="6878C8C3" w14:textId="77777777" w:rsidR="00550DE7" w:rsidRPr="008A34FA" w:rsidRDefault="00550DE7">
            <w:pPr>
              <w:rPr>
                <w:rFonts w:ascii="Aptos Narrow" w:hAnsi="Aptos Narrow"/>
              </w:rPr>
            </w:pPr>
          </w:p>
        </w:tc>
        <w:tc>
          <w:tcPr>
            <w:tcW w:w="1260" w:type="dxa"/>
          </w:tcPr>
          <w:p w14:paraId="7CBABC8C" w14:textId="77777777" w:rsidR="00550DE7" w:rsidRPr="008A34FA" w:rsidRDefault="00550DE7">
            <w:pPr>
              <w:rPr>
                <w:rFonts w:ascii="Aptos Narrow" w:hAnsi="Aptos Narrow"/>
              </w:rPr>
            </w:pPr>
          </w:p>
        </w:tc>
      </w:tr>
      <w:tr w:rsidR="00550DE7" w:rsidRPr="008A34FA" w14:paraId="7511BF8D" w14:textId="77777777">
        <w:tc>
          <w:tcPr>
            <w:tcW w:w="2325" w:type="dxa"/>
          </w:tcPr>
          <w:p w14:paraId="12F5ECD6" w14:textId="77777777" w:rsidR="00550DE7" w:rsidRPr="008A34FA" w:rsidRDefault="006D4185">
            <w:pPr>
              <w:rPr>
                <w:rFonts w:ascii="Aptos Narrow" w:hAnsi="Aptos Narrow"/>
              </w:rPr>
            </w:pPr>
            <w:r w:rsidRPr="008A34FA">
              <w:rPr>
                <w:rFonts w:ascii="Aptos Narrow" w:hAnsi="Aptos Narrow"/>
                <w:sz w:val="18"/>
              </w:rPr>
              <w:t>vmmar5be32.obb.21net.com</w:t>
            </w:r>
          </w:p>
        </w:tc>
        <w:tc>
          <w:tcPr>
            <w:tcW w:w="1860" w:type="dxa"/>
          </w:tcPr>
          <w:p w14:paraId="7F8B85EF" w14:textId="77777777" w:rsidR="00550DE7" w:rsidRPr="008A34FA" w:rsidRDefault="006D4185">
            <w:pPr>
              <w:rPr>
                <w:rFonts w:ascii="Aptos Narrow" w:hAnsi="Aptos Narrow"/>
              </w:rPr>
            </w:pPr>
            <w:del w:id="117" w:author="Abbas Rizvi" w:date="2026-07-14T00:00:00Z">
              <w:r>
                <w:rPr>
                  <w:rFonts w:ascii="Aptos Narrow" w:hAnsi="Aptos Narrow"/>
                  <w:sz w:val="18"/>
                </w:rPr>
                <w:delText>77.237.62.212</w:delText>
              </w:r>
            </w:del>
            <w:ins w:id="118" w:author="Abbas Rizvi" w:date="2026-07-14T00:00:00Z">
              <w:r>
                <w:rPr>
                  <w:rFonts w:ascii="Aptos Narrow" w:hAnsi="Aptos Narrow"/>
                  <w:sz w:val="18"/>
                </w:rPr>
                <w:t>77.237.62.213</w:t>
              </w:r>
            </w:ins>
          </w:p>
        </w:tc>
        <w:tc>
          <w:tcPr>
            <w:tcW w:w="1860" w:type="dxa"/>
          </w:tcPr>
          <w:p w14:paraId="269E2ADF" w14:textId="77777777" w:rsidR="00550DE7" w:rsidRPr="008A34FA" w:rsidRDefault="00550DE7">
            <w:pPr>
              <w:rPr>
                <w:rFonts w:ascii="Aptos Narrow" w:hAnsi="Aptos Narrow"/>
              </w:rPr>
            </w:pPr>
          </w:p>
        </w:tc>
        <w:tc>
          <w:tcPr>
            <w:tcW w:w="1800" w:type="dxa"/>
          </w:tcPr>
          <w:p w14:paraId="1CDF6908" w14:textId="77777777" w:rsidR="00550DE7" w:rsidRPr="008A34FA" w:rsidRDefault="00550DE7">
            <w:pPr>
              <w:rPr>
                <w:rFonts w:ascii="Aptos Narrow" w:hAnsi="Aptos Narrow"/>
              </w:rPr>
            </w:pPr>
          </w:p>
        </w:tc>
        <w:tc>
          <w:tcPr>
            <w:tcW w:w="1260" w:type="dxa"/>
          </w:tcPr>
          <w:p w14:paraId="41CD1E57" w14:textId="77777777" w:rsidR="00550DE7" w:rsidRPr="008A34FA" w:rsidRDefault="00550DE7">
            <w:pPr>
              <w:rPr>
                <w:rFonts w:ascii="Aptos Narrow" w:hAnsi="Aptos Narrow"/>
              </w:rPr>
            </w:pPr>
          </w:p>
        </w:tc>
      </w:tr>
      <w:tr w:rsidR="00550DE7" w:rsidRPr="008A34FA" w14:paraId="2504EEBB" w14:textId="77777777">
        <w:tc>
          <w:tcPr>
            <w:tcW w:w="2325" w:type="dxa"/>
          </w:tcPr>
          <w:p w14:paraId="44EE7D28" w14:textId="77777777" w:rsidR="00550DE7" w:rsidRPr="008A34FA" w:rsidRDefault="006D4185">
            <w:pPr>
              <w:rPr>
                <w:rFonts w:ascii="Aptos Narrow" w:hAnsi="Aptos Narrow"/>
              </w:rPr>
            </w:pPr>
            <w:r w:rsidRPr="008A34FA">
              <w:rPr>
                <w:rFonts w:ascii="Aptos Narrow" w:hAnsi="Aptos Narrow"/>
                <w:sz w:val="18"/>
              </w:rPr>
              <w:t>vmmar5be33.obb.21net.com</w:t>
            </w:r>
          </w:p>
        </w:tc>
        <w:tc>
          <w:tcPr>
            <w:tcW w:w="1860" w:type="dxa"/>
          </w:tcPr>
          <w:p w14:paraId="0C4447F8" w14:textId="77777777" w:rsidR="00550DE7" w:rsidRPr="008A34FA" w:rsidRDefault="006D4185">
            <w:pPr>
              <w:rPr>
                <w:rFonts w:ascii="Aptos Narrow" w:hAnsi="Aptos Narrow"/>
              </w:rPr>
            </w:pPr>
            <w:del w:id="119" w:author="Abbas Rizvi" w:date="2026-07-14T00:00:00Z">
              <w:r>
                <w:rPr>
                  <w:rFonts w:ascii="Aptos Narrow" w:hAnsi="Aptos Narrow"/>
                  <w:sz w:val="18"/>
                </w:rPr>
                <w:delText>77.237.62.214</w:delText>
              </w:r>
            </w:del>
            <w:ins w:id="120" w:author="Abbas Rizvi" w:date="2026-07-14T00:00:00Z">
              <w:r>
                <w:rPr>
                  <w:rFonts w:ascii="Aptos Narrow" w:hAnsi="Aptos Narrow"/>
                  <w:sz w:val="18"/>
                </w:rPr>
                <w:t>77.237.62.215</w:t>
              </w:r>
            </w:ins>
          </w:p>
        </w:tc>
        <w:tc>
          <w:tcPr>
            <w:tcW w:w="1860" w:type="dxa"/>
          </w:tcPr>
          <w:p w14:paraId="32899FCE" w14:textId="77777777" w:rsidR="00550DE7" w:rsidRPr="008A34FA" w:rsidRDefault="00550DE7">
            <w:pPr>
              <w:rPr>
                <w:rFonts w:ascii="Aptos Narrow" w:hAnsi="Aptos Narrow"/>
              </w:rPr>
            </w:pPr>
          </w:p>
        </w:tc>
        <w:tc>
          <w:tcPr>
            <w:tcW w:w="1800" w:type="dxa"/>
          </w:tcPr>
          <w:p w14:paraId="64C469D7" w14:textId="77777777" w:rsidR="00550DE7" w:rsidRPr="008A34FA" w:rsidRDefault="00550DE7">
            <w:pPr>
              <w:rPr>
                <w:rFonts w:ascii="Aptos Narrow" w:hAnsi="Aptos Narrow"/>
              </w:rPr>
            </w:pPr>
          </w:p>
        </w:tc>
        <w:tc>
          <w:tcPr>
            <w:tcW w:w="1260" w:type="dxa"/>
          </w:tcPr>
          <w:p w14:paraId="5E1D4C4C" w14:textId="77777777" w:rsidR="00550DE7" w:rsidRPr="008A34FA" w:rsidRDefault="00550DE7">
            <w:pPr>
              <w:rPr>
                <w:rFonts w:ascii="Aptos Narrow" w:hAnsi="Aptos Narrow"/>
              </w:rPr>
            </w:pPr>
          </w:p>
        </w:tc>
      </w:tr>
      <w:tr w:rsidR="00550DE7" w:rsidRPr="008A34FA" w14:paraId="61BDE057" w14:textId="77777777">
        <w:tc>
          <w:tcPr>
            <w:tcW w:w="2325" w:type="dxa"/>
          </w:tcPr>
          <w:p w14:paraId="49473DB8" w14:textId="77777777" w:rsidR="00550DE7" w:rsidRPr="008A34FA" w:rsidRDefault="006D4185">
            <w:pPr>
              <w:rPr>
                <w:rFonts w:ascii="Aptos Narrow" w:hAnsi="Aptos Narrow"/>
              </w:rPr>
            </w:pPr>
            <w:r w:rsidRPr="008A34FA">
              <w:rPr>
                <w:rFonts w:ascii="Aptos Narrow" w:hAnsi="Aptos Narrow"/>
                <w:sz w:val="18"/>
              </w:rPr>
              <w:t>vmmar5be34.obb.21net.com</w:t>
            </w:r>
          </w:p>
        </w:tc>
        <w:tc>
          <w:tcPr>
            <w:tcW w:w="1860" w:type="dxa"/>
          </w:tcPr>
          <w:p w14:paraId="4D17A81D" w14:textId="77777777" w:rsidR="00550DE7" w:rsidRPr="008A34FA" w:rsidRDefault="006D4185">
            <w:pPr>
              <w:rPr>
                <w:rFonts w:ascii="Aptos Narrow" w:hAnsi="Aptos Narrow"/>
              </w:rPr>
            </w:pPr>
            <w:del w:id="121" w:author="Abbas Rizvi" w:date="2026-07-14T00:00:00Z">
              <w:r>
                <w:rPr>
                  <w:rFonts w:ascii="Aptos Narrow" w:hAnsi="Aptos Narrow"/>
                  <w:sz w:val="18"/>
                </w:rPr>
                <w:delText>77.237.62.216</w:delText>
              </w:r>
            </w:del>
            <w:ins w:id="122" w:author="Abbas Rizvi" w:date="2026-07-14T00:00:00Z">
              <w:r>
                <w:rPr>
                  <w:rFonts w:ascii="Aptos Narrow" w:hAnsi="Aptos Narrow"/>
                  <w:sz w:val="18"/>
                </w:rPr>
                <w:t>77.237.62.217</w:t>
              </w:r>
            </w:ins>
          </w:p>
        </w:tc>
        <w:tc>
          <w:tcPr>
            <w:tcW w:w="1860" w:type="dxa"/>
          </w:tcPr>
          <w:p w14:paraId="1F994C6F" w14:textId="77777777" w:rsidR="00550DE7" w:rsidRPr="008A34FA" w:rsidRDefault="00550DE7">
            <w:pPr>
              <w:rPr>
                <w:rFonts w:ascii="Aptos Narrow" w:hAnsi="Aptos Narrow"/>
              </w:rPr>
            </w:pPr>
          </w:p>
        </w:tc>
        <w:tc>
          <w:tcPr>
            <w:tcW w:w="1800" w:type="dxa"/>
          </w:tcPr>
          <w:p w14:paraId="57160761" w14:textId="77777777" w:rsidR="00550DE7" w:rsidRPr="008A34FA" w:rsidRDefault="00550DE7">
            <w:pPr>
              <w:rPr>
                <w:rFonts w:ascii="Aptos Narrow" w:hAnsi="Aptos Narrow"/>
              </w:rPr>
            </w:pPr>
          </w:p>
        </w:tc>
        <w:tc>
          <w:tcPr>
            <w:tcW w:w="1260" w:type="dxa"/>
          </w:tcPr>
          <w:p w14:paraId="0325F1E7" w14:textId="77777777" w:rsidR="00550DE7" w:rsidRPr="008A34FA" w:rsidRDefault="00550DE7">
            <w:pPr>
              <w:rPr>
                <w:rFonts w:ascii="Aptos Narrow" w:hAnsi="Aptos Narrow"/>
              </w:rPr>
            </w:pPr>
          </w:p>
        </w:tc>
      </w:tr>
      <w:tr w:rsidR="00550DE7" w:rsidRPr="008A34FA" w14:paraId="75869A67" w14:textId="77777777">
        <w:tc>
          <w:tcPr>
            <w:tcW w:w="2325" w:type="dxa"/>
          </w:tcPr>
          <w:p w14:paraId="4C545701" w14:textId="77777777" w:rsidR="00550DE7" w:rsidRPr="008A34FA" w:rsidRDefault="006D4185">
            <w:pPr>
              <w:rPr>
                <w:rFonts w:ascii="Aptos Narrow" w:hAnsi="Aptos Narrow"/>
              </w:rPr>
            </w:pPr>
            <w:r w:rsidRPr="008A34FA">
              <w:rPr>
                <w:rFonts w:ascii="Aptos Narrow" w:hAnsi="Aptos Narrow"/>
                <w:sz w:val="18"/>
              </w:rPr>
              <w:t>vmmar5be35.obb.21net.com</w:t>
            </w:r>
          </w:p>
        </w:tc>
        <w:tc>
          <w:tcPr>
            <w:tcW w:w="1860" w:type="dxa"/>
          </w:tcPr>
          <w:p w14:paraId="5A9A9355" w14:textId="77777777" w:rsidR="00550DE7" w:rsidRPr="008A34FA" w:rsidRDefault="006D4185">
            <w:pPr>
              <w:rPr>
                <w:rFonts w:ascii="Aptos Narrow" w:hAnsi="Aptos Narrow"/>
              </w:rPr>
            </w:pPr>
            <w:del w:id="123" w:author="Abbas Rizvi" w:date="2026-07-14T00:00:00Z">
              <w:r>
                <w:rPr>
                  <w:rFonts w:ascii="Aptos Narrow" w:hAnsi="Aptos Narrow"/>
                  <w:sz w:val="18"/>
                </w:rPr>
                <w:delText>77.237.62.218</w:delText>
              </w:r>
            </w:del>
            <w:ins w:id="124" w:author="Abbas Rizvi" w:date="2026-07-14T00:00:00Z">
              <w:r>
                <w:rPr>
                  <w:rFonts w:ascii="Aptos Narrow" w:hAnsi="Aptos Narrow"/>
                  <w:sz w:val="18"/>
                </w:rPr>
                <w:t>77.237.62.219</w:t>
              </w:r>
            </w:ins>
          </w:p>
        </w:tc>
        <w:tc>
          <w:tcPr>
            <w:tcW w:w="1860" w:type="dxa"/>
          </w:tcPr>
          <w:p w14:paraId="77131923" w14:textId="77777777" w:rsidR="00550DE7" w:rsidRPr="008A34FA" w:rsidRDefault="00550DE7">
            <w:pPr>
              <w:rPr>
                <w:rFonts w:ascii="Aptos Narrow" w:hAnsi="Aptos Narrow"/>
              </w:rPr>
            </w:pPr>
          </w:p>
        </w:tc>
        <w:tc>
          <w:tcPr>
            <w:tcW w:w="1800" w:type="dxa"/>
          </w:tcPr>
          <w:p w14:paraId="32B85E2F" w14:textId="77777777" w:rsidR="00550DE7" w:rsidRPr="008A34FA" w:rsidRDefault="00550DE7">
            <w:pPr>
              <w:rPr>
                <w:rFonts w:ascii="Aptos Narrow" w:hAnsi="Aptos Narrow"/>
              </w:rPr>
            </w:pPr>
          </w:p>
        </w:tc>
        <w:tc>
          <w:tcPr>
            <w:tcW w:w="1260" w:type="dxa"/>
          </w:tcPr>
          <w:p w14:paraId="6601FE53" w14:textId="77777777" w:rsidR="00550DE7" w:rsidRPr="008A34FA" w:rsidRDefault="00550DE7">
            <w:pPr>
              <w:rPr>
                <w:rFonts w:ascii="Aptos Narrow" w:hAnsi="Aptos Narrow"/>
              </w:rPr>
            </w:pPr>
          </w:p>
        </w:tc>
      </w:tr>
    </w:tbl>
    <w:p w14:paraId="47DE62F8" w14:textId="77777777" w:rsidR="00550DE7" w:rsidRPr="008A34FA" w:rsidRDefault="006D4185">
      <w:pPr>
        <w:rPr>
          <w:rFonts w:ascii="Aptos Narrow" w:hAnsi="Aptos Narrow"/>
        </w:rPr>
      </w:pPr>
      <w:r w:rsidRPr="008A34FA">
        <w:rPr>
          <w:rFonts w:ascii="Aptos Narrow" w:hAnsi="Aptos Narrow"/>
          <w:i/>
          <w:sz w:val="16"/>
        </w:rPr>
        <w:t>Die Zuordnung der Fahrzeuge zu den Home Agents erfolgt gemäß dem Nomad Connect Project-ID-51-Schema (Fahrzeug-Subnetz 10.179.&lt;train-id&gt;.0/24). Aktuell sind fünf MAR5 Home Agents bereitgestellt; ein sechster ist in Bereitstellung.</w:t>
      </w:r>
    </w:p>
    <w:p w14:paraId="47DE62F9" w14:textId="77777777" w:rsidR="00550DE7" w:rsidRPr="008A34FA" w:rsidRDefault="006D4185">
      <w:pPr>
        <w:rPr>
          <w:ins w:id="125" w:author="Abbas Rizvi" w:date="2026-06-21T00:00:00Z"/>
          <w:rFonts w:ascii="Aptos Narrow" w:hAnsi="Aptos Narrow"/>
          <w:i/>
          <w:sz w:val="16"/>
        </w:rPr>
      </w:pPr>
      <w:ins w:id="126" w:author="Abbas Rizvi" w:date="2026-06-21T00:00:00Z">
        <w:r w:rsidRPr="008A34FA">
          <w:rPr>
            <w:rFonts w:ascii="Aptos Narrow" w:hAnsi="Aptos Narrow"/>
            <w:i/>
            <w:sz w:val="16"/>
          </w:rPr>
          <w:t>Die Flotte von 51 Garnituren verteilt sich damit auf fünf Home Agents, d. h. rund zehn Garnituren je Home Agent. Pro Home Agent ist eine Auslegungskapazität von 2 Gbit/s vorgesehen (10 Gbit/s gesamt über fünf Server).</w:t>
        </w:r>
      </w:ins>
    </w:p>
    <w:p w14:paraId="3987A02E"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p w14:paraId="0D7A6940" w14:textId="77777777" w:rsidR="005C0AAD" w:rsidRPr="008A34FA" w:rsidRDefault="005C0AAD" w:rsidP="005C0AAD">
      <w:pPr>
        <w:spacing w:before="0" w:after="0"/>
        <w:textAlignment w:val="baseline"/>
        <w:rPr>
          <w:rFonts w:ascii="Aptos Narrow" w:eastAsia="Times New Roman" w:hAnsi="Aptos Narrow" w:cs="Calibri"/>
          <w:szCs w:val="22"/>
          <w:lang w:eastAsia="en-GB"/>
        </w:rPr>
      </w:pPr>
    </w:p>
    <w:p w14:paraId="2C246F5A" w14:textId="5D2D0771" w:rsidR="00C243E0" w:rsidRPr="008A34FA" w:rsidRDefault="00AC77EB" w:rsidP="00C243E0">
      <w:pPr>
        <w:pStyle w:val="Heading2"/>
        <w:rPr>
          <w:rFonts w:ascii="Aptos Narrow" w:hAnsi="Aptos Narrow"/>
          <w:lang w:val="de-AT"/>
        </w:rPr>
      </w:pPr>
      <w:bookmarkStart w:id="127" w:name="_Toc234949582"/>
      <w:commentRangeStart w:id="128"/>
      <w:ins w:id="129" w:author="Milutinovic Nenad (PV)" w:date="2026-06-08T13:59:00Z" w16du:dateUtc="2026-06-08T11:59:00Z">
        <w:r w:rsidRPr="008A34FA">
          <w:rPr>
            <w:rFonts w:ascii="Aptos Narrow" w:hAnsi="Aptos Narrow"/>
          </w:rPr>
          <w:t>Fahrgast</w:t>
        </w:r>
      </w:ins>
      <w:r w:rsidRPr="008A34FA">
        <w:rPr>
          <w:rFonts w:ascii="Aptos Narrow" w:hAnsi="Aptos Narrow"/>
        </w:rPr>
        <w:t>Portal</w:t>
      </w:r>
      <w:bookmarkEnd w:id="127"/>
      <w:ins w:id="130" w:author="Milutinovic Nenad (PV)" w:date="2026-06-08T13:59:00Z" w16du:dateUtc="2026-06-08T11:59:00Z">
        <w:r w:rsidRPr="008A34FA">
          <w:rPr>
            <w:rFonts w:ascii="Aptos Narrow" w:hAnsi="Aptos Narrow"/>
          </w:rPr>
          <w:t xml:space="preserve"> </w:t>
        </w:r>
      </w:ins>
      <w:commentRangeEnd w:id="128"/>
      <w:r w:rsidR="00B328B6" w:rsidRPr="008A34FA">
        <w:rPr>
          <w:rStyle w:val="CommentReference"/>
          <w:rFonts w:ascii="Aptos Narrow" w:hAnsi="Aptos Narrow"/>
          <w:sz w:val="22"/>
          <w:szCs w:val="22"/>
          <w:lang w:val="de-AT"/>
        </w:rPr>
        <w:commentReference w:id="128"/>
      </w:r>
    </w:p>
    <w:p w14:paraId="130FFC9F" w14:textId="58AA46BD" w:rsidR="0013491A" w:rsidRPr="008A34FA" w:rsidDel="00EF67EE" w:rsidRDefault="000A423B" w:rsidP="00C243E0">
      <w:pPr>
        <w:rPr>
          <w:ins w:id="131" w:author="Milutinovic Nenad (PV)" w:date="2026-06-08T13:39:00Z" w16du:dateUtc="2026-06-08T11:39:00Z"/>
          <w:del w:id="132" w:author="Andrey Fomin" w:date="2026-07-03T12:20:00Z" w16du:dateUtc="2026-07-03T10:20:00Z"/>
          <w:rFonts w:ascii="Aptos Narrow" w:hAnsi="Aptos Narrow" w:cstheme="minorBidi"/>
          <w:lang w:val="de-DE"/>
        </w:rPr>
      </w:pPr>
      <w:ins w:id="133" w:author="Milutinovic Nenad (PV)" w:date="2026-06-08T13:39:00Z" w16du:dateUtc="2026-06-08T11:39:00Z">
        <w:del w:id="134" w:author="Andrey Fomin" w:date="2026-07-03T12:20:00Z" w16du:dateUtc="2026-07-03T10:20:00Z">
          <w:r w:rsidRPr="008A34FA" w:rsidDel="00EF67EE">
            <w:rPr>
              <w:rFonts w:ascii="Aptos Narrow" w:hAnsi="Aptos Narrow" w:cstheme="minorBidi"/>
              <w:lang w:val="de-DE"/>
            </w:rPr>
            <w:delText>Die Lösung besteht aus zwei voneinander unabhängigen Containern:</w:delText>
          </w:r>
        </w:del>
      </w:ins>
    </w:p>
    <w:p w14:paraId="03A85B09" w14:textId="26DBBC8F" w:rsidR="00F81B22" w:rsidRPr="008A34FA" w:rsidDel="00EF67EE" w:rsidRDefault="00F81B22" w:rsidP="00F81B22">
      <w:pPr>
        <w:pStyle w:val="ListParagraph"/>
        <w:numPr>
          <w:ilvl w:val="1"/>
          <w:numId w:val="7"/>
        </w:numPr>
        <w:rPr>
          <w:ins w:id="135" w:author="Milutinovic Nenad (PV)" w:date="2026-06-08T13:40:00Z" w16du:dateUtc="2026-06-08T11:40:00Z"/>
          <w:del w:id="136" w:author="Andrey Fomin" w:date="2026-07-03T12:20:00Z" w16du:dateUtc="2026-07-03T10:20:00Z"/>
          <w:rFonts w:ascii="Aptos Narrow" w:hAnsi="Aptos Narrow" w:cstheme="minorBidi"/>
          <w:lang w:val="de-DE"/>
        </w:rPr>
      </w:pPr>
      <w:ins w:id="137" w:author="Milutinovic Nenad (PV)" w:date="2026-06-08T13:39:00Z" w16du:dateUtc="2026-06-08T11:39:00Z">
        <w:del w:id="138" w:author="Andrey Fomin" w:date="2026-07-03T12:20:00Z" w16du:dateUtc="2026-07-03T10:20:00Z">
          <w:r w:rsidRPr="008A34FA" w:rsidDel="00EF67EE">
            <w:rPr>
              <w:rFonts w:ascii="Aptos Narrow" w:hAnsi="Aptos Narrow" w:cstheme="minorBidi"/>
              <w:lang w:val="de-DE"/>
            </w:rPr>
            <w:delText>Captive Portal (Portal Lite):</w:delText>
          </w:r>
        </w:del>
      </w:ins>
    </w:p>
    <w:p w14:paraId="00F97313" w14:textId="0BB5527E" w:rsidR="00F81B22" w:rsidRPr="008A34FA" w:rsidDel="00EF67EE" w:rsidRDefault="00AA3FAA" w:rsidP="00F81B22">
      <w:pPr>
        <w:pStyle w:val="ListParagraph"/>
        <w:numPr>
          <w:ilvl w:val="2"/>
          <w:numId w:val="7"/>
        </w:numPr>
        <w:rPr>
          <w:ins w:id="139" w:author="Milutinovic Nenad (PV)" w:date="2026-06-08T13:41:00Z" w16du:dateUtc="2026-06-08T11:41:00Z"/>
          <w:del w:id="140" w:author="Andrey Fomin" w:date="2026-07-03T12:20:00Z" w16du:dateUtc="2026-07-03T10:20:00Z"/>
          <w:rFonts w:ascii="Aptos Narrow" w:hAnsi="Aptos Narrow" w:cstheme="minorBidi"/>
          <w:lang w:val="de-DE"/>
        </w:rPr>
      </w:pPr>
      <w:ins w:id="141" w:author="Milutinovic Nenad (PV)" w:date="2026-06-08T13:41:00Z" w16du:dateUtc="2026-06-08T11:41:00Z">
        <w:del w:id="142" w:author="Andrey Fomin" w:date="2026-07-03T12:20:00Z" w16du:dateUtc="2026-07-03T10:20:00Z">
          <w:r w:rsidRPr="008A34FA" w:rsidDel="00EF67EE">
            <w:rPr>
              <w:rFonts w:ascii="Aptos Narrow" w:hAnsi="Aptos Narrow" w:cstheme="minorBidi"/>
              <w:lang w:val="de-DE"/>
            </w:rPr>
            <w:delText>Ermöglicht Fahrgästen, die Allgemeinen Geschäftsbedingungen für die WLAN-Nutzung zu akzeptieren</w:delText>
          </w:r>
        </w:del>
      </w:ins>
    </w:p>
    <w:p w14:paraId="0E820A28" w14:textId="625B6E82" w:rsidR="009C38D6" w:rsidRPr="008A34FA" w:rsidDel="00EF67EE" w:rsidRDefault="009C38D6" w:rsidP="005767DB">
      <w:pPr>
        <w:pStyle w:val="ListParagraph"/>
        <w:numPr>
          <w:ilvl w:val="2"/>
          <w:numId w:val="7"/>
        </w:numPr>
        <w:rPr>
          <w:ins w:id="143" w:author="Milutinovic Nenad (PV)" w:date="2026-06-08T13:39:00Z" w16du:dateUtc="2026-06-08T11:39:00Z"/>
          <w:del w:id="144" w:author="Andrey Fomin" w:date="2026-07-03T12:20:00Z" w16du:dateUtc="2026-07-03T10:20:00Z"/>
          <w:rFonts w:ascii="Aptos Narrow" w:hAnsi="Aptos Narrow" w:cstheme="minorBidi"/>
          <w:lang w:val="de-DE"/>
        </w:rPr>
      </w:pPr>
      <w:ins w:id="145" w:author="Milutinovic Nenad (PV)" w:date="2026-06-08T13:41:00Z" w16du:dateUtc="2026-06-08T11:41:00Z">
        <w:del w:id="146" w:author="Andrey Fomin" w:date="2026-07-03T12:20:00Z" w16du:dateUtc="2026-07-03T10:20:00Z">
          <w:r w:rsidRPr="008A34FA" w:rsidDel="00EF67EE">
            <w:rPr>
              <w:rFonts w:ascii="Aptos Narrow" w:hAnsi="Aptos Narrow" w:cstheme="minorBidi"/>
              <w:lang w:val="de-DE"/>
            </w:rPr>
            <w:delText>Wird auf der CCU betrieben</w:delText>
          </w:r>
        </w:del>
      </w:ins>
    </w:p>
    <w:p w14:paraId="367E074F" w14:textId="0F34D3CC" w:rsidR="00F81B22" w:rsidRPr="008A34FA" w:rsidDel="00EF67EE" w:rsidRDefault="00F81B22" w:rsidP="00F81B22">
      <w:pPr>
        <w:pStyle w:val="ListParagraph"/>
        <w:numPr>
          <w:ilvl w:val="1"/>
          <w:numId w:val="7"/>
        </w:numPr>
        <w:rPr>
          <w:ins w:id="147" w:author="Milutinovic Nenad (PV)" w:date="2026-06-08T13:41:00Z" w16du:dateUtc="2026-06-08T11:41:00Z"/>
          <w:del w:id="148" w:author="Andrey Fomin" w:date="2026-07-03T12:20:00Z" w16du:dateUtc="2026-07-03T10:20:00Z"/>
          <w:rFonts w:ascii="Aptos Narrow" w:hAnsi="Aptos Narrow" w:cstheme="minorBidi"/>
          <w:lang w:val="de-DE"/>
        </w:rPr>
      </w:pPr>
      <w:ins w:id="149" w:author="Milutinovic Nenad (PV)" w:date="2026-06-08T13:39:00Z" w16du:dateUtc="2026-06-08T11:39:00Z">
        <w:del w:id="150" w:author="Andrey Fomin" w:date="2026-07-03T12:20:00Z" w16du:dateUtc="2026-07-03T10:20:00Z">
          <w:r w:rsidRPr="008A34FA" w:rsidDel="00EF67EE">
            <w:rPr>
              <w:rFonts w:ascii="Aptos Narrow" w:hAnsi="Aptos Narrow" w:cstheme="minorBidi"/>
              <w:lang w:val="de-DE"/>
            </w:rPr>
            <w:delText>Railnet Portal (Engage Portal):</w:delText>
          </w:r>
        </w:del>
      </w:ins>
    </w:p>
    <w:p w14:paraId="53CC82C8" w14:textId="460BE920" w:rsidR="00AA3FAA" w:rsidRPr="005767DB" w:rsidDel="00EF67EE" w:rsidRDefault="00D92739" w:rsidP="005767DB">
      <w:pPr>
        <w:pStyle w:val="ListParagraph"/>
        <w:numPr>
          <w:ilvl w:val="2"/>
          <w:numId w:val="7"/>
        </w:numPr>
        <w:rPr>
          <w:ins w:id="151" w:author="Milutinovic Nenad (PV)" w:date="2026-06-08T13:35:00Z" w16du:dateUtc="2026-06-08T11:35:00Z"/>
          <w:del w:id="152" w:author="Andrey Fomin" w:date="2026-07-03T12:20:00Z" w16du:dateUtc="2026-07-03T10:20:00Z"/>
          <w:rFonts w:ascii="Aptos Narrow" w:hAnsi="Aptos Narrow" w:cstheme="minorBidi"/>
          <w:lang w:val="de-DE"/>
        </w:rPr>
      </w:pPr>
      <w:ins w:id="153" w:author="Milutinovic Nenad (PV)" w:date="2026-06-08T13:44:00Z" w16du:dateUtc="2026-06-08T11:44:00Z">
        <w:del w:id="154" w:author="Andrey Fomin" w:date="2026-07-03T12:20:00Z" w16du:dateUtc="2026-07-03T10:20:00Z">
          <w:r w:rsidRPr="008A34FA" w:rsidDel="00EF67EE">
            <w:rPr>
              <w:rFonts w:ascii="Aptos Narrow" w:hAnsi="Aptos Narrow" w:cstheme="minorBidi"/>
              <w:lang w:val="de-DE"/>
            </w:rPr>
            <w:delText xml:space="preserve">Die Bereitstellung des „Engage“ Portals mit vollem Funktionsumfang kann nach der Bestellung (VO-Medienserver), bzw. wenn zusätzliche Funktionen benötigt werden, erfolgen. </w:delText>
          </w:r>
        </w:del>
      </w:ins>
    </w:p>
    <w:p w14:paraId="66379FB6" w14:textId="161F9C21" w:rsidR="0013491A" w:rsidRPr="008A34FA" w:rsidDel="00EF67EE" w:rsidRDefault="0013491A" w:rsidP="005767DB">
      <w:pPr>
        <w:jc w:val="center"/>
        <w:rPr>
          <w:ins w:id="155" w:author="Milutinovic Nenad (PV)" w:date="2026-06-08T13:35:00Z" w16du:dateUtc="2026-06-08T11:35:00Z"/>
          <w:del w:id="156" w:author="Andrey Fomin" w:date="2026-07-03T12:20:00Z" w16du:dateUtc="2026-07-03T10:20:00Z"/>
          <w:rFonts w:ascii="Aptos Narrow" w:hAnsi="Aptos Narrow" w:cstheme="minorBidi"/>
          <w:lang w:val="de-DE"/>
        </w:rPr>
      </w:pPr>
      <w:ins w:id="157" w:author="Milutinovic Nenad (PV)" w:date="2026-06-08T13:36:00Z" w16du:dateUtc="2026-06-08T11:36:00Z">
        <w:del w:id="158" w:author="Andrey Fomin" w:date="2026-07-03T12:20:00Z" w16du:dateUtc="2026-07-03T10:20:00Z">
          <w:r w:rsidRPr="008A34FA" w:rsidDel="00EF67EE">
            <w:rPr>
              <w:rFonts w:ascii="Aptos Narrow" w:eastAsia="Times New Roman" w:hAnsi="Aptos Narrow" w:cs="Calibri"/>
              <w:noProof/>
              <w:szCs w:val="22"/>
              <w:lang w:eastAsia="en-GB"/>
            </w:rPr>
            <w:drawing>
              <wp:inline distT="0" distB="0" distL="0" distR="0" wp14:anchorId="3F926AF9" wp14:editId="6F1EA673">
                <wp:extent cx="4098412" cy="2877869"/>
                <wp:effectExtent l="0" t="0" r="0" b="0"/>
                <wp:docPr id="4" name="Grafik 3" descr="Ein Bild, das Text, Screenshot, Software, Multimedia-Software enthält.  KI-generierte Inhalte können fehlerhaft sein.">
                  <a:extLst xmlns:a="http://schemas.openxmlformats.org/drawingml/2006/main">
                    <a:ext uri="{FF2B5EF4-FFF2-40B4-BE49-F238E27FC236}">
                      <a16:creationId xmlns:a16="http://schemas.microsoft.com/office/drawing/2014/main" id="{E9CE35AE-C4A4-6D51-9C54-6DBF29255B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descr="Ein Bild, das Text, Screenshot, Software, Multimedia-Software enthält.  KI-generierte Inhalte können fehlerhaft sein.">
                          <a:extLst>
                            <a:ext uri="{FF2B5EF4-FFF2-40B4-BE49-F238E27FC236}">
                              <a16:creationId xmlns:a16="http://schemas.microsoft.com/office/drawing/2014/main" id="{E9CE35AE-C4A4-6D51-9C54-6DBF29255BDC}"/>
                            </a:ext>
                          </a:extLst>
                        </pic:cNvPr>
                        <pic:cNvPicPr>
                          <a:picLocks noChangeAspect="1"/>
                        </pic:cNvPicPr>
                      </pic:nvPicPr>
                      <pic:blipFill>
                        <a:blip r:embed="rId17"/>
                        <a:stretch>
                          <a:fillRect/>
                        </a:stretch>
                      </pic:blipFill>
                      <pic:spPr>
                        <a:xfrm>
                          <a:off x="0" y="0"/>
                          <a:ext cx="4106037" cy="2883223"/>
                        </a:xfrm>
                        <a:prstGeom prst="rect">
                          <a:avLst/>
                        </a:prstGeom>
                      </pic:spPr>
                    </pic:pic>
                  </a:graphicData>
                </a:graphic>
              </wp:inline>
            </w:drawing>
          </w:r>
        </w:del>
      </w:ins>
    </w:p>
    <w:p w14:paraId="7CE38E5C" w14:textId="28E349D1" w:rsidR="003B1999" w:rsidRPr="008A34FA" w:rsidDel="00EF67EE" w:rsidRDefault="003B1999" w:rsidP="00C243E0">
      <w:pPr>
        <w:rPr>
          <w:ins w:id="159" w:author="Milutinovic Nenad (PV)" w:date="2026-06-08T13:45:00Z" w16du:dateUtc="2026-06-08T11:45:00Z"/>
          <w:del w:id="160" w:author="Andrey Fomin" w:date="2026-07-03T12:20:00Z" w16du:dateUtc="2026-07-03T10:20:00Z"/>
          <w:rFonts w:ascii="Aptos Narrow" w:hAnsi="Aptos Narrow" w:cstheme="minorBidi"/>
          <w:lang w:val="de-DE"/>
        </w:rPr>
      </w:pPr>
      <w:ins w:id="161" w:author="Milutinovic Nenad (PV)" w:date="2026-06-08T13:56:00Z" w16du:dateUtc="2026-06-08T11:56:00Z">
        <w:del w:id="162" w:author="Andrey Fomin" w:date="2026-07-03T12:20:00Z" w16du:dateUtc="2026-07-03T10:20:00Z">
          <w:r w:rsidRPr="008A34FA" w:rsidDel="00EF67EE">
            <w:rPr>
              <w:rFonts w:ascii="Aptos Narrow" w:hAnsi="Aptos Narrow" w:cstheme="minorBidi"/>
              <w:lang w:val="de-DE"/>
            </w:rPr>
            <w:delText>Durch die Trennung der Container wird eine flexible Bereitstellung der Funktionen ermöglicht. Das Captive Portal kann unabhängig produktiv genutzt werden, während die Gesamtlösung zu einem späteren Zeitpunkt um das Engage Portal (Railnet Portal) erweitert werden kann.</w:delText>
          </w:r>
        </w:del>
      </w:ins>
    </w:p>
    <w:p w14:paraId="0CD0A4E4" w14:textId="66C18CAF" w:rsidR="00C243E0" w:rsidRPr="008A34FA" w:rsidRDefault="00C243E0" w:rsidP="00C243E0">
      <w:pPr>
        <w:rPr>
          <w:rFonts w:ascii="Aptos Narrow" w:hAnsi="Aptos Narrow" w:cstheme="minorBidi"/>
          <w:lang w:val="de-DE"/>
        </w:rPr>
      </w:pPr>
      <w:r w:rsidRPr="008A34FA">
        <w:rPr>
          <w:rFonts w:ascii="Aptos Narrow" w:hAnsi="Aptos Narrow" w:cstheme="minorBidi"/>
          <w:lang w:val="de-DE"/>
        </w:rPr>
        <w:t xml:space="preserve">Das </w:t>
      </w:r>
      <w:commentRangeStart w:id="163"/>
      <w:commentRangeStart w:id="164"/>
      <w:r w:rsidRPr="008A34FA">
        <w:rPr>
          <w:rFonts w:ascii="Aptos Narrow" w:hAnsi="Aptos Narrow" w:cstheme="minorBidi"/>
          <w:lang w:val="de-DE"/>
        </w:rPr>
        <w:t xml:space="preserve">Fahrgastportal wird direkt auf der </w:t>
      </w:r>
      <w:r w:rsidRPr="008A34FA">
        <w:rPr>
          <w:rFonts w:ascii="Aptos Narrow" w:hAnsi="Aptos Narrow" w:cstheme="minorBidi"/>
          <w:b/>
          <w:bCs/>
          <w:lang w:val="de-DE"/>
        </w:rPr>
        <w:t>Central Communication Unit (CCU)</w:t>
      </w:r>
      <w:commentRangeEnd w:id="163"/>
      <w:r w:rsidR="008A34FA" w:rsidRPr="008A34FA">
        <w:rPr>
          <w:rStyle w:val="CommentReference"/>
          <w:rFonts w:ascii="Aptos Narrow" w:hAnsi="Aptos Narrow" w:cstheme="minorBidi"/>
          <w:sz w:val="22"/>
          <w:szCs w:val="20"/>
          <w:lang w:val="de-DE"/>
        </w:rPr>
        <w:commentReference w:id="163"/>
      </w:r>
      <w:commentRangeEnd w:id="164"/>
      <w:r w:rsidR="008A317F" w:rsidRPr="008A34FA">
        <w:rPr>
          <w:rStyle w:val="CommentReference"/>
          <w:rFonts w:ascii="Aptos Narrow" w:hAnsi="Aptos Narrow" w:cstheme="minorBidi"/>
          <w:sz w:val="22"/>
          <w:szCs w:val="20"/>
          <w:lang w:val="de-DE"/>
        </w:rPr>
        <w:commentReference w:id="164"/>
      </w:r>
      <w:r w:rsidRPr="008A34FA">
        <w:rPr>
          <w:rFonts w:ascii="Aptos Narrow" w:hAnsi="Aptos Narrow" w:cstheme="minorBidi"/>
          <w:lang w:val="de-DE"/>
        </w:rPr>
        <w:t xml:space="preserve"> des Fahrzeugs in einem </w:t>
      </w:r>
      <w:r w:rsidRPr="008A34FA">
        <w:rPr>
          <w:rFonts w:ascii="Aptos Narrow" w:hAnsi="Aptos Narrow" w:cstheme="minorBidi"/>
          <w:b/>
          <w:bCs/>
          <w:lang w:val="de-DE"/>
        </w:rPr>
        <w:t>Docker-Container</w:t>
      </w:r>
      <w:r w:rsidRPr="008A34FA">
        <w:rPr>
          <w:rFonts w:ascii="Aptos Narrow" w:hAnsi="Aptos Narrow" w:cstheme="minorBidi"/>
          <w:lang w:val="de-DE"/>
        </w:rPr>
        <w:t xml:space="preserve"> betrieben. Diese Containerlösung ermöglicht eine isolierte, standardisierte und leicht wartbare Ausführung der Portal-Anwendung.</w:t>
      </w:r>
    </w:p>
    <w:p w14:paraId="3B528676" w14:textId="77777777" w:rsidR="00C243E0" w:rsidRPr="008A34FA" w:rsidRDefault="00C243E0" w:rsidP="00C243E0">
      <w:pPr>
        <w:rPr>
          <w:rFonts w:ascii="Aptos Narrow" w:hAnsi="Aptos Narrow" w:cstheme="minorBidi"/>
          <w:lang w:val="de-DE"/>
        </w:rPr>
      </w:pPr>
      <w:r w:rsidRPr="008A34FA">
        <w:rPr>
          <w:rFonts w:ascii="Aptos Narrow" w:hAnsi="Aptos Narrow" w:cstheme="minorBidi"/>
          <w:b/>
          <w:bCs/>
          <w:lang w:val="de-DE"/>
        </w:rPr>
        <w:t>Softwareaktualisierungen</w:t>
      </w:r>
      <w:r w:rsidRPr="008A34FA">
        <w:rPr>
          <w:rFonts w:ascii="Aptos Narrow" w:hAnsi="Aptos Narrow" w:cstheme="minorBidi"/>
          <w:lang w:val="de-DE"/>
        </w:rPr>
        <w:t xml:space="preserve"> des Portals können automatisiert erfolgen. Hierfür wird die Update-Funktion von </w:t>
      </w:r>
      <w:r w:rsidRPr="008A34FA">
        <w:rPr>
          <w:rFonts w:ascii="Aptos Narrow" w:hAnsi="Aptos Narrow" w:cstheme="minorBidi"/>
          <w:b/>
          <w:bCs/>
          <w:lang w:val="de-DE"/>
        </w:rPr>
        <w:t>Nomad Connect</w:t>
      </w:r>
      <w:r w:rsidRPr="008A34FA">
        <w:rPr>
          <w:rFonts w:ascii="Aptos Narrow" w:hAnsi="Aptos Narrow" w:cstheme="minorBidi"/>
          <w:lang w:val="de-DE"/>
        </w:rPr>
        <w:t xml:space="preserve"> genutzt, die es erlaubt, neue Portal-Versionen ohne manuelles Eingreifen auf die Flotte auszurollen. </w:t>
      </w:r>
      <w:del w:id="165" w:author="Abbas Rizvi" w:date="2026-06-17T10:00:00Z">
        <w:r w:rsidRPr="008A34FA">
          <w:rPr>
            <w:rFonts w:ascii="Aptos Narrow" w:hAnsi="Aptos Narrow" w:cstheme="minorBidi"/>
            <w:lang w:val="de-DE"/>
          </w:rPr>
          <w:delText xml:space="preserve">Zum Zeitpunkt der Planung war jedoch noch kein fixes </w:delText>
        </w:r>
      </w:del>
      <w:ins w:id="166" w:author="Abbas Rizvi" w:date="2026-06-17T10:00:00Z">
        <w:r w:rsidRPr="008A34FA">
          <w:rPr>
            <w:rFonts w:ascii="Aptos Narrow" w:hAnsi="Aptos Narrow" w:cstheme="minorBidi"/>
            <w:lang w:val="de-DE"/>
          </w:rPr>
          <w:t xml:space="preserve">Das </w:t>
        </w:r>
      </w:ins>
      <w:commentRangeStart w:id="167"/>
      <w:commentRangeStart w:id="168"/>
      <w:commentRangeStart w:id="169"/>
      <w:commentRangeStart w:id="170"/>
      <w:commentRangeStart w:id="171"/>
      <w:r w:rsidRPr="008A34FA">
        <w:rPr>
          <w:rFonts w:ascii="Aptos Narrow" w:hAnsi="Aptos Narrow" w:cstheme="minorBidi"/>
          <w:b/>
          <w:bCs/>
          <w:lang w:val="de-DE"/>
        </w:rPr>
        <w:t>Wartungszeitfenster</w:t>
      </w:r>
      <w:r w:rsidRPr="008A34FA">
        <w:rPr>
          <w:rFonts w:ascii="Aptos Narrow" w:hAnsi="Aptos Narrow" w:cstheme="minorBidi"/>
          <w:lang w:val="de-DE"/>
        </w:rPr>
        <w:t xml:space="preserve"> </w:t>
      </w:r>
      <w:commentRangeEnd w:id="167"/>
      <w:r w:rsidR="008A34FA" w:rsidRPr="008A34FA">
        <w:rPr>
          <w:rStyle w:val="CommentReference"/>
          <w:rFonts w:ascii="Aptos Narrow" w:hAnsi="Aptos Narrow" w:cstheme="minorBidi"/>
          <w:sz w:val="22"/>
          <w:szCs w:val="20"/>
          <w:lang w:val="de-DE"/>
        </w:rPr>
        <w:commentReference w:id="167"/>
      </w:r>
      <w:commentRangeEnd w:id="168"/>
      <w:r w:rsidRPr="008A34FA">
        <w:rPr>
          <w:rStyle w:val="CommentReference"/>
          <w:rFonts w:ascii="Aptos Narrow" w:hAnsi="Aptos Narrow" w:cstheme="minorBidi"/>
          <w:sz w:val="22"/>
          <w:szCs w:val="20"/>
          <w:lang w:val="de-DE"/>
        </w:rPr>
        <w:commentReference w:id="168"/>
      </w:r>
      <w:commentRangeEnd w:id="169"/>
      <w:r w:rsidRPr="008A34FA">
        <w:rPr>
          <w:rStyle w:val="CommentReference"/>
          <w:rFonts w:ascii="Aptos Narrow" w:hAnsi="Aptos Narrow" w:cstheme="minorBidi"/>
          <w:sz w:val="22"/>
          <w:szCs w:val="20"/>
          <w:lang w:val="de-DE"/>
        </w:rPr>
        <w:commentReference w:id="169"/>
      </w:r>
      <w:commentRangeEnd w:id="170"/>
      <w:r w:rsidRPr="008A34FA">
        <w:rPr>
          <w:rStyle w:val="CommentReference"/>
          <w:rFonts w:ascii="Aptos Narrow" w:hAnsi="Aptos Narrow" w:cstheme="minorBidi"/>
          <w:sz w:val="22"/>
          <w:szCs w:val="20"/>
          <w:lang w:val="de-DE"/>
        </w:rPr>
        <w:commentReference w:id="170"/>
      </w:r>
      <w:commentRangeEnd w:id="171"/>
      <w:r w:rsidRPr="008A34FA">
        <w:rPr>
          <w:rStyle w:val="CommentReference"/>
          <w:rFonts w:ascii="Aptos Narrow" w:hAnsi="Aptos Narrow" w:cstheme="minorBidi"/>
          <w:sz w:val="22"/>
          <w:szCs w:val="20"/>
          <w:lang w:val="de-DE"/>
        </w:rPr>
        <w:commentReference w:id="171"/>
      </w:r>
      <w:del w:id="172" w:author="Abbas Rizvi" w:date="2026-06-17T10:00:00Z">
        <w:r w:rsidRPr="008A34FA">
          <w:rPr>
            <w:rFonts w:ascii="Aptos Narrow" w:hAnsi="Aptos Narrow" w:cstheme="minorBidi"/>
            <w:lang w:val="de-DE"/>
          </w:rPr>
          <w:delText xml:space="preserve">mit der </w:delText>
        </w:r>
      </w:del>
      <w:r w:rsidRPr="008A34FA">
        <w:rPr>
          <w:rFonts w:ascii="Aptos Narrow" w:hAnsi="Aptos Narrow" w:cstheme="minorBidi"/>
          <w:b/>
          <w:bCs/>
          <w:lang w:val="de-DE"/>
        </w:rPr>
        <w:t>ÖBB</w:t>
      </w:r>
      <w:del w:id="173" w:author="Abbas Rizvi" w:date="2026-06-17T10:00:00Z">
        <w:r w:rsidRPr="008A34FA">
          <w:rPr>
            <w:rFonts w:ascii="Aptos Narrow" w:hAnsi="Aptos Narrow" w:cstheme="minorBidi"/>
            <w:lang w:val="de-DE"/>
          </w:rPr>
          <w:delText xml:space="preserve"> definiert. Eine solche zeitliche Einschränkung für Updates kann bei Bedarf in Abstimmung mit Nomad individuell konfiguriert werden.</w:delText>
        </w:r>
      </w:del>
      <w:ins w:id="174" w:author="Abbas Rizvi" w:date="2026-06-17T10:00:00Z">
        <w:r w:rsidRPr="008A34FA">
          <w:rPr>
            <w:rFonts w:ascii="Aptos Narrow" w:hAnsi="Aptos Narrow" w:cstheme="minorBidi"/>
            <w:lang w:val="de-DE"/>
          </w:rPr>
          <w:t xml:space="preserve"> ist identisch zu den Bestandsflotten (Cityjet und Railjet) festgelegt: Updates werden im nächtlichen Wartungsfenster, standardmäßig um ca. 03:00 Uhr, ausgerollt. Abweichende Zeiten können bei Bedarf in Abstimmung mit der ÖBB konfiguriert werden.</w:t>
        </w:r>
      </w:ins>
    </w:p>
    <w:p w14:paraId="67FD2938" w14:textId="77777777" w:rsidR="00C243E0" w:rsidRPr="008A34FA" w:rsidRDefault="00C243E0" w:rsidP="00C243E0">
      <w:pPr>
        <w:rPr>
          <w:rFonts w:ascii="Aptos Narrow" w:hAnsi="Aptos Narrow" w:cstheme="minorBidi"/>
          <w:lang w:val="de-DE"/>
        </w:rPr>
      </w:pPr>
      <w:r w:rsidRPr="008A34FA">
        <w:rPr>
          <w:rFonts w:ascii="Aptos Narrow" w:hAnsi="Aptos Narrow" w:cstheme="minorBidi"/>
          <w:lang w:val="de-DE"/>
        </w:rPr>
        <w:lastRenderedPageBreak/>
        <w:t xml:space="preserve">Sobald ein neues </w:t>
      </w:r>
      <w:r w:rsidRPr="008A34FA">
        <w:rPr>
          <w:rFonts w:ascii="Aptos Narrow" w:hAnsi="Aptos Narrow" w:cstheme="minorBidi"/>
          <w:b/>
          <w:bCs/>
          <w:lang w:val="de-DE"/>
        </w:rPr>
        <w:t>Image</w:t>
      </w:r>
      <w:r w:rsidRPr="008A34FA">
        <w:rPr>
          <w:rFonts w:ascii="Aptos Narrow" w:hAnsi="Aptos Narrow" w:cstheme="minorBidi"/>
          <w:lang w:val="de-DE"/>
        </w:rPr>
        <w:t xml:space="preserve"> für das Portal bereitgestellt wird, wird daraus automatisch ein neuer Container erzeugt und gestartet. Damit ist sichergestellt, dass stets die aktuelle Version aktiv ist – ohne zusätzliche Installationsschritte vor Ort.</w:t>
      </w:r>
    </w:p>
    <w:p w14:paraId="762326B4" w14:textId="77777777" w:rsidR="00C243E0" w:rsidRPr="008A34FA" w:rsidRDefault="00C243E0" w:rsidP="00C243E0">
      <w:pPr>
        <w:rPr>
          <w:rFonts w:ascii="Aptos Narrow" w:hAnsi="Aptos Narrow" w:cstheme="minorBidi"/>
          <w:lang w:val="de-DE"/>
        </w:rPr>
      </w:pPr>
      <w:r w:rsidRPr="008A34FA">
        <w:rPr>
          <w:rFonts w:ascii="Aptos Narrow" w:hAnsi="Aptos Narrow" w:cstheme="minorBidi"/>
          <w:lang w:val="de-DE"/>
        </w:rPr>
        <w:t xml:space="preserve">Zur Kontrolle des Betriebs verwendet </w:t>
      </w:r>
      <w:r w:rsidRPr="008A34FA">
        <w:rPr>
          <w:rFonts w:ascii="Aptos Narrow" w:hAnsi="Aptos Narrow" w:cstheme="minorBidi"/>
          <w:b/>
          <w:bCs/>
          <w:lang w:val="de-DE"/>
        </w:rPr>
        <w:t>Nomad</w:t>
      </w:r>
      <w:r w:rsidRPr="008A34FA">
        <w:rPr>
          <w:rFonts w:ascii="Aptos Narrow" w:hAnsi="Aptos Narrow" w:cstheme="minorBidi"/>
          <w:lang w:val="de-DE"/>
        </w:rPr>
        <w:t xml:space="preserve"> die integrierte </w:t>
      </w:r>
      <w:r w:rsidRPr="008A34FA">
        <w:rPr>
          <w:rFonts w:ascii="Aptos Narrow" w:hAnsi="Aptos Narrow" w:cstheme="minorBidi"/>
          <w:b/>
          <w:bCs/>
          <w:lang w:val="de-DE"/>
        </w:rPr>
        <w:t>Healthcheck-Funktionalität von Docker</w:t>
      </w:r>
      <w:r w:rsidRPr="008A34FA">
        <w:rPr>
          <w:rFonts w:ascii="Aptos Narrow" w:hAnsi="Aptos Narrow" w:cstheme="minorBidi"/>
          <w:lang w:val="de-DE"/>
        </w:rPr>
        <w:t xml:space="preserve">, um regelmäßig zu prüfen, ob das Portal im Fahrzeug ordnungsgemäß erreichbar ist. Die Ergebnisse dieser Überprüfungen werden im </w:t>
      </w:r>
      <w:r w:rsidRPr="008A34FA">
        <w:rPr>
          <w:rFonts w:ascii="Aptos Narrow" w:hAnsi="Aptos Narrow" w:cstheme="minorBidi"/>
          <w:b/>
          <w:bCs/>
          <w:lang w:val="de-DE"/>
        </w:rPr>
        <w:t>Network Management System (NMS)</w:t>
      </w:r>
      <w:r w:rsidRPr="008A34FA">
        <w:rPr>
          <w:rFonts w:ascii="Aptos Narrow" w:hAnsi="Aptos Narrow" w:cstheme="minorBidi"/>
          <w:lang w:val="de-DE"/>
        </w:rPr>
        <w:t xml:space="preserve"> angezeigt und ermöglichen eine zeitnahe Diagnose bei Ausfällen oder Störungen.</w:t>
      </w:r>
    </w:p>
    <w:p w14:paraId="3D90ADAB" w14:textId="77777777" w:rsidR="00C243E0" w:rsidRPr="008A34FA" w:rsidRDefault="00C243E0" w:rsidP="00C243E0">
      <w:pPr>
        <w:rPr>
          <w:rFonts w:ascii="Aptos Narrow" w:hAnsi="Aptos Narrow" w:cstheme="minorBidi"/>
          <w:lang w:val="de-DE"/>
        </w:rPr>
      </w:pPr>
      <w:r w:rsidRPr="008A34FA">
        <w:rPr>
          <w:rFonts w:ascii="Aptos Narrow" w:hAnsi="Aptos Narrow" w:cstheme="minorBidi"/>
          <w:lang w:val="de-DE"/>
        </w:rPr>
        <w:t xml:space="preserve">Darüber hinaus wird das Portal durch den </w:t>
      </w:r>
      <w:r w:rsidRPr="008A34FA">
        <w:rPr>
          <w:rFonts w:ascii="Aptos Narrow" w:hAnsi="Aptos Narrow" w:cstheme="minorBidi"/>
          <w:b/>
          <w:bCs/>
          <w:lang w:val="de-DE"/>
        </w:rPr>
        <w:t>Rollout Manager</w:t>
      </w:r>
      <w:r w:rsidRPr="008A34FA">
        <w:rPr>
          <w:rFonts w:ascii="Aptos Narrow" w:hAnsi="Aptos Narrow" w:cstheme="minorBidi"/>
          <w:lang w:val="de-DE"/>
        </w:rPr>
        <w:t xml:space="preserve"> überwacht. Dieser liefert eine zentrale Übersicht über wichtige Zustandsinformationen, wie zum Beispiel:</w:t>
      </w:r>
    </w:p>
    <w:p w14:paraId="726350B6" w14:textId="77777777" w:rsidR="00C243E0" w:rsidRPr="008A34FA" w:rsidRDefault="00C243E0">
      <w:pPr>
        <w:numPr>
          <w:ilvl w:val="0"/>
          <w:numId w:val="9"/>
        </w:numPr>
        <w:rPr>
          <w:rFonts w:ascii="Aptos Narrow" w:hAnsi="Aptos Narrow" w:cstheme="minorBidi"/>
          <w:lang w:val="de-DE"/>
        </w:rPr>
      </w:pPr>
      <w:r w:rsidRPr="008A34FA">
        <w:rPr>
          <w:rFonts w:ascii="Aptos Narrow" w:hAnsi="Aptos Narrow" w:cstheme="minorBidi"/>
          <w:lang w:val="de-DE"/>
        </w:rPr>
        <w:t>Die aktuell eingesetzte Softwareversion,</w:t>
      </w:r>
    </w:p>
    <w:p w14:paraId="671C3CEB" w14:textId="77777777" w:rsidR="00C243E0" w:rsidRPr="008A34FA" w:rsidRDefault="00C243E0">
      <w:pPr>
        <w:numPr>
          <w:ilvl w:val="0"/>
          <w:numId w:val="9"/>
        </w:numPr>
        <w:rPr>
          <w:rFonts w:ascii="Aptos Narrow" w:hAnsi="Aptos Narrow" w:cstheme="minorBidi"/>
          <w:lang w:val="de-DE"/>
        </w:rPr>
      </w:pPr>
      <w:r w:rsidRPr="008A34FA">
        <w:rPr>
          <w:rFonts w:ascii="Aptos Narrow" w:hAnsi="Aptos Narrow" w:cstheme="minorBidi"/>
          <w:lang w:val="de-DE"/>
        </w:rPr>
        <w:t>Den Synchronisationsstatus mit dem Backend,</w:t>
      </w:r>
    </w:p>
    <w:p w14:paraId="4159E54D" w14:textId="77777777" w:rsidR="00C243E0" w:rsidRPr="008A34FA" w:rsidRDefault="00C243E0">
      <w:pPr>
        <w:numPr>
          <w:ilvl w:val="0"/>
          <w:numId w:val="9"/>
        </w:numPr>
        <w:rPr>
          <w:rFonts w:ascii="Aptos Narrow" w:hAnsi="Aptos Narrow" w:cstheme="minorBidi"/>
          <w:lang w:val="de-DE"/>
        </w:rPr>
      </w:pPr>
      <w:r w:rsidRPr="008A34FA">
        <w:rPr>
          <w:rFonts w:ascii="Aptos Narrow" w:hAnsi="Aptos Narrow" w:cstheme="minorBidi"/>
          <w:lang w:val="de-DE"/>
        </w:rPr>
        <w:t>sowie weitere Betriebsdaten.</w:t>
      </w:r>
    </w:p>
    <w:p w14:paraId="30BEA453"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hAnsi="Aptos Narrow" w:cstheme="minorBidi"/>
          <w:lang w:val="de-DE"/>
        </w:rPr>
        <w:t>Diese Informationen entsprechen dem etablierten Monitoring-Standard, der bereits bei anderen Nah- und Fernverkehrsflotten im Einsatz ist</w:t>
      </w:r>
      <w:r w:rsidRPr="008A34FA">
        <w:rPr>
          <w:rFonts w:ascii="Aptos Narrow" w:eastAsia="Times New Roman" w:hAnsi="Aptos Narrow" w:cs="Calibri"/>
          <w:szCs w:val="22"/>
          <w:lang w:eastAsia="en-GB"/>
        </w:rPr>
        <w:t>. </w:t>
      </w:r>
    </w:p>
    <w:p w14:paraId="1CB2C677"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1174938F"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Das Portal wird mittels Rolloutmanager und NMS überwacht. </w:t>
      </w:r>
    </w:p>
    <w:p w14:paraId="404D7DA3"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77D9A1E4"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Informationen bezüglich des Synchronisationsstatus, der zurzeit eingesetzten Version werden im Rolloutmanager angezeigt. </w:t>
      </w:r>
    </w:p>
    <w:p w14:paraId="73249333" w14:textId="77777777" w:rsidR="00C243E0" w:rsidRPr="008A34FA" w:rsidDel="00DE3D7A" w:rsidRDefault="00C243E0" w:rsidP="00C243E0">
      <w:pPr>
        <w:spacing w:before="0" w:after="0"/>
        <w:textAlignment w:val="baseline"/>
        <w:rPr>
          <w:del w:id="175" w:author="Milutinovic Nenad (PV)" w:date="2026-06-08T13:30:00Z" w16du:dateUtc="2026-06-08T11:30:00Z"/>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2128861E" wp14:editId="460E690F">
            <wp:extent cx="5940425" cy="716915"/>
            <wp:effectExtent l="0" t="0" r="3175" b="6985"/>
            <wp:docPr id="1689108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716915"/>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7630C9F6" w14:textId="77777777" w:rsidR="001E76B0" w:rsidRPr="008A34FA" w:rsidRDefault="001E76B0" w:rsidP="00C243E0">
      <w:pPr>
        <w:spacing w:before="0" w:after="0"/>
        <w:textAlignment w:val="baseline"/>
        <w:rPr>
          <w:rFonts w:ascii="Aptos Narrow" w:eastAsia="Times New Roman" w:hAnsi="Aptos Narrow" w:cs="Calibri"/>
          <w:szCs w:val="22"/>
          <w:lang w:val="en-GB" w:eastAsia="en-GB"/>
        </w:rPr>
      </w:pPr>
    </w:p>
    <w:p w14:paraId="7321846C" w14:textId="1EE6222B" w:rsidR="00DE3D7A" w:rsidRPr="008A34FA" w:rsidRDefault="00DE3D7A" w:rsidP="00C243E0">
      <w:pPr>
        <w:spacing w:before="0" w:after="0"/>
        <w:textAlignment w:val="baseline"/>
        <w:rPr>
          <w:ins w:id="176" w:author="Milutinovic Nenad (PV)" w:date="2026-06-08T13:29:00Z" w16du:dateUtc="2026-06-08T11:29:00Z"/>
          <w:rFonts w:ascii="Aptos Narrow" w:eastAsia="Times New Roman" w:hAnsi="Aptos Narrow" w:cs="Calibri"/>
          <w:szCs w:val="22"/>
          <w:lang w:eastAsia="en-GB"/>
        </w:rPr>
      </w:pPr>
      <w:commentRangeStart w:id="177"/>
      <w:ins w:id="178" w:author="Milutinovic Nenad (PV)" w:date="2026-06-08T13:29:00Z" w16du:dateUtc="2026-06-08T11:29:00Z">
        <w:r w:rsidRPr="008A34FA">
          <w:rPr>
            <w:rFonts w:ascii="Aptos Narrow" w:eastAsia="Times New Roman" w:hAnsi="Aptos Narrow" w:cs="Calibri"/>
            <w:szCs w:val="22"/>
            <w:lang w:eastAsia="en-GB"/>
          </w:rPr>
          <w:t>Aktuelle Umsetzung:</w:t>
        </w:r>
      </w:ins>
      <w:commentRangeEnd w:id="177"/>
      <w:r w:rsidR="007E56E2" w:rsidRPr="008A34FA">
        <w:rPr>
          <w:rStyle w:val="CommentReference"/>
          <w:rFonts w:ascii="Aptos Narrow" w:eastAsia="Times New Roman" w:hAnsi="Aptos Narrow" w:cs="Calibri"/>
          <w:sz w:val="22"/>
          <w:szCs w:val="22"/>
          <w:lang w:eastAsia="en-GB"/>
        </w:rPr>
        <w:commentReference w:id="177"/>
      </w:r>
    </w:p>
    <w:p w14:paraId="5D2FF09B" w14:textId="19862F09" w:rsidR="00C243E0" w:rsidRPr="008A34FA" w:rsidRDefault="00C243E0" w:rsidP="007E56E2">
      <w:pPr>
        <w:spacing w:before="0" w:after="0"/>
        <w:jc w:val="center"/>
        <w:textAlignment w:val="baseline"/>
        <w:rPr>
          <w:rFonts w:ascii="Aptos Narrow" w:eastAsia="Times New Roman" w:hAnsi="Aptos Narrow" w:cs="Calibri"/>
          <w:szCs w:val="22"/>
          <w:lang w:val="en-GB" w:eastAsia="en-GB"/>
        </w:rPr>
      </w:pPr>
    </w:p>
    <w:p w14:paraId="132E4580" w14:textId="181AADCC" w:rsidR="00C243E0" w:rsidRPr="008A34FA" w:rsidRDefault="00C243E0" w:rsidP="00C243E0">
      <w:pPr>
        <w:pStyle w:val="Heading3"/>
        <w:rPr>
          <w:rFonts w:ascii="Aptos Narrow" w:hAnsi="Aptos Narrow"/>
          <w:lang w:eastAsia="en-GB"/>
        </w:rPr>
      </w:pPr>
      <w:r w:rsidRPr="008A34FA">
        <w:rPr>
          <w:rFonts w:ascii="Aptos Narrow" w:hAnsi="Aptos Narrow"/>
          <w:lang w:eastAsia="en-GB"/>
        </w:rPr>
        <w:t> </w:t>
      </w:r>
      <w:bookmarkStart w:id="179" w:name="_Toc234949583"/>
      <w:r w:rsidRPr="008A34FA">
        <w:rPr>
          <w:rFonts w:ascii="Aptos Narrow" w:hAnsi="Aptos Narrow"/>
          <w:lang w:eastAsia="en-GB"/>
        </w:rPr>
        <w:t>Portal Lite</w:t>
      </w:r>
      <w:bookmarkEnd w:id="179"/>
      <w:r w:rsidRPr="008A34FA">
        <w:rPr>
          <w:rFonts w:ascii="Aptos Narrow" w:hAnsi="Aptos Narrow"/>
          <w:lang w:eastAsia="en-GB"/>
        </w:rPr>
        <w:t xml:space="preserve"> </w:t>
      </w:r>
    </w:p>
    <w:p w14:paraId="712CF525"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Portal Lite-Lösung ist für Betreiber gedacht, die eine einfache Lösung an Bord benötigen, die Borddienste einführt und es den Passagieren ermöglicht, die Allgemeinen Geschäftsbedingungen für die WLAN-Nutzung zu akzeptieren, bevor sie eine Verbindung herstellen. </w:t>
      </w:r>
    </w:p>
    <w:p w14:paraId="64C58EBD"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0A01E412" w14:textId="77777777" w:rsidR="00C243E0" w:rsidRPr="008A34FA" w:rsidRDefault="00C243E0" w:rsidP="6422C14E">
      <w:pPr>
        <w:numPr>
          <w:ilvl w:val="0"/>
          <w:numId w:val="15"/>
        </w:numPr>
        <w:spacing w:before="0" w:after="0"/>
        <w:textAlignment w:val="baseline"/>
        <w:rPr>
          <w:rFonts w:ascii="Aptos Narrow" w:eastAsia="Times New Roman" w:hAnsi="Aptos Narrow" w:cs="Calibri"/>
          <w:lang w:val="en-GB" w:eastAsia="en-GB"/>
        </w:rPr>
      </w:pPr>
      <w:r w:rsidRPr="008A34FA">
        <w:rPr>
          <w:rFonts w:ascii="Aptos Narrow" w:eastAsia="Times New Roman" w:hAnsi="Aptos Narrow" w:cs="Calibri"/>
          <w:lang w:eastAsia="en-GB"/>
        </w:rPr>
        <w:t>Captive Portal-Funktionalität  </w:t>
      </w:r>
      <w:r w:rsidRPr="008A34FA">
        <w:rPr>
          <w:rFonts w:ascii="Aptos Narrow" w:eastAsia="Times New Roman" w:hAnsi="Aptos Narrow" w:cs="Calibri"/>
          <w:lang w:val="en-GB" w:eastAsia="en-GB"/>
        </w:rPr>
        <w:t> </w:t>
      </w:r>
    </w:p>
    <w:p w14:paraId="0597403D" w14:textId="77777777" w:rsidR="00C243E0" w:rsidRPr="008A34FA" w:rsidRDefault="00C243E0">
      <w:pPr>
        <w:numPr>
          <w:ilvl w:val="0"/>
          <w:numId w:val="16"/>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Nomad Digital verwaltetes CMS mit vorgefertigter Auswahl an "Inhaltsblöcken" (eng. "content blocks") zum flexiblen Erstellen von Seiten </w:t>
      </w:r>
      <w:r w:rsidRPr="008A34FA">
        <w:rPr>
          <w:rFonts w:ascii="Aptos Narrow" w:eastAsia="Times New Roman" w:hAnsi="Aptos Narrow" w:cs="Calibri"/>
          <w:szCs w:val="22"/>
          <w:lang w:val="en-GB" w:eastAsia="en-GB"/>
        </w:rPr>
        <w:t> </w:t>
      </w:r>
    </w:p>
    <w:p w14:paraId="16881265" w14:textId="77777777" w:rsidR="00C243E0" w:rsidRPr="008A34FA" w:rsidRDefault="00C243E0">
      <w:pPr>
        <w:numPr>
          <w:ilvl w:val="0"/>
          <w:numId w:val="17"/>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Grundlegende Benutzerauthentifizierung (eng. Basic User Authentication)  </w:t>
      </w:r>
    </w:p>
    <w:p w14:paraId="7D3662F0" w14:textId="77777777" w:rsidR="00C243E0" w:rsidRPr="008A34FA" w:rsidRDefault="00C243E0">
      <w:pPr>
        <w:numPr>
          <w:ilvl w:val="0"/>
          <w:numId w:val="18"/>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Bis zu 5 statische Seiten, die Borddienste vorstellen  </w:t>
      </w:r>
    </w:p>
    <w:p w14:paraId="2A7E7E82" w14:textId="77777777" w:rsidR="00C243E0" w:rsidRPr="008A34FA" w:rsidRDefault="00C243E0">
      <w:pPr>
        <w:numPr>
          <w:ilvl w:val="0"/>
          <w:numId w:val="19"/>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Wählen Sie aus 3 vollständig reaktionsschnellen Nomad-Designvorlagen aus, um schnell einsatzbereit zu sein. Flexible Designvorlagen mit Platz für Ihre eigene Marke – Logo, Schriftart und bis zu drei Markenfarben </w:t>
      </w:r>
    </w:p>
    <w:p w14:paraId="51C81BAA"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70EFE3BF" w14:textId="6AB73F43" w:rsidR="00DE3D7A"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w:t>
      </w:r>
      <w:commentRangeStart w:id="180"/>
      <w:commentRangeStart w:id="181"/>
      <w:del w:id="182" w:author="Abbas Rizvi" w:date="2026-06-17T10:00:00Z">
        <w:r w:rsidRPr="008A34FA">
          <w:rPr>
            <w:rFonts w:ascii="Aptos Narrow" w:eastAsia="Times New Roman" w:hAnsi="Aptos Narrow" w:cs="Calibri"/>
            <w:szCs w:val="22"/>
            <w:lang w:eastAsia="en-GB"/>
          </w:rPr>
          <w:delText xml:space="preserve">Migration </w:delText>
        </w:r>
      </w:del>
      <w:ins w:id="183" w:author="Abbas Rizvi" w:date="2026-06-17T10:00:00Z">
        <w:r w:rsidRPr="008A34FA">
          <w:rPr>
            <w:rFonts w:ascii="Aptos Narrow" w:eastAsia="Times New Roman" w:hAnsi="Aptos Narrow" w:cs="Calibri"/>
            <w:szCs w:val="22"/>
            <w:lang w:eastAsia="en-GB"/>
          </w:rPr>
          <w:t xml:space="preserve">getrennte Bereitstellung </w:t>
        </w:r>
      </w:ins>
      <w:commentRangeEnd w:id="180"/>
      <w:r w:rsidR="008A34FA" w:rsidRPr="008A34FA">
        <w:rPr>
          <w:rStyle w:val="CommentReference"/>
          <w:rFonts w:ascii="Aptos Narrow" w:eastAsia="Times New Roman" w:hAnsi="Aptos Narrow" w:cs="Calibri"/>
          <w:sz w:val="22"/>
          <w:szCs w:val="22"/>
          <w:lang w:eastAsia="en-GB"/>
        </w:rPr>
        <w:commentReference w:id="180"/>
      </w:r>
      <w:commentRangeEnd w:id="181"/>
      <w:r w:rsidRPr="008A34FA">
        <w:rPr>
          <w:rStyle w:val="CommentReference"/>
          <w:rFonts w:ascii="Aptos Narrow" w:eastAsia="Times New Roman" w:hAnsi="Aptos Narrow" w:cs="Calibri"/>
          <w:sz w:val="22"/>
          <w:szCs w:val="22"/>
          <w:lang w:eastAsia="en-GB"/>
        </w:rPr>
        <w:commentReference w:id="181"/>
      </w:r>
      <w:del w:id="184" w:author="Abbas Rizvi" w:date="2026-06-17T10:00:00Z">
        <w:r w:rsidRPr="008A34FA">
          <w:rPr>
            <w:rFonts w:ascii="Aptos Narrow" w:eastAsia="Times New Roman" w:hAnsi="Aptos Narrow" w:cs="Calibri"/>
            <w:szCs w:val="22"/>
            <w:lang w:eastAsia="en-GB"/>
          </w:rPr>
          <w:delText xml:space="preserve">auf das „Engage“ Portal mit vollem Funktionsumfang (sofern die Hardware dies zulässt) ist einfach und kann auf Wunsch, bzw. wenn zusätzliche Funktionen benötigt </w:delText>
        </w:r>
        <w:r w:rsidRPr="008A34FA">
          <w:rPr>
            <w:rFonts w:ascii="Aptos Narrow" w:eastAsia="Times New Roman" w:hAnsi="Aptos Narrow" w:cs="Calibri"/>
            <w:szCs w:val="22"/>
            <w:lang w:eastAsia="en-GB"/>
          </w:rPr>
          <w:lastRenderedPageBreak/>
          <w:delText>werden, erfolgen. </w:delText>
        </w:r>
      </w:del>
      <w:ins w:id="185" w:author="Abbas Rizvi" w:date="2026-06-17T10:00:00Z">
        <w:r w:rsidRPr="008A34FA">
          <w:rPr>
            <w:rFonts w:ascii="Aptos Narrow" w:eastAsia="Times New Roman" w:hAnsi="Aptos Narrow" w:cs="Calibri"/>
            <w:szCs w:val="22"/>
            <w:lang w:eastAsia="en-GB"/>
          </w:rPr>
          <w:t xml:space="preserve">des „Engage“-Portals mit vollem Funktionsumfang (sofern die Hardware dies zulässt) erfolgt unabhängig vom Captive Portal. Captive Portal und Engage Portal werden getrennt betrieben; das Engage Portal kann auf Wunsch, bzw. wenn zusätzliche Funktionen benötigt werden, zusätzlich aktiviert werden. </w:t>
        </w:r>
      </w:ins>
    </w:p>
    <w:p w14:paraId="40CFA959"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79A08C8D"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1F3CF988" w14:textId="6D31634E" w:rsidR="00C243E0" w:rsidRPr="008A34FA" w:rsidRDefault="00C243E0" w:rsidP="6422C14E">
      <w:pPr>
        <w:spacing w:before="0" w:after="0"/>
        <w:textAlignment w:val="baseline"/>
        <w:rPr>
          <w:rFonts w:ascii="Aptos Narrow" w:eastAsia="Times New Roman" w:hAnsi="Aptos Narrow" w:cs="Calibri"/>
          <w:lang w:eastAsia="en-GB"/>
        </w:rPr>
      </w:pPr>
      <w:del w:id="186" w:author="Milutinovic Nenad (PV)" w:date="2026-06-09T11:07:00Z" w16du:dateUtc="2026-06-09T09:07:00Z">
        <w:r w:rsidRPr="008A34FA">
          <w:rPr>
            <w:rFonts w:ascii="Aptos Narrow" w:hAnsi="Aptos Narrow"/>
            <w:noProof/>
          </w:rPr>
          <w:drawing>
            <wp:inline distT="0" distB="0" distL="0" distR="0" wp14:anchorId="2AADFCEC" wp14:editId="1ABBA31F">
              <wp:extent cx="1225550" cy="2552700"/>
              <wp:effectExtent l="0" t="0" r="0" b="0"/>
              <wp:docPr id="1120352785" name="Picture 12" descr="A screen 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52785" name="Picture 12" descr="A screen shot of a cell phone  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25550" cy="2552700"/>
                      </a:xfrm>
                      <a:prstGeom prst="rect">
                        <a:avLst/>
                      </a:prstGeom>
                      <a:noFill/>
                      <a:ln>
                        <a:noFill/>
                      </a:ln>
                    </pic:spPr>
                  </pic:pic>
                </a:graphicData>
              </a:graphic>
            </wp:inline>
          </w:drawing>
        </w:r>
        <w:r w:rsidRPr="008A34FA">
          <w:rPr>
            <w:rFonts w:ascii="Aptos Narrow" w:hAnsi="Aptos Narrow"/>
            <w:noProof/>
          </w:rPr>
          <w:drawing>
            <wp:inline distT="0" distB="0" distL="0" distR="0" wp14:anchorId="6FCCC345" wp14:editId="48BEB513">
              <wp:extent cx="1225550" cy="2571750"/>
              <wp:effectExtent l="0" t="0" r="0" b="0"/>
              <wp:docPr id="1360021523" name="Picture 11" descr="A black cell phone with red and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1523" name="Picture 11" descr="A black cell phone with red and white text  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25550" cy="2571750"/>
                      </a:xfrm>
                      <a:prstGeom prst="rect">
                        <a:avLst/>
                      </a:prstGeom>
                      <a:noFill/>
                      <a:ln>
                        <a:noFill/>
                      </a:ln>
                    </pic:spPr>
                  </pic:pic>
                </a:graphicData>
              </a:graphic>
            </wp:inline>
          </w:drawing>
        </w:r>
        <w:r w:rsidRPr="008A34FA">
          <w:rPr>
            <w:rFonts w:ascii="Aptos Narrow" w:hAnsi="Aptos Narrow"/>
            <w:noProof/>
          </w:rPr>
          <w:drawing>
            <wp:inline distT="0" distB="0" distL="0" distR="0" wp14:anchorId="1D6C3098" wp14:editId="54A7AEF7">
              <wp:extent cx="1225550" cy="2533650"/>
              <wp:effectExtent l="0" t="0" r="0" b="0"/>
              <wp:docPr id="365226920" name="Picture 10" descr="A screenshot of a cell pho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6920" name="Picture 10" descr="A screenshot of a cell phone  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25550" cy="2533650"/>
                      </a:xfrm>
                      <a:prstGeom prst="rect">
                        <a:avLst/>
                      </a:prstGeom>
                      <a:noFill/>
                      <a:ln>
                        <a:noFill/>
                      </a:ln>
                    </pic:spPr>
                  </pic:pic>
                </a:graphicData>
              </a:graphic>
            </wp:inline>
          </w:drawing>
        </w:r>
      </w:del>
      <w:r w:rsidRPr="008A34FA">
        <w:rPr>
          <w:rFonts w:ascii="Aptos Narrow" w:eastAsia="Times New Roman" w:hAnsi="Aptos Narrow" w:cs="Calibri"/>
          <w:lang w:eastAsia="en-GB"/>
        </w:rPr>
        <w:t> </w:t>
      </w:r>
    </w:p>
    <w:p w14:paraId="67E482B5" w14:textId="77777777" w:rsidR="007D4094" w:rsidRPr="008A34FA" w:rsidRDefault="003C127A">
      <w:pPr>
        <w:rPr>
          <w:ins w:id="187" w:author="Abbas Rizvi" w:date="2026-06-21T00:00:00Z"/>
          <w:rFonts w:ascii="Aptos Narrow" w:hAnsi="Aptos Narrow"/>
        </w:rPr>
      </w:pPr>
      <w:commentRangeStart w:id="188"/>
      <w:commentRangeStart w:id="189"/>
      <w:ins w:id="190" w:author="Abbas Rizvi" w:date="2026-06-21T00:00:00Z">
        <w:r w:rsidRPr="008A34FA">
          <w:rPr>
            <w:rFonts w:ascii="Aptos Narrow" w:hAnsi="Aptos Narrow"/>
          </w:rPr>
          <w:t>Die folgenden Abbildungen zeigen die aktuellen Seiten der Portal-Lite-Lösung (Stand 2026-06-21), abgerufen über das CMS unter dosto.lite.cms.nomadrail.com. Die jeweils an Bord verwendete URL ist je Abbildung angegeben. Die dargestellte Portal-Lite-Lösung entspricht der ÖBB-Vorgabe.</w:t>
        </w:r>
      </w:ins>
      <w:commentRangeEnd w:id="189"/>
      <w:r w:rsidR="008A34FA" w:rsidRPr="008A34FA">
        <w:rPr>
          <w:rStyle w:val="CommentReference"/>
          <w:rFonts w:ascii="Aptos Narrow" w:hAnsi="Aptos Narrow"/>
          <w:sz w:val="22"/>
          <w:szCs w:val="20"/>
        </w:rPr>
        <w:commentReference w:id="189"/>
      </w:r>
      <w:commentRangeEnd w:id="188"/>
      <w:r w:rsidR="008A34FA" w:rsidRPr="008A34FA">
        <w:rPr>
          <w:rStyle w:val="CommentReference"/>
          <w:rFonts w:ascii="Aptos Narrow" w:hAnsi="Aptos Narrow"/>
          <w:sz w:val="22"/>
          <w:szCs w:val="20"/>
        </w:rPr>
        <w:commentReference w:id="188"/>
      </w:r>
    </w:p>
    <w:p w14:paraId="022BAEAA" w14:textId="77777777" w:rsidR="007D4094" w:rsidRPr="008A34FA" w:rsidRDefault="003C127A">
      <w:pPr>
        <w:rPr>
          <w:ins w:id="191" w:author="Abbas Rizvi" w:date="2026-06-21T00:00:00Z"/>
          <w:rFonts w:ascii="Aptos Narrow" w:hAnsi="Aptos Narrow"/>
        </w:rPr>
      </w:pPr>
      <w:ins w:id="192" w:author="Abbas Rizvi" w:date="2026-06-21T00:00:00Z">
        <w:r w:rsidRPr="008A34FA">
          <w:rPr>
            <w:rFonts w:ascii="Aptos Narrow" w:hAnsi="Aptos Narrow"/>
            <w:noProof/>
          </w:rPr>
          <w:lastRenderedPageBreak/>
          <w:drawing>
            <wp:inline distT="0" distB="0" distL="0" distR="0" wp14:anchorId="1BEB6AED" wp14:editId="3171D66C">
              <wp:extent cx="5486400" cy="4191000"/>
              <wp:effectExtent l="0" t="0" r="0" b="0"/>
              <wp:docPr id="9603" name="PortalLite_01_index" descr="Portal Lite Startseite / Willkommens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 name="PortalLite_01_index" descr="Portal Lite Startseite / Willkommensseite"/>
                      <pic:cNvPicPr/>
                    </pic:nvPicPr>
                    <pic:blipFill>
                      <a:blip r:embed="rId22"/>
                      <a:stretch>
                        <a:fillRect/>
                      </a:stretch>
                    </pic:blipFill>
                    <pic:spPr>
                      <a:xfrm>
                        <a:off x="0" y="0"/>
                        <a:ext cx="5486400" cy="4191000"/>
                      </a:xfrm>
                      <a:prstGeom prst="rect">
                        <a:avLst/>
                      </a:prstGeom>
                    </pic:spPr>
                  </pic:pic>
                </a:graphicData>
              </a:graphic>
            </wp:inline>
          </w:drawing>
        </w:r>
      </w:ins>
    </w:p>
    <w:p w14:paraId="60D852BF" w14:textId="77777777" w:rsidR="007D4094" w:rsidRPr="008A34FA" w:rsidRDefault="003C127A">
      <w:pPr>
        <w:rPr>
          <w:ins w:id="193" w:author="Abbas Rizvi" w:date="2026-06-21T00:00:00Z"/>
          <w:rFonts w:ascii="Aptos Narrow" w:hAnsi="Aptos Narrow"/>
          <w:b/>
          <w:sz w:val="18"/>
        </w:rPr>
      </w:pPr>
      <w:ins w:id="194" w:author="Abbas Rizvi" w:date="2026-06-21T00:00:00Z">
        <w:r w:rsidRPr="008A34FA">
          <w:rPr>
            <w:rFonts w:ascii="Aptos Narrow" w:hAnsi="Aptos Narrow"/>
            <w:b/>
            <w:sz w:val="18"/>
          </w:rPr>
          <w:t>Abbildung: Portal Lite – Startseite / Willkommensseite</w:t>
        </w:r>
      </w:ins>
    </w:p>
    <w:p w14:paraId="65EB62EC" w14:textId="77777777" w:rsidR="007D4094" w:rsidRPr="008A34FA" w:rsidRDefault="003C127A">
      <w:pPr>
        <w:rPr>
          <w:ins w:id="195" w:author="Abbas Rizvi" w:date="2026-06-21T00:00:00Z"/>
          <w:rFonts w:ascii="Aptos Narrow" w:hAnsi="Aptos Narrow"/>
          <w:i/>
          <w:sz w:val="16"/>
        </w:rPr>
      </w:pPr>
      <w:ins w:id="196" w:author="Abbas Rizvi" w:date="2026-06-21T00:00:00Z">
        <w:r w:rsidRPr="008A34FA">
          <w:rPr>
            <w:rFonts w:ascii="Aptos Narrow" w:hAnsi="Aptos Narrow"/>
            <w:i/>
            <w:sz w:val="16"/>
          </w:rPr>
          <w:t>URL an Bord: https://dosto.lite.cms.nomadrail.com/de/index</w:t>
        </w:r>
      </w:ins>
    </w:p>
    <w:p w14:paraId="123EDA0B" w14:textId="77777777" w:rsidR="007D4094" w:rsidRPr="008A34FA" w:rsidRDefault="007D4094">
      <w:pPr>
        <w:rPr>
          <w:ins w:id="197" w:author="Abbas Rizvi" w:date="2026-06-21T00:00:00Z"/>
          <w:rFonts w:ascii="Aptos Narrow" w:hAnsi="Aptos Narrow"/>
        </w:rPr>
      </w:pPr>
    </w:p>
    <w:p w14:paraId="103F9777" w14:textId="77777777" w:rsidR="007D4094" w:rsidRPr="008A34FA" w:rsidRDefault="003C127A">
      <w:pPr>
        <w:rPr>
          <w:ins w:id="198" w:author="Abbas Rizvi" w:date="2026-06-21T00:00:00Z"/>
          <w:rFonts w:ascii="Aptos Narrow" w:hAnsi="Aptos Narrow"/>
        </w:rPr>
      </w:pPr>
      <w:ins w:id="199" w:author="Abbas Rizvi" w:date="2026-06-21T00:00:00Z">
        <w:r w:rsidRPr="008A34FA">
          <w:rPr>
            <w:rFonts w:ascii="Aptos Narrow" w:hAnsi="Aptos Narrow"/>
            <w:noProof/>
          </w:rPr>
          <w:lastRenderedPageBreak/>
          <w:drawing>
            <wp:inline distT="0" distB="0" distL="0" distR="0" wp14:anchorId="773BBC48" wp14:editId="49B30832">
              <wp:extent cx="5486400" cy="5334000"/>
              <wp:effectExtent l="0" t="0" r="0" b="0"/>
              <wp:docPr id="9612" name="PortalLite_02_connecttoweb" descr="Portal Lite Verbindungsseite (Captive Portal) mit Nutzungsbeding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 name="PortalLite_02_connecttoweb" descr="Portal Lite Verbindungsseite (Captive Portal) mit Nutzungsbedingungen"/>
                      <pic:cNvPicPr/>
                    </pic:nvPicPr>
                    <pic:blipFill>
                      <a:blip r:embed="rId23"/>
                      <a:stretch>
                        <a:fillRect/>
                      </a:stretch>
                    </pic:blipFill>
                    <pic:spPr>
                      <a:xfrm>
                        <a:off x="0" y="0"/>
                        <a:ext cx="5486400" cy="5334000"/>
                      </a:xfrm>
                      <a:prstGeom prst="rect">
                        <a:avLst/>
                      </a:prstGeom>
                    </pic:spPr>
                  </pic:pic>
                </a:graphicData>
              </a:graphic>
            </wp:inline>
          </w:drawing>
        </w:r>
      </w:ins>
    </w:p>
    <w:p w14:paraId="72A25DEF" w14:textId="77777777" w:rsidR="007D4094" w:rsidRPr="008A34FA" w:rsidRDefault="003C127A">
      <w:pPr>
        <w:rPr>
          <w:ins w:id="200" w:author="Abbas Rizvi" w:date="2026-06-21T00:00:00Z"/>
          <w:rFonts w:ascii="Aptos Narrow" w:hAnsi="Aptos Narrow"/>
          <w:b/>
          <w:sz w:val="18"/>
        </w:rPr>
      </w:pPr>
      <w:ins w:id="201" w:author="Abbas Rizvi" w:date="2026-06-21T00:00:00Z">
        <w:r w:rsidRPr="008A34FA">
          <w:rPr>
            <w:rFonts w:ascii="Aptos Narrow" w:hAnsi="Aptos Narrow"/>
            <w:b/>
            <w:sz w:val="18"/>
          </w:rPr>
          <w:t>Abbildung: Portal Lite – Verbindungsseite (Captive Portal) mit Nutzungsbedingungen</w:t>
        </w:r>
      </w:ins>
    </w:p>
    <w:p w14:paraId="59FA9262" w14:textId="77777777" w:rsidR="007D4094" w:rsidRPr="00CE3647" w:rsidRDefault="003C127A">
      <w:pPr>
        <w:rPr>
          <w:ins w:id="202" w:author="Abbas Rizvi" w:date="2026-06-21T00:00:00Z"/>
          <w:rFonts w:ascii="Aptos Narrow" w:hAnsi="Aptos Narrow"/>
          <w:i/>
          <w:sz w:val="16"/>
          <w:lang w:val="en-GB"/>
        </w:rPr>
      </w:pPr>
      <w:ins w:id="203" w:author="Abbas Rizvi" w:date="2026-06-21T00:00:00Z">
        <w:r w:rsidRPr="00CE3647">
          <w:rPr>
            <w:rFonts w:ascii="Aptos Narrow" w:hAnsi="Aptos Narrow"/>
            <w:i/>
            <w:sz w:val="16"/>
            <w:lang w:val="en-GB"/>
          </w:rPr>
          <w:t>URL an Bord: https://dosto.lite.cms.nomadrail.com/de/connecttoweb</w:t>
        </w:r>
      </w:ins>
    </w:p>
    <w:p w14:paraId="7CCE9D7A" w14:textId="77777777" w:rsidR="007D4094" w:rsidRPr="00CE3647" w:rsidRDefault="007D4094">
      <w:pPr>
        <w:rPr>
          <w:ins w:id="204" w:author="Abbas Rizvi" w:date="2026-06-21T00:00:00Z"/>
          <w:rFonts w:ascii="Aptos Narrow" w:hAnsi="Aptos Narrow"/>
          <w:lang w:val="en-GB"/>
        </w:rPr>
      </w:pPr>
    </w:p>
    <w:p w14:paraId="1D7C5665" w14:textId="77777777" w:rsidR="007D4094" w:rsidRPr="008A34FA" w:rsidRDefault="003C127A">
      <w:pPr>
        <w:rPr>
          <w:ins w:id="205" w:author="Abbas Rizvi" w:date="2026-06-21T00:00:00Z"/>
          <w:rFonts w:ascii="Aptos Narrow" w:hAnsi="Aptos Narrow"/>
        </w:rPr>
      </w:pPr>
      <w:ins w:id="206" w:author="Abbas Rizvi" w:date="2026-06-21T00:00:00Z">
        <w:r w:rsidRPr="008A34FA">
          <w:rPr>
            <w:rFonts w:ascii="Aptos Narrow" w:hAnsi="Aptos Narrow"/>
            <w:noProof/>
          </w:rPr>
          <w:lastRenderedPageBreak/>
          <w:drawing>
            <wp:inline distT="0" distB="0" distL="0" distR="0" wp14:anchorId="744E51AF" wp14:editId="7BA09983">
              <wp:extent cx="5486400" cy="6096000"/>
              <wp:effectExtent l="0" t="0" r="0" b="0"/>
              <wp:docPr id="9621" name="PortalLite_03_terms" descr="Portal Lite Allgemeine Geschäftsbeding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 name="PortalLite_03_terms" descr="Portal Lite Allgemeine Geschäftsbedingungen"/>
                      <pic:cNvPicPr/>
                    </pic:nvPicPr>
                    <pic:blipFill>
                      <a:blip r:embed="rId24"/>
                      <a:stretch>
                        <a:fillRect/>
                      </a:stretch>
                    </pic:blipFill>
                    <pic:spPr>
                      <a:xfrm>
                        <a:off x="0" y="0"/>
                        <a:ext cx="5486400" cy="6096000"/>
                      </a:xfrm>
                      <a:prstGeom prst="rect">
                        <a:avLst/>
                      </a:prstGeom>
                    </pic:spPr>
                  </pic:pic>
                </a:graphicData>
              </a:graphic>
            </wp:inline>
          </w:drawing>
        </w:r>
      </w:ins>
    </w:p>
    <w:p w14:paraId="460B2AF2" w14:textId="77777777" w:rsidR="007D4094" w:rsidRPr="008A34FA" w:rsidRDefault="003C127A">
      <w:pPr>
        <w:rPr>
          <w:ins w:id="207" w:author="Abbas Rizvi" w:date="2026-06-21T00:00:00Z"/>
          <w:rFonts w:ascii="Aptos Narrow" w:hAnsi="Aptos Narrow"/>
          <w:b/>
          <w:sz w:val="18"/>
        </w:rPr>
      </w:pPr>
      <w:ins w:id="208" w:author="Abbas Rizvi" w:date="2026-06-21T00:00:00Z">
        <w:r w:rsidRPr="008A34FA">
          <w:rPr>
            <w:rFonts w:ascii="Aptos Narrow" w:hAnsi="Aptos Narrow"/>
            <w:b/>
            <w:sz w:val="18"/>
          </w:rPr>
          <w:t>Abbildung: Portal Lite – Allgemeine Geschäftsbedingungen</w:t>
        </w:r>
      </w:ins>
    </w:p>
    <w:p w14:paraId="357B5FFB" w14:textId="77777777" w:rsidR="007D4094" w:rsidRPr="008A34FA" w:rsidRDefault="003C127A">
      <w:pPr>
        <w:rPr>
          <w:ins w:id="209" w:author="Abbas Rizvi" w:date="2026-06-21T00:00:00Z"/>
          <w:rFonts w:ascii="Aptos Narrow" w:hAnsi="Aptos Narrow"/>
          <w:i/>
          <w:sz w:val="16"/>
        </w:rPr>
      </w:pPr>
      <w:ins w:id="210" w:author="Abbas Rizvi" w:date="2026-06-21T00:00:00Z">
        <w:r w:rsidRPr="008A34FA">
          <w:rPr>
            <w:rFonts w:ascii="Aptos Narrow" w:hAnsi="Aptos Narrow"/>
            <w:i/>
            <w:sz w:val="16"/>
          </w:rPr>
          <w:t>URL an Bord: https://dosto.lite.cms.nomadrail.com/de/terms</w:t>
        </w:r>
      </w:ins>
    </w:p>
    <w:p w14:paraId="591DE065" w14:textId="77777777" w:rsidR="007D4094" w:rsidRPr="008A34FA" w:rsidRDefault="007D4094">
      <w:pPr>
        <w:rPr>
          <w:ins w:id="211" w:author="Abbas Rizvi" w:date="2026-06-21T00:00:00Z"/>
          <w:rFonts w:ascii="Aptos Narrow" w:hAnsi="Aptos Narrow"/>
        </w:rPr>
      </w:pPr>
    </w:p>
    <w:p w14:paraId="6A367614" w14:textId="77777777" w:rsidR="007D4094" w:rsidRPr="008A34FA" w:rsidRDefault="003C127A">
      <w:pPr>
        <w:rPr>
          <w:ins w:id="212" w:author="Abbas Rizvi" w:date="2026-06-21T00:00:00Z"/>
          <w:rFonts w:ascii="Aptos Narrow" w:hAnsi="Aptos Narrow"/>
        </w:rPr>
      </w:pPr>
      <w:ins w:id="213" w:author="Abbas Rizvi" w:date="2026-06-21T00:00:00Z">
        <w:r w:rsidRPr="008A34FA">
          <w:rPr>
            <w:rFonts w:ascii="Aptos Narrow" w:hAnsi="Aptos Narrow"/>
            <w:noProof/>
          </w:rPr>
          <w:lastRenderedPageBreak/>
          <w:drawing>
            <wp:inline distT="0" distB="0" distL="0" distR="0" wp14:anchorId="5B2E2901" wp14:editId="14E7F34B">
              <wp:extent cx="5486400" cy="6096000"/>
              <wp:effectExtent l="0" t="0" r="0" b="0"/>
              <wp:docPr id="9630" name="PortalLite_04_wifisuccess" descr="Portal Lite Bestätigung „Verbindung erfolgr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 name="PortalLite_04_wifisuccess" descr="Portal Lite Bestätigung „Verbindung erfolgreich“"/>
                      <pic:cNvPicPr/>
                    </pic:nvPicPr>
                    <pic:blipFill>
                      <a:blip r:embed="rId25"/>
                      <a:stretch>
                        <a:fillRect/>
                      </a:stretch>
                    </pic:blipFill>
                    <pic:spPr>
                      <a:xfrm>
                        <a:off x="0" y="0"/>
                        <a:ext cx="5486400" cy="6096000"/>
                      </a:xfrm>
                      <a:prstGeom prst="rect">
                        <a:avLst/>
                      </a:prstGeom>
                    </pic:spPr>
                  </pic:pic>
                </a:graphicData>
              </a:graphic>
            </wp:inline>
          </w:drawing>
        </w:r>
      </w:ins>
    </w:p>
    <w:p w14:paraId="465CD2FA" w14:textId="77777777" w:rsidR="007D4094" w:rsidRPr="008A34FA" w:rsidRDefault="003C127A">
      <w:pPr>
        <w:rPr>
          <w:ins w:id="214" w:author="Abbas Rizvi" w:date="2026-06-21T00:00:00Z"/>
          <w:rFonts w:ascii="Aptos Narrow" w:hAnsi="Aptos Narrow"/>
          <w:b/>
          <w:sz w:val="18"/>
        </w:rPr>
      </w:pPr>
      <w:ins w:id="215" w:author="Abbas Rizvi" w:date="2026-06-21T00:00:00Z">
        <w:r w:rsidRPr="008A34FA">
          <w:rPr>
            <w:rFonts w:ascii="Aptos Narrow" w:hAnsi="Aptos Narrow"/>
            <w:b/>
            <w:sz w:val="18"/>
          </w:rPr>
          <w:t>Abbildung: Portal Lite – Bestätigung „Verbindung erfolgreich“</w:t>
        </w:r>
      </w:ins>
    </w:p>
    <w:p w14:paraId="7216A85E" w14:textId="77777777" w:rsidR="007D4094" w:rsidRPr="00CE3647" w:rsidRDefault="003C127A">
      <w:pPr>
        <w:rPr>
          <w:ins w:id="216" w:author="Abbas Rizvi" w:date="2026-06-21T00:00:00Z"/>
          <w:rFonts w:ascii="Aptos Narrow" w:hAnsi="Aptos Narrow"/>
          <w:i/>
          <w:sz w:val="16"/>
          <w:lang w:val="en-GB"/>
        </w:rPr>
      </w:pPr>
      <w:ins w:id="217" w:author="Abbas Rizvi" w:date="2026-06-21T00:00:00Z">
        <w:r w:rsidRPr="00CE3647">
          <w:rPr>
            <w:rFonts w:ascii="Aptos Narrow" w:hAnsi="Aptos Narrow"/>
            <w:i/>
            <w:sz w:val="16"/>
            <w:lang w:val="en-GB"/>
          </w:rPr>
          <w:t>URL an Bord: https://dosto.lite.cms.nomadrail.com/de/wifisuccess</w:t>
        </w:r>
      </w:ins>
    </w:p>
    <w:p w14:paraId="6A461F66" w14:textId="77777777" w:rsidR="007D4094" w:rsidRPr="00CE3647" w:rsidRDefault="007D4094">
      <w:pPr>
        <w:rPr>
          <w:ins w:id="218" w:author="Abbas Rizvi" w:date="2026-06-21T00:00:00Z"/>
          <w:rFonts w:ascii="Aptos Narrow" w:hAnsi="Aptos Narrow"/>
          <w:lang w:val="en-GB"/>
        </w:rPr>
      </w:pPr>
    </w:p>
    <w:p w14:paraId="1F2F72A2" w14:textId="77777777" w:rsidR="007D4094" w:rsidRPr="008A34FA" w:rsidRDefault="003C127A">
      <w:pPr>
        <w:rPr>
          <w:ins w:id="219" w:author="Abbas Rizvi" w:date="2026-06-21T00:00:00Z"/>
          <w:rFonts w:ascii="Aptos Narrow" w:hAnsi="Aptos Narrow"/>
        </w:rPr>
      </w:pPr>
      <w:ins w:id="220" w:author="Abbas Rizvi" w:date="2026-06-21T00:00:00Z">
        <w:r w:rsidRPr="008A34FA">
          <w:rPr>
            <w:rFonts w:ascii="Aptos Narrow" w:hAnsi="Aptos Narrow"/>
            <w:noProof/>
          </w:rPr>
          <w:lastRenderedPageBreak/>
          <w:drawing>
            <wp:inline distT="0" distB="0" distL="0" distR="0" wp14:anchorId="216D3540" wp14:editId="75A0AA25">
              <wp:extent cx="5486400" cy="6096000"/>
              <wp:effectExtent l="0" t="0" r="0" b="0"/>
              <wp:docPr id="9639" name="PortalLite_05_imprint" descr="Portal Lite Impressum / Datenschutzinformation (Art. 13 DSG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 name="PortalLite_05_imprint" descr="Portal Lite Impressum / Datenschutzinformation (Art. 13 DSGVO)"/>
                      <pic:cNvPicPr/>
                    </pic:nvPicPr>
                    <pic:blipFill>
                      <a:blip r:embed="rId26"/>
                      <a:stretch>
                        <a:fillRect/>
                      </a:stretch>
                    </pic:blipFill>
                    <pic:spPr>
                      <a:xfrm>
                        <a:off x="0" y="0"/>
                        <a:ext cx="5486400" cy="6096000"/>
                      </a:xfrm>
                      <a:prstGeom prst="rect">
                        <a:avLst/>
                      </a:prstGeom>
                    </pic:spPr>
                  </pic:pic>
                </a:graphicData>
              </a:graphic>
            </wp:inline>
          </w:drawing>
        </w:r>
      </w:ins>
    </w:p>
    <w:p w14:paraId="7A4D7DE0" w14:textId="77777777" w:rsidR="007D4094" w:rsidRPr="008A34FA" w:rsidRDefault="003C127A">
      <w:pPr>
        <w:rPr>
          <w:ins w:id="221" w:author="Abbas Rizvi" w:date="2026-06-21T00:00:00Z"/>
          <w:rFonts w:ascii="Aptos Narrow" w:hAnsi="Aptos Narrow"/>
          <w:b/>
          <w:sz w:val="18"/>
        </w:rPr>
      </w:pPr>
      <w:ins w:id="222" w:author="Abbas Rizvi" w:date="2026-06-21T00:00:00Z">
        <w:r w:rsidRPr="008A34FA">
          <w:rPr>
            <w:rFonts w:ascii="Aptos Narrow" w:hAnsi="Aptos Narrow"/>
            <w:b/>
            <w:sz w:val="18"/>
          </w:rPr>
          <w:t>Abbildung: Portal Lite – Impressum / Datenschutzinformation (Art. 13 DSGVO)</w:t>
        </w:r>
      </w:ins>
    </w:p>
    <w:p w14:paraId="09E2F017" w14:textId="77777777" w:rsidR="007D4094" w:rsidRPr="001A1558" w:rsidRDefault="003C127A">
      <w:pPr>
        <w:rPr>
          <w:ins w:id="223" w:author="Abbas Rizvi" w:date="2026-06-21T00:00:00Z"/>
          <w:rFonts w:ascii="Aptos Narrow" w:hAnsi="Aptos Narrow"/>
          <w:i/>
          <w:sz w:val="16"/>
          <w:lang w:val="en-GB"/>
        </w:rPr>
      </w:pPr>
      <w:ins w:id="224" w:author="Abbas Rizvi" w:date="2026-06-21T00:00:00Z">
        <w:r w:rsidRPr="001A1558">
          <w:rPr>
            <w:rFonts w:ascii="Aptos Narrow" w:hAnsi="Aptos Narrow"/>
            <w:i/>
            <w:sz w:val="16"/>
            <w:lang w:val="en-GB"/>
          </w:rPr>
          <w:t>URL an Bord: https://dosto.lite.cms.nomadrail.com/de/imprint</w:t>
        </w:r>
      </w:ins>
    </w:p>
    <w:p w14:paraId="6221639E" w14:textId="77777777" w:rsidR="007D4094" w:rsidRPr="001A1558" w:rsidRDefault="007D4094">
      <w:pPr>
        <w:rPr>
          <w:ins w:id="225" w:author="Abbas Rizvi" w:date="2026-06-21T00:00:00Z"/>
          <w:rFonts w:ascii="Aptos Narrow" w:hAnsi="Aptos Narrow"/>
          <w:lang w:val="en-GB"/>
        </w:rPr>
      </w:pPr>
    </w:p>
    <w:p w14:paraId="013D9713" w14:textId="2FC554E5" w:rsidR="3DB107AF" w:rsidRPr="001A1558" w:rsidRDefault="3DB107AF" w:rsidP="6422C14E">
      <w:pPr>
        <w:spacing w:before="0" w:after="0"/>
        <w:rPr>
          <w:rFonts w:ascii="Aptos Narrow" w:hAnsi="Aptos Narrow"/>
          <w:lang w:val="en-GB"/>
        </w:rPr>
      </w:pPr>
      <w:commentRangeStart w:id="226"/>
      <w:commentRangeStart w:id="227"/>
      <w:del w:id="228" w:author="Milutinovic Nenad (PV)" w:date="2026-06-09T11:07:00Z" w16du:dateUtc="2026-06-09T09:07:00Z">
        <w:r w:rsidRPr="008A34FA">
          <w:rPr>
            <w:rFonts w:ascii="Aptos Narrow" w:hAnsi="Aptos Narrow"/>
            <w:noProof/>
          </w:rPr>
          <w:lastRenderedPageBreak/>
          <w:drawing>
            <wp:inline distT="0" distB="0" distL="0" distR="0" wp14:anchorId="3233A718" wp14:editId="4056A3CB">
              <wp:extent cx="5934075" cy="3086100"/>
              <wp:effectExtent l="0" t="0" r="0" b="0"/>
              <wp:docPr id="16791657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65746" name="Picture 1679165746"/>
                      <pic:cNvPicPr/>
                    </pic:nvPicPr>
                    <pic:blipFill>
                      <a:blip r:embed="rId27">
                        <a:extLst>
                          <a:ext uri="{28A0092B-C50C-407E-A947-70E740481C1C}">
                            <a14:useLocalDpi xmlns:a14="http://schemas.microsoft.com/office/drawing/2010/main"/>
                          </a:ext>
                        </a:extLst>
                      </a:blip>
                      <a:stretch>
                        <a:fillRect/>
                      </a:stretch>
                    </pic:blipFill>
                    <pic:spPr>
                      <a:xfrm>
                        <a:off x="0" y="0"/>
                        <a:ext cx="5934075" cy="3086100"/>
                      </a:xfrm>
                      <a:prstGeom prst="rect">
                        <a:avLst/>
                      </a:prstGeom>
                    </pic:spPr>
                  </pic:pic>
                </a:graphicData>
              </a:graphic>
            </wp:inline>
          </w:drawing>
        </w:r>
      </w:del>
      <w:commentRangeEnd w:id="226"/>
      <w:r w:rsidR="008A34FA" w:rsidRPr="001A1558">
        <w:rPr>
          <w:rStyle w:val="CommentReference"/>
          <w:rFonts w:ascii="Aptos Narrow" w:hAnsi="Aptos Narrow"/>
          <w:sz w:val="22"/>
          <w:szCs w:val="20"/>
          <w:lang w:val="en-GB"/>
        </w:rPr>
        <w:commentReference w:id="226"/>
      </w:r>
      <w:commentRangeEnd w:id="227"/>
      <w:r w:rsidR="00AA138E" w:rsidRPr="001A1558">
        <w:rPr>
          <w:rStyle w:val="CommentReference"/>
          <w:rFonts w:ascii="Aptos Narrow" w:hAnsi="Aptos Narrow"/>
          <w:sz w:val="22"/>
          <w:szCs w:val="20"/>
          <w:lang w:val="en-GB"/>
        </w:rPr>
        <w:commentReference w:id="227"/>
      </w:r>
    </w:p>
    <w:p w14:paraId="32D95E03" w14:textId="77777777" w:rsidR="3EA68B4E" w:rsidRPr="008A34FA" w:rsidRDefault="3EA68B4E" w:rsidP="6422C14E">
      <w:pPr>
        <w:spacing w:before="0" w:after="0"/>
        <w:rPr>
          <w:rFonts w:ascii="Aptos Narrow" w:hAnsi="Aptos Narrow"/>
        </w:rPr>
      </w:pPr>
      <w:commentRangeStart w:id="229"/>
      <w:commentRangeStart w:id="230"/>
      <w:r w:rsidRPr="008A34FA">
        <w:rPr>
          <w:rFonts w:ascii="Aptos Narrow" w:hAnsi="Aptos Narrow"/>
          <w:noProof/>
        </w:rPr>
        <w:drawing>
          <wp:inline distT="0" distB="0" distL="0" distR="0" wp14:anchorId="0DF7EFB8" wp14:editId="322FAE0C">
            <wp:extent cx="5934075" cy="3105150"/>
            <wp:effectExtent l="0" t="0" r="0" b="0"/>
            <wp:docPr id="176053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3077" name="Picture 176053077"/>
                    <pic:cNvPicPr/>
                  </pic:nvPicPr>
                  <pic:blipFill>
                    <a:blip r:embed="rId28">
                      <a:extLst>
                        <a:ext uri="{28A0092B-C50C-407E-A947-70E740481C1C}">
                          <a14:useLocalDpi xmlns:a14="http://schemas.microsoft.com/office/drawing/2010/main"/>
                        </a:ext>
                      </a:extLst>
                    </a:blip>
                    <a:stretch>
                      <a:fillRect/>
                    </a:stretch>
                  </pic:blipFill>
                  <pic:spPr>
                    <a:xfrm>
                      <a:off x="0" y="0"/>
                      <a:ext cx="5934075" cy="3105150"/>
                    </a:xfrm>
                    <a:prstGeom prst="rect">
                      <a:avLst/>
                    </a:prstGeom>
                  </pic:spPr>
                </pic:pic>
              </a:graphicData>
            </a:graphic>
          </wp:inline>
        </w:drawing>
      </w:r>
      <w:commentRangeEnd w:id="229"/>
      <w:r w:rsidR="008A34FA" w:rsidRPr="008A34FA">
        <w:rPr>
          <w:rStyle w:val="CommentReference"/>
          <w:rFonts w:ascii="Aptos Narrow" w:hAnsi="Aptos Narrow"/>
          <w:sz w:val="22"/>
          <w:szCs w:val="20"/>
        </w:rPr>
        <w:commentReference w:id="229"/>
      </w:r>
      <w:commentRangeEnd w:id="230"/>
      <w:r w:rsidR="00AA138E" w:rsidRPr="008A34FA">
        <w:rPr>
          <w:rStyle w:val="CommentReference"/>
          <w:rFonts w:ascii="Aptos Narrow" w:hAnsi="Aptos Narrow"/>
          <w:sz w:val="22"/>
          <w:szCs w:val="20"/>
        </w:rPr>
        <w:commentReference w:id="230"/>
      </w:r>
    </w:p>
    <w:p w14:paraId="57F87613" w14:textId="77777777" w:rsidR="00C243E0" w:rsidRPr="008A34FA" w:rsidRDefault="00C243E0" w:rsidP="00C243E0">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Abbildung: Nomad-Designvorlagen (Beispiel)</w:t>
      </w:r>
      <w:r w:rsidRPr="008A34FA">
        <w:rPr>
          <w:rFonts w:ascii="Aptos Narrow" w:eastAsia="Times New Roman" w:hAnsi="Aptos Narrow" w:cs="Calibri"/>
          <w:szCs w:val="22"/>
          <w:lang w:eastAsia="en-GB"/>
        </w:rPr>
        <w:t> </w:t>
      </w:r>
    </w:p>
    <w:p w14:paraId="68659CB2" w14:textId="77777777" w:rsidR="00871D17" w:rsidRDefault="00871D17">
      <w:pPr>
        <w:rPr>
          <w:rFonts w:ascii="Aptos Narrow" w:hAnsi="Aptos Narrow" w:cs="Times New Roman"/>
          <w:caps/>
          <w:color w:val="000000"/>
          <w:spacing w:val="15"/>
          <w:szCs w:val="22"/>
          <w:lang w:val="de-DE" w:eastAsia="ja-JP"/>
        </w:rPr>
      </w:pPr>
      <w:r>
        <w:rPr>
          <w:rFonts w:ascii="Aptos Narrow" w:hAnsi="Aptos Narrow"/>
        </w:rPr>
        <w:br w:type="page"/>
      </w:r>
    </w:p>
    <w:p w14:paraId="71D6AC33" w14:textId="0974FEF4" w:rsidR="0036318C" w:rsidRPr="008A34FA" w:rsidRDefault="00D45FC0">
      <w:pPr>
        <w:pStyle w:val="Heading2"/>
        <w:rPr>
          <w:rFonts w:ascii="Aptos Narrow" w:hAnsi="Aptos Narrow"/>
        </w:rPr>
      </w:pPr>
      <w:bookmarkStart w:id="231" w:name="_Toc234949584"/>
      <w:r w:rsidRPr="008A34FA">
        <w:rPr>
          <w:rFonts w:ascii="Aptos Narrow" w:hAnsi="Aptos Narrow"/>
        </w:rPr>
        <w:lastRenderedPageBreak/>
        <w:t>Auto-Login (Captive Portal)</w:t>
      </w:r>
      <w:bookmarkEnd w:id="231"/>
    </w:p>
    <w:p w14:paraId="53991B42" w14:textId="77777777" w:rsidR="0036318C" w:rsidRPr="008A34FA" w:rsidRDefault="00D45FC0">
      <w:pPr>
        <w:rPr>
          <w:rFonts w:ascii="Aptos Narrow" w:hAnsi="Aptos Narrow"/>
        </w:rPr>
      </w:pPr>
      <w:r w:rsidRPr="008A34FA">
        <w:rPr>
          <w:rFonts w:ascii="Aptos Narrow" w:hAnsi="Aptos Narrow"/>
        </w:rPr>
        <w:t>Das Captive Portal erlaubt eine automatische Wiederanmeldung von Endgeräten innerhalb eines konfigurierbaren Zeitfensters nach der ersten erfolgreichen Anmeldung – flottenweit über alle Dosto-Neu-Züge hinweg. Dies steigert den Komfort für Pendler und Stammfahrgäste, ohne dass die Datenschutzanforderungen verletzt werden.</w:t>
      </w:r>
    </w:p>
    <w:p w14:paraId="33B7A132" w14:textId="77777777" w:rsidR="0036318C" w:rsidRPr="008A34FA" w:rsidRDefault="00D45FC0">
      <w:pPr>
        <w:pStyle w:val="Heading3"/>
        <w:rPr>
          <w:rFonts w:ascii="Aptos Narrow" w:hAnsi="Aptos Narrow"/>
        </w:rPr>
      </w:pPr>
      <w:bookmarkStart w:id="232" w:name="_Toc234949585"/>
      <w:r w:rsidRPr="008A34FA">
        <w:rPr>
          <w:rFonts w:ascii="Aptos Narrow" w:hAnsi="Aptos Narrow"/>
        </w:rPr>
        <w:t>Funktionsweise</w:t>
      </w:r>
      <w:bookmarkEnd w:id="232"/>
    </w:p>
    <w:p w14:paraId="26AFDC6C" w14:textId="77777777" w:rsidR="0036318C" w:rsidRPr="008A34FA" w:rsidRDefault="00D45FC0">
      <w:pPr>
        <w:rPr>
          <w:rFonts w:ascii="Aptos Narrow" w:hAnsi="Aptos Narrow"/>
        </w:rPr>
      </w:pPr>
      <w:r w:rsidRPr="008A34FA">
        <w:rPr>
          <w:rFonts w:ascii="Aptos Narrow" w:hAnsi="Aptos Narrow"/>
        </w:rPr>
        <w:t>Nach einer ersten erfolgreichen Anmeldung am Captive Portal wird eine Einweg-Hash-Repräsentation (SHA-256) der MAC-Adresse des Endgerätes über eine kleine API im Customer Data Centre (CDC) abgelegt. Verbindet sich dasselbe Endgerät später erneut – sei es im gleichen Zug oder in einem anderen Zug der Flotte – fragt die CCU die API ab und prüft, ob der entsprechende MAC-Hash innerhalb des konfigurierten Zeitfensters bereits eine erfolgreiche Sitzung hatte. Wenn ja, wird automatisch eine Internet-Sitzung mit derselben Service-Klasse wie bei der Erstanmeldung eröffnet.</w:t>
      </w:r>
    </w:p>
    <w:p w14:paraId="43A7EC3B" w14:textId="77777777" w:rsidR="0036318C" w:rsidRPr="008A34FA" w:rsidRDefault="00D45FC0">
      <w:pPr>
        <w:pStyle w:val="Heading3"/>
        <w:rPr>
          <w:rFonts w:ascii="Aptos Narrow" w:hAnsi="Aptos Narrow"/>
        </w:rPr>
      </w:pPr>
      <w:bookmarkStart w:id="233" w:name="_Toc234949586"/>
      <w:r w:rsidRPr="008A34FA">
        <w:rPr>
          <w:rFonts w:ascii="Aptos Narrow" w:hAnsi="Aptos Narrow"/>
        </w:rPr>
        <w:t>Datenschutz (DSGVO)</w:t>
      </w:r>
      <w:bookmarkEnd w:id="233"/>
    </w:p>
    <w:p w14:paraId="1C1E7AD6" w14:textId="77777777" w:rsidR="0036318C" w:rsidRPr="008A34FA" w:rsidRDefault="00D45FC0">
      <w:pPr>
        <w:rPr>
          <w:rFonts w:ascii="Aptos Narrow" w:hAnsi="Aptos Narrow"/>
        </w:rPr>
      </w:pPr>
      <w:r w:rsidRPr="008A34FA">
        <w:rPr>
          <w:rFonts w:ascii="Aptos Narrow" w:hAnsi="Aptos Narrow"/>
        </w:rPr>
        <w:t>Da die MAC-Adresse mittels eines kryptographisch sicheren, nicht umkehrbaren SHA-256-Hashs gespeichert wird, lassen sich einzelne Nutzer nicht aus den hinterlegten Daten identifizieren. Diese Daten gelten unter der EU-Datenschutz-Grundverordnung (DSGVO) als anonymisierte Daten und sind damit nicht personenbezogen im Sinne der Verordnung.</w:t>
      </w:r>
    </w:p>
    <w:p w14:paraId="585B30B1" w14:textId="77777777" w:rsidR="0036318C" w:rsidRPr="008A34FA" w:rsidRDefault="00D45FC0">
      <w:pPr>
        <w:pStyle w:val="Heading3"/>
        <w:rPr>
          <w:rFonts w:ascii="Aptos Narrow" w:hAnsi="Aptos Narrow"/>
        </w:rPr>
      </w:pPr>
      <w:bookmarkStart w:id="234" w:name="_Toc234949587"/>
      <w:r w:rsidRPr="008A34FA">
        <w:rPr>
          <w:rFonts w:ascii="Aptos Narrow" w:hAnsi="Aptos Narrow"/>
        </w:rPr>
        <w:t>Konfigurierbare Parameter</w:t>
      </w:r>
      <w:bookmarkEnd w:id="234"/>
    </w:p>
    <w:p w14:paraId="3D67E50C" w14:textId="77777777" w:rsidR="0036318C" w:rsidRPr="008A34FA" w:rsidRDefault="00D45FC0">
      <w:pPr>
        <w:rPr>
          <w:rFonts w:ascii="Aptos Narrow" w:hAnsi="Aptos Narrow"/>
        </w:rPr>
      </w:pPr>
      <w:r w:rsidRPr="008A34FA">
        <w:rPr>
          <w:rFonts w:ascii="Aptos Narrow" w:hAnsi="Aptos Narrow"/>
        </w:rPr>
        <w:t>Folgende Parameter können je Flotte angepasst werden:</w:t>
      </w:r>
    </w:p>
    <w:p w14:paraId="55CAC2AB"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Auto-Login-Zeitfenster (Standardwert: 24 Stunden; einstellbar zwischen 1 Stunde und 30 Tagen).</w:t>
      </w:r>
    </w:p>
    <w:p w14:paraId="5E9AF4A2"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Aktivierung/Deaktivierung der Funktion je VLAN (z. B. nur 1.-Klasse-Netzwerk, oder flottenweit für alle Passagiernetze).</w:t>
      </w:r>
    </w:p>
    <w:p w14:paraId="79A7D4DF" w14:textId="77777777" w:rsidR="0036318C" w:rsidRPr="008A34FA" w:rsidRDefault="00D45FC0">
      <w:pPr>
        <w:pStyle w:val="ListParagraph"/>
        <w:numPr>
          <w:ilvl w:val="0"/>
          <w:numId w:val="1"/>
        </w:numPr>
        <w:rPr>
          <w:rFonts w:ascii="Aptos Narrow" w:hAnsi="Aptos Narrow"/>
        </w:rPr>
      </w:pPr>
      <w:r w:rsidRPr="008A34FA">
        <w:rPr>
          <w:rFonts w:ascii="Aptos Narrow" w:hAnsi="Aptos Narrow"/>
        </w:rPr>
        <w:t>Service-Klasse, die bei Auto-Login eröffnet wird (gespiegelt zur Erstsitzung).</w:t>
      </w:r>
    </w:p>
    <w:p w14:paraId="369E700A" w14:textId="77777777" w:rsidR="0036318C" w:rsidRPr="008A34FA" w:rsidRDefault="00D45FC0">
      <w:pPr>
        <w:pStyle w:val="Heading3"/>
        <w:rPr>
          <w:rFonts w:ascii="Aptos Narrow" w:hAnsi="Aptos Narrow"/>
        </w:rPr>
      </w:pPr>
      <w:bookmarkStart w:id="235" w:name="_Toc234949588"/>
      <w:r w:rsidRPr="008A34FA">
        <w:rPr>
          <w:rFonts w:ascii="Aptos Narrow" w:hAnsi="Aptos Narrow"/>
        </w:rPr>
        <w:t>Abgrenzung: Auto-Login bei Failover</w:t>
      </w:r>
      <w:bookmarkEnd w:id="235"/>
    </w:p>
    <w:p w14:paraId="773D0160" w14:textId="77777777" w:rsidR="0036318C" w:rsidRPr="008A34FA" w:rsidRDefault="00D45FC0">
      <w:pPr>
        <w:rPr>
          <w:rFonts w:ascii="Aptos Narrow" w:hAnsi="Aptos Narrow"/>
        </w:rPr>
      </w:pPr>
      <w:r w:rsidRPr="008A34FA">
        <w:rPr>
          <w:rFonts w:ascii="Aptos Narrow" w:hAnsi="Aptos Narrow"/>
        </w:rPr>
        <w:t>Da Dosto Neu mit einer einzigen CCU pro Garnitur ausgeliefert wird, ist der bei Mehr-CCU-Architekturen dokumentierte Failover-Fall (Übergabe der Auto-Login-Funktion zwischen mehreren CCUs in einer Garnitur) nicht relevant. Die Auto-Login-Logik bleibt jedoch über mehrere Züge der Flotte hinweg konsistent, da die zugrunde liegende API im zentralen CDC betrieben wird.</w:t>
      </w:r>
    </w:p>
    <w:p w14:paraId="7A6AC698" w14:textId="77777777" w:rsidR="004936C5" w:rsidRPr="008A34FA" w:rsidRDefault="00C243E0" w:rsidP="0071380A">
      <w:pPr>
        <w:pStyle w:val="Heading2"/>
        <w:rPr>
          <w:rFonts w:ascii="Aptos Narrow" w:hAnsi="Aptos Narrow"/>
        </w:rPr>
      </w:pPr>
      <w:r w:rsidRPr="008A34FA">
        <w:rPr>
          <w:rFonts w:ascii="Aptos Narrow" w:hAnsi="Aptos Narrow"/>
        </w:rPr>
        <w:t> </w:t>
      </w:r>
      <w:bookmarkStart w:id="236" w:name="_Toc234949589"/>
      <w:commentRangeStart w:id="237"/>
      <w:commentRangeStart w:id="238"/>
      <w:r w:rsidRPr="008A34FA">
        <w:rPr>
          <w:rFonts w:ascii="Aptos Narrow" w:hAnsi="Aptos Narrow"/>
        </w:rPr>
        <w:t xml:space="preserve">Monitoring </w:t>
      </w:r>
      <w:commentRangeEnd w:id="237"/>
      <w:r w:rsidR="008A34FA" w:rsidRPr="008A34FA">
        <w:rPr>
          <w:rStyle w:val="CommentReference"/>
          <w:rFonts w:ascii="Aptos Narrow" w:hAnsi="Aptos Narrow"/>
          <w:sz w:val="22"/>
          <w:szCs w:val="22"/>
        </w:rPr>
        <w:commentReference w:id="237"/>
      </w:r>
      <w:commentRangeEnd w:id="238"/>
      <w:r w:rsidRPr="008A34FA">
        <w:rPr>
          <w:rStyle w:val="CommentReference"/>
          <w:rFonts w:ascii="Aptos Narrow" w:hAnsi="Aptos Narrow"/>
          <w:sz w:val="22"/>
          <w:szCs w:val="22"/>
        </w:rPr>
        <w:commentReference w:id="238"/>
      </w:r>
      <w:r w:rsidRPr="008A34FA">
        <w:rPr>
          <w:rFonts w:ascii="Aptos Narrow" w:hAnsi="Aptos Narrow"/>
        </w:rPr>
        <w:t>- NMS</w:t>
      </w:r>
      <w:bookmarkEnd w:id="236"/>
      <w:r w:rsidRPr="008A34FA">
        <w:rPr>
          <w:rFonts w:ascii="Aptos Narrow" w:hAnsi="Aptos Narrow"/>
        </w:rPr>
        <w:t>  </w:t>
      </w:r>
    </w:p>
    <w:p w14:paraId="6D51A5D5" w14:textId="77777777" w:rsidR="004936C5" w:rsidRPr="008A34FA" w:rsidRDefault="004936C5" w:rsidP="004936C5">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val="en-GB" w:eastAsia="en-GB"/>
        </w:rPr>
        <w:t> </w:t>
      </w:r>
    </w:p>
    <w:p w14:paraId="7053DCE1" w14:textId="4CD3AC3E" w:rsidR="004936C5" w:rsidRPr="008A34FA" w:rsidRDefault="004936C5" w:rsidP="004936C5">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Das Network Management System (NMS) ist ein </w:t>
      </w:r>
      <w:del w:id="239" w:author="Andrey Fomin" w:date="2026-07-03T12:23:00Z" w16du:dateUtc="2026-07-03T10:23:00Z">
        <w:r w:rsidRPr="008A34FA" w:rsidDel="001623F1">
          <w:rPr>
            <w:rFonts w:ascii="Aptos Narrow" w:eastAsia="Times New Roman" w:hAnsi="Aptos Narrow" w:cs="Calibri"/>
            <w:szCs w:val="22"/>
            <w:lang w:eastAsia="en-GB"/>
          </w:rPr>
          <w:delText>Network Monitoring. </w:delText>
        </w:r>
      </w:del>
      <w:ins w:id="240" w:author="Andrey Fomin" w:date="2026-07-03T12:22:00Z" w16du:dateUtc="2026-07-03T10:22:00Z">
        <w:r w:rsidR="001623F1" w:rsidRPr="001623F1">
          <w:rPr>
            <w:rFonts w:ascii="Aptos Narrow" w:eastAsia="Times New Roman" w:hAnsi="Aptos Narrow" w:cs="Calibri"/>
            <w:szCs w:val="22"/>
            <w:lang w:eastAsia="en-GB"/>
          </w:rPr>
          <w:t>Nomad-eigene Softwaresystem zur Erfassung und Monitoring einzelner Züge sowie der gesamten Flotte.</w:t>
        </w:r>
      </w:ins>
    </w:p>
    <w:p w14:paraId="5C4D915B" w14:textId="77777777" w:rsidR="004936C5" w:rsidRPr="008A34FA" w:rsidRDefault="004936C5" w:rsidP="004936C5">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 Es besteht aus 4 Grundbausteinen: </w:t>
      </w:r>
    </w:p>
    <w:p w14:paraId="26CE465F" w14:textId="77777777" w:rsidR="0071380A" w:rsidRPr="008A34FA" w:rsidRDefault="0071380A" w:rsidP="004936C5">
      <w:pPr>
        <w:spacing w:before="0" w:after="0"/>
        <w:textAlignment w:val="baseline"/>
        <w:rPr>
          <w:rFonts w:ascii="Aptos Narrow" w:eastAsia="Times New Roman" w:hAnsi="Aptos Narrow" w:cs="Calibri"/>
          <w:szCs w:val="22"/>
          <w:lang w:val="en-GB" w:eastAsia="en-GB"/>
        </w:rPr>
      </w:pPr>
    </w:p>
    <w:p w14:paraId="526E7D15" w14:textId="77777777" w:rsidR="004936C5" w:rsidRPr="008A34FA" w:rsidRDefault="004936C5">
      <w:pPr>
        <w:numPr>
          <w:ilvl w:val="0"/>
          <w:numId w:val="20"/>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Echtzeit-Flottenstatus</w:t>
      </w:r>
      <w:r w:rsidRPr="008A34FA">
        <w:rPr>
          <w:rFonts w:ascii="Aptos Narrow" w:eastAsia="Times New Roman" w:hAnsi="Aptos Narrow" w:cs="Calibri"/>
          <w:szCs w:val="22"/>
          <w:lang w:val="en-GB" w:eastAsia="en-GB"/>
        </w:rPr>
        <w:t> </w:t>
      </w:r>
    </w:p>
    <w:p w14:paraId="73C16EE9" w14:textId="77777777" w:rsidR="004936C5" w:rsidRPr="008A34FA" w:rsidRDefault="004936C5">
      <w:pPr>
        <w:numPr>
          <w:ilvl w:val="0"/>
          <w:numId w:val="21"/>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Zug-Standort</w:t>
      </w:r>
      <w:r w:rsidRPr="008A34FA">
        <w:rPr>
          <w:rFonts w:ascii="Aptos Narrow" w:eastAsia="Times New Roman" w:hAnsi="Aptos Narrow" w:cs="Calibri"/>
          <w:szCs w:val="22"/>
          <w:lang w:val="en-GB" w:eastAsia="en-GB"/>
        </w:rPr>
        <w:t> </w:t>
      </w:r>
    </w:p>
    <w:p w14:paraId="5EC8CA24" w14:textId="77777777" w:rsidR="004936C5" w:rsidRPr="008A34FA" w:rsidRDefault="004936C5">
      <w:pPr>
        <w:numPr>
          <w:ilvl w:val="0"/>
          <w:numId w:val="22"/>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Störungsmanagement</w:t>
      </w:r>
      <w:r w:rsidRPr="008A34FA">
        <w:rPr>
          <w:rFonts w:ascii="Aptos Narrow" w:eastAsia="Times New Roman" w:hAnsi="Aptos Narrow" w:cs="Calibri"/>
          <w:szCs w:val="22"/>
          <w:lang w:val="en-GB" w:eastAsia="en-GB"/>
        </w:rPr>
        <w:t> </w:t>
      </w:r>
    </w:p>
    <w:p w14:paraId="57FFBDB0" w14:textId="77777777" w:rsidR="004936C5" w:rsidRPr="008A34FA" w:rsidRDefault="004936C5">
      <w:pPr>
        <w:numPr>
          <w:ilvl w:val="0"/>
          <w:numId w:val="23"/>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Reporting von Anwenderaktivitäten</w:t>
      </w:r>
      <w:r w:rsidRPr="008A34FA">
        <w:rPr>
          <w:rFonts w:ascii="Aptos Narrow" w:eastAsia="Times New Roman" w:hAnsi="Aptos Narrow" w:cs="Calibri"/>
          <w:szCs w:val="22"/>
          <w:lang w:val="en-GB" w:eastAsia="en-GB"/>
        </w:rPr>
        <w:t> </w:t>
      </w:r>
    </w:p>
    <w:p w14:paraId="091CF763" w14:textId="77777777" w:rsidR="0071380A" w:rsidRPr="008A34FA" w:rsidRDefault="0071380A" w:rsidP="0071380A">
      <w:pPr>
        <w:spacing w:before="0" w:after="0"/>
        <w:ind w:left="720"/>
        <w:textAlignment w:val="baseline"/>
        <w:rPr>
          <w:rFonts w:ascii="Aptos Narrow" w:eastAsia="Times New Roman" w:hAnsi="Aptos Narrow" w:cs="Calibri"/>
          <w:szCs w:val="22"/>
          <w:lang w:val="en-GB" w:eastAsia="en-GB"/>
        </w:rPr>
      </w:pPr>
    </w:p>
    <w:p w14:paraId="374B3A67" w14:textId="77777777" w:rsidR="004936C5" w:rsidRPr="008A34FA" w:rsidRDefault="004936C5" w:rsidP="004936C5">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Das NMS steht über eine benutzerfreundliche Webschnittstelle zur Verfügung, bei der ein responsives Design zum Einsatz kommt, das für die Anzeige auf mobilen Endgeräten optimiert wurde. Rollenbasierte Sicherheit ermöglicht es, mehrere Anwenderebenen zu definieren. So kann verschiedenen Anwendergruppen der Zugang zu genau den Daten bereitgestellt werden, die sie benötigen.  </w:t>
      </w:r>
    </w:p>
    <w:p w14:paraId="5C0C460D" w14:textId="77777777" w:rsidR="004936C5" w:rsidRPr="008A34FA" w:rsidRDefault="004936C5" w:rsidP="004936C5">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334EDEA3" w14:textId="78C02E6B" w:rsidR="0071380A" w:rsidRPr="008A34FA" w:rsidRDefault="004936C5" w:rsidP="004936C5">
      <w:pPr>
        <w:spacing w:before="0" w:after="0"/>
        <w:textAlignment w:val="baseline"/>
        <w:rPr>
          <w:rFonts w:ascii="Aptos Narrow" w:eastAsia="Times New Roman" w:hAnsi="Aptos Narrow" w:cs="Calibri"/>
          <w:szCs w:val="22"/>
          <w:lang w:eastAsia="en-GB"/>
        </w:rPr>
      </w:pPr>
      <w:commentRangeStart w:id="241"/>
      <w:commentRangeStart w:id="242"/>
      <w:r w:rsidRPr="008A34FA">
        <w:rPr>
          <w:rFonts w:ascii="Aptos Narrow" w:eastAsia="Times New Roman" w:hAnsi="Aptos Narrow" w:cs="Calibri"/>
          <w:szCs w:val="22"/>
          <w:lang w:eastAsia="en-GB"/>
        </w:rPr>
        <w:t xml:space="preserve">Das NMS ist in </w:t>
      </w:r>
      <w:del w:id="243" w:author="Abbas Rizvi" w:date="2026-06-17T10:00:00Z">
        <w:r w:rsidRPr="008A34FA">
          <w:rPr>
            <w:rFonts w:ascii="Aptos Narrow" w:eastAsia="Times New Roman" w:hAnsi="Aptos Narrow" w:cs="Calibri"/>
            <w:szCs w:val="22"/>
            <w:lang w:eastAsia="en-GB"/>
          </w:rPr>
          <w:delText>Remedyforce</w:delText>
        </w:r>
      </w:del>
      <w:ins w:id="244" w:author="Abbas Rizvi" w:date="2026-06-17T10:00:00Z">
        <w:r w:rsidRPr="008A34FA">
          <w:rPr>
            <w:rFonts w:ascii="Aptos Narrow" w:eastAsia="Times New Roman" w:hAnsi="Aptos Narrow" w:cs="Calibri"/>
            <w:szCs w:val="22"/>
            <w:lang w:eastAsia="en-GB"/>
          </w:rPr>
          <w:t>ServiceNow</w:t>
        </w:r>
      </w:ins>
      <w:r w:rsidRPr="008A34FA">
        <w:rPr>
          <w:rFonts w:ascii="Aptos Narrow" w:eastAsia="Times New Roman" w:hAnsi="Aptos Narrow" w:cs="Calibri"/>
          <w:szCs w:val="22"/>
          <w:lang w:eastAsia="en-GB"/>
        </w:rPr>
        <w:t xml:space="preserve">, das Support-Ticket-System von Nomad, integriert. </w:t>
      </w:r>
      <w:commentRangeEnd w:id="241"/>
      <w:r w:rsidR="008A34FA" w:rsidRPr="008A34FA">
        <w:rPr>
          <w:rStyle w:val="CommentReference"/>
          <w:rFonts w:ascii="Aptos Narrow" w:eastAsia="Times New Roman" w:hAnsi="Aptos Narrow" w:cs="Calibri"/>
          <w:sz w:val="22"/>
          <w:szCs w:val="22"/>
          <w:lang w:eastAsia="en-GB"/>
        </w:rPr>
        <w:commentReference w:id="241"/>
      </w:r>
      <w:commentRangeEnd w:id="242"/>
      <w:r w:rsidRPr="008A34FA">
        <w:rPr>
          <w:rStyle w:val="CommentReference"/>
          <w:rFonts w:ascii="Aptos Narrow" w:eastAsia="Times New Roman" w:hAnsi="Aptos Narrow" w:cs="Calibri"/>
          <w:sz w:val="22"/>
          <w:szCs w:val="22"/>
          <w:lang w:eastAsia="en-GB"/>
        </w:rPr>
        <w:commentReference w:id="242"/>
      </w:r>
      <w:r w:rsidRPr="008A34FA">
        <w:rPr>
          <w:rFonts w:ascii="Aptos Narrow" w:eastAsia="Times New Roman" w:hAnsi="Aptos Narrow" w:cs="Calibri"/>
          <w:szCs w:val="22"/>
          <w:lang w:eastAsia="en-GB"/>
        </w:rPr>
        <w:t>Wenn also ein Alarm erscheint, wird das vom Service Desk erstellte Ticket automatisch mit allen relevanten Informationen zu diesem Alarm ausgefüllt.</w:t>
      </w:r>
    </w:p>
    <w:p w14:paraId="73BFEA81" w14:textId="77777777" w:rsidR="004936C5" w:rsidRPr="008A34FA" w:rsidRDefault="004936C5" w:rsidP="0071380A">
      <w:pPr>
        <w:pStyle w:val="Heading3"/>
        <w:rPr>
          <w:rFonts w:ascii="Aptos Narrow" w:hAnsi="Aptos Narrow"/>
          <w:lang w:val="en-GB" w:eastAsia="en-GB"/>
        </w:rPr>
      </w:pPr>
      <w:bookmarkStart w:id="245" w:name="_Toc234949590"/>
      <w:r w:rsidRPr="008A34FA">
        <w:rPr>
          <w:rFonts w:ascii="Aptos Narrow" w:hAnsi="Aptos Narrow"/>
          <w:lang w:eastAsia="en-GB"/>
        </w:rPr>
        <w:t>Geolokalisierung</w:t>
      </w:r>
      <w:bookmarkEnd w:id="245"/>
      <w:r w:rsidRPr="008A34FA">
        <w:rPr>
          <w:rFonts w:ascii="Aptos Narrow" w:hAnsi="Aptos Narrow"/>
          <w:lang w:val="en-GB" w:eastAsia="en-GB"/>
        </w:rPr>
        <w:t> </w:t>
      </w:r>
    </w:p>
    <w:p w14:paraId="24944828" w14:textId="77777777" w:rsidR="004936C5" w:rsidRPr="008A34FA" w:rsidRDefault="004936C5" w:rsidP="004936C5">
      <w:pPr>
        <w:spacing w:before="0" w:after="0"/>
        <w:textAlignment w:val="baseline"/>
        <w:rPr>
          <w:rFonts w:ascii="Aptos Narrow" w:eastAsia="Times New Roman" w:hAnsi="Aptos Narrow" w:cs="Calibri"/>
          <w:lang w:eastAsia="en-GB"/>
        </w:rPr>
      </w:pPr>
      <w:r w:rsidRPr="008A34FA">
        <w:rPr>
          <w:rFonts w:ascii="Aptos Narrow" w:eastAsia="Times New Roman" w:hAnsi="Aptos Narrow" w:cs="Calibri"/>
          <w:lang w:eastAsia="en-GB"/>
        </w:rPr>
        <w:t>Das NMS zeigt den aktuellen Standort und Status aller Züge innerhalb der Flotte an. Beispielsweise werden Fahrzeuge, die online sind, grün dargestellt, Fahrzeuge, die offline werden grau und kritische Probleme werden rot hervorgehoben. Wenn Sie auf das Fahrzeugsymbol klicken, zeigt das NMS Informationen wie Geschwindigkeit, Anwenderzahl und gesamte Bandbreite des Fahrzeugs an. </w:t>
      </w:r>
    </w:p>
    <w:p w14:paraId="67A0F295" w14:textId="77777777" w:rsidR="00BE5BA9" w:rsidRPr="008A34FA" w:rsidRDefault="00BE5BA9" w:rsidP="004936C5">
      <w:pPr>
        <w:spacing w:before="0" w:after="0"/>
        <w:textAlignment w:val="baseline"/>
        <w:rPr>
          <w:rFonts w:ascii="Aptos Narrow" w:eastAsia="Times New Roman" w:hAnsi="Aptos Narrow" w:cs="Calibri"/>
          <w:szCs w:val="22"/>
          <w:lang w:eastAsia="en-GB"/>
        </w:rPr>
      </w:pPr>
    </w:p>
    <w:p w14:paraId="248725FB" w14:textId="77777777" w:rsidR="004936C5" w:rsidRPr="008A34FA" w:rsidRDefault="00BE5BA9" w:rsidP="7727391E">
      <w:pPr>
        <w:spacing w:before="0" w:after="0"/>
        <w:textAlignment w:val="baseline"/>
        <w:rPr>
          <w:rFonts w:ascii="Aptos Narrow" w:eastAsia="Times New Roman" w:hAnsi="Aptos Narrow" w:cs="Calibri"/>
          <w:lang w:eastAsia="en-GB"/>
        </w:rPr>
      </w:pPr>
      <w:r w:rsidRPr="008A34FA">
        <w:rPr>
          <w:rFonts w:ascii="Aptos Narrow" w:hAnsi="Aptos Narrow"/>
          <w:noProof/>
        </w:rPr>
        <w:drawing>
          <wp:inline distT="0" distB="0" distL="0" distR="0" wp14:anchorId="03FDA1F9" wp14:editId="757124A8">
            <wp:extent cx="5940425" cy="2974340"/>
            <wp:effectExtent l="0" t="0" r="3175" b="0"/>
            <wp:docPr id="33668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87991" name=""/>
                    <pic:cNvPicPr/>
                  </pic:nvPicPr>
                  <pic:blipFill>
                    <a:blip r:embed="rId29"/>
                    <a:stretch>
                      <a:fillRect/>
                    </a:stretch>
                  </pic:blipFill>
                  <pic:spPr>
                    <a:xfrm>
                      <a:off x="0" y="0"/>
                      <a:ext cx="5940425" cy="2974340"/>
                    </a:xfrm>
                    <a:prstGeom prst="rect">
                      <a:avLst/>
                    </a:prstGeom>
                  </pic:spPr>
                </pic:pic>
              </a:graphicData>
            </a:graphic>
          </wp:inline>
        </w:drawing>
      </w:r>
      <w:r w:rsidRPr="008A34FA">
        <w:rPr>
          <w:rFonts w:ascii="Aptos Narrow" w:eastAsia="Times New Roman" w:hAnsi="Aptos Narrow" w:cs="Calibri"/>
          <w:lang w:eastAsia="en-GB"/>
        </w:rPr>
        <w:t> </w:t>
      </w:r>
    </w:p>
    <w:p w14:paraId="6FC8DE94" w14:textId="78963E1F" w:rsidR="004936C5" w:rsidRPr="008A34FA" w:rsidRDefault="004936C5" w:rsidP="00871D17">
      <w:pPr>
        <w:spacing w:before="0" w:after="0"/>
        <w:jc w:val="center"/>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Abbildung: NMS zeigt Fahrzeugstandort- und Status</w:t>
      </w:r>
    </w:p>
    <w:p w14:paraId="080FD026" w14:textId="77777777" w:rsidR="00C243E0" w:rsidRPr="008A34FA" w:rsidRDefault="00C243E0" w:rsidP="00C243E0">
      <w:pPr>
        <w:spacing w:before="0" w:after="0"/>
        <w:textAlignment w:val="baseline"/>
        <w:rPr>
          <w:rFonts w:ascii="Aptos Narrow" w:eastAsia="Times New Roman" w:hAnsi="Aptos Narrow" w:cs="Calibri"/>
          <w:szCs w:val="22"/>
          <w:lang w:eastAsia="en-GB"/>
        </w:rPr>
      </w:pPr>
    </w:p>
    <w:p w14:paraId="61B1095C" w14:textId="77777777" w:rsidR="00C243E0" w:rsidRPr="008A34FA" w:rsidRDefault="00C243E0" w:rsidP="005C0AAD">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5D0529F6" w14:textId="77777777" w:rsidR="00871D17" w:rsidRDefault="00871D17">
      <w:pPr>
        <w:rPr>
          <w:rFonts w:ascii="Aptos Narrow" w:hAnsi="Aptos Narrow" w:cs="Times New Roman"/>
          <w:caps/>
          <w:color w:val="000000"/>
          <w:spacing w:val="15"/>
          <w:szCs w:val="22"/>
          <w:lang w:val="de-DE" w:eastAsia="ja-JP"/>
        </w:rPr>
      </w:pPr>
      <w:r>
        <w:rPr>
          <w:rFonts w:ascii="Aptos Narrow" w:hAnsi="Aptos Narrow"/>
        </w:rPr>
        <w:br w:type="page"/>
      </w:r>
    </w:p>
    <w:p w14:paraId="5FC0FA2B" w14:textId="3FBD5225" w:rsidR="0071380A" w:rsidRPr="008A34FA" w:rsidRDefault="0071380A" w:rsidP="0071380A">
      <w:pPr>
        <w:pStyle w:val="Heading2"/>
        <w:rPr>
          <w:rFonts w:ascii="Aptos Narrow" w:hAnsi="Aptos Narrow"/>
        </w:rPr>
      </w:pPr>
      <w:bookmarkStart w:id="246" w:name="_Toc234949591"/>
      <w:r w:rsidRPr="008A34FA">
        <w:rPr>
          <w:rFonts w:ascii="Aptos Narrow" w:hAnsi="Aptos Narrow"/>
        </w:rPr>
        <w:lastRenderedPageBreak/>
        <w:t>Engineering pages</w:t>
      </w:r>
      <w:bookmarkEnd w:id="246"/>
    </w:p>
    <w:p w14:paraId="094A251B"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val="en-GB" w:eastAsia="en-GB"/>
        </w:rPr>
        <w:t> </w:t>
      </w:r>
    </w:p>
    <w:p w14:paraId="7C7E3C58"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Engineering Pages (EP) sind eine webbasierte Benutzeroberfläche, die bestimmte interne Daten für Feldingenieure zur Fehlerbehebung freigibt. Sie läuft auf der CCU und ist durch HTTP-Basisauthentifizierung geschützt. Sie ist über die iobstaff SSID erreichbar, indem Sie die folgende URL aufrufen: </w:t>
      </w:r>
      <w:r w:rsidRPr="008A34FA">
        <w:rPr>
          <w:rFonts w:ascii="Aptos Narrow" w:eastAsia="Times New Roman" w:hAnsi="Aptos Narrow" w:cs="Calibri"/>
          <w:szCs w:val="22"/>
          <w:lang w:eastAsia="en-GB"/>
        </w:rPr>
        <w:br/>
      </w:r>
    </w:p>
    <w:p w14:paraId="11DDFD60"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fldChar w:fldCharType="begin"/>
      </w:r>
      <w:r w:rsidRPr="00C9532B">
        <w:rPr>
          <w:lang w:val="en-GB"/>
          <w:rPrChange w:id="247" w:author="Abbas Rizvi" w:date="2026-07-14T18:58:00Z" w16du:dateUtc="2026-07-14T16:58:00Z">
            <w:rPr/>
          </w:rPrChange>
        </w:rPr>
        <w:instrText>HYPERLINK "https://engineering.page:8005/" \t "_blank"</w:instrText>
      </w:r>
      <w:r>
        <w:fldChar w:fldCharType="separate"/>
      </w:r>
      <w:r w:rsidRPr="008A34FA">
        <w:rPr>
          <w:rStyle w:val="Hyperlink"/>
          <w:rFonts w:ascii="Aptos Narrow" w:eastAsia="Times New Roman" w:hAnsi="Aptos Narrow" w:cs="Calibri"/>
          <w:szCs w:val="22"/>
          <w:lang w:val="en-GB" w:eastAsia="en-GB"/>
        </w:rPr>
        <w:t>https://engineering.page:8005</w:t>
      </w:r>
      <w:r>
        <w:fldChar w:fldCharType="end"/>
      </w:r>
      <w:r w:rsidRPr="008A34FA">
        <w:rPr>
          <w:rFonts w:ascii="Aptos Narrow" w:eastAsia="Times New Roman" w:hAnsi="Aptos Narrow" w:cs="Calibri"/>
          <w:szCs w:val="22"/>
          <w:lang w:val="en-US" w:eastAsia="en-GB"/>
        </w:rPr>
        <w:t xml:space="preserve"> (for example)</w:t>
      </w:r>
      <w:r w:rsidRPr="008A34FA">
        <w:rPr>
          <w:rFonts w:ascii="Aptos Narrow" w:eastAsia="Times New Roman" w:hAnsi="Aptos Narrow" w:cs="Calibri"/>
          <w:szCs w:val="22"/>
          <w:lang w:val="en-GB" w:eastAsia="en-GB"/>
        </w:rPr>
        <w:t> </w:t>
      </w:r>
      <w:r w:rsidRPr="008A34FA">
        <w:rPr>
          <w:rFonts w:ascii="Aptos Narrow" w:eastAsia="Times New Roman" w:hAnsi="Aptos Narrow" w:cs="Calibri"/>
          <w:szCs w:val="22"/>
          <w:lang w:val="en-GB" w:eastAsia="en-GB"/>
        </w:rPr>
        <w:br/>
      </w:r>
    </w:p>
    <w:p w14:paraId="2589858B" w14:textId="10F5610E"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Da einige der Seiten statische Informationen enthalten und andere Informationen, die sich schnell ändern, hat jede Seite ihre eigene Aktualisierungsstrategie. Die folgenden Informationen und Seiten stehen zur Verfügung, wenn Sie sich in den Engineering Pages anmelden: </w:t>
      </w:r>
    </w:p>
    <w:p w14:paraId="27D4F599" w14:textId="77777777" w:rsidR="0071380A" w:rsidRPr="008A34FA" w:rsidRDefault="0071380A" w:rsidP="0071380A">
      <w:pPr>
        <w:pStyle w:val="Heading3"/>
        <w:rPr>
          <w:rFonts w:ascii="Aptos Narrow" w:hAnsi="Aptos Narrow"/>
          <w:lang w:val="en-GB" w:eastAsia="en-GB"/>
        </w:rPr>
      </w:pPr>
      <w:bookmarkStart w:id="248" w:name="_Toc234949592"/>
      <w:r w:rsidRPr="008A34FA">
        <w:rPr>
          <w:rFonts w:ascii="Aptos Narrow" w:hAnsi="Aptos Narrow"/>
          <w:lang w:eastAsia="en-GB"/>
        </w:rPr>
        <w:t>Landing page</w:t>
      </w:r>
      <w:bookmarkEnd w:id="248"/>
      <w:r w:rsidRPr="008A34FA">
        <w:rPr>
          <w:rFonts w:ascii="Aptos Narrow" w:hAnsi="Aptos Narrow"/>
          <w:lang w:val="en-GB" w:eastAsia="en-GB"/>
        </w:rPr>
        <w:t> </w:t>
      </w:r>
    </w:p>
    <w:p w14:paraId="0BFBBF9D" w14:textId="11E7A959"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Startseite kann etwas Text enthalten, um dem Feldingenieur bei der Verwendung der Anwendung zu helfen. Eine wichtige Benachrichtigung, die nicht ignoriert werden sollte, betrifft die Datendatei. Wenn die Benachrichtigung eine Warnung enthält, dass die Datendatei nicht gelesen werden konnte, wird die Anwendung nicht in der Lage sein, nützliche Informationen anzuzeigen, und es wird empfohlen, Fehlerbehebungen vorzunehmen. </w:t>
      </w:r>
    </w:p>
    <w:p w14:paraId="53F2ADEB" w14:textId="77777777" w:rsidR="0071380A" w:rsidRPr="008A34FA" w:rsidRDefault="0071380A" w:rsidP="0071380A">
      <w:pPr>
        <w:pStyle w:val="Heading3"/>
        <w:rPr>
          <w:rFonts w:ascii="Aptos Narrow" w:hAnsi="Aptos Narrow"/>
          <w:lang w:val="en-GB" w:eastAsia="en-GB"/>
        </w:rPr>
      </w:pPr>
      <w:bookmarkStart w:id="249" w:name="_Toc234949593"/>
      <w:r w:rsidRPr="008A34FA">
        <w:rPr>
          <w:rFonts w:ascii="Aptos Narrow" w:hAnsi="Aptos Narrow"/>
          <w:lang w:eastAsia="en-GB"/>
        </w:rPr>
        <w:t>Zugidentifikation</w:t>
      </w:r>
      <w:bookmarkEnd w:id="249"/>
      <w:r w:rsidRPr="008A34FA">
        <w:rPr>
          <w:rFonts w:ascii="Aptos Narrow" w:hAnsi="Aptos Narrow"/>
          <w:lang w:val="en-GB" w:eastAsia="en-GB"/>
        </w:rPr>
        <w:t> </w:t>
      </w:r>
    </w:p>
    <w:p w14:paraId="479585C9" w14:textId="6815BF42"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Die Zugidentifikationsseite ist relativ einfach und unkompliziert. Alle Daten auf dieser Seite stammen aus fest codierten Werten: Da Werte wie Projekt-ID und CCU-Hostname nicht änderbar sind, stammen ihre Werte nicht aus einem MQTT-Feed, sondern werden in der Konfigurations-YAML durch Verwendung einer Puppet-EPP-Vorlage festgehalten. Natürlich muss auch diese Seite nicht automatisch aktualisiert werden.</w:t>
      </w:r>
    </w:p>
    <w:p w14:paraId="4E3A4390" w14:textId="77777777" w:rsidR="0071380A" w:rsidRPr="008A34FA" w:rsidRDefault="0071380A" w:rsidP="0071380A">
      <w:pPr>
        <w:pStyle w:val="Heading3"/>
        <w:rPr>
          <w:rFonts w:ascii="Aptos Narrow" w:hAnsi="Aptos Narrow"/>
          <w:lang w:val="en-GB" w:eastAsia="en-GB"/>
        </w:rPr>
      </w:pPr>
      <w:bookmarkStart w:id="250" w:name="_Toc234949594"/>
      <w:r w:rsidRPr="008A34FA">
        <w:rPr>
          <w:rFonts w:ascii="Aptos Narrow" w:hAnsi="Aptos Narrow"/>
          <w:lang w:eastAsia="en-GB"/>
        </w:rPr>
        <w:t>CCU</w:t>
      </w:r>
      <w:bookmarkEnd w:id="250"/>
      <w:r w:rsidRPr="008A34FA">
        <w:rPr>
          <w:rFonts w:ascii="Aptos Narrow" w:hAnsi="Aptos Narrow"/>
          <w:lang w:val="en-GB" w:eastAsia="en-GB"/>
        </w:rPr>
        <w:t> </w:t>
      </w:r>
    </w:p>
    <w:p w14:paraId="2C3ED975"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Enthält den Typ und die Seriennummer der CCU-Hardware, die Firmware- und Konfigurationsversionen des Betriebssystems sowie einige Metriken zu den Hardware-Ressourcen. Alle diese Datenpunkte sind Eins-zu-Eins-Zuordnungen von Informationen, die von Telemetrie zur Verfügung gestellt werden. Das Hinzufügen neuer Informationen wird sehr einfach sein, sofern die neue Information ebenfalls eine Eins-zu-Eins-Zuordnung ist. </w:t>
      </w:r>
      <w:r w:rsidRPr="008A34FA">
        <w:rPr>
          <w:rFonts w:ascii="Aptos Narrow" w:eastAsia="Times New Roman" w:hAnsi="Aptos Narrow" w:cs="Calibri"/>
          <w:szCs w:val="22"/>
          <w:lang w:eastAsia="en-GB"/>
        </w:rPr>
        <w:br/>
      </w:r>
    </w:p>
    <w:p w14:paraId="022937CC"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Metriken zu den Hardware-Ressourcen: </w:t>
      </w:r>
      <w:r w:rsidRPr="008A34FA">
        <w:rPr>
          <w:rFonts w:ascii="Aptos Narrow" w:eastAsia="Times New Roman" w:hAnsi="Aptos Narrow" w:cs="Calibri"/>
          <w:szCs w:val="22"/>
          <w:lang w:eastAsia="en-GB"/>
        </w:rPr>
        <w:br/>
      </w:r>
    </w:p>
    <w:p w14:paraId="024E3BDE" w14:textId="77777777" w:rsidR="0071380A" w:rsidRPr="008A34FA" w:rsidRDefault="0071380A">
      <w:pPr>
        <w:numPr>
          <w:ilvl w:val="0"/>
          <w:numId w:val="24"/>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Serial #: Seriennumer der Hardware</w:t>
      </w:r>
      <w:r w:rsidRPr="008A34FA">
        <w:rPr>
          <w:rFonts w:ascii="Aptos Narrow" w:eastAsia="Times New Roman" w:hAnsi="Aptos Narrow" w:cs="Calibri"/>
          <w:szCs w:val="22"/>
          <w:lang w:val="en-GB" w:eastAsia="en-GB"/>
        </w:rPr>
        <w:t> </w:t>
      </w:r>
    </w:p>
    <w:p w14:paraId="0E5B7451" w14:textId="77777777" w:rsidR="0071380A" w:rsidRPr="008A34FA" w:rsidRDefault="0071380A">
      <w:pPr>
        <w:numPr>
          <w:ilvl w:val="0"/>
          <w:numId w:val="25"/>
        </w:numPr>
        <w:spacing w:before="0" w:after="0"/>
        <w:textAlignment w:val="baseline"/>
        <w:rPr>
          <w:rFonts w:ascii="Aptos Narrow" w:eastAsia="Times New Roman" w:hAnsi="Aptos Narrow" w:cs="Calibri"/>
          <w:szCs w:val="22"/>
          <w:lang w:val="pt-PT" w:eastAsia="en-GB"/>
        </w:rPr>
      </w:pPr>
      <w:r w:rsidRPr="008A34FA">
        <w:rPr>
          <w:rFonts w:ascii="Aptos Narrow" w:eastAsia="Times New Roman" w:hAnsi="Aptos Narrow" w:cs="Calibri"/>
          <w:szCs w:val="22"/>
          <w:lang w:val="pt-PT" w:eastAsia="en-GB"/>
        </w:rPr>
        <w:t>CCU Type: R5001, R4600, etc. </w:t>
      </w:r>
    </w:p>
    <w:p w14:paraId="658A0888" w14:textId="3E4F88A4" w:rsidR="0071380A" w:rsidRPr="008A34FA" w:rsidRDefault="0071380A">
      <w:pPr>
        <w:numPr>
          <w:ilvl w:val="0"/>
          <w:numId w:val="26"/>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Software</w:t>
      </w:r>
      <w:ins w:id="251" w:author="Andrey Fomin" w:date="2026-07-03T12:23:00Z" w16du:dateUtc="2026-07-03T10:23:00Z">
        <w:r w:rsidR="00446A7D">
          <w:rPr>
            <w:rFonts w:ascii="Aptos Narrow" w:eastAsia="Times New Roman" w:hAnsi="Aptos Narrow" w:cs="Calibri"/>
            <w:szCs w:val="22"/>
            <w:lang w:eastAsia="en-GB"/>
          </w:rPr>
          <w:t>-</w:t>
        </w:r>
      </w:ins>
      <w:del w:id="252" w:author="Andrey Fomin" w:date="2026-07-03T12:23:00Z" w16du:dateUtc="2026-07-03T10:23:00Z">
        <w:r w:rsidRPr="008A34FA" w:rsidDel="00446A7D">
          <w:rPr>
            <w:rFonts w:ascii="Aptos Narrow" w:eastAsia="Times New Roman" w:hAnsi="Aptos Narrow" w:cs="Calibri"/>
            <w:szCs w:val="22"/>
            <w:lang w:eastAsia="en-GB"/>
          </w:rPr>
          <w:delText xml:space="preserve"> </w:delText>
        </w:r>
      </w:del>
      <w:r w:rsidRPr="008A34FA">
        <w:rPr>
          <w:rFonts w:ascii="Aptos Narrow" w:eastAsia="Times New Roman" w:hAnsi="Aptos Narrow" w:cs="Calibri"/>
          <w:szCs w:val="22"/>
          <w:lang w:eastAsia="en-GB"/>
        </w:rPr>
        <w:t>Version</w:t>
      </w:r>
      <w:r w:rsidRPr="008A34FA">
        <w:rPr>
          <w:rFonts w:ascii="Aptos Narrow" w:eastAsia="Times New Roman" w:hAnsi="Aptos Narrow" w:cs="Calibri"/>
          <w:szCs w:val="22"/>
          <w:lang w:val="en-GB" w:eastAsia="en-GB"/>
        </w:rPr>
        <w:t> </w:t>
      </w:r>
    </w:p>
    <w:p w14:paraId="7B763C10" w14:textId="77777777" w:rsidR="0071380A" w:rsidRPr="008A34FA" w:rsidRDefault="0071380A">
      <w:pPr>
        <w:numPr>
          <w:ilvl w:val="0"/>
          <w:numId w:val="27"/>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Configuration Version</w:t>
      </w:r>
      <w:r w:rsidRPr="008A34FA">
        <w:rPr>
          <w:rFonts w:ascii="Aptos Narrow" w:eastAsia="Times New Roman" w:hAnsi="Aptos Narrow" w:cs="Calibri"/>
          <w:szCs w:val="22"/>
          <w:lang w:val="en-GB" w:eastAsia="en-GB"/>
        </w:rPr>
        <w:t> </w:t>
      </w:r>
    </w:p>
    <w:p w14:paraId="01EB26B4" w14:textId="05AE8729" w:rsidR="0071380A" w:rsidRPr="008A34FA" w:rsidRDefault="0071380A">
      <w:pPr>
        <w:numPr>
          <w:ilvl w:val="0"/>
          <w:numId w:val="28"/>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CPU</w:t>
      </w:r>
      <w:ins w:id="253" w:author="Andrey Fomin" w:date="2026-07-03T12:23:00Z" w16du:dateUtc="2026-07-03T10:23:00Z">
        <w:r w:rsidR="00446A7D">
          <w:rPr>
            <w:rFonts w:ascii="Aptos Narrow" w:eastAsia="Times New Roman" w:hAnsi="Aptos Narrow" w:cs="Calibri"/>
            <w:szCs w:val="22"/>
            <w:lang w:eastAsia="en-GB"/>
          </w:rPr>
          <w:t>-</w:t>
        </w:r>
      </w:ins>
      <w:del w:id="254" w:author="Andrey Fomin" w:date="2026-07-03T12:23:00Z" w16du:dateUtc="2026-07-03T10:23:00Z">
        <w:r w:rsidRPr="008A34FA" w:rsidDel="00446A7D">
          <w:rPr>
            <w:rFonts w:ascii="Aptos Narrow" w:eastAsia="Times New Roman" w:hAnsi="Aptos Narrow" w:cs="Calibri"/>
            <w:szCs w:val="22"/>
            <w:lang w:eastAsia="en-GB"/>
          </w:rPr>
          <w:delText xml:space="preserve"> </w:delText>
        </w:r>
      </w:del>
      <w:r w:rsidRPr="008A34FA">
        <w:rPr>
          <w:rFonts w:ascii="Aptos Narrow" w:eastAsia="Times New Roman" w:hAnsi="Aptos Narrow" w:cs="Calibri"/>
          <w:szCs w:val="22"/>
          <w:lang w:eastAsia="en-GB"/>
        </w:rPr>
        <w:t>Temperatur</w:t>
      </w:r>
      <w:r w:rsidRPr="008A34FA">
        <w:rPr>
          <w:rFonts w:ascii="Aptos Narrow" w:eastAsia="Times New Roman" w:hAnsi="Aptos Narrow" w:cs="Calibri"/>
          <w:szCs w:val="22"/>
          <w:lang w:val="en-GB" w:eastAsia="en-GB"/>
        </w:rPr>
        <w:t> </w:t>
      </w:r>
    </w:p>
    <w:p w14:paraId="353888A7" w14:textId="77777777" w:rsidR="0071380A" w:rsidRPr="008A34FA" w:rsidRDefault="0071380A">
      <w:pPr>
        <w:numPr>
          <w:ilvl w:val="0"/>
          <w:numId w:val="29"/>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Processor Auslastung</w:t>
      </w:r>
      <w:r w:rsidRPr="008A34FA">
        <w:rPr>
          <w:rFonts w:ascii="Aptos Narrow" w:eastAsia="Times New Roman" w:hAnsi="Aptos Narrow" w:cs="Calibri"/>
          <w:szCs w:val="22"/>
          <w:lang w:val="en-GB" w:eastAsia="en-GB"/>
        </w:rPr>
        <w:t> </w:t>
      </w:r>
    </w:p>
    <w:p w14:paraId="54DF5087" w14:textId="77777777" w:rsidR="0071380A" w:rsidRPr="008A34FA" w:rsidRDefault="0071380A" w:rsidP="0071380A">
      <w:pPr>
        <w:spacing w:before="0" w:after="0"/>
        <w:ind w:left="720"/>
        <w:textAlignment w:val="baseline"/>
        <w:rPr>
          <w:rFonts w:ascii="Aptos Narrow" w:eastAsia="Times New Roman" w:hAnsi="Aptos Narrow" w:cs="Calibri"/>
          <w:szCs w:val="22"/>
          <w:lang w:val="en-GB" w:eastAsia="en-GB"/>
        </w:rPr>
      </w:pPr>
    </w:p>
    <w:p w14:paraId="16211E11" w14:textId="77777777" w:rsidR="0071380A" w:rsidRPr="008A34FA" w:rsidRDefault="0071380A" w:rsidP="0071380A">
      <w:pPr>
        <w:pStyle w:val="Heading3"/>
        <w:rPr>
          <w:rFonts w:ascii="Aptos Narrow" w:hAnsi="Aptos Narrow"/>
          <w:lang w:val="en-GB" w:eastAsia="en-GB"/>
        </w:rPr>
      </w:pPr>
      <w:bookmarkStart w:id="255" w:name="_Toc234949595"/>
      <w:r w:rsidRPr="008A34FA">
        <w:rPr>
          <w:rFonts w:ascii="Aptos Narrow" w:hAnsi="Aptos Narrow"/>
          <w:lang w:eastAsia="en-GB"/>
        </w:rPr>
        <w:lastRenderedPageBreak/>
        <w:t>Modems</w:t>
      </w:r>
      <w:bookmarkEnd w:id="255"/>
      <w:r w:rsidRPr="008A34FA">
        <w:rPr>
          <w:rFonts w:ascii="Aptos Narrow" w:hAnsi="Aptos Narrow"/>
          <w:lang w:val="en-GB" w:eastAsia="en-GB"/>
        </w:rPr>
        <w:t> </w:t>
      </w:r>
    </w:p>
    <w:p w14:paraId="0F8B2F8C"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22AC50C9" wp14:editId="6E55D73E">
            <wp:extent cx="5772150" cy="3562350"/>
            <wp:effectExtent l="0" t="0" r="0" b="0"/>
            <wp:docPr id="1532126913" name="Picture 19"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6913" name="Picture 19" descr="A screenshot of a computer  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2150" cy="3562350"/>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69ABB844"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Bildschirmanzeige für Modeminformationen ist etwas komplexer. Die Werte für diesen Bildschirm stammen nicht aus einer einzigen, unbearbeiteten Quelle, sondern werden stattdessen unter Verwendung von Nachrichten aus mindestens drei verschiedenen MQTT-Themen aufgebaut und unter Verwendung von Datenanalyse und -verarbeitung im Python-Code des Nachrichtenhandlers verarbeitet. Die Anzahl der Modems und ihre Namen sind nicht fest codiert, sondern werden aus den Modemnachrichten auf MQTT extrahiert, ebenso wie deren Status, Anbieter und so weiter. Die Durchsatz-Tabelle funktioniert auf die gleiche Weise, fügt jedoch einige temporäre interne Datenstrukturen im Sammler hinzu, um Daten für die Spitzen- und Durchschnittsdurchsatzberechnungen zu aggregieren. </w:t>
      </w:r>
    </w:p>
    <w:p w14:paraId="7BC9018F" w14:textId="77777777" w:rsidR="0071380A" w:rsidRPr="008A34FA" w:rsidRDefault="0071380A" w:rsidP="0071380A">
      <w:pPr>
        <w:spacing w:before="0" w:after="0"/>
        <w:textAlignment w:val="baseline"/>
        <w:rPr>
          <w:rFonts w:ascii="Aptos Narrow" w:eastAsia="Times New Roman" w:hAnsi="Aptos Narrow" w:cs="Calibri"/>
          <w:szCs w:val="22"/>
          <w:lang w:eastAsia="en-GB"/>
        </w:rPr>
      </w:pPr>
    </w:p>
    <w:p w14:paraId="694DCAA0" w14:textId="77777777" w:rsidR="0071380A" w:rsidRPr="008A34FA" w:rsidRDefault="0071380A" w:rsidP="0025094B">
      <w:pPr>
        <w:pStyle w:val="Heading3"/>
        <w:rPr>
          <w:rFonts w:ascii="Aptos Narrow" w:hAnsi="Aptos Narrow"/>
          <w:lang w:val="en-GB"/>
        </w:rPr>
      </w:pPr>
      <w:bookmarkStart w:id="256" w:name="_Toc234949596"/>
      <w:commentRangeStart w:id="257"/>
      <w:commentRangeStart w:id="258"/>
      <w:r w:rsidRPr="008A34FA">
        <w:rPr>
          <w:rFonts w:ascii="Aptos Narrow" w:hAnsi="Aptos Narrow"/>
        </w:rPr>
        <w:t>GPS</w:t>
      </w:r>
      <w:bookmarkEnd w:id="256"/>
      <w:r w:rsidRPr="008A34FA">
        <w:rPr>
          <w:rFonts w:ascii="Aptos Narrow" w:hAnsi="Aptos Narrow"/>
          <w:lang w:val="en-GB"/>
        </w:rPr>
        <w:t> </w:t>
      </w:r>
      <w:commentRangeEnd w:id="257"/>
      <w:r w:rsidR="008A34FA" w:rsidRPr="008A34FA">
        <w:rPr>
          <w:rStyle w:val="CommentReference"/>
          <w:rFonts w:ascii="Aptos Narrow" w:hAnsi="Aptos Narrow"/>
          <w:sz w:val="22"/>
          <w:szCs w:val="22"/>
          <w:lang w:val="en-GB"/>
        </w:rPr>
        <w:commentReference w:id="257"/>
      </w:r>
      <w:commentRangeEnd w:id="258"/>
      <w:r w:rsidRPr="008A34FA">
        <w:rPr>
          <w:rStyle w:val="CommentReference"/>
          <w:rFonts w:ascii="Aptos Narrow" w:hAnsi="Aptos Narrow"/>
          <w:sz w:val="22"/>
          <w:szCs w:val="22"/>
          <w:lang w:val="en-GB"/>
        </w:rPr>
        <w:commentReference w:id="258"/>
      </w:r>
    </w:p>
    <w:p w14:paraId="686349BE"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GPS-Informationen stammen von einer MQTT-Quelle und sind, wie die CCU-Seite, ein Beispiel für eine grundlegende dynamische Engineering-Seite. Sie lässt sich leicht erweitern, wenn Telemetrie die neuen Informationen direkt bereitstellt und zur Verwendung bereit ist. </w:t>
      </w:r>
    </w:p>
    <w:p w14:paraId="4410F443"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597779F1"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578DF6F4"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7C47D7C3" w14:textId="77777777"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71217F41" w14:textId="77777777" w:rsidR="00871D17" w:rsidRDefault="00871D17">
      <w:pPr>
        <w:rPr>
          <w:rFonts w:ascii="Aptos Narrow" w:hAnsi="Aptos Narrow"/>
          <w:caps/>
          <w:color w:val="365F91"/>
          <w:spacing w:val="10"/>
          <w:szCs w:val="22"/>
          <w:lang w:eastAsia="en-GB"/>
        </w:rPr>
      </w:pPr>
      <w:r>
        <w:rPr>
          <w:rFonts w:ascii="Aptos Narrow" w:hAnsi="Aptos Narrow"/>
          <w:lang w:eastAsia="en-GB"/>
        </w:rPr>
        <w:br w:type="page"/>
      </w:r>
    </w:p>
    <w:p w14:paraId="6B2D4DF8" w14:textId="5F3436A7" w:rsidR="0071380A" w:rsidRPr="008A34FA" w:rsidRDefault="0071380A" w:rsidP="0025094B">
      <w:pPr>
        <w:pStyle w:val="Heading4"/>
        <w:rPr>
          <w:rFonts w:ascii="Aptos Narrow" w:hAnsi="Aptos Narrow"/>
          <w:lang w:val="en-GB" w:eastAsia="en-GB"/>
        </w:rPr>
      </w:pPr>
      <w:r w:rsidRPr="008A34FA">
        <w:rPr>
          <w:rFonts w:ascii="Aptos Narrow" w:hAnsi="Aptos Narrow"/>
          <w:lang w:eastAsia="en-GB"/>
        </w:rPr>
        <w:lastRenderedPageBreak/>
        <w:t>On-board netzwerk</w:t>
      </w:r>
      <w:r w:rsidRPr="008A34FA">
        <w:rPr>
          <w:rFonts w:ascii="Aptos Narrow" w:hAnsi="Aptos Narrow"/>
          <w:lang w:val="en-GB" w:eastAsia="en-GB"/>
        </w:rPr>
        <w:t> </w:t>
      </w:r>
    </w:p>
    <w:p w14:paraId="4415264B" w14:textId="77777777" w:rsidR="0071380A" w:rsidRPr="008A34FA" w:rsidRDefault="0071380A" w:rsidP="0071380A">
      <w:pPr>
        <w:rPr>
          <w:rFonts w:ascii="Aptos Narrow" w:hAnsi="Aptos Narrow"/>
          <w:lang w:val="en-GB" w:eastAsia="en-GB" w:bidi="th-TH"/>
        </w:rPr>
      </w:pPr>
    </w:p>
    <w:p w14:paraId="7A6AE72E" w14:textId="77777777" w:rsidR="0071380A" w:rsidRPr="008A34FA" w:rsidRDefault="0071380A" w:rsidP="0071380A">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noProof/>
          <w:szCs w:val="22"/>
          <w:lang w:val="en-GB" w:eastAsia="en-GB"/>
        </w:rPr>
        <w:drawing>
          <wp:inline distT="0" distB="0" distL="0" distR="0" wp14:anchorId="47A4070F" wp14:editId="6E2F698B">
            <wp:extent cx="4445000" cy="2705100"/>
            <wp:effectExtent l="0" t="0" r="0" b="0"/>
            <wp:docPr id="1449161161" name="Picture 18"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1161" name="Picture 18" descr="A screenshot of a computer  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45000" cy="2705100"/>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48013E3C" w14:textId="21321504"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Daten für die Engineering-Seiten des Wi-Fi-Backbones stammen indirekt von der OBN-Software. OBN wird das Backbone analysieren und Informationen darüber in JSON-Berichten speichern, die von Telemetrie gelesen werden. Telemetrie veröffentlicht MQTT-Nachrichten auf +/+/device/identifier, +/+/device/stats und +/+/device/ports, und es obliegt dem EP-Collector, die relevanten Informationen daraus zu destillieren, um die Seiten des On-Board-Netzwerks zu füllen. </w:t>
      </w:r>
    </w:p>
    <w:p w14:paraId="72BD6A85" w14:textId="77777777" w:rsidR="0071380A" w:rsidRPr="008A34FA" w:rsidRDefault="0071380A" w:rsidP="007043A8">
      <w:pPr>
        <w:pStyle w:val="Heading4"/>
        <w:rPr>
          <w:rFonts w:ascii="Aptos Narrow" w:hAnsi="Aptos Narrow"/>
          <w:lang w:val="en-GB" w:eastAsia="en-GB"/>
        </w:rPr>
      </w:pPr>
      <w:r w:rsidRPr="008A34FA">
        <w:rPr>
          <w:rFonts w:ascii="Aptos Narrow" w:hAnsi="Aptos Narrow"/>
          <w:lang w:eastAsia="en-GB"/>
        </w:rPr>
        <w:t>VLAN</w:t>
      </w:r>
      <w:r w:rsidRPr="008A34FA">
        <w:rPr>
          <w:rFonts w:ascii="Aptos Narrow" w:hAnsi="Aptos Narrow"/>
          <w:lang w:val="en-GB" w:eastAsia="en-GB"/>
        </w:rPr>
        <w:t> </w:t>
      </w:r>
    </w:p>
    <w:p w14:paraId="5D908E32" w14:textId="5C3DC689"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VLAN-Informationen stammen aus der Telemetriedatensammlung zum Thema +/+/device/vlans. Wie bei den GPS- und OBN-Seiten müssen diese Informationen zunächst aggregiert werden, bevor sie von den Engineering-Seiten abgerufen werden können. </w:t>
      </w:r>
    </w:p>
    <w:p w14:paraId="0DAC0A68" w14:textId="77777777" w:rsidR="0071380A" w:rsidRPr="008A34FA" w:rsidRDefault="0071380A" w:rsidP="007043A8">
      <w:pPr>
        <w:pStyle w:val="Heading4"/>
        <w:rPr>
          <w:rFonts w:ascii="Aptos Narrow" w:hAnsi="Aptos Narrow"/>
          <w:lang w:val="en-GB" w:eastAsia="en-GB"/>
        </w:rPr>
      </w:pPr>
      <w:r w:rsidRPr="008A34FA">
        <w:rPr>
          <w:rFonts w:ascii="Aptos Narrow" w:hAnsi="Aptos Narrow"/>
          <w:lang w:eastAsia="en-GB"/>
        </w:rPr>
        <w:t>Backend</w:t>
      </w:r>
      <w:r w:rsidRPr="008A34FA">
        <w:rPr>
          <w:rFonts w:ascii="Aptos Narrow" w:hAnsi="Aptos Narrow"/>
          <w:lang w:val="en-GB" w:eastAsia="en-GB"/>
        </w:rPr>
        <w:t>-</w:t>
      </w:r>
      <w:r w:rsidRPr="008A34FA">
        <w:rPr>
          <w:rFonts w:ascii="Aptos Narrow" w:hAnsi="Aptos Narrow"/>
          <w:lang w:eastAsia="en-GB"/>
        </w:rPr>
        <w:t>informationEN</w:t>
      </w:r>
      <w:r w:rsidRPr="008A34FA">
        <w:rPr>
          <w:rFonts w:ascii="Aptos Narrow" w:hAnsi="Aptos Narrow"/>
          <w:lang w:val="en-GB" w:eastAsia="en-GB"/>
        </w:rPr>
        <w:t> </w:t>
      </w:r>
    </w:p>
    <w:p w14:paraId="5A86ED38" w14:textId="441D801C" w:rsidR="00A959CE"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Diese Seite soll Informationen zur Verbindung zum Backend anzeigen. Im Moment enthält sie nur einen Datenpunkt, die IP-Adresse des MAR5-Servers, mit dem die CCU verbunden ist. Dies ist ein statischer Wert, wie im Fall der Zuginformationsseite, aber er wird zu einem dynamischen Wert, wenn der dynamische Verbindungsmanager (oder "DCM") implementiert wird: Ab diesem Zeitpunkt wird die CCU in der Lage sein, sich mit jedem Host eines MAR5-Back-End-Servers zu verbinden. Diese Seite muss regelmäßig aktualisiert werden, um den korrekten Wert anzuzeigen - die Aktualisierung ist einmal pro Minute geplant. </w:t>
      </w:r>
    </w:p>
    <w:p w14:paraId="05476679" w14:textId="77777777" w:rsidR="0071380A" w:rsidRPr="008A34FA" w:rsidRDefault="0071380A" w:rsidP="007043A8">
      <w:pPr>
        <w:pStyle w:val="Heading4"/>
        <w:rPr>
          <w:rFonts w:ascii="Aptos Narrow" w:hAnsi="Aptos Narrow"/>
          <w:lang w:val="en-GB" w:eastAsia="en-GB"/>
        </w:rPr>
      </w:pPr>
      <w:r w:rsidRPr="008A34FA">
        <w:rPr>
          <w:rFonts w:ascii="Aptos Narrow" w:hAnsi="Aptos Narrow"/>
          <w:lang w:eastAsia="en-GB"/>
        </w:rPr>
        <w:t>Actions</w:t>
      </w:r>
      <w:r w:rsidRPr="008A34FA">
        <w:rPr>
          <w:rFonts w:ascii="Aptos Narrow" w:hAnsi="Aptos Narrow"/>
          <w:lang w:val="en-GB" w:eastAsia="en-GB"/>
        </w:rPr>
        <w:t> </w:t>
      </w:r>
    </w:p>
    <w:p w14:paraId="1F32DD5E" w14:textId="485CFB9A" w:rsidR="0071380A" w:rsidRPr="008A34FA" w:rsidRDefault="0071380A" w:rsidP="0071380A">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Diese Seite zeigt Aktionen an, die von MAR durchgeführt wurden. MAR führt eine Aktion aus und sendet eine MQTT-Nachricht zum Thema mar3/action. Telemetrie verarbeitet diese Nachricht und sendet sie dann als MQTT-Nachricht zum Thema event_action weiter. Die Seite zeigt den Aktionstitel, Längen- und Breitengrad sowie die Zeit der Aktion an. </w:t>
      </w:r>
    </w:p>
    <w:p w14:paraId="7D631578" w14:textId="0331F808" w:rsidR="00C243E0" w:rsidRPr="008A34FA" w:rsidRDefault="00C243E0" w:rsidP="005C0AAD">
      <w:pPr>
        <w:spacing w:before="0" w:after="0"/>
        <w:textAlignment w:val="baseline"/>
        <w:rPr>
          <w:rFonts w:ascii="Aptos Narrow" w:eastAsia="Times New Roman" w:hAnsi="Aptos Narrow" w:cs="Calibri"/>
          <w:szCs w:val="22"/>
          <w:lang w:eastAsia="en-GB"/>
        </w:rPr>
      </w:pPr>
    </w:p>
    <w:p w14:paraId="5D3B90E2" w14:textId="77777777" w:rsidR="00C243E0" w:rsidRPr="008A34FA" w:rsidRDefault="00C243E0" w:rsidP="005C0AAD">
      <w:pPr>
        <w:spacing w:before="0" w:after="0"/>
        <w:textAlignment w:val="baseline"/>
        <w:rPr>
          <w:rFonts w:ascii="Aptos Narrow" w:eastAsia="Times New Roman" w:hAnsi="Aptos Narrow" w:cs="Calibri"/>
          <w:szCs w:val="22"/>
          <w:lang w:eastAsia="en-GB"/>
        </w:rPr>
      </w:pPr>
    </w:p>
    <w:p w14:paraId="06DD806F" w14:textId="69C64911" w:rsidR="0083697B" w:rsidRPr="00871D17" w:rsidRDefault="0083697B" w:rsidP="00871D17">
      <w:pPr>
        <w:pStyle w:val="Heading2"/>
        <w:rPr>
          <w:rFonts w:ascii="Aptos Narrow" w:hAnsi="Aptos Narrow"/>
          <w:lang w:val="en-GB"/>
        </w:rPr>
      </w:pPr>
      <w:bookmarkStart w:id="259" w:name="_Toc234949597"/>
      <w:r w:rsidRPr="008A34FA">
        <w:rPr>
          <w:rFonts w:ascii="Aptos Narrow" w:hAnsi="Aptos Narrow"/>
        </w:rPr>
        <w:lastRenderedPageBreak/>
        <w:t>Security</w:t>
      </w:r>
      <w:bookmarkEnd w:id="259"/>
      <w:r w:rsidRPr="008A34FA">
        <w:rPr>
          <w:rFonts w:ascii="Aptos Narrow" w:hAnsi="Aptos Narrow"/>
          <w:lang w:val="en-GB"/>
        </w:rPr>
        <w:t> </w:t>
      </w:r>
    </w:p>
    <w:p w14:paraId="7A94DB57" w14:textId="77777777" w:rsidR="0083697B" w:rsidRPr="008A34FA" w:rsidRDefault="0083697B" w:rsidP="0083697B">
      <w:pPr>
        <w:pStyle w:val="Heading3"/>
        <w:rPr>
          <w:rFonts w:ascii="Aptos Narrow" w:hAnsi="Aptos Narrow"/>
          <w:lang w:val="en-GB" w:eastAsia="en-GB"/>
        </w:rPr>
      </w:pPr>
      <w:bookmarkStart w:id="260" w:name="_Toc234949598"/>
      <w:r w:rsidRPr="008A34FA">
        <w:rPr>
          <w:rFonts w:ascii="Aptos Narrow" w:hAnsi="Aptos Narrow"/>
          <w:lang w:eastAsia="en-GB"/>
        </w:rPr>
        <w:t>Verschlüsselung</w:t>
      </w:r>
      <w:bookmarkEnd w:id="260"/>
      <w:r w:rsidRPr="008A34FA">
        <w:rPr>
          <w:rFonts w:ascii="Aptos Narrow" w:hAnsi="Aptos Narrow"/>
          <w:lang w:val="en-GB" w:eastAsia="en-GB"/>
        </w:rPr>
        <w:t> </w:t>
      </w:r>
    </w:p>
    <w:p w14:paraId="5BD65FBD" w14:textId="53E43023"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Der Nomad Connect-Tunnel verwendet die AES 256-Verschlüsselung für den Datenverkehr.  </w:t>
      </w:r>
    </w:p>
    <w:p w14:paraId="4A23BF9C" w14:textId="77777777" w:rsidR="0083697B" w:rsidRPr="008A34FA" w:rsidRDefault="0083697B" w:rsidP="0083697B">
      <w:pPr>
        <w:pStyle w:val="Heading3"/>
        <w:rPr>
          <w:rFonts w:ascii="Aptos Narrow" w:hAnsi="Aptos Narrow"/>
          <w:lang w:val="en-GB" w:eastAsia="en-GB"/>
        </w:rPr>
      </w:pPr>
      <w:bookmarkStart w:id="261" w:name="_Toc234949599"/>
      <w:r w:rsidRPr="008A34FA">
        <w:rPr>
          <w:rFonts w:ascii="Aptos Narrow" w:hAnsi="Aptos Narrow"/>
          <w:lang w:eastAsia="en-GB"/>
        </w:rPr>
        <w:t>Firewalling</w:t>
      </w:r>
      <w:bookmarkEnd w:id="261"/>
      <w:r w:rsidRPr="008A34FA">
        <w:rPr>
          <w:rFonts w:ascii="Aptos Narrow" w:hAnsi="Aptos Narrow"/>
          <w:lang w:val="en-GB" w:eastAsia="en-GB"/>
        </w:rPr>
        <w:t> </w:t>
      </w:r>
    </w:p>
    <w:p w14:paraId="720DC6DD" w14:textId="08710C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Nomad Connect-Lösung enthält eine </w:t>
      </w:r>
      <w:del w:id="262" w:author="Andrey Fomin" w:date="2026-07-03T12:23:00Z" w16du:dateUtc="2026-07-03T10:23:00Z">
        <w:r w:rsidRPr="008A34FA" w:rsidDel="00306854">
          <w:rPr>
            <w:rFonts w:ascii="Aptos Narrow" w:eastAsia="Times New Roman" w:hAnsi="Aptos Narrow" w:cs="Calibri"/>
            <w:szCs w:val="22"/>
            <w:lang w:eastAsia="en-GB"/>
          </w:rPr>
          <w:delText xml:space="preserve">default </w:delText>
        </w:r>
      </w:del>
      <w:ins w:id="263" w:author="Andrey Fomin" w:date="2026-07-03T12:23:00Z" w16du:dateUtc="2026-07-03T10:23:00Z">
        <w:r w:rsidR="00306854">
          <w:rPr>
            <w:rFonts w:ascii="Aptos Narrow" w:eastAsia="Times New Roman" w:hAnsi="Aptos Narrow" w:cs="Calibri"/>
            <w:szCs w:val="22"/>
            <w:lang w:eastAsia="en-GB"/>
          </w:rPr>
          <w:t>stan</w:t>
        </w:r>
      </w:ins>
      <w:ins w:id="264" w:author="Andrey Fomin" w:date="2026-07-03T12:24:00Z" w16du:dateUtc="2026-07-03T10:24:00Z">
        <w:r w:rsidR="00306854">
          <w:rPr>
            <w:rFonts w:ascii="Aptos Narrow" w:eastAsia="Times New Roman" w:hAnsi="Aptos Narrow" w:cs="Calibri"/>
            <w:szCs w:val="22"/>
            <w:lang w:eastAsia="en-GB"/>
          </w:rPr>
          <w:t>dartmäßige</w:t>
        </w:r>
      </w:ins>
      <w:ins w:id="265" w:author="Andrey Fomin" w:date="2026-07-03T12:23:00Z" w16du:dateUtc="2026-07-03T10:23:00Z">
        <w:r w:rsidR="00306854" w:rsidRPr="008A34FA">
          <w:rPr>
            <w:rFonts w:ascii="Aptos Narrow" w:eastAsia="Times New Roman" w:hAnsi="Aptos Narrow" w:cs="Calibri"/>
            <w:szCs w:val="22"/>
            <w:lang w:eastAsia="en-GB"/>
          </w:rPr>
          <w:t xml:space="preserve"> </w:t>
        </w:r>
      </w:ins>
      <w:r w:rsidRPr="008A34FA">
        <w:rPr>
          <w:rFonts w:ascii="Aptos Narrow" w:eastAsia="Times New Roman" w:hAnsi="Aptos Narrow" w:cs="Calibri"/>
          <w:szCs w:val="22"/>
          <w:lang w:eastAsia="en-GB"/>
        </w:rPr>
        <w:t>DROP-Policy sowohl für die INPUT-, als auch für die FORWARD-Chain. </w:t>
      </w:r>
    </w:p>
    <w:p w14:paraId="159304B3" w14:textId="77777777" w:rsidR="0083697B" w:rsidRPr="008A34FA" w:rsidRDefault="0083697B" w:rsidP="0083697B">
      <w:pPr>
        <w:pStyle w:val="Heading3"/>
        <w:rPr>
          <w:rFonts w:ascii="Aptos Narrow" w:hAnsi="Aptos Narrow"/>
          <w:lang w:val="en-GB" w:eastAsia="en-GB"/>
        </w:rPr>
      </w:pPr>
      <w:bookmarkStart w:id="266" w:name="_Toc234949600"/>
      <w:r w:rsidRPr="008A34FA">
        <w:rPr>
          <w:rFonts w:ascii="Aptos Narrow" w:hAnsi="Aptos Narrow"/>
          <w:lang w:eastAsia="en-GB"/>
        </w:rPr>
        <w:t>CCU</w:t>
      </w:r>
      <w:bookmarkEnd w:id="266"/>
      <w:r w:rsidRPr="008A34FA">
        <w:rPr>
          <w:rFonts w:ascii="Aptos Narrow" w:hAnsi="Aptos Narrow"/>
          <w:lang w:val="en-GB" w:eastAsia="en-GB"/>
        </w:rPr>
        <w:t> </w:t>
      </w:r>
    </w:p>
    <w:p w14:paraId="4427F69B" w14:textId="77777777" w:rsidR="0083697B" w:rsidRPr="008A34FA" w:rsidRDefault="0083697B" w:rsidP="0083697B">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b/>
          <w:bCs/>
          <w:szCs w:val="22"/>
          <w:lang w:eastAsia="en-GB"/>
        </w:rPr>
        <w:t>Passagier Netzwerke</w:t>
      </w:r>
      <w:r w:rsidRPr="008A34FA">
        <w:rPr>
          <w:rFonts w:ascii="Aptos Narrow" w:eastAsia="Times New Roman" w:hAnsi="Aptos Narrow" w:cs="Calibri"/>
          <w:szCs w:val="22"/>
          <w:lang w:val="en-GB" w:eastAsia="en-GB"/>
        </w:rPr>
        <w:t> </w:t>
      </w:r>
    </w:p>
    <w:p w14:paraId="4C2C7F42"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Passagiere können auf folgende Dienste zugreifen: </w:t>
      </w:r>
    </w:p>
    <w:p w14:paraId="621AF6D8" w14:textId="77777777" w:rsidR="0083697B" w:rsidRPr="008A34FA" w:rsidRDefault="0083697B">
      <w:pPr>
        <w:numPr>
          <w:ilvl w:val="0"/>
          <w:numId w:val="30"/>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Dienste, die sie auf der CCU benötigen </w:t>
      </w:r>
    </w:p>
    <w:p w14:paraId="3F7C9D94" w14:textId="77777777" w:rsidR="0083697B" w:rsidRPr="008A34FA" w:rsidRDefault="0083697B">
      <w:pPr>
        <w:numPr>
          <w:ilvl w:val="0"/>
          <w:numId w:val="31"/>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HTTP / HTTPS (Portal)</w:t>
      </w:r>
      <w:r w:rsidRPr="008A34FA">
        <w:rPr>
          <w:rFonts w:ascii="Aptos Narrow" w:eastAsia="Times New Roman" w:hAnsi="Aptos Narrow" w:cs="Calibri"/>
          <w:szCs w:val="22"/>
          <w:lang w:val="en-GB" w:eastAsia="en-GB"/>
        </w:rPr>
        <w:t> </w:t>
      </w:r>
    </w:p>
    <w:p w14:paraId="2AB5F9D4" w14:textId="77777777" w:rsidR="0083697B" w:rsidRPr="008A34FA" w:rsidRDefault="0083697B">
      <w:pPr>
        <w:numPr>
          <w:ilvl w:val="0"/>
          <w:numId w:val="32"/>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DNS</w:t>
      </w:r>
      <w:r w:rsidRPr="008A34FA">
        <w:rPr>
          <w:rFonts w:ascii="Aptos Narrow" w:eastAsia="Times New Roman" w:hAnsi="Aptos Narrow" w:cs="Calibri"/>
          <w:szCs w:val="22"/>
          <w:lang w:val="en-GB" w:eastAsia="en-GB"/>
        </w:rPr>
        <w:t> </w:t>
      </w:r>
    </w:p>
    <w:p w14:paraId="223E034C" w14:textId="77777777" w:rsidR="0083697B" w:rsidRPr="008A34FA" w:rsidRDefault="0083697B">
      <w:pPr>
        <w:numPr>
          <w:ilvl w:val="0"/>
          <w:numId w:val="33"/>
        </w:num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Internet</w:t>
      </w:r>
      <w:r w:rsidRPr="008A34FA">
        <w:rPr>
          <w:rFonts w:ascii="Aptos Narrow" w:eastAsia="Times New Roman" w:hAnsi="Aptos Narrow" w:cs="Calibri"/>
          <w:szCs w:val="22"/>
          <w:lang w:val="en-GB" w:eastAsia="en-GB"/>
        </w:rPr>
        <w:t> </w:t>
      </w:r>
    </w:p>
    <w:p w14:paraId="401146D0"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Der gesamte Verkehr von Passagieren zu privaten IP-Adressen (RFC1918) ist ausnahmslos verboten und blockiert. </w:t>
      </w:r>
    </w:p>
    <w:p w14:paraId="71D668F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Alle Endgeräte der Passagiere werden Netzwerktechnisch separiert (Client Isolation). </w:t>
      </w:r>
    </w:p>
    <w:p w14:paraId="49867A11" w14:textId="77777777" w:rsidR="0083697B" w:rsidRPr="008A34FA" w:rsidRDefault="0083697B" w:rsidP="0083697B">
      <w:pPr>
        <w:spacing w:before="0" w:after="0"/>
        <w:textAlignment w:val="baseline"/>
        <w:rPr>
          <w:rFonts w:ascii="Aptos Narrow" w:eastAsia="Times New Roman" w:hAnsi="Aptos Narrow" w:cs="Calibri"/>
          <w:szCs w:val="22"/>
          <w:lang w:eastAsia="en-GB"/>
        </w:rPr>
      </w:pPr>
    </w:p>
    <w:p w14:paraId="4705B504"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Service Netzwerke</w:t>
      </w:r>
      <w:r w:rsidRPr="008A34FA">
        <w:rPr>
          <w:rFonts w:ascii="Aptos Narrow" w:eastAsia="Times New Roman" w:hAnsi="Aptos Narrow" w:cs="Calibri"/>
          <w:szCs w:val="22"/>
          <w:lang w:eastAsia="en-GB"/>
        </w:rPr>
        <w:t> </w:t>
      </w:r>
    </w:p>
    <w:p w14:paraId="40FE484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VLANs werden durch die Firewall separiert, um voreinander geschützt zu sein.  </w:t>
      </w:r>
    </w:p>
    <w:p w14:paraId="086C6B92" w14:textId="121187C6" w:rsidR="0083697B" w:rsidRPr="008A34FA" w:rsidRDefault="0083697B" w:rsidP="0083697B">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Der Datenverkehr der Servicenetzwerke ins Internet (offen oder eingeschränkt) oder zu definierten Zielen in einem ÖBB oder Custom Datacenter wird definiert. Ebenso eventuell notwendiger Datenverkehr zwischen den Servicenetzwerken.</w:t>
      </w:r>
      <w:r w:rsidRPr="008A34FA">
        <w:rPr>
          <w:rFonts w:ascii="Aptos Narrow" w:eastAsia="Times New Roman" w:hAnsi="Aptos Narrow" w:cs="Calibri"/>
          <w:szCs w:val="22"/>
          <w:lang w:val="en-GB" w:eastAsia="en-GB"/>
        </w:rPr>
        <w:t> </w:t>
      </w:r>
    </w:p>
    <w:p w14:paraId="42677F34" w14:textId="77777777" w:rsidR="0083697B" w:rsidRPr="008A34FA" w:rsidRDefault="0083697B" w:rsidP="0083697B">
      <w:pPr>
        <w:pStyle w:val="Heading3"/>
        <w:rPr>
          <w:rFonts w:ascii="Aptos Narrow" w:hAnsi="Aptos Narrow"/>
        </w:rPr>
      </w:pPr>
      <w:bookmarkStart w:id="267" w:name="_Toc234949601"/>
      <w:r w:rsidRPr="008A34FA">
        <w:rPr>
          <w:rFonts w:ascii="Aptos Narrow" w:hAnsi="Aptos Narrow"/>
        </w:rPr>
        <w:t>Customer Data Center</w:t>
      </w:r>
      <w:bookmarkEnd w:id="267"/>
      <w:r w:rsidRPr="008A34FA">
        <w:rPr>
          <w:rFonts w:ascii="Aptos Narrow" w:hAnsi="Aptos Narrow"/>
        </w:rPr>
        <w:t> </w:t>
      </w:r>
    </w:p>
    <w:p w14:paraId="1787CC74"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Als Schutzstrategie unterteilt die Nomad Connect-Lösung die Netzwerkkommunikation in spezifische virtuelle lokale Netzwerke (VLANs). Dies ermöglicht es der Lösung, verschiedene Arten der Kommunikation zu trennen, und verbessert somit die Sicherheit in Bezug auf diese.  </w:t>
      </w:r>
    </w:p>
    <w:p w14:paraId="4FBB3A75"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Innerhalb der CDCs teilen wir die Nutzung des/der Netzwerks/Netzwerke in VLANs auf. Die in der OEBB CDC eingesetzte Konfiguration kann 3 VLANs wie folgt umfassen:</w:t>
      </w:r>
    </w:p>
    <w:p w14:paraId="5CBE7CCF" w14:textId="77777777" w:rsidR="0083697B" w:rsidRPr="008A34FA" w:rsidRDefault="0083697B" w:rsidP="0083697B">
      <w:pPr>
        <w:spacing w:before="0" w:after="0"/>
        <w:textAlignment w:val="baseline"/>
        <w:rPr>
          <w:rFonts w:ascii="Aptos Narrow" w:eastAsia="Times New Roman" w:hAnsi="Aptos Narrow" w:cs="Calibri"/>
          <w:szCs w:val="22"/>
          <w:lang w:eastAsia="en-GB"/>
        </w:rPr>
      </w:pPr>
    </w:p>
    <w:p w14:paraId="12C6F708"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1.</w:t>
      </w:r>
      <w:r w:rsidRPr="008A34FA">
        <w:rPr>
          <w:rFonts w:ascii="Aptos Narrow" w:eastAsia="Times New Roman" w:hAnsi="Aptos Narrow" w:cs="Calibri"/>
          <w:szCs w:val="22"/>
          <w:lang w:eastAsia="en-GB"/>
        </w:rPr>
        <w:tab/>
        <w:t>Verwaltungs-Vlan (Administration VLAN) </w:t>
      </w:r>
    </w:p>
    <w:p w14:paraId="75FF9B9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2.</w:t>
      </w:r>
      <w:r w:rsidRPr="008A34FA">
        <w:rPr>
          <w:rFonts w:ascii="Aptos Narrow" w:eastAsia="Times New Roman" w:hAnsi="Aptos Narrow" w:cs="Calibri"/>
          <w:szCs w:val="22"/>
          <w:lang w:eastAsia="en-GB"/>
        </w:rPr>
        <w:tab/>
        <w:t>Dienste-Vlan (Service VLAN) </w:t>
      </w:r>
    </w:p>
    <w:p w14:paraId="6A01A83B"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3.</w:t>
      </w:r>
      <w:r w:rsidRPr="008A34FA">
        <w:rPr>
          <w:rFonts w:ascii="Aptos Narrow" w:eastAsia="Times New Roman" w:hAnsi="Aptos Narrow" w:cs="Calibri"/>
          <w:szCs w:val="22"/>
          <w:lang w:eastAsia="en-GB"/>
        </w:rPr>
        <w:tab/>
        <w:t>Zugriffs-Vlan (Access VLAN) </w:t>
      </w:r>
    </w:p>
    <w:p w14:paraId="5C9FC350" w14:textId="77777777" w:rsidR="0083697B" w:rsidRPr="008A34FA" w:rsidRDefault="0083697B" w:rsidP="0083697B">
      <w:pPr>
        <w:spacing w:before="0" w:after="0"/>
        <w:textAlignment w:val="baseline"/>
        <w:rPr>
          <w:rFonts w:ascii="Aptos Narrow" w:eastAsia="Times New Roman" w:hAnsi="Aptos Narrow" w:cs="Calibri"/>
          <w:szCs w:val="22"/>
          <w:lang w:eastAsia="en-GB"/>
        </w:rPr>
      </w:pPr>
    </w:p>
    <w:p w14:paraId="37D0F4DC" w14:textId="77777777" w:rsidR="00871D17" w:rsidRDefault="00871D17">
      <w:pPr>
        <w:rPr>
          <w:rFonts w:ascii="Aptos Narrow" w:eastAsia="Times New Roman" w:hAnsi="Aptos Narrow" w:cs="Calibri"/>
          <w:szCs w:val="22"/>
          <w:lang w:eastAsia="en-GB"/>
        </w:rPr>
      </w:pPr>
      <w:r>
        <w:rPr>
          <w:rFonts w:ascii="Aptos Narrow" w:eastAsia="Times New Roman" w:hAnsi="Aptos Narrow" w:cs="Calibri"/>
          <w:szCs w:val="22"/>
          <w:lang w:eastAsia="en-GB"/>
        </w:rPr>
        <w:br w:type="page"/>
      </w:r>
    </w:p>
    <w:p w14:paraId="7814B2C5" w14:textId="11384C3A"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lastRenderedPageBreak/>
        <w:t>Zwischen all diesen Netzwerken befindet sich eine zentrale VM namens vmgateway, die Firewall zwischen diesen Netzwerken und der Außenwelt verwaltet: </w:t>
      </w:r>
    </w:p>
    <w:p w14:paraId="4D1B202F" w14:textId="77777777" w:rsidR="0083697B" w:rsidRPr="008A34FA" w:rsidRDefault="0083697B" w:rsidP="0083697B">
      <w:pPr>
        <w:spacing w:before="0" w:after="0"/>
        <w:textAlignment w:val="baseline"/>
        <w:rPr>
          <w:rFonts w:ascii="Aptos Narrow" w:eastAsia="Times New Roman" w:hAnsi="Aptos Narrow" w:cs="Calibri"/>
          <w:szCs w:val="22"/>
          <w:lang w:val="en-GB" w:eastAsia="en-GB"/>
        </w:rPr>
      </w:pPr>
      <w:r w:rsidRPr="008A34FA">
        <w:rPr>
          <w:rFonts w:ascii="Aptos Narrow" w:eastAsia="Times New Roman" w:hAnsi="Aptos Narrow" w:cs="Calibri"/>
          <w:szCs w:val="22"/>
          <w:lang w:eastAsia="en-GB"/>
        </w:rPr>
        <w:t xml:space="preserve">  </w:t>
      </w:r>
      <w:r w:rsidRPr="008A34FA">
        <w:rPr>
          <w:rFonts w:ascii="Aptos Narrow" w:eastAsia="Times New Roman" w:hAnsi="Aptos Narrow" w:cs="Calibri"/>
          <w:noProof/>
          <w:szCs w:val="22"/>
          <w:lang w:val="en-GB" w:eastAsia="en-GB"/>
        </w:rPr>
        <w:drawing>
          <wp:inline distT="0" distB="0" distL="0" distR="0" wp14:anchorId="2E7B3D3F" wp14:editId="3CBCE4D2">
            <wp:extent cx="4330700" cy="3924300"/>
            <wp:effectExtent l="0" t="0" r="0" b="0"/>
            <wp:docPr id="822024973" name="Picture 21" descr="A diagram of a trai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24973" name="Picture 21" descr="A diagram of a train  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0700" cy="3924300"/>
                    </a:xfrm>
                    <a:prstGeom prst="rect">
                      <a:avLst/>
                    </a:prstGeom>
                    <a:noFill/>
                    <a:ln>
                      <a:noFill/>
                    </a:ln>
                  </pic:spPr>
                </pic:pic>
              </a:graphicData>
            </a:graphic>
          </wp:inline>
        </w:drawing>
      </w:r>
      <w:r w:rsidRPr="008A34FA">
        <w:rPr>
          <w:rFonts w:ascii="Aptos Narrow" w:eastAsia="Times New Roman" w:hAnsi="Aptos Narrow" w:cs="Calibri"/>
          <w:szCs w:val="22"/>
          <w:lang w:val="en-GB" w:eastAsia="en-GB"/>
        </w:rPr>
        <w:t> </w:t>
      </w:r>
    </w:p>
    <w:p w14:paraId="24AE8537" w14:textId="77777777" w:rsidR="00714B38" w:rsidRPr="008A34FA" w:rsidRDefault="00714B38" w:rsidP="00714B38">
      <w:pPr>
        <w:pStyle w:val="Heading3"/>
        <w:rPr>
          <w:rFonts w:ascii="Aptos Narrow" w:hAnsi="Aptos Narrow"/>
          <w:lang w:val="en-GB" w:eastAsia="en-GB"/>
        </w:rPr>
      </w:pPr>
      <w:bookmarkStart w:id="268" w:name="_Toc234949602"/>
      <w:r w:rsidRPr="008A34FA">
        <w:rPr>
          <w:rFonts w:ascii="Aptos Narrow" w:hAnsi="Aptos Narrow"/>
          <w:lang w:val="en-GB" w:eastAsia="en-GB"/>
        </w:rPr>
        <w:t>Netzwerkkonfigurationsmanagement</w:t>
      </w:r>
      <w:bookmarkEnd w:id="268"/>
    </w:p>
    <w:p w14:paraId="56395629" w14:textId="77777777" w:rsidR="0083697B" w:rsidRPr="008A34FA" w:rsidRDefault="0083697B" w:rsidP="0083697B">
      <w:pPr>
        <w:pStyle w:val="Heading3"/>
        <w:rPr>
          <w:rFonts w:ascii="Aptos Narrow" w:hAnsi="Aptos Narrow"/>
          <w:lang w:val="en-GB" w:eastAsia="en-GB"/>
        </w:rPr>
      </w:pPr>
      <w:bookmarkStart w:id="269" w:name="_Toc234949603"/>
      <w:r w:rsidRPr="008A34FA">
        <w:rPr>
          <w:rFonts w:ascii="Aptos Narrow" w:hAnsi="Aptos Narrow"/>
          <w:lang w:eastAsia="en-GB"/>
        </w:rPr>
        <w:t>Management</w:t>
      </w:r>
      <w:bookmarkEnd w:id="269"/>
      <w:r w:rsidRPr="008A34FA">
        <w:rPr>
          <w:rFonts w:ascii="Aptos Narrow" w:hAnsi="Aptos Narrow"/>
          <w:lang w:val="en-GB" w:eastAsia="en-GB"/>
        </w:rPr>
        <w:t> </w:t>
      </w:r>
    </w:p>
    <w:p w14:paraId="777BE4FA" w14:textId="5C39FAC3"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Grundsätzlich gibt es ein fest definiertes Layout, welches die Information enthält, welches Gerät welche Konfigurationsdatei und Firmware enthalten soll. </w:t>
      </w:r>
      <w:r w:rsidRPr="008A34FA">
        <w:rPr>
          <w:rFonts w:ascii="Aptos Narrow" w:eastAsia="Times New Roman" w:hAnsi="Aptos Narrow" w:cs="Calibri"/>
          <w:szCs w:val="22"/>
          <w:lang w:eastAsia="en-GB"/>
        </w:rPr>
        <w:br/>
        <w:t>Um die Information über den aktuellen und gewünschten Konfigurationsstand der Geräte zu erhalten, werden folgende Phasen durchgeführt. </w:t>
      </w:r>
      <w:r w:rsidRPr="008A34FA">
        <w:rPr>
          <w:rFonts w:ascii="Aptos Narrow" w:eastAsia="Times New Roman" w:hAnsi="Aptos Narrow" w:cs="Calibri"/>
          <w:szCs w:val="22"/>
          <w:lang w:eastAsia="en-GB"/>
        </w:rPr>
        <w:br/>
        <w:t>Die OBN-Funktionalität wird nur für von Nomad gelieferte Netzwerkgeräte (Switches und Access-Points) umgesetzt. </w:t>
      </w:r>
    </w:p>
    <w:p w14:paraId="670C5536" w14:textId="77777777" w:rsidR="0083697B" w:rsidRPr="008A34FA" w:rsidRDefault="0083697B" w:rsidP="0083697B">
      <w:pPr>
        <w:pStyle w:val="NMBody"/>
        <w:rPr>
          <w:rFonts w:ascii="Aptos Narrow" w:hAnsi="Aptos Narrow"/>
        </w:rPr>
      </w:pPr>
      <w:r w:rsidRPr="008A34FA">
        <w:rPr>
          <w:rFonts w:ascii="Aptos Narrow" w:hAnsi="Aptos Narrow"/>
        </w:rPr>
        <w:t>Discovery-Phase: </w:t>
      </w:r>
    </w:p>
    <w:p w14:paraId="5F2DE556" w14:textId="77777777" w:rsidR="00321054"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Während der Discovery-Phase von OBN verwendet die Anwendung das LLDP-Protokoll, um eine Karte des On-Train-Netzwerks zu erstellen. Dieser Prozess beginnt bei der CCU.  </w:t>
      </w:r>
    </w:p>
    <w:p w14:paraId="7EC40395" w14:textId="77777777" w:rsidR="00321054" w:rsidRPr="008A34FA" w:rsidRDefault="00321054" w:rsidP="0083697B">
      <w:pPr>
        <w:spacing w:before="0" w:after="0"/>
        <w:textAlignment w:val="baseline"/>
        <w:rPr>
          <w:rFonts w:ascii="Aptos Narrow" w:eastAsia="Times New Roman" w:hAnsi="Aptos Narrow" w:cs="Calibri"/>
          <w:szCs w:val="22"/>
          <w:lang w:eastAsia="en-GB"/>
        </w:rPr>
      </w:pPr>
    </w:p>
    <w:p w14:paraId="40CA682F" w14:textId="68AEECF2"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Anwendung springt von Switch zu Switch, von Switch zu Access Point und erstellt eine interne Topologie der Art und Weise, wie das Netzwerk aufgebaut ist. LLDP macht die Nachbarn sichtbar, die die CCU, ein Switch oder ein Access Point sein können, wodurch OBN von einem Knoten zum nächsten springt und sich über das gesamte Netzwerk verzweigen kann. Unterwegs sammelt OBN</w:t>
      </w:r>
      <w:ins w:id="270" w:author="Andrey Fomin" w:date="2026-07-03T12:24:00Z" w16du:dateUtc="2026-07-03T10:24:00Z">
        <w:r w:rsidR="0089365A">
          <w:rPr>
            <w:rFonts w:ascii="Aptos Narrow" w:eastAsia="Times New Roman" w:hAnsi="Aptos Narrow" w:cs="Calibri"/>
            <w:szCs w:val="22"/>
            <w:lang w:eastAsia="en-GB"/>
          </w:rPr>
          <w:t>-</w:t>
        </w:r>
      </w:ins>
      <w:del w:id="271" w:author="Andrey Fomin" w:date="2026-07-03T12:24:00Z" w16du:dateUtc="2026-07-03T10:24:00Z">
        <w:r w:rsidRPr="008A34FA" w:rsidDel="0089365A">
          <w:rPr>
            <w:rFonts w:ascii="Aptos Narrow" w:eastAsia="Times New Roman" w:hAnsi="Aptos Narrow" w:cs="Calibri"/>
            <w:szCs w:val="22"/>
            <w:lang w:eastAsia="en-GB"/>
          </w:rPr>
          <w:delText xml:space="preserve"> </w:delText>
        </w:r>
      </w:del>
      <w:r w:rsidRPr="008A34FA">
        <w:rPr>
          <w:rFonts w:ascii="Aptos Narrow" w:eastAsia="Times New Roman" w:hAnsi="Aptos Narrow" w:cs="Calibri"/>
          <w:szCs w:val="22"/>
          <w:lang w:eastAsia="en-GB"/>
        </w:rPr>
        <w:t>Daten wie IP-Adressen, MAC-Adressen, Gerätetyp, Firmware-Version, Konfigurationsversion usw. </w:t>
      </w:r>
    </w:p>
    <w:p w14:paraId="300BB30F" w14:textId="77777777" w:rsidR="00321054" w:rsidRPr="008A34FA" w:rsidRDefault="00321054" w:rsidP="0083697B">
      <w:pPr>
        <w:spacing w:before="0" w:after="0"/>
        <w:textAlignment w:val="baseline"/>
        <w:rPr>
          <w:rFonts w:ascii="Aptos Narrow" w:eastAsia="Times New Roman" w:hAnsi="Aptos Narrow" w:cs="Calibri"/>
          <w:szCs w:val="22"/>
          <w:lang w:eastAsia="en-GB"/>
        </w:rPr>
      </w:pPr>
    </w:p>
    <w:p w14:paraId="14CBFDA3" w14:textId="3C8B7F88"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lastRenderedPageBreak/>
        <w:t>Um dies zu erreichen, müssen die Netzwerkkomponenten einen Mindestsatz an Funktionen implementieren, z. B. die Möglichkeit, die LLDP-Nachbarn über ein Protokoll wie SNMP oder SSH zu erkennen. Da jedes Gerät über einen anderen Satz von SNMP-OIDs verfügt, die diese Art der Erkennung ermöglichen, ist es für OBN auch wichtig zu wissen, mit welcher Art von Gerät es kommuniziert. Dies erfolgt basierend auf dem MAC-Präfix. Intern speichert OBN eine Liste bekannter Geräte zusammen mit ihren bekannten MAC-Präfixen, sodass OBN entscheiden kann, wie das Gerät abgefragt werden soll. </w:t>
      </w:r>
      <w:r w:rsidRPr="008A34FA">
        <w:rPr>
          <w:rFonts w:ascii="Aptos Narrow" w:eastAsia="Times New Roman" w:hAnsi="Aptos Narrow" w:cs="Calibri"/>
          <w:szCs w:val="22"/>
          <w:lang w:eastAsia="en-GB"/>
        </w:rPr>
        <w:br/>
        <w:t>Das Ergebnis der Discovery-Phase wird im File /tmp/discovery.json gespeichert. </w:t>
      </w:r>
    </w:p>
    <w:p w14:paraId="70CE1CCB" w14:textId="77777777" w:rsidR="0083697B" w:rsidRPr="008A34FA" w:rsidRDefault="0083697B" w:rsidP="0083697B">
      <w:pPr>
        <w:pStyle w:val="NMBody"/>
        <w:rPr>
          <w:rFonts w:ascii="Aptos Narrow" w:hAnsi="Aptos Narrow"/>
        </w:rPr>
      </w:pPr>
      <w:r w:rsidRPr="008A34FA">
        <w:rPr>
          <w:rFonts w:ascii="Aptos Narrow" w:hAnsi="Aptos Narrow"/>
        </w:rPr>
        <w:t>Reporting-Phase: </w:t>
      </w:r>
    </w:p>
    <w:p w14:paraId="2E339BFF"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Reporting-Phase von OBN verwendet die Ausgabe der vorherigen Discovery-Phase und übersetzt sie in ein tatsächliches Layout. Der anfängliche Discovery-Prozess kennt Werte wie die Waggonnummerierung nicht - erst in dieser Phase wird die Ausgabe in eine reale Karte des Zuges übersetzt. Diese Karte kann anschließend entweder vom NMS oder für die Konfigurationsphase verwendet werden. </w:t>
      </w:r>
    </w:p>
    <w:p w14:paraId="0CF4500B" w14:textId="77777777" w:rsidR="00321054" w:rsidRPr="008A34FA" w:rsidRDefault="00321054" w:rsidP="0083697B">
      <w:pPr>
        <w:spacing w:before="0" w:after="0"/>
        <w:textAlignment w:val="baseline"/>
        <w:rPr>
          <w:rFonts w:ascii="Aptos Narrow" w:eastAsia="Times New Roman" w:hAnsi="Aptos Narrow" w:cs="Calibri"/>
          <w:szCs w:val="22"/>
          <w:lang w:eastAsia="en-GB"/>
        </w:rPr>
      </w:pPr>
    </w:p>
    <w:p w14:paraId="13AF77A3"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Die Reporting-Phase versucht, die erkannten Backbone-Daten dem erwarteten Konsistenzlayout zuzuordnen, das in einer Konfigurationsdatei definiert ist. Diese Konfigurationsdatei definiert genau, was in einem Zug zu erwarten ist: die Anzahl der Waggons, die Anzahl der Switches und Access-Points pro Waggon, wie sie miteinander verbunden sind usw. Dieses Layout der Konfigurationsdatei wird mit dem entdeckten Layout verglichen. </w:t>
      </w:r>
    </w:p>
    <w:p w14:paraId="4D8D6030"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43AFDF37"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Wenn die Layouts übereinstimmen, können alle erwarteten Netzwerkkomponenten erkannt werden und alles ist korrekt verkabelt. </w:t>
      </w:r>
    </w:p>
    <w:p w14:paraId="4D130949"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In jedem Fall wird OBN zwei nachfolgende Aktionen ausführen: </w:t>
      </w:r>
    </w:p>
    <w:p w14:paraId="6E581A38" w14:textId="77777777" w:rsidR="0083697B" w:rsidRPr="008A34FA" w:rsidRDefault="0083697B">
      <w:pPr>
        <w:numPr>
          <w:ilvl w:val="0"/>
          <w:numId w:val="34"/>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Weiterleiten der Konsistenzinformationen an das NMS </w:t>
      </w:r>
    </w:p>
    <w:p w14:paraId="44F2DB57" w14:textId="77777777" w:rsidR="0083697B" w:rsidRPr="008A34FA" w:rsidRDefault="0083697B">
      <w:pPr>
        <w:numPr>
          <w:ilvl w:val="0"/>
          <w:numId w:val="35"/>
        </w:num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Speichern der nummerierten Bestandsinformationen in der Datei Discovery.json, damit sie in den nächsten Schritten verwendet werden können </w:t>
      </w:r>
    </w:p>
    <w:p w14:paraId="33D58255"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20F5B5AC"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xml:space="preserve">Die Discovery-Phase wird mit dem Befehl </w:t>
      </w:r>
      <w:r w:rsidRPr="008A34FA">
        <w:rPr>
          <w:rFonts w:ascii="Aptos Narrow" w:eastAsia="Times New Roman" w:hAnsi="Aptos Narrow" w:cs="Calibri"/>
          <w:b/>
          <w:bCs/>
          <w:szCs w:val="22"/>
          <w:lang w:eastAsia="en-GB"/>
        </w:rPr>
        <w:t xml:space="preserve">obn discover </w:t>
      </w:r>
      <w:r w:rsidRPr="008A34FA">
        <w:rPr>
          <w:rFonts w:ascii="Aptos Narrow" w:eastAsia="Times New Roman" w:hAnsi="Aptos Narrow" w:cs="Calibri"/>
          <w:szCs w:val="22"/>
          <w:lang w:eastAsia="en-GB"/>
        </w:rPr>
        <w:t>gestartet. </w:t>
      </w:r>
      <w:r w:rsidRPr="008A34FA">
        <w:rPr>
          <w:rFonts w:ascii="Aptos Narrow" w:eastAsia="Times New Roman" w:hAnsi="Aptos Narrow" w:cs="Calibri"/>
          <w:szCs w:val="22"/>
          <w:lang w:eastAsia="en-GB"/>
        </w:rPr>
        <w:br/>
        <w:t>Die Phase speichert das Ergebnis im oben angeführten JSON-File. </w:t>
      </w:r>
      <w:r w:rsidRPr="008A34FA">
        <w:rPr>
          <w:rFonts w:ascii="Aptos Narrow" w:eastAsia="Times New Roman" w:hAnsi="Aptos Narrow" w:cs="Calibri"/>
          <w:szCs w:val="22"/>
          <w:lang w:eastAsia="en-GB"/>
        </w:rPr>
        <w:br/>
        <w:t> </w:t>
      </w:r>
      <w:r w:rsidRPr="008A34FA">
        <w:rPr>
          <w:rFonts w:ascii="Aptos Narrow" w:eastAsia="Times New Roman" w:hAnsi="Aptos Narrow" w:cs="Calibri"/>
          <w:szCs w:val="22"/>
          <w:lang w:eastAsia="en-GB"/>
        </w:rPr>
        <w:br/>
        <w:t xml:space="preserve">Die Reporting-Phase wird mit dem Befehl </w:t>
      </w:r>
      <w:r w:rsidRPr="008A34FA">
        <w:rPr>
          <w:rFonts w:ascii="Aptos Narrow" w:eastAsia="Times New Roman" w:hAnsi="Aptos Narrow" w:cs="Calibri"/>
          <w:b/>
          <w:bCs/>
          <w:szCs w:val="22"/>
          <w:lang w:eastAsia="en-GB"/>
        </w:rPr>
        <w:t>obn validate</w:t>
      </w:r>
      <w:r w:rsidRPr="008A34FA">
        <w:rPr>
          <w:rFonts w:ascii="Aptos Narrow" w:eastAsia="Times New Roman" w:hAnsi="Aptos Narrow" w:cs="Calibri"/>
          <w:szCs w:val="22"/>
          <w:lang w:eastAsia="en-GB"/>
        </w:rPr>
        <w:t xml:space="preserve"> durchgeführt. </w:t>
      </w:r>
    </w:p>
    <w:p w14:paraId="0D474335"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obn validate</w:t>
      </w:r>
      <w:r w:rsidRPr="008A34FA">
        <w:rPr>
          <w:rFonts w:ascii="Aptos Narrow" w:eastAsia="Times New Roman" w:hAnsi="Aptos Narrow" w:cs="Calibri"/>
          <w:szCs w:val="22"/>
          <w:lang w:eastAsia="en-GB"/>
        </w:rPr>
        <w:t xml:space="preserve"> bietet einen Überblick über das On-Train-Backbone sowie den Konfigurations- und Firmware-Status, in dem sie sich befinden. Coach-Nummern, Gerätenummern, CCU-Schnittstellen-IDs usw. stammen alle aus der Ausgabe der vorherigen Berichtsphase. </w:t>
      </w:r>
    </w:p>
    <w:p w14:paraId="01E9F2D1" w14:textId="77777777"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szCs w:val="22"/>
          <w:lang w:eastAsia="en-GB"/>
        </w:rPr>
        <w:t> </w:t>
      </w:r>
    </w:p>
    <w:p w14:paraId="4A2E08B6" w14:textId="6E05B63A" w:rsidR="0083697B" w:rsidRPr="008A34FA" w:rsidRDefault="0083697B" w:rsidP="0083697B">
      <w:pPr>
        <w:spacing w:before="0" w:after="0"/>
        <w:textAlignment w:val="baseline"/>
        <w:rPr>
          <w:rFonts w:ascii="Aptos Narrow" w:eastAsia="Times New Roman" w:hAnsi="Aptos Narrow" w:cs="Calibri"/>
          <w:szCs w:val="22"/>
          <w:lang w:eastAsia="en-GB"/>
        </w:rPr>
      </w:pPr>
      <w:r w:rsidRPr="008A34FA">
        <w:rPr>
          <w:rFonts w:ascii="Aptos Narrow" w:eastAsia="Times New Roman" w:hAnsi="Aptos Narrow" w:cs="Calibri"/>
          <w:b/>
          <w:bCs/>
          <w:szCs w:val="22"/>
          <w:lang w:eastAsia="en-GB"/>
        </w:rPr>
        <w:t>obn update [c | f] &lt;device-ip&gt;</w:t>
      </w:r>
      <w:r w:rsidRPr="008A34FA">
        <w:rPr>
          <w:rFonts w:ascii="Aptos Narrow" w:eastAsia="Times New Roman" w:hAnsi="Aptos Narrow" w:cs="Calibri"/>
          <w:szCs w:val="22"/>
          <w:lang w:eastAsia="en-GB"/>
        </w:rPr>
        <w:t xml:space="preserve"> ermöglicht die Aktualisierung von Switches und Access Points. Wenn die Ausgabe des Befehls Consist-validate.sh anzeigt, dass ein Gerät aktualisiert werden muss, kann der Befehl verwendet werden, um die Konfiguration und/oder Firmware auf den neuesten Stand zu bringen.</w:t>
      </w:r>
    </w:p>
    <w:p w14:paraId="43F6081A" w14:textId="77777777" w:rsidR="00871D17" w:rsidRDefault="00871D17">
      <w:pPr>
        <w:rPr>
          <w:rFonts w:ascii="Aptos Narrow" w:hAnsi="Aptos Narrow" w:cs="Times New Roman"/>
          <w:b/>
          <w:bCs/>
          <w:caps/>
          <w:color w:val="FFFFFF"/>
          <w:spacing w:val="15"/>
          <w:szCs w:val="22"/>
        </w:rPr>
      </w:pPr>
      <w:r>
        <w:rPr>
          <w:rFonts w:ascii="Aptos Narrow" w:hAnsi="Aptos Narrow"/>
        </w:rPr>
        <w:br w:type="page"/>
      </w:r>
    </w:p>
    <w:p w14:paraId="2F9F3007" w14:textId="3F79EFEC" w:rsidR="0036318C" w:rsidRPr="008A34FA" w:rsidRDefault="00D45FC0">
      <w:pPr>
        <w:pStyle w:val="Heading1"/>
        <w:rPr>
          <w:rFonts w:ascii="Aptos Narrow" w:hAnsi="Aptos Narrow"/>
        </w:rPr>
      </w:pPr>
      <w:bookmarkStart w:id="272" w:name="_Toc234949604"/>
      <w:commentRangeStart w:id="273"/>
      <w:commentRangeStart w:id="274"/>
      <w:r w:rsidRPr="008A34FA">
        <w:rPr>
          <w:rFonts w:ascii="Aptos Narrow" w:hAnsi="Aptos Narrow"/>
        </w:rPr>
        <w:lastRenderedPageBreak/>
        <w:t xml:space="preserve">Fleetview </w:t>
      </w:r>
      <w:commentRangeEnd w:id="273"/>
      <w:r w:rsidR="008A34FA" w:rsidRPr="008A34FA">
        <w:rPr>
          <w:rStyle w:val="CommentReference"/>
          <w:rFonts w:ascii="Aptos Narrow" w:hAnsi="Aptos Narrow"/>
          <w:sz w:val="22"/>
          <w:szCs w:val="22"/>
        </w:rPr>
        <w:commentReference w:id="273"/>
      </w:r>
      <w:commentRangeEnd w:id="274"/>
      <w:r w:rsidRPr="008A34FA">
        <w:rPr>
          <w:rStyle w:val="CommentReference"/>
          <w:rFonts w:ascii="Aptos Narrow" w:hAnsi="Aptos Narrow"/>
          <w:sz w:val="22"/>
          <w:szCs w:val="22"/>
        </w:rPr>
        <w:commentReference w:id="274"/>
      </w:r>
      <w:r w:rsidRPr="008A34FA">
        <w:rPr>
          <w:rFonts w:ascii="Aptos Narrow" w:hAnsi="Aptos Narrow"/>
        </w:rPr>
        <w:t>– Reporting und Analyse</w:t>
      </w:r>
      <w:bookmarkEnd w:id="272"/>
    </w:p>
    <w:p w14:paraId="09024D3F" w14:textId="77777777" w:rsidR="0036318C" w:rsidRPr="008A34FA" w:rsidRDefault="00D45FC0">
      <w:pPr>
        <w:rPr>
          <w:rFonts w:ascii="Aptos Narrow" w:hAnsi="Aptos Narrow"/>
        </w:rPr>
      </w:pPr>
      <w:r w:rsidRPr="008A34FA">
        <w:rPr>
          <w:rFonts w:ascii="Aptos Narrow" w:hAnsi="Aptos Narrow"/>
        </w:rPr>
        <w:t>Fleetview ist das webbasierte Reporting- und Analysewerkzeug von Nomad Digital. Es ergänzt das Network Management System (NMS) um nachträgliche Auswertungen historischer Betriebsdaten und stellt aggregierte Kennzahlen (KPIs) für Betriebs-, Wartungs- und Management-Stakeholder bereit.</w:t>
      </w:r>
    </w:p>
    <w:p w14:paraId="09024D40" w14:textId="77777777" w:rsidR="0036318C" w:rsidRPr="008A34FA" w:rsidRDefault="00D45FC0">
      <w:pPr>
        <w:rPr>
          <w:ins w:id="275" w:author="Abbas Rizvi" w:date="2026-06-17T10:00:00Z"/>
          <w:rFonts w:ascii="Aptos Narrow" w:hAnsi="Aptos Narrow"/>
        </w:rPr>
      </w:pPr>
      <w:ins w:id="276" w:author="Abbas Rizvi" w:date="2026-06-17T10:00:00Z">
        <w:r w:rsidRPr="008A34FA">
          <w:rPr>
            <w:rFonts w:ascii="Aptos Narrow" w:hAnsi="Aptos Narrow"/>
          </w:rPr>
          <w:t>Hinweis: Fleetview wird mittelfristig durch „Nomad Insights“ abgelöst. Die in diesem Kapitel beschriebenen Reporting- und Analysefunktionen werden in Nomad Insights fortgeführt; der Funktionsumfang bleibt für ÖBB erhalten. Eine aktualisierte Beschreibung wird mit der Umstellung nachgereicht.</w:t>
        </w:r>
      </w:ins>
    </w:p>
    <w:p w14:paraId="385A0F0D" w14:textId="77777777" w:rsidR="0036318C" w:rsidRPr="008A34FA" w:rsidRDefault="00D45FC0">
      <w:pPr>
        <w:pStyle w:val="Heading2"/>
        <w:rPr>
          <w:rFonts w:ascii="Aptos Narrow" w:hAnsi="Aptos Narrow"/>
        </w:rPr>
      </w:pPr>
      <w:bookmarkStart w:id="277" w:name="_Toc234949605"/>
      <w:r w:rsidRPr="008A34FA">
        <w:rPr>
          <w:rFonts w:ascii="Aptos Narrow" w:hAnsi="Aptos Narrow"/>
        </w:rPr>
        <w:t>Funktionsumfang</w:t>
      </w:r>
      <w:bookmarkEnd w:id="277"/>
    </w:p>
    <w:p w14:paraId="72004328" w14:textId="77777777" w:rsidR="0036318C" w:rsidRPr="008A34FA" w:rsidRDefault="00D45FC0">
      <w:pPr>
        <w:rPr>
          <w:rFonts w:ascii="Aptos Narrow" w:hAnsi="Aptos Narrow"/>
        </w:rPr>
      </w:pPr>
      <w:r w:rsidRPr="008A34FA">
        <w:rPr>
          <w:rFonts w:ascii="Aptos Narrow" w:hAnsi="Aptos Narrow"/>
        </w:rPr>
        <w:t>Fleetview gliedert sich in folgende funktionale Bereiche:</w:t>
      </w:r>
    </w:p>
    <w:p w14:paraId="0F1D42C8" w14:textId="77777777" w:rsidR="0036318C" w:rsidRPr="00D62313" w:rsidRDefault="00D45FC0" w:rsidP="00D62313">
      <w:pPr>
        <w:pStyle w:val="ListParagraph"/>
        <w:numPr>
          <w:ilvl w:val="0"/>
          <w:numId w:val="105"/>
        </w:numPr>
        <w:rPr>
          <w:rFonts w:ascii="Aptos Narrow" w:hAnsi="Aptos Narrow"/>
        </w:rPr>
      </w:pPr>
      <w:commentRangeStart w:id="278"/>
      <w:commentRangeStart w:id="279"/>
      <w:r w:rsidRPr="00D62313">
        <w:rPr>
          <w:rFonts w:ascii="Aptos Narrow" w:hAnsi="Aptos Narrow"/>
        </w:rPr>
        <w:t>Verfügbarkeits</w:t>
      </w:r>
      <w:commentRangeEnd w:id="278"/>
      <w:r w:rsidR="008A34FA" w:rsidRPr="00D62313">
        <w:rPr>
          <w:rStyle w:val="CommentReference"/>
          <w:rFonts w:ascii="Aptos Narrow" w:hAnsi="Aptos Narrow"/>
          <w:sz w:val="22"/>
          <w:szCs w:val="20"/>
        </w:rPr>
        <w:commentReference w:id="278"/>
      </w:r>
      <w:commentRangeEnd w:id="279"/>
      <w:r w:rsidRPr="00D62313">
        <w:rPr>
          <w:rStyle w:val="CommentReference"/>
          <w:rFonts w:ascii="Aptos Narrow" w:hAnsi="Aptos Narrow"/>
          <w:sz w:val="22"/>
          <w:szCs w:val="20"/>
        </w:rPr>
        <w:commentReference w:id="279"/>
      </w:r>
      <w:r w:rsidRPr="00D62313">
        <w:rPr>
          <w:rFonts w:ascii="Aptos Narrow" w:hAnsi="Aptos Narrow"/>
        </w:rPr>
        <w:t>-Reporting: prozentuale Online-/Offline-Zeit pro Zug, Garnitur oder Flottensegment über frei wählbare Zeiträume (Tag, Woche, Monat, Quartal).</w:t>
      </w:r>
    </w:p>
    <w:p w14:paraId="70979FD6"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Konnektivitäts-Analyse: Datenvolumen pro Modem, Provider und Zelle, inklusive Roaming-Auswertungen und Provider-Performance-Vergleich.</w:t>
      </w:r>
    </w:p>
    <w:p w14:paraId="03DBC2E4"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Nutzungs-Statistiken: Anzahl eindeutiger Endgeräte, durchschnittliche Sitzungsdauer, Spitzenlast je Tageszeit, Bandbreite je Passagier.</w:t>
      </w:r>
    </w:p>
    <w:p w14:paraId="20D058E8"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Portal- und Content-Reporting: Aufrufe von Portalseiten, beliebteste Inhalte, Synchronisationsstatistiken der landseitig bereitgestellten Inhalte.</w:t>
      </w:r>
    </w:p>
    <w:p w14:paraId="73EF78F8" w14:textId="77777777" w:rsidR="0036318C" w:rsidRPr="00D62313" w:rsidRDefault="00D45FC0" w:rsidP="00D62313">
      <w:pPr>
        <w:pStyle w:val="ListParagraph"/>
        <w:numPr>
          <w:ilvl w:val="0"/>
          <w:numId w:val="105"/>
        </w:numPr>
        <w:rPr>
          <w:rFonts w:ascii="Aptos Narrow" w:hAnsi="Aptos Narrow"/>
        </w:rPr>
      </w:pPr>
      <w:r w:rsidRPr="00D62313">
        <w:rPr>
          <w:rFonts w:ascii="Aptos Narrow" w:hAnsi="Aptos Narrow"/>
        </w:rPr>
        <w:t>Alarm- und Incident-History: filterbare Historie aller im NMS erzeugten Alarme, mit Drill-Down auf Ursache, Dauer und betroffene Komponenten.</w:t>
      </w:r>
    </w:p>
    <w:p w14:paraId="4500C73E" w14:textId="77777777" w:rsidR="0036318C" w:rsidRPr="008A34FA" w:rsidRDefault="00D45FC0">
      <w:pPr>
        <w:pStyle w:val="Heading2"/>
        <w:rPr>
          <w:rFonts w:ascii="Aptos Narrow" w:hAnsi="Aptos Narrow"/>
        </w:rPr>
      </w:pPr>
      <w:bookmarkStart w:id="280" w:name="_Toc234949606"/>
      <w:r w:rsidRPr="008A34FA">
        <w:rPr>
          <w:rFonts w:ascii="Aptos Narrow" w:hAnsi="Aptos Narrow"/>
        </w:rPr>
        <w:t>Datenquellen</w:t>
      </w:r>
      <w:bookmarkEnd w:id="280"/>
    </w:p>
    <w:p w14:paraId="49E866D2" w14:textId="77777777" w:rsidR="0036318C" w:rsidRPr="008A34FA" w:rsidRDefault="00D45FC0">
      <w:pPr>
        <w:rPr>
          <w:rFonts w:ascii="Aptos Narrow" w:hAnsi="Aptos Narrow"/>
        </w:rPr>
      </w:pPr>
      <w:r w:rsidRPr="008A34FA">
        <w:rPr>
          <w:rFonts w:ascii="Aptos Narrow" w:hAnsi="Aptos Narrow"/>
        </w:rPr>
        <w:t>Fleetview greift auf die zentralen Datenquellen des CDC zu:</w:t>
      </w:r>
    </w:p>
    <w:p w14:paraId="73BD6333"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MongoDB (NMS-Datenbank) – Status- und Telemetriedaten der CCUs, Switches und Access-Points.</w:t>
      </w:r>
    </w:p>
    <w:p w14:paraId="43937E5C"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RTL-Log-Kollektor – aggregierte Log- und Statistikdaten der Fahrzeuge.</w:t>
      </w:r>
    </w:p>
    <w:p w14:paraId="0C635961"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Zabbix Server – serverseitige Verfügbarkeit und Performance der Backend-Komponenten.</w:t>
      </w:r>
    </w:p>
    <w:p w14:paraId="5A689C6D" w14:textId="77777777" w:rsidR="0036318C" w:rsidRPr="008A34FA" w:rsidRDefault="00D45FC0" w:rsidP="00885756">
      <w:pPr>
        <w:pStyle w:val="ListParagraph"/>
        <w:numPr>
          <w:ilvl w:val="0"/>
          <w:numId w:val="2"/>
        </w:numPr>
        <w:rPr>
          <w:rFonts w:ascii="Aptos Narrow" w:hAnsi="Aptos Narrow"/>
        </w:rPr>
      </w:pPr>
      <w:r w:rsidRPr="008A34FA">
        <w:rPr>
          <w:rFonts w:ascii="Aptos Narrow" w:hAnsi="Aptos Narrow"/>
        </w:rPr>
        <w:t>Portal-Statistiken – über den Apache-Webproxy ausgewertete Zugriffe auf das Bordportal.</w:t>
      </w:r>
    </w:p>
    <w:p w14:paraId="7A45F8A8" w14:textId="77777777" w:rsidR="0036318C" w:rsidRPr="008A34FA" w:rsidRDefault="00D45FC0">
      <w:pPr>
        <w:pStyle w:val="Heading2"/>
        <w:rPr>
          <w:rFonts w:ascii="Aptos Narrow" w:hAnsi="Aptos Narrow"/>
        </w:rPr>
      </w:pPr>
      <w:bookmarkStart w:id="281" w:name="_Toc234949607"/>
      <w:r w:rsidRPr="008A34FA">
        <w:rPr>
          <w:rFonts w:ascii="Aptos Narrow" w:hAnsi="Aptos Narrow"/>
        </w:rPr>
        <w:t>Benutzeroberfläche und Zugriff</w:t>
      </w:r>
      <w:bookmarkEnd w:id="281"/>
    </w:p>
    <w:p w14:paraId="696136EC" w14:textId="77777777" w:rsidR="0036318C" w:rsidRPr="008A34FA" w:rsidRDefault="00D45FC0">
      <w:pPr>
        <w:rPr>
          <w:rFonts w:ascii="Aptos Narrow" w:hAnsi="Aptos Narrow"/>
        </w:rPr>
      </w:pPr>
      <w:r w:rsidRPr="008A34FA">
        <w:rPr>
          <w:rFonts w:ascii="Aptos Narrow" w:hAnsi="Aptos Narrow"/>
        </w:rPr>
        <w:t>Fleetview ist über eine browserbasierte Weboberfläche erreichbar und folgt demselben rollenbasierten Sicherheitsmodell wie das NMS. Das responsive Design unterstützt die Anzeige auf Desktop- und Tablet-Endgeräten. Ein Single-Sign-On mit den NMS-Benutzerkonten ist vorgesehen, sodass ÖBB-Anwendergruppen denselben Account für NMS, Rollout Manager und Fleetview verwenden können.</w:t>
      </w:r>
    </w:p>
    <w:p w14:paraId="5184D92B" w14:textId="77777777" w:rsidR="0036318C" w:rsidRPr="008A34FA" w:rsidRDefault="00D45FC0">
      <w:pPr>
        <w:pStyle w:val="Heading2"/>
        <w:rPr>
          <w:rFonts w:ascii="Aptos Narrow" w:hAnsi="Aptos Narrow"/>
        </w:rPr>
      </w:pPr>
      <w:bookmarkStart w:id="282" w:name="_Toc234949608"/>
      <w:r w:rsidRPr="008A34FA">
        <w:rPr>
          <w:rFonts w:ascii="Aptos Narrow" w:hAnsi="Aptos Narrow"/>
        </w:rPr>
        <w:t>Datenexport und Schnittstellen</w:t>
      </w:r>
      <w:bookmarkEnd w:id="282"/>
    </w:p>
    <w:p w14:paraId="708C33DD" w14:textId="77777777" w:rsidR="0036318C" w:rsidRPr="008A34FA" w:rsidRDefault="00D45FC0">
      <w:pPr>
        <w:rPr>
          <w:rFonts w:ascii="Aptos Narrow" w:hAnsi="Aptos Narrow"/>
        </w:rPr>
      </w:pPr>
      <w:r w:rsidRPr="008A34FA">
        <w:rPr>
          <w:rFonts w:ascii="Aptos Narrow" w:hAnsi="Aptos Narrow"/>
        </w:rPr>
        <w:t>Standard-Reports lassen sich als PDF, Excel (XLSX) oder CSV exportieren. Für die programmatische Anbindung an ÖBB-eigene Reporting-Systeme stehen REST-APIs zur Verfügung; die Authentifizierung erfolgt über tokenbasierte Mechanismen. Die genaue Schnittstellenspezifikation wird im Rahmen der Detailed-Design-Review-Phase mit ÖBB abgestimmt.</w:t>
      </w:r>
    </w:p>
    <w:p w14:paraId="4DAE9F0B" w14:textId="77777777" w:rsidR="0036318C" w:rsidRPr="008A34FA" w:rsidRDefault="00D45FC0">
      <w:pPr>
        <w:pStyle w:val="Heading2"/>
        <w:rPr>
          <w:rFonts w:ascii="Aptos Narrow" w:hAnsi="Aptos Narrow"/>
        </w:rPr>
      </w:pPr>
      <w:bookmarkStart w:id="283" w:name="_Toc234949609"/>
      <w:r w:rsidRPr="008A34FA">
        <w:rPr>
          <w:rFonts w:ascii="Aptos Narrow" w:hAnsi="Aptos Narrow"/>
        </w:rPr>
        <w:lastRenderedPageBreak/>
        <w:t>Aufbewahrung historischer Daten</w:t>
      </w:r>
      <w:bookmarkEnd w:id="283"/>
    </w:p>
    <w:p w14:paraId="3F184948" w14:textId="77777777" w:rsidR="0036318C" w:rsidRPr="008A34FA" w:rsidRDefault="00D45FC0">
      <w:pPr>
        <w:rPr>
          <w:rFonts w:ascii="Aptos Narrow" w:hAnsi="Aptos Narrow"/>
        </w:rPr>
      </w:pPr>
      <w:r w:rsidRPr="008A34FA">
        <w:rPr>
          <w:rFonts w:ascii="Aptos Narrow" w:hAnsi="Aptos Narrow"/>
        </w:rPr>
        <w:t>Die Vorhalteperiode für Roh-Telemetrie beträgt standardmäßig 90 Tage, aggregierte KPIs werden für 24 Monate vorgehalten. Längere Aufbewahrungszeiträume können auf Wunsch konfiguriert werden, sofern die zugewiesenen Storage-Kapazitäten im Backend entsprechend bemessen sind.</w:t>
      </w:r>
    </w:p>
    <w:p w14:paraId="21C0124B" w14:textId="77777777" w:rsidR="006C37F9" w:rsidRPr="008A34FA" w:rsidRDefault="006C37F9" w:rsidP="006C37F9">
      <w:pPr>
        <w:pStyle w:val="Heading1"/>
        <w:rPr>
          <w:rFonts w:ascii="Aptos Narrow" w:hAnsi="Aptos Narrow"/>
          <w:lang w:eastAsia="ja-JP"/>
        </w:rPr>
      </w:pPr>
      <w:bookmarkStart w:id="284" w:name="_Toc234949610"/>
      <w:r w:rsidRPr="008A34FA">
        <w:rPr>
          <w:rFonts w:ascii="Aptos Narrow" w:hAnsi="Aptos Narrow"/>
          <w:lang w:eastAsia="ja-JP"/>
        </w:rPr>
        <w:t>Netzwerkarchitektur</w:t>
      </w:r>
      <w:bookmarkEnd w:id="284"/>
    </w:p>
    <w:p w14:paraId="608A977E" w14:textId="77777777" w:rsidR="007F11E6" w:rsidRPr="008A34FA" w:rsidRDefault="00001F1B" w:rsidP="007F11E6">
      <w:pPr>
        <w:pStyle w:val="Heading2"/>
        <w:rPr>
          <w:rFonts w:ascii="Aptos Narrow" w:hAnsi="Aptos Narrow"/>
        </w:rPr>
      </w:pPr>
      <w:bookmarkStart w:id="285" w:name="_Toc234949611"/>
      <w:r w:rsidRPr="008A34FA">
        <w:rPr>
          <w:rFonts w:ascii="Aptos Narrow" w:hAnsi="Aptos Narrow"/>
        </w:rPr>
        <w:t>Beschreibung</w:t>
      </w:r>
      <w:bookmarkEnd w:id="285"/>
    </w:p>
    <w:p w14:paraId="3FE2AB38" w14:textId="77777777" w:rsidR="007E14B4" w:rsidRPr="008A34FA" w:rsidRDefault="007E14B4" w:rsidP="007E14B4">
      <w:pPr>
        <w:rPr>
          <w:rFonts w:ascii="Aptos Narrow" w:hAnsi="Aptos Narrow"/>
          <w:lang w:val="de-DE" w:eastAsia="ja-JP"/>
        </w:rPr>
      </w:pPr>
      <w:r w:rsidRPr="008A34FA">
        <w:rPr>
          <w:rFonts w:ascii="Aptos Narrow" w:hAnsi="Aptos Narrow"/>
          <w:lang w:val="de-DE" w:eastAsia="ja-JP"/>
        </w:rPr>
        <w:t xml:space="preserve">Die Netzwerkarchitektur des Zuges basiert auf einem Backbone in Ringtopologie, über den alle Switches miteinander verbunden sind. Die zentrale Steuereinheit, die </w:t>
      </w:r>
      <w:r w:rsidRPr="008A34FA">
        <w:rPr>
          <w:rFonts w:ascii="Aptos Narrow" w:hAnsi="Aptos Narrow"/>
          <w:b/>
          <w:bCs/>
          <w:lang w:val="de-DE" w:eastAsia="ja-JP"/>
        </w:rPr>
        <w:t>Central Control Unit (CCU)</w:t>
      </w:r>
      <w:r w:rsidRPr="008A34FA">
        <w:rPr>
          <w:rFonts w:ascii="Aptos Narrow" w:hAnsi="Aptos Narrow"/>
          <w:lang w:val="de-DE" w:eastAsia="ja-JP"/>
        </w:rPr>
        <w:t>, übernimmt hierbei die Hauptrolle für Routing, zentrale Netzwerkdienste und Sicherheitsfunktionen.</w:t>
      </w:r>
      <w:r w:rsidRPr="008A34FA">
        <w:rPr>
          <w:rFonts w:ascii="Aptos Narrow" w:hAnsi="Aptos Narrow"/>
          <w:lang w:val="de-DE" w:eastAsia="ja-JP"/>
        </w:rPr>
        <w:br/>
        <w:t>Das Gesamtnetzwerk ist in mehrere VLANs unterteilt, wodurch logische Trennung und eine klare Segmentierung der Datenströme gewährleistet werden.</w:t>
      </w:r>
    </w:p>
    <w:p w14:paraId="75CF5324" w14:textId="77777777" w:rsidR="007E14B4" w:rsidRPr="008A34FA" w:rsidRDefault="007E14B4" w:rsidP="00181F18">
      <w:pPr>
        <w:spacing w:before="0" w:after="0"/>
        <w:rPr>
          <w:rFonts w:ascii="Aptos Narrow" w:hAnsi="Aptos Narrow"/>
          <w:lang w:val="de-DE" w:eastAsia="ja-JP"/>
        </w:rPr>
      </w:pPr>
      <w:r w:rsidRPr="008A34FA">
        <w:rPr>
          <w:rFonts w:ascii="Aptos Narrow" w:hAnsi="Aptos Narrow"/>
          <w:lang w:val="de-DE" w:eastAsia="ja-JP"/>
        </w:rPr>
        <w:t>Die CCU fungiert gleichzeitig als Router, Server und Firewall:</w:t>
      </w:r>
    </w:p>
    <w:p w14:paraId="2DB57714" w14:textId="77777777" w:rsidR="007E14B4" w:rsidRPr="008A34FA" w:rsidRDefault="007E14B4">
      <w:pPr>
        <w:numPr>
          <w:ilvl w:val="0"/>
          <w:numId w:val="14"/>
        </w:numPr>
        <w:spacing w:before="0" w:after="0"/>
        <w:rPr>
          <w:rFonts w:ascii="Aptos Narrow" w:hAnsi="Aptos Narrow"/>
          <w:lang w:val="de-DE" w:eastAsia="ja-JP"/>
        </w:rPr>
      </w:pPr>
      <w:r w:rsidRPr="008A34FA">
        <w:rPr>
          <w:rFonts w:ascii="Aptos Narrow" w:hAnsi="Aptos Narrow"/>
          <w:b/>
          <w:bCs/>
          <w:lang w:val="de-DE" w:eastAsia="ja-JP"/>
        </w:rPr>
        <w:t>Router:</w:t>
      </w:r>
      <w:r w:rsidRPr="008A34FA">
        <w:rPr>
          <w:rFonts w:ascii="Aptos Narrow" w:hAnsi="Aptos Narrow"/>
          <w:lang w:val="de-DE" w:eastAsia="ja-JP"/>
        </w:rPr>
        <w:t xml:space="preserve"> Vermittlung des Datenverkehrs zwischen den VLANs sowie Bereitstellung des Internetzugangs.</w:t>
      </w:r>
    </w:p>
    <w:p w14:paraId="25A5FC6E" w14:textId="77777777" w:rsidR="007E14B4" w:rsidRPr="008A34FA" w:rsidRDefault="007E14B4">
      <w:pPr>
        <w:numPr>
          <w:ilvl w:val="0"/>
          <w:numId w:val="14"/>
        </w:numPr>
        <w:spacing w:before="0" w:after="0"/>
        <w:rPr>
          <w:rFonts w:ascii="Aptos Narrow" w:hAnsi="Aptos Narrow"/>
          <w:lang w:val="de-DE" w:eastAsia="ja-JP"/>
        </w:rPr>
      </w:pPr>
      <w:r w:rsidRPr="008A34FA">
        <w:rPr>
          <w:rFonts w:ascii="Aptos Narrow" w:hAnsi="Aptos Narrow"/>
          <w:b/>
          <w:bCs/>
          <w:lang w:val="de-DE" w:eastAsia="ja-JP"/>
        </w:rPr>
        <w:t>Server:</w:t>
      </w:r>
      <w:r w:rsidRPr="008A34FA">
        <w:rPr>
          <w:rFonts w:ascii="Aptos Narrow" w:hAnsi="Aptos Narrow"/>
          <w:lang w:val="de-DE" w:eastAsia="ja-JP"/>
        </w:rPr>
        <w:t xml:space="preserve"> Betrieb essenzieller Netzwerkdienste wie DHCP, NTP und DNS.</w:t>
      </w:r>
    </w:p>
    <w:p w14:paraId="6BD1CA58" w14:textId="77777777" w:rsidR="007E14B4" w:rsidRPr="008A34FA" w:rsidRDefault="007E14B4">
      <w:pPr>
        <w:numPr>
          <w:ilvl w:val="0"/>
          <w:numId w:val="14"/>
        </w:numPr>
        <w:spacing w:before="0" w:after="0"/>
        <w:rPr>
          <w:rFonts w:ascii="Aptos Narrow" w:hAnsi="Aptos Narrow"/>
          <w:lang w:val="de-DE" w:eastAsia="ja-JP"/>
        </w:rPr>
      </w:pPr>
      <w:r w:rsidRPr="008A34FA">
        <w:rPr>
          <w:rFonts w:ascii="Aptos Narrow" w:hAnsi="Aptos Narrow"/>
          <w:b/>
          <w:bCs/>
          <w:lang w:val="de-DE" w:eastAsia="ja-JP"/>
        </w:rPr>
        <w:t>Firewall:</w:t>
      </w:r>
      <w:r w:rsidRPr="008A34FA">
        <w:rPr>
          <w:rFonts w:ascii="Aptos Narrow" w:hAnsi="Aptos Narrow"/>
          <w:lang w:val="de-DE" w:eastAsia="ja-JP"/>
        </w:rPr>
        <w:t xml:space="preserve"> Umsetzung einer strikten „DENY ALL“-Strategie, bei der ausschließlich explizit freigegebene Verbindungen erlaubt werden.</w:t>
      </w:r>
    </w:p>
    <w:p w14:paraId="6A4C8F9F" w14:textId="3A7F3A0D" w:rsidR="007E14B4" w:rsidRPr="008A34FA" w:rsidRDefault="007E14B4" w:rsidP="007F11E6">
      <w:pPr>
        <w:rPr>
          <w:rFonts w:ascii="Aptos Narrow" w:hAnsi="Aptos Narrow"/>
          <w:lang w:val="de-DE" w:eastAsia="ja-JP"/>
        </w:rPr>
      </w:pPr>
      <w:r w:rsidRPr="008A34FA">
        <w:rPr>
          <w:rFonts w:ascii="Aptos Narrow" w:hAnsi="Aptos Narrow"/>
          <w:lang w:val="de-DE" w:eastAsia="ja-JP"/>
        </w:rPr>
        <w:t xml:space="preserve">Es besteht </w:t>
      </w:r>
      <w:r w:rsidRPr="008A34FA">
        <w:rPr>
          <w:rFonts w:ascii="Aptos Narrow" w:hAnsi="Aptos Narrow"/>
          <w:b/>
          <w:lang w:val="de-DE" w:eastAsia="ja-JP"/>
        </w:rPr>
        <w:t>keine direkte Internetanbindung</w:t>
      </w:r>
      <w:r w:rsidRPr="008A34FA">
        <w:rPr>
          <w:rFonts w:ascii="Aptos Narrow" w:hAnsi="Aptos Narrow"/>
          <w:lang w:val="de-DE" w:eastAsia="ja-JP"/>
        </w:rPr>
        <w:t xml:space="preserve"> der CCUs. Stattdessen wird sämtlicher Datenverkehr an das Nomad-Backend geleitet, dort gefiltert und nur bei Bedarf ins Internet weitergeleitet. Zusätzlich übermittelt die CCU kontinuierlich </w:t>
      </w:r>
      <w:r w:rsidRPr="008A34FA">
        <w:rPr>
          <w:rFonts w:ascii="Aptos Narrow" w:hAnsi="Aptos Narrow"/>
          <w:b/>
          <w:lang w:val="de-DE" w:eastAsia="ja-JP"/>
        </w:rPr>
        <w:t>Log- und Statistikdaten</w:t>
      </w:r>
      <w:r w:rsidRPr="008A34FA">
        <w:rPr>
          <w:rFonts w:ascii="Aptos Narrow" w:hAnsi="Aptos Narrow"/>
          <w:lang w:val="de-DE" w:eastAsia="ja-JP"/>
        </w:rPr>
        <w:t xml:space="preserve"> an dedizierte Server im Backend, welche diese Informationen wiederum für Systeme wie </w:t>
      </w:r>
      <w:r w:rsidRPr="008A34FA">
        <w:rPr>
          <w:rFonts w:ascii="Aptos Narrow" w:hAnsi="Aptos Narrow"/>
          <w:b/>
          <w:lang w:val="de-DE" w:eastAsia="ja-JP"/>
        </w:rPr>
        <w:t xml:space="preserve">NMS, Fleetview, </w:t>
      </w:r>
      <w:r w:rsidRPr="008A34FA">
        <w:rPr>
          <w:rFonts w:ascii="Aptos Narrow" w:hAnsi="Aptos Narrow"/>
          <w:lang w:val="de-DE" w:eastAsia="ja-JP"/>
        </w:rPr>
        <w:t>den</w:t>
      </w:r>
      <w:r w:rsidRPr="008A34FA">
        <w:rPr>
          <w:rFonts w:ascii="Aptos Narrow" w:hAnsi="Aptos Narrow"/>
          <w:b/>
          <w:lang w:val="de-DE" w:eastAsia="ja-JP"/>
        </w:rPr>
        <w:t xml:space="preserve"> Rollout-Manager</w:t>
      </w:r>
      <w:r w:rsidRPr="008A34FA">
        <w:rPr>
          <w:rFonts w:ascii="Aptos Narrow" w:hAnsi="Aptos Narrow"/>
          <w:lang w:val="de-DE" w:eastAsia="ja-JP"/>
        </w:rPr>
        <w:t xml:space="preserve"> und weitere Anwendungen bereitstellen.</w:t>
      </w:r>
    </w:p>
    <w:p w14:paraId="162EB822" w14:textId="77777777" w:rsidR="007F11E6" w:rsidRPr="008A34FA" w:rsidRDefault="007F11E6" w:rsidP="007F11E6">
      <w:pPr>
        <w:pStyle w:val="Heading3"/>
        <w:rPr>
          <w:rFonts w:ascii="Aptos Narrow" w:hAnsi="Aptos Narrow"/>
          <w:lang w:val="de-DE" w:eastAsia="ja-JP"/>
        </w:rPr>
      </w:pPr>
      <w:bookmarkStart w:id="286" w:name="_Toc234949612"/>
      <w:r w:rsidRPr="008A34FA">
        <w:rPr>
          <w:rFonts w:ascii="Aptos Narrow" w:hAnsi="Aptos Narrow"/>
          <w:lang w:val="de-DE" w:eastAsia="ja-JP"/>
        </w:rPr>
        <w:t>Router</w:t>
      </w:r>
      <w:bookmarkEnd w:id="286"/>
    </w:p>
    <w:p w14:paraId="195A9D03" w14:textId="77777777" w:rsidR="00181F18" w:rsidRPr="008A34FA" w:rsidRDefault="007E14B4" w:rsidP="007F11E6">
      <w:pPr>
        <w:rPr>
          <w:rFonts w:ascii="Aptos Narrow" w:hAnsi="Aptos Narrow"/>
          <w:lang w:val="de-DE" w:eastAsia="ja-JP"/>
        </w:rPr>
      </w:pPr>
      <w:r w:rsidRPr="008A34FA">
        <w:rPr>
          <w:rFonts w:ascii="Aptos Narrow" w:hAnsi="Aptos Narrow"/>
          <w:lang w:eastAsia="ja-JP" w:bidi="th-TH"/>
        </w:rPr>
        <w:t>Die CCU ist für das Routing zwischen den VLANs sowie für den Internetzugang verantwortlich.</w:t>
      </w:r>
      <w:r w:rsidRPr="008A34FA">
        <w:rPr>
          <w:rFonts w:ascii="Aptos Narrow" w:hAnsi="Aptos Narrow"/>
          <w:lang w:eastAsia="ja-JP" w:bidi="th-TH"/>
        </w:rPr>
        <w:br/>
      </w:r>
      <w:r w:rsidRPr="008A34FA">
        <w:rPr>
          <w:rFonts w:ascii="Aptos Narrow" w:hAnsi="Aptos Narrow"/>
          <w:lang w:val="de-DE" w:eastAsia="ja-JP"/>
        </w:rPr>
        <w:t xml:space="preserve">VLANs, die nicht unter der Verantwortung von NOMAD stehen, werden über einen </w:t>
      </w:r>
      <w:r w:rsidRPr="008A34FA">
        <w:rPr>
          <w:rFonts w:ascii="Aptos Narrow" w:hAnsi="Aptos Narrow"/>
          <w:b/>
          <w:bCs/>
          <w:lang w:val="de-DE" w:eastAsia="ja-JP"/>
        </w:rPr>
        <w:t>STADLER-Router</w:t>
      </w:r>
      <w:r w:rsidRPr="008A34FA">
        <w:rPr>
          <w:rFonts w:ascii="Aptos Narrow" w:hAnsi="Aptos Narrow"/>
          <w:lang w:val="de-DE" w:eastAsia="ja-JP"/>
        </w:rPr>
        <w:t xml:space="preserve"> verwaltet.</w:t>
      </w:r>
    </w:p>
    <w:p w14:paraId="44463975" w14:textId="77777777" w:rsidR="00AC4F95" w:rsidRPr="008A34FA" w:rsidRDefault="007E14B4" w:rsidP="007F11E6">
      <w:pPr>
        <w:rPr>
          <w:rFonts w:ascii="Aptos Narrow" w:hAnsi="Aptos Narrow"/>
          <w:lang w:val="de-DE" w:eastAsia="ja-JP" w:bidi="th-TH"/>
        </w:rPr>
      </w:pPr>
      <w:r w:rsidRPr="008A34FA">
        <w:rPr>
          <w:rFonts w:ascii="Aptos Narrow" w:hAnsi="Aptos Narrow"/>
          <w:lang w:eastAsia="ja-JP" w:bidi="th-TH"/>
        </w:rPr>
        <w:t>Alle Internetanfragen aus fremden VLANs müssen zunächst über den jeweiligen Router mittels NAT an die CCU weitergeleitet werden</w:t>
      </w:r>
      <w:r w:rsidRPr="008A34FA">
        <w:rPr>
          <w:rFonts w:ascii="Aptos Narrow" w:hAnsi="Aptos Narrow"/>
          <w:lang w:val="de-DE" w:eastAsia="ja-JP" w:bidi="th-TH"/>
        </w:rPr>
        <w:t>.</w:t>
      </w:r>
    </w:p>
    <w:p w14:paraId="55170E47" w14:textId="65F12AD7" w:rsidR="005D2654" w:rsidRPr="008A34FA" w:rsidRDefault="007E14B4" w:rsidP="007F11E6">
      <w:pPr>
        <w:rPr>
          <w:rFonts w:ascii="Aptos Narrow" w:hAnsi="Aptos Narrow"/>
          <w:lang w:val="de-DE" w:eastAsia="ja-JP" w:bidi="th-TH"/>
        </w:rPr>
      </w:pPr>
      <w:r w:rsidRPr="008A34FA">
        <w:rPr>
          <w:rFonts w:ascii="Aptos Narrow" w:hAnsi="Aptos Narrow"/>
          <w:lang w:eastAsia="ja-JP" w:bidi="th-TH"/>
        </w:rPr>
        <w:t>Die Kommunikation hierfür erfolgt über ein speziell eingerichtetes VLAN, dass ausschließlich den Datenaustausch zwischen dem STADLER-Router und der CCU erlaubt.</w:t>
      </w:r>
      <w:r w:rsidRPr="008A34FA">
        <w:rPr>
          <w:rFonts w:ascii="Aptos Narrow" w:hAnsi="Aptos Narrow"/>
          <w:lang w:eastAsia="ja-JP" w:bidi="th-TH"/>
        </w:rPr>
        <w:br/>
      </w:r>
    </w:p>
    <w:p w14:paraId="2F623753" w14:textId="19B6E277" w:rsidR="007E14B4" w:rsidRPr="008A34FA" w:rsidRDefault="005D2654" w:rsidP="007F11E6">
      <w:pPr>
        <w:rPr>
          <w:rFonts w:ascii="Aptos Narrow" w:hAnsi="Aptos Narrow"/>
          <w:lang w:val="de-DE" w:eastAsia="ja-JP" w:bidi="th-TH"/>
        </w:rPr>
      </w:pPr>
      <w:r w:rsidRPr="008A34FA">
        <w:rPr>
          <w:rFonts w:ascii="Aptos Narrow" w:hAnsi="Aptos Narrow"/>
          <w:lang w:val="de-DE" w:eastAsia="ja-JP" w:bidi="th-TH"/>
        </w:rPr>
        <w:br w:type="page"/>
      </w:r>
    </w:p>
    <w:p w14:paraId="708B8C49" w14:textId="77777777" w:rsidR="007F11E6" w:rsidRPr="008A34FA" w:rsidRDefault="007F11E6" w:rsidP="007F11E6">
      <w:pPr>
        <w:pStyle w:val="Heading3"/>
        <w:rPr>
          <w:rFonts w:ascii="Aptos Narrow" w:hAnsi="Aptos Narrow"/>
          <w:lang w:val="de-DE" w:eastAsia="ja-JP"/>
        </w:rPr>
      </w:pPr>
      <w:bookmarkStart w:id="287" w:name="_Toc234949613"/>
      <w:r w:rsidRPr="008A34FA">
        <w:rPr>
          <w:rFonts w:ascii="Aptos Narrow" w:hAnsi="Aptos Narrow"/>
          <w:lang w:val="de-DE" w:eastAsia="ja-JP"/>
        </w:rPr>
        <w:lastRenderedPageBreak/>
        <w:t>Server</w:t>
      </w:r>
      <w:bookmarkEnd w:id="287"/>
    </w:p>
    <w:p w14:paraId="3491CC33" w14:textId="584DACD4" w:rsidR="007E14B4" w:rsidRPr="008A34FA" w:rsidRDefault="007E14B4" w:rsidP="007E14B4">
      <w:pPr>
        <w:rPr>
          <w:rFonts w:ascii="Aptos Narrow" w:hAnsi="Aptos Narrow"/>
          <w:lang w:val="de-DE" w:eastAsia="ja-JP" w:bidi="th-TH"/>
        </w:rPr>
      </w:pPr>
      <w:r w:rsidRPr="008A34FA">
        <w:rPr>
          <w:rFonts w:ascii="Aptos Narrow" w:hAnsi="Aptos Narrow"/>
          <w:lang w:eastAsia="ja-JP" w:bidi="th-TH"/>
        </w:rPr>
        <w:t>Als DHCP-Server weist die CCU allen Switches, Access Points und WLAN-Clients automatisch IP-Adressen zu.</w:t>
      </w:r>
      <w:r w:rsidRPr="008A34FA">
        <w:rPr>
          <w:rFonts w:ascii="Aptos Narrow" w:hAnsi="Aptos Narrow"/>
          <w:lang w:eastAsia="ja-JP" w:bidi="th-TH"/>
        </w:rPr>
        <w:br/>
        <w:t>Zusätzlich stellt sie als NTP-Server die einheitliche Zeitsynchronisation im gesamten Zug sicher – auch für Fremdgeräte.</w:t>
      </w:r>
    </w:p>
    <w:p w14:paraId="585387C8" w14:textId="77777777" w:rsidR="007F11E6" w:rsidRPr="008A34FA" w:rsidRDefault="007F11E6" w:rsidP="007F11E6">
      <w:pPr>
        <w:pStyle w:val="Heading3"/>
        <w:rPr>
          <w:rFonts w:ascii="Aptos Narrow" w:hAnsi="Aptos Narrow"/>
          <w:lang w:val="de-DE" w:eastAsia="ja-JP"/>
        </w:rPr>
      </w:pPr>
      <w:bookmarkStart w:id="288" w:name="_Toc234949614"/>
      <w:r w:rsidRPr="008A34FA">
        <w:rPr>
          <w:rFonts w:ascii="Aptos Narrow" w:hAnsi="Aptos Narrow"/>
          <w:lang w:val="de-DE" w:eastAsia="ja-JP"/>
        </w:rPr>
        <w:t>Firewall</w:t>
      </w:r>
      <w:bookmarkEnd w:id="288"/>
    </w:p>
    <w:p w14:paraId="165B91CC" w14:textId="16CF9543" w:rsidR="00321054" w:rsidRPr="008A34FA" w:rsidRDefault="007E14B4">
      <w:pPr>
        <w:rPr>
          <w:rFonts w:ascii="Aptos Narrow" w:hAnsi="Aptos Narrow"/>
          <w:lang w:eastAsia="ja-JP"/>
        </w:rPr>
      </w:pPr>
      <w:r w:rsidRPr="008A34FA">
        <w:rPr>
          <w:rFonts w:ascii="Aptos Narrow" w:hAnsi="Aptos Narrow"/>
          <w:lang w:eastAsia="ja-JP"/>
        </w:rPr>
        <w:t>Die Firewall der CCU arbeitet nach dem Grundprinzip „DENY ALL“.</w:t>
      </w:r>
      <w:r w:rsidRPr="008A34FA">
        <w:rPr>
          <w:rFonts w:ascii="Aptos Narrow" w:hAnsi="Aptos Narrow"/>
          <w:lang w:eastAsia="ja-JP"/>
        </w:rPr>
        <w:br/>
        <w:t>Das bedeutet, dass jeglicher Datenverkehr standardmäßig blockiert wird und nur vorab definierte, freigegebene Verbindungen zugelassen sind. Jede erlaubte interne oder externe Kommunikation muss zuvor abgestimmt und dokumentiert werden.</w:t>
      </w:r>
    </w:p>
    <w:p w14:paraId="51F4FD26" w14:textId="77777777" w:rsidR="006C0499" w:rsidRPr="008A34FA" w:rsidRDefault="006C0499" w:rsidP="00824453">
      <w:pPr>
        <w:pStyle w:val="Heading2"/>
        <w:rPr>
          <w:rFonts w:ascii="Aptos Narrow" w:hAnsi="Aptos Narrow"/>
        </w:rPr>
      </w:pPr>
      <w:bookmarkStart w:id="289" w:name="_Toc234949615"/>
      <w:r w:rsidRPr="008A34FA">
        <w:rPr>
          <w:rFonts w:ascii="Aptos Narrow" w:hAnsi="Aptos Narrow"/>
        </w:rPr>
        <w:t>IP-Schema</w:t>
      </w:r>
      <w:bookmarkEnd w:id="289"/>
    </w:p>
    <w:p w14:paraId="3EA083EE" w14:textId="77777777" w:rsidR="006F538A" w:rsidRPr="008A34FA" w:rsidRDefault="006F538A" w:rsidP="006F538A">
      <w:pPr>
        <w:pStyle w:val="Heading3"/>
        <w:rPr>
          <w:rFonts w:ascii="Aptos Narrow" w:hAnsi="Aptos Narrow"/>
          <w:lang w:val="de-DE" w:eastAsia="ja-JP"/>
        </w:rPr>
      </w:pPr>
      <w:bookmarkStart w:id="290" w:name="_Toc234949616"/>
      <w:r w:rsidRPr="008A34FA">
        <w:rPr>
          <w:rFonts w:ascii="Aptos Narrow" w:hAnsi="Aptos Narrow"/>
          <w:lang w:val="de-DE" w:eastAsia="ja-JP"/>
        </w:rPr>
        <w:t>Nomad VLAN</w:t>
      </w:r>
      <w:bookmarkEnd w:id="290"/>
    </w:p>
    <w:p w14:paraId="2EF2153B" w14:textId="77777777" w:rsidR="006F538A" w:rsidRPr="008A34FA" w:rsidRDefault="00C14239" w:rsidP="006F538A">
      <w:pPr>
        <w:rPr>
          <w:rFonts w:ascii="Aptos Narrow" w:hAnsi="Aptos Narrow"/>
          <w:lang w:eastAsia="ja-JP" w:bidi="th-TH"/>
        </w:rPr>
      </w:pPr>
      <w:r w:rsidRPr="008A34FA">
        <w:rPr>
          <w:rFonts w:ascii="Aptos Narrow" w:hAnsi="Aptos Narrow"/>
          <w:lang w:eastAsia="ja-JP" w:bidi="th-TH"/>
        </w:rPr>
        <w:t>Bezüglich des Management VLANs wird die zu verwendende IP im Dokument „Fahrzeug-ID Aufteilung“ festgehalten.</w:t>
      </w:r>
    </w:p>
    <w:p w14:paraId="1825551F" w14:textId="0A36996C" w:rsidR="00303383" w:rsidRPr="008A34FA" w:rsidRDefault="00303383" w:rsidP="006F538A">
      <w:pPr>
        <w:rPr>
          <w:rFonts w:ascii="Aptos Narrow" w:hAnsi="Aptos Narrow"/>
          <w:lang w:val="de-DE" w:eastAsia="ja-JP" w:bidi="th-TH"/>
        </w:rPr>
      </w:pPr>
      <w:r w:rsidRPr="008A34FA">
        <w:rPr>
          <w:rFonts w:ascii="Aptos Narrow" w:hAnsi="Aptos Narrow"/>
          <w:lang w:eastAsia="ja-JP" w:bidi="th-TH"/>
        </w:rPr>
        <w:t>Alle Details zu den weiteren Nomad VLANs sind in einem separaten Dokument hinterlegt.</w:t>
      </w:r>
    </w:p>
    <w:p w14:paraId="6B3F542F" w14:textId="77777777" w:rsidR="006F538A" w:rsidRPr="008A34FA" w:rsidRDefault="006F538A" w:rsidP="006F538A">
      <w:pPr>
        <w:pStyle w:val="Heading3"/>
        <w:rPr>
          <w:rFonts w:ascii="Aptos Narrow" w:hAnsi="Aptos Narrow"/>
          <w:lang w:val="de-DE" w:eastAsia="ja-JP"/>
        </w:rPr>
      </w:pPr>
      <w:bookmarkStart w:id="291" w:name="_Toc234949617"/>
      <w:r w:rsidRPr="008A34FA">
        <w:rPr>
          <w:rFonts w:ascii="Aptos Narrow" w:hAnsi="Aptos Narrow"/>
          <w:lang w:val="de-DE" w:eastAsia="ja-JP"/>
        </w:rPr>
        <w:t>Stadler VLAN</w:t>
      </w:r>
      <w:bookmarkEnd w:id="291"/>
    </w:p>
    <w:p w14:paraId="778D8BAD" w14:textId="77777777" w:rsidR="006F538A" w:rsidRPr="008A34FA" w:rsidRDefault="006F538A" w:rsidP="006F538A">
      <w:pPr>
        <w:rPr>
          <w:rFonts w:ascii="Aptos Narrow" w:hAnsi="Aptos Narrow"/>
          <w:lang w:val="de-DE" w:eastAsia="ja-JP"/>
        </w:rPr>
      </w:pPr>
      <w:r w:rsidRPr="008A34FA">
        <w:rPr>
          <w:rFonts w:ascii="Aptos Narrow" w:hAnsi="Aptos Narrow"/>
          <w:lang w:val="de-DE" w:eastAsia="ja-JP"/>
        </w:rPr>
        <w:t>Das IP-Schema für die Stadler VLANs wird von Stadler vorgegeben.</w:t>
      </w:r>
      <w:r w:rsidRPr="008A34FA">
        <w:rPr>
          <w:rFonts w:ascii="Aptos Narrow" w:hAnsi="Aptos Narrow"/>
          <w:lang w:val="de-DE" w:eastAsia="ja-JP"/>
        </w:rPr>
        <w:br/>
        <w:t xml:space="preserve">Innerhalb dieser VLANs muss jede IP-Adresse </w:t>
      </w:r>
      <w:r w:rsidRPr="008A34FA">
        <w:rPr>
          <w:rFonts w:ascii="Aptos Narrow" w:hAnsi="Aptos Narrow"/>
          <w:b/>
          <w:bCs/>
          <w:lang w:val="de-DE" w:eastAsia="ja-JP"/>
        </w:rPr>
        <w:t>flottenweit eindeutig</w:t>
      </w:r>
      <w:r w:rsidRPr="008A34FA">
        <w:rPr>
          <w:rFonts w:ascii="Aptos Narrow" w:hAnsi="Aptos Narrow"/>
          <w:lang w:val="de-DE" w:eastAsia="ja-JP"/>
        </w:rPr>
        <w:t xml:space="preserve"> sein.</w:t>
      </w:r>
      <w:r w:rsidRPr="008A34FA">
        <w:rPr>
          <w:rFonts w:ascii="Aptos Narrow" w:hAnsi="Aptos Narrow"/>
          <w:lang w:val="de-DE" w:eastAsia="ja-JP"/>
        </w:rPr>
        <w:br/>
        <w:t>Die zu verwendende Adressrange ist:</w:t>
      </w:r>
    </w:p>
    <w:p w14:paraId="0C346EC0" w14:textId="77777777" w:rsidR="006F538A" w:rsidRPr="008A34FA" w:rsidRDefault="006F538A">
      <w:pPr>
        <w:pStyle w:val="ListParagraph"/>
        <w:numPr>
          <w:ilvl w:val="0"/>
          <w:numId w:val="12"/>
        </w:numPr>
        <w:rPr>
          <w:rFonts w:ascii="Aptos Narrow" w:hAnsi="Aptos Narrow"/>
          <w:lang w:val="de-DE" w:eastAsia="ja-JP"/>
        </w:rPr>
      </w:pPr>
      <w:r w:rsidRPr="008A34FA">
        <w:rPr>
          <w:rFonts w:ascii="Aptos Narrow" w:hAnsi="Aptos Narrow"/>
          <w:lang w:val="de-DE" w:eastAsia="ja-JP"/>
        </w:rPr>
        <w:t>172.16.0.0/12</w:t>
      </w:r>
    </w:p>
    <w:p w14:paraId="52897BD0" w14:textId="77777777" w:rsidR="00440F0A" w:rsidRPr="008A34FA" w:rsidRDefault="00440F0A" w:rsidP="00440F0A">
      <w:pPr>
        <w:jc w:val="center"/>
        <w:rPr>
          <w:rFonts w:ascii="Aptos Narrow" w:hAnsi="Aptos Narrow"/>
          <w:lang w:val="de-DE" w:eastAsia="ja-JP"/>
        </w:rPr>
      </w:pPr>
      <w:r w:rsidRPr="008A34FA">
        <w:rPr>
          <w:rFonts w:ascii="Aptos Narrow" w:hAnsi="Aptos Narrow"/>
          <w:noProof/>
        </w:rPr>
        <w:drawing>
          <wp:inline distT="0" distB="0" distL="0" distR="0" wp14:anchorId="6F86A53F" wp14:editId="39C02C77">
            <wp:extent cx="5904407" cy="1457325"/>
            <wp:effectExtent l="0" t="0" r="1270" b="0"/>
            <wp:docPr id="2" name="Picture 1" descr="Ein Bild, das Text, Screenshot, Schrift, Reihe enthält.  KI-generierte Inhalte können fehlerhaft sein.">
              <a:extLst xmlns:a="http://schemas.openxmlformats.org/drawingml/2006/main">
                <a:ext uri="{FF2B5EF4-FFF2-40B4-BE49-F238E27FC236}">
                  <a16:creationId xmlns:a16="http://schemas.microsoft.com/office/drawing/2014/main" id="{0808F1B9-BAC4-3970-C6F1-64E5090FB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in Bild, das Text, Screenshot, Schrift, Reihe enthält.  KI-generierte Inhalte können fehlerhaft sein.">
                      <a:extLst>
                        <a:ext uri="{FF2B5EF4-FFF2-40B4-BE49-F238E27FC236}">
                          <a16:creationId xmlns:a16="http://schemas.microsoft.com/office/drawing/2014/main" id="{0808F1B9-BAC4-3970-C6F1-64E5090FBC9B}"/>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87155" cy="1551795"/>
                    </a:xfrm>
                    <a:prstGeom prst="rect">
                      <a:avLst/>
                    </a:prstGeom>
                    <a:noFill/>
                  </pic:spPr>
                </pic:pic>
              </a:graphicData>
            </a:graphic>
          </wp:inline>
        </w:drawing>
      </w:r>
    </w:p>
    <w:p w14:paraId="7F5FC003" w14:textId="77777777" w:rsidR="00440F0A" w:rsidRPr="008A34FA" w:rsidRDefault="006F538A" w:rsidP="006F538A">
      <w:pPr>
        <w:rPr>
          <w:rFonts w:ascii="Aptos Narrow" w:hAnsi="Aptos Narrow"/>
          <w:lang w:val="de-DE" w:eastAsia="ja-JP"/>
        </w:rPr>
      </w:pPr>
      <w:r w:rsidRPr="008A34FA">
        <w:rPr>
          <w:rFonts w:ascii="Aptos Narrow" w:hAnsi="Aptos Narrow"/>
          <w:lang w:val="de-DE" w:eastAsia="ja-JP"/>
        </w:rPr>
        <w:t xml:space="preserve">Auf dieser Basis erstellt </w:t>
      </w:r>
      <w:r w:rsidRPr="008A34FA">
        <w:rPr>
          <w:rFonts w:ascii="Aptos Narrow" w:hAnsi="Aptos Narrow"/>
          <w:b/>
          <w:bCs/>
          <w:lang w:val="de-DE" w:eastAsia="ja-JP"/>
        </w:rPr>
        <w:t xml:space="preserve">Nomad </w:t>
      </w:r>
      <w:r w:rsidRPr="008A34FA">
        <w:rPr>
          <w:rFonts w:ascii="Aptos Narrow" w:hAnsi="Aptos Narrow"/>
          <w:lang w:val="de-DE" w:eastAsia="ja-JP"/>
        </w:rPr>
        <w:t xml:space="preserve">einen </w:t>
      </w:r>
      <w:r w:rsidRPr="008A34FA">
        <w:rPr>
          <w:rFonts w:ascii="Aptos Narrow" w:hAnsi="Aptos Narrow"/>
          <w:b/>
          <w:bCs/>
          <w:lang w:val="de-DE" w:eastAsia="ja-JP"/>
        </w:rPr>
        <w:t>IP-Port-Allokationsplan</w:t>
      </w:r>
      <w:r w:rsidRPr="008A34FA">
        <w:rPr>
          <w:rFonts w:ascii="Aptos Narrow" w:hAnsi="Aptos Narrow"/>
          <w:lang w:val="de-DE" w:eastAsia="ja-JP"/>
        </w:rPr>
        <w:t xml:space="preserve">, der für jeden Zug definiert, welches Gerät an welchem Switchport welche IP-Adresse erhält. Grundlage hierfür ist der von Stadler bereitgestellte </w:t>
      </w:r>
      <w:r w:rsidRPr="008A34FA">
        <w:rPr>
          <w:rFonts w:ascii="Aptos Narrow" w:hAnsi="Aptos Narrow"/>
          <w:b/>
          <w:bCs/>
          <w:lang w:val="de-DE" w:eastAsia="ja-JP"/>
        </w:rPr>
        <w:t>Switchportbelegungsplan</w:t>
      </w:r>
      <w:r w:rsidRPr="008A34FA">
        <w:rPr>
          <w:rFonts w:ascii="Aptos Narrow" w:hAnsi="Aptos Narrow"/>
          <w:lang w:val="de-DE" w:eastAsia="ja-JP"/>
        </w:rPr>
        <w:t xml:space="preserve"> (siehe Abschnitt 5.3).</w:t>
      </w:r>
    </w:p>
    <w:p w14:paraId="1756310C" w14:textId="77777777" w:rsidR="00800F88" w:rsidRPr="008A34FA" w:rsidRDefault="006F538A" w:rsidP="006C0499">
      <w:pPr>
        <w:rPr>
          <w:rFonts w:ascii="Aptos Narrow" w:hAnsi="Aptos Narrow"/>
          <w:lang w:val="de-DE" w:eastAsia="ja-JP"/>
        </w:rPr>
      </w:pPr>
      <w:r w:rsidRPr="008A34FA">
        <w:rPr>
          <w:rFonts w:ascii="Aptos Narrow" w:hAnsi="Aptos Narrow"/>
          <w:lang w:val="de-DE" w:eastAsia="ja-JP"/>
        </w:rPr>
        <w:t xml:space="preserve">Die VLANs werden in </w:t>
      </w:r>
      <w:r w:rsidRPr="008A34FA">
        <w:rPr>
          <w:rFonts w:ascii="Aptos Narrow" w:hAnsi="Aptos Narrow"/>
          <w:b/>
          <w:bCs/>
          <w:lang w:val="de-DE" w:eastAsia="ja-JP"/>
        </w:rPr>
        <w:t>/17-Subnetze</w:t>
      </w:r>
      <w:r w:rsidRPr="008A34FA">
        <w:rPr>
          <w:rFonts w:ascii="Aptos Narrow" w:hAnsi="Aptos Narrow"/>
          <w:lang w:val="de-DE" w:eastAsia="ja-JP"/>
        </w:rPr>
        <w:t xml:space="preserve"> unterteilt. Die Berechnung der IP-Adressen erfolgt nach dem in der untenstehenden Tabelle definierten Schema.</w:t>
      </w:r>
    </w:p>
    <w:p w14:paraId="3F7FF816" w14:textId="77777777" w:rsidR="00871D17" w:rsidRDefault="00871D17">
      <w:pPr>
        <w:rPr>
          <w:rFonts w:ascii="Aptos Narrow" w:hAnsi="Aptos Narrow"/>
          <w:b/>
          <w:bCs/>
          <w:lang w:val="de-DE" w:eastAsia="ja-JP"/>
        </w:rPr>
      </w:pPr>
      <w:r>
        <w:rPr>
          <w:rFonts w:ascii="Aptos Narrow" w:hAnsi="Aptos Narrow"/>
          <w:b/>
          <w:bCs/>
          <w:lang w:val="de-DE" w:eastAsia="ja-JP"/>
        </w:rPr>
        <w:br w:type="page"/>
      </w:r>
    </w:p>
    <w:p w14:paraId="60A459DF" w14:textId="2800BDD9" w:rsidR="00440F0A" w:rsidRPr="008A34FA" w:rsidRDefault="00440F0A" w:rsidP="00440F0A">
      <w:pPr>
        <w:spacing w:before="120" w:after="120"/>
        <w:rPr>
          <w:rFonts w:ascii="Aptos Narrow" w:hAnsi="Aptos Narrow"/>
          <w:lang w:val="de-DE" w:eastAsia="ja-JP"/>
        </w:rPr>
      </w:pPr>
      <w:r w:rsidRPr="008A34FA">
        <w:rPr>
          <w:rFonts w:ascii="Aptos Narrow" w:hAnsi="Aptos Narrow"/>
          <w:b/>
          <w:bCs/>
          <w:lang w:val="de-DE" w:eastAsia="ja-JP"/>
        </w:rPr>
        <w:lastRenderedPageBreak/>
        <w:t>Allokationsprinzip:</w:t>
      </w:r>
    </w:p>
    <w:p w14:paraId="1C18A8EA" w14:textId="77777777" w:rsidR="00440F0A" w:rsidRPr="008A34FA" w:rsidRDefault="00440F0A">
      <w:pPr>
        <w:numPr>
          <w:ilvl w:val="0"/>
          <w:numId w:val="13"/>
        </w:numPr>
        <w:spacing w:before="0" w:after="80"/>
        <w:ind w:left="714" w:hanging="357"/>
        <w:rPr>
          <w:rFonts w:ascii="Aptos Narrow" w:hAnsi="Aptos Narrow"/>
          <w:lang w:val="de-DE" w:eastAsia="ja-JP"/>
        </w:rPr>
      </w:pPr>
      <w:r w:rsidRPr="008A34FA">
        <w:rPr>
          <w:rFonts w:ascii="Aptos Narrow" w:hAnsi="Aptos Narrow"/>
          <w:lang w:val="de-DE" w:eastAsia="ja-JP"/>
        </w:rPr>
        <w:t xml:space="preserve">Für jedes VLAN und jeden Port wird von Nomad eine </w:t>
      </w:r>
      <w:r w:rsidRPr="008A34FA">
        <w:rPr>
          <w:rFonts w:ascii="Aptos Narrow" w:hAnsi="Aptos Narrow"/>
          <w:b/>
          <w:bCs/>
          <w:lang w:val="de-DE" w:eastAsia="ja-JP"/>
        </w:rPr>
        <w:t>IP-ID</w:t>
      </w:r>
      <w:r w:rsidRPr="008A34FA">
        <w:rPr>
          <w:rFonts w:ascii="Aptos Narrow" w:hAnsi="Aptos Narrow"/>
          <w:lang w:val="de-DE" w:eastAsia="ja-JP"/>
        </w:rPr>
        <w:t xml:space="preserve"> festgelegt.</w:t>
      </w:r>
    </w:p>
    <w:p w14:paraId="7914D7DF" w14:textId="77777777" w:rsidR="00440F0A" w:rsidRPr="008A34FA" w:rsidRDefault="00440F0A">
      <w:pPr>
        <w:numPr>
          <w:ilvl w:val="0"/>
          <w:numId w:val="13"/>
        </w:numPr>
        <w:spacing w:before="0" w:after="80"/>
        <w:ind w:left="714" w:hanging="357"/>
        <w:rPr>
          <w:rFonts w:ascii="Aptos Narrow" w:hAnsi="Aptos Narrow"/>
          <w:lang w:val="de-DE" w:eastAsia="ja-JP"/>
        </w:rPr>
      </w:pPr>
      <w:r w:rsidRPr="008A34FA">
        <w:rPr>
          <w:rFonts w:ascii="Aptos Narrow" w:hAnsi="Aptos Narrow"/>
          <w:lang w:val="de-DE" w:eastAsia="ja-JP"/>
        </w:rPr>
        <w:t xml:space="preserve">In allen Zügen gilt: Am gleichen Switch, Port und VLAN ist die </w:t>
      </w:r>
      <w:r w:rsidRPr="008A34FA">
        <w:rPr>
          <w:rFonts w:ascii="Aptos Narrow" w:hAnsi="Aptos Narrow"/>
          <w:b/>
          <w:bCs/>
          <w:lang w:val="de-DE" w:eastAsia="ja-JP"/>
        </w:rPr>
        <w:t>IP-ID „1“</w:t>
      </w:r>
      <w:r w:rsidRPr="008A34FA">
        <w:rPr>
          <w:rFonts w:ascii="Aptos Narrow" w:hAnsi="Aptos Narrow"/>
          <w:lang w:val="de-DE" w:eastAsia="ja-JP"/>
        </w:rPr>
        <w:t xml:space="preserve"> identisch.</w:t>
      </w:r>
    </w:p>
    <w:p w14:paraId="2FAA6F10" w14:textId="77777777" w:rsidR="00270EED" w:rsidRPr="008A34FA" w:rsidRDefault="00440F0A">
      <w:pPr>
        <w:numPr>
          <w:ilvl w:val="0"/>
          <w:numId w:val="13"/>
        </w:numPr>
        <w:spacing w:before="0" w:after="80"/>
        <w:ind w:left="714" w:hanging="357"/>
        <w:rPr>
          <w:rFonts w:ascii="Aptos Narrow" w:hAnsi="Aptos Narrow"/>
          <w:lang w:val="de-DE" w:eastAsia="ja-JP"/>
        </w:rPr>
      </w:pPr>
      <w:r w:rsidRPr="008A34FA">
        <w:rPr>
          <w:rFonts w:ascii="Aptos Narrow" w:hAnsi="Aptos Narrow"/>
          <w:lang w:val="de-DE" w:eastAsia="ja-JP"/>
        </w:rPr>
        <w:t xml:space="preserve">Die </w:t>
      </w:r>
      <w:r w:rsidRPr="008A34FA">
        <w:rPr>
          <w:rFonts w:ascii="Aptos Narrow" w:hAnsi="Aptos Narrow"/>
          <w:b/>
          <w:bCs/>
          <w:lang w:val="de-DE" w:eastAsia="ja-JP"/>
        </w:rPr>
        <w:t>Fahrzeug-ID</w:t>
      </w:r>
      <w:r w:rsidRPr="008A34FA">
        <w:rPr>
          <w:rFonts w:ascii="Aptos Narrow" w:hAnsi="Aptos Narrow"/>
          <w:lang w:val="de-DE" w:eastAsia="ja-JP"/>
        </w:rPr>
        <w:t xml:space="preserve"> (Train ID) sorgt für eindeutige IP-Adressen über alle Züge hinweg.</w:t>
      </w:r>
    </w:p>
    <w:tbl>
      <w:tblPr>
        <w:tblStyle w:val="PlainTable1"/>
        <w:tblW w:w="0" w:type="auto"/>
        <w:tblLook w:val="04A0" w:firstRow="1" w:lastRow="0" w:firstColumn="1" w:lastColumn="0" w:noHBand="0" w:noVBand="1"/>
      </w:tblPr>
      <w:tblGrid>
        <w:gridCol w:w="1271"/>
        <w:gridCol w:w="1134"/>
        <w:gridCol w:w="1134"/>
        <w:gridCol w:w="2268"/>
        <w:gridCol w:w="1985"/>
        <w:gridCol w:w="1553"/>
      </w:tblGrid>
      <w:tr w:rsidR="00440F0A" w:rsidRPr="008A34FA" w14:paraId="2915EFF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C6D9F1" w:themeFill="text2" w:themeFillTint="33"/>
          </w:tcPr>
          <w:p w14:paraId="387385C4" w14:textId="77777777" w:rsidR="00440F0A" w:rsidRPr="008A34FA" w:rsidRDefault="00440F0A">
            <w:pPr>
              <w:spacing w:before="120" w:after="120"/>
              <w:jc w:val="center"/>
              <w:rPr>
                <w:rFonts w:ascii="Aptos Narrow" w:hAnsi="Aptos Narrow" w:cstheme="minorHAnsi"/>
                <w:sz w:val="20"/>
                <w:lang w:val="de-DE" w:eastAsia="ja-JP"/>
              </w:rPr>
            </w:pPr>
            <w:r w:rsidRPr="008A34FA">
              <w:rPr>
                <w:rFonts w:ascii="Aptos Narrow" w:hAnsi="Aptos Narrow" w:cstheme="minorHAnsi"/>
                <w:sz w:val="20"/>
                <w:lang w:val="de-DE" w:eastAsia="ja-JP"/>
              </w:rPr>
              <w:t>VID</w:t>
            </w:r>
          </w:p>
        </w:tc>
        <w:tc>
          <w:tcPr>
            <w:tcW w:w="1134" w:type="dxa"/>
            <w:shd w:val="clear" w:color="auto" w:fill="C6D9F1" w:themeFill="text2" w:themeFillTint="33"/>
          </w:tcPr>
          <w:p w14:paraId="42DF7896" w14:textId="77777777" w:rsidR="00440F0A" w:rsidRPr="008A34FA" w:rsidRDefault="00440F0A">
            <w:pPr>
              <w:spacing w:before="120" w:after="120"/>
              <w:jc w:val="center"/>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TID</w:t>
            </w:r>
          </w:p>
        </w:tc>
        <w:tc>
          <w:tcPr>
            <w:tcW w:w="1134" w:type="dxa"/>
            <w:shd w:val="clear" w:color="auto" w:fill="C6D9F1" w:themeFill="text2" w:themeFillTint="33"/>
          </w:tcPr>
          <w:p w14:paraId="1221D7CE" w14:textId="77777777" w:rsidR="00440F0A" w:rsidRPr="008A34FA" w:rsidRDefault="00440F0A" w:rsidP="00980A20">
            <w:pPr>
              <w:spacing w:before="120" w:after="120"/>
              <w:jc w:val="center"/>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1. Oktett</w:t>
            </w:r>
          </w:p>
        </w:tc>
        <w:tc>
          <w:tcPr>
            <w:tcW w:w="2268" w:type="dxa"/>
            <w:shd w:val="clear" w:color="auto" w:fill="C6D9F1" w:themeFill="text2" w:themeFillTint="33"/>
          </w:tcPr>
          <w:p w14:paraId="3760ADFD" w14:textId="77777777" w:rsidR="00440F0A" w:rsidRPr="008A34FA" w:rsidRDefault="00440F0A">
            <w:pPr>
              <w:spacing w:before="120" w:after="120"/>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2. Oktett</w:t>
            </w:r>
          </w:p>
        </w:tc>
        <w:tc>
          <w:tcPr>
            <w:tcW w:w="1985" w:type="dxa"/>
            <w:shd w:val="clear" w:color="auto" w:fill="C6D9F1" w:themeFill="text2" w:themeFillTint="33"/>
          </w:tcPr>
          <w:p w14:paraId="12FF8693" w14:textId="77777777" w:rsidR="00440F0A" w:rsidRPr="008A34FA" w:rsidRDefault="00440F0A">
            <w:pPr>
              <w:spacing w:before="120" w:after="120"/>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3. Oktett</w:t>
            </w:r>
          </w:p>
        </w:tc>
        <w:tc>
          <w:tcPr>
            <w:tcW w:w="1553" w:type="dxa"/>
            <w:shd w:val="clear" w:color="auto" w:fill="C6D9F1" w:themeFill="text2" w:themeFillTint="33"/>
          </w:tcPr>
          <w:p w14:paraId="6FDA69B3" w14:textId="77777777" w:rsidR="00440F0A" w:rsidRPr="008A34FA" w:rsidRDefault="00440F0A">
            <w:pPr>
              <w:spacing w:before="120" w:after="120"/>
              <w:cnfStyle w:val="100000000000" w:firstRow="1"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4. Oktett</w:t>
            </w:r>
          </w:p>
        </w:tc>
      </w:tr>
      <w:tr w:rsidR="00440F0A" w:rsidRPr="008A34FA" w14:paraId="4B3031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9A48F68" w14:textId="77777777" w:rsidR="00440F0A" w:rsidRPr="008A34FA" w:rsidRDefault="00440F0A">
            <w:pPr>
              <w:spacing w:before="120" w:after="120"/>
              <w:jc w:val="center"/>
              <w:rPr>
                <w:rFonts w:ascii="Aptos Narrow" w:hAnsi="Aptos Narrow" w:cstheme="minorHAnsi"/>
                <w:b w:val="0"/>
                <w:bCs w:val="0"/>
                <w:i/>
                <w:iCs/>
                <w:sz w:val="20"/>
                <w:lang w:val="de-DE" w:eastAsia="ja-JP"/>
              </w:rPr>
            </w:pPr>
            <w:r w:rsidRPr="008A34FA">
              <w:rPr>
                <w:rFonts w:ascii="Aptos Narrow" w:hAnsi="Aptos Narrow" w:cstheme="minorHAnsi"/>
                <w:b w:val="0"/>
                <w:bCs w:val="0"/>
                <w:i/>
                <w:iCs/>
                <w:sz w:val="20"/>
                <w:lang w:val="de-DE" w:eastAsia="ja-JP"/>
              </w:rPr>
              <w:t>UG</w:t>
            </w:r>
          </w:p>
        </w:tc>
        <w:tc>
          <w:tcPr>
            <w:tcW w:w="1134" w:type="dxa"/>
          </w:tcPr>
          <w:p w14:paraId="491E6218"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i/>
                <w:iCs/>
                <w:sz w:val="20"/>
                <w:lang w:val="de-DE" w:eastAsia="ja-JP"/>
              </w:rPr>
            </w:pPr>
            <w:r w:rsidRPr="008A34FA">
              <w:rPr>
                <w:rFonts w:ascii="Aptos Narrow" w:hAnsi="Aptos Narrow" w:cstheme="minorHAnsi"/>
                <w:i/>
                <w:iCs/>
                <w:sz w:val="20"/>
                <w:lang w:val="de-DE" w:eastAsia="ja-JP"/>
              </w:rPr>
              <w:t>UG</w:t>
            </w:r>
          </w:p>
        </w:tc>
        <w:tc>
          <w:tcPr>
            <w:tcW w:w="1134" w:type="dxa"/>
          </w:tcPr>
          <w:p w14:paraId="2DA62057" w14:textId="77777777" w:rsidR="00440F0A" w:rsidRPr="008A34F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Pr>
          <w:p w14:paraId="5933797A"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- 1 / 2)</w:t>
            </w:r>
          </w:p>
        </w:tc>
        <w:tc>
          <w:tcPr>
            <w:tcW w:w="1985" w:type="dxa"/>
          </w:tcPr>
          <w:p w14:paraId="26C82F4A"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(TID - 1 / 2)</w:t>
            </w:r>
          </w:p>
        </w:tc>
        <w:tc>
          <w:tcPr>
            <w:tcW w:w="1553" w:type="dxa"/>
          </w:tcPr>
          <w:p w14:paraId="68CAE7EC"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IPID</w:t>
            </w:r>
          </w:p>
        </w:tc>
      </w:tr>
      <w:tr w:rsidR="00440F0A" w:rsidRPr="008A34FA" w14:paraId="72D296AA" w14:textId="77777777">
        <w:tc>
          <w:tcPr>
            <w:cnfStyle w:val="001000000000" w:firstRow="0" w:lastRow="0" w:firstColumn="1" w:lastColumn="0" w:oddVBand="0" w:evenVBand="0" w:oddHBand="0" w:evenHBand="0" w:firstRowFirstColumn="0" w:firstRowLastColumn="0" w:lastRowFirstColumn="0" w:lastRowLastColumn="0"/>
            <w:tcW w:w="1271" w:type="dxa"/>
          </w:tcPr>
          <w:p w14:paraId="12F598B2" w14:textId="77777777" w:rsidR="00440F0A" w:rsidRPr="008A34FA" w:rsidRDefault="00440F0A">
            <w:pPr>
              <w:spacing w:before="120" w:after="120"/>
              <w:jc w:val="center"/>
              <w:rPr>
                <w:rFonts w:ascii="Aptos Narrow" w:hAnsi="Aptos Narrow" w:cstheme="minorHAnsi"/>
                <w:b w:val="0"/>
                <w:bCs w:val="0"/>
                <w:i/>
                <w:iCs/>
                <w:sz w:val="20"/>
                <w:lang w:val="de-DE" w:eastAsia="ja-JP"/>
              </w:rPr>
            </w:pPr>
            <w:r w:rsidRPr="008A34FA">
              <w:rPr>
                <w:rFonts w:ascii="Aptos Narrow" w:hAnsi="Aptos Narrow" w:cstheme="minorHAnsi"/>
                <w:b w:val="0"/>
                <w:bCs w:val="0"/>
                <w:i/>
                <w:iCs/>
                <w:sz w:val="20"/>
                <w:lang w:val="de-DE" w:eastAsia="ja-JP"/>
              </w:rPr>
              <w:t>UG</w:t>
            </w:r>
          </w:p>
        </w:tc>
        <w:tc>
          <w:tcPr>
            <w:tcW w:w="1134" w:type="dxa"/>
          </w:tcPr>
          <w:p w14:paraId="72EF9AFC" w14:textId="77777777" w:rsidR="00440F0A" w:rsidRPr="008A34FA" w:rsidRDefault="00440F0A">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G</w:t>
            </w:r>
          </w:p>
        </w:tc>
        <w:tc>
          <w:tcPr>
            <w:tcW w:w="1134" w:type="dxa"/>
          </w:tcPr>
          <w:p w14:paraId="6D19A9D5" w14:textId="77777777" w:rsidR="00440F0A" w:rsidRPr="008A34F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Pr>
          <w:p w14:paraId="0C954CFD"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- 1 / 2)</w:t>
            </w:r>
          </w:p>
        </w:tc>
        <w:tc>
          <w:tcPr>
            <w:tcW w:w="1985" w:type="dxa"/>
          </w:tcPr>
          <w:p w14:paraId="56B73C15"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(TID / 2)</w:t>
            </w:r>
          </w:p>
        </w:tc>
        <w:tc>
          <w:tcPr>
            <w:tcW w:w="1553" w:type="dxa"/>
          </w:tcPr>
          <w:p w14:paraId="4E88D7FB"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IPID</w:t>
            </w:r>
          </w:p>
        </w:tc>
      </w:tr>
      <w:tr w:rsidR="00440F0A" w:rsidRPr="008A34FA" w14:paraId="6711E3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3EAF9D6" w14:textId="77777777" w:rsidR="00440F0A" w:rsidRPr="008A34FA" w:rsidRDefault="00440F0A">
            <w:pPr>
              <w:spacing w:before="120" w:after="120"/>
              <w:jc w:val="center"/>
              <w:rPr>
                <w:rFonts w:ascii="Aptos Narrow" w:hAnsi="Aptos Narrow" w:cstheme="minorHAnsi"/>
                <w:b w:val="0"/>
                <w:bCs w:val="0"/>
                <w:sz w:val="20"/>
                <w:lang w:val="de-DE" w:eastAsia="ja-JP"/>
              </w:rPr>
            </w:pPr>
            <w:r w:rsidRPr="008A34FA">
              <w:rPr>
                <w:rFonts w:ascii="Aptos Narrow" w:hAnsi="Aptos Narrow" w:cstheme="minorHAnsi"/>
                <w:b w:val="0"/>
                <w:bCs w:val="0"/>
                <w:sz w:val="20"/>
                <w:lang w:val="de-DE" w:eastAsia="ja-JP"/>
              </w:rPr>
              <w:t>G</w:t>
            </w:r>
          </w:p>
        </w:tc>
        <w:tc>
          <w:tcPr>
            <w:tcW w:w="1134" w:type="dxa"/>
          </w:tcPr>
          <w:p w14:paraId="387F46CF"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i/>
                <w:iCs/>
                <w:sz w:val="20"/>
                <w:lang w:val="de-DE" w:eastAsia="ja-JP"/>
              </w:rPr>
            </w:pPr>
            <w:r w:rsidRPr="008A34FA">
              <w:rPr>
                <w:rFonts w:ascii="Aptos Narrow" w:hAnsi="Aptos Narrow" w:cstheme="minorHAnsi"/>
                <w:i/>
                <w:iCs/>
                <w:sz w:val="20"/>
                <w:lang w:val="de-DE" w:eastAsia="ja-JP"/>
              </w:rPr>
              <w:t>UG</w:t>
            </w:r>
          </w:p>
        </w:tc>
        <w:tc>
          <w:tcPr>
            <w:tcW w:w="1134" w:type="dxa"/>
          </w:tcPr>
          <w:p w14:paraId="05CC324B" w14:textId="77777777" w:rsidR="00440F0A" w:rsidRPr="008A34FA" w:rsidRDefault="00440F0A" w:rsidP="00980A20">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Pr>
          <w:p w14:paraId="05B2187A"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2)</w:t>
            </w:r>
          </w:p>
        </w:tc>
        <w:tc>
          <w:tcPr>
            <w:tcW w:w="1985" w:type="dxa"/>
          </w:tcPr>
          <w:p w14:paraId="1C61C0C3"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(TID - 1) / 2</w:t>
            </w:r>
          </w:p>
        </w:tc>
        <w:tc>
          <w:tcPr>
            <w:tcW w:w="1553" w:type="dxa"/>
          </w:tcPr>
          <w:p w14:paraId="6D2CB468"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128 + IPID</w:t>
            </w:r>
          </w:p>
        </w:tc>
      </w:tr>
      <w:tr w:rsidR="00440F0A" w:rsidRPr="008A34FA" w14:paraId="3D0AFB7A" w14:textId="77777777">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tcPr>
          <w:p w14:paraId="344351D0" w14:textId="77777777" w:rsidR="00440F0A" w:rsidRPr="008A34FA" w:rsidRDefault="00440F0A">
            <w:pPr>
              <w:spacing w:before="120" w:after="120"/>
              <w:jc w:val="center"/>
              <w:rPr>
                <w:rFonts w:ascii="Aptos Narrow" w:hAnsi="Aptos Narrow" w:cstheme="minorHAnsi"/>
                <w:b w:val="0"/>
                <w:bCs w:val="0"/>
                <w:sz w:val="20"/>
                <w:lang w:val="de-DE" w:eastAsia="ja-JP"/>
              </w:rPr>
            </w:pPr>
            <w:r w:rsidRPr="008A34FA">
              <w:rPr>
                <w:rFonts w:ascii="Aptos Narrow" w:hAnsi="Aptos Narrow" w:cstheme="minorHAnsi"/>
                <w:b w:val="0"/>
                <w:bCs w:val="0"/>
                <w:sz w:val="20"/>
                <w:lang w:val="de-DE" w:eastAsia="ja-JP"/>
              </w:rPr>
              <w:t>G</w:t>
            </w:r>
          </w:p>
        </w:tc>
        <w:tc>
          <w:tcPr>
            <w:tcW w:w="1134" w:type="dxa"/>
            <w:tcBorders>
              <w:bottom w:val="single" w:sz="4" w:space="0" w:color="auto"/>
            </w:tcBorders>
          </w:tcPr>
          <w:p w14:paraId="15A676D3" w14:textId="77777777" w:rsidR="00440F0A" w:rsidRPr="008A34FA" w:rsidRDefault="00440F0A">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lang w:val="de-DE" w:eastAsia="ja-JP"/>
              </w:rPr>
              <w:t>G</w:t>
            </w:r>
          </w:p>
        </w:tc>
        <w:tc>
          <w:tcPr>
            <w:tcW w:w="1134" w:type="dxa"/>
            <w:tcBorders>
              <w:bottom w:val="single" w:sz="4" w:space="0" w:color="auto"/>
            </w:tcBorders>
          </w:tcPr>
          <w:p w14:paraId="2E294376" w14:textId="77777777" w:rsidR="00440F0A" w:rsidRPr="008A34FA" w:rsidRDefault="00440F0A" w:rsidP="00980A20">
            <w:pPr>
              <w:spacing w:before="120" w:after="120"/>
              <w:jc w:val="center"/>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color w:val="000000"/>
                <w:sz w:val="20"/>
              </w:rPr>
              <w:t>172.</w:t>
            </w:r>
          </w:p>
        </w:tc>
        <w:tc>
          <w:tcPr>
            <w:tcW w:w="2268" w:type="dxa"/>
            <w:tcBorders>
              <w:bottom w:val="single" w:sz="4" w:space="0" w:color="auto"/>
            </w:tcBorders>
          </w:tcPr>
          <w:p w14:paraId="000DD24C"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16 + (VID / 2)</w:t>
            </w:r>
          </w:p>
        </w:tc>
        <w:tc>
          <w:tcPr>
            <w:tcW w:w="1985" w:type="dxa"/>
            <w:tcBorders>
              <w:bottom w:val="single" w:sz="4" w:space="0" w:color="auto"/>
            </w:tcBorders>
          </w:tcPr>
          <w:p w14:paraId="2D496B94"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TID / 2</w:t>
            </w:r>
          </w:p>
        </w:tc>
        <w:tc>
          <w:tcPr>
            <w:tcW w:w="1553" w:type="dxa"/>
            <w:tcBorders>
              <w:bottom w:val="single" w:sz="4" w:space="0" w:color="auto"/>
            </w:tcBorders>
          </w:tcPr>
          <w:p w14:paraId="74B0C88F" w14:textId="77777777" w:rsidR="00440F0A" w:rsidRPr="008A34FA" w:rsidRDefault="00440F0A">
            <w:pPr>
              <w:spacing w:before="120" w:after="120"/>
              <w:cnfStyle w:val="000000000000" w:firstRow="0" w:lastRow="0" w:firstColumn="0" w:lastColumn="0" w:oddVBand="0" w:evenVBand="0" w:oddHBand="0" w:evenHBand="0" w:firstRowFirstColumn="0" w:firstRowLastColumn="0" w:lastRowFirstColumn="0" w:lastRowLastColumn="0"/>
              <w:rPr>
                <w:rFonts w:ascii="Aptos Narrow" w:hAnsi="Aptos Narrow" w:cstheme="minorHAnsi"/>
                <w:sz w:val="20"/>
                <w:lang w:val="de-DE" w:eastAsia="ja-JP"/>
              </w:rPr>
            </w:pPr>
            <w:r w:rsidRPr="008A34FA">
              <w:rPr>
                <w:rFonts w:ascii="Aptos Narrow" w:hAnsi="Aptos Narrow" w:cstheme="minorHAnsi"/>
                <w:sz w:val="20"/>
              </w:rPr>
              <w:t>IPID</w:t>
            </w:r>
          </w:p>
        </w:tc>
      </w:tr>
      <w:tr w:rsidR="00440F0A" w:rsidRPr="008A34FA" w14:paraId="59B5ED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left w:val="single" w:sz="4" w:space="0" w:color="auto"/>
              <w:bottom w:val="single" w:sz="4" w:space="0" w:color="auto"/>
            </w:tcBorders>
            <w:shd w:val="clear" w:color="auto" w:fill="FBD4B4" w:themeFill="accent6" w:themeFillTint="66"/>
          </w:tcPr>
          <w:p w14:paraId="695E55F4" w14:textId="77777777" w:rsidR="00440F0A" w:rsidRPr="008A34FA" w:rsidRDefault="00440F0A">
            <w:pPr>
              <w:spacing w:before="120" w:after="120"/>
              <w:jc w:val="center"/>
              <w:rPr>
                <w:rFonts w:ascii="Aptos Narrow" w:hAnsi="Aptos Narrow" w:cstheme="minorHAnsi"/>
                <w:sz w:val="20"/>
                <w:lang w:val="de-DE" w:eastAsia="ja-JP"/>
              </w:rPr>
            </w:pPr>
            <w:r w:rsidRPr="008A34FA">
              <w:rPr>
                <w:rFonts w:ascii="Aptos Narrow" w:hAnsi="Aptos Narrow" w:cstheme="minorHAnsi"/>
                <w:sz w:val="20"/>
                <w:lang w:val="de-DE" w:eastAsia="ja-JP"/>
              </w:rPr>
              <w:t>Legende:</w:t>
            </w:r>
          </w:p>
        </w:tc>
        <w:tc>
          <w:tcPr>
            <w:tcW w:w="2268" w:type="dxa"/>
            <w:gridSpan w:val="2"/>
            <w:tcBorders>
              <w:top w:val="single" w:sz="4" w:space="0" w:color="auto"/>
              <w:bottom w:val="single" w:sz="4" w:space="0" w:color="auto"/>
            </w:tcBorders>
            <w:shd w:val="clear" w:color="auto" w:fill="FBD4B4" w:themeFill="accent6" w:themeFillTint="66"/>
          </w:tcPr>
          <w:p w14:paraId="63145B4A"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color w:val="000000"/>
                <w:sz w:val="20"/>
              </w:rPr>
            </w:pPr>
            <w:r w:rsidRPr="008A34FA">
              <w:rPr>
                <w:rFonts w:ascii="Aptos Narrow" w:hAnsi="Aptos Narrow" w:cstheme="minorHAnsi"/>
                <w:b/>
                <w:bCs/>
                <w:sz w:val="20"/>
                <w:lang w:val="de-DE" w:eastAsia="ja-JP"/>
              </w:rPr>
              <w:t>VID = VLAN ID</w:t>
            </w:r>
          </w:p>
        </w:tc>
        <w:tc>
          <w:tcPr>
            <w:tcW w:w="2268" w:type="dxa"/>
            <w:tcBorders>
              <w:top w:val="single" w:sz="4" w:space="0" w:color="auto"/>
              <w:bottom w:val="single" w:sz="4" w:space="0" w:color="auto"/>
            </w:tcBorders>
            <w:shd w:val="clear" w:color="auto" w:fill="FBD4B4" w:themeFill="accent6" w:themeFillTint="66"/>
          </w:tcPr>
          <w:p w14:paraId="1EFF0412"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b/>
                <w:bCs/>
                <w:sz w:val="20"/>
              </w:rPr>
            </w:pPr>
            <w:r w:rsidRPr="008A34FA">
              <w:rPr>
                <w:rFonts w:ascii="Aptos Narrow" w:hAnsi="Aptos Narrow" w:cstheme="minorHAnsi"/>
                <w:b/>
                <w:bCs/>
                <w:sz w:val="20"/>
              </w:rPr>
              <w:t>TID = TRAIN ID</w:t>
            </w:r>
          </w:p>
        </w:tc>
        <w:tc>
          <w:tcPr>
            <w:tcW w:w="1985" w:type="dxa"/>
            <w:tcBorders>
              <w:top w:val="single" w:sz="4" w:space="0" w:color="auto"/>
              <w:bottom w:val="single" w:sz="4" w:space="0" w:color="auto"/>
            </w:tcBorders>
            <w:shd w:val="clear" w:color="auto" w:fill="FBD4B4" w:themeFill="accent6" w:themeFillTint="66"/>
          </w:tcPr>
          <w:p w14:paraId="384BE661" w14:textId="77777777" w:rsidR="00440F0A" w:rsidRPr="008A34FA" w:rsidRDefault="00440F0A">
            <w:pPr>
              <w:spacing w:before="120" w:after="120"/>
              <w:cnfStyle w:val="000000100000" w:firstRow="0" w:lastRow="0" w:firstColumn="0" w:lastColumn="0" w:oddVBand="0" w:evenVBand="0" w:oddHBand="1" w:evenHBand="0" w:firstRowFirstColumn="0" w:firstRowLastColumn="0" w:lastRowFirstColumn="0" w:lastRowLastColumn="0"/>
              <w:rPr>
                <w:rFonts w:ascii="Aptos Narrow" w:hAnsi="Aptos Narrow" w:cstheme="minorHAnsi"/>
                <w:b/>
                <w:bCs/>
                <w:sz w:val="20"/>
              </w:rPr>
            </w:pPr>
            <w:r w:rsidRPr="008A34FA">
              <w:rPr>
                <w:rFonts w:ascii="Aptos Narrow" w:hAnsi="Aptos Narrow" w:cstheme="minorHAnsi"/>
                <w:b/>
                <w:bCs/>
                <w:sz w:val="20"/>
              </w:rPr>
              <w:t>UG = UNGERADE</w:t>
            </w:r>
          </w:p>
        </w:tc>
        <w:tc>
          <w:tcPr>
            <w:tcW w:w="1553" w:type="dxa"/>
            <w:tcBorders>
              <w:top w:val="single" w:sz="4" w:space="0" w:color="auto"/>
              <w:bottom w:val="single" w:sz="4" w:space="0" w:color="auto"/>
              <w:right w:val="single" w:sz="4" w:space="0" w:color="auto"/>
            </w:tcBorders>
            <w:shd w:val="clear" w:color="auto" w:fill="FBD4B4" w:themeFill="accent6" w:themeFillTint="66"/>
          </w:tcPr>
          <w:p w14:paraId="52D1E7C9" w14:textId="77777777" w:rsidR="00440F0A" w:rsidRPr="008A34FA" w:rsidRDefault="00440F0A">
            <w:pPr>
              <w:spacing w:before="120" w:after="120"/>
              <w:jc w:val="center"/>
              <w:cnfStyle w:val="000000100000" w:firstRow="0" w:lastRow="0" w:firstColumn="0" w:lastColumn="0" w:oddVBand="0" w:evenVBand="0" w:oddHBand="1" w:evenHBand="0" w:firstRowFirstColumn="0" w:firstRowLastColumn="0" w:lastRowFirstColumn="0" w:lastRowLastColumn="0"/>
              <w:rPr>
                <w:rFonts w:ascii="Aptos Narrow" w:hAnsi="Aptos Narrow" w:cstheme="minorHAnsi"/>
                <w:b/>
                <w:bCs/>
                <w:sz w:val="20"/>
              </w:rPr>
            </w:pPr>
            <w:r w:rsidRPr="008A34FA">
              <w:rPr>
                <w:rFonts w:ascii="Aptos Narrow" w:hAnsi="Aptos Narrow" w:cstheme="minorHAnsi"/>
                <w:b/>
                <w:bCs/>
                <w:sz w:val="20"/>
              </w:rPr>
              <w:t>G = GERADE</w:t>
            </w:r>
          </w:p>
        </w:tc>
      </w:tr>
    </w:tbl>
    <w:p w14:paraId="33774F23" w14:textId="77777777" w:rsidR="00824453" w:rsidRPr="008A34FA" w:rsidRDefault="005C09E3" w:rsidP="00FE73DA">
      <w:pPr>
        <w:pStyle w:val="Heading2"/>
        <w:rPr>
          <w:rFonts w:ascii="Aptos Narrow" w:hAnsi="Aptos Narrow"/>
        </w:rPr>
      </w:pPr>
      <w:bookmarkStart w:id="292" w:name="_Toc234949618"/>
      <w:r w:rsidRPr="008A34FA">
        <w:rPr>
          <w:rFonts w:ascii="Aptos Narrow" w:hAnsi="Aptos Narrow"/>
        </w:rPr>
        <w:t>Switchportbelegung</w:t>
      </w:r>
      <w:bookmarkEnd w:id="292"/>
    </w:p>
    <w:p w14:paraId="0323B7DA" w14:textId="77777777" w:rsidR="00181F18" w:rsidRPr="008A34FA" w:rsidRDefault="00181F18" w:rsidP="00824453">
      <w:pPr>
        <w:rPr>
          <w:rFonts w:ascii="Aptos Narrow" w:hAnsi="Aptos Narrow"/>
          <w:lang w:eastAsia="ja-JP"/>
        </w:rPr>
      </w:pPr>
      <w:r w:rsidRPr="008A34FA">
        <w:rPr>
          <w:rFonts w:ascii="Aptos Narrow" w:hAnsi="Aptos Narrow"/>
          <w:lang w:eastAsia="ja-JP"/>
        </w:rPr>
        <w:t xml:space="preserve">Die Belegung der Switchports wird grundsätzlich von STADLER vorgegeben. Hierfür stellt STADLER für jeden Zugtyp einen </w:t>
      </w:r>
      <w:r w:rsidRPr="008A34FA">
        <w:rPr>
          <w:rFonts w:ascii="Aptos Narrow" w:hAnsi="Aptos Narrow"/>
          <w:b/>
          <w:bCs/>
          <w:lang w:eastAsia="ja-JP"/>
        </w:rPr>
        <w:t>Switchport-Belegungsplan</w:t>
      </w:r>
      <w:r w:rsidRPr="008A34FA">
        <w:rPr>
          <w:rFonts w:ascii="Aptos Narrow" w:hAnsi="Aptos Narrow"/>
          <w:lang w:eastAsia="ja-JP"/>
        </w:rPr>
        <w:t xml:space="preserve"> bereit, der exakt definiert, welches Gerät an welchem Port angeschlossen ist.</w:t>
      </w:r>
    </w:p>
    <w:p w14:paraId="0C50DA46" w14:textId="77777777" w:rsidR="00824453" w:rsidRPr="008A34FA" w:rsidRDefault="00181F18" w:rsidP="00824453">
      <w:pPr>
        <w:rPr>
          <w:rFonts w:ascii="Aptos Narrow" w:hAnsi="Aptos Narrow"/>
          <w:lang w:eastAsia="ja-JP"/>
        </w:rPr>
      </w:pPr>
      <w:r w:rsidRPr="008A34FA">
        <w:rPr>
          <w:rFonts w:ascii="Aptos Narrow" w:hAnsi="Aptos Narrow"/>
          <w:lang w:eastAsia="ja-JP"/>
        </w:rPr>
        <w:t>Ausgenommen hiervon sind die Ports für den Backbone, die Access Points und die CCU. Deren Belegung wird entweder direkt von NOMAD festgelegt oder in enger Abstimmung zwischen beiden Parteien definiert.</w:t>
      </w:r>
    </w:p>
    <w:p w14:paraId="678AD70A" w14:textId="72FE10D9" w:rsidR="00AE7BEC" w:rsidRPr="00871D17" w:rsidRDefault="00181F18" w:rsidP="00824453">
      <w:pPr>
        <w:rPr>
          <w:rFonts w:ascii="Aptos Narrow" w:hAnsi="Aptos Narrow"/>
          <w:lang w:eastAsia="ja-JP"/>
        </w:rPr>
      </w:pPr>
      <w:r w:rsidRPr="008A34FA">
        <w:rPr>
          <w:rFonts w:ascii="Aptos Narrow" w:hAnsi="Aptos Narrow"/>
          <w:lang w:eastAsia="ja-JP"/>
        </w:rPr>
        <w:t>Die Konfiguration dieser Ports erfolgt durch NOMAD.</w:t>
      </w:r>
    </w:p>
    <w:p w14:paraId="546879E7" w14:textId="77777777" w:rsidR="006C37F9" w:rsidRPr="008A34FA" w:rsidRDefault="00001F1B" w:rsidP="00EE6C0C">
      <w:pPr>
        <w:pStyle w:val="Heading2"/>
        <w:rPr>
          <w:rFonts w:ascii="Aptos Narrow" w:hAnsi="Aptos Narrow"/>
        </w:rPr>
      </w:pPr>
      <w:bookmarkStart w:id="293" w:name="_Toc234949619"/>
      <w:r w:rsidRPr="008A34FA">
        <w:rPr>
          <w:rFonts w:ascii="Aptos Narrow" w:hAnsi="Aptos Narrow"/>
        </w:rPr>
        <w:t>Backbone (Aufbau und Verkabelung)</w:t>
      </w:r>
      <w:bookmarkEnd w:id="293"/>
    </w:p>
    <w:p w14:paraId="47197E37" w14:textId="77777777" w:rsidR="008844DC" w:rsidRPr="008A34FA" w:rsidRDefault="008844DC" w:rsidP="008844DC">
      <w:pPr>
        <w:rPr>
          <w:rFonts w:ascii="Aptos Narrow" w:hAnsi="Aptos Narrow"/>
          <w:lang w:val="de-DE" w:eastAsia="ja-JP"/>
        </w:rPr>
      </w:pPr>
      <w:r w:rsidRPr="008A34FA">
        <w:rPr>
          <w:rFonts w:ascii="Aptos Narrow" w:hAnsi="Aptos Narrow"/>
          <w:lang w:val="de-DE" w:eastAsia="ja-JP"/>
        </w:rPr>
        <w:t xml:space="preserve">Der Backbone ist als </w:t>
      </w:r>
      <w:r w:rsidRPr="008A34FA">
        <w:rPr>
          <w:rFonts w:ascii="Aptos Narrow" w:hAnsi="Aptos Narrow"/>
          <w:b/>
          <w:bCs/>
          <w:lang w:val="de-DE" w:eastAsia="ja-JP"/>
        </w:rPr>
        <w:t>Trunk</w:t>
      </w:r>
      <w:r w:rsidRPr="008A34FA">
        <w:rPr>
          <w:rFonts w:ascii="Aptos Narrow" w:hAnsi="Aptos Narrow"/>
          <w:lang w:val="de-DE" w:eastAsia="ja-JP"/>
        </w:rPr>
        <w:t xml:space="preserve"> für alle VLANs konfiguriert und ermöglicht so die notwendige Kommunikation zwischen sämtlichen im Netzwerk integrierten Geräten. Die Ports für den Backbone sind mit „</w:t>
      </w:r>
      <w:r w:rsidRPr="008A34FA">
        <w:rPr>
          <w:rFonts w:ascii="Aptos Narrow" w:hAnsi="Aptos Narrow"/>
          <w:b/>
          <w:bCs/>
          <w:lang w:val="de-DE" w:eastAsia="ja-JP"/>
        </w:rPr>
        <w:t>Coldrelay-Bypass“</w:t>
      </w:r>
      <w:r w:rsidRPr="008A34FA">
        <w:rPr>
          <w:rFonts w:ascii="Aptos Narrow" w:hAnsi="Aptos Narrow"/>
          <w:lang w:val="de-DE" w:eastAsia="ja-JP"/>
        </w:rPr>
        <w:t xml:space="preserve"> ausgestattet. Im Falle eines Switch-Ausfalls werden diese Ports gebrückt, sodass der Datenverkehr weiterhin ungehindert fließen kann. In Kombination mit der Ringtopologie ergibt sich dadurch eine hohe </w:t>
      </w:r>
      <w:r w:rsidRPr="008A34FA">
        <w:rPr>
          <w:rFonts w:ascii="Aptos Narrow" w:hAnsi="Aptos Narrow"/>
          <w:b/>
          <w:bCs/>
          <w:lang w:val="de-DE" w:eastAsia="ja-JP"/>
        </w:rPr>
        <w:t>Ausfallsicherheit</w:t>
      </w:r>
      <w:r w:rsidRPr="008A34FA">
        <w:rPr>
          <w:rFonts w:ascii="Aptos Narrow" w:hAnsi="Aptos Narrow"/>
          <w:lang w:val="de-DE" w:eastAsia="ja-JP"/>
        </w:rPr>
        <w:t xml:space="preserve"> und </w:t>
      </w:r>
      <w:r w:rsidRPr="008A34FA">
        <w:rPr>
          <w:rFonts w:ascii="Aptos Narrow" w:hAnsi="Aptos Narrow"/>
          <w:b/>
          <w:bCs/>
          <w:lang w:val="de-DE" w:eastAsia="ja-JP"/>
        </w:rPr>
        <w:t>Redundanz</w:t>
      </w:r>
      <w:r w:rsidRPr="008A34FA">
        <w:rPr>
          <w:rFonts w:ascii="Aptos Narrow" w:hAnsi="Aptos Narrow"/>
          <w:lang w:val="de-DE" w:eastAsia="ja-JP"/>
        </w:rPr>
        <w:t xml:space="preserve"> der Kommunikationswege.</w:t>
      </w:r>
    </w:p>
    <w:p w14:paraId="380BE204" w14:textId="77777777" w:rsidR="00691D6F" w:rsidRPr="008A34FA" w:rsidRDefault="00691D6F" w:rsidP="00691D6F">
      <w:pPr>
        <w:pStyle w:val="Heading3"/>
        <w:rPr>
          <w:rFonts w:ascii="Aptos Narrow" w:hAnsi="Aptos Narrow"/>
          <w:lang w:val="de-DE" w:eastAsia="ja-JP"/>
        </w:rPr>
      </w:pPr>
      <w:bookmarkStart w:id="294" w:name="_Toc234949620"/>
      <w:r w:rsidRPr="008A34FA">
        <w:rPr>
          <w:rFonts w:ascii="Aptos Narrow" w:hAnsi="Aptos Narrow"/>
          <w:lang w:val="de-DE" w:eastAsia="ja-JP"/>
        </w:rPr>
        <w:lastRenderedPageBreak/>
        <w:t>4-Teiler (Nahverkehr)</w:t>
      </w:r>
      <w:bookmarkEnd w:id="294"/>
    </w:p>
    <w:p w14:paraId="3AEA8BB8" w14:textId="77777777" w:rsidR="00691D6F" w:rsidRPr="008A34FA" w:rsidRDefault="00691D6F" w:rsidP="00C62109">
      <w:pPr>
        <w:jc w:val="center"/>
        <w:rPr>
          <w:rFonts w:ascii="Aptos Narrow" w:hAnsi="Aptos Narrow"/>
          <w:lang w:val="de-DE" w:eastAsia="ja-JP" w:bidi="th-TH"/>
        </w:rPr>
      </w:pPr>
      <w:r w:rsidRPr="008A34FA">
        <w:rPr>
          <w:rFonts w:ascii="Aptos Narrow" w:hAnsi="Aptos Narrow"/>
          <w:noProof/>
        </w:rPr>
        <w:drawing>
          <wp:inline distT="0" distB="0" distL="0" distR="0" wp14:anchorId="000332FE" wp14:editId="54052DC2">
            <wp:extent cx="4820717" cy="2852236"/>
            <wp:effectExtent l="0" t="0" r="0" b="5715"/>
            <wp:docPr id="80640248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2484" name="Grafik 806402484"/>
                    <pic:cNvPicPr/>
                  </pic:nvPicPr>
                  <pic:blipFill>
                    <a:blip r:embed="rId34">
                      <a:extLst>
                        <a:ext uri="{96DAC541-7B7A-43D3-8B79-37D633B846F1}">
                          <asvg:svgBlip xmlns:asvg="http://schemas.microsoft.com/office/drawing/2016/SVG/main" r:embed="rId35"/>
                        </a:ext>
                      </a:extLst>
                    </a:blip>
                    <a:stretch>
                      <a:fillRect/>
                    </a:stretch>
                  </pic:blipFill>
                  <pic:spPr>
                    <a:xfrm>
                      <a:off x="0" y="0"/>
                      <a:ext cx="4837138" cy="2861952"/>
                    </a:xfrm>
                    <a:prstGeom prst="rect">
                      <a:avLst/>
                    </a:prstGeom>
                  </pic:spPr>
                </pic:pic>
              </a:graphicData>
            </a:graphic>
          </wp:inline>
        </w:drawing>
      </w:r>
    </w:p>
    <w:p w14:paraId="52FEEAA2" w14:textId="77777777" w:rsidR="00691D6F" w:rsidRPr="008A34FA" w:rsidRDefault="00691D6F" w:rsidP="00691D6F">
      <w:pPr>
        <w:pStyle w:val="Heading3"/>
        <w:rPr>
          <w:rFonts w:ascii="Aptos Narrow" w:hAnsi="Aptos Narrow"/>
          <w:lang w:val="de-DE" w:eastAsia="ja-JP"/>
        </w:rPr>
      </w:pPr>
      <w:bookmarkStart w:id="295" w:name="_Toc234949621"/>
      <w:r w:rsidRPr="008A34FA">
        <w:rPr>
          <w:rFonts w:ascii="Aptos Narrow" w:hAnsi="Aptos Narrow"/>
          <w:lang w:val="de-DE" w:eastAsia="ja-JP"/>
        </w:rPr>
        <w:t>5-Teiler (Fernverkehr)</w:t>
      </w:r>
      <w:bookmarkEnd w:id="295"/>
    </w:p>
    <w:p w14:paraId="187C2C0F" w14:textId="77777777" w:rsidR="00691D6F" w:rsidRPr="008A34FA" w:rsidRDefault="00B02276" w:rsidP="00C62109">
      <w:pPr>
        <w:jc w:val="center"/>
        <w:rPr>
          <w:rFonts w:ascii="Aptos Narrow" w:hAnsi="Aptos Narrow"/>
          <w:lang w:val="de-DE" w:eastAsia="ja-JP" w:bidi="th-TH"/>
        </w:rPr>
      </w:pPr>
      <w:r w:rsidRPr="008A34FA">
        <w:rPr>
          <w:rFonts w:ascii="Aptos Narrow" w:hAnsi="Aptos Narrow"/>
          <w:noProof/>
          <w:lang w:val="de-DE" w:eastAsia="ja-JP" w:bidi="th-TH"/>
        </w:rPr>
        <w:drawing>
          <wp:inline distT="0" distB="0" distL="0" distR="0" wp14:anchorId="35E584DF" wp14:editId="7CDF668D">
            <wp:extent cx="5974779" cy="4086225"/>
            <wp:effectExtent l="0" t="0" r="6985" b="0"/>
            <wp:docPr id="148904223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42238" name="Grafik 1489042238"/>
                    <pic:cNvPicPr/>
                  </pic:nvPicPr>
                  <pic:blipFill>
                    <a:blip r:embed="rId36">
                      <a:extLst>
                        <a:ext uri="{96DAC541-7B7A-43D3-8B79-37D633B846F1}">
                          <asvg:svgBlip xmlns:asvg="http://schemas.microsoft.com/office/drawing/2016/SVG/main" r:embed="rId37"/>
                        </a:ext>
                      </a:extLst>
                    </a:blip>
                    <a:stretch>
                      <a:fillRect/>
                    </a:stretch>
                  </pic:blipFill>
                  <pic:spPr>
                    <a:xfrm>
                      <a:off x="0" y="0"/>
                      <a:ext cx="6009124" cy="4109714"/>
                    </a:xfrm>
                    <a:prstGeom prst="rect">
                      <a:avLst/>
                    </a:prstGeom>
                  </pic:spPr>
                </pic:pic>
              </a:graphicData>
            </a:graphic>
          </wp:inline>
        </w:drawing>
      </w:r>
    </w:p>
    <w:p w14:paraId="6EB301CE" w14:textId="77777777" w:rsidR="00047971" w:rsidRPr="008A34FA" w:rsidRDefault="00691D6F" w:rsidP="00691D6F">
      <w:pPr>
        <w:pStyle w:val="Heading3"/>
        <w:rPr>
          <w:rFonts w:ascii="Aptos Narrow" w:hAnsi="Aptos Narrow"/>
          <w:lang w:val="de-DE" w:eastAsia="ja-JP"/>
        </w:rPr>
      </w:pPr>
      <w:bookmarkStart w:id="296" w:name="_Toc234949622"/>
      <w:r w:rsidRPr="008A34FA">
        <w:rPr>
          <w:rFonts w:ascii="Aptos Narrow" w:hAnsi="Aptos Narrow"/>
          <w:lang w:val="de-DE" w:eastAsia="ja-JP"/>
        </w:rPr>
        <w:lastRenderedPageBreak/>
        <w:t>6-teiler (Nahverkehr und Fernverkehr)</w:t>
      </w:r>
      <w:bookmarkEnd w:id="296"/>
    </w:p>
    <w:p w14:paraId="64592B2D" w14:textId="77777777" w:rsidR="00C62109" w:rsidRPr="008A34FA" w:rsidRDefault="00047971" w:rsidP="00EE6C0C">
      <w:pPr>
        <w:rPr>
          <w:rFonts w:ascii="Aptos Narrow" w:hAnsi="Aptos Narrow"/>
          <w:lang w:val="de-DE" w:eastAsia="ja-JP"/>
        </w:rPr>
      </w:pPr>
      <w:r w:rsidRPr="008A34FA">
        <w:rPr>
          <w:rFonts w:ascii="Aptos Narrow" w:hAnsi="Aptos Narrow"/>
          <w:noProof/>
          <w:lang w:val="de-DE" w:eastAsia="ja-JP"/>
        </w:rPr>
        <w:drawing>
          <wp:inline distT="0" distB="0" distL="0" distR="0" wp14:anchorId="13916E49" wp14:editId="6566CCA4">
            <wp:extent cx="5940425" cy="4555490"/>
            <wp:effectExtent l="0" t="0" r="3175" b="0"/>
            <wp:docPr id="112764699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46998" name="Grafik 1127646998"/>
                    <pic:cNvPicPr/>
                  </pic:nvPicPr>
                  <pic:blipFill>
                    <a:blip r:embed="rId38">
                      <a:extLst>
                        <a:ext uri="{96DAC541-7B7A-43D3-8B79-37D633B846F1}">
                          <asvg:svgBlip xmlns:asvg="http://schemas.microsoft.com/office/drawing/2016/SVG/main" r:embed="rId39"/>
                        </a:ext>
                      </a:extLst>
                    </a:blip>
                    <a:stretch>
                      <a:fillRect/>
                    </a:stretch>
                  </pic:blipFill>
                  <pic:spPr>
                    <a:xfrm>
                      <a:off x="0" y="0"/>
                      <a:ext cx="5940425" cy="4555490"/>
                    </a:xfrm>
                    <a:prstGeom prst="rect">
                      <a:avLst/>
                    </a:prstGeom>
                  </pic:spPr>
                </pic:pic>
              </a:graphicData>
            </a:graphic>
          </wp:inline>
        </w:drawing>
      </w:r>
    </w:p>
    <w:p w14:paraId="4BDA5A8D" w14:textId="77777777" w:rsidR="00C62109" w:rsidRPr="008A34FA" w:rsidRDefault="0015042F" w:rsidP="00691D6F">
      <w:pPr>
        <w:pStyle w:val="Heading3"/>
        <w:rPr>
          <w:rFonts w:ascii="Aptos Narrow" w:hAnsi="Aptos Narrow"/>
          <w:lang w:val="de-DE" w:eastAsia="ja-JP"/>
        </w:rPr>
      </w:pPr>
      <w:bookmarkStart w:id="297" w:name="_Toc234949623"/>
      <w:r w:rsidRPr="008A34FA">
        <w:rPr>
          <w:rFonts w:ascii="Aptos Narrow" w:hAnsi="Aptos Narrow"/>
          <w:lang w:val="de-DE" w:eastAsia="ja-JP"/>
        </w:rPr>
        <w:t>Access point zu innenantenne</w:t>
      </w:r>
      <w:bookmarkEnd w:id="297"/>
    </w:p>
    <w:tbl>
      <w:tblPr>
        <w:tblStyle w:val="TableGrid"/>
        <w:tblW w:w="0" w:type="auto"/>
        <w:jc w:val="center"/>
        <w:tblLook w:val="04A0" w:firstRow="1" w:lastRow="0" w:firstColumn="1" w:lastColumn="0" w:noHBand="0" w:noVBand="1"/>
      </w:tblPr>
      <w:tblGrid>
        <w:gridCol w:w="4672"/>
        <w:gridCol w:w="4673"/>
      </w:tblGrid>
      <w:tr w:rsidR="00970009" w:rsidRPr="008A34FA" w14:paraId="1DD1AF3F" w14:textId="77777777" w:rsidTr="00885756">
        <w:trPr>
          <w:trHeight w:val="170"/>
          <w:jc w:val="center"/>
        </w:trPr>
        <w:tc>
          <w:tcPr>
            <w:tcW w:w="4672" w:type="dxa"/>
          </w:tcPr>
          <w:p w14:paraId="12D0C112" w14:textId="77777777" w:rsidR="00970009" w:rsidRPr="008A34FA" w:rsidRDefault="00970009" w:rsidP="00970009">
            <w:pPr>
              <w:jc w:val="center"/>
              <w:rPr>
                <w:rFonts w:ascii="Aptos Narrow" w:hAnsi="Aptos Narrow" w:cs="Calibri"/>
                <w:b/>
                <w:bCs/>
                <w:sz w:val="24"/>
                <w:szCs w:val="24"/>
                <w:lang w:val="de-DE" w:eastAsia="ja-JP" w:bidi="th-TH"/>
              </w:rPr>
            </w:pPr>
            <w:r w:rsidRPr="008A34FA">
              <w:rPr>
                <w:rFonts w:ascii="Aptos Narrow" w:hAnsi="Aptos Narrow" w:cs="Calibri"/>
                <w:b/>
                <w:bCs/>
                <w:sz w:val="24"/>
                <w:szCs w:val="24"/>
                <w:lang w:val="de-DE" w:eastAsia="ja-JP" w:bidi="th-TH"/>
              </w:rPr>
              <w:t>Access-point</w:t>
            </w:r>
          </w:p>
        </w:tc>
        <w:tc>
          <w:tcPr>
            <w:tcW w:w="4673" w:type="dxa"/>
          </w:tcPr>
          <w:p w14:paraId="6D8B8DF4" w14:textId="77777777" w:rsidR="00970009" w:rsidRPr="008A34FA" w:rsidRDefault="00970009" w:rsidP="00970009">
            <w:pPr>
              <w:jc w:val="center"/>
              <w:rPr>
                <w:rFonts w:ascii="Aptos Narrow" w:hAnsi="Aptos Narrow" w:cs="Calibri"/>
                <w:b/>
                <w:bCs/>
                <w:sz w:val="24"/>
                <w:szCs w:val="24"/>
                <w:lang w:val="de-DE" w:eastAsia="ja-JP" w:bidi="th-TH"/>
              </w:rPr>
            </w:pPr>
            <w:r w:rsidRPr="008A34FA">
              <w:rPr>
                <w:rFonts w:ascii="Aptos Narrow" w:hAnsi="Aptos Narrow" w:cs="Calibri"/>
                <w:b/>
                <w:bCs/>
                <w:sz w:val="24"/>
                <w:szCs w:val="24"/>
                <w:lang w:val="de-DE" w:eastAsia="ja-JP" w:bidi="th-TH"/>
              </w:rPr>
              <w:t>Innenantenne</w:t>
            </w:r>
          </w:p>
        </w:tc>
      </w:tr>
      <w:tr w:rsidR="00970009" w:rsidRPr="008A34FA" w14:paraId="3B2BB4D6" w14:textId="77777777" w:rsidTr="0023302A">
        <w:trPr>
          <w:trHeight w:hRule="exact" w:val="567"/>
          <w:jc w:val="center"/>
        </w:trPr>
        <w:tc>
          <w:tcPr>
            <w:tcW w:w="4672" w:type="dxa"/>
            <w:vAlign w:val="center"/>
          </w:tcPr>
          <w:p w14:paraId="103CC30E"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A1</w:t>
            </w:r>
          </w:p>
        </w:tc>
        <w:tc>
          <w:tcPr>
            <w:tcW w:w="4673" w:type="dxa"/>
            <w:vAlign w:val="center"/>
          </w:tcPr>
          <w:p w14:paraId="0613A849"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1</w:t>
            </w:r>
          </w:p>
        </w:tc>
      </w:tr>
      <w:tr w:rsidR="00970009" w:rsidRPr="008A34FA" w14:paraId="58C0C781" w14:textId="77777777" w:rsidTr="0023302A">
        <w:trPr>
          <w:trHeight w:hRule="exact" w:val="567"/>
          <w:jc w:val="center"/>
        </w:trPr>
        <w:tc>
          <w:tcPr>
            <w:tcW w:w="4672" w:type="dxa"/>
            <w:vAlign w:val="center"/>
          </w:tcPr>
          <w:p w14:paraId="16C5580D"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A2</w:t>
            </w:r>
          </w:p>
        </w:tc>
        <w:tc>
          <w:tcPr>
            <w:tcW w:w="4673" w:type="dxa"/>
            <w:vAlign w:val="center"/>
          </w:tcPr>
          <w:p w14:paraId="2BCFAA30"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6</w:t>
            </w:r>
          </w:p>
        </w:tc>
      </w:tr>
      <w:tr w:rsidR="00970009" w:rsidRPr="008A34FA" w14:paraId="39E19660" w14:textId="77777777" w:rsidTr="0023302A">
        <w:trPr>
          <w:trHeight w:hRule="exact" w:val="567"/>
          <w:jc w:val="center"/>
        </w:trPr>
        <w:tc>
          <w:tcPr>
            <w:tcW w:w="4672" w:type="dxa"/>
            <w:vAlign w:val="center"/>
          </w:tcPr>
          <w:p w14:paraId="76B2986B"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A3</w:t>
            </w:r>
          </w:p>
        </w:tc>
        <w:tc>
          <w:tcPr>
            <w:tcW w:w="4673" w:type="dxa"/>
            <w:vAlign w:val="center"/>
          </w:tcPr>
          <w:p w14:paraId="3C8E4B0A"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3</w:t>
            </w:r>
          </w:p>
        </w:tc>
      </w:tr>
      <w:tr w:rsidR="00970009" w:rsidRPr="008A34FA" w14:paraId="3215F84A" w14:textId="77777777" w:rsidTr="0023302A">
        <w:trPr>
          <w:trHeight w:hRule="exact" w:val="567"/>
          <w:jc w:val="center"/>
        </w:trPr>
        <w:tc>
          <w:tcPr>
            <w:tcW w:w="4672" w:type="dxa"/>
            <w:vAlign w:val="center"/>
          </w:tcPr>
          <w:p w14:paraId="1E52AF41"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A4</w:t>
            </w:r>
          </w:p>
        </w:tc>
        <w:tc>
          <w:tcPr>
            <w:tcW w:w="4673" w:type="dxa"/>
            <w:vAlign w:val="center"/>
          </w:tcPr>
          <w:p w14:paraId="651A03F0"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4</w:t>
            </w:r>
          </w:p>
        </w:tc>
      </w:tr>
      <w:tr w:rsidR="00970009" w:rsidRPr="008A34FA" w14:paraId="4B5537BD" w14:textId="77777777" w:rsidTr="0023302A">
        <w:trPr>
          <w:trHeight w:hRule="exact" w:val="567"/>
          <w:jc w:val="center"/>
        </w:trPr>
        <w:tc>
          <w:tcPr>
            <w:tcW w:w="4672" w:type="dxa"/>
            <w:vAlign w:val="center"/>
          </w:tcPr>
          <w:p w14:paraId="0FE2EA28" w14:textId="77777777" w:rsidR="00970009" w:rsidRPr="008A34FA" w:rsidRDefault="00970009" w:rsidP="00970009">
            <w:pPr>
              <w:jc w:val="center"/>
              <w:rPr>
                <w:rFonts w:ascii="Aptos Narrow" w:hAnsi="Aptos Narrow" w:cs="Calibri"/>
                <w:lang w:val="de-DE" w:eastAsia="ja-JP" w:bidi="th-TH"/>
              </w:rPr>
            </w:pPr>
            <w:r w:rsidRPr="008A34FA">
              <w:rPr>
                <w:rFonts w:ascii="Aptos Narrow" w:hAnsi="Aptos Narrow" w:cs="Calibri"/>
                <w:lang w:val="de-DE" w:eastAsia="ja-JP" w:bidi="th-TH"/>
              </w:rPr>
              <w:t>B1</w:t>
            </w:r>
          </w:p>
        </w:tc>
        <w:tc>
          <w:tcPr>
            <w:tcW w:w="4673" w:type="dxa"/>
            <w:vAlign w:val="center"/>
          </w:tcPr>
          <w:p w14:paraId="0F3DA7A6" w14:textId="77777777" w:rsidR="00970009" w:rsidRPr="008A34FA" w:rsidRDefault="0023302A" w:rsidP="00970009">
            <w:pPr>
              <w:jc w:val="center"/>
              <w:rPr>
                <w:rFonts w:ascii="Aptos Narrow" w:hAnsi="Aptos Narrow" w:cs="Calibri"/>
                <w:lang w:val="de-DE" w:eastAsia="ja-JP" w:bidi="th-TH"/>
              </w:rPr>
            </w:pPr>
            <w:r w:rsidRPr="008A34FA">
              <w:rPr>
                <w:rFonts w:ascii="Aptos Narrow" w:hAnsi="Aptos Narrow" w:cs="Calibri"/>
                <w:lang w:val="de-DE" w:eastAsia="ja-JP" w:bidi="th-TH"/>
              </w:rPr>
              <w:t>WIFI 2</w:t>
            </w:r>
          </w:p>
        </w:tc>
      </w:tr>
      <w:tr w:rsidR="00970009" w:rsidRPr="008A34FA" w14:paraId="50B64272" w14:textId="77777777" w:rsidTr="0023302A">
        <w:trPr>
          <w:trHeight w:hRule="exact" w:val="567"/>
          <w:jc w:val="center"/>
        </w:trPr>
        <w:tc>
          <w:tcPr>
            <w:tcW w:w="4672" w:type="dxa"/>
          </w:tcPr>
          <w:p w14:paraId="1F481C7D" w14:textId="77777777" w:rsidR="00970009" w:rsidRPr="008A34FA" w:rsidRDefault="0023302A" w:rsidP="0023302A">
            <w:pPr>
              <w:jc w:val="center"/>
              <w:rPr>
                <w:rFonts w:ascii="Aptos Narrow" w:hAnsi="Aptos Narrow" w:cs="Calibri"/>
                <w:lang w:val="de-DE" w:eastAsia="ja-JP" w:bidi="th-TH"/>
              </w:rPr>
            </w:pPr>
            <w:r w:rsidRPr="008A34FA">
              <w:rPr>
                <w:rFonts w:ascii="Aptos Narrow" w:hAnsi="Aptos Narrow" w:cs="Calibri"/>
                <w:lang w:val="de-DE" w:eastAsia="ja-JP" w:bidi="th-TH"/>
              </w:rPr>
              <w:t>B2</w:t>
            </w:r>
          </w:p>
        </w:tc>
        <w:tc>
          <w:tcPr>
            <w:tcW w:w="4673" w:type="dxa"/>
          </w:tcPr>
          <w:p w14:paraId="2C799E2F" w14:textId="77777777" w:rsidR="00970009" w:rsidRPr="008A34FA" w:rsidRDefault="0023302A" w:rsidP="0023302A">
            <w:pPr>
              <w:jc w:val="center"/>
              <w:rPr>
                <w:rFonts w:ascii="Aptos Narrow" w:hAnsi="Aptos Narrow" w:cs="Calibri"/>
                <w:lang w:val="de-DE" w:eastAsia="ja-JP" w:bidi="th-TH"/>
              </w:rPr>
            </w:pPr>
            <w:r w:rsidRPr="008A34FA">
              <w:rPr>
                <w:rFonts w:ascii="Aptos Narrow" w:hAnsi="Aptos Narrow" w:cs="Calibri"/>
                <w:lang w:val="de-DE" w:eastAsia="ja-JP" w:bidi="th-TH"/>
              </w:rPr>
              <w:t>WIFI 5</w:t>
            </w:r>
          </w:p>
        </w:tc>
      </w:tr>
    </w:tbl>
    <w:p w14:paraId="7B1FF34A" w14:textId="77777777" w:rsidR="00691D6F" w:rsidRPr="008A34FA" w:rsidRDefault="00C62109" w:rsidP="00691D6F">
      <w:pPr>
        <w:pStyle w:val="Heading3"/>
        <w:rPr>
          <w:rFonts w:ascii="Aptos Narrow" w:hAnsi="Aptos Narrow"/>
          <w:lang w:val="de-DE" w:eastAsia="ja-JP"/>
        </w:rPr>
      </w:pPr>
      <w:bookmarkStart w:id="298" w:name="_Toc234949624"/>
      <w:r w:rsidRPr="008A34FA">
        <w:rPr>
          <w:rFonts w:ascii="Aptos Narrow" w:hAnsi="Aptos Narrow"/>
          <w:lang w:val="de-DE" w:eastAsia="ja-JP"/>
        </w:rPr>
        <w:lastRenderedPageBreak/>
        <w:t>ccu und dachantennen verbindung</w:t>
      </w:r>
      <w:bookmarkEnd w:id="298"/>
    </w:p>
    <w:p w14:paraId="13C562F5" w14:textId="77777777" w:rsidR="00C62109" w:rsidRPr="008A34FA" w:rsidRDefault="00C62109" w:rsidP="00C62109">
      <w:pPr>
        <w:rPr>
          <w:rFonts w:ascii="Aptos Narrow" w:hAnsi="Aptos Narrow"/>
          <w:lang w:val="de-DE" w:eastAsia="ja-JP" w:bidi="th-TH"/>
        </w:rPr>
      </w:pPr>
      <w:r w:rsidRPr="008A34FA">
        <w:rPr>
          <w:rFonts w:ascii="Aptos Narrow" w:hAnsi="Aptos Narrow"/>
          <w:noProof/>
        </w:rPr>
        <w:drawing>
          <wp:inline distT="0" distB="0" distL="0" distR="0" wp14:anchorId="454619A0" wp14:editId="79BEB8A8">
            <wp:extent cx="5772785" cy="4264660"/>
            <wp:effectExtent l="0" t="0" r="0" b="2540"/>
            <wp:docPr id="2001900283" name="Grafik 8"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different types of electrical components  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2785" cy="4264660"/>
                    </a:xfrm>
                    <a:prstGeom prst="rect">
                      <a:avLst/>
                    </a:prstGeom>
                    <a:noFill/>
                    <a:ln>
                      <a:noFill/>
                    </a:ln>
                  </pic:spPr>
                </pic:pic>
              </a:graphicData>
            </a:graphic>
          </wp:inline>
        </w:drawing>
      </w:r>
    </w:p>
    <w:p w14:paraId="16721B43" w14:textId="77777777" w:rsidR="000A1A30" w:rsidRPr="008A34FA" w:rsidRDefault="000A1A30">
      <w:pPr>
        <w:rPr>
          <w:rFonts w:ascii="Aptos Narrow" w:hAnsi="Aptos Narrow"/>
          <w:lang w:val="de-DE" w:eastAsia="ja-JP" w:bidi="th-TH"/>
        </w:rPr>
      </w:pPr>
      <w:r w:rsidRPr="008A34FA">
        <w:rPr>
          <w:rFonts w:ascii="Aptos Narrow" w:hAnsi="Aptos Narrow"/>
          <w:lang w:val="de-DE" w:eastAsia="ja-JP" w:bidi="th-TH"/>
        </w:rPr>
        <w:br w:type="page"/>
      </w:r>
    </w:p>
    <w:p w14:paraId="43199AD0" w14:textId="77777777" w:rsidR="007D4094" w:rsidRPr="008A34FA" w:rsidRDefault="003C127A">
      <w:pPr>
        <w:pStyle w:val="Heading2"/>
        <w:rPr>
          <w:ins w:id="299" w:author="Abbas Rizvi" w:date="2026-06-21T00:00:00Z"/>
          <w:rFonts w:ascii="Aptos Narrow" w:hAnsi="Aptos Narrow"/>
        </w:rPr>
      </w:pPr>
      <w:bookmarkStart w:id="300" w:name="_Toc234949625"/>
      <w:ins w:id="301" w:author="Abbas Rizvi" w:date="2026-06-21T00:00:00Z">
        <w:r w:rsidRPr="008A34FA">
          <w:rPr>
            <w:rFonts w:ascii="Aptos Narrow" w:hAnsi="Aptos Narrow"/>
          </w:rPr>
          <w:lastRenderedPageBreak/>
          <w:t>AP-Kanalkonfiguration</w:t>
        </w:r>
        <w:bookmarkEnd w:id="300"/>
      </w:ins>
    </w:p>
    <w:p w14:paraId="4854E87E" w14:textId="77777777" w:rsidR="007D4094" w:rsidRPr="008A34FA" w:rsidRDefault="003C127A">
      <w:pPr>
        <w:rPr>
          <w:ins w:id="302" w:author="Abbas Rizvi" w:date="2026-06-21T00:00:00Z"/>
          <w:rFonts w:ascii="Aptos Narrow" w:hAnsi="Aptos Narrow"/>
        </w:rPr>
      </w:pPr>
      <w:ins w:id="303" w:author="Abbas Rizvi" w:date="2026-06-21T00:00:00Z">
        <w:r w:rsidRPr="008A34FA">
          <w:rPr>
            <w:rFonts w:ascii="Aptos Narrow" w:hAnsi="Aptos Narrow"/>
          </w:rPr>
          <w:t>Die folgende Aufstellung dokumentiert die Kanal- und Sendeleistungskonfiguration der Westermo-Ibex-Access-Points je Wagen. Die Kanäle werden zentral über die Nomad-OBN-Konfigurationsvorlage statisch je AP-Position zugewiesen (keine automatische Kanalwahl). Je Wagenende ist ein Access-Point für das 2.4-GHz-Band und einer für das 5-GHz-Band konfiguriert; die Sendeleistung ist je Access-Point auf 15 dBm festgelegt. Die AP-Bezeichnung (AP1–AP4) entspricht der Geräte-Nummerierung in der OBN-Konfiguration.</w:t>
        </w:r>
      </w:ins>
    </w:p>
    <w:p w14:paraId="7C67F5D3" w14:textId="77777777" w:rsidR="007D4094" w:rsidRPr="008A34FA" w:rsidRDefault="003C127A">
      <w:pPr>
        <w:rPr>
          <w:ins w:id="304" w:author="Abbas Rizvi" w:date="2026-06-21T00:00:00Z"/>
          <w:rFonts w:ascii="Aptos Narrow" w:hAnsi="Aptos Narrow"/>
          <w:b/>
        </w:rPr>
      </w:pPr>
      <w:ins w:id="305" w:author="Abbas Rizvi" w:date="2026-06-21T00:00:00Z">
        <w:r w:rsidRPr="008A34FA">
          <w:rPr>
            <w:rFonts w:ascii="Aptos Narrow" w:hAnsi="Aptos Narrow"/>
            <w:b/>
          </w:rPr>
          <w:t>6-Teiler (Aufbau A – C – D – E – F – B, 4736 / 4706)</w:t>
        </w:r>
      </w:ins>
    </w:p>
    <w:tbl>
      <w:tblPr>
        <w:tblStyle w:val="TableGrid"/>
        <w:tblW w:w="8960" w:type="dxa"/>
        <w:tblLook w:val="04A0" w:firstRow="1" w:lastRow="0" w:firstColumn="1" w:lastColumn="0" w:noHBand="0" w:noVBand="1"/>
      </w:tblPr>
      <w:tblGrid>
        <w:gridCol w:w="1351"/>
        <w:gridCol w:w="1013"/>
        <w:gridCol w:w="2094"/>
        <w:gridCol w:w="1463"/>
        <w:gridCol w:w="1238"/>
        <w:gridCol w:w="1801"/>
      </w:tblGrid>
      <w:tr w:rsidR="007D4094" w:rsidRPr="008A34FA" w14:paraId="26E49224" w14:textId="77777777">
        <w:trPr>
          <w:ins w:id="306" w:author="Abbas Rizvi" w:date="2026-06-21T00:00:00Z"/>
        </w:trPr>
        <w:tc>
          <w:tcPr>
            <w:tcW w:w="1200" w:type="dxa"/>
            <w:shd w:val="clear" w:color="auto" w:fill="D5E8F0"/>
          </w:tcPr>
          <w:p w14:paraId="3B4E8781" w14:textId="77777777" w:rsidR="007D4094" w:rsidRPr="008A34FA" w:rsidRDefault="003C127A">
            <w:pPr>
              <w:rPr>
                <w:ins w:id="307" w:author="Abbas Rizvi" w:date="2026-06-21T00:00:00Z"/>
                <w:rFonts w:ascii="Aptos Narrow" w:hAnsi="Aptos Narrow" w:cstheme="minorHAnsi"/>
                <w:b/>
                <w:sz w:val="18"/>
              </w:rPr>
            </w:pPr>
            <w:ins w:id="308" w:author="Abbas Rizvi" w:date="2026-06-21T00:00:00Z">
              <w:r w:rsidRPr="008A34FA">
                <w:rPr>
                  <w:rFonts w:ascii="Aptos Narrow" w:hAnsi="Aptos Narrow" w:cstheme="minorHAnsi"/>
                  <w:b/>
                  <w:sz w:val="18"/>
                </w:rPr>
                <w:t>Wagen</w:t>
              </w:r>
            </w:ins>
          </w:p>
        </w:tc>
        <w:tc>
          <w:tcPr>
            <w:tcW w:w="900" w:type="dxa"/>
            <w:shd w:val="clear" w:color="auto" w:fill="D5E8F0"/>
          </w:tcPr>
          <w:p w14:paraId="4EB13069" w14:textId="77777777" w:rsidR="007D4094" w:rsidRPr="008A34FA" w:rsidRDefault="003C127A">
            <w:pPr>
              <w:rPr>
                <w:ins w:id="309" w:author="Abbas Rizvi" w:date="2026-06-21T00:00:00Z"/>
                <w:rFonts w:ascii="Aptos Narrow" w:hAnsi="Aptos Narrow" w:cstheme="minorHAnsi"/>
                <w:b/>
                <w:sz w:val="18"/>
              </w:rPr>
            </w:pPr>
            <w:ins w:id="310" w:author="Abbas Rizvi" w:date="2026-06-21T00:00:00Z">
              <w:r w:rsidRPr="008A34FA">
                <w:rPr>
                  <w:rFonts w:ascii="Aptos Narrow" w:hAnsi="Aptos Narrow" w:cstheme="minorHAnsi"/>
                  <w:b/>
                  <w:sz w:val="18"/>
                </w:rPr>
                <w:t>AP</w:t>
              </w:r>
            </w:ins>
          </w:p>
        </w:tc>
        <w:tc>
          <w:tcPr>
            <w:tcW w:w="1860" w:type="dxa"/>
            <w:shd w:val="clear" w:color="auto" w:fill="D5E8F0"/>
          </w:tcPr>
          <w:p w14:paraId="7E9B1018" w14:textId="77777777" w:rsidR="007D4094" w:rsidRPr="008A34FA" w:rsidRDefault="003C127A">
            <w:pPr>
              <w:rPr>
                <w:ins w:id="311" w:author="Abbas Rizvi" w:date="2026-06-21T00:00:00Z"/>
                <w:rFonts w:ascii="Aptos Narrow" w:hAnsi="Aptos Narrow" w:cstheme="minorHAnsi"/>
                <w:b/>
                <w:sz w:val="18"/>
              </w:rPr>
            </w:pPr>
            <w:ins w:id="312" w:author="Abbas Rizvi" w:date="2026-06-21T00:00:00Z">
              <w:r w:rsidRPr="008A34FA">
                <w:rPr>
                  <w:rFonts w:ascii="Aptos Narrow" w:hAnsi="Aptos Narrow" w:cstheme="minorHAnsi"/>
                  <w:b/>
                  <w:sz w:val="18"/>
                </w:rPr>
                <w:t>Funk-Band</w:t>
              </w:r>
            </w:ins>
          </w:p>
        </w:tc>
        <w:tc>
          <w:tcPr>
            <w:tcW w:w="1300" w:type="dxa"/>
            <w:shd w:val="clear" w:color="auto" w:fill="D5E8F0"/>
          </w:tcPr>
          <w:p w14:paraId="1DC574C3" w14:textId="77777777" w:rsidR="007D4094" w:rsidRPr="008A34FA" w:rsidRDefault="003C127A">
            <w:pPr>
              <w:rPr>
                <w:ins w:id="313" w:author="Abbas Rizvi" w:date="2026-06-21T00:00:00Z"/>
                <w:rFonts w:ascii="Aptos Narrow" w:hAnsi="Aptos Narrow" w:cstheme="minorHAnsi"/>
                <w:b/>
                <w:sz w:val="18"/>
              </w:rPr>
            </w:pPr>
            <w:ins w:id="314" w:author="Abbas Rizvi" w:date="2026-06-21T00:00:00Z">
              <w:r w:rsidRPr="008A34FA">
                <w:rPr>
                  <w:rFonts w:ascii="Aptos Narrow" w:hAnsi="Aptos Narrow" w:cstheme="minorHAnsi"/>
                  <w:b/>
                  <w:sz w:val="18"/>
                </w:rPr>
                <w:t>Bandbreite</w:t>
              </w:r>
            </w:ins>
          </w:p>
        </w:tc>
        <w:tc>
          <w:tcPr>
            <w:tcW w:w="1100" w:type="dxa"/>
            <w:shd w:val="clear" w:color="auto" w:fill="D5E8F0"/>
          </w:tcPr>
          <w:p w14:paraId="3B1D230C" w14:textId="77777777" w:rsidR="007D4094" w:rsidRPr="008A34FA" w:rsidRDefault="003C127A">
            <w:pPr>
              <w:rPr>
                <w:ins w:id="315" w:author="Abbas Rizvi" w:date="2026-06-21T00:00:00Z"/>
                <w:rFonts w:ascii="Aptos Narrow" w:hAnsi="Aptos Narrow" w:cstheme="minorHAnsi"/>
                <w:b/>
                <w:sz w:val="18"/>
              </w:rPr>
            </w:pPr>
            <w:ins w:id="316" w:author="Abbas Rizvi" w:date="2026-06-21T00:00:00Z">
              <w:r w:rsidRPr="008A34FA">
                <w:rPr>
                  <w:rFonts w:ascii="Aptos Narrow" w:hAnsi="Aptos Narrow" w:cstheme="minorHAnsi"/>
                  <w:b/>
                  <w:sz w:val="18"/>
                </w:rPr>
                <w:t>Kanal</w:t>
              </w:r>
            </w:ins>
          </w:p>
        </w:tc>
        <w:tc>
          <w:tcPr>
            <w:tcW w:w="1600" w:type="dxa"/>
            <w:shd w:val="clear" w:color="auto" w:fill="D5E8F0"/>
          </w:tcPr>
          <w:p w14:paraId="67D664C4" w14:textId="77777777" w:rsidR="007D4094" w:rsidRPr="008A34FA" w:rsidRDefault="003C127A">
            <w:pPr>
              <w:rPr>
                <w:ins w:id="317" w:author="Abbas Rizvi" w:date="2026-06-21T00:00:00Z"/>
                <w:rFonts w:ascii="Aptos Narrow" w:hAnsi="Aptos Narrow" w:cstheme="minorHAnsi"/>
                <w:b/>
                <w:sz w:val="18"/>
              </w:rPr>
            </w:pPr>
            <w:ins w:id="318" w:author="Abbas Rizvi" w:date="2026-06-21T00:00:00Z">
              <w:r w:rsidRPr="008A34FA">
                <w:rPr>
                  <w:rFonts w:ascii="Aptos Narrow" w:hAnsi="Aptos Narrow" w:cstheme="minorHAnsi"/>
                  <w:b/>
                  <w:sz w:val="18"/>
                </w:rPr>
                <w:t>Max. Sendeleistung</w:t>
              </w:r>
            </w:ins>
          </w:p>
        </w:tc>
      </w:tr>
      <w:tr w:rsidR="007D4094" w:rsidRPr="008A34FA" w14:paraId="4AE01314" w14:textId="77777777">
        <w:trPr>
          <w:ins w:id="319" w:author="Abbas Rizvi" w:date="2026-06-21T00:00:00Z"/>
        </w:trPr>
        <w:tc>
          <w:tcPr>
            <w:tcW w:w="1200" w:type="dxa"/>
          </w:tcPr>
          <w:p w14:paraId="29C727E0" w14:textId="77777777" w:rsidR="007D4094" w:rsidRPr="008A34FA" w:rsidRDefault="003C127A">
            <w:pPr>
              <w:rPr>
                <w:ins w:id="320" w:author="Abbas Rizvi" w:date="2026-06-21T00:00:00Z"/>
                <w:rFonts w:ascii="Aptos Narrow" w:hAnsi="Aptos Narrow" w:cstheme="minorHAnsi"/>
                <w:sz w:val="18"/>
              </w:rPr>
            </w:pPr>
            <w:ins w:id="321" w:author="Abbas Rizvi" w:date="2026-06-21T00:00:00Z">
              <w:r w:rsidRPr="008A34FA">
                <w:rPr>
                  <w:rFonts w:ascii="Aptos Narrow" w:hAnsi="Aptos Narrow" w:cstheme="minorHAnsi"/>
                  <w:sz w:val="18"/>
                </w:rPr>
                <w:t>Wagen A</w:t>
              </w:r>
            </w:ins>
          </w:p>
        </w:tc>
        <w:tc>
          <w:tcPr>
            <w:tcW w:w="900" w:type="dxa"/>
          </w:tcPr>
          <w:p w14:paraId="58518A13" w14:textId="77777777" w:rsidR="007D4094" w:rsidRPr="008A34FA" w:rsidRDefault="003C127A">
            <w:pPr>
              <w:rPr>
                <w:ins w:id="322" w:author="Abbas Rizvi" w:date="2026-06-21T00:00:00Z"/>
                <w:rFonts w:ascii="Aptos Narrow" w:hAnsi="Aptos Narrow" w:cstheme="minorHAnsi"/>
                <w:sz w:val="18"/>
              </w:rPr>
            </w:pPr>
            <w:ins w:id="323" w:author="Abbas Rizvi" w:date="2026-06-21T00:00:00Z">
              <w:r w:rsidRPr="008A34FA">
                <w:rPr>
                  <w:rFonts w:ascii="Aptos Narrow" w:hAnsi="Aptos Narrow" w:cstheme="minorHAnsi"/>
                  <w:sz w:val="18"/>
                </w:rPr>
                <w:t>AP1</w:t>
              </w:r>
            </w:ins>
          </w:p>
        </w:tc>
        <w:tc>
          <w:tcPr>
            <w:tcW w:w="1860" w:type="dxa"/>
          </w:tcPr>
          <w:p w14:paraId="4B2AE29A" w14:textId="77777777" w:rsidR="007D4094" w:rsidRPr="008A34FA" w:rsidRDefault="003C127A">
            <w:pPr>
              <w:rPr>
                <w:ins w:id="324" w:author="Abbas Rizvi" w:date="2026-06-21T00:00:00Z"/>
                <w:rFonts w:ascii="Aptos Narrow" w:hAnsi="Aptos Narrow" w:cstheme="minorHAnsi"/>
                <w:sz w:val="18"/>
              </w:rPr>
            </w:pPr>
            <w:ins w:id="325" w:author="Abbas Rizvi" w:date="2026-06-21T00:00:00Z">
              <w:r w:rsidRPr="008A34FA">
                <w:rPr>
                  <w:rFonts w:ascii="Aptos Narrow" w:hAnsi="Aptos Narrow" w:cstheme="minorHAnsi"/>
                  <w:sz w:val="18"/>
                </w:rPr>
                <w:t>2.4 GHz</w:t>
              </w:r>
            </w:ins>
          </w:p>
        </w:tc>
        <w:tc>
          <w:tcPr>
            <w:tcW w:w="1300" w:type="dxa"/>
          </w:tcPr>
          <w:p w14:paraId="474416C5" w14:textId="77777777" w:rsidR="007D4094" w:rsidRPr="008A34FA" w:rsidRDefault="003C127A">
            <w:pPr>
              <w:rPr>
                <w:ins w:id="326" w:author="Abbas Rizvi" w:date="2026-06-21T00:00:00Z"/>
                <w:rFonts w:ascii="Aptos Narrow" w:hAnsi="Aptos Narrow" w:cstheme="minorHAnsi"/>
                <w:sz w:val="18"/>
              </w:rPr>
            </w:pPr>
            <w:ins w:id="327" w:author="Abbas Rizvi" w:date="2026-06-21T00:00:00Z">
              <w:r w:rsidRPr="008A34FA">
                <w:rPr>
                  <w:rFonts w:ascii="Aptos Narrow" w:hAnsi="Aptos Narrow" w:cstheme="minorHAnsi"/>
                  <w:sz w:val="18"/>
                </w:rPr>
                <w:t>20 MHz</w:t>
              </w:r>
            </w:ins>
          </w:p>
        </w:tc>
        <w:tc>
          <w:tcPr>
            <w:tcW w:w="1100" w:type="dxa"/>
          </w:tcPr>
          <w:p w14:paraId="1A2A61D4" w14:textId="77777777" w:rsidR="007D4094" w:rsidRPr="008A34FA" w:rsidRDefault="003C127A">
            <w:pPr>
              <w:rPr>
                <w:ins w:id="328" w:author="Abbas Rizvi" w:date="2026-06-21T00:00:00Z"/>
                <w:rFonts w:ascii="Aptos Narrow" w:hAnsi="Aptos Narrow" w:cstheme="minorHAnsi"/>
                <w:sz w:val="18"/>
              </w:rPr>
            </w:pPr>
            <w:ins w:id="329" w:author="Abbas Rizvi" w:date="2026-06-21T00:00:00Z">
              <w:r w:rsidRPr="008A34FA">
                <w:rPr>
                  <w:rFonts w:ascii="Aptos Narrow" w:hAnsi="Aptos Narrow" w:cstheme="minorHAnsi"/>
                  <w:sz w:val="18"/>
                </w:rPr>
                <w:t>Kanal 1 (2412 MHz)</w:t>
              </w:r>
            </w:ins>
          </w:p>
        </w:tc>
        <w:tc>
          <w:tcPr>
            <w:tcW w:w="1600" w:type="dxa"/>
          </w:tcPr>
          <w:p w14:paraId="66F7C8D2" w14:textId="77777777" w:rsidR="007D4094" w:rsidRPr="008A34FA" w:rsidRDefault="003C127A">
            <w:pPr>
              <w:rPr>
                <w:ins w:id="330" w:author="Abbas Rizvi" w:date="2026-06-21T00:00:00Z"/>
                <w:rFonts w:ascii="Aptos Narrow" w:hAnsi="Aptos Narrow" w:cstheme="minorHAnsi"/>
                <w:sz w:val="18"/>
              </w:rPr>
            </w:pPr>
            <w:ins w:id="331" w:author="Abbas Rizvi" w:date="2026-06-21T00:00:00Z">
              <w:r w:rsidRPr="008A34FA">
                <w:rPr>
                  <w:rFonts w:ascii="Aptos Narrow" w:hAnsi="Aptos Narrow" w:cstheme="minorHAnsi"/>
                  <w:sz w:val="18"/>
                </w:rPr>
                <w:t>15 dBm</w:t>
              </w:r>
            </w:ins>
          </w:p>
        </w:tc>
      </w:tr>
      <w:tr w:rsidR="007D4094" w:rsidRPr="008A34FA" w14:paraId="1963D082" w14:textId="77777777">
        <w:trPr>
          <w:ins w:id="332" w:author="Abbas Rizvi" w:date="2026-06-21T00:00:00Z"/>
        </w:trPr>
        <w:tc>
          <w:tcPr>
            <w:tcW w:w="1200" w:type="dxa"/>
          </w:tcPr>
          <w:p w14:paraId="1148CA99" w14:textId="77777777" w:rsidR="007D4094" w:rsidRPr="008A34FA" w:rsidRDefault="003C127A">
            <w:pPr>
              <w:rPr>
                <w:ins w:id="333" w:author="Abbas Rizvi" w:date="2026-06-21T00:00:00Z"/>
                <w:rFonts w:ascii="Aptos Narrow" w:hAnsi="Aptos Narrow" w:cstheme="minorHAnsi"/>
                <w:sz w:val="18"/>
              </w:rPr>
            </w:pPr>
            <w:ins w:id="334" w:author="Abbas Rizvi" w:date="2026-06-21T00:00:00Z">
              <w:r w:rsidRPr="008A34FA">
                <w:rPr>
                  <w:rFonts w:ascii="Aptos Narrow" w:hAnsi="Aptos Narrow" w:cstheme="minorHAnsi"/>
                  <w:sz w:val="18"/>
                </w:rPr>
                <w:t>Wagen A</w:t>
              </w:r>
            </w:ins>
          </w:p>
        </w:tc>
        <w:tc>
          <w:tcPr>
            <w:tcW w:w="900" w:type="dxa"/>
          </w:tcPr>
          <w:p w14:paraId="30910B60" w14:textId="77777777" w:rsidR="007D4094" w:rsidRPr="008A34FA" w:rsidRDefault="003C127A">
            <w:pPr>
              <w:rPr>
                <w:ins w:id="335" w:author="Abbas Rizvi" w:date="2026-06-21T00:00:00Z"/>
                <w:rFonts w:ascii="Aptos Narrow" w:hAnsi="Aptos Narrow" w:cstheme="minorHAnsi"/>
                <w:sz w:val="18"/>
              </w:rPr>
            </w:pPr>
            <w:ins w:id="336" w:author="Abbas Rizvi" w:date="2026-06-21T00:00:00Z">
              <w:r w:rsidRPr="008A34FA">
                <w:rPr>
                  <w:rFonts w:ascii="Aptos Narrow" w:hAnsi="Aptos Narrow" w:cstheme="minorHAnsi"/>
                  <w:sz w:val="18"/>
                </w:rPr>
                <w:t>AP2</w:t>
              </w:r>
            </w:ins>
          </w:p>
        </w:tc>
        <w:tc>
          <w:tcPr>
            <w:tcW w:w="1860" w:type="dxa"/>
          </w:tcPr>
          <w:p w14:paraId="476E39C4" w14:textId="77777777" w:rsidR="007D4094" w:rsidRPr="008A34FA" w:rsidRDefault="003C127A">
            <w:pPr>
              <w:rPr>
                <w:ins w:id="337" w:author="Abbas Rizvi" w:date="2026-06-21T00:00:00Z"/>
                <w:rFonts w:ascii="Aptos Narrow" w:hAnsi="Aptos Narrow" w:cstheme="minorHAnsi"/>
                <w:sz w:val="18"/>
              </w:rPr>
            </w:pPr>
            <w:ins w:id="338" w:author="Abbas Rizvi" w:date="2026-06-21T00:00:00Z">
              <w:r w:rsidRPr="008A34FA">
                <w:rPr>
                  <w:rFonts w:ascii="Aptos Narrow" w:hAnsi="Aptos Narrow" w:cstheme="minorHAnsi"/>
                  <w:sz w:val="18"/>
                </w:rPr>
                <w:t>5 GHz</w:t>
              </w:r>
            </w:ins>
          </w:p>
        </w:tc>
        <w:tc>
          <w:tcPr>
            <w:tcW w:w="1300" w:type="dxa"/>
          </w:tcPr>
          <w:p w14:paraId="6AAAF083" w14:textId="77777777" w:rsidR="007D4094" w:rsidRPr="008A34FA" w:rsidRDefault="003C127A">
            <w:pPr>
              <w:rPr>
                <w:ins w:id="339" w:author="Abbas Rizvi" w:date="2026-06-21T00:00:00Z"/>
                <w:rFonts w:ascii="Aptos Narrow" w:hAnsi="Aptos Narrow" w:cstheme="minorHAnsi"/>
                <w:sz w:val="18"/>
              </w:rPr>
            </w:pPr>
            <w:ins w:id="340" w:author="Abbas Rizvi" w:date="2026-06-21T00:00:00Z">
              <w:r w:rsidRPr="008A34FA">
                <w:rPr>
                  <w:rFonts w:ascii="Aptos Narrow" w:hAnsi="Aptos Narrow" w:cstheme="minorHAnsi"/>
                  <w:sz w:val="18"/>
                </w:rPr>
                <w:t>80 MHz</w:t>
              </w:r>
            </w:ins>
          </w:p>
        </w:tc>
        <w:tc>
          <w:tcPr>
            <w:tcW w:w="1100" w:type="dxa"/>
          </w:tcPr>
          <w:p w14:paraId="3AD9C967" w14:textId="77777777" w:rsidR="007D4094" w:rsidRPr="008A34FA" w:rsidRDefault="003C127A">
            <w:pPr>
              <w:rPr>
                <w:ins w:id="341" w:author="Abbas Rizvi" w:date="2026-06-21T00:00:00Z"/>
                <w:rFonts w:ascii="Aptos Narrow" w:hAnsi="Aptos Narrow" w:cstheme="minorHAnsi"/>
                <w:sz w:val="18"/>
              </w:rPr>
            </w:pPr>
            <w:ins w:id="342" w:author="Abbas Rizvi" w:date="2026-06-21T00:00:00Z">
              <w:r w:rsidRPr="008A34FA">
                <w:rPr>
                  <w:rFonts w:ascii="Aptos Narrow" w:hAnsi="Aptos Narrow" w:cstheme="minorHAnsi"/>
                  <w:sz w:val="18"/>
                </w:rPr>
                <w:t>Kanal 36 (5180 MHz)</w:t>
              </w:r>
            </w:ins>
          </w:p>
        </w:tc>
        <w:tc>
          <w:tcPr>
            <w:tcW w:w="1600" w:type="dxa"/>
          </w:tcPr>
          <w:p w14:paraId="501038E7" w14:textId="77777777" w:rsidR="007D4094" w:rsidRPr="008A34FA" w:rsidRDefault="003C127A">
            <w:pPr>
              <w:rPr>
                <w:ins w:id="343" w:author="Abbas Rizvi" w:date="2026-06-21T00:00:00Z"/>
                <w:rFonts w:ascii="Aptos Narrow" w:hAnsi="Aptos Narrow" w:cstheme="minorHAnsi"/>
                <w:sz w:val="18"/>
              </w:rPr>
            </w:pPr>
            <w:ins w:id="344" w:author="Abbas Rizvi" w:date="2026-06-21T00:00:00Z">
              <w:r w:rsidRPr="008A34FA">
                <w:rPr>
                  <w:rFonts w:ascii="Aptos Narrow" w:hAnsi="Aptos Narrow" w:cstheme="minorHAnsi"/>
                  <w:sz w:val="18"/>
                </w:rPr>
                <w:t>15 dBm</w:t>
              </w:r>
            </w:ins>
          </w:p>
        </w:tc>
      </w:tr>
      <w:tr w:rsidR="007D4094" w:rsidRPr="008A34FA" w14:paraId="1DD9D7A1" w14:textId="77777777">
        <w:trPr>
          <w:ins w:id="345" w:author="Abbas Rizvi" w:date="2026-06-21T00:00:00Z"/>
        </w:trPr>
        <w:tc>
          <w:tcPr>
            <w:tcW w:w="1200" w:type="dxa"/>
          </w:tcPr>
          <w:p w14:paraId="2542D5DB" w14:textId="77777777" w:rsidR="007D4094" w:rsidRPr="008A34FA" w:rsidRDefault="003C127A">
            <w:pPr>
              <w:rPr>
                <w:ins w:id="346" w:author="Abbas Rizvi" w:date="2026-06-21T00:00:00Z"/>
                <w:rFonts w:ascii="Aptos Narrow" w:hAnsi="Aptos Narrow" w:cstheme="minorHAnsi"/>
                <w:sz w:val="18"/>
              </w:rPr>
            </w:pPr>
            <w:ins w:id="347" w:author="Abbas Rizvi" w:date="2026-06-21T00:00:00Z">
              <w:r w:rsidRPr="008A34FA">
                <w:rPr>
                  <w:rFonts w:ascii="Aptos Narrow" w:hAnsi="Aptos Narrow" w:cstheme="minorHAnsi"/>
                  <w:sz w:val="18"/>
                </w:rPr>
                <w:t>Wagen A</w:t>
              </w:r>
            </w:ins>
          </w:p>
        </w:tc>
        <w:tc>
          <w:tcPr>
            <w:tcW w:w="900" w:type="dxa"/>
          </w:tcPr>
          <w:p w14:paraId="1013091B" w14:textId="77777777" w:rsidR="007D4094" w:rsidRPr="008A34FA" w:rsidRDefault="003C127A">
            <w:pPr>
              <w:rPr>
                <w:ins w:id="348" w:author="Abbas Rizvi" w:date="2026-06-21T00:00:00Z"/>
                <w:rFonts w:ascii="Aptos Narrow" w:hAnsi="Aptos Narrow" w:cstheme="minorHAnsi"/>
                <w:sz w:val="18"/>
              </w:rPr>
            </w:pPr>
            <w:ins w:id="349" w:author="Abbas Rizvi" w:date="2026-06-21T00:00:00Z">
              <w:r w:rsidRPr="008A34FA">
                <w:rPr>
                  <w:rFonts w:ascii="Aptos Narrow" w:hAnsi="Aptos Narrow" w:cstheme="minorHAnsi"/>
                  <w:sz w:val="18"/>
                </w:rPr>
                <w:t>AP3</w:t>
              </w:r>
            </w:ins>
          </w:p>
        </w:tc>
        <w:tc>
          <w:tcPr>
            <w:tcW w:w="1860" w:type="dxa"/>
          </w:tcPr>
          <w:p w14:paraId="4550FC6B" w14:textId="77777777" w:rsidR="007D4094" w:rsidRPr="008A34FA" w:rsidRDefault="003C127A">
            <w:pPr>
              <w:rPr>
                <w:ins w:id="350" w:author="Abbas Rizvi" w:date="2026-06-21T00:00:00Z"/>
                <w:rFonts w:ascii="Aptos Narrow" w:hAnsi="Aptos Narrow" w:cstheme="minorHAnsi"/>
                <w:sz w:val="18"/>
              </w:rPr>
            </w:pPr>
            <w:ins w:id="351" w:author="Abbas Rizvi" w:date="2026-06-21T00:00:00Z">
              <w:r w:rsidRPr="008A34FA">
                <w:rPr>
                  <w:rFonts w:ascii="Aptos Narrow" w:hAnsi="Aptos Narrow" w:cstheme="minorHAnsi"/>
                  <w:sz w:val="18"/>
                </w:rPr>
                <w:t>5 GHz</w:t>
              </w:r>
            </w:ins>
          </w:p>
        </w:tc>
        <w:tc>
          <w:tcPr>
            <w:tcW w:w="1300" w:type="dxa"/>
          </w:tcPr>
          <w:p w14:paraId="4EF063C5" w14:textId="77777777" w:rsidR="007D4094" w:rsidRPr="008A34FA" w:rsidRDefault="003C127A">
            <w:pPr>
              <w:rPr>
                <w:ins w:id="352" w:author="Abbas Rizvi" w:date="2026-06-21T00:00:00Z"/>
                <w:rFonts w:ascii="Aptos Narrow" w:hAnsi="Aptos Narrow" w:cstheme="minorHAnsi"/>
                <w:sz w:val="18"/>
              </w:rPr>
            </w:pPr>
            <w:ins w:id="353" w:author="Abbas Rizvi" w:date="2026-06-21T00:00:00Z">
              <w:r w:rsidRPr="008A34FA">
                <w:rPr>
                  <w:rFonts w:ascii="Aptos Narrow" w:hAnsi="Aptos Narrow" w:cstheme="minorHAnsi"/>
                  <w:sz w:val="18"/>
                </w:rPr>
                <w:t>80 MHz</w:t>
              </w:r>
            </w:ins>
          </w:p>
        </w:tc>
        <w:tc>
          <w:tcPr>
            <w:tcW w:w="1100" w:type="dxa"/>
          </w:tcPr>
          <w:p w14:paraId="773060AB" w14:textId="77777777" w:rsidR="007D4094" w:rsidRPr="008A34FA" w:rsidRDefault="003C127A">
            <w:pPr>
              <w:rPr>
                <w:ins w:id="354" w:author="Abbas Rizvi" w:date="2026-06-21T00:00:00Z"/>
                <w:rFonts w:ascii="Aptos Narrow" w:hAnsi="Aptos Narrow" w:cstheme="minorHAnsi"/>
                <w:sz w:val="18"/>
              </w:rPr>
            </w:pPr>
            <w:ins w:id="355" w:author="Abbas Rizvi" w:date="2026-06-21T00:00:00Z">
              <w:r w:rsidRPr="008A34FA">
                <w:rPr>
                  <w:rFonts w:ascii="Aptos Narrow" w:hAnsi="Aptos Narrow" w:cstheme="minorHAnsi"/>
                  <w:sz w:val="18"/>
                </w:rPr>
                <w:t>Kanal 44 (5220 MHz)</w:t>
              </w:r>
            </w:ins>
          </w:p>
        </w:tc>
        <w:tc>
          <w:tcPr>
            <w:tcW w:w="1600" w:type="dxa"/>
          </w:tcPr>
          <w:p w14:paraId="15F973BD" w14:textId="77777777" w:rsidR="007D4094" w:rsidRPr="008A34FA" w:rsidRDefault="003C127A">
            <w:pPr>
              <w:rPr>
                <w:ins w:id="356" w:author="Abbas Rizvi" w:date="2026-06-21T00:00:00Z"/>
                <w:rFonts w:ascii="Aptos Narrow" w:hAnsi="Aptos Narrow" w:cstheme="minorHAnsi"/>
                <w:sz w:val="18"/>
              </w:rPr>
            </w:pPr>
            <w:ins w:id="357" w:author="Abbas Rizvi" w:date="2026-06-21T00:00:00Z">
              <w:r w:rsidRPr="008A34FA">
                <w:rPr>
                  <w:rFonts w:ascii="Aptos Narrow" w:hAnsi="Aptos Narrow" w:cstheme="minorHAnsi"/>
                  <w:sz w:val="18"/>
                </w:rPr>
                <w:t>15 dBm</w:t>
              </w:r>
            </w:ins>
          </w:p>
        </w:tc>
      </w:tr>
      <w:tr w:rsidR="007D4094" w:rsidRPr="008A34FA" w14:paraId="3C2E5F83" w14:textId="77777777">
        <w:trPr>
          <w:ins w:id="358" w:author="Abbas Rizvi" w:date="2026-06-21T00:00:00Z"/>
        </w:trPr>
        <w:tc>
          <w:tcPr>
            <w:tcW w:w="1200" w:type="dxa"/>
          </w:tcPr>
          <w:p w14:paraId="4931F748" w14:textId="77777777" w:rsidR="007D4094" w:rsidRPr="008A34FA" w:rsidRDefault="003C127A">
            <w:pPr>
              <w:rPr>
                <w:ins w:id="359" w:author="Abbas Rizvi" w:date="2026-06-21T00:00:00Z"/>
                <w:rFonts w:ascii="Aptos Narrow" w:hAnsi="Aptos Narrow" w:cstheme="minorHAnsi"/>
                <w:sz w:val="18"/>
              </w:rPr>
            </w:pPr>
            <w:ins w:id="360" w:author="Abbas Rizvi" w:date="2026-06-21T00:00:00Z">
              <w:r w:rsidRPr="008A34FA">
                <w:rPr>
                  <w:rFonts w:ascii="Aptos Narrow" w:hAnsi="Aptos Narrow" w:cstheme="minorHAnsi"/>
                  <w:sz w:val="18"/>
                </w:rPr>
                <w:t>Wagen A</w:t>
              </w:r>
            </w:ins>
          </w:p>
        </w:tc>
        <w:tc>
          <w:tcPr>
            <w:tcW w:w="900" w:type="dxa"/>
          </w:tcPr>
          <w:p w14:paraId="1CE85D0D" w14:textId="77777777" w:rsidR="007D4094" w:rsidRPr="008A34FA" w:rsidRDefault="003C127A">
            <w:pPr>
              <w:rPr>
                <w:ins w:id="361" w:author="Abbas Rizvi" w:date="2026-06-21T00:00:00Z"/>
                <w:rFonts w:ascii="Aptos Narrow" w:hAnsi="Aptos Narrow" w:cstheme="minorHAnsi"/>
                <w:sz w:val="18"/>
              </w:rPr>
            </w:pPr>
            <w:ins w:id="362" w:author="Abbas Rizvi" w:date="2026-06-21T00:00:00Z">
              <w:r w:rsidRPr="008A34FA">
                <w:rPr>
                  <w:rFonts w:ascii="Aptos Narrow" w:hAnsi="Aptos Narrow" w:cstheme="minorHAnsi"/>
                  <w:sz w:val="18"/>
                </w:rPr>
                <w:t>AP4</w:t>
              </w:r>
            </w:ins>
          </w:p>
        </w:tc>
        <w:tc>
          <w:tcPr>
            <w:tcW w:w="1860" w:type="dxa"/>
          </w:tcPr>
          <w:p w14:paraId="194671AC" w14:textId="77777777" w:rsidR="007D4094" w:rsidRPr="008A34FA" w:rsidRDefault="003C127A">
            <w:pPr>
              <w:rPr>
                <w:ins w:id="363" w:author="Abbas Rizvi" w:date="2026-06-21T00:00:00Z"/>
                <w:rFonts w:ascii="Aptos Narrow" w:hAnsi="Aptos Narrow" w:cstheme="minorHAnsi"/>
                <w:sz w:val="18"/>
              </w:rPr>
            </w:pPr>
            <w:ins w:id="364" w:author="Abbas Rizvi" w:date="2026-06-21T00:00:00Z">
              <w:r w:rsidRPr="008A34FA">
                <w:rPr>
                  <w:rFonts w:ascii="Aptos Narrow" w:hAnsi="Aptos Narrow" w:cstheme="minorHAnsi"/>
                  <w:sz w:val="18"/>
                </w:rPr>
                <w:t>2.4 GHz</w:t>
              </w:r>
            </w:ins>
          </w:p>
        </w:tc>
        <w:tc>
          <w:tcPr>
            <w:tcW w:w="1300" w:type="dxa"/>
          </w:tcPr>
          <w:p w14:paraId="3E83A4EF" w14:textId="77777777" w:rsidR="007D4094" w:rsidRPr="008A34FA" w:rsidRDefault="003C127A">
            <w:pPr>
              <w:rPr>
                <w:ins w:id="365" w:author="Abbas Rizvi" w:date="2026-06-21T00:00:00Z"/>
                <w:rFonts w:ascii="Aptos Narrow" w:hAnsi="Aptos Narrow" w:cstheme="minorHAnsi"/>
                <w:sz w:val="18"/>
              </w:rPr>
            </w:pPr>
            <w:ins w:id="366" w:author="Abbas Rizvi" w:date="2026-06-21T00:00:00Z">
              <w:r w:rsidRPr="008A34FA">
                <w:rPr>
                  <w:rFonts w:ascii="Aptos Narrow" w:hAnsi="Aptos Narrow" w:cstheme="minorHAnsi"/>
                  <w:sz w:val="18"/>
                </w:rPr>
                <w:t>20 MHz</w:t>
              </w:r>
            </w:ins>
          </w:p>
        </w:tc>
        <w:tc>
          <w:tcPr>
            <w:tcW w:w="1100" w:type="dxa"/>
          </w:tcPr>
          <w:p w14:paraId="5B5B294F" w14:textId="77777777" w:rsidR="007D4094" w:rsidRPr="008A34FA" w:rsidRDefault="003C127A">
            <w:pPr>
              <w:rPr>
                <w:ins w:id="367" w:author="Abbas Rizvi" w:date="2026-06-21T00:00:00Z"/>
                <w:rFonts w:ascii="Aptos Narrow" w:hAnsi="Aptos Narrow" w:cstheme="minorHAnsi"/>
                <w:sz w:val="18"/>
              </w:rPr>
            </w:pPr>
            <w:ins w:id="368" w:author="Abbas Rizvi" w:date="2026-06-21T00:00:00Z">
              <w:r w:rsidRPr="008A34FA">
                <w:rPr>
                  <w:rFonts w:ascii="Aptos Narrow" w:hAnsi="Aptos Narrow" w:cstheme="minorHAnsi"/>
                  <w:sz w:val="18"/>
                </w:rPr>
                <w:t>Kanal 11 (2462 MHz)</w:t>
              </w:r>
            </w:ins>
          </w:p>
        </w:tc>
        <w:tc>
          <w:tcPr>
            <w:tcW w:w="1600" w:type="dxa"/>
          </w:tcPr>
          <w:p w14:paraId="534C9649" w14:textId="77777777" w:rsidR="007D4094" w:rsidRPr="008A34FA" w:rsidRDefault="003C127A">
            <w:pPr>
              <w:rPr>
                <w:ins w:id="369" w:author="Abbas Rizvi" w:date="2026-06-21T00:00:00Z"/>
                <w:rFonts w:ascii="Aptos Narrow" w:hAnsi="Aptos Narrow" w:cstheme="minorHAnsi"/>
                <w:sz w:val="18"/>
              </w:rPr>
            </w:pPr>
            <w:ins w:id="370" w:author="Abbas Rizvi" w:date="2026-06-21T00:00:00Z">
              <w:r w:rsidRPr="008A34FA">
                <w:rPr>
                  <w:rFonts w:ascii="Aptos Narrow" w:hAnsi="Aptos Narrow" w:cstheme="minorHAnsi"/>
                  <w:sz w:val="18"/>
                </w:rPr>
                <w:t>15 dBm</w:t>
              </w:r>
            </w:ins>
          </w:p>
        </w:tc>
      </w:tr>
      <w:tr w:rsidR="007D4094" w:rsidRPr="008A34FA" w14:paraId="15FC3A58" w14:textId="77777777">
        <w:trPr>
          <w:ins w:id="371" w:author="Abbas Rizvi" w:date="2026-06-21T00:00:00Z"/>
        </w:trPr>
        <w:tc>
          <w:tcPr>
            <w:tcW w:w="1200" w:type="dxa"/>
          </w:tcPr>
          <w:p w14:paraId="5A12FB21" w14:textId="77777777" w:rsidR="007D4094" w:rsidRPr="008A34FA" w:rsidRDefault="003C127A">
            <w:pPr>
              <w:rPr>
                <w:ins w:id="372" w:author="Abbas Rizvi" w:date="2026-06-21T00:00:00Z"/>
                <w:rFonts w:ascii="Aptos Narrow" w:hAnsi="Aptos Narrow" w:cstheme="minorHAnsi"/>
                <w:sz w:val="18"/>
              </w:rPr>
            </w:pPr>
            <w:ins w:id="373" w:author="Abbas Rizvi" w:date="2026-06-21T00:00:00Z">
              <w:r w:rsidRPr="008A34FA">
                <w:rPr>
                  <w:rFonts w:ascii="Aptos Narrow" w:hAnsi="Aptos Narrow" w:cstheme="minorHAnsi"/>
                  <w:sz w:val="18"/>
                </w:rPr>
                <w:t>Wagen C</w:t>
              </w:r>
            </w:ins>
          </w:p>
        </w:tc>
        <w:tc>
          <w:tcPr>
            <w:tcW w:w="900" w:type="dxa"/>
          </w:tcPr>
          <w:p w14:paraId="25391953" w14:textId="77777777" w:rsidR="007D4094" w:rsidRPr="008A34FA" w:rsidRDefault="003C127A">
            <w:pPr>
              <w:rPr>
                <w:ins w:id="374" w:author="Abbas Rizvi" w:date="2026-06-21T00:00:00Z"/>
                <w:rFonts w:ascii="Aptos Narrow" w:hAnsi="Aptos Narrow" w:cstheme="minorHAnsi"/>
                <w:sz w:val="18"/>
              </w:rPr>
            </w:pPr>
            <w:ins w:id="375" w:author="Abbas Rizvi" w:date="2026-06-21T00:00:00Z">
              <w:r w:rsidRPr="008A34FA">
                <w:rPr>
                  <w:rFonts w:ascii="Aptos Narrow" w:hAnsi="Aptos Narrow" w:cstheme="minorHAnsi"/>
                  <w:sz w:val="18"/>
                </w:rPr>
                <w:t>AP1</w:t>
              </w:r>
            </w:ins>
          </w:p>
        </w:tc>
        <w:tc>
          <w:tcPr>
            <w:tcW w:w="1860" w:type="dxa"/>
          </w:tcPr>
          <w:p w14:paraId="1A8D540E" w14:textId="77777777" w:rsidR="007D4094" w:rsidRPr="008A34FA" w:rsidRDefault="003C127A">
            <w:pPr>
              <w:rPr>
                <w:ins w:id="376" w:author="Abbas Rizvi" w:date="2026-06-21T00:00:00Z"/>
                <w:rFonts w:ascii="Aptos Narrow" w:hAnsi="Aptos Narrow" w:cstheme="minorHAnsi"/>
                <w:sz w:val="18"/>
              </w:rPr>
            </w:pPr>
            <w:ins w:id="377" w:author="Abbas Rizvi" w:date="2026-06-21T00:00:00Z">
              <w:r w:rsidRPr="008A34FA">
                <w:rPr>
                  <w:rFonts w:ascii="Aptos Narrow" w:hAnsi="Aptos Narrow" w:cstheme="minorHAnsi"/>
                  <w:sz w:val="18"/>
                </w:rPr>
                <w:t>2.4 GHz</w:t>
              </w:r>
            </w:ins>
          </w:p>
        </w:tc>
        <w:tc>
          <w:tcPr>
            <w:tcW w:w="1300" w:type="dxa"/>
          </w:tcPr>
          <w:p w14:paraId="3ADE5AD4" w14:textId="77777777" w:rsidR="007D4094" w:rsidRPr="008A34FA" w:rsidRDefault="003C127A">
            <w:pPr>
              <w:rPr>
                <w:ins w:id="378" w:author="Abbas Rizvi" w:date="2026-06-21T00:00:00Z"/>
                <w:rFonts w:ascii="Aptos Narrow" w:hAnsi="Aptos Narrow" w:cstheme="minorHAnsi"/>
                <w:sz w:val="18"/>
              </w:rPr>
            </w:pPr>
            <w:ins w:id="379" w:author="Abbas Rizvi" w:date="2026-06-21T00:00:00Z">
              <w:r w:rsidRPr="008A34FA">
                <w:rPr>
                  <w:rFonts w:ascii="Aptos Narrow" w:hAnsi="Aptos Narrow" w:cstheme="minorHAnsi"/>
                  <w:sz w:val="18"/>
                </w:rPr>
                <w:t>20 MHz</w:t>
              </w:r>
            </w:ins>
          </w:p>
        </w:tc>
        <w:tc>
          <w:tcPr>
            <w:tcW w:w="1100" w:type="dxa"/>
          </w:tcPr>
          <w:p w14:paraId="7F4F4443" w14:textId="77777777" w:rsidR="007D4094" w:rsidRPr="008A34FA" w:rsidRDefault="003C127A">
            <w:pPr>
              <w:rPr>
                <w:ins w:id="380" w:author="Abbas Rizvi" w:date="2026-06-21T00:00:00Z"/>
                <w:rFonts w:ascii="Aptos Narrow" w:hAnsi="Aptos Narrow" w:cstheme="minorHAnsi"/>
                <w:sz w:val="18"/>
              </w:rPr>
            </w:pPr>
            <w:ins w:id="381" w:author="Abbas Rizvi" w:date="2026-06-21T00:00:00Z">
              <w:r w:rsidRPr="008A34FA">
                <w:rPr>
                  <w:rFonts w:ascii="Aptos Narrow" w:hAnsi="Aptos Narrow" w:cstheme="minorHAnsi"/>
                  <w:sz w:val="18"/>
                </w:rPr>
                <w:t>Kanal 1 (2412 MHz)</w:t>
              </w:r>
            </w:ins>
          </w:p>
        </w:tc>
        <w:tc>
          <w:tcPr>
            <w:tcW w:w="1600" w:type="dxa"/>
          </w:tcPr>
          <w:p w14:paraId="1EFAC8F6" w14:textId="77777777" w:rsidR="007D4094" w:rsidRPr="008A34FA" w:rsidRDefault="003C127A">
            <w:pPr>
              <w:rPr>
                <w:ins w:id="382" w:author="Abbas Rizvi" w:date="2026-06-21T00:00:00Z"/>
                <w:rFonts w:ascii="Aptos Narrow" w:hAnsi="Aptos Narrow" w:cstheme="minorHAnsi"/>
                <w:sz w:val="18"/>
              </w:rPr>
            </w:pPr>
            <w:ins w:id="383" w:author="Abbas Rizvi" w:date="2026-06-21T00:00:00Z">
              <w:r w:rsidRPr="008A34FA">
                <w:rPr>
                  <w:rFonts w:ascii="Aptos Narrow" w:hAnsi="Aptos Narrow" w:cstheme="minorHAnsi"/>
                  <w:sz w:val="18"/>
                </w:rPr>
                <w:t>15 dBm</w:t>
              </w:r>
            </w:ins>
          </w:p>
        </w:tc>
      </w:tr>
      <w:tr w:rsidR="007D4094" w:rsidRPr="008A34FA" w14:paraId="5E650196" w14:textId="77777777">
        <w:trPr>
          <w:ins w:id="384" w:author="Abbas Rizvi" w:date="2026-06-21T00:00:00Z"/>
        </w:trPr>
        <w:tc>
          <w:tcPr>
            <w:tcW w:w="1200" w:type="dxa"/>
          </w:tcPr>
          <w:p w14:paraId="0857058F" w14:textId="77777777" w:rsidR="007D4094" w:rsidRPr="008A34FA" w:rsidRDefault="003C127A">
            <w:pPr>
              <w:rPr>
                <w:ins w:id="385" w:author="Abbas Rizvi" w:date="2026-06-21T00:00:00Z"/>
                <w:rFonts w:ascii="Aptos Narrow" w:hAnsi="Aptos Narrow" w:cstheme="minorHAnsi"/>
                <w:sz w:val="18"/>
              </w:rPr>
            </w:pPr>
            <w:ins w:id="386" w:author="Abbas Rizvi" w:date="2026-06-21T00:00:00Z">
              <w:r w:rsidRPr="008A34FA">
                <w:rPr>
                  <w:rFonts w:ascii="Aptos Narrow" w:hAnsi="Aptos Narrow" w:cstheme="minorHAnsi"/>
                  <w:sz w:val="18"/>
                </w:rPr>
                <w:t>Wagen C</w:t>
              </w:r>
            </w:ins>
          </w:p>
        </w:tc>
        <w:tc>
          <w:tcPr>
            <w:tcW w:w="900" w:type="dxa"/>
          </w:tcPr>
          <w:p w14:paraId="0D7CEC49" w14:textId="77777777" w:rsidR="007D4094" w:rsidRPr="008A34FA" w:rsidRDefault="003C127A">
            <w:pPr>
              <w:rPr>
                <w:ins w:id="387" w:author="Abbas Rizvi" w:date="2026-06-21T00:00:00Z"/>
                <w:rFonts w:ascii="Aptos Narrow" w:hAnsi="Aptos Narrow" w:cstheme="minorHAnsi"/>
                <w:sz w:val="18"/>
              </w:rPr>
            </w:pPr>
            <w:ins w:id="388" w:author="Abbas Rizvi" w:date="2026-06-21T00:00:00Z">
              <w:r w:rsidRPr="008A34FA">
                <w:rPr>
                  <w:rFonts w:ascii="Aptos Narrow" w:hAnsi="Aptos Narrow" w:cstheme="minorHAnsi"/>
                  <w:sz w:val="18"/>
                </w:rPr>
                <w:t>AP2</w:t>
              </w:r>
            </w:ins>
          </w:p>
        </w:tc>
        <w:tc>
          <w:tcPr>
            <w:tcW w:w="1860" w:type="dxa"/>
          </w:tcPr>
          <w:p w14:paraId="0C815BE1" w14:textId="77777777" w:rsidR="007D4094" w:rsidRPr="008A34FA" w:rsidRDefault="003C127A">
            <w:pPr>
              <w:rPr>
                <w:ins w:id="389" w:author="Abbas Rizvi" w:date="2026-06-21T00:00:00Z"/>
                <w:rFonts w:ascii="Aptos Narrow" w:hAnsi="Aptos Narrow" w:cstheme="minorHAnsi"/>
                <w:sz w:val="18"/>
              </w:rPr>
            </w:pPr>
            <w:ins w:id="390" w:author="Abbas Rizvi" w:date="2026-06-21T00:00:00Z">
              <w:r w:rsidRPr="008A34FA">
                <w:rPr>
                  <w:rFonts w:ascii="Aptos Narrow" w:hAnsi="Aptos Narrow" w:cstheme="minorHAnsi"/>
                  <w:sz w:val="18"/>
                </w:rPr>
                <w:t>5 GHz</w:t>
              </w:r>
            </w:ins>
          </w:p>
        </w:tc>
        <w:tc>
          <w:tcPr>
            <w:tcW w:w="1300" w:type="dxa"/>
          </w:tcPr>
          <w:p w14:paraId="59AE726C" w14:textId="77777777" w:rsidR="007D4094" w:rsidRPr="008A34FA" w:rsidRDefault="003C127A">
            <w:pPr>
              <w:rPr>
                <w:ins w:id="391" w:author="Abbas Rizvi" w:date="2026-06-21T00:00:00Z"/>
                <w:rFonts w:ascii="Aptos Narrow" w:hAnsi="Aptos Narrow" w:cstheme="minorHAnsi"/>
                <w:sz w:val="18"/>
              </w:rPr>
            </w:pPr>
            <w:ins w:id="392" w:author="Abbas Rizvi" w:date="2026-06-21T00:00:00Z">
              <w:r w:rsidRPr="008A34FA">
                <w:rPr>
                  <w:rFonts w:ascii="Aptos Narrow" w:hAnsi="Aptos Narrow" w:cstheme="minorHAnsi"/>
                  <w:sz w:val="18"/>
                </w:rPr>
                <w:t>80 MHz</w:t>
              </w:r>
            </w:ins>
          </w:p>
        </w:tc>
        <w:tc>
          <w:tcPr>
            <w:tcW w:w="1100" w:type="dxa"/>
          </w:tcPr>
          <w:p w14:paraId="14686F1B" w14:textId="77777777" w:rsidR="007D4094" w:rsidRPr="008A34FA" w:rsidRDefault="003C127A">
            <w:pPr>
              <w:rPr>
                <w:ins w:id="393" w:author="Abbas Rizvi" w:date="2026-06-21T00:00:00Z"/>
                <w:rFonts w:ascii="Aptos Narrow" w:hAnsi="Aptos Narrow" w:cstheme="minorHAnsi"/>
                <w:sz w:val="18"/>
              </w:rPr>
            </w:pPr>
            <w:ins w:id="394" w:author="Abbas Rizvi" w:date="2026-06-21T00:00:00Z">
              <w:r w:rsidRPr="008A34FA">
                <w:rPr>
                  <w:rFonts w:ascii="Aptos Narrow" w:hAnsi="Aptos Narrow" w:cstheme="minorHAnsi"/>
                  <w:sz w:val="18"/>
                </w:rPr>
                <w:t>Kanal 36 (5180 MHz)</w:t>
              </w:r>
            </w:ins>
          </w:p>
        </w:tc>
        <w:tc>
          <w:tcPr>
            <w:tcW w:w="1600" w:type="dxa"/>
          </w:tcPr>
          <w:p w14:paraId="057B186F" w14:textId="77777777" w:rsidR="007D4094" w:rsidRPr="008A34FA" w:rsidRDefault="003C127A">
            <w:pPr>
              <w:rPr>
                <w:ins w:id="395" w:author="Abbas Rizvi" w:date="2026-06-21T00:00:00Z"/>
                <w:rFonts w:ascii="Aptos Narrow" w:hAnsi="Aptos Narrow" w:cstheme="minorHAnsi"/>
                <w:sz w:val="18"/>
              </w:rPr>
            </w:pPr>
            <w:ins w:id="396" w:author="Abbas Rizvi" w:date="2026-06-21T00:00:00Z">
              <w:r w:rsidRPr="008A34FA">
                <w:rPr>
                  <w:rFonts w:ascii="Aptos Narrow" w:hAnsi="Aptos Narrow" w:cstheme="minorHAnsi"/>
                  <w:sz w:val="18"/>
                </w:rPr>
                <w:t>15 dBm</w:t>
              </w:r>
            </w:ins>
          </w:p>
        </w:tc>
      </w:tr>
      <w:tr w:rsidR="007D4094" w:rsidRPr="008A34FA" w14:paraId="3B73F00E" w14:textId="77777777">
        <w:trPr>
          <w:ins w:id="397" w:author="Abbas Rizvi" w:date="2026-06-21T00:00:00Z"/>
        </w:trPr>
        <w:tc>
          <w:tcPr>
            <w:tcW w:w="1200" w:type="dxa"/>
          </w:tcPr>
          <w:p w14:paraId="63FAB839" w14:textId="77777777" w:rsidR="007D4094" w:rsidRPr="008A34FA" w:rsidRDefault="003C127A">
            <w:pPr>
              <w:rPr>
                <w:ins w:id="398" w:author="Abbas Rizvi" w:date="2026-06-21T00:00:00Z"/>
                <w:rFonts w:ascii="Aptos Narrow" w:hAnsi="Aptos Narrow" w:cstheme="minorHAnsi"/>
                <w:sz w:val="18"/>
              </w:rPr>
            </w:pPr>
            <w:ins w:id="399" w:author="Abbas Rizvi" w:date="2026-06-21T00:00:00Z">
              <w:r w:rsidRPr="008A34FA">
                <w:rPr>
                  <w:rFonts w:ascii="Aptos Narrow" w:hAnsi="Aptos Narrow" w:cstheme="minorHAnsi"/>
                  <w:sz w:val="18"/>
                </w:rPr>
                <w:t>Wagen C</w:t>
              </w:r>
            </w:ins>
          </w:p>
        </w:tc>
        <w:tc>
          <w:tcPr>
            <w:tcW w:w="900" w:type="dxa"/>
          </w:tcPr>
          <w:p w14:paraId="247A4FA8" w14:textId="77777777" w:rsidR="007D4094" w:rsidRPr="008A34FA" w:rsidRDefault="003C127A">
            <w:pPr>
              <w:rPr>
                <w:ins w:id="400" w:author="Abbas Rizvi" w:date="2026-06-21T00:00:00Z"/>
                <w:rFonts w:ascii="Aptos Narrow" w:hAnsi="Aptos Narrow" w:cstheme="minorHAnsi"/>
                <w:sz w:val="18"/>
              </w:rPr>
            </w:pPr>
            <w:ins w:id="401" w:author="Abbas Rizvi" w:date="2026-06-21T00:00:00Z">
              <w:r w:rsidRPr="008A34FA">
                <w:rPr>
                  <w:rFonts w:ascii="Aptos Narrow" w:hAnsi="Aptos Narrow" w:cstheme="minorHAnsi"/>
                  <w:sz w:val="18"/>
                </w:rPr>
                <w:t>AP3</w:t>
              </w:r>
            </w:ins>
          </w:p>
        </w:tc>
        <w:tc>
          <w:tcPr>
            <w:tcW w:w="1860" w:type="dxa"/>
          </w:tcPr>
          <w:p w14:paraId="034E978F" w14:textId="77777777" w:rsidR="007D4094" w:rsidRPr="008A34FA" w:rsidRDefault="003C127A">
            <w:pPr>
              <w:rPr>
                <w:ins w:id="402" w:author="Abbas Rizvi" w:date="2026-06-21T00:00:00Z"/>
                <w:rFonts w:ascii="Aptos Narrow" w:hAnsi="Aptos Narrow" w:cstheme="minorHAnsi"/>
                <w:sz w:val="18"/>
              </w:rPr>
            </w:pPr>
            <w:ins w:id="403" w:author="Abbas Rizvi" w:date="2026-06-21T00:00:00Z">
              <w:r w:rsidRPr="008A34FA">
                <w:rPr>
                  <w:rFonts w:ascii="Aptos Narrow" w:hAnsi="Aptos Narrow" w:cstheme="minorHAnsi"/>
                  <w:sz w:val="18"/>
                </w:rPr>
                <w:t>5 GHz</w:t>
              </w:r>
            </w:ins>
          </w:p>
        </w:tc>
        <w:tc>
          <w:tcPr>
            <w:tcW w:w="1300" w:type="dxa"/>
          </w:tcPr>
          <w:p w14:paraId="7918ECE9" w14:textId="77777777" w:rsidR="007D4094" w:rsidRPr="008A34FA" w:rsidRDefault="003C127A">
            <w:pPr>
              <w:rPr>
                <w:ins w:id="404" w:author="Abbas Rizvi" w:date="2026-06-21T00:00:00Z"/>
                <w:rFonts w:ascii="Aptos Narrow" w:hAnsi="Aptos Narrow" w:cstheme="minorHAnsi"/>
                <w:sz w:val="18"/>
              </w:rPr>
            </w:pPr>
            <w:ins w:id="405" w:author="Abbas Rizvi" w:date="2026-06-21T00:00:00Z">
              <w:r w:rsidRPr="008A34FA">
                <w:rPr>
                  <w:rFonts w:ascii="Aptos Narrow" w:hAnsi="Aptos Narrow" w:cstheme="minorHAnsi"/>
                  <w:sz w:val="18"/>
                </w:rPr>
                <w:t>80 MHz</w:t>
              </w:r>
            </w:ins>
          </w:p>
        </w:tc>
        <w:tc>
          <w:tcPr>
            <w:tcW w:w="1100" w:type="dxa"/>
          </w:tcPr>
          <w:p w14:paraId="4C45AE0B" w14:textId="77777777" w:rsidR="007D4094" w:rsidRPr="008A34FA" w:rsidRDefault="003C127A">
            <w:pPr>
              <w:rPr>
                <w:ins w:id="406" w:author="Abbas Rizvi" w:date="2026-06-21T00:00:00Z"/>
                <w:rFonts w:ascii="Aptos Narrow" w:hAnsi="Aptos Narrow" w:cstheme="minorHAnsi"/>
                <w:sz w:val="18"/>
              </w:rPr>
            </w:pPr>
            <w:ins w:id="407" w:author="Abbas Rizvi" w:date="2026-06-21T00:00:00Z">
              <w:r w:rsidRPr="008A34FA">
                <w:rPr>
                  <w:rFonts w:ascii="Aptos Narrow" w:hAnsi="Aptos Narrow" w:cstheme="minorHAnsi"/>
                  <w:sz w:val="18"/>
                </w:rPr>
                <w:t>Kanal 44 (5220 MHz)</w:t>
              </w:r>
            </w:ins>
          </w:p>
        </w:tc>
        <w:tc>
          <w:tcPr>
            <w:tcW w:w="1600" w:type="dxa"/>
          </w:tcPr>
          <w:p w14:paraId="2832AF18" w14:textId="77777777" w:rsidR="007D4094" w:rsidRPr="008A34FA" w:rsidRDefault="003C127A">
            <w:pPr>
              <w:rPr>
                <w:ins w:id="408" w:author="Abbas Rizvi" w:date="2026-06-21T00:00:00Z"/>
                <w:rFonts w:ascii="Aptos Narrow" w:hAnsi="Aptos Narrow" w:cstheme="minorHAnsi"/>
                <w:sz w:val="18"/>
              </w:rPr>
            </w:pPr>
            <w:ins w:id="409" w:author="Abbas Rizvi" w:date="2026-06-21T00:00:00Z">
              <w:r w:rsidRPr="008A34FA">
                <w:rPr>
                  <w:rFonts w:ascii="Aptos Narrow" w:hAnsi="Aptos Narrow" w:cstheme="minorHAnsi"/>
                  <w:sz w:val="18"/>
                </w:rPr>
                <w:t>15 dBm</w:t>
              </w:r>
            </w:ins>
          </w:p>
        </w:tc>
      </w:tr>
      <w:tr w:rsidR="007D4094" w:rsidRPr="008A34FA" w14:paraId="13653669" w14:textId="77777777">
        <w:trPr>
          <w:ins w:id="410" w:author="Abbas Rizvi" w:date="2026-06-21T00:00:00Z"/>
        </w:trPr>
        <w:tc>
          <w:tcPr>
            <w:tcW w:w="1200" w:type="dxa"/>
          </w:tcPr>
          <w:p w14:paraId="69CD15BC" w14:textId="77777777" w:rsidR="007D4094" w:rsidRPr="008A34FA" w:rsidRDefault="003C127A">
            <w:pPr>
              <w:rPr>
                <w:ins w:id="411" w:author="Abbas Rizvi" w:date="2026-06-21T00:00:00Z"/>
                <w:rFonts w:ascii="Aptos Narrow" w:hAnsi="Aptos Narrow" w:cstheme="minorHAnsi"/>
                <w:sz w:val="18"/>
              </w:rPr>
            </w:pPr>
            <w:ins w:id="412" w:author="Abbas Rizvi" w:date="2026-06-21T00:00:00Z">
              <w:r w:rsidRPr="008A34FA">
                <w:rPr>
                  <w:rFonts w:ascii="Aptos Narrow" w:hAnsi="Aptos Narrow" w:cstheme="minorHAnsi"/>
                  <w:sz w:val="18"/>
                </w:rPr>
                <w:t>Wagen C</w:t>
              </w:r>
            </w:ins>
          </w:p>
        </w:tc>
        <w:tc>
          <w:tcPr>
            <w:tcW w:w="900" w:type="dxa"/>
          </w:tcPr>
          <w:p w14:paraId="7BC7C687" w14:textId="77777777" w:rsidR="007D4094" w:rsidRPr="008A34FA" w:rsidRDefault="003C127A">
            <w:pPr>
              <w:rPr>
                <w:ins w:id="413" w:author="Abbas Rizvi" w:date="2026-06-21T00:00:00Z"/>
                <w:rFonts w:ascii="Aptos Narrow" w:hAnsi="Aptos Narrow" w:cstheme="minorHAnsi"/>
                <w:sz w:val="18"/>
              </w:rPr>
            </w:pPr>
            <w:ins w:id="414" w:author="Abbas Rizvi" w:date="2026-06-21T00:00:00Z">
              <w:r w:rsidRPr="008A34FA">
                <w:rPr>
                  <w:rFonts w:ascii="Aptos Narrow" w:hAnsi="Aptos Narrow" w:cstheme="minorHAnsi"/>
                  <w:sz w:val="18"/>
                </w:rPr>
                <w:t>AP4</w:t>
              </w:r>
            </w:ins>
          </w:p>
        </w:tc>
        <w:tc>
          <w:tcPr>
            <w:tcW w:w="1860" w:type="dxa"/>
          </w:tcPr>
          <w:p w14:paraId="3A182533" w14:textId="77777777" w:rsidR="007D4094" w:rsidRPr="008A34FA" w:rsidRDefault="003C127A">
            <w:pPr>
              <w:rPr>
                <w:ins w:id="415" w:author="Abbas Rizvi" w:date="2026-06-21T00:00:00Z"/>
                <w:rFonts w:ascii="Aptos Narrow" w:hAnsi="Aptos Narrow" w:cstheme="minorHAnsi"/>
                <w:sz w:val="18"/>
              </w:rPr>
            </w:pPr>
            <w:ins w:id="416" w:author="Abbas Rizvi" w:date="2026-06-21T00:00:00Z">
              <w:r w:rsidRPr="008A34FA">
                <w:rPr>
                  <w:rFonts w:ascii="Aptos Narrow" w:hAnsi="Aptos Narrow" w:cstheme="minorHAnsi"/>
                  <w:sz w:val="18"/>
                </w:rPr>
                <w:t>2.4 GHz</w:t>
              </w:r>
            </w:ins>
          </w:p>
        </w:tc>
        <w:tc>
          <w:tcPr>
            <w:tcW w:w="1300" w:type="dxa"/>
          </w:tcPr>
          <w:p w14:paraId="4B57EE9E" w14:textId="77777777" w:rsidR="007D4094" w:rsidRPr="008A34FA" w:rsidRDefault="003C127A">
            <w:pPr>
              <w:rPr>
                <w:ins w:id="417" w:author="Abbas Rizvi" w:date="2026-06-21T00:00:00Z"/>
                <w:rFonts w:ascii="Aptos Narrow" w:hAnsi="Aptos Narrow" w:cstheme="minorHAnsi"/>
                <w:sz w:val="18"/>
              </w:rPr>
            </w:pPr>
            <w:ins w:id="418" w:author="Abbas Rizvi" w:date="2026-06-21T00:00:00Z">
              <w:r w:rsidRPr="008A34FA">
                <w:rPr>
                  <w:rFonts w:ascii="Aptos Narrow" w:hAnsi="Aptos Narrow" w:cstheme="minorHAnsi"/>
                  <w:sz w:val="18"/>
                </w:rPr>
                <w:t>20 MHz</w:t>
              </w:r>
            </w:ins>
          </w:p>
        </w:tc>
        <w:tc>
          <w:tcPr>
            <w:tcW w:w="1100" w:type="dxa"/>
          </w:tcPr>
          <w:p w14:paraId="0769FC1E" w14:textId="77777777" w:rsidR="007D4094" w:rsidRPr="008A34FA" w:rsidRDefault="003C127A">
            <w:pPr>
              <w:rPr>
                <w:ins w:id="419" w:author="Abbas Rizvi" w:date="2026-06-21T00:00:00Z"/>
                <w:rFonts w:ascii="Aptos Narrow" w:hAnsi="Aptos Narrow" w:cstheme="minorHAnsi"/>
                <w:sz w:val="18"/>
              </w:rPr>
            </w:pPr>
            <w:ins w:id="420" w:author="Abbas Rizvi" w:date="2026-06-21T00:00:00Z">
              <w:r w:rsidRPr="008A34FA">
                <w:rPr>
                  <w:rFonts w:ascii="Aptos Narrow" w:hAnsi="Aptos Narrow" w:cstheme="minorHAnsi"/>
                  <w:sz w:val="18"/>
                </w:rPr>
                <w:t>Kanal 11 (2462 MHz)</w:t>
              </w:r>
            </w:ins>
          </w:p>
        </w:tc>
        <w:tc>
          <w:tcPr>
            <w:tcW w:w="1600" w:type="dxa"/>
          </w:tcPr>
          <w:p w14:paraId="07F9C0C7" w14:textId="77777777" w:rsidR="007D4094" w:rsidRPr="008A34FA" w:rsidRDefault="003C127A">
            <w:pPr>
              <w:rPr>
                <w:ins w:id="421" w:author="Abbas Rizvi" w:date="2026-06-21T00:00:00Z"/>
                <w:rFonts w:ascii="Aptos Narrow" w:hAnsi="Aptos Narrow" w:cstheme="minorHAnsi"/>
                <w:sz w:val="18"/>
              </w:rPr>
            </w:pPr>
            <w:ins w:id="422" w:author="Abbas Rizvi" w:date="2026-06-21T00:00:00Z">
              <w:r w:rsidRPr="008A34FA">
                <w:rPr>
                  <w:rFonts w:ascii="Aptos Narrow" w:hAnsi="Aptos Narrow" w:cstheme="minorHAnsi"/>
                  <w:sz w:val="18"/>
                </w:rPr>
                <w:t>15 dBm</w:t>
              </w:r>
            </w:ins>
          </w:p>
        </w:tc>
      </w:tr>
      <w:tr w:rsidR="007D4094" w:rsidRPr="008A34FA" w14:paraId="774ED24A" w14:textId="77777777">
        <w:trPr>
          <w:ins w:id="423" w:author="Abbas Rizvi" w:date="2026-06-21T00:00:00Z"/>
        </w:trPr>
        <w:tc>
          <w:tcPr>
            <w:tcW w:w="1200" w:type="dxa"/>
          </w:tcPr>
          <w:p w14:paraId="2CE522C0" w14:textId="77777777" w:rsidR="007D4094" w:rsidRPr="008A34FA" w:rsidRDefault="003C127A">
            <w:pPr>
              <w:rPr>
                <w:ins w:id="424" w:author="Abbas Rizvi" w:date="2026-06-21T00:00:00Z"/>
                <w:rFonts w:ascii="Aptos Narrow" w:hAnsi="Aptos Narrow" w:cstheme="minorHAnsi"/>
                <w:sz w:val="18"/>
              </w:rPr>
            </w:pPr>
            <w:ins w:id="425" w:author="Abbas Rizvi" w:date="2026-06-21T00:00:00Z">
              <w:r w:rsidRPr="008A34FA">
                <w:rPr>
                  <w:rFonts w:ascii="Aptos Narrow" w:hAnsi="Aptos Narrow" w:cstheme="minorHAnsi"/>
                  <w:sz w:val="18"/>
                </w:rPr>
                <w:t>Wagen D</w:t>
              </w:r>
            </w:ins>
          </w:p>
        </w:tc>
        <w:tc>
          <w:tcPr>
            <w:tcW w:w="900" w:type="dxa"/>
          </w:tcPr>
          <w:p w14:paraId="6D72F9F6" w14:textId="77777777" w:rsidR="007D4094" w:rsidRPr="008A34FA" w:rsidRDefault="003C127A">
            <w:pPr>
              <w:rPr>
                <w:ins w:id="426" w:author="Abbas Rizvi" w:date="2026-06-21T00:00:00Z"/>
                <w:rFonts w:ascii="Aptos Narrow" w:hAnsi="Aptos Narrow" w:cstheme="minorHAnsi"/>
                <w:sz w:val="18"/>
              </w:rPr>
            </w:pPr>
            <w:ins w:id="427" w:author="Abbas Rizvi" w:date="2026-06-21T00:00:00Z">
              <w:r w:rsidRPr="008A34FA">
                <w:rPr>
                  <w:rFonts w:ascii="Aptos Narrow" w:hAnsi="Aptos Narrow" w:cstheme="minorHAnsi"/>
                  <w:sz w:val="18"/>
                </w:rPr>
                <w:t>AP1</w:t>
              </w:r>
            </w:ins>
          </w:p>
        </w:tc>
        <w:tc>
          <w:tcPr>
            <w:tcW w:w="1860" w:type="dxa"/>
          </w:tcPr>
          <w:p w14:paraId="6EEC46E1" w14:textId="77777777" w:rsidR="007D4094" w:rsidRPr="008A34FA" w:rsidRDefault="003C127A">
            <w:pPr>
              <w:rPr>
                <w:ins w:id="428" w:author="Abbas Rizvi" w:date="2026-06-21T00:00:00Z"/>
                <w:rFonts w:ascii="Aptos Narrow" w:hAnsi="Aptos Narrow" w:cstheme="minorHAnsi"/>
                <w:sz w:val="18"/>
              </w:rPr>
            </w:pPr>
            <w:ins w:id="429" w:author="Abbas Rizvi" w:date="2026-06-21T00:00:00Z">
              <w:r w:rsidRPr="008A34FA">
                <w:rPr>
                  <w:rFonts w:ascii="Aptos Narrow" w:hAnsi="Aptos Narrow" w:cstheme="minorHAnsi"/>
                  <w:sz w:val="18"/>
                </w:rPr>
                <w:t>2.4 GHz</w:t>
              </w:r>
            </w:ins>
          </w:p>
        </w:tc>
        <w:tc>
          <w:tcPr>
            <w:tcW w:w="1300" w:type="dxa"/>
          </w:tcPr>
          <w:p w14:paraId="796810F5" w14:textId="77777777" w:rsidR="007D4094" w:rsidRPr="008A34FA" w:rsidRDefault="003C127A">
            <w:pPr>
              <w:rPr>
                <w:ins w:id="430" w:author="Abbas Rizvi" w:date="2026-06-21T00:00:00Z"/>
                <w:rFonts w:ascii="Aptos Narrow" w:hAnsi="Aptos Narrow" w:cstheme="minorHAnsi"/>
                <w:sz w:val="18"/>
              </w:rPr>
            </w:pPr>
            <w:ins w:id="431" w:author="Abbas Rizvi" w:date="2026-06-21T00:00:00Z">
              <w:r w:rsidRPr="008A34FA">
                <w:rPr>
                  <w:rFonts w:ascii="Aptos Narrow" w:hAnsi="Aptos Narrow" w:cstheme="minorHAnsi"/>
                  <w:sz w:val="18"/>
                </w:rPr>
                <w:t>20 MHz</w:t>
              </w:r>
            </w:ins>
          </w:p>
        </w:tc>
        <w:tc>
          <w:tcPr>
            <w:tcW w:w="1100" w:type="dxa"/>
          </w:tcPr>
          <w:p w14:paraId="285F8483" w14:textId="77777777" w:rsidR="007D4094" w:rsidRPr="008A34FA" w:rsidRDefault="003C127A">
            <w:pPr>
              <w:rPr>
                <w:ins w:id="432" w:author="Abbas Rizvi" w:date="2026-06-21T00:00:00Z"/>
                <w:rFonts w:ascii="Aptos Narrow" w:hAnsi="Aptos Narrow" w:cstheme="minorHAnsi"/>
                <w:sz w:val="18"/>
              </w:rPr>
            </w:pPr>
            <w:ins w:id="433" w:author="Abbas Rizvi" w:date="2026-06-21T00:00:00Z">
              <w:r w:rsidRPr="008A34FA">
                <w:rPr>
                  <w:rFonts w:ascii="Aptos Narrow" w:hAnsi="Aptos Narrow" w:cstheme="minorHAnsi"/>
                  <w:sz w:val="18"/>
                </w:rPr>
                <w:t>Kanal 1 (2412 MHz)</w:t>
              </w:r>
            </w:ins>
          </w:p>
        </w:tc>
        <w:tc>
          <w:tcPr>
            <w:tcW w:w="1600" w:type="dxa"/>
          </w:tcPr>
          <w:p w14:paraId="736B52A7" w14:textId="77777777" w:rsidR="007D4094" w:rsidRPr="008A34FA" w:rsidRDefault="003C127A">
            <w:pPr>
              <w:rPr>
                <w:ins w:id="434" w:author="Abbas Rizvi" w:date="2026-06-21T00:00:00Z"/>
                <w:rFonts w:ascii="Aptos Narrow" w:hAnsi="Aptos Narrow" w:cstheme="minorHAnsi"/>
                <w:sz w:val="18"/>
              </w:rPr>
            </w:pPr>
            <w:ins w:id="435" w:author="Abbas Rizvi" w:date="2026-06-21T00:00:00Z">
              <w:r w:rsidRPr="008A34FA">
                <w:rPr>
                  <w:rFonts w:ascii="Aptos Narrow" w:hAnsi="Aptos Narrow" w:cstheme="minorHAnsi"/>
                  <w:sz w:val="18"/>
                </w:rPr>
                <w:t>15 dBm</w:t>
              </w:r>
            </w:ins>
          </w:p>
        </w:tc>
      </w:tr>
      <w:tr w:rsidR="007D4094" w:rsidRPr="008A34FA" w14:paraId="5B5C2358" w14:textId="77777777">
        <w:trPr>
          <w:ins w:id="436" w:author="Abbas Rizvi" w:date="2026-06-21T00:00:00Z"/>
        </w:trPr>
        <w:tc>
          <w:tcPr>
            <w:tcW w:w="1200" w:type="dxa"/>
          </w:tcPr>
          <w:p w14:paraId="25E66A61" w14:textId="77777777" w:rsidR="007D4094" w:rsidRPr="008A34FA" w:rsidRDefault="003C127A">
            <w:pPr>
              <w:rPr>
                <w:ins w:id="437" w:author="Abbas Rizvi" w:date="2026-06-21T00:00:00Z"/>
                <w:rFonts w:ascii="Aptos Narrow" w:hAnsi="Aptos Narrow" w:cstheme="minorHAnsi"/>
                <w:sz w:val="18"/>
              </w:rPr>
            </w:pPr>
            <w:ins w:id="438" w:author="Abbas Rizvi" w:date="2026-06-21T00:00:00Z">
              <w:r w:rsidRPr="008A34FA">
                <w:rPr>
                  <w:rFonts w:ascii="Aptos Narrow" w:hAnsi="Aptos Narrow" w:cstheme="minorHAnsi"/>
                  <w:sz w:val="18"/>
                </w:rPr>
                <w:t>Wagen D</w:t>
              </w:r>
            </w:ins>
          </w:p>
        </w:tc>
        <w:tc>
          <w:tcPr>
            <w:tcW w:w="900" w:type="dxa"/>
          </w:tcPr>
          <w:p w14:paraId="138BCAB5" w14:textId="77777777" w:rsidR="007D4094" w:rsidRPr="008A34FA" w:rsidRDefault="003C127A">
            <w:pPr>
              <w:rPr>
                <w:ins w:id="439" w:author="Abbas Rizvi" w:date="2026-06-21T00:00:00Z"/>
                <w:rFonts w:ascii="Aptos Narrow" w:hAnsi="Aptos Narrow" w:cstheme="minorHAnsi"/>
                <w:sz w:val="18"/>
              </w:rPr>
            </w:pPr>
            <w:ins w:id="440" w:author="Abbas Rizvi" w:date="2026-06-21T00:00:00Z">
              <w:r w:rsidRPr="008A34FA">
                <w:rPr>
                  <w:rFonts w:ascii="Aptos Narrow" w:hAnsi="Aptos Narrow" w:cstheme="minorHAnsi"/>
                  <w:sz w:val="18"/>
                </w:rPr>
                <w:t>AP2</w:t>
              </w:r>
            </w:ins>
          </w:p>
        </w:tc>
        <w:tc>
          <w:tcPr>
            <w:tcW w:w="1860" w:type="dxa"/>
          </w:tcPr>
          <w:p w14:paraId="74EC2F75" w14:textId="77777777" w:rsidR="007D4094" w:rsidRPr="008A34FA" w:rsidRDefault="003C127A">
            <w:pPr>
              <w:rPr>
                <w:ins w:id="441" w:author="Abbas Rizvi" w:date="2026-06-21T00:00:00Z"/>
                <w:rFonts w:ascii="Aptos Narrow" w:hAnsi="Aptos Narrow" w:cstheme="minorHAnsi"/>
                <w:sz w:val="18"/>
              </w:rPr>
            </w:pPr>
            <w:ins w:id="442" w:author="Abbas Rizvi" w:date="2026-06-21T00:00:00Z">
              <w:r w:rsidRPr="008A34FA">
                <w:rPr>
                  <w:rFonts w:ascii="Aptos Narrow" w:hAnsi="Aptos Narrow" w:cstheme="minorHAnsi"/>
                  <w:sz w:val="18"/>
                </w:rPr>
                <w:t>5 GHz</w:t>
              </w:r>
            </w:ins>
          </w:p>
        </w:tc>
        <w:tc>
          <w:tcPr>
            <w:tcW w:w="1300" w:type="dxa"/>
          </w:tcPr>
          <w:p w14:paraId="23E59411" w14:textId="77777777" w:rsidR="007D4094" w:rsidRPr="008A34FA" w:rsidRDefault="003C127A">
            <w:pPr>
              <w:rPr>
                <w:ins w:id="443" w:author="Abbas Rizvi" w:date="2026-06-21T00:00:00Z"/>
                <w:rFonts w:ascii="Aptos Narrow" w:hAnsi="Aptos Narrow" w:cstheme="minorHAnsi"/>
                <w:sz w:val="18"/>
              </w:rPr>
            </w:pPr>
            <w:ins w:id="444" w:author="Abbas Rizvi" w:date="2026-06-21T00:00:00Z">
              <w:r w:rsidRPr="008A34FA">
                <w:rPr>
                  <w:rFonts w:ascii="Aptos Narrow" w:hAnsi="Aptos Narrow" w:cstheme="minorHAnsi"/>
                  <w:sz w:val="18"/>
                </w:rPr>
                <w:t>80 MHz</w:t>
              </w:r>
            </w:ins>
          </w:p>
        </w:tc>
        <w:tc>
          <w:tcPr>
            <w:tcW w:w="1100" w:type="dxa"/>
          </w:tcPr>
          <w:p w14:paraId="396E0DB1" w14:textId="77777777" w:rsidR="007D4094" w:rsidRPr="008A34FA" w:rsidRDefault="003C127A">
            <w:pPr>
              <w:rPr>
                <w:ins w:id="445" w:author="Abbas Rizvi" w:date="2026-06-21T00:00:00Z"/>
                <w:rFonts w:ascii="Aptos Narrow" w:hAnsi="Aptos Narrow" w:cstheme="minorHAnsi"/>
                <w:sz w:val="18"/>
              </w:rPr>
            </w:pPr>
            <w:ins w:id="446" w:author="Abbas Rizvi" w:date="2026-06-21T00:00:00Z">
              <w:r w:rsidRPr="008A34FA">
                <w:rPr>
                  <w:rFonts w:ascii="Aptos Narrow" w:hAnsi="Aptos Narrow" w:cstheme="minorHAnsi"/>
                  <w:sz w:val="18"/>
                </w:rPr>
                <w:t>Kanal 36 (5180 MHz)</w:t>
              </w:r>
            </w:ins>
          </w:p>
        </w:tc>
        <w:tc>
          <w:tcPr>
            <w:tcW w:w="1600" w:type="dxa"/>
          </w:tcPr>
          <w:p w14:paraId="4E101E02" w14:textId="77777777" w:rsidR="007D4094" w:rsidRPr="008A34FA" w:rsidRDefault="003C127A">
            <w:pPr>
              <w:rPr>
                <w:ins w:id="447" w:author="Abbas Rizvi" w:date="2026-06-21T00:00:00Z"/>
                <w:rFonts w:ascii="Aptos Narrow" w:hAnsi="Aptos Narrow" w:cstheme="minorHAnsi"/>
                <w:sz w:val="18"/>
              </w:rPr>
            </w:pPr>
            <w:ins w:id="448" w:author="Abbas Rizvi" w:date="2026-06-21T00:00:00Z">
              <w:r w:rsidRPr="008A34FA">
                <w:rPr>
                  <w:rFonts w:ascii="Aptos Narrow" w:hAnsi="Aptos Narrow" w:cstheme="minorHAnsi"/>
                  <w:sz w:val="18"/>
                </w:rPr>
                <w:t>15 dBm</w:t>
              </w:r>
            </w:ins>
          </w:p>
        </w:tc>
      </w:tr>
      <w:tr w:rsidR="007D4094" w:rsidRPr="008A34FA" w14:paraId="6B1C244A" w14:textId="77777777">
        <w:trPr>
          <w:ins w:id="449" w:author="Abbas Rizvi" w:date="2026-06-21T00:00:00Z"/>
        </w:trPr>
        <w:tc>
          <w:tcPr>
            <w:tcW w:w="1200" w:type="dxa"/>
          </w:tcPr>
          <w:p w14:paraId="78C4C108" w14:textId="77777777" w:rsidR="007D4094" w:rsidRPr="008A34FA" w:rsidRDefault="003C127A">
            <w:pPr>
              <w:rPr>
                <w:ins w:id="450" w:author="Abbas Rizvi" w:date="2026-06-21T00:00:00Z"/>
                <w:rFonts w:ascii="Aptos Narrow" w:hAnsi="Aptos Narrow" w:cstheme="minorHAnsi"/>
                <w:sz w:val="18"/>
              </w:rPr>
            </w:pPr>
            <w:ins w:id="451" w:author="Abbas Rizvi" w:date="2026-06-21T00:00:00Z">
              <w:r w:rsidRPr="008A34FA">
                <w:rPr>
                  <w:rFonts w:ascii="Aptos Narrow" w:hAnsi="Aptos Narrow" w:cstheme="minorHAnsi"/>
                  <w:sz w:val="18"/>
                </w:rPr>
                <w:t>Wagen D</w:t>
              </w:r>
            </w:ins>
          </w:p>
        </w:tc>
        <w:tc>
          <w:tcPr>
            <w:tcW w:w="900" w:type="dxa"/>
          </w:tcPr>
          <w:p w14:paraId="2F2E367C" w14:textId="77777777" w:rsidR="007D4094" w:rsidRPr="008A34FA" w:rsidRDefault="003C127A">
            <w:pPr>
              <w:rPr>
                <w:ins w:id="452" w:author="Abbas Rizvi" w:date="2026-06-21T00:00:00Z"/>
                <w:rFonts w:ascii="Aptos Narrow" w:hAnsi="Aptos Narrow" w:cstheme="minorHAnsi"/>
                <w:sz w:val="18"/>
              </w:rPr>
            </w:pPr>
            <w:ins w:id="453" w:author="Abbas Rizvi" w:date="2026-06-21T00:00:00Z">
              <w:r w:rsidRPr="008A34FA">
                <w:rPr>
                  <w:rFonts w:ascii="Aptos Narrow" w:hAnsi="Aptos Narrow" w:cstheme="minorHAnsi"/>
                  <w:sz w:val="18"/>
                </w:rPr>
                <w:t>AP3</w:t>
              </w:r>
            </w:ins>
          </w:p>
        </w:tc>
        <w:tc>
          <w:tcPr>
            <w:tcW w:w="1860" w:type="dxa"/>
          </w:tcPr>
          <w:p w14:paraId="1AED0027" w14:textId="77777777" w:rsidR="007D4094" w:rsidRPr="008A34FA" w:rsidRDefault="003C127A">
            <w:pPr>
              <w:rPr>
                <w:ins w:id="454" w:author="Abbas Rizvi" w:date="2026-06-21T00:00:00Z"/>
                <w:rFonts w:ascii="Aptos Narrow" w:hAnsi="Aptos Narrow" w:cstheme="minorHAnsi"/>
                <w:sz w:val="18"/>
              </w:rPr>
            </w:pPr>
            <w:ins w:id="455" w:author="Abbas Rizvi" w:date="2026-06-21T00:00:00Z">
              <w:r w:rsidRPr="008A34FA">
                <w:rPr>
                  <w:rFonts w:ascii="Aptos Narrow" w:hAnsi="Aptos Narrow" w:cstheme="minorHAnsi"/>
                  <w:sz w:val="18"/>
                </w:rPr>
                <w:t>5 GHz</w:t>
              </w:r>
            </w:ins>
          </w:p>
        </w:tc>
        <w:tc>
          <w:tcPr>
            <w:tcW w:w="1300" w:type="dxa"/>
          </w:tcPr>
          <w:p w14:paraId="112B8820" w14:textId="77777777" w:rsidR="007D4094" w:rsidRPr="008A34FA" w:rsidRDefault="003C127A">
            <w:pPr>
              <w:rPr>
                <w:ins w:id="456" w:author="Abbas Rizvi" w:date="2026-06-21T00:00:00Z"/>
                <w:rFonts w:ascii="Aptos Narrow" w:hAnsi="Aptos Narrow" w:cstheme="minorHAnsi"/>
                <w:sz w:val="18"/>
              </w:rPr>
            </w:pPr>
            <w:ins w:id="457" w:author="Abbas Rizvi" w:date="2026-06-21T00:00:00Z">
              <w:r w:rsidRPr="008A34FA">
                <w:rPr>
                  <w:rFonts w:ascii="Aptos Narrow" w:hAnsi="Aptos Narrow" w:cstheme="minorHAnsi"/>
                  <w:sz w:val="18"/>
                </w:rPr>
                <w:t>80 MHz</w:t>
              </w:r>
            </w:ins>
          </w:p>
        </w:tc>
        <w:tc>
          <w:tcPr>
            <w:tcW w:w="1100" w:type="dxa"/>
          </w:tcPr>
          <w:p w14:paraId="4E11F0B1" w14:textId="77777777" w:rsidR="007D4094" w:rsidRPr="008A34FA" w:rsidRDefault="003C127A">
            <w:pPr>
              <w:rPr>
                <w:ins w:id="458" w:author="Abbas Rizvi" w:date="2026-06-21T00:00:00Z"/>
                <w:rFonts w:ascii="Aptos Narrow" w:hAnsi="Aptos Narrow" w:cstheme="minorHAnsi"/>
                <w:sz w:val="18"/>
              </w:rPr>
            </w:pPr>
            <w:ins w:id="459" w:author="Abbas Rizvi" w:date="2026-06-21T00:00:00Z">
              <w:r w:rsidRPr="008A34FA">
                <w:rPr>
                  <w:rFonts w:ascii="Aptos Narrow" w:hAnsi="Aptos Narrow" w:cstheme="minorHAnsi"/>
                  <w:sz w:val="18"/>
                </w:rPr>
                <w:t>Kanal 44 (5220 MHz)</w:t>
              </w:r>
            </w:ins>
          </w:p>
        </w:tc>
        <w:tc>
          <w:tcPr>
            <w:tcW w:w="1600" w:type="dxa"/>
          </w:tcPr>
          <w:p w14:paraId="214B9191" w14:textId="77777777" w:rsidR="007D4094" w:rsidRPr="008A34FA" w:rsidRDefault="003C127A">
            <w:pPr>
              <w:rPr>
                <w:ins w:id="460" w:author="Abbas Rizvi" w:date="2026-06-21T00:00:00Z"/>
                <w:rFonts w:ascii="Aptos Narrow" w:hAnsi="Aptos Narrow" w:cstheme="minorHAnsi"/>
                <w:sz w:val="18"/>
              </w:rPr>
            </w:pPr>
            <w:ins w:id="461" w:author="Abbas Rizvi" w:date="2026-06-21T00:00:00Z">
              <w:r w:rsidRPr="008A34FA">
                <w:rPr>
                  <w:rFonts w:ascii="Aptos Narrow" w:hAnsi="Aptos Narrow" w:cstheme="minorHAnsi"/>
                  <w:sz w:val="18"/>
                </w:rPr>
                <w:t>15 dBm</w:t>
              </w:r>
            </w:ins>
          </w:p>
        </w:tc>
      </w:tr>
      <w:tr w:rsidR="007D4094" w:rsidRPr="008A34FA" w14:paraId="6797D939" w14:textId="77777777">
        <w:trPr>
          <w:ins w:id="462" w:author="Abbas Rizvi" w:date="2026-06-21T00:00:00Z"/>
        </w:trPr>
        <w:tc>
          <w:tcPr>
            <w:tcW w:w="1200" w:type="dxa"/>
          </w:tcPr>
          <w:p w14:paraId="31A92910" w14:textId="77777777" w:rsidR="007D4094" w:rsidRPr="008A34FA" w:rsidRDefault="003C127A">
            <w:pPr>
              <w:rPr>
                <w:ins w:id="463" w:author="Abbas Rizvi" w:date="2026-06-21T00:00:00Z"/>
                <w:rFonts w:ascii="Aptos Narrow" w:hAnsi="Aptos Narrow" w:cstheme="minorHAnsi"/>
                <w:sz w:val="18"/>
              </w:rPr>
            </w:pPr>
            <w:ins w:id="464" w:author="Abbas Rizvi" w:date="2026-06-21T00:00:00Z">
              <w:r w:rsidRPr="008A34FA">
                <w:rPr>
                  <w:rFonts w:ascii="Aptos Narrow" w:hAnsi="Aptos Narrow" w:cstheme="minorHAnsi"/>
                  <w:sz w:val="18"/>
                </w:rPr>
                <w:lastRenderedPageBreak/>
                <w:t>Wagen D</w:t>
              </w:r>
            </w:ins>
          </w:p>
        </w:tc>
        <w:tc>
          <w:tcPr>
            <w:tcW w:w="900" w:type="dxa"/>
          </w:tcPr>
          <w:p w14:paraId="41992028" w14:textId="77777777" w:rsidR="007D4094" w:rsidRPr="008A34FA" w:rsidRDefault="003C127A">
            <w:pPr>
              <w:rPr>
                <w:ins w:id="465" w:author="Abbas Rizvi" w:date="2026-06-21T00:00:00Z"/>
                <w:rFonts w:ascii="Aptos Narrow" w:hAnsi="Aptos Narrow" w:cstheme="minorHAnsi"/>
                <w:sz w:val="18"/>
              </w:rPr>
            </w:pPr>
            <w:ins w:id="466" w:author="Abbas Rizvi" w:date="2026-06-21T00:00:00Z">
              <w:r w:rsidRPr="008A34FA">
                <w:rPr>
                  <w:rFonts w:ascii="Aptos Narrow" w:hAnsi="Aptos Narrow" w:cstheme="minorHAnsi"/>
                  <w:sz w:val="18"/>
                </w:rPr>
                <w:t>AP4</w:t>
              </w:r>
            </w:ins>
          </w:p>
        </w:tc>
        <w:tc>
          <w:tcPr>
            <w:tcW w:w="1860" w:type="dxa"/>
          </w:tcPr>
          <w:p w14:paraId="2A73741A" w14:textId="77777777" w:rsidR="007D4094" w:rsidRPr="008A34FA" w:rsidRDefault="003C127A">
            <w:pPr>
              <w:rPr>
                <w:ins w:id="467" w:author="Abbas Rizvi" w:date="2026-06-21T00:00:00Z"/>
                <w:rFonts w:ascii="Aptos Narrow" w:hAnsi="Aptos Narrow" w:cstheme="minorHAnsi"/>
                <w:sz w:val="18"/>
              </w:rPr>
            </w:pPr>
            <w:ins w:id="468" w:author="Abbas Rizvi" w:date="2026-06-21T00:00:00Z">
              <w:r w:rsidRPr="008A34FA">
                <w:rPr>
                  <w:rFonts w:ascii="Aptos Narrow" w:hAnsi="Aptos Narrow" w:cstheme="minorHAnsi"/>
                  <w:sz w:val="18"/>
                </w:rPr>
                <w:t>2.4 GHz</w:t>
              </w:r>
            </w:ins>
          </w:p>
        </w:tc>
        <w:tc>
          <w:tcPr>
            <w:tcW w:w="1300" w:type="dxa"/>
          </w:tcPr>
          <w:p w14:paraId="2A39CD8F" w14:textId="77777777" w:rsidR="007D4094" w:rsidRPr="008A34FA" w:rsidRDefault="003C127A">
            <w:pPr>
              <w:rPr>
                <w:ins w:id="469" w:author="Abbas Rizvi" w:date="2026-06-21T00:00:00Z"/>
                <w:rFonts w:ascii="Aptos Narrow" w:hAnsi="Aptos Narrow" w:cstheme="minorHAnsi"/>
                <w:sz w:val="18"/>
              </w:rPr>
            </w:pPr>
            <w:ins w:id="470" w:author="Abbas Rizvi" w:date="2026-06-21T00:00:00Z">
              <w:r w:rsidRPr="008A34FA">
                <w:rPr>
                  <w:rFonts w:ascii="Aptos Narrow" w:hAnsi="Aptos Narrow" w:cstheme="minorHAnsi"/>
                  <w:sz w:val="18"/>
                </w:rPr>
                <w:t>20 MHz</w:t>
              </w:r>
            </w:ins>
          </w:p>
        </w:tc>
        <w:tc>
          <w:tcPr>
            <w:tcW w:w="1100" w:type="dxa"/>
          </w:tcPr>
          <w:p w14:paraId="068F9EB3" w14:textId="77777777" w:rsidR="007D4094" w:rsidRPr="008A34FA" w:rsidRDefault="003C127A">
            <w:pPr>
              <w:rPr>
                <w:ins w:id="471" w:author="Abbas Rizvi" w:date="2026-06-21T00:00:00Z"/>
                <w:rFonts w:ascii="Aptos Narrow" w:hAnsi="Aptos Narrow" w:cstheme="minorHAnsi"/>
                <w:sz w:val="18"/>
              </w:rPr>
            </w:pPr>
            <w:ins w:id="472" w:author="Abbas Rizvi" w:date="2026-06-21T00:00:00Z">
              <w:r w:rsidRPr="008A34FA">
                <w:rPr>
                  <w:rFonts w:ascii="Aptos Narrow" w:hAnsi="Aptos Narrow" w:cstheme="minorHAnsi"/>
                  <w:sz w:val="18"/>
                </w:rPr>
                <w:t>Kanal 11 (2462 MHz)</w:t>
              </w:r>
            </w:ins>
          </w:p>
        </w:tc>
        <w:tc>
          <w:tcPr>
            <w:tcW w:w="1600" w:type="dxa"/>
          </w:tcPr>
          <w:p w14:paraId="4EC7F1E6" w14:textId="77777777" w:rsidR="007D4094" w:rsidRPr="008A34FA" w:rsidRDefault="003C127A">
            <w:pPr>
              <w:rPr>
                <w:ins w:id="473" w:author="Abbas Rizvi" w:date="2026-06-21T00:00:00Z"/>
                <w:rFonts w:ascii="Aptos Narrow" w:hAnsi="Aptos Narrow" w:cstheme="minorHAnsi"/>
                <w:sz w:val="18"/>
              </w:rPr>
            </w:pPr>
            <w:ins w:id="474" w:author="Abbas Rizvi" w:date="2026-06-21T00:00:00Z">
              <w:r w:rsidRPr="008A34FA">
                <w:rPr>
                  <w:rFonts w:ascii="Aptos Narrow" w:hAnsi="Aptos Narrow" w:cstheme="minorHAnsi"/>
                  <w:sz w:val="18"/>
                </w:rPr>
                <w:t>15 dBm</w:t>
              </w:r>
            </w:ins>
          </w:p>
        </w:tc>
      </w:tr>
      <w:tr w:rsidR="007D4094" w:rsidRPr="008A34FA" w14:paraId="5E9F0AF0" w14:textId="77777777">
        <w:trPr>
          <w:ins w:id="475" w:author="Abbas Rizvi" w:date="2026-06-21T00:00:00Z"/>
        </w:trPr>
        <w:tc>
          <w:tcPr>
            <w:tcW w:w="1200" w:type="dxa"/>
          </w:tcPr>
          <w:p w14:paraId="47754349" w14:textId="77777777" w:rsidR="007D4094" w:rsidRPr="008A34FA" w:rsidRDefault="003C127A">
            <w:pPr>
              <w:rPr>
                <w:ins w:id="476" w:author="Abbas Rizvi" w:date="2026-06-21T00:00:00Z"/>
                <w:rFonts w:ascii="Aptos Narrow" w:hAnsi="Aptos Narrow" w:cstheme="minorHAnsi"/>
                <w:sz w:val="18"/>
              </w:rPr>
            </w:pPr>
            <w:ins w:id="477" w:author="Abbas Rizvi" w:date="2026-06-21T00:00:00Z">
              <w:r w:rsidRPr="008A34FA">
                <w:rPr>
                  <w:rFonts w:ascii="Aptos Narrow" w:hAnsi="Aptos Narrow" w:cstheme="minorHAnsi"/>
                  <w:sz w:val="18"/>
                </w:rPr>
                <w:t>Wagen E</w:t>
              </w:r>
            </w:ins>
          </w:p>
        </w:tc>
        <w:tc>
          <w:tcPr>
            <w:tcW w:w="900" w:type="dxa"/>
          </w:tcPr>
          <w:p w14:paraId="78A330B7" w14:textId="77777777" w:rsidR="007D4094" w:rsidRPr="008A34FA" w:rsidRDefault="003C127A">
            <w:pPr>
              <w:rPr>
                <w:ins w:id="478" w:author="Abbas Rizvi" w:date="2026-06-21T00:00:00Z"/>
                <w:rFonts w:ascii="Aptos Narrow" w:hAnsi="Aptos Narrow" w:cstheme="minorHAnsi"/>
                <w:sz w:val="18"/>
              </w:rPr>
            </w:pPr>
            <w:ins w:id="479" w:author="Abbas Rizvi" w:date="2026-06-21T00:00:00Z">
              <w:r w:rsidRPr="008A34FA">
                <w:rPr>
                  <w:rFonts w:ascii="Aptos Narrow" w:hAnsi="Aptos Narrow" w:cstheme="minorHAnsi"/>
                  <w:sz w:val="18"/>
                </w:rPr>
                <w:t>AP1</w:t>
              </w:r>
            </w:ins>
          </w:p>
        </w:tc>
        <w:tc>
          <w:tcPr>
            <w:tcW w:w="1860" w:type="dxa"/>
          </w:tcPr>
          <w:p w14:paraId="2790DD95" w14:textId="77777777" w:rsidR="007D4094" w:rsidRPr="008A34FA" w:rsidRDefault="003C127A">
            <w:pPr>
              <w:rPr>
                <w:ins w:id="480" w:author="Abbas Rizvi" w:date="2026-06-21T00:00:00Z"/>
                <w:rFonts w:ascii="Aptos Narrow" w:hAnsi="Aptos Narrow" w:cstheme="minorHAnsi"/>
                <w:sz w:val="18"/>
              </w:rPr>
            </w:pPr>
            <w:ins w:id="481" w:author="Abbas Rizvi" w:date="2026-06-21T00:00:00Z">
              <w:r w:rsidRPr="008A34FA">
                <w:rPr>
                  <w:rFonts w:ascii="Aptos Narrow" w:hAnsi="Aptos Narrow" w:cstheme="minorHAnsi"/>
                  <w:sz w:val="18"/>
                </w:rPr>
                <w:t>5 GHz</w:t>
              </w:r>
            </w:ins>
          </w:p>
        </w:tc>
        <w:tc>
          <w:tcPr>
            <w:tcW w:w="1300" w:type="dxa"/>
          </w:tcPr>
          <w:p w14:paraId="7B9175C4" w14:textId="77777777" w:rsidR="007D4094" w:rsidRPr="008A34FA" w:rsidRDefault="003C127A">
            <w:pPr>
              <w:rPr>
                <w:ins w:id="482" w:author="Abbas Rizvi" w:date="2026-06-21T00:00:00Z"/>
                <w:rFonts w:ascii="Aptos Narrow" w:hAnsi="Aptos Narrow" w:cstheme="minorHAnsi"/>
                <w:sz w:val="18"/>
              </w:rPr>
            </w:pPr>
            <w:ins w:id="483" w:author="Abbas Rizvi" w:date="2026-06-21T00:00:00Z">
              <w:r w:rsidRPr="008A34FA">
                <w:rPr>
                  <w:rFonts w:ascii="Aptos Narrow" w:hAnsi="Aptos Narrow" w:cstheme="minorHAnsi"/>
                  <w:sz w:val="18"/>
                </w:rPr>
                <w:t>80 MHz</w:t>
              </w:r>
            </w:ins>
          </w:p>
        </w:tc>
        <w:tc>
          <w:tcPr>
            <w:tcW w:w="1100" w:type="dxa"/>
          </w:tcPr>
          <w:p w14:paraId="165FDBD6" w14:textId="77777777" w:rsidR="007D4094" w:rsidRPr="008A34FA" w:rsidRDefault="003C127A">
            <w:pPr>
              <w:rPr>
                <w:ins w:id="484" w:author="Abbas Rizvi" w:date="2026-06-21T00:00:00Z"/>
                <w:rFonts w:ascii="Aptos Narrow" w:hAnsi="Aptos Narrow" w:cstheme="minorHAnsi"/>
                <w:sz w:val="18"/>
              </w:rPr>
            </w:pPr>
            <w:ins w:id="485" w:author="Abbas Rizvi" w:date="2026-06-21T00:00:00Z">
              <w:r w:rsidRPr="008A34FA">
                <w:rPr>
                  <w:rFonts w:ascii="Aptos Narrow" w:hAnsi="Aptos Narrow" w:cstheme="minorHAnsi"/>
                  <w:sz w:val="18"/>
                </w:rPr>
                <w:t>Kanal 36 (5180 MHz)</w:t>
              </w:r>
            </w:ins>
          </w:p>
        </w:tc>
        <w:tc>
          <w:tcPr>
            <w:tcW w:w="1600" w:type="dxa"/>
          </w:tcPr>
          <w:p w14:paraId="76816F7D" w14:textId="77777777" w:rsidR="007D4094" w:rsidRPr="008A34FA" w:rsidRDefault="003C127A">
            <w:pPr>
              <w:rPr>
                <w:ins w:id="486" w:author="Abbas Rizvi" w:date="2026-06-21T00:00:00Z"/>
                <w:rFonts w:ascii="Aptos Narrow" w:hAnsi="Aptos Narrow" w:cstheme="minorHAnsi"/>
                <w:sz w:val="18"/>
              </w:rPr>
            </w:pPr>
            <w:ins w:id="487" w:author="Abbas Rizvi" w:date="2026-06-21T00:00:00Z">
              <w:r w:rsidRPr="008A34FA">
                <w:rPr>
                  <w:rFonts w:ascii="Aptos Narrow" w:hAnsi="Aptos Narrow" w:cstheme="minorHAnsi"/>
                  <w:sz w:val="18"/>
                </w:rPr>
                <w:t>15 dBm</w:t>
              </w:r>
            </w:ins>
          </w:p>
        </w:tc>
      </w:tr>
      <w:tr w:rsidR="007D4094" w:rsidRPr="008A34FA" w14:paraId="41748A91" w14:textId="77777777">
        <w:trPr>
          <w:ins w:id="488" w:author="Abbas Rizvi" w:date="2026-06-21T00:00:00Z"/>
        </w:trPr>
        <w:tc>
          <w:tcPr>
            <w:tcW w:w="1200" w:type="dxa"/>
          </w:tcPr>
          <w:p w14:paraId="16739532" w14:textId="77777777" w:rsidR="007D4094" w:rsidRPr="008A34FA" w:rsidRDefault="003C127A">
            <w:pPr>
              <w:rPr>
                <w:ins w:id="489" w:author="Abbas Rizvi" w:date="2026-06-21T00:00:00Z"/>
                <w:rFonts w:ascii="Aptos Narrow" w:hAnsi="Aptos Narrow" w:cstheme="minorHAnsi"/>
                <w:sz w:val="18"/>
              </w:rPr>
            </w:pPr>
            <w:ins w:id="490" w:author="Abbas Rizvi" w:date="2026-06-21T00:00:00Z">
              <w:r w:rsidRPr="008A34FA">
                <w:rPr>
                  <w:rFonts w:ascii="Aptos Narrow" w:hAnsi="Aptos Narrow" w:cstheme="minorHAnsi"/>
                  <w:sz w:val="18"/>
                </w:rPr>
                <w:t>Wagen E</w:t>
              </w:r>
            </w:ins>
          </w:p>
        </w:tc>
        <w:tc>
          <w:tcPr>
            <w:tcW w:w="900" w:type="dxa"/>
          </w:tcPr>
          <w:p w14:paraId="6B2F6A3D" w14:textId="77777777" w:rsidR="007D4094" w:rsidRPr="008A34FA" w:rsidRDefault="003C127A">
            <w:pPr>
              <w:rPr>
                <w:ins w:id="491" w:author="Abbas Rizvi" w:date="2026-06-21T00:00:00Z"/>
                <w:rFonts w:ascii="Aptos Narrow" w:hAnsi="Aptos Narrow" w:cstheme="minorHAnsi"/>
                <w:sz w:val="18"/>
              </w:rPr>
            </w:pPr>
            <w:ins w:id="492" w:author="Abbas Rizvi" w:date="2026-06-21T00:00:00Z">
              <w:r w:rsidRPr="008A34FA">
                <w:rPr>
                  <w:rFonts w:ascii="Aptos Narrow" w:hAnsi="Aptos Narrow" w:cstheme="minorHAnsi"/>
                  <w:sz w:val="18"/>
                </w:rPr>
                <w:t>AP2</w:t>
              </w:r>
            </w:ins>
          </w:p>
        </w:tc>
        <w:tc>
          <w:tcPr>
            <w:tcW w:w="1860" w:type="dxa"/>
          </w:tcPr>
          <w:p w14:paraId="150BA684" w14:textId="77777777" w:rsidR="007D4094" w:rsidRPr="008A34FA" w:rsidRDefault="003C127A">
            <w:pPr>
              <w:rPr>
                <w:ins w:id="493" w:author="Abbas Rizvi" w:date="2026-06-21T00:00:00Z"/>
                <w:rFonts w:ascii="Aptos Narrow" w:hAnsi="Aptos Narrow" w:cstheme="minorHAnsi"/>
                <w:sz w:val="18"/>
              </w:rPr>
            </w:pPr>
            <w:ins w:id="494" w:author="Abbas Rizvi" w:date="2026-06-21T00:00:00Z">
              <w:r w:rsidRPr="008A34FA">
                <w:rPr>
                  <w:rFonts w:ascii="Aptos Narrow" w:hAnsi="Aptos Narrow" w:cstheme="minorHAnsi"/>
                  <w:sz w:val="18"/>
                </w:rPr>
                <w:t>2.4 GHz</w:t>
              </w:r>
            </w:ins>
          </w:p>
        </w:tc>
        <w:tc>
          <w:tcPr>
            <w:tcW w:w="1300" w:type="dxa"/>
          </w:tcPr>
          <w:p w14:paraId="7AFFCF45" w14:textId="77777777" w:rsidR="007D4094" w:rsidRPr="008A34FA" w:rsidRDefault="003C127A">
            <w:pPr>
              <w:rPr>
                <w:ins w:id="495" w:author="Abbas Rizvi" w:date="2026-06-21T00:00:00Z"/>
                <w:rFonts w:ascii="Aptos Narrow" w:hAnsi="Aptos Narrow" w:cstheme="minorHAnsi"/>
                <w:sz w:val="18"/>
              </w:rPr>
            </w:pPr>
            <w:ins w:id="496" w:author="Abbas Rizvi" w:date="2026-06-21T00:00:00Z">
              <w:r w:rsidRPr="008A34FA">
                <w:rPr>
                  <w:rFonts w:ascii="Aptos Narrow" w:hAnsi="Aptos Narrow" w:cstheme="minorHAnsi"/>
                  <w:sz w:val="18"/>
                </w:rPr>
                <w:t>20 MHz</w:t>
              </w:r>
            </w:ins>
          </w:p>
        </w:tc>
        <w:tc>
          <w:tcPr>
            <w:tcW w:w="1100" w:type="dxa"/>
          </w:tcPr>
          <w:p w14:paraId="42BF888C" w14:textId="77777777" w:rsidR="007D4094" w:rsidRPr="008A34FA" w:rsidRDefault="003C127A">
            <w:pPr>
              <w:rPr>
                <w:ins w:id="497" w:author="Abbas Rizvi" w:date="2026-06-21T00:00:00Z"/>
                <w:rFonts w:ascii="Aptos Narrow" w:hAnsi="Aptos Narrow" w:cstheme="minorHAnsi"/>
                <w:sz w:val="18"/>
              </w:rPr>
            </w:pPr>
            <w:ins w:id="498" w:author="Abbas Rizvi" w:date="2026-06-21T00:00:00Z">
              <w:r w:rsidRPr="008A34FA">
                <w:rPr>
                  <w:rFonts w:ascii="Aptos Narrow" w:hAnsi="Aptos Narrow" w:cstheme="minorHAnsi"/>
                  <w:sz w:val="18"/>
                </w:rPr>
                <w:t>Kanal 1 (2412 MHz)</w:t>
              </w:r>
            </w:ins>
          </w:p>
        </w:tc>
        <w:tc>
          <w:tcPr>
            <w:tcW w:w="1600" w:type="dxa"/>
          </w:tcPr>
          <w:p w14:paraId="48E62DB6" w14:textId="77777777" w:rsidR="007D4094" w:rsidRPr="008A34FA" w:rsidRDefault="003C127A">
            <w:pPr>
              <w:rPr>
                <w:ins w:id="499" w:author="Abbas Rizvi" w:date="2026-06-21T00:00:00Z"/>
                <w:rFonts w:ascii="Aptos Narrow" w:hAnsi="Aptos Narrow" w:cstheme="minorHAnsi"/>
                <w:sz w:val="18"/>
              </w:rPr>
            </w:pPr>
            <w:ins w:id="500" w:author="Abbas Rizvi" w:date="2026-06-21T00:00:00Z">
              <w:r w:rsidRPr="008A34FA">
                <w:rPr>
                  <w:rFonts w:ascii="Aptos Narrow" w:hAnsi="Aptos Narrow" w:cstheme="minorHAnsi"/>
                  <w:sz w:val="18"/>
                </w:rPr>
                <w:t>15 dBm</w:t>
              </w:r>
            </w:ins>
          </w:p>
        </w:tc>
      </w:tr>
      <w:tr w:rsidR="007D4094" w:rsidRPr="008A34FA" w14:paraId="4C01C1A3" w14:textId="77777777">
        <w:trPr>
          <w:ins w:id="501" w:author="Abbas Rizvi" w:date="2026-06-21T00:00:00Z"/>
        </w:trPr>
        <w:tc>
          <w:tcPr>
            <w:tcW w:w="1200" w:type="dxa"/>
          </w:tcPr>
          <w:p w14:paraId="2EF4A249" w14:textId="77777777" w:rsidR="007D4094" w:rsidRPr="008A34FA" w:rsidRDefault="003C127A">
            <w:pPr>
              <w:rPr>
                <w:ins w:id="502" w:author="Abbas Rizvi" w:date="2026-06-21T00:00:00Z"/>
                <w:rFonts w:ascii="Aptos Narrow" w:hAnsi="Aptos Narrow" w:cstheme="minorHAnsi"/>
                <w:sz w:val="18"/>
              </w:rPr>
            </w:pPr>
            <w:ins w:id="503" w:author="Abbas Rizvi" w:date="2026-06-21T00:00:00Z">
              <w:r w:rsidRPr="008A34FA">
                <w:rPr>
                  <w:rFonts w:ascii="Aptos Narrow" w:hAnsi="Aptos Narrow" w:cstheme="minorHAnsi"/>
                  <w:sz w:val="18"/>
                </w:rPr>
                <w:t>Wagen E</w:t>
              </w:r>
            </w:ins>
          </w:p>
        </w:tc>
        <w:tc>
          <w:tcPr>
            <w:tcW w:w="900" w:type="dxa"/>
          </w:tcPr>
          <w:p w14:paraId="7A029A8A" w14:textId="77777777" w:rsidR="007D4094" w:rsidRPr="008A34FA" w:rsidRDefault="003C127A">
            <w:pPr>
              <w:rPr>
                <w:ins w:id="504" w:author="Abbas Rizvi" w:date="2026-06-21T00:00:00Z"/>
                <w:rFonts w:ascii="Aptos Narrow" w:hAnsi="Aptos Narrow" w:cstheme="minorHAnsi"/>
                <w:sz w:val="18"/>
              </w:rPr>
            </w:pPr>
            <w:ins w:id="505" w:author="Abbas Rizvi" w:date="2026-06-21T00:00:00Z">
              <w:r w:rsidRPr="008A34FA">
                <w:rPr>
                  <w:rFonts w:ascii="Aptos Narrow" w:hAnsi="Aptos Narrow" w:cstheme="minorHAnsi"/>
                  <w:sz w:val="18"/>
                </w:rPr>
                <w:t>AP3</w:t>
              </w:r>
            </w:ins>
          </w:p>
        </w:tc>
        <w:tc>
          <w:tcPr>
            <w:tcW w:w="1860" w:type="dxa"/>
          </w:tcPr>
          <w:p w14:paraId="50EFA009" w14:textId="77777777" w:rsidR="007D4094" w:rsidRPr="008A34FA" w:rsidRDefault="003C127A">
            <w:pPr>
              <w:rPr>
                <w:ins w:id="506" w:author="Abbas Rizvi" w:date="2026-06-21T00:00:00Z"/>
                <w:rFonts w:ascii="Aptos Narrow" w:hAnsi="Aptos Narrow" w:cstheme="minorHAnsi"/>
                <w:sz w:val="18"/>
              </w:rPr>
            </w:pPr>
            <w:ins w:id="507" w:author="Abbas Rizvi" w:date="2026-06-21T00:00:00Z">
              <w:r w:rsidRPr="008A34FA">
                <w:rPr>
                  <w:rFonts w:ascii="Aptos Narrow" w:hAnsi="Aptos Narrow" w:cstheme="minorHAnsi"/>
                  <w:sz w:val="18"/>
                </w:rPr>
                <w:t>2.4 GHz</w:t>
              </w:r>
            </w:ins>
          </w:p>
        </w:tc>
        <w:tc>
          <w:tcPr>
            <w:tcW w:w="1300" w:type="dxa"/>
          </w:tcPr>
          <w:p w14:paraId="13DB5582" w14:textId="77777777" w:rsidR="007D4094" w:rsidRPr="008A34FA" w:rsidRDefault="003C127A">
            <w:pPr>
              <w:rPr>
                <w:ins w:id="508" w:author="Abbas Rizvi" w:date="2026-06-21T00:00:00Z"/>
                <w:rFonts w:ascii="Aptos Narrow" w:hAnsi="Aptos Narrow" w:cstheme="minorHAnsi"/>
                <w:sz w:val="18"/>
              </w:rPr>
            </w:pPr>
            <w:ins w:id="509" w:author="Abbas Rizvi" w:date="2026-06-21T00:00:00Z">
              <w:r w:rsidRPr="008A34FA">
                <w:rPr>
                  <w:rFonts w:ascii="Aptos Narrow" w:hAnsi="Aptos Narrow" w:cstheme="minorHAnsi"/>
                  <w:sz w:val="18"/>
                </w:rPr>
                <w:t>20 MHz</w:t>
              </w:r>
            </w:ins>
          </w:p>
        </w:tc>
        <w:tc>
          <w:tcPr>
            <w:tcW w:w="1100" w:type="dxa"/>
          </w:tcPr>
          <w:p w14:paraId="606C26B4" w14:textId="77777777" w:rsidR="007D4094" w:rsidRPr="008A34FA" w:rsidRDefault="003C127A">
            <w:pPr>
              <w:rPr>
                <w:ins w:id="510" w:author="Abbas Rizvi" w:date="2026-06-21T00:00:00Z"/>
                <w:rFonts w:ascii="Aptos Narrow" w:hAnsi="Aptos Narrow" w:cstheme="minorHAnsi"/>
                <w:sz w:val="18"/>
              </w:rPr>
            </w:pPr>
            <w:ins w:id="511" w:author="Abbas Rizvi" w:date="2026-06-21T00:00:00Z">
              <w:r w:rsidRPr="008A34FA">
                <w:rPr>
                  <w:rFonts w:ascii="Aptos Narrow" w:hAnsi="Aptos Narrow" w:cstheme="minorHAnsi"/>
                  <w:sz w:val="18"/>
                </w:rPr>
                <w:t>Kanal 11 (2462 MHz)</w:t>
              </w:r>
            </w:ins>
          </w:p>
        </w:tc>
        <w:tc>
          <w:tcPr>
            <w:tcW w:w="1600" w:type="dxa"/>
          </w:tcPr>
          <w:p w14:paraId="3015B65C" w14:textId="77777777" w:rsidR="007D4094" w:rsidRPr="008A34FA" w:rsidRDefault="003C127A">
            <w:pPr>
              <w:rPr>
                <w:ins w:id="512" w:author="Abbas Rizvi" w:date="2026-06-21T00:00:00Z"/>
                <w:rFonts w:ascii="Aptos Narrow" w:hAnsi="Aptos Narrow" w:cstheme="minorHAnsi"/>
                <w:sz w:val="18"/>
              </w:rPr>
            </w:pPr>
            <w:ins w:id="513" w:author="Abbas Rizvi" w:date="2026-06-21T00:00:00Z">
              <w:r w:rsidRPr="008A34FA">
                <w:rPr>
                  <w:rFonts w:ascii="Aptos Narrow" w:hAnsi="Aptos Narrow" w:cstheme="minorHAnsi"/>
                  <w:sz w:val="18"/>
                </w:rPr>
                <w:t>15 dBm</w:t>
              </w:r>
            </w:ins>
          </w:p>
        </w:tc>
      </w:tr>
      <w:tr w:rsidR="007D4094" w:rsidRPr="008A34FA" w14:paraId="05151476" w14:textId="77777777">
        <w:trPr>
          <w:ins w:id="514" w:author="Abbas Rizvi" w:date="2026-06-21T00:00:00Z"/>
        </w:trPr>
        <w:tc>
          <w:tcPr>
            <w:tcW w:w="1200" w:type="dxa"/>
          </w:tcPr>
          <w:p w14:paraId="7A6E585D" w14:textId="77777777" w:rsidR="007D4094" w:rsidRPr="008A34FA" w:rsidRDefault="003C127A">
            <w:pPr>
              <w:rPr>
                <w:ins w:id="515" w:author="Abbas Rizvi" w:date="2026-06-21T00:00:00Z"/>
                <w:rFonts w:ascii="Aptos Narrow" w:hAnsi="Aptos Narrow" w:cstheme="minorHAnsi"/>
                <w:sz w:val="18"/>
              </w:rPr>
            </w:pPr>
            <w:ins w:id="516" w:author="Abbas Rizvi" w:date="2026-06-21T00:00:00Z">
              <w:r w:rsidRPr="008A34FA">
                <w:rPr>
                  <w:rFonts w:ascii="Aptos Narrow" w:hAnsi="Aptos Narrow" w:cstheme="minorHAnsi"/>
                  <w:sz w:val="18"/>
                </w:rPr>
                <w:t>Wagen E</w:t>
              </w:r>
            </w:ins>
          </w:p>
        </w:tc>
        <w:tc>
          <w:tcPr>
            <w:tcW w:w="900" w:type="dxa"/>
          </w:tcPr>
          <w:p w14:paraId="7640D2EE" w14:textId="77777777" w:rsidR="007D4094" w:rsidRPr="008A34FA" w:rsidRDefault="003C127A">
            <w:pPr>
              <w:rPr>
                <w:ins w:id="517" w:author="Abbas Rizvi" w:date="2026-06-21T00:00:00Z"/>
                <w:rFonts w:ascii="Aptos Narrow" w:hAnsi="Aptos Narrow" w:cstheme="minorHAnsi"/>
                <w:sz w:val="18"/>
              </w:rPr>
            </w:pPr>
            <w:ins w:id="518" w:author="Abbas Rizvi" w:date="2026-06-21T00:00:00Z">
              <w:r w:rsidRPr="008A34FA">
                <w:rPr>
                  <w:rFonts w:ascii="Aptos Narrow" w:hAnsi="Aptos Narrow" w:cstheme="minorHAnsi"/>
                  <w:sz w:val="18"/>
                </w:rPr>
                <w:t>AP4</w:t>
              </w:r>
            </w:ins>
          </w:p>
        </w:tc>
        <w:tc>
          <w:tcPr>
            <w:tcW w:w="1860" w:type="dxa"/>
          </w:tcPr>
          <w:p w14:paraId="2FE8EB13" w14:textId="77777777" w:rsidR="007D4094" w:rsidRPr="008A34FA" w:rsidRDefault="003C127A">
            <w:pPr>
              <w:rPr>
                <w:ins w:id="519" w:author="Abbas Rizvi" w:date="2026-06-21T00:00:00Z"/>
                <w:rFonts w:ascii="Aptos Narrow" w:hAnsi="Aptos Narrow" w:cstheme="minorHAnsi"/>
                <w:sz w:val="18"/>
              </w:rPr>
            </w:pPr>
            <w:ins w:id="520" w:author="Abbas Rizvi" w:date="2026-06-21T00:00:00Z">
              <w:r w:rsidRPr="008A34FA">
                <w:rPr>
                  <w:rFonts w:ascii="Aptos Narrow" w:hAnsi="Aptos Narrow" w:cstheme="minorHAnsi"/>
                  <w:sz w:val="18"/>
                </w:rPr>
                <w:t>5 GHz</w:t>
              </w:r>
            </w:ins>
          </w:p>
        </w:tc>
        <w:tc>
          <w:tcPr>
            <w:tcW w:w="1300" w:type="dxa"/>
          </w:tcPr>
          <w:p w14:paraId="158F0010" w14:textId="77777777" w:rsidR="007D4094" w:rsidRPr="008A34FA" w:rsidRDefault="003C127A">
            <w:pPr>
              <w:rPr>
                <w:ins w:id="521" w:author="Abbas Rizvi" w:date="2026-06-21T00:00:00Z"/>
                <w:rFonts w:ascii="Aptos Narrow" w:hAnsi="Aptos Narrow" w:cstheme="minorHAnsi"/>
                <w:sz w:val="18"/>
              </w:rPr>
            </w:pPr>
            <w:ins w:id="522" w:author="Abbas Rizvi" w:date="2026-06-21T00:00:00Z">
              <w:r w:rsidRPr="008A34FA">
                <w:rPr>
                  <w:rFonts w:ascii="Aptos Narrow" w:hAnsi="Aptos Narrow" w:cstheme="minorHAnsi"/>
                  <w:sz w:val="18"/>
                </w:rPr>
                <w:t>80 MHz</w:t>
              </w:r>
            </w:ins>
          </w:p>
        </w:tc>
        <w:tc>
          <w:tcPr>
            <w:tcW w:w="1100" w:type="dxa"/>
          </w:tcPr>
          <w:p w14:paraId="2A021638" w14:textId="77777777" w:rsidR="007D4094" w:rsidRPr="008A34FA" w:rsidRDefault="003C127A">
            <w:pPr>
              <w:rPr>
                <w:ins w:id="523" w:author="Abbas Rizvi" w:date="2026-06-21T00:00:00Z"/>
                <w:rFonts w:ascii="Aptos Narrow" w:hAnsi="Aptos Narrow" w:cstheme="minorHAnsi"/>
                <w:sz w:val="18"/>
              </w:rPr>
            </w:pPr>
            <w:ins w:id="524" w:author="Abbas Rizvi" w:date="2026-06-21T00:00:00Z">
              <w:r w:rsidRPr="008A34FA">
                <w:rPr>
                  <w:rFonts w:ascii="Aptos Narrow" w:hAnsi="Aptos Narrow" w:cstheme="minorHAnsi"/>
                  <w:sz w:val="18"/>
                </w:rPr>
                <w:t>Kanal 44 (5220 MHz)</w:t>
              </w:r>
            </w:ins>
          </w:p>
        </w:tc>
        <w:tc>
          <w:tcPr>
            <w:tcW w:w="1600" w:type="dxa"/>
          </w:tcPr>
          <w:p w14:paraId="2D1B22DC" w14:textId="77777777" w:rsidR="007D4094" w:rsidRPr="008A34FA" w:rsidRDefault="003C127A">
            <w:pPr>
              <w:rPr>
                <w:ins w:id="525" w:author="Abbas Rizvi" w:date="2026-06-21T00:00:00Z"/>
                <w:rFonts w:ascii="Aptos Narrow" w:hAnsi="Aptos Narrow" w:cstheme="minorHAnsi"/>
                <w:sz w:val="18"/>
              </w:rPr>
            </w:pPr>
            <w:ins w:id="526" w:author="Abbas Rizvi" w:date="2026-06-21T00:00:00Z">
              <w:r w:rsidRPr="008A34FA">
                <w:rPr>
                  <w:rFonts w:ascii="Aptos Narrow" w:hAnsi="Aptos Narrow" w:cstheme="minorHAnsi"/>
                  <w:sz w:val="18"/>
                </w:rPr>
                <w:t>15 dBm</w:t>
              </w:r>
            </w:ins>
          </w:p>
        </w:tc>
      </w:tr>
      <w:tr w:rsidR="007D4094" w:rsidRPr="008A34FA" w14:paraId="3CEF2E98" w14:textId="77777777">
        <w:trPr>
          <w:ins w:id="527" w:author="Abbas Rizvi" w:date="2026-06-21T00:00:00Z"/>
        </w:trPr>
        <w:tc>
          <w:tcPr>
            <w:tcW w:w="1200" w:type="dxa"/>
          </w:tcPr>
          <w:p w14:paraId="14BEB1BC" w14:textId="77777777" w:rsidR="007D4094" w:rsidRPr="008A34FA" w:rsidRDefault="003C127A">
            <w:pPr>
              <w:rPr>
                <w:ins w:id="528" w:author="Abbas Rizvi" w:date="2026-06-21T00:00:00Z"/>
                <w:rFonts w:ascii="Aptos Narrow" w:hAnsi="Aptos Narrow" w:cstheme="minorHAnsi"/>
                <w:sz w:val="18"/>
              </w:rPr>
            </w:pPr>
            <w:ins w:id="529" w:author="Abbas Rizvi" w:date="2026-06-21T00:00:00Z">
              <w:r w:rsidRPr="008A34FA">
                <w:rPr>
                  <w:rFonts w:ascii="Aptos Narrow" w:hAnsi="Aptos Narrow" w:cstheme="minorHAnsi"/>
                  <w:sz w:val="18"/>
                </w:rPr>
                <w:t>Wagen F</w:t>
              </w:r>
            </w:ins>
          </w:p>
        </w:tc>
        <w:tc>
          <w:tcPr>
            <w:tcW w:w="900" w:type="dxa"/>
          </w:tcPr>
          <w:p w14:paraId="72B53BFB" w14:textId="77777777" w:rsidR="007D4094" w:rsidRPr="008A34FA" w:rsidRDefault="003C127A">
            <w:pPr>
              <w:rPr>
                <w:ins w:id="530" w:author="Abbas Rizvi" w:date="2026-06-21T00:00:00Z"/>
                <w:rFonts w:ascii="Aptos Narrow" w:hAnsi="Aptos Narrow" w:cstheme="minorHAnsi"/>
                <w:sz w:val="18"/>
              </w:rPr>
            </w:pPr>
            <w:ins w:id="531" w:author="Abbas Rizvi" w:date="2026-06-21T00:00:00Z">
              <w:r w:rsidRPr="008A34FA">
                <w:rPr>
                  <w:rFonts w:ascii="Aptos Narrow" w:hAnsi="Aptos Narrow" w:cstheme="minorHAnsi"/>
                  <w:sz w:val="18"/>
                </w:rPr>
                <w:t>AP1</w:t>
              </w:r>
            </w:ins>
          </w:p>
        </w:tc>
        <w:tc>
          <w:tcPr>
            <w:tcW w:w="1860" w:type="dxa"/>
          </w:tcPr>
          <w:p w14:paraId="2DCAFF5A" w14:textId="77777777" w:rsidR="007D4094" w:rsidRPr="008A34FA" w:rsidRDefault="003C127A">
            <w:pPr>
              <w:rPr>
                <w:ins w:id="532" w:author="Abbas Rizvi" w:date="2026-06-21T00:00:00Z"/>
                <w:rFonts w:ascii="Aptos Narrow" w:hAnsi="Aptos Narrow" w:cstheme="minorHAnsi"/>
                <w:sz w:val="18"/>
              </w:rPr>
            </w:pPr>
            <w:ins w:id="533" w:author="Abbas Rizvi" w:date="2026-06-21T00:00:00Z">
              <w:r w:rsidRPr="008A34FA">
                <w:rPr>
                  <w:rFonts w:ascii="Aptos Narrow" w:hAnsi="Aptos Narrow" w:cstheme="minorHAnsi"/>
                  <w:sz w:val="18"/>
                </w:rPr>
                <w:t>5 GHz</w:t>
              </w:r>
            </w:ins>
          </w:p>
        </w:tc>
        <w:tc>
          <w:tcPr>
            <w:tcW w:w="1300" w:type="dxa"/>
          </w:tcPr>
          <w:p w14:paraId="5FB2DA36" w14:textId="77777777" w:rsidR="007D4094" w:rsidRPr="008A34FA" w:rsidRDefault="003C127A">
            <w:pPr>
              <w:rPr>
                <w:ins w:id="534" w:author="Abbas Rizvi" w:date="2026-06-21T00:00:00Z"/>
                <w:rFonts w:ascii="Aptos Narrow" w:hAnsi="Aptos Narrow" w:cstheme="minorHAnsi"/>
                <w:sz w:val="18"/>
              </w:rPr>
            </w:pPr>
            <w:ins w:id="535" w:author="Abbas Rizvi" w:date="2026-06-21T00:00:00Z">
              <w:r w:rsidRPr="008A34FA">
                <w:rPr>
                  <w:rFonts w:ascii="Aptos Narrow" w:hAnsi="Aptos Narrow" w:cstheme="minorHAnsi"/>
                  <w:sz w:val="18"/>
                </w:rPr>
                <w:t>80 MHz</w:t>
              </w:r>
            </w:ins>
          </w:p>
        </w:tc>
        <w:tc>
          <w:tcPr>
            <w:tcW w:w="1100" w:type="dxa"/>
          </w:tcPr>
          <w:p w14:paraId="6B6A447F" w14:textId="77777777" w:rsidR="007D4094" w:rsidRPr="008A34FA" w:rsidRDefault="003C127A">
            <w:pPr>
              <w:rPr>
                <w:ins w:id="536" w:author="Abbas Rizvi" w:date="2026-06-21T00:00:00Z"/>
                <w:rFonts w:ascii="Aptos Narrow" w:hAnsi="Aptos Narrow" w:cstheme="minorHAnsi"/>
                <w:sz w:val="18"/>
              </w:rPr>
            </w:pPr>
            <w:ins w:id="537" w:author="Abbas Rizvi" w:date="2026-06-21T00:00:00Z">
              <w:r w:rsidRPr="008A34FA">
                <w:rPr>
                  <w:rFonts w:ascii="Aptos Narrow" w:hAnsi="Aptos Narrow" w:cstheme="minorHAnsi"/>
                  <w:sz w:val="18"/>
                </w:rPr>
                <w:t>Kanal 36 (5180 MHz)</w:t>
              </w:r>
            </w:ins>
          </w:p>
        </w:tc>
        <w:tc>
          <w:tcPr>
            <w:tcW w:w="1600" w:type="dxa"/>
          </w:tcPr>
          <w:p w14:paraId="66D2B824" w14:textId="77777777" w:rsidR="007D4094" w:rsidRPr="008A34FA" w:rsidRDefault="003C127A">
            <w:pPr>
              <w:rPr>
                <w:ins w:id="538" w:author="Abbas Rizvi" w:date="2026-06-21T00:00:00Z"/>
                <w:rFonts w:ascii="Aptos Narrow" w:hAnsi="Aptos Narrow" w:cstheme="minorHAnsi"/>
                <w:sz w:val="18"/>
              </w:rPr>
            </w:pPr>
            <w:ins w:id="539" w:author="Abbas Rizvi" w:date="2026-06-21T00:00:00Z">
              <w:r w:rsidRPr="008A34FA">
                <w:rPr>
                  <w:rFonts w:ascii="Aptos Narrow" w:hAnsi="Aptos Narrow" w:cstheme="minorHAnsi"/>
                  <w:sz w:val="18"/>
                </w:rPr>
                <w:t>15 dBm</w:t>
              </w:r>
            </w:ins>
          </w:p>
        </w:tc>
      </w:tr>
      <w:tr w:rsidR="007D4094" w:rsidRPr="008A34FA" w14:paraId="498E50CE" w14:textId="77777777">
        <w:trPr>
          <w:ins w:id="540" w:author="Abbas Rizvi" w:date="2026-06-21T00:00:00Z"/>
        </w:trPr>
        <w:tc>
          <w:tcPr>
            <w:tcW w:w="1200" w:type="dxa"/>
          </w:tcPr>
          <w:p w14:paraId="3EDB5E2D" w14:textId="77777777" w:rsidR="007D4094" w:rsidRPr="008A34FA" w:rsidRDefault="003C127A">
            <w:pPr>
              <w:rPr>
                <w:ins w:id="541" w:author="Abbas Rizvi" w:date="2026-06-21T00:00:00Z"/>
                <w:rFonts w:ascii="Aptos Narrow" w:hAnsi="Aptos Narrow" w:cstheme="minorHAnsi"/>
                <w:sz w:val="18"/>
              </w:rPr>
            </w:pPr>
            <w:ins w:id="542" w:author="Abbas Rizvi" w:date="2026-06-21T00:00:00Z">
              <w:r w:rsidRPr="008A34FA">
                <w:rPr>
                  <w:rFonts w:ascii="Aptos Narrow" w:hAnsi="Aptos Narrow" w:cstheme="minorHAnsi"/>
                  <w:sz w:val="18"/>
                </w:rPr>
                <w:t>Wagen F</w:t>
              </w:r>
            </w:ins>
          </w:p>
        </w:tc>
        <w:tc>
          <w:tcPr>
            <w:tcW w:w="900" w:type="dxa"/>
          </w:tcPr>
          <w:p w14:paraId="00B8BFD7" w14:textId="77777777" w:rsidR="007D4094" w:rsidRPr="008A34FA" w:rsidRDefault="003C127A">
            <w:pPr>
              <w:rPr>
                <w:ins w:id="543" w:author="Abbas Rizvi" w:date="2026-06-21T00:00:00Z"/>
                <w:rFonts w:ascii="Aptos Narrow" w:hAnsi="Aptos Narrow" w:cstheme="minorHAnsi"/>
                <w:sz w:val="18"/>
              </w:rPr>
            </w:pPr>
            <w:ins w:id="544" w:author="Abbas Rizvi" w:date="2026-06-21T00:00:00Z">
              <w:r w:rsidRPr="008A34FA">
                <w:rPr>
                  <w:rFonts w:ascii="Aptos Narrow" w:hAnsi="Aptos Narrow" w:cstheme="minorHAnsi"/>
                  <w:sz w:val="18"/>
                </w:rPr>
                <w:t>AP2</w:t>
              </w:r>
            </w:ins>
          </w:p>
        </w:tc>
        <w:tc>
          <w:tcPr>
            <w:tcW w:w="1860" w:type="dxa"/>
          </w:tcPr>
          <w:p w14:paraId="4AA44644" w14:textId="77777777" w:rsidR="007D4094" w:rsidRPr="008A34FA" w:rsidRDefault="003C127A">
            <w:pPr>
              <w:rPr>
                <w:ins w:id="545" w:author="Abbas Rizvi" w:date="2026-06-21T00:00:00Z"/>
                <w:rFonts w:ascii="Aptos Narrow" w:hAnsi="Aptos Narrow" w:cstheme="minorHAnsi"/>
                <w:sz w:val="18"/>
              </w:rPr>
            </w:pPr>
            <w:ins w:id="546" w:author="Abbas Rizvi" w:date="2026-06-21T00:00:00Z">
              <w:r w:rsidRPr="008A34FA">
                <w:rPr>
                  <w:rFonts w:ascii="Aptos Narrow" w:hAnsi="Aptos Narrow" w:cstheme="minorHAnsi"/>
                  <w:sz w:val="18"/>
                </w:rPr>
                <w:t>2.4 GHz</w:t>
              </w:r>
            </w:ins>
          </w:p>
        </w:tc>
        <w:tc>
          <w:tcPr>
            <w:tcW w:w="1300" w:type="dxa"/>
          </w:tcPr>
          <w:p w14:paraId="1B286A29" w14:textId="77777777" w:rsidR="007D4094" w:rsidRPr="008A34FA" w:rsidRDefault="003C127A">
            <w:pPr>
              <w:rPr>
                <w:ins w:id="547" w:author="Abbas Rizvi" w:date="2026-06-21T00:00:00Z"/>
                <w:rFonts w:ascii="Aptos Narrow" w:hAnsi="Aptos Narrow" w:cstheme="minorHAnsi"/>
                <w:sz w:val="18"/>
              </w:rPr>
            </w:pPr>
            <w:ins w:id="548" w:author="Abbas Rizvi" w:date="2026-06-21T00:00:00Z">
              <w:r w:rsidRPr="008A34FA">
                <w:rPr>
                  <w:rFonts w:ascii="Aptos Narrow" w:hAnsi="Aptos Narrow" w:cstheme="minorHAnsi"/>
                  <w:sz w:val="18"/>
                </w:rPr>
                <w:t>20 MHz</w:t>
              </w:r>
            </w:ins>
          </w:p>
        </w:tc>
        <w:tc>
          <w:tcPr>
            <w:tcW w:w="1100" w:type="dxa"/>
          </w:tcPr>
          <w:p w14:paraId="787D6276" w14:textId="77777777" w:rsidR="007D4094" w:rsidRPr="008A34FA" w:rsidRDefault="003C127A">
            <w:pPr>
              <w:rPr>
                <w:ins w:id="549" w:author="Abbas Rizvi" w:date="2026-06-21T00:00:00Z"/>
                <w:rFonts w:ascii="Aptos Narrow" w:hAnsi="Aptos Narrow" w:cstheme="minorHAnsi"/>
                <w:sz w:val="18"/>
              </w:rPr>
            </w:pPr>
            <w:ins w:id="550" w:author="Abbas Rizvi" w:date="2026-06-21T00:00:00Z">
              <w:r w:rsidRPr="008A34FA">
                <w:rPr>
                  <w:rFonts w:ascii="Aptos Narrow" w:hAnsi="Aptos Narrow" w:cstheme="minorHAnsi"/>
                  <w:sz w:val="18"/>
                </w:rPr>
                <w:t>Kanal 1 (2412 MHz)</w:t>
              </w:r>
            </w:ins>
          </w:p>
        </w:tc>
        <w:tc>
          <w:tcPr>
            <w:tcW w:w="1600" w:type="dxa"/>
          </w:tcPr>
          <w:p w14:paraId="7D373237" w14:textId="77777777" w:rsidR="007D4094" w:rsidRPr="008A34FA" w:rsidRDefault="003C127A">
            <w:pPr>
              <w:rPr>
                <w:ins w:id="551" w:author="Abbas Rizvi" w:date="2026-06-21T00:00:00Z"/>
                <w:rFonts w:ascii="Aptos Narrow" w:hAnsi="Aptos Narrow" w:cstheme="minorHAnsi"/>
                <w:sz w:val="18"/>
              </w:rPr>
            </w:pPr>
            <w:ins w:id="552" w:author="Abbas Rizvi" w:date="2026-06-21T00:00:00Z">
              <w:r w:rsidRPr="008A34FA">
                <w:rPr>
                  <w:rFonts w:ascii="Aptos Narrow" w:hAnsi="Aptos Narrow" w:cstheme="minorHAnsi"/>
                  <w:sz w:val="18"/>
                </w:rPr>
                <w:t>15 dBm</w:t>
              </w:r>
            </w:ins>
          </w:p>
        </w:tc>
      </w:tr>
      <w:tr w:rsidR="007D4094" w:rsidRPr="008A34FA" w14:paraId="03D2F92B" w14:textId="77777777">
        <w:trPr>
          <w:ins w:id="553" w:author="Abbas Rizvi" w:date="2026-06-21T00:00:00Z"/>
        </w:trPr>
        <w:tc>
          <w:tcPr>
            <w:tcW w:w="1200" w:type="dxa"/>
          </w:tcPr>
          <w:p w14:paraId="73BECD2B" w14:textId="77777777" w:rsidR="007D4094" w:rsidRPr="008A34FA" w:rsidRDefault="003C127A">
            <w:pPr>
              <w:rPr>
                <w:ins w:id="554" w:author="Abbas Rizvi" w:date="2026-06-21T00:00:00Z"/>
                <w:rFonts w:ascii="Aptos Narrow" w:hAnsi="Aptos Narrow" w:cstheme="minorHAnsi"/>
                <w:sz w:val="18"/>
              </w:rPr>
            </w:pPr>
            <w:ins w:id="555" w:author="Abbas Rizvi" w:date="2026-06-21T00:00:00Z">
              <w:r w:rsidRPr="008A34FA">
                <w:rPr>
                  <w:rFonts w:ascii="Aptos Narrow" w:hAnsi="Aptos Narrow" w:cstheme="minorHAnsi"/>
                  <w:sz w:val="18"/>
                </w:rPr>
                <w:t>Wagen F</w:t>
              </w:r>
            </w:ins>
          </w:p>
        </w:tc>
        <w:tc>
          <w:tcPr>
            <w:tcW w:w="900" w:type="dxa"/>
          </w:tcPr>
          <w:p w14:paraId="79D1DEC2" w14:textId="77777777" w:rsidR="007D4094" w:rsidRPr="008A34FA" w:rsidRDefault="003C127A">
            <w:pPr>
              <w:rPr>
                <w:ins w:id="556" w:author="Abbas Rizvi" w:date="2026-06-21T00:00:00Z"/>
                <w:rFonts w:ascii="Aptos Narrow" w:hAnsi="Aptos Narrow" w:cstheme="minorHAnsi"/>
                <w:sz w:val="18"/>
              </w:rPr>
            </w:pPr>
            <w:ins w:id="557" w:author="Abbas Rizvi" w:date="2026-06-21T00:00:00Z">
              <w:r w:rsidRPr="008A34FA">
                <w:rPr>
                  <w:rFonts w:ascii="Aptos Narrow" w:hAnsi="Aptos Narrow" w:cstheme="minorHAnsi"/>
                  <w:sz w:val="18"/>
                </w:rPr>
                <w:t>AP3</w:t>
              </w:r>
            </w:ins>
          </w:p>
        </w:tc>
        <w:tc>
          <w:tcPr>
            <w:tcW w:w="1860" w:type="dxa"/>
          </w:tcPr>
          <w:p w14:paraId="035BA74D" w14:textId="77777777" w:rsidR="007D4094" w:rsidRPr="008A34FA" w:rsidRDefault="003C127A">
            <w:pPr>
              <w:rPr>
                <w:ins w:id="558" w:author="Abbas Rizvi" w:date="2026-06-21T00:00:00Z"/>
                <w:rFonts w:ascii="Aptos Narrow" w:hAnsi="Aptos Narrow" w:cstheme="minorHAnsi"/>
                <w:sz w:val="18"/>
              </w:rPr>
            </w:pPr>
            <w:ins w:id="559" w:author="Abbas Rizvi" w:date="2026-06-21T00:00:00Z">
              <w:r w:rsidRPr="008A34FA">
                <w:rPr>
                  <w:rFonts w:ascii="Aptos Narrow" w:hAnsi="Aptos Narrow" w:cstheme="minorHAnsi"/>
                  <w:sz w:val="18"/>
                </w:rPr>
                <w:t>2.4 GHz</w:t>
              </w:r>
            </w:ins>
          </w:p>
        </w:tc>
        <w:tc>
          <w:tcPr>
            <w:tcW w:w="1300" w:type="dxa"/>
          </w:tcPr>
          <w:p w14:paraId="6E2DDAF5" w14:textId="77777777" w:rsidR="007D4094" w:rsidRPr="008A34FA" w:rsidRDefault="003C127A">
            <w:pPr>
              <w:rPr>
                <w:ins w:id="560" w:author="Abbas Rizvi" w:date="2026-06-21T00:00:00Z"/>
                <w:rFonts w:ascii="Aptos Narrow" w:hAnsi="Aptos Narrow" w:cstheme="minorHAnsi"/>
                <w:sz w:val="18"/>
              </w:rPr>
            </w:pPr>
            <w:ins w:id="561" w:author="Abbas Rizvi" w:date="2026-06-21T00:00:00Z">
              <w:r w:rsidRPr="008A34FA">
                <w:rPr>
                  <w:rFonts w:ascii="Aptos Narrow" w:hAnsi="Aptos Narrow" w:cstheme="minorHAnsi"/>
                  <w:sz w:val="18"/>
                </w:rPr>
                <w:t>20 MHz</w:t>
              </w:r>
            </w:ins>
          </w:p>
        </w:tc>
        <w:tc>
          <w:tcPr>
            <w:tcW w:w="1100" w:type="dxa"/>
          </w:tcPr>
          <w:p w14:paraId="7035ECBA" w14:textId="77777777" w:rsidR="007D4094" w:rsidRPr="008A34FA" w:rsidRDefault="003C127A">
            <w:pPr>
              <w:rPr>
                <w:ins w:id="562" w:author="Abbas Rizvi" w:date="2026-06-21T00:00:00Z"/>
                <w:rFonts w:ascii="Aptos Narrow" w:hAnsi="Aptos Narrow" w:cstheme="minorHAnsi"/>
                <w:sz w:val="18"/>
              </w:rPr>
            </w:pPr>
            <w:ins w:id="563" w:author="Abbas Rizvi" w:date="2026-06-21T00:00:00Z">
              <w:r w:rsidRPr="008A34FA">
                <w:rPr>
                  <w:rFonts w:ascii="Aptos Narrow" w:hAnsi="Aptos Narrow" w:cstheme="minorHAnsi"/>
                  <w:sz w:val="18"/>
                </w:rPr>
                <w:t>Kanal 11 (2462 MHz)</w:t>
              </w:r>
            </w:ins>
          </w:p>
        </w:tc>
        <w:tc>
          <w:tcPr>
            <w:tcW w:w="1600" w:type="dxa"/>
          </w:tcPr>
          <w:p w14:paraId="5FC781FF" w14:textId="77777777" w:rsidR="007D4094" w:rsidRPr="008A34FA" w:rsidRDefault="003C127A">
            <w:pPr>
              <w:rPr>
                <w:ins w:id="564" w:author="Abbas Rizvi" w:date="2026-06-21T00:00:00Z"/>
                <w:rFonts w:ascii="Aptos Narrow" w:hAnsi="Aptos Narrow" w:cstheme="minorHAnsi"/>
                <w:sz w:val="18"/>
              </w:rPr>
            </w:pPr>
            <w:ins w:id="565" w:author="Abbas Rizvi" w:date="2026-06-21T00:00:00Z">
              <w:r w:rsidRPr="008A34FA">
                <w:rPr>
                  <w:rFonts w:ascii="Aptos Narrow" w:hAnsi="Aptos Narrow" w:cstheme="minorHAnsi"/>
                  <w:sz w:val="18"/>
                </w:rPr>
                <w:t>15 dBm</w:t>
              </w:r>
            </w:ins>
          </w:p>
        </w:tc>
      </w:tr>
      <w:tr w:rsidR="007D4094" w:rsidRPr="008A34FA" w14:paraId="4613AE6B" w14:textId="77777777">
        <w:trPr>
          <w:ins w:id="566" w:author="Abbas Rizvi" w:date="2026-06-21T00:00:00Z"/>
        </w:trPr>
        <w:tc>
          <w:tcPr>
            <w:tcW w:w="1200" w:type="dxa"/>
          </w:tcPr>
          <w:p w14:paraId="4FAD9ED1" w14:textId="77777777" w:rsidR="007D4094" w:rsidRPr="008A34FA" w:rsidRDefault="003C127A">
            <w:pPr>
              <w:rPr>
                <w:ins w:id="567" w:author="Abbas Rizvi" w:date="2026-06-21T00:00:00Z"/>
                <w:rFonts w:ascii="Aptos Narrow" w:hAnsi="Aptos Narrow" w:cstheme="minorHAnsi"/>
                <w:sz w:val="18"/>
              </w:rPr>
            </w:pPr>
            <w:ins w:id="568" w:author="Abbas Rizvi" w:date="2026-06-21T00:00:00Z">
              <w:r w:rsidRPr="008A34FA">
                <w:rPr>
                  <w:rFonts w:ascii="Aptos Narrow" w:hAnsi="Aptos Narrow" w:cstheme="minorHAnsi"/>
                  <w:sz w:val="18"/>
                </w:rPr>
                <w:t>Wagen F</w:t>
              </w:r>
            </w:ins>
          </w:p>
        </w:tc>
        <w:tc>
          <w:tcPr>
            <w:tcW w:w="900" w:type="dxa"/>
          </w:tcPr>
          <w:p w14:paraId="52B29A9B" w14:textId="77777777" w:rsidR="007D4094" w:rsidRPr="008A34FA" w:rsidRDefault="003C127A">
            <w:pPr>
              <w:rPr>
                <w:ins w:id="569" w:author="Abbas Rizvi" w:date="2026-06-21T00:00:00Z"/>
                <w:rFonts w:ascii="Aptos Narrow" w:hAnsi="Aptos Narrow" w:cstheme="minorHAnsi"/>
                <w:sz w:val="18"/>
              </w:rPr>
            </w:pPr>
            <w:ins w:id="570" w:author="Abbas Rizvi" w:date="2026-06-21T00:00:00Z">
              <w:r w:rsidRPr="008A34FA">
                <w:rPr>
                  <w:rFonts w:ascii="Aptos Narrow" w:hAnsi="Aptos Narrow" w:cstheme="minorHAnsi"/>
                  <w:sz w:val="18"/>
                </w:rPr>
                <w:t>AP4</w:t>
              </w:r>
            </w:ins>
          </w:p>
        </w:tc>
        <w:tc>
          <w:tcPr>
            <w:tcW w:w="1860" w:type="dxa"/>
          </w:tcPr>
          <w:p w14:paraId="28E20E9E" w14:textId="77777777" w:rsidR="007D4094" w:rsidRPr="008A34FA" w:rsidRDefault="003C127A">
            <w:pPr>
              <w:rPr>
                <w:ins w:id="571" w:author="Abbas Rizvi" w:date="2026-06-21T00:00:00Z"/>
                <w:rFonts w:ascii="Aptos Narrow" w:hAnsi="Aptos Narrow" w:cstheme="minorHAnsi"/>
                <w:sz w:val="18"/>
              </w:rPr>
            </w:pPr>
            <w:ins w:id="572" w:author="Abbas Rizvi" w:date="2026-06-21T00:00:00Z">
              <w:r w:rsidRPr="008A34FA">
                <w:rPr>
                  <w:rFonts w:ascii="Aptos Narrow" w:hAnsi="Aptos Narrow" w:cstheme="minorHAnsi"/>
                  <w:sz w:val="18"/>
                </w:rPr>
                <w:t>5 GHz</w:t>
              </w:r>
            </w:ins>
          </w:p>
        </w:tc>
        <w:tc>
          <w:tcPr>
            <w:tcW w:w="1300" w:type="dxa"/>
          </w:tcPr>
          <w:p w14:paraId="035782DE" w14:textId="77777777" w:rsidR="007D4094" w:rsidRPr="008A34FA" w:rsidRDefault="003C127A">
            <w:pPr>
              <w:rPr>
                <w:ins w:id="573" w:author="Abbas Rizvi" w:date="2026-06-21T00:00:00Z"/>
                <w:rFonts w:ascii="Aptos Narrow" w:hAnsi="Aptos Narrow" w:cstheme="minorHAnsi"/>
                <w:sz w:val="18"/>
              </w:rPr>
            </w:pPr>
            <w:ins w:id="574" w:author="Abbas Rizvi" w:date="2026-06-21T00:00:00Z">
              <w:r w:rsidRPr="008A34FA">
                <w:rPr>
                  <w:rFonts w:ascii="Aptos Narrow" w:hAnsi="Aptos Narrow" w:cstheme="minorHAnsi"/>
                  <w:sz w:val="18"/>
                </w:rPr>
                <w:t>80 MHz</w:t>
              </w:r>
            </w:ins>
          </w:p>
        </w:tc>
        <w:tc>
          <w:tcPr>
            <w:tcW w:w="1100" w:type="dxa"/>
          </w:tcPr>
          <w:p w14:paraId="4F442C5B" w14:textId="77777777" w:rsidR="007D4094" w:rsidRPr="008A34FA" w:rsidRDefault="003C127A">
            <w:pPr>
              <w:rPr>
                <w:ins w:id="575" w:author="Abbas Rizvi" w:date="2026-06-21T00:00:00Z"/>
                <w:rFonts w:ascii="Aptos Narrow" w:hAnsi="Aptos Narrow" w:cstheme="minorHAnsi"/>
                <w:sz w:val="18"/>
              </w:rPr>
            </w:pPr>
            <w:ins w:id="576" w:author="Abbas Rizvi" w:date="2026-06-21T00:00:00Z">
              <w:r w:rsidRPr="008A34FA">
                <w:rPr>
                  <w:rFonts w:ascii="Aptos Narrow" w:hAnsi="Aptos Narrow" w:cstheme="minorHAnsi"/>
                  <w:sz w:val="18"/>
                </w:rPr>
                <w:t>Kanal 44 (5220 MHz)</w:t>
              </w:r>
            </w:ins>
          </w:p>
        </w:tc>
        <w:tc>
          <w:tcPr>
            <w:tcW w:w="1600" w:type="dxa"/>
          </w:tcPr>
          <w:p w14:paraId="05667142" w14:textId="77777777" w:rsidR="007D4094" w:rsidRPr="008A34FA" w:rsidRDefault="003C127A">
            <w:pPr>
              <w:rPr>
                <w:ins w:id="577" w:author="Abbas Rizvi" w:date="2026-06-21T00:00:00Z"/>
                <w:rFonts w:ascii="Aptos Narrow" w:hAnsi="Aptos Narrow" w:cstheme="minorHAnsi"/>
                <w:sz w:val="18"/>
              </w:rPr>
            </w:pPr>
            <w:ins w:id="578" w:author="Abbas Rizvi" w:date="2026-06-21T00:00:00Z">
              <w:r w:rsidRPr="008A34FA">
                <w:rPr>
                  <w:rFonts w:ascii="Aptos Narrow" w:hAnsi="Aptos Narrow" w:cstheme="minorHAnsi"/>
                  <w:sz w:val="18"/>
                </w:rPr>
                <w:t>15 dBm</w:t>
              </w:r>
            </w:ins>
          </w:p>
        </w:tc>
      </w:tr>
      <w:tr w:rsidR="007D4094" w:rsidRPr="008A34FA" w14:paraId="03B2FC70" w14:textId="77777777">
        <w:trPr>
          <w:ins w:id="579" w:author="Abbas Rizvi" w:date="2026-06-21T00:00:00Z"/>
        </w:trPr>
        <w:tc>
          <w:tcPr>
            <w:tcW w:w="1200" w:type="dxa"/>
          </w:tcPr>
          <w:p w14:paraId="7C17169C" w14:textId="77777777" w:rsidR="007D4094" w:rsidRPr="008A34FA" w:rsidRDefault="003C127A">
            <w:pPr>
              <w:rPr>
                <w:ins w:id="580" w:author="Abbas Rizvi" w:date="2026-06-21T00:00:00Z"/>
                <w:rFonts w:ascii="Aptos Narrow" w:hAnsi="Aptos Narrow" w:cstheme="minorHAnsi"/>
                <w:sz w:val="18"/>
              </w:rPr>
            </w:pPr>
            <w:ins w:id="581" w:author="Abbas Rizvi" w:date="2026-06-21T00:00:00Z">
              <w:r w:rsidRPr="008A34FA">
                <w:rPr>
                  <w:rFonts w:ascii="Aptos Narrow" w:hAnsi="Aptos Narrow" w:cstheme="minorHAnsi"/>
                  <w:sz w:val="18"/>
                </w:rPr>
                <w:t>Wagen B</w:t>
              </w:r>
            </w:ins>
          </w:p>
        </w:tc>
        <w:tc>
          <w:tcPr>
            <w:tcW w:w="900" w:type="dxa"/>
          </w:tcPr>
          <w:p w14:paraId="1CCB536A" w14:textId="77777777" w:rsidR="007D4094" w:rsidRPr="008A34FA" w:rsidRDefault="003C127A">
            <w:pPr>
              <w:rPr>
                <w:ins w:id="582" w:author="Abbas Rizvi" w:date="2026-06-21T00:00:00Z"/>
                <w:rFonts w:ascii="Aptos Narrow" w:hAnsi="Aptos Narrow" w:cstheme="minorHAnsi"/>
                <w:sz w:val="18"/>
              </w:rPr>
            </w:pPr>
            <w:ins w:id="583" w:author="Abbas Rizvi" w:date="2026-06-21T00:00:00Z">
              <w:r w:rsidRPr="008A34FA">
                <w:rPr>
                  <w:rFonts w:ascii="Aptos Narrow" w:hAnsi="Aptos Narrow" w:cstheme="minorHAnsi"/>
                  <w:sz w:val="18"/>
                </w:rPr>
                <w:t>AP1</w:t>
              </w:r>
            </w:ins>
          </w:p>
        </w:tc>
        <w:tc>
          <w:tcPr>
            <w:tcW w:w="1860" w:type="dxa"/>
          </w:tcPr>
          <w:p w14:paraId="3F4BBCFC" w14:textId="77777777" w:rsidR="007D4094" w:rsidRPr="008A34FA" w:rsidRDefault="003C127A">
            <w:pPr>
              <w:rPr>
                <w:ins w:id="584" w:author="Abbas Rizvi" w:date="2026-06-21T00:00:00Z"/>
                <w:rFonts w:ascii="Aptos Narrow" w:hAnsi="Aptos Narrow" w:cstheme="minorHAnsi"/>
                <w:sz w:val="18"/>
              </w:rPr>
            </w:pPr>
            <w:ins w:id="585" w:author="Abbas Rizvi" w:date="2026-06-21T00:00:00Z">
              <w:r w:rsidRPr="008A34FA">
                <w:rPr>
                  <w:rFonts w:ascii="Aptos Narrow" w:hAnsi="Aptos Narrow" w:cstheme="minorHAnsi"/>
                  <w:sz w:val="18"/>
                </w:rPr>
                <w:t>5 GHz</w:t>
              </w:r>
            </w:ins>
          </w:p>
        </w:tc>
        <w:tc>
          <w:tcPr>
            <w:tcW w:w="1300" w:type="dxa"/>
          </w:tcPr>
          <w:p w14:paraId="579DE138" w14:textId="77777777" w:rsidR="007D4094" w:rsidRPr="008A34FA" w:rsidRDefault="003C127A">
            <w:pPr>
              <w:rPr>
                <w:ins w:id="586" w:author="Abbas Rizvi" w:date="2026-06-21T00:00:00Z"/>
                <w:rFonts w:ascii="Aptos Narrow" w:hAnsi="Aptos Narrow" w:cstheme="minorHAnsi"/>
                <w:sz w:val="18"/>
              </w:rPr>
            </w:pPr>
            <w:ins w:id="587" w:author="Abbas Rizvi" w:date="2026-06-21T00:00:00Z">
              <w:r w:rsidRPr="008A34FA">
                <w:rPr>
                  <w:rFonts w:ascii="Aptos Narrow" w:hAnsi="Aptos Narrow" w:cstheme="minorHAnsi"/>
                  <w:sz w:val="18"/>
                </w:rPr>
                <w:t>80 MHz</w:t>
              </w:r>
            </w:ins>
          </w:p>
        </w:tc>
        <w:tc>
          <w:tcPr>
            <w:tcW w:w="1100" w:type="dxa"/>
          </w:tcPr>
          <w:p w14:paraId="5ED5FABB" w14:textId="77777777" w:rsidR="007D4094" w:rsidRPr="008A34FA" w:rsidRDefault="003C127A">
            <w:pPr>
              <w:rPr>
                <w:ins w:id="588" w:author="Abbas Rizvi" w:date="2026-06-21T00:00:00Z"/>
                <w:rFonts w:ascii="Aptos Narrow" w:hAnsi="Aptos Narrow" w:cstheme="minorHAnsi"/>
                <w:sz w:val="18"/>
              </w:rPr>
            </w:pPr>
            <w:ins w:id="589" w:author="Abbas Rizvi" w:date="2026-06-21T00:00:00Z">
              <w:r w:rsidRPr="008A34FA">
                <w:rPr>
                  <w:rFonts w:ascii="Aptos Narrow" w:hAnsi="Aptos Narrow" w:cstheme="minorHAnsi"/>
                  <w:sz w:val="18"/>
                </w:rPr>
                <w:t>Kanal 36 (5180 MHz)</w:t>
              </w:r>
            </w:ins>
          </w:p>
        </w:tc>
        <w:tc>
          <w:tcPr>
            <w:tcW w:w="1600" w:type="dxa"/>
          </w:tcPr>
          <w:p w14:paraId="5200CC85" w14:textId="77777777" w:rsidR="007D4094" w:rsidRPr="008A34FA" w:rsidRDefault="003C127A">
            <w:pPr>
              <w:rPr>
                <w:ins w:id="590" w:author="Abbas Rizvi" w:date="2026-06-21T00:00:00Z"/>
                <w:rFonts w:ascii="Aptos Narrow" w:hAnsi="Aptos Narrow" w:cstheme="minorHAnsi"/>
                <w:sz w:val="18"/>
              </w:rPr>
            </w:pPr>
            <w:ins w:id="591" w:author="Abbas Rizvi" w:date="2026-06-21T00:00:00Z">
              <w:r w:rsidRPr="008A34FA">
                <w:rPr>
                  <w:rFonts w:ascii="Aptos Narrow" w:hAnsi="Aptos Narrow" w:cstheme="minorHAnsi"/>
                  <w:sz w:val="18"/>
                </w:rPr>
                <w:t>15 dBm</w:t>
              </w:r>
            </w:ins>
          </w:p>
        </w:tc>
      </w:tr>
      <w:tr w:rsidR="007D4094" w:rsidRPr="008A34FA" w14:paraId="57DC17C5" w14:textId="77777777">
        <w:trPr>
          <w:ins w:id="592" w:author="Abbas Rizvi" w:date="2026-06-21T00:00:00Z"/>
        </w:trPr>
        <w:tc>
          <w:tcPr>
            <w:tcW w:w="1200" w:type="dxa"/>
          </w:tcPr>
          <w:p w14:paraId="048AFA4E" w14:textId="77777777" w:rsidR="007D4094" w:rsidRPr="008A34FA" w:rsidRDefault="003C127A">
            <w:pPr>
              <w:rPr>
                <w:ins w:id="593" w:author="Abbas Rizvi" w:date="2026-06-21T00:00:00Z"/>
                <w:rFonts w:ascii="Aptos Narrow" w:hAnsi="Aptos Narrow" w:cstheme="minorHAnsi"/>
                <w:sz w:val="18"/>
              </w:rPr>
            </w:pPr>
            <w:ins w:id="594" w:author="Abbas Rizvi" w:date="2026-06-21T00:00:00Z">
              <w:r w:rsidRPr="008A34FA">
                <w:rPr>
                  <w:rFonts w:ascii="Aptos Narrow" w:hAnsi="Aptos Narrow" w:cstheme="minorHAnsi"/>
                  <w:sz w:val="18"/>
                </w:rPr>
                <w:t>Wagen B</w:t>
              </w:r>
            </w:ins>
          </w:p>
        </w:tc>
        <w:tc>
          <w:tcPr>
            <w:tcW w:w="900" w:type="dxa"/>
          </w:tcPr>
          <w:p w14:paraId="62B13CDA" w14:textId="77777777" w:rsidR="007D4094" w:rsidRPr="008A34FA" w:rsidRDefault="003C127A">
            <w:pPr>
              <w:rPr>
                <w:ins w:id="595" w:author="Abbas Rizvi" w:date="2026-06-21T00:00:00Z"/>
                <w:rFonts w:ascii="Aptos Narrow" w:hAnsi="Aptos Narrow" w:cstheme="minorHAnsi"/>
                <w:sz w:val="18"/>
              </w:rPr>
            </w:pPr>
            <w:ins w:id="596" w:author="Abbas Rizvi" w:date="2026-06-21T00:00:00Z">
              <w:r w:rsidRPr="008A34FA">
                <w:rPr>
                  <w:rFonts w:ascii="Aptos Narrow" w:hAnsi="Aptos Narrow" w:cstheme="minorHAnsi"/>
                  <w:sz w:val="18"/>
                </w:rPr>
                <w:t>AP2</w:t>
              </w:r>
            </w:ins>
          </w:p>
        </w:tc>
        <w:tc>
          <w:tcPr>
            <w:tcW w:w="1860" w:type="dxa"/>
          </w:tcPr>
          <w:p w14:paraId="44787214" w14:textId="77777777" w:rsidR="007D4094" w:rsidRPr="008A34FA" w:rsidRDefault="003C127A">
            <w:pPr>
              <w:rPr>
                <w:ins w:id="597" w:author="Abbas Rizvi" w:date="2026-06-21T00:00:00Z"/>
                <w:rFonts w:ascii="Aptos Narrow" w:hAnsi="Aptos Narrow" w:cstheme="minorHAnsi"/>
                <w:sz w:val="18"/>
              </w:rPr>
            </w:pPr>
            <w:ins w:id="598" w:author="Abbas Rizvi" w:date="2026-06-21T00:00:00Z">
              <w:r w:rsidRPr="008A34FA">
                <w:rPr>
                  <w:rFonts w:ascii="Aptos Narrow" w:hAnsi="Aptos Narrow" w:cstheme="minorHAnsi"/>
                  <w:sz w:val="18"/>
                </w:rPr>
                <w:t>2.4 GHz</w:t>
              </w:r>
            </w:ins>
          </w:p>
        </w:tc>
        <w:tc>
          <w:tcPr>
            <w:tcW w:w="1300" w:type="dxa"/>
          </w:tcPr>
          <w:p w14:paraId="5BBD3EE8" w14:textId="77777777" w:rsidR="007D4094" w:rsidRPr="008A34FA" w:rsidRDefault="003C127A">
            <w:pPr>
              <w:rPr>
                <w:ins w:id="599" w:author="Abbas Rizvi" w:date="2026-06-21T00:00:00Z"/>
                <w:rFonts w:ascii="Aptos Narrow" w:hAnsi="Aptos Narrow" w:cstheme="minorHAnsi"/>
                <w:sz w:val="18"/>
              </w:rPr>
            </w:pPr>
            <w:ins w:id="600" w:author="Abbas Rizvi" w:date="2026-06-21T00:00:00Z">
              <w:r w:rsidRPr="008A34FA">
                <w:rPr>
                  <w:rFonts w:ascii="Aptos Narrow" w:hAnsi="Aptos Narrow" w:cstheme="minorHAnsi"/>
                  <w:sz w:val="18"/>
                </w:rPr>
                <w:t>20 MHz</w:t>
              </w:r>
            </w:ins>
          </w:p>
        </w:tc>
        <w:tc>
          <w:tcPr>
            <w:tcW w:w="1100" w:type="dxa"/>
          </w:tcPr>
          <w:p w14:paraId="06233BBA" w14:textId="77777777" w:rsidR="007D4094" w:rsidRPr="008A34FA" w:rsidRDefault="003C127A">
            <w:pPr>
              <w:rPr>
                <w:ins w:id="601" w:author="Abbas Rizvi" w:date="2026-06-21T00:00:00Z"/>
                <w:rFonts w:ascii="Aptos Narrow" w:hAnsi="Aptos Narrow" w:cstheme="minorHAnsi"/>
                <w:sz w:val="18"/>
              </w:rPr>
            </w:pPr>
            <w:ins w:id="602" w:author="Abbas Rizvi" w:date="2026-06-21T00:00:00Z">
              <w:r w:rsidRPr="008A34FA">
                <w:rPr>
                  <w:rFonts w:ascii="Aptos Narrow" w:hAnsi="Aptos Narrow" w:cstheme="minorHAnsi"/>
                  <w:sz w:val="18"/>
                </w:rPr>
                <w:t>Kanal 1 (2412 MHz)</w:t>
              </w:r>
            </w:ins>
          </w:p>
        </w:tc>
        <w:tc>
          <w:tcPr>
            <w:tcW w:w="1600" w:type="dxa"/>
          </w:tcPr>
          <w:p w14:paraId="10B70233" w14:textId="77777777" w:rsidR="007D4094" w:rsidRPr="008A34FA" w:rsidRDefault="003C127A">
            <w:pPr>
              <w:rPr>
                <w:ins w:id="603" w:author="Abbas Rizvi" w:date="2026-06-21T00:00:00Z"/>
                <w:rFonts w:ascii="Aptos Narrow" w:hAnsi="Aptos Narrow" w:cstheme="minorHAnsi"/>
                <w:sz w:val="18"/>
              </w:rPr>
            </w:pPr>
            <w:ins w:id="604" w:author="Abbas Rizvi" w:date="2026-06-21T00:00:00Z">
              <w:r w:rsidRPr="008A34FA">
                <w:rPr>
                  <w:rFonts w:ascii="Aptos Narrow" w:hAnsi="Aptos Narrow" w:cstheme="minorHAnsi"/>
                  <w:sz w:val="18"/>
                </w:rPr>
                <w:t>15 dBm</w:t>
              </w:r>
            </w:ins>
          </w:p>
        </w:tc>
      </w:tr>
      <w:tr w:rsidR="007D4094" w:rsidRPr="008A34FA" w14:paraId="35C2F991" w14:textId="77777777">
        <w:trPr>
          <w:ins w:id="605" w:author="Abbas Rizvi" w:date="2026-06-21T00:00:00Z"/>
        </w:trPr>
        <w:tc>
          <w:tcPr>
            <w:tcW w:w="1200" w:type="dxa"/>
          </w:tcPr>
          <w:p w14:paraId="3188D814" w14:textId="77777777" w:rsidR="007D4094" w:rsidRPr="008A34FA" w:rsidRDefault="003C127A">
            <w:pPr>
              <w:rPr>
                <w:ins w:id="606" w:author="Abbas Rizvi" w:date="2026-06-21T00:00:00Z"/>
                <w:rFonts w:ascii="Aptos Narrow" w:hAnsi="Aptos Narrow" w:cstheme="minorHAnsi"/>
                <w:sz w:val="18"/>
              </w:rPr>
            </w:pPr>
            <w:ins w:id="607" w:author="Abbas Rizvi" w:date="2026-06-21T00:00:00Z">
              <w:r w:rsidRPr="008A34FA">
                <w:rPr>
                  <w:rFonts w:ascii="Aptos Narrow" w:hAnsi="Aptos Narrow" w:cstheme="minorHAnsi"/>
                  <w:sz w:val="18"/>
                </w:rPr>
                <w:t>Wagen B</w:t>
              </w:r>
            </w:ins>
          </w:p>
        </w:tc>
        <w:tc>
          <w:tcPr>
            <w:tcW w:w="900" w:type="dxa"/>
          </w:tcPr>
          <w:p w14:paraId="69D6463D" w14:textId="77777777" w:rsidR="007D4094" w:rsidRPr="008A34FA" w:rsidRDefault="003C127A">
            <w:pPr>
              <w:rPr>
                <w:ins w:id="608" w:author="Abbas Rizvi" w:date="2026-06-21T00:00:00Z"/>
                <w:rFonts w:ascii="Aptos Narrow" w:hAnsi="Aptos Narrow" w:cstheme="minorHAnsi"/>
                <w:sz w:val="18"/>
              </w:rPr>
            </w:pPr>
            <w:ins w:id="609" w:author="Abbas Rizvi" w:date="2026-06-21T00:00:00Z">
              <w:r w:rsidRPr="008A34FA">
                <w:rPr>
                  <w:rFonts w:ascii="Aptos Narrow" w:hAnsi="Aptos Narrow" w:cstheme="minorHAnsi"/>
                  <w:sz w:val="18"/>
                </w:rPr>
                <w:t>AP3</w:t>
              </w:r>
            </w:ins>
          </w:p>
        </w:tc>
        <w:tc>
          <w:tcPr>
            <w:tcW w:w="1860" w:type="dxa"/>
          </w:tcPr>
          <w:p w14:paraId="5C517D3B" w14:textId="77777777" w:rsidR="007D4094" w:rsidRPr="008A34FA" w:rsidRDefault="003C127A">
            <w:pPr>
              <w:rPr>
                <w:ins w:id="610" w:author="Abbas Rizvi" w:date="2026-06-21T00:00:00Z"/>
                <w:rFonts w:ascii="Aptos Narrow" w:hAnsi="Aptos Narrow" w:cstheme="minorHAnsi"/>
                <w:sz w:val="18"/>
              </w:rPr>
            </w:pPr>
            <w:ins w:id="611" w:author="Abbas Rizvi" w:date="2026-06-21T00:00:00Z">
              <w:r w:rsidRPr="008A34FA">
                <w:rPr>
                  <w:rFonts w:ascii="Aptos Narrow" w:hAnsi="Aptos Narrow" w:cstheme="minorHAnsi"/>
                  <w:sz w:val="18"/>
                </w:rPr>
                <w:t>2.4 GHz</w:t>
              </w:r>
            </w:ins>
          </w:p>
        </w:tc>
        <w:tc>
          <w:tcPr>
            <w:tcW w:w="1300" w:type="dxa"/>
          </w:tcPr>
          <w:p w14:paraId="3D3E2FED" w14:textId="77777777" w:rsidR="007D4094" w:rsidRPr="008A34FA" w:rsidRDefault="003C127A">
            <w:pPr>
              <w:rPr>
                <w:ins w:id="612" w:author="Abbas Rizvi" w:date="2026-06-21T00:00:00Z"/>
                <w:rFonts w:ascii="Aptos Narrow" w:hAnsi="Aptos Narrow" w:cstheme="minorHAnsi"/>
                <w:sz w:val="18"/>
              </w:rPr>
            </w:pPr>
            <w:ins w:id="613" w:author="Abbas Rizvi" w:date="2026-06-21T00:00:00Z">
              <w:r w:rsidRPr="008A34FA">
                <w:rPr>
                  <w:rFonts w:ascii="Aptos Narrow" w:hAnsi="Aptos Narrow" w:cstheme="minorHAnsi"/>
                  <w:sz w:val="18"/>
                </w:rPr>
                <w:t>20 MHz</w:t>
              </w:r>
            </w:ins>
          </w:p>
        </w:tc>
        <w:tc>
          <w:tcPr>
            <w:tcW w:w="1100" w:type="dxa"/>
          </w:tcPr>
          <w:p w14:paraId="15C17BBB" w14:textId="77777777" w:rsidR="007D4094" w:rsidRPr="008A34FA" w:rsidRDefault="003C127A">
            <w:pPr>
              <w:rPr>
                <w:ins w:id="614" w:author="Abbas Rizvi" w:date="2026-06-21T00:00:00Z"/>
                <w:rFonts w:ascii="Aptos Narrow" w:hAnsi="Aptos Narrow" w:cstheme="minorHAnsi"/>
                <w:sz w:val="18"/>
              </w:rPr>
            </w:pPr>
            <w:ins w:id="615" w:author="Abbas Rizvi" w:date="2026-06-21T00:00:00Z">
              <w:r w:rsidRPr="008A34FA">
                <w:rPr>
                  <w:rFonts w:ascii="Aptos Narrow" w:hAnsi="Aptos Narrow" w:cstheme="minorHAnsi"/>
                  <w:sz w:val="18"/>
                </w:rPr>
                <w:t>Kanal 11 (2462 MHz)</w:t>
              </w:r>
            </w:ins>
          </w:p>
        </w:tc>
        <w:tc>
          <w:tcPr>
            <w:tcW w:w="1600" w:type="dxa"/>
          </w:tcPr>
          <w:p w14:paraId="3AB4663D" w14:textId="77777777" w:rsidR="007D4094" w:rsidRPr="008A34FA" w:rsidRDefault="003C127A">
            <w:pPr>
              <w:rPr>
                <w:ins w:id="616" w:author="Abbas Rizvi" w:date="2026-06-21T00:00:00Z"/>
                <w:rFonts w:ascii="Aptos Narrow" w:hAnsi="Aptos Narrow" w:cstheme="minorHAnsi"/>
                <w:sz w:val="18"/>
              </w:rPr>
            </w:pPr>
            <w:ins w:id="617" w:author="Abbas Rizvi" w:date="2026-06-21T00:00:00Z">
              <w:r w:rsidRPr="008A34FA">
                <w:rPr>
                  <w:rFonts w:ascii="Aptos Narrow" w:hAnsi="Aptos Narrow" w:cstheme="minorHAnsi"/>
                  <w:sz w:val="18"/>
                </w:rPr>
                <w:t>15 dBm</w:t>
              </w:r>
            </w:ins>
          </w:p>
        </w:tc>
      </w:tr>
      <w:tr w:rsidR="007D4094" w:rsidRPr="008A34FA" w14:paraId="40DA6837" w14:textId="77777777">
        <w:trPr>
          <w:ins w:id="618" w:author="Abbas Rizvi" w:date="2026-06-21T00:00:00Z"/>
        </w:trPr>
        <w:tc>
          <w:tcPr>
            <w:tcW w:w="1200" w:type="dxa"/>
          </w:tcPr>
          <w:p w14:paraId="13ED0D7D" w14:textId="77777777" w:rsidR="007D4094" w:rsidRPr="008A34FA" w:rsidRDefault="003C127A">
            <w:pPr>
              <w:rPr>
                <w:ins w:id="619" w:author="Abbas Rizvi" w:date="2026-06-21T00:00:00Z"/>
                <w:rFonts w:ascii="Aptos Narrow" w:hAnsi="Aptos Narrow" w:cstheme="minorHAnsi"/>
                <w:sz w:val="18"/>
              </w:rPr>
            </w:pPr>
            <w:ins w:id="620" w:author="Abbas Rizvi" w:date="2026-06-21T00:00:00Z">
              <w:r w:rsidRPr="008A34FA">
                <w:rPr>
                  <w:rFonts w:ascii="Aptos Narrow" w:hAnsi="Aptos Narrow" w:cstheme="minorHAnsi"/>
                  <w:sz w:val="18"/>
                </w:rPr>
                <w:t>Wagen B</w:t>
              </w:r>
            </w:ins>
          </w:p>
        </w:tc>
        <w:tc>
          <w:tcPr>
            <w:tcW w:w="900" w:type="dxa"/>
          </w:tcPr>
          <w:p w14:paraId="082B37C6" w14:textId="77777777" w:rsidR="007D4094" w:rsidRPr="008A34FA" w:rsidRDefault="003C127A">
            <w:pPr>
              <w:rPr>
                <w:ins w:id="621" w:author="Abbas Rizvi" w:date="2026-06-21T00:00:00Z"/>
                <w:rFonts w:ascii="Aptos Narrow" w:hAnsi="Aptos Narrow" w:cstheme="minorHAnsi"/>
                <w:sz w:val="18"/>
              </w:rPr>
            </w:pPr>
            <w:ins w:id="622" w:author="Abbas Rizvi" w:date="2026-06-21T00:00:00Z">
              <w:r w:rsidRPr="008A34FA">
                <w:rPr>
                  <w:rFonts w:ascii="Aptos Narrow" w:hAnsi="Aptos Narrow" w:cstheme="minorHAnsi"/>
                  <w:sz w:val="18"/>
                </w:rPr>
                <w:t>AP4</w:t>
              </w:r>
            </w:ins>
          </w:p>
        </w:tc>
        <w:tc>
          <w:tcPr>
            <w:tcW w:w="1860" w:type="dxa"/>
          </w:tcPr>
          <w:p w14:paraId="7D0765B7" w14:textId="77777777" w:rsidR="007D4094" w:rsidRPr="008A34FA" w:rsidRDefault="003C127A">
            <w:pPr>
              <w:rPr>
                <w:ins w:id="623" w:author="Abbas Rizvi" w:date="2026-06-21T00:00:00Z"/>
                <w:rFonts w:ascii="Aptos Narrow" w:hAnsi="Aptos Narrow" w:cstheme="minorHAnsi"/>
                <w:sz w:val="18"/>
              </w:rPr>
            </w:pPr>
            <w:ins w:id="624" w:author="Abbas Rizvi" w:date="2026-06-21T00:00:00Z">
              <w:r w:rsidRPr="008A34FA">
                <w:rPr>
                  <w:rFonts w:ascii="Aptos Narrow" w:hAnsi="Aptos Narrow" w:cstheme="minorHAnsi"/>
                  <w:sz w:val="18"/>
                </w:rPr>
                <w:t>5 GHz</w:t>
              </w:r>
            </w:ins>
          </w:p>
        </w:tc>
        <w:tc>
          <w:tcPr>
            <w:tcW w:w="1300" w:type="dxa"/>
          </w:tcPr>
          <w:p w14:paraId="1FD625ED" w14:textId="77777777" w:rsidR="007D4094" w:rsidRPr="008A34FA" w:rsidRDefault="003C127A">
            <w:pPr>
              <w:rPr>
                <w:ins w:id="625" w:author="Abbas Rizvi" w:date="2026-06-21T00:00:00Z"/>
                <w:rFonts w:ascii="Aptos Narrow" w:hAnsi="Aptos Narrow" w:cstheme="minorHAnsi"/>
                <w:sz w:val="18"/>
              </w:rPr>
            </w:pPr>
            <w:ins w:id="626" w:author="Abbas Rizvi" w:date="2026-06-21T00:00:00Z">
              <w:r w:rsidRPr="008A34FA">
                <w:rPr>
                  <w:rFonts w:ascii="Aptos Narrow" w:hAnsi="Aptos Narrow" w:cstheme="minorHAnsi"/>
                  <w:sz w:val="18"/>
                </w:rPr>
                <w:t>80 MHz</w:t>
              </w:r>
            </w:ins>
          </w:p>
        </w:tc>
        <w:tc>
          <w:tcPr>
            <w:tcW w:w="1100" w:type="dxa"/>
          </w:tcPr>
          <w:p w14:paraId="7579C618" w14:textId="77777777" w:rsidR="007D4094" w:rsidRPr="008A34FA" w:rsidRDefault="003C127A">
            <w:pPr>
              <w:rPr>
                <w:ins w:id="627" w:author="Abbas Rizvi" w:date="2026-06-21T00:00:00Z"/>
                <w:rFonts w:ascii="Aptos Narrow" w:hAnsi="Aptos Narrow" w:cstheme="minorHAnsi"/>
                <w:sz w:val="18"/>
              </w:rPr>
            </w:pPr>
            <w:ins w:id="628" w:author="Abbas Rizvi" w:date="2026-06-21T00:00:00Z">
              <w:r w:rsidRPr="008A34FA">
                <w:rPr>
                  <w:rFonts w:ascii="Aptos Narrow" w:hAnsi="Aptos Narrow" w:cstheme="minorHAnsi"/>
                  <w:sz w:val="18"/>
                </w:rPr>
                <w:t>Kanal 44 (5220 MHz)</w:t>
              </w:r>
            </w:ins>
          </w:p>
        </w:tc>
        <w:tc>
          <w:tcPr>
            <w:tcW w:w="1600" w:type="dxa"/>
          </w:tcPr>
          <w:p w14:paraId="5BB16E1E" w14:textId="77777777" w:rsidR="007D4094" w:rsidRPr="008A34FA" w:rsidRDefault="003C127A">
            <w:pPr>
              <w:rPr>
                <w:ins w:id="629" w:author="Abbas Rizvi" w:date="2026-06-21T00:00:00Z"/>
                <w:rFonts w:ascii="Aptos Narrow" w:hAnsi="Aptos Narrow" w:cstheme="minorHAnsi"/>
                <w:sz w:val="18"/>
              </w:rPr>
            </w:pPr>
            <w:ins w:id="630" w:author="Abbas Rizvi" w:date="2026-06-21T00:00:00Z">
              <w:r w:rsidRPr="008A34FA">
                <w:rPr>
                  <w:rFonts w:ascii="Aptos Narrow" w:hAnsi="Aptos Narrow" w:cstheme="minorHAnsi"/>
                  <w:sz w:val="18"/>
                </w:rPr>
                <w:t>15 dBm</w:t>
              </w:r>
            </w:ins>
          </w:p>
        </w:tc>
      </w:tr>
    </w:tbl>
    <w:p w14:paraId="15DCCE5D" w14:textId="77777777" w:rsidR="007D4094" w:rsidRPr="008A34FA" w:rsidRDefault="007D4094">
      <w:pPr>
        <w:rPr>
          <w:ins w:id="631" w:author="Abbas Rizvi" w:date="2026-06-21T00:00:00Z"/>
          <w:rFonts w:ascii="Aptos Narrow" w:hAnsi="Aptos Narrow"/>
        </w:rPr>
      </w:pPr>
    </w:p>
    <w:p w14:paraId="2FE644CE" w14:textId="77777777" w:rsidR="00885756" w:rsidRDefault="00885756">
      <w:pPr>
        <w:rPr>
          <w:rFonts w:ascii="Aptos Narrow" w:hAnsi="Aptos Narrow"/>
          <w:b/>
        </w:rPr>
      </w:pPr>
      <w:r>
        <w:rPr>
          <w:rFonts w:ascii="Aptos Narrow" w:hAnsi="Aptos Narrow"/>
          <w:b/>
        </w:rPr>
        <w:br w:type="page"/>
      </w:r>
    </w:p>
    <w:p w14:paraId="52E58B18" w14:textId="599E7B1F" w:rsidR="007D4094" w:rsidRPr="008A34FA" w:rsidRDefault="003C127A">
      <w:pPr>
        <w:rPr>
          <w:ins w:id="632" w:author="Abbas Rizvi" w:date="2026-06-21T00:00:00Z"/>
          <w:rFonts w:ascii="Aptos Narrow" w:hAnsi="Aptos Narrow"/>
          <w:b/>
        </w:rPr>
      </w:pPr>
      <w:ins w:id="633" w:author="Abbas Rizvi" w:date="2026-06-21T00:00:00Z">
        <w:r w:rsidRPr="008A34FA">
          <w:rPr>
            <w:rFonts w:ascii="Aptos Narrow" w:hAnsi="Aptos Narrow"/>
            <w:b/>
          </w:rPr>
          <w:lastRenderedPageBreak/>
          <w:t>4-Teiler (Aufbau A – C – G – B, 4734)</w:t>
        </w:r>
      </w:ins>
    </w:p>
    <w:tbl>
      <w:tblPr>
        <w:tblStyle w:val="TableGrid"/>
        <w:tblW w:w="8960" w:type="dxa"/>
        <w:tblLook w:val="04A0" w:firstRow="1" w:lastRow="0" w:firstColumn="1" w:lastColumn="0" w:noHBand="0" w:noVBand="1"/>
      </w:tblPr>
      <w:tblGrid>
        <w:gridCol w:w="1351"/>
        <w:gridCol w:w="1013"/>
        <w:gridCol w:w="2094"/>
        <w:gridCol w:w="1463"/>
        <w:gridCol w:w="1238"/>
        <w:gridCol w:w="1801"/>
      </w:tblGrid>
      <w:tr w:rsidR="007D4094" w:rsidRPr="008A34FA" w14:paraId="1C41909A" w14:textId="77777777">
        <w:trPr>
          <w:ins w:id="634" w:author="Abbas Rizvi" w:date="2026-06-21T00:00:00Z"/>
        </w:trPr>
        <w:tc>
          <w:tcPr>
            <w:tcW w:w="1200" w:type="dxa"/>
            <w:shd w:val="clear" w:color="auto" w:fill="D5E8F0"/>
          </w:tcPr>
          <w:p w14:paraId="4B15F23B" w14:textId="77777777" w:rsidR="007D4094" w:rsidRPr="008A34FA" w:rsidRDefault="003C127A">
            <w:pPr>
              <w:rPr>
                <w:ins w:id="635" w:author="Abbas Rizvi" w:date="2026-06-21T00:00:00Z"/>
                <w:rFonts w:ascii="Aptos Narrow" w:hAnsi="Aptos Narrow" w:cstheme="minorHAnsi"/>
                <w:b/>
                <w:sz w:val="18"/>
              </w:rPr>
            </w:pPr>
            <w:ins w:id="636" w:author="Abbas Rizvi" w:date="2026-06-21T00:00:00Z">
              <w:r w:rsidRPr="008A34FA">
                <w:rPr>
                  <w:rFonts w:ascii="Aptos Narrow" w:hAnsi="Aptos Narrow" w:cstheme="minorHAnsi"/>
                  <w:b/>
                  <w:sz w:val="18"/>
                </w:rPr>
                <w:t>Wagen</w:t>
              </w:r>
            </w:ins>
          </w:p>
        </w:tc>
        <w:tc>
          <w:tcPr>
            <w:tcW w:w="900" w:type="dxa"/>
            <w:shd w:val="clear" w:color="auto" w:fill="D5E8F0"/>
          </w:tcPr>
          <w:p w14:paraId="23FAAB76" w14:textId="77777777" w:rsidR="007D4094" w:rsidRPr="008A34FA" w:rsidRDefault="003C127A">
            <w:pPr>
              <w:rPr>
                <w:ins w:id="637" w:author="Abbas Rizvi" w:date="2026-06-21T00:00:00Z"/>
                <w:rFonts w:ascii="Aptos Narrow" w:hAnsi="Aptos Narrow" w:cstheme="minorHAnsi"/>
                <w:b/>
                <w:sz w:val="18"/>
              </w:rPr>
            </w:pPr>
            <w:ins w:id="638" w:author="Abbas Rizvi" w:date="2026-06-21T00:00:00Z">
              <w:r w:rsidRPr="008A34FA">
                <w:rPr>
                  <w:rFonts w:ascii="Aptos Narrow" w:hAnsi="Aptos Narrow" w:cstheme="minorHAnsi"/>
                  <w:b/>
                  <w:sz w:val="18"/>
                </w:rPr>
                <w:t>AP</w:t>
              </w:r>
            </w:ins>
          </w:p>
        </w:tc>
        <w:tc>
          <w:tcPr>
            <w:tcW w:w="1860" w:type="dxa"/>
            <w:shd w:val="clear" w:color="auto" w:fill="D5E8F0"/>
          </w:tcPr>
          <w:p w14:paraId="6290822A" w14:textId="77777777" w:rsidR="007D4094" w:rsidRPr="008A34FA" w:rsidRDefault="003C127A">
            <w:pPr>
              <w:rPr>
                <w:ins w:id="639" w:author="Abbas Rizvi" w:date="2026-06-21T00:00:00Z"/>
                <w:rFonts w:ascii="Aptos Narrow" w:hAnsi="Aptos Narrow" w:cstheme="minorHAnsi"/>
                <w:b/>
                <w:sz w:val="18"/>
              </w:rPr>
            </w:pPr>
            <w:ins w:id="640" w:author="Abbas Rizvi" w:date="2026-06-21T00:00:00Z">
              <w:r w:rsidRPr="008A34FA">
                <w:rPr>
                  <w:rFonts w:ascii="Aptos Narrow" w:hAnsi="Aptos Narrow" w:cstheme="minorHAnsi"/>
                  <w:b/>
                  <w:sz w:val="18"/>
                </w:rPr>
                <w:t>Funk-Band</w:t>
              </w:r>
            </w:ins>
          </w:p>
        </w:tc>
        <w:tc>
          <w:tcPr>
            <w:tcW w:w="1300" w:type="dxa"/>
            <w:shd w:val="clear" w:color="auto" w:fill="D5E8F0"/>
          </w:tcPr>
          <w:p w14:paraId="5CDE7D37" w14:textId="77777777" w:rsidR="007D4094" w:rsidRPr="008A34FA" w:rsidRDefault="003C127A">
            <w:pPr>
              <w:rPr>
                <w:ins w:id="641" w:author="Abbas Rizvi" w:date="2026-06-21T00:00:00Z"/>
                <w:rFonts w:ascii="Aptos Narrow" w:hAnsi="Aptos Narrow" w:cstheme="minorHAnsi"/>
                <w:b/>
                <w:sz w:val="18"/>
              </w:rPr>
            </w:pPr>
            <w:ins w:id="642" w:author="Abbas Rizvi" w:date="2026-06-21T00:00:00Z">
              <w:r w:rsidRPr="008A34FA">
                <w:rPr>
                  <w:rFonts w:ascii="Aptos Narrow" w:hAnsi="Aptos Narrow" w:cstheme="minorHAnsi"/>
                  <w:b/>
                  <w:sz w:val="18"/>
                </w:rPr>
                <w:t>Bandbreite</w:t>
              </w:r>
            </w:ins>
          </w:p>
        </w:tc>
        <w:tc>
          <w:tcPr>
            <w:tcW w:w="1100" w:type="dxa"/>
            <w:shd w:val="clear" w:color="auto" w:fill="D5E8F0"/>
          </w:tcPr>
          <w:p w14:paraId="5E769FC3" w14:textId="77777777" w:rsidR="007D4094" w:rsidRPr="008A34FA" w:rsidRDefault="003C127A">
            <w:pPr>
              <w:rPr>
                <w:ins w:id="643" w:author="Abbas Rizvi" w:date="2026-06-21T00:00:00Z"/>
                <w:rFonts w:ascii="Aptos Narrow" w:hAnsi="Aptos Narrow" w:cstheme="minorHAnsi"/>
                <w:b/>
                <w:sz w:val="18"/>
              </w:rPr>
            </w:pPr>
            <w:ins w:id="644" w:author="Abbas Rizvi" w:date="2026-06-21T00:00:00Z">
              <w:r w:rsidRPr="008A34FA">
                <w:rPr>
                  <w:rFonts w:ascii="Aptos Narrow" w:hAnsi="Aptos Narrow" w:cstheme="minorHAnsi"/>
                  <w:b/>
                  <w:sz w:val="18"/>
                </w:rPr>
                <w:t>Kanal</w:t>
              </w:r>
            </w:ins>
          </w:p>
        </w:tc>
        <w:tc>
          <w:tcPr>
            <w:tcW w:w="1600" w:type="dxa"/>
            <w:shd w:val="clear" w:color="auto" w:fill="D5E8F0"/>
          </w:tcPr>
          <w:p w14:paraId="07DBF48E" w14:textId="77777777" w:rsidR="007D4094" w:rsidRPr="008A34FA" w:rsidRDefault="003C127A">
            <w:pPr>
              <w:rPr>
                <w:ins w:id="645" w:author="Abbas Rizvi" w:date="2026-06-21T00:00:00Z"/>
                <w:rFonts w:ascii="Aptos Narrow" w:hAnsi="Aptos Narrow" w:cstheme="minorHAnsi"/>
                <w:b/>
                <w:sz w:val="18"/>
              </w:rPr>
            </w:pPr>
            <w:ins w:id="646" w:author="Abbas Rizvi" w:date="2026-06-21T00:00:00Z">
              <w:r w:rsidRPr="008A34FA">
                <w:rPr>
                  <w:rFonts w:ascii="Aptos Narrow" w:hAnsi="Aptos Narrow" w:cstheme="minorHAnsi"/>
                  <w:b/>
                  <w:sz w:val="18"/>
                </w:rPr>
                <w:t>Max. Sendeleistung</w:t>
              </w:r>
            </w:ins>
          </w:p>
        </w:tc>
      </w:tr>
      <w:tr w:rsidR="007D4094" w:rsidRPr="008A34FA" w14:paraId="6C96CB8F" w14:textId="77777777">
        <w:trPr>
          <w:ins w:id="647" w:author="Abbas Rizvi" w:date="2026-06-21T00:00:00Z"/>
        </w:trPr>
        <w:tc>
          <w:tcPr>
            <w:tcW w:w="1200" w:type="dxa"/>
          </w:tcPr>
          <w:p w14:paraId="1A553372" w14:textId="77777777" w:rsidR="007D4094" w:rsidRPr="008A34FA" w:rsidRDefault="003C127A">
            <w:pPr>
              <w:rPr>
                <w:ins w:id="648" w:author="Abbas Rizvi" w:date="2026-06-21T00:00:00Z"/>
                <w:rFonts w:ascii="Aptos Narrow" w:hAnsi="Aptos Narrow" w:cstheme="minorHAnsi"/>
                <w:sz w:val="18"/>
              </w:rPr>
            </w:pPr>
            <w:ins w:id="649" w:author="Abbas Rizvi" w:date="2026-06-21T00:00:00Z">
              <w:r w:rsidRPr="008A34FA">
                <w:rPr>
                  <w:rFonts w:ascii="Aptos Narrow" w:hAnsi="Aptos Narrow" w:cstheme="minorHAnsi"/>
                  <w:sz w:val="18"/>
                </w:rPr>
                <w:t>Wagen A</w:t>
              </w:r>
            </w:ins>
          </w:p>
        </w:tc>
        <w:tc>
          <w:tcPr>
            <w:tcW w:w="900" w:type="dxa"/>
          </w:tcPr>
          <w:p w14:paraId="51A36B8A" w14:textId="77777777" w:rsidR="007D4094" w:rsidRPr="008A34FA" w:rsidRDefault="003C127A">
            <w:pPr>
              <w:rPr>
                <w:ins w:id="650" w:author="Abbas Rizvi" w:date="2026-06-21T00:00:00Z"/>
                <w:rFonts w:ascii="Aptos Narrow" w:hAnsi="Aptos Narrow" w:cstheme="minorHAnsi"/>
                <w:sz w:val="18"/>
              </w:rPr>
            </w:pPr>
            <w:ins w:id="651" w:author="Abbas Rizvi" w:date="2026-06-21T00:00:00Z">
              <w:r w:rsidRPr="008A34FA">
                <w:rPr>
                  <w:rFonts w:ascii="Aptos Narrow" w:hAnsi="Aptos Narrow" w:cstheme="minorHAnsi"/>
                  <w:sz w:val="18"/>
                </w:rPr>
                <w:t>AP1</w:t>
              </w:r>
            </w:ins>
          </w:p>
        </w:tc>
        <w:tc>
          <w:tcPr>
            <w:tcW w:w="1860" w:type="dxa"/>
          </w:tcPr>
          <w:p w14:paraId="05615FC8" w14:textId="77777777" w:rsidR="007D4094" w:rsidRPr="008A34FA" w:rsidRDefault="003C127A">
            <w:pPr>
              <w:rPr>
                <w:ins w:id="652" w:author="Abbas Rizvi" w:date="2026-06-21T00:00:00Z"/>
                <w:rFonts w:ascii="Aptos Narrow" w:hAnsi="Aptos Narrow" w:cstheme="minorHAnsi"/>
                <w:sz w:val="18"/>
              </w:rPr>
            </w:pPr>
            <w:ins w:id="653" w:author="Abbas Rizvi" w:date="2026-06-21T00:00:00Z">
              <w:r w:rsidRPr="008A34FA">
                <w:rPr>
                  <w:rFonts w:ascii="Aptos Narrow" w:hAnsi="Aptos Narrow" w:cstheme="minorHAnsi"/>
                  <w:sz w:val="18"/>
                </w:rPr>
                <w:t>2.4 GHz</w:t>
              </w:r>
            </w:ins>
          </w:p>
        </w:tc>
        <w:tc>
          <w:tcPr>
            <w:tcW w:w="1300" w:type="dxa"/>
          </w:tcPr>
          <w:p w14:paraId="03A43C8C" w14:textId="77777777" w:rsidR="007D4094" w:rsidRPr="008A34FA" w:rsidRDefault="003C127A">
            <w:pPr>
              <w:rPr>
                <w:ins w:id="654" w:author="Abbas Rizvi" w:date="2026-06-21T00:00:00Z"/>
                <w:rFonts w:ascii="Aptos Narrow" w:hAnsi="Aptos Narrow" w:cstheme="minorHAnsi"/>
                <w:sz w:val="18"/>
              </w:rPr>
            </w:pPr>
            <w:ins w:id="655" w:author="Abbas Rizvi" w:date="2026-06-21T00:00:00Z">
              <w:r w:rsidRPr="008A34FA">
                <w:rPr>
                  <w:rFonts w:ascii="Aptos Narrow" w:hAnsi="Aptos Narrow" w:cstheme="minorHAnsi"/>
                  <w:sz w:val="18"/>
                </w:rPr>
                <w:t>20 MHz</w:t>
              </w:r>
            </w:ins>
          </w:p>
        </w:tc>
        <w:tc>
          <w:tcPr>
            <w:tcW w:w="1100" w:type="dxa"/>
          </w:tcPr>
          <w:p w14:paraId="4EB385E0" w14:textId="77777777" w:rsidR="007D4094" w:rsidRPr="008A34FA" w:rsidRDefault="003C127A">
            <w:pPr>
              <w:rPr>
                <w:ins w:id="656" w:author="Abbas Rizvi" w:date="2026-06-21T00:00:00Z"/>
                <w:rFonts w:ascii="Aptos Narrow" w:hAnsi="Aptos Narrow" w:cstheme="minorHAnsi"/>
                <w:sz w:val="18"/>
              </w:rPr>
            </w:pPr>
            <w:ins w:id="657" w:author="Abbas Rizvi" w:date="2026-06-21T00:00:00Z">
              <w:r w:rsidRPr="008A34FA">
                <w:rPr>
                  <w:rFonts w:ascii="Aptos Narrow" w:hAnsi="Aptos Narrow" w:cstheme="minorHAnsi"/>
                  <w:sz w:val="18"/>
                </w:rPr>
                <w:t>Kanal 1 (2412 MHz)</w:t>
              </w:r>
            </w:ins>
          </w:p>
        </w:tc>
        <w:tc>
          <w:tcPr>
            <w:tcW w:w="1600" w:type="dxa"/>
          </w:tcPr>
          <w:p w14:paraId="5823B2FF" w14:textId="77777777" w:rsidR="007D4094" w:rsidRPr="008A34FA" w:rsidRDefault="003C127A">
            <w:pPr>
              <w:rPr>
                <w:ins w:id="658" w:author="Abbas Rizvi" w:date="2026-06-21T00:00:00Z"/>
                <w:rFonts w:ascii="Aptos Narrow" w:hAnsi="Aptos Narrow" w:cstheme="minorHAnsi"/>
                <w:sz w:val="18"/>
              </w:rPr>
            </w:pPr>
            <w:ins w:id="659" w:author="Abbas Rizvi" w:date="2026-06-21T00:00:00Z">
              <w:r w:rsidRPr="008A34FA">
                <w:rPr>
                  <w:rFonts w:ascii="Aptos Narrow" w:hAnsi="Aptos Narrow" w:cstheme="minorHAnsi"/>
                  <w:sz w:val="18"/>
                </w:rPr>
                <w:t>15 dBm</w:t>
              </w:r>
            </w:ins>
          </w:p>
        </w:tc>
      </w:tr>
      <w:tr w:rsidR="007D4094" w:rsidRPr="008A34FA" w14:paraId="7E3C7F0F" w14:textId="77777777">
        <w:trPr>
          <w:ins w:id="660" w:author="Abbas Rizvi" w:date="2026-06-21T00:00:00Z"/>
        </w:trPr>
        <w:tc>
          <w:tcPr>
            <w:tcW w:w="1200" w:type="dxa"/>
          </w:tcPr>
          <w:p w14:paraId="700C0E81" w14:textId="77777777" w:rsidR="007D4094" w:rsidRPr="008A34FA" w:rsidRDefault="003C127A">
            <w:pPr>
              <w:rPr>
                <w:ins w:id="661" w:author="Abbas Rizvi" w:date="2026-06-21T00:00:00Z"/>
                <w:rFonts w:ascii="Aptos Narrow" w:hAnsi="Aptos Narrow" w:cstheme="minorHAnsi"/>
                <w:sz w:val="18"/>
              </w:rPr>
            </w:pPr>
            <w:ins w:id="662" w:author="Abbas Rizvi" w:date="2026-06-21T00:00:00Z">
              <w:r w:rsidRPr="008A34FA">
                <w:rPr>
                  <w:rFonts w:ascii="Aptos Narrow" w:hAnsi="Aptos Narrow" w:cstheme="minorHAnsi"/>
                  <w:sz w:val="18"/>
                </w:rPr>
                <w:t>Wagen A</w:t>
              </w:r>
            </w:ins>
          </w:p>
        </w:tc>
        <w:tc>
          <w:tcPr>
            <w:tcW w:w="900" w:type="dxa"/>
          </w:tcPr>
          <w:p w14:paraId="199557E3" w14:textId="77777777" w:rsidR="007D4094" w:rsidRPr="008A34FA" w:rsidRDefault="003C127A">
            <w:pPr>
              <w:rPr>
                <w:ins w:id="663" w:author="Abbas Rizvi" w:date="2026-06-21T00:00:00Z"/>
                <w:rFonts w:ascii="Aptos Narrow" w:hAnsi="Aptos Narrow" w:cstheme="minorHAnsi"/>
                <w:sz w:val="18"/>
              </w:rPr>
            </w:pPr>
            <w:ins w:id="664" w:author="Abbas Rizvi" w:date="2026-06-21T00:00:00Z">
              <w:r w:rsidRPr="008A34FA">
                <w:rPr>
                  <w:rFonts w:ascii="Aptos Narrow" w:hAnsi="Aptos Narrow" w:cstheme="minorHAnsi"/>
                  <w:sz w:val="18"/>
                </w:rPr>
                <w:t>AP2</w:t>
              </w:r>
            </w:ins>
          </w:p>
        </w:tc>
        <w:tc>
          <w:tcPr>
            <w:tcW w:w="1860" w:type="dxa"/>
          </w:tcPr>
          <w:p w14:paraId="11595E08" w14:textId="77777777" w:rsidR="007D4094" w:rsidRPr="008A34FA" w:rsidRDefault="003C127A">
            <w:pPr>
              <w:rPr>
                <w:ins w:id="665" w:author="Abbas Rizvi" w:date="2026-06-21T00:00:00Z"/>
                <w:rFonts w:ascii="Aptos Narrow" w:hAnsi="Aptos Narrow" w:cstheme="minorHAnsi"/>
                <w:sz w:val="18"/>
              </w:rPr>
            </w:pPr>
            <w:ins w:id="666" w:author="Abbas Rizvi" w:date="2026-06-21T00:00:00Z">
              <w:r w:rsidRPr="008A34FA">
                <w:rPr>
                  <w:rFonts w:ascii="Aptos Narrow" w:hAnsi="Aptos Narrow" w:cstheme="minorHAnsi"/>
                  <w:sz w:val="18"/>
                </w:rPr>
                <w:t>5 GHz</w:t>
              </w:r>
            </w:ins>
          </w:p>
        </w:tc>
        <w:tc>
          <w:tcPr>
            <w:tcW w:w="1300" w:type="dxa"/>
          </w:tcPr>
          <w:p w14:paraId="2C792615" w14:textId="77777777" w:rsidR="007D4094" w:rsidRPr="008A34FA" w:rsidRDefault="003C127A">
            <w:pPr>
              <w:rPr>
                <w:ins w:id="667" w:author="Abbas Rizvi" w:date="2026-06-21T00:00:00Z"/>
                <w:rFonts w:ascii="Aptos Narrow" w:hAnsi="Aptos Narrow" w:cstheme="minorHAnsi"/>
                <w:sz w:val="18"/>
              </w:rPr>
            </w:pPr>
            <w:ins w:id="668" w:author="Abbas Rizvi" w:date="2026-06-21T00:00:00Z">
              <w:r w:rsidRPr="008A34FA">
                <w:rPr>
                  <w:rFonts w:ascii="Aptos Narrow" w:hAnsi="Aptos Narrow" w:cstheme="minorHAnsi"/>
                  <w:sz w:val="18"/>
                </w:rPr>
                <w:t>80 MHz</w:t>
              </w:r>
            </w:ins>
          </w:p>
        </w:tc>
        <w:tc>
          <w:tcPr>
            <w:tcW w:w="1100" w:type="dxa"/>
          </w:tcPr>
          <w:p w14:paraId="3EB6D0EA" w14:textId="77777777" w:rsidR="007D4094" w:rsidRPr="008A34FA" w:rsidRDefault="003C127A">
            <w:pPr>
              <w:rPr>
                <w:ins w:id="669" w:author="Abbas Rizvi" w:date="2026-06-21T00:00:00Z"/>
                <w:rFonts w:ascii="Aptos Narrow" w:hAnsi="Aptos Narrow" w:cstheme="minorHAnsi"/>
                <w:sz w:val="18"/>
              </w:rPr>
            </w:pPr>
            <w:ins w:id="670" w:author="Abbas Rizvi" w:date="2026-06-21T00:00:00Z">
              <w:r w:rsidRPr="008A34FA">
                <w:rPr>
                  <w:rFonts w:ascii="Aptos Narrow" w:hAnsi="Aptos Narrow" w:cstheme="minorHAnsi"/>
                  <w:sz w:val="18"/>
                </w:rPr>
                <w:t>Kanal 36 (5180 MHz)</w:t>
              </w:r>
            </w:ins>
          </w:p>
        </w:tc>
        <w:tc>
          <w:tcPr>
            <w:tcW w:w="1600" w:type="dxa"/>
          </w:tcPr>
          <w:p w14:paraId="06798052" w14:textId="77777777" w:rsidR="007D4094" w:rsidRPr="008A34FA" w:rsidRDefault="003C127A">
            <w:pPr>
              <w:rPr>
                <w:ins w:id="671" w:author="Abbas Rizvi" w:date="2026-06-21T00:00:00Z"/>
                <w:rFonts w:ascii="Aptos Narrow" w:hAnsi="Aptos Narrow" w:cstheme="minorHAnsi"/>
                <w:sz w:val="18"/>
              </w:rPr>
            </w:pPr>
            <w:ins w:id="672" w:author="Abbas Rizvi" w:date="2026-06-21T00:00:00Z">
              <w:r w:rsidRPr="008A34FA">
                <w:rPr>
                  <w:rFonts w:ascii="Aptos Narrow" w:hAnsi="Aptos Narrow" w:cstheme="minorHAnsi"/>
                  <w:sz w:val="18"/>
                </w:rPr>
                <w:t>15 dBm</w:t>
              </w:r>
            </w:ins>
          </w:p>
        </w:tc>
      </w:tr>
      <w:tr w:rsidR="007D4094" w:rsidRPr="008A34FA" w14:paraId="06740353" w14:textId="77777777">
        <w:trPr>
          <w:ins w:id="673" w:author="Abbas Rizvi" w:date="2026-06-21T00:00:00Z"/>
        </w:trPr>
        <w:tc>
          <w:tcPr>
            <w:tcW w:w="1200" w:type="dxa"/>
          </w:tcPr>
          <w:p w14:paraId="71E36845" w14:textId="77777777" w:rsidR="007D4094" w:rsidRPr="008A34FA" w:rsidRDefault="003C127A">
            <w:pPr>
              <w:rPr>
                <w:ins w:id="674" w:author="Abbas Rizvi" w:date="2026-06-21T00:00:00Z"/>
                <w:rFonts w:ascii="Aptos Narrow" w:hAnsi="Aptos Narrow" w:cstheme="minorHAnsi"/>
                <w:sz w:val="18"/>
              </w:rPr>
            </w:pPr>
            <w:ins w:id="675" w:author="Abbas Rizvi" w:date="2026-06-21T00:00:00Z">
              <w:r w:rsidRPr="008A34FA">
                <w:rPr>
                  <w:rFonts w:ascii="Aptos Narrow" w:hAnsi="Aptos Narrow" w:cstheme="minorHAnsi"/>
                  <w:sz w:val="18"/>
                </w:rPr>
                <w:t>Wagen A</w:t>
              </w:r>
            </w:ins>
          </w:p>
        </w:tc>
        <w:tc>
          <w:tcPr>
            <w:tcW w:w="900" w:type="dxa"/>
          </w:tcPr>
          <w:p w14:paraId="3C2408CA" w14:textId="77777777" w:rsidR="007D4094" w:rsidRPr="008A34FA" w:rsidRDefault="003C127A">
            <w:pPr>
              <w:rPr>
                <w:ins w:id="676" w:author="Abbas Rizvi" w:date="2026-06-21T00:00:00Z"/>
                <w:rFonts w:ascii="Aptos Narrow" w:hAnsi="Aptos Narrow" w:cstheme="minorHAnsi"/>
                <w:sz w:val="18"/>
              </w:rPr>
            </w:pPr>
            <w:ins w:id="677" w:author="Abbas Rizvi" w:date="2026-06-21T00:00:00Z">
              <w:r w:rsidRPr="008A34FA">
                <w:rPr>
                  <w:rFonts w:ascii="Aptos Narrow" w:hAnsi="Aptos Narrow" w:cstheme="minorHAnsi"/>
                  <w:sz w:val="18"/>
                </w:rPr>
                <w:t>AP3</w:t>
              </w:r>
            </w:ins>
          </w:p>
        </w:tc>
        <w:tc>
          <w:tcPr>
            <w:tcW w:w="1860" w:type="dxa"/>
          </w:tcPr>
          <w:p w14:paraId="4D72129C" w14:textId="77777777" w:rsidR="007D4094" w:rsidRPr="008A34FA" w:rsidRDefault="003C127A">
            <w:pPr>
              <w:rPr>
                <w:ins w:id="678" w:author="Abbas Rizvi" w:date="2026-06-21T00:00:00Z"/>
                <w:rFonts w:ascii="Aptos Narrow" w:hAnsi="Aptos Narrow" w:cstheme="minorHAnsi"/>
                <w:sz w:val="18"/>
              </w:rPr>
            </w:pPr>
            <w:ins w:id="679" w:author="Abbas Rizvi" w:date="2026-06-21T00:00:00Z">
              <w:r w:rsidRPr="008A34FA">
                <w:rPr>
                  <w:rFonts w:ascii="Aptos Narrow" w:hAnsi="Aptos Narrow" w:cstheme="minorHAnsi"/>
                  <w:sz w:val="18"/>
                </w:rPr>
                <w:t>5 GHz</w:t>
              </w:r>
            </w:ins>
          </w:p>
        </w:tc>
        <w:tc>
          <w:tcPr>
            <w:tcW w:w="1300" w:type="dxa"/>
          </w:tcPr>
          <w:p w14:paraId="2C40D3B9" w14:textId="77777777" w:rsidR="007D4094" w:rsidRPr="008A34FA" w:rsidRDefault="003C127A">
            <w:pPr>
              <w:rPr>
                <w:ins w:id="680" w:author="Abbas Rizvi" w:date="2026-06-21T00:00:00Z"/>
                <w:rFonts w:ascii="Aptos Narrow" w:hAnsi="Aptos Narrow" w:cstheme="minorHAnsi"/>
                <w:sz w:val="18"/>
              </w:rPr>
            </w:pPr>
            <w:ins w:id="681" w:author="Abbas Rizvi" w:date="2026-06-21T00:00:00Z">
              <w:r w:rsidRPr="008A34FA">
                <w:rPr>
                  <w:rFonts w:ascii="Aptos Narrow" w:hAnsi="Aptos Narrow" w:cstheme="minorHAnsi"/>
                  <w:sz w:val="18"/>
                </w:rPr>
                <w:t>80 MHz</w:t>
              </w:r>
            </w:ins>
          </w:p>
        </w:tc>
        <w:tc>
          <w:tcPr>
            <w:tcW w:w="1100" w:type="dxa"/>
          </w:tcPr>
          <w:p w14:paraId="4E072D02" w14:textId="77777777" w:rsidR="007D4094" w:rsidRPr="008A34FA" w:rsidRDefault="003C127A">
            <w:pPr>
              <w:rPr>
                <w:ins w:id="682" w:author="Abbas Rizvi" w:date="2026-06-21T00:00:00Z"/>
                <w:rFonts w:ascii="Aptos Narrow" w:hAnsi="Aptos Narrow" w:cstheme="minorHAnsi"/>
                <w:sz w:val="18"/>
              </w:rPr>
            </w:pPr>
            <w:ins w:id="683" w:author="Abbas Rizvi" w:date="2026-06-21T00:00:00Z">
              <w:r w:rsidRPr="008A34FA">
                <w:rPr>
                  <w:rFonts w:ascii="Aptos Narrow" w:hAnsi="Aptos Narrow" w:cstheme="minorHAnsi"/>
                  <w:sz w:val="18"/>
                </w:rPr>
                <w:t>Kanal 44 (5220 MHz)</w:t>
              </w:r>
            </w:ins>
          </w:p>
        </w:tc>
        <w:tc>
          <w:tcPr>
            <w:tcW w:w="1600" w:type="dxa"/>
          </w:tcPr>
          <w:p w14:paraId="0456868A" w14:textId="77777777" w:rsidR="007D4094" w:rsidRPr="008A34FA" w:rsidRDefault="003C127A">
            <w:pPr>
              <w:rPr>
                <w:ins w:id="684" w:author="Abbas Rizvi" w:date="2026-06-21T00:00:00Z"/>
                <w:rFonts w:ascii="Aptos Narrow" w:hAnsi="Aptos Narrow" w:cstheme="minorHAnsi"/>
                <w:sz w:val="18"/>
              </w:rPr>
            </w:pPr>
            <w:ins w:id="685" w:author="Abbas Rizvi" w:date="2026-06-21T00:00:00Z">
              <w:r w:rsidRPr="008A34FA">
                <w:rPr>
                  <w:rFonts w:ascii="Aptos Narrow" w:hAnsi="Aptos Narrow" w:cstheme="minorHAnsi"/>
                  <w:sz w:val="18"/>
                </w:rPr>
                <w:t>15 dBm</w:t>
              </w:r>
            </w:ins>
          </w:p>
        </w:tc>
      </w:tr>
      <w:tr w:rsidR="007D4094" w:rsidRPr="008A34FA" w14:paraId="663BD1D0" w14:textId="77777777">
        <w:trPr>
          <w:ins w:id="686" w:author="Abbas Rizvi" w:date="2026-06-21T00:00:00Z"/>
        </w:trPr>
        <w:tc>
          <w:tcPr>
            <w:tcW w:w="1200" w:type="dxa"/>
          </w:tcPr>
          <w:p w14:paraId="2BB03A8E" w14:textId="77777777" w:rsidR="007D4094" w:rsidRPr="008A34FA" w:rsidRDefault="003C127A">
            <w:pPr>
              <w:rPr>
                <w:ins w:id="687" w:author="Abbas Rizvi" w:date="2026-06-21T00:00:00Z"/>
                <w:rFonts w:ascii="Aptos Narrow" w:hAnsi="Aptos Narrow" w:cstheme="minorHAnsi"/>
                <w:sz w:val="18"/>
              </w:rPr>
            </w:pPr>
            <w:ins w:id="688" w:author="Abbas Rizvi" w:date="2026-06-21T00:00:00Z">
              <w:r w:rsidRPr="008A34FA">
                <w:rPr>
                  <w:rFonts w:ascii="Aptos Narrow" w:hAnsi="Aptos Narrow" w:cstheme="minorHAnsi"/>
                  <w:sz w:val="18"/>
                </w:rPr>
                <w:t>Wagen A</w:t>
              </w:r>
            </w:ins>
          </w:p>
        </w:tc>
        <w:tc>
          <w:tcPr>
            <w:tcW w:w="900" w:type="dxa"/>
          </w:tcPr>
          <w:p w14:paraId="22C3244B" w14:textId="77777777" w:rsidR="007D4094" w:rsidRPr="008A34FA" w:rsidRDefault="003C127A">
            <w:pPr>
              <w:rPr>
                <w:ins w:id="689" w:author="Abbas Rizvi" w:date="2026-06-21T00:00:00Z"/>
                <w:rFonts w:ascii="Aptos Narrow" w:hAnsi="Aptos Narrow" w:cstheme="minorHAnsi"/>
                <w:sz w:val="18"/>
              </w:rPr>
            </w:pPr>
            <w:ins w:id="690" w:author="Abbas Rizvi" w:date="2026-06-21T00:00:00Z">
              <w:r w:rsidRPr="008A34FA">
                <w:rPr>
                  <w:rFonts w:ascii="Aptos Narrow" w:hAnsi="Aptos Narrow" w:cstheme="minorHAnsi"/>
                  <w:sz w:val="18"/>
                </w:rPr>
                <w:t>AP4</w:t>
              </w:r>
            </w:ins>
          </w:p>
        </w:tc>
        <w:tc>
          <w:tcPr>
            <w:tcW w:w="1860" w:type="dxa"/>
          </w:tcPr>
          <w:p w14:paraId="33540865" w14:textId="77777777" w:rsidR="007D4094" w:rsidRPr="008A34FA" w:rsidRDefault="003C127A">
            <w:pPr>
              <w:rPr>
                <w:ins w:id="691" w:author="Abbas Rizvi" w:date="2026-06-21T00:00:00Z"/>
                <w:rFonts w:ascii="Aptos Narrow" w:hAnsi="Aptos Narrow" w:cstheme="minorHAnsi"/>
                <w:sz w:val="18"/>
              </w:rPr>
            </w:pPr>
            <w:ins w:id="692" w:author="Abbas Rizvi" w:date="2026-06-21T00:00:00Z">
              <w:r w:rsidRPr="008A34FA">
                <w:rPr>
                  <w:rFonts w:ascii="Aptos Narrow" w:hAnsi="Aptos Narrow" w:cstheme="minorHAnsi"/>
                  <w:sz w:val="18"/>
                </w:rPr>
                <w:t>2.4 GHz</w:t>
              </w:r>
            </w:ins>
          </w:p>
        </w:tc>
        <w:tc>
          <w:tcPr>
            <w:tcW w:w="1300" w:type="dxa"/>
          </w:tcPr>
          <w:p w14:paraId="39D2D88B" w14:textId="77777777" w:rsidR="007D4094" w:rsidRPr="008A34FA" w:rsidRDefault="003C127A">
            <w:pPr>
              <w:rPr>
                <w:ins w:id="693" w:author="Abbas Rizvi" w:date="2026-06-21T00:00:00Z"/>
                <w:rFonts w:ascii="Aptos Narrow" w:hAnsi="Aptos Narrow" w:cstheme="minorHAnsi"/>
                <w:sz w:val="18"/>
              </w:rPr>
            </w:pPr>
            <w:ins w:id="694" w:author="Abbas Rizvi" w:date="2026-06-21T00:00:00Z">
              <w:r w:rsidRPr="008A34FA">
                <w:rPr>
                  <w:rFonts w:ascii="Aptos Narrow" w:hAnsi="Aptos Narrow" w:cstheme="minorHAnsi"/>
                  <w:sz w:val="18"/>
                </w:rPr>
                <w:t>20 MHz</w:t>
              </w:r>
            </w:ins>
          </w:p>
        </w:tc>
        <w:tc>
          <w:tcPr>
            <w:tcW w:w="1100" w:type="dxa"/>
          </w:tcPr>
          <w:p w14:paraId="68CA1BC5" w14:textId="77777777" w:rsidR="007D4094" w:rsidRPr="008A34FA" w:rsidRDefault="003C127A">
            <w:pPr>
              <w:rPr>
                <w:ins w:id="695" w:author="Abbas Rizvi" w:date="2026-06-21T00:00:00Z"/>
                <w:rFonts w:ascii="Aptos Narrow" w:hAnsi="Aptos Narrow" w:cstheme="minorHAnsi"/>
                <w:sz w:val="18"/>
              </w:rPr>
            </w:pPr>
            <w:ins w:id="696" w:author="Abbas Rizvi" w:date="2026-06-21T00:00:00Z">
              <w:r w:rsidRPr="008A34FA">
                <w:rPr>
                  <w:rFonts w:ascii="Aptos Narrow" w:hAnsi="Aptos Narrow" w:cstheme="minorHAnsi"/>
                  <w:sz w:val="18"/>
                </w:rPr>
                <w:t>Kanal 11 (2462 MHz)</w:t>
              </w:r>
            </w:ins>
          </w:p>
        </w:tc>
        <w:tc>
          <w:tcPr>
            <w:tcW w:w="1600" w:type="dxa"/>
          </w:tcPr>
          <w:p w14:paraId="2C983527" w14:textId="77777777" w:rsidR="007D4094" w:rsidRPr="008A34FA" w:rsidRDefault="003C127A">
            <w:pPr>
              <w:rPr>
                <w:ins w:id="697" w:author="Abbas Rizvi" w:date="2026-06-21T00:00:00Z"/>
                <w:rFonts w:ascii="Aptos Narrow" w:hAnsi="Aptos Narrow" w:cstheme="minorHAnsi"/>
                <w:sz w:val="18"/>
              </w:rPr>
            </w:pPr>
            <w:ins w:id="698" w:author="Abbas Rizvi" w:date="2026-06-21T00:00:00Z">
              <w:r w:rsidRPr="008A34FA">
                <w:rPr>
                  <w:rFonts w:ascii="Aptos Narrow" w:hAnsi="Aptos Narrow" w:cstheme="minorHAnsi"/>
                  <w:sz w:val="18"/>
                </w:rPr>
                <w:t>15 dBm</w:t>
              </w:r>
            </w:ins>
          </w:p>
        </w:tc>
      </w:tr>
      <w:tr w:rsidR="007D4094" w:rsidRPr="008A34FA" w14:paraId="2BB87DC9" w14:textId="77777777">
        <w:trPr>
          <w:ins w:id="699" w:author="Abbas Rizvi" w:date="2026-06-21T00:00:00Z"/>
        </w:trPr>
        <w:tc>
          <w:tcPr>
            <w:tcW w:w="1200" w:type="dxa"/>
          </w:tcPr>
          <w:p w14:paraId="1FECFEB1" w14:textId="77777777" w:rsidR="007D4094" w:rsidRPr="008A34FA" w:rsidRDefault="003C127A">
            <w:pPr>
              <w:rPr>
                <w:ins w:id="700" w:author="Abbas Rizvi" w:date="2026-06-21T00:00:00Z"/>
                <w:rFonts w:ascii="Aptos Narrow" w:hAnsi="Aptos Narrow" w:cstheme="minorHAnsi"/>
                <w:sz w:val="18"/>
              </w:rPr>
            </w:pPr>
            <w:ins w:id="701" w:author="Abbas Rizvi" w:date="2026-06-21T00:00:00Z">
              <w:r w:rsidRPr="008A34FA">
                <w:rPr>
                  <w:rFonts w:ascii="Aptos Narrow" w:hAnsi="Aptos Narrow" w:cstheme="minorHAnsi"/>
                  <w:sz w:val="18"/>
                </w:rPr>
                <w:t>Wagen C</w:t>
              </w:r>
            </w:ins>
          </w:p>
        </w:tc>
        <w:tc>
          <w:tcPr>
            <w:tcW w:w="900" w:type="dxa"/>
          </w:tcPr>
          <w:p w14:paraId="61F395E1" w14:textId="77777777" w:rsidR="007D4094" w:rsidRPr="008A34FA" w:rsidRDefault="003C127A">
            <w:pPr>
              <w:rPr>
                <w:ins w:id="702" w:author="Abbas Rizvi" w:date="2026-06-21T00:00:00Z"/>
                <w:rFonts w:ascii="Aptos Narrow" w:hAnsi="Aptos Narrow" w:cstheme="minorHAnsi"/>
                <w:sz w:val="18"/>
              </w:rPr>
            </w:pPr>
            <w:ins w:id="703" w:author="Abbas Rizvi" w:date="2026-06-21T00:00:00Z">
              <w:r w:rsidRPr="008A34FA">
                <w:rPr>
                  <w:rFonts w:ascii="Aptos Narrow" w:hAnsi="Aptos Narrow" w:cstheme="minorHAnsi"/>
                  <w:sz w:val="18"/>
                </w:rPr>
                <w:t>AP1</w:t>
              </w:r>
            </w:ins>
          </w:p>
        </w:tc>
        <w:tc>
          <w:tcPr>
            <w:tcW w:w="1860" w:type="dxa"/>
          </w:tcPr>
          <w:p w14:paraId="58C9C0D0" w14:textId="77777777" w:rsidR="007D4094" w:rsidRPr="008A34FA" w:rsidRDefault="003C127A">
            <w:pPr>
              <w:rPr>
                <w:ins w:id="704" w:author="Abbas Rizvi" w:date="2026-06-21T00:00:00Z"/>
                <w:rFonts w:ascii="Aptos Narrow" w:hAnsi="Aptos Narrow" w:cstheme="minorHAnsi"/>
                <w:sz w:val="18"/>
              </w:rPr>
            </w:pPr>
            <w:ins w:id="705" w:author="Abbas Rizvi" w:date="2026-06-21T00:00:00Z">
              <w:r w:rsidRPr="008A34FA">
                <w:rPr>
                  <w:rFonts w:ascii="Aptos Narrow" w:hAnsi="Aptos Narrow" w:cstheme="minorHAnsi"/>
                  <w:sz w:val="18"/>
                </w:rPr>
                <w:t>2.4 GHz</w:t>
              </w:r>
            </w:ins>
          </w:p>
        </w:tc>
        <w:tc>
          <w:tcPr>
            <w:tcW w:w="1300" w:type="dxa"/>
          </w:tcPr>
          <w:p w14:paraId="4EF6D0DD" w14:textId="77777777" w:rsidR="007D4094" w:rsidRPr="008A34FA" w:rsidRDefault="003C127A">
            <w:pPr>
              <w:rPr>
                <w:ins w:id="706" w:author="Abbas Rizvi" w:date="2026-06-21T00:00:00Z"/>
                <w:rFonts w:ascii="Aptos Narrow" w:hAnsi="Aptos Narrow" w:cstheme="minorHAnsi"/>
                <w:sz w:val="18"/>
              </w:rPr>
            </w:pPr>
            <w:ins w:id="707" w:author="Abbas Rizvi" w:date="2026-06-21T00:00:00Z">
              <w:r w:rsidRPr="008A34FA">
                <w:rPr>
                  <w:rFonts w:ascii="Aptos Narrow" w:hAnsi="Aptos Narrow" w:cstheme="minorHAnsi"/>
                  <w:sz w:val="18"/>
                </w:rPr>
                <w:t>20 MHz</w:t>
              </w:r>
            </w:ins>
          </w:p>
        </w:tc>
        <w:tc>
          <w:tcPr>
            <w:tcW w:w="1100" w:type="dxa"/>
          </w:tcPr>
          <w:p w14:paraId="6DB79E4D" w14:textId="77777777" w:rsidR="007D4094" w:rsidRPr="008A34FA" w:rsidRDefault="003C127A">
            <w:pPr>
              <w:rPr>
                <w:ins w:id="708" w:author="Abbas Rizvi" w:date="2026-06-21T00:00:00Z"/>
                <w:rFonts w:ascii="Aptos Narrow" w:hAnsi="Aptos Narrow" w:cstheme="minorHAnsi"/>
                <w:sz w:val="18"/>
              </w:rPr>
            </w:pPr>
            <w:ins w:id="709" w:author="Abbas Rizvi" w:date="2026-06-21T00:00:00Z">
              <w:r w:rsidRPr="008A34FA">
                <w:rPr>
                  <w:rFonts w:ascii="Aptos Narrow" w:hAnsi="Aptos Narrow" w:cstheme="minorHAnsi"/>
                  <w:sz w:val="18"/>
                </w:rPr>
                <w:t>Kanal 1 (2412 MHz)</w:t>
              </w:r>
            </w:ins>
          </w:p>
        </w:tc>
        <w:tc>
          <w:tcPr>
            <w:tcW w:w="1600" w:type="dxa"/>
          </w:tcPr>
          <w:p w14:paraId="3840DF04" w14:textId="77777777" w:rsidR="007D4094" w:rsidRPr="008A34FA" w:rsidRDefault="003C127A">
            <w:pPr>
              <w:rPr>
                <w:ins w:id="710" w:author="Abbas Rizvi" w:date="2026-06-21T00:00:00Z"/>
                <w:rFonts w:ascii="Aptos Narrow" w:hAnsi="Aptos Narrow" w:cstheme="minorHAnsi"/>
                <w:sz w:val="18"/>
              </w:rPr>
            </w:pPr>
            <w:ins w:id="711" w:author="Abbas Rizvi" w:date="2026-06-21T00:00:00Z">
              <w:r w:rsidRPr="008A34FA">
                <w:rPr>
                  <w:rFonts w:ascii="Aptos Narrow" w:hAnsi="Aptos Narrow" w:cstheme="minorHAnsi"/>
                  <w:sz w:val="18"/>
                </w:rPr>
                <w:t>15 dBm</w:t>
              </w:r>
            </w:ins>
          </w:p>
        </w:tc>
      </w:tr>
      <w:tr w:rsidR="007D4094" w:rsidRPr="008A34FA" w14:paraId="573292DE" w14:textId="77777777">
        <w:trPr>
          <w:ins w:id="712" w:author="Abbas Rizvi" w:date="2026-06-21T00:00:00Z"/>
        </w:trPr>
        <w:tc>
          <w:tcPr>
            <w:tcW w:w="1200" w:type="dxa"/>
          </w:tcPr>
          <w:p w14:paraId="5FBE5FFC" w14:textId="77777777" w:rsidR="007D4094" w:rsidRPr="008A34FA" w:rsidRDefault="003C127A">
            <w:pPr>
              <w:rPr>
                <w:ins w:id="713" w:author="Abbas Rizvi" w:date="2026-06-21T00:00:00Z"/>
                <w:rFonts w:ascii="Aptos Narrow" w:hAnsi="Aptos Narrow" w:cstheme="minorHAnsi"/>
                <w:sz w:val="18"/>
              </w:rPr>
            </w:pPr>
            <w:ins w:id="714" w:author="Abbas Rizvi" w:date="2026-06-21T00:00:00Z">
              <w:r w:rsidRPr="008A34FA">
                <w:rPr>
                  <w:rFonts w:ascii="Aptos Narrow" w:hAnsi="Aptos Narrow" w:cstheme="minorHAnsi"/>
                  <w:sz w:val="18"/>
                </w:rPr>
                <w:t>Wagen C</w:t>
              </w:r>
            </w:ins>
          </w:p>
        </w:tc>
        <w:tc>
          <w:tcPr>
            <w:tcW w:w="900" w:type="dxa"/>
          </w:tcPr>
          <w:p w14:paraId="257529D4" w14:textId="77777777" w:rsidR="007D4094" w:rsidRPr="008A34FA" w:rsidRDefault="003C127A">
            <w:pPr>
              <w:rPr>
                <w:ins w:id="715" w:author="Abbas Rizvi" w:date="2026-06-21T00:00:00Z"/>
                <w:rFonts w:ascii="Aptos Narrow" w:hAnsi="Aptos Narrow" w:cstheme="minorHAnsi"/>
                <w:sz w:val="18"/>
              </w:rPr>
            </w:pPr>
            <w:ins w:id="716" w:author="Abbas Rizvi" w:date="2026-06-21T00:00:00Z">
              <w:r w:rsidRPr="008A34FA">
                <w:rPr>
                  <w:rFonts w:ascii="Aptos Narrow" w:hAnsi="Aptos Narrow" w:cstheme="minorHAnsi"/>
                  <w:sz w:val="18"/>
                </w:rPr>
                <w:t>AP2</w:t>
              </w:r>
            </w:ins>
          </w:p>
        </w:tc>
        <w:tc>
          <w:tcPr>
            <w:tcW w:w="1860" w:type="dxa"/>
          </w:tcPr>
          <w:p w14:paraId="1AD27758" w14:textId="77777777" w:rsidR="007D4094" w:rsidRPr="008A34FA" w:rsidRDefault="003C127A">
            <w:pPr>
              <w:rPr>
                <w:ins w:id="717" w:author="Abbas Rizvi" w:date="2026-06-21T00:00:00Z"/>
                <w:rFonts w:ascii="Aptos Narrow" w:hAnsi="Aptos Narrow" w:cstheme="minorHAnsi"/>
                <w:sz w:val="18"/>
              </w:rPr>
            </w:pPr>
            <w:ins w:id="718" w:author="Abbas Rizvi" w:date="2026-06-21T00:00:00Z">
              <w:r w:rsidRPr="008A34FA">
                <w:rPr>
                  <w:rFonts w:ascii="Aptos Narrow" w:hAnsi="Aptos Narrow" w:cstheme="minorHAnsi"/>
                  <w:sz w:val="18"/>
                </w:rPr>
                <w:t>5 GHz</w:t>
              </w:r>
            </w:ins>
          </w:p>
        </w:tc>
        <w:tc>
          <w:tcPr>
            <w:tcW w:w="1300" w:type="dxa"/>
          </w:tcPr>
          <w:p w14:paraId="17392FD5" w14:textId="77777777" w:rsidR="007D4094" w:rsidRPr="008A34FA" w:rsidRDefault="003C127A">
            <w:pPr>
              <w:rPr>
                <w:ins w:id="719" w:author="Abbas Rizvi" w:date="2026-06-21T00:00:00Z"/>
                <w:rFonts w:ascii="Aptos Narrow" w:hAnsi="Aptos Narrow" w:cstheme="minorHAnsi"/>
                <w:sz w:val="18"/>
              </w:rPr>
            </w:pPr>
            <w:ins w:id="720" w:author="Abbas Rizvi" w:date="2026-06-21T00:00:00Z">
              <w:r w:rsidRPr="008A34FA">
                <w:rPr>
                  <w:rFonts w:ascii="Aptos Narrow" w:hAnsi="Aptos Narrow" w:cstheme="minorHAnsi"/>
                  <w:sz w:val="18"/>
                </w:rPr>
                <w:t>80 MHz</w:t>
              </w:r>
            </w:ins>
          </w:p>
        </w:tc>
        <w:tc>
          <w:tcPr>
            <w:tcW w:w="1100" w:type="dxa"/>
          </w:tcPr>
          <w:p w14:paraId="07ECAF16" w14:textId="77777777" w:rsidR="007D4094" w:rsidRPr="008A34FA" w:rsidRDefault="003C127A">
            <w:pPr>
              <w:rPr>
                <w:ins w:id="721" w:author="Abbas Rizvi" w:date="2026-06-21T00:00:00Z"/>
                <w:rFonts w:ascii="Aptos Narrow" w:hAnsi="Aptos Narrow" w:cstheme="minorHAnsi"/>
                <w:sz w:val="18"/>
              </w:rPr>
            </w:pPr>
            <w:ins w:id="722" w:author="Abbas Rizvi" w:date="2026-06-21T00:00:00Z">
              <w:r w:rsidRPr="008A34FA">
                <w:rPr>
                  <w:rFonts w:ascii="Aptos Narrow" w:hAnsi="Aptos Narrow" w:cstheme="minorHAnsi"/>
                  <w:sz w:val="18"/>
                </w:rPr>
                <w:t>Kanal 36 (5180 MHz)</w:t>
              </w:r>
            </w:ins>
          </w:p>
        </w:tc>
        <w:tc>
          <w:tcPr>
            <w:tcW w:w="1600" w:type="dxa"/>
          </w:tcPr>
          <w:p w14:paraId="1E059505" w14:textId="77777777" w:rsidR="007D4094" w:rsidRPr="008A34FA" w:rsidRDefault="003C127A">
            <w:pPr>
              <w:rPr>
                <w:ins w:id="723" w:author="Abbas Rizvi" w:date="2026-06-21T00:00:00Z"/>
                <w:rFonts w:ascii="Aptos Narrow" w:hAnsi="Aptos Narrow" w:cstheme="minorHAnsi"/>
                <w:sz w:val="18"/>
              </w:rPr>
            </w:pPr>
            <w:ins w:id="724" w:author="Abbas Rizvi" w:date="2026-06-21T00:00:00Z">
              <w:r w:rsidRPr="008A34FA">
                <w:rPr>
                  <w:rFonts w:ascii="Aptos Narrow" w:hAnsi="Aptos Narrow" w:cstheme="minorHAnsi"/>
                  <w:sz w:val="18"/>
                </w:rPr>
                <w:t>15 dBm</w:t>
              </w:r>
            </w:ins>
          </w:p>
        </w:tc>
      </w:tr>
      <w:tr w:rsidR="007D4094" w:rsidRPr="008A34FA" w14:paraId="332FA705" w14:textId="77777777">
        <w:trPr>
          <w:ins w:id="725" w:author="Abbas Rizvi" w:date="2026-06-21T00:00:00Z"/>
        </w:trPr>
        <w:tc>
          <w:tcPr>
            <w:tcW w:w="1200" w:type="dxa"/>
          </w:tcPr>
          <w:p w14:paraId="4A393560" w14:textId="77777777" w:rsidR="007D4094" w:rsidRPr="008A34FA" w:rsidRDefault="003C127A">
            <w:pPr>
              <w:rPr>
                <w:ins w:id="726" w:author="Abbas Rizvi" w:date="2026-06-21T00:00:00Z"/>
                <w:rFonts w:ascii="Aptos Narrow" w:hAnsi="Aptos Narrow" w:cstheme="minorHAnsi"/>
                <w:sz w:val="18"/>
              </w:rPr>
            </w:pPr>
            <w:ins w:id="727" w:author="Abbas Rizvi" w:date="2026-06-21T00:00:00Z">
              <w:r w:rsidRPr="008A34FA">
                <w:rPr>
                  <w:rFonts w:ascii="Aptos Narrow" w:hAnsi="Aptos Narrow" w:cstheme="minorHAnsi"/>
                  <w:sz w:val="18"/>
                </w:rPr>
                <w:t>Wagen C</w:t>
              </w:r>
            </w:ins>
          </w:p>
        </w:tc>
        <w:tc>
          <w:tcPr>
            <w:tcW w:w="900" w:type="dxa"/>
          </w:tcPr>
          <w:p w14:paraId="0FC17ED7" w14:textId="77777777" w:rsidR="007D4094" w:rsidRPr="008A34FA" w:rsidRDefault="003C127A">
            <w:pPr>
              <w:rPr>
                <w:ins w:id="728" w:author="Abbas Rizvi" w:date="2026-06-21T00:00:00Z"/>
                <w:rFonts w:ascii="Aptos Narrow" w:hAnsi="Aptos Narrow" w:cstheme="minorHAnsi"/>
                <w:sz w:val="18"/>
              </w:rPr>
            </w:pPr>
            <w:ins w:id="729" w:author="Abbas Rizvi" w:date="2026-06-21T00:00:00Z">
              <w:r w:rsidRPr="008A34FA">
                <w:rPr>
                  <w:rFonts w:ascii="Aptos Narrow" w:hAnsi="Aptos Narrow" w:cstheme="minorHAnsi"/>
                  <w:sz w:val="18"/>
                </w:rPr>
                <w:t>AP3</w:t>
              </w:r>
            </w:ins>
          </w:p>
        </w:tc>
        <w:tc>
          <w:tcPr>
            <w:tcW w:w="1860" w:type="dxa"/>
          </w:tcPr>
          <w:p w14:paraId="0D2BC537" w14:textId="77777777" w:rsidR="007D4094" w:rsidRPr="008A34FA" w:rsidRDefault="003C127A">
            <w:pPr>
              <w:rPr>
                <w:ins w:id="730" w:author="Abbas Rizvi" w:date="2026-06-21T00:00:00Z"/>
                <w:rFonts w:ascii="Aptos Narrow" w:hAnsi="Aptos Narrow" w:cstheme="minorHAnsi"/>
                <w:sz w:val="18"/>
              </w:rPr>
            </w:pPr>
            <w:ins w:id="731" w:author="Abbas Rizvi" w:date="2026-06-21T00:00:00Z">
              <w:r w:rsidRPr="008A34FA">
                <w:rPr>
                  <w:rFonts w:ascii="Aptos Narrow" w:hAnsi="Aptos Narrow" w:cstheme="minorHAnsi"/>
                  <w:sz w:val="18"/>
                </w:rPr>
                <w:t>5 GHz</w:t>
              </w:r>
            </w:ins>
          </w:p>
        </w:tc>
        <w:tc>
          <w:tcPr>
            <w:tcW w:w="1300" w:type="dxa"/>
          </w:tcPr>
          <w:p w14:paraId="633990EA" w14:textId="77777777" w:rsidR="007D4094" w:rsidRPr="008A34FA" w:rsidRDefault="003C127A">
            <w:pPr>
              <w:rPr>
                <w:ins w:id="732" w:author="Abbas Rizvi" w:date="2026-06-21T00:00:00Z"/>
                <w:rFonts w:ascii="Aptos Narrow" w:hAnsi="Aptos Narrow" w:cstheme="minorHAnsi"/>
                <w:sz w:val="18"/>
              </w:rPr>
            </w:pPr>
            <w:ins w:id="733" w:author="Abbas Rizvi" w:date="2026-06-21T00:00:00Z">
              <w:r w:rsidRPr="008A34FA">
                <w:rPr>
                  <w:rFonts w:ascii="Aptos Narrow" w:hAnsi="Aptos Narrow" w:cstheme="minorHAnsi"/>
                  <w:sz w:val="18"/>
                </w:rPr>
                <w:t>80 MHz</w:t>
              </w:r>
            </w:ins>
          </w:p>
        </w:tc>
        <w:tc>
          <w:tcPr>
            <w:tcW w:w="1100" w:type="dxa"/>
          </w:tcPr>
          <w:p w14:paraId="32795B38" w14:textId="77777777" w:rsidR="007D4094" w:rsidRPr="008A34FA" w:rsidRDefault="003C127A">
            <w:pPr>
              <w:rPr>
                <w:ins w:id="734" w:author="Abbas Rizvi" w:date="2026-06-21T00:00:00Z"/>
                <w:rFonts w:ascii="Aptos Narrow" w:hAnsi="Aptos Narrow" w:cstheme="minorHAnsi"/>
                <w:sz w:val="18"/>
              </w:rPr>
            </w:pPr>
            <w:ins w:id="735" w:author="Abbas Rizvi" w:date="2026-06-21T00:00:00Z">
              <w:r w:rsidRPr="008A34FA">
                <w:rPr>
                  <w:rFonts w:ascii="Aptos Narrow" w:hAnsi="Aptos Narrow" w:cstheme="minorHAnsi"/>
                  <w:sz w:val="18"/>
                </w:rPr>
                <w:t>Kanal 44 (5220 MHz)</w:t>
              </w:r>
            </w:ins>
          </w:p>
        </w:tc>
        <w:tc>
          <w:tcPr>
            <w:tcW w:w="1600" w:type="dxa"/>
          </w:tcPr>
          <w:p w14:paraId="74AD30A2" w14:textId="77777777" w:rsidR="007D4094" w:rsidRPr="008A34FA" w:rsidRDefault="003C127A">
            <w:pPr>
              <w:rPr>
                <w:ins w:id="736" w:author="Abbas Rizvi" w:date="2026-06-21T00:00:00Z"/>
                <w:rFonts w:ascii="Aptos Narrow" w:hAnsi="Aptos Narrow" w:cstheme="minorHAnsi"/>
                <w:sz w:val="18"/>
              </w:rPr>
            </w:pPr>
            <w:ins w:id="737" w:author="Abbas Rizvi" w:date="2026-06-21T00:00:00Z">
              <w:r w:rsidRPr="008A34FA">
                <w:rPr>
                  <w:rFonts w:ascii="Aptos Narrow" w:hAnsi="Aptos Narrow" w:cstheme="minorHAnsi"/>
                  <w:sz w:val="18"/>
                </w:rPr>
                <w:t>15 dBm</w:t>
              </w:r>
            </w:ins>
          </w:p>
        </w:tc>
      </w:tr>
      <w:tr w:rsidR="007D4094" w:rsidRPr="008A34FA" w14:paraId="4A9E065E" w14:textId="77777777">
        <w:trPr>
          <w:ins w:id="738" w:author="Abbas Rizvi" w:date="2026-06-21T00:00:00Z"/>
        </w:trPr>
        <w:tc>
          <w:tcPr>
            <w:tcW w:w="1200" w:type="dxa"/>
          </w:tcPr>
          <w:p w14:paraId="46274182" w14:textId="77777777" w:rsidR="007D4094" w:rsidRPr="008A34FA" w:rsidRDefault="003C127A">
            <w:pPr>
              <w:rPr>
                <w:ins w:id="739" w:author="Abbas Rizvi" w:date="2026-06-21T00:00:00Z"/>
                <w:rFonts w:ascii="Aptos Narrow" w:hAnsi="Aptos Narrow" w:cstheme="minorHAnsi"/>
                <w:sz w:val="18"/>
              </w:rPr>
            </w:pPr>
            <w:ins w:id="740" w:author="Abbas Rizvi" w:date="2026-06-21T00:00:00Z">
              <w:r w:rsidRPr="008A34FA">
                <w:rPr>
                  <w:rFonts w:ascii="Aptos Narrow" w:hAnsi="Aptos Narrow" w:cstheme="minorHAnsi"/>
                  <w:sz w:val="18"/>
                </w:rPr>
                <w:t>Wagen C</w:t>
              </w:r>
            </w:ins>
          </w:p>
        </w:tc>
        <w:tc>
          <w:tcPr>
            <w:tcW w:w="900" w:type="dxa"/>
          </w:tcPr>
          <w:p w14:paraId="6B08F822" w14:textId="77777777" w:rsidR="007D4094" w:rsidRPr="008A34FA" w:rsidRDefault="003C127A">
            <w:pPr>
              <w:rPr>
                <w:ins w:id="741" w:author="Abbas Rizvi" w:date="2026-06-21T00:00:00Z"/>
                <w:rFonts w:ascii="Aptos Narrow" w:hAnsi="Aptos Narrow" w:cstheme="minorHAnsi"/>
                <w:sz w:val="18"/>
              </w:rPr>
            </w:pPr>
            <w:ins w:id="742" w:author="Abbas Rizvi" w:date="2026-06-21T00:00:00Z">
              <w:r w:rsidRPr="008A34FA">
                <w:rPr>
                  <w:rFonts w:ascii="Aptos Narrow" w:hAnsi="Aptos Narrow" w:cstheme="minorHAnsi"/>
                  <w:sz w:val="18"/>
                </w:rPr>
                <w:t>AP4</w:t>
              </w:r>
            </w:ins>
          </w:p>
        </w:tc>
        <w:tc>
          <w:tcPr>
            <w:tcW w:w="1860" w:type="dxa"/>
          </w:tcPr>
          <w:p w14:paraId="52241D5F" w14:textId="77777777" w:rsidR="007D4094" w:rsidRPr="008A34FA" w:rsidRDefault="003C127A">
            <w:pPr>
              <w:rPr>
                <w:ins w:id="743" w:author="Abbas Rizvi" w:date="2026-06-21T00:00:00Z"/>
                <w:rFonts w:ascii="Aptos Narrow" w:hAnsi="Aptos Narrow" w:cstheme="minorHAnsi"/>
                <w:sz w:val="18"/>
              </w:rPr>
            </w:pPr>
            <w:ins w:id="744" w:author="Abbas Rizvi" w:date="2026-06-21T00:00:00Z">
              <w:r w:rsidRPr="008A34FA">
                <w:rPr>
                  <w:rFonts w:ascii="Aptos Narrow" w:hAnsi="Aptos Narrow" w:cstheme="minorHAnsi"/>
                  <w:sz w:val="18"/>
                </w:rPr>
                <w:t>2.4 GHz</w:t>
              </w:r>
            </w:ins>
          </w:p>
        </w:tc>
        <w:tc>
          <w:tcPr>
            <w:tcW w:w="1300" w:type="dxa"/>
          </w:tcPr>
          <w:p w14:paraId="4E87AA71" w14:textId="77777777" w:rsidR="007D4094" w:rsidRPr="008A34FA" w:rsidRDefault="003C127A">
            <w:pPr>
              <w:rPr>
                <w:ins w:id="745" w:author="Abbas Rizvi" w:date="2026-06-21T00:00:00Z"/>
                <w:rFonts w:ascii="Aptos Narrow" w:hAnsi="Aptos Narrow" w:cstheme="minorHAnsi"/>
                <w:sz w:val="18"/>
              </w:rPr>
            </w:pPr>
            <w:ins w:id="746" w:author="Abbas Rizvi" w:date="2026-06-21T00:00:00Z">
              <w:r w:rsidRPr="008A34FA">
                <w:rPr>
                  <w:rFonts w:ascii="Aptos Narrow" w:hAnsi="Aptos Narrow" w:cstheme="minorHAnsi"/>
                  <w:sz w:val="18"/>
                </w:rPr>
                <w:t>20 MHz</w:t>
              </w:r>
            </w:ins>
          </w:p>
        </w:tc>
        <w:tc>
          <w:tcPr>
            <w:tcW w:w="1100" w:type="dxa"/>
          </w:tcPr>
          <w:p w14:paraId="45A27E3A" w14:textId="77777777" w:rsidR="007D4094" w:rsidRPr="008A34FA" w:rsidRDefault="003C127A">
            <w:pPr>
              <w:rPr>
                <w:ins w:id="747" w:author="Abbas Rizvi" w:date="2026-06-21T00:00:00Z"/>
                <w:rFonts w:ascii="Aptos Narrow" w:hAnsi="Aptos Narrow" w:cstheme="minorHAnsi"/>
                <w:sz w:val="18"/>
              </w:rPr>
            </w:pPr>
            <w:ins w:id="748" w:author="Abbas Rizvi" w:date="2026-06-21T00:00:00Z">
              <w:r w:rsidRPr="008A34FA">
                <w:rPr>
                  <w:rFonts w:ascii="Aptos Narrow" w:hAnsi="Aptos Narrow" w:cstheme="minorHAnsi"/>
                  <w:sz w:val="18"/>
                </w:rPr>
                <w:t>Kanal 11 (2462 MHz)</w:t>
              </w:r>
            </w:ins>
          </w:p>
        </w:tc>
        <w:tc>
          <w:tcPr>
            <w:tcW w:w="1600" w:type="dxa"/>
          </w:tcPr>
          <w:p w14:paraId="05D1545C" w14:textId="77777777" w:rsidR="007D4094" w:rsidRPr="008A34FA" w:rsidRDefault="003C127A">
            <w:pPr>
              <w:rPr>
                <w:ins w:id="749" w:author="Abbas Rizvi" w:date="2026-06-21T00:00:00Z"/>
                <w:rFonts w:ascii="Aptos Narrow" w:hAnsi="Aptos Narrow" w:cstheme="minorHAnsi"/>
                <w:sz w:val="18"/>
              </w:rPr>
            </w:pPr>
            <w:ins w:id="750" w:author="Abbas Rizvi" w:date="2026-06-21T00:00:00Z">
              <w:r w:rsidRPr="008A34FA">
                <w:rPr>
                  <w:rFonts w:ascii="Aptos Narrow" w:hAnsi="Aptos Narrow" w:cstheme="minorHAnsi"/>
                  <w:sz w:val="18"/>
                </w:rPr>
                <w:t>15 dBm</w:t>
              </w:r>
            </w:ins>
          </w:p>
        </w:tc>
      </w:tr>
      <w:tr w:rsidR="007D4094" w:rsidRPr="008A34FA" w14:paraId="6BA589A8" w14:textId="77777777">
        <w:trPr>
          <w:ins w:id="751" w:author="Abbas Rizvi" w:date="2026-06-21T00:00:00Z"/>
        </w:trPr>
        <w:tc>
          <w:tcPr>
            <w:tcW w:w="1200" w:type="dxa"/>
          </w:tcPr>
          <w:p w14:paraId="2B671FCA" w14:textId="77777777" w:rsidR="007D4094" w:rsidRPr="008A34FA" w:rsidRDefault="003C127A">
            <w:pPr>
              <w:rPr>
                <w:ins w:id="752" w:author="Abbas Rizvi" w:date="2026-06-21T00:00:00Z"/>
                <w:rFonts w:ascii="Aptos Narrow" w:hAnsi="Aptos Narrow" w:cstheme="minorHAnsi"/>
                <w:sz w:val="18"/>
              </w:rPr>
            </w:pPr>
            <w:ins w:id="753" w:author="Abbas Rizvi" w:date="2026-06-21T00:00:00Z">
              <w:r w:rsidRPr="008A34FA">
                <w:rPr>
                  <w:rFonts w:ascii="Aptos Narrow" w:hAnsi="Aptos Narrow" w:cstheme="minorHAnsi"/>
                  <w:sz w:val="18"/>
                </w:rPr>
                <w:t>Wagen G</w:t>
              </w:r>
            </w:ins>
          </w:p>
        </w:tc>
        <w:tc>
          <w:tcPr>
            <w:tcW w:w="900" w:type="dxa"/>
          </w:tcPr>
          <w:p w14:paraId="2E3B417B" w14:textId="77777777" w:rsidR="007D4094" w:rsidRPr="008A34FA" w:rsidRDefault="003C127A">
            <w:pPr>
              <w:rPr>
                <w:ins w:id="754" w:author="Abbas Rizvi" w:date="2026-06-21T00:00:00Z"/>
                <w:rFonts w:ascii="Aptos Narrow" w:hAnsi="Aptos Narrow" w:cstheme="minorHAnsi"/>
                <w:sz w:val="18"/>
              </w:rPr>
            </w:pPr>
            <w:ins w:id="755" w:author="Abbas Rizvi" w:date="2026-06-21T00:00:00Z">
              <w:r w:rsidRPr="008A34FA">
                <w:rPr>
                  <w:rFonts w:ascii="Aptos Narrow" w:hAnsi="Aptos Narrow" w:cstheme="minorHAnsi"/>
                  <w:sz w:val="18"/>
                </w:rPr>
                <w:t>AP1</w:t>
              </w:r>
            </w:ins>
          </w:p>
        </w:tc>
        <w:tc>
          <w:tcPr>
            <w:tcW w:w="1860" w:type="dxa"/>
          </w:tcPr>
          <w:p w14:paraId="324BCEE5" w14:textId="77777777" w:rsidR="007D4094" w:rsidRPr="008A34FA" w:rsidRDefault="003C127A">
            <w:pPr>
              <w:rPr>
                <w:ins w:id="756" w:author="Abbas Rizvi" w:date="2026-06-21T00:00:00Z"/>
                <w:rFonts w:ascii="Aptos Narrow" w:hAnsi="Aptos Narrow" w:cstheme="minorHAnsi"/>
                <w:sz w:val="18"/>
              </w:rPr>
            </w:pPr>
            <w:ins w:id="757" w:author="Abbas Rizvi" w:date="2026-06-21T00:00:00Z">
              <w:r w:rsidRPr="008A34FA">
                <w:rPr>
                  <w:rFonts w:ascii="Aptos Narrow" w:hAnsi="Aptos Narrow" w:cstheme="minorHAnsi"/>
                  <w:sz w:val="18"/>
                </w:rPr>
                <w:t>5 GHz</w:t>
              </w:r>
            </w:ins>
          </w:p>
        </w:tc>
        <w:tc>
          <w:tcPr>
            <w:tcW w:w="1300" w:type="dxa"/>
          </w:tcPr>
          <w:p w14:paraId="214CFE69" w14:textId="77777777" w:rsidR="007D4094" w:rsidRPr="008A34FA" w:rsidRDefault="003C127A">
            <w:pPr>
              <w:rPr>
                <w:ins w:id="758" w:author="Abbas Rizvi" w:date="2026-06-21T00:00:00Z"/>
                <w:rFonts w:ascii="Aptos Narrow" w:hAnsi="Aptos Narrow" w:cstheme="minorHAnsi"/>
                <w:sz w:val="18"/>
              </w:rPr>
            </w:pPr>
            <w:ins w:id="759" w:author="Abbas Rizvi" w:date="2026-06-21T00:00:00Z">
              <w:r w:rsidRPr="008A34FA">
                <w:rPr>
                  <w:rFonts w:ascii="Aptos Narrow" w:hAnsi="Aptos Narrow" w:cstheme="minorHAnsi"/>
                  <w:sz w:val="18"/>
                </w:rPr>
                <w:t>80 MHz</w:t>
              </w:r>
            </w:ins>
          </w:p>
        </w:tc>
        <w:tc>
          <w:tcPr>
            <w:tcW w:w="1100" w:type="dxa"/>
          </w:tcPr>
          <w:p w14:paraId="21C8C61B" w14:textId="77777777" w:rsidR="007D4094" w:rsidRPr="008A34FA" w:rsidRDefault="003C127A">
            <w:pPr>
              <w:rPr>
                <w:ins w:id="760" w:author="Abbas Rizvi" w:date="2026-06-21T00:00:00Z"/>
                <w:rFonts w:ascii="Aptos Narrow" w:hAnsi="Aptos Narrow" w:cstheme="minorHAnsi"/>
                <w:sz w:val="18"/>
              </w:rPr>
            </w:pPr>
            <w:ins w:id="761" w:author="Abbas Rizvi" w:date="2026-06-21T00:00:00Z">
              <w:r w:rsidRPr="008A34FA">
                <w:rPr>
                  <w:rFonts w:ascii="Aptos Narrow" w:hAnsi="Aptos Narrow" w:cstheme="minorHAnsi"/>
                  <w:sz w:val="18"/>
                </w:rPr>
                <w:t>Kanal 36 (5180 MHz)</w:t>
              </w:r>
            </w:ins>
          </w:p>
        </w:tc>
        <w:tc>
          <w:tcPr>
            <w:tcW w:w="1600" w:type="dxa"/>
          </w:tcPr>
          <w:p w14:paraId="2E64C9FC" w14:textId="77777777" w:rsidR="007D4094" w:rsidRPr="008A34FA" w:rsidRDefault="003C127A">
            <w:pPr>
              <w:rPr>
                <w:ins w:id="762" w:author="Abbas Rizvi" w:date="2026-06-21T00:00:00Z"/>
                <w:rFonts w:ascii="Aptos Narrow" w:hAnsi="Aptos Narrow" w:cstheme="minorHAnsi"/>
                <w:sz w:val="18"/>
              </w:rPr>
            </w:pPr>
            <w:ins w:id="763" w:author="Abbas Rizvi" w:date="2026-06-21T00:00:00Z">
              <w:r w:rsidRPr="008A34FA">
                <w:rPr>
                  <w:rFonts w:ascii="Aptos Narrow" w:hAnsi="Aptos Narrow" w:cstheme="minorHAnsi"/>
                  <w:sz w:val="18"/>
                </w:rPr>
                <w:t>15 dBm</w:t>
              </w:r>
            </w:ins>
          </w:p>
        </w:tc>
      </w:tr>
      <w:tr w:rsidR="007D4094" w:rsidRPr="008A34FA" w14:paraId="15EE23E8" w14:textId="77777777">
        <w:trPr>
          <w:ins w:id="764" w:author="Abbas Rizvi" w:date="2026-06-21T00:00:00Z"/>
        </w:trPr>
        <w:tc>
          <w:tcPr>
            <w:tcW w:w="1200" w:type="dxa"/>
          </w:tcPr>
          <w:p w14:paraId="489EEC50" w14:textId="77777777" w:rsidR="007D4094" w:rsidRPr="008A34FA" w:rsidRDefault="003C127A">
            <w:pPr>
              <w:rPr>
                <w:ins w:id="765" w:author="Abbas Rizvi" w:date="2026-06-21T00:00:00Z"/>
                <w:rFonts w:ascii="Aptos Narrow" w:hAnsi="Aptos Narrow" w:cstheme="minorHAnsi"/>
                <w:sz w:val="18"/>
              </w:rPr>
            </w:pPr>
            <w:ins w:id="766" w:author="Abbas Rizvi" w:date="2026-06-21T00:00:00Z">
              <w:r w:rsidRPr="008A34FA">
                <w:rPr>
                  <w:rFonts w:ascii="Aptos Narrow" w:hAnsi="Aptos Narrow" w:cstheme="minorHAnsi"/>
                  <w:sz w:val="18"/>
                </w:rPr>
                <w:t>Wagen G</w:t>
              </w:r>
            </w:ins>
          </w:p>
        </w:tc>
        <w:tc>
          <w:tcPr>
            <w:tcW w:w="900" w:type="dxa"/>
          </w:tcPr>
          <w:p w14:paraId="13DCA3B0" w14:textId="77777777" w:rsidR="007D4094" w:rsidRPr="008A34FA" w:rsidRDefault="003C127A">
            <w:pPr>
              <w:rPr>
                <w:ins w:id="767" w:author="Abbas Rizvi" w:date="2026-06-21T00:00:00Z"/>
                <w:rFonts w:ascii="Aptos Narrow" w:hAnsi="Aptos Narrow" w:cstheme="minorHAnsi"/>
                <w:sz w:val="18"/>
              </w:rPr>
            </w:pPr>
            <w:ins w:id="768" w:author="Abbas Rizvi" w:date="2026-06-21T00:00:00Z">
              <w:r w:rsidRPr="008A34FA">
                <w:rPr>
                  <w:rFonts w:ascii="Aptos Narrow" w:hAnsi="Aptos Narrow" w:cstheme="minorHAnsi"/>
                  <w:sz w:val="18"/>
                </w:rPr>
                <w:t>AP2</w:t>
              </w:r>
            </w:ins>
          </w:p>
        </w:tc>
        <w:tc>
          <w:tcPr>
            <w:tcW w:w="1860" w:type="dxa"/>
          </w:tcPr>
          <w:p w14:paraId="12805CA0" w14:textId="77777777" w:rsidR="007D4094" w:rsidRPr="008A34FA" w:rsidRDefault="003C127A">
            <w:pPr>
              <w:rPr>
                <w:ins w:id="769" w:author="Abbas Rizvi" w:date="2026-06-21T00:00:00Z"/>
                <w:rFonts w:ascii="Aptos Narrow" w:hAnsi="Aptos Narrow" w:cstheme="minorHAnsi"/>
                <w:sz w:val="18"/>
              </w:rPr>
            </w:pPr>
            <w:ins w:id="770" w:author="Abbas Rizvi" w:date="2026-06-21T00:00:00Z">
              <w:r w:rsidRPr="008A34FA">
                <w:rPr>
                  <w:rFonts w:ascii="Aptos Narrow" w:hAnsi="Aptos Narrow" w:cstheme="minorHAnsi"/>
                  <w:sz w:val="18"/>
                </w:rPr>
                <w:t>2.4 GHz</w:t>
              </w:r>
            </w:ins>
          </w:p>
        </w:tc>
        <w:tc>
          <w:tcPr>
            <w:tcW w:w="1300" w:type="dxa"/>
          </w:tcPr>
          <w:p w14:paraId="616E16C0" w14:textId="77777777" w:rsidR="007D4094" w:rsidRPr="008A34FA" w:rsidRDefault="003C127A">
            <w:pPr>
              <w:rPr>
                <w:ins w:id="771" w:author="Abbas Rizvi" w:date="2026-06-21T00:00:00Z"/>
                <w:rFonts w:ascii="Aptos Narrow" w:hAnsi="Aptos Narrow" w:cstheme="minorHAnsi"/>
                <w:sz w:val="18"/>
              </w:rPr>
            </w:pPr>
            <w:ins w:id="772" w:author="Abbas Rizvi" w:date="2026-06-21T00:00:00Z">
              <w:r w:rsidRPr="008A34FA">
                <w:rPr>
                  <w:rFonts w:ascii="Aptos Narrow" w:hAnsi="Aptos Narrow" w:cstheme="minorHAnsi"/>
                  <w:sz w:val="18"/>
                </w:rPr>
                <w:t>20 MHz</w:t>
              </w:r>
            </w:ins>
          </w:p>
        </w:tc>
        <w:tc>
          <w:tcPr>
            <w:tcW w:w="1100" w:type="dxa"/>
          </w:tcPr>
          <w:p w14:paraId="576BBF88" w14:textId="77777777" w:rsidR="007D4094" w:rsidRPr="008A34FA" w:rsidRDefault="003C127A">
            <w:pPr>
              <w:rPr>
                <w:ins w:id="773" w:author="Abbas Rizvi" w:date="2026-06-21T00:00:00Z"/>
                <w:rFonts w:ascii="Aptos Narrow" w:hAnsi="Aptos Narrow" w:cstheme="minorHAnsi"/>
                <w:sz w:val="18"/>
              </w:rPr>
            </w:pPr>
            <w:ins w:id="774" w:author="Abbas Rizvi" w:date="2026-06-21T00:00:00Z">
              <w:r w:rsidRPr="008A34FA">
                <w:rPr>
                  <w:rFonts w:ascii="Aptos Narrow" w:hAnsi="Aptos Narrow" w:cstheme="minorHAnsi"/>
                  <w:sz w:val="18"/>
                </w:rPr>
                <w:t>Kanal 1 (2412 MHz)</w:t>
              </w:r>
            </w:ins>
          </w:p>
        </w:tc>
        <w:tc>
          <w:tcPr>
            <w:tcW w:w="1600" w:type="dxa"/>
          </w:tcPr>
          <w:p w14:paraId="5B9FA0F1" w14:textId="77777777" w:rsidR="007D4094" w:rsidRPr="008A34FA" w:rsidRDefault="003C127A">
            <w:pPr>
              <w:rPr>
                <w:ins w:id="775" w:author="Abbas Rizvi" w:date="2026-06-21T00:00:00Z"/>
                <w:rFonts w:ascii="Aptos Narrow" w:hAnsi="Aptos Narrow" w:cstheme="minorHAnsi"/>
                <w:sz w:val="18"/>
              </w:rPr>
            </w:pPr>
            <w:ins w:id="776" w:author="Abbas Rizvi" w:date="2026-06-21T00:00:00Z">
              <w:r w:rsidRPr="008A34FA">
                <w:rPr>
                  <w:rFonts w:ascii="Aptos Narrow" w:hAnsi="Aptos Narrow" w:cstheme="minorHAnsi"/>
                  <w:sz w:val="18"/>
                </w:rPr>
                <w:t>15 dBm</w:t>
              </w:r>
            </w:ins>
          </w:p>
        </w:tc>
      </w:tr>
      <w:tr w:rsidR="007D4094" w:rsidRPr="008A34FA" w14:paraId="4CE9C2C4" w14:textId="77777777">
        <w:trPr>
          <w:ins w:id="777" w:author="Abbas Rizvi" w:date="2026-06-21T00:00:00Z"/>
        </w:trPr>
        <w:tc>
          <w:tcPr>
            <w:tcW w:w="1200" w:type="dxa"/>
          </w:tcPr>
          <w:p w14:paraId="6BE43366" w14:textId="77777777" w:rsidR="007D4094" w:rsidRPr="008A34FA" w:rsidRDefault="003C127A">
            <w:pPr>
              <w:rPr>
                <w:ins w:id="778" w:author="Abbas Rizvi" w:date="2026-06-21T00:00:00Z"/>
                <w:rFonts w:ascii="Aptos Narrow" w:hAnsi="Aptos Narrow" w:cstheme="minorHAnsi"/>
                <w:sz w:val="18"/>
              </w:rPr>
            </w:pPr>
            <w:ins w:id="779" w:author="Abbas Rizvi" w:date="2026-06-21T00:00:00Z">
              <w:r w:rsidRPr="008A34FA">
                <w:rPr>
                  <w:rFonts w:ascii="Aptos Narrow" w:hAnsi="Aptos Narrow" w:cstheme="minorHAnsi"/>
                  <w:sz w:val="18"/>
                </w:rPr>
                <w:t>Wagen G</w:t>
              </w:r>
            </w:ins>
          </w:p>
        </w:tc>
        <w:tc>
          <w:tcPr>
            <w:tcW w:w="900" w:type="dxa"/>
          </w:tcPr>
          <w:p w14:paraId="2C94D222" w14:textId="77777777" w:rsidR="007D4094" w:rsidRPr="008A34FA" w:rsidRDefault="003C127A">
            <w:pPr>
              <w:rPr>
                <w:ins w:id="780" w:author="Abbas Rizvi" w:date="2026-06-21T00:00:00Z"/>
                <w:rFonts w:ascii="Aptos Narrow" w:hAnsi="Aptos Narrow" w:cstheme="minorHAnsi"/>
                <w:sz w:val="18"/>
              </w:rPr>
            </w:pPr>
            <w:ins w:id="781" w:author="Abbas Rizvi" w:date="2026-06-21T00:00:00Z">
              <w:r w:rsidRPr="008A34FA">
                <w:rPr>
                  <w:rFonts w:ascii="Aptos Narrow" w:hAnsi="Aptos Narrow" w:cstheme="minorHAnsi"/>
                  <w:sz w:val="18"/>
                </w:rPr>
                <w:t>AP3</w:t>
              </w:r>
            </w:ins>
          </w:p>
        </w:tc>
        <w:tc>
          <w:tcPr>
            <w:tcW w:w="1860" w:type="dxa"/>
          </w:tcPr>
          <w:p w14:paraId="644E226A" w14:textId="77777777" w:rsidR="007D4094" w:rsidRPr="008A34FA" w:rsidRDefault="003C127A">
            <w:pPr>
              <w:rPr>
                <w:ins w:id="782" w:author="Abbas Rizvi" w:date="2026-06-21T00:00:00Z"/>
                <w:rFonts w:ascii="Aptos Narrow" w:hAnsi="Aptos Narrow" w:cstheme="minorHAnsi"/>
                <w:sz w:val="18"/>
              </w:rPr>
            </w:pPr>
            <w:ins w:id="783" w:author="Abbas Rizvi" w:date="2026-06-21T00:00:00Z">
              <w:r w:rsidRPr="008A34FA">
                <w:rPr>
                  <w:rFonts w:ascii="Aptos Narrow" w:hAnsi="Aptos Narrow" w:cstheme="minorHAnsi"/>
                  <w:sz w:val="18"/>
                </w:rPr>
                <w:t>2.4 GHz</w:t>
              </w:r>
            </w:ins>
          </w:p>
        </w:tc>
        <w:tc>
          <w:tcPr>
            <w:tcW w:w="1300" w:type="dxa"/>
          </w:tcPr>
          <w:p w14:paraId="248B21F6" w14:textId="77777777" w:rsidR="007D4094" w:rsidRPr="008A34FA" w:rsidRDefault="003C127A">
            <w:pPr>
              <w:rPr>
                <w:ins w:id="784" w:author="Abbas Rizvi" w:date="2026-06-21T00:00:00Z"/>
                <w:rFonts w:ascii="Aptos Narrow" w:hAnsi="Aptos Narrow" w:cstheme="minorHAnsi"/>
                <w:sz w:val="18"/>
              </w:rPr>
            </w:pPr>
            <w:ins w:id="785" w:author="Abbas Rizvi" w:date="2026-06-21T00:00:00Z">
              <w:r w:rsidRPr="008A34FA">
                <w:rPr>
                  <w:rFonts w:ascii="Aptos Narrow" w:hAnsi="Aptos Narrow" w:cstheme="minorHAnsi"/>
                  <w:sz w:val="18"/>
                </w:rPr>
                <w:t>20 MHz</w:t>
              </w:r>
            </w:ins>
          </w:p>
        </w:tc>
        <w:tc>
          <w:tcPr>
            <w:tcW w:w="1100" w:type="dxa"/>
          </w:tcPr>
          <w:p w14:paraId="08A2B1F6" w14:textId="77777777" w:rsidR="007D4094" w:rsidRPr="008A34FA" w:rsidRDefault="003C127A">
            <w:pPr>
              <w:rPr>
                <w:ins w:id="786" w:author="Abbas Rizvi" w:date="2026-06-21T00:00:00Z"/>
                <w:rFonts w:ascii="Aptos Narrow" w:hAnsi="Aptos Narrow" w:cstheme="minorHAnsi"/>
                <w:sz w:val="18"/>
              </w:rPr>
            </w:pPr>
            <w:ins w:id="787" w:author="Abbas Rizvi" w:date="2026-06-21T00:00:00Z">
              <w:r w:rsidRPr="008A34FA">
                <w:rPr>
                  <w:rFonts w:ascii="Aptos Narrow" w:hAnsi="Aptos Narrow" w:cstheme="minorHAnsi"/>
                  <w:sz w:val="18"/>
                </w:rPr>
                <w:t>Kanal 11 (2462 MHz)</w:t>
              </w:r>
            </w:ins>
          </w:p>
        </w:tc>
        <w:tc>
          <w:tcPr>
            <w:tcW w:w="1600" w:type="dxa"/>
          </w:tcPr>
          <w:p w14:paraId="6491EACE" w14:textId="77777777" w:rsidR="007D4094" w:rsidRPr="008A34FA" w:rsidRDefault="003C127A">
            <w:pPr>
              <w:rPr>
                <w:ins w:id="788" w:author="Abbas Rizvi" w:date="2026-06-21T00:00:00Z"/>
                <w:rFonts w:ascii="Aptos Narrow" w:hAnsi="Aptos Narrow" w:cstheme="minorHAnsi"/>
                <w:sz w:val="18"/>
              </w:rPr>
            </w:pPr>
            <w:ins w:id="789" w:author="Abbas Rizvi" w:date="2026-06-21T00:00:00Z">
              <w:r w:rsidRPr="008A34FA">
                <w:rPr>
                  <w:rFonts w:ascii="Aptos Narrow" w:hAnsi="Aptos Narrow" w:cstheme="minorHAnsi"/>
                  <w:sz w:val="18"/>
                </w:rPr>
                <w:t>15 dBm</w:t>
              </w:r>
            </w:ins>
          </w:p>
        </w:tc>
      </w:tr>
      <w:tr w:rsidR="007D4094" w:rsidRPr="008A34FA" w14:paraId="7FD4D44A" w14:textId="77777777">
        <w:trPr>
          <w:ins w:id="790" w:author="Abbas Rizvi" w:date="2026-06-21T00:00:00Z"/>
        </w:trPr>
        <w:tc>
          <w:tcPr>
            <w:tcW w:w="1200" w:type="dxa"/>
          </w:tcPr>
          <w:p w14:paraId="3EE1C28D" w14:textId="77777777" w:rsidR="007D4094" w:rsidRPr="008A34FA" w:rsidRDefault="003C127A">
            <w:pPr>
              <w:rPr>
                <w:ins w:id="791" w:author="Abbas Rizvi" w:date="2026-06-21T00:00:00Z"/>
                <w:rFonts w:ascii="Aptos Narrow" w:hAnsi="Aptos Narrow" w:cstheme="minorHAnsi"/>
                <w:sz w:val="18"/>
              </w:rPr>
            </w:pPr>
            <w:ins w:id="792" w:author="Abbas Rizvi" w:date="2026-06-21T00:00:00Z">
              <w:r w:rsidRPr="008A34FA">
                <w:rPr>
                  <w:rFonts w:ascii="Aptos Narrow" w:hAnsi="Aptos Narrow" w:cstheme="minorHAnsi"/>
                  <w:sz w:val="18"/>
                </w:rPr>
                <w:t>Wagen G</w:t>
              </w:r>
            </w:ins>
          </w:p>
        </w:tc>
        <w:tc>
          <w:tcPr>
            <w:tcW w:w="900" w:type="dxa"/>
          </w:tcPr>
          <w:p w14:paraId="75F183E5" w14:textId="77777777" w:rsidR="007D4094" w:rsidRPr="008A34FA" w:rsidRDefault="003C127A">
            <w:pPr>
              <w:rPr>
                <w:ins w:id="793" w:author="Abbas Rizvi" w:date="2026-06-21T00:00:00Z"/>
                <w:rFonts w:ascii="Aptos Narrow" w:hAnsi="Aptos Narrow" w:cstheme="minorHAnsi"/>
                <w:sz w:val="18"/>
              </w:rPr>
            </w:pPr>
            <w:ins w:id="794" w:author="Abbas Rizvi" w:date="2026-06-21T00:00:00Z">
              <w:r w:rsidRPr="008A34FA">
                <w:rPr>
                  <w:rFonts w:ascii="Aptos Narrow" w:hAnsi="Aptos Narrow" w:cstheme="minorHAnsi"/>
                  <w:sz w:val="18"/>
                </w:rPr>
                <w:t>AP4</w:t>
              </w:r>
            </w:ins>
          </w:p>
        </w:tc>
        <w:tc>
          <w:tcPr>
            <w:tcW w:w="1860" w:type="dxa"/>
          </w:tcPr>
          <w:p w14:paraId="4D5DDEE1" w14:textId="77777777" w:rsidR="007D4094" w:rsidRPr="008A34FA" w:rsidRDefault="003C127A">
            <w:pPr>
              <w:rPr>
                <w:ins w:id="795" w:author="Abbas Rizvi" w:date="2026-06-21T00:00:00Z"/>
                <w:rFonts w:ascii="Aptos Narrow" w:hAnsi="Aptos Narrow" w:cstheme="minorHAnsi"/>
                <w:sz w:val="18"/>
              </w:rPr>
            </w:pPr>
            <w:ins w:id="796" w:author="Abbas Rizvi" w:date="2026-06-21T00:00:00Z">
              <w:r w:rsidRPr="008A34FA">
                <w:rPr>
                  <w:rFonts w:ascii="Aptos Narrow" w:hAnsi="Aptos Narrow" w:cstheme="minorHAnsi"/>
                  <w:sz w:val="18"/>
                </w:rPr>
                <w:t>5 GHz</w:t>
              </w:r>
            </w:ins>
          </w:p>
        </w:tc>
        <w:tc>
          <w:tcPr>
            <w:tcW w:w="1300" w:type="dxa"/>
          </w:tcPr>
          <w:p w14:paraId="253C2CCA" w14:textId="77777777" w:rsidR="007D4094" w:rsidRPr="008A34FA" w:rsidRDefault="003C127A">
            <w:pPr>
              <w:rPr>
                <w:ins w:id="797" w:author="Abbas Rizvi" w:date="2026-06-21T00:00:00Z"/>
                <w:rFonts w:ascii="Aptos Narrow" w:hAnsi="Aptos Narrow" w:cstheme="minorHAnsi"/>
                <w:sz w:val="18"/>
              </w:rPr>
            </w:pPr>
            <w:ins w:id="798" w:author="Abbas Rizvi" w:date="2026-06-21T00:00:00Z">
              <w:r w:rsidRPr="008A34FA">
                <w:rPr>
                  <w:rFonts w:ascii="Aptos Narrow" w:hAnsi="Aptos Narrow" w:cstheme="minorHAnsi"/>
                  <w:sz w:val="18"/>
                </w:rPr>
                <w:t>80 MHz</w:t>
              </w:r>
            </w:ins>
          </w:p>
        </w:tc>
        <w:tc>
          <w:tcPr>
            <w:tcW w:w="1100" w:type="dxa"/>
          </w:tcPr>
          <w:p w14:paraId="108F0D10" w14:textId="77777777" w:rsidR="007D4094" w:rsidRPr="008A34FA" w:rsidRDefault="003C127A">
            <w:pPr>
              <w:rPr>
                <w:ins w:id="799" w:author="Abbas Rizvi" w:date="2026-06-21T00:00:00Z"/>
                <w:rFonts w:ascii="Aptos Narrow" w:hAnsi="Aptos Narrow" w:cstheme="minorHAnsi"/>
                <w:sz w:val="18"/>
              </w:rPr>
            </w:pPr>
            <w:ins w:id="800" w:author="Abbas Rizvi" w:date="2026-06-21T00:00:00Z">
              <w:r w:rsidRPr="008A34FA">
                <w:rPr>
                  <w:rFonts w:ascii="Aptos Narrow" w:hAnsi="Aptos Narrow" w:cstheme="minorHAnsi"/>
                  <w:sz w:val="18"/>
                </w:rPr>
                <w:t>Kanal 44 (5220 MHz)</w:t>
              </w:r>
            </w:ins>
          </w:p>
        </w:tc>
        <w:tc>
          <w:tcPr>
            <w:tcW w:w="1600" w:type="dxa"/>
          </w:tcPr>
          <w:p w14:paraId="5AF4E3D2" w14:textId="77777777" w:rsidR="007D4094" w:rsidRPr="008A34FA" w:rsidRDefault="003C127A">
            <w:pPr>
              <w:rPr>
                <w:ins w:id="801" w:author="Abbas Rizvi" w:date="2026-06-21T00:00:00Z"/>
                <w:rFonts w:ascii="Aptos Narrow" w:hAnsi="Aptos Narrow" w:cstheme="minorHAnsi"/>
                <w:sz w:val="18"/>
              </w:rPr>
            </w:pPr>
            <w:ins w:id="802" w:author="Abbas Rizvi" w:date="2026-06-21T00:00:00Z">
              <w:r w:rsidRPr="008A34FA">
                <w:rPr>
                  <w:rFonts w:ascii="Aptos Narrow" w:hAnsi="Aptos Narrow" w:cstheme="minorHAnsi"/>
                  <w:sz w:val="18"/>
                </w:rPr>
                <w:t>15 dBm</w:t>
              </w:r>
            </w:ins>
          </w:p>
        </w:tc>
      </w:tr>
      <w:tr w:rsidR="007D4094" w:rsidRPr="008A34FA" w14:paraId="527BC490" w14:textId="77777777">
        <w:trPr>
          <w:ins w:id="803" w:author="Abbas Rizvi" w:date="2026-06-21T00:00:00Z"/>
        </w:trPr>
        <w:tc>
          <w:tcPr>
            <w:tcW w:w="1200" w:type="dxa"/>
          </w:tcPr>
          <w:p w14:paraId="22E11565" w14:textId="77777777" w:rsidR="007D4094" w:rsidRPr="008A34FA" w:rsidRDefault="003C127A">
            <w:pPr>
              <w:rPr>
                <w:ins w:id="804" w:author="Abbas Rizvi" w:date="2026-06-21T00:00:00Z"/>
                <w:rFonts w:ascii="Aptos Narrow" w:hAnsi="Aptos Narrow" w:cstheme="minorHAnsi"/>
                <w:sz w:val="18"/>
              </w:rPr>
            </w:pPr>
            <w:ins w:id="805" w:author="Abbas Rizvi" w:date="2026-06-21T00:00:00Z">
              <w:r w:rsidRPr="008A34FA">
                <w:rPr>
                  <w:rFonts w:ascii="Aptos Narrow" w:hAnsi="Aptos Narrow" w:cstheme="minorHAnsi"/>
                  <w:sz w:val="18"/>
                </w:rPr>
                <w:t>Wagen B</w:t>
              </w:r>
            </w:ins>
          </w:p>
        </w:tc>
        <w:tc>
          <w:tcPr>
            <w:tcW w:w="900" w:type="dxa"/>
          </w:tcPr>
          <w:p w14:paraId="2FFE7692" w14:textId="77777777" w:rsidR="007D4094" w:rsidRPr="008A34FA" w:rsidRDefault="003C127A">
            <w:pPr>
              <w:rPr>
                <w:ins w:id="806" w:author="Abbas Rizvi" w:date="2026-06-21T00:00:00Z"/>
                <w:rFonts w:ascii="Aptos Narrow" w:hAnsi="Aptos Narrow" w:cstheme="minorHAnsi"/>
                <w:sz w:val="18"/>
              </w:rPr>
            </w:pPr>
            <w:ins w:id="807" w:author="Abbas Rizvi" w:date="2026-06-21T00:00:00Z">
              <w:r w:rsidRPr="008A34FA">
                <w:rPr>
                  <w:rFonts w:ascii="Aptos Narrow" w:hAnsi="Aptos Narrow" w:cstheme="minorHAnsi"/>
                  <w:sz w:val="18"/>
                </w:rPr>
                <w:t>AP1</w:t>
              </w:r>
            </w:ins>
          </w:p>
        </w:tc>
        <w:tc>
          <w:tcPr>
            <w:tcW w:w="1860" w:type="dxa"/>
          </w:tcPr>
          <w:p w14:paraId="50177F54" w14:textId="77777777" w:rsidR="007D4094" w:rsidRPr="008A34FA" w:rsidRDefault="003C127A">
            <w:pPr>
              <w:rPr>
                <w:ins w:id="808" w:author="Abbas Rizvi" w:date="2026-06-21T00:00:00Z"/>
                <w:rFonts w:ascii="Aptos Narrow" w:hAnsi="Aptos Narrow" w:cstheme="minorHAnsi"/>
                <w:sz w:val="18"/>
              </w:rPr>
            </w:pPr>
            <w:ins w:id="809" w:author="Abbas Rizvi" w:date="2026-06-21T00:00:00Z">
              <w:r w:rsidRPr="008A34FA">
                <w:rPr>
                  <w:rFonts w:ascii="Aptos Narrow" w:hAnsi="Aptos Narrow" w:cstheme="minorHAnsi"/>
                  <w:sz w:val="18"/>
                </w:rPr>
                <w:t>5 GHz</w:t>
              </w:r>
            </w:ins>
          </w:p>
        </w:tc>
        <w:tc>
          <w:tcPr>
            <w:tcW w:w="1300" w:type="dxa"/>
          </w:tcPr>
          <w:p w14:paraId="307C8D83" w14:textId="77777777" w:rsidR="007D4094" w:rsidRPr="008A34FA" w:rsidRDefault="003C127A">
            <w:pPr>
              <w:rPr>
                <w:ins w:id="810" w:author="Abbas Rizvi" w:date="2026-06-21T00:00:00Z"/>
                <w:rFonts w:ascii="Aptos Narrow" w:hAnsi="Aptos Narrow" w:cstheme="minorHAnsi"/>
                <w:sz w:val="18"/>
              </w:rPr>
            </w:pPr>
            <w:ins w:id="811" w:author="Abbas Rizvi" w:date="2026-06-21T00:00:00Z">
              <w:r w:rsidRPr="008A34FA">
                <w:rPr>
                  <w:rFonts w:ascii="Aptos Narrow" w:hAnsi="Aptos Narrow" w:cstheme="minorHAnsi"/>
                  <w:sz w:val="18"/>
                </w:rPr>
                <w:t>80 MHz</w:t>
              </w:r>
            </w:ins>
          </w:p>
        </w:tc>
        <w:tc>
          <w:tcPr>
            <w:tcW w:w="1100" w:type="dxa"/>
          </w:tcPr>
          <w:p w14:paraId="354DA5D2" w14:textId="77777777" w:rsidR="007D4094" w:rsidRPr="008A34FA" w:rsidRDefault="003C127A">
            <w:pPr>
              <w:rPr>
                <w:ins w:id="812" w:author="Abbas Rizvi" w:date="2026-06-21T00:00:00Z"/>
                <w:rFonts w:ascii="Aptos Narrow" w:hAnsi="Aptos Narrow" w:cstheme="minorHAnsi"/>
                <w:sz w:val="18"/>
              </w:rPr>
            </w:pPr>
            <w:ins w:id="813" w:author="Abbas Rizvi" w:date="2026-06-21T00:00:00Z">
              <w:r w:rsidRPr="008A34FA">
                <w:rPr>
                  <w:rFonts w:ascii="Aptos Narrow" w:hAnsi="Aptos Narrow" w:cstheme="minorHAnsi"/>
                  <w:sz w:val="18"/>
                </w:rPr>
                <w:t>Kanal 36 (5180 MHz)</w:t>
              </w:r>
            </w:ins>
          </w:p>
        </w:tc>
        <w:tc>
          <w:tcPr>
            <w:tcW w:w="1600" w:type="dxa"/>
          </w:tcPr>
          <w:p w14:paraId="7EDF2AD9" w14:textId="77777777" w:rsidR="007D4094" w:rsidRPr="008A34FA" w:rsidRDefault="003C127A">
            <w:pPr>
              <w:rPr>
                <w:ins w:id="814" w:author="Abbas Rizvi" w:date="2026-06-21T00:00:00Z"/>
                <w:rFonts w:ascii="Aptos Narrow" w:hAnsi="Aptos Narrow" w:cstheme="minorHAnsi"/>
                <w:sz w:val="18"/>
              </w:rPr>
            </w:pPr>
            <w:ins w:id="815" w:author="Abbas Rizvi" w:date="2026-06-21T00:00:00Z">
              <w:r w:rsidRPr="008A34FA">
                <w:rPr>
                  <w:rFonts w:ascii="Aptos Narrow" w:hAnsi="Aptos Narrow" w:cstheme="minorHAnsi"/>
                  <w:sz w:val="18"/>
                </w:rPr>
                <w:t>15 dBm</w:t>
              </w:r>
            </w:ins>
          </w:p>
        </w:tc>
      </w:tr>
      <w:tr w:rsidR="007D4094" w:rsidRPr="008A34FA" w14:paraId="1FB57CEF" w14:textId="77777777">
        <w:trPr>
          <w:ins w:id="816" w:author="Abbas Rizvi" w:date="2026-06-21T00:00:00Z"/>
        </w:trPr>
        <w:tc>
          <w:tcPr>
            <w:tcW w:w="1200" w:type="dxa"/>
          </w:tcPr>
          <w:p w14:paraId="71309A5B" w14:textId="77777777" w:rsidR="007D4094" w:rsidRPr="008A34FA" w:rsidRDefault="003C127A">
            <w:pPr>
              <w:rPr>
                <w:ins w:id="817" w:author="Abbas Rizvi" w:date="2026-06-21T00:00:00Z"/>
                <w:rFonts w:ascii="Aptos Narrow" w:hAnsi="Aptos Narrow" w:cstheme="minorHAnsi"/>
                <w:sz w:val="18"/>
              </w:rPr>
            </w:pPr>
            <w:ins w:id="818" w:author="Abbas Rizvi" w:date="2026-06-21T00:00:00Z">
              <w:r w:rsidRPr="008A34FA">
                <w:rPr>
                  <w:rFonts w:ascii="Aptos Narrow" w:hAnsi="Aptos Narrow" w:cstheme="minorHAnsi"/>
                  <w:sz w:val="18"/>
                </w:rPr>
                <w:t>Wagen B</w:t>
              </w:r>
            </w:ins>
          </w:p>
        </w:tc>
        <w:tc>
          <w:tcPr>
            <w:tcW w:w="900" w:type="dxa"/>
          </w:tcPr>
          <w:p w14:paraId="709E9149" w14:textId="77777777" w:rsidR="007D4094" w:rsidRPr="008A34FA" w:rsidRDefault="003C127A">
            <w:pPr>
              <w:rPr>
                <w:ins w:id="819" w:author="Abbas Rizvi" w:date="2026-06-21T00:00:00Z"/>
                <w:rFonts w:ascii="Aptos Narrow" w:hAnsi="Aptos Narrow" w:cstheme="minorHAnsi"/>
                <w:sz w:val="18"/>
              </w:rPr>
            </w:pPr>
            <w:ins w:id="820" w:author="Abbas Rizvi" w:date="2026-06-21T00:00:00Z">
              <w:r w:rsidRPr="008A34FA">
                <w:rPr>
                  <w:rFonts w:ascii="Aptos Narrow" w:hAnsi="Aptos Narrow" w:cstheme="minorHAnsi"/>
                  <w:sz w:val="18"/>
                </w:rPr>
                <w:t>AP2</w:t>
              </w:r>
            </w:ins>
          </w:p>
        </w:tc>
        <w:tc>
          <w:tcPr>
            <w:tcW w:w="1860" w:type="dxa"/>
          </w:tcPr>
          <w:p w14:paraId="0E38A405" w14:textId="77777777" w:rsidR="007D4094" w:rsidRPr="008A34FA" w:rsidRDefault="003C127A">
            <w:pPr>
              <w:rPr>
                <w:ins w:id="821" w:author="Abbas Rizvi" w:date="2026-06-21T00:00:00Z"/>
                <w:rFonts w:ascii="Aptos Narrow" w:hAnsi="Aptos Narrow" w:cstheme="minorHAnsi"/>
                <w:sz w:val="18"/>
              </w:rPr>
            </w:pPr>
            <w:ins w:id="822" w:author="Abbas Rizvi" w:date="2026-06-21T00:00:00Z">
              <w:r w:rsidRPr="008A34FA">
                <w:rPr>
                  <w:rFonts w:ascii="Aptos Narrow" w:hAnsi="Aptos Narrow" w:cstheme="minorHAnsi"/>
                  <w:sz w:val="18"/>
                </w:rPr>
                <w:t>2.4 GHz</w:t>
              </w:r>
            </w:ins>
          </w:p>
        </w:tc>
        <w:tc>
          <w:tcPr>
            <w:tcW w:w="1300" w:type="dxa"/>
          </w:tcPr>
          <w:p w14:paraId="2DF90918" w14:textId="77777777" w:rsidR="007D4094" w:rsidRPr="008A34FA" w:rsidRDefault="003C127A">
            <w:pPr>
              <w:rPr>
                <w:ins w:id="823" w:author="Abbas Rizvi" w:date="2026-06-21T00:00:00Z"/>
                <w:rFonts w:ascii="Aptos Narrow" w:hAnsi="Aptos Narrow" w:cstheme="minorHAnsi"/>
                <w:sz w:val="18"/>
              </w:rPr>
            </w:pPr>
            <w:ins w:id="824" w:author="Abbas Rizvi" w:date="2026-06-21T00:00:00Z">
              <w:r w:rsidRPr="008A34FA">
                <w:rPr>
                  <w:rFonts w:ascii="Aptos Narrow" w:hAnsi="Aptos Narrow" w:cstheme="minorHAnsi"/>
                  <w:sz w:val="18"/>
                </w:rPr>
                <w:t>20 MHz</w:t>
              </w:r>
            </w:ins>
          </w:p>
        </w:tc>
        <w:tc>
          <w:tcPr>
            <w:tcW w:w="1100" w:type="dxa"/>
          </w:tcPr>
          <w:p w14:paraId="45DE96D0" w14:textId="77777777" w:rsidR="007D4094" w:rsidRPr="008A34FA" w:rsidRDefault="003C127A">
            <w:pPr>
              <w:rPr>
                <w:ins w:id="825" w:author="Abbas Rizvi" w:date="2026-06-21T00:00:00Z"/>
                <w:rFonts w:ascii="Aptos Narrow" w:hAnsi="Aptos Narrow" w:cstheme="minorHAnsi"/>
                <w:sz w:val="18"/>
              </w:rPr>
            </w:pPr>
            <w:ins w:id="826" w:author="Abbas Rizvi" w:date="2026-06-21T00:00:00Z">
              <w:r w:rsidRPr="008A34FA">
                <w:rPr>
                  <w:rFonts w:ascii="Aptos Narrow" w:hAnsi="Aptos Narrow" w:cstheme="minorHAnsi"/>
                  <w:sz w:val="18"/>
                </w:rPr>
                <w:t>Kanal 1 (2412 MHz)</w:t>
              </w:r>
            </w:ins>
          </w:p>
        </w:tc>
        <w:tc>
          <w:tcPr>
            <w:tcW w:w="1600" w:type="dxa"/>
          </w:tcPr>
          <w:p w14:paraId="074C9324" w14:textId="77777777" w:rsidR="007D4094" w:rsidRPr="008A34FA" w:rsidRDefault="003C127A">
            <w:pPr>
              <w:rPr>
                <w:ins w:id="827" w:author="Abbas Rizvi" w:date="2026-06-21T00:00:00Z"/>
                <w:rFonts w:ascii="Aptos Narrow" w:hAnsi="Aptos Narrow" w:cstheme="minorHAnsi"/>
                <w:sz w:val="18"/>
              </w:rPr>
            </w:pPr>
            <w:ins w:id="828" w:author="Abbas Rizvi" w:date="2026-06-21T00:00:00Z">
              <w:r w:rsidRPr="008A34FA">
                <w:rPr>
                  <w:rFonts w:ascii="Aptos Narrow" w:hAnsi="Aptos Narrow" w:cstheme="minorHAnsi"/>
                  <w:sz w:val="18"/>
                </w:rPr>
                <w:t>15 dBm</w:t>
              </w:r>
            </w:ins>
          </w:p>
        </w:tc>
      </w:tr>
      <w:tr w:rsidR="007D4094" w:rsidRPr="008A34FA" w14:paraId="380BD1BF" w14:textId="77777777">
        <w:trPr>
          <w:ins w:id="829" w:author="Abbas Rizvi" w:date="2026-06-21T00:00:00Z"/>
        </w:trPr>
        <w:tc>
          <w:tcPr>
            <w:tcW w:w="1200" w:type="dxa"/>
          </w:tcPr>
          <w:p w14:paraId="1086A0CA" w14:textId="77777777" w:rsidR="007D4094" w:rsidRPr="008A34FA" w:rsidRDefault="003C127A">
            <w:pPr>
              <w:rPr>
                <w:ins w:id="830" w:author="Abbas Rizvi" w:date="2026-06-21T00:00:00Z"/>
                <w:rFonts w:ascii="Aptos Narrow" w:hAnsi="Aptos Narrow" w:cstheme="minorHAnsi"/>
                <w:sz w:val="18"/>
              </w:rPr>
            </w:pPr>
            <w:ins w:id="831" w:author="Abbas Rizvi" w:date="2026-06-21T00:00:00Z">
              <w:r w:rsidRPr="008A34FA">
                <w:rPr>
                  <w:rFonts w:ascii="Aptos Narrow" w:hAnsi="Aptos Narrow" w:cstheme="minorHAnsi"/>
                  <w:sz w:val="18"/>
                </w:rPr>
                <w:lastRenderedPageBreak/>
                <w:t>Wagen B</w:t>
              </w:r>
            </w:ins>
          </w:p>
        </w:tc>
        <w:tc>
          <w:tcPr>
            <w:tcW w:w="900" w:type="dxa"/>
          </w:tcPr>
          <w:p w14:paraId="17D30F32" w14:textId="77777777" w:rsidR="007D4094" w:rsidRPr="008A34FA" w:rsidRDefault="003C127A">
            <w:pPr>
              <w:rPr>
                <w:ins w:id="832" w:author="Abbas Rizvi" w:date="2026-06-21T00:00:00Z"/>
                <w:rFonts w:ascii="Aptos Narrow" w:hAnsi="Aptos Narrow" w:cstheme="minorHAnsi"/>
                <w:sz w:val="18"/>
              </w:rPr>
            </w:pPr>
            <w:ins w:id="833" w:author="Abbas Rizvi" w:date="2026-06-21T00:00:00Z">
              <w:r w:rsidRPr="008A34FA">
                <w:rPr>
                  <w:rFonts w:ascii="Aptos Narrow" w:hAnsi="Aptos Narrow" w:cstheme="minorHAnsi"/>
                  <w:sz w:val="18"/>
                </w:rPr>
                <w:t>AP3</w:t>
              </w:r>
            </w:ins>
          </w:p>
        </w:tc>
        <w:tc>
          <w:tcPr>
            <w:tcW w:w="1860" w:type="dxa"/>
          </w:tcPr>
          <w:p w14:paraId="16FAB248" w14:textId="77777777" w:rsidR="007D4094" w:rsidRPr="008A34FA" w:rsidRDefault="003C127A">
            <w:pPr>
              <w:rPr>
                <w:ins w:id="834" w:author="Abbas Rizvi" w:date="2026-06-21T00:00:00Z"/>
                <w:rFonts w:ascii="Aptos Narrow" w:hAnsi="Aptos Narrow" w:cstheme="minorHAnsi"/>
                <w:sz w:val="18"/>
              </w:rPr>
            </w:pPr>
            <w:ins w:id="835" w:author="Abbas Rizvi" w:date="2026-06-21T00:00:00Z">
              <w:r w:rsidRPr="008A34FA">
                <w:rPr>
                  <w:rFonts w:ascii="Aptos Narrow" w:hAnsi="Aptos Narrow" w:cstheme="minorHAnsi"/>
                  <w:sz w:val="18"/>
                </w:rPr>
                <w:t>2.4 GHz</w:t>
              </w:r>
            </w:ins>
          </w:p>
        </w:tc>
        <w:tc>
          <w:tcPr>
            <w:tcW w:w="1300" w:type="dxa"/>
          </w:tcPr>
          <w:p w14:paraId="2A9621B7" w14:textId="77777777" w:rsidR="007D4094" w:rsidRPr="008A34FA" w:rsidRDefault="003C127A">
            <w:pPr>
              <w:rPr>
                <w:ins w:id="836" w:author="Abbas Rizvi" w:date="2026-06-21T00:00:00Z"/>
                <w:rFonts w:ascii="Aptos Narrow" w:hAnsi="Aptos Narrow" w:cstheme="minorHAnsi"/>
                <w:sz w:val="18"/>
              </w:rPr>
            </w:pPr>
            <w:ins w:id="837" w:author="Abbas Rizvi" w:date="2026-06-21T00:00:00Z">
              <w:r w:rsidRPr="008A34FA">
                <w:rPr>
                  <w:rFonts w:ascii="Aptos Narrow" w:hAnsi="Aptos Narrow" w:cstheme="minorHAnsi"/>
                  <w:sz w:val="18"/>
                </w:rPr>
                <w:t>20 MHz</w:t>
              </w:r>
            </w:ins>
          </w:p>
        </w:tc>
        <w:tc>
          <w:tcPr>
            <w:tcW w:w="1100" w:type="dxa"/>
          </w:tcPr>
          <w:p w14:paraId="5C982DBD" w14:textId="77777777" w:rsidR="007D4094" w:rsidRPr="008A34FA" w:rsidRDefault="003C127A">
            <w:pPr>
              <w:rPr>
                <w:ins w:id="838" w:author="Abbas Rizvi" w:date="2026-06-21T00:00:00Z"/>
                <w:rFonts w:ascii="Aptos Narrow" w:hAnsi="Aptos Narrow" w:cstheme="minorHAnsi"/>
                <w:sz w:val="18"/>
              </w:rPr>
            </w:pPr>
            <w:ins w:id="839" w:author="Abbas Rizvi" w:date="2026-06-21T00:00:00Z">
              <w:r w:rsidRPr="008A34FA">
                <w:rPr>
                  <w:rFonts w:ascii="Aptos Narrow" w:hAnsi="Aptos Narrow" w:cstheme="minorHAnsi"/>
                  <w:sz w:val="18"/>
                </w:rPr>
                <w:t>Kanal 11 (2462 MHz)</w:t>
              </w:r>
            </w:ins>
          </w:p>
        </w:tc>
        <w:tc>
          <w:tcPr>
            <w:tcW w:w="1600" w:type="dxa"/>
          </w:tcPr>
          <w:p w14:paraId="551F97B5" w14:textId="77777777" w:rsidR="007D4094" w:rsidRPr="008A34FA" w:rsidRDefault="003C127A">
            <w:pPr>
              <w:rPr>
                <w:ins w:id="840" w:author="Abbas Rizvi" w:date="2026-06-21T00:00:00Z"/>
                <w:rFonts w:ascii="Aptos Narrow" w:hAnsi="Aptos Narrow" w:cstheme="minorHAnsi"/>
                <w:sz w:val="18"/>
              </w:rPr>
            </w:pPr>
            <w:ins w:id="841" w:author="Abbas Rizvi" w:date="2026-06-21T00:00:00Z">
              <w:r w:rsidRPr="008A34FA">
                <w:rPr>
                  <w:rFonts w:ascii="Aptos Narrow" w:hAnsi="Aptos Narrow" w:cstheme="minorHAnsi"/>
                  <w:sz w:val="18"/>
                </w:rPr>
                <w:t>15 dBm</w:t>
              </w:r>
            </w:ins>
          </w:p>
        </w:tc>
      </w:tr>
      <w:tr w:rsidR="007D4094" w:rsidRPr="008A34FA" w14:paraId="192FDACD" w14:textId="77777777">
        <w:trPr>
          <w:ins w:id="842" w:author="Abbas Rizvi" w:date="2026-06-21T00:00:00Z"/>
        </w:trPr>
        <w:tc>
          <w:tcPr>
            <w:tcW w:w="1200" w:type="dxa"/>
          </w:tcPr>
          <w:p w14:paraId="387A61CE" w14:textId="77777777" w:rsidR="007D4094" w:rsidRPr="008A34FA" w:rsidRDefault="003C127A">
            <w:pPr>
              <w:rPr>
                <w:ins w:id="843" w:author="Abbas Rizvi" w:date="2026-06-21T00:00:00Z"/>
                <w:rFonts w:ascii="Aptos Narrow" w:hAnsi="Aptos Narrow" w:cstheme="minorHAnsi"/>
                <w:sz w:val="18"/>
              </w:rPr>
            </w:pPr>
            <w:ins w:id="844" w:author="Abbas Rizvi" w:date="2026-06-21T00:00:00Z">
              <w:r w:rsidRPr="008A34FA">
                <w:rPr>
                  <w:rFonts w:ascii="Aptos Narrow" w:hAnsi="Aptos Narrow" w:cstheme="minorHAnsi"/>
                  <w:sz w:val="18"/>
                </w:rPr>
                <w:t>Wagen B</w:t>
              </w:r>
            </w:ins>
          </w:p>
        </w:tc>
        <w:tc>
          <w:tcPr>
            <w:tcW w:w="900" w:type="dxa"/>
          </w:tcPr>
          <w:p w14:paraId="4A06F85F" w14:textId="77777777" w:rsidR="007D4094" w:rsidRPr="008A34FA" w:rsidRDefault="003C127A">
            <w:pPr>
              <w:rPr>
                <w:ins w:id="845" w:author="Abbas Rizvi" w:date="2026-06-21T00:00:00Z"/>
                <w:rFonts w:ascii="Aptos Narrow" w:hAnsi="Aptos Narrow" w:cstheme="minorHAnsi"/>
                <w:sz w:val="18"/>
              </w:rPr>
            </w:pPr>
            <w:ins w:id="846" w:author="Abbas Rizvi" w:date="2026-06-21T00:00:00Z">
              <w:r w:rsidRPr="008A34FA">
                <w:rPr>
                  <w:rFonts w:ascii="Aptos Narrow" w:hAnsi="Aptos Narrow" w:cstheme="minorHAnsi"/>
                  <w:sz w:val="18"/>
                </w:rPr>
                <w:t>AP4</w:t>
              </w:r>
            </w:ins>
          </w:p>
        </w:tc>
        <w:tc>
          <w:tcPr>
            <w:tcW w:w="1860" w:type="dxa"/>
          </w:tcPr>
          <w:p w14:paraId="08733ADE" w14:textId="77777777" w:rsidR="007D4094" w:rsidRPr="008A34FA" w:rsidRDefault="003C127A">
            <w:pPr>
              <w:rPr>
                <w:ins w:id="847" w:author="Abbas Rizvi" w:date="2026-06-21T00:00:00Z"/>
                <w:rFonts w:ascii="Aptos Narrow" w:hAnsi="Aptos Narrow" w:cstheme="minorHAnsi"/>
                <w:sz w:val="18"/>
              </w:rPr>
            </w:pPr>
            <w:ins w:id="848" w:author="Abbas Rizvi" w:date="2026-06-21T00:00:00Z">
              <w:r w:rsidRPr="008A34FA">
                <w:rPr>
                  <w:rFonts w:ascii="Aptos Narrow" w:hAnsi="Aptos Narrow" w:cstheme="minorHAnsi"/>
                  <w:sz w:val="18"/>
                </w:rPr>
                <w:t>5 GHz</w:t>
              </w:r>
            </w:ins>
          </w:p>
        </w:tc>
        <w:tc>
          <w:tcPr>
            <w:tcW w:w="1300" w:type="dxa"/>
          </w:tcPr>
          <w:p w14:paraId="47A60EC5" w14:textId="77777777" w:rsidR="007D4094" w:rsidRPr="008A34FA" w:rsidRDefault="003C127A">
            <w:pPr>
              <w:rPr>
                <w:ins w:id="849" w:author="Abbas Rizvi" w:date="2026-06-21T00:00:00Z"/>
                <w:rFonts w:ascii="Aptos Narrow" w:hAnsi="Aptos Narrow" w:cstheme="minorHAnsi"/>
                <w:sz w:val="18"/>
              </w:rPr>
            </w:pPr>
            <w:ins w:id="850" w:author="Abbas Rizvi" w:date="2026-06-21T00:00:00Z">
              <w:r w:rsidRPr="008A34FA">
                <w:rPr>
                  <w:rFonts w:ascii="Aptos Narrow" w:hAnsi="Aptos Narrow" w:cstheme="minorHAnsi"/>
                  <w:sz w:val="18"/>
                </w:rPr>
                <w:t>80 MHz</w:t>
              </w:r>
            </w:ins>
          </w:p>
        </w:tc>
        <w:tc>
          <w:tcPr>
            <w:tcW w:w="1100" w:type="dxa"/>
          </w:tcPr>
          <w:p w14:paraId="48917747" w14:textId="77777777" w:rsidR="007D4094" w:rsidRPr="008A34FA" w:rsidRDefault="003C127A">
            <w:pPr>
              <w:rPr>
                <w:ins w:id="851" w:author="Abbas Rizvi" w:date="2026-06-21T00:00:00Z"/>
                <w:rFonts w:ascii="Aptos Narrow" w:hAnsi="Aptos Narrow" w:cstheme="minorHAnsi"/>
                <w:sz w:val="18"/>
              </w:rPr>
            </w:pPr>
            <w:ins w:id="852" w:author="Abbas Rizvi" w:date="2026-06-21T00:00:00Z">
              <w:r w:rsidRPr="008A34FA">
                <w:rPr>
                  <w:rFonts w:ascii="Aptos Narrow" w:hAnsi="Aptos Narrow" w:cstheme="minorHAnsi"/>
                  <w:sz w:val="18"/>
                </w:rPr>
                <w:t>Kanal 44 (5220 MHz)</w:t>
              </w:r>
            </w:ins>
          </w:p>
        </w:tc>
        <w:tc>
          <w:tcPr>
            <w:tcW w:w="1600" w:type="dxa"/>
          </w:tcPr>
          <w:p w14:paraId="0F99C539" w14:textId="77777777" w:rsidR="007D4094" w:rsidRPr="008A34FA" w:rsidRDefault="003C127A">
            <w:pPr>
              <w:rPr>
                <w:ins w:id="853" w:author="Abbas Rizvi" w:date="2026-06-21T00:00:00Z"/>
                <w:rFonts w:ascii="Aptos Narrow" w:hAnsi="Aptos Narrow" w:cstheme="minorHAnsi"/>
                <w:sz w:val="18"/>
              </w:rPr>
            </w:pPr>
            <w:ins w:id="854" w:author="Abbas Rizvi" w:date="2026-06-21T00:00:00Z">
              <w:r w:rsidRPr="008A34FA">
                <w:rPr>
                  <w:rFonts w:ascii="Aptos Narrow" w:hAnsi="Aptos Narrow" w:cstheme="minorHAnsi"/>
                  <w:sz w:val="18"/>
                </w:rPr>
                <w:t>15 dBm</w:t>
              </w:r>
            </w:ins>
          </w:p>
        </w:tc>
      </w:tr>
    </w:tbl>
    <w:p w14:paraId="2C0708D5" w14:textId="77777777" w:rsidR="007D4094" w:rsidRPr="008A34FA" w:rsidRDefault="003C127A">
      <w:pPr>
        <w:rPr>
          <w:ins w:id="855" w:author="Abbas Rizvi" w:date="2026-06-21T00:00:00Z"/>
          <w:rFonts w:ascii="Aptos Narrow" w:hAnsi="Aptos Narrow"/>
        </w:rPr>
      </w:pPr>
      <w:ins w:id="856" w:author="Abbas Rizvi" w:date="2026-06-21T00:00:00Z">
        <w:r w:rsidRPr="008A34FA">
          <w:rPr>
            <w:rFonts w:ascii="Aptos Narrow" w:hAnsi="Aptos Narrow"/>
          </w:rPr>
          <w:t>Hinweis: Die CAT-Variante (5-Teiler, 4705) folgt demselben Schema; eine separate Kanalvorlage liegt derzeit nicht vor und wird nach Bereitstellung ergänzt.</w:t>
        </w:r>
      </w:ins>
    </w:p>
    <w:p w14:paraId="328C8D0B" w14:textId="77777777" w:rsidR="0036318C" w:rsidRPr="008A34FA" w:rsidRDefault="00D45FC0">
      <w:pPr>
        <w:pStyle w:val="Heading2"/>
        <w:rPr>
          <w:rFonts w:ascii="Aptos Narrow" w:hAnsi="Aptos Narrow"/>
        </w:rPr>
      </w:pPr>
      <w:bookmarkStart w:id="857" w:name="_Toc234949626"/>
      <w:r w:rsidRPr="008A34FA">
        <w:rPr>
          <w:rFonts w:ascii="Aptos Narrow" w:hAnsi="Aptos Narrow"/>
        </w:rPr>
        <w:t>Backbone Ring-Redundanz (RSTP)</w:t>
      </w:r>
      <w:bookmarkEnd w:id="857"/>
    </w:p>
    <w:p w14:paraId="550B9F35" w14:textId="77777777" w:rsidR="0036318C" w:rsidRPr="008A34FA" w:rsidRDefault="00D45FC0">
      <w:pPr>
        <w:rPr>
          <w:rFonts w:ascii="Aptos Narrow" w:hAnsi="Aptos Narrow"/>
        </w:rPr>
      </w:pPr>
      <w:r w:rsidRPr="008A34FA">
        <w:rPr>
          <w:rFonts w:ascii="Aptos Narrow" w:hAnsi="Aptos Narrow"/>
        </w:rPr>
        <w:t>Der Zug-Backbone ist als Ringtopologie über die im Wagen verbauten 28-Port VDSRail-Switches aufgebaut. Als Redundanzmechanismus zur Vermeidung von Schleifen und zur automatischen Pfadumschaltung im Fehlerfall (z. B. Kabelbruch oder Switch-Ausfall) kommt das Rapid Spanning Tree Protocol (IEEE 802.1w, RSTP) zum Einsatz.</w:t>
      </w:r>
    </w:p>
    <w:p w14:paraId="39E7A7A5" w14:textId="77777777" w:rsidR="0036318C" w:rsidRPr="008A34FA" w:rsidRDefault="00D45FC0">
      <w:pPr>
        <w:rPr>
          <w:rFonts w:ascii="Aptos Narrow" w:hAnsi="Aptos Narrow"/>
        </w:rPr>
      </w:pPr>
      <w:r w:rsidRPr="008A34FA">
        <w:rPr>
          <w:rFonts w:ascii="Aptos Narrow" w:hAnsi="Aptos Narrow"/>
        </w:rPr>
        <w:t>Im Normalbetrieb wird ein Pfad des Rings logisch blockiert; im Fehlerfall wird er innerhalb der RSTP-Konvergenzzeit reaktiviert. Die typische Konvergenzzeit beträgt unter den im Dosto-Neu-Setup gegebenen Bedingungen etwa 10 Sekunden (siehe auch Abschnitt „Anforderungen“ – Tabelle Stadler-Anforderungen).</w:t>
      </w:r>
    </w:p>
    <w:p w14:paraId="0717344B" w14:textId="77777777" w:rsidR="0036318C" w:rsidRPr="008A34FA" w:rsidRDefault="00D45FC0">
      <w:pPr>
        <w:pStyle w:val="Heading3"/>
        <w:rPr>
          <w:rFonts w:ascii="Aptos Narrow" w:hAnsi="Aptos Narrow"/>
        </w:rPr>
      </w:pPr>
      <w:bookmarkStart w:id="858" w:name="_Toc234949627"/>
      <w:r w:rsidRPr="008A34FA">
        <w:rPr>
          <w:rFonts w:ascii="Aptos Narrow" w:hAnsi="Aptos Narrow"/>
        </w:rPr>
        <w:t>Priorisierung der STP-Master-Wahl</w:t>
      </w:r>
      <w:bookmarkEnd w:id="858"/>
    </w:p>
    <w:p w14:paraId="203DE270" w14:textId="77777777" w:rsidR="0036318C" w:rsidRPr="008A34FA" w:rsidRDefault="00D45FC0">
      <w:pPr>
        <w:rPr>
          <w:rFonts w:ascii="Aptos Narrow" w:hAnsi="Aptos Narrow"/>
        </w:rPr>
      </w:pPr>
      <w:r w:rsidRPr="008A34FA">
        <w:rPr>
          <w:rFonts w:ascii="Aptos Narrow" w:hAnsi="Aptos Narrow"/>
        </w:rPr>
        <w:t>Die RSTP-Priorität wird je Switch konfiguriert, um eine deterministische Master-Auswahl im Ring zu gewährleisten:</w:t>
      </w:r>
    </w:p>
    <w:p w14:paraId="01249737" w14:textId="77777777" w:rsidR="0036318C" w:rsidRPr="0028394F" w:rsidRDefault="00D45FC0" w:rsidP="0028394F">
      <w:pPr>
        <w:pStyle w:val="ListParagraph"/>
        <w:numPr>
          <w:ilvl w:val="0"/>
          <w:numId w:val="106"/>
        </w:numPr>
        <w:rPr>
          <w:rFonts w:ascii="Aptos Narrow" w:hAnsi="Aptos Narrow"/>
        </w:rPr>
      </w:pPr>
      <w:r w:rsidRPr="0028394F">
        <w:rPr>
          <w:rFonts w:ascii="Aptos Narrow" w:hAnsi="Aptos Narrow"/>
        </w:rPr>
        <w:t>Der Switch, der direkt mit der CCU verbunden ist (Master-Wagen), erhält die niedrigste Priorität (0) und wird im Normalbetrieb zum STP-Root.</w:t>
      </w:r>
    </w:p>
    <w:p w14:paraId="73C9D91E" w14:textId="77777777" w:rsidR="0036318C" w:rsidRPr="0028394F" w:rsidRDefault="00D45FC0" w:rsidP="0028394F">
      <w:pPr>
        <w:pStyle w:val="ListParagraph"/>
        <w:numPr>
          <w:ilvl w:val="0"/>
          <w:numId w:val="106"/>
        </w:numPr>
        <w:rPr>
          <w:rFonts w:ascii="Aptos Narrow" w:hAnsi="Aptos Narrow"/>
        </w:rPr>
      </w:pPr>
      <w:r w:rsidRPr="0028394F">
        <w:rPr>
          <w:rFonts w:ascii="Aptos Narrow" w:hAnsi="Aptos Narrow"/>
        </w:rPr>
        <w:t>Sekundäre Switches am gleichen Ende der CCU erhalten Priorität 4096.</w:t>
      </w:r>
    </w:p>
    <w:p w14:paraId="219B4053" w14:textId="77777777" w:rsidR="0036318C" w:rsidRPr="0028394F" w:rsidRDefault="00D45FC0" w:rsidP="0028394F">
      <w:pPr>
        <w:pStyle w:val="ListParagraph"/>
        <w:numPr>
          <w:ilvl w:val="0"/>
          <w:numId w:val="106"/>
        </w:numPr>
        <w:rPr>
          <w:rFonts w:ascii="Aptos Narrow" w:hAnsi="Aptos Narrow"/>
        </w:rPr>
      </w:pPr>
      <w:r w:rsidRPr="0028394F">
        <w:rPr>
          <w:rFonts w:ascii="Aptos Narrow" w:hAnsi="Aptos Narrow"/>
        </w:rPr>
        <w:t>Alle übrigen Switches im Backbone laufen mit der Standardpriorität. Fällt der priorisierte Switch aus, übernimmt der nächste Switch entsprechend seiner MAC-Adresse die Root-Rolle.</w:t>
      </w:r>
    </w:p>
    <w:p w14:paraId="5BFF68DF" w14:textId="77777777" w:rsidR="0036318C" w:rsidRPr="008A34FA" w:rsidRDefault="00D45FC0">
      <w:pPr>
        <w:pStyle w:val="Heading3"/>
        <w:rPr>
          <w:rFonts w:ascii="Aptos Narrow" w:hAnsi="Aptos Narrow"/>
        </w:rPr>
      </w:pPr>
      <w:bookmarkStart w:id="859" w:name="_Toc234949628"/>
      <w:r w:rsidRPr="008A34FA">
        <w:rPr>
          <w:rFonts w:ascii="Aptos Narrow" w:hAnsi="Aptos Narrow"/>
        </w:rPr>
        <w:t>Edge-Ports an Client-Schnittstellen</w:t>
      </w:r>
      <w:bookmarkEnd w:id="859"/>
    </w:p>
    <w:p w14:paraId="7067201B" w14:textId="77777777" w:rsidR="0036318C" w:rsidRPr="008A34FA" w:rsidRDefault="00D45FC0">
      <w:pPr>
        <w:rPr>
          <w:rFonts w:ascii="Aptos Narrow" w:hAnsi="Aptos Narrow"/>
        </w:rPr>
      </w:pPr>
      <w:r w:rsidRPr="008A34FA">
        <w:rPr>
          <w:rFonts w:ascii="Aptos Narrow" w:hAnsi="Aptos Narrow"/>
        </w:rPr>
        <w:t>Alle Switch-Ports, an denen Endgeräte oder Drittsysteme angeschlossen sind (z. B. Access-Points, RDC, FIS, CCTV, Sprechstellen), werden mit der Option „spanning-tree edge“ konfiguriert. Edge-Ports gehen beim Link-Up direkt in den Forwarding-Zustand über und durchlaufen weder Listening noch Learning. Damit wird verhindert, dass das Anstecken eines Endgerätes eine Neuberechnung des Spannbaums auslöst, und die Verfügbarkeit am Client-Port wird auf wenige Hundert Millisekunden reduziert.</w:t>
      </w:r>
    </w:p>
    <w:p w14:paraId="3F4797A1" w14:textId="77777777" w:rsidR="0036318C" w:rsidRPr="008A34FA" w:rsidRDefault="00D45FC0">
      <w:pPr>
        <w:pStyle w:val="Heading3"/>
        <w:rPr>
          <w:rFonts w:ascii="Aptos Narrow" w:hAnsi="Aptos Narrow"/>
        </w:rPr>
      </w:pPr>
      <w:bookmarkStart w:id="860" w:name="_Toc234949629"/>
      <w:commentRangeStart w:id="861"/>
      <w:commentRangeStart w:id="862"/>
      <w:r w:rsidRPr="008A34FA">
        <w:rPr>
          <w:rFonts w:ascii="Aptos Narrow" w:hAnsi="Aptos Narrow"/>
        </w:rPr>
        <w:t>Verhalten bei Mehrfachtraktion</w:t>
      </w:r>
      <w:bookmarkEnd w:id="860"/>
    </w:p>
    <w:p w14:paraId="3890E404" w14:textId="77777777" w:rsidR="0036318C" w:rsidRPr="008A34FA" w:rsidRDefault="00D45FC0">
      <w:pPr>
        <w:rPr>
          <w:rFonts w:ascii="Aptos Narrow" w:hAnsi="Aptos Narrow"/>
        </w:rPr>
      </w:pPr>
      <w:del w:id="863" w:author="Abbas Rizvi" w:date="2026-06-20T00:00:00Z">
        <w:r w:rsidRPr="008A34FA">
          <w:rPr>
            <w:rFonts w:ascii="Aptos Narrow" w:hAnsi="Aptos Narrow"/>
          </w:rPr>
          <w:delText>Bei Mehrfachtraktion werden die für die Multi-Traktion vorgesehenen Switch-Ports als Trunk konfiguriert (alle relevanten Stadler-VLANs). RSTP läuft transparent über die Kupplungs-OctiConn-Verbindungen weiter. Da die Frontkupplungs-Verbindung mit 1 Gbit/s ausgelegt ist (Dellner OctiConn, CAT 6a/CAT 7), bildet sie den begrenzenden Faktor zwischen zwei Fahrzeugen. Die Pfadkosten der Kupplungsstrecken werden so gewählt, dass der innerhalb des Fahrzeugs gebildete Ring bevorzugt wird und der Multi-Traktions-Pfad nur dann genutzt wird, wenn die direkte Wagenverbindung im Fahrzeug ausgefallen ist.</w:delText>
        </w:r>
      </w:del>
      <w:ins w:id="864" w:author="Abbas Rizvi" w:date="2026-06-20T00:00:00Z">
        <w:r w:rsidRPr="008A34FA">
          <w:rPr>
            <w:rFonts w:ascii="Aptos Narrow" w:hAnsi="Aptos Narrow"/>
          </w:rPr>
          <w:t>Bei Mehrfachtraktion werden die für die Multi-Traktion vorgesehenen Frontkupplungs-Ports (e0-2) als Trunk konfiguriert und transportieren ausschließlich VLAN 5 (Video) und VLAN 15. RSTP läuft transparent über die Kupplungs-</w:t>
        </w:r>
        <w:r w:rsidRPr="008A34FA">
          <w:rPr>
            <w:rFonts w:ascii="Aptos Narrow" w:hAnsi="Aptos Narrow"/>
          </w:rPr>
          <w:lastRenderedPageBreak/>
          <w:t>OctiConn-Verbindungen weiter und gewährleistet, dass zwischen zwei Fahrzeugen stets nur eine Kupplungsverbindung aktiv ist (die redundante Strecke wird blockiert). Da die Frontkupplungs-Verbindung mit 1 Gbit/s ausgelegt ist (Dellner OctiConn, CAT 6a/CAT 7), bildet sie den begrenzenden Faktor zwischen zwei Fahrzeugen. Die Pfadkosten der Kupplungsstrecken sind — fahrzeugunabhängig und an beiden Linkenden identisch — so gewählt, dass der fahrzeuginterne Ring in allen Szenarien der bevorzugte Forwarding-Pfad bleibt; die Kupplung ist ein eingeschränkter Inter-Train-Pfad, kein regulärer aktiver Ringpfad.</w:t>
        </w:r>
      </w:ins>
      <w:commentRangeEnd w:id="861"/>
      <w:r w:rsidR="008A34FA" w:rsidRPr="008A34FA">
        <w:rPr>
          <w:rStyle w:val="CommentReference"/>
          <w:rFonts w:ascii="Aptos Narrow" w:hAnsi="Aptos Narrow"/>
          <w:sz w:val="22"/>
          <w:szCs w:val="20"/>
        </w:rPr>
        <w:commentReference w:id="861"/>
      </w:r>
      <w:commentRangeEnd w:id="862"/>
      <w:r w:rsidRPr="008A34FA">
        <w:rPr>
          <w:rStyle w:val="CommentReference"/>
          <w:rFonts w:ascii="Aptos Narrow" w:hAnsi="Aptos Narrow"/>
          <w:sz w:val="22"/>
          <w:szCs w:val="20"/>
        </w:rPr>
        <w:commentReference w:id="862"/>
      </w:r>
    </w:p>
    <w:p w14:paraId="29882FD7" w14:textId="77777777" w:rsidR="0036318C" w:rsidRPr="008A34FA" w:rsidRDefault="00D45FC0">
      <w:pPr>
        <w:pStyle w:val="Heading3"/>
        <w:rPr>
          <w:rFonts w:ascii="Aptos Narrow" w:hAnsi="Aptos Narrow"/>
        </w:rPr>
      </w:pPr>
      <w:bookmarkStart w:id="865" w:name="_Toc234949630"/>
      <w:r w:rsidRPr="008A34FA">
        <w:rPr>
          <w:rFonts w:ascii="Aptos Narrow" w:hAnsi="Aptos Narrow"/>
        </w:rPr>
        <w:t>Coldrelay-Bypass als Ergänzung zu RSTP</w:t>
      </w:r>
      <w:bookmarkEnd w:id="865"/>
    </w:p>
    <w:p w14:paraId="68A02265" w14:textId="77777777" w:rsidR="0036318C" w:rsidRPr="008A34FA" w:rsidRDefault="00D45FC0">
      <w:pPr>
        <w:rPr>
          <w:rFonts w:ascii="Aptos Narrow" w:hAnsi="Aptos Narrow"/>
        </w:rPr>
      </w:pPr>
      <w:r w:rsidRPr="008A34FA">
        <w:rPr>
          <w:rFonts w:ascii="Aptos Narrow" w:hAnsi="Aptos Narrow"/>
        </w:rPr>
        <w:t>Zusätzlich zu RSTP sind die Backbone-Ports der Switches mit einem „Coldrelay-Bypass“ ausgestattet. Bei einem Switch-Ausfall werden die zwei Backbone-Ports des betroffenen Switches hardwareseitig gebrückt, sodass der Ring-Datenverkehr auch ohne Eingriff von RSTP ungehindert weiterläuft. Coldrelay-Bypass schützt damit gegen Switch-Hardwarefehler, während RSTP gegen Kabel- und Linkfehler schützt. Beide Mechanismen sind komplementär und werden parallel betrieben.</w:t>
      </w:r>
    </w:p>
    <w:p w14:paraId="62546DFB" w14:textId="77777777" w:rsidR="00EE6C0C" w:rsidRPr="008A34FA" w:rsidRDefault="00001F1B" w:rsidP="00EE6C0C">
      <w:pPr>
        <w:pStyle w:val="Heading2"/>
        <w:rPr>
          <w:rFonts w:ascii="Aptos Narrow" w:hAnsi="Aptos Narrow"/>
        </w:rPr>
      </w:pPr>
      <w:bookmarkStart w:id="866" w:name="_Toc234949631"/>
      <w:r w:rsidRPr="008A34FA">
        <w:rPr>
          <w:rFonts w:ascii="Aptos Narrow" w:hAnsi="Aptos Narrow"/>
        </w:rPr>
        <w:t>Backend</w:t>
      </w:r>
      <w:bookmarkEnd w:id="866"/>
    </w:p>
    <w:p w14:paraId="5C0C2899"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 xml:space="preserve">Im Rahmen des Projektes </w:t>
      </w:r>
      <w:r w:rsidRPr="008A34FA">
        <w:rPr>
          <w:rFonts w:ascii="Aptos Narrow" w:hAnsi="Aptos Narrow"/>
          <w:b/>
          <w:bCs/>
          <w:lang w:val="de-DE" w:eastAsia="ja-JP"/>
        </w:rPr>
        <w:t>DOSTO Neu</w:t>
      </w:r>
      <w:r w:rsidRPr="008A34FA">
        <w:rPr>
          <w:rFonts w:ascii="Aptos Narrow" w:hAnsi="Aptos Narrow"/>
          <w:lang w:val="de-DE" w:eastAsia="ja-JP"/>
        </w:rPr>
        <w:t xml:space="preserve"> wird ein Backend im Rechenzentrum von </w:t>
      </w:r>
      <w:r w:rsidRPr="008A34FA">
        <w:rPr>
          <w:rFonts w:ascii="Aptos Narrow" w:hAnsi="Aptos Narrow"/>
          <w:b/>
          <w:bCs/>
          <w:lang w:val="de-DE" w:eastAsia="ja-JP"/>
        </w:rPr>
        <w:t xml:space="preserve">NextLayer Austria </w:t>
      </w:r>
      <w:r w:rsidRPr="008A34FA">
        <w:rPr>
          <w:rFonts w:ascii="Aptos Narrow" w:hAnsi="Aptos Narrow"/>
          <w:lang w:val="de-DE" w:eastAsia="ja-JP"/>
        </w:rPr>
        <w:t xml:space="preserve">bereitgestellt. Dabei kommt die proprietäre </w:t>
      </w:r>
      <w:r w:rsidRPr="008A34FA">
        <w:rPr>
          <w:rFonts w:ascii="Aptos Narrow" w:hAnsi="Aptos Narrow"/>
          <w:b/>
          <w:bCs/>
          <w:lang w:val="de-DE" w:eastAsia="ja-JP"/>
        </w:rPr>
        <w:t>MAR5-Software</w:t>
      </w:r>
      <w:r w:rsidRPr="008A34FA">
        <w:rPr>
          <w:rFonts w:ascii="Aptos Narrow" w:hAnsi="Aptos Narrow"/>
          <w:lang w:val="de-DE" w:eastAsia="ja-JP"/>
        </w:rPr>
        <w:t xml:space="preserve"> zum Einsatz, die als </w:t>
      </w:r>
      <w:r w:rsidRPr="008A34FA">
        <w:rPr>
          <w:rFonts w:ascii="Aptos Narrow" w:hAnsi="Aptos Narrow"/>
          <w:b/>
          <w:bCs/>
          <w:lang w:val="de-DE" w:eastAsia="ja-JP"/>
        </w:rPr>
        <w:t>VPN-Lösung</w:t>
      </w:r>
      <w:r w:rsidRPr="008A34FA">
        <w:rPr>
          <w:rFonts w:ascii="Aptos Narrow" w:hAnsi="Aptos Narrow"/>
          <w:lang w:val="de-DE" w:eastAsia="ja-JP"/>
        </w:rPr>
        <w:t xml:space="preserve"> fungiert.</w:t>
      </w:r>
      <w:r w:rsidRPr="008A34FA">
        <w:rPr>
          <w:rFonts w:ascii="Aptos Narrow" w:hAnsi="Aptos Narrow"/>
          <w:lang w:val="de-DE" w:eastAsia="ja-JP"/>
        </w:rPr>
        <w:br/>
        <w:t xml:space="preserve">Die Central Control Units (CCUs) kommunizieren </w:t>
      </w:r>
      <w:r w:rsidRPr="008A34FA">
        <w:rPr>
          <w:rFonts w:ascii="Aptos Narrow" w:hAnsi="Aptos Narrow"/>
          <w:b/>
          <w:bCs/>
          <w:lang w:val="de-DE" w:eastAsia="ja-JP"/>
        </w:rPr>
        <w:t>ausschließlich über MAR5</w:t>
      </w:r>
      <w:r w:rsidRPr="008A34FA">
        <w:rPr>
          <w:rFonts w:ascii="Aptos Narrow" w:hAnsi="Aptos Narrow"/>
          <w:lang w:val="de-DE" w:eastAsia="ja-JP"/>
        </w:rPr>
        <w:t xml:space="preserve"> mit dem Backend. </w:t>
      </w:r>
    </w:p>
    <w:p w14:paraId="5FD33BB8" w14:textId="1C2209D4" w:rsidR="00AE7BEC" w:rsidRPr="008A34FA" w:rsidRDefault="00A80FD9" w:rsidP="00341756">
      <w:pPr>
        <w:rPr>
          <w:rFonts w:ascii="Aptos Narrow" w:hAnsi="Aptos Narrow"/>
          <w:lang w:val="de-DE" w:eastAsia="ja-JP"/>
        </w:rPr>
      </w:pPr>
      <w:r w:rsidRPr="008A34FA">
        <w:rPr>
          <w:rFonts w:ascii="Aptos Narrow" w:hAnsi="Aptos Narrow"/>
          <w:lang w:val="de-DE" w:eastAsia="ja-JP"/>
        </w:rPr>
        <w:t>Mehrere Backend-Server sind für unterschiedliche Zuggruppen zuständig, um die Bandbreite zu optimieren und „Single Points of Failure“ zu vermeiden. Eine direkte Weiterleitung von Datenpaketen aus Fremdnetzen ist nicht möglich – der gesamte externe Datenverkehr wird an der CCU per NAT umgesetzt.</w:t>
      </w:r>
    </w:p>
    <w:p w14:paraId="45A6FE3A" w14:textId="77777777" w:rsidR="00341756" w:rsidRPr="008A34FA" w:rsidRDefault="00341756" w:rsidP="00341756">
      <w:pPr>
        <w:pStyle w:val="Heading3"/>
        <w:rPr>
          <w:rFonts w:ascii="Aptos Narrow" w:hAnsi="Aptos Narrow"/>
          <w:lang w:val="de-DE" w:eastAsia="ja-JP"/>
        </w:rPr>
      </w:pPr>
      <w:bookmarkStart w:id="867" w:name="_Toc234949632"/>
      <w:r w:rsidRPr="008A34FA">
        <w:rPr>
          <w:rFonts w:ascii="Aptos Narrow" w:hAnsi="Aptos Narrow"/>
          <w:lang w:val="de-DE" w:eastAsia="ja-JP"/>
        </w:rPr>
        <w:t>Netzwerkstruktur und Adressierung</w:t>
      </w:r>
      <w:bookmarkEnd w:id="867"/>
    </w:p>
    <w:p w14:paraId="3273BEA1" w14:textId="778C7823" w:rsidR="00341756" w:rsidRPr="008A34FA" w:rsidRDefault="00341756" w:rsidP="00341756">
      <w:pPr>
        <w:rPr>
          <w:rFonts w:ascii="Aptos Narrow" w:hAnsi="Aptos Narrow"/>
          <w:lang w:val="de-DE" w:eastAsia="ja-JP"/>
        </w:rPr>
      </w:pPr>
      <w:r w:rsidRPr="008A34FA">
        <w:rPr>
          <w:rFonts w:ascii="Aptos Narrow" w:hAnsi="Aptos Narrow"/>
          <w:lang w:val="de-DE" w:eastAsia="ja-JP"/>
        </w:rPr>
        <w:t>Das Backend nutzt für die Dosto-Neu-Flotte (Nomad Connect Project ID 51</w:t>
      </w:r>
      <w:ins w:id="868" w:author="Milutinovic Nenad (PV)" w:date="2026-06-09T17:26:00Z" w16du:dateUtc="2026-06-09T15:26:00Z">
        <w:del w:id="869" w:author="Abbas Rizvi" w:date="2026-06-17T11:00:00Z">
          <w:r w:rsidRPr="008A34FA">
            <w:rPr>
              <w:rFonts w:ascii="Aptos Narrow" w:hAnsi="Aptos Narrow"/>
              <w:lang w:val="de-DE" w:eastAsia="ja-JP"/>
            </w:rPr>
            <w:delText>5</w:delText>
          </w:r>
        </w:del>
      </w:ins>
      <w:del w:id="870" w:author="Milutinovic Nenad (PV)" w:date="2026-06-09T17:26:00Z" w16du:dateUtc="2026-06-09T15:26:00Z">
        <w:r w:rsidRPr="008A34FA">
          <w:rPr>
            <w:rFonts w:ascii="Aptos Narrow" w:hAnsi="Aptos Narrow"/>
            <w:lang w:val="de-DE" w:eastAsia="ja-JP"/>
          </w:rPr>
          <w:delText>)</w:delText>
        </w:r>
      </w:del>
      <w:ins w:id="871" w:author="Abbas Rizvi" w:date="2026-06-17T11:00:00Z">
        <w:r w:rsidRPr="008A34FA">
          <w:rPr>
            <w:rFonts w:ascii="Aptos Narrow" w:hAnsi="Aptos Narrow"/>
            <w:lang w:val="de-DE" w:eastAsia="ja-JP"/>
          </w:rPr>
          <w:t>)</w:t>
        </w:r>
      </w:ins>
      <w:r w:rsidRPr="008A34FA">
        <w:rPr>
          <w:rFonts w:ascii="Aptos Narrow" w:hAnsi="Aptos Narrow"/>
          <w:lang w:val="de-DE" w:eastAsia="ja-JP"/>
        </w:rPr>
        <w:t xml:space="preserve"> den Adressbereich </w:t>
      </w:r>
      <w:commentRangeStart w:id="872"/>
      <w:commentRangeStart w:id="873"/>
      <w:commentRangeStart w:id="874"/>
      <w:commentRangeStart w:id="875"/>
      <w:r w:rsidRPr="008A34FA">
        <w:rPr>
          <w:rFonts w:ascii="Aptos Narrow" w:hAnsi="Aptos Narrow"/>
          <w:b/>
          <w:bCs/>
          <w:lang w:val="de-DE" w:eastAsia="ja-JP"/>
        </w:rPr>
        <w:t>10</w:t>
      </w:r>
      <w:commentRangeEnd w:id="874"/>
      <w:r w:rsidR="008A34FA" w:rsidRPr="008A34FA">
        <w:rPr>
          <w:rStyle w:val="CommentReference"/>
          <w:rFonts w:ascii="Aptos Narrow" w:hAnsi="Aptos Narrow"/>
          <w:b/>
          <w:bCs/>
          <w:sz w:val="22"/>
          <w:szCs w:val="20"/>
          <w:lang w:val="de-DE" w:eastAsia="ja-JP"/>
        </w:rPr>
        <w:commentReference w:id="874"/>
      </w:r>
      <w:commentRangeEnd w:id="875"/>
      <w:r w:rsidRPr="008A34FA">
        <w:rPr>
          <w:rStyle w:val="CommentReference"/>
          <w:rFonts w:ascii="Aptos Narrow" w:hAnsi="Aptos Narrow"/>
          <w:b/>
          <w:bCs/>
          <w:sz w:val="22"/>
          <w:szCs w:val="20"/>
          <w:lang w:val="de-DE" w:eastAsia="ja-JP"/>
        </w:rPr>
        <w:commentReference w:id="875"/>
      </w:r>
      <w:r w:rsidRPr="008A34FA">
        <w:rPr>
          <w:rFonts w:ascii="Aptos Narrow" w:hAnsi="Aptos Narrow"/>
          <w:b/>
          <w:bCs/>
          <w:lang w:val="de-DE" w:eastAsia="ja-JP"/>
        </w:rPr>
        <w:t>.179.0.0/16</w:t>
      </w:r>
      <w:r w:rsidRPr="008A34FA">
        <w:rPr>
          <w:rFonts w:ascii="Aptos Narrow" w:hAnsi="Aptos Narrow"/>
          <w:lang w:val="de-DE" w:eastAsia="ja-JP"/>
        </w:rPr>
        <w:t>.</w:t>
      </w:r>
      <w:commentRangeEnd w:id="872"/>
      <w:r w:rsidR="008A34FA" w:rsidRPr="008A34FA">
        <w:rPr>
          <w:rStyle w:val="CommentReference"/>
          <w:rFonts w:ascii="Aptos Narrow" w:hAnsi="Aptos Narrow"/>
          <w:sz w:val="22"/>
          <w:szCs w:val="20"/>
          <w:lang w:val="de-DE" w:eastAsia="ja-JP"/>
        </w:rPr>
        <w:commentReference w:id="872"/>
      </w:r>
      <w:commentRangeEnd w:id="873"/>
      <w:r w:rsidRPr="008A34FA">
        <w:rPr>
          <w:rStyle w:val="CommentReference"/>
          <w:rFonts w:ascii="Aptos Narrow" w:hAnsi="Aptos Narrow"/>
          <w:sz w:val="22"/>
          <w:szCs w:val="20"/>
          <w:lang w:val="de-DE" w:eastAsia="ja-JP"/>
        </w:rPr>
        <w:commentReference w:id="873"/>
      </w:r>
    </w:p>
    <w:p w14:paraId="43B9AB7E" w14:textId="78816550" w:rsidR="00341756" w:rsidRPr="0028394F" w:rsidRDefault="00341756" w:rsidP="0028394F">
      <w:pPr>
        <w:numPr>
          <w:ilvl w:val="0"/>
          <w:numId w:val="10"/>
        </w:numPr>
        <w:rPr>
          <w:rFonts w:ascii="Aptos Narrow" w:hAnsi="Aptos Narrow"/>
          <w:lang w:val="de-DE" w:eastAsia="ja-JP"/>
        </w:rPr>
      </w:pPr>
      <w:r w:rsidRPr="008A34FA">
        <w:rPr>
          <w:rFonts w:ascii="Aptos Narrow" w:hAnsi="Aptos Narrow"/>
          <w:lang w:val="de-DE" w:eastAsia="ja-JP"/>
        </w:rPr>
        <w:t>Jeder Zug erhält das Subnetz 10.179.&lt;train-id&gt;.0/24.</w:t>
      </w:r>
    </w:p>
    <w:p w14:paraId="44F4E6AD"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 xml:space="preserve">Die maximale Gesamtkapazität beträgt </w:t>
      </w:r>
      <w:r w:rsidRPr="008A34FA">
        <w:rPr>
          <w:rFonts w:ascii="Aptos Narrow" w:hAnsi="Aptos Narrow"/>
          <w:b/>
          <w:bCs/>
          <w:lang w:val="de-DE" w:eastAsia="ja-JP"/>
        </w:rPr>
        <w:t>bis zu 255 Fahrzeuge (8-Bit-Fahrzeug-ID)</w:t>
      </w:r>
      <w:r w:rsidRPr="008A34FA">
        <w:rPr>
          <w:rFonts w:ascii="Aptos Narrow" w:hAnsi="Aptos Narrow"/>
          <w:lang w:val="de-DE" w:eastAsia="ja-JP"/>
        </w:rPr>
        <w:t>.</w:t>
      </w:r>
    </w:p>
    <w:p w14:paraId="024255E3" w14:textId="77777777" w:rsidR="00341756" w:rsidRPr="008A34FA" w:rsidRDefault="00341756" w:rsidP="00341756">
      <w:pPr>
        <w:rPr>
          <w:ins w:id="876" w:author="Abbas Rizvi" w:date="2026-06-17T11:00:00Z"/>
          <w:rFonts w:ascii="Aptos Narrow" w:hAnsi="Aptos Narrow"/>
          <w:lang w:val="de-DE" w:eastAsia="ja-JP"/>
        </w:rPr>
      </w:pPr>
      <w:ins w:id="877" w:author="Abbas Rizvi" w:date="2026-06-17T11:00:00Z">
        <w:r>
          <w:rPr>
            <w:rFonts w:ascii="Aptos Narrow" w:hAnsi="Aptos Narrow"/>
            <w:lang w:val="de-DE" w:eastAsia="ja-JP"/>
          </w:rPr>
          <w:t xml:space="preserve">Es handelt sich um dasselbe Backend; die beiden Kapitel beschreiben unterschiedliche Adressebenen: Der in Kapitel 3.2.2.3 (Zug-zu-Server-Zuweisung) angeführte Bereich 77.237.62.0/24 sind die öffentlichen IP-Adressen der Backend-seitigen MAR5 Home Agents. Der hier genannte Bereich 10.179.0.0/16 ist die fahrzeugseitige interne Adressierung (je Zug ein /24-Subnetz). Beide Ebenen gehören zum selben Backend und werden über die MAR5-VPN-Verbindung miteinander gekoppelt. Konkret liegen die öffentlichen IP-Adressen der MAR5 Home Agents im Bereich </w:t>
        </w:r>
        <w:del w:id="878" w:author="Abbas Rizvi" w:date="2026-07-14T00:00:00Z">
          <w:r>
            <w:rPr>
              <w:rFonts w:ascii="Aptos Narrow" w:hAnsi="Aptos Narrow"/>
              <w:lang w:val="de-DE" w:eastAsia="ja-JP"/>
            </w:rPr>
            <w:delText>77.237.62.210–218</w:delText>
          </w:r>
        </w:del>
      </w:ins>
      <w:ins w:id="879" w:author="Abbas Rizvi" w:date="2026-07-14T00:00:00Z">
        <w:r>
          <w:rPr>
            <w:rFonts w:ascii="Aptos Narrow" w:hAnsi="Aptos Narrow"/>
            <w:lang w:val="de-DE" w:eastAsia="ja-JP"/>
          </w:rPr>
          <w:t>77.237.62.211–219</w:t>
        </w:r>
      </w:ins>
      <w:r>
        <w:rPr>
          <w:rFonts w:ascii="Aptos Narrow" w:hAnsi="Aptos Narrow"/>
          <w:lang w:val="de-DE" w:eastAsia="ja-JP"/>
        </w:rPr>
        <w:t xml:space="preserve"> (</w:t>
      </w:r>
      <w:del w:id="880" w:author="Abbas Rizvi" w:date="2026-07-14T00:00:00Z">
        <w:r>
          <w:rPr>
            <w:rFonts w:ascii="Aptos Narrow" w:hAnsi="Aptos Narrow"/>
            <w:lang w:val="de-DE" w:eastAsia="ja-JP"/>
          </w:rPr>
          <w:delText>fünf TUN-IPs, je Home Agent eine</w:delText>
        </w:r>
      </w:del>
      <w:ins w:id="881" w:author="Abbas Rizvi" w:date="2026-07-14T00:00:00Z">
        <w:r>
          <w:rPr>
            <w:rFonts w:ascii="Aptos Narrow" w:hAnsi="Aptos Narrow"/>
            <w:lang w:val="de-DE" w:eastAsia="ja-JP"/>
          </w:rPr>
          <w:t>fünf NAT-IPs, je Home Agent eine</w:t>
        </w:r>
      </w:ins>
      <w:r>
        <w:rPr>
          <w:rFonts w:ascii="Aptos Narrow" w:hAnsi="Aptos Narrow"/>
          <w:lang w:val="de-DE" w:eastAsia="ja-JP"/>
        </w:rPr>
        <w:t xml:space="preserve">). Die rund 51 Garnituren teilen sich diese fünf öffentlichen Adressen, d. h. etwa zehn Garnituren je öffentlicher NAT-IP. Die fahrzeugseitige Adressierung (10.179.&lt;train-id&gt;.0/24) wird über die MAR5-VPN-Verbindung auf den jeweiligen Home Agent geführt und dort </w:t>
      </w:r>
      <w:del w:id="882" w:author="Abbas Rizvi" w:date="2026-07-14T00:00:00Z">
        <w:r>
          <w:rPr>
            <w:rFonts w:ascii="Aptos Narrow" w:hAnsi="Aptos Narrow"/>
            <w:lang w:val="de-DE" w:eastAsia="ja-JP"/>
          </w:rPr>
          <w:delText>per SNAT auf dessen öffentliche TUN-IP</w:delText>
        </w:r>
      </w:del>
      <w:ins w:id="883" w:author="Abbas Rizvi" w:date="2026-07-14T00:00:00Z">
        <w:r>
          <w:rPr>
            <w:rFonts w:ascii="Aptos Narrow" w:hAnsi="Aptos Narrow"/>
            <w:lang w:val="de-DE" w:eastAsia="ja-JP"/>
          </w:rPr>
          <w:t>per SNAT auf dessen öffentliche NAT-IP</w:t>
        </w:r>
      </w:ins>
      <w:r>
        <w:rPr>
          <w:rFonts w:ascii="Aptos Narrow" w:hAnsi="Aptos Narrow"/>
          <w:lang w:val="de-DE" w:eastAsia="ja-JP"/>
        </w:rPr>
        <w:t xml:space="preserve"> übersetzt (Double-NAT: CCU-seitig und Backend-seitig).</w:t>
      </w:r>
    </w:p>
    <w:p w14:paraId="024255E4" w14:textId="77777777" w:rsidR="00AE7BEC" w:rsidRPr="008A34FA" w:rsidRDefault="00AE7BEC" w:rsidP="00341756">
      <w:pPr>
        <w:rPr>
          <w:rFonts w:ascii="Aptos Narrow" w:hAnsi="Aptos Narrow"/>
          <w:lang w:val="de-DE" w:eastAsia="ja-JP"/>
        </w:rPr>
      </w:pPr>
    </w:p>
    <w:p w14:paraId="45E5B38A" w14:textId="77777777" w:rsidR="00341756" w:rsidRPr="008A34FA" w:rsidRDefault="00341756" w:rsidP="00341756">
      <w:pPr>
        <w:pStyle w:val="Heading3"/>
        <w:rPr>
          <w:rFonts w:ascii="Aptos Narrow" w:hAnsi="Aptos Narrow"/>
          <w:lang w:val="de-DE" w:eastAsia="ja-JP"/>
        </w:rPr>
      </w:pPr>
      <w:bookmarkStart w:id="884" w:name="_Toc234949633"/>
      <w:r w:rsidRPr="008A34FA">
        <w:rPr>
          <w:rFonts w:ascii="Aptos Narrow" w:hAnsi="Aptos Narrow"/>
          <w:lang w:val="de-DE" w:eastAsia="ja-JP"/>
        </w:rPr>
        <w:lastRenderedPageBreak/>
        <w:t>Kapazität und Verteilung</w:t>
      </w:r>
      <w:bookmarkEnd w:id="884"/>
    </w:p>
    <w:p w14:paraId="18259951" w14:textId="77777777" w:rsidR="00321054" w:rsidRPr="008A34FA" w:rsidRDefault="00341756" w:rsidP="00341756">
      <w:pPr>
        <w:rPr>
          <w:rFonts w:ascii="Aptos Narrow" w:hAnsi="Aptos Narrow"/>
          <w:lang w:val="de-DE" w:eastAsia="ja-JP"/>
        </w:rPr>
      </w:pPr>
      <w:commentRangeStart w:id="885"/>
      <w:commentRangeStart w:id="886"/>
      <w:r w:rsidRPr="008A34FA">
        <w:rPr>
          <w:rFonts w:ascii="Aptos Narrow" w:hAnsi="Aptos Narrow"/>
          <w:lang w:val="de-DE" w:eastAsia="ja-JP"/>
        </w:rPr>
        <w:t xml:space="preserve">Zur Sicherstellung einer Datenbandbreite von </w:t>
      </w:r>
      <w:r w:rsidRPr="008A34FA">
        <w:rPr>
          <w:rFonts w:ascii="Aptos Narrow" w:hAnsi="Aptos Narrow"/>
          <w:b/>
          <w:bCs/>
          <w:lang w:val="de-DE" w:eastAsia="ja-JP"/>
        </w:rPr>
        <w:t>120 Mbit/s pro CCU</w:t>
      </w:r>
      <w:r w:rsidRPr="008A34FA">
        <w:rPr>
          <w:rFonts w:ascii="Aptos Narrow" w:hAnsi="Aptos Narrow"/>
          <w:lang w:val="de-DE" w:eastAsia="ja-JP"/>
        </w:rPr>
        <w:t xml:space="preserve"> werden </w:t>
      </w:r>
      <w:r w:rsidRPr="008A34FA">
        <w:rPr>
          <w:rFonts w:ascii="Aptos Narrow" w:hAnsi="Aptos Narrow"/>
          <w:b/>
          <w:bCs/>
          <w:lang w:val="de-DE" w:eastAsia="ja-JP"/>
        </w:rPr>
        <w:t>fünf MAR5 Home Agents</w:t>
      </w:r>
      <w:r w:rsidRPr="008A34FA">
        <w:rPr>
          <w:rFonts w:ascii="Aptos Narrow" w:hAnsi="Aptos Narrow"/>
          <w:lang w:val="de-DE" w:eastAsia="ja-JP"/>
        </w:rPr>
        <w:t xml:space="preserve"> eingesetzt (ein sechster Home Agent ist in Bereitstellung).</w:t>
      </w:r>
      <w:commentRangeEnd w:id="885"/>
      <w:r w:rsidR="008A34FA" w:rsidRPr="008A34FA">
        <w:rPr>
          <w:rStyle w:val="CommentReference"/>
          <w:rFonts w:ascii="Aptos Narrow" w:hAnsi="Aptos Narrow"/>
          <w:sz w:val="22"/>
          <w:szCs w:val="20"/>
          <w:lang w:val="de-DE" w:eastAsia="ja-JP"/>
        </w:rPr>
        <w:commentReference w:id="885"/>
      </w:r>
      <w:commentRangeEnd w:id="886"/>
      <w:r w:rsidRPr="008A34FA">
        <w:rPr>
          <w:rStyle w:val="CommentReference"/>
          <w:rFonts w:ascii="Aptos Narrow" w:hAnsi="Aptos Narrow"/>
          <w:sz w:val="22"/>
          <w:szCs w:val="20"/>
          <w:lang w:val="de-DE" w:eastAsia="ja-JP"/>
        </w:rPr>
        <w:commentReference w:id="886"/>
      </w:r>
    </w:p>
    <w:p w14:paraId="75777D48"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 xml:space="preserve">Zur Erhöhung der Redundanz erfolgt die </w:t>
      </w:r>
      <w:r w:rsidRPr="008A34FA">
        <w:rPr>
          <w:rFonts w:ascii="Aptos Narrow" w:hAnsi="Aptos Narrow"/>
          <w:b/>
          <w:bCs/>
          <w:lang w:val="de-DE" w:eastAsia="ja-JP"/>
        </w:rPr>
        <w:t>Verteilung der Flottentypen auf die Home Agents</w:t>
      </w:r>
      <w:r w:rsidRPr="008A34FA">
        <w:rPr>
          <w:rFonts w:ascii="Aptos Narrow" w:hAnsi="Aptos Narrow"/>
          <w:lang w:val="de-DE" w:eastAsia="ja-JP"/>
        </w:rPr>
        <w:t xml:space="preserve"> so, dass ein Server stets zwei unterschiedliche Garniturtypen betreut. </w:t>
      </w:r>
      <w:commentRangeStart w:id="887"/>
      <w:commentRangeStart w:id="888"/>
      <w:r w:rsidRPr="008A34FA">
        <w:rPr>
          <w:rFonts w:ascii="Aptos Narrow" w:hAnsi="Aptos Narrow"/>
          <w:lang w:val="de-DE" w:eastAsia="ja-JP"/>
        </w:rPr>
        <w:t>Dadurch kann bei Ausfall eines Servers der Betrieb der restlichen Flotte ohne Einschränkungen fortgeführt werden</w:t>
      </w:r>
      <w:commentRangeEnd w:id="887"/>
      <w:r w:rsidR="008A34FA" w:rsidRPr="008A34FA">
        <w:rPr>
          <w:rStyle w:val="CommentReference"/>
          <w:rFonts w:ascii="Aptos Narrow" w:hAnsi="Aptos Narrow"/>
          <w:sz w:val="22"/>
          <w:szCs w:val="20"/>
          <w:lang w:val="de-DE" w:eastAsia="ja-JP"/>
        </w:rPr>
        <w:commentReference w:id="887"/>
      </w:r>
      <w:commentRangeEnd w:id="888"/>
      <w:r w:rsidRPr="008A34FA">
        <w:rPr>
          <w:rStyle w:val="CommentReference"/>
          <w:rFonts w:ascii="Aptos Narrow" w:hAnsi="Aptos Narrow"/>
          <w:sz w:val="22"/>
          <w:szCs w:val="20"/>
          <w:lang w:val="de-DE" w:eastAsia="ja-JP"/>
        </w:rPr>
        <w:commentReference w:id="888"/>
      </w:r>
      <w:r w:rsidRPr="008A34FA">
        <w:rPr>
          <w:rFonts w:ascii="Aptos Narrow" w:hAnsi="Aptos Narrow"/>
          <w:lang w:val="de-DE" w:eastAsia="ja-JP"/>
        </w:rPr>
        <w:t>.</w:t>
      </w:r>
    </w:p>
    <w:p w14:paraId="040E30A1" w14:textId="77777777" w:rsidR="00341756" w:rsidRPr="008A34FA" w:rsidRDefault="00341756" w:rsidP="00341756">
      <w:pPr>
        <w:rPr>
          <w:ins w:id="889" w:author="Abbas Rizvi" w:date="2026-06-21T00:00:00Z"/>
          <w:rFonts w:ascii="Aptos Narrow" w:hAnsi="Aptos Narrow"/>
          <w:lang w:val="de-DE" w:eastAsia="ja-JP"/>
        </w:rPr>
      </w:pPr>
      <w:ins w:id="890" w:author="Abbas Rizvi" w:date="2026-06-21T00:00:00Z">
        <w:r w:rsidRPr="008A34FA">
          <w:rPr>
            <w:rFonts w:ascii="Aptos Narrow" w:hAnsi="Aptos Narrow"/>
            <w:lang w:val="de-DE" w:eastAsia="ja-JP"/>
          </w:rPr>
          <w:t xml:space="preserve">Lastverteilung: Die Zuordnung erfolgt statisch nach dem Project-ID-51-Schema; jede Garnitur ist einem festen Home Agent zugeordnet (rund zehn Garnituren je Server). Da jeder Home Agent zwei unterschiedliche Garniturtypen mit etwa gleicher Last betreut, sind starke Ungleichgewichte unwahrscheinlich. Die garantierte Bandbreite von </w:t>
        </w:r>
        <w:r w:rsidRPr="008A34FA">
          <w:rPr>
            <w:rFonts w:ascii="Aptos Narrow" w:hAnsi="Aptos Narrow"/>
            <w:b/>
            <w:bCs/>
            <w:lang w:val="de-DE" w:eastAsia="ja-JP"/>
          </w:rPr>
          <w:t>120 Mbit/s je CCU</w:t>
        </w:r>
        <w:r w:rsidRPr="008A34FA">
          <w:rPr>
            <w:rFonts w:ascii="Aptos Narrow" w:hAnsi="Aptos Narrow"/>
            <w:lang w:val="de-DE" w:eastAsia="ja-JP"/>
          </w:rPr>
          <w:t xml:space="preserve"> ist ein konservativer Mindestwert, der auch bei ungleichmäßiger Last und im Fehlerfall eingehalten wird; das typische Spitzen-Headroom liegt auf der aktuell ausgebauten Gesamtkapazität von 10 Gbit/s bei rund </w:t>
        </w:r>
        <w:r w:rsidRPr="008A34FA">
          <w:rPr>
            <w:rFonts w:ascii="Aptos Narrow" w:hAnsi="Aptos Narrow"/>
            <w:b/>
            <w:bCs/>
            <w:lang w:val="de-DE" w:eastAsia="ja-JP"/>
          </w:rPr>
          <w:t>230 Mbit/s je Garnitur</w:t>
        </w:r>
        <w:r w:rsidRPr="008A34FA">
          <w:rPr>
            <w:rFonts w:ascii="Aptos Narrow" w:hAnsi="Aptos Narrow"/>
            <w:lang w:val="de-DE" w:eastAsia="ja-JP"/>
          </w:rPr>
          <w:t xml:space="preserve"> (10 Gbit/s / 51 Garnituren bei 85 % gleichzeitig aktiver Flotte). Nomad informiert ÖBB, sobald die anhaltende Spitzenlast 80 % der vorgesehenen Bandbreite (≈8 Gbit/s) überschreitet; ÖBB kann dann die Fair-Use-Policy anpassen oder über eine Variation Order zusätzliche Bandbreite anfordern.</w:t>
        </w:r>
      </w:ins>
    </w:p>
    <w:p w14:paraId="040E3097" w14:textId="4AD9F247" w:rsidR="00AE7BEC" w:rsidRPr="008A34FA" w:rsidRDefault="00341756" w:rsidP="00341756">
      <w:pPr>
        <w:rPr>
          <w:rFonts w:ascii="Aptos Narrow" w:hAnsi="Aptos Narrow"/>
          <w:lang w:val="de-DE" w:eastAsia="ja-JP"/>
        </w:rPr>
      </w:pPr>
      <w:ins w:id="891" w:author="Abbas Rizvi" w:date="2026-06-21T00:00:00Z">
        <w:r>
          <w:rPr>
            <w:rFonts w:ascii="Aptos Narrow" w:hAnsi="Aptos Narrow"/>
            <w:lang w:val="de-DE" w:eastAsia="ja-JP"/>
          </w:rPr>
          <w:t xml:space="preserve">Fehlerfall und sechster Home Agent: </w:t>
        </w:r>
      </w:ins>
      <w:ins w:id="892" w:author="Abbas Rizvi" w:date="2026-07-14T00:00:00Z">
        <w:r>
          <w:rPr>
            <w:rFonts w:ascii="Aptos Narrow" w:hAnsi="Aptos Narrow"/>
            <w:lang w:val="de-DE" w:eastAsia="ja-JP"/>
          </w:rPr>
          <w:t xml:space="preserve">Jede CCU ist mit einem primären und einem sekundären Home Agent konfiguriert und wechselt automatisch (innerhalb weniger Sekunden) auf den sekundären, sobald der primäre nicht mehr erreichbar ist; ein manuelles Eingreifen ist hierfür nicht erforderlich. </w:t>
        </w:r>
      </w:ins>
      <w:r>
        <w:rPr>
          <w:rFonts w:ascii="Aptos Narrow" w:hAnsi="Aptos Narrow"/>
          <w:lang w:val="de-DE" w:eastAsia="ja-JP"/>
        </w:rPr>
        <w:t>Beim Ausfall eines Home Agents verbleiben vier Server mit 8 Gbit/s Gesamtkapazität; die garantierte Bandbreite von 120 Mbit/s je CCU bleibt damit erhalten (rechnerisch ~157 Mbit/s je Garnitur bei voller, gleichzeitig aktiver Flotte). Der sechste MAR5 Home Agent (in Bereitstellung) erhöht sowohl die Redundanz als auch die Gesamtkapazität: im Normalbetrieb trägt er zur Lastverteilung bei (6 × 2 Gbit/s = 12 Gbit/s), im Fehlerfall stellt er zusätzliche Reserve bereit, sodass auch bei Ausfall eines Servers die volle 10-Gbit/s-Auslegung erhalten bleibt (N+1).</w:t>
      </w:r>
    </w:p>
    <w:p w14:paraId="2F6AC708" w14:textId="77777777" w:rsidR="00341756" w:rsidRPr="008A34FA" w:rsidRDefault="00341756" w:rsidP="00341756">
      <w:pPr>
        <w:pStyle w:val="Heading3"/>
        <w:rPr>
          <w:rFonts w:ascii="Aptos Narrow" w:hAnsi="Aptos Narrow"/>
          <w:lang w:val="de-DE" w:eastAsia="ja-JP"/>
        </w:rPr>
      </w:pPr>
      <w:bookmarkStart w:id="893" w:name="_Toc234949634"/>
      <w:r w:rsidRPr="008A34FA">
        <w:rPr>
          <w:rFonts w:ascii="Aptos Narrow" w:hAnsi="Aptos Narrow"/>
          <w:lang w:val="de-DE" w:eastAsia="ja-JP"/>
        </w:rPr>
        <w:t>Gehostete Server und Dienste</w:t>
      </w:r>
      <w:bookmarkEnd w:id="893"/>
    </w:p>
    <w:p w14:paraId="2E623DE5" w14:textId="77777777" w:rsidR="00341756" w:rsidRPr="008A34FA" w:rsidRDefault="00341756" w:rsidP="00341756">
      <w:pPr>
        <w:rPr>
          <w:rFonts w:ascii="Aptos Narrow" w:hAnsi="Aptos Narrow"/>
          <w:lang w:val="de-DE" w:eastAsia="ja-JP"/>
        </w:rPr>
      </w:pPr>
      <w:r w:rsidRPr="008A34FA">
        <w:rPr>
          <w:rFonts w:ascii="Aptos Narrow" w:hAnsi="Aptos Narrow"/>
          <w:lang w:val="de-DE" w:eastAsia="ja-JP"/>
        </w:rPr>
        <w:t>Im Backend werden folgende zentralen Systeme und Dienste betrieben:</w:t>
      </w:r>
    </w:p>
    <w:p w14:paraId="09ED58AE"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Zentrale NMS-Datenbank</w:t>
      </w:r>
      <w:r w:rsidRPr="008A34FA">
        <w:rPr>
          <w:rFonts w:ascii="Aptos Narrow" w:hAnsi="Aptos Narrow"/>
          <w:sz w:val="20"/>
          <w:lang w:val="de-DE" w:eastAsia="ja-JP"/>
        </w:rPr>
        <w:t xml:space="preserve"> – Speicherung und Verwaltung sämtlicher Netzwerk-Monitoring-Daten</w:t>
      </w:r>
    </w:p>
    <w:p w14:paraId="716FC08F"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DNS-Server für das CDC</w:t>
      </w:r>
      <w:r w:rsidRPr="008A34FA">
        <w:rPr>
          <w:rFonts w:ascii="Aptos Narrow" w:hAnsi="Aptos Narrow"/>
          <w:sz w:val="20"/>
          <w:lang w:val="de-DE" w:eastAsia="ja-JP"/>
        </w:rPr>
        <w:t xml:space="preserve"> – interne Namensauflösung für Control Data Center</w:t>
      </w:r>
    </w:p>
    <w:p w14:paraId="673B1460"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DNS-Server mit Blacklisting für Züge</w:t>
      </w:r>
      <w:r w:rsidRPr="008A34FA">
        <w:rPr>
          <w:rFonts w:ascii="Aptos Narrow" w:hAnsi="Aptos Narrow"/>
          <w:sz w:val="20"/>
          <w:lang w:val="de-DE" w:eastAsia="ja-JP"/>
        </w:rPr>
        <w:t xml:space="preserve"> – Filterung und Kontrolle von DNS-Anfragen</w:t>
      </w:r>
    </w:p>
    <w:p w14:paraId="60898C67"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Central Router</w:t>
      </w:r>
      <w:r w:rsidRPr="008A34FA">
        <w:rPr>
          <w:rFonts w:ascii="Aptos Narrow" w:hAnsi="Aptos Narrow"/>
          <w:sz w:val="20"/>
          <w:lang w:val="de-DE" w:eastAsia="ja-JP"/>
        </w:rPr>
        <w:t xml:space="preserve"> – zentrale Routinginstanz für den gesamten Backend-Datenverkehr</w:t>
      </w:r>
    </w:p>
    <w:p w14:paraId="17DC29FB"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MAR5 Home Agent</w:t>
      </w:r>
      <w:r w:rsidRPr="008A34FA">
        <w:rPr>
          <w:rFonts w:ascii="Aptos Narrow" w:hAnsi="Aptos Narrow"/>
          <w:sz w:val="20"/>
          <w:lang w:val="de-DE" w:eastAsia="ja-JP"/>
        </w:rPr>
        <w:t xml:space="preserve"> – VPN-Endpunkt für CCU-Verbindungen und Datenweiterleitung</w:t>
      </w:r>
    </w:p>
    <w:p w14:paraId="74433E7F"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MongoDB-Server für NMS</w:t>
      </w:r>
      <w:r w:rsidRPr="008A34FA">
        <w:rPr>
          <w:rFonts w:ascii="Aptos Narrow" w:hAnsi="Aptos Narrow"/>
          <w:sz w:val="20"/>
          <w:lang w:val="de-DE" w:eastAsia="ja-JP"/>
        </w:rPr>
        <w:t xml:space="preserve"> – persistente Speicherung von Monitoring-Informationen</w:t>
      </w:r>
    </w:p>
    <w:p w14:paraId="52C196CE"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MQTT HiveMQ Broker</w:t>
      </w:r>
      <w:r w:rsidRPr="008A34FA">
        <w:rPr>
          <w:rFonts w:ascii="Aptos Narrow" w:hAnsi="Aptos Narrow"/>
          <w:sz w:val="20"/>
          <w:lang w:val="de-DE" w:eastAsia="ja-JP"/>
        </w:rPr>
        <w:t xml:space="preserve"> – Nachrichtenvermittlung für IoT-/Telemetriedaten</w:t>
      </w:r>
    </w:p>
    <w:p w14:paraId="67C342A9"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NMS-Applikationsserver</w:t>
      </w:r>
      <w:r w:rsidRPr="008A34FA">
        <w:rPr>
          <w:rFonts w:ascii="Aptos Narrow" w:hAnsi="Aptos Narrow"/>
          <w:sz w:val="20"/>
          <w:lang w:val="de-DE" w:eastAsia="ja-JP"/>
        </w:rPr>
        <w:t xml:space="preserve"> – Bereitstellung der Netzwerkmanagement-Software</w:t>
      </w:r>
    </w:p>
    <w:p w14:paraId="48E147D4"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Apache Web Proxy</w:t>
      </w:r>
      <w:r w:rsidRPr="008A34FA">
        <w:rPr>
          <w:rFonts w:ascii="Aptos Narrow" w:hAnsi="Aptos Narrow"/>
          <w:sz w:val="20"/>
          <w:lang w:val="de-DE" w:eastAsia="ja-JP"/>
        </w:rPr>
        <w:t xml:space="preserve"> – Web-Proxy für Backend-Dienste</w:t>
      </w:r>
    </w:p>
    <w:p w14:paraId="058D6237"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RTL-Batch-Verarbeitung</w:t>
      </w:r>
      <w:r w:rsidRPr="008A34FA">
        <w:rPr>
          <w:rFonts w:ascii="Aptos Narrow" w:hAnsi="Aptos Narrow"/>
          <w:sz w:val="20"/>
          <w:lang w:val="de-DE" w:eastAsia="ja-JP"/>
        </w:rPr>
        <w:t xml:space="preserve"> – zeitgesteuerte Verarbeitung von Betriebsdaten</w:t>
      </w:r>
    </w:p>
    <w:p w14:paraId="1BFD956D"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RTL-Log-Kollektor</w:t>
      </w:r>
      <w:r w:rsidRPr="008A34FA">
        <w:rPr>
          <w:rFonts w:ascii="Aptos Narrow" w:hAnsi="Aptos Narrow"/>
          <w:sz w:val="20"/>
          <w:lang w:val="de-DE" w:eastAsia="ja-JP"/>
        </w:rPr>
        <w:t xml:space="preserve"> – Erfassung und Speicherung von Logdateien</w:t>
      </w:r>
    </w:p>
    <w:p w14:paraId="6A5A27F9" w14:textId="77777777" w:rsidR="00341756"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t>Zabbix Proxy</w:t>
      </w:r>
      <w:r w:rsidRPr="008A34FA">
        <w:rPr>
          <w:rFonts w:ascii="Aptos Narrow" w:hAnsi="Aptos Narrow"/>
          <w:sz w:val="20"/>
          <w:lang w:val="de-DE" w:eastAsia="ja-JP"/>
        </w:rPr>
        <w:t xml:space="preserve"> – dezentrale Erfassung von Monitoring-Daten</w:t>
      </w:r>
    </w:p>
    <w:p w14:paraId="1FBC7033" w14:textId="77777777" w:rsidR="000A1A30" w:rsidRPr="008A34FA" w:rsidRDefault="00341756">
      <w:pPr>
        <w:numPr>
          <w:ilvl w:val="0"/>
          <w:numId w:val="11"/>
        </w:numPr>
        <w:spacing w:before="120" w:after="120"/>
        <w:ind w:left="714" w:hanging="357"/>
        <w:rPr>
          <w:rFonts w:ascii="Aptos Narrow" w:hAnsi="Aptos Narrow"/>
          <w:sz w:val="20"/>
          <w:lang w:val="de-DE" w:eastAsia="ja-JP"/>
        </w:rPr>
      </w:pPr>
      <w:r w:rsidRPr="008A34FA">
        <w:rPr>
          <w:rFonts w:ascii="Aptos Narrow" w:hAnsi="Aptos Narrow"/>
          <w:b/>
          <w:bCs/>
          <w:sz w:val="20"/>
          <w:lang w:val="de-DE" w:eastAsia="ja-JP"/>
        </w:rPr>
        <w:lastRenderedPageBreak/>
        <w:t>Zabbix Server</w:t>
      </w:r>
      <w:r w:rsidRPr="008A34FA">
        <w:rPr>
          <w:rFonts w:ascii="Aptos Narrow" w:hAnsi="Aptos Narrow"/>
          <w:sz w:val="20"/>
          <w:lang w:val="de-DE" w:eastAsia="ja-JP"/>
        </w:rPr>
        <w:t xml:space="preserve"> – zentrale Auswertung und Alarmierung</w:t>
      </w:r>
      <w:r w:rsidRPr="008A34FA">
        <w:rPr>
          <w:rFonts w:ascii="Aptos Narrow" w:hAnsi="Aptos Narrow"/>
          <w:lang w:val="de-DE" w:eastAsia="ja-JP"/>
        </w:rPr>
        <w:t>.</w:t>
      </w:r>
    </w:p>
    <w:p w14:paraId="1B2907DB" w14:textId="77777777" w:rsidR="00321054" w:rsidRPr="008A34FA" w:rsidRDefault="00321054" w:rsidP="00321054">
      <w:pPr>
        <w:spacing w:before="120" w:after="120"/>
        <w:ind w:left="714"/>
        <w:rPr>
          <w:rFonts w:ascii="Aptos Narrow" w:hAnsi="Aptos Narrow"/>
          <w:sz w:val="20"/>
          <w:lang w:val="de-DE" w:eastAsia="ja-JP"/>
        </w:rPr>
      </w:pPr>
    </w:p>
    <w:p w14:paraId="101F204C" w14:textId="77777777" w:rsidR="00EE6C0C" w:rsidRPr="008A34FA" w:rsidRDefault="00001F1B" w:rsidP="00EE6C0C">
      <w:pPr>
        <w:pStyle w:val="Heading2"/>
        <w:rPr>
          <w:rFonts w:ascii="Aptos Narrow" w:hAnsi="Aptos Narrow"/>
        </w:rPr>
      </w:pPr>
      <w:bookmarkStart w:id="894" w:name="_Toc234949635"/>
      <w:commentRangeStart w:id="895"/>
      <w:commentRangeStart w:id="896"/>
      <w:r w:rsidRPr="008A34FA">
        <w:rPr>
          <w:rFonts w:ascii="Aptos Narrow" w:hAnsi="Aptos Narrow"/>
        </w:rPr>
        <w:t>VLANs</w:t>
      </w:r>
      <w:bookmarkEnd w:id="894"/>
      <w:commentRangeEnd w:id="895"/>
      <w:r w:rsidR="008A34FA" w:rsidRPr="008A34FA">
        <w:rPr>
          <w:rStyle w:val="CommentReference"/>
          <w:rFonts w:ascii="Aptos Narrow" w:hAnsi="Aptos Narrow"/>
          <w:sz w:val="22"/>
          <w:szCs w:val="22"/>
        </w:rPr>
        <w:commentReference w:id="895"/>
      </w:r>
      <w:commentRangeEnd w:id="896"/>
      <w:r w:rsidRPr="008A34FA">
        <w:rPr>
          <w:rStyle w:val="CommentReference"/>
          <w:rFonts w:ascii="Aptos Narrow" w:hAnsi="Aptos Narrow"/>
          <w:sz w:val="22"/>
          <w:szCs w:val="22"/>
        </w:rPr>
        <w:commentReference w:id="896"/>
      </w:r>
    </w:p>
    <w:p w14:paraId="1526BEE1" w14:textId="77777777" w:rsidR="00181F18" w:rsidRPr="008A34FA" w:rsidRDefault="00181F18" w:rsidP="00235028">
      <w:pPr>
        <w:rPr>
          <w:rFonts w:ascii="Aptos Narrow" w:hAnsi="Aptos Narrow"/>
          <w:lang w:eastAsia="ja-JP"/>
        </w:rPr>
      </w:pPr>
      <w:r w:rsidRPr="008A34FA">
        <w:rPr>
          <w:rFonts w:ascii="Aptos Narrow" w:hAnsi="Aptos Narrow"/>
          <w:lang w:eastAsia="ja-JP"/>
        </w:rPr>
        <w:t>Jedes VLAN erfüllt einen bestimmten Zweck – beispielsweise für interne Betriebsgeräte, Passagier-WLAN oder Systemwartung – und verhindert dadurch ungewollten Datenverkehr zwischen unterschiedlichen Netzbereichen.</w:t>
      </w:r>
      <w:r w:rsidRPr="008A34FA">
        <w:rPr>
          <w:rFonts w:ascii="Aptos Narrow" w:hAnsi="Aptos Narrow"/>
          <w:lang w:eastAsia="ja-JP"/>
        </w:rPr>
        <w:br/>
        <w:t>Diese Segmentierung erhöht sowohl die Netzwerksicherheit als auch die Stabilität.</w:t>
      </w:r>
    </w:p>
    <w:p w14:paraId="0A758B38" w14:textId="77777777" w:rsidR="00341756" w:rsidRPr="008A34FA" w:rsidRDefault="00DA5766" w:rsidP="00235028">
      <w:pPr>
        <w:rPr>
          <w:rFonts w:ascii="Aptos Narrow" w:hAnsi="Aptos Narrow"/>
          <w:lang w:eastAsia="ja-JP"/>
        </w:rPr>
      </w:pPr>
      <w:r w:rsidRPr="008A34FA">
        <w:rPr>
          <w:rFonts w:ascii="Aptos Narrow" w:hAnsi="Aptos Narrow"/>
          <w:lang w:eastAsia="ja-JP"/>
        </w:rPr>
        <w:t>Die folgende Tabelle zeigt die im Netzwerk implementierten VLANs, deren Zweck und den jeweiligen Betreiber:</w:t>
      </w:r>
    </w:p>
    <w:tbl>
      <w:tblPr>
        <w:tblStyle w:val="TableGrid"/>
        <w:tblW w:w="8960" w:type="dxa"/>
        <w:tblLook w:val="04A0" w:firstRow="1" w:lastRow="0" w:firstColumn="1" w:lastColumn="0" w:noHBand="0" w:noVBand="1"/>
      </w:tblPr>
      <w:tblGrid>
        <w:gridCol w:w="658"/>
        <w:gridCol w:w="2195"/>
        <w:gridCol w:w="1293"/>
        <w:gridCol w:w="4814"/>
      </w:tblGrid>
      <w:tr w:rsidR="0036318C" w:rsidRPr="008A34FA" w14:paraId="5838D975" w14:textId="77777777" w:rsidTr="6422C14E">
        <w:tc>
          <w:tcPr>
            <w:tcW w:w="600" w:type="dxa"/>
            <w:shd w:val="clear" w:color="auto" w:fill="D5E8F0"/>
          </w:tcPr>
          <w:p w14:paraId="5A6A8FC6" w14:textId="77777777" w:rsidR="0036318C" w:rsidRPr="008A34FA" w:rsidRDefault="00D45FC0">
            <w:pPr>
              <w:rPr>
                <w:rFonts w:ascii="Aptos Narrow" w:hAnsi="Aptos Narrow" w:cstheme="minorHAnsi"/>
              </w:rPr>
            </w:pPr>
            <w:r w:rsidRPr="008A34FA">
              <w:rPr>
                <w:rFonts w:ascii="Aptos Narrow" w:hAnsi="Aptos Narrow" w:cstheme="minorHAnsi"/>
                <w:b/>
              </w:rPr>
              <w:t>VLAN</w:t>
            </w:r>
          </w:p>
        </w:tc>
        <w:tc>
          <w:tcPr>
            <w:tcW w:w="2200" w:type="dxa"/>
            <w:shd w:val="clear" w:color="auto" w:fill="D5E8F0"/>
          </w:tcPr>
          <w:p w14:paraId="451A941E" w14:textId="77777777" w:rsidR="0036318C" w:rsidRPr="008A34FA" w:rsidRDefault="00D45FC0">
            <w:pPr>
              <w:rPr>
                <w:rFonts w:ascii="Aptos Narrow" w:hAnsi="Aptos Narrow" w:cstheme="minorHAnsi"/>
              </w:rPr>
            </w:pPr>
            <w:r w:rsidRPr="008A34FA">
              <w:rPr>
                <w:rFonts w:ascii="Aptos Narrow" w:hAnsi="Aptos Narrow" w:cstheme="minorHAnsi"/>
                <w:b/>
              </w:rPr>
              <w:t>Beschreibung</w:t>
            </w:r>
          </w:p>
        </w:tc>
        <w:tc>
          <w:tcPr>
            <w:tcW w:w="1300" w:type="dxa"/>
            <w:shd w:val="clear" w:color="auto" w:fill="D5E8F0"/>
          </w:tcPr>
          <w:p w14:paraId="27B12009" w14:textId="77777777" w:rsidR="0036318C" w:rsidRPr="008A34FA" w:rsidRDefault="00D45FC0">
            <w:pPr>
              <w:rPr>
                <w:rFonts w:ascii="Aptos Narrow" w:hAnsi="Aptos Narrow" w:cstheme="minorHAnsi"/>
              </w:rPr>
            </w:pPr>
            <w:r w:rsidRPr="008A34FA">
              <w:rPr>
                <w:rFonts w:ascii="Aptos Narrow" w:hAnsi="Aptos Narrow" w:cstheme="minorHAnsi"/>
                <w:b/>
              </w:rPr>
              <w:t>Betreiber</w:t>
            </w:r>
          </w:p>
        </w:tc>
        <w:tc>
          <w:tcPr>
            <w:tcW w:w="4860" w:type="dxa"/>
            <w:shd w:val="clear" w:color="auto" w:fill="D5E8F0"/>
          </w:tcPr>
          <w:p w14:paraId="5126CAA4" w14:textId="77777777" w:rsidR="0036318C" w:rsidRPr="008A34FA" w:rsidRDefault="00D45FC0">
            <w:pPr>
              <w:rPr>
                <w:rFonts w:ascii="Aptos Narrow" w:hAnsi="Aptos Narrow" w:cstheme="minorHAnsi"/>
              </w:rPr>
            </w:pPr>
            <w:r w:rsidRPr="008A34FA">
              <w:rPr>
                <w:rFonts w:ascii="Aptos Narrow" w:hAnsi="Aptos Narrow" w:cstheme="minorHAnsi"/>
                <w:b/>
              </w:rPr>
              <w:t>Services (auf VLAN verfügbar)</w:t>
            </w:r>
          </w:p>
        </w:tc>
      </w:tr>
      <w:tr w:rsidR="0036318C" w:rsidRPr="008A34FA" w14:paraId="4D879487" w14:textId="77777777" w:rsidTr="6422C14E">
        <w:tc>
          <w:tcPr>
            <w:tcW w:w="600" w:type="dxa"/>
          </w:tcPr>
          <w:p w14:paraId="17FB3C37" w14:textId="77777777" w:rsidR="0036318C" w:rsidRPr="008A34FA" w:rsidRDefault="00D45FC0">
            <w:pPr>
              <w:rPr>
                <w:rFonts w:ascii="Aptos Narrow" w:hAnsi="Aptos Narrow" w:cstheme="minorHAnsi"/>
              </w:rPr>
            </w:pPr>
            <w:r w:rsidRPr="008A34FA">
              <w:rPr>
                <w:rFonts w:ascii="Aptos Narrow" w:hAnsi="Aptos Narrow" w:cstheme="minorHAnsi"/>
              </w:rPr>
              <w:t>2</w:t>
            </w:r>
          </w:p>
        </w:tc>
        <w:tc>
          <w:tcPr>
            <w:tcW w:w="2200" w:type="dxa"/>
          </w:tcPr>
          <w:p w14:paraId="1C41D43D" w14:textId="77777777" w:rsidR="0036318C" w:rsidRPr="008A34FA" w:rsidRDefault="00D45FC0">
            <w:pPr>
              <w:rPr>
                <w:rFonts w:ascii="Aptos Narrow" w:hAnsi="Aptos Narrow" w:cstheme="minorHAnsi"/>
              </w:rPr>
            </w:pPr>
            <w:r w:rsidRPr="008A34FA">
              <w:rPr>
                <w:rFonts w:ascii="Aptos Narrow" w:hAnsi="Aptos Narrow" w:cstheme="minorHAnsi"/>
              </w:rPr>
              <w:t>ZFR</w:t>
            </w:r>
          </w:p>
        </w:tc>
        <w:tc>
          <w:tcPr>
            <w:tcW w:w="1300" w:type="dxa"/>
          </w:tcPr>
          <w:p w14:paraId="2477DBDD"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253A6D80" w14:textId="77777777" w:rsidR="0036318C" w:rsidRPr="008A34FA" w:rsidRDefault="00D45FC0">
            <w:pPr>
              <w:rPr>
                <w:rFonts w:ascii="Aptos Narrow" w:hAnsi="Aptos Narrow" w:cstheme="minorHAnsi"/>
              </w:rPr>
            </w:pPr>
            <w:r w:rsidRPr="008A34FA">
              <w:rPr>
                <w:rFonts w:ascii="Aptos Narrow" w:hAnsi="Aptos Narrow" w:cstheme="minorHAnsi"/>
              </w:rPr>
              <w:t>– (Stadler-internes VLAN; nur Trunk-Transport durch IoB-Switches)</w:t>
            </w:r>
          </w:p>
        </w:tc>
      </w:tr>
      <w:tr w:rsidR="0036318C" w:rsidRPr="008A34FA" w14:paraId="223B858C" w14:textId="77777777" w:rsidTr="6422C14E">
        <w:tc>
          <w:tcPr>
            <w:tcW w:w="600" w:type="dxa"/>
          </w:tcPr>
          <w:p w14:paraId="6559CE64" w14:textId="77777777" w:rsidR="0036318C" w:rsidRPr="008A34FA" w:rsidRDefault="00D45FC0">
            <w:pPr>
              <w:rPr>
                <w:rFonts w:ascii="Aptos Narrow" w:hAnsi="Aptos Narrow" w:cstheme="minorHAnsi"/>
              </w:rPr>
            </w:pPr>
            <w:r w:rsidRPr="008A34FA">
              <w:rPr>
                <w:rFonts w:ascii="Aptos Narrow" w:hAnsi="Aptos Narrow" w:cstheme="minorHAnsi"/>
              </w:rPr>
              <w:t>3</w:t>
            </w:r>
          </w:p>
        </w:tc>
        <w:tc>
          <w:tcPr>
            <w:tcW w:w="2200" w:type="dxa"/>
          </w:tcPr>
          <w:p w14:paraId="414FB9E1" w14:textId="77777777" w:rsidR="0036318C" w:rsidRPr="008A34FA" w:rsidRDefault="00D45FC0">
            <w:pPr>
              <w:rPr>
                <w:rFonts w:ascii="Aptos Narrow" w:hAnsi="Aptos Narrow" w:cstheme="minorHAnsi"/>
              </w:rPr>
            </w:pPr>
            <w:r w:rsidRPr="008A34FA">
              <w:rPr>
                <w:rFonts w:ascii="Aptos Narrow" w:hAnsi="Aptos Narrow" w:cstheme="minorHAnsi"/>
              </w:rPr>
              <w:t>FIS</w:t>
            </w:r>
          </w:p>
        </w:tc>
        <w:tc>
          <w:tcPr>
            <w:tcW w:w="1300" w:type="dxa"/>
          </w:tcPr>
          <w:p w14:paraId="2A9AC7A1"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0EE92BA1"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34C5988C" w14:textId="77777777" w:rsidTr="6422C14E">
        <w:tc>
          <w:tcPr>
            <w:tcW w:w="600" w:type="dxa"/>
          </w:tcPr>
          <w:p w14:paraId="607F1F54" w14:textId="77777777" w:rsidR="0036318C" w:rsidRPr="008A34FA" w:rsidRDefault="00D45FC0">
            <w:pPr>
              <w:rPr>
                <w:rFonts w:ascii="Aptos Narrow" w:hAnsi="Aptos Narrow" w:cstheme="minorHAnsi"/>
              </w:rPr>
            </w:pPr>
            <w:r w:rsidRPr="008A34FA">
              <w:rPr>
                <w:rFonts w:ascii="Aptos Narrow" w:hAnsi="Aptos Narrow" w:cstheme="minorHAnsi"/>
              </w:rPr>
              <w:t>5</w:t>
            </w:r>
          </w:p>
        </w:tc>
        <w:tc>
          <w:tcPr>
            <w:tcW w:w="2200" w:type="dxa"/>
          </w:tcPr>
          <w:p w14:paraId="07E1C0B2" w14:textId="77777777" w:rsidR="0036318C" w:rsidRPr="008A34FA" w:rsidRDefault="00D45FC0">
            <w:pPr>
              <w:rPr>
                <w:rFonts w:ascii="Aptos Narrow" w:hAnsi="Aptos Narrow" w:cstheme="minorHAnsi"/>
              </w:rPr>
            </w:pPr>
            <w:r w:rsidRPr="008A34FA">
              <w:rPr>
                <w:rFonts w:ascii="Aptos Narrow" w:hAnsi="Aptos Narrow" w:cstheme="minorHAnsi"/>
              </w:rPr>
              <w:t>Video</w:t>
            </w:r>
          </w:p>
        </w:tc>
        <w:tc>
          <w:tcPr>
            <w:tcW w:w="1300" w:type="dxa"/>
          </w:tcPr>
          <w:p w14:paraId="7AAA24B5"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6C4F2EDC"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71933AF1" w14:textId="77777777" w:rsidTr="6422C14E">
        <w:tc>
          <w:tcPr>
            <w:tcW w:w="600" w:type="dxa"/>
          </w:tcPr>
          <w:p w14:paraId="1B79F89F" w14:textId="77777777" w:rsidR="0036318C" w:rsidRPr="008A34FA" w:rsidRDefault="00D45FC0">
            <w:pPr>
              <w:rPr>
                <w:rFonts w:ascii="Aptos Narrow" w:hAnsi="Aptos Narrow" w:cstheme="minorHAnsi"/>
              </w:rPr>
            </w:pPr>
            <w:r w:rsidRPr="008A34FA">
              <w:rPr>
                <w:rFonts w:ascii="Aptos Narrow" w:hAnsi="Aptos Narrow" w:cstheme="minorHAnsi"/>
              </w:rPr>
              <w:t>6</w:t>
            </w:r>
          </w:p>
        </w:tc>
        <w:tc>
          <w:tcPr>
            <w:tcW w:w="2200" w:type="dxa"/>
          </w:tcPr>
          <w:p w14:paraId="3143A35C" w14:textId="77777777" w:rsidR="0036318C" w:rsidRPr="008A34FA" w:rsidRDefault="00D45FC0">
            <w:pPr>
              <w:rPr>
                <w:rFonts w:ascii="Aptos Narrow" w:hAnsi="Aptos Narrow" w:cstheme="minorHAnsi"/>
              </w:rPr>
            </w:pPr>
            <w:r w:rsidRPr="008A34FA">
              <w:rPr>
                <w:rFonts w:ascii="Aptos Narrow" w:hAnsi="Aptos Narrow" w:cstheme="minorHAnsi"/>
              </w:rPr>
              <w:t>Reservationssystem</w:t>
            </w:r>
          </w:p>
        </w:tc>
        <w:tc>
          <w:tcPr>
            <w:tcW w:w="1300" w:type="dxa"/>
          </w:tcPr>
          <w:p w14:paraId="0ADED1B9"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21205CC2"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79B06112" w14:textId="77777777" w:rsidTr="6422C14E">
        <w:tc>
          <w:tcPr>
            <w:tcW w:w="600" w:type="dxa"/>
          </w:tcPr>
          <w:p w14:paraId="38491FCB" w14:textId="77777777" w:rsidR="0036318C" w:rsidRPr="008A34FA" w:rsidRDefault="00D45FC0">
            <w:pPr>
              <w:rPr>
                <w:rFonts w:ascii="Aptos Narrow" w:hAnsi="Aptos Narrow" w:cstheme="minorHAnsi"/>
              </w:rPr>
            </w:pPr>
            <w:r w:rsidRPr="008A34FA">
              <w:rPr>
                <w:rFonts w:ascii="Aptos Narrow" w:hAnsi="Aptos Narrow" w:cstheme="minorHAnsi"/>
              </w:rPr>
              <w:t>8</w:t>
            </w:r>
          </w:p>
        </w:tc>
        <w:tc>
          <w:tcPr>
            <w:tcW w:w="2200" w:type="dxa"/>
          </w:tcPr>
          <w:p w14:paraId="68558C7B" w14:textId="77777777" w:rsidR="0036318C" w:rsidRPr="008A34FA" w:rsidRDefault="00D45FC0">
            <w:pPr>
              <w:rPr>
                <w:rFonts w:ascii="Aptos Narrow" w:hAnsi="Aptos Narrow" w:cstheme="minorHAnsi"/>
              </w:rPr>
            </w:pPr>
            <w:r w:rsidRPr="008A34FA">
              <w:rPr>
                <w:rFonts w:ascii="Aptos Narrow" w:hAnsi="Aptos Narrow" w:cstheme="minorHAnsi"/>
              </w:rPr>
              <w:t>AFZ</w:t>
            </w:r>
          </w:p>
        </w:tc>
        <w:tc>
          <w:tcPr>
            <w:tcW w:w="1300" w:type="dxa"/>
          </w:tcPr>
          <w:p w14:paraId="34FB2D71"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230B0AF7"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41ABA257" w14:textId="77777777" w:rsidTr="6422C14E">
        <w:tc>
          <w:tcPr>
            <w:tcW w:w="600" w:type="dxa"/>
          </w:tcPr>
          <w:p w14:paraId="7E88EA58" w14:textId="77777777" w:rsidR="0036318C" w:rsidRPr="008A34FA" w:rsidRDefault="00D45FC0">
            <w:pPr>
              <w:rPr>
                <w:rFonts w:ascii="Aptos Narrow" w:hAnsi="Aptos Narrow" w:cstheme="minorHAnsi"/>
              </w:rPr>
            </w:pPr>
            <w:r w:rsidRPr="008A34FA">
              <w:rPr>
                <w:rFonts w:ascii="Aptos Narrow" w:hAnsi="Aptos Narrow" w:cstheme="minorHAnsi"/>
              </w:rPr>
              <w:t>9</w:t>
            </w:r>
          </w:p>
        </w:tc>
        <w:tc>
          <w:tcPr>
            <w:tcW w:w="2200" w:type="dxa"/>
          </w:tcPr>
          <w:p w14:paraId="65932714" w14:textId="77777777" w:rsidR="0036318C" w:rsidRPr="008A34FA" w:rsidRDefault="00D45FC0">
            <w:pPr>
              <w:rPr>
                <w:rFonts w:ascii="Aptos Narrow" w:hAnsi="Aptos Narrow" w:cstheme="minorHAnsi"/>
              </w:rPr>
            </w:pPr>
            <w:r w:rsidRPr="008A34FA">
              <w:rPr>
                <w:rFonts w:ascii="Aptos Narrow" w:hAnsi="Aptos Narrow" w:cstheme="minorHAnsi"/>
              </w:rPr>
              <w:t>Sprechstellen</w:t>
            </w:r>
          </w:p>
        </w:tc>
        <w:tc>
          <w:tcPr>
            <w:tcW w:w="1300" w:type="dxa"/>
          </w:tcPr>
          <w:p w14:paraId="594F26DF"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4C931579"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6AE28EC6" w14:textId="77777777" w:rsidTr="6422C14E">
        <w:tc>
          <w:tcPr>
            <w:tcW w:w="600" w:type="dxa"/>
          </w:tcPr>
          <w:p w14:paraId="707FC635" w14:textId="77777777" w:rsidR="0036318C" w:rsidRPr="008A34FA" w:rsidRDefault="00D45FC0">
            <w:pPr>
              <w:rPr>
                <w:rFonts w:ascii="Aptos Narrow" w:hAnsi="Aptos Narrow" w:cstheme="minorHAnsi"/>
              </w:rPr>
            </w:pPr>
            <w:r w:rsidRPr="008A34FA">
              <w:rPr>
                <w:rFonts w:ascii="Aptos Narrow" w:hAnsi="Aptos Narrow" w:cstheme="minorHAnsi"/>
              </w:rPr>
              <w:t>12</w:t>
            </w:r>
          </w:p>
        </w:tc>
        <w:tc>
          <w:tcPr>
            <w:tcW w:w="2200" w:type="dxa"/>
          </w:tcPr>
          <w:p w14:paraId="70E3E0F4" w14:textId="77777777" w:rsidR="0036318C" w:rsidRPr="008A34FA" w:rsidRDefault="00D45FC0">
            <w:pPr>
              <w:rPr>
                <w:rFonts w:ascii="Aptos Narrow" w:hAnsi="Aptos Narrow" w:cstheme="minorHAnsi"/>
              </w:rPr>
            </w:pPr>
            <w:r w:rsidRPr="008A34FA">
              <w:rPr>
                <w:rFonts w:ascii="Aptos Narrow" w:hAnsi="Aptos Narrow" w:cstheme="minorHAnsi"/>
              </w:rPr>
              <w:t>Energiemessung</w:t>
            </w:r>
          </w:p>
        </w:tc>
        <w:tc>
          <w:tcPr>
            <w:tcW w:w="1300" w:type="dxa"/>
          </w:tcPr>
          <w:p w14:paraId="7139DAA9" w14:textId="77777777" w:rsidR="0036318C" w:rsidRPr="008A34FA" w:rsidRDefault="00D45FC0">
            <w:pPr>
              <w:rPr>
                <w:rFonts w:ascii="Aptos Narrow" w:hAnsi="Aptos Narrow" w:cstheme="minorHAnsi"/>
              </w:rPr>
            </w:pPr>
            <w:r w:rsidRPr="008A34FA">
              <w:rPr>
                <w:rFonts w:ascii="Aptos Narrow" w:hAnsi="Aptos Narrow" w:cstheme="minorHAnsi"/>
              </w:rPr>
              <w:t>Stadler</w:t>
            </w:r>
          </w:p>
        </w:tc>
        <w:tc>
          <w:tcPr>
            <w:tcW w:w="4860" w:type="dxa"/>
          </w:tcPr>
          <w:p w14:paraId="5386867F" w14:textId="77777777" w:rsidR="0036318C" w:rsidRPr="008A34FA" w:rsidRDefault="00D45FC0">
            <w:pPr>
              <w:rPr>
                <w:rFonts w:ascii="Aptos Narrow" w:hAnsi="Aptos Narrow" w:cstheme="minorHAnsi"/>
              </w:rPr>
            </w:pPr>
            <w:r w:rsidRPr="008A34FA">
              <w:rPr>
                <w:rFonts w:ascii="Aptos Narrow" w:hAnsi="Aptos Narrow" w:cstheme="minorHAnsi"/>
              </w:rPr>
              <w:t>– (Stadler-internes VLAN)</w:t>
            </w:r>
          </w:p>
        </w:tc>
      </w:tr>
      <w:tr w:rsidR="0036318C" w:rsidRPr="008A34FA" w14:paraId="08FD0919" w14:textId="77777777" w:rsidTr="6422C14E">
        <w:tc>
          <w:tcPr>
            <w:tcW w:w="600" w:type="dxa"/>
          </w:tcPr>
          <w:p w14:paraId="108C3D91" w14:textId="77777777" w:rsidR="0036318C" w:rsidRPr="008A34FA" w:rsidRDefault="00D45FC0">
            <w:pPr>
              <w:rPr>
                <w:rFonts w:ascii="Aptos Narrow" w:hAnsi="Aptos Narrow" w:cstheme="minorHAnsi"/>
              </w:rPr>
            </w:pPr>
            <w:r w:rsidRPr="008A34FA">
              <w:rPr>
                <w:rFonts w:ascii="Aptos Narrow" w:hAnsi="Aptos Narrow" w:cstheme="minorHAnsi"/>
              </w:rPr>
              <w:t>7</w:t>
            </w:r>
          </w:p>
        </w:tc>
        <w:tc>
          <w:tcPr>
            <w:tcW w:w="2200" w:type="dxa"/>
          </w:tcPr>
          <w:p w14:paraId="6F228C0F" w14:textId="77777777" w:rsidR="0036318C" w:rsidRPr="008A34FA" w:rsidRDefault="00D45FC0">
            <w:pPr>
              <w:rPr>
                <w:rFonts w:ascii="Aptos Narrow" w:hAnsi="Aptos Narrow" w:cstheme="minorHAnsi"/>
              </w:rPr>
            </w:pPr>
            <w:r w:rsidRPr="008A34FA">
              <w:rPr>
                <w:rFonts w:ascii="Aptos Narrow" w:hAnsi="Aptos Narrow" w:cstheme="minorHAnsi"/>
              </w:rPr>
              <w:t>Fremdnetzverbindung</w:t>
            </w:r>
          </w:p>
        </w:tc>
        <w:tc>
          <w:tcPr>
            <w:tcW w:w="1300" w:type="dxa"/>
          </w:tcPr>
          <w:p w14:paraId="1B6417FC" w14:textId="77777777" w:rsidR="0036318C" w:rsidRPr="008A34FA" w:rsidRDefault="00D45FC0">
            <w:pPr>
              <w:rPr>
                <w:rFonts w:ascii="Aptos Narrow" w:hAnsi="Aptos Narrow" w:cstheme="minorHAnsi"/>
              </w:rPr>
            </w:pPr>
            <w:r w:rsidRPr="008A34FA">
              <w:rPr>
                <w:rFonts w:ascii="Aptos Narrow" w:hAnsi="Aptos Narrow" w:cstheme="minorHAnsi"/>
              </w:rPr>
              <w:t>Stadler / Nomad</w:t>
            </w:r>
          </w:p>
        </w:tc>
        <w:tc>
          <w:tcPr>
            <w:tcW w:w="4860" w:type="dxa"/>
          </w:tcPr>
          <w:p w14:paraId="69F8CDD3" w14:textId="77777777" w:rsidR="0036318C" w:rsidRPr="008A34FA" w:rsidRDefault="00D45FC0">
            <w:pPr>
              <w:rPr>
                <w:rFonts w:ascii="Aptos Narrow" w:hAnsi="Aptos Narrow" w:cstheme="minorHAnsi"/>
              </w:rPr>
            </w:pPr>
            <w:r w:rsidRPr="008A34FA">
              <w:rPr>
                <w:rFonts w:ascii="Aptos Narrow" w:hAnsi="Aptos Narrow" w:cstheme="minorHAnsi"/>
              </w:rPr>
              <w:t>NTP (transparente Weiterleitung vom OBS via SNAT), Internet-Routing für freigegebene Stadler-Verbindungen (siehe „Erlaubte Verbindungen für Stadler-Netzwerke“)</w:t>
            </w:r>
          </w:p>
        </w:tc>
      </w:tr>
      <w:tr w:rsidR="0036318C" w:rsidRPr="005D5EBA" w14:paraId="285B420E" w14:textId="77777777" w:rsidTr="6422C14E">
        <w:tc>
          <w:tcPr>
            <w:tcW w:w="600" w:type="dxa"/>
          </w:tcPr>
          <w:p w14:paraId="6E52B7B5" w14:textId="77777777" w:rsidR="0036318C" w:rsidRPr="008A34FA" w:rsidRDefault="00D45FC0">
            <w:pPr>
              <w:rPr>
                <w:rFonts w:ascii="Aptos Narrow" w:hAnsi="Aptos Narrow" w:cstheme="minorHAnsi"/>
              </w:rPr>
            </w:pPr>
            <w:r w:rsidRPr="008A34FA">
              <w:rPr>
                <w:rFonts w:ascii="Aptos Narrow" w:hAnsi="Aptos Narrow" w:cstheme="minorHAnsi"/>
              </w:rPr>
              <w:t>10</w:t>
            </w:r>
          </w:p>
        </w:tc>
        <w:tc>
          <w:tcPr>
            <w:tcW w:w="2200" w:type="dxa"/>
          </w:tcPr>
          <w:p w14:paraId="765E7A5C" w14:textId="77777777" w:rsidR="0036318C" w:rsidRPr="008A34FA" w:rsidRDefault="00D45FC0">
            <w:pPr>
              <w:rPr>
                <w:rFonts w:ascii="Aptos Narrow" w:hAnsi="Aptos Narrow" w:cstheme="minorHAnsi"/>
              </w:rPr>
            </w:pPr>
            <w:r w:rsidRPr="008A34FA">
              <w:rPr>
                <w:rFonts w:ascii="Aptos Narrow" w:hAnsi="Aptos Narrow" w:cstheme="minorHAnsi"/>
              </w:rPr>
              <w:t>1. Klasse</w:t>
            </w:r>
          </w:p>
        </w:tc>
        <w:tc>
          <w:tcPr>
            <w:tcW w:w="1300" w:type="dxa"/>
          </w:tcPr>
          <w:p w14:paraId="218912EF"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22A829E0" w14:textId="77777777" w:rsidR="0036318C" w:rsidRPr="008A34FA" w:rsidRDefault="00D45FC0" w:rsidP="6422C14E">
            <w:pPr>
              <w:rPr>
                <w:rFonts w:ascii="Aptos Narrow" w:hAnsi="Aptos Narrow" w:cstheme="minorBidi"/>
                <w:lang w:val="en-GB"/>
              </w:rPr>
            </w:pPr>
            <w:r w:rsidRPr="008A34FA">
              <w:rPr>
                <w:rFonts w:ascii="Aptos Narrow" w:hAnsi="Aptos Narrow" w:cstheme="minorBidi"/>
                <w:lang w:val="en-GB"/>
              </w:rPr>
              <w:t>DHCP (CCU), DNS (CCU), Captive Portal (HTTP/HTTPS, Auto-Login), Internet</w:t>
            </w:r>
          </w:p>
        </w:tc>
      </w:tr>
      <w:tr w:rsidR="0036318C" w:rsidRPr="005D5EBA" w14:paraId="51B3167A" w14:textId="77777777" w:rsidTr="6422C14E">
        <w:tc>
          <w:tcPr>
            <w:tcW w:w="600" w:type="dxa"/>
          </w:tcPr>
          <w:p w14:paraId="5001D818" w14:textId="77777777" w:rsidR="0036318C" w:rsidRPr="008A34FA" w:rsidRDefault="00D45FC0">
            <w:pPr>
              <w:rPr>
                <w:rFonts w:ascii="Aptos Narrow" w:hAnsi="Aptos Narrow" w:cstheme="minorHAnsi"/>
              </w:rPr>
            </w:pPr>
            <w:r w:rsidRPr="008A34FA">
              <w:rPr>
                <w:rFonts w:ascii="Aptos Narrow" w:hAnsi="Aptos Narrow" w:cstheme="minorHAnsi"/>
              </w:rPr>
              <w:t>30</w:t>
            </w:r>
          </w:p>
        </w:tc>
        <w:tc>
          <w:tcPr>
            <w:tcW w:w="2200" w:type="dxa"/>
          </w:tcPr>
          <w:p w14:paraId="71CBF5B8" w14:textId="77777777" w:rsidR="0036318C" w:rsidRPr="008A34FA" w:rsidRDefault="00D45FC0">
            <w:pPr>
              <w:rPr>
                <w:rFonts w:ascii="Aptos Narrow" w:hAnsi="Aptos Narrow" w:cstheme="minorHAnsi"/>
              </w:rPr>
            </w:pPr>
            <w:r w:rsidRPr="008A34FA">
              <w:rPr>
                <w:rFonts w:ascii="Aptos Narrow" w:hAnsi="Aptos Narrow" w:cstheme="minorHAnsi"/>
              </w:rPr>
              <w:t>IobStaff</w:t>
            </w:r>
          </w:p>
        </w:tc>
        <w:tc>
          <w:tcPr>
            <w:tcW w:w="1300" w:type="dxa"/>
          </w:tcPr>
          <w:p w14:paraId="389E8E5A"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35C7EBF0" w14:textId="77777777" w:rsidR="0036318C" w:rsidRPr="00C9532B" w:rsidRDefault="00D45FC0">
            <w:pPr>
              <w:rPr>
                <w:rFonts w:ascii="Aptos Narrow" w:hAnsi="Aptos Narrow" w:cstheme="minorHAnsi"/>
                <w:rPrChange w:id="897" w:author="Abbas Rizvi" w:date="2026-07-14T18:58:00Z" w16du:dateUtc="2026-07-14T16:58:00Z">
                  <w:rPr>
                    <w:rFonts w:ascii="Aptos Narrow" w:hAnsi="Aptos Narrow" w:cstheme="minorHAnsi"/>
                    <w:lang w:val="en-GB"/>
                  </w:rPr>
                </w:rPrChange>
              </w:rPr>
            </w:pPr>
            <w:r w:rsidRPr="00C9532B">
              <w:rPr>
                <w:rFonts w:ascii="Aptos Narrow" w:hAnsi="Aptos Narrow" w:cstheme="minorHAnsi"/>
                <w:rPrChange w:id="898" w:author="Abbas Rizvi" w:date="2026-07-14T18:58:00Z" w16du:dateUtc="2026-07-14T16:58:00Z">
                  <w:rPr>
                    <w:rFonts w:ascii="Aptos Narrow" w:hAnsi="Aptos Narrow" w:cstheme="minorHAnsi"/>
                    <w:lang w:val="en-GB"/>
                  </w:rPr>
                </w:rPrChange>
              </w:rPr>
              <w:t>DHCP (CCU), DNS (CCU), SSH zu CCU/Switch/AP, Engineering Pages (https://engineering.page:8005), NMS-Zugriff via VPN</w:t>
            </w:r>
          </w:p>
        </w:tc>
      </w:tr>
      <w:tr w:rsidR="0036318C" w:rsidRPr="008A34FA" w14:paraId="130F708B" w14:textId="77777777" w:rsidTr="6422C14E">
        <w:tc>
          <w:tcPr>
            <w:tcW w:w="600" w:type="dxa"/>
          </w:tcPr>
          <w:p w14:paraId="5E721A50" w14:textId="77777777" w:rsidR="0036318C" w:rsidRPr="008A34FA" w:rsidRDefault="00D45FC0">
            <w:pPr>
              <w:rPr>
                <w:rFonts w:ascii="Aptos Narrow" w:hAnsi="Aptos Narrow" w:cstheme="minorHAnsi"/>
              </w:rPr>
            </w:pPr>
            <w:r w:rsidRPr="008A34FA">
              <w:rPr>
                <w:rFonts w:ascii="Aptos Narrow" w:hAnsi="Aptos Narrow" w:cstheme="minorHAnsi"/>
              </w:rPr>
              <w:t>31</w:t>
            </w:r>
          </w:p>
        </w:tc>
        <w:tc>
          <w:tcPr>
            <w:tcW w:w="2200" w:type="dxa"/>
          </w:tcPr>
          <w:p w14:paraId="5A6860A7" w14:textId="77777777" w:rsidR="0036318C" w:rsidRPr="008A34FA" w:rsidRDefault="00D45FC0">
            <w:pPr>
              <w:rPr>
                <w:rFonts w:ascii="Aptos Narrow" w:hAnsi="Aptos Narrow" w:cstheme="minorHAnsi"/>
              </w:rPr>
            </w:pPr>
            <w:r w:rsidRPr="008A34FA">
              <w:rPr>
                <w:rFonts w:ascii="Aptos Narrow" w:hAnsi="Aptos Narrow" w:cstheme="minorHAnsi"/>
              </w:rPr>
              <w:t>Zub-Privilege</w:t>
            </w:r>
          </w:p>
        </w:tc>
        <w:tc>
          <w:tcPr>
            <w:tcW w:w="1300" w:type="dxa"/>
          </w:tcPr>
          <w:p w14:paraId="7150CE97"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44127496" w14:textId="77777777" w:rsidR="0036318C" w:rsidRPr="008A34FA" w:rsidRDefault="00D45FC0">
            <w:pPr>
              <w:rPr>
                <w:rFonts w:ascii="Aptos Narrow" w:hAnsi="Aptos Narrow" w:cstheme="minorHAnsi"/>
              </w:rPr>
            </w:pPr>
            <w:r w:rsidRPr="008A34FA">
              <w:rPr>
                <w:rFonts w:ascii="Aptos Narrow" w:hAnsi="Aptos Narrow" w:cstheme="minorHAnsi"/>
              </w:rPr>
              <w:t>DHCP (CCU), DNS (CCU), Zugang zu definierten ÖBB-Backend-Diensten</w:t>
            </w:r>
          </w:p>
        </w:tc>
      </w:tr>
      <w:tr w:rsidR="0036318C" w:rsidRPr="008A34FA" w14:paraId="5447996D" w14:textId="77777777" w:rsidTr="6422C14E">
        <w:tc>
          <w:tcPr>
            <w:tcW w:w="600" w:type="dxa"/>
          </w:tcPr>
          <w:p w14:paraId="525D3400" w14:textId="77777777" w:rsidR="0036318C" w:rsidRPr="008A34FA" w:rsidRDefault="00D45FC0">
            <w:pPr>
              <w:rPr>
                <w:rFonts w:ascii="Aptos Narrow" w:hAnsi="Aptos Narrow" w:cstheme="minorHAnsi"/>
              </w:rPr>
            </w:pPr>
            <w:r w:rsidRPr="008A34FA">
              <w:rPr>
                <w:rFonts w:ascii="Aptos Narrow" w:hAnsi="Aptos Narrow" w:cstheme="minorHAnsi"/>
              </w:rPr>
              <w:lastRenderedPageBreak/>
              <w:t>131</w:t>
            </w:r>
          </w:p>
        </w:tc>
        <w:tc>
          <w:tcPr>
            <w:tcW w:w="2200" w:type="dxa"/>
          </w:tcPr>
          <w:p w14:paraId="5CA0C3FB" w14:textId="77777777" w:rsidR="0036318C" w:rsidRPr="008A34FA" w:rsidRDefault="00D45FC0">
            <w:pPr>
              <w:rPr>
                <w:rFonts w:ascii="Aptos Narrow" w:hAnsi="Aptos Narrow" w:cstheme="minorHAnsi"/>
              </w:rPr>
            </w:pPr>
            <w:r w:rsidRPr="008A34FA">
              <w:rPr>
                <w:rFonts w:ascii="Aptos Narrow" w:hAnsi="Aptos Narrow" w:cstheme="minorHAnsi"/>
              </w:rPr>
              <w:t>Zub-Non-Privilege</w:t>
            </w:r>
          </w:p>
        </w:tc>
        <w:tc>
          <w:tcPr>
            <w:tcW w:w="1300" w:type="dxa"/>
          </w:tcPr>
          <w:p w14:paraId="1E8B682D"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652840B7" w14:textId="77777777" w:rsidR="0036318C" w:rsidRPr="008A34FA" w:rsidRDefault="00D45FC0">
            <w:pPr>
              <w:rPr>
                <w:rFonts w:ascii="Aptos Narrow" w:hAnsi="Aptos Narrow" w:cstheme="minorHAnsi"/>
              </w:rPr>
            </w:pPr>
            <w:r w:rsidRPr="008A34FA">
              <w:rPr>
                <w:rFonts w:ascii="Aptos Narrow" w:hAnsi="Aptos Narrow" w:cstheme="minorHAnsi"/>
              </w:rPr>
              <w:t>DHCP (CCU), DNS (CCU), eingeschränkter Internet-Zugang</w:t>
            </w:r>
          </w:p>
        </w:tc>
      </w:tr>
      <w:tr w:rsidR="0036318C" w:rsidRPr="008A34FA" w14:paraId="25D30BEF" w14:textId="77777777" w:rsidTr="6422C14E">
        <w:tc>
          <w:tcPr>
            <w:tcW w:w="600" w:type="dxa"/>
          </w:tcPr>
          <w:p w14:paraId="59D5C87B" w14:textId="77777777" w:rsidR="0036318C" w:rsidRPr="008A34FA" w:rsidRDefault="00D45FC0">
            <w:pPr>
              <w:rPr>
                <w:rFonts w:ascii="Aptos Narrow" w:hAnsi="Aptos Narrow" w:cstheme="minorHAnsi"/>
              </w:rPr>
            </w:pPr>
            <w:r w:rsidRPr="008A34FA">
              <w:rPr>
                <w:rFonts w:ascii="Aptos Narrow" w:hAnsi="Aptos Narrow" w:cstheme="minorHAnsi"/>
              </w:rPr>
              <w:t>150</w:t>
            </w:r>
          </w:p>
        </w:tc>
        <w:tc>
          <w:tcPr>
            <w:tcW w:w="2200" w:type="dxa"/>
          </w:tcPr>
          <w:p w14:paraId="7979075F" w14:textId="77777777" w:rsidR="0036318C" w:rsidRPr="008A34FA" w:rsidRDefault="00D45FC0">
            <w:pPr>
              <w:rPr>
                <w:rFonts w:ascii="Aptos Narrow" w:hAnsi="Aptos Narrow" w:cstheme="minorHAnsi"/>
              </w:rPr>
            </w:pPr>
            <w:r w:rsidRPr="008A34FA">
              <w:rPr>
                <w:rFonts w:ascii="Aptos Narrow" w:hAnsi="Aptos Narrow" w:cstheme="minorHAnsi"/>
              </w:rPr>
              <w:t>Catering</w:t>
            </w:r>
          </w:p>
        </w:tc>
        <w:tc>
          <w:tcPr>
            <w:tcW w:w="1300" w:type="dxa"/>
          </w:tcPr>
          <w:p w14:paraId="331CCEE9"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733A7CCF" w14:textId="77777777" w:rsidR="0036318C" w:rsidRPr="008A34FA" w:rsidRDefault="00D45FC0">
            <w:pPr>
              <w:rPr>
                <w:rFonts w:ascii="Aptos Narrow" w:hAnsi="Aptos Narrow" w:cstheme="minorHAnsi"/>
              </w:rPr>
            </w:pPr>
            <w:r w:rsidRPr="008A34FA">
              <w:rPr>
                <w:rFonts w:ascii="Aptos Narrow" w:hAnsi="Aptos Narrow" w:cstheme="minorHAnsi"/>
              </w:rPr>
              <w:t>DHCP (CCU), DNS (CCU), Zugang zu Bezahl- und Bestelldiensten</w:t>
            </w:r>
          </w:p>
        </w:tc>
      </w:tr>
      <w:tr w:rsidR="0036318C" w:rsidRPr="008A34FA" w14:paraId="45A54FEE" w14:textId="77777777" w:rsidTr="6422C14E">
        <w:tc>
          <w:tcPr>
            <w:tcW w:w="600" w:type="dxa"/>
          </w:tcPr>
          <w:p w14:paraId="2C7D97AF" w14:textId="77777777" w:rsidR="0036318C" w:rsidRPr="008A34FA" w:rsidRDefault="00D45FC0">
            <w:pPr>
              <w:rPr>
                <w:rFonts w:ascii="Aptos Narrow" w:hAnsi="Aptos Narrow" w:cstheme="minorHAnsi"/>
              </w:rPr>
            </w:pPr>
            <w:r w:rsidRPr="008A34FA">
              <w:rPr>
                <w:rFonts w:ascii="Aptos Narrow" w:hAnsi="Aptos Narrow" w:cstheme="minorHAnsi"/>
              </w:rPr>
              <w:t>100</w:t>
            </w:r>
          </w:p>
        </w:tc>
        <w:tc>
          <w:tcPr>
            <w:tcW w:w="2200" w:type="dxa"/>
          </w:tcPr>
          <w:p w14:paraId="6930CF77" w14:textId="77777777" w:rsidR="0036318C" w:rsidRPr="008A34FA" w:rsidRDefault="00D45FC0">
            <w:pPr>
              <w:rPr>
                <w:rFonts w:ascii="Aptos Narrow" w:hAnsi="Aptos Narrow" w:cstheme="minorHAnsi"/>
              </w:rPr>
            </w:pPr>
            <w:r w:rsidRPr="008A34FA">
              <w:rPr>
                <w:rFonts w:ascii="Aptos Narrow" w:hAnsi="Aptos Narrow" w:cstheme="minorHAnsi"/>
              </w:rPr>
              <w:t>OBS-Management</w:t>
            </w:r>
          </w:p>
        </w:tc>
        <w:tc>
          <w:tcPr>
            <w:tcW w:w="1300" w:type="dxa"/>
          </w:tcPr>
          <w:p w14:paraId="1093FF98"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18C12B42" w14:textId="77777777" w:rsidR="0036318C" w:rsidRPr="008A34FA" w:rsidRDefault="00D45FC0">
            <w:pPr>
              <w:rPr>
                <w:rFonts w:ascii="Aptos Narrow" w:hAnsi="Aptos Narrow" w:cstheme="minorHAnsi"/>
              </w:rPr>
            </w:pPr>
            <w:r w:rsidRPr="008A34FA">
              <w:rPr>
                <w:rFonts w:ascii="Aptos Narrow" w:hAnsi="Aptos Narrow" w:cstheme="minorHAnsi"/>
              </w:rPr>
              <w:t>DHCP (CCU), DNS (CCU), NTP (CCU), SNMP, SSH, OBN-Discovery (LLDP), Telemetrie/MQTT zum Backend</w:t>
            </w:r>
          </w:p>
        </w:tc>
      </w:tr>
      <w:tr w:rsidR="0036318C" w:rsidRPr="008A34FA" w14:paraId="383BD47A" w14:textId="77777777" w:rsidTr="6422C14E">
        <w:tc>
          <w:tcPr>
            <w:tcW w:w="600" w:type="dxa"/>
          </w:tcPr>
          <w:p w14:paraId="71F825D7" w14:textId="77777777" w:rsidR="0036318C" w:rsidRPr="008A34FA" w:rsidRDefault="00D45FC0">
            <w:pPr>
              <w:rPr>
                <w:rFonts w:ascii="Aptos Narrow" w:hAnsi="Aptos Narrow" w:cstheme="minorHAnsi"/>
              </w:rPr>
            </w:pPr>
            <w:r w:rsidRPr="008A34FA">
              <w:rPr>
                <w:rFonts w:ascii="Aptos Narrow" w:hAnsi="Aptos Narrow" w:cstheme="minorHAnsi"/>
              </w:rPr>
              <w:t>46</w:t>
            </w:r>
          </w:p>
        </w:tc>
        <w:tc>
          <w:tcPr>
            <w:tcW w:w="2200" w:type="dxa"/>
          </w:tcPr>
          <w:p w14:paraId="57D094C7" w14:textId="77777777" w:rsidR="0036318C" w:rsidRPr="008A34FA" w:rsidRDefault="00D45FC0">
            <w:pPr>
              <w:rPr>
                <w:rFonts w:ascii="Aptos Narrow" w:hAnsi="Aptos Narrow" w:cstheme="minorHAnsi"/>
              </w:rPr>
            </w:pPr>
            <w:r w:rsidRPr="008A34FA">
              <w:rPr>
                <w:rFonts w:ascii="Aptos Narrow" w:hAnsi="Aptos Narrow" w:cstheme="minorHAnsi"/>
              </w:rPr>
              <w:t>Status Verpflegungsautomat</w:t>
            </w:r>
          </w:p>
        </w:tc>
        <w:tc>
          <w:tcPr>
            <w:tcW w:w="1300" w:type="dxa"/>
          </w:tcPr>
          <w:p w14:paraId="77E870E1"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2B3F58BB" w14:textId="77777777" w:rsidR="0036318C" w:rsidRPr="008A34FA" w:rsidRDefault="00D45FC0">
            <w:pPr>
              <w:rPr>
                <w:rFonts w:ascii="Aptos Narrow" w:hAnsi="Aptos Narrow" w:cstheme="minorHAnsi"/>
              </w:rPr>
            </w:pPr>
            <w:r w:rsidRPr="008A34FA">
              <w:rPr>
                <w:rFonts w:ascii="Aptos Narrow" w:hAnsi="Aptos Narrow" w:cstheme="minorHAnsi"/>
              </w:rPr>
              <w:t>DHCP (CCU), Zugang zu zugehörigem Statusdienst im CDC</w:t>
            </w:r>
          </w:p>
        </w:tc>
      </w:tr>
      <w:tr w:rsidR="0036318C" w:rsidRPr="008A34FA" w14:paraId="383BD480" w14:textId="77777777" w:rsidTr="6422C14E">
        <w:trPr>
          <w:ins w:id="899" w:author="Abbas Rizvi" w:date="2026-06-21T00:00:00Z"/>
        </w:trPr>
        <w:tc>
          <w:tcPr>
            <w:tcW w:w="600" w:type="dxa"/>
          </w:tcPr>
          <w:p w14:paraId="71F82601" w14:textId="77777777" w:rsidR="0036318C" w:rsidRPr="008A34FA" w:rsidRDefault="00D45FC0">
            <w:pPr>
              <w:rPr>
                <w:ins w:id="900" w:author="Abbas Rizvi" w:date="2026-06-21T00:00:00Z"/>
                <w:rFonts w:ascii="Aptos Narrow" w:hAnsi="Aptos Narrow" w:cstheme="minorHAnsi"/>
              </w:rPr>
            </w:pPr>
            <w:ins w:id="901" w:author="Abbas Rizvi" w:date="2026-06-21T00:00:00Z">
              <w:r w:rsidRPr="008A34FA">
                <w:rPr>
                  <w:rFonts w:ascii="Aptos Narrow" w:hAnsi="Aptos Narrow" w:cstheme="minorHAnsi"/>
                </w:rPr>
                <w:t>47</w:t>
              </w:r>
            </w:ins>
          </w:p>
        </w:tc>
        <w:tc>
          <w:tcPr>
            <w:tcW w:w="2200" w:type="dxa"/>
          </w:tcPr>
          <w:p w14:paraId="57D094D0" w14:textId="77777777" w:rsidR="0036318C" w:rsidRPr="008A34FA" w:rsidRDefault="00D45FC0">
            <w:pPr>
              <w:rPr>
                <w:ins w:id="902" w:author="Abbas Rizvi" w:date="2026-06-21T00:00:00Z"/>
                <w:rFonts w:ascii="Aptos Narrow" w:hAnsi="Aptos Narrow" w:cstheme="minorHAnsi"/>
              </w:rPr>
            </w:pPr>
            <w:ins w:id="903" w:author="Abbas Rizvi" w:date="2026-06-21T00:00:00Z">
              <w:r w:rsidRPr="008A34FA">
                <w:rPr>
                  <w:rFonts w:ascii="Aptos Narrow" w:hAnsi="Aptos Narrow" w:cstheme="minorHAnsi"/>
                </w:rPr>
                <w:t>Zahlung Verpflegungsautomat (NV/FV)</w:t>
              </w:r>
            </w:ins>
          </w:p>
        </w:tc>
        <w:tc>
          <w:tcPr>
            <w:tcW w:w="1300" w:type="dxa"/>
          </w:tcPr>
          <w:p w14:paraId="77E870F0" w14:textId="77777777" w:rsidR="0036318C" w:rsidRPr="008A34FA" w:rsidRDefault="00D45FC0">
            <w:pPr>
              <w:rPr>
                <w:ins w:id="904" w:author="Abbas Rizvi" w:date="2026-06-21T00:00:00Z"/>
                <w:rFonts w:ascii="Aptos Narrow" w:hAnsi="Aptos Narrow" w:cstheme="minorHAnsi"/>
              </w:rPr>
            </w:pPr>
            <w:ins w:id="905" w:author="Abbas Rizvi" w:date="2026-06-21T00:00:00Z">
              <w:r w:rsidRPr="008A34FA">
                <w:rPr>
                  <w:rFonts w:ascii="Aptos Narrow" w:hAnsi="Aptos Narrow" w:cstheme="minorHAnsi"/>
                </w:rPr>
                <w:t>Nomad</w:t>
              </w:r>
            </w:ins>
          </w:p>
        </w:tc>
        <w:tc>
          <w:tcPr>
            <w:tcW w:w="4860" w:type="dxa"/>
          </w:tcPr>
          <w:p w14:paraId="2B3F58C0" w14:textId="77777777" w:rsidR="0036318C" w:rsidRPr="008A34FA" w:rsidRDefault="00D45FC0">
            <w:pPr>
              <w:rPr>
                <w:ins w:id="906" w:author="Abbas Rizvi" w:date="2026-06-21T00:00:00Z"/>
                <w:rFonts w:ascii="Aptos Narrow" w:hAnsi="Aptos Narrow" w:cstheme="minorHAnsi"/>
              </w:rPr>
            </w:pPr>
            <w:ins w:id="907" w:author="Abbas Rizvi" w:date="2026-06-21T00:00:00Z">
              <w:r w:rsidRPr="008A34FA">
                <w:rPr>
                  <w:rFonts w:ascii="Aptos Narrow" w:hAnsi="Aptos Narrow" w:cstheme="minorHAnsi"/>
                </w:rPr>
                <w:t>DHCP (CCU), Zahlungsdienst im CDC. Aktiv auf NV-/FV-Garnituren (4734/4736/4706); CAT-Garnituren (4705) nutzen stattdessen VLAN 48.</w:t>
              </w:r>
            </w:ins>
          </w:p>
        </w:tc>
      </w:tr>
      <w:tr w:rsidR="0036318C" w:rsidRPr="008A34FA" w14:paraId="383BD481" w14:textId="77777777" w:rsidTr="6422C14E">
        <w:trPr>
          <w:ins w:id="908" w:author="Abbas Rizvi" w:date="2026-06-21T00:00:00Z"/>
        </w:trPr>
        <w:tc>
          <w:tcPr>
            <w:tcW w:w="600" w:type="dxa"/>
          </w:tcPr>
          <w:p w14:paraId="71F82602" w14:textId="77777777" w:rsidR="0036318C" w:rsidRPr="008A34FA" w:rsidRDefault="00D45FC0">
            <w:pPr>
              <w:rPr>
                <w:ins w:id="909" w:author="Abbas Rizvi" w:date="2026-06-21T00:00:00Z"/>
                <w:rFonts w:ascii="Aptos Narrow" w:hAnsi="Aptos Narrow" w:cstheme="minorHAnsi"/>
              </w:rPr>
            </w:pPr>
            <w:ins w:id="910" w:author="Abbas Rizvi" w:date="2026-06-21T00:00:00Z">
              <w:r w:rsidRPr="008A34FA">
                <w:rPr>
                  <w:rFonts w:ascii="Aptos Narrow" w:hAnsi="Aptos Narrow" w:cstheme="minorHAnsi"/>
                </w:rPr>
                <w:t>15</w:t>
              </w:r>
            </w:ins>
          </w:p>
        </w:tc>
        <w:tc>
          <w:tcPr>
            <w:tcW w:w="2200" w:type="dxa"/>
          </w:tcPr>
          <w:p w14:paraId="57D094D1" w14:textId="77777777" w:rsidR="0036318C" w:rsidRPr="008A34FA" w:rsidRDefault="00D45FC0">
            <w:pPr>
              <w:rPr>
                <w:ins w:id="911" w:author="Abbas Rizvi" w:date="2026-06-21T00:00:00Z"/>
                <w:rFonts w:ascii="Aptos Narrow" w:hAnsi="Aptos Narrow" w:cstheme="minorHAnsi"/>
              </w:rPr>
            </w:pPr>
            <w:ins w:id="912" w:author="Abbas Rizvi" w:date="2026-06-21T00:00:00Z">
              <w:r w:rsidRPr="008A34FA">
                <w:rPr>
                  <w:rFonts w:ascii="Aptos Narrow" w:hAnsi="Aptos Narrow" w:cstheme="minorHAnsi"/>
                </w:rPr>
                <w:t>Mehrfachtraktions-Transit</w:t>
              </w:r>
            </w:ins>
          </w:p>
        </w:tc>
        <w:tc>
          <w:tcPr>
            <w:tcW w:w="1300" w:type="dxa"/>
          </w:tcPr>
          <w:p w14:paraId="77E870F1" w14:textId="77777777" w:rsidR="0036318C" w:rsidRPr="008A34FA" w:rsidRDefault="00D45FC0">
            <w:pPr>
              <w:rPr>
                <w:ins w:id="913" w:author="Abbas Rizvi" w:date="2026-06-21T00:00:00Z"/>
                <w:rFonts w:ascii="Aptos Narrow" w:hAnsi="Aptos Narrow" w:cstheme="minorHAnsi"/>
              </w:rPr>
            </w:pPr>
            <w:ins w:id="914" w:author="Abbas Rizvi" w:date="2026-06-21T00:00:00Z">
              <w:r w:rsidRPr="008A34FA">
                <w:rPr>
                  <w:rFonts w:ascii="Aptos Narrow" w:hAnsi="Aptos Narrow" w:cstheme="minorHAnsi"/>
                </w:rPr>
                <w:t>Stadler / Nomad</w:t>
              </w:r>
            </w:ins>
          </w:p>
        </w:tc>
        <w:tc>
          <w:tcPr>
            <w:tcW w:w="4860" w:type="dxa"/>
          </w:tcPr>
          <w:p w14:paraId="2B3F58C1" w14:textId="77777777" w:rsidR="0036318C" w:rsidRPr="008A34FA" w:rsidRDefault="00D45FC0">
            <w:pPr>
              <w:rPr>
                <w:ins w:id="915" w:author="Abbas Rizvi" w:date="2026-06-21T00:00:00Z"/>
                <w:rFonts w:ascii="Aptos Narrow" w:hAnsi="Aptos Narrow" w:cstheme="minorHAnsi"/>
              </w:rPr>
            </w:pPr>
            <w:ins w:id="916" w:author="Abbas Rizvi" w:date="2026-06-21T00:00:00Z">
              <w:r w:rsidRPr="008A34FA">
                <w:rPr>
                  <w:rFonts w:ascii="Aptos Narrow" w:hAnsi="Aptos Narrow" w:cstheme="minorHAnsi"/>
                </w:rPr>
                <w:t>Transitnetz für gekoppelte Mehrfachtraktion (Firewall-zu-Firewall-Verbindung zwischen Garnituren). Nur bei gekoppeltem Betrieb relevant.</w:t>
              </w:r>
            </w:ins>
          </w:p>
        </w:tc>
      </w:tr>
      <w:tr w:rsidR="0036318C" w:rsidRPr="008A34FA" w14:paraId="5C389F6D" w14:textId="77777777" w:rsidTr="6422C14E">
        <w:tc>
          <w:tcPr>
            <w:tcW w:w="600" w:type="dxa"/>
          </w:tcPr>
          <w:p w14:paraId="6A531E4A" w14:textId="77777777" w:rsidR="0036318C" w:rsidRPr="008A34FA" w:rsidRDefault="00D45FC0">
            <w:pPr>
              <w:rPr>
                <w:rFonts w:ascii="Aptos Narrow" w:hAnsi="Aptos Narrow" w:cstheme="minorHAnsi"/>
              </w:rPr>
            </w:pPr>
            <w:r w:rsidRPr="008A34FA">
              <w:rPr>
                <w:rFonts w:ascii="Aptos Narrow" w:hAnsi="Aptos Narrow" w:cstheme="minorHAnsi"/>
              </w:rPr>
              <w:t>48</w:t>
            </w:r>
          </w:p>
        </w:tc>
        <w:tc>
          <w:tcPr>
            <w:tcW w:w="2200" w:type="dxa"/>
          </w:tcPr>
          <w:p w14:paraId="11BDF226" w14:textId="77777777" w:rsidR="0036318C" w:rsidRPr="008A34FA" w:rsidRDefault="00D45FC0">
            <w:pPr>
              <w:rPr>
                <w:rFonts w:ascii="Aptos Narrow" w:hAnsi="Aptos Narrow" w:cstheme="minorHAnsi"/>
              </w:rPr>
            </w:pPr>
            <w:r w:rsidRPr="008A34FA">
              <w:rPr>
                <w:rFonts w:ascii="Aptos Narrow" w:hAnsi="Aptos Narrow" w:cstheme="minorHAnsi"/>
              </w:rPr>
              <w:t>Zahlung Verpflegungsautomat</w:t>
            </w:r>
          </w:p>
        </w:tc>
        <w:tc>
          <w:tcPr>
            <w:tcW w:w="1300" w:type="dxa"/>
          </w:tcPr>
          <w:p w14:paraId="3EFF598C"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651B1D1C" w14:textId="77777777" w:rsidR="0036318C" w:rsidRPr="008A34FA" w:rsidRDefault="00D45FC0">
            <w:pPr>
              <w:rPr>
                <w:rFonts w:ascii="Aptos Narrow" w:hAnsi="Aptos Narrow" w:cstheme="minorHAnsi"/>
              </w:rPr>
            </w:pPr>
            <w:r w:rsidRPr="008A34FA">
              <w:rPr>
                <w:rFonts w:ascii="Aptos Narrow" w:hAnsi="Aptos Narrow" w:cstheme="minorHAnsi"/>
              </w:rPr>
              <w:t>DHCP (CCU), Zugang zu Zahlungsabwicklungsdienst (eingeschränkt, NAT über CCU)</w:t>
            </w:r>
            <w:ins w:id="917" w:author="Abbas Rizvi" w:date="2026-06-21T00:00:00Z">
              <w:r w:rsidRPr="008A34FA">
                <w:rPr>
                  <w:rFonts w:ascii="Aptos Narrow" w:hAnsi="Aptos Narrow" w:cstheme="minorHAnsi"/>
                </w:rPr>
                <w:t>. Nur auf CAT-Garnituren (4705) aktiv; NV-/FV-Garnituren nutzen hierfür VLAN 47.</w:t>
              </w:r>
            </w:ins>
          </w:p>
        </w:tc>
      </w:tr>
      <w:tr w:rsidR="0036318C" w:rsidRPr="008A34FA" w14:paraId="292EE913" w14:textId="77777777" w:rsidTr="6422C14E">
        <w:tc>
          <w:tcPr>
            <w:tcW w:w="600" w:type="dxa"/>
          </w:tcPr>
          <w:p w14:paraId="0348F3CA" w14:textId="77777777" w:rsidR="0036318C" w:rsidRPr="008A34FA" w:rsidRDefault="00D45FC0">
            <w:pPr>
              <w:rPr>
                <w:rFonts w:ascii="Aptos Narrow" w:hAnsi="Aptos Narrow" w:cstheme="minorHAnsi"/>
              </w:rPr>
            </w:pPr>
            <w:r w:rsidRPr="008A34FA">
              <w:rPr>
                <w:rFonts w:ascii="Aptos Narrow" w:hAnsi="Aptos Narrow" w:cstheme="minorHAnsi"/>
              </w:rPr>
              <w:t>200</w:t>
            </w:r>
          </w:p>
        </w:tc>
        <w:tc>
          <w:tcPr>
            <w:tcW w:w="2200" w:type="dxa"/>
          </w:tcPr>
          <w:p w14:paraId="20BD4209" w14:textId="77777777" w:rsidR="0036318C" w:rsidRPr="008A34FA" w:rsidRDefault="00D45FC0">
            <w:pPr>
              <w:rPr>
                <w:rFonts w:ascii="Aptos Narrow" w:hAnsi="Aptos Narrow" w:cstheme="minorHAnsi"/>
              </w:rPr>
            </w:pPr>
            <w:r w:rsidRPr="008A34FA">
              <w:rPr>
                <w:rFonts w:ascii="Aptos Narrow" w:hAnsi="Aptos Narrow" w:cstheme="minorHAnsi"/>
              </w:rPr>
              <w:t>Management RDC</w:t>
            </w:r>
          </w:p>
        </w:tc>
        <w:tc>
          <w:tcPr>
            <w:tcW w:w="1300" w:type="dxa"/>
          </w:tcPr>
          <w:p w14:paraId="179B08D9"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31AF3271" w14:textId="77777777" w:rsidR="0036318C" w:rsidRPr="008A34FA" w:rsidRDefault="00D45FC0">
            <w:pPr>
              <w:rPr>
                <w:rFonts w:ascii="Aptos Narrow" w:hAnsi="Aptos Narrow" w:cstheme="minorHAnsi"/>
              </w:rPr>
            </w:pPr>
            <w:r w:rsidRPr="008A34FA">
              <w:rPr>
                <w:rFonts w:ascii="Aptos Narrow" w:hAnsi="Aptos Narrow" w:cstheme="minorHAnsi"/>
              </w:rPr>
              <w:t>DHCP (CCU), DNS (CCU), Management-Zugang zum Rail Data Centre</w:t>
            </w:r>
          </w:p>
        </w:tc>
      </w:tr>
      <w:tr w:rsidR="0036318C" w:rsidRPr="008A34FA" w14:paraId="66D60556" w14:textId="77777777" w:rsidTr="6422C14E">
        <w:tc>
          <w:tcPr>
            <w:tcW w:w="600" w:type="dxa"/>
          </w:tcPr>
          <w:p w14:paraId="07B05772" w14:textId="77777777" w:rsidR="0036318C" w:rsidRPr="008A34FA" w:rsidRDefault="00D45FC0">
            <w:pPr>
              <w:rPr>
                <w:rFonts w:ascii="Aptos Narrow" w:hAnsi="Aptos Narrow" w:cstheme="minorHAnsi"/>
              </w:rPr>
            </w:pPr>
            <w:r w:rsidRPr="008A34FA">
              <w:rPr>
                <w:rFonts w:ascii="Aptos Narrow" w:hAnsi="Aptos Narrow" w:cstheme="minorHAnsi"/>
              </w:rPr>
              <w:t>202</w:t>
            </w:r>
          </w:p>
        </w:tc>
        <w:tc>
          <w:tcPr>
            <w:tcW w:w="2200" w:type="dxa"/>
          </w:tcPr>
          <w:p w14:paraId="13176637" w14:textId="77777777" w:rsidR="0036318C" w:rsidRPr="008A34FA" w:rsidRDefault="00D45FC0">
            <w:pPr>
              <w:rPr>
                <w:rFonts w:ascii="Aptos Narrow" w:hAnsi="Aptos Narrow" w:cstheme="minorHAnsi"/>
              </w:rPr>
            </w:pPr>
            <w:r w:rsidRPr="008A34FA">
              <w:rPr>
                <w:rFonts w:ascii="Aptos Narrow" w:hAnsi="Aptos Narrow" w:cstheme="minorHAnsi"/>
              </w:rPr>
              <w:t>Interconnect RDC</w:t>
            </w:r>
          </w:p>
        </w:tc>
        <w:tc>
          <w:tcPr>
            <w:tcW w:w="1300" w:type="dxa"/>
          </w:tcPr>
          <w:p w14:paraId="03B90F7F" w14:textId="77777777" w:rsidR="0036318C" w:rsidRPr="008A34FA" w:rsidRDefault="00D45FC0">
            <w:pPr>
              <w:rPr>
                <w:rFonts w:ascii="Aptos Narrow" w:hAnsi="Aptos Narrow" w:cstheme="minorHAnsi"/>
              </w:rPr>
            </w:pPr>
            <w:r w:rsidRPr="008A34FA">
              <w:rPr>
                <w:rFonts w:ascii="Aptos Narrow" w:hAnsi="Aptos Narrow" w:cstheme="minorHAnsi"/>
              </w:rPr>
              <w:t>Nomad</w:t>
            </w:r>
          </w:p>
        </w:tc>
        <w:tc>
          <w:tcPr>
            <w:tcW w:w="4860" w:type="dxa"/>
          </w:tcPr>
          <w:p w14:paraId="6D94217F" w14:textId="77777777" w:rsidR="0036318C" w:rsidRPr="008A34FA" w:rsidRDefault="00D45FC0">
            <w:pPr>
              <w:rPr>
                <w:rFonts w:ascii="Aptos Narrow" w:hAnsi="Aptos Narrow" w:cstheme="minorHAnsi"/>
              </w:rPr>
            </w:pPr>
            <w:r w:rsidRPr="008A34FA">
              <w:rPr>
                <w:rFonts w:ascii="Aptos Narrow" w:hAnsi="Aptos Narrow" w:cstheme="minorHAnsi"/>
              </w:rPr>
              <w:t>Datenaustausch zwischen RDC und Backend (NAT über CCU)</w:t>
            </w:r>
          </w:p>
        </w:tc>
      </w:tr>
      <w:tr w:rsidR="0036318C" w:rsidRPr="008A34FA" w14:paraId="7C2DA1EA" w14:textId="77777777" w:rsidTr="6422C14E">
        <w:tc>
          <w:tcPr>
            <w:tcW w:w="600" w:type="dxa"/>
          </w:tcPr>
          <w:p w14:paraId="3B97AC5A" w14:textId="77777777" w:rsidR="0036318C" w:rsidRPr="008A34FA" w:rsidRDefault="00D45FC0">
            <w:pPr>
              <w:rPr>
                <w:rFonts w:ascii="Aptos Narrow" w:hAnsi="Aptos Narrow" w:cstheme="minorHAnsi"/>
              </w:rPr>
            </w:pPr>
            <w:r w:rsidRPr="008A34FA">
              <w:rPr>
                <w:rFonts w:ascii="Aptos Narrow" w:hAnsi="Aptos Narrow" w:cstheme="minorHAnsi"/>
              </w:rPr>
              <w:t>90</w:t>
            </w:r>
          </w:p>
        </w:tc>
        <w:tc>
          <w:tcPr>
            <w:tcW w:w="2200" w:type="dxa"/>
          </w:tcPr>
          <w:p w14:paraId="44BBD90E" w14:textId="77777777" w:rsidR="0036318C" w:rsidRPr="008A34FA" w:rsidRDefault="00D45FC0">
            <w:pPr>
              <w:rPr>
                <w:rFonts w:ascii="Aptos Narrow" w:hAnsi="Aptos Narrow" w:cstheme="minorHAnsi"/>
              </w:rPr>
            </w:pPr>
            <w:r w:rsidRPr="008A34FA">
              <w:rPr>
                <w:rFonts w:ascii="Aptos Narrow" w:hAnsi="Aptos Narrow" w:cstheme="minorHAnsi"/>
              </w:rPr>
              <w:t>Funksensor</w:t>
            </w:r>
          </w:p>
        </w:tc>
        <w:tc>
          <w:tcPr>
            <w:tcW w:w="1300" w:type="dxa"/>
          </w:tcPr>
          <w:p w14:paraId="7582B830" w14:textId="77777777" w:rsidR="0036318C" w:rsidRPr="008A34FA" w:rsidRDefault="00D45FC0">
            <w:pPr>
              <w:rPr>
                <w:rFonts w:ascii="Aptos Narrow" w:hAnsi="Aptos Narrow" w:cstheme="minorHAnsi"/>
              </w:rPr>
            </w:pPr>
            <w:r w:rsidRPr="008A34FA">
              <w:rPr>
                <w:rFonts w:ascii="Aptos Narrow" w:hAnsi="Aptos Narrow" w:cstheme="minorHAnsi"/>
              </w:rPr>
              <w:t>–</w:t>
            </w:r>
          </w:p>
        </w:tc>
        <w:tc>
          <w:tcPr>
            <w:tcW w:w="4860" w:type="dxa"/>
          </w:tcPr>
          <w:p w14:paraId="32E0FBEE" w14:textId="77777777" w:rsidR="0036318C" w:rsidRPr="008A34FA" w:rsidRDefault="00D45FC0">
            <w:pPr>
              <w:rPr>
                <w:rFonts w:ascii="Aptos Narrow" w:hAnsi="Aptos Narrow" w:cstheme="minorHAnsi"/>
              </w:rPr>
            </w:pPr>
            <w:r w:rsidRPr="008A34FA">
              <w:rPr>
                <w:rFonts w:ascii="Aptos Narrow" w:hAnsi="Aptos Narrow" w:cstheme="minorHAnsi"/>
              </w:rPr>
              <w:t>– (reserviert)</w:t>
            </w:r>
          </w:p>
        </w:tc>
      </w:tr>
    </w:tbl>
    <w:p w14:paraId="6AB936D8" w14:textId="77777777" w:rsidR="0036318C" w:rsidRPr="008A34FA" w:rsidRDefault="00D45FC0">
      <w:pPr>
        <w:rPr>
          <w:rFonts w:ascii="Aptos Narrow" w:hAnsi="Aptos Narrow"/>
        </w:rPr>
      </w:pPr>
      <w:commentRangeStart w:id="918"/>
      <w:commentRangeStart w:id="919"/>
      <w:r w:rsidRPr="008A34FA">
        <w:rPr>
          <w:rFonts w:ascii="Aptos Narrow" w:hAnsi="Aptos Narrow"/>
        </w:rPr>
        <w:t>Hinweis</w:t>
      </w:r>
      <w:commentRangeEnd w:id="918"/>
      <w:r w:rsidR="008A34FA" w:rsidRPr="008A34FA">
        <w:rPr>
          <w:rStyle w:val="CommentReference"/>
          <w:rFonts w:ascii="Aptos Narrow" w:hAnsi="Aptos Narrow"/>
          <w:sz w:val="22"/>
          <w:szCs w:val="20"/>
        </w:rPr>
        <w:commentReference w:id="918"/>
      </w:r>
      <w:commentRangeEnd w:id="919"/>
      <w:r w:rsidRPr="008A34FA">
        <w:rPr>
          <w:rStyle w:val="CommentReference"/>
          <w:rFonts w:ascii="Aptos Narrow" w:hAnsi="Aptos Narrow"/>
          <w:sz w:val="22"/>
          <w:szCs w:val="20"/>
        </w:rPr>
        <w:commentReference w:id="919"/>
      </w:r>
      <w:r w:rsidRPr="008A34FA">
        <w:rPr>
          <w:rFonts w:ascii="Aptos Narrow" w:hAnsi="Aptos Narrow"/>
        </w:rPr>
        <w:t>: Auf allen Nomad-VLANs (außer 90) übernimmt die CCU die zentralen Server-Rollen (DHCP, DNS, NTP). Default-Gateway, Adressbereich, DHCP-Pool, GPS- und NTP-Quelle pro VLAN sind im separaten Dokument „IP-Port-Allokationsplan“ je Zug-ID dokumentiert.</w:t>
      </w:r>
    </w:p>
    <w:p w14:paraId="5E79F4E1" w14:textId="2A25A983" w:rsidR="008844DC" w:rsidRPr="00871D17" w:rsidRDefault="00D45FC0" w:rsidP="00235028">
      <w:pPr>
        <w:rPr>
          <w:rFonts w:ascii="Aptos Narrow" w:hAnsi="Aptos Narrow"/>
        </w:rPr>
      </w:pPr>
      <w:ins w:id="920" w:author="Abbas Rizvi" w:date="2026-06-17T10:00:00Z">
        <w:r w:rsidRPr="008A34FA">
          <w:rPr>
            <w:rFonts w:ascii="Aptos Narrow" w:hAnsi="Aptos Narrow"/>
          </w:rPr>
          <w:t>Die vollständige, je Flotte und Fahrzeugtyp differenzierte VLAN- und Adressplanung ist im Netzwerkplanungs-Dokument „Dosto_NEU-network-planning-v8.xlsx“ hinterlegt. Dieses Dokument ist als Anhang zu diesem SDD zu betrachten und bei Abweichungen maßgeblich.</w:t>
        </w:r>
      </w:ins>
    </w:p>
    <w:p w14:paraId="1568233C" w14:textId="77777777" w:rsidR="00871D17" w:rsidRDefault="00871D17">
      <w:pPr>
        <w:rPr>
          <w:rFonts w:ascii="Aptos Narrow" w:hAnsi="Aptos Narrow"/>
          <w:caps/>
          <w:color w:val="243F60"/>
          <w:spacing w:val="15"/>
          <w:szCs w:val="22"/>
          <w:lang w:val="de-DE" w:eastAsia="ja-JP" w:bidi="th-TH"/>
        </w:rPr>
      </w:pPr>
      <w:r>
        <w:rPr>
          <w:rFonts w:ascii="Aptos Narrow" w:hAnsi="Aptos Narrow"/>
          <w:lang w:val="de-DE" w:eastAsia="ja-JP"/>
        </w:rPr>
        <w:br w:type="page"/>
      </w:r>
    </w:p>
    <w:p w14:paraId="07B4319C" w14:textId="504580B9" w:rsidR="00F5434C" w:rsidRPr="008A34FA" w:rsidRDefault="0036470F" w:rsidP="00F5434C">
      <w:pPr>
        <w:pStyle w:val="Heading3"/>
        <w:rPr>
          <w:rFonts w:ascii="Aptos Narrow" w:hAnsi="Aptos Narrow"/>
          <w:lang w:val="de-DE" w:eastAsia="ja-JP"/>
        </w:rPr>
      </w:pPr>
      <w:bookmarkStart w:id="921" w:name="_Toc234949636"/>
      <w:r w:rsidRPr="008A34FA">
        <w:rPr>
          <w:rFonts w:ascii="Aptos Narrow" w:hAnsi="Aptos Narrow"/>
          <w:lang w:val="de-DE" w:eastAsia="ja-JP"/>
        </w:rPr>
        <w:lastRenderedPageBreak/>
        <w:t>Übersicht</w:t>
      </w:r>
      <w:bookmarkEnd w:id="921"/>
    </w:p>
    <w:p w14:paraId="26DFE74B" w14:textId="77777777" w:rsidR="00F5434C" w:rsidRPr="008A34FA" w:rsidRDefault="00F5434C" w:rsidP="00F5434C">
      <w:pPr>
        <w:rPr>
          <w:rFonts w:ascii="Aptos Narrow" w:hAnsi="Aptos Narrow"/>
          <w:lang w:val="de-DE" w:eastAsia="ja-JP" w:bidi="th-TH"/>
        </w:rPr>
      </w:pPr>
      <w:r w:rsidRPr="008A34FA">
        <w:rPr>
          <w:rFonts w:ascii="Aptos Narrow" w:hAnsi="Aptos Narrow"/>
          <w:lang w:val="de-DE" w:eastAsia="ja-JP" w:bidi="th-TH"/>
        </w:rPr>
        <w:t>Die folgende Darstellung visualisiert die einzelnen VLANs sowie einen Teil der Kommunikationsflüsse. VLANs im oberen Bereich werden durch Stadler verwaltet während die VLANs im unteren Bereich unter der Betreuung von Nomad stehen.</w:t>
      </w:r>
    </w:p>
    <w:p w14:paraId="76B8F5DE" w14:textId="77777777" w:rsidR="00F5434C" w:rsidRPr="008A34FA" w:rsidRDefault="00F5434C" w:rsidP="00F5434C">
      <w:pPr>
        <w:rPr>
          <w:rFonts w:ascii="Aptos Narrow" w:hAnsi="Aptos Narrow"/>
          <w:lang w:val="de-DE" w:eastAsia="ja-JP"/>
        </w:rPr>
      </w:pPr>
      <w:commentRangeStart w:id="922"/>
      <w:del w:id="923" w:author="Abbas Rizvi" w:date="2026-06-21T00:00:00Z">
        <w:r w:rsidRPr="008A34FA">
          <w:rPr>
            <w:rFonts w:ascii="Aptos Narrow" w:hAnsi="Aptos Narrow"/>
            <w:noProof/>
            <w:lang w:val="de-DE" w:eastAsia="ja-JP"/>
          </w:rPr>
          <w:lastRenderedPageBreak/>
          <w:drawing>
            <wp:inline distT="0" distB="0" distL="0" distR="0" wp14:anchorId="119BC870" wp14:editId="0185F5A7">
              <wp:extent cx="5940425" cy="4997450"/>
              <wp:effectExtent l="0" t="0" r="3175" b="0"/>
              <wp:docPr id="1666235147" name="Grafik 1" descr="Ein Bild, das Text, Diagramm, Reihe, paralle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147" name="Grafik 1" descr="Ein Bild, das Text, Diagramm, Reihe, parallel enthält.  KI-generierte Inhalte können fehlerhaft sein."/>
                      <pic:cNvPicPr/>
                    </pic:nvPicPr>
                    <pic:blipFill>
                      <a:blip r:embed="rId41"/>
                      <a:stretch>
                        <a:fillRect/>
                      </a:stretch>
                    </pic:blipFill>
                    <pic:spPr>
                      <a:xfrm>
                        <a:off x="0" y="0"/>
                        <a:ext cx="5940425" cy="4997450"/>
                      </a:xfrm>
                      <a:prstGeom prst="rect">
                        <a:avLst/>
                      </a:prstGeom>
                    </pic:spPr>
                  </pic:pic>
                </a:graphicData>
              </a:graphic>
            </wp:inline>
          </w:drawing>
        </w:r>
      </w:del>
      <w:ins w:id="924" w:author="Abbas Rizvi" w:date="2026-06-21T00:00:00Z">
        <w:r w:rsidRPr="008A34FA">
          <w:rPr>
            <w:rFonts w:ascii="Aptos Narrow" w:hAnsi="Aptos Narrow"/>
            <w:noProof/>
            <w:lang w:val="de-DE" w:eastAsia="ja-JP"/>
          </w:rPr>
          <w:lastRenderedPageBreak/>
          <w:drawing>
            <wp:inline distT="0" distB="0" distL="0" distR="0" wp14:anchorId="119BC880" wp14:editId="0185F5B0">
              <wp:extent cx="5940425" cy="5436900"/>
              <wp:effectExtent l="0" t="0" r="0" b="0"/>
              <wp:docPr id="1666235200" name="VLAN-Kommunikationsfluss" descr="DOSTO Neu VLAN- und Kommunikationsfluss-Übersicht, Stand 2026-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200" name="VLAN-Kommunikationsfluss" descr="DOSTO Neu VLAN- und Kommunikationsfluss-Übersicht, Stand 2026-06-21"/>
                      <pic:cNvPicPr/>
                    </pic:nvPicPr>
                    <pic:blipFill>
                      <a:blip r:embed="rId42">
                        <a:extLst>
                          <a:ext uri="{96DAC541-7B7A-43D3-8B79-37D633B846F1}">
                            <asvg:svgBlip xmlns:asvg="http://schemas.microsoft.com/office/drawing/2016/SVG/main" r:embed="rId43"/>
                          </a:ext>
                        </a:extLst>
                      </a:blip>
                      <a:stretch>
                        <a:fillRect/>
                      </a:stretch>
                    </pic:blipFill>
                    <pic:spPr>
                      <a:xfrm>
                        <a:off x="0" y="0"/>
                        <a:ext cx="5940425" cy="5436900"/>
                      </a:xfrm>
                      <a:prstGeom prst="rect">
                        <a:avLst/>
                      </a:prstGeom>
                    </pic:spPr>
                  </pic:pic>
                </a:graphicData>
              </a:graphic>
            </wp:inline>
          </w:drawing>
        </w:r>
      </w:ins>
      <w:commentRangeEnd w:id="922"/>
      <w:r w:rsidR="008A34FA" w:rsidRPr="008A34FA">
        <w:rPr>
          <w:rStyle w:val="CommentReference"/>
          <w:rFonts w:ascii="Aptos Narrow" w:hAnsi="Aptos Narrow"/>
          <w:sz w:val="22"/>
          <w:szCs w:val="20"/>
          <w:lang w:val="de-DE" w:eastAsia="ja-JP"/>
        </w:rPr>
        <w:commentReference w:id="922"/>
      </w:r>
    </w:p>
    <w:p w14:paraId="30BD4CA0" w14:textId="77777777" w:rsidR="00F5434C" w:rsidRPr="008A34FA" w:rsidRDefault="00F5434C" w:rsidP="00F5434C">
      <w:pPr>
        <w:rPr>
          <w:ins w:id="925" w:author="Abbas Rizvi" w:date="2026-06-21T00:00:00Z"/>
          <w:rFonts w:ascii="Aptos Narrow" w:hAnsi="Aptos Narrow"/>
          <w:lang w:val="de-DE" w:eastAsia="ja-JP"/>
        </w:rPr>
      </w:pPr>
      <w:ins w:id="926" w:author="Abbas Rizvi" w:date="2026-06-21T00:00:00Z">
        <w:r w:rsidRPr="008A34FA">
          <w:rPr>
            <w:rFonts w:ascii="Aptos Narrow" w:hAnsi="Aptos Narrow"/>
            <w:lang w:val="de-DE" w:eastAsia="ja-JP"/>
          </w:rPr>
          <w:t>Die folgende Matrix zeigt ergänzend, welche Komponenten in welcher Kommunikationsklasse miteinander kommunizieren (H = Hub/Quelle, Z = Ziel, • = Teilnehmer).</w:t>
        </w:r>
      </w:ins>
    </w:p>
    <w:p w14:paraId="30BD4CA1" w14:textId="77777777" w:rsidR="00F5434C" w:rsidRPr="008A34FA" w:rsidRDefault="00F5434C" w:rsidP="00F5434C">
      <w:pPr>
        <w:rPr>
          <w:ins w:id="927" w:author="Abbas Rizvi" w:date="2026-06-21T00:00:00Z"/>
          <w:rFonts w:ascii="Aptos Narrow" w:hAnsi="Aptos Narrow"/>
          <w:lang w:val="de-DE" w:eastAsia="ja-JP"/>
        </w:rPr>
      </w:pPr>
      <w:ins w:id="928" w:author="Abbas Rizvi" w:date="2026-06-21T00:00:00Z">
        <w:r w:rsidRPr="008A34FA">
          <w:rPr>
            <w:rFonts w:ascii="Aptos Narrow" w:hAnsi="Aptos Narrow"/>
            <w:noProof/>
            <w:lang w:val="de-DE" w:eastAsia="ja-JP"/>
          </w:rPr>
          <w:lastRenderedPageBreak/>
          <w:drawing>
            <wp:inline distT="0" distB="0" distL="0" distR="0" wp14:anchorId="119BC890" wp14:editId="0185F5C0">
              <wp:extent cx="5940425" cy="4608554"/>
              <wp:effectExtent l="0" t="0" r="0" b="0"/>
              <wp:docPr id="1666235210" name="Komponenten-Kommunikationsmatrix" descr="DOSTO Neu Komponenten-Kommunikationsmatrix, Stand 2026-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35210" name="Komponenten-Kommunikationsmatrix" descr="DOSTO Neu Komponenten-Kommunikationsmatrix, Stand 2026-06-21"/>
                      <pic:cNvPicPr/>
                    </pic:nvPicPr>
                    <pic:blipFill>
                      <a:blip r:embed="rId44">
                        <a:extLst>
                          <a:ext uri="{96DAC541-7B7A-43D3-8B79-37D633B846F1}">
                            <asvg:svgBlip xmlns:asvg="http://schemas.microsoft.com/office/drawing/2016/SVG/main" r:embed="rId45"/>
                          </a:ext>
                        </a:extLst>
                      </a:blip>
                      <a:stretch>
                        <a:fillRect/>
                      </a:stretch>
                    </pic:blipFill>
                    <pic:spPr>
                      <a:xfrm>
                        <a:off x="0" y="0"/>
                        <a:ext cx="5940425" cy="4608554"/>
                      </a:xfrm>
                      <a:prstGeom prst="rect">
                        <a:avLst/>
                      </a:prstGeom>
                    </pic:spPr>
                  </pic:pic>
                </a:graphicData>
              </a:graphic>
            </wp:inline>
          </w:drawing>
        </w:r>
      </w:ins>
    </w:p>
    <w:p w14:paraId="30BD4CBF" w14:textId="77777777" w:rsidR="00F5434C" w:rsidRPr="008A34FA" w:rsidRDefault="00F5434C">
      <w:pPr>
        <w:rPr>
          <w:rFonts w:ascii="Aptos Narrow" w:hAnsi="Aptos Narrow"/>
          <w:lang w:val="de-DE" w:eastAsia="ja-JP"/>
        </w:rPr>
      </w:pPr>
      <w:r w:rsidRPr="008A34FA">
        <w:rPr>
          <w:rFonts w:ascii="Aptos Narrow" w:hAnsi="Aptos Narrow"/>
          <w:lang w:val="de-DE" w:eastAsia="ja-JP"/>
        </w:rPr>
        <w:br w:type="page"/>
      </w:r>
    </w:p>
    <w:p w14:paraId="6936020B" w14:textId="77777777" w:rsidR="00EE6C0C" w:rsidRPr="008A34FA" w:rsidRDefault="000B2F89" w:rsidP="00EE6C0C">
      <w:pPr>
        <w:pStyle w:val="Heading2"/>
        <w:rPr>
          <w:rFonts w:ascii="Aptos Narrow" w:hAnsi="Aptos Narrow"/>
        </w:rPr>
      </w:pPr>
      <w:bookmarkStart w:id="929" w:name="_Toc234949637"/>
      <w:r w:rsidRPr="008A34FA">
        <w:rPr>
          <w:rFonts w:ascii="Aptos Narrow" w:hAnsi="Aptos Narrow"/>
        </w:rPr>
        <w:lastRenderedPageBreak/>
        <w:t>Zeit synchronisation und management</w:t>
      </w:r>
      <w:bookmarkEnd w:id="929"/>
    </w:p>
    <w:p w14:paraId="57F944D9" w14:textId="77777777" w:rsidR="009A680A" w:rsidRPr="008A34FA" w:rsidRDefault="009A680A" w:rsidP="009A680A">
      <w:pPr>
        <w:rPr>
          <w:rFonts w:ascii="Aptos Narrow" w:hAnsi="Aptos Narrow"/>
          <w:lang w:eastAsia="ja-JP"/>
        </w:rPr>
      </w:pPr>
      <w:r w:rsidRPr="008A34FA">
        <w:rPr>
          <w:rFonts w:ascii="Aptos Narrow" w:hAnsi="Aptos Narrow"/>
          <w:lang w:eastAsia="ja-JP"/>
        </w:rPr>
        <w:t>Um eine konsistente Zeitbasis für alle fahrzeugseitigen Systeme zu gewährleisten, fungiert das On-Board-System (OBS) als zentrale Zeitquelle (NTP-Server). Die Zeitsynchronisation des OBS erfolgt über ein zweistufiges Verfahren, um die Systemintegrität auch bei eingeschränkter Konnektivität zu wahren: </w:t>
      </w:r>
    </w:p>
    <w:p w14:paraId="10D32568" w14:textId="477F6177" w:rsidR="009A680A" w:rsidRPr="008A34FA" w:rsidRDefault="009A680A">
      <w:pPr>
        <w:numPr>
          <w:ilvl w:val="0"/>
          <w:numId w:val="96"/>
        </w:numPr>
        <w:rPr>
          <w:rFonts w:ascii="Aptos Narrow" w:hAnsi="Aptos Narrow"/>
          <w:lang w:val="en-GB" w:eastAsia="ja-JP"/>
        </w:rPr>
      </w:pPr>
      <w:commentRangeStart w:id="930"/>
      <w:commentRangeStart w:id="931"/>
      <w:del w:id="932" w:author="Abbas Rizvi" w:date="2026-06-17T11:30:00Z">
        <w:r w:rsidRPr="008A34FA">
          <w:rPr>
            <w:rFonts w:ascii="Aptos Narrow" w:hAnsi="Aptos Narrow"/>
            <w:lang w:eastAsia="ja-JP"/>
          </w:rPr>
          <w:delText>Primärquelle: Der OBS bezieht die Referenzzeit via NTP über die landseitige Internetverbindung. Dies stellt im regulären Betrieb die höchste Präzision sicher.</w:delText>
        </w:r>
      </w:del>
      <w:ins w:id="933" w:author="Abbas Rizvi" w:date="2026-06-17T11:30:00Z">
        <w:r w:rsidRPr="008A34FA">
          <w:rPr>
            <w:rFonts w:ascii="Aptos Narrow" w:hAnsi="Aptos Narrow"/>
            <w:lang w:eastAsia="ja-JP"/>
          </w:rPr>
          <w:t>Primärquelle: Das On-Board-System (OBS) – die Nomad CCU – bezieht die Referenzzeit via NTP über die landseitige Internetverbindung von öffentlichen Internet-NTP-Servern (NTP-Pool, Stratum 1/2). Es handelt sich somit um eine offene Internet-NTP-Quelle; die Darstellung „open NTP source“ im Diagramm ist korrekt. Zugleich fungiert die CCU als NTP-Server für alle fahrzeugseitigen Netze und stellt den NTP-Dienst über SNAT auch im VLAN 7 (Stadler) bereit. Die fahrzeugseitigen IoB-Geräte (Consist-Switches und Access Points) beziehen ihre Zeit ihrerseits von der CCU (10.179.x.1) und nicht direkt aus dem Internet. Dies stellt im regulären Betrieb die höchste Präzision sicher.</w:t>
        </w:r>
      </w:ins>
      <w:r w:rsidRPr="008A34FA">
        <w:rPr>
          <w:rFonts w:ascii="Aptos Narrow" w:hAnsi="Aptos Narrow"/>
          <w:lang w:val="en-GB" w:eastAsia="ja-JP"/>
        </w:rPr>
        <w:t> </w:t>
      </w:r>
      <w:commentRangeEnd w:id="930"/>
      <w:r w:rsidR="008A34FA" w:rsidRPr="008A34FA">
        <w:rPr>
          <w:rStyle w:val="CommentReference"/>
          <w:rFonts w:ascii="Aptos Narrow" w:hAnsi="Aptos Narrow"/>
          <w:sz w:val="22"/>
          <w:szCs w:val="20"/>
          <w:lang w:val="en-GB" w:eastAsia="ja-JP"/>
        </w:rPr>
        <w:commentReference w:id="930"/>
      </w:r>
      <w:commentRangeEnd w:id="931"/>
      <w:r w:rsidRPr="008A34FA">
        <w:rPr>
          <w:rStyle w:val="CommentReference"/>
          <w:rFonts w:ascii="Aptos Narrow" w:hAnsi="Aptos Narrow"/>
          <w:sz w:val="22"/>
          <w:szCs w:val="20"/>
          <w:lang w:val="en-GB" w:eastAsia="ja-JP"/>
        </w:rPr>
        <w:commentReference w:id="931"/>
      </w:r>
    </w:p>
    <w:p w14:paraId="0F4EC1D4" w14:textId="77777777" w:rsidR="009A680A" w:rsidRPr="008A34FA" w:rsidRDefault="009A680A">
      <w:pPr>
        <w:numPr>
          <w:ilvl w:val="0"/>
          <w:numId w:val="97"/>
        </w:numPr>
        <w:rPr>
          <w:rFonts w:ascii="Aptos Narrow" w:hAnsi="Aptos Narrow"/>
          <w:lang w:eastAsia="ja-JP"/>
        </w:rPr>
      </w:pPr>
      <w:r w:rsidRPr="008A34FA">
        <w:rPr>
          <w:rFonts w:ascii="Aptos Narrow" w:hAnsi="Aptos Narrow"/>
          <w:lang w:eastAsia="ja-JP"/>
        </w:rPr>
        <w:t>Backup-Ebene (Fallback): Bei Instabilität oder Ausfall der Internetverbindung schaltet das System automatisch auf GPS-basierte Zeiterfassung um. Dadurch bleibt das Fahrzeug-Netzwerk unabhängig von externen Datenverbindungen autark synchronisiert. </w:t>
      </w:r>
    </w:p>
    <w:p w14:paraId="5B6E9A96" w14:textId="77777777" w:rsidR="009A680A" w:rsidRPr="008A34FA" w:rsidRDefault="009A680A" w:rsidP="009A680A">
      <w:pPr>
        <w:rPr>
          <w:rFonts w:ascii="Aptos Narrow" w:hAnsi="Aptos Narrow"/>
          <w:lang w:eastAsia="ja-JP"/>
        </w:rPr>
      </w:pPr>
      <w:r w:rsidRPr="008A34FA">
        <w:rPr>
          <w:rFonts w:ascii="Aptos Narrow" w:hAnsi="Aptos Narrow"/>
          <w:lang w:eastAsia="ja-JP"/>
        </w:rPr>
        <w:t>Alle Systeme verwenden die UTC-Zeit. Wo benötigt, wird die UTC-Zeit in Lokalzeit angezeigt (FIS, IDU). Die Umstellung zwischen Sommer- und Winterzeit erfolgt automatisch. </w:t>
      </w:r>
    </w:p>
    <w:p w14:paraId="3D2D4BA7" w14:textId="77777777" w:rsidR="009A680A" w:rsidRPr="008A34FA" w:rsidRDefault="009A680A" w:rsidP="009A680A">
      <w:pPr>
        <w:rPr>
          <w:rFonts w:ascii="Aptos Narrow" w:hAnsi="Aptos Narrow"/>
          <w:lang w:eastAsia="ja-JP"/>
        </w:rPr>
      </w:pPr>
      <w:r w:rsidRPr="008A34FA">
        <w:rPr>
          <w:rFonts w:ascii="Aptos Narrow" w:hAnsi="Aptos Narrow"/>
          <w:lang w:eastAsia="ja-JP"/>
        </w:rPr>
        <w:t>Sendet der OBS als Zeitmaster die falsche Zeit per NTP wird diese von den Subsystemen übernommen. Einzige Ausnahme stellt die JRU und das ETCS dar. Die JRU vergleicht die Zeit von dem NTP-Server mit einer internen Batterie und gibt ihre Zeit dem ETCS per TRDP weiter. Genauere Informationen hierzu können aus dem Konzept Registriergerät [V19] übernommen werden.  </w:t>
      </w:r>
    </w:p>
    <w:p w14:paraId="0DBC135F" w14:textId="77777777" w:rsidR="009A680A" w:rsidRPr="008A34FA" w:rsidRDefault="009A680A" w:rsidP="009A680A">
      <w:pPr>
        <w:rPr>
          <w:rFonts w:ascii="Aptos Narrow" w:hAnsi="Aptos Narrow"/>
          <w:lang w:eastAsia="ja-JP"/>
        </w:rPr>
      </w:pPr>
      <w:r w:rsidRPr="008A34FA">
        <w:rPr>
          <w:rFonts w:ascii="Aptos Narrow" w:hAnsi="Aptos Narrow"/>
          <w:lang w:eastAsia="ja-JP"/>
        </w:rPr>
        <w:t>Entfällt der NTP-Server komplett werden die Subsysteme über ein RTC-Modul die Zeit weiter zählen, bis der NTP-Server wieder zur Verfügung steht. </w:t>
      </w:r>
    </w:p>
    <w:p w14:paraId="033FE4DA" w14:textId="77777777" w:rsidR="009A680A" w:rsidRPr="008A34FA" w:rsidRDefault="009A680A" w:rsidP="009A680A">
      <w:pPr>
        <w:rPr>
          <w:rFonts w:ascii="Aptos Narrow" w:hAnsi="Aptos Narrow"/>
          <w:lang w:eastAsia="ja-JP"/>
        </w:rPr>
      </w:pPr>
      <w:r w:rsidRPr="008A34FA">
        <w:rPr>
          <w:rFonts w:ascii="Aptos Narrow" w:hAnsi="Aptos Narrow"/>
          <w:noProof/>
        </w:rPr>
        <w:lastRenderedPageBreak/>
        <w:drawing>
          <wp:inline distT="0" distB="0" distL="0" distR="0" wp14:anchorId="55F37618" wp14:editId="195FAF37">
            <wp:extent cx="3911600" cy="3943350"/>
            <wp:effectExtent l="0" t="0" r="0" b="0"/>
            <wp:docPr id="1193888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11600" cy="3943350"/>
                    </a:xfrm>
                    <a:prstGeom prst="rect">
                      <a:avLst/>
                    </a:prstGeom>
                    <a:noFill/>
                    <a:ln>
                      <a:noFill/>
                    </a:ln>
                  </pic:spPr>
                </pic:pic>
              </a:graphicData>
            </a:graphic>
          </wp:inline>
        </w:drawing>
      </w:r>
    </w:p>
    <w:p w14:paraId="453B41A8" w14:textId="77777777" w:rsidR="009A680A" w:rsidRPr="008A34FA" w:rsidRDefault="009A680A" w:rsidP="009A680A">
      <w:pPr>
        <w:rPr>
          <w:rFonts w:ascii="Aptos Narrow" w:hAnsi="Aptos Narrow"/>
          <w:lang w:eastAsia="ja-JP"/>
        </w:rPr>
      </w:pPr>
      <w:r w:rsidRPr="008A34FA">
        <w:rPr>
          <w:rFonts w:ascii="Aptos Narrow" w:hAnsi="Aptos Narrow"/>
          <w:lang w:eastAsia="ja-JP"/>
        </w:rPr>
        <w:t>Der OBS stellt den Zeitdienst aktiv über das Network Time Protocol (NTP, Port 123) bereit: </w:t>
      </w:r>
    </w:p>
    <w:p w14:paraId="0D52A84C" w14:textId="77777777" w:rsidR="009A680A" w:rsidRPr="008A34FA" w:rsidRDefault="009A680A">
      <w:pPr>
        <w:numPr>
          <w:ilvl w:val="0"/>
          <w:numId w:val="98"/>
        </w:numPr>
        <w:rPr>
          <w:rFonts w:ascii="Aptos Narrow" w:hAnsi="Aptos Narrow"/>
          <w:lang w:eastAsia="ja-JP"/>
        </w:rPr>
      </w:pPr>
      <w:r w:rsidRPr="008A34FA">
        <w:rPr>
          <w:rFonts w:ascii="Aptos Narrow" w:hAnsi="Aptos Narrow"/>
          <w:lang w:eastAsia="ja-JP"/>
        </w:rPr>
        <w:t>IOB-Netzwerk: Alle internen Systemkomponenten des IOB werden direkt vom OBS synchronisiert (Switch u. Access-Point). </w:t>
      </w:r>
    </w:p>
    <w:p w14:paraId="370F230F" w14:textId="77777777" w:rsidR="009A680A" w:rsidRPr="008A34FA" w:rsidRDefault="009A680A">
      <w:pPr>
        <w:numPr>
          <w:ilvl w:val="0"/>
          <w:numId w:val="99"/>
        </w:numPr>
        <w:rPr>
          <w:rFonts w:ascii="Aptos Narrow" w:hAnsi="Aptos Narrow"/>
          <w:lang w:eastAsia="ja-JP"/>
        </w:rPr>
      </w:pPr>
      <w:r w:rsidRPr="008A34FA">
        <w:rPr>
          <w:rFonts w:ascii="Aptos Narrow" w:hAnsi="Aptos Narrow"/>
          <w:lang w:eastAsia="ja-JP"/>
        </w:rPr>
        <w:t>VLAN 7 Integration: Um eine systemübergreifende Einheitlichkeit zu gewährleisten, wird der NTP-Service explizit im VLAN 7 bereitgestellt. Dies ermöglicht es auch Drittgeräten (nicht-IOB-Komponenten), die präzise Systemzeit des OBS zu beziehen. </w:t>
      </w:r>
    </w:p>
    <w:p w14:paraId="5AC0B9CF" w14:textId="77777777" w:rsidR="009A680A" w:rsidRPr="008A34FA" w:rsidRDefault="009A680A" w:rsidP="009A680A">
      <w:pPr>
        <w:rPr>
          <w:rFonts w:ascii="Aptos Narrow" w:hAnsi="Aptos Narrow"/>
          <w:lang w:eastAsia="ja-JP"/>
        </w:rPr>
      </w:pPr>
      <w:r w:rsidRPr="008A34FA">
        <w:rPr>
          <w:rFonts w:ascii="Aptos Narrow" w:hAnsi="Aptos Narrow"/>
          <w:lang w:eastAsia="ja-JP"/>
        </w:rPr>
        <w:t>Um eine durchgängige zeitliche Kohärenz zu gewährleisten, ist im Dritt-System ein eigener NTP-Server implementiert (RCU), der das OBS als autoritative Referenzquelle nutzt. Der Datenaustausch zwischen diesen Netzsegmenten wird wie folgt realisiert: </w:t>
      </w:r>
    </w:p>
    <w:p w14:paraId="2EA51F5B" w14:textId="77777777" w:rsidR="009A680A" w:rsidRPr="008A34FA" w:rsidRDefault="009A680A">
      <w:pPr>
        <w:numPr>
          <w:ilvl w:val="0"/>
          <w:numId w:val="100"/>
        </w:numPr>
        <w:rPr>
          <w:rFonts w:ascii="Aptos Narrow" w:hAnsi="Aptos Narrow"/>
          <w:lang w:val="en-GB" w:eastAsia="ja-JP"/>
        </w:rPr>
      </w:pPr>
      <w:r w:rsidRPr="008A34FA">
        <w:rPr>
          <w:rFonts w:ascii="Aptos Narrow" w:hAnsi="Aptos Narrow"/>
          <w:lang w:eastAsia="ja-JP"/>
        </w:rPr>
        <w:t>Transparentes Weiterleiten: Die NTP-Anfragen des Dritt-Servers werden an die STADLER-Firewall gerichtet. Diese leitet den Datenverkehr gezielt an das OBS weiter.</w:t>
      </w:r>
      <w:r w:rsidRPr="008A34FA">
        <w:rPr>
          <w:rFonts w:ascii="Aptos Narrow" w:hAnsi="Aptos Narrow"/>
          <w:lang w:val="en-GB" w:eastAsia="ja-JP"/>
        </w:rPr>
        <w:t> </w:t>
      </w:r>
    </w:p>
    <w:p w14:paraId="0FB0A1C8" w14:textId="77777777" w:rsidR="009A680A" w:rsidRPr="008A34FA" w:rsidRDefault="009A680A">
      <w:pPr>
        <w:numPr>
          <w:ilvl w:val="0"/>
          <w:numId w:val="101"/>
        </w:numPr>
        <w:rPr>
          <w:rFonts w:ascii="Aptos Narrow" w:hAnsi="Aptos Narrow"/>
          <w:lang w:eastAsia="ja-JP"/>
        </w:rPr>
      </w:pPr>
      <w:r w:rsidRPr="008A34FA">
        <w:rPr>
          <w:rFonts w:ascii="Aptos Narrow" w:hAnsi="Aptos Narrow"/>
          <w:lang w:eastAsia="ja-JP"/>
        </w:rPr>
        <w:t>SNAT-Implementierung: Damit die Kommunikation über die Segmentgrenzen hinweg reibungslos funktioniert, setzt die Firewall Source NAT (SNAT) ein. Dies stellt sicher, dass die Antwortpakete des OBS korrekt an den anfragenden NTP-Server im Dritt-System zurückgeführt werden können. </w:t>
      </w:r>
    </w:p>
    <w:p w14:paraId="063B2038" w14:textId="77777777" w:rsidR="009A680A" w:rsidRPr="008A34FA" w:rsidRDefault="009A680A">
      <w:pPr>
        <w:pStyle w:val="paragraph"/>
        <w:numPr>
          <w:ilvl w:val="0"/>
          <w:numId w:val="101"/>
        </w:numPr>
        <w:spacing w:before="0" w:beforeAutospacing="0" w:after="0" w:afterAutospacing="0"/>
        <w:textAlignment w:val="baseline"/>
        <w:rPr>
          <w:rFonts w:ascii="Aptos Narrow" w:hAnsi="Aptos Narrow" w:cs="Calibri"/>
          <w:sz w:val="22"/>
          <w:szCs w:val="22"/>
        </w:rPr>
      </w:pPr>
      <w:r w:rsidRPr="008A34FA">
        <w:rPr>
          <w:rStyle w:val="normaltextrun"/>
          <w:rFonts w:ascii="Aptos Narrow" w:hAnsi="Aptos Narrow" w:cs="Calibri"/>
          <w:sz w:val="22"/>
          <w:szCs w:val="22"/>
        </w:rPr>
        <w:t>Hierarchische Struktur: Durch diesen Aufbau wird eine kaskadierte Synchronisation erreicht. Das Dritt-System bleibt logisch getrennt, partizipiert jedoch indirekt an der hochverfügbaren Zeitreferenz (Landseite/GPS) des OBS.</w:t>
      </w:r>
      <w:r w:rsidRPr="008A34FA">
        <w:rPr>
          <w:rStyle w:val="eop"/>
          <w:rFonts w:ascii="Aptos Narrow" w:hAnsi="Aptos Narrow" w:cs="Calibri"/>
          <w:sz w:val="22"/>
          <w:szCs w:val="22"/>
        </w:rPr>
        <w:t> </w:t>
      </w:r>
    </w:p>
    <w:p w14:paraId="254FBE6A" w14:textId="77777777" w:rsidR="009A680A" w:rsidRPr="008A34FA" w:rsidRDefault="009A680A" w:rsidP="009A680A">
      <w:pPr>
        <w:pStyle w:val="paragraph"/>
        <w:spacing w:before="0" w:beforeAutospacing="0" w:after="0" w:afterAutospacing="0"/>
        <w:textAlignment w:val="baseline"/>
        <w:rPr>
          <w:rStyle w:val="normaltextrun"/>
          <w:rFonts w:ascii="Aptos Narrow" w:hAnsi="Aptos Narrow" w:cs="Calibri"/>
          <w:sz w:val="22"/>
          <w:szCs w:val="22"/>
        </w:rPr>
      </w:pPr>
    </w:p>
    <w:p w14:paraId="24045123" w14:textId="3085CFA3" w:rsidR="002542CC" w:rsidRPr="00871D17" w:rsidRDefault="009A680A" w:rsidP="00871D17">
      <w:pPr>
        <w:pStyle w:val="paragraph"/>
        <w:spacing w:before="0" w:beforeAutospacing="0" w:after="0" w:afterAutospacing="0"/>
        <w:textAlignment w:val="baseline"/>
        <w:rPr>
          <w:rFonts w:ascii="Aptos Narrow" w:hAnsi="Aptos Narrow" w:cs="Segoe UI"/>
          <w:sz w:val="18"/>
          <w:szCs w:val="18"/>
        </w:rPr>
      </w:pPr>
      <w:r w:rsidRPr="008A34FA">
        <w:rPr>
          <w:rStyle w:val="normaltextrun"/>
          <w:rFonts w:ascii="Aptos Narrow" w:hAnsi="Aptos Narrow" w:cs="Calibri"/>
          <w:sz w:val="22"/>
          <w:szCs w:val="22"/>
        </w:rPr>
        <w:t xml:space="preserve">Abschließend ist festzuhalten, dass sämtliche Drittgeräte - auch jene, die physisch an den IoB-Switchen angebunden sind - ihre Zeit ausschließlich über den eigenen NTP-Server im Drittsystem beziehen. </w:t>
      </w:r>
      <w:r w:rsidRPr="008A34FA">
        <w:rPr>
          <w:rStyle w:val="normaltextrun"/>
          <w:rFonts w:ascii="Aptos Narrow" w:hAnsi="Aptos Narrow" w:cs="Calibri"/>
          <w:sz w:val="22"/>
          <w:szCs w:val="22"/>
        </w:rPr>
        <w:lastRenderedPageBreak/>
        <w:t>Da diese Teilnehmer logisch in VLANs isoliert sind, bleibt die strikte Netzwerktrennung trotz gemeinsamer Hardware-Infrastruktur gewahrt.</w:t>
      </w:r>
      <w:r w:rsidRPr="008A34FA">
        <w:rPr>
          <w:rStyle w:val="eop"/>
          <w:rFonts w:ascii="Aptos Narrow" w:hAnsi="Aptos Narrow" w:cs="Calibri"/>
          <w:sz w:val="22"/>
          <w:szCs w:val="22"/>
        </w:rPr>
        <w:t> </w:t>
      </w:r>
    </w:p>
    <w:p w14:paraId="54A9749E" w14:textId="77777777" w:rsidR="00EE6C0C" w:rsidRPr="008A34FA" w:rsidRDefault="00AD5827" w:rsidP="00273E41">
      <w:pPr>
        <w:pStyle w:val="Heading2"/>
        <w:rPr>
          <w:rFonts w:ascii="Aptos Narrow" w:hAnsi="Aptos Narrow"/>
          <w:lang w:bidi="th-TH"/>
        </w:rPr>
      </w:pPr>
      <w:bookmarkStart w:id="934" w:name="_Toc234949638"/>
      <w:r w:rsidRPr="008A34FA">
        <w:rPr>
          <w:rFonts w:ascii="Aptos Narrow" w:hAnsi="Aptos Narrow"/>
          <w:lang w:val="de-AT" w:bidi="th-TH"/>
        </w:rPr>
        <w:t>Routing und Internetzugang für externe Netzwerk</w:t>
      </w:r>
      <w:bookmarkEnd w:id="934"/>
    </w:p>
    <w:p w14:paraId="03EBC77D" w14:textId="77777777" w:rsidR="00AD5827" w:rsidRPr="008A34FA" w:rsidRDefault="00AD5827" w:rsidP="00AD5827">
      <w:pPr>
        <w:rPr>
          <w:rFonts w:ascii="Aptos Narrow" w:hAnsi="Aptos Narrow"/>
          <w:lang w:val="de-DE" w:eastAsia="ja-JP" w:bidi="th-TH"/>
        </w:rPr>
      </w:pPr>
      <w:r w:rsidRPr="008A34FA">
        <w:rPr>
          <w:rFonts w:ascii="Aptos Narrow" w:hAnsi="Aptos Narrow"/>
          <w:lang w:val="de-DE" w:eastAsia="ja-JP" w:bidi="th-TH"/>
        </w:rPr>
        <w:t>Die CCU fungiert als zentrale Schnittstelle zwischen dem Fahrzeugnetzwerk und der Landseite (externe Netze) und ermöglicht auch den Netzwerken von Stadler den definierten Zugang ins Internet.</w:t>
      </w:r>
    </w:p>
    <w:p w14:paraId="0750C414" w14:textId="77777777" w:rsidR="00AD5827" w:rsidRPr="008A34FA" w:rsidRDefault="00AD5827" w:rsidP="00AD5827">
      <w:pPr>
        <w:rPr>
          <w:rFonts w:ascii="Aptos Narrow" w:hAnsi="Aptos Narrow"/>
          <w:lang w:val="de-DE" w:eastAsia="ja-JP" w:bidi="th-TH"/>
        </w:rPr>
      </w:pPr>
      <w:r w:rsidRPr="008A34FA">
        <w:rPr>
          <w:rFonts w:ascii="Aptos Narrow" w:hAnsi="Aptos Narrow"/>
          <w:lang w:val="de-DE" w:eastAsia="ja-JP" w:bidi="th-TH"/>
        </w:rPr>
        <w:t>Für die Kommunikation zwischen dem Stadler-Router und der CCU wird ein dediziertes VLAN verwendet. Der gesamte darüber laufende Datenverkehr wird zunächst an die CCU geleitet, einer Sicherheitsprüfung unterzogen und mittels NAT ins interne Nomad-Backend überführt, anschließend – sofern freigegeben – ins Internet weitergeleitet.</w:t>
      </w:r>
    </w:p>
    <w:p w14:paraId="407EF98C" w14:textId="77777777" w:rsidR="00AD5827" w:rsidRPr="008A34FA" w:rsidRDefault="00AD5827" w:rsidP="00AD5827">
      <w:pPr>
        <w:rPr>
          <w:rFonts w:ascii="Aptos Narrow" w:hAnsi="Aptos Narrow"/>
          <w:lang w:val="de-DE" w:eastAsia="ja-JP" w:bidi="th-TH"/>
        </w:rPr>
      </w:pPr>
      <w:r w:rsidRPr="008A34FA">
        <w:rPr>
          <w:rFonts w:ascii="Aptos Narrow" w:hAnsi="Aptos Narrow"/>
          <w:lang w:val="de-DE" w:eastAsia="ja-JP" w:bidi="th-TH"/>
        </w:rPr>
        <w:t>Um die Netzwerksicherheit zu gewährleisten, wird sämtlicher ausgehender Verkehr durch eine Firewall gefiltert. Nur explizit definierte und freigegebene Verbindungen werden erlaubt; nicht spezifizierter Datenverkehr wird konsequent blockiert.</w:t>
      </w:r>
    </w:p>
    <w:p w14:paraId="6238583C" w14:textId="77777777" w:rsidR="002542CC" w:rsidRPr="008A34FA" w:rsidRDefault="00AD5827">
      <w:pPr>
        <w:rPr>
          <w:rFonts w:ascii="Aptos Narrow" w:hAnsi="Aptos Narrow"/>
          <w:lang w:val="de-DE" w:eastAsia="ja-JP" w:bidi="th-TH"/>
        </w:rPr>
      </w:pPr>
      <w:r w:rsidRPr="008A34FA">
        <w:rPr>
          <w:rFonts w:ascii="Aptos Narrow" w:hAnsi="Aptos Narrow"/>
          <w:lang w:val="de-DE" w:eastAsia="ja-JP" w:bidi="th-TH"/>
        </w:rPr>
        <w:t>Daher müssen alle gewünschten Kommunikationspfade im Vorfeld klar definiert werden, um die entsprechenden Freigaben umsetzen zu können</w:t>
      </w:r>
    </w:p>
    <w:p w14:paraId="269DD09D" w14:textId="77777777" w:rsidR="002542CC" w:rsidRPr="008A34FA" w:rsidRDefault="002542CC" w:rsidP="002542CC">
      <w:pPr>
        <w:pStyle w:val="Heading3"/>
        <w:rPr>
          <w:rFonts w:ascii="Aptos Narrow" w:hAnsi="Aptos Narrow"/>
          <w:lang w:eastAsia="ja-JP"/>
        </w:rPr>
      </w:pPr>
      <w:bookmarkStart w:id="935" w:name="_Toc234949639"/>
      <w:r w:rsidRPr="008A34FA">
        <w:rPr>
          <w:rFonts w:ascii="Aptos Narrow" w:hAnsi="Aptos Narrow"/>
          <w:lang w:eastAsia="ja-JP"/>
        </w:rPr>
        <w:t>Erlaubte Verbindungen für Stadler-Netzwerke</w:t>
      </w:r>
      <w:bookmarkEnd w:id="935"/>
    </w:p>
    <w:tbl>
      <w:tblPr>
        <w:tblStyle w:val="Polarion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1"/>
        <w:gridCol w:w="1701"/>
        <w:gridCol w:w="1701"/>
        <w:gridCol w:w="850"/>
        <w:gridCol w:w="1270"/>
      </w:tblGrid>
      <w:tr w:rsidR="00AD5827" w:rsidRPr="008A34FA" w14:paraId="74414AC6" w14:textId="77777777" w:rsidTr="004B21F2">
        <w:tc>
          <w:tcPr>
            <w:tcW w:w="2122" w:type="dxa"/>
          </w:tcPr>
          <w:p w14:paraId="0F58D035"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Beschreibung</w:t>
            </w:r>
          </w:p>
        </w:tc>
        <w:tc>
          <w:tcPr>
            <w:tcW w:w="1701" w:type="dxa"/>
          </w:tcPr>
          <w:p w14:paraId="5D384B6E" w14:textId="77777777" w:rsidR="00AD5827" w:rsidRPr="008A34FA" w:rsidRDefault="002542CC"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Ausgehend von</w:t>
            </w:r>
          </w:p>
        </w:tc>
        <w:tc>
          <w:tcPr>
            <w:tcW w:w="1701" w:type="dxa"/>
          </w:tcPr>
          <w:p w14:paraId="53B2B46B"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Source</w:t>
            </w:r>
          </w:p>
        </w:tc>
        <w:tc>
          <w:tcPr>
            <w:tcW w:w="1701" w:type="dxa"/>
          </w:tcPr>
          <w:p w14:paraId="09C05793"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Destination</w:t>
            </w:r>
          </w:p>
        </w:tc>
        <w:tc>
          <w:tcPr>
            <w:tcW w:w="850" w:type="dxa"/>
          </w:tcPr>
          <w:p w14:paraId="32EC48B1"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Port</w:t>
            </w:r>
          </w:p>
        </w:tc>
        <w:tc>
          <w:tcPr>
            <w:tcW w:w="1270" w:type="dxa"/>
          </w:tcPr>
          <w:p w14:paraId="2DAD812C" w14:textId="77777777" w:rsidR="00AD5827" w:rsidRPr="008A34FA" w:rsidRDefault="00AD5827" w:rsidP="002542CC">
            <w:pPr>
              <w:spacing w:before="120" w:after="120"/>
              <w:jc w:val="center"/>
              <w:rPr>
                <w:rFonts w:ascii="Aptos Narrow" w:hAnsi="Aptos Narrow" w:cs="Calibri"/>
                <w:b/>
                <w:bCs/>
                <w:lang w:val="de-DE" w:eastAsia="ja-JP" w:bidi="th-TH"/>
              </w:rPr>
            </w:pPr>
            <w:r w:rsidRPr="008A34FA">
              <w:rPr>
                <w:rFonts w:ascii="Aptos Narrow" w:hAnsi="Aptos Narrow" w:cs="Calibri"/>
                <w:b/>
                <w:bCs/>
                <w:lang w:val="de-DE" w:eastAsia="ja-JP" w:bidi="th-TH"/>
              </w:rPr>
              <w:t>Protokoll</w:t>
            </w:r>
          </w:p>
        </w:tc>
      </w:tr>
      <w:tr w:rsidR="00AD5827" w:rsidRPr="008A34FA" w14:paraId="706EA803" w14:textId="77777777" w:rsidTr="004B21F2">
        <w:tc>
          <w:tcPr>
            <w:tcW w:w="2122" w:type="dxa"/>
          </w:tcPr>
          <w:p w14:paraId="07DE8D50"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VPN-Tunnel zum RDS</w:t>
            </w:r>
          </w:p>
        </w:tc>
        <w:tc>
          <w:tcPr>
            <w:tcW w:w="1701" w:type="dxa"/>
          </w:tcPr>
          <w:p w14:paraId="7FDFE171"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4AD8B2C6"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764F202E"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62.2.130.53</w:t>
            </w:r>
          </w:p>
        </w:tc>
        <w:tc>
          <w:tcPr>
            <w:tcW w:w="850" w:type="dxa"/>
          </w:tcPr>
          <w:p w14:paraId="54928523"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83</w:t>
            </w:r>
          </w:p>
        </w:tc>
        <w:tc>
          <w:tcPr>
            <w:tcW w:w="1270" w:type="dxa"/>
          </w:tcPr>
          <w:p w14:paraId="140A767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UDP</w:t>
            </w:r>
          </w:p>
        </w:tc>
      </w:tr>
      <w:tr w:rsidR="00AD5827" w:rsidRPr="008A34FA" w14:paraId="5CDB5E9A" w14:textId="77777777" w:rsidTr="004B21F2">
        <w:tc>
          <w:tcPr>
            <w:tcW w:w="2122" w:type="dxa"/>
          </w:tcPr>
          <w:p w14:paraId="6030688F"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VPN-Tunnel zum RDS</w:t>
            </w:r>
          </w:p>
        </w:tc>
        <w:tc>
          <w:tcPr>
            <w:tcW w:w="1701" w:type="dxa"/>
          </w:tcPr>
          <w:p w14:paraId="3C281E53"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6A2030F7"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70035343"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62.2.130.53</w:t>
            </w:r>
          </w:p>
        </w:tc>
        <w:tc>
          <w:tcPr>
            <w:tcW w:w="850" w:type="dxa"/>
          </w:tcPr>
          <w:p w14:paraId="4A9E21E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84</w:t>
            </w:r>
          </w:p>
        </w:tc>
        <w:tc>
          <w:tcPr>
            <w:tcW w:w="1270" w:type="dxa"/>
          </w:tcPr>
          <w:p w14:paraId="2F86AE59"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UDP</w:t>
            </w:r>
          </w:p>
        </w:tc>
      </w:tr>
      <w:tr w:rsidR="00AD5827" w:rsidRPr="008A34FA" w14:paraId="3147E9C9" w14:textId="77777777" w:rsidTr="004B21F2">
        <w:tc>
          <w:tcPr>
            <w:tcW w:w="2122" w:type="dxa"/>
          </w:tcPr>
          <w:p w14:paraId="66C924B7"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Datenübertragung zu ÖBB-Landseite</w:t>
            </w:r>
          </w:p>
        </w:tc>
        <w:tc>
          <w:tcPr>
            <w:tcW w:w="1701" w:type="dxa"/>
          </w:tcPr>
          <w:p w14:paraId="4D927A77"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0770F5FC"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1399745B"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195.69.192.153</w:t>
            </w:r>
          </w:p>
        </w:tc>
        <w:tc>
          <w:tcPr>
            <w:tcW w:w="850" w:type="dxa"/>
          </w:tcPr>
          <w:p w14:paraId="01117631"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22</w:t>
            </w:r>
          </w:p>
        </w:tc>
        <w:tc>
          <w:tcPr>
            <w:tcW w:w="1270" w:type="dxa"/>
          </w:tcPr>
          <w:p w14:paraId="15EFF2F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TCP</w:t>
            </w:r>
          </w:p>
        </w:tc>
      </w:tr>
      <w:tr w:rsidR="00AD5827" w:rsidRPr="008A34FA" w14:paraId="647A72D5" w14:textId="77777777" w:rsidTr="004B21F2">
        <w:tc>
          <w:tcPr>
            <w:tcW w:w="2122" w:type="dxa"/>
          </w:tcPr>
          <w:p w14:paraId="2EE08805"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IPSec Tunnel zum Videoserver</w:t>
            </w:r>
          </w:p>
        </w:tc>
        <w:tc>
          <w:tcPr>
            <w:tcW w:w="1701" w:type="dxa"/>
          </w:tcPr>
          <w:p w14:paraId="76CEE84A"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Zug</w:t>
            </w:r>
          </w:p>
        </w:tc>
        <w:tc>
          <w:tcPr>
            <w:tcW w:w="1701" w:type="dxa"/>
          </w:tcPr>
          <w:p w14:paraId="7AB2577A"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Stadler Router</w:t>
            </w:r>
          </w:p>
        </w:tc>
        <w:tc>
          <w:tcPr>
            <w:tcW w:w="1701" w:type="dxa"/>
          </w:tcPr>
          <w:p w14:paraId="26D2DDD4"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TBD</w:t>
            </w:r>
          </w:p>
        </w:tc>
        <w:tc>
          <w:tcPr>
            <w:tcW w:w="850" w:type="dxa"/>
          </w:tcPr>
          <w:p w14:paraId="0294E742"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500</w:t>
            </w:r>
          </w:p>
        </w:tc>
        <w:tc>
          <w:tcPr>
            <w:tcW w:w="1270" w:type="dxa"/>
          </w:tcPr>
          <w:p w14:paraId="25788F44" w14:textId="77777777" w:rsidR="00AD5827" w:rsidRPr="008A34FA" w:rsidRDefault="00AD5827" w:rsidP="002542CC">
            <w:pPr>
              <w:spacing w:before="120" w:after="120"/>
              <w:jc w:val="center"/>
              <w:rPr>
                <w:rFonts w:ascii="Aptos Narrow" w:hAnsi="Aptos Narrow" w:cs="Calibri"/>
                <w:lang w:val="de-DE" w:eastAsia="ja-JP" w:bidi="th-TH"/>
              </w:rPr>
            </w:pPr>
            <w:r w:rsidRPr="008A34FA">
              <w:rPr>
                <w:rFonts w:ascii="Aptos Narrow" w:hAnsi="Aptos Narrow" w:cs="Calibri"/>
                <w:lang w:val="de-DE" w:eastAsia="ja-JP" w:bidi="th-TH"/>
              </w:rPr>
              <w:t>UDP</w:t>
            </w:r>
          </w:p>
          <w:p w14:paraId="1D1CF7B4" w14:textId="77777777" w:rsidR="00AE7BEC" w:rsidRPr="008A34FA" w:rsidRDefault="00AE7BEC" w:rsidP="002542CC">
            <w:pPr>
              <w:spacing w:before="120" w:after="120"/>
              <w:jc w:val="center"/>
              <w:rPr>
                <w:rFonts w:ascii="Aptos Narrow" w:hAnsi="Aptos Narrow" w:cs="Calibri"/>
                <w:lang w:val="de-DE" w:eastAsia="ja-JP" w:bidi="th-TH"/>
              </w:rPr>
            </w:pPr>
          </w:p>
          <w:p w14:paraId="7B577041" w14:textId="77777777" w:rsidR="00AE7BEC" w:rsidRPr="008A34FA" w:rsidRDefault="00AE7BEC" w:rsidP="002542CC">
            <w:pPr>
              <w:spacing w:before="120" w:after="120"/>
              <w:jc w:val="center"/>
              <w:rPr>
                <w:rFonts w:ascii="Aptos Narrow" w:hAnsi="Aptos Narrow" w:cs="Calibri"/>
                <w:lang w:val="de-DE" w:eastAsia="ja-JP" w:bidi="th-TH"/>
              </w:rPr>
            </w:pPr>
          </w:p>
        </w:tc>
      </w:tr>
    </w:tbl>
    <w:p w14:paraId="48945415" w14:textId="77777777" w:rsidR="00DA5766" w:rsidRPr="008A34FA" w:rsidRDefault="0046075E" w:rsidP="00FC7BEC">
      <w:pPr>
        <w:pStyle w:val="Heading2"/>
        <w:ind w:left="1700"/>
        <w:rPr>
          <w:rFonts w:ascii="Aptos Narrow" w:hAnsi="Aptos Narrow"/>
          <w:lang w:bidi="th-TH"/>
        </w:rPr>
      </w:pPr>
      <w:bookmarkStart w:id="936" w:name="_Toc234949640"/>
      <w:r w:rsidRPr="008A34FA">
        <w:rPr>
          <w:rFonts w:ascii="Aptos Narrow" w:hAnsi="Aptos Narrow"/>
          <w:lang w:bidi="th-TH"/>
        </w:rPr>
        <w:t>Multitraktion</w:t>
      </w:r>
      <w:bookmarkEnd w:id="936"/>
    </w:p>
    <w:p w14:paraId="7D6A8962" w14:textId="77777777" w:rsidR="00693080" w:rsidRPr="008A34FA" w:rsidRDefault="00693080" w:rsidP="00693080">
      <w:pPr>
        <w:rPr>
          <w:rFonts w:ascii="Aptos Narrow" w:hAnsi="Aptos Narrow"/>
          <w:lang w:val="de-DE" w:eastAsia="ja-JP" w:bidi="th-TH"/>
        </w:rPr>
      </w:pPr>
      <w:r w:rsidRPr="008A34FA">
        <w:rPr>
          <w:rFonts w:ascii="Aptos Narrow" w:hAnsi="Aptos Narrow"/>
          <w:lang w:val="de-DE" w:eastAsia="ja-JP" w:bidi="th-TH"/>
        </w:rPr>
        <w:t xml:space="preserve">Die Frontkupplungs-Ports (e0-2) der Endwagen-Switches (A1, A3, B1, B3) sind als Trunk konfiguriert und erlauben ausschließlich VLAN 5 (Video) und VLAN 15. Nur diese beiden VLANs werden über die Kupplungsverbindung zwischen zwei gekoppelten Fahrzeugen transportiert. RSTP läuft transparent über die OctiConn-Kupplungsverbindung und verhindert Schleifen im Gesamtverband. Die Pfadkosten der Kupplungsports sind bewusst hoch gewählt, sodass der interne Ring im Fahrzeug bevorzugt wird und der Kupplungspfad </w:t>
      </w:r>
      <w:commentRangeStart w:id="937"/>
      <w:commentRangeStart w:id="938"/>
      <w:commentRangeStart w:id="939"/>
      <w:del w:id="940" w:author="Abbas Rizvi" w:date="2026-06-20T00:00:00Z">
        <w:r w:rsidRPr="008A34FA">
          <w:rPr>
            <w:rFonts w:ascii="Aptos Narrow" w:hAnsi="Aptos Narrow"/>
            <w:lang w:val="de-DE" w:eastAsia="ja-JP" w:bidi="th-TH"/>
          </w:rPr>
          <w:delText>nur bei einem internen Linkausfall genutzt wird</w:delText>
        </w:r>
      </w:del>
      <w:ins w:id="941" w:author="Abbas Rizvi" w:date="2026-06-20T00:00:00Z">
        <w:r w:rsidRPr="008A34FA">
          <w:rPr>
            <w:rFonts w:ascii="Aptos Narrow" w:hAnsi="Aptos Narrow"/>
            <w:lang w:val="de-DE" w:eastAsia="ja-JP" w:bidi="th-TH"/>
          </w:rPr>
          <w:t>für die fahrzeuginterne Pfadwahl nicht bevorzugt wird. Zwischen zwei Fahrzeugen besteht stets nur eine aktive Kupplungsverbindung: die zweite (redundante) Kupplungsstrecke wird von RSTP blockiert. Der fahrzeuginterne Ring bleibt in allen Szenarien — auch im Fehlerfall — der bevorzugte Forwarding-Pfad</w:t>
        </w:r>
      </w:ins>
      <w:commentRangeEnd w:id="938"/>
      <w:r w:rsidR="008A34FA" w:rsidRPr="008A34FA">
        <w:rPr>
          <w:rStyle w:val="CommentReference"/>
          <w:rFonts w:ascii="Aptos Narrow" w:hAnsi="Aptos Narrow"/>
          <w:sz w:val="22"/>
          <w:szCs w:val="20"/>
          <w:lang w:val="de-DE" w:eastAsia="ja-JP" w:bidi="th-TH"/>
        </w:rPr>
        <w:commentReference w:id="938"/>
      </w:r>
      <w:commentRangeEnd w:id="939"/>
      <w:r w:rsidRPr="008A34FA">
        <w:rPr>
          <w:rStyle w:val="CommentReference"/>
          <w:rFonts w:ascii="Aptos Narrow" w:hAnsi="Aptos Narrow"/>
          <w:sz w:val="22"/>
          <w:szCs w:val="20"/>
          <w:lang w:val="de-DE" w:eastAsia="ja-JP" w:bidi="th-TH"/>
        </w:rPr>
        <w:commentReference w:id="939"/>
      </w:r>
      <w:commentRangeEnd w:id="937"/>
      <w:r w:rsidR="008A34FA" w:rsidRPr="008A34FA">
        <w:rPr>
          <w:rStyle w:val="CommentReference"/>
          <w:rFonts w:ascii="Aptos Narrow" w:hAnsi="Aptos Narrow"/>
          <w:sz w:val="22"/>
          <w:szCs w:val="20"/>
          <w:lang w:val="de-DE" w:eastAsia="ja-JP" w:bidi="th-TH"/>
        </w:rPr>
        <w:commentReference w:id="937"/>
      </w:r>
      <w:r w:rsidRPr="008A34FA">
        <w:rPr>
          <w:rFonts w:ascii="Aptos Narrow" w:hAnsi="Aptos Narrow"/>
          <w:lang w:val="de-DE" w:eastAsia="ja-JP" w:bidi="th-TH"/>
        </w:rPr>
        <w:t>.</w:t>
      </w:r>
    </w:p>
    <w:p w14:paraId="7B257A0C" w14:textId="77777777" w:rsidR="009D54C6" w:rsidRPr="008A34FA" w:rsidRDefault="009D54C6" w:rsidP="009D54C6">
      <w:pPr>
        <w:rPr>
          <w:rFonts w:ascii="Aptos Narrow" w:hAnsi="Aptos Narrow"/>
          <w:lang w:val="de-DE" w:eastAsia="ja-JP" w:bidi="th-TH"/>
        </w:rPr>
      </w:pPr>
      <w:r w:rsidRPr="008A34FA">
        <w:rPr>
          <w:rFonts w:ascii="Aptos Narrow" w:hAnsi="Aptos Narrow"/>
          <w:lang w:val="de-DE" w:eastAsia="ja-JP" w:bidi="th-TH"/>
        </w:rPr>
        <w:t xml:space="preserve">Nicht im Leistungsumfang (Variation Order gemäß ND-036 Kap. 6): Die folgenden Funktionen sind ausdrücklich NICHT Bestandteil des Standardangebots von Nomad und werden nur im Rahmen einer gesonderten Variation Order (VO) realisiert: (1) Aufbau eines gemeinsamen Netzwerks über alle </w:t>
      </w:r>
      <w:r w:rsidRPr="008A34FA">
        <w:rPr>
          <w:rFonts w:ascii="Aptos Narrow" w:hAnsi="Aptos Narrow"/>
          <w:lang w:val="de-DE" w:eastAsia="ja-JP" w:bidi="th-TH"/>
        </w:rPr>
        <w:lastRenderedPageBreak/>
        <w:t>gekoppelten Fahrzeuge (Multi-Traction-Netzwerk); (2) Routing der Stadler-Dienste (CCTV, FIS, AFZ, Sprechstelle etc.) über die Kupplungsverbindung; (3) Redundante CCU-Konfiguration und CCU-Übernahme bei Ausfall; (4) Routing des Passagier-VLANs (PWLAN) über die Kupplung; (5) Engineering Pages über mehrere Fahrzeuge; (6) NMS-Integration für Drittsysteme. Diese Punkte sind abhängig von Eingaben, die Stadler bis 15. Juni 2026 bereitstellt (IP-Schema, VLAN-Liste, QoS-Anforderungen).</w:t>
      </w:r>
    </w:p>
    <w:p w14:paraId="67C80B87" w14:textId="77777777" w:rsidR="009D54C6" w:rsidRPr="008A34FA" w:rsidRDefault="009D54C6" w:rsidP="009D54C6">
      <w:pPr>
        <w:rPr>
          <w:rFonts w:ascii="Aptos Narrow" w:hAnsi="Aptos Narrow"/>
          <w:lang w:val="de-DE" w:eastAsia="ja-JP" w:bidi="th-TH"/>
        </w:rPr>
      </w:pPr>
      <w:r w:rsidRPr="008A34FA">
        <w:rPr>
          <w:rFonts w:ascii="Aptos Narrow" w:hAnsi="Aptos Narrow"/>
          <w:b/>
          <w:lang w:val="de-DE" w:eastAsia="ja-JP" w:bidi="th-TH"/>
        </w:rPr>
        <w:t>Netzwerktopologie im Mehrfachtraktionsverband</w:t>
      </w:r>
    </w:p>
    <w:p w14:paraId="006F2CEA" w14:textId="77777777" w:rsidR="009D54C6" w:rsidRPr="008A34FA" w:rsidRDefault="009D54C6" w:rsidP="009D54C6">
      <w:pPr>
        <w:rPr>
          <w:rFonts w:ascii="Aptos Narrow" w:hAnsi="Aptos Narrow"/>
          <w:lang w:val="de-DE" w:eastAsia="ja-JP" w:bidi="th-TH"/>
        </w:rPr>
      </w:pPr>
      <w:r w:rsidRPr="008A34FA">
        <w:rPr>
          <w:rFonts w:ascii="Aptos Narrow" w:hAnsi="Aptos Narrow"/>
          <w:lang w:val="de-DE" w:eastAsia="ja-JP" w:bidi="th-TH"/>
        </w:rPr>
        <w:t>Bei gekoppelten Fahrzeugen entsteht eine Reihentopologie (U-Topologie / Daisy-Chain): Die internen Switch-Ringe der einzelnen Fahrzeuge werden über den Frontkupplungsport (e0-2) der Endwagen-Switches (A1 bzw. A3) miteinander verbunden. Es ergibt sich folgende Struktur:</w:t>
      </w:r>
    </w:p>
    <w:p w14:paraId="441AAB94" w14:textId="77777777" w:rsidR="009D54C6" w:rsidRPr="008A34FA" w:rsidRDefault="009D54C6" w:rsidP="009D54C6">
      <w:pPr>
        <w:rPr>
          <w:rFonts w:ascii="Aptos Narrow" w:hAnsi="Aptos Narrow"/>
          <w:lang w:val="de-DE" w:eastAsia="ja-JP" w:bidi="th-TH"/>
        </w:rPr>
      </w:pPr>
      <w:r w:rsidRPr="008A34FA">
        <w:rPr>
          <w:rFonts w:ascii="Aptos Narrow" w:hAnsi="Aptos Narrow" w:cs="Courier New"/>
          <w:lang w:val="de-DE" w:eastAsia="ja-JP" w:bidi="th-TH"/>
        </w:rPr>
        <w:t>[Fahrzeug A: interner Ring] ― e0-2 ― [Fahrzeug B: interner Ring] ― e0-2 ― [Fahrzeug C: interner Ring]</w:t>
      </w:r>
    </w:p>
    <w:p w14:paraId="68B7DE33" w14:textId="007CD05D" w:rsidR="00AE7BEC" w:rsidRPr="008A34FA" w:rsidRDefault="009D54C6" w:rsidP="00693080">
      <w:pPr>
        <w:rPr>
          <w:rFonts w:ascii="Aptos Narrow" w:hAnsi="Aptos Narrow"/>
          <w:lang w:val="de-DE" w:eastAsia="ja-JP" w:bidi="th-TH"/>
        </w:rPr>
      </w:pPr>
      <w:commentRangeStart w:id="942"/>
      <w:del w:id="943" w:author="Abbas Rizvi" w:date="2026-06-20T00:00:00Z">
        <w:r w:rsidRPr="008A34FA">
          <w:rPr>
            <w:rFonts w:ascii="Aptos Narrow" w:hAnsi="Aptos Narrow"/>
            <w:lang w:val="de-DE" w:eastAsia="ja-JP" w:bidi="th-TH"/>
          </w:rPr>
          <w:delText>Es handelt sich ausdrücklich um keine Ring-Topologie zwischen den Fahrzeugen. RSTP läuft transparent über die OctiConn-Kupplungsverbindung. Die Kupplungsports (e0-2) erhalten bewusst sehr hohe RSTP-Pfadkosten (A3: train_id × 2 000 000; A1: train_id × 1 000 000), sodass der interne Fahrzeugring als bevorzugter Pfad gewählt wird. Der Kupplungspfad wird von RSTP nur dann aktiviert, wenn ein interner Link im Fahrzeug ausfällt — er dient als Schutzpfad, nicht als Normalbetriebspfad. Im Normalbetrieb wird der Kupplungsport von RSTP nicht blockiert (er ist der einzige Pfad zwischen den Fahrzeugen), verbleibt jedoch aufgrund der hohen Pfadkosten ohne Einfluss auf die Root-Port-Wahl innerhalb der Fahrzeuge.</w:delText>
        </w:r>
      </w:del>
      <w:ins w:id="944" w:author="Abbas Rizvi" w:date="2026-06-20T00:00:00Z">
        <w:r w:rsidRPr="008A34FA">
          <w:rPr>
            <w:rFonts w:ascii="Aptos Narrow" w:hAnsi="Aptos Narrow"/>
            <w:lang w:val="de-DE" w:eastAsia="ja-JP" w:bidi="th-TH"/>
          </w:rPr>
          <w:t>Es handelt sich ausdrücklich um keine Ring-Topologie zwischen den Fahrzeugen. RSTP läuft transparent über die OctiConn-Kupplungsverbindung. Die Kupplungsports (e0-2) erhalten bewusst hohe RSTP-Pfadkosten — ein fester, fahrzeugunabhängiger Wert, der auf beiden Enden jeder Kupplungsstrecke identisch ist — sodass der interne Fahrzeugring als bevorzugter Pfad gewählt wird. Ein identischer Wert an beiden Linkenden ist erforderlich, damit RSTP auf der Punkt-zu-Punkt-Kupplungsstrecke eine stabile Rollenzuweisung trifft; voneinander abweichende Kosten an den beiden Enden sind zu vermeiden. Zwischen zwei Fahrzeugen besteht stets nur eine aktive Kupplungsverbindung: die redundante Kupplungsstrecke wird von RSTP blockiert. Der Kupplungspfad ist im Normalbetrieb durchgängig forwarding (er ist der einzige Pfad zwischen den Fahrzeugen), bleibt jedoch aufgrund der hohen Pfadkosten ohne Einfluss auf die Root-Port-Wahl innerhalb der Fahrzeuge — der fahrzeuginterne Ring bleibt in allen Szenarien, auch im Fehlerfall, der bevorzugte Forwarding-Pfad.</w:t>
        </w:r>
      </w:ins>
      <w:commentRangeEnd w:id="942"/>
      <w:r w:rsidR="008A34FA" w:rsidRPr="008A34FA">
        <w:rPr>
          <w:rStyle w:val="CommentReference"/>
          <w:rFonts w:ascii="Aptos Narrow" w:hAnsi="Aptos Narrow"/>
          <w:sz w:val="22"/>
          <w:szCs w:val="20"/>
          <w:lang w:val="de-DE" w:eastAsia="ja-JP" w:bidi="th-TH"/>
        </w:rPr>
        <w:commentReference w:id="942"/>
      </w:r>
    </w:p>
    <w:p w14:paraId="4933595F" w14:textId="77777777" w:rsidR="00871D17" w:rsidRDefault="00871D17">
      <w:pPr>
        <w:rPr>
          <w:rFonts w:ascii="Aptos Narrow" w:hAnsi="Aptos Narrow" w:cs="Times New Roman"/>
          <w:caps/>
          <w:color w:val="000000"/>
          <w:spacing w:val="15"/>
          <w:szCs w:val="22"/>
          <w:lang w:val="de-DE" w:eastAsia="ja-JP" w:bidi="th-TH"/>
        </w:rPr>
      </w:pPr>
      <w:r>
        <w:rPr>
          <w:rFonts w:ascii="Aptos Narrow" w:hAnsi="Aptos Narrow"/>
          <w:lang w:bidi="th-TH"/>
        </w:rPr>
        <w:br w:type="page"/>
      </w:r>
    </w:p>
    <w:p w14:paraId="70D441A9" w14:textId="3E25BF94" w:rsidR="009D54C6" w:rsidRPr="008A34FA" w:rsidRDefault="00001F1B" w:rsidP="009D54C6">
      <w:pPr>
        <w:pStyle w:val="Heading2"/>
        <w:rPr>
          <w:rFonts w:ascii="Aptos Narrow" w:hAnsi="Aptos Narrow"/>
          <w:lang w:bidi="th-TH"/>
        </w:rPr>
      </w:pPr>
      <w:bookmarkStart w:id="945" w:name="_Toc234949641"/>
      <w:r w:rsidRPr="008A34FA">
        <w:rPr>
          <w:rFonts w:ascii="Aptos Narrow" w:hAnsi="Aptos Narrow"/>
          <w:lang w:bidi="th-TH"/>
        </w:rPr>
        <w:lastRenderedPageBreak/>
        <w:t>Anforderungen</w:t>
      </w:r>
      <w:bookmarkEnd w:id="945"/>
    </w:p>
    <w:p w14:paraId="19E7E942" w14:textId="77777777" w:rsidR="009D54C6" w:rsidRPr="008A34FA" w:rsidRDefault="009D54C6" w:rsidP="009D54C6">
      <w:pPr>
        <w:rPr>
          <w:rFonts w:ascii="Aptos Narrow" w:hAnsi="Aptos Narrow"/>
          <w:lang w:eastAsia="ja-JP" w:bidi="th-TH"/>
        </w:rPr>
      </w:pPr>
      <w:r w:rsidRPr="008A34FA">
        <w:rPr>
          <w:rFonts w:ascii="Aptos Narrow" w:hAnsi="Aptos Narrow"/>
          <w:lang w:eastAsia="ja-JP" w:bidi="th-TH"/>
        </w:rPr>
        <w:t>Stadler hat die folgenden Dienstleistungen von dem eingesetzten IoB-Switch angefordert, die im Rahmen der „Detailed Design Review“-Phase des Projekts weiter erörtert werden: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35"/>
        <w:gridCol w:w="4695"/>
      </w:tblGrid>
      <w:tr w:rsidR="009D54C6" w:rsidRPr="008A34FA" w14:paraId="30D72C9C"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70EC3C00"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b/>
                <w:bCs/>
                <w:lang w:eastAsia="ja-JP" w:bidi="th-TH"/>
              </w:rPr>
              <w:t>Stadler Anforderungen:</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1C6C09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b/>
                <w:bCs/>
                <w:lang w:eastAsia="ja-JP" w:bidi="th-TH"/>
              </w:rPr>
              <w:t>Nomad Konformität</w:t>
            </w:r>
            <w:r w:rsidRPr="008A34FA">
              <w:rPr>
                <w:rFonts w:ascii="Aptos Narrow" w:hAnsi="Aptos Narrow"/>
                <w:lang w:val="de-DE" w:eastAsia="ja-JP" w:bidi="th-TH"/>
              </w:rPr>
              <w:t> </w:t>
            </w:r>
          </w:p>
        </w:tc>
      </w:tr>
      <w:tr w:rsidR="009D54C6" w:rsidRPr="008A34FA" w14:paraId="3CE78AF5"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49D728A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-Startup Zeit maximal 30 Sekunden</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E3F492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43C54697"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19CAAEA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-DNS Server</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F9AE163"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29CB8437"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0231EE78"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-Port basierter DHCP</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0961C61"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6CA23619"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7F9C0DB0"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-IP / Netzmaske</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0C625BB"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098BB707"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26023BA5"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-Gateway</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3EB6E569"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4C924355"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4FF93EC4"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-NTP Server</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7E9BA0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74CE55F4"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222DF4D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-NTP Server und Client</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5816913A"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6579DC54"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2AC46375"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-SNMPV3 (Zustand der Netzwerkstruktur)</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4B28560C"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Ja</w:t>
            </w:r>
            <w:r w:rsidRPr="008A34FA">
              <w:rPr>
                <w:rFonts w:ascii="Aptos Narrow" w:hAnsi="Aptos Narrow"/>
                <w:lang w:val="de-DE" w:eastAsia="ja-JP" w:bidi="th-TH"/>
              </w:rPr>
              <w:t> </w:t>
            </w:r>
          </w:p>
        </w:tc>
      </w:tr>
      <w:tr w:rsidR="009D54C6" w:rsidRPr="008A34FA" w14:paraId="1CDF0FBB"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0F0677C8"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Pro Port:</w:t>
            </w:r>
          </w:p>
          <w:p w14:paraId="062DF16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-Link Zustand</w:t>
            </w:r>
            <w:r w:rsidRPr="008A34FA">
              <w:rPr>
                <w:rFonts w:ascii="Aptos Narrow" w:hAnsi="Aptos Narrow"/>
                <w:lang w:val="de-DE" w:eastAsia="ja-JP" w:bidi="th-TH"/>
              </w:rPr>
              <w:t> </w:t>
            </w:r>
          </w:p>
          <w:p w14:paraId="2B92A34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-Auslastung</w:t>
            </w:r>
            <w:r w:rsidRPr="008A34FA">
              <w:rPr>
                <w:rFonts w:ascii="Aptos Narrow" w:hAnsi="Aptos Narrow"/>
                <w:lang w:val="de-DE" w:eastAsia="ja-JP" w:bidi="th-TH"/>
              </w:rPr>
              <w:t> </w:t>
            </w:r>
          </w:p>
          <w:p w14:paraId="338FCB9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-Angeschlossene MAC-Adresse</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2E823B0B"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Link Zustand – Ja</w:t>
            </w:r>
            <w:r w:rsidRPr="008A34FA">
              <w:rPr>
                <w:rFonts w:ascii="Aptos Narrow" w:hAnsi="Aptos Narrow"/>
                <w:lang w:val="de-DE" w:eastAsia="ja-JP" w:bidi="th-TH"/>
              </w:rPr>
              <w:t> </w:t>
            </w:r>
          </w:p>
          <w:p w14:paraId="551FF102"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Auslastung – Ja</w:t>
            </w:r>
            <w:r w:rsidRPr="008A34FA">
              <w:rPr>
                <w:rFonts w:ascii="Aptos Narrow" w:hAnsi="Aptos Narrow"/>
                <w:lang w:val="de-DE" w:eastAsia="ja-JP" w:bidi="th-TH"/>
              </w:rPr>
              <w:t> </w:t>
            </w:r>
          </w:p>
          <w:p w14:paraId="456DB5AA"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Angeschlossene MAC-Adresse – Nein</w:t>
            </w:r>
            <w:r w:rsidRPr="008A34FA">
              <w:rPr>
                <w:rFonts w:ascii="Aptos Narrow" w:hAnsi="Aptos Narrow"/>
                <w:lang w:val="de-DE" w:eastAsia="ja-JP" w:bidi="th-TH"/>
              </w:rPr>
              <w:t> </w:t>
            </w:r>
          </w:p>
        </w:tc>
      </w:tr>
      <w:tr w:rsidR="009D54C6" w:rsidRPr="008A34FA" w14:paraId="7E5ACD68"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346B2BA9"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-Benutzerauthentifizierung auf allen Schnittstellen: Webinterface, SNMP, Seriell</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0E76CB1D" w14:textId="77777777" w:rsidR="009D54C6" w:rsidRPr="008A34FA" w:rsidRDefault="009D54C6" w:rsidP="009D54C6">
            <w:pPr>
              <w:spacing w:before="120" w:after="120"/>
              <w:ind w:left="57"/>
              <w:rPr>
                <w:rFonts w:ascii="Aptos Narrow" w:hAnsi="Aptos Narrow"/>
                <w:lang w:eastAsia="ja-JP" w:bidi="th-TH"/>
              </w:rPr>
            </w:pPr>
            <w:r w:rsidRPr="008A34FA">
              <w:rPr>
                <w:rFonts w:ascii="Aptos Narrow" w:hAnsi="Aptos Narrow"/>
                <w:lang w:eastAsia="ja-JP" w:bidi="th-TH"/>
              </w:rPr>
              <w:t>Seriell – Nein</w:t>
            </w:r>
            <w:r w:rsidRPr="008A34FA">
              <w:rPr>
                <w:rFonts w:ascii="Aptos Narrow" w:hAnsi="Aptos Narrow"/>
                <w:lang w:eastAsia="ja-JP" w:bidi="th-TH"/>
              </w:rPr>
              <w:br/>
              <w:t>Rest - Ja</w:t>
            </w:r>
          </w:p>
        </w:tc>
      </w:tr>
      <w:tr w:rsidR="009D54C6" w:rsidRPr="008A34FA" w14:paraId="2AACE09C"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7C86FF9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-Redundanz Protokoll, um einen Ring zu bilden, Zeit für Recovery 20ms</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620965E1"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RSTP – 10s</w:t>
            </w:r>
            <w:r w:rsidRPr="008A34FA">
              <w:rPr>
                <w:rFonts w:ascii="Aptos Narrow" w:hAnsi="Aptos Narrow"/>
                <w:lang w:val="de-DE" w:eastAsia="ja-JP" w:bidi="th-TH"/>
              </w:rPr>
              <w:t> </w:t>
            </w:r>
          </w:p>
          <w:p w14:paraId="1D9650F7"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STP – 50s</w:t>
            </w:r>
            <w:r w:rsidRPr="008A34FA">
              <w:rPr>
                <w:rFonts w:ascii="Aptos Narrow" w:hAnsi="Aptos Narrow"/>
                <w:lang w:val="de-DE" w:eastAsia="ja-JP" w:bidi="th-TH"/>
              </w:rPr>
              <w:t> </w:t>
            </w:r>
          </w:p>
        </w:tc>
      </w:tr>
      <w:tr w:rsidR="009D54C6" w:rsidRPr="008A34FA" w14:paraId="31EBBC60"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45318216"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t>-mehrere Ringe zu verbinden mit Redundanten Leitungen für Mehrfachtraktion, Zeit ca. 10 Sekunden, für die Anzahl an Fahrzeugen in Mehrfachtraktion die im Projekt möglich sind</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17584F6D" w14:textId="77777777" w:rsidR="009D54C6" w:rsidRPr="008A34FA" w:rsidRDefault="009D54C6" w:rsidP="009D54C6">
            <w:pPr>
              <w:spacing w:before="120" w:after="120"/>
              <w:ind w:left="57"/>
              <w:rPr>
                <w:rFonts w:ascii="Aptos Narrow" w:hAnsi="Aptos Narrow"/>
                <w:lang w:val="de-DE" w:eastAsia="ja-JP" w:bidi="th-TH"/>
              </w:rPr>
            </w:pPr>
            <w:commentRangeStart w:id="946"/>
            <w:commentRangeStart w:id="947"/>
            <w:r w:rsidRPr="008A34FA">
              <w:rPr>
                <w:rFonts w:ascii="Aptos Narrow" w:hAnsi="Aptos Narrow"/>
                <w:lang w:eastAsia="ja-JP" w:bidi="th-TH"/>
              </w:rPr>
              <w:t>Erweiterter Leistungsumfang (Variation Order) gemäß ND-036 Kap. 6. Nomad liefert das gemeinsame Netzwerk über gekoppelte Fahrzeuge sowie das Routing der definierten Dienste, sobald Stadler folgende Eingaben bereitstellt:</w:t>
            </w:r>
            <w:commentRangeEnd w:id="946"/>
            <w:r w:rsidR="008A34FA" w:rsidRPr="008A34FA">
              <w:rPr>
                <w:rStyle w:val="CommentReference"/>
                <w:rFonts w:ascii="Aptos Narrow" w:hAnsi="Aptos Narrow"/>
                <w:sz w:val="22"/>
                <w:szCs w:val="20"/>
                <w:lang w:eastAsia="ja-JP" w:bidi="th-TH"/>
              </w:rPr>
              <w:commentReference w:id="946"/>
            </w:r>
            <w:commentRangeEnd w:id="947"/>
            <w:r w:rsidR="00907181" w:rsidRPr="008A34FA">
              <w:rPr>
                <w:rStyle w:val="CommentReference"/>
                <w:rFonts w:ascii="Aptos Narrow" w:hAnsi="Aptos Narrow"/>
                <w:sz w:val="22"/>
                <w:szCs w:val="20"/>
                <w:lang w:eastAsia="ja-JP" w:bidi="th-TH"/>
              </w:rPr>
              <w:commentReference w:id="947"/>
            </w:r>
            <w:r w:rsidRPr="008A34FA">
              <w:rPr>
                <w:rFonts w:ascii="Aptos Narrow" w:hAnsi="Aptos Narrow"/>
                <w:lang w:eastAsia="ja-JP" w:bidi="th-TH"/>
              </w:rPr>
              <w:t xml:space="preserve"> IP-Schema und Port-Zuweisung der Drittsysteme, Liste der über die Mehrfachtraktion zu transportierenden Stadler-VLANs, QoS-Anforderungen sowie erwartete Durchsatzzahlen der Drittsysteme (CCTV, FIS etc.). Zieldatum: 15. Juni 2026.</w:t>
            </w:r>
          </w:p>
        </w:tc>
      </w:tr>
      <w:tr w:rsidR="009D54C6" w:rsidRPr="008A34FA" w14:paraId="28D7DCB0" w14:textId="77777777" w:rsidTr="52A19A43">
        <w:trPr>
          <w:trHeight w:val="300"/>
        </w:trPr>
        <w:tc>
          <w:tcPr>
            <w:tcW w:w="4635" w:type="dxa"/>
            <w:tcBorders>
              <w:top w:val="single" w:sz="6" w:space="0" w:color="auto"/>
              <w:left w:val="single" w:sz="6" w:space="0" w:color="auto"/>
              <w:bottom w:val="single" w:sz="6" w:space="0" w:color="auto"/>
              <w:right w:val="single" w:sz="6" w:space="0" w:color="auto"/>
            </w:tcBorders>
            <w:hideMark/>
          </w:tcPr>
          <w:p w14:paraId="3BA6760F"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b/>
                <w:bCs/>
                <w:lang w:eastAsia="ja-JP" w:bidi="th-TH"/>
              </w:rPr>
              <w:t>Optional:</w:t>
            </w:r>
            <w:r w:rsidRPr="008A34FA">
              <w:rPr>
                <w:rFonts w:ascii="Aptos Narrow" w:hAnsi="Aptos Narrow"/>
                <w:lang w:val="de-DE" w:eastAsia="ja-JP" w:bidi="th-TH"/>
              </w:rPr>
              <w:t> </w:t>
            </w:r>
          </w:p>
          <w:p w14:paraId="7C0BE65A"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lastRenderedPageBreak/>
              <w:t>-IEC 62443 4 2:2018 Zertifiziert, d.h. mit Secure Boot etc.</w:t>
            </w:r>
            <w:r w:rsidRPr="008A34FA">
              <w:rPr>
                <w:rFonts w:ascii="Aptos Narrow" w:hAnsi="Aptos Narrow"/>
                <w:lang w:val="de-DE" w:eastAsia="ja-JP" w:bidi="th-TH"/>
              </w:rPr>
              <w:t xml:space="preserve">  </w:t>
            </w:r>
            <w:r w:rsidRPr="008A34FA">
              <w:rPr>
                <w:rFonts w:ascii="Aptos Narrow" w:hAnsi="Aptos Narrow"/>
                <w:lang w:eastAsia="ja-JP" w:bidi="th-TH"/>
              </w:rPr>
              <w:t>-ACL</w:t>
            </w:r>
            <w:r w:rsidRPr="008A34FA">
              <w:rPr>
                <w:rFonts w:ascii="Aptos Narrow" w:hAnsi="Aptos Narrow"/>
                <w:lang w:val="de-DE" w:eastAsia="ja-JP" w:bidi="th-TH"/>
              </w:rPr>
              <w:t> </w:t>
            </w:r>
          </w:p>
        </w:tc>
        <w:tc>
          <w:tcPr>
            <w:tcW w:w="4695" w:type="dxa"/>
            <w:tcBorders>
              <w:top w:val="single" w:sz="6" w:space="0" w:color="auto"/>
              <w:left w:val="single" w:sz="6" w:space="0" w:color="auto"/>
              <w:bottom w:val="single" w:sz="6" w:space="0" w:color="auto"/>
              <w:right w:val="single" w:sz="6" w:space="0" w:color="auto"/>
            </w:tcBorders>
            <w:hideMark/>
          </w:tcPr>
          <w:p w14:paraId="6F9100C8" w14:textId="77777777" w:rsidR="009D54C6" w:rsidRPr="008A34FA" w:rsidRDefault="009D54C6" w:rsidP="009D54C6">
            <w:pPr>
              <w:spacing w:before="120" w:after="120"/>
              <w:ind w:left="57"/>
              <w:rPr>
                <w:rFonts w:ascii="Aptos Narrow" w:hAnsi="Aptos Narrow"/>
                <w:lang w:val="de-DE" w:eastAsia="ja-JP" w:bidi="th-TH"/>
              </w:rPr>
            </w:pPr>
            <w:r w:rsidRPr="008A34FA">
              <w:rPr>
                <w:rFonts w:ascii="Aptos Narrow" w:hAnsi="Aptos Narrow"/>
                <w:lang w:eastAsia="ja-JP" w:bidi="th-TH"/>
              </w:rPr>
              <w:lastRenderedPageBreak/>
              <w:t>Nein</w:t>
            </w:r>
            <w:r w:rsidRPr="008A34FA">
              <w:rPr>
                <w:rFonts w:ascii="Aptos Narrow" w:hAnsi="Aptos Narrow"/>
                <w:lang w:val="de-DE" w:eastAsia="ja-JP" w:bidi="th-TH"/>
              </w:rPr>
              <w:t> </w:t>
            </w:r>
          </w:p>
        </w:tc>
      </w:tr>
    </w:tbl>
    <w:p w14:paraId="7C3A124B" w14:textId="77777777" w:rsidR="00A438A4" w:rsidRPr="008A34FA" w:rsidRDefault="00A438A4" w:rsidP="00A438A4">
      <w:pPr>
        <w:pStyle w:val="Heading1"/>
        <w:rPr>
          <w:rFonts w:ascii="Aptos Narrow" w:hAnsi="Aptos Narrow"/>
          <w:lang w:eastAsia="ja-JP"/>
        </w:rPr>
      </w:pPr>
      <w:bookmarkStart w:id="948" w:name="_Toc234949642"/>
      <w:r w:rsidRPr="008A34FA">
        <w:rPr>
          <w:rFonts w:ascii="Aptos Narrow" w:hAnsi="Aptos Narrow"/>
          <w:lang w:eastAsia="ja-JP"/>
        </w:rPr>
        <w:t>Hardwarekomponenten</w:t>
      </w:r>
      <w:bookmarkEnd w:id="948"/>
    </w:p>
    <w:p w14:paraId="5ADCB697" w14:textId="77777777" w:rsidR="00A438A4" w:rsidRPr="008A34FA" w:rsidRDefault="00A438A4" w:rsidP="00A438A4">
      <w:pPr>
        <w:rPr>
          <w:rFonts w:ascii="Aptos Narrow" w:hAnsi="Aptos Narrow"/>
          <w:lang w:eastAsia="ja-JP"/>
        </w:rPr>
      </w:pPr>
      <w:r w:rsidRPr="008A34FA">
        <w:rPr>
          <w:rFonts w:ascii="Aptos Narrow" w:hAnsi="Aptos Narrow"/>
          <w:lang w:eastAsia="ja-JP"/>
        </w:rPr>
        <w:t>Für alle Komponenten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Darin werden Anforderungen, wie Betriebstemperatur, Strom, Montageausrichtung, Luftstrom, Drehmoment, Freiraum und Biegeradius für die Verkabelung abgedeckt.</w:t>
      </w:r>
    </w:p>
    <w:p w14:paraId="605595B2" w14:textId="77777777" w:rsidR="00A438A4" w:rsidRPr="008A34FA" w:rsidRDefault="00A438A4" w:rsidP="00A438A4">
      <w:pPr>
        <w:rPr>
          <w:rFonts w:ascii="Aptos Narrow" w:hAnsi="Aptos Narrow"/>
          <w:lang w:eastAsia="ja-JP"/>
        </w:rPr>
      </w:pPr>
      <w:r w:rsidRPr="008A34FA">
        <w:rPr>
          <w:rFonts w:ascii="Aptos Narrow" w:hAnsi="Aptos Narrow"/>
          <w:lang w:eastAsia="ja-JP"/>
        </w:rPr>
        <w:t>Für Wagenübergangskabel und Netzwerkkabel gibt Nomad nur die Leistungsanforderungen für das Kabelsegment an, um 10G-Verbindungen zu unterstützen. Nomad spezifiziert/entwirft/akzeptiert keine Abnahmetests für das Kabelsegment</w:t>
      </w:r>
    </w:p>
    <w:tbl>
      <w:tblPr>
        <w:tblStyle w:val="TableGrid"/>
        <w:tblW w:w="0" w:type="auto"/>
        <w:jc w:val="center"/>
        <w:tblLook w:val="04A0" w:firstRow="1" w:lastRow="0" w:firstColumn="1" w:lastColumn="0" w:noHBand="0" w:noVBand="1"/>
      </w:tblPr>
      <w:tblGrid>
        <w:gridCol w:w="2223"/>
        <w:gridCol w:w="2135"/>
        <w:gridCol w:w="2083"/>
        <w:gridCol w:w="2904"/>
      </w:tblGrid>
      <w:tr w:rsidR="00A438A4" w:rsidRPr="008A34FA" w14:paraId="13BE958A" w14:textId="77777777" w:rsidTr="006B76E5">
        <w:trPr>
          <w:jc w:val="center"/>
        </w:trPr>
        <w:tc>
          <w:tcPr>
            <w:tcW w:w="2336" w:type="dxa"/>
            <w:shd w:val="clear" w:color="auto" w:fill="B8CCE4" w:themeFill="accent1" w:themeFillTint="66"/>
            <w:vAlign w:val="center"/>
          </w:tcPr>
          <w:p w14:paraId="4E5CBB82"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Komponente</w:t>
            </w:r>
          </w:p>
        </w:tc>
        <w:tc>
          <w:tcPr>
            <w:tcW w:w="2336" w:type="dxa"/>
            <w:shd w:val="clear" w:color="auto" w:fill="B8CCE4" w:themeFill="accent1" w:themeFillTint="66"/>
            <w:vAlign w:val="center"/>
          </w:tcPr>
          <w:p w14:paraId="56924F01"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Geliefert von</w:t>
            </w:r>
          </w:p>
        </w:tc>
        <w:tc>
          <w:tcPr>
            <w:tcW w:w="2336" w:type="dxa"/>
            <w:shd w:val="clear" w:color="auto" w:fill="B8CCE4" w:themeFill="accent1" w:themeFillTint="66"/>
            <w:vAlign w:val="center"/>
          </w:tcPr>
          <w:p w14:paraId="45EDBEF7"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NMID</w:t>
            </w:r>
          </w:p>
        </w:tc>
        <w:tc>
          <w:tcPr>
            <w:tcW w:w="2337" w:type="dxa"/>
            <w:shd w:val="clear" w:color="auto" w:fill="B8CCE4" w:themeFill="accent1" w:themeFillTint="66"/>
            <w:vAlign w:val="center"/>
          </w:tcPr>
          <w:p w14:paraId="4CC3EF42" w14:textId="77777777" w:rsidR="00A438A4" w:rsidRPr="008A34FA" w:rsidRDefault="00A438A4" w:rsidP="006B76E5">
            <w:pPr>
              <w:jc w:val="cente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Anzahl</w:t>
            </w:r>
          </w:p>
        </w:tc>
      </w:tr>
      <w:tr w:rsidR="000069C3" w:rsidRPr="008A34FA" w14:paraId="6759F999" w14:textId="77777777" w:rsidTr="006B76E5">
        <w:trPr>
          <w:jc w:val="center"/>
        </w:trPr>
        <w:tc>
          <w:tcPr>
            <w:tcW w:w="2336" w:type="dxa"/>
            <w:vAlign w:val="center"/>
          </w:tcPr>
          <w:p w14:paraId="117B8B7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CCU R5001C</w:t>
            </w:r>
          </w:p>
        </w:tc>
        <w:tc>
          <w:tcPr>
            <w:tcW w:w="2336" w:type="dxa"/>
            <w:vAlign w:val="center"/>
          </w:tcPr>
          <w:p w14:paraId="4BA19D1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Nomad</w:t>
            </w:r>
          </w:p>
        </w:tc>
        <w:tc>
          <w:tcPr>
            <w:tcW w:w="2336" w:type="dxa"/>
            <w:vAlign w:val="center"/>
          </w:tcPr>
          <w:p w14:paraId="12141476"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1138</w:t>
            </w:r>
          </w:p>
        </w:tc>
        <w:tc>
          <w:tcPr>
            <w:tcW w:w="2337" w:type="dxa"/>
            <w:vAlign w:val="center"/>
          </w:tcPr>
          <w:p w14:paraId="2761A093"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 pro Garnitur</w:t>
            </w:r>
          </w:p>
        </w:tc>
      </w:tr>
      <w:tr w:rsidR="000069C3" w:rsidRPr="008A34FA" w14:paraId="6570733E" w14:textId="77777777" w:rsidTr="006B76E5">
        <w:trPr>
          <w:jc w:val="center"/>
        </w:trPr>
        <w:tc>
          <w:tcPr>
            <w:tcW w:w="2336" w:type="dxa"/>
            <w:vAlign w:val="center"/>
          </w:tcPr>
          <w:p w14:paraId="01C9466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SIM-Karten (5G)</w:t>
            </w:r>
          </w:p>
        </w:tc>
        <w:tc>
          <w:tcPr>
            <w:tcW w:w="2336" w:type="dxa"/>
            <w:vAlign w:val="center"/>
          </w:tcPr>
          <w:p w14:paraId="219E1BB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ÖBB</w:t>
            </w:r>
          </w:p>
        </w:tc>
        <w:tc>
          <w:tcPr>
            <w:tcW w:w="2336" w:type="dxa"/>
            <w:vAlign w:val="center"/>
          </w:tcPr>
          <w:p w14:paraId="4999BD22"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t>
            </w:r>
          </w:p>
        </w:tc>
        <w:tc>
          <w:tcPr>
            <w:tcW w:w="2337" w:type="dxa"/>
            <w:vAlign w:val="center"/>
          </w:tcPr>
          <w:p w14:paraId="29F98BAF"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6 pro Garnitur</w:t>
            </w:r>
          </w:p>
        </w:tc>
      </w:tr>
      <w:tr w:rsidR="000069C3" w:rsidRPr="008A34FA" w14:paraId="39F8A00F" w14:textId="77777777" w:rsidTr="006B76E5">
        <w:trPr>
          <w:jc w:val="center"/>
        </w:trPr>
        <w:tc>
          <w:tcPr>
            <w:tcW w:w="2336" w:type="dxa"/>
            <w:vAlign w:val="center"/>
          </w:tcPr>
          <w:p w14:paraId="2601F3FB"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Access Point: Westermo Ibex 610</w:t>
            </w:r>
          </w:p>
        </w:tc>
        <w:tc>
          <w:tcPr>
            <w:tcW w:w="2336" w:type="dxa"/>
            <w:vAlign w:val="center"/>
          </w:tcPr>
          <w:p w14:paraId="33F9B196"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Nomad</w:t>
            </w:r>
          </w:p>
        </w:tc>
        <w:tc>
          <w:tcPr>
            <w:tcW w:w="2336" w:type="dxa"/>
            <w:vAlign w:val="center"/>
          </w:tcPr>
          <w:p w14:paraId="0D1E9353"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1043</w:t>
            </w:r>
          </w:p>
        </w:tc>
        <w:tc>
          <w:tcPr>
            <w:tcW w:w="2337" w:type="dxa"/>
            <w:vAlign w:val="center"/>
          </w:tcPr>
          <w:p w14:paraId="690683BC"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4 pro Wagen</w:t>
            </w:r>
          </w:p>
        </w:tc>
      </w:tr>
      <w:tr w:rsidR="000069C3" w:rsidRPr="008A34FA" w14:paraId="544953C2" w14:textId="77777777" w:rsidTr="006B76E5">
        <w:trPr>
          <w:jc w:val="center"/>
        </w:trPr>
        <w:tc>
          <w:tcPr>
            <w:tcW w:w="2336" w:type="dxa"/>
            <w:vAlign w:val="center"/>
          </w:tcPr>
          <w:p w14:paraId="12213459" w14:textId="77777777" w:rsidR="00D45FC0" w:rsidRPr="008A34FA" w:rsidRDefault="00D45FC0" w:rsidP="006B76E5">
            <w:pPr>
              <w:jc w:val="center"/>
              <w:rPr>
                <w:rFonts w:ascii="Aptos Narrow" w:hAnsi="Aptos Narrow" w:cstheme="minorHAnsi"/>
                <w:sz w:val="24"/>
                <w:szCs w:val="24"/>
                <w:lang w:val="en-GB" w:eastAsia="ja-JP"/>
              </w:rPr>
            </w:pPr>
            <w:r w:rsidRPr="008A34FA">
              <w:rPr>
                <w:rFonts w:ascii="Aptos Narrow" w:hAnsi="Aptos Narrow" w:cstheme="minorHAnsi"/>
                <w:sz w:val="24"/>
                <w:szCs w:val="24"/>
                <w:lang w:val="en-GB" w:eastAsia="ja-JP"/>
              </w:rPr>
              <w:t>Ethernet Switch: VDSRail DS-CSWP28 (28-Port)</w:t>
            </w:r>
          </w:p>
        </w:tc>
        <w:tc>
          <w:tcPr>
            <w:tcW w:w="2336" w:type="dxa"/>
            <w:vAlign w:val="center"/>
          </w:tcPr>
          <w:p w14:paraId="1EE1E618"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Nomad</w:t>
            </w:r>
          </w:p>
        </w:tc>
        <w:tc>
          <w:tcPr>
            <w:tcW w:w="2336" w:type="dxa"/>
            <w:vAlign w:val="center"/>
          </w:tcPr>
          <w:p w14:paraId="5B44DD31"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1143</w:t>
            </w:r>
          </w:p>
        </w:tc>
        <w:tc>
          <w:tcPr>
            <w:tcW w:w="2337" w:type="dxa"/>
            <w:vAlign w:val="center"/>
          </w:tcPr>
          <w:p w14:paraId="7BE67CA9"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3 pro Wagen</w:t>
            </w:r>
          </w:p>
        </w:tc>
      </w:tr>
      <w:tr w:rsidR="000069C3" w:rsidRPr="008A34FA" w14:paraId="72023DAB" w14:textId="77777777" w:rsidTr="006B76E5">
        <w:trPr>
          <w:jc w:val="center"/>
        </w:trPr>
        <w:tc>
          <w:tcPr>
            <w:tcW w:w="2336" w:type="dxa"/>
            <w:vAlign w:val="center"/>
          </w:tcPr>
          <w:p w14:paraId="1C1F16C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Dachantenne: Sencity Rail Multi 1399.99.0307</w:t>
            </w:r>
          </w:p>
        </w:tc>
        <w:tc>
          <w:tcPr>
            <w:tcW w:w="2336" w:type="dxa"/>
            <w:vAlign w:val="center"/>
          </w:tcPr>
          <w:p w14:paraId="6FB9162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Stadler</w:t>
            </w:r>
          </w:p>
        </w:tc>
        <w:tc>
          <w:tcPr>
            <w:tcW w:w="2336" w:type="dxa"/>
            <w:vAlign w:val="center"/>
          </w:tcPr>
          <w:p w14:paraId="2A938B72"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t>
            </w:r>
          </w:p>
        </w:tc>
        <w:tc>
          <w:tcPr>
            <w:tcW w:w="2337" w:type="dxa"/>
            <w:vAlign w:val="center"/>
          </w:tcPr>
          <w:p w14:paraId="79594D95"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4 pro Garnitur (</w:t>
            </w:r>
            <w:commentRangeStart w:id="949"/>
            <w:commentRangeStart w:id="950"/>
            <w:r w:rsidRPr="008A34FA">
              <w:rPr>
                <w:rFonts w:ascii="Aptos Narrow" w:hAnsi="Aptos Narrow" w:cstheme="minorHAnsi"/>
                <w:sz w:val="24"/>
                <w:szCs w:val="24"/>
                <w:lang w:eastAsia="ja-JP"/>
              </w:rPr>
              <w:t>Masterwagen</w:t>
            </w:r>
            <w:commentRangeEnd w:id="949"/>
            <w:r w:rsidR="008A34FA" w:rsidRPr="008A34FA">
              <w:rPr>
                <w:rStyle w:val="CommentReference"/>
                <w:rFonts w:ascii="Aptos Narrow" w:hAnsi="Aptos Narrow" w:cstheme="minorHAnsi"/>
                <w:sz w:val="24"/>
                <w:szCs w:val="24"/>
                <w:lang w:eastAsia="ja-JP"/>
              </w:rPr>
              <w:commentReference w:id="949"/>
            </w:r>
            <w:commentRangeEnd w:id="950"/>
            <w:r w:rsidRPr="008A34FA">
              <w:rPr>
                <w:rStyle w:val="CommentReference"/>
                <w:rFonts w:ascii="Aptos Narrow" w:hAnsi="Aptos Narrow" w:cstheme="minorHAnsi"/>
                <w:sz w:val="24"/>
                <w:szCs w:val="24"/>
                <w:lang w:eastAsia="ja-JP"/>
              </w:rPr>
              <w:commentReference w:id="950"/>
            </w:r>
            <w:ins w:id="951" w:author="Abbas Rizvi" w:date="2026-06-17T10:00:00Z">
              <w:r w:rsidRPr="008A34FA">
                <w:rPr>
                  <w:rFonts w:ascii="Aptos Narrow" w:hAnsi="Aptos Narrow" w:cstheme="minorHAnsi"/>
                  <w:sz w:val="24"/>
                  <w:szCs w:val="24"/>
                  <w:lang w:eastAsia="ja-JP"/>
                </w:rPr>
                <w:t xml:space="preserve"> = der Wagen einer Garnitur, in dem die zentrale Kommunikationseinheit (CCU) verbaut ist</w:t>
              </w:r>
            </w:ins>
            <w:r w:rsidRPr="008A34FA">
              <w:rPr>
                <w:rFonts w:ascii="Aptos Narrow" w:hAnsi="Aptos Narrow" w:cstheme="minorHAnsi"/>
                <w:sz w:val="24"/>
                <w:szCs w:val="24"/>
                <w:lang w:eastAsia="ja-JP"/>
              </w:rPr>
              <w:t>)</w:t>
            </w:r>
          </w:p>
        </w:tc>
      </w:tr>
      <w:tr w:rsidR="000069C3" w:rsidRPr="008A34FA" w14:paraId="341F5831" w14:textId="77777777" w:rsidTr="006B76E5">
        <w:trPr>
          <w:jc w:val="center"/>
        </w:trPr>
        <w:tc>
          <w:tcPr>
            <w:tcW w:w="2336" w:type="dxa"/>
            <w:vAlign w:val="center"/>
          </w:tcPr>
          <w:p w14:paraId="5B04C2BA"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WLAN Innenantenne: Huber&amp;Suhner 1399.35.0020</w:t>
            </w:r>
          </w:p>
        </w:tc>
        <w:tc>
          <w:tcPr>
            <w:tcW w:w="2336" w:type="dxa"/>
            <w:vAlign w:val="center"/>
          </w:tcPr>
          <w:p w14:paraId="60AF5247"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Stadler</w:t>
            </w:r>
          </w:p>
        </w:tc>
        <w:tc>
          <w:tcPr>
            <w:tcW w:w="2336" w:type="dxa"/>
            <w:vAlign w:val="center"/>
          </w:tcPr>
          <w:p w14:paraId="40F45F89"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w:t>
            </w:r>
          </w:p>
        </w:tc>
        <w:tc>
          <w:tcPr>
            <w:tcW w:w="2337" w:type="dxa"/>
            <w:vAlign w:val="center"/>
          </w:tcPr>
          <w:p w14:paraId="7A01DA44" w14:textId="77777777" w:rsidR="00D45FC0" w:rsidRPr="008A34FA" w:rsidRDefault="00D45FC0" w:rsidP="006B76E5">
            <w:pPr>
              <w:jc w:val="center"/>
              <w:rPr>
                <w:rFonts w:ascii="Aptos Narrow" w:hAnsi="Aptos Narrow" w:cstheme="minorHAnsi"/>
                <w:sz w:val="24"/>
                <w:szCs w:val="24"/>
                <w:lang w:eastAsia="ja-JP"/>
              </w:rPr>
            </w:pPr>
            <w:r w:rsidRPr="008A34FA">
              <w:rPr>
                <w:rFonts w:ascii="Aptos Narrow" w:hAnsi="Aptos Narrow" w:cstheme="minorHAnsi"/>
                <w:sz w:val="24"/>
                <w:szCs w:val="24"/>
                <w:lang w:eastAsia="ja-JP"/>
              </w:rPr>
              <w:t>4 pro Wagen (ohne Masterwagen)</w:t>
            </w:r>
          </w:p>
        </w:tc>
      </w:tr>
    </w:tbl>
    <w:p w14:paraId="31872273" w14:textId="77777777" w:rsidR="00B54CC9" w:rsidRPr="008A34FA" w:rsidRDefault="00B54CC9" w:rsidP="00B54CC9">
      <w:pPr>
        <w:pStyle w:val="Heading1"/>
        <w:rPr>
          <w:rFonts w:ascii="Aptos Narrow" w:hAnsi="Aptos Narrow"/>
          <w:lang w:eastAsia="ja-JP"/>
        </w:rPr>
      </w:pPr>
      <w:bookmarkStart w:id="952" w:name="_Toc234949643"/>
      <w:r w:rsidRPr="008A34FA">
        <w:rPr>
          <w:rFonts w:ascii="Aptos Narrow" w:hAnsi="Aptos Narrow"/>
          <w:lang w:eastAsia="ja-JP"/>
        </w:rPr>
        <w:lastRenderedPageBreak/>
        <w:t>Hardwareinstallation</w:t>
      </w:r>
      <w:bookmarkEnd w:id="952"/>
    </w:p>
    <w:p w14:paraId="284156AB" w14:textId="77777777" w:rsidR="00D45FC0" w:rsidRPr="008A34FA" w:rsidRDefault="00D45FC0">
      <w:pPr>
        <w:rPr>
          <w:rFonts w:ascii="Aptos Narrow" w:hAnsi="Aptos Narrow"/>
          <w:lang w:eastAsia="ja-JP"/>
        </w:rPr>
      </w:pPr>
      <w:r w:rsidRPr="008A34FA">
        <w:rPr>
          <w:rFonts w:ascii="Aptos Narrow" w:hAnsi="Aptos Narrow"/>
          <w:lang w:eastAsia="ja-JP"/>
        </w:rPr>
        <w:t>Die Hardwareinstallation aller Nomad-Komponenten – einschließlich CCU, Access Points, Switches und Dachantennen – wird von Stadler Rail durchgeführt. Die Softwarekonfiguration, Inbetriebnahme (IBS) und Netzwerkintegration liegen im Verantwortungsbereich von Nomad Digital.</w:t>
      </w:r>
    </w:p>
    <w:p w14:paraId="6DA69D22" w14:textId="77777777" w:rsidR="00D45FC0" w:rsidRPr="008A34FA" w:rsidRDefault="00D45FC0">
      <w:pPr>
        <w:rPr>
          <w:rFonts w:ascii="Aptos Narrow" w:hAnsi="Aptos Narrow"/>
          <w:lang w:eastAsia="ja-JP"/>
        </w:rPr>
      </w:pPr>
      <w:r w:rsidRPr="008A34FA">
        <w:rPr>
          <w:rFonts w:ascii="Aptos Narrow" w:hAnsi="Aptos Narrow"/>
          <w:lang w:eastAsia="ja-JP"/>
        </w:rPr>
        <w:t>Im Rahmen des Design-Detail-Review (DDR)-Prozesses erstellt Nomad ein Installationsparameter-Dokument, das alle installationsrelevanten Anforderungen festlegt: Betriebstemperatur, Stromversorgung, Montageausrichtung, Luftstrom, Anzugsmoment, Freiraum und Biegeradien der Verkabelung. Dieses Dokument ist Voraussetzung dafür, dass Nomad seine Gewährleistungsverpflichtungen erfüllen kann.</w:t>
      </w:r>
    </w:p>
    <w:p w14:paraId="2BE71857" w14:textId="77777777" w:rsidR="00D45FC0" w:rsidRPr="008A34FA" w:rsidRDefault="00D45FC0">
      <w:pPr>
        <w:rPr>
          <w:rFonts w:ascii="Aptos Narrow" w:hAnsi="Aptos Narrow"/>
          <w:lang w:eastAsia="ja-JP"/>
        </w:rPr>
      </w:pPr>
      <w:r w:rsidRPr="008A34FA">
        <w:rPr>
          <w:rFonts w:ascii="Aptos Narrow" w:hAnsi="Aptos Narrow"/>
          <w:lang w:eastAsia="ja-JP"/>
        </w:rPr>
        <w:t>Die Inbetriebsetzung wird von Stadler anhand des aktuellen IBS-Protokolls durchgeführt, das von Nomad erstellt und bei Änderungen aktualisiert wird. Nach Abschluss lädt Stadler das ausgefüllte Protokoll in den gemeinsamen SharePoint hoch. Nomad prüft anschließend die Vollständigkeit und Korrektheit – einschließlich Zugnummer, Datum und etwaiger Kommentare auf mögliche Fehler.</w:t>
      </w:r>
    </w:p>
    <w:p w14:paraId="5B9D862A" w14:textId="77777777" w:rsidR="00D45FC0" w:rsidRPr="008A34FA" w:rsidRDefault="00D45FC0">
      <w:pPr>
        <w:rPr>
          <w:rFonts w:ascii="Aptos Narrow" w:hAnsi="Aptos Narrow"/>
          <w:lang w:eastAsia="ja-JP"/>
        </w:rPr>
      </w:pPr>
      <w:r w:rsidRPr="008A34FA">
        <w:rPr>
          <w:rFonts w:ascii="Aptos Narrow" w:hAnsi="Aptos Narrow"/>
          <w:lang w:eastAsia="ja-JP"/>
        </w:rPr>
        <w:t>Wagenpassierkabel und Netzwerkkabel werden von Stadler bereitgestellt. Nomad gibt ausschließlich die Leistungsanforderungen vor (10G-Unterstützung), spezifiziert oder akzeptiert jedoch keine Abnahmetests für die Kabelsegmente.</w:t>
      </w:r>
    </w:p>
    <w:p w14:paraId="4530DAD1" w14:textId="77777777" w:rsidR="006C37F9" w:rsidRPr="008A34FA" w:rsidRDefault="006C37F9" w:rsidP="006C37F9">
      <w:pPr>
        <w:pStyle w:val="Heading1"/>
        <w:rPr>
          <w:rFonts w:ascii="Aptos Narrow" w:hAnsi="Aptos Narrow"/>
          <w:lang w:eastAsia="ja-JP"/>
        </w:rPr>
      </w:pPr>
      <w:bookmarkStart w:id="953" w:name="_Toc234949644"/>
      <w:r w:rsidRPr="008A34FA">
        <w:rPr>
          <w:rFonts w:ascii="Aptos Narrow" w:hAnsi="Aptos Narrow"/>
          <w:lang w:eastAsia="ja-JP"/>
        </w:rPr>
        <w:t>Zertifikate und normen</w:t>
      </w:r>
      <w:bookmarkEnd w:id="953"/>
    </w:p>
    <w:bookmarkEnd w:id="36"/>
    <w:p w14:paraId="7E474A6E" w14:textId="77777777" w:rsidR="00D45FC0" w:rsidRPr="008A34FA" w:rsidRDefault="00D45FC0">
      <w:pPr>
        <w:rPr>
          <w:rFonts w:ascii="Aptos Narrow" w:hAnsi="Aptos Narrow"/>
          <w:lang w:eastAsia="ja-JP"/>
        </w:rPr>
      </w:pPr>
      <w:r w:rsidRPr="008A34FA">
        <w:rPr>
          <w:rFonts w:ascii="Aptos Narrow" w:hAnsi="Aptos Narrow"/>
          <w:lang w:eastAsia="ja-JP"/>
        </w:rPr>
        <w:t>Alle von Nomad Digital gelieferten Komponenten sind für den Einsatz in Schienenfahrzeugen ausgelegt und erfüllen die relevanten europäischen und internationalen Bahnnormen. Die nachfolgende Tabelle gibt einen Überblick über die für dieses Projekt relevanten Normen und Zertifizierungen.</w:t>
      </w:r>
    </w:p>
    <w:tbl>
      <w:tblPr>
        <w:tblStyle w:val="TableGrid"/>
        <w:tblW w:w="0" w:type="auto"/>
        <w:tblLook w:val="04A0" w:firstRow="1" w:lastRow="0" w:firstColumn="1" w:lastColumn="0" w:noHBand="0" w:noVBand="1"/>
      </w:tblPr>
      <w:tblGrid>
        <w:gridCol w:w="2336"/>
        <w:gridCol w:w="7009"/>
      </w:tblGrid>
      <w:tr w:rsidR="000069C3" w:rsidRPr="008A34FA" w14:paraId="34765C1E" w14:textId="77777777" w:rsidTr="006B76E5">
        <w:tc>
          <w:tcPr>
            <w:tcW w:w="2336" w:type="dxa"/>
            <w:vAlign w:val="center"/>
          </w:tcPr>
          <w:p w14:paraId="0FFF5B3F" w14:textId="77777777" w:rsidR="00D45FC0" w:rsidRPr="008A34FA" w:rsidRDefault="00D45FC0" w:rsidP="006B76E5">
            <w:pP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Norm</w:t>
            </w:r>
          </w:p>
        </w:tc>
        <w:tc>
          <w:tcPr>
            <w:tcW w:w="7009" w:type="dxa"/>
            <w:vAlign w:val="center"/>
          </w:tcPr>
          <w:p w14:paraId="525C27F9" w14:textId="77777777" w:rsidR="00D45FC0" w:rsidRPr="008A34FA" w:rsidRDefault="00D45FC0" w:rsidP="006B76E5">
            <w:pPr>
              <w:rPr>
                <w:rFonts w:ascii="Aptos Narrow" w:hAnsi="Aptos Narrow" w:cstheme="minorHAnsi"/>
                <w:b/>
                <w:bCs/>
                <w:sz w:val="24"/>
                <w:szCs w:val="24"/>
                <w:lang w:eastAsia="ja-JP"/>
              </w:rPr>
            </w:pPr>
            <w:r w:rsidRPr="008A34FA">
              <w:rPr>
                <w:rFonts w:ascii="Aptos Narrow" w:hAnsi="Aptos Narrow" w:cstheme="minorHAnsi"/>
                <w:b/>
                <w:bCs/>
                <w:sz w:val="24"/>
                <w:szCs w:val="24"/>
                <w:lang w:eastAsia="ja-JP"/>
              </w:rPr>
              <w:t>Beschreibung</w:t>
            </w:r>
          </w:p>
        </w:tc>
      </w:tr>
      <w:tr w:rsidR="000069C3" w:rsidRPr="008A34FA" w14:paraId="58E4C889" w14:textId="77777777" w:rsidTr="006B76E5">
        <w:tc>
          <w:tcPr>
            <w:tcW w:w="2336" w:type="dxa"/>
            <w:vAlign w:val="center"/>
          </w:tcPr>
          <w:p w14:paraId="3BB8AA83"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50155</w:t>
            </w:r>
          </w:p>
        </w:tc>
        <w:tc>
          <w:tcPr>
            <w:tcW w:w="7009" w:type="dxa"/>
            <w:vAlign w:val="center"/>
          </w:tcPr>
          <w:p w14:paraId="36724599"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Elektronische Einrichtungen auf Schienenfahrzeugen – alle Nomad-Komponenten sind auf Konformität mit dieser Norm ausgelegt</w:t>
            </w:r>
          </w:p>
        </w:tc>
      </w:tr>
      <w:tr w:rsidR="000069C3" w:rsidRPr="008A34FA" w14:paraId="118B6ABA" w14:textId="77777777" w:rsidTr="006B76E5">
        <w:tc>
          <w:tcPr>
            <w:tcW w:w="2336" w:type="dxa"/>
            <w:vAlign w:val="center"/>
          </w:tcPr>
          <w:p w14:paraId="5BEE1452"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45545-2</w:t>
            </w:r>
          </w:p>
        </w:tc>
        <w:tc>
          <w:tcPr>
            <w:tcW w:w="7009" w:type="dxa"/>
            <w:vAlign w:val="center"/>
          </w:tcPr>
          <w:p w14:paraId="578E84D9"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Brandschutz in Schienenfahrzeugen – alle installierten Komponenten erfüllen die Anforderungen für den Einsatz in Fahrgasträumen</w:t>
            </w:r>
          </w:p>
        </w:tc>
      </w:tr>
      <w:tr w:rsidR="000069C3" w:rsidRPr="008A34FA" w14:paraId="5CF0CA0C" w14:textId="77777777" w:rsidTr="006B76E5">
        <w:tc>
          <w:tcPr>
            <w:tcW w:w="2336" w:type="dxa"/>
            <w:vAlign w:val="center"/>
          </w:tcPr>
          <w:p w14:paraId="2C8A18A5"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50121-3-2</w:t>
            </w:r>
          </w:p>
        </w:tc>
        <w:tc>
          <w:tcPr>
            <w:tcW w:w="7009" w:type="dxa"/>
            <w:vAlign w:val="center"/>
          </w:tcPr>
          <w:p w14:paraId="48E038D3"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Elektromagnetische Verträglichkeit (EMV) – elektronische Ausrüstung auf Fahrzeugen</w:t>
            </w:r>
          </w:p>
        </w:tc>
      </w:tr>
      <w:tr w:rsidR="000069C3" w:rsidRPr="008A34FA" w14:paraId="6DFACC9F" w14:textId="77777777" w:rsidTr="006B76E5">
        <w:tc>
          <w:tcPr>
            <w:tcW w:w="2336" w:type="dxa"/>
            <w:vAlign w:val="center"/>
          </w:tcPr>
          <w:p w14:paraId="1C840E92"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EN 50121-4</w:t>
            </w:r>
          </w:p>
        </w:tc>
        <w:tc>
          <w:tcPr>
            <w:tcW w:w="7009" w:type="dxa"/>
            <w:vAlign w:val="center"/>
          </w:tcPr>
          <w:p w14:paraId="112FB336"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Elektromagnetische Verträglichkeit – Emissionen und Immunität von Signal- und Telekommunikationsanlagen</w:t>
            </w:r>
          </w:p>
        </w:tc>
      </w:tr>
      <w:tr w:rsidR="000069C3" w:rsidRPr="008A34FA" w14:paraId="493E1723" w14:textId="77777777" w:rsidTr="006B76E5">
        <w:tc>
          <w:tcPr>
            <w:tcW w:w="2336" w:type="dxa"/>
            <w:vAlign w:val="center"/>
          </w:tcPr>
          <w:p w14:paraId="4988DDD5"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DIN 5510-2</w:t>
            </w:r>
          </w:p>
        </w:tc>
        <w:tc>
          <w:tcPr>
            <w:tcW w:w="7009" w:type="dxa"/>
            <w:vAlign w:val="center"/>
          </w:tcPr>
          <w:p w14:paraId="22B307C7"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Vorbeugender Brandschutz in Schienenfahrzeugen – Brandverhalten von Werkstoffen und Bauteilen</w:t>
            </w:r>
          </w:p>
        </w:tc>
      </w:tr>
      <w:tr w:rsidR="000069C3" w:rsidRPr="008A34FA" w14:paraId="683318D5" w14:textId="77777777" w:rsidTr="006B76E5">
        <w:tc>
          <w:tcPr>
            <w:tcW w:w="2336" w:type="dxa"/>
            <w:vAlign w:val="center"/>
          </w:tcPr>
          <w:p w14:paraId="6E0A7C3E"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lastRenderedPageBreak/>
              <w:t>EN 62368-1</w:t>
            </w:r>
          </w:p>
        </w:tc>
        <w:tc>
          <w:tcPr>
            <w:tcW w:w="7009" w:type="dxa"/>
            <w:vAlign w:val="center"/>
          </w:tcPr>
          <w:p w14:paraId="234D5142" w14:textId="77777777" w:rsidR="00D45FC0" w:rsidRPr="008A34FA" w:rsidRDefault="00D45FC0" w:rsidP="006B76E5">
            <w:pPr>
              <w:rPr>
                <w:rFonts w:ascii="Aptos Narrow" w:hAnsi="Aptos Narrow" w:cstheme="minorHAnsi"/>
                <w:sz w:val="24"/>
                <w:szCs w:val="24"/>
                <w:lang w:eastAsia="ja-JP"/>
              </w:rPr>
            </w:pPr>
            <w:r w:rsidRPr="008A34FA">
              <w:rPr>
                <w:rFonts w:ascii="Aptos Narrow" w:hAnsi="Aptos Narrow" w:cstheme="minorHAnsi"/>
                <w:sz w:val="24"/>
                <w:szCs w:val="24"/>
                <w:lang w:eastAsia="ja-JP"/>
              </w:rPr>
              <w:t>Audio/Video-, Informations- und Kommunikationstechnik – Sicherheitsanforderungen</w:t>
            </w:r>
          </w:p>
        </w:tc>
      </w:tr>
    </w:tbl>
    <w:p w14:paraId="0B4C84A4" w14:textId="77777777" w:rsidR="004C6845" w:rsidRPr="008A34FA" w:rsidRDefault="004C6845">
      <w:pPr>
        <w:rPr>
          <w:rFonts w:ascii="Aptos Narrow" w:hAnsi="Aptos Narrow"/>
          <w:b/>
          <w:bCs/>
          <w:lang w:eastAsia="ja-JP"/>
        </w:rPr>
      </w:pPr>
      <w:r w:rsidRPr="008A34FA">
        <w:rPr>
          <w:rFonts w:ascii="Aptos Narrow" w:hAnsi="Aptos Narrow"/>
          <w:b/>
          <w:bCs/>
          <w:lang w:eastAsia="ja-JP"/>
        </w:rPr>
        <w:br w:type="page"/>
      </w:r>
    </w:p>
    <w:p w14:paraId="11893237" w14:textId="77777777" w:rsidR="00243EDE" w:rsidRPr="008A34FA" w:rsidRDefault="00243EDE" w:rsidP="00243EDE">
      <w:pPr>
        <w:pStyle w:val="Heading1"/>
        <w:rPr>
          <w:rFonts w:ascii="Aptos Narrow" w:hAnsi="Aptos Narrow"/>
          <w:lang w:eastAsia="ja-JP"/>
        </w:rPr>
      </w:pPr>
      <w:bookmarkStart w:id="954" w:name="_Toc234949645"/>
      <w:r w:rsidRPr="008A34FA">
        <w:rPr>
          <w:rFonts w:ascii="Aptos Narrow" w:hAnsi="Aptos Narrow"/>
          <w:lang w:eastAsia="ja-JP"/>
        </w:rPr>
        <w:lastRenderedPageBreak/>
        <w:t>Montage der Geräte</w:t>
      </w:r>
      <w:bookmarkEnd w:id="954"/>
    </w:p>
    <w:p w14:paraId="57582904"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Anforderungen:</w:t>
      </w:r>
      <w:r w:rsidRPr="008A34FA">
        <w:rPr>
          <w:rFonts w:ascii="Aptos Narrow" w:hAnsi="Aptos Narrow"/>
          <w:lang w:eastAsia="ja-JP"/>
        </w:rPr>
        <w:t> </w:t>
      </w:r>
    </w:p>
    <w:p w14:paraId="6C2A71C4" w14:textId="77777777" w:rsidR="00243EDE" w:rsidRPr="008A34FA" w:rsidRDefault="00243EDE" w:rsidP="00243EDE">
      <w:pPr>
        <w:rPr>
          <w:rFonts w:ascii="Aptos Narrow" w:hAnsi="Aptos Narrow"/>
          <w:lang w:eastAsia="ja-JP"/>
        </w:rPr>
      </w:pPr>
      <w:r w:rsidRPr="008A34FA">
        <w:rPr>
          <w:rFonts w:ascii="Aptos Narrow" w:hAnsi="Aptos Narrow"/>
          <w:lang w:eastAsia="ja-JP"/>
        </w:rPr>
        <w:t>Nomad plant ein 10 Gbit Netzwerk durch den gesamten Zug, eine CCU mit 5G Modem und bestmöglichen Datenendurchsatz und ein WIFI System mit zukunftssicherem WIFI Support. </w:t>
      </w:r>
    </w:p>
    <w:p w14:paraId="335B5AF3" w14:textId="77777777" w:rsidR="00243EDE" w:rsidRPr="008A34FA" w:rsidRDefault="00243EDE" w:rsidP="00243EDE">
      <w:pPr>
        <w:rPr>
          <w:rFonts w:ascii="Aptos Narrow" w:hAnsi="Aptos Narrow"/>
          <w:lang w:eastAsia="ja-JP"/>
        </w:rPr>
      </w:pPr>
      <w:r w:rsidRPr="008A34FA">
        <w:rPr>
          <w:rFonts w:ascii="Aptos Narrow" w:hAnsi="Aptos Narrow"/>
          <w:lang w:eastAsia="ja-JP"/>
        </w:rPr>
        <w:t>Das 10 Gbit Netzwerk umfasst den gesamten Netzwerkring incl. Verkabelung, Stecker und Wagenübergänge und soll die native 10 Gb Anbindung an zumindest folgende Geräte ermöglichen: </w:t>
      </w:r>
    </w:p>
    <w:p w14:paraId="52BCE1BC" w14:textId="77777777" w:rsidR="00243EDE" w:rsidRPr="008A34FA" w:rsidRDefault="00243EDE">
      <w:pPr>
        <w:numPr>
          <w:ilvl w:val="0"/>
          <w:numId w:val="36"/>
        </w:numPr>
        <w:rPr>
          <w:rFonts w:ascii="Aptos Narrow" w:hAnsi="Aptos Narrow"/>
          <w:lang w:val="en-GB" w:eastAsia="ja-JP"/>
        </w:rPr>
      </w:pPr>
      <w:r w:rsidRPr="008A34FA">
        <w:rPr>
          <w:rFonts w:ascii="Aptos Narrow" w:hAnsi="Aptos Narrow"/>
          <w:lang w:val="en-GB" w:eastAsia="ja-JP"/>
        </w:rPr>
        <w:t>Backbone Switch (3x pro Waggon) </w:t>
      </w:r>
    </w:p>
    <w:p w14:paraId="332CD1BF" w14:textId="77777777" w:rsidR="00243EDE" w:rsidRPr="008A34FA" w:rsidRDefault="00243EDE">
      <w:pPr>
        <w:numPr>
          <w:ilvl w:val="0"/>
          <w:numId w:val="37"/>
        </w:numPr>
        <w:rPr>
          <w:rFonts w:ascii="Aptos Narrow" w:hAnsi="Aptos Narrow"/>
          <w:lang w:val="en-GB" w:eastAsia="ja-JP"/>
        </w:rPr>
      </w:pPr>
      <w:r w:rsidRPr="008A34FA">
        <w:rPr>
          <w:rFonts w:ascii="Aptos Narrow" w:hAnsi="Aptos Narrow"/>
          <w:lang w:eastAsia="ja-JP"/>
        </w:rPr>
        <w:t>CCU (1 x oder 2 x)</w:t>
      </w:r>
      <w:r w:rsidRPr="008A34FA">
        <w:rPr>
          <w:rFonts w:ascii="Aptos Narrow" w:hAnsi="Aptos Narrow"/>
          <w:lang w:val="en-GB" w:eastAsia="ja-JP"/>
        </w:rPr>
        <w:t> </w:t>
      </w:r>
    </w:p>
    <w:p w14:paraId="59776E2B" w14:textId="218E7590" w:rsidR="00243EDE" w:rsidRPr="008A34FA" w:rsidRDefault="00243EDE">
      <w:pPr>
        <w:numPr>
          <w:ilvl w:val="0"/>
          <w:numId w:val="38"/>
        </w:numPr>
        <w:rPr>
          <w:rFonts w:ascii="Aptos Narrow" w:hAnsi="Aptos Narrow"/>
          <w:lang w:val="en-GB" w:eastAsia="ja-JP"/>
        </w:rPr>
      </w:pPr>
      <w:r w:rsidRPr="008A34FA">
        <w:rPr>
          <w:rFonts w:ascii="Aptos Narrow" w:hAnsi="Aptos Narrow"/>
          <w:lang w:eastAsia="ja-JP"/>
        </w:rPr>
        <w:t>RDC (1 x oder 2 x)</w:t>
      </w:r>
      <w:r w:rsidRPr="008A34FA">
        <w:rPr>
          <w:rFonts w:ascii="Aptos Narrow" w:hAnsi="Aptos Narrow"/>
          <w:lang w:val="en-GB" w:eastAsia="ja-JP"/>
        </w:rPr>
        <w:t> </w:t>
      </w:r>
    </w:p>
    <w:p w14:paraId="55CA4308" w14:textId="77777777" w:rsidR="00243EDE" w:rsidRPr="008A34FA" w:rsidRDefault="00243EDE" w:rsidP="00243EDE">
      <w:pPr>
        <w:rPr>
          <w:rFonts w:ascii="Aptos Narrow" w:hAnsi="Aptos Narrow"/>
          <w:lang w:eastAsia="ja-JP"/>
        </w:rPr>
      </w:pPr>
      <w:r w:rsidRPr="008A34FA">
        <w:rPr>
          <w:rFonts w:ascii="Aptos Narrow" w:hAnsi="Aptos Narrow"/>
          <w:lang w:eastAsia="ja-JP"/>
        </w:rPr>
        <w:t>Alle anderen Netzwerkverbindungen werden zumindest mit CAT7 Kabel / CAT 6e Stecker (wenn verfügbar) ausgeführt und sind 10 Gbit fähig aber abhängig vom Gerät mit 1 bis 2.5 Gbit (M12 -X Coded)  oder 100Mbit (M12 D-Coded) an das Netzwerk angebunden.  </w:t>
      </w:r>
    </w:p>
    <w:p w14:paraId="4B7A7AD3" w14:textId="77777777" w:rsidR="00243EDE" w:rsidRPr="008A34FA" w:rsidRDefault="00243EDE" w:rsidP="00243EDE">
      <w:pPr>
        <w:rPr>
          <w:rFonts w:ascii="Aptos Narrow" w:hAnsi="Aptos Narrow"/>
          <w:lang w:eastAsia="ja-JP"/>
        </w:rPr>
      </w:pPr>
      <w:r w:rsidRPr="008A34FA">
        <w:rPr>
          <w:rFonts w:ascii="Aptos Narrow" w:hAnsi="Aptos Narrow"/>
          <w:lang w:eastAsia="ja-JP"/>
        </w:rPr>
        <w:t>Die CCU unterstützt 4 x 5G Modems der neuesten Generation und ist je Modem mit einer 4x4 Mimo Dachantenne verbunden. Zusätzlich gibt es GPS Antennen und Anschlüsse, </w:t>
      </w:r>
    </w:p>
    <w:p w14:paraId="34C6C03A" w14:textId="77777777" w:rsidR="00243EDE" w:rsidRPr="008A34FA" w:rsidRDefault="00243EDE" w:rsidP="00243EDE">
      <w:pPr>
        <w:rPr>
          <w:rFonts w:ascii="Aptos Narrow" w:hAnsi="Aptos Narrow"/>
          <w:lang w:eastAsia="ja-JP"/>
        </w:rPr>
      </w:pPr>
      <w:r w:rsidRPr="008A34FA">
        <w:rPr>
          <w:rFonts w:ascii="Aptos Narrow" w:hAnsi="Aptos Narrow"/>
          <w:lang w:eastAsia="ja-JP"/>
        </w:rPr>
        <w:t>Nomad stellt Stadler und OEBB ein Dokument mit den Eingabeparametern für die Installation zur Verfügung, in dem die Umgebungsbedingungen und Montageüberlegungen aufgeführt sind, die bei der Auswahl des Standorts und der Montage der Komponenten zu beachten sind. </w:t>
      </w:r>
    </w:p>
    <w:p w14:paraId="47C9472A" w14:textId="77777777" w:rsidR="00243EDE" w:rsidRPr="008A34FA" w:rsidRDefault="00A5389A" w:rsidP="00243EDE">
      <w:pPr>
        <w:pStyle w:val="Heading2"/>
        <w:rPr>
          <w:rFonts w:ascii="Aptos Narrow" w:hAnsi="Aptos Narrow"/>
          <w:lang w:val="en-GB"/>
        </w:rPr>
      </w:pPr>
      <w:bookmarkStart w:id="955" w:name="_Toc234949646"/>
      <w:r w:rsidRPr="008A34FA">
        <w:rPr>
          <w:rFonts w:ascii="Aptos Narrow" w:hAnsi="Aptos Narrow"/>
        </w:rPr>
        <w:t>Montage der Dachantenne</w:t>
      </w:r>
      <w:bookmarkEnd w:id="955"/>
    </w:p>
    <w:p w14:paraId="0FBBE4C9" w14:textId="77777777" w:rsidR="00243EDE" w:rsidRPr="008A34FA" w:rsidRDefault="00243EDE" w:rsidP="00243EDE">
      <w:pPr>
        <w:rPr>
          <w:rFonts w:ascii="Aptos Narrow" w:hAnsi="Aptos Narrow"/>
          <w:lang w:eastAsia="ja-JP"/>
        </w:rPr>
      </w:pPr>
      <w:r w:rsidRPr="008A34FA">
        <w:rPr>
          <w:rFonts w:ascii="Aptos Narrow" w:hAnsi="Aptos Narrow"/>
          <w:lang w:eastAsia="ja-JP"/>
        </w:rPr>
        <w:t>Stadler stellt 4x 1399.99.0307 H&amp;S-Dachantennen und Platz für optional 4 zur Verfügung, wenn der Zug mit der optionalen zweiten CCU ausgestattet ist. Das physikalische Design wird von Stadler bereitgestellt und in den folgenden Bildern beschrieben: </w:t>
      </w:r>
    </w:p>
    <w:p w14:paraId="3644B448"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4C51004"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17042579"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151E5964"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48582147"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lastRenderedPageBreak/>
        <w:drawing>
          <wp:inline distT="0" distB="0" distL="0" distR="0" wp14:anchorId="3B661DEF" wp14:editId="01D35E62">
            <wp:extent cx="5930900" cy="4254500"/>
            <wp:effectExtent l="0" t="0" r="0" b="0"/>
            <wp:docPr id="1332328921" name="Picture 103"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28921" name="Picture 103" descr="A diagram of a machine  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0900" cy="4254500"/>
                    </a:xfrm>
                    <a:prstGeom prst="rect">
                      <a:avLst/>
                    </a:prstGeom>
                    <a:noFill/>
                    <a:ln>
                      <a:noFill/>
                    </a:ln>
                  </pic:spPr>
                </pic:pic>
              </a:graphicData>
            </a:graphic>
          </wp:inline>
        </w:drawing>
      </w:r>
      <w:r w:rsidRPr="008A34FA">
        <w:rPr>
          <w:rFonts w:ascii="Aptos Narrow" w:hAnsi="Aptos Narrow"/>
          <w:lang w:eastAsia="ja-JP"/>
        </w:rPr>
        <w:t> </w:t>
      </w:r>
    </w:p>
    <w:p w14:paraId="7801735C"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6AB39711"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579725CD" wp14:editId="61B2B82C">
            <wp:extent cx="3924300" cy="2692400"/>
            <wp:effectExtent l="0" t="0" r="0" b="0"/>
            <wp:docPr id="911496393" name="Picture 102" descr="A picture containing graphical user inter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A picture containing graphical user interface  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24300" cy="2692400"/>
                    </a:xfrm>
                    <a:prstGeom prst="rect">
                      <a:avLst/>
                    </a:prstGeom>
                    <a:noFill/>
                    <a:ln>
                      <a:noFill/>
                    </a:ln>
                  </pic:spPr>
                </pic:pic>
              </a:graphicData>
            </a:graphic>
          </wp:inline>
        </w:drawing>
      </w:r>
      <w:r w:rsidRPr="008A34FA">
        <w:rPr>
          <w:rFonts w:ascii="Aptos Narrow" w:hAnsi="Aptos Narrow"/>
          <w:lang w:eastAsia="ja-JP"/>
        </w:rPr>
        <w:t> </w:t>
      </w:r>
    </w:p>
    <w:p w14:paraId="06B750C1"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41A1ACF7"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72756A0D" w14:textId="77777777" w:rsidR="00243EDE" w:rsidRPr="008A34FA" w:rsidRDefault="00243EDE" w:rsidP="00243EDE">
      <w:pPr>
        <w:rPr>
          <w:rFonts w:ascii="Aptos Narrow" w:hAnsi="Aptos Narrow"/>
          <w:lang w:eastAsia="ja-JP"/>
        </w:rPr>
      </w:pPr>
      <w:r w:rsidRPr="008A34FA">
        <w:rPr>
          <w:rFonts w:ascii="Aptos Narrow" w:hAnsi="Aptos Narrow"/>
          <w:lang w:eastAsia="ja-JP"/>
        </w:rPr>
        <w:lastRenderedPageBreak/>
        <w:t> </w:t>
      </w:r>
    </w:p>
    <w:p w14:paraId="1D726B43"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Reserve-Antennenpositionen:</w:t>
      </w:r>
      <w:r w:rsidRPr="008A34FA">
        <w:rPr>
          <w:rFonts w:ascii="Aptos Narrow" w:hAnsi="Aptos Narrow"/>
          <w:lang w:eastAsia="ja-JP"/>
        </w:rPr>
        <w:t> </w:t>
      </w:r>
    </w:p>
    <w:p w14:paraId="4989AA9A"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5C920A5B" wp14:editId="712FFDB3">
            <wp:extent cx="5930900" cy="4235450"/>
            <wp:effectExtent l="0" t="0" r="0" b="0"/>
            <wp:docPr id="1971207173" name="Picture 101"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Diagram, engineering drawing  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0900" cy="4235450"/>
                    </a:xfrm>
                    <a:prstGeom prst="rect">
                      <a:avLst/>
                    </a:prstGeom>
                    <a:noFill/>
                    <a:ln>
                      <a:noFill/>
                    </a:ln>
                  </pic:spPr>
                </pic:pic>
              </a:graphicData>
            </a:graphic>
          </wp:inline>
        </w:drawing>
      </w:r>
      <w:r w:rsidRPr="008A34FA">
        <w:rPr>
          <w:rFonts w:ascii="Aptos Narrow" w:hAnsi="Aptos Narrow"/>
          <w:lang w:eastAsia="ja-JP"/>
        </w:rPr>
        <w:t> </w:t>
      </w:r>
    </w:p>
    <w:p w14:paraId="4162B7CD"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33215DC" w14:textId="77777777" w:rsidR="00243EDE" w:rsidRPr="008A34FA" w:rsidRDefault="00243EDE" w:rsidP="00243EDE">
      <w:pPr>
        <w:rPr>
          <w:rFonts w:ascii="Aptos Narrow" w:hAnsi="Aptos Narrow"/>
          <w:lang w:eastAsia="ja-JP"/>
        </w:rPr>
      </w:pPr>
      <w:r w:rsidRPr="008A34FA">
        <w:rPr>
          <w:rFonts w:ascii="Aptos Narrow" w:hAnsi="Aptos Narrow"/>
          <w:lang w:eastAsia="ja-JP"/>
        </w:rPr>
        <w:t>Nomad stellt Stadler folgende Informationen zur Verfügung, um einige der gestellten Fragen zu beantworten: </w:t>
      </w:r>
    </w:p>
    <w:p w14:paraId="337D38FE" w14:textId="77777777" w:rsidR="00243EDE" w:rsidRPr="008A34FA" w:rsidRDefault="00243EDE">
      <w:pPr>
        <w:numPr>
          <w:ilvl w:val="0"/>
          <w:numId w:val="39"/>
        </w:numPr>
        <w:rPr>
          <w:rFonts w:ascii="Aptos Narrow" w:hAnsi="Aptos Narrow"/>
          <w:lang w:eastAsia="ja-JP"/>
        </w:rPr>
      </w:pPr>
      <w:r w:rsidRPr="008A34FA">
        <w:rPr>
          <w:rFonts w:ascii="Aptos Narrow" w:hAnsi="Aptos Narrow"/>
          <w:lang w:eastAsia="ja-JP"/>
        </w:rPr>
        <w:t>Mindestisolierung zwischen 1399.99.0307, die von Nomad akzeptiert wird: 30 dB (typischerweise 800 mm physikalischer Abstand zwischen den Antennen basierend auf dem Datenblatt des 1399.99.0307). </w:t>
      </w:r>
    </w:p>
    <w:p w14:paraId="66003839" w14:textId="77777777" w:rsidR="00243EDE" w:rsidRPr="008A34FA" w:rsidRDefault="00243EDE">
      <w:pPr>
        <w:numPr>
          <w:ilvl w:val="0"/>
          <w:numId w:val="40"/>
        </w:numPr>
        <w:rPr>
          <w:rFonts w:ascii="Aptos Narrow" w:hAnsi="Aptos Narrow"/>
          <w:lang w:val="en-GB" w:eastAsia="ja-JP"/>
        </w:rPr>
      </w:pPr>
      <w:r w:rsidRPr="008A34FA">
        <w:rPr>
          <w:rFonts w:ascii="Aptos Narrow" w:hAnsi="Aptos Narrow"/>
          <w:lang w:eastAsia="ja-JP"/>
        </w:rPr>
        <w:t>Nomad hat ernsthafte Bedenken hinsichtlich der MIMO-Isolierung der Elemente innerhalb der Antenne und deren Auswirkungen auf die Leistung, die eine Funktion des erreichbaren MIMO-Rangs für Modems ist, basierend auf gemessenem Verhalten. Es kann durch die Portzuweisung aller Antennen zwischen Modems handhabbar sein, aber nur wenn Punkt #1 oben (Abstand zwischen den Antennen) von Stadler gewährleistet wird. Wenn nicht, bleibt Nomad bei diesem Vorbehalt.</w:t>
      </w:r>
      <w:r w:rsidRPr="008A34FA">
        <w:rPr>
          <w:rFonts w:ascii="Aptos Narrow" w:hAnsi="Aptos Narrow"/>
          <w:lang w:val="en-GB" w:eastAsia="ja-JP"/>
        </w:rPr>
        <w:t> </w:t>
      </w:r>
    </w:p>
    <w:p w14:paraId="3179CC48" w14:textId="77777777" w:rsidR="00243EDE" w:rsidRPr="008A34FA" w:rsidRDefault="00243EDE" w:rsidP="00243EDE">
      <w:pPr>
        <w:rPr>
          <w:rFonts w:ascii="Aptos Narrow" w:hAnsi="Aptos Narrow"/>
          <w:lang w:eastAsia="ja-JP"/>
        </w:rPr>
      </w:pPr>
      <w:r w:rsidRPr="008A34FA">
        <w:rPr>
          <w:rFonts w:ascii="Aptos Narrow" w:hAnsi="Aptos Narrow"/>
          <w:lang w:eastAsia="ja-JP"/>
        </w:rPr>
        <w:t>Nomad hat das IoB-Konzeptdokument von Stadler geprüft und das Design der Dachantenne wurde genehmigt. </w:t>
      </w:r>
    </w:p>
    <w:p w14:paraId="289EBD60" w14:textId="77777777" w:rsidR="00321054" w:rsidRPr="008A34FA" w:rsidRDefault="00321054" w:rsidP="00243EDE">
      <w:pPr>
        <w:rPr>
          <w:rFonts w:ascii="Aptos Narrow" w:hAnsi="Aptos Narrow"/>
          <w:lang w:eastAsia="ja-JP"/>
        </w:rPr>
      </w:pPr>
    </w:p>
    <w:p w14:paraId="6CD3CFD5" w14:textId="77777777" w:rsidR="00243EDE" w:rsidRPr="008A34FA" w:rsidRDefault="00243EDE" w:rsidP="00243EDE">
      <w:pPr>
        <w:pStyle w:val="Heading2"/>
        <w:rPr>
          <w:rFonts w:ascii="Aptos Narrow" w:hAnsi="Aptos Narrow"/>
          <w:lang w:val="en-GB"/>
        </w:rPr>
      </w:pPr>
      <w:bookmarkStart w:id="956" w:name="_Toc234949647"/>
      <w:r w:rsidRPr="008A34FA">
        <w:rPr>
          <w:rFonts w:ascii="Aptos Narrow" w:hAnsi="Aptos Narrow"/>
        </w:rPr>
        <w:lastRenderedPageBreak/>
        <w:t>R5001C CCU Montage</w:t>
      </w:r>
      <w:bookmarkEnd w:id="956"/>
      <w:r w:rsidRPr="008A34FA">
        <w:rPr>
          <w:rFonts w:ascii="Aptos Narrow" w:hAnsi="Aptos Narrow"/>
          <w:lang w:val="en-GB"/>
        </w:rPr>
        <w:t> </w:t>
      </w:r>
    </w:p>
    <w:p w14:paraId="14D914EB" w14:textId="77777777" w:rsidR="00243EDE" w:rsidRPr="008A34FA" w:rsidRDefault="00243EDE" w:rsidP="00243EDE">
      <w:pPr>
        <w:rPr>
          <w:rFonts w:ascii="Aptos Narrow" w:hAnsi="Aptos Narrow"/>
          <w:lang w:eastAsia="ja-JP"/>
        </w:rPr>
      </w:pPr>
      <w:r w:rsidRPr="008A34FA">
        <w:rPr>
          <w:rFonts w:ascii="Aptos Narrow" w:hAnsi="Aptos Narrow"/>
          <w:lang w:eastAsia="ja-JP"/>
        </w:rPr>
        <w:t>Die CCU wird im Schrank unter der Treppe von WE1 in den Waggons 300 und 500 montiert. Ein reservierter Platz wird für die optionale zweite CCU im Schrank unter der Treppe von WE2 des Wagens 300 bereitgestellt: </w:t>
      </w:r>
    </w:p>
    <w:p w14:paraId="67043CA2"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69A41993" wp14:editId="24D88FF9">
            <wp:extent cx="5930900" cy="4864100"/>
            <wp:effectExtent l="0" t="0" r="0" b="0"/>
            <wp:docPr id="1019203811" name="Picture 100" descr="A computer hardware and computer equipmen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03811" name="Picture 100" descr="A computer hardware and computer equipment  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0900" cy="4864100"/>
                    </a:xfrm>
                    <a:prstGeom prst="rect">
                      <a:avLst/>
                    </a:prstGeom>
                    <a:noFill/>
                    <a:ln>
                      <a:noFill/>
                    </a:ln>
                  </pic:spPr>
                </pic:pic>
              </a:graphicData>
            </a:graphic>
          </wp:inline>
        </w:drawing>
      </w:r>
      <w:r w:rsidRPr="008A34FA">
        <w:rPr>
          <w:rFonts w:ascii="Aptos Narrow" w:hAnsi="Aptos Narrow"/>
          <w:lang w:eastAsia="ja-JP"/>
        </w:rPr>
        <w:t> </w:t>
      </w:r>
    </w:p>
    <w:p w14:paraId="2896F4B6" w14:textId="77777777" w:rsidR="00243EDE" w:rsidRPr="008A34FA" w:rsidRDefault="00243EDE" w:rsidP="00243EDE">
      <w:pPr>
        <w:rPr>
          <w:rFonts w:ascii="Aptos Narrow" w:hAnsi="Aptos Narrow"/>
          <w:lang w:eastAsia="ja-JP"/>
        </w:rPr>
      </w:pPr>
      <w:r w:rsidRPr="008A34FA">
        <w:rPr>
          <w:rFonts w:ascii="Aptos Narrow" w:hAnsi="Aptos Narrow"/>
          <w:lang w:eastAsia="ja-JP"/>
        </w:rPr>
        <w:t>Nomad kann die Montageposition der R5001C CCU erst nach Abschluss einer Standortuntersuchung und einer detaillierten Designüberprüfung empfehlen, wobei "Installationsparameter" von Nomad für die gelieferte Ausrüstung berücksichtigt werden. Hier sind jedoch einige wichtige Einschränkungen, die beachtet werden sollten: </w:t>
      </w:r>
    </w:p>
    <w:p w14:paraId="4236A623" w14:textId="77777777" w:rsidR="00243EDE" w:rsidRPr="008A34FA" w:rsidRDefault="00243EDE">
      <w:pPr>
        <w:numPr>
          <w:ilvl w:val="0"/>
          <w:numId w:val="41"/>
        </w:numPr>
        <w:rPr>
          <w:rFonts w:ascii="Aptos Narrow" w:hAnsi="Aptos Narrow"/>
          <w:lang w:eastAsia="ja-JP"/>
        </w:rPr>
      </w:pPr>
      <w:r w:rsidRPr="008A34FA">
        <w:rPr>
          <w:rFonts w:ascii="Aptos Narrow" w:hAnsi="Aptos Narrow"/>
          <w:lang w:eastAsia="ja-JP"/>
        </w:rPr>
        <w:t>Freier Raum unterhalb und oberhalb der Einheit für die Luftzirkulation erforderlich =&gt; Empfohlen wird 2U, das Minimum beträgt 1U. Im Allgemeinen können die 5G-Modems viel Wärme erzeugen =&gt; "Der Schrank muss eine freie Luftkonvektion von außerhalb des Gehäuses zulassen, d. h. aus dem Fahrgastraum usw., um einen kontinuierlichen Austausch der Luft um die R5001C herum zu ermöglichen. Wenn die R5001C in einem kleinen Schrank installiert wird, muss erzwungene Konvektion auf den Schrank angewendet werden, um die Luftzirkulation um die R5001C sicherzustellen." </w:t>
      </w:r>
    </w:p>
    <w:p w14:paraId="45905326" w14:textId="77777777" w:rsidR="00243EDE" w:rsidRPr="008A34FA" w:rsidRDefault="00243EDE" w:rsidP="00243EDE">
      <w:pPr>
        <w:rPr>
          <w:rFonts w:ascii="Aptos Narrow" w:hAnsi="Aptos Narrow"/>
          <w:lang w:eastAsia="ja-JP"/>
        </w:rPr>
      </w:pPr>
      <w:r w:rsidRPr="008A34FA">
        <w:rPr>
          <w:rFonts w:ascii="Aptos Narrow" w:hAnsi="Aptos Narrow"/>
          <w:lang w:eastAsia="ja-JP"/>
        </w:rPr>
        <w:lastRenderedPageBreak/>
        <w:t>An dieser Stelle wird darauf hingewiesen, dass die bewertete MTBF der CCU bei einem Wert berechnet wird, der weit unter der maximalen Betriebstemperatur der CCU nach EN50155 liegt (typischerweise +70°C) und wenn die Umgebungstemperatur den durchschnittlichen Betriebstemperaturbereich der CCU überschreitet, kann die bewertete MTBF nicht eingehalten werden. </w:t>
      </w:r>
    </w:p>
    <w:p w14:paraId="4CD2A8C1" w14:textId="77777777" w:rsidR="00243EDE" w:rsidRPr="008A34FA" w:rsidRDefault="00243EDE">
      <w:pPr>
        <w:numPr>
          <w:ilvl w:val="0"/>
          <w:numId w:val="42"/>
        </w:numPr>
        <w:rPr>
          <w:rFonts w:ascii="Aptos Narrow" w:hAnsi="Aptos Narrow"/>
          <w:lang w:val="en-GB" w:eastAsia="ja-JP"/>
        </w:rPr>
      </w:pPr>
      <w:r w:rsidRPr="008A34FA">
        <w:rPr>
          <w:rFonts w:ascii="Aptos Narrow" w:hAnsi="Aptos Narrow"/>
          <w:lang w:eastAsia="ja-JP"/>
        </w:rPr>
        <w:t>Zusätzlich gibt es Führungszapfen, um das Chassis zu stützen, bevor die 4 Montagepositionen angezogen werden. Der Zweck der Führungszapfen besteht darin, das Chassis während des Installationsprozesses vorübergehend zu halten. Es soll nicht das Gesamtgewicht des Chassis mit Blades tragen. Die Führungszapfen sind Teil des Rahmens.</w:t>
      </w:r>
      <w:r w:rsidRPr="008A34FA">
        <w:rPr>
          <w:rFonts w:ascii="Aptos Narrow" w:hAnsi="Aptos Narrow"/>
          <w:lang w:val="en-GB" w:eastAsia="ja-JP"/>
        </w:rPr>
        <w:t> </w:t>
      </w:r>
    </w:p>
    <w:p w14:paraId="48A0C6AF"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57761868" wp14:editId="1B73587B">
            <wp:extent cx="3714750" cy="3816350"/>
            <wp:effectExtent l="0" t="0" r="0" b="0"/>
            <wp:docPr id="116656555" name="Picture 99"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Diagram, engineering drawing  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14750" cy="3816350"/>
                    </a:xfrm>
                    <a:prstGeom prst="rect">
                      <a:avLst/>
                    </a:prstGeom>
                    <a:noFill/>
                    <a:ln>
                      <a:noFill/>
                    </a:ln>
                  </pic:spPr>
                </pic:pic>
              </a:graphicData>
            </a:graphic>
          </wp:inline>
        </w:drawing>
      </w:r>
      <w:r w:rsidRPr="008A34FA">
        <w:rPr>
          <w:rFonts w:ascii="Aptos Narrow" w:hAnsi="Aptos Narrow"/>
          <w:lang w:val="en-GB" w:eastAsia="ja-JP"/>
        </w:rPr>
        <w:t> </w:t>
      </w:r>
    </w:p>
    <w:p w14:paraId="3881460F" w14:textId="128CBAA4" w:rsidR="00243EDE" w:rsidRPr="00D523C0" w:rsidRDefault="00243EDE" w:rsidP="00243EDE">
      <w:pPr>
        <w:numPr>
          <w:ilvl w:val="0"/>
          <w:numId w:val="43"/>
        </w:numPr>
        <w:rPr>
          <w:rFonts w:ascii="Aptos Narrow" w:hAnsi="Aptos Narrow"/>
          <w:lang w:eastAsia="ja-JP"/>
        </w:rPr>
      </w:pPr>
      <w:r w:rsidRPr="008A34FA">
        <w:rPr>
          <w:rFonts w:ascii="Aptos Narrow" w:hAnsi="Aptos Narrow"/>
          <w:lang w:eastAsia="ja-JP"/>
        </w:rPr>
        <w:t>Es sollte ausreichend Platz zwischen der Vorderseite der CCU und der Schranktür vorhanden sein, damit die SPUMA_240-RF-Kabel beim Schließen der Tür nicht verbogen werden. </w:t>
      </w:r>
    </w:p>
    <w:p w14:paraId="6B346605" w14:textId="77777777" w:rsidR="00D523C0" w:rsidRDefault="00D523C0">
      <w:pPr>
        <w:rPr>
          <w:rFonts w:ascii="Aptos Narrow" w:hAnsi="Aptos Narrow"/>
          <w:caps/>
          <w:color w:val="243F60"/>
          <w:spacing w:val="15"/>
          <w:szCs w:val="22"/>
          <w:lang w:eastAsia="ja-JP" w:bidi="th-TH"/>
        </w:rPr>
      </w:pPr>
      <w:r>
        <w:rPr>
          <w:rFonts w:ascii="Aptos Narrow" w:hAnsi="Aptos Narrow"/>
          <w:lang w:eastAsia="ja-JP"/>
        </w:rPr>
        <w:br w:type="page"/>
      </w:r>
    </w:p>
    <w:p w14:paraId="52697DB2" w14:textId="2A7525B5" w:rsidR="00243EDE" w:rsidRPr="008A34FA" w:rsidRDefault="00243EDE" w:rsidP="00243EDE">
      <w:pPr>
        <w:pStyle w:val="Heading3"/>
        <w:rPr>
          <w:rFonts w:ascii="Aptos Narrow" w:hAnsi="Aptos Narrow"/>
          <w:lang w:val="en-GB" w:eastAsia="ja-JP"/>
        </w:rPr>
      </w:pPr>
      <w:bookmarkStart w:id="957" w:name="_Toc234949648"/>
      <w:r w:rsidRPr="008A34FA">
        <w:rPr>
          <w:rFonts w:ascii="Aptos Narrow" w:hAnsi="Aptos Narrow"/>
          <w:lang w:eastAsia="ja-JP"/>
        </w:rPr>
        <w:lastRenderedPageBreak/>
        <w:t>CCU Side-Brackets</w:t>
      </w:r>
      <w:bookmarkEnd w:id="957"/>
      <w:r w:rsidRPr="008A34FA">
        <w:rPr>
          <w:rFonts w:ascii="Aptos Narrow" w:hAnsi="Aptos Narrow"/>
          <w:lang w:val="en-GB" w:eastAsia="ja-JP"/>
        </w:rPr>
        <w:t> </w:t>
      </w:r>
    </w:p>
    <w:p w14:paraId="329275F9" w14:textId="4AD6F4F7" w:rsidR="00243EDE" w:rsidRPr="008A34FA" w:rsidRDefault="00243EDE" w:rsidP="00243EDE">
      <w:pPr>
        <w:rPr>
          <w:rFonts w:ascii="Aptos Narrow" w:hAnsi="Aptos Narrow"/>
          <w:lang w:eastAsia="ja-JP"/>
        </w:rPr>
      </w:pPr>
      <w:r w:rsidRPr="008A34FA">
        <w:rPr>
          <w:rFonts w:ascii="Aptos Narrow" w:hAnsi="Aptos Narrow"/>
          <w:lang w:eastAsia="ja-JP"/>
        </w:rPr>
        <w:t>Die CCU wird mit seitlichen Halterungen für die Montage in einem 19-Zoll-Rack geliefert: </w:t>
      </w:r>
    </w:p>
    <w:p w14:paraId="37C49618"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Side-bracket Vorderansicht:</w:t>
      </w:r>
      <w:r w:rsidRPr="008A34FA">
        <w:rPr>
          <w:rFonts w:ascii="Aptos Narrow" w:hAnsi="Aptos Narrow"/>
          <w:lang w:val="en-GB" w:eastAsia="ja-JP"/>
        </w:rPr>
        <w:t> </w:t>
      </w:r>
    </w:p>
    <w:p w14:paraId="0BBED8E2"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68933F38" wp14:editId="23180A0B">
            <wp:extent cx="3581400" cy="2114550"/>
            <wp:effectExtent l="0" t="0" r="0" b="0"/>
            <wp:docPr id="124532091" name="Picture 98" descr="A white rectangular object with 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091" name="Picture 98" descr="A white rectangular object with red lines  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581400" cy="2114550"/>
                    </a:xfrm>
                    <a:prstGeom prst="rect">
                      <a:avLst/>
                    </a:prstGeom>
                    <a:noFill/>
                    <a:ln>
                      <a:noFill/>
                    </a:ln>
                  </pic:spPr>
                </pic:pic>
              </a:graphicData>
            </a:graphic>
          </wp:inline>
        </w:drawing>
      </w:r>
      <w:r w:rsidRPr="008A34FA">
        <w:rPr>
          <w:rFonts w:ascii="Aptos Narrow" w:hAnsi="Aptos Narrow"/>
          <w:lang w:val="en-GB" w:eastAsia="ja-JP"/>
        </w:rPr>
        <w:t> </w:t>
      </w:r>
    </w:p>
    <w:p w14:paraId="3393187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73ED47B1" wp14:editId="6C461685">
            <wp:extent cx="2095500" cy="2393950"/>
            <wp:effectExtent l="0" t="0" r="0" b="6350"/>
            <wp:docPr id="2022585817" name="Picture 97" descr="A diagram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85817" name="Picture 97" descr="A diagram of a machine  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95500" cy="2393950"/>
                    </a:xfrm>
                    <a:prstGeom prst="rect">
                      <a:avLst/>
                    </a:prstGeom>
                    <a:noFill/>
                    <a:ln>
                      <a:noFill/>
                    </a:ln>
                  </pic:spPr>
                </pic:pic>
              </a:graphicData>
            </a:graphic>
          </wp:inline>
        </w:drawing>
      </w:r>
      <w:r w:rsidRPr="008A34FA">
        <w:rPr>
          <w:rFonts w:ascii="Aptos Narrow" w:hAnsi="Aptos Narrow"/>
          <w:lang w:eastAsia="ja-JP"/>
        </w:rPr>
        <w:t xml:space="preserve">            </w:t>
      </w:r>
      <w:r w:rsidRPr="008A34FA">
        <w:rPr>
          <w:rFonts w:ascii="Aptos Narrow" w:hAnsi="Aptos Narrow"/>
          <w:noProof/>
          <w:lang w:val="en-GB" w:eastAsia="ja-JP"/>
        </w:rPr>
        <w:drawing>
          <wp:inline distT="0" distB="0" distL="0" distR="0" wp14:anchorId="70E45745" wp14:editId="57DAD3F1">
            <wp:extent cx="1333500" cy="2381250"/>
            <wp:effectExtent l="0" t="0" r="0" b="0"/>
            <wp:docPr id="189023330" name="Picture 96"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3330" name="Picture 96" descr="A screenshot of a computer  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33500" cy="2381250"/>
                    </a:xfrm>
                    <a:prstGeom prst="rect">
                      <a:avLst/>
                    </a:prstGeom>
                    <a:noFill/>
                    <a:ln>
                      <a:noFill/>
                    </a:ln>
                  </pic:spPr>
                </pic:pic>
              </a:graphicData>
            </a:graphic>
          </wp:inline>
        </w:drawing>
      </w:r>
      <w:r w:rsidRPr="008A34FA">
        <w:rPr>
          <w:rFonts w:ascii="Aptos Narrow" w:hAnsi="Aptos Narrow"/>
          <w:lang w:eastAsia="ja-JP"/>
        </w:rPr>
        <w:t> </w:t>
      </w:r>
      <w:r w:rsidRPr="008A34FA">
        <w:rPr>
          <w:rFonts w:ascii="Aptos Narrow" w:hAnsi="Aptos Narrow"/>
          <w:lang w:val="en-GB" w:eastAsia="ja-JP"/>
        </w:rPr>
        <w:t> </w:t>
      </w:r>
    </w:p>
    <w:p w14:paraId="2D1F4AB4"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lastRenderedPageBreak/>
        <w:t>Side-bracket Montageloch:</w:t>
      </w:r>
      <w:r w:rsidRPr="008A34FA">
        <w:rPr>
          <w:rFonts w:ascii="Aptos Narrow" w:hAnsi="Aptos Narrow"/>
          <w:lang w:val="en-GB" w:eastAsia="ja-JP"/>
        </w:rPr>
        <w:t> </w:t>
      </w:r>
      <w:r w:rsidRPr="008A34FA">
        <w:rPr>
          <w:rFonts w:ascii="Aptos Narrow" w:hAnsi="Aptos Narrow"/>
          <w:lang w:val="en-GB" w:eastAsia="ja-JP"/>
        </w:rPr>
        <w:br/>
      </w:r>
      <w:r w:rsidRPr="008A34FA">
        <w:rPr>
          <w:rFonts w:ascii="Aptos Narrow" w:hAnsi="Aptos Narrow"/>
          <w:lang w:val="en-GB" w:eastAsia="ja-JP"/>
        </w:rPr>
        <w:br/>
      </w:r>
      <w:r w:rsidRPr="008A34FA">
        <w:rPr>
          <w:rFonts w:ascii="Aptos Narrow" w:hAnsi="Aptos Narrow"/>
          <w:noProof/>
          <w:lang w:val="en-GB" w:eastAsia="ja-JP"/>
        </w:rPr>
        <w:drawing>
          <wp:inline distT="0" distB="0" distL="0" distR="0" wp14:anchorId="02F4E995" wp14:editId="466E46AE">
            <wp:extent cx="3868615" cy="3581342"/>
            <wp:effectExtent l="0" t="0" r="0" b="635"/>
            <wp:docPr id="855288360" name="Picture 95" descr="A white rectangular object with red and green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8360" name="Picture 95" descr="A white rectangular object with red and green text  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88509" cy="3599759"/>
                    </a:xfrm>
                    <a:prstGeom prst="rect">
                      <a:avLst/>
                    </a:prstGeom>
                    <a:noFill/>
                    <a:ln>
                      <a:noFill/>
                    </a:ln>
                  </pic:spPr>
                </pic:pic>
              </a:graphicData>
            </a:graphic>
          </wp:inline>
        </w:drawing>
      </w:r>
      <w:r w:rsidRPr="008A34FA">
        <w:rPr>
          <w:rFonts w:ascii="Aptos Narrow" w:hAnsi="Aptos Narrow"/>
          <w:lang w:val="en-GB" w:eastAsia="ja-JP"/>
        </w:rPr>
        <w:t> </w:t>
      </w:r>
    </w:p>
    <w:p w14:paraId="2481A652" w14:textId="77777777" w:rsidR="00243EDE" w:rsidRPr="008A34FA" w:rsidRDefault="00243EDE" w:rsidP="00243EDE">
      <w:pPr>
        <w:pStyle w:val="Heading3"/>
        <w:rPr>
          <w:rFonts w:ascii="Aptos Narrow" w:hAnsi="Aptos Narrow"/>
          <w:lang w:val="en-GB" w:eastAsia="ja-JP"/>
        </w:rPr>
      </w:pPr>
      <w:bookmarkStart w:id="958" w:name="_Toc234949649"/>
      <w:r w:rsidRPr="008A34FA">
        <w:rPr>
          <w:rFonts w:ascii="Aptos Narrow" w:hAnsi="Aptos Narrow"/>
          <w:lang w:eastAsia="ja-JP"/>
        </w:rPr>
        <w:t>CCU Stromkabel</w:t>
      </w:r>
      <w:bookmarkEnd w:id="958"/>
      <w:r w:rsidRPr="008A34FA">
        <w:rPr>
          <w:rFonts w:ascii="Aptos Narrow" w:hAnsi="Aptos Narrow"/>
          <w:lang w:val="en-GB" w:eastAsia="ja-JP"/>
        </w:rPr>
        <w:t> </w:t>
      </w:r>
    </w:p>
    <w:p w14:paraId="1CD663D8" w14:textId="77777777" w:rsidR="00243EDE" w:rsidRPr="008A34FA" w:rsidRDefault="00243EDE" w:rsidP="00243EDE">
      <w:pPr>
        <w:rPr>
          <w:rFonts w:ascii="Aptos Narrow" w:hAnsi="Aptos Narrow"/>
          <w:lang w:eastAsia="ja-JP"/>
        </w:rPr>
      </w:pPr>
      <w:r w:rsidRPr="008A34FA">
        <w:rPr>
          <w:rFonts w:ascii="Aptos Narrow" w:hAnsi="Aptos Narrow"/>
          <w:lang w:eastAsia="ja-JP"/>
        </w:rPr>
        <w:t>Die CCU wird auch mit einem Stromadapterkabel geliefert, um die von Stadler gelieferten K-kodierten Stecker auf die von der CCU benötigten HC-D7-Stecker umzuwandeln: </w:t>
      </w:r>
    </w:p>
    <w:p w14:paraId="67C116F4"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 </w:t>
      </w:r>
      <w:r w:rsidRPr="008A34FA">
        <w:rPr>
          <w:rFonts w:ascii="Aptos Narrow" w:hAnsi="Aptos Narrow"/>
          <w:noProof/>
          <w:lang w:val="en-GB" w:eastAsia="ja-JP"/>
        </w:rPr>
        <w:drawing>
          <wp:inline distT="0" distB="0" distL="0" distR="0" wp14:anchorId="08B1A1D2" wp14:editId="2187EA9A">
            <wp:extent cx="5940425" cy="463550"/>
            <wp:effectExtent l="0" t="0" r="0" b="0"/>
            <wp:docPr id="166390322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0425" cy="463550"/>
                    </a:xfrm>
                    <a:prstGeom prst="rect">
                      <a:avLst/>
                    </a:prstGeom>
                    <a:noFill/>
                    <a:ln>
                      <a:noFill/>
                    </a:ln>
                  </pic:spPr>
                </pic:pic>
              </a:graphicData>
            </a:graphic>
          </wp:inline>
        </w:drawing>
      </w:r>
      <w:r w:rsidRPr="008A34FA">
        <w:rPr>
          <w:rFonts w:ascii="Aptos Narrow" w:hAnsi="Aptos Narrow"/>
          <w:lang w:val="en-GB" w:eastAsia="ja-JP"/>
        </w:rPr>
        <w:t> </w:t>
      </w:r>
    </w:p>
    <w:p w14:paraId="759A8566"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43FC9670" w14:textId="77777777" w:rsidR="00243EDE" w:rsidRPr="008A34FA" w:rsidRDefault="00243EDE" w:rsidP="00243EDE">
      <w:pPr>
        <w:rPr>
          <w:rFonts w:ascii="Aptos Narrow" w:hAnsi="Aptos Narrow"/>
          <w:lang w:val="en-GB" w:eastAsia="ja-JP"/>
        </w:rPr>
      </w:pPr>
    </w:p>
    <w:p w14:paraId="4C240E3E" w14:textId="77777777" w:rsidR="00243EDE" w:rsidRPr="008A34FA" w:rsidRDefault="00243EDE" w:rsidP="00243EDE">
      <w:pPr>
        <w:rPr>
          <w:rFonts w:ascii="Aptos Narrow" w:hAnsi="Aptos Narrow"/>
          <w:lang w:val="en-GB" w:eastAsia="ja-JP"/>
        </w:rPr>
      </w:pPr>
    </w:p>
    <w:p w14:paraId="1E434C46" w14:textId="77777777" w:rsidR="00243EDE" w:rsidRPr="008A34FA" w:rsidRDefault="00243EDE" w:rsidP="00243EDE">
      <w:pPr>
        <w:rPr>
          <w:rFonts w:ascii="Aptos Narrow" w:hAnsi="Aptos Narrow"/>
          <w:lang w:val="en-GB" w:eastAsia="ja-JP"/>
        </w:rPr>
      </w:pPr>
    </w:p>
    <w:p w14:paraId="16D1D48D" w14:textId="77777777" w:rsidR="00243EDE" w:rsidRPr="008A34FA" w:rsidRDefault="00243EDE" w:rsidP="00243EDE">
      <w:pPr>
        <w:rPr>
          <w:rFonts w:ascii="Aptos Narrow" w:hAnsi="Aptos Narrow"/>
          <w:lang w:val="en-GB" w:eastAsia="ja-JP"/>
        </w:rPr>
      </w:pPr>
    </w:p>
    <w:p w14:paraId="0AD3E4C4"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7DFBE7E0" w14:textId="77777777" w:rsidR="00243EDE" w:rsidRPr="008A34FA" w:rsidRDefault="00243EDE" w:rsidP="00243EDE">
      <w:pPr>
        <w:pStyle w:val="Heading2"/>
        <w:rPr>
          <w:rFonts w:ascii="Aptos Narrow" w:hAnsi="Aptos Narrow"/>
          <w:lang w:val="en-GB"/>
        </w:rPr>
      </w:pPr>
      <w:bookmarkStart w:id="959" w:name="_Toc234949650"/>
      <w:r w:rsidRPr="008A34FA">
        <w:rPr>
          <w:rFonts w:ascii="Aptos Narrow" w:hAnsi="Aptos Narrow"/>
        </w:rPr>
        <w:t>Access Point (AP)</w:t>
      </w:r>
      <w:bookmarkEnd w:id="959"/>
      <w:r w:rsidRPr="008A34FA">
        <w:rPr>
          <w:rFonts w:ascii="Aptos Narrow" w:hAnsi="Aptos Narrow"/>
          <w:lang w:val="en-GB"/>
        </w:rPr>
        <w:t> </w:t>
      </w:r>
    </w:p>
    <w:p w14:paraId="43FB70D0" w14:textId="77777777" w:rsidR="00243EDE" w:rsidRPr="008A34FA" w:rsidRDefault="00243EDE" w:rsidP="00243EDE">
      <w:pPr>
        <w:rPr>
          <w:rFonts w:ascii="Aptos Narrow" w:hAnsi="Aptos Narrow"/>
          <w:lang w:eastAsia="ja-JP"/>
        </w:rPr>
      </w:pPr>
      <w:r w:rsidRPr="008A34FA">
        <w:rPr>
          <w:rFonts w:ascii="Aptos Narrow" w:hAnsi="Aptos Narrow"/>
          <w:lang w:eastAsia="ja-JP"/>
        </w:rPr>
        <w:t>Es werden 4x AP pro Wagen verwendet. </w:t>
      </w:r>
    </w:p>
    <w:p w14:paraId="2023BFE5"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21999A9C" wp14:editId="2E718185">
            <wp:extent cx="3676650" cy="2609850"/>
            <wp:effectExtent l="0" t="0" r="0" b="0"/>
            <wp:docPr id="206020535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76650" cy="2609850"/>
                    </a:xfrm>
                    <a:prstGeom prst="rect">
                      <a:avLst/>
                    </a:prstGeom>
                    <a:noFill/>
                    <a:ln>
                      <a:noFill/>
                    </a:ln>
                  </pic:spPr>
                </pic:pic>
              </a:graphicData>
            </a:graphic>
          </wp:inline>
        </w:drawing>
      </w:r>
      <w:r w:rsidRPr="008A34FA">
        <w:rPr>
          <w:rFonts w:ascii="Aptos Narrow" w:hAnsi="Aptos Narrow"/>
          <w:lang w:val="en-GB" w:eastAsia="ja-JP"/>
        </w:rPr>
        <w:t> </w:t>
      </w:r>
    </w:p>
    <w:p w14:paraId="16856FF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CCD0850" wp14:editId="375CA609">
            <wp:extent cx="3683000" cy="4343400"/>
            <wp:effectExtent l="0" t="0" r="0" b="0"/>
            <wp:docPr id="441009126" name="Picture 92" descr="A computer screen shot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09126" name="Picture 92" descr="A computer screen shot of a machine  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83000" cy="4343400"/>
                    </a:xfrm>
                    <a:prstGeom prst="rect">
                      <a:avLst/>
                    </a:prstGeom>
                    <a:noFill/>
                    <a:ln>
                      <a:noFill/>
                    </a:ln>
                  </pic:spPr>
                </pic:pic>
              </a:graphicData>
            </a:graphic>
          </wp:inline>
        </w:drawing>
      </w:r>
      <w:r w:rsidRPr="008A34FA">
        <w:rPr>
          <w:rFonts w:ascii="Aptos Narrow" w:hAnsi="Aptos Narrow"/>
          <w:lang w:val="en-GB" w:eastAsia="ja-JP"/>
        </w:rPr>
        <w:t> </w:t>
      </w:r>
    </w:p>
    <w:p w14:paraId="341B91C7" w14:textId="77777777" w:rsidR="00D523C0" w:rsidRDefault="00D523C0">
      <w:pPr>
        <w:rPr>
          <w:rFonts w:ascii="Aptos Narrow" w:hAnsi="Aptos Narrow" w:cs="Times New Roman"/>
          <w:caps/>
          <w:color w:val="000000"/>
          <w:spacing w:val="15"/>
          <w:szCs w:val="22"/>
          <w:lang w:val="de-DE" w:eastAsia="ja-JP"/>
        </w:rPr>
      </w:pPr>
      <w:r>
        <w:rPr>
          <w:rFonts w:ascii="Aptos Narrow" w:hAnsi="Aptos Narrow"/>
        </w:rPr>
        <w:br w:type="page"/>
      </w:r>
    </w:p>
    <w:p w14:paraId="1825EE71" w14:textId="2C9D92F5" w:rsidR="00243EDE" w:rsidRPr="008A34FA" w:rsidRDefault="00243EDE" w:rsidP="00243EDE">
      <w:pPr>
        <w:pStyle w:val="Heading2"/>
        <w:rPr>
          <w:rFonts w:ascii="Aptos Narrow" w:hAnsi="Aptos Narrow"/>
          <w:lang w:val="en-GB"/>
        </w:rPr>
      </w:pPr>
      <w:bookmarkStart w:id="960" w:name="_Toc234949651"/>
      <w:r w:rsidRPr="008A34FA">
        <w:rPr>
          <w:rFonts w:ascii="Aptos Narrow" w:hAnsi="Aptos Narrow"/>
        </w:rPr>
        <w:lastRenderedPageBreak/>
        <w:t>Innenantennen</w:t>
      </w:r>
      <w:bookmarkEnd w:id="960"/>
      <w:r w:rsidRPr="008A34FA">
        <w:rPr>
          <w:rFonts w:ascii="Aptos Narrow" w:hAnsi="Aptos Narrow"/>
          <w:lang w:val="en-GB"/>
        </w:rPr>
        <w:t> </w:t>
      </w:r>
    </w:p>
    <w:p w14:paraId="02391B01" w14:textId="77777777" w:rsidR="00243EDE" w:rsidRPr="008A34FA" w:rsidRDefault="00243EDE" w:rsidP="00243EDE">
      <w:pPr>
        <w:rPr>
          <w:rFonts w:ascii="Aptos Narrow" w:hAnsi="Aptos Narrow"/>
          <w:lang w:eastAsia="ja-JP"/>
        </w:rPr>
      </w:pPr>
      <w:r w:rsidRPr="008A34FA">
        <w:rPr>
          <w:rFonts w:ascii="Aptos Narrow" w:hAnsi="Aptos Narrow"/>
          <w:lang w:eastAsia="ja-JP"/>
        </w:rPr>
        <w:t>Es werden 4 Innenantennen verwendet (1x per AP).  </w:t>
      </w:r>
    </w:p>
    <w:p w14:paraId="63CDA072"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00C4B1C1" wp14:editId="785A6994">
            <wp:extent cx="4711700" cy="3238500"/>
            <wp:effectExtent l="0" t="0" r="0" b="0"/>
            <wp:docPr id="589978135" name="Picture 91" descr="A cartoon of a televisio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8135" name="Picture 91" descr="A cartoon of a television  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11700" cy="3238500"/>
                    </a:xfrm>
                    <a:prstGeom prst="rect">
                      <a:avLst/>
                    </a:prstGeom>
                    <a:noFill/>
                    <a:ln>
                      <a:noFill/>
                    </a:ln>
                  </pic:spPr>
                </pic:pic>
              </a:graphicData>
            </a:graphic>
          </wp:inline>
        </w:drawing>
      </w:r>
      <w:r w:rsidRPr="008A34FA">
        <w:rPr>
          <w:rFonts w:ascii="Aptos Narrow" w:hAnsi="Aptos Narrow"/>
          <w:lang w:val="en-GB" w:eastAsia="ja-JP"/>
        </w:rPr>
        <w:t> </w:t>
      </w:r>
    </w:p>
    <w:p w14:paraId="62912043"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4E3FC4A" wp14:editId="3F9154EB">
            <wp:extent cx="4406900" cy="3886200"/>
            <wp:effectExtent l="0" t="0" r="0" b="0"/>
            <wp:docPr id="1738456271" name="Picture 90" descr="A green and white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6271" name="Picture 90" descr="A green and white machine  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06900" cy="3886200"/>
                    </a:xfrm>
                    <a:prstGeom prst="rect">
                      <a:avLst/>
                    </a:prstGeom>
                    <a:noFill/>
                    <a:ln>
                      <a:noFill/>
                    </a:ln>
                  </pic:spPr>
                </pic:pic>
              </a:graphicData>
            </a:graphic>
          </wp:inline>
        </w:drawing>
      </w:r>
      <w:r w:rsidRPr="008A34FA">
        <w:rPr>
          <w:rFonts w:ascii="Aptos Narrow" w:hAnsi="Aptos Narrow"/>
          <w:lang w:val="en-GB" w:eastAsia="ja-JP"/>
        </w:rPr>
        <w:t> </w:t>
      </w:r>
    </w:p>
    <w:p w14:paraId="748F9BEE" w14:textId="77777777" w:rsidR="00243EDE" w:rsidRPr="008A34FA" w:rsidRDefault="00243EDE" w:rsidP="00243EDE">
      <w:pPr>
        <w:pStyle w:val="Heading2"/>
        <w:rPr>
          <w:rFonts w:ascii="Aptos Narrow" w:hAnsi="Aptos Narrow"/>
          <w:lang w:val="de-AT"/>
        </w:rPr>
      </w:pPr>
      <w:bookmarkStart w:id="961" w:name="_Toc234949652"/>
      <w:r w:rsidRPr="008A34FA">
        <w:rPr>
          <w:rFonts w:ascii="Aptos Narrow" w:hAnsi="Aptos Narrow"/>
        </w:rPr>
        <w:lastRenderedPageBreak/>
        <w:t>Switch montage für alle Waggons</w:t>
      </w:r>
      <w:bookmarkEnd w:id="961"/>
      <w:r w:rsidRPr="008A34FA">
        <w:rPr>
          <w:rFonts w:ascii="Aptos Narrow" w:hAnsi="Aptos Narrow"/>
          <w:lang w:val="de-AT"/>
        </w:rPr>
        <w:t> </w:t>
      </w:r>
    </w:p>
    <w:p w14:paraId="445DE163" w14:textId="77777777" w:rsidR="00243EDE" w:rsidRPr="008A34FA" w:rsidRDefault="00243EDE" w:rsidP="00243EDE">
      <w:pPr>
        <w:rPr>
          <w:rFonts w:ascii="Aptos Narrow" w:hAnsi="Aptos Narrow"/>
          <w:lang w:eastAsia="ja-JP"/>
        </w:rPr>
      </w:pPr>
      <w:r w:rsidRPr="008A34FA">
        <w:rPr>
          <w:rFonts w:ascii="Aptos Narrow" w:hAnsi="Aptos Narrow"/>
          <w:lang w:eastAsia="ja-JP"/>
        </w:rPr>
        <w:t>Insgesamt sind es 3 Switche pro Wagen. </w:t>
      </w:r>
    </w:p>
    <w:p w14:paraId="609C6A68"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09526370" wp14:editId="4573827A">
            <wp:extent cx="4953000" cy="3124200"/>
            <wp:effectExtent l="0" t="0" r="0" b="0"/>
            <wp:docPr id="102477106" name="Picture 89"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106" name="Picture 89" descr="A computer generated image of a machine  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53000" cy="3124200"/>
                    </a:xfrm>
                    <a:prstGeom prst="rect">
                      <a:avLst/>
                    </a:prstGeom>
                    <a:noFill/>
                    <a:ln>
                      <a:noFill/>
                    </a:ln>
                  </pic:spPr>
                </pic:pic>
              </a:graphicData>
            </a:graphic>
          </wp:inline>
        </w:drawing>
      </w:r>
      <w:r w:rsidRPr="008A34FA">
        <w:rPr>
          <w:rFonts w:ascii="Aptos Narrow" w:hAnsi="Aptos Narrow"/>
          <w:lang w:val="en-GB" w:eastAsia="ja-JP"/>
        </w:rPr>
        <w:t> </w:t>
      </w:r>
    </w:p>
    <w:p w14:paraId="6BAAF0A5"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38BD7E07" wp14:editId="7B616A9E">
            <wp:extent cx="4959350" cy="3543300"/>
            <wp:effectExtent l="0" t="0" r="0" b="0"/>
            <wp:docPr id="541468119" name="Picture 88"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8119" name="Picture 88" descr="A computer generated image of a machine  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959350" cy="3543300"/>
                    </a:xfrm>
                    <a:prstGeom prst="rect">
                      <a:avLst/>
                    </a:prstGeom>
                    <a:noFill/>
                    <a:ln>
                      <a:noFill/>
                    </a:ln>
                  </pic:spPr>
                </pic:pic>
              </a:graphicData>
            </a:graphic>
          </wp:inline>
        </w:drawing>
      </w:r>
      <w:r w:rsidRPr="008A34FA">
        <w:rPr>
          <w:rFonts w:ascii="Aptos Narrow" w:hAnsi="Aptos Narrow"/>
          <w:lang w:val="en-GB" w:eastAsia="ja-JP"/>
        </w:rPr>
        <w:t> </w:t>
      </w:r>
    </w:p>
    <w:p w14:paraId="17DED41E"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5898B12D" wp14:editId="6344299B">
            <wp:extent cx="4940300" cy="3562350"/>
            <wp:effectExtent l="0" t="0" r="0" b="0"/>
            <wp:docPr id="851059249" name="Picture 87" descr="A computer generated image of a mach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59249" name="Picture 87" descr="A computer generated image of a machine  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40300" cy="3562350"/>
                    </a:xfrm>
                    <a:prstGeom prst="rect">
                      <a:avLst/>
                    </a:prstGeom>
                    <a:noFill/>
                    <a:ln>
                      <a:noFill/>
                    </a:ln>
                  </pic:spPr>
                </pic:pic>
              </a:graphicData>
            </a:graphic>
          </wp:inline>
        </w:drawing>
      </w:r>
      <w:r w:rsidRPr="008A34FA">
        <w:rPr>
          <w:rFonts w:ascii="Aptos Narrow" w:hAnsi="Aptos Narrow"/>
          <w:lang w:val="en-GB" w:eastAsia="ja-JP"/>
        </w:rPr>
        <w:t> </w:t>
      </w:r>
    </w:p>
    <w:p w14:paraId="5A7C4535"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74D1F4FE" wp14:editId="48FD030A">
            <wp:extent cx="4953000" cy="3962400"/>
            <wp:effectExtent l="0" t="0" r="0" b="0"/>
            <wp:docPr id="683403650" name="Picture 86" descr="A blue and black stai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03650" name="Picture 86" descr="A blue and black stairs  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53000" cy="3962400"/>
                    </a:xfrm>
                    <a:prstGeom prst="rect">
                      <a:avLst/>
                    </a:prstGeom>
                    <a:noFill/>
                    <a:ln>
                      <a:noFill/>
                    </a:ln>
                  </pic:spPr>
                </pic:pic>
              </a:graphicData>
            </a:graphic>
          </wp:inline>
        </w:drawing>
      </w:r>
      <w:r w:rsidRPr="008A34FA">
        <w:rPr>
          <w:rFonts w:ascii="Aptos Narrow" w:hAnsi="Aptos Narrow"/>
          <w:lang w:val="en-GB" w:eastAsia="ja-JP"/>
        </w:rPr>
        <w:t> </w:t>
      </w:r>
    </w:p>
    <w:p w14:paraId="6C77F8F0"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35B0B8D3" wp14:editId="2D6A6768">
            <wp:extent cx="5181600" cy="3435350"/>
            <wp:effectExtent l="0" t="0" r="0" b="0"/>
            <wp:docPr id="21953900" name="Picture 85" descr="A drawing of a colorful staircas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3900" name="Picture 85" descr="A drawing of a colorful staircase  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181600" cy="3435350"/>
                    </a:xfrm>
                    <a:prstGeom prst="rect">
                      <a:avLst/>
                    </a:prstGeom>
                    <a:noFill/>
                    <a:ln>
                      <a:noFill/>
                    </a:ln>
                  </pic:spPr>
                </pic:pic>
              </a:graphicData>
            </a:graphic>
          </wp:inline>
        </w:drawing>
      </w:r>
      <w:r w:rsidRPr="008A34FA">
        <w:rPr>
          <w:rFonts w:ascii="Aptos Narrow" w:hAnsi="Aptos Narrow"/>
          <w:lang w:val="en-GB" w:eastAsia="ja-JP"/>
        </w:rPr>
        <w:t> </w:t>
      </w:r>
    </w:p>
    <w:p w14:paraId="51960499"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57AF3691" wp14:editId="18AD19D6">
            <wp:extent cx="5181600" cy="3486150"/>
            <wp:effectExtent l="0" t="0" r="0" b="0"/>
            <wp:docPr id="110150226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181600" cy="3486150"/>
                    </a:xfrm>
                    <a:prstGeom prst="rect">
                      <a:avLst/>
                    </a:prstGeom>
                    <a:noFill/>
                    <a:ln>
                      <a:noFill/>
                    </a:ln>
                  </pic:spPr>
                </pic:pic>
              </a:graphicData>
            </a:graphic>
          </wp:inline>
        </w:drawing>
      </w:r>
      <w:r w:rsidRPr="008A34FA">
        <w:rPr>
          <w:rFonts w:ascii="Aptos Narrow" w:hAnsi="Aptos Narrow"/>
          <w:lang w:val="en-GB" w:eastAsia="ja-JP"/>
        </w:rPr>
        <w:t> </w:t>
      </w:r>
    </w:p>
    <w:p w14:paraId="033B53B4"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1606C602" w14:textId="77777777" w:rsidR="00243EDE" w:rsidRPr="008A34FA" w:rsidRDefault="00243EDE" w:rsidP="00243EDE">
      <w:pPr>
        <w:pStyle w:val="Heading2"/>
        <w:rPr>
          <w:rFonts w:ascii="Aptos Narrow" w:hAnsi="Aptos Narrow"/>
          <w:lang w:val="en-GB"/>
        </w:rPr>
      </w:pPr>
      <w:bookmarkStart w:id="962" w:name="_Toc234949653"/>
      <w:r w:rsidRPr="008A34FA">
        <w:rPr>
          <w:rFonts w:ascii="Aptos Narrow" w:hAnsi="Aptos Narrow"/>
        </w:rPr>
        <w:lastRenderedPageBreak/>
        <w:t>Netzwerkverkabelung und zwischenwagenverbindungen (Frontkupplung)</w:t>
      </w:r>
      <w:bookmarkEnd w:id="962"/>
      <w:r w:rsidRPr="008A34FA">
        <w:rPr>
          <w:rFonts w:ascii="Aptos Narrow" w:hAnsi="Aptos Narrow"/>
          <w:lang w:val="en-GB"/>
        </w:rPr>
        <w:t> </w:t>
      </w:r>
    </w:p>
    <w:p w14:paraId="1CE6F540" w14:textId="77777777" w:rsidR="00243EDE" w:rsidRPr="008A34FA" w:rsidRDefault="00243EDE" w:rsidP="00243EDE">
      <w:pPr>
        <w:rPr>
          <w:rFonts w:ascii="Aptos Narrow" w:hAnsi="Aptos Narrow"/>
          <w:lang w:eastAsia="ja-JP"/>
        </w:rPr>
      </w:pPr>
      <w:r w:rsidRPr="008A34FA">
        <w:rPr>
          <w:rFonts w:ascii="Aptos Narrow" w:hAnsi="Aptos Narrow"/>
          <w:lang w:eastAsia="ja-JP"/>
        </w:rPr>
        <w:t>Um ein 10-Gigabit-Netzwerk im gesamten Fahrzeug sicherzustellen, erfordert Nomad, dass das gesamte Verkabelungssystem (einschließlich Anschlüsse) den Anforderungen der IEC 11801 Klasse EA entspricht. Bei einer Mehrfachtraktion sind die von Stadler bereitgestellten Verbindungen zwischen den Zügen jedoch nur mit 1 Gbps ausgelegt, was den Netzwerkverkehr zwischen zwei Zügen auf 1 Gbps reduzieren würde. </w:t>
      </w:r>
    </w:p>
    <w:p w14:paraId="635B5D68" w14:textId="77777777" w:rsidR="00243EDE" w:rsidRPr="008A34FA" w:rsidRDefault="00243EDE" w:rsidP="00243EDE">
      <w:pPr>
        <w:rPr>
          <w:rFonts w:ascii="Aptos Narrow" w:hAnsi="Aptos Narrow"/>
          <w:lang w:eastAsia="ja-JP"/>
        </w:rPr>
      </w:pPr>
      <w:r w:rsidRPr="008A34FA">
        <w:rPr>
          <w:rFonts w:ascii="Aptos Narrow" w:hAnsi="Aptos Narrow"/>
          <w:lang w:eastAsia="ja-JP"/>
        </w:rPr>
        <w:t>Das IoB Netzwerk wird über zwei sogenannte OctiConn Stecker, (vorbehaltlich CR) über die Frontkupplung geführt, womit eine redundante Verbindung zwischen zwei Fahrzeugen entsteht. Lieferant ist Dellner. </w:t>
      </w:r>
    </w:p>
    <w:p w14:paraId="431B51B9"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A1AF21D"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77CD3030" wp14:editId="38CD1F1C">
            <wp:extent cx="5429250" cy="1924050"/>
            <wp:effectExtent l="0" t="0" r="0" b="0"/>
            <wp:docPr id="801399434" name="Picture 83" descr="A diagram of a devi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A diagram of a device  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29250" cy="1924050"/>
                    </a:xfrm>
                    <a:prstGeom prst="rect">
                      <a:avLst/>
                    </a:prstGeom>
                    <a:noFill/>
                    <a:ln>
                      <a:noFill/>
                    </a:ln>
                  </pic:spPr>
                </pic:pic>
              </a:graphicData>
            </a:graphic>
          </wp:inline>
        </w:drawing>
      </w:r>
      <w:r w:rsidRPr="008A34FA">
        <w:rPr>
          <w:rFonts w:ascii="Aptos Narrow" w:hAnsi="Aptos Narrow"/>
          <w:lang w:eastAsia="ja-JP"/>
        </w:rPr>
        <w:t> </w:t>
      </w:r>
    </w:p>
    <w:p w14:paraId="46C6F616" w14:textId="77777777" w:rsidR="00243EDE" w:rsidRPr="008A34FA" w:rsidRDefault="00243EDE" w:rsidP="00243EDE">
      <w:pPr>
        <w:rPr>
          <w:rFonts w:ascii="Aptos Narrow" w:hAnsi="Aptos Narrow"/>
          <w:lang w:eastAsia="ja-JP"/>
        </w:rPr>
      </w:pPr>
      <w:r w:rsidRPr="008A34FA">
        <w:rPr>
          <w:rFonts w:ascii="Aptos Narrow" w:hAnsi="Aptos Narrow"/>
          <w:lang w:eastAsia="ja-JP"/>
        </w:rPr>
        <w:t>Die Stecker sind als CAT 6a oder CAT 7 spezifiziert womit beim Kupplungsübergang eine Übertragungsgeschwindigkeit von 1 Gbit/s möglich ist. Während des Betriebs werden über den Kupplungsübergang Daten wie Fehlermeldungen, Kamerastreams im Alarmfall bzw. beim Halt für die Rückseheinrichtung übertragen. </w:t>
      </w:r>
    </w:p>
    <w:p w14:paraId="59DB82A2" w14:textId="77777777" w:rsidR="00243EDE" w:rsidRPr="008A34FA" w:rsidRDefault="00243EDE" w:rsidP="00243EDE">
      <w:pPr>
        <w:rPr>
          <w:rFonts w:ascii="Aptos Narrow" w:hAnsi="Aptos Narrow"/>
          <w:lang w:eastAsia="ja-JP"/>
        </w:rPr>
      </w:pPr>
      <w:r w:rsidRPr="008A34FA">
        <w:rPr>
          <w:rFonts w:ascii="Aptos Narrow" w:hAnsi="Aptos Narrow"/>
          <w:lang w:eastAsia="ja-JP"/>
        </w:rPr>
        <w:t>Bei einer Unterbrechung der elektrischen Frontkupplung funktionieren die Fahrzeugnetzwerke innerhalb der getrennten Fahrzeuge, abgesehen von den Funktionen über die Kupplung, in deren Funktionalität weiter. </w:t>
      </w:r>
    </w:p>
    <w:p w14:paraId="1407B1DD" w14:textId="01917C35" w:rsidR="00243EDE" w:rsidRPr="008A34FA" w:rsidRDefault="00243EDE" w:rsidP="00243EDE">
      <w:pPr>
        <w:rPr>
          <w:rFonts w:ascii="Aptos Narrow" w:hAnsi="Aptos Narrow"/>
          <w:lang w:eastAsia="ja-JP"/>
        </w:rPr>
      </w:pPr>
      <w:r w:rsidRPr="008A34FA">
        <w:rPr>
          <w:rFonts w:ascii="Aptos Narrow" w:hAnsi="Aptos Narrow"/>
          <w:lang w:eastAsia="ja-JP"/>
        </w:rPr>
        <w:br w:type="page"/>
      </w:r>
    </w:p>
    <w:p w14:paraId="063F3385" w14:textId="77777777" w:rsidR="00243EDE" w:rsidRPr="008A34FA" w:rsidRDefault="00AE7BEC" w:rsidP="00243EDE">
      <w:pPr>
        <w:pStyle w:val="Heading1"/>
        <w:rPr>
          <w:rFonts w:ascii="Aptos Narrow" w:hAnsi="Aptos Narrow"/>
          <w:lang w:val="en-GB" w:eastAsia="ja-JP"/>
        </w:rPr>
      </w:pPr>
      <w:bookmarkStart w:id="963" w:name="_Toc234949654"/>
      <w:r w:rsidRPr="008A34FA">
        <w:rPr>
          <w:rFonts w:ascii="Aptos Narrow" w:hAnsi="Aptos Narrow"/>
          <w:lang w:val="de-DE" w:eastAsia="ja-JP"/>
        </w:rPr>
        <w:lastRenderedPageBreak/>
        <w:t>Ausstattung</w:t>
      </w:r>
      <w:bookmarkEnd w:id="963"/>
    </w:p>
    <w:p w14:paraId="41A82CB0" w14:textId="77777777" w:rsidR="00243EDE" w:rsidRPr="008A34FA" w:rsidRDefault="00AE7BEC" w:rsidP="00243EDE">
      <w:pPr>
        <w:pStyle w:val="Heading2"/>
        <w:rPr>
          <w:rFonts w:ascii="Aptos Narrow" w:hAnsi="Aptos Narrow"/>
          <w:lang w:val="en-GB"/>
        </w:rPr>
      </w:pPr>
      <w:bookmarkStart w:id="964" w:name="_Toc234949655"/>
      <w:r w:rsidRPr="008A34FA">
        <w:rPr>
          <w:rFonts w:ascii="Aptos Narrow" w:hAnsi="Aptos Narrow"/>
          <w:lang w:val="de-AT"/>
        </w:rPr>
        <w:t>Ausstattungsliste</w:t>
      </w:r>
      <w:bookmarkEnd w:id="964"/>
      <w:r w:rsidRPr="008A34FA">
        <w:rPr>
          <w:rFonts w:ascii="Aptos Narrow" w:hAnsi="Aptos Narrow"/>
          <w:lang w:val="de-AT"/>
        </w:rPr>
        <w:t> </w:t>
      </w:r>
    </w:p>
    <w:p w14:paraId="6BC73EB1" w14:textId="77777777" w:rsidR="00243EDE" w:rsidRPr="008A34FA" w:rsidRDefault="00243EDE" w:rsidP="00243EDE">
      <w:pPr>
        <w:rPr>
          <w:rFonts w:ascii="Aptos Narrow" w:hAnsi="Aptos Narrow"/>
          <w:lang w:eastAsia="ja-JP"/>
        </w:rPr>
      </w:pPr>
      <w:r w:rsidRPr="008A34FA">
        <w:rPr>
          <w:rFonts w:ascii="Aptos Narrow" w:hAnsi="Aptos Narrow"/>
          <w:lang w:eastAsia="ja-JP"/>
        </w:rPr>
        <w:t>Die für die Hardwareinstallation pro Wagen benötigten Komponenten der Lösung sind in den untenstehenden Tabellen aufgeführt. </w:t>
      </w:r>
    </w:p>
    <w:p w14:paraId="55BCF593" w14:textId="77777777" w:rsidR="00243EDE" w:rsidRPr="008A34FA" w:rsidRDefault="00243EDE" w:rsidP="00243EDE">
      <w:pPr>
        <w:rPr>
          <w:rFonts w:ascii="Aptos Narrow" w:hAnsi="Aptos Narrow"/>
          <w:lang w:eastAsia="ja-JP"/>
        </w:rPr>
      </w:pPr>
      <w:r w:rsidRPr="008A34FA">
        <w:rPr>
          <w:rFonts w:ascii="Aptos Narrow" w:hAnsi="Aptos Narrow"/>
          <w:lang w:eastAsia="ja-JP"/>
        </w:rPr>
        <w:t>Für alle Komponenten, die in diesem Vorverkaufsabschnitt aufgeführt sind, wird erwartet, dass der DDR-Prozess innerhalb des Projekts die Erstellung eines „Installationsparameter“-Dokuments von Nomad einschließt. Dieses Dokument wird die Informationen präzisieren, die Stadler bei ihrem Installationsdesign berücksichtigen muss, als Voraussetzung dafür, dass Nomad seine Garantieverpflichtungen für die gelieferten Komponenten einhält. Dieses Dokument würde Dinge wie Betriebstemperaturanforderungen, detaillierte Stromanforderungen, physische Aspekte wie Montageausrichtung, Luftstrom, Drehmoment, Freiraum und Biegeradius für von Stadler bereitgestellte Verkabelung abdecken, um die Integrität der Steckverbinder zu wahren, Wartungszugang usw. </w:t>
      </w:r>
    </w:p>
    <w:p w14:paraId="4D25EA2F" w14:textId="77777777" w:rsidR="00243EDE" w:rsidRPr="008A34FA" w:rsidRDefault="00243EDE" w:rsidP="00243EDE">
      <w:pPr>
        <w:rPr>
          <w:rFonts w:ascii="Aptos Narrow" w:hAnsi="Aptos Narrow"/>
          <w:lang w:eastAsia="ja-JP"/>
        </w:rPr>
      </w:pPr>
      <w:r w:rsidRPr="008A34FA">
        <w:rPr>
          <w:rFonts w:ascii="Aptos Narrow" w:hAnsi="Aptos Narrow"/>
          <w:lang w:eastAsia="ja-JP"/>
        </w:rPr>
        <w:t>Wagenübergangskabel / Wagenübergangsstecker </w:t>
      </w:r>
    </w:p>
    <w:p w14:paraId="4295E87D"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Für Wagenübergangskabel und Netzwerkkabel gibt Nomad nur die Leistungsanforderungen für das Kabelsegment an, um 10G-Verbindungen zu unterstützen. Nomad spezifiziert/entwirft/akzeptiert keine Abnahmetests für das Kabelsegment.</w:t>
      </w:r>
      <w:r w:rsidRPr="008A34FA">
        <w:rPr>
          <w:rFonts w:ascii="Aptos Narrow" w:hAnsi="Aptos Narrow"/>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8A34FA" w14:paraId="29C783FD"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0C04CDF8" w14:textId="77777777" w:rsidR="00243EDE" w:rsidRPr="008A34FA" w:rsidRDefault="00321054" w:rsidP="00243EDE">
            <w:pPr>
              <w:rPr>
                <w:rFonts w:ascii="Aptos Narrow" w:hAnsi="Aptos Narrow"/>
                <w:b/>
                <w:bCs/>
                <w:lang w:eastAsia="ja-JP"/>
              </w:rPr>
            </w:pPr>
            <w:r w:rsidRPr="008A34FA">
              <w:rPr>
                <w:rFonts w:ascii="Aptos Narrow" w:hAnsi="Aptos Narrow"/>
                <w:b/>
                <w:bCs/>
                <w:lang w:eastAsia="ja-JP"/>
              </w:rPr>
              <w:t>Liste der Hauptkomponenten – Masterwagen (500)</w:t>
            </w:r>
          </w:p>
        </w:tc>
        <w:tc>
          <w:tcPr>
            <w:tcW w:w="1155" w:type="dxa"/>
            <w:tcBorders>
              <w:top w:val="single" w:sz="6" w:space="0" w:color="auto"/>
              <w:left w:val="nil"/>
              <w:bottom w:val="single" w:sz="6" w:space="0" w:color="auto"/>
              <w:right w:val="nil"/>
            </w:tcBorders>
            <w:shd w:val="clear" w:color="auto" w:fill="FFC000"/>
            <w:vAlign w:val="center"/>
            <w:hideMark/>
          </w:tcPr>
          <w:p w14:paraId="2F5E4C4E"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4FA2226E"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1A0FA47D"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652610AC"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005A7858"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r>
      <w:tr w:rsidR="00243EDE" w:rsidRPr="008A34FA" w14:paraId="19F2E7D0"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661F4758" w14:textId="77777777" w:rsidR="00243EDE" w:rsidRPr="008A34FA" w:rsidRDefault="00321054" w:rsidP="00243EDE">
            <w:pPr>
              <w:rPr>
                <w:rFonts w:ascii="Aptos Narrow" w:hAnsi="Aptos Narrow"/>
                <w:b/>
                <w:bCs/>
                <w:lang w:val="en-GB" w:eastAsia="ja-JP"/>
              </w:rPr>
            </w:pPr>
            <w:r w:rsidRPr="008A34FA">
              <w:rPr>
                <w:rFonts w:ascii="Aptos Narrow" w:hAnsi="Aptos Narrow"/>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5900D94D" w14:textId="77777777" w:rsidR="00243EDE" w:rsidRPr="008A34FA" w:rsidRDefault="00321054" w:rsidP="00243EDE">
            <w:pPr>
              <w:rPr>
                <w:rFonts w:ascii="Aptos Narrow" w:hAnsi="Aptos Narrow"/>
                <w:b/>
                <w:bCs/>
                <w:lang w:val="en-GB" w:eastAsia="ja-JP"/>
              </w:rPr>
            </w:pPr>
            <w:r w:rsidRPr="008A34FA">
              <w:rPr>
                <w:rFonts w:ascii="Aptos Narrow" w:hAnsi="Aptos Narrow"/>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109D531D"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Nomad-ID Nummer</w:t>
            </w: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7E8A47D6" w14:textId="77777777" w:rsidR="00243EDE" w:rsidRPr="008A34FA" w:rsidRDefault="00321054" w:rsidP="00243EDE">
            <w:pPr>
              <w:rPr>
                <w:rFonts w:ascii="Aptos Narrow" w:hAnsi="Aptos Narrow"/>
                <w:lang w:val="en-GB" w:eastAsia="ja-JP"/>
              </w:rPr>
            </w:pPr>
            <w:r w:rsidRPr="008A34FA">
              <w:rPr>
                <w:rFonts w:ascii="Aptos Narrow" w:hAnsi="Aptos Narrow"/>
                <w:b/>
                <w:bCs/>
                <w:lang w:eastAsia="ja-JP"/>
              </w:rPr>
              <w:t>Menge </w:t>
            </w:r>
            <w:r w:rsidRPr="008A34FA">
              <w:rPr>
                <w:rFonts w:ascii="Aptos Narrow" w:hAnsi="Aptos Narrow"/>
                <w:lang w:val="en-GB" w:eastAsia="ja-JP"/>
              </w:rPr>
              <w:t> </w:t>
            </w:r>
          </w:p>
        </w:tc>
      </w:tr>
      <w:tr w:rsidR="00243EDE" w:rsidRPr="008A34FA" w14:paraId="5DDC1E7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16B3CED6"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CCU R5001C</w:t>
            </w:r>
            <w:r w:rsidRPr="008A34FA">
              <w:rPr>
                <w:rFonts w:ascii="Aptos Narrow" w:hAnsi="Aptos Narrow"/>
                <w:lang w:val="en-GB" w:eastAsia="ja-JP"/>
              </w:rPr>
              <w:t> </w:t>
            </w:r>
          </w:p>
        </w:tc>
        <w:tc>
          <w:tcPr>
            <w:tcW w:w="2115" w:type="dxa"/>
            <w:tcBorders>
              <w:top w:val="nil"/>
              <w:left w:val="nil"/>
              <w:bottom w:val="single" w:sz="6" w:space="0" w:color="auto"/>
              <w:right w:val="single" w:sz="6" w:space="0" w:color="auto"/>
            </w:tcBorders>
            <w:shd w:val="clear" w:color="auto" w:fill="D9D9D9"/>
            <w:hideMark/>
          </w:tcPr>
          <w:p w14:paraId="0B12AB08"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663809B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1086</w:t>
            </w: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0EDA0AC7"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w:t>
            </w:r>
            <w:r w:rsidRPr="008A34FA">
              <w:rPr>
                <w:rFonts w:ascii="Aptos Narrow" w:hAnsi="Aptos Narrow"/>
                <w:lang w:val="en-GB" w:eastAsia="ja-JP"/>
              </w:rPr>
              <w:t> </w:t>
            </w:r>
          </w:p>
        </w:tc>
      </w:tr>
      <w:tr w:rsidR="00243EDE" w:rsidRPr="008A34FA" w14:paraId="6ABF09FC"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D9D9D9"/>
            <w:vAlign w:val="center"/>
            <w:hideMark/>
          </w:tcPr>
          <w:p w14:paraId="608A1246" w14:textId="77777777" w:rsidR="00243EDE" w:rsidRPr="008A34FA" w:rsidRDefault="00321054" w:rsidP="00243EDE">
            <w:pPr>
              <w:rPr>
                <w:rFonts w:ascii="Aptos Narrow" w:hAnsi="Aptos Narrow"/>
                <w:lang w:val="en-GB" w:eastAsia="ja-JP"/>
              </w:rPr>
            </w:pPr>
            <w:r w:rsidRPr="008A34FA">
              <w:rPr>
                <w:rFonts w:ascii="Aptos Narrow" w:hAnsi="Aptos Narrow"/>
                <w:lang w:val="en-GB" w:eastAsia="ja-JP"/>
              </w:rPr>
              <w:t>SIM-Karten</w:t>
            </w:r>
          </w:p>
        </w:tc>
        <w:tc>
          <w:tcPr>
            <w:tcW w:w="2115" w:type="dxa"/>
            <w:tcBorders>
              <w:top w:val="nil"/>
              <w:left w:val="nil"/>
              <w:bottom w:val="single" w:sz="6" w:space="0" w:color="auto"/>
              <w:right w:val="single" w:sz="6" w:space="0" w:color="auto"/>
            </w:tcBorders>
            <w:shd w:val="clear" w:color="auto" w:fill="D9D9D9"/>
            <w:hideMark/>
          </w:tcPr>
          <w:p w14:paraId="2BEBED1C"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ÖBB</w:t>
            </w:r>
            <w:r w:rsidRPr="008A34FA">
              <w:rPr>
                <w:rFonts w:ascii="Arial" w:hAnsi="Arial" w:cs="Arial"/>
                <w:lang w:eastAsia="ja-JP"/>
              </w:rPr>
              <w:t> </w:t>
            </w:r>
            <w:r w:rsidRPr="008A34FA">
              <w:rPr>
                <w:rFonts w:ascii="Aptos Narrow" w:hAnsi="Aptos Narrow"/>
                <w:lang w:val="en-GB" w:eastAsia="ja-JP"/>
              </w:rPr>
              <w:t> </w:t>
            </w:r>
          </w:p>
        </w:tc>
        <w:tc>
          <w:tcPr>
            <w:tcW w:w="2115" w:type="dxa"/>
            <w:gridSpan w:val="2"/>
            <w:tcBorders>
              <w:top w:val="nil"/>
              <w:left w:val="nil"/>
              <w:bottom w:val="single" w:sz="6" w:space="0" w:color="auto"/>
              <w:right w:val="single" w:sz="6" w:space="0" w:color="auto"/>
            </w:tcBorders>
            <w:shd w:val="clear" w:color="auto" w:fill="D9D9D9"/>
            <w:hideMark/>
          </w:tcPr>
          <w:p w14:paraId="14F4114F"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D9D9D9"/>
            <w:vAlign w:val="center"/>
            <w:hideMark/>
          </w:tcPr>
          <w:p w14:paraId="7248B7C6"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6</w:t>
            </w:r>
            <w:r w:rsidRPr="008A34FA">
              <w:rPr>
                <w:rFonts w:ascii="Aptos Narrow" w:hAnsi="Aptos Narrow"/>
                <w:lang w:val="en-GB" w:eastAsia="ja-JP"/>
              </w:rPr>
              <w:t> </w:t>
            </w:r>
          </w:p>
        </w:tc>
      </w:tr>
      <w:tr w:rsidR="00243EDE" w:rsidRPr="008A34FA" w14:paraId="560A2B9D"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DEEE77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5G-Modems</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113338D9"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518842B"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8934D5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58110E58"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F38044B" w14:textId="77777777" w:rsidR="00243EDE" w:rsidRPr="008A34FA" w:rsidRDefault="00321054" w:rsidP="00243EDE">
            <w:pPr>
              <w:rPr>
                <w:rFonts w:ascii="Aptos Narrow" w:hAnsi="Aptos Narrow"/>
                <w:lang w:val="en-GB" w:eastAsia="ja-JP"/>
              </w:rPr>
            </w:pPr>
            <w:r w:rsidRPr="008A34FA">
              <w:rPr>
                <w:rFonts w:ascii="Aptos Narrow" w:hAnsi="Aptos Narrow"/>
                <w:lang w:val="en-GB" w:eastAsia="ja-JP"/>
              </w:rPr>
              <w:t>GPS-Empfänger</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3099E6C"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30F3B4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A62B6F1"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2</w:t>
            </w:r>
            <w:r w:rsidRPr="008A34FA">
              <w:rPr>
                <w:rFonts w:ascii="Aptos Narrow" w:hAnsi="Aptos Narrow"/>
                <w:lang w:val="en-GB" w:eastAsia="ja-JP"/>
              </w:rPr>
              <w:t> </w:t>
            </w:r>
          </w:p>
        </w:tc>
      </w:tr>
      <w:tr w:rsidR="00243EDE" w:rsidRPr="005D5EBA" w14:paraId="494DA16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1603B29" w14:textId="77777777" w:rsidR="00243EDE" w:rsidRPr="008A34FA" w:rsidRDefault="008472B9" w:rsidP="00243EDE">
            <w:pPr>
              <w:rPr>
                <w:rFonts w:ascii="Aptos Narrow" w:hAnsi="Aptos Narrow"/>
                <w:lang w:val="en-GB" w:eastAsia="ja-JP"/>
              </w:rPr>
            </w:pPr>
            <w:r w:rsidRPr="008A34FA">
              <w:rPr>
                <w:rFonts w:ascii="Aptos Narrow" w:hAnsi="Aptos Narrow"/>
                <w:lang w:val="en-GB" w:eastAsia="ja-JP"/>
              </w:rPr>
              <w:t>Diverse CPU-, Modem-Carrier- und SSD-Carrier-Blades</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3CA4AAC"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29F537F"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552ECA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r>
      <w:tr w:rsidR="00243EDE" w:rsidRPr="008A34FA" w14:paraId="705AAB8F"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234E77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 TB SSD</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02A1C423"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2EE33C1" w14:textId="77777777" w:rsidR="00243EDE" w:rsidRPr="008A34FA" w:rsidRDefault="00243EDE" w:rsidP="00243EDE">
            <w:pPr>
              <w:rPr>
                <w:rFonts w:ascii="Aptos Narrow" w:hAnsi="Aptos Narrow"/>
                <w:lang w:val="en-GB" w:eastAsia="ja-JP"/>
              </w:rPr>
            </w:pPr>
            <w:r w:rsidRPr="008A34FA">
              <w:rPr>
                <w:rFonts w:ascii="Arial" w:hAnsi="Arial" w:cs="Arial"/>
                <w:lang w:eastAsia="ja-JP"/>
              </w:rPr>
              <w:t> </w:t>
            </w: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7444011"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2</w:t>
            </w:r>
            <w:r w:rsidRPr="008A34FA">
              <w:rPr>
                <w:rFonts w:ascii="Aptos Narrow" w:hAnsi="Aptos Narrow"/>
                <w:lang w:val="en-GB" w:eastAsia="ja-JP"/>
              </w:rPr>
              <w:t> </w:t>
            </w:r>
          </w:p>
        </w:tc>
      </w:tr>
      <w:tr w:rsidR="008472B9" w:rsidRPr="008A34FA" w14:paraId="4FA40A11"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1746F8E"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lastRenderedPageBreak/>
              <w:t>Access Point: </w:t>
            </w:r>
            <w:r w:rsidRPr="008A34FA">
              <w:rPr>
                <w:rFonts w:ascii="Aptos Narrow" w:hAnsi="Aptos Narrow"/>
                <w:lang w:val="en-GB" w:eastAsia="ja-JP"/>
              </w:rPr>
              <w:t> </w:t>
            </w:r>
          </w:p>
          <w:p w14:paraId="4AE875EC"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Westermo Ibex 610</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300C8AF" w14:textId="77777777" w:rsidR="008472B9" w:rsidRPr="008A34FA" w:rsidRDefault="008472B9" w:rsidP="008472B9">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01FB544" w14:textId="77777777" w:rsidR="008472B9" w:rsidRPr="008A34FA" w:rsidRDefault="008472B9" w:rsidP="008472B9">
            <w:pPr>
              <w:rPr>
                <w:rFonts w:ascii="Aptos Narrow" w:hAnsi="Aptos Narrow"/>
                <w:lang w:val="en-GB" w:eastAsia="ja-JP"/>
              </w:rPr>
            </w:pPr>
            <w:r w:rsidRPr="008A34FA">
              <w:rPr>
                <w:rFonts w:ascii="Aptos Narrow" w:hAnsi="Aptos Narrow"/>
                <w:lang w:eastAsia="ja-JP"/>
              </w:rPr>
              <w:t>NMID 1043</w:t>
            </w:r>
            <w:r w:rsidRPr="008A34FA">
              <w:rPr>
                <w:rFonts w:ascii="Aptos Narrow" w:hAnsi="Aptos Narrow"/>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3B79EDC9" w14:textId="77777777" w:rsidR="008472B9" w:rsidRPr="008A34FA" w:rsidRDefault="008472B9" w:rsidP="008472B9">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2B5ADF69"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323040B"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Switch: VDSRail DS-CSWP28 (28 port)</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515EF9F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3A8DFC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1143</w:t>
            </w:r>
            <w:r w:rsidRPr="008A34FA">
              <w:rPr>
                <w:rFonts w:ascii="Aptos Narrow" w:hAnsi="Aptos Narrow"/>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409EE8E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3</w:t>
            </w:r>
            <w:r w:rsidRPr="008A34FA">
              <w:rPr>
                <w:rFonts w:ascii="Aptos Narrow" w:hAnsi="Aptos Narrow"/>
                <w:lang w:val="en-GB" w:eastAsia="ja-JP"/>
              </w:rPr>
              <w:t> </w:t>
            </w:r>
          </w:p>
        </w:tc>
      </w:tr>
      <w:tr w:rsidR="00243EDE" w:rsidRPr="008A34FA" w14:paraId="35A6496F"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583976AA"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Sencity Rail MULTI Antenna 1399.99.0307</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hideMark/>
          </w:tcPr>
          <w:p w14:paraId="2F8A4874"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Stadler</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670A44CF"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FE9BA9"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bl>
    <w:p w14:paraId="475BF32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55"/>
        <w:gridCol w:w="2115"/>
        <w:gridCol w:w="270"/>
        <w:gridCol w:w="1845"/>
        <w:gridCol w:w="1245"/>
      </w:tblGrid>
      <w:tr w:rsidR="00243EDE" w:rsidRPr="008A34FA" w14:paraId="16B13B70"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2D8BF21D" w14:textId="77777777" w:rsidR="00243EDE" w:rsidRPr="008A34FA" w:rsidRDefault="008472B9" w:rsidP="00243EDE">
            <w:pPr>
              <w:rPr>
                <w:rFonts w:ascii="Aptos Narrow" w:hAnsi="Aptos Narrow"/>
                <w:lang w:eastAsia="ja-JP"/>
              </w:rPr>
            </w:pPr>
            <w:r w:rsidRPr="008A34FA">
              <w:rPr>
                <w:rFonts w:ascii="Aptos Narrow" w:hAnsi="Aptos Narrow"/>
                <w:b/>
                <w:bCs/>
                <w:lang w:eastAsia="ja-JP"/>
              </w:rPr>
              <w:t>Liste der Hauptkomponenten – Endwagon (100)</w:t>
            </w:r>
            <w:r w:rsidRPr="008A34FA">
              <w:rPr>
                <w:rFonts w:ascii="Aptos Narrow" w:hAnsi="Aptos Narrow"/>
                <w:lang w:eastAsia="ja-JP"/>
              </w:rPr>
              <w:t> </w:t>
            </w:r>
          </w:p>
        </w:tc>
        <w:tc>
          <w:tcPr>
            <w:tcW w:w="1155" w:type="dxa"/>
            <w:tcBorders>
              <w:top w:val="single" w:sz="6" w:space="0" w:color="auto"/>
              <w:left w:val="nil"/>
              <w:bottom w:val="single" w:sz="6" w:space="0" w:color="auto"/>
              <w:right w:val="nil"/>
            </w:tcBorders>
            <w:shd w:val="clear" w:color="auto" w:fill="FFC000"/>
            <w:vAlign w:val="center"/>
            <w:hideMark/>
          </w:tcPr>
          <w:p w14:paraId="6CD41F4B"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20C17B81"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39ABD60F"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103FE142"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c>
          <w:tcPr>
            <w:tcW w:w="1245" w:type="dxa"/>
            <w:tcBorders>
              <w:top w:val="single" w:sz="6" w:space="0" w:color="auto"/>
              <w:left w:val="nil"/>
              <w:bottom w:val="single" w:sz="6" w:space="0" w:color="auto"/>
              <w:right w:val="single" w:sz="6" w:space="0" w:color="auto"/>
            </w:tcBorders>
            <w:shd w:val="clear" w:color="auto" w:fill="FFC000"/>
            <w:vAlign w:val="center"/>
            <w:hideMark/>
          </w:tcPr>
          <w:p w14:paraId="7DB1525A"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r>
      <w:tr w:rsidR="008472B9" w:rsidRPr="008A34FA" w14:paraId="6E0331FC"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2841EB2A"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03E77BEF"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628A32D9"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Nomad-ID Nummer</w:t>
            </w:r>
            <w:r w:rsidRPr="008A34FA">
              <w:rPr>
                <w:rFonts w:ascii="Aptos Narrow" w:hAnsi="Aptos Narrow"/>
                <w:lang w:val="en-GB" w:eastAsia="ja-JP"/>
              </w:rPr>
              <w:t> </w:t>
            </w:r>
          </w:p>
        </w:tc>
        <w:tc>
          <w:tcPr>
            <w:tcW w:w="1245" w:type="dxa"/>
            <w:tcBorders>
              <w:top w:val="nil"/>
              <w:left w:val="nil"/>
              <w:bottom w:val="single" w:sz="6" w:space="0" w:color="auto"/>
              <w:right w:val="single" w:sz="6" w:space="0" w:color="auto"/>
            </w:tcBorders>
            <w:shd w:val="clear" w:color="auto" w:fill="404040"/>
            <w:vAlign w:val="center"/>
            <w:hideMark/>
          </w:tcPr>
          <w:p w14:paraId="6ACDA36B"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Menge </w:t>
            </w:r>
            <w:r w:rsidRPr="008A34FA">
              <w:rPr>
                <w:rFonts w:ascii="Aptos Narrow" w:hAnsi="Aptos Narrow"/>
                <w:lang w:val="en-GB" w:eastAsia="ja-JP"/>
              </w:rPr>
              <w:t> </w:t>
            </w:r>
          </w:p>
        </w:tc>
      </w:tr>
      <w:tr w:rsidR="00243EDE" w:rsidRPr="008A34FA" w14:paraId="67DCB756"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0BA182F7"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Access Point: </w:t>
            </w:r>
            <w:r w:rsidRPr="008A34FA">
              <w:rPr>
                <w:rFonts w:ascii="Aptos Narrow" w:hAnsi="Aptos Narrow"/>
                <w:lang w:val="en-GB" w:eastAsia="ja-JP"/>
              </w:rPr>
              <w:t> </w:t>
            </w:r>
          </w:p>
          <w:p w14:paraId="4E29FF4B"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Westermo Ibex 610</w:t>
            </w: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C33B79D" w14:textId="77777777" w:rsidR="00243EDE" w:rsidRPr="008A34FA" w:rsidRDefault="00243EDE" w:rsidP="008472B9">
            <w:pPr>
              <w:rPr>
                <w:rFonts w:ascii="Aptos Narrow" w:hAnsi="Aptos Narrow"/>
                <w:lang w:val="en-GB" w:eastAsia="ja-JP"/>
              </w:rPr>
            </w:pPr>
            <w:r w:rsidRPr="008A34FA">
              <w:rPr>
                <w:rFonts w:ascii="Aptos Narrow" w:hAnsi="Aptos Narrow"/>
                <w:lang w:val="en-GB" w:eastAsia="ja-JP"/>
              </w:rPr>
              <w:t> </w:t>
            </w: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717D3EF"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1043</w:t>
            </w:r>
            <w:r w:rsidRPr="008A34FA">
              <w:rPr>
                <w:rFonts w:ascii="Aptos Narrow" w:hAnsi="Aptos Narrow"/>
                <w:lang w:val="en-GB" w:eastAsia="ja-JP"/>
              </w:rPr>
              <w:t> </w:t>
            </w:r>
          </w:p>
        </w:tc>
        <w:tc>
          <w:tcPr>
            <w:tcW w:w="1245" w:type="dxa"/>
            <w:tcBorders>
              <w:top w:val="single" w:sz="6" w:space="0" w:color="auto"/>
              <w:left w:val="single" w:sz="6" w:space="0" w:color="auto"/>
              <w:bottom w:val="nil"/>
              <w:right w:val="single" w:sz="6" w:space="0" w:color="auto"/>
            </w:tcBorders>
            <w:shd w:val="clear" w:color="auto" w:fill="D9D9D9"/>
            <w:vAlign w:val="center"/>
            <w:hideMark/>
          </w:tcPr>
          <w:p w14:paraId="582A3FC1"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1FFCC59A"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972517C"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Switch: VDSRail DS-CSWP28 (28 port)</w:t>
            </w:r>
            <w:r w:rsidRPr="008A34FA">
              <w:rPr>
                <w:rFonts w:ascii="Aptos Narrow" w:hAnsi="Aptos Narrow"/>
                <w:lang w:val="en-GB" w:eastAsia="ja-JP"/>
              </w:rPr>
              <w:t> </w:t>
            </w:r>
          </w:p>
          <w:p w14:paraId="51ACC375"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BD34F4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495F0C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1143</w:t>
            </w: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741BD0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3</w:t>
            </w:r>
            <w:r w:rsidRPr="008A34FA">
              <w:rPr>
                <w:rFonts w:ascii="Aptos Narrow" w:hAnsi="Aptos Narrow"/>
                <w:lang w:val="en-GB" w:eastAsia="ja-JP"/>
              </w:rPr>
              <w:t> </w:t>
            </w:r>
          </w:p>
        </w:tc>
      </w:tr>
      <w:tr w:rsidR="00243EDE" w:rsidRPr="008A34FA" w14:paraId="6B43E612" w14:textId="77777777" w:rsidTr="008472B9">
        <w:trPr>
          <w:trHeight w:val="300"/>
        </w:trPr>
        <w:tc>
          <w:tcPr>
            <w:tcW w:w="3840"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3F35708C"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 xml:space="preserve">Sencity Omni-SR Slim MIMO Antenna (Intern) </w:t>
            </w:r>
            <w:r w:rsidRPr="008A34FA">
              <w:rPr>
                <w:rFonts w:ascii="Aptos Narrow" w:hAnsi="Aptos Narrow"/>
                <w:lang w:eastAsia="ja-JP"/>
              </w:rPr>
              <w:t> </w:t>
            </w:r>
            <w:r w:rsidRPr="008A34FA">
              <w:rPr>
                <w:rFonts w:ascii="Aptos Narrow" w:hAnsi="Aptos Narrow"/>
                <w:lang w:eastAsia="ja-JP"/>
              </w:rPr>
              <w:br/>
            </w:r>
            <w:r w:rsidRPr="008A34FA">
              <w:rPr>
                <w:rFonts w:ascii="Aptos Narrow" w:hAnsi="Aptos Narrow"/>
                <w:b/>
                <w:bCs/>
                <w:lang w:eastAsia="ja-JP"/>
              </w:rPr>
              <w:t>Huber&amp;Suhner 6x6 MIMO Wifi6e 1399.35.0020</w:t>
            </w:r>
            <w:r w:rsidRPr="008A34FA">
              <w:rPr>
                <w:rFonts w:ascii="Aptos Narrow" w:hAnsi="Aptos Narrow"/>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02B8F44"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Stadler</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223E67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4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4D370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bl>
    <w:p w14:paraId="26DE3009"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34E58789" w14:textId="77777777" w:rsidR="008472B9" w:rsidRPr="008A34FA" w:rsidRDefault="008472B9" w:rsidP="00243EDE">
      <w:pPr>
        <w:rPr>
          <w:rFonts w:ascii="Aptos Narrow" w:hAnsi="Aptos Narrow"/>
          <w:lang w:val="en-GB" w:eastAsia="ja-JP"/>
        </w:rPr>
      </w:pPr>
    </w:p>
    <w:p w14:paraId="2B0D55D6" w14:textId="77777777" w:rsidR="00D523C0" w:rsidRDefault="00D523C0">
      <w:r>
        <w:br w:type="page"/>
      </w:r>
    </w:p>
    <w:tbl>
      <w:tblPr>
        <w:tblW w:w="9315"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685"/>
        <w:gridCol w:w="1140"/>
        <w:gridCol w:w="2115"/>
        <w:gridCol w:w="270"/>
        <w:gridCol w:w="1845"/>
        <w:gridCol w:w="1260"/>
      </w:tblGrid>
      <w:tr w:rsidR="00243EDE" w:rsidRPr="008A34FA" w14:paraId="31939F00" w14:textId="77777777" w:rsidTr="008472B9">
        <w:trPr>
          <w:trHeight w:val="300"/>
        </w:trPr>
        <w:tc>
          <w:tcPr>
            <w:tcW w:w="2685" w:type="dxa"/>
            <w:tcBorders>
              <w:top w:val="single" w:sz="6" w:space="0" w:color="auto"/>
              <w:left w:val="single" w:sz="6" w:space="0" w:color="auto"/>
              <w:bottom w:val="single" w:sz="6" w:space="0" w:color="auto"/>
              <w:right w:val="nil"/>
            </w:tcBorders>
            <w:shd w:val="clear" w:color="auto" w:fill="FFC000"/>
            <w:vAlign w:val="center"/>
            <w:hideMark/>
          </w:tcPr>
          <w:p w14:paraId="648D6A6F" w14:textId="3512BDEF" w:rsidR="00243EDE" w:rsidRPr="008A34FA" w:rsidRDefault="008472B9" w:rsidP="00243EDE">
            <w:pPr>
              <w:rPr>
                <w:rFonts w:ascii="Aptos Narrow" w:hAnsi="Aptos Narrow"/>
                <w:b/>
                <w:bCs/>
                <w:lang w:eastAsia="ja-JP"/>
              </w:rPr>
            </w:pPr>
            <w:r w:rsidRPr="008A34FA">
              <w:rPr>
                <w:rFonts w:ascii="Aptos Narrow" w:hAnsi="Aptos Narrow"/>
                <w:b/>
                <w:bCs/>
                <w:lang w:eastAsia="ja-JP"/>
              </w:rPr>
              <w:lastRenderedPageBreak/>
              <w:t>Liste der Hauptkomponenten – alle Zwischenwagen (300, 200, 400, 600)</w:t>
            </w:r>
          </w:p>
        </w:tc>
        <w:tc>
          <w:tcPr>
            <w:tcW w:w="1140" w:type="dxa"/>
            <w:tcBorders>
              <w:top w:val="single" w:sz="6" w:space="0" w:color="auto"/>
              <w:left w:val="nil"/>
              <w:bottom w:val="single" w:sz="6" w:space="0" w:color="auto"/>
              <w:right w:val="nil"/>
            </w:tcBorders>
            <w:shd w:val="clear" w:color="auto" w:fill="FFC000"/>
            <w:vAlign w:val="center"/>
            <w:hideMark/>
          </w:tcPr>
          <w:p w14:paraId="20391219"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2115" w:type="dxa"/>
            <w:tcBorders>
              <w:top w:val="single" w:sz="6" w:space="0" w:color="auto"/>
              <w:left w:val="nil"/>
              <w:bottom w:val="single" w:sz="6" w:space="0" w:color="auto"/>
              <w:right w:val="nil"/>
            </w:tcBorders>
            <w:shd w:val="clear" w:color="auto" w:fill="FFC000"/>
            <w:hideMark/>
          </w:tcPr>
          <w:p w14:paraId="4878008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70" w:type="dxa"/>
            <w:tcBorders>
              <w:top w:val="single" w:sz="6" w:space="0" w:color="auto"/>
              <w:left w:val="nil"/>
              <w:bottom w:val="single" w:sz="6" w:space="0" w:color="auto"/>
              <w:right w:val="nil"/>
            </w:tcBorders>
            <w:shd w:val="clear" w:color="auto" w:fill="FFC000"/>
            <w:vAlign w:val="center"/>
            <w:hideMark/>
          </w:tcPr>
          <w:p w14:paraId="3EB924C4" w14:textId="77777777" w:rsidR="00243EDE" w:rsidRPr="008A34FA" w:rsidRDefault="00243EDE" w:rsidP="00243EDE">
            <w:pPr>
              <w:rPr>
                <w:rFonts w:ascii="Aptos Narrow" w:hAnsi="Aptos Narrow"/>
                <w:lang w:val="en-GB" w:eastAsia="ja-JP"/>
              </w:rPr>
            </w:pPr>
            <w:r w:rsidRPr="008A34FA">
              <w:rPr>
                <w:rFonts w:ascii="Arial" w:hAnsi="Arial" w:cs="Arial"/>
                <w:b/>
                <w:bCs/>
                <w:lang w:val="en-GB" w:eastAsia="ja-JP"/>
              </w:rPr>
              <w:t> </w:t>
            </w:r>
            <w:r w:rsidRPr="008A34FA">
              <w:rPr>
                <w:rFonts w:ascii="Aptos Narrow" w:hAnsi="Aptos Narrow"/>
                <w:lang w:val="en-GB" w:eastAsia="ja-JP"/>
              </w:rPr>
              <w:t> </w:t>
            </w:r>
          </w:p>
        </w:tc>
        <w:tc>
          <w:tcPr>
            <w:tcW w:w="1845" w:type="dxa"/>
            <w:tcBorders>
              <w:top w:val="single" w:sz="6" w:space="0" w:color="auto"/>
              <w:left w:val="nil"/>
              <w:bottom w:val="single" w:sz="6" w:space="0" w:color="auto"/>
              <w:right w:val="nil"/>
            </w:tcBorders>
            <w:shd w:val="clear" w:color="auto" w:fill="FFC000"/>
            <w:vAlign w:val="center"/>
            <w:hideMark/>
          </w:tcPr>
          <w:p w14:paraId="5FC4585B"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c>
          <w:tcPr>
            <w:tcW w:w="1260" w:type="dxa"/>
            <w:tcBorders>
              <w:top w:val="single" w:sz="6" w:space="0" w:color="auto"/>
              <w:left w:val="nil"/>
              <w:bottom w:val="single" w:sz="6" w:space="0" w:color="auto"/>
              <w:right w:val="single" w:sz="6" w:space="0" w:color="auto"/>
            </w:tcBorders>
            <w:shd w:val="clear" w:color="auto" w:fill="FFC000"/>
            <w:vAlign w:val="center"/>
            <w:hideMark/>
          </w:tcPr>
          <w:p w14:paraId="0A7E7D25" w14:textId="77777777" w:rsidR="00243EDE" w:rsidRPr="008A34FA" w:rsidRDefault="00243EDE" w:rsidP="00243EDE">
            <w:pPr>
              <w:rPr>
                <w:rFonts w:ascii="Aptos Narrow" w:hAnsi="Aptos Narrow"/>
                <w:lang w:val="en-GB" w:eastAsia="ja-JP"/>
              </w:rPr>
            </w:pPr>
            <w:r w:rsidRPr="008A34FA">
              <w:rPr>
                <w:rFonts w:ascii="Arial" w:hAnsi="Arial" w:cs="Arial"/>
                <w:lang w:val="en-GB" w:eastAsia="ja-JP"/>
              </w:rPr>
              <w:t> </w:t>
            </w:r>
            <w:r w:rsidRPr="008A34FA">
              <w:rPr>
                <w:rFonts w:ascii="Aptos Narrow" w:hAnsi="Aptos Narrow"/>
                <w:lang w:val="en-GB" w:eastAsia="ja-JP"/>
              </w:rPr>
              <w:t> </w:t>
            </w:r>
          </w:p>
        </w:tc>
      </w:tr>
      <w:tr w:rsidR="008472B9" w:rsidRPr="008A34FA" w14:paraId="578FE3B2"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000000"/>
            </w:tcBorders>
            <w:shd w:val="clear" w:color="auto" w:fill="404040"/>
            <w:vAlign w:val="center"/>
            <w:hideMark/>
          </w:tcPr>
          <w:p w14:paraId="0747A370"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Gerätbeschreibung</w:t>
            </w:r>
          </w:p>
        </w:tc>
        <w:tc>
          <w:tcPr>
            <w:tcW w:w="2115" w:type="dxa"/>
            <w:tcBorders>
              <w:top w:val="nil"/>
              <w:left w:val="nil"/>
              <w:bottom w:val="single" w:sz="6" w:space="0" w:color="auto"/>
              <w:right w:val="nil"/>
            </w:tcBorders>
            <w:shd w:val="clear" w:color="auto" w:fill="404040"/>
            <w:hideMark/>
          </w:tcPr>
          <w:p w14:paraId="6255AA65" w14:textId="77777777" w:rsidR="008472B9" w:rsidRPr="008A34FA" w:rsidRDefault="008472B9" w:rsidP="008472B9">
            <w:pPr>
              <w:rPr>
                <w:rFonts w:ascii="Aptos Narrow" w:hAnsi="Aptos Narrow"/>
                <w:lang w:val="en-GB" w:eastAsia="ja-JP"/>
              </w:rPr>
            </w:pPr>
            <w:r w:rsidRPr="008A34FA">
              <w:rPr>
                <w:rFonts w:ascii="Aptos Narrow" w:hAnsi="Aptos Narrow"/>
                <w:b/>
                <w:bCs/>
                <w:lang w:val="en-GB" w:eastAsia="ja-JP"/>
              </w:rPr>
              <w:t>Lieferumfang</w:t>
            </w:r>
          </w:p>
        </w:tc>
        <w:tc>
          <w:tcPr>
            <w:tcW w:w="2115" w:type="dxa"/>
            <w:gridSpan w:val="2"/>
            <w:tcBorders>
              <w:top w:val="nil"/>
              <w:left w:val="nil"/>
              <w:bottom w:val="single" w:sz="6" w:space="0" w:color="auto"/>
              <w:right w:val="single" w:sz="6" w:space="0" w:color="auto"/>
            </w:tcBorders>
            <w:shd w:val="clear" w:color="auto" w:fill="404040"/>
            <w:vAlign w:val="center"/>
            <w:hideMark/>
          </w:tcPr>
          <w:p w14:paraId="0B76D310"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Nomad-ID Nummer</w:t>
            </w:r>
            <w:r w:rsidRPr="008A34FA">
              <w:rPr>
                <w:rFonts w:ascii="Aptos Narrow" w:hAnsi="Aptos Narrow"/>
                <w:lang w:val="en-GB" w:eastAsia="ja-JP"/>
              </w:rPr>
              <w:t> </w:t>
            </w:r>
          </w:p>
        </w:tc>
        <w:tc>
          <w:tcPr>
            <w:tcW w:w="1260" w:type="dxa"/>
            <w:tcBorders>
              <w:top w:val="nil"/>
              <w:left w:val="nil"/>
              <w:bottom w:val="single" w:sz="6" w:space="0" w:color="auto"/>
              <w:right w:val="single" w:sz="6" w:space="0" w:color="auto"/>
            </w:tcBorders>
            <w:shd w:val="clear" w:color="auto" w:fill="404040"/>
            <w:vAlign w:val="center"/>
            <w:hideMark/>
          </w:tcPr>
          <w:p w14:paraId="688BD5A4" w14:textId="77777777" w:rsidR="008472B9" w:rsidRPr="008A34FA" w:rsidRDefault="008472B9" w:rsidP="008472B9">
            <w:pPr>
              <w:rPr>
                <w:rFonts w:ascii="Aptos Narrow" w:hAnsi="Aptos Narrow"/>
                <w:lang w:val="en-GB" w:eastAsia="ja-JP"/>
              </w:rPr>
            </w:pPr>
            <w:r w:rsidRPr="008A34FA">
              <w:rPr>
                <w:rFonts w:ascii="Aptos Narrow" w:hAnsi="Aptos Narrow"/>
                <w:b/>
                <w:bCs/>
                <w:lang w:eastAsia="ja-JP"/>
              </w:rPr>
              <w:t>Menge </w:t>
            </w:r>
            <w:r w:rsidRPr="008A34FA">
              <w:rPr>
                <w:rFonts w:ascii="Aptos Narrow" w:hAnsi="Aptos Narrow"/>
                <w:lang w:val="en-GB" w:eastAsia="ja-JP"/>
              </w:rPr>
              <w:t> </w:t>
            </w:r>
          </w:p>
        </w:tc>
      </w:tr>
      <w:tr w:rsidR="00243EDE" w:rsidRPr="008A34FA" w14:paraId="14E7CC4E"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461F0BD0"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Access Point: </w:t>
            </w:r>
            <w:r w:rsidRPr="008A34FA">
              <w:rPr>
                <w:rFonts w:ascii="Aptos Narrow" w:hAnsi="Aptos Narrow"/>
                <w:lang w:val="en-GB" w:eastAsia="ja-JP"/>
              </w:rPr>
              <w:t> </w:t>
            </w:r>
          </w:p>
          <w:p w14:paraId="301516D6"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Westermo Ibex 610</w:t>
            </w:r>
            <w:r w:rsidRPr="008A34FA">
              <w:rPr>
                <w:rFonts w:ascii="Aptos Narrow" w:hAnsi="Aptos Narrow"/>
                <w:lang w:val="en-GB" w:eastAsia="ja-JP"/>
              </w:rPr>
              <w:t> </w:t>
            </w:r>
          </w:p>
          <w:p w14:paraId="3419D54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5E17CDD9"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240DB7E"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D314C9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1043</w:t>
            </w:r>
            <w:r w:rsidRPr="008A34FA">
              <w:rPr>
                <w:rFonts w:ascii="Aptos Narrow" w:hAnsi="Aptos Narrow"/>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0752F759"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r w:rsidR="00243EDE" w:rsidRPr="008A34FA" w14:paraId="4E03800E"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1B957DF1"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Switch: VDSRail DS-CSWP28 (28 port)</w:t>
            </w:r>
            <w:r w:rsidRPr="008A34FA">
              <w:rPr>
                <w:rFonts w:ascii="Aptos Narrow" w:hAnsi="Aptos Narrow"/>
                <w:lang w:val="en-GB" w:eastAsia="ja-JP"/>
              </w:rPr>
              <w:t> </w:t>
            </w:r>
          </w:p>
          <w:p w14:paraId="510D437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4E21FEC"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Nomad</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1EF6597"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NMID 1143</w:t>
            </w:r>
            <w:r w:rsidRPr="008A34FA">
              <w:rPr>
                <w:rFonts w:ascii="Aptos Narrow" w:hAnsi="Aptos Narrow"/>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08194F4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3</w:t>
            </w:r>
            <w:r w:rsidRPr="008A34FA">
              <w:rPr>
                <w:rFonts w:ascii="Aptos Narrow" w:hAnsi="Aptos Narrow"/>
                <w:lang w:val="en-GB" w:eastAsia="ja-JP"/>
              </w:rPr>
              <w:t> </w:t>
            </w:r>
          </w:p>
        </w:tc>
      </w:tr>
      <w:tr w:rsidR="00243EDE" w:rsidRPr="008A34FA" w14:paraId="53D94592" w14:textId="77777777" w:rsidTr="008472B9">
        <w:trPr>
          <w:trHeight w:val="300"/>
        </w:trPr>
        <w:tc>
          <w:tcPr>
            <w:tcW w:w="382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77547F6F"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 xml:space="preserve">Sencity Omni-SR Slim MIMO Antenna (Intern) </w:t>
            </w:r>
            <w:r w:rsidRPr="008A34FA">
              <w:rPr>
                <w:rFonts w:ascii="Aptos Narrow" w:hAnsi="Aptos Narrow"/>
                <w:lang w:eastAsia="ja-JP"/>
              </w:rPr>
              <w:t> </w:t>
            </w:r>
            <w:r w:rsidRPr="008A34FA">
              <w:rPr>
                <w:rFonts w:ascii="Aptos Narrow" w:hAnsi="Aptos Narrow"/>
                <w:lang w:eastAsia="ja-JP"/>
              </w:rPr>
              <w:br/>
            </w:r>
            <w:r w:rsidRPr="008A34FA">
              <w:rPr>
                <w:rFonts w:ascii="Aptos Narrow" w:hAnsi="Aptos Narrow"/>
                <w:b/>
                <w:bCs/>
                <w:lang w:eastAsia="ja-JP"/>
              </w:rPr>
              <w:t>Huber&amp;Suhner 6x6 MIMO Wifi6e 1399.35.0020</w:t>
            </w:r>
            <w:r w:rsidRPr="008A34FA">
              <w:rPr>
                <w:rFonts w:ascii="Aptos Narrow" w:hAnsi="Aptos Narrow"/>
                <w:lang w:eastAsia="ja-JP"/>
              </w:rPr>
              <w:t> </w:t>
            </w:r>
          </w:p>
        </w:tc>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FA9CA2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Stadler</w:t>
            </w:r>
            <w:r w:rsidRPr="008A34FA">
              <w:rPr>
                <w:rFonts w:ascii="Aptos Narrow" w:hAnsi="Aptos Narrow"/>
                <w:lang w:val="en-GB" w:eastAsia="ja-JP"/>
              </w:rPr>
              <w:t> </w:t>
            </w:r>
          </w:p>
        </w:tc>
        <w:tc>
          <w:tcPr>
            <w:tcW w:w="2115" w:type="dxa"/>
            <w:gridSpan w:val="2"/>
            <w:tcBorders>
              <w:top w:val="single" w:sz="6" w:space="0" w:color="auto"/>
              <w:left w:val="single" w:sz="6" w:space="0" w:color="auto"/>
              <w:bottom w:val="single" w:sz="6" w:space="0" w:color="auto"/>
              <w:right w:val="single" w:sz="6" w:space="0" w:color="auto"/>
            </w:tcBorders>
            <w:shd w:val="clear" w:color="auto" w:fill="D9D9D9"/>
            <w:vAlign w:val="center"/>
            <w:hideMark/>
          </w:tcPr>
          <w:p w14:paraId="2FBDD5C6"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260" w:type="dxa"/>
            <w:tcBorders>
              <w:top w:val="single" w:sz="6" w:space="0" w:color="auto"/>
              <w:left w:val="single" w:sz="6" w:space="0" w:color="auto"/>
              <w:bottom w:val="nil"/>
              <w:right w:val="single" w:sz="6" w:space="0" w:color="auto"/>
            </w:tcBorders>
            <w:shd w:val="clear" w:color="auto" w:fill="D9D9D9"/>
            <w:vAlign w:val="center"/>
            <w:hideMark/>
          </w:tcPr>
          <w:p w14:paraId="20BED40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4</w:t>
            </w:r>
            <w:r w:rsidRPr="008A34FA">
              <w:rPr>
                <w:rFonts w:ascii="Aptos Narrow" w:hAnsi="Aptos Narrow"/>
                <w:lang w:val="en-GB" w:eastAsia="ja-JP"/>
              </w:rPr>
              <w:t> </w:t>
            </w:r>
          </w:p>
        </w:tc>
      </w:tr>
    </w:tbl>
    <w:p w14:paraId="514EC5E2"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94271B" w:rsidRPr="008A34FA" w14:paraId="0A98EEC7" w14:textId="77777777" w:rsidTr="00D523C0">
        <w:trPr>
          <w:trHeight w:val="205"/>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560A52C1" w14:textId="77777777" w:rsidR="0094271B" w:rsidRPr="008A34FA" w:rsidRDefault="0094271B" w:rsidP="0094271B">
            <w:pPr>
              <w:rPr>
                <w:rFonts w:ascii="Aptos Narrow" w:hAnsi="Aptos Narrow"/>
                <w:lang w:val="en-GB" w:eastAsia="ja-JP"/>
              </w:rPr>
            </w:pPr>
            <w:r w:rsidRPr="008A34FA">
              <w:rPr>
                <w:rFonts w:ascii="Aptos Narrow" w:hAnsi="Aptos Narrow"/>
                <w:b/>
                <w:bCs/>
              </w:rPr>
              <w:t>Beschreibung</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6515A647" w14:textId="77777777" w:rsidR="0094271B" w:rsidRPr="008A34FA" w:rsidRDefault="0094271B" w:rsidP="0094271B">
            <w:pPr>
              <w:rPr>
                <w:rFonts w:ascii="Aptos Narrow" w:hAnsi="Aptos Narrow"/>
                <w:lang w:val="en-GB" w:eastAsia="ja-JP"/>
              </w:rPr>
            </w:pPr>
            <w:r w:rsidRPr="008A34FA">
              <w:rPr>
                <w:rFonts w:ascii="Aptos Narrow" w:hAnsi="Aptos Narrow"/>
                <w:b/>
                <w:bCs/>
              </w:rPr>
              <w:t>Menge</w:t>
            </w:r>
          </w:p>
        </w:tc>
      </w:tr>
      <w:tr w:rsidR="0094271B" w:rsidRPr="008A34FA" w14:paraId="6394B4DC"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0CFADF" w14:textId="77777777" w:rsidR="0094271B" w:rsidRPr="008A34FA" w:rsidRDefault="0094271B" w:rsidP="0094271B">
            <w:pPr>
              <w:rPr>
                <w:rFonts w:ascii="Aptos Narrow" w:hAnsi="Aptos Narrow"/>
                <w:lang w:val="en-GB" w:eastAsia="ja-JP"/>
              </w:rPr>
            </w:pPr>
            <w:r w:rsidRPr="008A34FA">
              <w:rPr>
                <w:rFonts w:ascii="Aptos Narrow" w:hAnsi="Aptos Narrow"/>
              </w:rPr>
              <w:t>RF-Adapterplatte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50107CB" w14:textId="77777777" w:rsidR="0094271B" w:rsidRPr="008A34FA" w:rsidRDefault="0094271B" w:rsidP="0094271B">
            <w:pPr>
              <w:rPr>
                <w:rFonts w:ascii="Aptos Narrow" w:hAnsi="Aptos Narrow"/>
                <w:lang w:val="en-GB" w:eastAsia="ja-JP"/>
              </w:rPr>
            </w:pPr>
            <w:r w:rsidRPr="008A34FA">
              <w:rPr>
                <w:rFonts w:ascii="Aptos Narrow" w:hAnsi="Aptos Narrow"/>
              </w:rPr>
              <w:t>1</w:t>
            </w:r>
          </w:p>
        </w:tc>
      </w:tr>
      <w:tr w:rsidR="0094271B" w:rsidRPr="008A34FA" w14:paraId="3A609382"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AEB4C03" w14:textId="77777777" w:rsidR="0094271B" w:rsidRPr="008A34FA" w:rsidRDefault="0094271B" w:rsidP="0094271B">
            <w:pPr>
              <w:rPr>
                <w:rFonts w:ascii="Aptos Narrow" w:hAnsi="Aptos Narrow"/>
                <w:lang w:eastAsia="ja-JP"/>
              </w:rPr>
            </w:pPr>
            <w:r w:rsidRPr="008A34FA">
              <w:rPr>
                <w:rFonts w:ascii="Aptos Narrow" w:hAnsi="Aptos Narrow"/>
              </w:rPr>
              <w:t>Zweckgebundene Montagehalterung für Switch,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D0051B" w14:textId="77777777" w:rsidR="0094271B" w:rsidRPr="008A34FA" w:rsidRDefault="0094271B" w:rsidP="0094271B">
            <w:pPr>
              <w:rPr>
                <w:rFonts w:ascii="Aptos Narrow" w:hAnsi="Aptos Narrow"/>
                <w:lang w:val="en-GB" w:eastAsia="ja-JP"/>
              </w:rPr>
            </w:pPr>
            <w:r w:rsidRPr="008A34FA">
              <w:rPr>
                <w:rFonts w:ascii="Aptos Narrow" w:hAnsi="Aptos Narrow"/>
              </w:rPr>
              <w:t>4-Teiler: 12</w:t>
            </w:r>
            <w:r w:rsidRPr="008A34FA">
              <w:rPr>
                <w:rFonts w:ascii="Aptos Narrow" w:hAnsi="Aptos Narrow"/>
              </w:rPr>
              <w:br/>
              <w:t>6-Teiler: 18</w:t>
            </w:r>
          </w:p>
        </w:tc>
      </w:tr>
      <w:tr w:rsidR="0094271B" w:rsidRPr="008A34FA" w14:paraId="50C58DBF" w14:textId="77777777" w:rsidTr="00D523C0">
        <w:trPr>
          <w:trHeight w:val="669"/>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607ACA2" w14:textId="77777777" w:rsidR="0094271B" w:rsidRPr="008A34FA" w:rsidRDefault="0094271B" w:rsidP="0094271B">
            <w:pPr>
              <w:rPr>
                <w:rFonts w:ascii="Aptos Narrow" w:hAnsi="Aptos Narrow"/>
                <w:lang w:eastAsia="ja-JP"/>
              </w:rPr>
            </w:pPr>
            <w:r w:rsidRPr="008A34FA">
              <w:rPr>
                <w:rFonts w:ascii="Aptos Narrow" w:hAnsi="Aptos Narrow"/>
              </w:rPr>
              <w:t>Montageplatte für die Sencity Multi-Antenne und 1399.99.0307</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F76847E" w14:textId="77777777" w:rsidR="0094271B" w:rsidRPr="008A34FA" w:rsidRDefault="0094271B" w:rsidP="0094271B">
            <w:pPr>
              <w:rPr>
                <w:rFonts w:ascii="Aptos Narrow" w:hAnsi="Aptos Narrow"/>
                <w:lang w:val="en-GB" w:eastAsia="ja-JP"/>
              </w:rPr>
            </w:pPr>
            <w:r w:rsidRPr="008A34FA">
              <w:rPr>
                <w:rFonts w:ascii="Aptos Narrow" w:hAnsi="Aptos Narrow"/>
              </w:rPr>
              <w:t>4</w:t>
            </w:r>
          </w:p>
        </w:tc>
      </w:tr>
      <w:tr w:rsidR="0094271B" w:rsidRPr="008A34FA" w14:paraId="22E5B605"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5DBA62A" w14:textId="77777777" w:rsidR="0094271B" w:rsidRPr="008A34FA" w:rsidRDefault="0094271B" w:rsidP="0094271B">
            <w:pPr>
              <w:rPr>
                <w:rFonts w:ascii="Aptos Narrow" w:hAnsi="Aptos Narrow"/>
                <w:lang w:eastAsia="ja-JP"/>
              </w:rPr>
            </w:pPr>
            <w:r w:rsidRPr="008A34FA">
              <w:rPr>
                <w:rFonts w:ascii="Aptos Narrow" w:hAnsi="Aptos Narrow"/>
              </w:rPr>
              <w:t>Zweckgebundene Montagehalterung für Access Points,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6826191" w14:textId="77777777" w:rsidR="0094271B" w:rsidRPr="008A34FA" w:rsidRDefault="0094271B" w:rsidP="0094271B">
            <w:pPr>
              <w:rPr>
                <w:rFonts w:ascii="Aptos Narrow" w:hAnsi="Aptos Narrow"/>
                <w:lang w:val="en-GB" w:eastAsia="ja-JP"/>
              </w:rPr>
            </w:pPr>
            <w:r w:rsidRPr="008A34FA">
              <w:rPr>
                <w:rFonts w:ascii="Aptos Narrow" w:hAnsi="Aptos Narrow"/>
              </w:rPr>
              <w:t>4-Teiler: 16</w:t>
            </w:r>
            <w:r w:rsidRPr="008A34FA">
              <w:rPr>
                <w:rFonts w:ascii="Aptos Narrow" w:hAnsi="Aptos Narrow"/>
              </w:rPr>
              <w:br/>
              <w:t>6-Teiler: 24</w:t>
            </w:r>
          </w:p>
        </w:tc>
      </w:tr>
      <w:tr w:rsidR="0094271B" w:rsidRPr="008A34FA" w14:paraId="35BE78C4" w14:textId="77777777" w:rsidTr="0094271B">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1849616" w14:textId="77777777" w:rsidR="0094271B" w:rsidRPr="008A34FA" w:rsidRDefault="0094271B" w:rsidP="0094271B">
            <w:pPr>
              <w:rPr>
                <w:rFonts w:ascii="Aptos Narrow" w:hAnsi="Aptos Narrow"/>
                <w:lang w:eastAsia="ja-JP"/>
              </w:rPr>
            </w:pPr>
            <w:r w:rsidRPr="008A34FA">
              <w:rPr>
                <w:rFonts w:ascii="Aptos Narrow" w:hAnsi="Aptos Narrow"/>
              </w:rPr>
              <w:lastRenderedPageBreak/>
              <w:t>Zweckgebundene Montagehalterung für Innenantennen, aus Edelstahl</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7EB3A4" w14:textId="77777777" w:rsidR="0094271B" w:rsidRPr="008A34FA" w:rsidRDefault="0094271B" w:rsidP="0094271B">
            <w:pPr>
              <w:rPr>
                <w:rFonts w:ascii="Aptos Narrow" w:hAnsi="Aptos Narrow"/>
                <w:lang w:val="en-GB" w:eastAsia="ja-JP"/>
              </w:rPr>
            </w:pPr>
            <w:r w:rsidRPr="008A34FA">
              <w:rPr>
                <w:rFonts w:ascii="Aptos Narrow" w:hAnsi="Aptos Narrow"/>
              </w:rPr>
              <w:t>4-Teiler: 16</w:t>
            </w:r>
            <w:r w:rsidRPr="008A34FA">
              <w:rPr>
                <w:rFonts w:ascii="Aptos Narrow" w:hAnsi="Aptos Narrow"/>
              </w:rPr>
              <w:br/>
              <w:t>6-Teiler: 24</w:t>
            </w:r>
          </w:p>
        </w:tc>
      </w:tr>
    </w:tbl>
    <w:p w14:paraId="672BB70A"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3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7500"/>
        <w:gridCol w:w="1830"/>
      </w:tblGrid>
      <w:tr w:rsidR="00243EDE" w:rsidRPr="008A34FA" w14:paraId="6CF93274"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1319F18C" w14:textId="77777777" w:rsidR="00243EDE" w:rsidRPr="008A34FA" w:rsidRDefault="0094271B" w:rsidP="00243EDE">
            <w:pPr>
              <w:rPr>
                <w:rFonts w:ascii="Aptos Narrow" w:hAnsi="Aptos Narrow"/>
                <w:b/>
                <w:bCs/>
                <w:lang w:eastAsia="ja-JP"/>
              </w:rPr>
            </w:pPr>
            <w:r w:rsidRPr="008A34FA">
              <w:rPr>
                <w:rFonts w:ascii="Aptos Narrow" w:hAnsi="Aptos Narrow"/>
                <w:b/>
                <w:bCs/>
                <w:lang w:eastAsia="ja-JP"/>
              </w:rPr>
              <w:t>Liste der HF-Kabel (Lieferumfang: Stadler)</w:t>
            </w:r>
          </w:p>
        </w:tc>
        <w:tc>
          <w:tcPr>
            <w:tcW w:w="1830" w:type="dxa"/>
            <w:tcBorders>
              <w:top w:val="single" w:sz="6" w:space="0" w:color="auto"/>
              <w:left w:val="single" w:sz="6" w:space="0" w:color="auto"/>
              <w:bottom w:val="single" w:sz="6" w:space="0" w:color="auto"/>
              <w:right w:val="single" w:sz="6" w:space="0" w:color="auto"/>
            </w:tcBorders>
            <w:shd w:val="clear" w:color="auto" w:fill="FFC000"/>
            <w:vAlign w:val="center"/>
            <w:hideMark/>
          </w:tcPr>
          <w:p w14:paraId="65544573" w14:textId="77777777" w:rsidR="00243EDE" w:rsidRPr="008A34FA" w:rsidRDefault="0094271B" w:rsidP="00243EDE">
            <w:pPr>
              <w:rPr>
                <w:rFonts w:ascii="Aptos Narrow" w:hAnsi="Aptos Narrow"/>
                <w:lang w:val="en-GB" w:eastAsia="ja-JP"/>
              </w:rPr>
            </w:pPr>
            <w:r w:rsidRPr="008A34FA">
              <w:rPr>
                <w:rFonts w:ascii="Aptos Narrow" w:hAnsi="Aptos Narrow"/>
                <w:b/>
                <w:bCs/>
                <w:lang w:eastAsia="ja-JP"/>
              </w:rPr>
              <w:t>Menge</w:t>
            </w:r>
            <w:r w:rsidRPr="008A34FA">
              <w:rPr>
                <w:rFonts w:ascii="Aptos Narrow" w:hAnsi="Aptos Narrow"/>
                <w:lang w:val="en-GB" w:eastAsia="ja-JP"/>
              </w:rPr>
              <w:t> </w:t>
            </w:r>
          </w:p>
        </w:tc>
      </w:tr>
      <w:tr w:rsidR="00A34469" w:rsidRPr="008A34FA" w14:paraId="6289ECB9"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F1178A3" w14:textId="77777777" w:rsidR="00A34469" w:rsidRPr="008A34FA" w:rsidRDefault="00A34469" w:rsidP="00A34469">
            <w:pPr>
              <w:rPr>
                <w:rFonts w:ascii="Aptos Narrow" w:hAnsi="Aptos Narrow"/>
                <w:lang w:val="en-GB" w:eastAsia="ja-JP"/>
              </w:rPr>
            </w:pPr>
            <w:r w:rsidRPr="008A34FA">
              <w:rPr>
                <w:rFonts w:ascii="Aptos Narrow" w:hAnsi="Aptos Narrow"/>
              </w:rPr>
              <w:t>SPUMA-240-FR-01</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C4DDFA7" w14:textId="77777777" w:rsidR="00A34469" w:rsidRPr="008A34FA" w:rsidRDefault="00A34469" w:rsidP="00A34469">
            <w:pPr>
              <w:rPr>
                <w:rFonts w:ascii="Aptos Narrow" w:hAnsi="Aptos Narrow"/>
                <w:lang w:val="en-GB" w:eastAsia="ja-JP"/>
              </w:rPr>
            </w:pPr>
            <w:r w:rsidRPr="008A34FA">
              <w:rPr>
                <w:rFonts w:ascii="Aptos Narrow" w:hAnsi="Aptos Narrow"/>
              </w:rPr>
              <w:t>18 (zur CCU)</w:t>
            </w:r>
          </w:p>
        </w:tc>
      </w:tr>
      <w:tr w:rsidR="00A34469" w:rsidRPr="008A34FA" w14:paraId="2E6CC615"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04B53FD" w14:textId="77777777" w:rsidR="00A34469" w:rsidRPr="008A34FA" w:rsidRDefault="00A34469" w:rsidP="00A34469">
            <w:pPr>
              <w:rPr>
                <w:rFonts w:ascii="Aptos Narrow" w:hAnsi="Aptos Narrow"/>
                <w:lang w:eastAsia="ja-JP"/>
              </w:rPr>
            </w:pPr>
            <w:r w:rsidRPr="008A34FA">
              <w:rPr>
                <w:rFonts w:ascii="Aptos Narrow" w:hAnsi="Aptos Narrow"/>
              </w:rPr>
              <w:t>SPUMA-400-FR-01 Zuleitungskabel von Dachantennen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4E2087F" w14:textId="77777777" w:rsidR="00A34469" w:rsidRPr="008A34FA" w:rsidRDefault="00A34469" w:rsidP="00A34469">
            <w:pPr>
              <w:rPr>
                <w:rFonts w:ascii="Aptos Narrow" w:hAnsi="Aptos Narrow"/>
                <w:lang w:val="en-GB" w:eastAsia="ja-JP"/>
              </w:rPr>
            </w:pPr>
            <w:r w:rsidRPr="008A34FA">
              <w:rPr>
                <w:rFonts w:ascii="Aptos Narrow" w:hAnsi="Aptos Narrow"/>
              </w:rPr>
              <w:t>18 (zur CCU)</w:t>
            </w:r>
          </w:p>
        </w:tc>
      </w:tr>
      <w:tr w:rsidR="00A34469" w:rsidRPr="008A34FA" w14:paraId="41A632F0" w14:textId="77777777" w:rsidTr="002107AF">
        <w:trPr>
          <w:trHeight w:val="300"/>
        </w:trPr>
        <w:tc>
          <w:tcPr>
            <w:tcW w:w="750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DF7D438" w14:textId="77777777" w:rsidR="00A34469" w:rsidRPr="008A34FA" w:rsidRDefault="00A34469" w:rsidP="00A34469">
            <w:pPr>
              <w:rPr>
                <w:rFonts w:ascii="Aptos Narrow" w:hAnsi="Aptos Narrow"/>
                <w:lang w:eastAsia="ja-JP"/>
              </w:rPr>
            </w:pPr>
            <w:r w:rsidRPr="008A34FA">
              <w:rPr>
                <w:rFonts w:ascii="Aptos Narrow" w:hAnsi="Aptos Narrow"/>
              </w:rPr>
              <w:t>SPUMA-195-FR-01 (Access Point zu Innenantennen)</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79531D9" w14:textId="77777777" w:rsidR="00A34469" w:rsidRPr="008A34FA" w:rsidRDefault="00A34469" w:rsidP="00A34469">
            <w:pPr>
              <w:rPr>
                <w:rFonts w:ascii="Aptos Narrow" w:hAnsi="Aptos Narrow"/>
                <w:lang w:val="en-GB" w:eastAsia="ja-JP"/>
              </w:rPr>
            </w:pPr>
            <w:r w:rsidRPr="008A34FA">
              <w:rPr>
                <w:rFonts w:ascii="Aptos Narrow" w:hAnsi="Aptos Narrow"/>
              </w:rPr>
              <w:t>4-Teiler: 96</w:t>
            </w:r>
            <w:r w:rsidRPr="008A34FA">
              <w:rPr>
                <w:rFonts w:ascii="Aptos Narrow" w:hAnsi="Aptos Narrow"/>
              </w:rPr>
              <w:br/>
              <w:t>6-Teiler: 144</w:t>
            </w:r>
          </w:p>
        </w:tc>
      </w:tr>
    </w:tbl>
    <w:p w14:paraId="1FFD0A9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3394"/>
        <w:gridCol w:w="2268"/>
        <w:gridCol w:w="1248"/>
        <w:gridCol w:w="2429"/>
      </w:tblGrid>
      <w:tr w:rsidR="00243EDE" w:rsidRPr="008A34FA" w14:paraId="3F38D9A1"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498CF251" w14:textId="77777777" w:rsidR="00243EDE" w:rsidRPr="008A34FA" w:rsidRDefault="002107AF" w:rsidP="002107AF">
            <w:pPr>
              <w:rPr>
                <w:rFonts w:ascii="Aptos Narrow" w:hAnsi="Aptos Narrow"/>
                <w:b/>
                <w:bCs/>
                <w:lang w:eastAsia="ja-JP"/>
              </w:rPr>
            </w:pPr>
            <w:r w:rsidRPr="008A34FA">
              <w:rPr>
                <w:rFonts w:ascii="Aptos Narrow" w:hAnsi="Aptos Narrow"/>
                <w:b/>
                <w:bCs/>
                <w:lang w:eastAsia="ja-JP"/>
              </w:rPr>
              <w:t>Liste der Strom- und Erdungskabel (Lieferumfang: Stadler)</w:t>
            </w:r>
          </w:p>
        </w:tc>
      </w:tr>
      <w:tr w:rsidR="002107AF" w:rsidRPr="008A34FA" w14:paraId="2DD9C63B"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0301C4EB" w14:textId="77777777" w:rsidR="002107AF" w:rsidRPr="008A34FA" w:rsidRDefault="002107AF" w:rsidP="002107AF">
            <w:pPr>
              <w:rPr>
                <w:rFonts w:ascii="Aptos Narrow" w:hAnsi="Aptos Narrow"/>
                <w:lang w:val="en-GB" w:eastAsia="ja-JP"/>
              </w:rPr>
            </w:pPr>
            <w:r w:rsidRPr="008A34FA">
              <w:rPr>
                <w:rFonts w:ascii="Aptos Narrow" w:hAnsi="Aptos Narrow"/>
                <w:b/>
                <w:bCs/>
              </w:rPr>
              <w:t>Beschreibung</w:t>
            </w:r>
          </w:p>
        </w:tc>
        <w:tc>
          <w:tcPr>
            <w:tcW w:w="226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75EC0D29" w14:textId="77777777" w:rsidR="002107AF" w:rsidRPr="008A34FA" w:rsidRDefault="002107AF" w:rsidP="002107AF">
            <w:pPr>
              <w:rPr>
                <w:rFonts w:ascii="Aptos Narrow" w:hAnsi="Aptos Narrow"/>
                <w:lang w:val="en-GB" w:eastAsia="ja-JP"/>
              </w:rPr>
            </w:pPr>
            <w:r w:rsidRPr="008A34FA">
              <w:rPr>
                <w:rFonts w:ascii="Aptos Narrow" w:hAnsi="Aptos Narrow"/>
                <w:b/>
                <w:bCs/>
              </w:rPr>
              <w:t>Menge</w:t>
            </w:r>
          </w:p>
        </w:tc>
        <w:tc>
          <w:tcPr>
            <w:tcW w:w="1248"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7BC1DB06" w14:textId="77777777" w:rsidR="002107AF" w:rsidRPr="008A34FA" w:rsidRDefault="002107AF" w:rsidP="002107AF">
            <w:pPr>
              <w:rPr>
                <w:rFonts w:ascii="Aptos Narrow" w:hAnsi="Aptos Narrow"/>
                <w:lang w:val="en-GB" w:eastAsia="ja-JP"/>
              </w:rPr>
            </w:pPr>
            <w:r w:rsidRPr="008A34FA">
              <w:rPr>
                <w:rFonts w:ascii="Aptos Narrow" w:hAnsi="Aptos Narrow"/>
                <w:b/>
                <w:bCs/>
              </w:rPr>
              <w:t>Länge</w:t>
            </w:r>
          </w:p>
        </w:tc>
        <w:tc>
          <w:tcPr>
            <w:tcW w:w="24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56FC7322" w14:textId="77777777" w:rsidR="002107AF" w:rsidRPr="008A34FA" w:rsidRDefault="002107AF" w:rsidP="002107AF">
            <w:pPr>
              <w:rPr>
                <w:rFonts w:ascii="Aptos Narrow" w:hAnsi="Aptos Narrow"/>
                <w:lang w:val="en-GB" w:eastAsia="ja-JP"/>
              </w:rPr>
            </w:pPr>
            <w:r w:rsidRPr="008A34FA">
              <w:rPr>
                <w:rFonts w:ascii="Aptos Narrow" w:hAnsi="Aptos Narrow"/>
                <w:b/>
                <w:bCs/>
              </w:rPr>
              <w:t>Steckverbinder</w:t>
            </w:r>
          </w:p>
        </w:tc>
      </w:tr>
      <w:tr w:rsidR="002107AF" w:rsidRPr="008A34FA" w14:paraId="39BBDD17"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69687F9" w14:textId="77777777" w:rsidR="002107AF" w:rsidRPr="008A34FA" w:rsidRDefault="002107AF" w:rsidP="002107AF">
            <w:pPr>
              <w:rPr>
                <w:rFonts w:ascii="Aptos Narrow" w:hAnsi="Aptos Narrow"/>
                <w:lang w:eastAsia="ja-JP"/>
              </w:rPr>
            </w:pPr>
            <w:r w:rsidRPr="008A34FA">
              <w:rPr>
                <w:rFonts w:ascii="Aptos Narrow" w:hAnsi="Aptos Narrow"/>
              </w:rPr>
              <w:t>Stromadapterkabel für CCU (von Nomad geliefert)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27EB1A53" w14:textId="77777777" w:rsidR="002107AF" w:rsidRPr="008A34FA" w:rsidRDefault="002107AF" w:rsidP="002107AF">
            <w:pPr>
              <w:rPr>
                <w:rFonts w:ascii="Aptos Narrow" w:hAnsi="Aptos Narrow"/>
                <w:lang w:val="en-GB" w:eastAsia="ja-JP"/>
              </w:rPr>
            </w:pPr>
            <w:r w:rsidRPr="008A34FA">
              <w:rPr>
                <w:rFonts w:ascii="Aptos Narrow" w:hAnsi="Aptos Narrow"/>
              </w:rPr>
              <w:t>1</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15DA4D8" w14:textId="77777777" w:rsidR="002107AF" w:rsidRPr="008A34FA" w:rsidRDefault="002107AF" w:rsidP="002107AF">
            <w:pPr>
              <w:rPr>
                <w:rFonts w:ascii="Aptos Narrow" w:hAnsi="Aptos Narrow"/>
                <w:lang w:val="en-GB" w:eastAsia="ja-JP"/>
              </w:rPr>
            </w:pPr>
            <w:r w:rsidRPr="008A34FA">
              <w:rPr>
                <w:rFonts w:ascii="Aptos Narrow" w:hAnsi="Aptos Narrow"/>
              </w:rPr>
              <w:t>Länge 1 m</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008998E9" w14:textId="77777777" w:rsidR="002107AF" w:rsidRPr="008A34FA" w:rsidRDefault="002107AF" w:rsidP="002107AF">
            <w:pPr>
              <w:rPr>
                <w:rFonts w:ascii="Aptos Narrow" w:hAnsi="Aptos Narrow"/>
                <w:lang w:val="en-GB" w:eastAsia="ja-JP"/>
              </w:rPr>
            </w:pPr>
            <w:r w:rsidRPr="008A34FA">
              <w:rPr>
                <w:rFonts w:ascii="Aptos Narrow" w:hAnsi="Aptos Narrow"/>
              </w:rPr>
              <w:t>Phoenix HC D7</w:t>
            </w:r>
          </w:p>
        </w:tc>
      </w:tr>
      <w:tr w:rsidR="002107AF" w:rsidRPr="008A34FA" w14:paraId="2B91C90A"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71D9467" w14:textId="77777777" w:rsidR="002107AF" w:rsidRPr="008A34FA" w:rsidRDefault="002107AF" w:rsidP="002107AF">
            <w:pPr>
              <w:rPr>
                <w:rFonts w:ascii="Aptos Narrow" w:hAnsi="Aptos Narrow"/>
                <w:lang w:val="en-GB" w:eastAsia="ja-JP"/>
              </w:rPr>
            </w:pPr>
            <w:r w:rsidRPr="008A34FA">
              <w:rPr>
                <w:rFonts w:ascii="Aptos Narrow" w:hAnsi="Aptos Narrow"/>
              </w:rPr>
              <w:t>Stromkabel für Ethernet-Switches</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44D32B3A" w14:textId="77777777" w:rsidR="002107AF" w:rsidRPr="008A34FA" w:rsidRDefault="002107AF" w:rsidP="002107AF">
            <w:pPr>
              <w:rPr>
                <w:rFonts w:ascii="Aptos Narrow" w:hAnsi="Aptos Narrow"/>
                <w:lang w:val="en-GB" w:eastAsia="ja-JP"/>
              </w:rPr>
            </w:pPr>
            <w:r w:rsidRPr="008A34FA">
              <w:rPr>
                <w:rFonts w:ascii="Aptos Narrow" w:hAnsi="Aptos Narrow"/>
              </w:rPr>
              <w:t>4-Teiler: 12</w:t>
            </w:r>
            <w:r w:rsidRPr="008A34FA">
              <w:rPr>
                <w:rFonts w:ascii="Aptos Narrow" w:hAnsi="Aptos Narrow"/>
              </w:rPr>
              <w:br/>
              <w:t>6-Teiler: 18</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42E3AFD" w14:textId="77777777" w:rsidR="002107AF" w:rsidRPr="008A34FA" w:rsidRDefault="002107AF" w:rsidP="002107AF">
            <w:pPr>
              <w:rPr>
                <w:rFonts w:ascii="Aptos Narrow" w:hAnsi="Aptos Narrow"/>
                <w:lang w:val="en-GB" w:eastAsia="ja-JP"/>
              </w:rPr>
            </w:pPr>
            <w:r w:rsidRPr="008A34FA">
              <w:rPr>
                <w:rFonts w:ascii="Aptos Narrow" w:hAnsi="Aptos Narrow"/>
              </w:rPr>
              <w:t>TBD</w:t>
            </w: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2C9A03D5" w14:textId="77777777" w:rsidR="002107AF" w:rsidRPr="008A34FA" w:rsidRDefault="002107AF" w:rsidP="002107AF">
            <w:pPr>
              <w:rPr>
                <w:rFonts w:ascii="Aptos Narrow" w:hAnsi="Aptos Narrow"/>
                <w:lang w:eastAsia="ja-JP"/>
              </w:rPr>
            </w:pPr>
            <w:r w:rsidRPr="008A34FA">
              <w:rPr>
                <w:rFonts w:ascii="Aptos Narrow" w:hAnsi="Aptos Narrow"/>
              </w:rPr>
              <w:t>M12, Buchse, 5-polig, K-Codierung</w:t>
            </w:r>
          </w:p>
        </w:tc>
      </w:tr>
      <w:tr w:rsidR="002107AF" w:rsidRPr="008A34FA" w14:paraId="50EB0CE0"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12DA4320" w14:textId="77777777" w:rsidR="002107AF" w:rsidRPr="008A34FA" w:rsidRDefault="002107AF" w:rsidP="002107AF">
            <w:pPr>
              <w:rPr>
                <w:rFonts w:ascii="Aptos Narrow" w:hAnsi="Aptos Narrow"/>
                <w:lang w:eastAsia="ja-JP"/>
              </w:rPr>
            </w:pPr>
            <w:r w:rsidRPr="008A34FA">
              <w:rPr>
                <w:rFonts w:ascii="Aptos Narrow" w:hAnsi="Aptos Narrow"/>
              </w:rPr>
              <w:t>Erdungskabel für Dachantennen-Montageplatte, falls die Antenne nicht ausreichend mit dem Wagenkasten verbunden ist</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A4DE8D5" w14:textId="77777777" w:rsidR="002107AF" w:rsidRPr="008A34FA" w:rsidRDefault="002107AF" w:rsidP="002107AF">
            <w:pPr>
              <w:rPr>
                <w:rFonts w:ascii="Aptos Narrow" w:hAnsi="Aptos Narrow"/>
                <w:lang w:val="en-GB" w:eastAsia="ja-JP"/>
              </w:rPr>
            </w:pPr>
            <w:r w:rsidRPr="008A34FA">
              <w:rPr>
                <w:rFonts w:ascii="Aptos Narrow" w:hAnsi="Aptos Narrow"/>
              </w:rP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79EA14C8" w14:textId="77777777" w:rsidR="002107AF" w:rsidRPr="008A34FA" w:rsidRDefault="002107AF" w:rsidP="002107AF">
            <w:pPr>
              <w:rPr>
                <w:rFonts w:ascii="Aptos Narrow" w:hAnsi="Aptos Narrow"/>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242C41F5" w14:textId="77777777" w:rsidR="002107AF" w:rsidRPr="008A34FA" w:rsidRDefault="002107AF" w:rsidP="002107AF">
            <w:pPr>
              <w:rPr>
                <w:rFonts w:ascii="Aptos Narrow" w:hAnsi="Aptos Narrow"/>
                <w:lang w:eastAsia="ja-JP"/>
              </w:rPr>
            </w:pPr>
            <w:r w:rsidRPr="008A34FA">
              <w:rPr>
                <w:rFonts w:ascii="Aptos Narrow" w:hAnsi="Aptos Narrow"/>
              </w:rPr>
              <w:t>Verschraubt am Bauteil und an Erdungsschiene</w:t>
            </w:r>
          </w:p>
        </w:tc>
      </w:tr>
      <w:tr w:rsidR="002107AF" w:rsidRPr="008A34FA" w14:paraId="0DCD0725" w14:textId="77777777" w:rsidTr="002107AF">
        <w:trPr>
          <w:trHeight w:val="300"/>
        </w:trPr>
        <w:tc>
          <w:tcPr>
            <w:tcW w:w="3394"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459C20B" w14:textId="77777777" w:rsidR="002107AF" w:rsidRPr="008A34FA" w:rsidRDefault="002107AF" w:rsidP="002107AF">
            <w:pPr>
              <w:rPr>
                <w:rFonts w:ascii="Aptos Narrow" w:hAnsi="Aptos Narrow"/>
                <w:lang w:eastAsia="ja-JP"/>
              </w:rPr>
            </w:pPr>
            <w:r w:rsidRPr="008A34FA">
              <w:rPr>
                <w:rFonts w:ascii="Aptos Narrow" w:hAnsi="Aptos Narrow"/>
              </w:rPr>
              <w:t>Erdungskabel für CCU-, AP- und Switch-Montageplatten</w:t>
            </w:r>
          </w:p>
        </w:tc>
        <w:tc>
          <w:tcPr>
            <w:tcW w:w="226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2760393" w14:textId="77777777" w:rsidR="002107AF" w:rsidRPr="008A34FA" w:rsidRDefault="002107AF" w:rsidP="002107AF">
            <w:pPr>
              <w:rPr>
                <w:rFonts w:ascii="Aptos Narrow" w:hAnsi="Aptos Narrow"/>
                <w:lang w:val="en-GB" w:eastAsia="ja-JP"/>
              </w:rPr>
            </w:pPr>
            <w:r w:rsidRPr="008A34FA">
              <w:rPr>
                <w:rFonts w:ascii="Aptos Narrow" w:hAnsi="Aptos Narrow"/>
              </w:rPr>
              <w:t>TBD</w:t>
            </w:r>
          </w:p>
        </w:tc>
        <w:tc>
          <w:tcPr>
            <w:tcW w:w="1248"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6474079A" w14:textId="77777777" w:rsidR="002107AF" w:rsidRPr="008A34FA" w:rsidRDefault="002107AF" w:rsidP="002107AF">
            <w:pPr>
              <w:rPr>
                <w:rFonts w:ascii="Aptos Narrow" w:hAnsi="Aptos Narrow"/>
                <w:lang w:val="en-GB" w:eastAsia="ja-JP"/>
              </w:rPr>
            </w:pPr>
          </w:p>
        </w:tc>
        <w:tc>
          <w:tcPr>
            <w:tcW w:w="2429" w:type="dxa"/>
            <w:tcBorders>
              <w:top w:val="single" w:sz="6" w:space="0" w:color="auto"/>
              <w:left w:val="single" w:sz="6" w:space="0" w:color="auto"/>
              <w:bottom w:val="single" w:sz="6" w:space="0" w:color="auto"/>
              <w:right w:val="single" w:sz="6" w:space="0" w:color="auto"/>
            </w:tcBorders>
            <w:shd w:val="clear" w:color="auto" w:fill="D0CECE"/>
            <w:vAlign w:val="center"/>
            <w:hideMark/>
          </w:tcPr>
          <w:p w14:paraId="525479AF" w14:textId="77777777" w:rsidR="002107AF" w:rsidRPr="008A34FA" w:rsidRDefault="002107AF" w:rsidP="002107AF">
            <w:pPr>
              <w:rPr>
                <w:rFonts w:ascii="Aptos Narrow" w:hAnsi="Aptos Narrow"/>
                <w:lang w:eastAsia="ja-JP"/>
              </w:rPr>
            </w:pPr>
            <w:r w:rsidRPr="008A34FA">
              <w:rPr>
                <w:rFonts w:ascii="Aptos Narrow" w:hAnsi="Aptos Narrow"/>
              </w:rPr>
              <w:t>Verschraubt am Bauteil und an Erdungsschiene</w:t>
            </w:r>
          </w:p>
        </w:tc>
      </w:tr>
    </w:tbl>
    <w:p w14:paraId="0D97BE62"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tbl>
      <w:tblPr>
        <w:tblW w:w="9339"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885"/>
        <w:gridCol w:w="1392"/>
        <w:gridCol w:w="2378"/>
        <w:gridCol w:w="2684"/>
      </w:tblGrid>
      <w:tr w:rsidR="00243EDE" w:rsidRPr="008A34FA" w14:paraId="790DE238" w14:textId="77777777" w:rsidTr="002107AF">
        <w:trPr>
          <w:trHeight w:val="300"/>
        </w:trPr>
        <w:tc>
          <w:tcPr>
            <w:tcW w:w="9339" w:type="dxa"/>
            <w:gridSpan w:val="4"/>
            <w:tcBorders>
              <w:top w:val="single" w:sz="6" w:space="0" w:color="auto"/>
              <w:left w:val="single" w:sz="6" w:space="0" w:color="auto"/>
              <w:bottom w:val="single" w:sz="6" w:space="0" w:color="auto"/>
              <w:right w:val="single" w:sz="6" w:space="0" w:color="auto"/>
            </w:tcBorders>
            <w:shd w:val="clear" w:color="auto" w:fill="FFC000"/>
            <w:hideMark/>
          </w:tcPr>
          <w:p w14:paraId="116F61F6" w14:textId="77777777" w:rsidR="00243EDE" w:rsidRPr="008A34FA" w:rsidRDefault="002107AF" w:rsidP="002107AF">
            <w:pPr>
              <w:rPr>
                <w:rFonts w:ascii="Aptos Narrow" w:hAnsi="Aptos Narrow"/>
                <w:b/>
                <w:bCs/>
                <w:lang w:eastAsia="ja-JP"/>
              </w:rPr>
            </w:pPr>
            <w:r w:rsidRPr="008A34FA">
              <w:rPr>
                <w:rFonts w:ascii="Aptos Narrow" w:hAnsi="Aptos Narrow"/>
                <w:b/>
                <w:bCs/>
                <w:lang w:eastAsia="ja-JP"/>
              </w:rPr>
              <w:lastRenderedPageBreak/>
              <w:t>Liste der Steckverbinder (Lieferumfang: Stadler)</w:t>
            </w:r>
          </w:p>
        </w:tc>
      </w:tr>
      <w:tr w:rsidR="002107AF" w:rsidRPr="008A34FA" w14:paraId="465DDCEE"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24AC85F7" w14:textId="77777777" w:rsidR="002107AF" w:rsidRPr="008A34FA" w:rsidRDefault="002107AF" w:rsidP="002107AF">
            <w:pPr>
              <w:rPr>
                <w:rFonts w:ascii="Aptos Narrow" w:hAnsi="Aptos Narrow"/>
                <w:lang w:val="en-GB" w:eastAsia="ja-JP"/>
              </w:rPr>
            </w:pPr>
            <w:r w:rsidRPr="008A34FA">
              <w:rPr>
                <w:rFonts w:ascii="Aptos Narrow" w:hAnsi="Aptos Narrow"/>
                <w:b/>
                <w:bCs/>
                <w:lang w:eastAsia="ja-JP"/>
              </w:rPr>
              <w:t>Type</w:t>
            </w:r>
          </w:p>
        </w:tc>
        <w:tc>
          <w:tcPr>
            <w:tcW w:w="1319"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099C25E2" w14:textId="77777777" w:rsidR="002107AF" w:rsidRPr="008A34FA" w:rsidRDefault="002107AF" w:rsidP="002107AF">
            <w:pPr>
              <w:rPr>
                <w:rFonts w:ascii="Aptos Narrow" w:hAnsi="Aptos Narrow"/>
                <w:lang w:val="en-GB" w:eastAsia="ja-JP"/>
              </w:rPr>
            </w:pPr>
            <w:r w:rsidRPr="008A34FA">
              <w:rPr>
                <w:rFonts w:ascii="Aptos Narrow" w:hAnsi="Aptos Narrow"/>
                <w:b/>
                <w:bCs/>
              </w:rPr>
              <w:t>Menge</w:t>
            </w:r>
          </w:p>
        </w:tc>
        <w:tc>
          <w:tcPr>
            <w:tcW w:w="2407"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4665F7B6" w14:textId="77777777" w:rsidR="002107AF" w:rsidRPr="008A34FA" w:rsidRDefault="002107AF" w:rsidP="002107AF">
            <w:pPr>
              <w:rPr>
                <w:rFonts w:ascii="Aptos Narrow" w:hAnsi="Aptos Narrow"/>
                <w:lang w:val="en-GB" w:eastAsia="ja-JP"/>
              </w:rPr>
            </w:pPr>
            <w:r w:rsidRPr="008A34FA">
              <w:rPr>
                <w:rFonts w:ascii="Aptos Narrow" w:hAnsi="Aptos Narrow"/>
                <w:lang w:val="en-GB" w:eastAsia="ja-JP"/>
              </w:rPr>
              <w:t>Einsatzort</w:t>
            </w:r>
          </w:p>
        </w:tc>
        <w:tc>
          <w:tcPr>
            <w:tcW w:w="2684" w:type="dxa"/>
            <w:tcBorders>
              <w:top w:val="single" w:sz="6" w:space="0" w:color="auto"/>
              <w:left w:val="single" w:sz="6" w:space="0" w:color="auto"/>
              <w:bottom w:val="single" w:sz="6" w:space="0" w:color="auto"/>
              <w:right w:val="single" w:sz="6" w:space="0" w:color="auto"/>
            </w:tcBorders>
            <w:shd w:val="clear" w:color="auto" w:fill="404040"/>
            <w:vAlign w:val="center"/>
            <w:hideMark/>
          </w:tcPr>
          <w:p w14:paraId="50DCEC30" w14:textId="77777777" w:rsidR="002107AF" w:rsidRPr="008A34FA" w:rsidRDefault="002107AF" w:rsidP="002107AF">
            <w:pPr>
              <w:rPr>
                <w:rFonts w:ascii="Aptos Narrow" w:hAnsi="Aptos Narrow"/>
                <w:lang w:val="en-GB" w:eastAsia="ja-JP"/>
              </w:rPr>
            </w:pPr>
            <w:r w:rsidRPr="008A34FA">
              <w:rPr>
                <w:rFonts w:ascii="Aptos Narrow" w:hAnsi="Aptos Narrow"/>
                <w:b/>
                <w:bCs/>
                <w:lang w:eastAsia="ja-JP"/>
              </w:rPr>
              <w:t>Darstellung</w:t>
            </w:r>
            <w:r w:rsidRPr="008A34FA">
              <w:rPr>
                <w:rFonts w:ascii="Aptos Narrow" w:hAnsi="Aptos Narrow"/>
                <w:lang w:val="en-GB" w:eastAsia="ja-JP"/>
              </w:rPr>
              <w:t> </w:t>
            </w:r>
          </w:p>
        </w:tc>
      </w:tr>
      <w:tr w:rsidR="00243EDE" w:rsidRPr="008A34FA" w14:paraId="15391DB3"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19F17B18"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Phoenix HC D7</w:t>
            </w:r>
            <w:r w:rsidRPr="008A34FA">
              <w:rPr>
                <w:rFonts w:ascii="Aptos Narrow" w:hAnsi="Aptos Narrow"/>
                <w:lang w:val="en-GB" w:eastAsia="ja-JP"/>
              </w:rPr>
              <w:t>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600BF905"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w:t>
            </w: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465D2296"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CCU-</w:t>
            </w:r>
            <w:r w:rsidRPr="008A34FA">
              <w:rPr>
                <w:rFonts w:ascii="Aptos Narrow" w:hAnsi="Aptos Narrow"/>
                <w:lang w:val="en-GB" w:eastAsia="ja-JP"/>
              </w:rPr>
              <w:t>Stromversorgung</w:t>
            </w:r>
          </w:p>
        </w:tc>
        <w:tc>
          <w:tcPr>
            <w:tcW w:w="2684" w:type="dxa"/>
            <w:tcBorders>
              <w:top w:val="single" w:sz="6" w:space="0" w:color="auto"/>
              <w:left w:val="single" w:sz="6" w:space="0" w:color="auto"/>
              <w:bottom w:val="single" w:sz="6" w:space="0" w:color="auto"/>
              <w:right w:val="single" w:sz="6" w:space="0" w:color="auto"/>
            </w:tcBorders>
            <w:vAlign w:val="center"/>
            <w:hideMark/>
          </w:tcPr>
          <w:p w14:paraId="7E04B24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5BEA7A3" wp14:editId="660DD346">
                  <wp:extent cx="1600200" cy="590550"/>
                  <wp:effectExtent l="0" t="0" r="0" b="0"/>
                  <wp:docPr id="1505317114" name="Picture 82" descr="A black and white rectangular object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17114" name="Picture 82" descr="A black and white rectangular object with white text  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00200" cy="590550"/>
                          </a:xfrm>
                          <a:prstGeom prst="rect">
                            <a:avLst/>
                          </a:prstGeom>
                          <a:noFill/>
                          <a:ln>
                            <a:noFill/>
                          </a:ln>
                        </pic:spPr>
                      </pic:pic>
                    </a:graphicData>
                  </a:graphic>
                </wp:inline>
              </w:drawing>
            </w:r>
            <w:r w:rsidRPr="008A34FA">
              <w:rPr>
                <w:rFonts w:ascii="Aptos Narrow" w:hAnsi="Aptos Narrow"/>
                <w:lang w:val="en-GB" w:eastAsia="ja-JP"/>
              </w:rPr>
              <w:t> </w:t>
            </w:r>
          </w:p>
        </w:tc>
      </w:tr>
      <w:tr w:rsidR="00243EDE" w:rsidRPr="008A34FA" w14:paraId="3C43C536"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4B351AE4" w14:textId="77777777" w:rsidR="002107AF" w:rsidRPr="008A34FA" w:rsidRDefault="00243EDE" w:rsidP="002107AF">
            <w:pPr>
              <w:rPr>
                <w:rFonts w:ascii="Aptos Narrow" w:hAnsi="Aptos Narrow"/>
                <w:lang w:val="en-GB" w:eastAsia="ja-JP"/>
              </w:rPr>
            </w:pPr>
            <w:r w:rsidRPr="008A34FA">
              <w:rPr>
                <w:rFonts w:ascii="Aptos Narrow" w:hAnsi="Aptos Narrow"/>
                <w:lang w:val="en-GB" w:eastAsia="ja-JP"/>
              </w:rPr>
              <w:t>M12 5-pin K-codiert female connector/Buchse - Phoenix Contact</w:t>
            </w:r>
          </w:p>
          <w:p w14:paraId="4F5585E1" w14:textId="77777777" w:rsidR="00243EDE" w:rsidRPr="008A34FA" w:rsidRDefault="00243EDE" w:rsidP="00243EDE">
            <w:pPr>
              <w:rPr>
                <w:rFonts w:ascii="Aptos Narrow" w:hAnsi="Aptos Narrow"/>
                <w:lang w:val="en-GB" w:eastAsia="ja-JP"/>
              </w:rPr>
            </w:pPr>
          </w:p>
        </w:tc>
        <w:tc>
          <w:tcPr>
            <w:tcW w:w="1319" w:type="dxa"/>
            <w:tcBorders>
              <w:top w:val="single" w:sz="6" w:space="0" w:color="auto"/>
              <w:left w:val="single" w:sz="6" w:space="0" w:color="auto"/>
              <w:bottom w:val="single" w:sz="6" w:space="0" w:color="auto"/>
              <w:right w:val="single" w:sz="6" w:space="0" w:color="auto"/>
            </w:tcBorders>
            <w:vAlign w:val="center"/>
            <w:hideMark/>
          </w:tcPr>
          <w:p w14:paraId="1EFDD58B"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8</w:t>
            </w: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0AF5EFF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Switch-</w:t>
            </w:r>
            <w:r w:rsidRPr="008A34FA">
              <w:rPr>
                <w:rFonts w:ascii="Aptos Narrow" w:hAnsi="Aptos Narrow"/>
                <w:lang w:val="en-GB" w:eastAsia="ja-JP"/>
              </w:rPr>
              <w:t>Stromversorgung</w:t>
            </w:r>
          </w:p>
        </w:tc>
        <w:tc>
          <w:tcPr>
            <w:tcW w:w="2684" w:type="dxa"/>
            <w:tcBorders>
              <w:top w:val="single" w:sz="6" w:space="0" w:color="auto"/>
              <w:left w:val="single" w:sz="6" w:space="0" w:color="auto"/>
              <w:bottom w:val="single" w:sz="6" w:space="0" w:color="auto"/>
              <w:right w:val="single" w:sz="6" w:space="0" w:color="auto"/>
            </w:tcBorders>
            <w:vAlign w:val="center"/>
            <w:hideMark/>
          </w:tcPr>
          <w:p w14:paraId="1802BE1B"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4E31D7FA" wp14:editId="3B6F241C">
                  <wp:extent cx="647700" cy="685800"/>
                  <wp:effectExtent l="0" t="0" r="0" b="0"/>
                  <wp:docPr id="1005392520" name="Picture 81" descr="A close-up of a cab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92520" name="Picture 81" descr="A close-up of a cable  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7700" cy="685800"/>
                          </a:xfrm>
                          <a:prstGeom prst="rect">
                            <a:avLst/>
                          </a:prstGeom>
                          <a:noFill/>
                          <a:ln>
                            <a:noFill/>
                          </a:ln>
                        </pic:spPr>
                      </pic:pic>
                    </a:graphicData>
                  </a:graphic>
                </wp:inline>
              </w:drawing>
            </w:r>
            <w:r w:rsidRPr="008A34FA">
              <w:rPr>
                <w:rFonts w:ascii="Aptos Narrow" w:hAnsi="Aptos Narrow"/>
                <w:lang w:val="en-GB" w:eastAsia="ja-JP"/>
              </w:rPr>
              <w:t> </w:t>
            </w:r>
          </w:p>
        </w:tc>
      </w:tr>
      <w:tr w:rsidR="00243EDE" w:rsidRPr="008A34FA" w14:paraId="4532F2D5"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0EF17353" w14:textId="77777777" w:rsidR="00243EDE" w:rsidRPr="008A34FA" w:rsidRDefault="00871D24" w:rsidP="00243EDE">
            <w:pPr>
              <w:rPr>
                <w:rFonts w:ascii="Aptos Narrow" w:hAnsi="Aptos Narrow"/>
                <w:lang w:eastAsia="ja-JP"/>
              </w:rPr>
            </w:pPr>
            <w:r w:rsidRPr="008A34FA">
              <w:rPr>
                <w:rFonts w:ascii="Aptos Narrow" w:hAnsi="Aptos Narrow"/>
                <w:lang w:eastAsia="ja-JP"/>
              </w:rPr>
              <w:t>M12-Steckverbinder X-codiert (Serie), z. B. HARTING har-speed M12 Crimp SlimDesign X-codiert, Bestellnummer: 21 03 881 180 (Crimpkontakte separat bestellt)</w:t>
            </w:r>
          </w:p>
        </w:tc>
        <w:tc>
          <w:tcPr>
            <w:tcW w:w="1319" w:type="dxa"/>
            <w:tcBorders>
              <w:top w:val="single" w:sz="6" w:space="0" w:color="auto"/>
              <w:left w:val="single" w:sz="6" w:space="0" w:color="auto"/>
              <w:bottom w:val="single" w:sz="6" w:space="0" w:color="auto"/>
              <w:right w:val="single" w:sz="6" w:space="0" w:color="auto"/>
            </w:tcBorders>
            <w:vAlign w:val="center"/>
            <w:hideMark/>
          </w:tcPr>
          <w:p w14:paraId="5FE1EE4C"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18</w:t>
            </w: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797FCDD2"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CCU, APs Ethernet</w:t>
            </w:r>
            <w:r w:rsidRPr="008A34FA">
              <w:rPr>
                <w:rFonts w:ascii="Aptos Narrow" w:hAnsi="Aptos Narrow"/>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3707E6ED"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693781C3" wp14:editId="31C90D6E">
                  <wp:extent cx="971550" cy="742950"/>
                  <wp:effectExtent l="0" t="0" r="0" b="0"/>
                  <wp:docPr id="1202084505" name="Picture 80" descr="A close-up of a metal connecto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84505" name="Picture 80" descr="A close-up of a metal connector  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71550" cy="742950"/>
                          </a:xfrm>
                          <a:prstGeom prst="rect">
                            <a:avLst/>
                          </a:prstGeom>
                          <a:noFill/>
                          <a:ln>
                            <a:noFill/>
                          </a:ln>
                        </pic:spPr>
                      </pic:pic>
                    </a:graphicData>
                  </a:graphic>
                </wp:inline>
              </w:drawing>
            </w:r>
            <w:r w:rsidRPr="008A34FA">
              <w:rPr>
                <w:rFonts w:ascii="Aptos Narrow" w:hAnsi="Aptos Narrow"/>
                <w:lang w:val="en-GB" w:eastAsia="ja-JP"/>
              </w:rPr>
              <w:t> </w:t>
            </w:r>
          </w:p>
        </w:tc>
      </w:tr>
      <w:tr w:rsidR="00243EDE" w:rsidRPr="008A34FA" w14:paraId="5CA4210B"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4E9A9BF6" w14:textId="77777777" w:rsidR="00243EDE" w:rsidRPr="008A34FA" w:rsidRDefault="00243EDE" w:rsidP="00243EDE">
            <w:pPr>
              <w:rPr>
                <w:rFonts w:ascii="Aptos Narrow" w:hAnsi="Aptos Narrow"/>
                <w:lang w:val="de-DE" w:eastAsia="ja-JP"/>
              </w:rPr>
            </w:pPr>
            <w:r w:rsidRPr="008A34FA">
              <w:rPr>
                <w:rFonts w:ascii="Aptos Narrow" w:hAnsi="Aptos Narrow"/>
                <w:lang w:val="de-DE" w:eastAsia="ja-JP"/>
              </w:rPr>
              <w:t xml:space="preserve">Harting M12 PushPull 8-pole </w:t>
            </w:r>
            <w:r w:rsidRPr="008A34FA">
              <w:rPr>
                <w:rFonts w:ascii="Aptos Narrow" w:hAnsi="Aptos Narrow"/>
                <w:lang w:eastAsia="ja-JP"/>
              </w:rPr>
              <w:t xml:space="preserve">X-codiert </w:t>
            </w:r>
            <w:r w:rsidRPr="008A34FA">
              <w:rPr>
                <w:rFonts w:ascii="Aptos Narrow" w:hAnsi="Aptos Narrow"/>
                <w:lang w:val="de-DE" w:eastAsia="ja-JP"/>
              </w:rPr>
              <w:t>male/Stecker, Bestellnummer: 21 03 881 1830  </w:t>
            </w:r>
          </w:p>
        </w:tc>
        <w:tc>
          <w:tcPr>
            <w:tcW w:w="1319" w:type="dxa"/>
            <w:tcBorders>
              <w:top w:val="single" w:sz="6" w:space="0" w:color="auto"/>
              <w:left w:val="single" w:sz="6" w:space="0" w:color="auto"/>
              <w:bottom w:val="single" w:sz="6" w:space="0" w:color="auto"/>
              <w:right w:val="single" w:sz="6" w:space="0" w:color="auto"/>
            </w:tcBorders>
            <w:vAlign w:val="center"/>
            <w:hideMark/>
          </w:tcPr>
          <w:p w14:paraId="1C5E0A41" w14:textId="77777777" w:rsidR="00243EDE" w:rsidRPr="008A34FA" w:rsidRDefault="002107AF" w:rsidP="00243EDE">
            <w:pPr>
              <w:rPr>
                <w:rFonts w:ascii="Aptos Narrow" w:hAnsi="Aptos Narrow"/>
                <w:lang w:val="en-GB" w:eastAsia="ja-JP"/>
              </w:rPr>
            </w:pPr>
            <w:r w:rsidRPr="008A34FA">
              <w:rPr>
                <w:rFonts w:ascii="Aptos Narrow" w:hAnsi="Aptos Narrow"/>
                <w:lang w:val="en-GB" w:eastAsia="ja-JP"/>
              </w:rPr>
              <w:t>4 für Nomad-Komponenten </w:t>
            </w:r>
          </w:p>
          <w:p w14:paraId="5EBC29F1"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2407" w:type="dxa"/>
            <w:tcBorders>
              <w:top w:val="single" w:sz="6" w:space="0" w:color="auto"/>
              <w:left w:val="single" w:sz="6" w:space="0" w:color="auto"/>
              <w:bottom w:val="single" w:sz="6" w:space="0" w:color="auto"/>
              <w:right w:val="single" w:sz="6" w:space="0" w:color="auto"/>
            </w:tcBorders>
            <w:vAlign w:val="center"/>
            <w:hideMark/>
          </w:tcPr>
          <w:p w14:paraId="73A1E395"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Switch Ethernet</w:t>
            </w:r>
            <w:r w:rsidRPr="008A34FA">
              <w:rPr>
                <w:rFonts w:ascii="Aptos Narrow" w:hAnsi="Aptos Narrow"/>
                <w:lang w:val="en-GB" w:eastAsia="ja-JP"/>
              </w:rPr>
              <w:t> </w:t>
            </w:r>
          </w:p>
        </w:tc>
        <w:tc>
          <w:tcPr>
            <w:tcW w:w="2684" w:type="dxa"/>
            <w:tcBorders>
              <w:top w:val="single" w:sz="6" w:space="0" w:color="auto"/>
              <w:left w:val="single" w:sz="6" w:space="0" w:color="auto"/>
              <w:bottom w:val="single" w:sz="6" w:space="0" w:color="auto"/>
              <w:right w:val="single" w:sz="6" w:space="0" w:color="auto"/>
            </w:tcBorders>
            <w:vAlign w:val="center"/>
            <w:hideMark/>
          </w:tcPr>
          <w:p w14:paraId="24A4AD96"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drawing>
                <wp:inline distT="0" distB="0" distL="0" distR="0" wp14:anchorId="1179FDEB" wp14:editId="091504D7">
                  <wp:extent cx="1079500" cy="927100"/>
                  <wp:effectExtent l="0" t="0" r="6350" b="6350"/>
                  <wp:docPr id="626563051" name="Picture 79" descr="A close-up of a plu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63051" name="Picture 79" descr="A close-up of a plug  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079500" cy="927100"/>
                          </a:xfrm>
                          <a:prstGeom prst="rect">
                            <a:avLst/>
                          </a:prstGeom>
                          <a:noFill/>
                          <a:ln>
                            <a:noFill/>
                          </a:ln>
                        </pic:spPr>
                      </pic:pic>
                    </a:graphicData>
                  </a:graphic>
                </wp:inline>
              </w:drawing>
            </w:r>
            <w:r w:rsidRPr="008A34FA">
              <w:rPr>
                <w:rFonts w:ascii="Aptos Narrow" w:hAnsi="Aptos Narrow"/>
                <w:lang w:val="en-GB" w:eastAsia="ja-JP"/>
              </w:rPr>
              <w:t> </w:t>
            </w:r>
          </w:p>
        </w:tc>
      </w:tr>
      <w:tr w:rsidR="002107AF" w:rsidRPr="008A34FA" w14:paraId="35E77C0A" w14:textId="77777777" w:rsidTr="002107AF">
        <w:trPr>
          <w:trHeight w:val="300"/>
        </w:trPr>
        <w:tc>
          <w:tcPr>
            <w:tcW w:w="2929" w:type="dxa"/>
            <w:tcBorders>
              <w:top w:val="single" w:sz="6" w:space="0" w:color="auto"/>
              <w:left w:val="single" w:sz="6" w:space="0" w:color="auto"/>
              <w:bottom w:val="single" w:sz="6" w:space="0" w:color="auto"/>
              <w:right w:val="single" w:sz="6" w:space="0" w:color="auto"/>
            </w:tcBorders>
            <w:vAlign w:val="center"/>
            <w:hideMark/>
          </w:tcPr>
          <w:p w14:paraId="1F947CC3" w14:textId="77777777" w:rsidR="002107AF" w:rsidRPr="008A34FA" w:rsidRDefault="002107AF" w:rsidP="002107AF">
            <w:pPr>
              <w:rPr>
                <w:rFonts w:ascii="Aptos Narrow" w:hAnsi="Aptos Narrow"/>
                <w:lang w:val="en-GB" w:eastAsia="ja-JP"/>
              </w:rPr>
            </w:pPr>
            <w:r w:rsidRPr="008A34FA">
              <w:rPr>
                <w:rFonts w:ascii="Aptos Narrow" w:hAnsi="Aptos Narrow"/>
              </w:rPr>
              <w:t>QMA-Steckverbinder gerade</w:t>
            </w:r>
          </w:p>
        </w:tc>
        <w:tc>
          <w:tcPr>
            <w:tcW w:w="1319" w:type="dxa"/>
            <w:tcBorders>
              <w:top w:val="single" w:sz="6" w:space="0" w:color="auto"/>
              <w:left w:val="single" w:sz="6" w:space="0" w:color="auto"/>
              <w:bottom w:val="single" w:sz="6" w:space="0" w:color="auto"/>
              <w:right w:val="single" w:sz="6" w:space="0" w:color="auto"/>
            </w:tcBorders>
            <w:vAlign w:val="center"/>
            <w:hideMark/>
          </w:tcPr>
          <w:p w14:paraId="1E830F8C" w14:textId="77777777" w:rsidR="002107AF" w:rsidRPr="008A34FA" w:rsidRDefault="002107AF" w:rsidP="002107AF">
            <w:pPr>
              <w:rPr>
                <w:rFonts w:ascii="Aptos Narrow" w:hAnsi="Aptos Narrow"/>
                <w:lang w:eastAsia="ja-JP"/>
              </w:rPr>
            </w:pPr>
            <w:r w:rsidRPr="008A34FA">
              <w:rPr>
                <w:rFonts w:ascii="Aptos Narrow" w:hAnsi="Aptos Narrow"/>
              </w:rPr>
              <w:t>6 Stück pro AP</w:t>
            </w:r>
            <w:r w:rsidRPr="008A34FA">
              <w:rPr>
                <w:rFonts w:ascii="Aptos Narrow" w:hAnsi="Aptos Narrow"/>
              </w:rPr>
              <w:br/>
              <w:t>24 Stück für CCU-Pigtails</w:t>
            </w:r>
          </w:p>
        </w:tc>
        <w:tc>
          <w:tcPr>
            <w:tcW w:w="2407" w:type="dxa"/>
            <w:tcBorders>
              <w:top w:val="single" w:sz="6" w:space="0" w:color="auto"/>
              <w:left w:val="single" w:sz="6" w:space="0" w:color="auto"/>
              <w:bottom w:val="single" w:sz="6" w:space="0" w:color="auto"/>
              <w:right w:val="single" w:sz="6" w:space="0" w:color="auto"/>
            </w:tcBorders>
            <w:vAlign w:val="center"/>
            <w:hideMark/>
          </w:tcPr>
          <w:p w14:paraId="24F82502" w14:textId="77777777" w:rsidR="002107AF" w:rsidRPr="008A34FA" w:rsidRDefault="002107AF" w:rsidP="002107AF">
            <w:pPr>
              <w:rPr>
                <w:rFonts w:ascii="Aptos Narrow" w:hAnsi="Aptos Narrow"/>
                <w:lang w:eastAsia="ja-JP"/>
              </w:rPr>
            </w:pPr>
          </w:p>
        </w:tc>
        <w:tc>
          <w:tcPr>
            <w:tcW w:w="2684" w:type="dxa"/>
            <w:tcBorders>
              <w:top w:val="single" w:sz="6" w:space="0" w:color="auto"/>
              <w:left w:val="single" w:sz="6" w:space="0" w:color="auto"/>
              <w:bottom w:val="single" w:sz="6" w:space="0" w:color="auto"/>
              <w:right w:val="single" w:sz="6" w:space="0" w:color="auto"/>
            </w:tcBorders>
            <w:vAlign w:val="center"/>
            <w:hideMark/>
          </w:tcPr>
          <w:p w14:paraId="5EB08B93" w14:textId="77777777" w:rsidR="002107AF" w:rsidRPr="008A34FA" w:rsidRDefault="002107AF" w:rsidP="002107AF">
            <w:pPr>
              <w:rPr>
                <w:rFonts w:ascii="Aptos Narrow" w:hAnsi="Aptos Narrow"/>
                <w:lang w:val="en-GB" w:eastAsia="ja-JP"/>
              </w:rPr>
            </w:pPr>
            <w:r w:rsidRPr="008A34FA">
              <w:rPr>
                <w:rFonts w:ascii="Aptos Narrow" w:hAnsi="Aptos Narrow"/>
                <w:noProof/>
                <w:lang w:val="en-GB" w:eastAsia="ja-JP"/>
              </w:rPr>
              <w:drawing>
                <wp:inline distT="0" distB="0" distL="0" distR="0" wp14:anchorId="100EDF50" wp14:editId="77F551FB">
                  <wp:extent cx="857250" cy="495300"/>
                  <wp:effectExtent l="0" t="0" r="0" b="0"/>
                  <wp:docPr id="1248955429" name="Picture 78" descr="A picture containing metalware, screw, gea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A picture containing metalware, screw, gear  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r w:rsidRPr="008A34FA">
              <w:rPr>
                <w:rFonts w:ascii="Aptos Narrow" w:hAnsi="Aptos Narrow"/>
                <w:lang w:val="en-GB" w:eastAsia="ja-JP"/>
              </w:rPr>
              <w:t> </w:t>
            </w:r>
          </w:p>
        </w:tc>
      </w:tr>
    </w:tbl>
    <w:p w14:paraId="0C8E6C38"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7DF7E08B" w14:textId="77777777" w:rsidR="00D523C0" w:rsidRDefault="00D523C0">
      <w:pPr>
        <w:rPr>
          <w:rFonts w:ascii="Aptos Narrow" w:hAnsi="Aptos Narrow" w:cs="Times New Roman"/>
          <w:caps/>
          <w:color w:val="000000"/>
          <w:spacing w:val="15"/>
          <w:szCs w:val="22"/>
          <w:lang w:val="de-DE" w:eastAsia="ja-JP"/>
        </w:rPr>
      </w:pPr>
      <w:r>
        <w:rPr>
          <w:rFonts w:ascii="Aptos Narrow" w:hAnsi="Aptos Narrow"/>
        </w:rPr>
        <w:br w:type="page"/>
      </w:r>
    </w:p>
    <w:p w14:paraId="4EDA58FD" w14:textId="3E8E8E5A" w:rsidR="00243EDE" w:rsidRPr="008A34FA" w:rsidRDefault="00243EDE" w:rsidP="00591F73">
      <w:pPr>
        <w:pStyle w:val="Heading2"/>
        <w:rPr>
          <w:rFonts w:ascii="Aptos Narrow" w:hAnsi="Aptos Narrow"/>
          <w:lang w:val="en-GB"/>
        </w:rPr>
      </w:pPr>
      <w:bookmarkStart w:id="965" w:name="_Toc234949656"/>
      <w:r w:rsidRPr="008A34FA">
        <w:rPr>
          <w:rFonts w:ascii="Aptos Narrow" w:hAnsi="Aptos Narrow"/>
        </w:rPr>
        <w:lastRenderedPageBreak/>
        <w:t>Stromanforderung für Nomad Geräte</w:t>
      </w:r>
      <w:bookmarkEnd w:id="965"/>
      <w:r w:rsidRPr="008A34FA">
        <w:rPr>
          <w:rFonts w:ascii="Aptos Narrow" w:hAnsi="Aptos Narrow"/>
          <w:lang w:val="en-GB"/>
        </w:rPr>
        <w:t> </w:t>
      </w:r>
    </w:p>
    <w:p w14:paraId="2994C80A" w14:textId="77777777" w:rsidR="00243EDE" w:rsidRPr="008A34FA" w:rsidRDefault="00243EDE" w:rsidP="00243EDE">
      <w:pPr>
        <w:rPr>
          <w:rFonts w:ascii="Aptos Narrow" w:hAnsi="Aptos Narrow"/>
          <w:lang w:eastAsia="ja-JP"/>
        </w:rPr>
      </w:pPr>
      <w:r w:rsidRPr="008A34FA">
        <w:rPr>
          <w:rFonts w:ascii="Aptos Narrow" w:hAnsi="Aptos Narrow"/>
          <w:lang w:eastAsia="ja-JP"/>
        </w:rPr>
        <w:t>Einzelheiten wie die Unterbrechungsklasse für die Stromversorgung gemäß EN 50155 müssen von Stadler bereitgestellt werden. </w:t>
      </w:r>
    </w:p>
    <w:tbl>
      <w:tblPr>
        <w:tblW w:w="9300"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2115"/>
        <w:gridCol w:w="570"/>
        <w:gridCol w:w="225"/>
        <w:gridCol w:w="1320"/>
        <w:gridCol w:w="1830"/>
        <w:gridCol w:w="165"/>
        <w:gridCol w:w="225"/>
        <w:gridCol w:w="2850"/>
      </w:tblGrid>
      <w:tr w:rsidR="00243EDE" w:rsidRPr="008A34FA" w14:paraId="5F1EA702" w14:textId="77777777" w:rsidTr="00313F3E">
        <w:trPr>
          <w:trHeight w:val="300"/>
        </w:trPr>
        <w:tc>
          <w:tcPr>
            <w:tcW w:w="2685" w:type="dxa"/>
            <w:gridSpan w:val="2"/>
            <w:tcBorders>
              <w:top w:val="single" w:sz="6" w:space="0" w:color="auto"/>
              <w:left w:val="single" w:sz="6" w:space="0" w:color="auto"/>
              <w:bottom w:val="single" w:sz="6" w:space="0" w:color="auto"/>
              <w:right w:val="nil"/>
            </w:tcBorders>
            <w:shd w:val="clear" w:color="auto" w:fill="FFC000"/>
            <w:vAlign w:val="center"/>
            <w:hideMark/>
          </w:tcPr>
          <w:p w14:paraId="4BCAF136" w14:textId="77777777" w:rsidR="00243EDE" w:rsidRPr="008A34FA" w:rsidRDefault="00313F3E" w:rsidP="00243EDE">
            <w:pPr>
              <w:rPr>
                <w:rFonts w:ascii="Aptos Narrow" w:hAnsi="Aptos Narrow"/>
                <w:b/>
                <w:bCs/>
                <w:lang w:val="en-GB" w:eastAsia="ja-JP"/>
              </w:rPr>
            </w:pPr>
            <w:r w:rsidRPr="008A34FA">
              <w:rPr>
                <w:rFonts w:ascii="Aptos Narrow" w:hAnsi="Aptos Narrow"/>
                <w:b/>
                <w:bCs/>
                <w:lang w:val="en-GB" w:eastAsia="ja-JP"/>
              </w:rPr>
              <w:t>Stromanforderungen für Nomad-Komponenten</w:t>
            </w:r>
          </w:p>
        </w:tc>
        <w:tc>
          <w:tcPr>
            <w:tcW w:w="225" w:type="dxa"/>
            <w:tcBorders>
              <w:top w:val="single" w:sz="6" w:space="0" w:color="auto"/>
              <w:left w:val="nil"/>
              <w:bottom w:val="single" w:sz="6" w:space="0" w:color="auto"/>
              <w:right w:val="nil"/>
            </w:tcBorders>
            <w:shd w:val="clear" w:color="auto" w:fill="FFC000"/>
            <w:tcMar>
              <w:top w:w="57" w:type="dxa"/>
              <w:left w:w="57" w:type="dxa"/>
              <w:bottom w:w="57" w:type="dxa"/>
              <w:right w:w="57" w:type="dxa"/>
            </w:tcMar>
            <w:vAlign w:val="center"/>
            <w:hideMark/>
          </w:tcPr>
          <w:p w14:paraId="43948CB1" w14:textId="77777777" w:rsidR="00243EDE" w:rsidRPr="008A34FA" w:rsidRDefault="00243EDE" w:rsidP="00243EDE">
            <w:pPr>
              <w:rPr>
                <w:rFonts w:ascii="Aptos Narrow" w:hAnsi="Aptos Narrow"/>
                <w:lang w:val="en-GB" w:eastAsia="ja-JP"/>
              </w:rPr>
            </w:pPr>
            <w:r w:rsidRPr="008A34FA">
              <w:rPr>
                <w:rFonts w:ascii="Arial" w:hAnsi="Arial" w:cs="Arial"/>
                <w:b/>
                <w:bCs/>
                <w:lang w:eastAsia="ja-JP"/>
              </w:rPr>
              <w:t> </w:t>
            </w:r>
            <w:r w:rsidRPr="008A34FA">
              <w:rPr>
                <w:rFonts w:ascii="Aptos Narrow" w:hAnsi="Aptos Narrow"/>
                <w:lang w:val="en-GB" w:eastAsia="ja-JP"/>
              </w:rPr>
              <w:t> </w:t>
            </w:r>
          </w:p>
        </w:tc>
        <w:tc>
          <w:tcPr>
            <w:tcW w:w="1320" w:type="dxa"/>
            <w:tcBorders>
              <w:top w:val="single" w:sz="6" w:space="0" w:color="auto"/>
              <w:left w:val="nil"/>
              <w:bottom w:val="single" w:sz="6" w:space="0" w:color="auto"/>
              <w:right w:val="nil"/>
            </w:tcBorders>
            <w:shd w:val="clear" w:color="auto" w:fill="FFC000"/>
            <w:hideMark/>
          </w:tcPr>
          <w:p w14:paraId="34E6479B"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tc>
        <w:tc>
          <w:tcPr>
            <w:tcW w:w="1995" w:type="dxa"/>
            <w:gridSpan w:val="2"/>
            <w:tcBorders>
              <w:top w:val="single" w:sz="6" w:space="0" w:color="auto"/>
              <w:left w:val="nil"/>
              <w:bottom w:val="single" w:sz="6" w:space="0" w:color="auto"/>
              <w:right w:val="nil"/>
            </w:tcBorders>
            <w:shd w:val="clear" w:color="auto" w:fill="FFC000"/>
            <w:vAlign w:val="center"/>
            <w:hideMark/>
          </w:tcPr>
          <w:p w14:paraId="0155CEF8" w14:textId="77777777" w:rsidR="00243EDE" w:rsidRPr="008A34FA" w:rsidRDefault="00243EDE" w:rsidP="00243EDE">
            <w:pPr>
              <w:rPr>
                <w:rFonts w:ascii="Aptos Narrow" w:hAnsi="Aptos Narrow"/>
                <w:lang w:val="en-GB" w:eastAsia="ja-JP"/>
              </w:rPr>
            </w:pPr>
            <w:r w:rsidRPr="008A34FA">
              <w:rPr>
                <w:rFonts w:ascii="Arial" w:hAnsi="Arial" w:cs="Arial"/>
                <w:b/>
                <w:bCs/>
                <w:lang w:eastAsia="ja-JP"/>
              </w:rPr>
              <w:t> </w:t>
            </w:r>
            <w:r w:rsidRPr="008A34FA">
              <w:rPr>
                <w:rFonts w:ascii="Aptos Narrow" w:hAnsi="Aptos Narrow"/>
                <w:lang w:val="en-GB" w:eastAsia="ja-JP"/>
              </w:rPr>
              <w:t> </w:t>
            </w:r>
          </w:p>
        </w:tc>
        <w:tc>
          <w:tcPr>
            <w:tcW w:w="225" w:type="dxa"/>
            <w:tcBorders>
              <w:top w:val="single" w:sz="6" w:space="0" w:color="auto"/>
              <w:left w:val="nil"/>
              <w:bottom w:val="single" w:sz="6" w:space="0" w:color="auto"/>
              <w:right w:val="nil"/>
            </w:tcBorders>
            <w:shd w:val="clear" w:color="auto" w:fill="FFC000"/>
            <w:vAlign w:val="center"/>
            <w:hideMark/>
          </w:tcPr>
          <w:p w14:paraId="53F1A269" w14:textId="77777777" w:rsidR="00243EDE" w:rsidRPr="008A34FA" w:rsidRDefault="00243EDE" w:rsidP="00243EDE">
            <w:pPr>
              <w:rPr>
                <w:rFonts w:ascii="Aptos Narrow" w:hAnsi="Aptos Narrow"/>
                <w:lang w:val="en-GB" w:eastAsia="ja-JP"/>
              </w:rPr>
            </w:pPr>
            <w:r w:rsidRPr="008A34FA">
              <w:rPr>
                <w:rFonts w:ascii="Arial" w:hAnsi="Arial" w:cs="Arial"/>
                <w:lang w:eastAsia="ja-JP"/>
              </w:rPr>
              <w:t> </w:t>
            </w:r>
            <w:r w:rsidRPr="008A34FA">
              <w:rPr>
                <w:rFonts w:ascii="Aptos Narrow" w:hAnsi="Aptos Narrow"/>
                <w:lang w:val="en-GB" w:eastAsia="ja-JP"/>
              </w:rPr>
              <w:t> </w:t>
            </w:r>
          </w:p>
        </w:tc>
        <w:tc>
          <w:tcPr>
            <w:tcW w:w="2850" w:type="dxa"/>
            <w:tcBorders>
              <w:top w:val="single" w:sz="6" w:space="0" w:color="auto"/>
              <w:left w:val="nil"/>
              <w:bottom w:val="single" w:sz="6" w:space="0" w:color="auto"/>
              <w:right w:val="single" w:sz="6" w:space="0" w:color="auto"/>
            </w:tcBorders>
            <w:shd w:val="clear" w:color="auto" w:fill="FFC000"/>
            <w:vAlign w:val="center"/>
            <w:hideMark/>
          </w:tcPr>
          <w:p w14:paraId="77F07753" w14:textId="77777777" w:rsidR="00243EDE" w:rsidRPr="008A34FA" w:rsidRDefault="00243EDE" w:rsidP="00243EDE">
            <w:pPr>
              <w:rPr>
                <w:rFonts w:ascii="Aptos Narrow" w:hAnsi="Aptos Narrow"/>
                <w:lang w:val="en-GB" w:eastAsia="ja-JP"/>
              </w:rPr>
            </w:pPr>
            <w:r w:rsidRPr="008A34FA">
              <w:rPr>
                <w:rFonts w:ascii="Arial" w:hAnsi="Arial" w:cs="Arial"/>
                <w:lang w:eastAsia="ja-JP"/>
              </w:rPr>
              <w:t> </w:t>
            </w:r>
            <w:r w:rsidRPr="008A34FA">
              <w:rPr>
                <w:rFonts w:ascii="Aptos Narrow" w:hAnsi="Aptos Narrow"/>
                <w:lang w:val="en-GB" w:eastAsia="ja-JP"/>
              </w:rPr>
              <w:t> </w:t>
            </w:r>
          </w:p>
        </w:tc>
      </w:tr>
      <w:tr w:rsidR="00313F3E" w:rsidRPr="008A34FA" w14:paraId="24E71B0C"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404040"/>
            <w:vAlign w:val="center"/>
            <w:hideMark/>
          </w:tcPr>
          <w:p w14:paraId="35F9DB4F" w14:textId="77777777" w:rsidR="00313F3E" w:rsidRPr="008A34FA" w:rsidRDefault="00313F3E" w:rsidP="00313F3E">
            <w:pPr>
              <w:rPr>
                <w:rFonts w:ascii="Aptos Narrow" w:hAnsi="Aptos Narrow"/>
                <w:lang w:val="en-GB" w:eastAsia="ja-JP"/>
              </w:rPr>
            </w:pPr>
            <w:r w:rsidRPr="008A34FA">
              <w:rPr>
                <w:rFonts w:ascii="Aptos Narrow" w:hAnsi="Aptos Narrow"/>
                <w:b/>
                <w:bCs/>
              </w:rPr>
              <w:t>Gerät</w:t>
            </w:r>
          </w:p>
        </w:tc>
        <w:tc>
          <w:tcPr>
            <w:tcW w:w="2115" w:type="dxa"/>
            <w:gridSpan w:val="3"/>
            <w:tcBorders>
              <w:top w:val="nil"/>
              <w:left w:val="nil"/>
              <w:bottom w:val="single" w:sz="6" w:space="0" w:color="auto"/>
              <w:right w:val="nil"/>
            </w:tcBorders>
            <w:shd w:val="clear" w:color="auto" w:fill="404040"/>
            <w:vAlign w:val="center"/>
            <w:hideMark/>
          </w:tcPr>
          <w:p w14:paraId="4D5F2889" w14:textId="77777777" w:rsidR="00313F3E" w:rsidRPr="008A34FA" w:rsidRDefault="00313F3E" w:rsidP="00313F3E">
            <w:pPr>
              <w:rPr>
                <w:rFonts w:ascii="Aptos Narrow" w:hAnsi="Aptos Narrow"/>
                <w:lang w:val="en-GB" w:eastAsia="ja-JP"/>
              </w:rPr>
            </w:pPr>
            <w:r w:rsidRPr="008A34FA">
              <w:rPr>
                <w:rFonts w:ascii="Aptos Narrow" w:hAnsi="Aptos Narrow"/>
                <w:b/>
                <w:bCs/>
              </w:rPr>
              <w:t>Nomad-ID</w:t>
            </w:r>
          </w:p>
        </w:tc>
        <w:tc>
          <w:tcPr>
            <w:tcW w:w="1830" w:type="dxa"/>
            <w:tcBorders>
              <w:top w:val="nil"/>
              <w:left w:val="nil"/>
              <w:bottom w:val="single" w:sz="6" w:space="0" w:color="auto"/>
              <w:right w:val="single" w:sz="6" w:space="0" w:color="auto"/>
            </w:tcBorders>
            <w:shd w:val="clear" w:color="auto" w:fill="404040"/>
            <w:vAlign w:val="center"/>
            <w:hideMark/>
          </w:tcPr>
          <w:p w14:paraId="56A2EA82" w14:textId="77777777" w:rsidR="00313F3E" w:rsidRPr="008A34FA" w:rsidRDefault="00313F3E" w:rsidP="00313F3E">
            <w:pPr>
              <w:rPr>
                <w:rFonts w:ascii="Aptos Narrow" w:hAnsi="Aptos Narrow"/>
                <w:lang w:val="en-GB" w:eastAsia="ja-JP"/>
              </w:rPr>
            </w:pPr>
            <w:r w:rsidRPr="008A34FA">
              <w:rPr>
                <w:rFonts w:ascii="Aptos Narrow" w:hAnsi="Aptos Narrow"/>
                <w:b/>
                <w:bCs/>
              </w:rPr>
              <w:t>Strombedarf pro Einheit</w:t>
            </w:r>
          </w:p>
        </w:tc>
        <w:tc>
          <w:tcPr>
            <w:tcW w:w="3240" w:type="dxa"/>
            <w:gridSpan w:val="3"/>
            <w:tcBorders>
              <w:top w:val="nil"/>
              <w:left w:val="nil"/>
              <w:bottom w:val="single" w:sz="6" w:space="0" w:color="auto"/>
              <w:right w:val="single" w:sz="6" w:space="0" w:color="auto"/>
            </w:tcBorders>
            <w:shd w:val="clear" w:color="auto" w:fill="404040"/>
            <w:vAlign w:val="center"/>
            <w:hideMark/>
          </w:tcPr>
          <w:p w14:paraId="430B55CB" w14:textId="77777777" w:rsidR="00313F3E" w:rsidRPr="008A34FA" w:rsidRDefault="00313F3E" w:rsidP="00313F3E">
            <w:pPr>
              <w:rPr>
                <w:rFonts w:ascii="Aptos Narrow" w:hAnsi="Aptos Narrow"/>
                <w:lang w:val="en-GB" w:eastAsia="ja-JP"/>
              </w:rPr>
            </w:pPr>
            <w:r w:rsidRPr="008A34FA">
              <w:rPr>
                <w:rFonts w:ascii="Aptos Narrow" w:hAnsi="Aptos Narrow"/>
                <w:b/>
                <w:bCs/>
              </w:rPr>
              <w:t>Bemerkungen</w:t>
            </w:r>
          </w:p>
        </w:tc>
      </w:tr>
      <w:tr w:rsidR="00313F3E" w:rsidRPr="008A34FA" w14:paraId="0A20965C" w14:textId="77777777" w:rsidTr="00313F3E">
        <w:trPr>
          <w:trHeight w:val="300"/>
        </w:trPr>
        <w:tc>
          <w:tcPr>
            <w:tcW w:w="2115" w:type="dxa"/>
            <w:tcBorders>
              <w:top w:val="single" w:sz="6" w:space="0" w:color="auto"/>
              <w:left w:val="single" w:sz="6" w:space="0" w:color="auto"/>
              <w:bottom w:val="single" w:sz="6" w:space="0" w:color="auto"/>
              <w:right w:val="single" w:sz="6" w:space="0" w:color="000000"/>
            </w:tcBorders>
            <w:shd w:val="clear" w:color="auto" w:fill="D9D9D9"/>
            <w:vAlign w:val="center"/>
            <w:hideMark/>
          </w:tcPr>
          <w:p w14:paraId="51056E14" w14:textId="77777777" w:rsidR="00313F3E" w:rsidRPr="008A34FA" w:rsidRDefault="00313F3E" w:rsidP="00313F3E">
            <w:pPr>
              <w:rPr>
                <w:rFonts w:ascii="Aptos Narrow" w:hAnsi="Aptos Narrow"/>
                <w:lang w:val="en-GB" w:eastAsia="ja-JP"/>
              </w:rPr>
            </w:pPr>
            <w:r w:rsidRPr="008A34FA">
              <w:rPr>
                <w:rFonts w:ascii="Aptos Narrow" w:hAnsi="Aptos Narrow"/>
              </w:rPr>
              <w:t>CCU R5001C</w:t>
            </w:r>
          </w:p>
        </w:tc>
        <w:tc>
          <w:tcPr>
            <w:tcW w:w="2115" w:type="dxa"/>
            <w:gridSpan w:val="3"/>
            <w:tcBorders>
              <w:top w:val="single" w:sz="6" w:space="0" w:color="auto"/>
              <w:left w:val="nil"/>
              <w:bottom w:val="single" w:sz="6" w:space="0" w:color="auto"/>
              <w:right w:val="single" w:sz="6" w:space="0" w:color="auto"/>
            </w:tcBorders>
            <w:shd w:val="clear" w:color="auto" w:fill="D9D9D9"/>
            <w:vAlign w:val="center"/>
            <w:hideMark/>
          </w:tcPr>
          <w:p w14:paraId="585CE37C" w14:textId="77777777" w:rsidR="00313F3E" w:rsidRPr="008A34FA" w:rsidRDefault="00313F3E" w:rsidP="00313F3E">
            <w:pPr>
              <w:rPr>
                <w:rFonts w:ascii="Aptos Narrow" w:hAnsi="Aptos Narrow"/>
                <w:lang w:val="en-GB" w:eastAsia="ja-JP"/>
              </w:rPr>
            </w:pPr>
            <w:r w:rsidRPr="008A34FA">
              <w:rPr>
                <w:rFonts w:ascii="Aptos Narrow" w:hAnsi="Aptos Narrow"/>
              </w:rPr>
              <w:t>1138</w:t>
            </w:r>
          </w:p>
        </w:tc>
        <w:tc>
          <w:tcPr>
            <w:tcW w:w="1830" w:type="dxa"/>
            <w:tcBorders>
              <w:top w:val="single" w:sz="6" w:space="0" w:color="auto"/>
              <w:left w:val="nil"/>
              <w:bottom w:val="single" w:sz="6" w:space="0" w:color="auto"/>
              <w:right w:val="single" w:sz="6" w:space="0" w:color="auto"/>
            </w:tcBorders>
            <w:shd w:val="clear" w:color="auto" w:fill="D9D9D9"/>
            <w:vAlign w:val="center"/>
            <w:hideMark/>
          </w:tcPr>
          <w:p w14:paraId="7E8FED4D" w14:textId="77777777" w:rsidR="00313F3E" w:rsidRPr="008A34FA" w:rsidRDefault="00313F3E" w:rsidP="00313F3E">
            <w:pPr>
              <w:rPr>
                <w:rFonts w:ascii="Aptos Narrow" w:hAnsi="Aptos Narrow"/>
                <w:lang w:eastAsia="ja-JP"/>
              </w:rPr>
            </w:pPr>
            <w:r w:rsidRPr="008A34FA">
              <w:rPr>
                <w:rFonts w:ascii="Aptos Narrow" w:hAnsi="Aptos Narrow"/>
              </w:rPr>
              <w:t>24 VDC oder 110 VDC, max. 250 W</w:t>
            </w:r>
          </w:p>
        </w:tc>
        <w:tc>
          <w:tcPr>
            <w:tcW w:w="3240" w:type="dxa"/>
            <w:gridSpan w:val="3"/>
            <w:tcBorders>
              <w:top w:val="single" w:sz="6" w:space="0" w:color="auto"/>
              <w:left w:val="nil"/>
              <w:bottom w:val="single" w:sz="6" w:space="0" w:color="auto"/>
              <w:right w:val="single" w:sz="6" w:space="0" w:color="auto"/>
            </w:tcBorders>
            <w:shd w:val="clear" w:color="auto" w:fill="D9D9D9"/>
            <w:vAlign w:val="center"/>
            <w:hideMark/>
          </w:tcPr>
          <w:p w14:paraId="728F9A55" w14:textId="77777777" w:rsidR="00313F3E" w:rsidRPr="008A34FA" w:rsidRDefault="00313F3E" w:rsidP="00313F3E">
            <w:pPr>
              <w:rPr>
                <w:rFonts w:ascii="Aptos Narrow" w:hAnsi="Aptos Narrow"/>
                <w:lang w:eastAsia="ja-JP"/>
              </w:rPr>
            </w:pPr>
            <w:r w:rsidRPr="008A34FA">
              <w:rPr>
                <w:rFonts w:ascii="Aptos Narrow" w:hAnsi="Aptos Narrow"/>
              </w:rPr>
              <w:t>Betrieb bei durchschnittlicher Temperatur am oberen Ende des EN-50155-Temperaturbereichs wird von Nomad nicht akzeptiert; Umgebungstemperatur im Geräteschrank wird während DDR besprochen.</w:t>
            </w:r>
            <w:r w:rsidRPr="008A34FA">
              <w:rPr>
                <w:rFonts w:ascii="Aptos Narrow" w:hAnsi="Aptos Narrow"/>
              </w:rPr>
              <w:br/>
              <w:t>Benötigt Strom am Zündungs-Pin (gleiche Spannung wie Hauptversorgung) – Abschaltstufe wird während DDR besprochen.</w:t>
            </w:r>
          </w:p>
        </w:tc>
      </w:tr>
      <w:tr w:rsidR="00313F3E" w:rsidRPr="008A34FA" w14:paraId="46460FB1" w14:textId="77777777" w:rsidTr="00313F3E">
        <w:trPr>
          <w:trHeight w:val="300"/>
        </w:trPr>
        <w:tc>
          <w:tcPr>
            <w:tcW w:w="211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F34F50E" w14:textId="77777777" w:rsidR="00313F3E" w:rsidRPr="008A34FA" w:rsidRDefault="00313F3E" w:rsidP="00313F3E">
            <w:pPr>
              <w:rPr>
                <w:rFonts w:ascii="Aptos Narrow" w:hAnsi="Aptos Narrow"/>
                <w:lang w:val="en-GB" w:eastAsia="ja-JP"/>
              </w:rPr>
            </w:pPr>
            <w:r w:rsidRPr="008A34FA">
              <w:rPr>
                <w:rFonts w:ascii="Aptos Narrow" w:hAnsi="Aptos Narrow"/>
                <w:lang w:val="en-GB"/>
              </w:rPr>
              <w:t>Switch: VDSRail DS-CSWP28 (28-Port)</w:t>
            </w:r>
          </w:p>
        </w:tc>
        <w:tc>
          <w:tcPr>
            <w:tcW w:w="2115"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4DA9E550" w14:textId="77777777" w:rsidR="00313F3E" w:rsidRPr="008A34FA" w:rsidRDefault="00313F3E" w:rsidP="00313F3E">
            <w:pPr>
              <w:rPr>
                <w:rFonts w:ascii="Aptos Narrow" w:hAnsi="Aptos Narrow"/>
                <w:lang w:val="en-GB" w:eastAsia="ja-JP"/>
              </w:rPr>
            </w:pPr>
            <w:r w:rsidRPr="008A34FA">
              <w:rPr>
                <w:rFonts w:ascii="Aptos Narrow" w:hAnsi="Aptos Narrow"/>
              </w:rPr>
              <w:t>1143</w:t>
            </w:r>
          </w:p>
        </w:tc>
        <w:tc>
          <w:tcPr>
            <w:tcW w:w="183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9CF15FE" w14:textId="77777777" w:rsidR="00313F3E" w:rsidRPr="008A34FA" w:rsidRDefault="00313F3E" w:rsidP="00313F3E">
            <w:pPr>
              <w:rPr>
                <w:rFonts w:ascii="Aptos Narrow" w:hAnsi="Aptos Narrow"/>
                <w:lang w:eastAsia="ja-JP"/>
              </w:rPr>
            </w:pPr>
            <w:r w:rsidRPr="008A34FA">
              <w:rPr>
                <w:rFonts w:ascii="Aptos Narrow" w:hAnsi="Aptos Narrow"/>
              </w:rPr>
              <w:t>24 VDC oder 110 VDC, max. 160 W</w:t>
            </w:r>
          </w:p>
        </w:tc>
        <w:tc>
          <w:tcPr>
            <w:tcW w:w="3240" w:type="dxa"/>
            <w:gridSpan w:val="3"/>
            <w:tcBorders>
              <w:top w:val="single" w:sz="6" w:space="0" w:color="auto"/>
              <w:left w:val="single" w:sz="6" w:space="0" w:color="auto"/>
              <w:bottom w:val="single" w:sz="6" w:space="0" w:color="auto"/>
              <w:right w:val="single" w:sz="6" w:space="0" w:color="auto"/>
            </w:tcBorders>
            <w:shd w:val="clear" w:color="auto" w:fill="D9D9D9"/>
            <w:vAlign w:val="center"/>
            <w:hideMark/>
          </w:tcPr>
          <w:p w14:paraId="688B6246" w14:textId="77777777" w:rsidR="00313F3E" w:rsidRPr="008A34FA" w:rsidRDefault="00313F3E" w:rsidP="00313F3E">
            <w:pPr>
              <w:rPr>
                <w:rFonts w:ascii="Aptos Narrow" w:hAnsi="Aptos Narrow"/>
                <w:lang w:eastAsia="ja-JP"/>
              </w:rPr>
            </w:pPr>
            <w:r w:rsidRPr="008A34FA">
              <w:rPr>
                <w:rFonts w:ascii="Aptos Narrow" w:hAnsi="Aptos Narrow"/>
              </w:rPr>
              <w:t>Kann bis zu 160 W PoE-Budget bereitstellen</w:t>
            </w:r>
          </w:p>
        </w:tc>
      </w:tr>
    </w:tbl>
    <w:p w14:paraId="08D4C13C" w14:textId="1065E202" w:rsidR="00243EDE" w:rsidRPr="008A34FA" w:rsidRDefault="00243EDE" w:rsidP="00243EDE">
      <w:pPr>
        <w:rPr>
          <w:rFonts w:ascii="Aptos Narrow" w:hAnsi="Aptos Narrow"/>
          <w:lang w:eastAsia="ja-JP"/>
        </w:rPr>
      </w:pPr>
    </w:p>
    <w:p w14:paraId="6505DCA8" w14:textId="77777777" w:rsidR="00243EDE" w:rsidRPr="008A34FA" w:rsidRDefault="00243EDE" w:rsidP="0062169C">
      <w:pPr>
        <w:pStyle w:val="Heading2"/>
        <w:rPr>
          <w:rFonts w:ascii="Aptos Narrow" w:hAnsi="Aptos Narrow"/>
          <w:lang w:val="en-GB"/>
        </w:rPr>
      </w:pPr>
      <w:bookmarkStart w:id="966" w:name="_Toc234949657"/>
      <w:r w:rsidRPr="008A34FA">
        <w:rPr>
          <w:rFonts w:ascii="Aptos Narrow" w:hAnsi="Aptos Narrow"/>
        </w:rPr>
        <w:t>RF und Ethernet Kabel</w:t>
      </w:r>
      <w:bookmarkEnd w:id="966"/>
      <w:r w:rsidRPr="008A34FA">
        <w:rPr>
          <w:rFonts w:ascii="Aptos Narrow" w:hAnsi="Aptos Narrow"/>
          <w:lang w:val="en-GB"/>
        </w:rPr>
        <w:t> </w:t>
      </w:r>
    </w:p>
    <w:p w14:paraId="2CEF0C46" w14:textId="77777777" w:rsidR="00243EDE" w:rsidRPr="008A34FA" w:rsidRDefault="00243EDE" w:rsidP="00243EDE">
      <w:pPr>
        <w:rPr>
          <w:rFonts w:ascii="Aptos Narrow" w:hAnsi="Aptos Narrow"/>
          <w:lang w:eastAsia="ja-JP"/>
        </w:rPr>
      </w:pPr>
      <w:r w:rsidRPr="008A34FA">
        <w:rPr>
          <w:rFonts w:ascii="Aptos Narrow" w:hAnsi="Aptos Narrow"/>
          <w:lang w:eastAsia="ja-JP"/>
        </w:rPr>
        <w:t>Da sowohl RF- als auch Ethernet-Verkabelung von Stadler bereitgestellt wird, benötigt Nomad das Kabelplanungsdokument, um Kabellängen, Steckertypen, Pinbelegungen und Beschriftungen zu überprüfen. </w:t>
      </w:r>
    </w:p>
    <w:p w14:paraId="69B69AD7" w14:textId="77777777" w:rsidR="00243EDE" w:rsidRPr="008A34FA" w:rsidRDefault="00243EDE" w:rsidP="0062169C">
      <w:pPr>
        <w:pStyle w:val="Heading2"/>
        <w:rPr>
          <w:rFonts w:ascii="Aptos Narrow" w:hAnsi="Aptos Narrow"/>
          <w:lang w:val="de-AT"/>
        </w:rPr>
      </w:pPr>
      <w:bookmarkStart w:id="967" w:name="_Toc234949658"/>
      <w:r w:rsidRPr="008A34FA">
        <w:rPr>
          <w:rFonts w:ascii="Aptos Narrow" w:hAnsi="Aptos Narrow"/>
        </w:rPr>
        <w:lastRenderedPageBreak/>
        <w:t>TIA 568B Pinout Für Ethernet Kabel</w:t>
      </w:r>
      <w:bookmarkEnd w:id="967"/>
      <w:r w:rsidRPr="008A34FA">
        <w:rPr>
          <w:rFonts w:ascii="Aptos Narrow" w:hAnsi="Aptos Narrow"/>
          <w:lang w:val="de-AT"/>
        </w:rPr>
        <w:t> </w:t>
      </w:r>
    </w:p>
    <w:p w14:paraId="1D5F19E7"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2599C9B8" wp14:editId="448F7D92">
            <wp:extent cx="4076700" cy="2190750"/>
            <wp:effectExtent l="0" t="0" r="0" b="0"/>
            <wp:docPr id="1861148026" name="Picture 77" descr="A screenshot of a computer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A screenshot of a computer  Description automatically generated with medium confidenc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76700" cy="2190750"/>
                    </a:xfrm>
                    <a:prstGeom prst="rect">
                      <a:avLst/>
                    </a:prstGeom>
                    <a:noFill/>
                    <a:ln>
                      <a:noFill/>
                    </a:ln>
                  </pic:spPr>
                </pic:pic>
              </a:graphicData>
            </a:graphic>
          </wp:inline>
        </w:drawing>
      </w:r>
      <w:r w:rsidRPr="008A34FA">
        <w:rPr>
          <w:rFonts w:ascii="Aptos Narrow" w:hAnsi="Aptos Narrow"/>
          <w:lang w:eastAsia="ja-JP"/>
        </w:rPr>
        <w:t> </w:t>
      </w:r>
    </w:p>
    <w:p w14:paraId="647166B1" w14:textId="77777777" w:rsidR="00243EDE" w:rsidRPr="008A34FA" w:rsidRDefault="00243EDE" w:rsidP="00243EDE">
      <w:pPr>
        <w:rPr>
          <w:rFonts w:ascii="Aptos Narrow" w:hAnsi="Aptos Narrow"/>
          <w:lang w:eastAsia="ja-JP"/>
        </w:rPr>
      </w:pPr>
      <w:r w:rsidRPr="008A34FA">
        <w:rPr>
          <w:rFonts w:ascii="Aptos Narrow" w:hAnsi="Aptos Narrow"/>
          <w:lang w:eastAsia="ja-JP"/>
        </w:rPr>
        <w:t>Die Netzwerkanschlüsse für alle Nomad-Komponenten folgen dem TIA 568B-Standard. </w:t>
      </w:r>
    </w:p>
    <w:p w14:paraId="6D7D81D8" w14:textId="77777777" w:rsidR="008920F3" w:rsidRPr="008A34FA" w:rsidRDefault="008920F3" w:rsidP="00243EDE">
      <w:pPr>
        <w:rPr>
          <w:rFonts w:ascii="Aptos Narrow" w:hAnsi="Aptos Narrow"/>
          <w:lang w:eastAsia="ja-JP"/>
        </w:rPr>
      </w:pPr>
    </w:p>
    <w:p w14:paraId="02EB2ABE" w14:textId="77777777" w:rsidR="00243EDE" w:rsidRPr="008A34FA" w:rsidRDefault="00243EDE" w:rsidP="0062169C">
      <w:pPr>
        <w:pStyle w:val="Heading2"/>
        <w:rPr>
          <w:rFonts w:ascii="Aptos Narrow" w:hAnsi="Aptos Narrow"/>
          <w:lang w:val="en-GB"/>
        </w:rPr>
      </w:pPr>
      <w:bookmarkStart w:id="968" w:name="_Toc234949659"/>
      <w:r w:rsidRPr="008A34FA">
        <w:rPr>
          <w:rFonts w:ascii="Aptos Narrow" w:hAnsi="Aptos Narrow"/>
        </w:rPr>
        <w:t>CCU: R5001C NMID 1138</w:t>
      </w:r>
      <w:bookmarkEnd w:id="968"/>
      <w:r w:rsidRPr="008A34FA">
        <w:rPr>
          <w:rFonts w:ascii="Aptos Narrow" w:hAnsi="Aptos Narrow"/>
          <w:lang w:val="en-GB"/>
        </w:rPr>
        <w:t> </w:t>
      </w:r>
    </w:p>
    <w:p w14:paraId="12D36476" w14:textId="77777777" w:rsidR="00871D24"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17DC6087" wp14:editId="475C6E3B">
            <wp:extent cx="3067050" cy="2863850"/>
            <wp:effectExtent l="0" t="0" r="0" b="0"/>
            <wp:docPr id="1949810917" name="Picture 76"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Diagram, engineering drawing  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67050" cy="2863850"/>
                    </a:xfrm>
                    <a:prstGeom prst="rect">
                      <a:avLst/>
                    </a:prstGeom>
                    <a:noFill/>
                    <a:ln>
                      <a:noFill/>
                    </a:ln>
                  </pic:spPr>
                </pic:pic>
              </a:graphicData>
            </a:graphic>
          </wp:inline>
        </w:drawing>
      </w:r>
      <w:r w:rsidRPr="008A34FA">
        <w:rPr>
          <w:rFonts w:ascii="Aptos Narrow" w:hAnsi="Aptos Narrow"/>
          <w:lang w:eastAsia="ja-JP"/>
        </w:rPr>
        <w:t> </w:t>
      </w:r>
    </w:p>
    <w:p w14:paraId="52C1C781"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Beschreibung:</w:t>
      </w:r>
      <w:r w:rsidRPr="008A34FA">
        <w:rPr>
          <w:rFonts w:ascii="Aptos Narrow" w:hAnsi="Aptos Narrow"/>
          <w:lang w:eastAsia="ja-JP"/>
        </w:rPr>
        <w:t> </w:t>
      </w:r>
    </w:p>
    <w:p w14:paraId="6F0F7907" w14:textId="77777777" w:rsidR="00243EDE" w:rsidRPr="008A34FA" w:rsidRDefault="00243EDE" w:rsidP="00243EDE">
      <w:pPr>
        <w:rPr>
          <w:rFonts w:ascii="Aptos Narrow" w:hAnsi="Aptos Narrow"/>
          <w:lang w:eastAsia="ja-JP"/>
        </w:rPr>
      </w:pPr>
      <w:r w:rsidRPr="008A34FA">
        <w:rPr>
          <w:rFonts w:ascii="Aptos Narrow" w:hAnsi="Aptos Narrow"/>
          <w:lang w:eastAsia="ja-JP"/>
        </w:rPr>
        <w:t>R5001C 4U half-size Rack-Gehäuse mit eingebautem 250W-Netzteil mit fortschrittlicher Zündsteuerung, Lüftereinheiten und Ansaugfiltereinsatz. </w:t>
      </w:r>
    </w:p>
    <w:p w14:paraId="3FA2E13A"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Technische Spezifikationen:</w:t>
      </w:r>
      <w:r w:rsidRPr="008A34FA">
        <w:rPr>
          <w:rFonts w:ascii="Aptos Narrow" w:hAnsi="Aptos Narrow"/>
          <w:lang w:val="en-GB" w:eastAsia="ja-JP"/>
        </w:rPr>
        <w:t> </w:t>
      </w:r>
    </w:p>
    <w:p w14:paraId="66A74642" w14:textId="77777777" w:rsidR="00243EDE" w:rsidRPr="008A34FA" w:rsidRDefault="00243EDE">
      <w:pPr>
        <w:numPr>
          <w:ilvl w:val="0"/>
          <w:numId w:val="44"/>
        </w:numPr>
        <w:rPr>
          <w:rFonts w:ascii="Aptos Narrow" w:hAnsi="Aptos Narrow"/>
          <w:lang w:eastAsia="ja-JP"/>
        </w:rPr>
      </w:pPr>
      <w:r w:rsidRPr="008A34FA">
        <w:rPr>
          <w:rFonts w:ascii="Aptos Narrow" w:hAnsi="Aptos Narrow"/>
          <w:lang w:eastAsia="ja-JP"/>
        </w:rPr>
        <w:t>4U Rack-Gehäuse mit 10 slots (44HP) </w:t>
      </w:r>
    </w:p>
    <w:p w14:paraId="3A3F4A2A" w14:textId="77777777" w:rsidR="00243EDE" w:rsidRPr="008A34FA" w:rsidRDefault="00243EDE">
      <w:pPr>
        <w:numPr>
          <w:ilvl w:val="0"/>
          <w:numId w:val="45"/>
        </w:numPr>
        <w:rPr>
          <w:rFonts w:ascii="Aptos Narrow" w:hAnsi="Aptos Narrow"/>
          <w:lang w:eastAsia="ja-JP"/>
        </w:rPr>
      </w:pPr>
      <w:r w:rsidRPr="008A34FA">
        <w:rPr>
          <w:rFonts w:ascii="Aptos Narrow" w:hAnsi="Aptos Narrow"/>
          <w:lang w:eastAsia="ja-JP"/>
        </w:rPr>
        <w:lastRenderedPageBreak/>
        <w:t>Rack-Gehäuse kann zwei unabhängige CPU-Systeme beherbergen, ein 6-Slot- und ein 4-Slot-System, die mit 4 Gigabit-LANs miteinander verbunden sind. </w:t>
      </w:r>
    </w:p>
    <w:p w14:paraId="290CEE39" w14:textId="77777777" w:rsidR="00243EDE" w:rsidRPr="008A34FA" w:rsidRDefault="00243EDE">
      <w:pPr>
        <w:numPr>
          <w:ilvl w:val="0"/>
          <w:numId w:val="46"/>
        </w:numPr>
        <w:rPr>
          <w:rFonts w:ascii="Aptos Narrow" w:hAnsi="Aptos Narrow"/>
          <w:lang w:eastAsia="ja-JP"/>
        </w:rPr>
      </w:pPr>
      <w:r w:rsidRPr="008A34FA">
        <w:rPr>
          <w:rFonts w:ascii="Aptos Narrow" w:hAnsi="Aptos Narrow"/>
          <w:lang w:eastAsia="ja-JP"/>
        </w:rPr>
        <w:t>Isoliertes 250W-Netzteil mit ultra-wide-range Spannungseingang von 16,8 bis 137,5VDC, der die meisten gängigen Bahnbatterieversorgungen 24/36/72/110VDC abdeckt. Erweiterte Zündsteuerung, die die Versorgungsspannung erkennt, um die Schwellenwerte automatisch einzustellen, Abschaltzeit konfigurierbar. </w:t>
      </w:r>
    </w:p>
    <w:p w14:paraId="701BC6B0" w14:textId="77777777" w:rsidR="00243EDE" w:rsidRPr="008A34FA" w:rsidRDefault="00243EDE">
      <w:pPr>
        <w:numPr>
          <w:ilvl w:val="0"/>
          <w:numId w:val="47"/>
        </w:numPr>
        <w:rPr>
          <w:rFonts w:ascii="Aptos Narrow" w:hAnsi="Aptos Narrow"/>
          <w:lang w:val="en-GB" w:eastAsia="ja-JP"/>
        </w:rPr>
      </w:pPr>
      <w:r w:rsidRPr="008A34FA">
        <w:rPr>
          <w:rFonts w:ascii="Aptos Narrow" w:hAnsi="Aptos Narrow"/>
          <w:lang w:eastAsia="ja-JP"/>
        </w:rPr>
        <w:t>Leistungsaufnahme (Lüfter): Max. 12 Watt.</w:t>
      </w:r>
      <w:r w:rsidRPr="008A34FA">
        <w:rPr>
          <w:rFonts w:ascii="Aptos Narrow" w:hAnsi="Aptos Narrow"/>
          <w:lang w:val="en-GB" w:eastAsia="ja-JP"/>
        </w:rPr>
        <w:t> </w:t>
      </w:r>
    </w:p>
    <w:p w14:paraId="74A240CD" w14:textId="77777777" w:rsidR="00243EDE" w:rsidRPr="008A34FA" w:rsidRDefault="00243EDE">
      <w:pPr>
        <w:numPr>
          <w:ilvl w:val="0"/>
          <w:numId w:val="48"/>
        </w:numPr>
        <w:rPr>
          <w:rFonts w:ascii="Aptos Narrow" w:hAnsi="Aptos Narrow"/>
          <w:lang w:eastAsia="ja-JP"/>
        </w:rPr>
      </w:pPr>
      <w:r w:rsidRPr="008A34FA">
        <w:rPr>
          <w:rFonts w:ascii="Aptos Narrow" w:hAnsi="Aptos Narrow"/>
          <w:lang w:eastAsia="ja-JP"/>
        </w:rPr>
        <w:t>Das Kühlsystem besteht aus zwei langlebigen Lüftereinheiten und einer waschbaren und wiederverwendbaren Ansaugfilterschale. </w:t>
      </w:r>
    </w:p>
    <w:p w14:paraId="0F9CE3D9" w14:textId="77777777" w:rsidR="00243EDE" w:rsidRPr="008A34FA" w:rsidRDefault="00243EDE" w:rsidP="00243EDE">
      <w:pPr>
        <w:rPr>
          <w:rFonts w:ascii="Aptos Narrow" w:hAnsi="Aptos Narrow"/>
          <w:lang w:eastAsia="ja-JP"/>
        </w:rPr>
      </w:pPr>
      <w:r w:rsidRPr="008A34FA">
        <w:rPr>
          <w:rFonts w:ascii="Aptos Narrow" w:hAnsi="Aptos Narrow"/>
          <w:lang w:eastAsia="ja-JP"/>
        </w:rPr>
        <w:t>Die tatsächliche Hardwarekonfiguration der CCU umfasst: </w:t>
      </w:r>
    </w:p>
    <w:p w14:paraId="10DDBA8D" w14:textId="77777777" w:rsidR="00243EDE" w:rsidRPr="008A34FA" w:rsidRDefault="00243EDE" w:rsidP="00243EDE">
      <w:pPr>
        <w:rPr>
          <w:rFonts w:ascii="Aptos Narrow" w:hAnsi="Aptos Narrow"/>
          <w:lang w:val="pt-PT" w:eastAsia="ja-JP"/>
        </w:rPr>
      </w:pPr>
      <w:r w:rsidRPr="008A34FA">
        <w:rPr>
          <w:rFonts w:ascii="Aptos Narrow" w:hAnsi="Aptos Narrow"/>
          <w:b/>
          <w:bCs/>
          <w:lang w:val="pt-PT" w:eastAsia="ja-JP"/>
        </w:rPr>
        <w:t>2x CPU blades: cPCI-A3535ND2 (NMID1057):</w:t>
      </w:r>
      <w:r w:rsidRPr="008A34FA">
        <w:rPr>
          <w:rFonts w:ascii="Aptos Narrow" w:hAnsi="Aptos Narrow"/>
          <w:lang w:val="pt-PT" w:eastAsia="ja-JP"/>
        </w:rPr>
        <w:t> </w:t>
      </w:r>
    </w:p>
    <w:p w14:paraId="254A67F9" w14:textId="77777777" w:rsidR="00243EDE" w:rsidRPr="008A34FA" w:rsidRDefault="00243EDE" w:rsidP="00243EDE">
      <w:pPr>
        <w:rPr>
          <w:rFonts w:ascii="Aptos Narrow" w:hAnsi="Aptos Narrow"/>
          <w:lang w:eastAsia="ja-JP"/>
        </w:rPr>
      </w:pPr>
      <w:r w:rsidRPr="008A34FA">
        <w:rPr>
          <w:rFonts w:ascii="Aptos Narrow" w:hAnsi="Aptos Narrow"/>
          <w:lang w:eastAsia="ja-JP"/>
        </w:rPr>
        <w:t>Formfaktor: 3U / 8HP (2 slots) CPCI-S.0 mit Feststellgriff </w:t>
      </w:r>
    </w:p>
    <w:p w14:paraId="3283908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 xml:space="preserve">CPU System: CPU blade basierent auf 11th Generation Intel® 64bit Xeon® W-11555MRE CPU, 6 Core, 12T, 12MB Cache, 2.6/4.5GHz, Intel® RM590E chipset. </w:t>
      </w:r>
      <w:r w:rsidRPr="008A34FA">
        <w:rPr>
          <w:rFonts w:ascii="Aptos Narrow" w:hAnsi="Aptos Narrow"/>
          <w:lang w:val="en-GB" w:eastAsia="ja-JP"/>
        </w:rPr>
        <w:t>Supports Intel® Virtualization Technology VT-x (EPT/SLAT) und VT-d System Management: Intel® Active Management Technology, AMI UEFI Firmware  </w:t>
      </w:r>
    </w:p>
    <w:p w14:paraId="7C4B5E8E" w14:textId="77777777" w:rsidR="00243EDE" w:rsidRPr="008A34FA" w:rsidRDefault="00243EDE" w:rsidP="00243EDE">
      <w:pPr>
        <w:rPr>
          <w:rFonts w:ascii="Aptos Narrow" w:hAnsi="Aptos Narrow"/>
          <w:lang w:val="pt-PT" w:eastAsia="ja-JP"/>
        </w:rPr>
      </w:pPr>
      <w:r w:rsidRPr="008A34FA">
        <w:rPr>
          <w:rFonts w:ascii="Aptos Narrow" w:hAnsi="Aptos Narrow"/>
          <w:lang w:val="pt-PT" w:eastAsia="ja-JP"/>
        </w:rPr>
        <w:t>RAM: 64GB DDR4-3200 ECC SODIMM RAM  </w:t>
      </w:r>
    </w:p>
    <w:p w14:paraId="7277688A"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Security: TPM2.0, Safe boot </w:t>
      </w:r>
    </w:p>
    <w:p w14:paraId="69F2792E"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Front Interfaces ETH: 2x 10GBase-T Ethernet ports, M12 X-coded connectors Front service ports: 1x 1GbE with Intel® AMT (RJ45), 1x USB3.2 and 1x USB-C (Management port with Video output) </w:t>
      </w:r>
    </w:p>
    <w:p w14:paraId="161FCE14" w14:textId="77777777" w:rsidR="00243EDE" w:rsidRPr="008A34FA" w:rsidRDefault="00243EDE" w:rsidP="00243EDE">
      <w:pPr>
        <w:rPr>
          <w:rFonts w:ascii="Aptos Narrow" w:hAnsi="Aptos Narrow"/>
          <w:lang w:val="pt-PT" w:eastAsia="ja-JP"/>
        </w:rPr>
      </w:pPr>
      <w:r w:rsidRPr="008A34FA">
        <w:rPr>
          <w:rFonts w:ascii="Aptos Narrow" w:hAnsi="Aptos Narrow"/>
          <w:b/>
          <w:bCs/>
          <w:lang w:val="pt-PT" w:eastAsia="ja-JP"/>
        </w:rPr>
        <w:t>2x Modem Carrier blades: cPCI-A3W10ND1 (NMID1063):</w:t>
      </w:r>
      <w:r w:rsidRPr="008A34FA">
        <w:rPr>
          <w:rFonts w:ascii="Aptos Narrow" w:hAnsi="Aptos Narrow"/>
          <w:lang w:val="pt-PT" w:eastAsia="ja-JP"/>
        </w:rPr>
        <w:t> </w:t>
      </w:r>
    </w:p>
    <w:p w14:paraId="5D318C1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Formfactor: 3U / 8HP (2 slots) CPCI-S.0 with locking handle  </w:t>
      </w:r>
    </w:p>
    <w:p w14:paraId="50D90CE0"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Beschreibung: 5G NR Modem Carrier blade für 2x M.2 slots for 5G NR Sub-6G 4x4 MIMO modems, 1x mPCIe slot für GNSS receiver oder Wi-Fi2/5 2x2/3x3/4x4MIMO modem, -40°C to +70°C  </w:t>
      </w:r>
    </w:p>
    <w:p w14:paraId="31CFCD22" w14:textId="77777777" w:rsidR="00243EDE" w:rsidRPr="00C9532B" w:rsidRDefault="00243EDE" w:rsidP="00243EDE">
      <w:pPr>
        <w:rPr>
          <w:rFonts w:ascii="Aptos Narrow" w:hAnsi="Aptos Narrow"/>
          <w:lang w:val="en-GB" w:eastAsia="ja-JP"/>
          <w:rPrChange w:id="969" w:author="Abbas Rizvi" w:date="2026-07-14T18:58:00Z" w16du:dateUtc="2026-07-14T16:58:00Z">
            <w:rPr>
              <w:rFonts w:ascii="Aptos Narrow" w:hAnsi="Aptos Narrow"/>
              <w:lang w:val="de-DE" w:eastAsia="ja-JP"/>
            </w:rPr>
          </w:rPrChange>
        </w:rPr>
      </w:pPr>
      <w:r w:rsidRPr="00C9532B">
        <w:rPr>
          <w:rFonts w:ascii="Aptos Narrow" w:hAnsi="Aptos Narrow"/>
          <w:lang w:val="en-GB" w:eastAsia="ja-JP"/>
          <w:rPrChange w:id="970" w:author="Abbas Rizvi" w:date="2026-07-14T18:58:00Z" w16du:dateUtc="2026-07-14T16:58:00Z">
            <w:rPr>
              <w:rFonts w:ascii="Aptos Narrow" w:hAnsi="Aptos Narrow"/>
              <w:lang w:val="de-DE" w:eastAsia="ja-JP"/>
            </w:rPr>
          </w:rPrChange>
        </w:rPr>
        <w:t>Modem Interfaces: 2x M.2 B-Key slots mit USB3.2 and PCIe 3.0 x1 für Modembetrieb mit beiden USB3.2 und PCIe x1; 1x Mini card PCIe slot mit USB2.0 and PCIe 3.0 x1  </w:t>
      </w:r>
    </w:p>
    <w:p w14:paraId="0BFD7070" w14:textId="77777777" w:rsidR="00243EDE" w:rsidRPr="00C9532B" w:rsidRDefault="00243EDE" w:rsidP="00243EDE">
      <w:pPr>
        <w:rPr>
          <w:rFonts w:ascii="Aptos Narrow" w:hAnsi="Aptos Narrow"/>
          <w:lang w:val="en-GB" w:eastAsia="ja-JP"/>
          <w:rPrChange w:id="971" w:author="Abbas Rizvi" w:date="2026-07-14T18:58:00Z" w16du:dateUtc="2026-07-14T16:58:00Z">
            <w:rPr>
              <w:rFonts w:ascii="Aptos Narrow" w:hAnsi="Aptos Narrow"/>
              <w:lang w:val="de-DE" w:eastAsia="ja-JP"/>
            </w:rPr>
          </w:rPrChange>
        </w:rPr>
      </w:pPr>
      <w:r w:rsidRPr="00C9532B">
        <w:rPr>
          <w:rFonts w:ascii="Aptos Narrow" w:hAnsi="Aptos Narrow"/>
          <w:lang w:val="en-GB" w:eastAsia="ja-JP"/>
          <w:rPrChange w:id="972" w:author="Abbas Rizvi" w:date="2026-07-14T18:58:00Z" w16du:dateUtc="2026-07-14T16:58:00Z">
            <w:rPr>
              <w:rFonts w:ascii="Aptos Narrow" w:hAnsi="Aptos Narrow"/>
              <w:lang w:val="de-DE" w:eastAsia="ja-JP"/>
            </w:rPr>
          </w:rPrChange>
        </w:rPr>
        <w:t>SIM Interface: 8x sockets für 3FF microSIM (ISO/IEC 7810) und 2x eUICC MFF2 verlötet in eSIMs, konfiguriert als gemultiplexte SIM-Farm  </w:t>
      </w:r>
    </w:p>
    <w:p w14:paraId="14CF3F6C" w14:textId="77777777" w:rsidR="00243EDE" w:rsidRPr="008A34FA" w:rsidRDefault="00243EDE" w:rsidP="00243EDE">
      <w:pPr>
        <w:rPr>
          <w:rFonts w:ascii="Aptos Narrow" w:hAnsi="Aptos Narrow"/>
          <w:lang w:eastAsia="ja-JP"/>
        </w:rPr>
      </w:pPr>
      <w:r w:rsidRPr="008A34FA">
        <w:rPr>
          <w:rFonts w:ascii="Aptos Narrow" w:hAnsi="Aptos Narrow"/>
          <w:lang w:eastAsia="ja-JP"/>
        </w:rPr>
        <w:t>Antennenschnittstellen: 12x QMA Jack kompatible Antennenanschlüsse auf der Vorderseite </w:t>
      </w:r>
    </w:p>
    <w:p w14:paraId="6DC0D7B1"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4x 5G Modems: Telit FN990A28 Modem oder vergleichbar</w:t>
      </w:r>
      <w:r w:rsidRPr="008A34FA">
        <w:rPr>
          <w:rFonts w:ascii="Aptos Narrow" w:hAnsi="Aptos Narrow"/>
          <w:lang w:eastAsia="ja-JP"/>
        </w:rPr>
        <w:t> </w:t>
      </w:r>
    </w:p>
    <w:p w14:paraId="1A1F89C1" w14:textId="77777777" w:rsidR="00243EDE" w:rsidRPr="008A34FA" w:rsidRDefault="00243EDE">
      <w:pPr>
        <w:numPr>
          <w:ilvl w:val="0"/>
          <w:numId w:val="49"/>
        </w:numPr>
        <w:rPr>
          <w:rFonts w:ascii="Aptos Narrow" w:hAnsi="Aptos Narrow"/>
          <w:lang w:val="en-GB" w:eastAsia="ja-JP"/>
        </w:rPr>
      </w:pPr>
      <w:r w:rsidRPr="008A34FA">
        <w:rPr>
          <w:rFonts w:ascii="Aptos Narrow" w:hAnsi="Aptos Narrow"/>
          <w:lang w:eastAsia="ja-JP"/>
        </w:rPr>
        <w:t>Formfaktor: M.2 </w:t>
      </w:r>
      <w:r w:rsidRPr="008A34FA">
        <w:rPr>
          <w:rFonts w:ascii="Aptos Narrow" w:hAnsi="Aptos Narrow"/>
          <w:lang w:val="en-GB" w:eastAsia="ja-JP"/>
        </w:rPr>
        <w:t> </w:t>
      </w:r>
    </w:p>
    <w:p w14:paraId="46F46CAE" w14:textId="77777777" w:rsidR="00243EDE" w:rsidRPr="008A34FA" w:rsidRDefault="00243EDE">
      <w:pPr>
        <w:numPr>
          <w:ilvl w:val="0"/>
          <w:numId w:val="50"/>
        </w:numPr>
        <w:rPr>
          <w:rFonts w:ascii="Aptos Narrow" w:hAnsi="Aptos Narrow"/>
          <w:lang w:eastAsia="ja-JP"/>
        </w:rPr>
      </w:pPr>
      <w:r w:rsidRPr="008A34FA">
        <w:rPr>
          <w:rFonts w:ascii="Aptos Narrow" w:hAnsi="Aptos Narrow"/>
          <w:lang w:eastAsia="ja-JP"/>
        </w:rPr>
        <w:t>5G Sub-6G Modem basierent auf den Qualcomm SDX62 Chip </w:t>
      </w:r>
    </w:p>
    <w:p w14:paraId="29FA3890" w14:textId="77777777" w:rsidR="00243EDE" w:rsidRPr="008A34FA" w:rsidRDefault="00243EDE">
      <w:pPr>
        <w:numPr>
          <w:ilvl w:val="0"/>
          <w:numId w:val="51"/>
        </w:numPr>
        <w:rPr>
          <w:rFonts w:ascii="Aptos Narrow" w:hAnsi="Aptos Narrow"/>
          <w:lang w:eastAsia="ja-JP"/>
        </w:rPr>
      </w:pPr>
      <w:r w:rsidRPr="008A34FA">
        <w:rPr>
          <w:rFonts w:ascii="Aptos Narrow" w:hAnsi="Aptos Narrow"/>
          <w:lang w:eastAsia="ja-JP"/>
        </w:rPr>
        <w:t>Unterstützt 5G sub-6 FDD und TDD für den weltweiten Einsatz. </w:t>
      </w:r>
    </w:p>
    <w:p w14:paraId="7F58AE9F" w14:textId="77777777" w:rsidR="00243EDE" w:rsidRPr="008A34FA" w:rsidRDefault="00243EDE">
      <w:pPr>
        <w:numPr>
          <w:ilvl w:val="0"/>
          <w:numId w:val="52"/>
        </w:numPr>
        <w:rPr>
          <w:rFonts w:ascii="Aptos Narrow" w:hAnsi="Aptos Narrow"/>
          <w:lang w:eastAsia="ja-JP"/>
        </w:rPr>
      </w:pPr>
      <w:r w:rsidRPr="008A34FA">
        <w:rPr>
          <w:rFonts w:ascii="Aptos Narrow" w:hAnsi="Aptos Narrow"/>
          <w:lang w:eastAsia="ja-JP"/>
        </w:rPr>
        <w:lastRenderedPageBreak/>
        <w:t>Unterstützt SA und NSA Betrieb und 5G-Kernnetz Opt. 3a/3x und Opt. 2 für vollständige Netzwerkkompatibilität. </w:t>
      </w:r>
    </w:p>
    <w:p w14:paraId="08300074" w14:textId="77777777" w:rsidR="00243EDE" w:rsidRPr="008A34FA" w:rsidRDefault="00243EDE">
      <w:pPr>
        <w:numPr>
          <w:ilvl w:val="0"/>
          <w:numId w:val="53"/>
        </w:numPr>
        <w:rPr>
          <w:rFonts w:ascii="Aptos Narrow" w:hAnsi="Aptos Narrow"/>
          <w:lang w:eastAsia="ja-JP"/>
        </w:rPr>
      </w:pPr>
      <w:r w:rsidRPr="008A34FA">
        <w:rPr>
          <w:rFonts w:ascii="Aptos Narrow" w:hAnsi="Aptos Narrow"/>
          <w:lang w:eastAsia="ja-JP"/>
        </w:rPr>
        <w:t>Unterstützt neueste Generation 4G und 5G Rel 16 </w:t>
      </w:r>
    </w:p>
    <w:p w14:paraId="348E0AD4" w14:textId="77777777" w:rsidR="00243EDE" w:rsidRPr="008A34FA" w:rsidRDefault="00243EDE">
      <w:pPr>
        <w:numPr>
          <w:ilvl w:val="0"/>
          <w:numId w:val="54"/>
        </w:numPr>
        <w:rPr>
          <w:rFonts w:ascii="Aptos Narrow" w:hAnsi="Aptos Narrow"/>
          <w:lang w:eastAsia="ja-JP"/>
        </w:rPr>
      </w:pPr>
      <w:r w:rsidRPr="008A34FA">
        <w:rPr>
          <w:rFonts w:ascii="Aptos Narrow" w:hAnsi="Aptos Narrow"/>
          <w:lang w:eastAsia="ja-JP"/>
        </w:rPr>
        <w:t>Unterstützt 4G Cat 19 bis zu 5xCA, übereinstimmend mit 3GPP Release 13. </w:t>
      </w:r>
    </w:p>
    <w:p w14:paraId="484232B1" w14:textId="77777777" w:rsidR="00243EDE" w:rsidRPr="008A34FA" w:rsidRDefault="00243EDE">
      <w:pPr>
        <w:numPr>
          <w:ilvl w:val="0"/>
          <w:numId w:val="55"/>
        </w:numPr>
        <w:rPr>
          <w:rFonts w:ascii="Aptos Narrow" w:hAnsi="Aptos Narrow"/>
          <w:lang w:eastAsia="ja-JP"/>
        </w:rPr>
      </w:pPr>
      <w:r w:rsidRPr="008A34FA">
        <w:rPr>
          <w:rFonts w:ascii="Aptos Narrow" w:hAnsi="Aptos Narrow"/>
          <w:lang w:eastAsia="ja-JP"/>
        </w:rPr>
        <w:t>Unterstützt 3G HSPA+ Rel 8 für den fallback auf alte Netze. </w:t>
      </w:r>
    </w:p>
    <w:p w14:paraId="2E9F9BAD" w14:textId="77777777" w:rsidR="00243EDE" w:rsidRPr="008A34FA" w:rsidRDefault="00243EDE" w:rsidP="00243EDE">
      <w:pPr>
        <w:rPr>
          <w:rFonts w:ascii="Aptos Narrow" w:hAnsi="Aptos Narrow"/>
          <w:lang w:val="en-GB" w:eastAsia="ja-JP"/>
        </w:rPr>
      </w:pPr>
      <w:r w:rsidRPr="008A34FA">
        <w:rPr>
          <w:rFonts w:ascii="Aptos Narrow" w:hAnsi="Aptos Narrow"/>
          <w:b/>
          <w:bCs/>
          <w:lang w:val="en-GB" w:eastAsia="ja-JP"/>
        </w:rPr>
        <w:t>2x GPS Modems: GNSS Receiver basierent auf uBlox NEO-M8L 72 channel GPS receiver</w:t>
      </w:r>
      <w:r w:rsidRPr="008A34FA">
        <w:rPr>
          <w:rFonts w:ascii="Aptos Narrow" w:hAnsi="Aptos Narrow"/>
          <w:lang w:val="en-GB" w:eastAsia="ja-JP"/>
        </w:rPr>
        <w:t> </w:t>
      </w:r>
    </w:p>
    <w:p w14:paraId="3C23FA7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Formfaktor: PCI Express Mini Card </w:t>
      </w:r>
    </w:p>
    <w:p w14:paraId="4B4D618E"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Beschreibung: GNSS Receiver basierent auf uBlox NEO-M8L 72 channel receiver, unterstützt beides SBAS und Dead Reckoning </w:t>
      </w:r>
    </w:p>
    <w:p w14:paraId="72A45DBF"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2x 1 TB SSD hard drives</w:t>
      </w:r>
      <w:r w:rsidRPr="008A34FA">
        <w:rPr>
          <w:rFonts w:ascii="Aptos Narrow" w:hAnsi="Aptos Narrow"/>
          <w:lang w:eastAsia="ja-JP"/>
        </w:rPr>
        <w:t> </w:t>
      </w:r>
    </w:p>
    <w:p w14:paraId="66727083" w14:textId="367C64F8" w:rsidR="00243EDE" w:rsidRPr="008A34FA" w:rsidRDefault="00243EDE" w:rsidP="00243EDE">
      <w:pPr>
        <w:rPr>
          <w:rFonts w:ascii="Aptos Narrow" w:hAnsi="Aptos Narrow"/>
          <w:lang w:eastAsia="ja-JP"/>
        </w:rPr>
      </w:pPr>
      <w:r w:rsidRPr="008A34FA">
        <w:rPr>
          <w:rFonts w:ascii="Aptos Narrow" w:hAnsi="Aptos Narrow"/>
          <w:lang w:eastAsia="ja-JP"/>
        </w:rPr>
        <w:t xml:space="preserve">Das Datenblatt sowie 2D- und 3D-Zeichnungen für den R5001C finden Sie auf dem folgenden ÖBB </w:t>
      </w:r>
      <w:hyperlink r:id="rId75" w:history="1">
        <w:r w:rsidRPr="008A34FA">
          <w:rPr>
            <w:rStyle w:val="Hyperlink"/>
            <w:rFonts w:ascii="Aptos Narrow" w:hAnsi="Aptos Narrow" w:cs="Cordia New"/>
            <w:lang w:eastAsia="ja-JP"/>
          </w:rPr>
          <w:t>SharePoint-Link</w:t>
        </w:r>
      </w:hyperlink>
      <w:r w:rsidRPr="008A34FA">
        <w:rPr>
          <w:rFonts w:ascii="Aptos Narrow" w:hAnsi="Aptos Narrow"/>
          <w:lang w:eastAsia="ja-JP"/>
        </w:rPr>
        <w:t>. </w:t>
      </w:r>
    </w:p>
    <w:p w14:paraId="4F5349C6" w14:textId="3549B6FC" w:rsidR="00243EDE" w:rsidRPr="008A34FA" w:rsidRDefault="0046075E" w:rsidP="0013714E">
      <w:pPr>
        <w:pStyle w:val="Heading3"/>
        <w:rPr>
          <w:rFonts w:ascii="Aptos Narrow" w:hAnsi="Aptos Narrow"/>
          <w:lang w:val="en-GB" w:eastAsia="ja-JP"/>
        </w:rPr>
      </w:pPr>
      <w:bookmarkStart w:id="973" w:name="_Toc234949660"/>
      <w:r w:rsidRPr="008A34FA">
        <w:rPr>
          <w:rFonts w:ascii="Aptos Narrow" w:hAnsi="Aptos Narrow"/>
          <w:lang w:eastAsia="ja-JP"/>
        </w:rPr>
        <w:t xml:space="preserve">StromversOrgung Und </w:t>
      </w:r>
      <w:ins w:id="974" w:author="Leitner Michael (PV)" w:date="2026-06-16T16:56:00Z" w16du:dateUtc="2026-06-16T14:56:00Z">
        <w:r w:rsidRPr="008A34FA">
          <w:rPr>
            <w:rFonts w:ascii="Aptos Narrow" w:hAnsi="Aptos Narrow"/>
            <w:lang w:val="en-GB" w:eastAsia="ja-JP"/>
          </w:rPr>
          <w:t>IGNITION Singal</w:t>
        </w:r>
      </w:ins>
      <w:del w:id="975" w:author="Leitner Michael (PV)" w:date="2026-06-16T16:56:00Z" w16du:dateUtc="2026-06-16T14:56:00Z">
        <w:r w:rsidRPr="008A34FA">
          <w:rPr>
            <w:rFonts w:ascii="Aptos Narrow" w:hAnsi="Aptos Narrow"/>
            <w:lang w:eastAsia="ja-JP"/>
          </w:rPr>
          <w:delText>Zündung</w:delText>
        </w:r>
      </w:del>
      <w:bookmarkEnd w:id="973"/>
    </w:p>
    <w:p w14:paraId="49421841" w14:textId="77777777" w:rsidR="00243EDE" w:rsidRPr="008A34FA" w:rsidRDefault="00243EDE" w:rsidP="00243EDE">
      <w:pPr>
        <w:rPr>
          <w:rFonts w:ascii="Aptos Narrow" w:hAnsi="Aptos Narrow"/>
          <w:lang w:eastAsia="ja-JP"/>
        </w:rPr>
      </w:pPr>
      <w:r w:rsidRPr="008A34FA">
        <w:rPr>
          <w:rFonts w:ascii="Aptos Narrow" w:hAnsi="Aptos Narrow"/>
          <w:lang w:eastAsia="ja-JP"/>
        </w:rPr>
        <w:t>Die Einheit R5001 ist mit einem leitungsgekühlten, galvanisch isolierten 250W-Netzteil ausgestattet, das einen extrem weiten Eingangsspannungsbereich abdeckt und die in der EN50155 spezifizierten Batteriespannungen von 24/36/72/110VDC (16,8 bis 137,5VDC) akzeptiert. Das Netzteil unterstützt eine fortschrittliche Zündsteuerung mit konfigurierbarem Ausschalttimer. </w:t>
      </w:r>
    </w:p>
    <w:p w14:paraId="07A961F7" w14:textId="77777777" w:rsidR="00243EDE" w:rsidRPr="008A34FA" w:rsidRDefault="00243EDE" w:rsidP="00243EDE">
      <w:pPr>
        <w:rPr>
          <w:rFonts w:ascii="Aptos Narrow" w:hAnsi="Aptos Narrow"/>
          <w:lang w:eastAsia="ja-JP"/>
        </w:rPr>
      </w:pPr>
      <w:r w:rsidRPr="008A34FA">
        <w:rPr>
          <w:rFonts w:ascii="Aptos Narrow" w:hAnsi="Aptos Narrow"/>
          <w:lang w:eastAsia="ja-JP"/>
        </w:rPr>
        <w:t>Das Zündsignal (ignition signal) kann für folgende Aufgaben im Energiemanagement verwendet werden: </w:t>
      </w:r>
    </w:p>
    <w:p w14:paraId="081FE6DF" w14:textId="77777777" w:rsidR="00243EDE" w:rsidRPr="008A34FA" w:rsidRDefault="00243EDE" w:rsidP="00243EDE">
      <w:pPr>
        <w:rPr>
          <w:rFonts w:ascii="Aptos Narrow" w:hAnsi="Aptos Narrow"/>
          <w:lang w:eastAsia="ja-JP"/>
        </w:rPr>
      </w:pPr>
      <w:r w:rsidRPr="008A34FA">
        <w:rPr>
          <w:rFonts w:ascii="Aptos Narrow" w:hAnsi="Aptos Narrow"/>
          <w:lang w:eastAsia="ja-JP"/>
        </w:rPr>
        <w:t>Automatisches Hochfahren bei Erkennung des Zündsignals, Zündspannung &gt;70% von Vin_positive → System EIN </w:t>
      </w:r>
    </w:p>
    <w:p w14:paraId="4AE8BDF2" w14:textId="77777777" w:rsidR="00243EDE" w:rsidRPr="008A34FA" w:rsidRDefault="00243EDE" w:rsidP="00243EDE">
      <w:pPr>
        <w:rPr>
          <w:rFonts w:ascii="Aptos Narrow" w:hAnsi="Aptos Narrow"/>
          <w:lang w:eastAsia="ja-JP"/>
        </w:rPr>
      </w:pPr>
      <w:r w:rsidRPr="008A34FA">
        <w:rPr>
          <w:rFonts w:ascii="Aptos Narrow" w:hAnsi="Aptos Narrow"/>
          <w:lang w:eastAsia="ja-JP"/>
        </w:rPr>
        <w:t>Gesteuertes Ausschalten bei Erkennung des Zündsignals, einschließlich programmierbarem Ausschaltverzögerung. Zündspannung &lt;20% von Vin_positive → System AUS. Ausschaltverzögerung einstellbar: 1, 4, 10, 15 Minuten </w:t>
      </w:r>
    </w:p>
    <w:p w14:paraId="5DCBCAF3" w14:textId="77777777" w:rsidR="0046075E" w:rsidRPr="008A34FA" w:rsidRDefault="0046075E" w:rsidP="00243EDE">
      <w:pPr>
        <w:rPr>
          <w:rFonts w:ascii="Aptos Narrow" w:hAnsi="Aptos Narrow"/>
          <w:b/>
          <w:bCs/>
          <w:lang w:eastAsia="ja-JP"/>
        </w:rPr>
      </w:pPr>
      <w:r w:rsidRPr="008A34FA">
        <w:rPr>
          <w:rFonts w:ascii="Aptos Narrow" w:hAnsi="Aptos Narrow"/>
          <w:b/>
          <w:bCs/>
          <w:lang w:eastAsia="ja-JP"/>
        </w:rPr>
        <w:t>Stromanschlussstecker:</w:t>
      </w:r>
    </w:p>
    <w:p w14:paraId="6E35A48A" w14:textId="77777777" w:rsidR="00243EDE" w:rsidRPr="008A34FA" w:rsidRDefault="00243EDE" w:rsidP="00243EDE">
      <w:pPr>
        <w:rPr>
          <w:rFonts w:ascii="Aptos Narrow" w:hAnsi="Aptos Narrow"/>
          <w:lang w:eastAsia="ja-JP"/>
        </w:rPr>
      </w:pPr>
      <w:r w:rsidRPr="008A34FA">
        <w:rPr>
          <w:rFonts w:ascii="Aptos Narrow" w:hAnsi="Aptos Narrow"/>
          <w:lang w:eastAsia="ja-JP"/>
        </w:rPr>
        <w:t>Der Stromversorgungsstecker des R5001c CCU ist ein Phoenix Contact HC-D7, 4-poliger Stecker, bestehend aus: HC-Q03-I-CT-M (Phoenix 141996) Steckereinsatz, CK4,0-ED-2,50ST AG (Phoenix 1663242) 2,5mm² männliche Crimpkontakte, HC-STA-D07-BWS-EL-AL (Phoenix 1419249) Steckergehäuse </w:t>
      </w:r>
    </w:p>
    <w:p w14:paraId="1AF6414A" w14:textId="77777777" w:rsidR="00243EDE" w:rsidRPr="008A34FA" w:rsidRDefault="00243EDE" w:rsidP="00243EDE">
      <w:pPr>
        <w:rPr>
          <w:rFonts w:ascii="Aptos Narrow" w:hAnsi="Aptos Narrow"/>
          <w:lang w:eastAsia="ja-JP"/>
        </w:rPr>
      </w:pPr>
      <w:r w:rsidRPr="008A34FA">
        <w:rPr>
          <w:rFonts w:ascii="Aptos Narrow" w:hAnsi="Aptos Narrow"/>
          <w:lang w:eastAsia="ja-JP"/>
        </w:rPr>
        <w:t>Der passende Phoenix Contact HC-D7 Kabelstecker muss bestehen aus: HC-Q03-I-CT-F (Phoenix 1419897) Steckereinsatz, CK4,0-ED-2,50BU AG (Phoenix 1663284) 2,5mm² weibliche Crimpkontakte und ein passendes Steckergehäuse, z.B. das HC-STA-D07-HHFS-1STP11-EL-AL [PG11 Kabelverschraubung] (Phoenix 1419237) oder das HC-STA-D07-HHFS-1STM20-EL-AL [M20 Kabelverschraubung] (Phoenix 1419235). </w:t>
      </w:r>
    </w:p>
    <w:p w14:paraId="743370CC" w14:textId="77777777" w:rsidR="00243EDE" w:rsidRPr="008A34FA" w:rsidRDefault="00243EDE" w:rsidP="00243EDE">
      <w:pPr>
        <w:rPr>
          <w:rFonts w:ascii="Aptos Narrow" w:hAnsi="Aptos Narrow"/>
          <w:lang w:eastAsia="ja-JP"/>
        </w:rPr>
      </w:pPr>
      <w:r w:rsidRPr="008A34FA">
        <w:rPr>
          <w:rFonts w:ascii="Aptos Narrow" w:hAnsi="Aptos Narrow"/>
          <w:lang w:eastAsia="ja-JP"/>
        </w:rPr>
        <w:lastRenderedPageBreak/>
        <w:t>Die Pinbelegung des Stromversorgungssteckers ist unten dargestellt.</w:t>
      </w:r>
      <w:r w:rsidRPr="008A34FA">
        <w:rPr>
          <w:rFonts w:ascii="Aptos Narrow" w:hAnsi="Aptos Narrow"/>
          <w:noProof/>
          <w:lang w:val="en-GB" w:eastAsia="ja-JP"/>
        </w:rPr>
        <w:drawing>
          <wp:inline distT="0" distB="0" distL="0" distR="0" wp14:anchorId="7C6FD5DC" wp14:editId="06675159">
            <wp:extent cx="2971800" cy="1092200"/>
            <wp:effectExtent l="0" t="0" r="0" b="0"/>
            <wp:docPr id="1322184181" name="Picture 75" descr="A diagram of a devic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4181" name="Picture 75" descr="A diagram of a device  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71800" cy="1092200"/>
                    </a:xfrm>
                    <a:prstGeom prst="rect">
                      <a:avLst/>
                    </a:prstGeom>
                    <a:noFill/>
                    <a:ln>
                      <a:noFill/>
                    </a:ln>
                  </pic:spPr>
                </pic:pic>
              </a:graphicData>
            </a:graphic>
          </wp:inline>
        </w:drawing>
      </w:r>
      <w:r w:rsidRPr="008A34FA">
        <w:rPr>
          <w:rFonts w:ascii="Aptos Narrow" w:hAnsi="Aptos Narrow"/>
          <w:lang w:eastAsia="ja-JP"/>
        </w:rPr>
        <w:t> </w:t>
      </w:r>
    </w:p>
    <w:p w14:paraId="747B35CC" w14:textId="77777777" w:rsidR="00243EDE" w:rsidRPr="008A34FA" w:rsidRDefault="00243EDE" w:rsidP="00243EDE">
      <w:pPr>
        <w:rPr>
          <w:rFonts w:ascii="Aptos Narrow" w:hAnsi="Aptos Narrow"/>
          <w:lang w:eastAsia="ja-JP"/>
        </w:rPr>
      </w:pPr>
      <w:r w:rsidRPr="008A34FA">
        <w:rPr>
          <w:rFonts w:ascii="Aptos Narrow" w:hAnsi="Aptos Narrow"/>
          <w:lang w:eastAsia="ja-JP"/>
        </w:rPr>
        <w:t>Die weitere Ausgestaltung der Funktionalität des Zündsignals und bei welcher Abschaltstufe dies empfangen wird, wird in der detaillierten Entwurfsüberprüfungsphase besprochen. </w:t>
      </w:r>
    </w:p>
    <w:p w14:paraId="35CBBE55" w14:textId="77777777" w:rsidR="00243EDE" w:rsidRPr="008A34FA" w:rsidRDefault="00243EDE" w:rsidP="00243EDE">
      <w:pPr>
        <w:rPr>
          <w:rFonts w:ascii="Aptos Narrow" w:hAnsi="Aptos Narrow"/>
          <w:lang w:eastAsia="ja-JP"/>
        </w:rPr>
      </w:pPr>
      <w:r w:rsidRPr="008A34FA">
        <w:rPr>
          <w:rFonts w:ascii="Aptos Narrow" w:hAnsi="Aptos Narrow"/>
          <w:lang w:eastAsia="ja-JP"/>
        </w:rPr>
        <w:t>Da die Switches und Access Points keinen Zündstift mit ihrer Stromversorgung haben, wird die tatsächliche Abschaltstufe für alle Komponenten in der detaillierten Entwurfsüberprüfungsphase abgeschlossen. </w:t>
      </w:r>
    </w:p>
    <w:p w14:paraId="64519A05"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Konfiguration des Stromversorgungskreises: </w:t>
      </w:r>
      <w:r w:rsidRPr="008A34FA">
        <w:rPr>
          <w:rFonts w:ascii="Aptos Narrow" w:hAnsi="Aptos Narrow"/>
          <w:lang w:eastAsia="ja-JP"/>
        </w:rPr>
        <w:t> </w:t>
      </w:r>
    </w:p>
    <w:p w14:paraId="298E952C" w14:textId="77777777" w:rsidR="00243EDE" w:rsidRPr="008A34FA" w:rsidRDefault="00243EDE" w:rsidP="00243EDE">
      <w:pPr>
        <w:rPr>
          <w:rFonts w:ascii="Aptos Narrow" w:hAnsi="Aptos Narrow"/>
          <w:lang w:eastAsia="ja-JP"/>
        </w:rPr>
      </w:pPr>
      <w:r w:rsidRPr="008A34FA">
        <w:rPr>
          <w:rFonts w:ascii="Aptos Narrow" w:hAnsi="Aptos Narrow"/>
          <w:lang w:eastAsia="ja-JP"/>
        </w:rPr>
        <w:t>Die R5001C CCU sollte gemäß der folgenden Beschreibung mit dem Fahrzeugbatterie- / Stromversorgungskreis verbunden werden. Dauerhafte Batterieversorgung der CCU-Stromeingabe und Leistungssteuerung über das Zündsignal (ignition signal). </w:t>
      </w:r>
    </w:p>
    <w:p w14:paraId="5DFD8D47" w14:textId="77777777" w:rsidR="00243EDE" w:rsidRPr="008A34FA" w:rsidRDefault="00243EDE" w:rsidP="00243EDE">
      <w:pPr>
        <w:rPr>
          <w:rFonts w:ascii="Aptos Narrow" w:hAnsi="Aptos Narrow"/>
          <w:lang w:eastAsia="ja-JP"/>
        </w:rPr>
      </w:pPr>
      <w:r w:rsidRPr="008A34FA">
        <w:rPr>
          <w:rFonts w:ascii="Aptos Narrow" w:hAnsi="Aptos Narrow"/>
          <w:lang w:eastAsia="ja-JP"/>
        </w:rPr>
        <w:t>Wenn das Zündsignal angelegt ist und die Bedingungen für den Start der CCU erfüllt sind, startet die Einheit nach einer kurzen Verzögerung von 35 Sekunden. Die kurze Hochfahrverzögerung stellt sicher, dass das Fahrzeug-Stromversorgungssystem stabilisiert ist, bevor die CCU gestartet wird. Wenn das Zündsignal entfernt wird, wird die CCU für eine programmierte Anzahl von Minuten [1, 4, 10, 15 Minuten, Standard = 4 Minuten] weiterbetrieben und führt dann einen sanften Abschaltvorgang durch. </w:t>
      </w:r>
    </w:p>
    <w:p w14:paraId="6321C3E4" w14:textId="77777777" w:rsidR="00243EDE" w:rsidRPr="008A34FA" w:rsidRDefault="00243EDE" w:rsidP="00243EDE">
      <w:pPr>
        <w:rPr>
          <w:rFonts w:ascii="Aptos Narrow" w:hAnsi="Aptos Narrow"/>
          <w:lang w:eastAsia="ja-JP"/>
        </w:rPr>
      </w:pPr>
      <w:r w:rsidRPr="008A34FA">
        <w:rPr>
          <w:rFonts w:ascii="Aptos Narrow" w:hAnsi="Aptos Narrow"/>
          <w:lang w:eastAsia="ja-JP"/>
        </w:rPr>
        <w:t>Eine solche Funktionalität bietet folgende Vorteile:  </w:t>
      </w:r>
    </w:p>
    <w:p w14:paraId="2164FFA3" w14:textId="77777777" w:rsidR="00243EDE" w:rsidRPr="008A34FA" w:rsidRDefault="00243EDE" w:rsidP="00243EDE">
      <w:pPr>
        <w:rPr>
          <w:rFonts w:ascii="Aptos Narrow" w:hAnsi="Aptos Narrow"/>
          <w:lang w:eastAsia="ja-JP"/>
        </w:rPr>
      </w:pPr>
      <w:r w:rsidRPr="008A34FA">
        <w:rPr>
          <w:rFonts w:ascii="Aptos Narrow" w:hAnsi="Aptos Narrow"/>
          <w:lang w:eastAsia="ja-JP"/>
        </w:rPr>
        <w:t>• Ermöglicht den Betrieb des CCU-Dienstes, während der Lokführer am Terminal oder während der Reise die Fahrerkabine wechselt, wenn sich die Endkonfiguration der Lokomotive ändert.  </w:t>
      </w:r>
    </w:p>
    <w:p w14:paraId="3AAFC2B8" w14:textId="77777777" w:rsidR="00243EDE" w:rsidRPr="008A34FA" w:rsidRDefault="00243EDE" w:rsidP="00243EDE">
      <w:pPr>
        <w:rPr>
          <w:rFonts w:ascii="Aptos Narrow" w:hAnsi="Aptos Narrow"/>
          <w:lang w:eastAsia="ja-JP"/>
        </w:rPr>
      </w:pPr>
      <w:r w:rsidRPr="008A34FA">
        <w:rPr>
          <w:rFonts w:ascii="Aptos Narrow" w:hAnsi="Aptos Narrow"/>
          <w:lang w:eastAsia="ja-JP"/>
        </w:rPr>
        <w:t>• Moderne Hochgeschwindigkeits-Cellular-Modems sind Software Defined Radios (SDR), daher müssen sie gemäß einem speziellen Prozess abgeschaltet werden, der nur durch Verwendung der Zündstromsteuerung erreicht werden kann.  </w:t>
      </w:r>
    </w:p>
    <w:p w14:paraId="09CA7F46" w14:textId="32DEBD8D"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696C4950" wp14:editId="5413382F">
            <wp:extent cx="5930900" cy="4197350"/>
            <wp:effectExtent l="0" t="0" r="0" b="0"/>
            <wp:docPr id="1033924536" name="Picture 74" descr="Time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Timeline  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30900" cy="4197350"/>
                    </a:xfrm>
                    <a:prstGeom prst="rect">
                      <a:avLst/>
                    </a:prstGeom>
                    <a:noFill/>
                    <a:ln>
                      <a:noFill/>
                    </a:ln>
                  </pic:spPr>
                </pic:pic>
              </a:graphicData>
            </a:graphic>
          </wp:inline>
        </w:drawing>
      </w:r>
    </w:p>
    <w:p w14:paraId="3ED28685" w14:textId="77777777" w:rsidR="00D523C0" w:rsidRDefault="00D523C0">
      <w:pPr>
        <w:rPr>
          <w:rFonts w:ascii="Aptos Narrow" w:hAnsi="Aptos Narrow"/>
          <w:caps/>
          <w:color w:val="243F60"/>
          <w:spacing w:val="15"/>
          <w:szCs w:val="22"/>
          <w:lang w:eastAsia="ja-JP" w:bidi="th-TH"/>
        </w:rPr>
      </w:pPr>
      <w:r>
        <w:rPr>
          <w:rFonts w:ascii="Aptos Narrow" w:hAnsi="Aptos Narrow"/>
          <w:lang w:eastAsia="ja-JP"/>
        </w:rPr>
        <w:br w:type="page"/>
      </w:r>
    </w:p>
    <w:p w14:paraId="3881436C" w14:textId="16B1D203" w:rsidR="00243EDE" w:rsidRPr="00D523C0" w:rsidRDefault="00243EDE" w:rsidP="0013714E">
      <w:pPr>
        <w:pStyle w:val="Heading3"/>
        <w:rPr>
          <w:rFonts w:ascii="Aptos Narrow" w:hAnsi="Aptos Narrow"/>
          <w:lang w:eastAsia="ja-JP"/>
        </w:rPr>
      </w:pPr>
      <w:bookmarkStart w:id="976" w:name="_Toc234949661"/>
      <w:r w:rsidRPr="008A34FA">
        <w:rPr>
          <w:rFonts w:ascii="Aptos Narrow" w:hAnsi="Aptos Narrow"/>
          <w:lang w:eastAsia="ja-JP"/>
        </w:rPr>
        <w:lastRenderedPageBreak/>
        <w:t>Verbindung zwischen Dachantenne und CCU</w:t>
      </w:r>
      <w:bookmarkEnd w:id="976"/>
      <w:r w:rsidRPr="00D523C0">
        <w:rPr>
          <w:rFonts w:ascii="Aptos Narrow" w:hAnsi="Aptos Narrow"/>
          <w:lang w:eastAsia="ja-JP"/>
        </w:rPr>
        <w:t> </w:t>
      </w:r>
    </w:p>
    <w:p w14:paraId="52045967" w14:textId="77777777" w:rsidR="00243EDE" w:rsidRPr="008A34FA" w:rsidRDefault="00243EDE" w:rsidP="00243EDE">
      <w:pPr>
        <w:rPr>
          <w:rFonts w:ascii="Aptos Narrow" w:hAnsi="Aptos Narrow"/>
          <w:lang w:eastAsia="ja-JP"/>
        </w:rPr>
      </w:pPr>
      <w:r w:rsidRPr="008A34FA">
        <w:rPr>
          <w:rFonts w:ascii="Aptos Narrow" w:hAnsi="Aptos Narrow"/>
          <w:lang w:eastAsia="ja-JP"/>
        </w:rPr>
        <w:t>Die Dachantennen 1399.99.0307 sind mit der CCU R5001C über kurze HF-Kabel des Typs SPUMA240 oder ein Kabel mit ähnlichen Eigenschaften zu verbinden, die von einem von Stadler entwickelten Patch-Panel im Inneren des Wagens mit CCUs, entweder innerhalb des Geräteracks oder in der Nähe, bereitgestellt werden. </w:t>
      </w:r>
    </w:p>
    <w:p w14:paraId="0BE6B616" w14:textId="77777777" w:rsidR="00243EDE" w:rsidRPr="008A34FA" w:rsidRDefault="00243EDE" w:rsidP="00243EDE">
      <w:pPr>
        <w:rPr>
          <w:rFonts w:ascii="Aptos Narrow" w:hAnsi="Aptos Narrow"/>
          <w:b/>
          <w:bCs/>
          <w:lang w:val="en-GB" w:eastAsia="ja-JP"/>
        </w:rPr>
      </w:pPr>
      <w:r w:rsidRPr="008A34FA">
        <w:rPr>
          <w:rFonts w:ascii="Aptos Narrow" w:hAnsi="Aptos Narrow"/>
          <w:b/>
          <w:bCs/>
          <w:lang w:eastAsia="ja-JP"/>
        </w:rPr>
        <w:t>RF-Kabelanschlüsse zur CCU:</w:t>
      </w:r>
      <w:r w:rsidRPr="008A34FA">
        <w:rPr>
          <w:rFonts w:ascii="Aptos Narrow" w:hAnsi="Aptos Narrow"/>
          <w:b/>
          <w:bCs/>
          <w:noProof/>
          <w:lang w:val="en-GB" w:eastAsia="ja-JP"/>
        </w:rPr>
        <w:drawing>
          <wp:inline distT="0" distB="0" distL="0" distR="0" wp14:anchorId="7A456D95" wp14:editId="51C20A57">
            <wp:extent cx="5772150" cy="4267200"/>
            <wp:effectExtent l="0" t="0" r="0" b="0"/>
            <wp:docPr id="1639416450" name="Picture 73" descr="A diagram of different types of electrical component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A diagram of different types of electrical components  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72150" cy="4267200"/>
                    </a:xfrm>
                    <a:prstGeom prst="rect">
                      <a:avLst/>
                    </a:prstGeom>
                    <a:noFill/>
                    <a:ln>
                      <a:noFill/>
                    </a:ln>
                  </pic:spPr>
                </pic:pic>
              </a:graphicData>
            </a:graphic>
          </wp:inline>
        </w:drawing>
      </w:r>
      <w:r w:rsidRPr="008A34FA">
        <w:rPr>
          <w:rFonts w:ascii="Aptos Narrow" w:hAnsi="Aptos Narrow"/>
          <w:b/>
          <w:bCs/>
          <w:lang w:eastAsia="ja-JP"/>
        </w:rPr>
        <w:t>:  </w:t>
      </w:r>
      <w:r w:rsidRPr="008A34FA">
        <w:rPr>
          <w:rFonts w:ascii="Aptos Narrow" w:hAnsi="Aptos Narrow"/>
          <w:b/>
          <w:bCs/>
          <w:lang w:val="en-GB" w:eastAsia="ja-JP"/>
        </w:rPr>
        <w:t> </w:t>
      </w:r>
    </w:p>
    <w:p w14:paraId="2CE43286"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497311E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65230BBA" w14:textId="77777777" w:rsidR="00D523C0" w:rsidRDefault="00D523C0">
      <w:pPr>
        <w:rPr>
          <w:rFonts w:ascii="Aptos Narrow" w:hAnsi="Aptos Narrow"/>
          <w:caps/>
          <w:color w:val="243F60"/>
          <w:spacing w:val="15"/>
          <w:szCs w:val="22"/>
          <w:lang w:val="en-GB" w:eastAsia="ja-JP" w:bidi="th-TH"/>
        </w:rPr>
      </w:pPr>
      <w:r>
        <w:rPr>
          <w:rFonts w:ascii="Aptos Narrow" w:hAnsi="Aptos Narrow"/>
          <w:lang w:val="en-GB" w:eastAsia="ja-JP"/>
        </w:rPr>
        <w:br w:type="page"/>
      </w:r>
    </w:p>
    <w:p w14:paraId="5E83835E" w14:textId="2CD792AF" w:rsidR="00243EDE" w:rsidRPr="008A34FA" w:rsidRDefault="00243EDE" w:rsidP="0013714E">
      <w:pPr>
        <w:pStyle w:val="Heading3"/>
        <w:rPr>
          <w:rFonts w:ascii="Aptos Narrow" w:hAnsi="Aptos Narrow"/>
          <w:lang w:val="en-GB" w:eastAsia="ja-JP"/>
        </w:rPr>
      </w:pPr>
      <w:bookmarkStart w:id="977" w:name="_Toc234949662"/>
      <w:r w:rsidRPr="008A34FA">
        <w:rPr>
          <w:rFonts w:ascii="Aptos Narrow" w:hAnsi="Aptos Narrow"/>
          <w:lang w:val="en-GB" w:eastAsia="ja-JP"/>
        </w:rPr>
        <w:lastRenderedPageBreak/>
        <w:t>Access Point: Westermo Ibex-610 nmid 1043</w:t>
      </w:r>
      <w:bookmarkEnd w:id="977"/>
      <w:r w:rsidRPr="008A34FA">
        <w:rPr>
          <w:rFonts w:ascii="Aptos Narrow" w:hAnsi="Aptos Narrow"/>
          <w:lang w:val="en-GB" w:eastAsia="ja-JP"/>
        </w:rPr>
        <w:t> </w:t>
      </w:r>
    </w:p>
    <w:p w14:paraId="765397EB"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Der Westermo Ibex-RT-610-LV EU Dual radio Access Point, 1x 4x4 Multi User MIMO 802.11ac Wave 2, 1x 2x2 MIMO 802.11g/n, 24VDC (isolated) und PoE, EU Version. </w:t>
      </w:r>
    </w:p>
    <w:p w14:paraId="7FF80C5A" w14:textId="77777777" w:rsidR="00243EDE" w:rsidRPr="008A34FA" w:rsidRDefault="00243EDE" w:rsidP="0013714E">
      <w:pPr>
        <w:pStyle w:val="NMBody"/>
        <w:rPr>
          <w:rFonts w:ascii="Aptos Narrow" w:hAnsi="Aptos Narrow"/>
        </w:rPr>
      </w:pPr>
      <w:r w:rsidRPr="008A34FA">
        <w:rPr>
          <w:rFonts w:ascii="Aptos Narrow" w:hAnsi="Aptos Narrow"/>
        </w:rPr>
        <w:t>Technische Daten </w:t>
      </w:r>
    </w:p>
    <w:p w14:paraId="69FECDCE" w14:textId="77777777" w:rsidR="00243EDE" w:rsidRPr="008A34FA" w:rsidRDefault="00243EDE" w:rsidP="00243EDE">
      <w:pPr>
        <w:rPr>
          <w:rFonts w:ascii="Aptos Narrow" w:hAnsi="Aptos Narrow"/>
          <w:lang w:eastAsia="ja-JP"/>
        </w:rPr>
      </w:pPr>
      <w:r w:rsidRPr="008A34FA">
        <w:rPr>
          <w:rFonts w:ascii="Aptos Narrow" w:hAnsi="Aptos Narrow"/>
          <w:lang w:eastAsia="ja-JP"/>
        </w:rPr>
        <w:t>WiFi-Eigenschaften: </w:t>
      </w:r>
    </w:p>
    <w:p w14:paraId="6F2A5470" w14:textId="77777777" w:rsidR="00243EDE" w:rsidRPr="008A34FA" w:rsidRDefault="00243EDE" w:rsidP="00243EDE">
      <w:pPr>
        <w:rPr>
          <w:rFonts w:ascii="Aptos Narrow" w:hAnsi="Aptos Narrow"/>
          <w:lang w:eastAsia="ja-JP"/>
        </w:rPr>
      </w:pPr>
      <w:r w:rsidRPr="008A34FA">
        <w:rPr>
          <w:rFonts w:ascii="Aptos Narrow" w:hAnsi="Aptos Narrow"/>
          <w:lang w:eastAsia="ja-JP"/>
        </w:rPr>
        <w:t>• Dual Radio Access Point mit Unterstützung für 2,4 GHz 2x2 MIMO und 5 GHz 4x4 MIMO </w:t>
      </w:r>
    </w:p>
    <w:p w14:paraId="45F64F83" w14:textId="77777777" w:rsidR="00243EDE" w:rsidRPr="008A34FA" w:rsidRDefault="00243EDE" w:rsidP="00243EDE">
      <w:pPr>
        <w:rPr>
          <w:rFonts w:ascii="Aptos Narrow" w:hAnsi="Aptos Narrow"/>
          <w:lang w:eastAsia="ja-JP"/>
        </w:rPr>
      </w:pPr>
      <w:r w:rsidRPr="008A34FA">
        <w:rPr>
          <w:rFonts w:ascii="Aptos Narrow" w:hAnsi="Aptos Narrow"/>
          <w:lang w:eastAsia="ja-JP"/>
        </w:rPr>
        <w:t>• WLAN-Standard: 802.11a/g/n/ac wave 2; 20, 40 und 80 MHz-Kanäle </w:t>
      </w:r>
    </w:p>
    <w:p w14:paraId="15553420" w14:textId="77777777" w:rsidR="00243EDE" w:rsidRPr="008A34FA" w:rsidRDefault="00243EDE" w:rsidP="00243EDE">
      <w:pPr>
        <w:rPr>
          <w:rFonts w:ascii="Aptos Narrow" w:hAnsi="Aptos Narrow"/>
          <w:lang w:eastAsia="ja-JP"/>
        </w:rPr>
      </w:pPr>
      <w:r w:rsidRPr="008A34FA">
        <w:rPr>
          <w:rFonts w:ascii="Aptos Narrow" w:hAnsi="Aptos Narrow"/>
          <w:lang w:eastAsia="ja-JP"/>
        </w:rPr>
        <w:t>• Leistung: 255 Mbps aggregierter Durchsatz pro AP (Across both Radios). </w:t>
      </w:r>
    </w:p>
    <w:p w14:paraId="00BD79CF" w14:textId="77777777" w:rsidR="00243EDE" w:rsidRPr="008A34FA" w:rsidRDefault="00243EDE" w:rsidP="00243EDE">
      <w:pPr>
        <w:rPr>
          <w:rFonts w:ascii="Aptos Narrow" w:hAnsi="Aptos Narrow"/>
          <w:lang w:eastAsia="ja-JP"/>
        </w:rPr>
      </w:pPr>
      <w:r w:rsidRPr="008A34FA">
        <w:rPr>
          <w:rFonts w:ascii="Aptos Narrow" w:hAnsi="Aptos Narrow"/>
          <w:lang w:eastAsia="ja-JP"/>
        </w:rPr>
        <w:t>Max. 85 gleichzeitig aktive Geräte. </w:t>
      </w:r>
    </w:p>
    <w:p w14:paraId="7FF6A6EE" w14:textId="77777777" w:rsidR="00243EDE" w:rsidRPr="008A34FA" w:rsidRDefault="00243EDE" w:rsidP="00243EDE">
      <w:pPr>
        <w:rPr>
          <w:rFonts w:ascii="Aptos Narrow" w:hAnsi="Aptos Narrow"/>
          <w:lang w:eastAsia="ja-JP"/>
        </w:rPr>
      </w:pPr>
      <w:r w:rsidRPr="008A34FA">
        <w:rPr>
          <w:rFonts w:ascii="Aptos Narrow" w:hAnsi="Aptos Narrow"/>
          <w:lang w:eastAsia="ja-JP"/>
        </w:rPr>
        <w:t>2,4-GHz-Funk: max. 25 Clients. </w:t>
      </w:r>
    </w:p>
    <w:p w14:paraId="346EE329" w14:textId="77777777" w:rsidR="00243EDE" w:rsidRPr="008A34FA" w:rsidRDefault="00243EDE" w:rsidP="00243EDE">
      <w:pPr>
        <w:rPr>
          <w:rFonts w:ascii="Aptos Narrow" w:hAnsi="Aptos Narrow"/>
          <w:lang w:eastAsia="ja-JP"/>
        </w:rPr>
      </w:pPr>
      <w:r w:rsidRPr="008A34FA">
        <w:rPr>
          <w:rFonts w:ascii="Aptos Narrow" w:hAnsi="Aptos Narrow"/>
          <w:lang w:eastAsia="ja-JP"/>
        </w:rPr>
        <w:t>5GHz-Funk: max. 60 Clients. </w:t>
      </w:r>
    </w:p>
    <w:p w14:paraId="1D0D7416" w14:textId="77777777" w:rsidR="00243EDE" w:rsidRPr="008A34FA" w:rsidRDefault="00243EDE" w:rsidP="00243EDE">
      <w:pPr>
        <w:rPr>
          <w:rFonts w:ascii="Aptos Narrow" w:hAnsi="Aptos Narrow"/>
          <w:lang w:eastAsia="ja-JP"/>
        </w:rPr>
      </w:pPr>
      <w:r w:rsidRPr="008A34FA">
        <w:rPr>
          <w:rFonts w:ascii="Aptos Narrow" w:hAnsi="Aptos Narrow"/>
          <w:lang w:eastAsia="ja-JP"/>
        </w:rPr>
        <w:t>• Antennenschnittstelle: 4 + 2 x QMA-Anschlüsse </w:t>
      </w:r>
    </w:p>
    <w:p w14:paraId="282B41D1" w14:textId="77777777" w:rsidR="00243EDE" w:rsidRPr="008A34FA" w:rsidRDefault="00243EDE" w:rsidP="00243EDE">
      <w:pPr>
        <w:rPr>
          <w:rFonts w:ascii="Aptos Narrow" w:hAnsi="Aptos Narrow"/>
          <w:b/>
          <w:bCs/>
          <w:lang w:eastAsia="ja-JP"/>
        </w:rPr>
      </w:pPr>
      <w:r w:rsidRPr="008A34FA">
        <w:rPr>
          <w:rFonts w:ascii="Aptos Narrow" w:hAnsi="Aptos Narrow"/>
          <w:b/>
          <w:bCs/>
          <w:lang w:eastAsia="ja-JP"/>
        </w:rPr>
        <w:t>Allgemeine Eigenschaften: </w:t>
      </w:r>
    </w:p>
    <w:p w14:paraId="1E88AFE4" w14:textId="77777777" w:rsidR="00243EDE" w:rsidRPr="008A34FA" w:rsidRDefault="00243EDE" w:rsidP="00243EDE">
      <w:pPr>
        <w:rPr>
          <w:rFonts w:ascii="Aptos Narrow" w:hAnsi="Aptos Narrow"/>
          <w:lang w:eastAsia="ja-JP"/>
        </w:rPr>
      </w:pPr>
      <w:r w:rsidRPr="008A34FA">
        <w:rPr>
          <w:rFonts w:ascii="Aptos Narrow" w:hAnsi="Aptos Narrow"/>
          <w:lang w:eastAsia="ja-JP"/>
        </w:rPr>
        <w:t>• 2x 10/100/1000Base-T Ethernet-Ports mit Auto-Negotiation und TX-Crossover, M12 X-codierte Anschlüsse </w:t>
      </w:r>
    </w:p>
    <w:p w14:paraId="7CD083CF" w14:textId="77777777" w:rsidR="00243EDE" w:rsidRPr="008A34FA" w:rsidRDefault="00243EDE" w:rsidP="00243EDE">
      <w:pPr>
        <w:rPr>
          <w:rFonts w:ascii="Aptos Narrow" w:hAnsi="Aptos Narrow"/>
          <w:lang w:eastAsia="ja-JP"/>
        </w:rPr>
      </w:pPr>
      <w:r w:rsidRPr="008A34FA">
        <w:rPr>
          <w:rFonts w:ascii="Aptos Narrow" w:hAnsi="Aptos Narrow"/>
          <w:lang w:eastAsia="ja-JP"/>
        </w:rPr>
        <w:t>• Stromeingang: isolierter Stromeingang 24VDC und PoE nach 802.3at Typ 1. </w:t>
      </w:r>
    </w:p>
    <w:p w14:paraId="665D8F10" w14:textId="77777777" w:rsidR="00243EDE" w:rsidRPr="008A34FA" w:rsidRDefault="00243EDE" w:rsidP="00243EDE">
      <w:pPr>
        <w:rPr>
          <w:rFonts w:ascii="Aptos Narrow" w:hAnsi="Aptos Narrow"/>
          <w:lang w:eastAsia="ja-JP"/>
        </w:rPr>
      </w:pPr>
      <w:r w:rsidRPr="008A34FA">
        <w:rPr>
          <w:rFonts w:ascii="Aptos Narrow" w:hAnsi="Aptos Narrow"/>
          <w:lang w:eastAsia="ja-JP"/>
        </w:rPr>
        <w:t>• Stromverbrauch: Max. 14.4W (Direkte Leistungsaufnahme). </w:t>
      </w:r>
    </w:p>
    <w:p w14:paraId="2E464430" w14:textId="77777777" w:rsidR="00243EDE" w:rsidRPr="008A34FA" w:rsidRDefault="00243EDE" w:rsidP="00243EDE">
      <w:pPr>
        <w:rPr>
          <w:rFonts w:ascii="Aptos Narrow" w:hAnsi="Aptos Narrow"/>
          <w:lang w:eastAsia="ja-JP"/>
        </w:rPr>
      </w:pPr>
      <w:r w:rsidRPr="008A34FA">
        <w:rPr>
          <w:rFonts w:ascii="Aptos Narrow" w:hAnsi="Aptos Narrow"/>
          <w:lang w:eastAsia="ja-JP"/>
        </w:rPr>
        <w:t>• Korrosionsbeständiges, blau lackiertes Aluminium-Gehäuse </w:t>
      </w:r>
    </w:p>
    <w:p w14:paraId="58B2A414" w14:textId="77777777" w:rsidR="00243EDE" w:rsidRPr="008A34FA" w:rsidRDefault="00243EDE" w:rsidP="00243EDE">
      <w:pPr>
        <w:rPr>
          <w:rFonts w:ascii="Aptos Narrow" w:hAnsi="Aptos Narrow"/>
          <w:lang w:eastAsia="ja-JP"/>
        </w:rPr>
      </w:pPr>
      <w:r w:rsidRPr="008A34FA">
        <w:rPr>
          <w:rFonts w:ascii="Aptos Narrow" w:hAnsi="Aptos Narrow"/>
          <w:lang w:eastAsia="ja-JP"/>
        </w:rPr>
        <w:t>• Schutzart: IP66 </w:t>
      </w:r>
    </w:p>
    <w:p w14:paraId="584D6769" w14:textId="77777777" w:rsidR="00243EDE" w:rsidRPr="008A34FA" w:rsidRDefault="00243EDE" w:rsidP="00243EDE">
      <w:pPr>
        <w:rPr>
          <w:rFonts w:ascii="Aptos Narrow" w:hAnsi="Aptos Narrow"/>
          <w:lang w:eastAsia="ja-JP"/>
        </w:rPr>
      </w:pPr>
      <w:r w:rsidRPr="008A34FA">
        <w:rPr>
          <w:rFonts w:ascii="Aptos Narrow" w:hAnsi="Aptos Narrow"/>
          <w:lang w:eastAsia="ja-JP"/>
        </w:rPr>
        <w:t>• Temperaturbereich: -40°C bis +70°C, EN50155 Temperaturklasse OT4. </w:t>
      </w:r>
    </w:p>
    <w:p w14:paraId="2C850050"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0569B663"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lastRenderedPageBreak/>
        <w:drawing>
          <wp:inline distT="0" distB="0" distL="0" distR="0" wp14:anchorId="5489E011" wp14:editId="3394A311">
            <wp:extent cx="3530600" cy="2266950"/>
            <wp:effectExtent l="0" t="0" r="0" b="0"/>
            <wp:docPr id="1851612384" name="Picture 72"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Diagram  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30600" cy="2266950"/>
                    </a:xfrm>
                    <a:prstGeom prst="rect">
                      <a:avLst/>
                    </a:prstGeom>
                    <a:noFill/>
                    <a:ln>
                      <a:noFill/>
                    </a:ln>
                  </pic:spPr>
                </pic:pic>
              </a:graphicData>
            </a:graphic>
          </wp:inline>
        </w:drawing>
      </w:r>
      <w:r w:rsidRPr="008A34FA">
        <w:rPr>
          <w:rFonts w:ascii="Aptos Narrow" w:hAnsi="Aptos Narrow"/>
          <w:lang w:eastAsia="ja-JP"/>
        </w:rPr>
        <w:t> </w:t>
      </w:r>
    </w:p>
    <w:p w14:paraId="4386A5B8"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1F904EB3" w14:textId="77777777" w:rsidR="008920F3" w:rsidRPr="008A34FA" w:rsidRDefault="00243EDE" w:rsidP="00243EDE">
      <w:pPr>
        <w:rPr>
          <w:rFonts w:ascii="Aptos Narrow" w:hAnsi="Aptos Narrow"/>
          <w:lang w:eastAsia="ja-JP"/>
        </w:rPr>
      </w:pPr>
      <w:r w:rsidRPr="008A34FA">
        <w:rPr>
          <w:rFonts w:ascii="Aptos Narrow" w:hAnsi="Aptos Narrow"/>
          <w:lang w:eastAsia="ja-JP"/>
        </w:rPr>
        <w:t xml:space="preserve">Das Datenblatt sowie die 2D- und 3D-Zeichnungen für den Ibex-610 finden Sie auf folgendem ÖBB </w:t>
      </w:r>
      <w:hyperlink r:id="rId80" w:history="1">
        <w:r w:rsidRPr="008A34FA">
          <w:rPr>
            <w:rStyle w:val="Hyperlink"/>
            <w:rFonts w:ascii="Aptos Narrow" w:hAnsi="Aptos Narrow" w:cs="Cordia New"/>
            <w:lang w:eastAsia="ja-JP"/>
          </w:rPr>
          <w:t>SharePoint-Link</w:t>
        </w:r>
      </w:hyperlink>
      <w:r w:rsidRPr="008A34FA">
        <w:rPr>
          <w:rFonts w:ascii="Aptos Narrow" w:hAnsi="Aptos Narrow"/>
          <w:lang w:eastAsia="ja-JP"/>
        </w:rPr>
        <w:t>.</w:t>
      </w:r>
    </w:p>
    <w:p w14:paraId="56467B7F" w14:textId="77777777" w:rsidR="00D523C0" w:rsidRPr="005D5EBA" w:rsidRDefault="00D523C0">
      <w:pPr>
        <w:rPr>
          <w:rFonts w:ascii="Aptos Narrow" w:hAnsi="Aptos Narrow"/>
          <w:caps/>
          <w:color w:val="243F60"/>
          <w:spacing w:val="15"/>
          <w:szCs w:val="22"/>
          <w:lang w:eastAsia="ja-JP" w:bidi="th-TH"/>
        </w:rPr>
      </w:pPr>
      <w:r w:rsidRPr="005D5EBA">
        <w:rPr>
          <w:rFonts w:ascii="Aptos Narrow" w:hAnsi="Aptos Narrow"/>
          <w:lang w:eastAsia="ja-JP"/>
        </w:rPr>
        <w:br w:type="page"/>
      </w:r>
    </w:p>
    <w:p w14:paraId="7E27EE1C" w14:textId="45D9F987" w:rsidR="00243EDE" w:rsidRPr="008A34FA" w:rsidRDefault="00243EDE" w:rsidP="0013714E">
      <w:pPr>
        <w:pStyle w:val="Heading3"/>
        <w:rPr>
          <w:rFonts w:ascii="Aptos Narrow" w:hAnsi="Aptos Narrow"/>
          <w:lang w:val="en-GB" w:eastAsia="ja-JP"/>
        </w:rPr>
      </w:pPr>
      <w:bookmarkStart w:id="978" w:name="_Toc234949663"/>
      <w:r w:rsidRPr="008A34FA">
        <w:rPr>
          <w:rFonts w:ascii="Aptos Narrow" w:hAnsi="Aptos Narrow"/>
          <w:lang w:val="en-GB" w:eastAsia="ja-JP"/>
        </w:rPr>
        <w:lastRenderedPageBreak/>
        <w:t>Ethernet Switch VDSRail ds-cswp28-10gbe</w:t>
      </w:r>
      <w:bookmarkEnd w:id="978"/>
      <w:r w:rsidRPr="008A34FA">
        <w:rPr>
          <w:rFonts w:ascii="Aptos Narrow" w:hAnsi="Aptos Narrow"/>
          <w:lang w:val="en-GB" w:eastAsia="ja-JP"/>
        </w:rPr>
        <w:tab/>
        <w:t> </w:t>
      </w:r>
    </w:p>
    <w:p w14:paraId="5CE69424" w14:textId="77777777" w:rsidR="00243EDE" w:rsidRPr="008A34FA" w:rsidRDefault="00243EDE" w:rsidP="00243EDE">
      <w:pPr>
        <w:rPr>
          <w:rFonts w:ascii="Aptos Narrow" w:hAnsi="Aptos Narrow"/>
          <w:lang w:eastAsia="ja-JP"/>
        </w:rPr>
      </w:pPr>
      <w:r w:rsidRPr="008A34FA">
        <w:rPr>
          <w:rFonts w:ascii="Aptos Narrow" w:hAnsi="Aptos Narrow"/>
          <w:lang w:val="en-GB" w:eastAsia="ja-JP"/>
        </w:rPr>
        <w:t> </w:t>
      </w:r>
      <w:r w:rsidRPr="008A34FA">
        <w:rPr>
          <w:rFonts w:ascii="Aptos Narrow" w:hAnsi="Aptos Narrow"/>
          <w:lang w:eastAsia="ja-JP"/>
        </w:rPr>
        <w:t>Der 28 Ports 10 Gigabit Ethernet Consist Switch ist ein 10Gigabit/Gigabit Ethernet Layer 2 Managed Switch nach EN 50155, der speziell für Netzwerkanwendungen in Rolling-Stock-Umgebungen entwickelt wurde. </w:t>
      </w:r>
    </w:p>
    <w:p w14:paraId="14CE1F8B" w14:textId="77777777" w:rsidR="00243EDE" w:rsidRPr="008A34FA" w:rsidRDefault="00243EDE" w:rsidP="00243EDE">
      <w:pPr>
        <w:rPr>
          <w:rFonts w:ascii="Aptos Narrow" w:hAnsi="Aptos Narrow"/>
          <w:lang w:eastAsia="ja-JP"/>
        </w:rPr>
      </w:pPr>
      <w:r w:rsidRPr="008A34FA">
        <w:rPr>
          <w:rFonts w:ascii="Aptos Narrow" w:hAnsi="Aptos Narrow"/>
          <w:noProof/>
          <w:lang w:val="en-GB" w:eastAsia="ja-JP"/>
        </w:rPr>
        <w:drawing>
          <wp:inline distT="0" distB="0" distL="0" distR="0" wp14:anchorId="4865DE97" wp14:editId="544B5673">
            <wp:extent cx="4362450" cy="4635500"/>
            <wp:effectExtent l="0" t="0" r="0" b="0"/>
            <wp:docPr id="1413257779" name="Picture 71" descr="A picture containing text, screenshot, rectangle, 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A picture containing text, screenshot, rectangle, diagram  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62450" cy="4635500"/>
                    </a:xfrm>
                    <a:prstGeom prst="rect">
                      <a:avLst/>
                    </a:prstGeom>
                    <a:noFill/>
                    <a:ln>
                      <a:noFill/>
                    </a:ln>
                  </pic:spPr>
                </pic:pic>
              </a:graphicData>
            </a:graphic>
          </wp:inline>
        </w:drawing>
      </w:r>
      <w:r w:rsidRPr="008A34FA">
        <w:rPr>
          <w:rFonts w:ascii="Aptos Narrow" w:hAnsi="Aptos Narrow"/>
          <w:lang w:eastAsia="ja-JP"/>
        </w:rPr>
        <w:t> </w:t>
      </w:r>
    </w:p>
    <w:p w14:paraId="429CD1A4"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Technische Specifikation</w:t>
      </w:r>
      <w:r w:rsidRPr="008A34FA">
        <w:rPr>
          <w:rFonts w:ascii="Aptos Narrow" w:hAnsi="Aptos Narrow"/>
          <w:lang w:eastAsia="ja-JP"/>
        </w:rPr>
        <w:t> </w:t>
      </w:r>
    </w:p>
    <w:p w14:paraId="1523589F"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28 Ports' Consist Switch 5x10GbE+23xGbE ausgestattet mit</w:t>
      </w:r>
      <w:r w:rsidRPr="008A34FA">
        <w:rPr>
          <w:rFonts w:ascii="Aptos Narrow" w:hAnsi="Aptos Narrow"/>
          <w:lang w:eastAsia="ja-JP"/>
        </w:rPr>
        <w:t> </w:t>
      </w:r>
    </w:p>
    <w:p w14:paraId="080B8FA7" w14:textId="77777777" w:rsidR="00243EDE" w:rsidRPr="008A34FA" w:rsidRDefault="00243EDE" w:rsidP="00243EDE">
      <w:pPr>
        <w:rPr>
          <w:rFonts w:ascii="Aptos Narrow" w:hAnsi="Aptos Narrow"/>
          <w:lang w:val="en-GB" w:eastAsia="ja-JP"/>
        </w:rPr>
      </w:pPr>
      <w:r w:rsidRPr="008A34FA">
        <w:rPr>
          <w:rFonts w:ascii="Aptos Narrow" w:hAnsi="Aptos Narrow"/>
          <w:b/>
          <w:bCs/>
          <w:lang w:eastAsia="ja-JP"/>
        </w:rPr>
        <w:t>PoE+</w:t>
      </w:r>
      <w:r w:rsidRPr="008A34FA">
        <w:rPr>
          <w:rFonts w:ascii="Aptos Narrow" w:hAnsi="Aptos Narrow"/>
          <w:lang w:val="en-GB" w:eastAsia="ja-JP"/>
        </w:rPr>
        <w:t> </w:t>
      </w:r>
    </w:p>
    <w:p w14:paraId="3E929C83" w14:textId="77777777" w:rsidR="00243EDE" w:rsidRPr="008A34FA" w:rsidRDefault="00243EDE">
      <w:pPr>
        <w:numPr>
          <w:ilvl w:val="0"/>
          <w:numId w:val="56"/>
        </w:numPr>
        <w:rPr>
          <w:rFonts w:ascii="Aptos Narrow" w:hAnsi="Aptos Narrow"/>
          <w:lang w:val="en-GB" w:eastAsia="ja-JP"/>
        </w:rPr>
      </w:pPr>
      <w:r w:rsidRPr="008A34FA">
        <w:rPr>
          <w:rFonts w:ascii="Aptos Narrow" w:hAnsi="Aptos Narrow"/>
          <w:lang w:eastAsia="ja-JP"/>
        </w:rPr>
        <w:t>Layer 2 Managed Switch</w:t>
      </w:r>
      <w:r w:rsidRPr="008A34FA">
        <w:rPr>
          <w:rFonts w:ascii="Aptos Narrow" w:hAnsi="Aptos Narrow"/>
          <w:lang w:val="en-GB" w:eastAsia="ja-JP"/>
        </w:rPr>
        <w:t> </w:t>
      </w:r>
    </w:p>
    <w:p w14:paraId="198B12D4" w14:textId="77777777" w:rsidR="00243EDE" w:rsidRPr="008A34FA" w:rsidRDefault="00243EDE">
      <w:pPr>
        <w:numPr>
          <w:ilvl w:val="0"/>
          <w:numId w:val="57"/>
        </w:numPr>
        <w:rPr>
          <w:rFonts w:ascii="Aptos Narrow" w:hAnsi="Aptos Narrow"/>
          <w:lang w:eastAsia="ja-JP"/>
        </w:rPr>
      </w:pPr>
      <w:r w:rsidRPr="008A34FA">
        <w:rPr>
          <w:rFonts w:ascii="Aptos Narrow" w:hAnsi="Aptos Narrow"/>
          <w:lang w:eastAsia="ja-JP"/>
        </w:rPr>
        <w:t>Fünf (5) 10GbE-Ports 10/100/1000/10000 Mbps, einer (1) davon ausgestattet mit PoE+ </w:t>
      </w:r>
    </w:p>
    <w:p w14:paraId="075DFC34" w14:textId="77777777" w:rsidR="00243EDE" w:rsidRPr="008A34FA" w:rsidRDefault="00243EDE">
      <w:pPr>
        <w:numPr>
          <w:ilvl w:val="0"/>
          <w:numId w:val="58"/>
        </w:numPr>
        <w:rPr>
          <w:rFonts w:ascii="Aptos Narrow" w:hAnsi="Aptos Narrow"/>
          <w:lang w:eastAsia="ja-JP"/>
        </w:rPr>
      </w:pPr>
      <w:r w:rsidRPr="008A34FA">
        <w:rPr>
          <w:rFonts w:ascii="Aptos Narrow" w:hAnsi="Aptos Narrow"/>
          <w:lang w:eastAsia="ja-JP"/>
        </w:rPr>
        <w:t>Dreiundzwanzig (23) GbE-Ports 10/100/1000 Mbit/s, sechzehn (16) davon mit PoE+ ausgestattet </w:t>
      </w:r>
    </w:p>
    <w:p w14:paraId="3BA0F84F" w14:textId="77777777" w:rsidR="00243EDE" w:rsidRPr="008A34FA" w:rsidRDefault="00243EDE">
      <w:pPr>
        <w:numPr>
          <w:ilvl w:val="0"/>
          <w:numId w:val="59"/>
        </w:numPr>
        <w:rPr>
          <w:rFonts w:ascii="Aptos Narrow" w:hAnsi="Aptos Narrow"/>
          <w:lang w:eastAsia="ja-JP"/>
        </w:rPr>
      </w:pPr>
      <w:r w:rsidRPr="008A34FA">
        <w:rPr>
          <w:rFonts w:ascii="Aptos Narrow" w:hAnsi="Aptos Narrow"/>
          <w:lang w:eastAsia="ja-JP"/>
        </w:rPr>
        <w:t>M12-Stecker mit 8facher X-Kodierung für 10/100/1000 Mbps und 10/100/1000/10000 Mbps, Push-Pull, äußere Verriegelung, Buchse </w:t>
      </w:r>
    </w:p>
    <w:p w14:paraId="2962C8FD" w14:textId="77777777" w:rsidR="00243EDE" w:rsidRPr="008A34FA" w:rsidRDefault="00243EDE">
      <w:pPr>
        <w:numPr>
          <w:ilvl w:val="0"/>
          <w:numId w:val="60"/>
        </w:numPr>
        <w:rPr>
          <w:rFonts w:ascii="Aptos Narrow" w:hAnsi="Aptos Narrow"/>
          <w:lang w:eastAsia="ja-JP"/>
        </w:rPr>
      </w:pPr>
      <w:r w:rsidRPr="008A34FA">
        <w:rPr>
          <w:rFonts w:ascii="Aptos Narrow" w:hAnsi="Aptos Narrow"/>
          <w:lang w:eastAsia="ja-JP"/>
        </w:rPr>
        <w:t>M12-Stecker K-Kodierung für PSU, Push-Pull, äußere Verriegelung </w:t>
      </w:r>
    </w:p>
    <w:p w14:paraId="4DC56707" w14:textId="77777777" w:rsidR="00243EDE" w:rsidRPr="008A34FA" w:rsidRDefault="00243EDE">
      <w:pPr>
        <w:numPr>
          <w:ilvl w:val="0"/>
          <w:numId w:val="61"/>
        </w:numPr>
        <w:rPr>
          <w:rFonts w:ascii="Aptos Narrow" w:hAnsi="Aptos Narrow"/>
          <w:lang w:val="en-GB" w:eastAsia="ja-JP"/>
        </w:rPr>
      </w:pPr>
      <w:r w:rsidRPr="008A34FA">
        <w:rPr>
          <w:rFonts w:ascii="Aptos Narrow" w:hAnsi="Aptos Narrow"/>
          <w:lang w:eastAsia="ja-JP"/>
        </w:rPr>
        <w:t>Netzteil: 110Vdc nominal</w:t>
      </w:r>
      <w:r w:rsidRPr="008A34FA">
        <w:rPr>
          <w:rFonts w:ascii="Aptos Narrow" w:hAnsi="Aptos Narrow"/>
          <w:lang w:val="en-GB" w:eastAsia="ja-JP"/>
        </w:rPr>
        <w:t> </w:t>
      </w:r>
    </w:p>
    <w:p w14:paraId="290E5E92" w14:textId="77777777" w:rsidR="00243EDE" w:rsidRPr="008A34FA" w:rsidRDefault="00243EDE">
      <w:pPr>
        <w:numPr>
          <w:ilvl w:val="0"/>
          <w:numId w:val="62"/>
        </w:numPr>
        <w:rPr>
          <w:rFonts w:ascii="Aptos Narrow" w:hAnsi="Aptos Narrow"/>
          <w:lang w:eastAsia="ja-JP"/>
        </w:rPr>
      </w:pPr>
      <w:r w:rsidRPr="008A34FA">
        <w:rPr>
          <w:rFonts w:ascii="Aptos Narrow" w:hAnsi="Aptos Narrow"/>
          <w:lang w:eastAsia="ja-JP"/>
        </w:rPr>
        <w:lastRenderedPageBreak/>
        <w:t>Zwei (2) Hardware-Bypässe zwischen 10GbE-Ports (e0-0&amp;e0-1 und e0-2&amp;e0-3) </w:t>
      </w:r>
    </w:p>
    <w:p w14:paraId="274ED784" w14:textId="77777777" w:rsidR="00243EDE" w:rsidRPr="008A34FA" w:rsidRDefault="00243EDE">
      <w:pPr>
        <w:numPr>
          <w:ilvl w:val="0"/>
          <w:numId w:val="63"/>
        </w:numPr>
        <w:rPr>
          <w:rFonts w:ascii="Aptos Narrow" w:hAnsi="Aptos Narrow"/>
          <w:lang w:val="en-GB" w:eastAsia="ja-JP"/>
        </w:rPr>
      </w:pPr>
      <w:r w:rsidRPr="008A34FA">
        <w:rPr>
          <w:rFonts w:ascii="Aptos Narrow" w:hAnsi="Aptos Narrow"/>
          <w:lang w:eastAsia="ja-JP"/>
        </w:rPr>
        <w:t>VLANs</w:t>
      </w:r>
      <w:r w:rsidRPr="008A34FA">
        <w:rPr>
          <w:rFonts w:ascii="Aptos Narrow" w:hAnsi="Aptos Narrow"/>
          <w:lang w:val="en-GB" w:eastAsia="ja-JP"/>
        </w:rPr>
        <w:t> </w:t>
      </w:r>
    </w:p>
    <w:p w14:paraId="16AE9994" w14:textId="77777777" w:rsidR="00243EDE" w:rsidRPr="008A34FA" w:rsidRDefault="00243EDE">
      <w:pPr>
        <w:numPr>
          <w:ilvl w:val="0"/>
          <w:numId w:val="64"/>
        </w:numPr>
        <w:rPr>
          <w:rFonts w:ascii="Aptos Narrow" w:hAnsi="Aptos Narrow"/>
          <w:lang w:val="en-GB" w:eastAsia="ja-JP"/>
        </w:rPr>
      </w:pPr>
      <w:r w:rsidRPr="008A34FA">
        <w:rPr>
          <w:rFonts w:ascii="Aptos Narrow" w:hAnsi="Aptos Narrow"/>
          <w:lang w:val="en-GB" w:eastAsia="ja-JP"/>
        </w:rPr>
        <w:t>Quality of Service-Richtlinien (QoS) </w:t>
      </w:r>
    </w:p>
    <w:p w14:paraId="43468634" w14:textId="77777777" w:rsidR="00243EDE" w:rsidRPr="008A34FA" w:rsidRDefault="00243EDE">
      <w:pPr>
        <w:numPr>
          <w:ilvl w:val="0"/>
          <w:numId w:val="65"/>
        </w:numPr>
        <w:rPr>
          <w:rFonts w:ascii="Aptos Narrow" w:hAnsi="Aptos Narrow"/>
          <w:lang w:val="en-GB" w:eastAsia="ja-JP"/>
        </w:rPr>
      </w:pPr>
      <w:r w:rsidRPr="008A34FA">
        <w:rPr>
          <w:rFonts w:ascii="Aptos Narrow" w:hAnsi="Aptos Narrow"/>
          <w:lang w:eastAsia="ja-JP"/>
        </w:rPr>
        <w:t>SNMP v1/v2/v3</w:t>
      </w:r>
      <w:r w:rsidRPr="008A34FA">
        <w:rPr>
          <w:rFonts w:ascii="Aptos Narrow" w:hAnsi="Aptos Narrow"/>
          <w:lang w:val="en-GB" w:eastAsia="ja-JP"/>
        </w:rPr>
        <w:t> </w:t>
      </w:r>
    </w:p>
    <w:p w14:paraId="03973EA7" w14:textId="77777777" w:rsidR="00243EDE" w:rsidRPr="008A34FA" w:rsidRDefault="00243EDE">
      <w:pPr>
        <w:numPr>
          <w:ilvl w:val="0"/>
          <w:numId w:val="66"/>
        </w:numPr>
        <w:rPr>
          <w:rFonts w:ascii="Aptos Narrow" w:hAnsi="Aptos Narrow"/>
          <w:lang w:val="en-GB" w:eastAsia="ja-JP"/>
        </w:rPr>
      </w:pPr>
      <w:r w:rsidRPr="008A34FA">
        <w:rPr>
          <w:rFonts w:ascii="Aptos Narrow" w:hAnsi="Aptos Narrow"/>
          <w:lang w:eastAsia="ja-JP"/>
        </w:rPr>
        <w:t>DSCP/802.1p Dienstklasse</w:t>
      </w:r>
      <w:r w:rsidRPr="008A34FA">
        <w:rPr>
          <w:rFonts w:ascii="Aptos Narrow" w:hAnsi="Aptos Narrow"/>
          <w:lang w:val="en-GB" w:eastAsia="ja-JP"/>
        </w:rPr>
        <w:t> </w:t>
      </w:r>
    </w:p>
    <w:p w14:paraId="5C4B4443" w14:textId="77777777" w:rsidR="00243EDE" w:rsidRPr="008A34FA" w:rsidRDefault="00243EDE">
      <w:pPr>
        <w:numPr>
          <w:ilvl w:val="0"/>
          <w:numId w:val="67"/>
        </w:numPr>
        <w:rPr>
          <w:rFonts w:ascii="Aptos Narrow" w:hAnsi="Aptos Narrow"/>
          <w:lang w:eastAsia="ja-JP"/>
        </w:rPr>
      </w:pPr>
      <w:r w:rsidRPr="008A34FA">
        <w:rPr>
          <w:rFonts w:ascii="Aptos Narrow" w:hAnsi="Aptos Narrow"/>
          <w:lang w:eastAsia="ja-JP"/>
        </w:rPr>
        <w:t>Stromverbrauch (max): 50 W (PoE ausgeschlossen) </w:t>
      </w:r>
    </w:p>
    <w:p w14:paraId="4E86B600" w14:textId="77777777" w:rsidR="00243EDE" w:rsidRPr="008A34FA" w:rsidRDefault="00243EDE">
      <w:pPr>
        <w:numPr>
          <w:ilvl w:val="0"/>
          <w:numId w:val="68"/>
        </w:numPr>
        <w:rPr>
          <w:rFonts w:ascii="Aptos Narrow" w:hAnsi="Aptos Narrow"/>
          <w:lang w:val="en-GB" w:eastAsia="ja-JP"/>
        </w:rPr>
      </w:pPr>
      <w:r w:rsidRPr="008A34FA">
        <w:rPr>
          <w:rFonts w:ascii="Aptos Narrow" w:hAnsi="Aptos Narrow"/>
          <w:lang w:eastAsia="ja-JP"/>
        </w:rPr>
        <w:t>PoE+-Budget: 150W</w:t>
      </w:r>
      <w:r w:rsidRPr="008A34FA">
        <w:rPr>
          <w:rFonts w:ascii="Aptos Narrow" w:hAnsi="Aptos Narrow"/>
          <w:lang w:val="en-GB" w:eastAsia="ja-JP"/>
        </w:rPr>
        <w:t> </w:t>
      </w:r>
    </w:p>
    <w:p w14:paraId="2100FAEA" w14:textId="77777777" w:rsidR="00243EDE" w:rsidRPr="008A34FA" w:rsidRDefault="00243EDE">
      <w:pPr>
        <w:numPr>
          <w:ilvl w:val="0"/>
          <w:numId w:val="69"/>
        </w:numPr>
        <w:rPr>
          <w:rFonts w:ascii="Aptos Narrow" w:hAnsi="Aptos Narrow"/>
          <w:lang w:val="en-GB" w:eastAsia="ja-JP"/>
        </w:rPr>
      </w:pPr>
      <w:r w:rsidRPr="008A34FA">
        <w:rPr>
          <w:rFonts w:ascii="Aptos Narrow" w:hAnsi="Aptos Narrow"/>
          <w:lang w:eastAsia="ja-JP"/>
        </w:rPr>
        <w:t>Abmessungen: 315x250x73 mm</w:t>
      </w:r>
      <w:r w:rsidRPr="008A34FA">
        <w:rPr>
          <w:rFonts w:ascii="Aptos Narrow" w:hAnsi="Aptos Narrow"/>
          <w:lang w:val="en-GB" w:eastAsia="ja-JP"/>
        </w:rPr>
        <w:t> </w:t>
      </w:r>
    </w:p>
    <w:p w14:paraId="3DA69F7A" w14:textId="77777777" w:rsidR="00243EDE" w:rsidRPr="008A34FA" w:rsidRDefault="00243EDE">
      <w:pPr>
        <w:numPr>
          <w:ilvl w:val="0"/>
          <w:numId w:val="70"/>
        </w:numPr>
        <w:rPr>
          <w:rFonts w:ascii="Aptos Narrow" w:hAnsi="Aptos Narrow"/>
          <w:lang w:val="en-GB" w:eastAsia="ja-JP"/>
        </w:rPr>
      </w:pPr>
      <w:r w:rsidRPr="008A34FA">
        <w:rPr>
          <w:rFonts w:ascii="Aptos Narrow" w:hAnsi="Aptos Narrow"/>
          <w:lang w:eastAsia="ja-JP"/>
        </w:rPr>
        <w:t>Wandmontage</w:t>
      </w:r>
      <w:r w:rsidRPr="008A34FA">
        <w:rPr>
          <w:rFonts w:ascii="Aptos Narrow" w:hAnsi="Aptos Narrow"/>
          <w:lang w:val="en-GB" w:eastAsia="ja-JP"/>
        </w:rPr>
        <w:t> </w:t>
      </w:r>
    </w:p>
    <w:p w14:paraId="3C40D533" w14:textId="77777777" w:rsidR="00243EDE" w:rsidRPr="008A34FA" w:rsidRDefault="00243EDE">
      <w:pPr>
        <w:numPr>
          <w:ilvl w:val="0"/>
          <w:numId w:val="71"/>
        </w:numPr>
        <w:rPr>
          <w:rFonts w:ascii="Aptos Narrow" w:hAnsi="Aptos Narrow"/>
          <w:lang w:val="en-GB" w:eastAsia="ja-JP"/>
        </w:rPr>
      </w:pPr>
      <w:r w:rsidRPr="008A34FA">
        <w:rPr>
          <w:rFonts w:ascii="Aptos Narrow" w:hAnsi="Aptos Narrow"/>
          <w:lang w:eastAsia="ja-JP"/>
        </w:rPr>
        <w:t>Schutzgrad: IP65</w:t>
      </w:r>
      <w:r w:rsidRPr="008A34FA">
        <w:rPr>
          <w:rFonts w:ascii="Aptos Narrow" w:hAnsi="Aptos Narrow"/>
          <w:lang w:val="en-GB" w:eastAsia="ja-JP"/>
        </w:rPr>
        <w:t> </w:t>
      </w:r>
    </w:p>
    <w:p w14:paraId="1E3FE31D" w14:textId="77777777" w:rsidR="00243EDE" w:rsidRPr="008A34FA" w:rsidRDefault="00243EDE">
      <w:pPr>
        <w:numPr>
          <w:ilvl w:val="0"/>
          <w:numId w:val="72"/>
        </w:numPr>
        <w:rPr>
          <w:rFonts w:ascii="Aptos Narrow" w:hAnsi="Aptos Narrow"/>
          <w:lang w:eastAsia="ja-JP"/>
        </w:rPr>
      </w:pPr>
      <w:r w:rsidRPr="008A34FA">
        <w:rPr>
          <w:rFonts w:ascii="Aptos Narrow" w:hAnsi="Aptos Narrow"/>
          <w:lang w:eastAsia="ja-JP"/>
        </w:rPr>
        <w:t>Betriebstemperaturbereich: -40°C ÷ +70°C (+85°C für 10 min. nach EN 50155 Klasse OT4 mit erweiterter Betriebstemperatur Temperatur ST1) </w:t>
      </w:r>
    </w:p>
    <w:p w14:paraId="13F8A45B" w14:textId="77777777" w:rsidR="00243EDE" w:rsidRPr="008A34FA" w:rsidRDefault="00243EDE">
      <w:pPr>
        <w:numPr>
          <w:ilvl w:val="0"/>
          <w:numId w:val="73"/>
        </w:numPr>
        <w:rPr>
          <w:rFonts w:ascii="Aptos Narrow" w:hAnsi="Aptos Narrow"/>
          <w:lang w:val="en-GB" w:eastAsia="ja-JP"/>
        </w:rPr>
      </w:pPr>
      <w:r w:rsidRPr="008A34FA">
        <w:rPr>
          <w:rFonts w:ascii="Aptos Narrow" w:hAnsi="Aptos Narrow"/>
          <w:lang w:eastAsia="ja-JP"/>
        </w:rPr>
        <w:t>TTCMP-Protokoll</w:t>
      </w:r>
      <w:r w:rsidRPr="008A34FA">
        <w:rPr>
          <w:rFonts w:ascii="Aptos Narrow" w:hAnsi="Aptos Narrow"/>
          <w:lang w:val="en-GB" w:eastAsia="ja-JP"/>
        </w:rPr>
        <w:t> </w:t>
      </w:r>
    </w:p>
    <w:p w14:paraId="44C60236" w14:textId="77777777" w:rsidR="00243EDE" w:rsidRPr="008A34FA" w:rsidRDefault="00243EDE">
      <w:pPr>
        <w:numPr>
          <w:ilvl w:val="0"/>
          <w:numId w:val="74"/>
        </w:numPr>
        <w:rPr>
          <w:rFonts w:ascii="Aptos Narrow" w:hAnsi="Aptos Narrow"/>
          <w:lang w:eastAsia="ja-JP"/>
        </w:rPr>
      </w:pPr>
      <w:r w:rsidRPr="008A34FA">
        <w:rPr>
          <w:rFonts w:ascii="Aptos Narrow" w:hAnsi="Aptos Narrow"/>
          <w:lang w:eastAsia="ja-JP"/>
        </w:rPr>
        <w:t>Bezugnehmend auf die Normen EN 50155 </w:t>
      </w:r>
    </w:p>
    <w:p w14:paraId="7B4FB292" w14:textId="77777777" w:rsidR="00243EDE" w:rsidRPr="008A34FA" w:rsidRDefault="00243EDE">
      <w:pPr>
        <w:numPr>
          <w:ilvl w:val="0"/>
          <w:numId w:val="75"/>
        </w:numPr>
        <w:rPr>
          <w:rFonts w:ascii="Aptos Narrow" w:hAnsi="Aptos Narrow"/>
          <w:lang w:val="en-GB" w:eastAsia="ja-JP"/>
        </w:rPr>
      </w:pPr>
      <w:r w:rsidRPr="008A34FA">
        <w:rPr>
          <w:rFonts w:ascii="Aptos Narrow" w:hAnsi="Aptos Narrow"/>
          <w:lang w:eastAsia="ja-JP"/>
        </w:rPr>
        <w:t>Unterstützung für Nomad Digital OBN</w:t>
      </w:r>
      <w:r w:rsidRPr="008A34FA">
        <w:rPr>
          <w:rFonts w:ascii="Aptos Narrow" w:hAnsi="Aptos Narrow"/>
          <w:lang w:val="en-GB" w:eastAsia="ja-JP"/>
        </w:rPr>
        <w:t> </w:t>
      </w:r>
    </w:p>
    <w:p w14:paraId="3B828CE4" w14:textId="77777777" w:rsidR="00243EDE" w:rsidRPr="008A34FA" w:rsidRDefault="00243EDE">
      <w:pPr>
        <w:numPr>
          <w:ilvl w:val="0"/>
          <w:numId w:val="76"/>
        </w:numPr>
        <w:rPr>
          <w:rFonts w:ascii="Aptos Narrow" w:hAnsi="Aptos Narrow"/>
          <w:lang w:eastAsia="ja-JP"/>
        </w:rPr>
      </w:pPr>
      <w:r w:rsidRPr="008A34FA">
        <w:rPr>
          <w:rFonts w:ascii="Aptos Narrow" w:hAnsi="Aptos Narrow"/>
          <w:lang w:eastAsia="ja-JP"/>
        </w:rPr>
        <w:t>Unterstützung für 1G/2.5G/5G/10G negotiation </w:t>
      </w:r>
    </w:p>
    <w:p w14:paraId="1A63D86D" w14:textId="77777777" w:rsidR="00243EDE" w:rsidRPr="008A34FA" w:rsidRDefault="00243EDE" w:rsidP="00243EDE">
      <w:pPr>
        <w:rPr>
          <w:rFonts w:ascii="Aptos Narrow" w:hAnsi="Aptos Narrow"/>
          <w:lang w:eastAsia="ja-JP"/>
        </w:rPr>
      </w:pPr>
      <w:r w:rsidRPr="008A34FA">
        <w:rPr>
          <w:rFonts w:ascii="Aptos Narrow" w:hAnsi="Aptos Narrow"/>
          <w:lang w:eastAsia="ja-JP"/>
        </w:rPr>
        <w:t xml:space="preserve">Die allgemeinen Datenblätter sowie die 2D- und 3D-Zeichnungen für den VDSRail 28-Port-Switch finden Sie auf folgendem ÖBB </w:t>
      </w:r>
      <w:hyperlink r:id="rId82" w:history="1">
        <w:r w:rsidRPr="008A34FA">
          <w:rPr>
            <w:rStyle w:val="Hyperlink"/>
            <w:rFonts w:ascii="Aptos Narrow" w:hAnsi="Aptos Narrow" w:cs="Cordia New"/>
            <w:lang w:eastAsia="ja-JP"/>
          </w:rPr>
          <w:t>SharePoint-Link</w:t>
        </w:r>
      </w:hyperlink>
      <w:r w:rsidRPr="008A34FA">
        <w:rPr>
          <w:rFonts w:ascii="Aptos Narrow" w:hAnsi="Aptos Narrow"/>
          <w:lang w:eastAsia="ja-JP"/>
        </w:rPr>
        <w:t>. </w:t>
      </w:r>
      <w:r w:rsidRPr="008A34FA">
        <w:rPr>
          <w:rFonts w:ascii="Aptos Narrow" w:hAnsi="Aptos Narrow"/>
          <w:lang w:eastAsia="ja-JP"/>
        </w:rPr>
        <w:br/>
      </w:r>
    </w:p>
    <w:p w14:paraId="0AA8687D" w14:textId="77777777" w:rsidR="00D523C0" w:rsidRPr="005D5EBA" w:rsidRDefault="00D523C0">
      <w:pPr>
        <w:rPr>
          <w:rFonts w:ascii="Aptos Narrow" w:hAnsi="Aptos Narrow"/>
          <w:caps/>
          <w:color w:val="243F60"/>
          <w:spacing w:val="15"/>
          <w:szCs w:val="22"/>
          <w:lang w:eastAsia="ja-JP" w:bidi="th-TH"/>
        </w:rPr>
      </w:pPr>
      <w:r w:rsidRPr="005D5EBA">
        <w:rPr>
          <w:rFonts w:ascii="Aptos Narrow" w:hAnsi="Aptos Narrow"/>
          <w:lang w:eastAsia="ja-JP"/>
        </w:rPr>
        <w:br w:type="page"/>
      </w:r>
    </w:p>
    <w:p w14:paraId="0372A006" w14:textId="3B60C668" w:rsidR="00243EDE" w:rsidRPr="008A34FA" w:rsidRDefault="000D0D56" w:rsidP="0013714E">
      <w:pPr>
        <w:pStyle w:val="Heading3"/>
        <w:rPr>
          <w:rFonts w:ascii="Aptos Narrow" w:hAnsi="Aptos Narrow"/>
          <w:lang w:val="en-GB" w:eastAsia="ja-JP"/>
        </w:rPr>
      </w:pPr>
      <w:bookmarkStart w:id="979" w:name="_Toc234949664"/>
      <w:r w:rsidRPr="008A34FA">
        <w:rPr>
          <w:rFonts w:ascii="Aptos Narrow" w:hAnsi="Aptos Narrow"/>
          <w:lang w:val="en-GB" w:eastAsia="ja-JP"/>
        </w:rPr>
        <w:lastRenderedPageBreak/>
        <w:t>Dachantenne: Sencity rail Multi Antenne 1399.99.0307</w:t>
      </w:r>
      <w:bookmarkEnd w:id="979"/>
      <w:r w:rsidRPr="008A34FA">
        <w:rPr>
          <w:rFonts w:ascii="Aptos Narrow" w:hAnsi="Aptos Narrow"/>
          <w:lang w:val="en-GB" w:eastAsia="ja-JP"/>
        </w:rPr>
        <w:t> </w:t>
      </w:r>
    </w:p>
    <w:p w14:paraId="5F71B229" w14:textId="77777777" w:rsidR="00243EDE" w:rsidRPr="008A34FA" w:rsidRDefault="00243EDE" w:rsidP="00243EDE">
      <w:pPr>
        <w:rPr>
          <w:rFonts w:ascii="Aptos Narrow" w:hAnsi="Aptos Narrow"/>
          <w:lang w:eastAsia="ja-JP"/>
        </w:rPr>
      </w:pPr>
      <w:r w:rsidRPr="008A34FA">
        <w:rPr>
          <w:rFonts w:ascii="Aptos Narrow" w:hAnsi="Aptos Narrow"/>
          <w:lang w:eastAsia="ja-JP"/>
        </w:rPr>
        <w:t>Im Lieferumfang von Stadler enthalten. </w:t>
      </w:r>
    </w:p>
    <w:p w14:paraId="27CCC0A3" w14:textId="77777777" w:rsidR="00243EDE" w:rsidRPr="008A34FA" w:rsidRDefault="00243EDE" w:rsidP="00243EDE">
      <w:pPr>
        <w:rPr>
          <w:rFonts w:ascii="Aptos Narrow" w:hAnsi="Aptos Narrow"/>
          <w:lang w:eastAsia="ja-JP"/>
        </w:rPr>
      </w:pPr>
      <w:r w:rsidRPr="008A34FA">
        <w:rPr>
          <w:rFonts w:ascii="Aptos Narrow" w:hAnsi="Aptos Narrow"/>
          <w:lang w:eastAsia="ja-JP"/>
        </w:rPr>
        <w:t>5-Port Eisenbahn-Dachantenne für Mobilfunkbänder und Dualband-GNSS. </w:t>
      </w:r>
    </w:p>
    <w:p w14:paraId="7506FCB6"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Technische Daten:</w:t>
      </w:r>
      <w:r w:rsidRPr="008A34FA">
        <w:rPr>
          <w:rFonts w:ascii="Aptos Narrow" w:hAnsi="Aptos Narrow"/>
          <w:lang w:val="en-GB" w:eastAsia="ja-JP"/>
        </w:rPr>
        <w:t> </w:t>
      </w:r>
    </w:p>
    <w:p w14:paraId="2819C79B" w14:textId="77777777" w:rsidR="00243EDE" w:rsidRPr="008A34FA" w:rsidRDefault="00243EDE">
      <w:pPr>
        <w:numPr>
          <w:ilvl w:val="0"/>
          <w:numId w:val="77"/>
        </w:numPr>
        <w:rPr>
          <w:rFonts w:ascii="Aptos Narrow" w:hAnsi="Aptos Narrow"/>
          <w:lang w:eastAsia="ja-JP"/>
        </w:rPr>
      </w:pPr>
      <w:r w:rsidRPr="008A34FA">
        <w:rPr>
          <w:rFonts w:ascii="Aptos Narrow" w:hAnsi="Aptos Narrow"/>
          <w:lang w:eastAsia="ja-JP"/>
        </w:rPr>
        <w:t>5-Port-Eisenbahn-Dachantenne mit echter Polarisationsdiversität für den MIMO-Betrieb in Mobilfunkbändern mit niedrigeren Frequenzen. </w:t>
      </w:r>
    </w:p>
    <w:p w14:paraId="000B57F5" w14:textId="77777777" w:rsidR="00243EDE" w:rsidRPr="008A34FA" w:rsidRDefault="00243EDE">
      <w:pPr>
        <w:numPr>
          <w:ilvl w:val="0"/>
          <w:numId w:val="78"/>
        </w:numPr>
        <w:rPr>
          <w:rFonts w:ascii="Aptos Narrow" w:hAnsi="Aptos Narrow"/>
          <w:lang w:eastAsia="ja-JP"/>
        </w:rPr>
      </w:pPr>
      <w:r w:rsidRPr="008A34FA">
        <w:rPr>
          <w:rFonts w:ascii="Aptos Narrow" w:hAnsi="Aptos Narrow"/>
          <w:lang w:eastAsia="ja-JP"/>
        </w:rPr>
        <w:t>4x4 MIMO+ Strahler für 2G/3G/4G/5G-Mobilfunkbänder zwischen 694-4200 MHz. 1x Horizontalstrahler und 3x Vertikalstrahler. </w:t>
      </w:r>
    </w:p>
    <w:p w14:paraId="4E3A12E4" w14:textId="77777777" w:rsidR="00243EDE" w:rsidRPr="008A34FA" w:rsidRDefault="00243EDE">
      <w:pPr>
        <w:numPr>
          <w:ilvl w:val="0"/>
          <w:numId w:val="79"/>
        </w:numPr>
        <w:rPr>
          <w:rFonts w:ascii="Aptos Narrow" w:hAnsi="Aptos Narrow"/>
          <w:lang w:eastAsia="ja-JP"/>
        </w:rPr>
      </w:pPr>
      <w:r w:rsidRPr="008A34FA">
        <w:rPr>
          <w:rFonts w:ascii="Aptos Narrow" w:hAnsi="Aptos Narrow"/>
          <w:lang w:eastAsia="ja-JP"/>
        </w:rPr>
        <w:t>MIMO: Die durchschnittliche kombinierte Bedingungszahl auf den unterstützten Mobilfunkbändern beträgt weniger als 10dB auf den primären Antennen, was sich auf die Isolierung zwischen Port 1 (vertikal) und Port 2 (horizontal) bezieht. </w:t>
      </w:r>
    </w:p>
    <w:p w14:paraId="24F39A36" w14:textId="77777777" w:rsidR="00243EDE" w:rsidRPr="008A34FA" w:rsidRDefault="00243EDE">
      <w:pPr>
        <w:numPr>
          <w:ilvl w:val="0"/>
          <w:numId w:val="80"/>
        </w:numPr>
        <w:rPr>
          <w:rFonts w:ascii="Aptos Narrow" w:hAnsi="Aptos Narrow"/>
          <w:lang w:eastAsia="ja-JP"/>
        </w:rPr>
      </w:pPr>
      <w:r w:rsidRPr="008A34FA">
        <w:rPr>
          <w:rFonts w:ascii="Aptos Narrow" w:hAnsi="Aptos Narrow"/>
          <w:lang w:eastAsia="ja-JP"/>
        </w:rPr>
        <w:t>Unterstützung für vertikal polarisierte RF-Bänder: Mobilfunk (617-960MHz), (1425-2700MHz), (3300-4200MHz). </w:t>
      </w:r>
    </w:p>
    <w:p w14:paraId="306FC184" w14:textId="77777777" w:rsidR="00243EDE" w:rsidRPr="008A34FA" w:rsidRDefault="00243EDE">
      <w:pPr>
        <w:numPr>
          <w:ilvl w:val="0"/>
          <w:numId w:val="81"/>
        </w:numPr>
        <w:rPr>
          <w:rFonts w:ascii="Aptos Narrow" w:hAnsi="Aptos Narrow"/>
          <w:lang w:eastAsia="ja-JP"/>
        </w:rPr>
      </w:pPr>
      <w:r w:rsidRPr="008A34FA">
        <w:rPr>
          <w:rFonts w:ascii="Aptos Narrow" w:hAnsi="Aptos Narrow"/>
          <w:lang w:eastAsia="ja-JP"/>
        </w:rPr>
        <w:t>Unterstützung für horizontal polarisierte RF-Bänder: Mobilfunk (694-960MHz), (1515-2700MHz), (3300-4200MHz). </w:t>
      </w:r>
    </w:p>
    <w:p w14:paraId="4A5FABC3" w14:textId="77777777" w:rsidR="00243EDE" w:rsidRPr="008A34FA" w:rsidRDefault="00243EDE">
      <w:pPr>
        <w:numPr>
          <w:ilvl w:val="0"/>
          <w:numId w:val="82"/>
        </w:numPr>
        <w:rPr>
          <w:rFonts w:ascii="Aptos Narrow" w:hAnsi="Aptos Narrow"/>
          <w:lang w:eastAsia="ja-JP"/>
        </w:rPr>
      </w:pPr>
      <w:r w:rsidRPr="008A34FA">
        <w:rPr>
          <w:rFonts w:ascii="Aptos Narrow" w:hAnsi="Aptos Narrow"/>
          <w:lang w:eastAsia="ja-JP"/>
        </w:rPr>
        <w:t>Eingebettetes aktives Dual-Band GNSS-Element mit integriertem 38 dBiC LNA (maximale Verstärkung bei 90° Elevation). </w:t>
      </w:r>
    </w:p>
    <w:p w14:paraId="534D2444" w14:textId="77777777" w:rsidR="00243EDE" w:rsidRPr="008A34FA" w:rsidRDefault="00243EDE">
      <w:pPr>
        <w:numPr>
          <w:ilvl w:val="0"/>
          <w:numId w:val="83"/>
        </w:numPr>
        <w:rPr>
          <w:rFonts w:ascii="Aptos Narrow" w:hAnsi="Aptos Narrow"/>
          <w:lang w:val="en-GB" w:eastAsia="ja-JP"/>
        </w:rPr>
      </w:pPr>
      <w:r w:rsidRPr="008A34FA">
        <w:rPr>
          <w:rFonts w:ascii="Aptos Narrow" w:hAnsi="Aptos Narrow"/>
          <w:lang w:eastAsia="ja-JP"/>
        </w:rPr>
        <w:t>LNA- Leistungsaufnahme: 3 - 5.5VDC / 45mA.</w:t>
      </w:r>
      <w:r w:rsidRPr="008A34FA">
        <w:rPr>
          <w:rFonts w:ascii="Aptos Narrow" w:hAnsi="Aptos Narrow"/>
          <w:lang w:val="en-GB" w:eastAsia="ja-JP"/>
        </w:rPr>
        <w:t> </w:t>
      </w:r>
    </w:p>
    <w:p w14:paraId="51752908" w14:textId="77777777" w:rsidR="00243EDE" w:rsidRPr="008A34FA" w:rsidRDefault="00243EDE">
      <w:pPr>
        <w:numPr>
          <w:ilvl w:val="0"/>
          <w:numId w:val="84"/>
        </w:numPr>
        <w:rPr>
          <w:rFonts w:ascii="Aptos Narrow" w:hAnsi="Aptos Narrow"/>
          <w:lang w:eastAsia="ja-JP"/>
        </w:rPr>
      </w:pPr>
      <w:r w:rsidRPr="008A34FA">
        <w:rPr>
          <w:rFonts w:ascii="Aptos Narrow" w:hAnsi="Aptos Narrow"/>
          <w:lang w:eastAsia="ja-JP"/>
        </w:rPr>
        <w:t>GNSS-Band-Unterstützung: GNSS1 (1164-1279MHz), GNSS2 (1555-1610MHz). </w:t>
      </w:r>
    </w:p>
    <w:p w14:paraId="16B3FA11" w14:textId="77777777" w:rsidR="00243EDE" w:rsidRPr="008A34FA" w:rsidRDefault="00243EDE">
      <w:pPr>
        <w:numPr>
          <w:ilvl w:val="0"/>
          <w:numId w:val="85"/>
        </w:numPr>
        <w:rPr>
          <w:rFonts w:ascii="Aptos Narrow" w:hAnsi="Aptos Narrow"/>
          <w:lang w:val="en-GB" w:eastAsia="ja-JP"/>
        </w:rPr>
      </w:pPr>
      <w:r w:rsidRPr="008A34FA">
        <w:rPr>
          <w:rFonts w:ascii="Aptos Narrow" w:hAnsi="Aptos Narrow"/>
          <w:lang w:eastAsia="ja-JP"/>
        </w:rPr>
        <w:t>Radome Farbe: Dunkelgrau (RAL7043).</w:t>
      </w:r>
      <w:r w:rsidRPr="008A34FA">
        <w:rPr>
          <w:rFonts w:ascii="Aptos Narrow" w:hAnsi="Aptos Narrow"/>
          <w:lang w:val="en-GB" w:eastAsia="ja-JP"/>
        </w:rPr>
        <w:t> </w:t>
      </w:r>
    </w:p>
    <w:p w14:paraId="118D0FB5" w14:textId="77777777" w:rsidR="00243EDE" w:rsidRPr="008A34FA" w:rsidRDefault="00243EDE">
      <w:pPr>
        <w:numPr>
          <w:ilvl w:val="0"/>
          <w:numId w:val="86"/>
        </w:numPr>
        <w:rPr>
          <w:rFonts w:ascii="Aptos Narrow" w:hAnsi="Aptos Narrow"/>
          <w:lang w:eastAsia="ja-JP"/>
        </w:rPr>
      </w:pPr>
      <w:r w:rsidRPr="008A34FA">
        <w:rPr>
          <w:rFonts w:ascii="Aptos Narrow" w:hAnsi="Aptos Narrow"/>
          <w:lang w:eastAsia="ja-JP"/>
        </w:rPr>
        <w:t>Feuerhemmend gemäß EN 45545-2:2013 + A1:2015, NFPA-130:2017. </w:t>
      </w:r>
    </w:p>
    <w:p w14:paraId="6BA048B3" w14:textId="77777777" w:rsidR="00243EDE" w:rsidRPr="008A34FA" w:rsidRDefault="00243EDE">
      <w:pPr>
        <w:numPr>
          <w:ilvl w:val="0"/>
          <w:numId w:val="87"/>
        </w:numPr>
        <w:rPr>
          <w:rFonts w:ascii="Aptos Narrow" w:hAnsi="Aptos Narrow"/>
          <w:lang w:eastAsia="ja-JP"/>
        </w:rPr>
      </w:pPr>
      <w:r w:rsidRPr="008A34FA">
        <w:rPr>
          <w:rFonts w:ascii="Aptos Narrow" w:hAnsi="Aptos Narrow"/>
          <w:lang w:eastAsia="ja-JP"/>
        </w:rPr>
        <w:t>Abmessungen: 90 x 489 x 392mm (H x B x T). </w:t>
      </w:r>
    </w:p>
    <w:p w14:paraId="7F11F2D6" w14:textId="77777777" w:rsidR="00243EDE" w:rsidRPr="008A34FA" w:rsidRDefault="00243EDE">
      <w:pPr>
        <w:numPr>
          <w:ilvl w:val="0"/>
          <w:numId w:val="88"/>
        </w:numPr>
        <w:rPr>
          <w:rFonts w:ascii="Aptos Narrow" w:hAnsi="Aptos Narrow"/>
          <w:lang w:val="en-GB" w:eastAsia="ja-JP"/>
        </w:rPr>
      </w:pPr>
      <w:r w:rsidRPr="008A34FA">
        <w:rPr>
          <w:rFonts w:ascii="Aptos Narrow" w:hAnsi="Aptos Narrow"/>
          <w:lang w:eastAsia="ja-JP"/>
        </w:rPr>
        <w:t>Gewicht: 8,15 kg.</w:t>
      </w:r>
      <w:r w:rsidRPr="008A34FA">
        <w:rPr>
          <w:rFonts w:ascii="Aptos Narrow" w:hAnsi="Aptos Narrow"/>
          <w:lang w:val="en-GB" w:eastAsia="ja-JP"/>
        </w:rPr>
        <w:t> </w:t>
      </w:r>
    </w:p>
    <w:p w14:paraId="6E9DE6AA" w14:textId="77777777" w:rsidR="00243EDE" w:rsidRPr="008A34FA" w:rsidRDefault="00243EDE" w:rsidP="00243EDE">
      <w:pPr>
        <w:rPr>
          <w:rFonts w:ascii="Aptos Narrow" w:hAnsi="Aptos Narrow"/>
          <w:lang w:eastAsia="ja-JP"/>
        </w:rPr>
      </w:pPr>
      <w:r w:rsidRPr="008A34FA">
        <w:rPr>
          <w:rFonts w:ascii="Aptos Narrow" w:hAnsi="Aptos Narrow"/>
          <w:b/>
          <w:bCs/>
          <w:lang w:eastAsia="ja-JP"/>
        </w:rPr>
        <w:t>Bemerkung:</w:t>
      </w:r>
      <w:r w:rsidRPr="008A34FA">
        <w:rPr>
          <w:rFonts w:ascii="Aptos Narrow" w:hAnsi="Aptos Narrow"/>
          <w:lang w:eastAsia="ja-JP"/>
        </w:rPr>
        <w:t xml:space="preserve"> Die VSWR- und Verstärkungswerte basieren auf einer Referenzgrundfläche von 1000x500mm. Die Toleranz der VSWR- und Isolationswerte beträgt 0,5 dB. Die Mobilfunkbänder von 4900 - 7125 MHz werden von den vertikal polarisierten Ports unterstützt (keine Anforderungen an die Grundplatte). Zusammenfassend kann man sagen, dass Nomad empfiehlt, so viel Massefläche wie vernünftigerweise möglich zu verwenden. </w:t>
      </w:r>
    </w:p>
    <w:p w14:paraId="3AA6E964" w14:textId="77777777" w:rsidR="00243EDE" w:rsidRPr="008A34FA" w:rsidRDefault="00243EDE" w:rsidP="00243EDE">
      <w:pPr>
        <w:rPr>
          <w:rFonts w:ascii="Aptos Narrow" w:hAnsi="Aptos Narrow"/>
          <w:lang w:eastAsia="ja-JP"/>
        </w:rPr>
      </w:pPr>
      <w:r w:rsidRPr="008A34FA">
        <w:rPr>
          <w:rFonts w:ascii="Aptos Narrow" w:hAnsi="Aptos Narrow"/>
          <w:lang w:eastAsia="ja-JP"/>
        </w:rPr>
        <w:t> </w:t>
      </w:r>
    </w:p>
    <w:p w14:paraId="30546EE1"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07192EB6" wp14:editId="742D36E6">
            <wp:extent cx="4610100" cy="3321050"/>
            <wp:effectExtent l="0" t="0" r="0" b="0"/>
            <wp:docPr id="1836738145" name="Picture 70" descr="Diagram, engineering draw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Diagram, engineering drawing  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10100" cy="3321050"/>
                    </a:xfrm>
                    <a:prstGeom prst="rect">
                      <a:avLst/>
                    </a:prstGeom>
                    <a:noFill/>
                    <a:ln>
                      <a:noFill/>
                    </a:ln>
                  </pic:spPr>
                </pic:pic>
              </a:graphicData>
            </a:graphic>
          </wp:inline>
        </w:drawing>
      </w:r>
      <w:r w:rsidRPr="008A34FA">
        <w:rPr>
          <w:rFonts w:ascii="Aptos Narrow" w:hAnsi="Aptos Narrow"/>
          <w:lang w:val="en-GB" w:eastAsia="ja-JP"/>
        </w:rPr>
        <w:t> </w:t>
      </w:r>
    </w:p>
    <w:p w14:paraId="6BED0C5D" w14:textId="77777777" w:rsidR="00D523C0" w:rsidRDefault="00D523C0">
      <w:pPr>
        <w:rPr>
          <w:rFonts w:ascii="Aptos Narrow" w:hAnsi="Aptos Narrow"/>
          <w:caps/>
          <w:color w:val="243F60"/>
          <w:spacing w:val="15"/>
          <w:szCs w:val="22"/>
          <w:lang w:val="en-GB" w:eastAsia="ja-JP" w:bidi="th-TH"/>
        </w:rPr>
      </w:pPr>
      <w:r>
        <w:rPr>
          <w:rFonts w:ascii="Aptos Narrow" w:hAnsi="Aptos Narrow"/>
          <w:lang w:val="en-GB" w:eastAsia="ja-JP"/>
        </w:rPr>
        <w:br w:type="page"/>
      </w:r>
    </w:p>
    <w:p w14:paraId="322E8781" w14:textId="11EA7DE9" w:rsidR="00243EDE" w:rsidRPr="008A34FA" w:rsidRDefault="00243EDE" w:rsidP="00243EDE">
      <w:pPr>
        <w:pStyle w:val="Heading3"/>
        <w:rPr>
          <w:rFonts w:ascii="Aptos Narrow" w:hAnsi="Aptos Narrow"/>
          <w:lang w:val="en-GB" w:eastAsia="ja-JP"/>
        </w:rPr>
      </w:pPr>
      <w:bookmarkStart w:id="980" w:name="_Toc234949665"/>
      <w:r w:rsidRPr="008A34FA">
        <w:rPr>
          <w:rFonts w:ascii="Aptos Narrow" w:hAnsi="Aptos Narrow"/>
          <w:lang w:val="en-GB" w:eastAsia="ja-JP"/>
        </w:rPr>
        <w:lastRenderedPageBreak/>
        <w:t>Indoor Wifi Antenna (Huber and Suhner 1399.35.0020)</w:t>
      </w:r>
      <w:bookmarkEnd w:id="980"/>
      <w:r w:rsidRPr="008A34FA">
        <w:rPr>
          <w:rFonts w:ascii="Aptos Narrow" w:hAnsi="Aptos Narrow"/>
          <w:lang w:val="en-GB" w:eastAsia="ja-JP"/>
        </w:rPr>
        <w:t> </w:t>
      </w:r>
    </w:p>
    <w:p w14:paraId="3E112A91" w14:textId="77777777" w:rsidR="00243EDE" w:rsidRPr="008A34FA" w:rsidRDefault="00243EDE" w:rsidP="00243EDE">
      <w:pPr>
        <w:rPr>
          <w:rFonts w:ascii="Aptos Narrow" w:hAnsi="Aptos Narrow"/>
          <w:lang w:eastAsia="ja-JP"/>
        </w:rPr>
      </w:pPr>
      <w:r w:rsidRPr="008A34FA">
        <w:rPr>
          <w:rFonts w:ascii="Aptos Narrow" w:hAnsi="Aptos Narrow"/>
          <w:lang w:eastAsia="ja-JP"/>
        </w:rPr>
        <w:t>Im Lieferumfang von Stadler enthalten. </w:t>
      </w:r>
    </w:p>
    <w:p w14:paraId="339ADA30"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Kompakte omnidirektionale MIMO-Innenantenne für WiFi-Anwendungen. Unterstützt 6x6 WiFi MIMO in allen Wi-Fi 6E Bändern. Unterstützt die 2,4 GHz, 5 GHz und WiFi6 Bänder.</w:t>
      </w:r>
      <w:r w:rsidRPr="008A34FA">
        <w:rPr>
          <w:rFonts w:ascii="Aptos Narrow" w:hAnsi="Aptos Narrow"/>
          <w:lang w:val="en-GB" w:eastAsia="ja-JP"/>
        </w:rPr>
        <w:t> </w:t>
      </w:r>
    </w:p>
    <w:p w14:paraId="56B13149" w14:textId="77777777" w:rsidR="00243EDE" w:rsidRPr="008A34FA" w:rsidRDefault="00243EDE" w:rsidP="00243EDE">
      <w:pPr>
        <w:rPr>
          <w:rFonts w:ascii="Aptos Narrow" w:hAnsi="Aptos Narrow"/>
          <w:lang w:val="en-GB" w:eastAsia="ja-JP"/>
        </w:rPr>
      </w:pPr>
      <w:r w:rsidRPr="008A34FA">
        <w:rPr>
          <w:rFonts w:ascii="Aptos Narrow" w:hAnsi="Aptos Narrow"/>
          <w:lang w:eastAsia="ja-JP"/>
        </w:rPr>
        <w:t>Technische Daten:</w:t>
      </w:r>
      <w:r w:rsidRPr="008A34FA">
        <w:rPr>
          <w:rFonts w:ascii="Aptos Narrow" w:hAnsi="Aptos Narrow"/>
          <w:lang w:val="en-GB" w:eastAsia="ja-JP"/>
        </w:rPr>
        <w:t> </w:t>
      </w:r>
    </w:p>
    <w:p w14:paraId="66BCB328" w14:textId="77777777" w:rsidR="00243EDE" w:rsidRPr="008A34FA" w:rsidRDefault="00243EDE">
      <w:pPr>
        <w:numPr>
          <w:ilvl w:val="0"/>
          <w:numId w:val="89"/>
        </w:numPr>
        <w:rPr>
          <w:rFonts w:ascii="Aptos Narrow" w:hAnsi="Aptos Narrow"/>
          <w:lang w:eastAsia="ja-JP"/>
        </w:rPr>
      </w:pPr>
      <w:r w:rsidRPr="008A34FA">
        <w:rPr>
          <w:rFonts w:ascii="Aptos Narrow" w:hAnsi="Aptos Narrow"/>
          <w:lang w:eastAsia="ja-JP"/>
        </w:rPr>
        <w:t>Flachprofil-Wi-Fi-Band-MIMO-Antenne mit sechs Anschlüssen, QMA-Klinkenstecker </w:t>
      </w:r>
    </w:p>
    <w:p w14:paraId="7031E61C" w14:textId="77777777" w:rsidR="00243EDE" w:rsidRPr="008A34FA" w:rsidRDefault="00243EDE">
      <w:pPr>
        <w:numPr>
          <w:ilvl w:val="0"/>
          <w:numId w:val="90"/>
        </w:numPr>
        <w:rPr>
          <w:rFonts w:ascii="Aptos Narrow" w:hAnsi="Aptos Narrow"/>
          <w:lang w:eastAsia="ja-JP"/>
        </w:rPr>
      </w:pPr>
      <w:r w:rsidRPr="008A34FA">
        <w:rPr>
          <w:rFonts w:ascii="Aptos Narrow" w:hAnsi="Aptos Narrow"/>
          <w:lang w:eastAsia="ja-JP"/>
        </w:rPr>
        <w:t>RF Band Unterstützung: WiFi4 (2,400 - 2,690 GHz) , WiFi5 (5,150 - 5,935 GHz) , WiFi6 (5,935 - 7,125 GHz) </w:t>
      </w:r>
    </w:p>
    <w:p w14:paraId="4555C58B" w14:textId="77777777" w:rsidR="00243EDE" w:rsidRPr="008A34FA" w:rsidRDefault="00243EDE">
      <w:pPr>
        <w:numPr>
          <w:ilvl w:val="0"/>
          <w:numId w:val="91"/>
        </w:numPr>
        <w:rPr>
          <w:rFonts w:ascii="Aptos Narrow" w:hAnsi="Aptos Narrow"/>
          <w:lang w:val="en-GB" w:eastAsia="ja-JP"/>
        </w:rPr>
      </w:pPr>
      <w:r w:rsidRPr="008A34FA">
        <w:rPr>
          <w:rFonts w:ascii="Aptos Narrow" w:hAnsi="Aptos Narrow"/>
          <w:lang w:eastAsia="ja-JP"/>
        </w:rPr>
        <w:t>Polarisation: Nur vertikal</w:t>
      </w:r>
      <w:r w:rsidRPr="008A34FA">
        <w:rPr>
          <w:rFonts w:ascii="Aptos Narrow" w:hAnsi="Aptos Narrow"/>
          <w:lang w:val="en-GB" w:eastAsia="ja-JP"/>
        </w:rPr>
        <w:t> </w:t>
      </w:r>
    </w:p>
    <w:p w14:paraId="06884BA1" w14:textId="77777777" w:rsidR="00243EDE" w:rsidRPr="008A34FA" w:rsidRDefault="00243EDE">
      <w:pPr>
        <w:numPr>
          <w:ilvl w:val="0"/>
          <w:numId w:val="92"/>
        </w:numPr>
        <w:rPr>
          <w:rFonts w:ascii="Aptos Narrow" w:hAnsi="Aptos Narrow"/>
          <w:lang w:val="en-GB" w:eastAsia="ja-JP"/>
        </w:rPr>
      </w:pPr>
      <w:r w:rsidRPr="008A34FA">
        <w:rPr>
          <w:rFonts w:ascii="Aptos Narrow" w:hAnsi="Aptos Narrow"/>
          <w:lang w:eastAsia="ja-JP"/>
        </w:rPr>
        <w:t>Radome Farbe: Grau (RAL7044)</w:t>
      </w:r>
      <w:r w:rsidRPr="008A34FA">
        <w:rPr>
          <w:rFonts w:ascii="Aptos Narrow" w:hAnsi="Aptos Narrow"/>
          <w:lang w:val="en-GB" w:eastAsia="ja-JP"/>
        </w:rPr>
        <w:t> </w:t>
      </w:r>
    </w:p>
    <w:p w14:paraId="35CA02B5" w14:textId="77777777" w:rsidR="00243EDE" w:rsidRPr="008A34FA" w:rsidRDefault="00243EDE">
      <w:pPr>
        <w:numPr>
          <w:ilvl w:val="0"/>
          <w:numId w:val="93"/>
        </w:numPr>
        <w:rPr>
          <w:rFonts w:ascii="Aptos Narrow" w:hAnsi="Aptos Narrow"/>
          <w:lang w:eastAsia="ja-JP"/>
        </w:rPr>
      </w:pPr>
      <w:r w:rsidRPr="008A34FA">
        <w:rPr>
          <w:rFonts w:ascii="Aptos Narrow" w:hAnsi="Aptos Narrow"/>
          <w:lang w:eastAsia="ja-JP"/>
        </w:rPr>
        <w:t>Feuerhemmend nach DIN 5510-2, BS 6853, EN 45545-2, NFPA130 </w:t>
      </w:r>
    </w:p>
    <w:p w14:paraId="21D69B78" w14:textId="77777777" w:rsidR="00243EDE" w:rsidRPr="008A34FA" w:rsidRDefault="00243EDE">
      <w:pPr>
        <w:numPr>
          <w:ilvl w:val="0"/>
          <w:numId w:val="94"/>
        </w:numPr>
        <w:rPr>
          <w:rFonts w:ascii="Aptos Narrow" w:hAnsi="Aptos Narrow"/>
          <w:lang w:eastAsia="ja-JP"/>
        </w:rPr>
      </w:pPr>
      <w:r w:rsidRPr="008A34FA">
        <w:rPr>
          <w:rFonts w:ascii="Aptos Narrow" w:hAnsi="Aptos Narrow"/>
          <w:lang w:eastAsia="ja-JP"/>
        </w:rPr>
        <w:t>Abmessungen: 31 x 91,8 x 281,8mm (H x B x T) </w:t>
      </w:r>
    </w:p>
    <w:p w14:paraId="41170989" w14:textId="77777777" w:rsidR="00243EDE" w:rsidRPr="008A34FA" w:rsidRDefault="00243EDE">
      <w:pPr>
        <w:numPr>
          <w:ilvl w:val="0"/>
          <w:numId w:val="95"/>
        </w:numPr>
        <w:rPr>
          <w:rFonts w:ascii="Aptos Narrow" w:hAnsi="Aptos Narrow"/>
          <w:lang w:val="en-GB" w:eastAsia="ja-JP"/>
        </w:rPr>
      </w:pPr>
      <w:r w:rsidRPr="008A34FA">
        <w:rPr>
          <w:rFonts w:ascii="Aptos Narrow" w:hAnsi="Aptos Narrow"/>
          <w:lang w:eastAsia="ja-JP"/>
        </w:rPr>
        <w:t>Gewicht: 0,32 kg</w:t>
      </w:r>
      <w:r w:rsidRPr="008A34FA">
        <w:rPr>
          <w:rFonts w:ascii="Aptos Narrow" w:hAnsi="Aptos Narrow"/>
          <w:lang w:val="en-GB" w:eastAsia="ja-JP"/>
        </w:rPr>
        <w:t> </w:t>
      </w:r>
    </w:p>
    <w:p w14:paraId="2BD5966D"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3BF89C47" w14:textId="77777777" w:rsidR="00243ED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4B9030F9" w14:textId="77777777" w:rsidR="00243EDE" w:rsidRPr="008A34FA" w:rsidRDefault="00243EDE" w:rsidP="00243EDE">
      <w:pPr>
        <w:rPr>
          <w:rFonts w:ascii="Aptos Narrow" w:hAnsi="Aptos Narrow"/>
          <w:lang w:val="en-GB" w:eastAsia="ja-JP"/>
        </w:rPr>
      </w:pPr>
      <w:r w:rsidRPr="008A34FA">
        <w:rPr>
          <w:rFonts w:ascii="Aptos Narrow" w:hAnsi="Aptos Narrow"/>
          <w:noProof/>
          <w:lang w:val="en-GB" w:eastAsia="ja-JP"/>
        </w:rPr>
        <w:lastRenderedPageBreak/>
        <w:drawing>
          <wp:inline distT="0" distB="0" distL="0" distR="0" wp14:anchorId="6C21A626" wp14:editId="4703E98D">
            <wp:extent cx="5940425" cy="4119245"/>
            <wp:effectExtent l="0" t="0" r="3175" b="0"/>
            <wp:docPr id="948932176" name="Picture 69"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Diagram  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0425" cy="4119245"/>
                    </a:xfrm>
                    <a:prstGeom prst="rect">
                      <a:avLst/>
                    </a:prstGeom>
                    <a:noFill/>
                    <a:ln>
                      <a:noFill/>
                    </a:ln>
                  </pic:spPr>
                </pic:pic>
              </a:graphicData>
            </a:graphic>
          </wp:inline>
        </w:drawing>
      </w:r>
      <w:r w:rsidRPr="008A34FA">
        <w:rPr>
          <w:rFonts w:ascii="Aptos Narrow" w:hAnsi="Aptos Narrow"/>
          <w:noProof/>
          <w:lang w:val="en-GB" w:eastAsia="ja-JP"/>
        </w:rPr>
        <w:drawing>
          <wp:inline distT="0" distB="0" distL="0" distR="0" wp14:anchorId="61EFFC2F" wp14:editId="20DC6C48">
            <wp:extent cx="4813300" cy="393700"/>
            <wp:effectExtent l="0" t="0" r="6350" b="6350"/>
            <wp:docPr id="1712159649" name="Picture 68" descr="Text Box 1288172846,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Text Box 1288172846, Textbox"/>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813300" cy="393700"/>
                    </a:xfrm>
                    <a:prstGeom prst="rect">
                      <a:avLst/>
                    </a:prstGeom>
                    <a:noFill/>
                    <a:ln>
                      <a:noFill/>
                    </a:ln>
                  </pic:spPr>
                </pic:pic>
              </a:graphicData>
            </a:graphic>
          </wp:inline>
        </w:drawing>
      </w:r>
      <w:r w:rsidRPr="008A34FA">
        <w:rPr>
          <w:rFonts w:ascii="Aptos Narrow" w:hAnsi="Aptos Narrow"/>
          <w:lang w:val="en-GB" w:eastAsia="ja-JP"/>
        </w:rPr>
        <w:t> </w:t>
      </w:r>
    </w:p>
    <w:p w14:paraId="75B3B0D9" w14:textId="77777777" w:rsidR="0013714E" w:rsidRPr="008A34FA" w:rsidRDefault="00243EDE" w:rsidP="00243EDE">
      <w:pPr>
        <w:rPr>
          <w:rFonts w:ascii="Aptos Narrow" w:hAnsi="Aptos Narrow"/>
          <w:lang w:val="en-GB" w:eastAsia="ja-JP"/>
        </w:rPr>
      </w:pPr>
      <w:r w:rsidRPr="008A34FA">
        <w:rPr>
          <w:rFonts w:ascii="Aptos Narrow" w:hAnsi="Aptos Narrow"/>
          <w:lang w:val="en-GB" w:eastAsia="ja-JP"/>
        </w:rPr>
        <w:t> </w:t>
      </w:r>
    </w:p>
    <w:p w14:paraId="1C414FB6" w14:textId="2EB95297" w:rsidR="00243EDE" w:rsidRPr="008A34FA" w:rsidRDefault="0013714E" w:rsidP="00243EDE">
      <w:pPr>
        <w:rPr>
          <w:rFonts w:ascii="Aptos Narrow" w:hAnsi="Aptos Narrow"/>
          <w:lang w:val="en-GB" w:eastAsia="ja-JP"/>
        </w:rPr>
      </w:pPr>
      <w:r w:rsidRPr="008A34FA">
        <w:rPr>
          <w:rFonts w:ascii="Aptos Narrow" w:hAnsi="Aptos Narrow"/>
          <w:lang w:val="en-GB" w:eastAsia="ja-JP"/>
        </w:rPr>
        <w:br w:type="page"/>
      </w:r>
    </w:p>
    <w:p w14:paraId="109BCBFE" w14:textId="77777777" w:rsidR="00243EDE" w:rsidRPr="008A34FA" w:rsidRDefault="00243EDE" w:rsidP="00243EDE">
      <w:pPr>
        <w:pStyle w:val="Heading1"/>
        <w:rPr>
          <w:rFonts w:ascii="Aptos Narrow" w:hAnsi="Aptos Narrow"/>
          <w:lang w:val="en-GB" w:eastAsia="ja-JP"/>
        </w:rPr>
      </w:pPr>
      <w:bookmarkStart w:id="981" w:name="_Toc234949666"/>
      <w:r w:rsidRPr="008A34FA">
        <w:rPr>
          <w:rFonts w:ascii="Aptos Narrow" w:hAnsi="Aptos Narrow"/>
          <w:lang w:eastAsia="ja-JP"/>
        </w:rPr>
        <w:lastRenderedPageBreak/>
        <w:t>Glossar</w:t>
      </w:r>
      <w:bookmarkEnd w:id="981"/>
    </w:p>
    <w:p w14:paraId="43ED7EB4" w14:textId="77777777" w:rsidR="00243EDE" w:rsidRPr="008A34FA" w:rsidRDefault="00243EDE" w:rsidP="00243EDE">
      <w:pPr>
        <w:rPr>
          <w:rFonts w:ascii="Aptos Narrow" w:hAnsi="Aptos Narrow"/>
          <w:b/>
          <w:bCs/>
          <w:lang w:val="en-GB" w:eastAsia="ja-JP"/>
        </w:rPr>
      </w:pPr>
      <w:r w:rsidRPr="008A34FA">
        <w:rPr>
          <w:rFonts w:ascii="Aptos Narrow" w:hAnsi="Aptos Narrow"/>
          <w:b/>
          <w:bCs/>
          <w:lang w:val="en-GB" w:eastAsia="ja-JP"/>
        </w:rPr>
        <w:t> </w:t>
      </w:r>
    </w:p>
    <w:tbl>
      <w:tblPr>
        <w:tblW w:w="0" w:type="dxa"/>
        <w:tblBorders>
          <w:top w:val="outset" w:sz="6" w:space="0" w:color="auto"/>
          <w:left w:val="outset" w:sz="6" w:space="0" w:color="auto"/>
          <w:bottom w:val="outset" w:sz="6" w:space="0" w:color="auto"/>
          <w:right w:val="outset" w:sz="6" w:space="0" w:color="auto"/>
        </w:tblBorders>
        <w:tblCellMar>
          <w:left w:w="57" w:type="dxa"/>
          <w:right w:w="57" w:type="dxa"/>
        </w:tblCellMar>
        <w:tblLook w:val="04A0" w:firstRow="1" w:lastRow="0" w:firstColumn="1" w:lastColumn="0" w:noHBand="0" w:noVBand="1"/>
      </w:tblPr>
      <w:tblGrid>
        <w:gridCol w:w="2685"/>
        <w:gridCol w:w="6645"/>
      </w:tblGrid>
      <w:tr w:rsidR="00243EDE" w:rsidRPr="008A34FA" w14:paraId="4A1DDE67"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9229869" w14:textId="77777777" w:rsidR="00243EDE" w:rsidRPr="008A34FA" w:rsidRDefault="00243EDE" w:rsidP="00243EDE">
            <w:pPr>
              <w:rPr>
                <w:rFonts w:ascii="Aptos Narrow" w:hAnsi="Aptos Narrow"/>
                <w:b/>
                <w:bCs/>
                <w:lang w:val="en-GB" w:eastAsia="ja-JP"/>
              </w:rPr>
            </w:pPr>
            <w:r w:rsidRPr="008A34FA">
              <w:rPr>
                <w:rFonts w:ascii="Aptos Narrow" w:hAnsi="Aptos Narrow"/>
                <w:b/>
                <w:bCs/>
                <w:lang w:eastAsia="ja-JP"/>
              </w:rPr>
              <w:t>Akronym</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F3D9F88" w14:textId="77777777" w:rsidR="00243EDE" w:rsidRPr="008A34FA" w:rsidRDefault="008920F3" w:rsidP="00243EDE">
            <w:pPr>
              <w:rPr>
                <w:rFonts w:ascii="Aptos Narrow" w:hAnsi="Aptos Narrow"/>
                <w:b/>
                <w:bCs/>
                <w:lang w:val="en-GB" w:eastAsia="ja-JP"/>
              </w:rPr>
            </w:pPr>
            <w:r w:rsidRPr="008A34FA">
              <w:rPr>
                <w:rFonts w:ascii="Aptos Narrow" w:hAnsi="Aptos Narrow"/>
                <w:b/>
                <w:bCs/>
                <w:lang w:eastAsia="ja-JP"/>
              </w:rPr>
              <w:t>Beschreibung</w:t>
            </w:r>
            <w:r w:rsidRPr="008A34FA">
              <w:rPr>
                <w:rFonts w:ascii="Aptos Narrow" w:hAnsi="Aptos Narrow"/>
                <w:b/>
                <w:bCs/>
                <w:lang w:val="en-GB" w:eastAsia="ja-JP"/>
              </w:rPr>
              <w:t> </w:t>
            </w:r>
          </w:p>
        </w:tc>
      </w:tr>
      <w:tr w:rsidR="00243EDE" w:rsidRPr="008A34FA" w14:paraId="3FA044A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6E9DF8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AP</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530E3D0" w14:textId="77777777" w:rsidR="00243EDE" w:rsidRPr="008A34FA" w:rsidRDefault="00243EDE" w:rsidP="00243EDE">
            <w:pPr>
              <w:rPr>
                <w:rFonts w:ascii="Aptos Narrow" w:hAnsi="Aptos Narrow"/>
                <w:b/>
                <w:bCs/>
                <w:lang w:eastAsia="ja-JP"/>
              </w:rPr>
            </w:pPr>
            <w:r w:rsidRPr="008A34FA">
              <w:rPr>
                <w:rFonts w:ascii="Aptos Narrow" w:hAnsi="Aptos Narrow"/>
                <w:lang w:eastAsia="ja-JP"/>
              </w:rPr>
              <w:t>Access Point. Die Hardware, mit der sich der Kunde verbindet und die die Daten an die CCU überträgt.</w:t>
            </w:r>
            <w:r w:rsidRPr="008A34FA">
              <w:rPr>
                <w:rFonts w:ascii="Aptos Narrow" w:hAnsi="Aptos Narrow"/>
                <w:b/>
                <w:bCs/>
                <w:lang w:eastAsia="ja-JP"/>
              </w:rPr>
              <w:t> </w:t>
            </w:r>
          </w:p>
        </w:tc>
      </w:tr>
      <w:tr w:rsidR="00243EDE" w:rsidRPr="008A34FA" w14:paraId="3C9C0AC2"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0276AD50"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CCU</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DE38618" w14:textId="77777777" w:rsidR="00243EDE" w:rsidRPr="008A34FA" w:rsidRDefault="00243EDE" w:rsidP="00243EDE">
            <w:pPr>
              <w:rPr>
                <w:rFonts w:ascii="Aptos Narrow" w:hAnsi="Aptos Narrow"/>
                <w:b/>
                <w:bCs/>
                <w:lang w:eastAsia="ja-JP"/>
              </w:rPr>
            </w:pPr>
            <w:r w:rsidRPr="008A34FA">
              <w:rPr>
                <w:rFonts w:ascii="Aptos Narrow" w:hAnsi="Aptos Narrow"/>
                <w:lang w:eastAsia="ja-JP"/>
              </w:rPr>
              <w:t>Communications Control Unit.  Das Akronym CCU bezieht sich sowohl auf die Firmware als auch auf die Hardware des Hochleistungs-Routers von Nomad im Fahrzeug.</w:t>
            </w:r>
            <w:r w:rsidRPr="008A34FA">
              <w:rPr>
                <w:rFonts w:ascii="Aptos Narrow" w:hAnsi="Aptos Narrow"/>
                <w:b/>
                <w:bCs/>
                <w:lang w:eastAsia="ja-JP"/>
              </w:rPr>
              <w:t> </w:t>
            </w:r>
          </w:p>
        </w:tc>
      </w:tr>
      <w:tr w:rsidR="00243EDE" w:rsidRPr="008A34FA" w14:paraId="073867D3"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49557C42"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ICCID</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6F8CCA43" w14:textId="77777777" w:rsidR="00243EDE" w:rsidRPr="008A34FA" w:rsidRDefault="00243EDE" w:rsidP="00243EDE">
            <w:pPr>
              <w:rPr>
                <w:rFonts w:ascii="Aptos Narrow" w:hAnsi="Aptos Narrow"/>
                <w:b/>
                <w:bCs/>
                <w:lang w:eastAsia="ja-JP"/>
              </w:rPr>
            </w:pPr>
            <w:r w:rsidRPr="008A34FA">
              <w:rPr>
                <w:rFonts w:ascii="Aptos Narrow" w:hAnsi="Aptos Narrow"/>
                <w:lang w:eastAsia="ja-JP"/>
              </w:rPr>
              <w:t>Integrated Circuit Card Identifier. Die eindeutige Kennung einer SIM-Karte</w:t>
            </w:r>
            <w:r w:rsidRPr="008A34FA">
              <w:rPr>
                <w:rFonts w:ascii="Aptos Narrow" w:hAnsi="Aptos Narrow"/>
                <w:b/>
                <w:bCs/>
                <w:lang w:eastAsia="ja-JP"/>
              </w:rPr>
              <w:t> </w:t>
            </w:r>
          </w:p>
        </w:tc>
      </w:tr>
      <w:tr w:rsidR="00243EDE" w:rsidRPr="008A34FA" w14:paraId="39DD358B"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9F3CA51"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IMSI</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38A555E6"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International Mobile Subscriber Identity </w:t>
            </w:r>
            <w:r w:rsidRPr="008A34FA">
              <w:rPr>
                <w:rFonts w:ascii="Aptos Narrow" w:hAnsi="Aptos Narrow"/>
                <w:b/>
                <w:bCs/>
                <w:lang w:val="en-GB" w:eastAsia="ja-JP"/>
              </w:rPr>
              <w:t> </w:t>
            </w:r>
          </w:p>
        </w:tc>
      </w:tr>
      <w:tr w:rsidR="00243EDE" w:rsidRPr="008A34FA" w14:paraId="16A2482B"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65BD8EE"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MS</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3C9E0E9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Medienserver </w:t>
            </w:r>
            <w:r w:rsidRPr="008A34FA">
              <w:rPr>
                <w:rFonts w:ascii="Aptos Narrow" w:hAnsi="Aptos Narrow"/>
                <w:b/>
                <w:bCs/>
                <w:lang w:val="en-GB" w:eastAsia="ja-JP"/>
              </w:rPr>
              <w:t> </w:t>
            </w:r>
          </w:p>
        </w:tc>
      </w:tr>
      <w:tr w:rsidR="00243EDE" w:rsidRPr="008A34FA" w14:paraId="6A8BDACC"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AB74B8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NTP</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4D92C79"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Network Time Protocol </w:t>
            </w:r>
            <w:r w:rsidRPr="008A34FA">
              <w:rPr>
                <w:rFonts w:ascii="Aptos Narrow" w:hAnsi="Aptos Narrow"/>
                <w:b/>
                <w:bCs/>
                <w:lang w:val="en-GB" w:eastAsia="ja-JP"/>
              </w:rPr>
              <w:t> </w:t>
            </w:r>
          </w:p>
        </w:tc>
      </w:tr>
      <w:tr w:rsidR="00243EDE" w:rsidRPr="008A34FA" w14:paraId="1547341E"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1255B0D5"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PDP</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7C6DA45B"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Packet Data Protocol </w:t>
            </w:r>
            <w:r w:rsidRPr="008A34FA">
              <w:rPr>
                <w:rFonts w:ascii="Aptos Narrow" w:hAnsi="Aptos Narrow"/>
                <w:b/>
                <w:bCs/>
                <w:lang w:val="en-GB" w:eastAsia="ja-JP"/>
              </w:rPr>
              <w:t> </w:t>
            </w:r>
          </w:p>
        </w:tc>
      </w:tr>
      <w:tr w:rsidR="00243EDE" w:rsidRPr="008A34FA" w14:paraId="77B7E948"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7A71C84"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PoE</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0FDE7F2"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Power over Ethernet </w:t>
            </w:r>
            <w:r w:rsidRPr="008A34FA">
              <w:rPr>
                <w:rFonts w:ascii="Aptos Narrow" w:hAnsi="Aptos Narrow"/>
                <w:b/>
                <w:bCs/>
                <w:lang w:val="en-GB" w:eastAsia="ja-JP"/>
              </w:rPr>
              <w:t> </w:t>
            </w:r>
          </w:p>
        </w:tc>
      </w:tr>
      <w:tr w:rsidR="00243EDE" w:rsidRPr="008A34FA" w14:paraId="4D8159F3"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657D5C1A"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SSID</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15432F7C"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Service Set Identifier </w:t>
            </w:r>
            <w:r w:rsidRPr="008A34FA">
              <w:rPr>
                <w:rFonts w:ascii="Aptos Narrow" w:hAnsi="Aptos Narrow"/>
                <w:b/>
                <w:bCs/>
                <w:lang w:val="en-GB" w:eastAsia="ja-JP"/>
              </w:rPr>
              <w:t> </w:t>
            </w:r>
          </w:p>
        </w:tc>
      </w:tr>
      <w:tr w:rsidR="00243EDE" w:rsidRPr="008A34FA" w14:paraId="5B6420F5"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76649810"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SW</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0C2AA762"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Switch</w:t>
            </w:r>
            <w:r w:rsidRPr="008A34FA">
              <w:rPr>
                <w:rFonts w:ascii="Aptos Narrow" w:hAnsi="Aptos Narrow"/>
                <w:b/>
                <w:bCs/>
                <w:lang w:val="en-GB" w:eastAsia="ja-JP"/>
              </w:rPr>
              <w:t> </w:t>
            </w:r>
          </w:p>
        </w:tc>
      </w:tr>
      <w:tr w:rsidR="00243EDE" w:rsidRPr="008A34FA" w14:paraId="13BC1517"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2B514659"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VLAN</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68049B06"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Virtual Local Area Network </w:t>
            </w:r>
            <w:r w:rsidRPr="008A34FA">
              <w:rPr>
                <w:rFonts w:ascii="Aptos Narrow" w:hAnsi="Aptos Narrow"/>
                <w:b/>
                <w:bCs/>
                <w:lang w:val="en-GB" w:eastAsia="ja-JP"/>
              </w:rPr>
              <w:t> </w:t>
            </w:r>
          </w:p>
        </w:tc>
      </w:tr>
      <w:tr w:rsidR="00243EDE" w:rsidRPr="008A34FA" w14:paraId="4CD9CF1F"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3181DA04"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WAN</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5D9589F1"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Wide Area Network </w:t>
            </w:r>
            <w:r w:rsidRPr="008A34FA">
              <w:rPr>
                <w:rFonts w:ascii="Aptos Narrow" w:hAnsi="Aptos Narrow"/>
                <w:b/>
                <w:bCs/>
                <w:lang w:val="en-GB" w:eastAsia="ja-JP"/>
              </w:rPr>
              <w:t> </w:t>
            </w:r>
          </w:p>
        </w:tc>
      </w:tr>
      <w:tr w:rsidR="00243EDE" w:rsidRPr="008A34FA" w14:paraId="208E5C3F" w14:textId="77777777" w:rsidTr="00871D24">
        <w:trPr>
          <w:trHeight w:val="300"/>
        </w:trPr>
        <w:tc>
          <w:tcPr>
            <w:tcW w:w="2685" w:type="dxa"/>
            <w:tcBorders>
              <w:top w:val="single" w:sz="6" w:space="0" w:color="auto"/>
              <w:left w:val="single" w:sz="6" w:space="0" w:color="auto"/>
              <w:bottom w:val="single" w:sz="6" w:space="0" w:color="auto"/>
              <w:right w:val="single" w:sz="6" w:space="0" w:color="auto"/>
            </w:tcBorders>
            <w:hideMark/>
          </w:tcPr>
          <w:p w14:paraId="5AEBB9AB"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WCB</w:t>
            </w:r>
            <w:r w:rsidRPr="008A34FA">
              <w:rPr>
                <w:rFonts w:ascii="Aptos Narrow" w:hAnsi="Aptos Narrow"/>
                <w:b/>
                <w:bCs/>
                <w:lang w:val="en-GB" w:eastAsia="ja-JP"/>
              </w:rPr>
              <w:t> </w:t>
            </w:r>
          </w:p>
        </w:tc>
        <w:tc>
          <w:tcPr>
            <w:tcW w:w="6645" w:type="dxa"/>
            <w:tcBorders>
              <w:top w:val="single" w:sz="6" w:space="0" w:color="auto"/>
              <w:left w:val="single" w:sz="6" w:space="0" w:color="auto"/>
              <w:bottom w:val="single" w:sz="6" w:space="0" w:color="auto"/>
              <w:right w:val="single" w:sz="6" w:space="0" w:color="auto"/>
            </w:tcBorders>
            <w:hideMark/>
          </w:tcPr>
          <w:p w14:paraId="203EB40F" w14:textId="77777777" w:rsidR="00243EDE" w:rsidRPr="008A34FA" w:rsidRDefault="00243EDE" w:rsidP="00243EDE">
            <w:pPr>
              <w:rPr>
                <w:rFonts w:ascii="Aptos Narrow" w:hAnsi="Aptos Narrow"/>
                <w:b/>
                <w:bCs/>
                <w:lang w:val="en-GB" w:eastAsia="ja-JP"/>
              </w:rPr>
            </w:pPr>
            <w:r w:rsidRPr="008A34FA">
              <w:rPr>
                <w:rFonts w:ascii="Aptos Narrow" w:hAnsi="Aptos Narrow"/>
                <w:lang w:eastAsia="ja-JP"/>
              </w:rPr>
              <w:t>Wireless Client Bridge </w:t>
            </w:r>
            <w:r w:rsidRPr="008A34FA">
              <w:rPr>
                <w:rFonts w:ascii="Aptos Narrow" w:hAnsi="Aptos Narrow"/>
                <w:b/>
                <w:bCs/>
                <w:lang w:val="en-GB" w:eastAsia="ja-JP"/>
              </w:rPr>
              <w:t> </w:t>
            </w:r>
          </w:p>
        </w:tc>
      </w:tr>
    </w:tbl>
    <w:p w14:paraId="1075AA97" w14:textId="77777777" w:rsidR="006C37F9" w:rsidRPr="008A34FA" w:rsidRDefault="006C37F9" w:rsidP="006C37F9">
      <w:pPr>
        <w:rPr>
          <w:rFonts w:ascii="Aptos Narrow" w:hAnsi="Aptos Narrow"/>
          <w:lang w:val="en-GB" w:eastAsia="ja-JP"/>
        </w:rPr>
      </w:pPr>
    </w:p>
    <w:sectPr w:rsidR="006C37F9" w:rsidRPr="008A34FA" w:rsidSect="00AD3F35">
      <w:headerReference w:type="even" r:id="rId86"/>
      <w:headerReference w:type="default" r:id="rId87"/>
      <w:footerReference w:type="even" r:id="rId88"/>
      <w:footerReference w:type="default" r:id="rId89"/>
      <w:headerReference w:type="first" r:id="rId90"/>
      <w:footerReference w:type="first" r:id="rId91"/>
      <w:pgSz w:w="11907" w:h="16840" w:code="9"/>
      <w:pgMar w:top="1140" w:right="1140" w:bottom="720" w:left="1412" w:header="0" w:footer="544"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y Fomin" w:date="2026-07-01T16:37:00Z" w:initials="AF">
    <w:p w14:paraId="01931717" w14:textId="77777777" w:rsidR="001C0E4C" w:rsidRDefault="003A4D28" w:rsidP="001C0E4C">
      <w:pPr>
        <w:pStyle w:val="CommentText"/>
      </w:pPr>
      <w:r>
        <w:rPr>
          <w:rStyle w:val="CommentReference"/>
        </w:rPr>
        <w:annotationRef/>
      </w:r>
      <w:r w:rsidR="001C0E4C">
        <w:t>Üblicherweise 001 ist die laufende Nummer des Dokuments, also 1, und 04 ist die Nummer der Version, also 4.</w:t>
      </w:r>
    </w:p>
  </w:comment>
  <w:comment w:id="65" w:author="Milutinovic Nenad (PV)" w:date="2026-06-08T11:03:00Z" w:initials="NM">
    <w:p w14:paraId="4E17316E" w14:textId="77777777" w:rsidR="00AC6867" w:rsidRDefault="00AC6867" w:rsidP="00AC6867">
      <w:r>
        <w:rPr>
          <w:rStyle w:val="CommentReference10"/>
        </w:rPr>
        <w:annotationRef/>
      </w:r>
      <w:r>
        <w:t xml:space="preserve">Bitte im Dokument ergänzen, wie sind die Channels eingestellt? Wie wurde die Überlappung der Channels im 5GHz Bereich behoben? </w:t>
      </w:r>
    </w:p>
  </w:comment>
  <w:comment w:id="66" w:author="Abbas Rizvi" w:date="2026-06-21T08:31:00Z" w:initials="AR">
    <w:p w14:paraId="00E8F4F5" w14:textId="77777777" w:rsidR="007D4094" w:rsidRDefault="003C127A">
      <w:r>
        <w:rPr>
          <w:rStyle w:val="CommentReference"/>
        </w:rPr>
        <w:annotationRef/>
      </w:r>
      <w:r>
        <w:rPr>
          <w:color w:val="000000"/>
          <w:sz w:val="20"/>
        </w:rPr>
        <w:t>Die Kanaleinstellungen sind in Kapitel 5 (Netzwerkarchitektur) im neuen Abschnitt „AP-Kanalkonfiguration“ je Wagen und Access-Point dokumentiert (2,4 GHz: Kanal 1/11; 5 GHz: Kanal 36/44; Sendeleistung 15 dBm). Die Kanalvergabe erfolgt statisch je AP-Position (keine automatische Kanalwahl). Benachbarte 5-GHz-Funkzellen sind auf getrennte Kanaele (36 bzw. 44) gelegt und durch die je Wagenende abwechselnde 2,4-/5-GHz-Belegung sowie den gespiegelten Kanalplan im vorderen/hinteren Zugteil raeumlich entkoppelt.</w:t>
      </w:r>
    </w:p>
  </w:comment>
  <w:comment w:id="105" w:author="Milutinovic Nenad (PV)" w:date="2026-06-08T12:39:00Z" w:initials="NM">
    <w:p w14:paraId="768BB28C" w14:textId="7C78DCB0" w:rsidR="002551DB" w:rsidRDefault="002551DB" w:rsidP="002551DB">
      <w:r>
        <w:rPr>
          <w:rStyle w:val="CommentReference10"/>
        </w:rPr>
        <w:annotationRef/>
      </w:r>
      <w:r>
        <w:t>Kapitel nicht vorhanden. Bitte nachliefern.</w:t>
      </w:r>
    </w:p>
  </w:comment>
  <w:comment w:id="106" w:author="Abbas Rizvi" w:date="2026-06-17T08:32:00Z" w:initials="AR">
    <w:p w14:paraId="1CEE8D2C" w14:textId="77777777" w:rsidR="00EA0595" w:rsidRDefault="003C127A">
      <w:r>
        <w:rPr>
          <w:rStyle w:val="CommentReference"/>
        </w:rPr>
        <w:annotationRef/>
      </w:r>
      <w:r>
        <w:rPr>
          <w:color w:val="000000"/>
          <w:sz w:val="20"/>
        </w:rPr>
        <w:t>Querverweis korrigiert: Die Zug-zu-Server-Zuweisung ist in Kapitel 3.2.2.3 dokumentiert (zuvor falsch als 1.1.2.1 referenziert).</w:t>
      </w:r>
    </w:p>
  </w:comment>
  <w:comment w:id="111" w:author="Leitner Michael (PV)" w:date="2026-06-16T16:44:00Z" w:initials="ML">
    <w:p w14:paraId="45BA3263" w14:textId="77777777" w:rsidR="006067C7" w:rsidRPr="008F6976" w:rsidRDefault="006067C7" w:rsidP="006067C7">
      <w:pPr>
        <w:pStyle w:val="CommentText"/>
      </w:pPr>
      <w:r>
        <w:rPr>
          <w:rStyle w:val="CommentReference"/>
        </w:rPr>
        <w:annotationRef/>
      </w:r>
      <w:r>
        <w:t>Wie viele Garnituren je Server sind vorgesehen?</w:t>
      </w:r>
    </w:p>
  </w:comment>
  <w:comment w:id="112" w:author="Andrey Fomin" w:date="2026-07-01T17:38:00Z" w:initials="AF">
    <w:p w14:paraId="18ACB398" w14:textId="1A39C93C" w:rsidR="008F6976" w:rsidRDefault="008F6976" w:rsidP="008F6976">
      <w:pPr>
        <w:pStyle w:val="CommentText"/>
      </w:pPr>
      <w:r>
        <w:rPr>
          <w:rStyle w:val="CommentReference"/>
        </w:rPr>
        <w:annotationRef/>
      </w:r>
      <w:r>
        <w:t xml:space="preserve">Das ist in der Übersichtstabelle von Davud sichtbar - </w:t>
      </w:r>
      <w:hyperlink r:id="rId1" w:history="1">
        <w:r w:rsidRPr="00680E25">
          <w:rPr>
            <w:rStyle w:val="Hyperlink"/>
            <w:rFonts w:cs="Cordia New"/>
          </w:rPr>
          <w:t>Fzg-Nr-ID Aufteilung.xlsx</w:t>
        </w:r>
      </w:hyperlink>
      <w:r>
        <w:t xml:space="preserve"> </w:t>
      </w:r>
    </w:p>
  </w:comment>
  <w:comment w:id="128" w:author="Andrey Fomin" w:date="2026-07-01T17:45:00Z" w:initials="AF">
    <w:p w14:paraId="41E7611F" w14:textId="77777777" w:rsidR="00EF67EE" w:rsidRDefault="00B328B6" w:rsidP="00EF67EE">
      <w:pPr>
        <w:pStyle w:val="CommentText"/>
      </w:pPr>
      <w:r>
        <w:rPr>
          <w:rStyle w:val="CommentReference"/>
        </w:rPr>
        <w:annotationRef/>
      </w:r>
      <w:r w:rsidR="00EF67EE">
        <w:t>Die technische Beschreibung sollte den aktuellen Stand des Projekts widerspiegeln (nicht den zukünftigen Stand). Daher sollten wir nichts beschreiben, was nicht zum aktuellen Lieferumfang von Nomad für das Projekt gehört und nicht offiziell von der ÖBB über eine VO bestellt wurde, wie beispielsweise das Engage-Portal. Sobald Nomad von ÖBB eine Bestellung (PO) für diesen Umfang erhält, könnte dies in der nächsten Überarbeitung in die technische Beschreibung aufgenommen werden.</w:t>
      </w:r>
    </w:p>
  </w:comment>
  <w:comment w:id="163" w:author="Milutinovic Nenad (PV)" w:date="2026-06-08T13:10:00Z" w:initials="NM">
    <w:p w14:paraId="52C70262" w14:textId="29F7B8E7" w:rsidR="00097031" w:rsidRDefault="00097031" w:rsidP="00097031">
      <w:r>
        <w:rPr>
          <w:rStyle w:val="CommentReference10"/>
        </w:rPr>
        <w:annotationRef/>
      </w:r>
      <w:r>
        <w:t>Was ist mit Fahrgastportal gemeint? (Captive-Portal und/oder Railnet Portal)</w:t>
      </w:r>
    </w:p>
  </w:comment>
  <w:comment w:id="164" w:author="Andrey Fomin" w:date="2026-07-02T09:57:00Z" w:initials="AF">
    <w:p w14:paraId="677EC1D1" w14:textId="77777777" w:rsidR="00293BFF" w:rsidRDefault="008A317F" w:rsidP="00293BFF">
      <w:pPr>
        <w:pStyle w:val="CommentText"/>
      </w:pPr>
      <w:r>
        <w:rPr>
          <w:rStyle w:val="CommentReference"/>
        </w:rPr>
        <w:annotationRef/>
      </w:r>
      <w:r w:rsidR="00293BFF">
        <w:t>Ich verstehe die Frage nich ganz, ehrlich gesagt. Captive Portal = Portal Lite, und das ist genau die Portal-Version, die für DoSto Neu bestellt wurde. Ob das ein Railnet Portal sein wird oder ein anderes - das muss uns bitte ÖBB sagen. Z.B. Auf ENZO es ist ein Railnet Portal.</w:t>
      </w:r>
    </w:p>
  </w:comment>
  <w:comment w:id="167" w:author="Milutinovic Nenad (PV)" w:date="2026-06-08T13:13:00Z" w:initials="NM">
    <w:p w14:paraId="3BB01986" w14:textId="11D94D25" w:rsidR="00E028C5" w:rsidRDefault="00E028C5" w:rsidP="00E028C5">
      <w:r>
        <w:rPr>
          <w:rStyle w:val="CommentReference10"/>
        </w:rPr>
        <w:annotationRef/>
      </w:r>
      <w:r>
        <w:t>Wie bereits mehrmals besprochen, soll das Zeitfenster ident wie bei den Bestandsflotten sein. Gleich wie Cityjet und Railjet</w:t>
      </w:r>
    </w:p>
  </w:comment>
  <w:comment w:id="168" w:author="Abbas Rizvi" w:date="2026-07-14T00:00:00Z" w:initials="AR">
    <w:p w14:paraId="10000396" w14:textId="77777777" w:rsidR="00D764CD" w:rsidRDefault="00000000">
      <w:r>
        <w:rPr>
          <w:rStyle w:val="CommentReference"/>
        </w:rPr>
        <w:annotationRef/>
      </w:r>
      <w:r>
        <w:rPr>
          <w:color w:val="000000"/>
          <w:sz w:val="20"/>
        </w:rPr>
        <w:t>Korrektur zum Verweis in diesem Kommentar: 'Kommentar 61' existiert in diesem Dokument nicht (vermutlich Uebertrag aus einer frueheren Versionsnummerierung). Die vollstaendige Antwort steht bereits in diesem Thread (siehe Antwort oben, 2026-06-17): Wartungsfenster identisch zu Cityjet/Railjet, standardmaessig ca. 03:00 Uhr.</w:t>
      </w:r>
    </w:p>
  </w:comment>
  <w:comment w:id="169" w:author="Abbas Rizvi" w:date="2026-06-17T08:32:00Z" w:initials="AR">
    <w:p w14:paraId="360B4EC3" w14:textId="77777777" w:rsidR="00EA0595" w:rsidRDefault="003C127A">
      <w:r>
        <w:rPr>
          <w:rStyle w:val="CommentReference"/>
        </w:rPr>
        <w:annotationRef/>
      </w:r>
      <w:r>
        <w:rPr>
          <w:color w:val="000000"/>
          <w:sz w:val="20"/>
        </w:rPr>
        <w:t>Praezisiert: Das Wartungsfenster ist identisch zu den Bestandsflotten (Cityjet/Railjet) festgelegt; Updates erfolgen im naechtlichen Fenster, standardmaessig ca. 03:00 Uhr.</w:t>
      </w:r>
    </w:p>
  </w:comment>
  <w:comment w:id="170" w:author="Leitner Michael (PV)" w:date="2026-06-16T16:43:00Z" w:initials="ML">
    <w:p w14:paraId="47B7442A" w14:textId="77777777" w:rsidR="00CC1E98" w:rsidRDefault="00CC1E98" w:rsidP="00CC1E98">
      <w:pPr>
        <w:pStyle w:val="CommentText"/>
      </w:pPr>
      <w:r>
        <w:rPr>
          <w:rStyle w:val="CommentReference"/>
        </w:rPr>
        <w:annotationRef/>
      </w:r>
      <w:r>
        <w:t>z.B. 03:00 Uhr in der Früh</w:t>
      </w:r>
    </w:p>
  </w:comment>
  <w:comment w:id="171" w:author="Abbas Rizvi" w:date="2026-06-17T08:32:00Z" w:initials="AR">
    <w:p w14:paraId="5D32E0FF" w14:textId="77777777" w:rsidR="00EA0595" w:rsidRDefault="003C127A">
      <w:r>
        <w:rPr>
          <w:rStyle w:val="CommentReference"/>
        </w:rPr>
        <w:annotationRef/>
      </w:r>
      <w:r>
        <w:rPr>
          <w:color w:val="000000"/>
          <w:sz w:val="20"/>
        </w:rPr>
        <w:t>Siehe Antwort zu Kommentar 61: Wartungsfenster nun konkret mit ca. 03:00 Uhr angegeben.</w:t>
      </w:r>
    </w:p>
  </w:comment>
  <w:comment w:id="177" w:author="Andrey Fomin" w:date="2026-07-02T09:59:00Z" w:initials="AF">
    <w:p w14:paraId="16E689A6" w14:textId="77777777" w:rsidR="006C2B9D" w:rsidRDefault="007E56E2" w:rsidP="006C2B9D">
      <w:pPr>
        <w:pStyle w:val="CommentText"/>
      </w:pPr>
      <w:r>
        <w:rPr>
          <w:rStyle w:val="CommentReference"/>
        </w:rPr>
        <w:annotationRef/>
      </w:r>
      <w:r w:rsidR="006C2B9D">
        <w:t>Was ist damit genau gemeint? Was wird da erwartet? Die Portal-Lite-Lösung ist bereit oben beschrieben.</w:t>
      </w:r>
    </w:p>
  </w:comment>
  <w:comment w:id="180" w:author="Milutinovic Nenad (PV)" w:date="2026-06-09T11:08:00Z" w:initials="NM">
    <w:p w14:paraId="747A6B21" w14:textId="0D46E709" w:rsidR="00831D91" w:rsidRDefault="0081600C" w:rsidP="00831D91">
      <w:r>
        <w:rPr>
          <w:rStyle w:val="CommentReference10"/>
        </w:rPr>
        <w:annotationRef/>
      </w:r>
      <w:r w:rsidR="00831D91">
        <w:t>Keine Migration sondern Trennung zwischen Captive Portal und Engage Portal geplant.</w:t>
      </w:r>
    </w:p>
  </w:comment>
  <w:comment w:id="181" w:author="Abbas Rizvi" w:date="2026-06-17T08:32:00Z" w:initials="AR">
    <w:p w14:paraId="6186D3D7" w14:textId="77777777" w:rsidR="00EA0595" w:rsidRDefault="003C127A">
      <w:r>
        <w:rPr>
          <w:rStyle w:val="CommentReference"/>
        </w:rPr>
        <w:annotationRef/>
      </w:r>
      <w:r>
        <w:rPr>
          <w:color w:val="000000"/>
          <w:sz w:val="20"/>
        </w:rPr>
        <w:t>Umformuliert: Es handelt sich nicht um eine Migration, sondern um die getrennte Bereitstellung von Captive Portal und Engage Portal. Beide werden getrennt betrieben.</w:t>
      </w:r>
    </w:p>
  </w:comment>
  <w:comment w:id="189" w:author="Abbas Rizvi" w:date="2026-06-21T08:58:00Z" w:initials="AR">
    <w:p w14:paraId="32251EC4" w14:textId="77777777" w:rsidR="007D4094" w:rsidRDefault="003C127A">
      <w:r>
        <w:rPr>
          <w:rStyle w:val="CommentReference"/>
        </w:rPr>
        <w:annotationRef/>
      </w:r>
      <w:r>
        <w:rPr>
          <w:color w:val="000000"/>
          <w:sz w:val="20"/>
        </w:rPr>
        <w:t>Die veralteten Screenshots wurden entfernt und durch aktuelle Abbildungen der Portal-Lite-Seiten (Stand 2026-06-21) ersetzt; die jeweils an Bord verwendete URL ist je Abbildung angegeben (Basis: dosto.lite.cms.nomadrail.com).</w:t>
      </w:r>
    </w:p>
  </w:comment>
  <w:comment w:id="188" w:author="Abbas Rizvi" w:date="2026-06-21T00:00:00Z" w:initials="AR">
    <w:p w14:paraId="52C0A9F5" w14:textId="77777777" w:rsidR="007D4094" w:rsidRDefault="003C127A">
      <w:r>
        <w:rPr>
          <w:rStyle w:val="CommentReference"/>
        </w:rPr>
        <w:annotationRef/>
      </w:r>
      <w:r>
        <w:rPr>
          <w:color w:val="000000"/>
          <w:sz w:val="20"/>
        </w:rPr>
        <w:t>Zu Kommentar #70: Die hier dargestellte Portal-Lite-Lösung entspricht der ÖBB-Vorgabe.</w:t>
      </w:r>
    </w:p>
  </w:comment>
  <w:comment w:id="226" w:author="Milutinovic Nenad (PV)" w:date="2026-06-09T11:14:00Z" w:initials="NM">
    <w:p w14:paraId="2F94E543" w14:textId="77777777" w:rsidR="00D66118" w:rsidRDefault="00D66118" w:rsidP="00D66118">
      <w:r>
        <w:rPr>
          <w:rStyle w:val="CommentReference10"/>
        </w:rPr>
        <w:annotationRef/>
      </w:r>
      <w:r>
        <w:t>Design entspricht nicht der ÖBB vorgabe.</w:t>
      </w:r>
    </w:p>
  </w:comment>
  <w:comment w:id="227" w:author="Andrey Fomin" w:date="2026-07-02T10:01:00Z" w:initials="AF">
    <w:p w14:paraId="4FBF3927" w14:textId="77777777" w:rsidR="00AA138E" w:rsidRDefault="00AA138E" w:rsidP="00AA138E">
      <w:pPr>
        <w:pStyle w:val="CommentText"/>
      </w:pPr>
      <w:r>
        <w:rPr>
          <w:rStyle w:val="CommentReference"/>
        </w:rPr>
        <w:annotationRef/>
      </w:r>
      <w:r>
        <w:t>Bilder wurden aktualisiert (entspricht der Railnet Designvorlage von ENZO).</w:t>
      </w:r>
    </w:p>
  </w:comment>
  <w:comment w:id="229" w:author="Milutinovic Nenad (PV)" w:date="2026-06-09T11:14:00Z" w:initials="NM">
    <w:p w14:paraId="41DC85AB" w14:textId="77777777" w:rsidR="00A57833" w:rsidRDefault="00065875" w:rsidP="00A57833">
      <w:r>
        <w:rPr>
          <w:rStyle w:val="CommentReference10"/>
        </w:rPr>
        <w:annotationRef/>
      </w:r>
      <w:r w:rsidR="00A57833">
        <w:t xml:space="preserve">Bitte die richtigen Screenshots mit dazugehörigen Links am Fahrzeug hinzufügen. </w:t>
      </w:r>
    </w:p>
  </w:comment>
  <w:comment w:id="230" w:author="Andrey Fomin" w:date="2026-07-02T10:01:00Z" w:initials="AF">
    <w:p w14:paraId="4BF73D47" w14:textId="77777777" w:rsidR="00AA138E" w:rsidRDefault="00AA138E" w:rsidP="00AA138E">
      <w:pPr>
        <w:pStyle w:val="CommentText"/>
      </w:pPr>
      <w:r>
        <w:rPr>
          <w:rStyle w:val="CommentReference"/>
        </w:rPr>
        <w:annotationRef/>
      </w:r>
      <w:r>
        <w:t>Bilder wurden aktualisiert (entspricht der Railnet Designvorlage von ENZO).</w:t>
      </w:r>
    </w:p>
  </w:comment>
  <w:comment w:id="237" w:author="Milutinovic Nenad (PV)" w:date="2026-06-16T13:46:00Z" w:initials="M(">
    <w:p w14:paraId="73EF0B95" w14:textId="2469E9C6" w:rsidR="000453B4" w:rsidRDefault="009B543D">
      <w:r>
        <w:rPr>
          <w:rStyle w:val="CommentReference10"/>
        </w:rPr>
        <w:annotationRef/>
      </w:r>
      <w:r w:rsidRPr="02B3C2C4">
        <w:t>Alarme beschrieben.</w:t>
      </w:r>
    </w:p>
  </w:comment>
  <w:comment w:id="238" w:author="Abbas Rizvi" w:date="2026-06-17T08:32:00Z" w:initials="AR">
    <w:p w14:paraId="24379AEA" w14:textId="77777777" w:rsidR="00EA0595" w:rsidRDefault="003C127A">
      <w:r>
        <w:rPr>
          <w:rStyle w:val="CommentReference"/>
        </w:rPr>
        <w:annotationRef/>
      </w:r>
      <w:r>
        <w:rPr>
          <w:color w:val="000000"/>
          <w:sz w:val="20"/>
        </w:rPr>
        <w:t>Die Alarme sind im separaten Dokument DOSTO_NEU_Alarm_Catalogue_v1.2 beschrieben; Verweis wird im NMS-Kapitel ergaenzt.</w:t>
      </w:r>
    </w:p>
  </w:comment>
  <w:comment w:id="241" w:author="Leitner Michael (PV)" w:date="2026-06-16T16:46:00Z" w:initials="ML">
    <w:p w14:paraId="773E3C19" w14:textId="77777777" w:rsidR="001D69F6" w:rsidRDefault="001D69F6" w:rsidP="001D69F6">
      <w:pPr>
        <w:pStyle w:val="CommentText"/>
      </w:pPr>
      <w:r>
        <w:rPr>
          <w:rStyle w:val="CommentReference"/>
        </w:rPr>
        <w:annotationRef/>
      </w:r>
      <w:r>
        <w:t>Nomad ist inzwischen zu Service Now gewechselt. Remedy Force wird nicht mehr aktiv verwendet.</w:t>
      </w:r>
    </w:p>
  </w:comment>
  <w:comment w:id="242" w:author="Abbas Rizvi" w:date="2026-06-17T08:32:00Z" w:initials="AR">
    <w:p w14:paraId="64F66D08" w14:textId="77777777" w:rsidR="00EA0595" w:rsidRDefault="003C127A">
      <w:r>
        <w:rPr>
          <w:rStyle w:val="CommentReference"/>
        </w:rPr>
        <w:annotationRef/>
      </w:r>
      <w:r>
        <w:rPr>
          <w:color w:val="000000"/>
          <w:sz w:val="20"/>
        </w:rPr>
        <w:t>Korrigiert: Nomad nutzt inzwischen ServiceNow als Ticketsystem; Verweis auf Remedyforce entfernt.</w:t>
      </w:r>
    </w:p>
  </w:comment>
  <w:comment w:id="257" w:author="Milutinovic Nenad (PV)" w:date="2026-06-16T13:46:00Z" w:initials="M(">
    <w:p w14:paraId="6B5B9762" w14:textId="6CC93CC9" w:rsidR="000453B4" w:rsidRDefault="009B543D">
      <w:r>
        <w:rPr>
          <w:rStyle w:val="CommentReference10"/>
        </w:rPr>
        <w:annotationRef/>
      </w:r>
      <w:r w:rsidRPr="48E17B02">
        <w:t xml:space="preserve">Weshalb ist das Hautpkapitel 3.7 GPS und Unterkapitel davon "VLAN", "OBN" und "Backend Information" etc.? </w:t>
      </w:r>
    </w:p>
  </w:comment>
  <w:comment w:id="258" w:author="Abbas Rizvi" w:date="2026-06-17T08:32:00Z" w:initials="AR">
    <w:p w14:paraId="7606F406" w14:textId="77777777" w:rsidR="00EA0595" w:rsidRDefault="003C127A">
      <w:r>
        <w:rPr>
          <w:rStyle w:val="CommentReference"/>
        </w:rPr>
        <w:annotationRef/>
      </w:r>
      <w:r>
        <w:rPr>
          <w:color w:val="000000"/>
          <w:sz w:val="20"/>
        </w:rPr>
        <w:t>Struktur korrigiert: GPS ist eine Engineering-Seite und wurde als Unterkapitel unter 3.6 Engineering pages eingeordnet; die Detailabschnitte (On-board netzwerk, VLAN, Backend, Actions) liegen nun eine Ebene darunter.</w:t>
      </w:r>
    </w:p>
  </w:comment>
  <w:comment w:id="273" w:author="Leitner Michael (PV)" w:date="2026-06-16T16:50:00Z" w:initials="ML">
    <w:p w14:paraId="1E7216AF" w14:textId="77777777" w:rsidR="00C0155C" w:rsidRDefault="00C0155C" w:rsidP="00C0155C">
      <w:pPr>
        <w:pStyle w:val="CommentText"/>
      </w:pPr>
      <w:r>
        <w:rPr>
          <w:rStyle w:val="CommentReference"/>
        </w:rPr>
        <w:annotationRef/>
      </w:r>
      <w:r>
        <w:t>Fleetview wird zukünftig nicht mehr verwendet werden - Wechsel zu Nomad Insights geplant</w:t>
      </w:r>
    </w:p>
  </w:comment>
  <w:comment w:id="274" w:author="Abbas Rizvi" w:date="2026-06-17T08:32:00Z" w:initials="AR">
    <w:p w14:paraId="277F7272" w14:textId="77777777" w:rsidR="00EA0595" w:rsidRDefault="003C127A">
      <w:r>
        <w:rPr>
          <w:rStyle w:val="CommentReference"/>
        </w:rPr>
        <w:annotationRef/>
      </w:r>
      <w:r>
        <w:rPr>
          <w:color w:val="000000"/>
          <w:sz w:val="20"/>
        </w:rPr>
        <w:t>Hinweis ergaenzt: Fleetview wird mittelfristig durch Nomad Insights abgeloest; der Funktionsumfang bleibt erhalten, eine aktualisierte Beschreibung folgt mit der Umstellung.</w:t>
      </w:r>
    </w:p>
  </w:comment>
  <w:comment w:id="278" w:author="Leitner Michael (PV)" w:date="2026-06-16T16:49:00Z" w:initials="ML">
    <w:p w14:paraId="545FAE09" w14:textId="710B39BA" w:rsidR="00617D8F" w:rsidRDefault="00617D8F" w:rsidP="00617D8F">
      <w:pPr>
        <w:pStyle w:val="CommentText"/>
      </w:pPr>
      <w:r>
        <w:rPr>
          <w:rStyle w:val="CommentReference"/>
        </w:rPr>
        <w:annotationRef/>
      </w:r>
      <w:r>
        <w:t>Nummerierung paßt nicht</w:t>
      </w:r>
    </w:p>
  </w:comment>
  <w:comment w:id="279" w:author="Abbas Rizvi" w:date="2026-06-17T08:32:00Z" w:initials="AR">
    <w:p w14:paraId="7600576A" w14:textId="77777777" w:rsidR="00EA0595" w:rsidRDefault="003C127A">
      <w:r>
        <w:rPr>
          <w:rStyle w:val="CommentReference"/>
        </w:rPr>
        <w:annotationRef/>
      </w:r>
      <w:r>
        <w:rPr>
          <w:color w:val="000000"/>
          <w:sz w:val="20"/>
        </w:rPr>
        <w:t>Nummerierung korrigiert: Die Aufzaehlung unter Datenquellen beginnt nun wieder bei 1 (eigene Nummerierungsinstanz).</w:t>
      </w:r>
    </w:p>
  </w:comment>
  <w:comment w:id="861" w:author="Ajinah Ibrahim (PV)" w:date="2026-06-09T12:47:00Z" w:initials="IA">
    <w:p w14:paraId="6FB0AC5B" w14:textId="0D3E2A18" w:rsidR="00DB3E35" w:rsidRDefault="00DB3E35" w:rsidP="00DB3E35">
      <w:r>
        <w:rPr>
          <w:rStyle w:val="CommentReference10"/>
        </w:rPr>
        <w:annotationRef/>
      </w:r>
      <w:r>
        <w:t>Die Multi‑Traktions‑Verbindung transportiert nur einen eingeschränkten VLAN‑Umfang ( VLAN 5 und 15 ?) und sollte daher nicht am vollständigen RSTP‑Ring teilnehmen. Folglich darf der Multi‑Traktions‑Pfad nicht als aktiver Ringpfad genutzt werden; effektiv sollte in allen Szenarien nur eine Verbindung zwischen den Zügen aktiv sein.</w:t>
      </w:r>
    </w:p>
  </w:comment>
  <w:comment w:id="862" w:author="Abbas Rizvi" w:date="2026-06-17T08:32:00Z" w:initials="AR">
    <w:p w14:paraId="65E36D73" w14:textId="77777777" w:rsidR="00EA0595" w:rsidRDefault="003C127A">
      <w:r>
        <w:rPr>
          <w:rStyle w:val="CommentReference"/>
        </w:rPr>
        <w:annotationRef/>
      </w:r>
      <w:r>
        <w:rPr>
          <w:color w:val="000000"/>
          <w:sz w:val="20"/>
        </w:rPr>
        <w:t>Bestätigt und im Kapitel 5.10 präzisiert (siehe nachverfolgte Änderungen): Die Kupplungsverbindung transportiert ausschließlich VLAN 5 und VLAN 15 und ist kein regulärer aktiver Ringpfad. Zwischen zwei Fahrzeugen ist stets genau eine Kupplungsverbindung aktiv (die redundante Strecke wird von RSTP blockiert). Präzisierung gegenüber der früheren Formulierung: Der Kupplungspfad ist im Normalbetrieb durchgängig forwarding (einziger Pfad zwischen den Fahrzeugen), aufgrund der hohen Pfadkosten jedoch nie der bevorzugte Pfad für die fahrzeuginterne Pfadwahl — der interne Ring bleibt in allen Szenarien, auch im Fehlerfall, bevorzugt. Die Kupplungs-Pfadkosten werden auf einen festen, fahrzeugunabhängigen und an beiden Linkenden identischen Wert vereinheitlicht.</w:t>
      </w:r>
    </w:p>
  </w:comment>
  <w:comment w:id="874" w:author="Ajinah Ibrahim (PV)" w:date="2026-06-09T12:55:00Z" w:initials="IA">
    <w:p w14:paraId="74D5DD44" w14:textId="77777777" w:rsidR="0016459D" w:rsidRDefault="0016459D" w:rsidP="0016459D">
      <w:r>
        <w:rPr>
          <w:rStyle w:val="CommentReference10"/>
        </w:rPr>
        <w:annotationRef/>
      </w:r>
      <w:r>
        <w:t>Die Architektur führt zu einem Double NAT (CCU und Backend), jedoch besteht keine Klarheit über die öffentlichen NAT‑IP‑Adressen oder darüber, wie viele Züge diese gemeinsam nutzen.</w:t>
      </w:r>
    </w:p>
  </w:comment>
  <w:comment w:id="875" w:author="Abbas Rizvi" w:date="2026-06-17T09:06:00Z" w:initials="AR">
    <w:p w14:paraId="45A112FB" w14:textId="77777777" w:rsidR="00EA0595" w:rsidRDefault="003C127A">
      <w:r>
        <w:rPr>
          <w:rStyle w:val="CommentReference"/>
        </w:rPr>
        <w:annotationRef/>
      </w:r>
      <w:r>
        <w:rPr>
          <w:color w:val="000000"/>
          <w:sz w:val="20"/>
        </w:rPr>
        <w:t>Siehe Antwort zu Kommentar 134: oeffentliche Backend-IPs (77.237.62.x) vs. interne Zug-Subnetze (10.179.x) - dieselbe Backend-Infrastruktur, zwei Adressebenen ueber MAR5-VPN gekoppelt.</w:t>
      </w:r>
    </w:p>
  </w:comment>
  <w:comment w:id="872" w:author="Milutinovic Nenad (PV)" w:date="2026-06-09T17:25:00Z" w:initials="NM">
    <w:p w14:paraId="11DF8FCB" w14:textId="77777777" w:rsidR="007723DC" w:rsidRDefault="007723DC" w:rsidP="007723DC">
      <w:r>
        <w:rPr>
          <w:rStyle w:val="CommentReference10"/>
        </w:rPr>
        <w:annotationRef/>
      </w:r>
      <w:r>
        <w:t>Der angeführte Adressbereich stimmt nicht überein mit dem Adressbereich im Kapitel 3.2.2.3</w:t>
      </w:r>
      <w:r>
        <w:tab/>
        <w:t>ZUG ZU SERVER ZUWEISUNG. Ist hier das selbe Backend gemeint?</w:t>
      </w:r>
    </w:p>
  </w:comment>
  <w:comment w:id="873" w:author="Abbas Rizvi" w:date="2026-06-17T09:06:00Z" w:initials="AR">
    <w:p w14:paraId="5CCAABF3" w14:textId="77777777" w:rsidR="00EA0595" w:rsidRDefault="003C127A">
      <w:r>
        <w:rPr>
          <w:rStyle w:val="CommentReference"/>
        </w:rPr>
        <w:annotationRef/>
      </w:r>
      <w:r>
        <w:rPr>
          <w:color w:val="000000"/>
          <w:sz w:val="20"/>
        </w:rPr>
        <w:t>Korrigiert: Die Project ID ist 51 (nicht 515). Es handelt sich um dasselbe Backend; 77.237.62.0/24 (Kap. 3.2.2.3) sind die oeffentlichen IPs der Backend-MAR5-Home-Agents, 10.179.0.0/16 ist die fahrzeugseitige interne Adressierung (je Zug ein /24). Klarstellung im Text ergaenzt.</w:t>
      </w:r>
    </w:p>
  </w:comment>
  <w:comment w:id="885" w:author="Milutinovic Nenad (PV)" w:date="2026-06-09T17:21:00Z" w:initials="NM">
    <w:p w14:paraId="085D5C37" w14:textId="7CC5B2A4" w:rsidR="00794C79" w:rsidRDefault="00794C79" w:rsidP="00794C79">
      <w:pPr>
        <w:numPr>
          <w:ilvl w:val="0"/>
          <w:numId w:val="103"/>
        </w:numPr>
      </w:pPr>
      <w:r>
        <w:rPr>
          <w:rStyle w:val="CommentReference10"/>
        </w:rPr>
        <w:annotationRef/>
      </w:r>
      <w:r>
        <w:t>Wie erfolgt die Lastverteilung zwischen den eingesetzten MAR5 Home Agents?</w:t>
      </w:r>
      <w:r>
        <w:br/>
      </w:r>
    </w:p>
    <w:p w14:paraId="00A75644" w14:textId="77777777" w:rsidR="00794C79" w:rsidRDefault="00794C79" w:rsidP="00794C79">
      <w:pPr>
        <w:numPr>
          <w:ilvl w:val="0"/>
          <w:numId w:val="103"/>
        </w:numPr>
      </w:pPr>
      <w:r>
        <w:t>Ist sichergestellt, dass die für Dosto Neu erforderliche Bandbreite auch bei ungleichmäßiger Lastverteilung eingehalten wird?</w:t>
      </w:r>
      <w:r>
        <w:br/>
      </w:r>
    </w:p>
    <w:p w14:paraId="76F73352" w14:textId="77777777" w:rsidR="00794C79" w:rsidRDefault="00794C79" w:rsidP="00794C79">
      <w:pPr>
        <w:numPr>
          <w:ilvl w:val="0"/>
          <w:numId w:val="103"/>
        </w:numPr>
      </w:pPr>
      <w:r>
        <w:t>Handelt es sich hierbei um garantierten Peak‑Bandbreite je CCU oder um eine maximale Angabe?</w:t>
      </w:r>
    </w:p>
  </w:comment>
  <w:comment w:id="886" w:author="Abbas Rizvi" w:date="2026-07-14T00:00:00Z" w:initials="AR">
    <w:p w14:paraId="20000398" w14:textId="77777777" w:rsidR="00D764CD" w:rsidRDefault="00000000">
      <w:r>
        <w:rPr>
          <w:rStyle w:val="CommentReference"/>
        </w:rPr>
        <w:annotationRef/>
      </w:r>
      <w:r>
        <w:rPr>
          <w:color w:val="000000"/>
          <w:sz w:val="20"/>
        </w:rPr>
        <w:t>Lastverteilung und Bandbreiten-Charakter (garantierter Mindestwert vs. Planungsgroesse) sind im Fliesstext oben (Kapazitaet und Verteilung / Lastverteilung) ausformuliert.</w:t>
      </w:r>
    </w:p>
  </w:comment>
  <w:comment w:id="887" w:author="Milutinovic Nenad (PV)" w:date="2026-06-09T17:23:00Z" w:initials="NM">
    <w:p w14:paraId="1842210E" w14:textId="77777777" w:rsidR="0051601E" w:rsidRDefault="0051601E" w:rsidP="0051601E">
      <w:pPr>
        <w:numPr>
          <w:ilvl w:val="0"/>
          <w:numId w:val="104"/>
        </w:numPr>
      </w:pPr>
      <w:r>
        <w:rPr>
          <w:rStyle w:val="CommentReference10"/>
        </w:rPr>
        <w:annotationRef/>
      </w:r>
      <w:r>
        <w:t>Welche Bandbreite steht für den Dosto‑Neu im Fehlerfall (z. B. Ausfall eines Home Agents) tatsächlich zur Verfügung?</w:t>
      </w:r>
      <w:r>
        <w:br/>
      </w:r>
    </w:p>
    <w:p w14:paraId="4D5B142D" w14:textId="77777777" w:rsidR="0051601E" w:rsidRDefault="0051601E" w:rsidP="0051601E">
      <w:pPr>
        <w:numPr>
          <w:ilvl w:val="0"/>
          <w:numId w:val="104"/>
        </w:numPr>
      </w:pPr>
      <w:r>
        <w:t>Wird der sechste Home Agent ausschließlich als Redundanz betrieben oder ist dieser Bestandteil der nutzbaren Gesamtkapazität?</w:t>
      </w:r>
    </w:p>
  </w:comment>
  <w:comment w:id="888" w:author="Abbas Rizvi" w:date="2026-07-14T00:00:00Z" w:initials="AR">
    <w:p w14:paraId="20000399" w14:textId="77777777" w:rsidR="00D764CD" w:rsidRDefault="00000000">
      <w:r>
        <w:rPr>
          <w:rStyle w:val="CommentReference"/>
        </w:rPr>
        <w:annotationRef/>
      </w:r>
      <w:r>
        <w:rPr>
          <w:color w:val="000000"/>
          <w:sz w:val="20"/>
        </w:rPr>
        <w:t>Failover-Mechanismus und Rolle des sechsten Home Agents sind im Fliesstext oben ergaenzt (Abschnitt 'Fehlerfall und sechster Home Agent').</w:t>
      </w:r>
    </w:p>
  </w:comment>
  <w:comment w:id="895" w:author="Milutinovic Nenad (PV)" w:date="2026-06-15T09:47:00Z" w:initials="NM">
    <w:p w14:paraId="4EC1050D" w14:textId="77777777" w:rsidR="001A22F0" w:rsidRDefault="009B474C" w:rsidP="001A22F0">
      <w:pPr>
        <w:pStyle w:val="CommentText"/>
      </w:pPr>
      <w:r>
        <w:rPr>
          <w:rStyle w:val="CommentReference"/>
        </w:rPr>
        <w:annotationRef/>
      </w:r>
      <w:r w:rsidR="001A22F0">
        <w:t xml:space="preserve">Unvollständig. Mindestens VLAN 47 und VLAN 15 fehlen. Außerdem sollen nicht alle VLAN auf allen Fahrzeugtypen vorhanden sein. Trennung im Dokument darstellen. Es ist zu unterscheiden zwischen FV, NV und CAT. </w:t>
      </w:r>
    </w:p>
  </w:comment>
  <w:comment w:id="896" w:author="Abbas Rizvi" w:date="2026-07-14T00:00:00Z" w:initials="AR">
    <w:p w14:paraId="10000397" w14:textId="77777777" w:rsidR="00D764CD" w:rsidRDefault="00000000">
      <w:r>
        <w:rPr>
          <w:rStyle w:val="CommentReference"/>
        </w:rPr>
        <w:annotationRef/>
      </w:r>
      <w:r>
        <w:rPr>
          <w:color w:val="000000"/>
          <w:sz w:val="20"/>
        </w:rPr>
        <w:t>VLAN 47 und VLAN 15 sind in der Tabelle ergaenzt; die Nutzung ist je Fahrzeugtyp differenziert dargestellt (z. B. VLAN 48 nur auf CAT-Garnituren 4705 aktiv, NV-/FV-Garnituren nutzen hierfuer VLAN 47; VLAN 15 ausschliesslich ueber die Multitraktions-Kupplung). Bitte pruefen, ob damit alle offenen Punkte abgedeckt sind.</w:t>
      </w:r>
    </w:p>
  </w:comment>
  <w:comment w:id="918" w:author="Milutinovic Nenad (PV)" w:date="2026-06-15T09:48:00Z" w:initials="NM">
    <w:p w14:paraId="4A823C67" w14:textId="0CF9D293" w:rsidR="009B474C" w:rsidRDefault="009B474C" w:rsidP="009B474C">
      <w:pPr>
        <w:pStyle w:val="CommentText"/>
      </w:pPr>
      <w:r>
        <w:rPr>
          <w:rStyle w:val="CommentReference"/>
        </w:rPr>
        <w:annotationRef/>
      </w:r>
      <w:r>
        <w:t>Verweis auf Netzwerkplanungs-Excel ergänzen oder Informationen aus Excel hier aufnehmen.</w:t>
      </w:r>
    </w:p>
  </w:comment>
  <w:comment w:id="919" w:author="Abbas Rizvi" w:date="2026-06-17T08:32:00Z" w:initials="AR">
    <w:p w14:paraId="15557C26" w14:textId="77777777" w:rsidR="00EA0595" w:rsidRDefault="003C127A">
      <w:r>
        <w:rPr>
          <w:rStyle w:val="CommentReference"/>
        </w:rPr>
        <w:annotationRef/>
      </w:r>
      <w:r>
        <w:rPr>
          <w:color w:val="000000"/>
          <w:sz w:val="20"/>
        </w:rPr>
        <w:t>Verweis ergaenzt: Die vollstaendige, je Flotte und Fahrzeugtyp differenzierte VLAN- und Adressplanung ist im Netzwerkplanungs-Dokument Dosto_NEU-network-planning-v8.xlsx hinterlegt und als Anhang massgeblich.</w:t>
      </w:r>
    </w:p>
  </w:comment>
  <w:comment w:id="922" w:author="Milutinovic Nenad (PV)" w:date="2026-06-15T09:51:00Z" w:initials="NM">
    <w:p w14:paraId="275D3354" w14:textId="77777777" w:rsidR="006764ED" w:rsidRDefault="006764ED" w:rsidP="006764ED">
      <w:pPr>
        <w:pStyle w:val="CommentText"/>
      </w:pPr>
      <w:r>
        <w:rPr>
          <w:rStyle w:val="CommentReference"/>
        </w:rPr>
        <w:annotationRef/>
      </w:r>
      <w:r>
        <w:t>Grafik seit 2024 nicht mehr aktuell. Bitte aktualisieren.</w:t>
      </w:r>
    </w:p>
  </w:comment>
  <w:comment w:id="930" w:author="Ajinah Ibrahim (PV)" w:date="2026-06-09T13:00:00Z" w:initials="IA">
    <w:p w14:paraId="718E8E7D" w14:textId="04AD6A7B" w:rsidR="005F17F7" w:rsidRDefault="005F17F7" w:rsidP="005F17F7">
      <w:r>
        <w:rPr>
          <w:rStyle w:val="CommentReference10"/>
        </w:rPr>
        <w:annotationRef/>
      </w:r>
      <w:r>
        <w:t>Zwischen Beschreibung („NTP über Internetverbindung“) und Darstellung („open NTP source“) besteht eine Inkonsistenz. Die tatsächliche autoritative NTP‑Quelle ist nicht eindeutig definiert. Es sollte klargestellt werden, ob die Zeitsynchronisation über öffentliche NTP‑Server oder über eine kontrollierte Backend-/Provider‑Quelle erfolgt.</w:t>
      </w:r>
    </w:p>
  </w:comment>
  <w:comment w:id="931" w:author="Abbas Rizvi" w:date="2026-06-17T09:12:00Z" w:initials="AR">
    <w:p w14:paraId="21073240" w14:textId="77777777" w:rsidR="00EA0595" w:rsidRDefault="003C127A">
      <w:r>
        <w:rPr>
          <w:rStyle w:val="CommentReference"/>
        </w:rPr>
        <w:annotationRef/>
      </w:r>
      <w:r>
        <w:rPr>
          <w:color w:val="000000"/>
          <w:sz w:val="20"/>
        </w:rPr>
        <w:t>Das OBS ist die Nomad CCU (Stadler-Bezeichnung). Primaere Zeitquelle sind oeffentliche Internet-NTP-Server (NTP-Pool / Stratum 1-2) ueber die landseitige Internetverbindung; dies entspricht dem Netzwerkplanungs-Dokument Dosto_NEU-network-planning-v8.xlsx (Blatt ZUG-LAND, Zeile 'NTP - OBS reference') und wurde gegen die Live-Konfiguration geprueft (box1-t16, box1-t40). Die CCU ist zugleich NTP-Server fuer die fahrzeugseitigen Netze und stellt den Dienst per SNAT auch im VLAN 7 (Stadler) bereit. Die fahrzeugseitigen IoB-Geraete (Consist-Switches und Access Points) beziehen ihre Zeit von der CCU (10.179.x.1), nicht direkt aus dem Internet. Die Diagramm-Bezeichnung 'open NTP source' ist somit korrekt; GPS dient als Fallback.</w:t>
      </w:r>
    </w:p>
  </w:comment>
  <w:comment w:id="938" w:author="Ajinah Ibrahim (PV)" w:date="2026-06-09T13:12:00Z" w:initials="IA">
    <w:p w14:paraId="5611DAE7" w14:textId="77777777" w:rsidR="00DD7CAF" w:rsidRDefault="00DD7CAF" w:rsidP="00DD7CAF">
      <w:r>
        <w:rPr>
          <w:rStyle w:val="CommentReference10"/>
        </w:rPr>
        <w:annotationRef/>
      </w:r>
      <w:r>
        <w:rPr>
          <w:lang w:val="en-US"/>
        </w:rPr>
        <w:t>Obwohl die Multitraktions‑Kupplung am RSTP teilnimmt, transportiert sie lediglich VLAN 5 und VLAN 15, während ein gemeinsames Netzwerk über mehrere Züge sowie das Routing von Diensten zwischen den Zügen im Standarddesign ausdrücklich nicht vorgesehen sind. Die Kupplung ist daher als eingeschränkter Inter‑Train‑Pfad zu betrachten und nicht als reguläre Erweiterung des internen Fahrzeugrings. Um unerwünschte lange Weiterleitungswege über andere Zugverbände zu vermeiden, sollte stets nur der vorgesehene primäre Kupplungspfad aktiv sein und der fahrzeuginternen Ring der bevorzugte Forwarding‑Pfad bleiben – auch im Fehlerfall, etwa wenn eine interne Verbindung ausfällt.</w:t>
      </w:r>
    </w:p>
  </w:comment>
  <w:comment w:id="939" w:author="Abbas Rizvi" w:date="2026-06-17T08:32:00Z" w:initials="AR">
    <w:p w14:paraId="526A1966" w14:textId="77777777" w:rsidR="00EA0595" w:rsidRDefault="003C127A">
      <w:r>
        <w:rPr>
          <w:rStyle w:val="CommentReference"/>
        </w:rPr>
        <w:annotationRef/>
      </w:r>
      <w:r>
        <w:rPr>
          <w:color w:val="000000"/>
          <w:sz w:val="20"/>
        </w:rPr>
        <w:t>Bestätigt: Die Kupplung ist ein eingeschränkter Inter-Train-Pfad (nur VLAN 5 und 15); der fahrzeuginterne Ring bleibt in allen Szenarien der bevorzugte Forwarding-Pfad — auch im Fehlerfall (z. B. Ausfall einer internen Verbindung). Das in Kapitel 5.10 beschriebene Verhalten wurde entsprechend präzisiert: stets nur eine aktive Verbindung zwischen den Zügen, kein gemeinsamer Ring über mehrere Fahrzeuge. Validiert im Kupplungstest zweier Sechsteiler am 2026-06-12 (ein Wurzelknoten, eine Kupplungsstrecke forwarding, die redundante blockiert).</w:t>
      </w:r>
    </w:p>
  </w:comment>
  <w:comment w:id="937" w:author="Abbas Rizvi" w:date="2026-06-20T19:52:00Z" w:initials="AR">
    <w:p w14:paraId="0029A754" w14:textId="77777777" w:rsidR="00EA0595" w:rsidRDefault="003C127A">
      <w:r>
        <w:rPr>
          <w:rStyle w:val="CommentReference"/>
        </w:rPr>
        <w:annotationRef/>
      </w:r>
      <w:r>
        <w:rPr>
          <w:color w:val="000000"/>
          <w:sz w:val="20"/>
        </w:rPr>
        <w:t>Präzisiert: Der Kupplungspfad ist im Normalbetrieb durchgängig forwarding (einziger Inter-Train-Pfad), wird jedoch wegen der hohen Pfadkosten nie für die fahrzeuginterne Pfadwahl bevorzugt. Stets nur eine aktive Kupplungsverbindung; der interne Ring bleibt auch im Fehlerfall bevorzugt.</w:t>
      </w:r>
    </w:p>
  </w:comment>
  <w:comment w:id="942" w:author="Abbas Rizvi" w:date="2026-06-20T19:52:00Z" w:initials="AR">
    <w:p w14:paraId="32CFA681" w14:textId="77777777" w:rsidR="00EA0595" w:rsidRDefault="003C127A">
      <w:r>
        <w:rPr>
          <w:rStyle w:val="CommentReference"/>
        </w:rPr>
        <w:annotationRef/>
      </w:r>
      <w:r>
        <w:rPr>
          <w:color w:val="000000"/>
          <w:sz w:val="20"/>
        </w:rPr>
        <w:t>Aktualisiert (Ibrahim, Kommentare zu Multitraktion): Die frühere train_id-abhängige Pfadkostenformel (A3 train_id×2.000.000, A1 train_id×1.000.000) wird durch einen festen, an beiden Linkenden identischen Wert ersetzt — voneinander abweichende Kosten an den Linkenden eines Punkt-zu-Punkt-Kupplungslinks haben im Test zu instabiler RSTP-Rollenzuweisung geführt. Verhalten ansonsten unverändert: eine aktive Verbindung, interner Ring bevorzugt.</w:t>
      </w:r>
    </w:p>
  </w:comment>
  <w:comment w:id="946" w:author="Milutinovic Nenad (PV)" w:date="2026-06-16T13:19:00Z" w:initials="M(">
    <w:p w14:paraId="7089AD71" w14:textId="1D6F3266" w:rsidR="000453B4" w:rsidRDefault="009B543D">
      <w:r>
        <w:rPr>
          <w:rStyle w:val="CommentReference10"/>
        </w:rPr>
        <w:annotationRef/>
      </w:r>
      <w:r w:rsidRPr="74DC6F4E">
        <w:t xml:space="preserve">Dies ist Inakzeptabel. Nach 3 Jahren Projektlaufzeit zu meinen, dass eine vereinbarte Leistung nun nur noch nach einer VO von Nomad umgesetzt wird. Klärungsbedarf! </w:t>
      </w:r>
    </w:p>
  </w:comment>
  <w:comment w:id="947" w:author="Andrey Fomin" w:date="2026-07-03T12:37:00Z" w:initials="AF">
    <w:p w14:paraId="4373DF98" w14:textId="77777777" w:rsidR="009B2687" w:rsidRDefault="00907181" w:rsidP="009B2687">
      <w:pPr>
        <w:pStyle w:val="CommentText"/>
      </w:pPr>
      <w:r>
        <w:rPr>
          <w:rStyle w:val="CommentReference"/>
        </w:rPr>
        <w:annotationRef/>
      </w:r>
      <w:r w:rsidR="009B2687">
        <w:t>Die Multitraktion (Aufbau eines gemeinsamen Netzwerks zwischen den verbundenen Fahrzeugen für definierte OEBB-/ND- und Stadler-Dienste) war nie Teil des Standardlieferumfangs von Nomad für das DoSto-Neu-Projekt. Sie finden dies in der Technischen Beschreibung v0.3 (ND-BID-OBB-036-SDD-001) vom 16.05.2023.</w:t>
      </w:r>
    </w:p>
    <w:p w14:paraId="3304F738" w14:textId="77777777" w:rsidR="009B2687" w:rsidRDefault="009B2687" w:rsidP="009B2687">
      <w:pPr>
        <w:pStyle w:val="CommentText"/>
      </w:pPr>
      <w:r>
        <w:t>Es war zudem als PM-19 Bestandteil des Ergänzugnsangebots von Nomad (ND-BID-OBB-036-TEN-001-EXT1, v2, 07.02.2024), wurde jedoch nie bestellt.</w:t>
      </w:r>
    </w:p>
  </w:comment>
  <w:comment w:id="949" w:author="Milutinovic Nenad (PV)" w:date="2026-06-09T13:49:00Z" w:initials="NM">
    <w:p w14:paraId="436622BD" w14:textId="77777777" w:rsidR="001842F1" w:rsidRDefault="001842F1" w:rsidP="001842F1">
      <w:r>
        <w:rPr>
          <w:rStyle w:val="CommentReference10"/>
        </w:rPr>
        <w:annotationRef/>
      </w:r>
      <w:r>
        <w:t>Was ist mit Masterwagen gemeint?</w:t>
      </w:r>
    </w:p>
  </w:comment>
  <w:comment w:id="950" w:author="Abbas Rizvi" w:date="2026-06-17T08:32:00Z" w:initials="AR">
    <w:p w14:paraId="1505B3D7" w14:textId="77777777" w:rsidR="00EA0595" w:rsidRDefault="003C127A">
      <w:r>
        <w:rPr>
          <w:rStyle w:val="CommentReference"/>
        </w:rPr>
        <w:annotationRef/>
      </w:r>
      <w:r>
        <w:rPr>
          <w:color w:val="000000"/>
          <w:sz w:val="20"/>
        </w:rPr>
        <w:t>Definition ergaenzt: Masterwagen = der Wagen einer Garnitur, in dem die zentrale Kommunikationseinheit (CCU) verbaut 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931717" w15:done="0"/>
  <w15:commentEx w15:paraId="4E17316E" w15:done="0"/>
  <w15:commentEx w15:paraId="00E8F4F5" w15:paraIdParent="4E17316E" w15:done="0"/>
  <w15:commentEx w15:paraId="768BB28C" w15:done="0"/>
  <w15:commentEx w15:paraId="1CEE8D2C" w15:paraIdParent="768BB28C" w15:done="0"/>
  <w15:commentEx w15:paraId="45BA3263" w15:done="0"/>
  <w15:commentEx w15:paraId="18ACB398" w15:paraIdParent="45BA3263" w15:done="0"/>
  <w15:commentEx w15:paraId="41E7611F" w15:done="0"/>
  <w15:commentEx w15:paraId="52C70262" w15:done="0"/>
  <w15:commentEx w15:paraId="677EC1D1" w15:paraIdParent="52C70262" w15:done="0"/>
  <w15:commentEx w15:paraId="3BB01986" w15:done="0"/>
  <w15:commentEx w15:paraId="10000396" w15:paraIdParent="3BB01986" w15:done="0"/>
  <w15:commentEx w15:paraId="360B4EC3" w15:paraIdParent="3BB01986" w15:done="0"/>
  <w15:commentEx w15:paraId="47B7442A" w15:paraIdParent="3BB01986" w15:done="0"/>
  <w15:commentEx w15:paraId="5D32E0FF" w15:paraIdParent="3BB01986" w15:done="0"/>
  <w15:commentEx w15:paraId="16E689A6" w15:done="0"/>
  <w15:commentEx w15:paraId="747A6B21" w15:done="0"/>
  <w15:commentEx w15:paraId="6186D3D7" w15:paraIdParent="747A6B21" w15:done="0"/>
  <w15:commentEx w15:paraId="32251EC4" w15:done="0"/>
  <w15:commentEx w15:paraId="52C0A9F5" w15:done="0"/>
  <w15:commentEx w15:paraId="2F94E543" w15:done="0"/>
  <w15:commentEx w15:paraId="4FBF3927" w15:paraIdParent="2F94E543" w15:done="0"/>
  <w15:commentEx w15:paraId="41DC85AB" w15:done="0"/>
  <w15:commentEx w15:paraId="4BF73D47" w15:paraIdParent="41DC85AB" w15:done="0"/>
  <w15:commentEx w15:paraId="73EF0B95" w15:done="0"/>
  <w15:commentEx w15:paraId="24379AEA" w15:paraIdParent="73EF0B95" w15:done="0"/>
  <w15:commentEx w15:paraId="773E3C19" w15:done="0"/>
  <w15:commentEx w15:paraId="64F66D08" w15:paraIdParent="773E3C19" w15:done="0"/>
  <w15:commentEx w15:paraId="6B5B9762" w15:done="0"/>
  <w15:commentEx w15:paraId="7606F406" w15:paraIdParent="6B5B9762" w15:done="0"/>
  <w15:commentEx w15:paraId="1E7216AF" w15:done="0"/>
  <w15:commentEx w15:paraId="277F7272" w15:paraIdParent="1E7216AF" w15:done="0"/>
  <w15:commentEx w15:paraId="545FAE09" w15:done="0"/>
  <w15:commentEx w15:paraId="7600576A" w15:paraIdParent="545FAE09" w15:done="0"/>
  <w15:commentEx w15:paraId="6FB0AC5B" w15:done="0"/>
  <w15:commentEx w15:paraId="65E36D73" w15:paraIdParent="6FB0AC5B" w15:done="0"/>
  <w15:commentEx w15:paraId="74D5DD44" w15:done="0"/>
  <w15:commentEx w15:paraId="45A112FB" w15:paraIdParent="74D5DD44" w15:done="0"/>
  <w15:commentEx w15:paraId="11DF8FCB" w15:done="0"/>
  <w15:commentEx w15:paraId="5CCAABF3" w15:paraIdParent="11DF8FCB" w15:done="0"/>
  <w15:commentEx w15:paraId="76F73352" w15:done="0"/>
  <w15:commentEx w15:paraId="20000398" w15:paraIdParent="76F73352" w15:done="0"/>
  <w15:commentEx w15:paraId="4D5B142D" w15:done="0"/>
  <w15:commentEx w15:paraId="20000399" w15:paraIdParent="4D5B142D" w15:done="0"/>
  <w15:commentEx w15:paraId="4EC1050D" w15:done="0"/>
  <w15:commentEx w15:paraId="10000397" w15:paraIdParent="4EC1050D" w15:done="0"/>
  <w15:commentEx w15:paraId="4A823C67" w15:done="0"/>
  <w15:commentEx w15:paraId="15557C26" w15:paraIdParent="4A823C67" w15:done="0"/>
  <w15:commentEx w15:paraId="275D3354" w15:done="0"/>
  <w15:commentEx w15:paraId="718E8E7D" w15:done="0"/>
  <w15:commentEx w15:paraId="21073240" w15:paraIdParent="718E8E7D" w15:done="0"/>
  <w15:commentEx w15:paraId="5611DAE7" w15:done="0"/>
  <w15:commentEx w15:paraId="526A1966" w15:paraIdParent="5611DAE7" w15:done="0"/>
  <w15:commentEx w15:paraId="0029A754" w15:done="0"/>
  <w15:commentEx w15:paraId="32CFA681" w15:done="0"/>
  <w15:commentEx w15:paraId="7089AD71" w15:done="0"/>
  <w15:commentEx w15:paraId="3304F738" w15:paraIdParent="7089AD71" w15:done="0"/>
  <w15:commentEx w15:paraId="436622BD" w15:done="0"/>
  <w15:commentEx w15:paraId="1505B3D7" w15:paraIdParent="436622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165A6F" w16cex:dateUtc="2026-07-01T14:37:00Z"/>
  <w16cex:commentExtensible w16cex:durableId="31462A4B" w16cex:dateUtc="2026-06-08T09:03:00Z"/>
  <w16cex:commentExtensible w16cex:durableId="78C440C5" w16cex:dateUtc="2026-06-21T08:31:00Z"/>
  <w16cex:commentExtensible w16cex:durableId="6647AF16" w16cex:dateUtc="2026-06-08T10:39:00Z"/>
  <w16cex:commentExtensible w16cex:durableId="5BE68E4B" w16cex:dateUtc="2026-06-17T08:32:00Z"/>
  <w16cex:commentExtensible w16cex:durableId="584F9C8E" w16cex:dateUtc="2026-06-16T14:44:00Z"/>
  <w16cex:commentExtensible w16cex:durableId="77DEE459" w16cex:dateUtc="2026-07-01T15:38:00Z"/>
  <w16cex:commentExtensible w16cex:durableId="6EDCE40B" w16cex:dateUtc="2026-07-01T15:45:00Z"/>
  <w16cex:commentExtensible w16cex:durableId="7DCC9A0C" w16cex:dateUtc="2026-06-08T11:10:00Z"/>
  <w16cex:commentExtensible w16cex:durableId="50FBBB0F" w16cex:dateUtc="2026-07-02T07:57:00Z"/>
  <w16cex:commentExtensible w16cex:durableId="3FE5EEBD" w16cex:dateUtc="2026-06-08T11:13:00Z"/>
  <w16cex:commentExtensible w16cex:durableId="60000396" w16cex:dateUtc="2026-07-14T00:00:00Z"/>
  <w16cex:commentExtensible w16cex:durableId="7DD2E508" w16cex:dateUtc="2026-06-17T08:32:00Z"/>
  <w16cex:commentExtensible w16cex:durableId="18161011" w16cex:dateUtc="2026-06-16T14:43:00Z"/>
  <w16cex:commentExtensible w16cex:durableId="07CF8C94" w16cex:dateUtc="2026-06-17T08:32:00Z"/>
  <w16cex:commentExtensible w16cex:durableId="394C46F1" w16cex:dateUtc="2026-07-02T07:59:00Z"/>
  <w16cex:commentExtensible w16cex:durableId="56285222" w16cex:dateUtc="2026-06-09T09:08:00Z"/>
  <w16cex:commentExtensible w16cex:durableId="0DAB8993" w16cex:dateUtc="2026-06-17T08:32:00Z"/>
  <w16cex:commentExtensible w16cex:durableId="72F3BD29" w16cex:dateUtc="2026-06-21T08:58:00Z"/>
  <w16cex:commentExtensible w16cex:durableId="7D1C1B8C" w16cex:dateUtc="2026-06-09T09:14:00Z"/>
  <w16cex:commentExtensible w16cex:durableId="67525526" w16cex:dateUtc="2026-07-02T08:01:00Z"/>
  <w16cex:commentExtensible w16cex:durableId="5D04ACEC" w16cex:dateUtc="2026-06-09T09:14:00Z"/>
  <w16cex:commentExtensible w16cex:durableId="51DF9B03" w16cex:dateUtc="2026-07-02T08:01:00Z"/>
  <w16cex:commentExtensible w16cex:durableId="76295746" w16cex:dateUtc="2026-06-16T11:46:00Z"/>
  <w16cex:commentExtensible w16cex:durableId="00DB393A" w16cex:dateUtc="2026-06-17T08:32:00Z"/>
  <w16cex:commentExtensible w16cex:durableId="24D0A2A3" w16cex:dateUtc="2026-06-16T14:46:00Z"/>
  <w16cex:commentExtensible w16cex:durableId="2856277A" w16cex:dateUtc="2026-06-17T08:32:00Z"/>
  <w16cex:commentExtensible w16cex:durableId="04F2AA71" w16cex:dateUtc="2026-06-16T11:46:00Z"/>
  <w16cex:commentExtensible w16cex:durableId="6A17F895" w16cex:dateUtc="2026-06-17T08:32:00Z"/>
  <w16cex:commentExtensible w16cex:durableId="4FC14E17" w16cex:dateUtc="2026-06-16T14:50:00Z"/>
  <w16cex:commentExtensible w16cex:durableId="0BBB512E" w16cex:dateUtc="2026-06-17T08:32:00Z"/>
  <w16cex:commentExtensible w16cex:durableId="600DAAAA" w16cex:dateUtc="2026-06-16T14:49:00Z"/>
  <w16cex:commentExtensible w16cex:durableId="7851D79F" w16cex:dateUtc="2026-06-17T08:32:00Z"/>
  <w16cex:commentExtensible w16cex:durableId="5D24261E" w16cex:dateUtc="2026-06-09T10:47:00Z"/>
  <w16cex:commentExtensible w16cex:durableId="4BF5D605" w16cex:dateUtc="2026-06-17T08:32:00Z"/>
  <w16cex:commentExtensible w16cex:durableId="2F3A7479" w16cex:dateUtc="2026-06-09T10:55:00Z"/>
  <w16cex:commentExtensible w16cex:durableId="4C45B2D6" w16cex:dateUtc="2026-06-17T09:06:00Z"/>
  <w16cex:commentExtensible w16cex:durableId="0937A78A" w16cex:dateUtc="2026-06-09T15:25:00Z"/>
  <w16cex:commentExtensible w16cex:durableId="0E420F66" w16cex:dateUtc="2026-06-17T09:06:00Z"/>
  <w16cex:commentExtensible w16cex:durableId="1F8F3D77" w16cex:dateUtc="2026-06-09T15:21:00Z"/>
  <w16cex:commentExtensible w16cex:durableId="70000398" w16cex:dateUtc="2026-07-14T00:00:00Z"/>
  <w16cex:commentExtensible w16cex:durableId="5F039050" w16cex:dateUtc="2026-06-09T15:23:00Z"/>
  <w16cex:commentExtensible w16cex:durableId="70000399" w16cex:dateUtc="2026-07-14T00:00:00Z"/>
  <w16cex:commentExtensible w16cex:durableId="6C1A5A33" w16cex:dateUtc="2026-06-15T07:47:00Z"/>
  <w16cex:commentExtensible w16cex:durableId="60000397" w16cex:dateUtc="2026-07-14T00:00:00Z"/>
  <w16cex:commentExtensible w16cex:durableId="203AB572" w16cex:dateUtc="2026-06-15T07:48:00Z"/>
  <w16cex:commentExtensible w16cex:durableId="4A01113A" w16cex:dateUtc="2026-06-17T08:32:00Z"/>
  <w16cex:commentExtensible w16cex:durableId="6EA4424B" w16cex:dateUtc="2026-06-15T07:51:00Z"/>
  <w16cex:commentExtensible w16cex:durableId="0B7B6F1F" w16cex:dateUtc="2026-06-09T11:00:00Z"/>
  <w16cex:commentExtensible w16cex:durableId="797E86C1" w16cex:dateUtc="2026-06-17T09:12:00Z"/>
  <w16cex:commentExtensible w16cex:durableId="5E7DB13E" w16cex:dateUtc="2026-06-09T11:12:00Z"/>
  <w16cex:commentExtensible w16cex:durableId="7B06ECB4" w16cex:dateUtc="2026-06-17T08:32:00Z"/>
  <w16cex:commentExtensible w16cex:durableId="543F72C3" w16cex:dateUtc="2026-06-20T19:52:00Z"/>
  <w16cex:commentExtensible w16cex:durableId="36D24D63" w16cex:dateUtc="2026-06-20T19:52:00Z"/>
  <w16cex:commentExtensible w16cex:durableId="7B30AB74" w16cex:dateUtc="2026-06-16T11:19:00Z"/>
  <w16cex:commentExtensible w16cex:durableId="7C68F986" w16cex:dateUtc="2026-07-03T10:37:00Z"/>
  <w16cex:commentExtensible w16cex:durableId="1E4E8D34" w16cex:dateUtc="2026-06-09T11:49:00Z"/>
  <w16cex:commentExtensible w16cex:durableId="39A894B0" w16cex:dateUtc="2026-06-17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931717" w16cid:durableId="64165A6F"/>
  <w16cid:commentId w16cid:paraId="4E17316E" w16cid:durableId="31462A4B"/>
  <w16cid:commentId w16cid:paraId="00E8F4F5" w16cid:durableId="78C440C5"/>
  <w16cid:commentId w16cid:paraId="768BB28C" w16cid:durableId="6647AF16"/>
  <w16cid:commentId w16cid:paraId="1CEE8D2C" w16cid:durableId="5BE68E4B"/>
  <w16cid:commentId w16cid:paraId="45BA3263" w16cid:durableId="584F9C8E"/>
  <w16cid:commentId w16cid:paraId="18ACB398" w16cid:durableId="77DEE459"/>
  <w16cid:commentId w16cid:paraId="41E7611F" w16cid:durableId="6EDCE40B"/>
  <w16cid:commentId w16cid:paraId="52C70262" w16cid:durableId="7DCC9A0C"/>
  <w16cid:commentId w16cid:paraId="677EC1D1" w16cid:durableId="50FBBB0F"/>
  <w16cid:commentId w16cid:paraId="3BB01986" w16cid:durableId="3FE5EEBD"/>
  <w16cid:commentId w16cid:paraId="10000396" w16cid:durableId="60000396"/>
  <w16cid:commentId w16cid:paraId="360B4EC3" w16cid:durableId="7DD2E508"/>
  <w16cid:commentId w16cid:paraId="47B7442A" w16cid:durableId="18161011"/>
  <w16cid:commentId w16cid:paraId="5D32E0FF" w16cid:durableId="07CF8C94"/>
  <w16cid:commentId w16cid:paraId="16E689A6" w16cid:durableId="394C46F1"/>
  <w16cid:commentId w16cid:paraId="747A6B21" w16cid:durableId="56285222"/>
  <w16cid:commentId w16cid:paraId="6186D3D7" w16cid:durableId="0DAB8993"/>
  <w16cid:commentId w16cid:paraId="32251EC4" w16cid:durableId="72F3BD29"/>
  <w16cid:commentId w16cid:paraId="52C0A9F5" w16cid:durableId="38C0A9F5"/>
  <w16cid:commentId w16cid:paraId="2F94E543" w16cid:durableId="7D1C1B8C"/>
  <w16cid:commentId w16cid:paraId="4FBF3927" w16cid:durableId="67525526"/>
  <w16cid:commentId w16cid:paraId="41DC85AB" w16cid:durableId="5D04ACEC"/>
  <w16cid:commentId w16cid:paraId="4BF73D47" w16cid:durableId="51DF9B03"/>
  <w16cid:commentId w16cid:paraId="73EF0B95" w16cid:durableId="76295746"/>
  <w16cid:commentId w16cid:paraId="24379AEA" w16cid:durableId="00DB393A"/>
  <w16cid:commentId w16cid:paraId="773E3C19" w16cid:durableId="24D0A2A3"/>
  <w16cid:commentId w16cid:paraId="64F66D08" w16cid:durableId="2856277A"/>
  <w16cid:commentId w16cid:paraId="6B5B9762" w16cid:durableId="04F2AA71"/>
  <w16cid:commentId w16cid:paraId="7606F406" w16cid:durableId="6A17F895"/>
  <w16cid:commentId w16cid:paraId="1E7216AF" w16cid:durableId="4FC14E17"/>
  <w16cid:commentId w16cid:paraId="277F7272" w16cid:durableId="0BBB512E"/>
  <w16cid:commentId w16cid:paraId="545FAE09" w16cid:durableId="600DAAAA"/>
  <w16cid:commentId w16cid:paraId="7600576A" w16cid:durableId="7851D79F"/>
  <w16cid:commentId w16cid:paraId="6FB0AC5B" w16cid:durableId="5D24261E"/>
  <w16cid:commentId w16cid:paraId="65E36D73" w16cid:durableId="4BF5D605"/>
  <w16cid:commentId w16cid:paraId="74D5DD44" w16cid:durableId="2F3A7479"/>
  <w16cid:commentId w16cid:paraId="45A112FB" w16cid:durableId="4C45B2D6"/>
  <w16cid:commentId w16cid:paraId="11DF8FCB" w16cid:durableId="0937A78A"/>
  <w16cid:commentId w16cid:paraId="5CCAABF3" w16cid:durableId="0E420F66"/>
  <w16cid:commentId w16cid:paraId="76F73352" w16cid:durableId="1F8F3D77"/>
  <w16cid:commentId w16cid:paraId="20000398" w16cid:durableId="70000398"/>
  <w16cid:commentId w16cid:paraId="4D5B142D" w16cid:durableId="5F039050"/>
  <w16cid:commentId w16cid:paraId="20000399" w16cid:durableId="70000399"/>
  <w16cid:commentId w16cid:paraId="4EC1050D" w16cid:durableId="6C1A5A33"/>
  <w16cid:commentId w16cid:paraId="10000397" w16cid:durableId="60000397"/>
  <w16cid:commentId w16cid:paraId="4A823C67" w16cid:durableId="203AB572"/>
  <w16cid:commentId w16cid:paraId="15557C26" w16cid:durableId="4A01113A"/>
  <w16cid:commentId w16cid:paraId="275D3354" w16cid:durableId="6EA4424B"/>
  <w16cid:commentId w16cid:paraId="718E8E7D" w16cid:durableId="0B7B6F1F"/>
  <w16cid:commentId w16cid:paraId="21073240" w16cid:durableId="797E86C1"/>
  <w16cid:commentId w16cid:paraId="5611DAE7" w16cid:durableId="5E7DB13E"/>
  <w16cid:commentId w16cid:paraId="526A1966" w16cid:durableId="7B06ECB4"/>
  <w16cid:commentId w16cid:paraId="0029A754" w16cid:durableId="543F72C3"/>
  <w16cid:commentId w16cid:paraId="32CFA681" w16cid:durableId="36D24D63"/>
  <w16cid:commentId w16cid:paraId="7089AD71" w16cid:durableId="7B30AB74"/>
  <w16cid:commentId w16cid:paraId="3304F738" w16cid:durableId="7C68F986"/>
  <w16cid:commentId w16cid:paraId="436622BD" w16cid:durableId="1E4E8D34"/>
  <w16cid:commentId w16cid:paraId="1505B3D7" w16cid:durableId="39A89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8015" w14:textId="77777777" w:rsidR="00F07D9F" w:rsidRPr="00215A00" w:rsidRDefault="00F07D9F" w:rsidP="00B07BA5">
      <w:pPr>
        <w:rPr>
          <w:lang w:bidi="th-TH"/>
        </w:rPr>
      </w:pPr>
      <w:r w:rsidRPr="00215A00">
        <w:rPr>
          <w:lang w:bidi="th-TH"/>
        </w:rPr>
        <w:separator/>
      </w:r>
    </w:p>
  </w:endnote>
  <w:endnote w:type="continuationSeparator" w:id="0">
    <w:p w14:paraId="02C14538" w14:textId="77777777" w:rsidR="00F07D9F" w:rsidRPr="00215A00" w:rsidRDefault="00F07D9F" w:rsidP="00B07BA5">
      <w:pPr>
        <w:rPr>
          <w:lang w:bidi="th-TH"/>
        </w:rPr>
      </w:pPr>
      <w:r w:rsidRPr="00215A00">
        <w:rPr>
          <w:lang w:bidi="th-TH"/>
        </w:rPr>
        <w:continuationSeparator/>
      </w:r>
    </w:p>
  </w:endnote>
  <w:endnote w:type="continuationNotice" w:id="1">
    <w:p w14:paraId="6A2EB819" w14:textId="77777777" w:rsidR="00F07D9F" w:rsidRPr="00215A00" w:rsidRDefault="00F07D9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ele-GroteskNor">
    <w:altName w:val="Times New Roman"/>
    <w:panose1 w:val="00000000000000000000"/>
    <w:charset w:val="00"/>
    <w:family w:val="auto"/>
    <w:notTrueType/>
    <w:pitch w:val="variable"/>
    <w:sig w:usb0="00000003" w:usb1="00000000" w:usb2="00000000" w:usb3="00000000" w:csb0="00000001" w:csb1="00000000"/>
  </w:font>
  <w:font w:name="Tele-Antiqua">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5B49" w14:textId="77777777" w:rsidR="00827226" w:rsidRDefault="008272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enTab1"/>
      <w:tblW w:w="10348" w:type="dxa"/>
      <w:tblInd w:w="-627" w:type="dxa"/>
      <w:tblBorders>
        <w:top w:val="none" w:sz="0" w:space="0" w:color="auto"/>
        <w:left w:val="none" w:sz="0" w:space="0" w:color="auto"/>
        <w:bottom w:val="none" w:sz="0" w:space="0" w:color="auto"/>
        <w:right w:val="none" w:sz="0" w:space="0" w:color="auto"/>
        <w:insideH w:val="single" w:sz="4" w:space="0" w:color="E54958"/>
        <w:insideV w:val="single" w:sz="4" w:space="0" w:color="525252"/>
      </w:tblBorders>
      <w:tblLook w:val="04A0" w:firstRow="1" w:lastRow="0" w:firstColumn="1" w:lastColumn="0" w:noHBand="0" w:noVBand="1"/>
    </w:tblPr>
    <w:tblGrid>
      <w:gridCol w:w="3449"/>
      <w:gridCol w:w="3449"/>
      <w:gridCol w:w="3450"/>
    </w:tblGrid>
    <w:tr w:rsidR="007349EB" w:rsidRPr="00F6770C" w14:paraId="3BB0D734" w14:textId="77777777" w:rsidTr="00CD2A47">
      <w:trPr>
        <w:trHeight w:val="123"/>
      </w:trPr>
      <w:tc>
        <w:tcPr>
          <w:tcW w:w="3449" w:type="dxa"/>
          <w:vAlign w:val="center"/>
        </w:tcPr>
        <w:p w14:paraId="7C37BF0C" w14:textId="721B08DC" w:rsidR="007349EB" w:rsidRPr="00F6770C" w:rsidRDefault="00846329" w:rsidP="000C0458">
          <w:pPr>
            <w:tabs>
              <w:tab w:val="left" w:pos="545"/>
              <w:tab w:val="left" w:pos="738"/>
              <w:tab w:val="left" w:pos="3276"/>
            </w:tabs>
            <w:jc w:val="center"/>
            <w:rPr>
              <w:rFonts w:ascii="Aptos Narrow" w:hAnsi="Aptos Narrow"/>
              <w:color w:val="808080"/>
              <w:sz w:val="16"/>
            </w:rPr>
          </w:pPr>
          <w:r w:rsidRPr="00F6770C">
            <w:rPr>
              <w:rFonts w:ascii="Aptos Narrow" w:hAnsi="Aptos Narrow"/>
              <w:noProof/>
            </w:rPr>
            <mc:AlternateContent>
              <mc:Choice Requires="wps">
                <w:drawing>
                  <wp:anchor distT="0" distB="0" distL="114300" distR="114300" simplePos="0" relativeHeight="251658240" behindDoc="0" locked="0" layoutInCell="0" allowOverlap="1" wp14:anchorId="1ECF5E31" wp14:editId="22EE9A26">
                    <wp:simplePos x="0" y="0"/>
                    <wp:positionH relativeFrom="page">
                      <wp:posOffset>0</wp:posOffset>
                    </wp:positionH>
                    <wp:positionV relativeFrom="page">
                      <wp:posOffset>10229215</wp:posOffset>
                    </wp:positionV>
                    <wp:extent cx="7560945" cy="273050"/>
                    <wp:effectExtent l="0" t="0" r="0" b="0"/>
                    <wp:wrapNone/>
                    <wp:docPr id="88607264" name="Text Box 88607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945" cy="273050"/>
                            </a:xfrm>
                            <a:prstGeom prst="rect">
                              <a:avLst/>
                            </a:prstGeom>
                            <a:noFill/>
                            <a:ln w="6350">
                              <a:noFill/>
                            </a:ln>
                          </wps:spPr>
                          <wps:txbx>
                            <w:txbxContent>
                              <w:p w14:paraId="52AE7FC4" w14:textId="77777777"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ECF5E31" id="_x0000_t202" coordsize="21600,21600" o:spt="202" path="m,l,21600r21600,l21600,xe">
                    <v:stroke joinstyle="miter"/>
                    <v:path gradientshapeok="t" o:connecttype="rect"/>
                  </v:shapetype>
                  <v:shape id="Text Box 88607264" o:spid="_x0000_s1026" type="#_x0000_t202" style="position:absolute;left:0;text-align:left;margin-left:0;margin-top:805.45pt;width:595.35pt;height:2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" o:allowincell="f" filled="f" stroked="f" strokeweight=".5pt">
                    <v:textbox inset="20pt,0,,0">
                      <w:txbxContent>
                        <w:p w14:paraId="52AE7FC4" w14:textId="77777777" w:rsidR="00105964" w:rsidRPr="00215A00" w:rsidRDefault="00105964" w:rsidP="00105964">
                          <w:pPr>
                            <w:spacing w:before="0" w:after="0"/>
                            <w:rPr>
                              <w:rFonts w:cs="Calibri"/>
                              <w:color w:val="FFC000"/>
                              <w:sz w:val="20"/>
                            </w:rPr>
                          </w:pPr>
                          <w:r w:rsidRPr="00215A00">
                            <w:rPr>
                              <w:rFonts w:cs="Calibri"/>
                              <w:color w:val="FFC000"/>
                              <w:sz w:val="20"/>
                            </w:rPr>
                            <w:t>TLP gelb (Adressatenkreis)</w:t>
                          </w:r>
                        </w:p>
                      </w:txbxContent>
                    </v:textbox>
                    <w10:wrap anchorx="page" anchory="page"/>
                  </v:shape>
                </w:pict>
              </mc:Fallback>
            </mc:AlternateContent>
          </w:r>
          <w:r w:rsidR="007E0578" w:rsidRPr="00F6770C">
            <w:rPr>
              <w:rFonts w:ascii="Aptos Narrow" w:hAnsi="Aptos Narrow"/>
              <w:sz w:val="18"/>
            </w:rPr>
            <w:t>ND-D</w:t>
          </w:r>
          <w:r w:rsidR="008F4EAF" w:rsidRPr="00F6770C">
            <w:rPr>
              <w:rFonts w:ascii="Aptos Narrow" w:hAnsi="Aptos Narrow"/>
              <w:sz w:val="18"/>
            </w:rPr>
            <w:t>EL</w:t>
          </w:r>
          <w:r w:rsidR="007E0578" w:rsidRPr="00F6770C">
            <w:rPr>
              <w:rFonts w:ascii="Aptos Narrow" w:hAnsi="Aptos Narrow"/>
              <w:sz w:val="18"/>
            </w:rPr>
            <w:t>-OBB-</w:t>
          </w:r>
          <w:r w:rsidR="00A169F0" w:rsidRPr="00F6770C">
            <w:rPr>
              <w:rFonts w:ascii="Aptos Narrow" w:hAnsi="Aptos Narrow"/>
              <w:sz w:val="18"/>
            </w:rPr>
            <w:t>03</w:t>
          </w:r>
          <w:r w:rsidR="008F4EAF" w:rsidRPr="00F6770C">
            <w:rPr>
              <w:rFonts w:ascii="Aptos Narrow" w:hAnsi="Aptos Narrow"/>
              <w:sz w:val="18"/>
            </w:rPr>
            <w:t>5</w:t>
          </w:r>
          <w:r w:rsidR="007E0578" w:rsidRPr="00F6770C">
            <w:rPr>
              <w:rFonts w:ascii="Aptos Narrow" w:hAnsi="Aptos Narrow"/>
              <w:sz w:val="18"/>
            </w:rPr>
            <w:t>-SDD-00</w:t>
          </w:r>
          <w:ins w:id="984" w:author="Andrey Fomin" w:date="2026-07-01T16:44:00Z" w16du:dateUtc="2026-07-01T14:44:00Z">
            <w:r w:rsidR="00F6770C" w:rsidRPr="00F6770C">
              <w:rPr>
                <w:rFonts w:ascii="Aptos Narrow" w:hAnsi="Aptos Narrow"/>
                <w:sz w:val="18"/>
              </w:rPr>
              <w:t>1</w:t>
            </w:r>
          </w:ins>
          <w:del w:id="985" w:author="Andrey Fomin" w:date="2026-07-01T16:44:00Z" w16du:dateUtc="2026-07-01T14:44:00Z">
            <w:r w:rsidR="00374C80" w:rsidRPr="00F6770C" w:rsidDel="00F6770C">
              <w:rPr>
                <w:rFonts w:ascii="Aptos Narrow" w:hAnsi="Aptos Narrow"/>
                <w:sz w:val="18"/>
              </w:rPr>
              <w:delText>3</w:delText>
            </w:r>
          </w:del>
          <w:r w:rsidR="009449B9" w:rsidRPr="00F6770C">
            <w:rPr>
              <w:rFonts w:ascii="Aptos Narrow" w:hAnsi="Aptos Narrow"/>
              <w:sz w:val="18"/>
            </w:rPr>
            <w:t>-0</w:t>
          </w:r>
          <w:del w:id="986" w:author="Andrey Fomin" w:date="2026-07-01T16:44:00Z" w16du:dateUtc="2026-07-01T14:44:00Z">
            <w:r w:rsidR="00AD3F35" w:rsidRPr="00F6770C" w:rsidDel="00F6770C">
              <w:rPr>
                <w:rFonts w:ascii="Aptos Narrow" w:hAnsi="Aptos Narrow"/>
                <w:sz w:val="18"/>
              </w:rPr>
              <w:delText>1</w:delText>
            </w:r>
          </w:del>
          <w:ins w:id="987" w:author="Andrey Fomin" w:date="2026-07-02T10:15:00Z" w16du:dateUtc="2026-07-02T08:15:00Z">
            <w:r w:rsidR="006436A8">
              <w:rPr>
                <w:rFonts w:ascii="Aptos Narrow" w:hAnsi="Aptos Narrow"/>
                <w:sz w:val="18"/>
              </w:rPr>
              <w:t>4</w:t>
            </w:r>
          </w:ins>
        </w:p>
      </w:tc>
      <w:tc>
        <w:tcPr>
          <w:tcW w:w="3449" w:type="dxa"/>
          <w:vAlign w:val="center"/>
        </w:tcPr>
        <w:p w14:paraId="01A92334" w14:textId="6583B86C" w:rsidR="007349EB" w:rsidRPr="00F6770C" w:rsidRDefault="007349EB" w:rsidP="000C0458">
          <w:pPr>
            <w:tabs>
              <w:tab w:val="left" w:pos="545"/>
              <w:tab w:val="left" w:pos="738"/>
              <w:tab w:val="left" w:pos="3276"/>
            </w:tabs>
            <w:jc w:val="center"/>
            <w:rPr>
              <w:rFonts w:ascii="Aptos Narrow" w:hAnsi="Aptos Narrow"/>
              <w:color w:val="808080"/>
              <w:sz w:val="16"/>
              <w:lang w:val="en-GB"/>
            </w:rPr>
          </w:pPr>
          <w:r w:rsidRPr="00F6770C">
            <w:rPr>
              <w:rFonts w:ascii="Aptos Narrow" w:hAnsi="Aptos Narrow"/>
              <w:color w:val="808080"/>
              <w:sz w:val="16"/>
              <w:lang w:val="en-GB"/>
            </w:rPr>
            <w:t xml:space="preserve">© Copyright Nomad Digital Limited </w:t>
          </w:r>
          <w:r w:rsidRPr="00F6770C">
            <w:rPr>
              <w:rFonts w:ascii="Aptos Narrow" w:hAnsi="Aptos Narrow"/>
              <w:color w:val="808080"/>
              <w:sz w:val="16"/>
            </w:rPr>
            <w:fldChar w:fldCharType="begin"/>
          </w:r>
          <w:r w:rsidRPr="00F6770C">
            <w:rPr>
              <w:rFonts w:ascii="Aptos Narrow" w:hAnsi="Aptos Narrow"/>
              <w:color w:val="808080"/>
              <w:sz w:val="16"/>
            </w:rPr>
            <w:instrText xml:space="preserve"> DATE  \@ "yyyy"  \* MERGEFORMAT </w:instrText>
          </w:r>
          <w:r w:rsidRPr="00F6770C">
            <w:rPr>
              <w:rFonts w:ascii="Aptos Narrow" w:hAnsi="Aptos Narrow"/>
              <w:color w:val="808080"/>
              <w:sz w:val="16"/>
            </w:rPr>
            <w:fldChar w:fldCharType="separate"/>
          </w:r>
          <w:r w:rsidR="00827226">
            <w:rPr>
              <w:rFonts w:ascii="Aptos Narrow" w:hAnsi="Aptos Narrow"/>
              <w:noProof/>
              <w:color w:val="808080"/>
              <w:sz w:val="16"/>
            </w:rPr>
            <w:t>2026</w:t>
          </w:r>
          <w:r w:rsidRPr="00F6770C">
            <w:rPr>
              <w:rFonts w:ascii="Aptos Narrow" w:hAnsi="Aptos Narrow"/>
              <w:color w:val="808080"/>
              <w:sz w:val="16"/>
            </w:rPr>
            <w:fldChar w:fldCharType="end"/>
          </w:r>
        </w:p>
        <w:p w14:paraId="50B82E79" w14:textId="77777777" w:rsidR="007349EB" w:rsidRPr="00F6770C" w:rsidRDefault="007349EB" w:rsidP="000C0458">
          <w:pPr>
            <w:tabs>
              <w:tab w:val="left" w:pos="545"/>
              <w:tab w:val="left" w:pos="738"/>
              <w:tab w:val="left" w:pos="3276"/>
            </w:tabs>
            <w:jc w:val="center"/>
            <w:rPr>
              <w:rFonts w:ascii="Aptos Narrow" w:hAnsi="Aptos Narrow"/>
              <w:color w:val="808080"/>
              <w:sz w:val="16"/>
              <w:lang w:val="en-GB"/>
            </w:rPr>
          </w:pPr>
          <w:r w:rsidRPr="00F6770C">
            <w:rPr>
              <w:rFonts w:ascii="Aptos Narrow" w:hAnsi="Aptos Narrow"/>
              <w:color w:val="808080"/>
              <w:sz w:val="16"/>
              <w:lang w:val="en-GB"/>
            </w:rPr>
            <w:t>Confidential</w:t>
          </w:r>
        </w:p>
      </w:tc>
      <w:tc>
        <w:tcPr>
          <w:tcW w:w="3450" w:type="dxa"/>
          <w:vAlign w:val="center"/>
        </w:tcPr>
        <w:p w14:paraId="44DBB4B8" w14:textId="77777777" w:rsidR="007349EB" w:rsidRPr="00F6770C" w:rsidRDefault="007349EB" w:rsidP="000C0458">
          <w:pPr>
            <w:tabs>
              <w:tab w:val="left" w:pos="545"/>
              <w:tab w:val="left" w:pos="738"/>
              <w:tab w:val="left" w:pos="3276"/>
            </w:tabs>
            <w:jc w:val="center"/>
            <w:rPr>
              <w:rFonts w:ascii="Aptos Narrow" w:hAnsi="Aptos Narrow"/>
              <w:color w:val="808080"/>
              <w:sz w:val="16"/>
            </w:rPr>
          </w:pPr>
          <w:r w:rsidRPr="00F6770C">
            <w:rPr>
              <w:rFonts w:ascii="Aptos Narrow" w:hAnsi="Aptos Narrow"/>
              <w:color w:val="808080"/>
              <w:sz w:val="16"/>
            </w:rPr>
            <w:t xml:space="preserve">Page </w:t>
          </w:r>
          <w:r w:rsidRPr="00F6770C">
            <w:rPr>
              <w:rFonts w:ascii="Aptos Narrow" w:hAnsi="Aptos Narrow"/>
              <w:color w:val="808080"/>
              <w:sz w:val="16"/>
            </w:rPr>
            <w:fldChar w:fldCharType="begin"/>
          </w:r>
          <w:r w:rsidRPr="00F6770C">
            <w:rPr>
              <w:rFonts w:ascii="Aptos Narrow" w:hAnsi="Aptos Narrow"/>
              <w:color w:val="808080"/>
              <w:sz w:val="16"/>
            </w:rPr>
            <w:instrText xml:space="preserve"> PAGE </w:instrText>
          </w:r>
          <w:r w:rsidRPr="00F6770C">
            <w:rPr>
              <w:rFonts w:ascii="Aptos Narrow" w:hAnsi="Aptos Narrow"/>
              <w:color w:val="808080"/>
              <w:sz w:val="16"/>
            </w:rPr>
            <w:fldChar w:fldCharType="separate"/>
          </w:r>
          <w:r w:rsidRPr="00F6770C">
            <w:rPr>
              <w:rFonts w:ascii="Aptos Narrow" w:hAnsi="Aptos Narrow"/>
              <w:color w:val="808080"/>
              <w:sz w:val="16"/>
            </w:rPr>
            <w:t>16</w:t>
          </w:r>
          <w:r w:rsidRPr="00F6770C">
            <w:rPr>
              <w:rFonts w:ascii="Aptos Narrow" w:hAnsi="Aptos Narrow"/>
              <w:color w:val="808080"/>
              <w:sz w:val="16"/>
            </w:rPr>
            <w:fldChar w:fldCharType="end"/>
          </w:r>
          <w:r w:rsidRPr="00F6770C">
            <w:rPr>
              <w:rFonts w:ascii="Aptos Narrow" w:hAnsi="Aptos Narrow"/>
              <w:color w:val="808080"/>
              <w:sz w:val="16"/>
            </w:rPr>
            <w:t xml:space="preserve"> of </w:t>
          </w:r>
          <w:r w:rsidRPr="00F6770C">
            <w:rPr>
              <w:rFonts w:ascii="Aptos Narrow" w:hAnsi="Aptos Narrow"/>
              <w:color w:val="808080"/>
              <w:sz w:val="16"/>
            </w:rPr>
            <w:fldChar w:fldCharType="begin"/>
          </w:r>
          <w:r w:rsidRPr="00F6770C">
            <w:rPr>
              <w:rFonts w:ascii="Aptos Narrow" w:hAnsi="Aptos Narrow"/>
              <w:color w:val="808080"/>
              <w:sz w:val="16"/>
            </w:rPr>
            <w:instrText xml:space="preserve"> NUMPAGES  </w:instrText>
          </w:r>
          <w:r w:rsidRPr="00F6770C">
            <w:rPr>
              <w:rFonts w:ascii="Aptos Narrow" w:hAnsi="Aptos Narrow"/>
              <w:color w:val="808080"/>
              <w:sz w:val="16"/>
            </w:rPr>
            <w:fldChar w:fldCharType="separate"/>
          </w:r>
          <w:r w:rsidRPr="00F6770C">
            <w:rPr>
              <w:rFonts w:ascii="Aptos Narrow" w:hAnsi="Aptos Narrow"/>
              <w:color w:val="808080"/>
              <w:sz w:val="16"/>
            </w:rPr>
            <w:t>109</w:t>
          </w:r>
          <w:r w:rsidRPr="00F6770C">
            <w:rPr>
              <w:rFonts w:ascii="Aptos Narrow" w:hAnsi="Aptos Narrow"/>
              <w:color w:val="808080"/>
              <w:sz w:val="16"/>
            </w:rPr>
            <w:fldChar w:fldCharType="end"/>
          </w:r>
        </w:p>
      </w:tc>
    </w:tr>
  </w:tbl>
  <w:p w14:paraId="0A3CB000" w14:textId="77777777" w:rsidR="007349EB" w:rsidRPr="00F6770C" w:rsidRDefault="007349EB">
    <w:pPr>
      <w:pStyle w:val="Footer"/>
      <w:rPr>
        <w:rFonts w:ascii="Aptos Narrow" w:hAnsi="Aptos Narrow"/>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15"/>
      <w:gridCol w:w="3115"/>
      <w:gridCol w:w="3115"/>
    </w:tblGrid>
    <w:tr w:rsidR="7727391E" w14:paraId="1266C4F7" w14:textId="77777777" w:rsidTr="7727391E">
      <w:trPr>
        <w:trHeight w:val="300"/>
      </w:trPr>
      <w:tc>
        <w:tcPr>
          <w:tcW w:w="3115" w:type="dxa"/>
        </w:tcPr>
        <w:p w14:paraId="0D37E4DB" w14:textId="77777777" w:rsidR="7727391E" w:rsidRDefault="7727391E" w:rsidP="7727391E">
          <w:pPr>
            <w:pStyle w:val="Header"/>
            <w:ind w:left="-115"/>
          </w:pPr>
        </w:p>
      </w:tc>
      <w:tc>
        <w:tcPr>
          <w:tcW w:w="3115" w:type="dxa"/>
        </w:tcPr>
        <w:p w14:paraId="3453634D" w14:textId="77777777" w:rsidR="7727391E" w:rsidRDefault="7727391E" w:rsidP="7727391E">
          <w:pPr>
            <w:pStyle w:val="Header"/>
            <w:jc w:val="center"/>
          </w:pPr>
        </w:p>
      </w:tc>
      <w:tc>
        <w:tcPr>
          <w:tcW w:w="3115" w:type="dxa"/>
        </w:tcPr>
        <w:p w14:paraId="7E154E38" w14:textId="77777777" w:rsidR="7727391E" w:rsidRDefault="7727391E" w:rsidP="7727391E">
          <w:pPr>
            <w:pStyle w:val="Header"/>
            <w:ind w:right="-115"/>
            <w:jc w:val="right"/>
          </w:pPr>
        </w:p>
      </w:tc>
    </w:tr>
  </w:tbl>
  <w:p w14:paraId="0B9EECB5" w14:textId="77777777" w:rsidR="7727391E" w:rsidRDefault="7727391E" w:rsidP="772739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ADA5D" w14:textId="77777777" w:rsidR="00F07D9F" w:rsidRPr="00215A00" w:rsidRDefault="00F07D9F" w:rsidP="00B07BA5">
      <w:pPr>
        <w:rPr>
          <w:lang w:bidi="th-TH"/>
        </w:rPr>
      </w:pPr>
      <w:r w:rsidRPr="00215A00">
        <w:rPr>
          <w:lang w:bidi="th-TH"/>
        </w:rPr>
        <w:separator/>
      </w:r>
    </w:p>
  </w:footnote>
  <w:footnote w:type="continuationSeparator" w:id="0">
    <w:p w14:paraId="0B1D1BE8" w14:textId="77777777" w:rsidR="00F07D9F" w:rsidRPr="00215A00" w:rsidRDefault="00F07D9F" w:rsidP="00B07BA5">
      <w:pPr>
        <w:rPr>
          <w:lang w:bidi="th-TH"/>
        </w:rPr>
      </w:pPr>
      <w:r w:rsidRPr="00215A00">
        <w:rPr>
          <w:lang w:bidi="th-TH"/>
        </w:rPr>
        <w:continuationSeparator/>
      </w:r>
    </w:p>
  </w:footnote>
  <w:footnote w:type="continuationNotice" w:id="1">
    <w:p w14:paraId="65A9F1D1" w14:textId="77777777" w:rsidR="00F07D9F" w:rsidRPr="00215A00" w:rsidRDefault="00F07D9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DE4F1" w14:textId="77777777" w:rsidR="00827226" w:rsidRDefault="008272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gridCol w:w="4052"/>
    </w:tblGrid>
    <w:tr w:rsidR="00913A4A" w:rsidRPr="00F6770C" w14:paraId="0B9DE27D" w14:textId="77777777" w:rsidTr="00F6770C">
      <w:trPr>
        <w:trHeight w:val="551"/>
      </w:trPr>
      <w:tc>
        <w:tcPr>
          <w:tcW w:w="5767" w:type="dxa"/>
          <w:vAlign w:val="center"/>
        </w:tcPr>
        <w:p w14:paraId="74CF12C4" w14:textId="77777777" w:rsidR="00913A4A" w:rsidRPr="00F6770C" w:rsidRDefault="00913A4A" w:rsidP="00DA1D04">
          <w:pPr>
            <w:pStyle w:val="NoSpacing"/>
            <w:jc w:val="center"/>
            <w:rPr>
              <w:rFonts w:ascii="Aptos Narrow" w:hAnsi="Aptos Narrow"/>
              <w:lang w:bidi="th-TH"/>
            </w:rPr>
          </w:pPr>
          <w:r w:rsidRPr="00F6770C">
            <w:rPr>
              <w:rFonts w:ascii="Aptos Narrow" w:hAnsi="Aptos Narrow"/>
              <w:noProof/>
              <w:lang w:eastAsia="en-GB"/>
            </w:rPr>
            <w:drawing>
              <wp:inline distT="0" distB="0" distL="0" distR="0" wp14:anchorId="4245D292" wp14:editId="2D7941B7">
                <wp:extent cx="1800281" cy="508000"/>
                <wp:effectExtent l="0" t="0" r="9525" b="6350"/>
                <wp:docPr id="1783434472" name="Picture 200415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00281" cy="508000"/>
                        </a:xfrm>
                        <a:prstGeom prst="rect">
                          <a:avLst/>
                        </a:prstGeom>
                      </pic:spPr>
                    </pic:pic>
                  </a:graphicData>
                </a:graphic>
              </wp:inline>
            </w:drawing>
          </w:r>
        </w:p>
      </w:tc>
      <w:tc>
        <w:tcPr>
          <w:tcW w:w="4052" w:type="dxa"/>
          <w:vAlign w:val="center"/>
        </w:tcPr>
        <w:p w14:paraId="470FF0D3" w14:textId="77777777" w:rsidR="00913A4A" w:rsidRPr="00F6770C" w:rsidRDefault="00A22418" w:rsidP="007D4334">
          <w:pPr>
            <w:pStyle w:val="NoSpacing"/>
            <w:spacing w:line="276" w:lineRule="auto"/>
            <w:jc w:val="center"/>
            <w:rPr>
              <w:rFonts w:ascii="Aptos Narrow" w:hAnsi="Aptos Narrow"/>
              <w:lang w:bidi="th-TH"/>
            </w:rPr>
          </w:pPr>
          <w:r w:rsidRPr="00F6770C">
            <w:rPr>
              <w:rFonts w:ascii="Aptos Narrow" w:hAnsi="Aptos Narrow"/>
              <w:lang w:bidi="th-TH"/>
            </w:rPr>
            <w:t>Technische</w:t>
          </w:r>
          <w:r w:rsidR="00913A4A" w:rsidRPr="00F6770C">
            <w:rPr>
              <w:rFonts w:ascii="Aptos Narrow" w:hAnsi="Aptos Narrow"/>
              <w:lang w:bidi="th-TH"/>
            </w:rPr>
            <w:t xml:space="preserve"> </w:t>
          </w:r>
          <w:r w:rsidRPr="00F6770C">
            <w:rPr>
              <w:rFonts w:ascii="Aptos Narrow" w:hAnsi="Aptos Narrow"/>
              <w:lang w:bidi="th-TH"/>
            </w:rPr>
            <w:t>Beschreibung</w:t>
          </w:r>
        </w:p>
        <w:p w14:paraId="49969FCD" w14:textId="77777777" w:rsidR="00B75375" w:rsidRPr="00F6770C" w:rsidRDefault="00A169F0" w:rsidP="007D4334">
          <w:pPr>
            <w:pStyle w:val="NoSpacing"/>
            <w:spacing w:line="276" w:lineRule="auto"/>
            <w:jc w:val="center"/>
            <w:rPr>
              <w:rFonts w:ascii="Aptos Narrow" w:hAnsi="Aptos Narrow"/>
              <w:lang w:bidi="th-TH"/>
            </w:rPr>
          </w:pPr>
          <w:r w:rsidRPr="00F6770C">
            <w:rPr>
              <w:rFonts w:ascii="Aptos Narrow" w:hAnsi="Aptos Narrow"/>
              <w:lang w:bidi="th-TH"/>
            </w:rPr>
            <w:t xml:space="preserve">ÖBB </w:t>
          </w:r>
          <w:r w:rsidR="00CF6821" w:rsidRPr="00F6770C">
            <w:rPr>
              <w:rFonts w:ascii="Aptos Narrow" w:hAnsi="Aptos Narrow"/>
              <w:lang w:bidi="th-TH"/>
            </w:rPr>
            <w:t>Do</w:t>
          </w:r>
          <w:r w:rsidR="003157D8" w:rsidRPr="00F6770C">
            <w:rPr>
              <w:rFonts w:ascii="Aptos Narrow" w:hAnsi="Aptos Narrow"/>
              <w:lang w:bidi="th-TH"/>
            </w:rPr>
            <w:t>S</w:t>
          </w:r>
          <w:r w:rsidR="00CF6821" w:rsidRPr="00F6770C">
            <w:rPr>
              <w:rFonts w:ascii="Aptos Narrow" w:hAnsi="Aptos Narrow"/>
              <w:lang w:bidi="th-TH"/>
            </w:rPr>
            <w:t>to Neu</w:t>
          </w:r>
        </w:p>
        <w:p w14:paraId="327D4A73" w14:textId="0211E38D" w:rsidR="00913A4A" w:rsidRPr="00F6770C" w:rsidRDefault="000D4CD6" w:rsidP="007D4334">
          <w:pPr>
            <w:pStyle w:val="NoSpacing"/>
            <w:spacing w:line="276" w:lineRule="auto"/>
            <w:jc w:val="center"/>
            <w:rPr>
              <w:rFonts w:ascii="Aptos Narrow" w:hAnsi="Aptos Narrow"/>
              <w:lang w:bidi="th-TH"/>
            </w:rPr>
          </w:pPr>
          <w:r w:rsidRPr="00F6770C">
            <w:rPr>
              <w:rFonts w:ascii="Aptos Narrow" w:hAnsi="Aptos Narrow"/>
              <w:lang w:bidi="th-TH"/>
            </w:rPr>
            <w:t>V</w:t>
          </w:r>
          <w:ins w:id="982" w:author="Andrey Fomin" w:date="2026-07-02T10:15:00Z" w16du:dateUtc="2026-07-02T08:15:00Z">
            <w:r w:rsidR="006436A8">
              <w:rPr>
                <w:rFonts w:ascii="Aptos Narrow" w:hAnsi="Aptos Narrow"/>
                <w:lang w:bidi="th-TH"/>
              </w:rPr>
              <w:t>4.0</w:t>
            </w:r>
          </w:ins>
          <w:del w:id="983" w:author="Andrey Fomin" w:date="2026-07-02T10:15:00Z" w16du:dateUtc="2026-07-02T08:15:00Z">
            <w:r w:rsidRPr="00F6770C" w:rsidDel="006436A8">
              <w:rPr>
                <w:rFonts w:ascii="Aptos Narrow" w:hAnsi="Aptos Narrow"/>
                <w:lang w:bidi="th-TH"/>
              </w:rPr>
              <w:delText>3</w:delText>
            </w:r>
          </w:del>
        </w:p>
      </w:tc>
    </w:tr>
  </w:tbl>
  <w:p w14:paraId="6FFCF8C2" w14:textId="118C8DAD" w:rsidR="007349EB" w:rsidRPr="00F6770C" w:rsidRDefault="007349EB" w:rsidP="000411C1">
    <w:pPr>
      <w:pStyle w:val="Header"/>
      <w:tabs>
        <w:tab w:val="clear" w:pos="4819"/>
        <w:tab w:val="clear" w:pos="9071"/>
        <w:tab w:val="left" w:pos="5410"/>
      </w:tabs>
      <w:rPr>
        <w:rFonts w:ascii="Aptos Narrow" w:hAnsi="Aptos Narrow"/>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702"/>
      <w:tblW w:w="5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67"/>
    </w:tblGrid>
    <w:tr w:rsidR="00FA60CF" w:rsidRPr="0046075E" w14:paraId="15AE47AD" w14:textId="77777777" w:rsidTr="413EDD24">
      <w:trPr>
        <w:trHeight w:val="1407"/>
      </w:trPr>
      <w:tc>
        <w:tcPr>
          <w:tcW w:w="5767" w:type="dxa"/>
          <w:vAlign w:val="center"/>
        </w:tcPr>
        <w:p w14:paraId="76D648A8" w14:textId="77777777" w:rsidR="00FA60CF" w:rsidRPr="00215A00" w:rsidRDefault="00FA60CF" w:rsidP="00FA60CF">
          <w:pPr>
            <w:pStyle w:val="NoSpacing"/>
            <w:jc w:val="center"/>
          </w:pPr>
        </w:p>
      </w:tc>
    </w:tr>
  </w:tbl>
  <w:p w14:paraId="5A006806" w14:textId="77777777" w:rsidR="00FA60CF" w:rsidRPr="00FC67C3" w:rsidRDefault="00FA60CF" w:rsidP="00FA60CF">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471"/>
    <w:multiLevelType w:val="multilevel"/>
    <w:tmpl w:val="C12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87CD0"/>
    <w:multiLevelType w:val="multilevel"/>
    <w:tmpl w:val="FAE6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624AB"/>
    <w:multiLevelType w:val="multilevel"/>
    <w:tmpl w:val="EEF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55E7C"/>
    <w:multiLevelType w:val="multilevel"/>
    <w:tmpl w:val="F9FC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31315"/>
    <w:multiLevelType w:val="multilevel"/>
    <w:tmpl w:val="6BA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2579B"/>
    <w:multiLevelType w:val="multilevel"/>
    <w:tmpl w:val="15D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082276"/>
    <w:multiLevelType w:val="multilevel"/>
    <w:tmpl w:val="5D5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371E74"/>
    <w:multiLevelType w:val="multilevel"/>
    <w:tmpl w:val="229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10E8A"/>
    <w:multiLevelType w:val="multilevel"/>
    <w:tmpl w:val="C7D6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657465"/>
    <w:multiLevelType w:val="multilevel"/>
    <w:tmpl w:val="509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32E88"/>
    <w:multiLevelType w:val="multilevel"/>
    <w:tmpl w:val="C15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507559"/>
    <w:multiLevelType w:val="multilevel"/>
    <w:tmpl w:val="2EF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8353F1"/>
    <w:multiLevelType w:val="multilevel"/>
    <w:tmpl w:val="321A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B65E0E"/>
    <w:multiLevelType w:val="hybridMultilevel"/>
    <w:tmpl w:val="8EC4A28E"/>
    <w:lvl w:ilvl="0" w:tplc="0C070001">
      <w:start w:val="1"/>
      <w:numFmt w:val="bullet"/>
      <w:lvlText w:val=""/>
      <w:lvlJc w:val="left"/>
      <w:pPr>
        <w:ind w:left="720" w:hanging="360"/>
      </w:pPr>
      <w:rPr>
        <w:rFonts w:ascii="Symbol" w:hAnsi="Symbol" w:hint="default"/>
      </w:rPr>
    </w:lvl>
    <w:lvl w:ilvl="1" w:tplc="8A7AED58">
      <w:numFmt w:val="bullet"/>
      <w:lvlText w:val="-"/>
      <w:lvlJc w:val="left"/>
      <w:pPr>
        <w:ind w:left="1440" w:hanging="360"/>
      </w:pPr>
      <w:rPr>
        <w:rFonts w:ascii="Calibri" w:eastAsia="MS Mincho" w:hAnsi="Calibri" w:cs="Calibri"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10262C78"/>
    <w:multiLevelType w:val="multilevel"/>
    <w:tmpl w:val="427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802D3A"/>
    <w:multiLevelType w:val="multilevel"/>
    <w:tmpl w:val="980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BB66C1"/>
    <w:multiLevelType w:val="multilevel"/>
    <w:tmpl w:val="B3B0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0A2FF5"/>
    <w:multiLevelType w:val="multilevel"/>
    <w:tmpl w:val="0A84AE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A84D88"/>
    <w:multiLevelType w:val="multilevel"/>
    <w:tmpl w:val="330E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D64957"/>
    <w:multiLevelType w:val="multilevel"/>
    <w:tmpl w:val="BDCA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77F1A59"/>
    <w:multiLevelType w:val="multilevel"/>
    <w:tmpl w:val="184C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1861E1"/>
    <w:multiLevelType w:val="multilevel"/>
    <w:tmpl w:val="6D944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496A4D"/>
    <w:multiLevelType w:val="multilevel"/>
    <w:tmpl w:val="A3A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C924D2"/>
    <w:multiLevelType w:val="multilevel"/>
    <w:tmpl w:val="95A8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3104A8"/>
    <w:multiLevelType w:val="multilevel"/>
    <w:tmpl w:val="C64A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FF748A"/>
    <w:multiLevelType w:val="multilevel"/>
    <w:tmpl w:val="64E4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43E2D"/>
    <w:multiLevelType w:val="multilevel"/>
    <w:tmpl w:val="141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724EAA"/>
    <w:multiLevelType w:val="multilevel"/>
    <w:tmpl w:val="0B1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9334D"/>
    <w:multiLevelType w:val="multilevel"/>
    <w:tmpl w:val="781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472E0A"/>
    <w:multiLevelType w:val="multilevel"/>
    <w:tmpl w:val="C3E6F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412C55"/>
    <w:multiLevelType w:val="multilevel"/>
    <w:tmpl w:val="FA6A7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64A39"/>
    <w:multiLevelType w:val="hybridMultilevel"/>
    <w:tmpl w:val="5C8833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29270482"/>
    <w:multiLevelType w:val="multilevel"/>
    <w:tmpl w:val="289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AC2C1B"/>
    <w:multiLevelType w:val="multilevel"/>
    <w:tmpl w:val="79A4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C01612"/>
    <w:multiLevelType w:val="multilevel"/>
    <w:tmpl w:val="D4B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3B765A"/>
    <w:multiLevelType w:val="multilevel"/>
    <w:tmpl w:val="657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A54847"/>
    <w:multiLevelType w:val="multilevel"/>
    <w:tmpl w:val="2FF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1925FA"/>
    <w:multiLevelType w:val="multilevel"/>
    <w:tmpl w:val="3CA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8B1B50"/>
    <w:multiLevelType w:val="multilevel"/>
    <w:tmpl w:val="27C042F6"/>
    <w:numStyleLink w:val="TOCHeadings"/>
  </w:abstractNum>
  <w:abstractNum w:abstractNumId="39" w15:restartNumberingAfterBreak="0">
    <w:nsid w:val="313A4883"/>
    <w:multiLevelType w:val="multilevel"/>
    <w:tmpl w:val="382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22A2771"/>
    <w:multiLevelType w:val="hybridMultilevel"/>
    <w:tmpl w:val="CD26BA7C"/>
    <w:lvl w:ilvl="0" w:tplc="B2D6556A">
      <w:start w:val="1"/>
      <w:numFmt w:val="decimal"/>
      <w:lvlText w:val="%1."/>
      <w:lvlJc w:val="left"/>
      <w:pPr>
        <w:ind w:left="1020" w:hanging="360"/>
      </w:pPr>
    </w:lvl>
    <w:lvl w:ilvl="1" w:tplc="2BF6C916">
      <w:start w:val="1"/>
      <w:numFmt w:val="decimal"/>
      <w:lvlText w:val="%2."/>
      <w:lvlJc w:val="left"/>
      <w:pPr>
        <w:ind w:left="1020" w:hanging="360"/>
      </w:pPr>
    </w:lvl>
    <w:lvl w:ilvl="2" w:tplc="C58E4E14">
      <w:start w:val="1"/>
      <w:numFmt w:val="decimal"/>
      <w:lvlText w:val="%3."/>
      <w:lvlJc w:val="left"/>
      <w:pPr>
        <w:ind w:left="1020" w:hanging="360"/>
      </w:pPr>
    </w:lvl>
    <w:lvl w:ilvl="3" w:tplc="A68A9DAC">
      <w:start w:val="1"/>
      <w:numFmt w:val="decimal"/>
      <w:lvlText w:val="%4."/>
      <w:lvlJc w:val="left"/>
      <w:pPr>
        <w:ind w:left="1020" w:hanging="360"/>
      </w:pPr>
    </w:lvl>
    <w:lvl w:ilvl="4" w:tplc="739CB416">
      <w:start w:val="1"/>
      <w:numFmt w:val="decimal"/>
      <w:lvlText w:val="%5."/>
      <w:lvlJc w:val="left"/>
      <w:pPr>
        <w:ind w:left="1020" w:hanging="360"/>
      </w:pPr>
    </w:lvl>
    <w:lvl w:ilvl="5" w:tplc="5790A99C">
      <w:start w:val="1"/>
      <w:numFmt w:val="decimal"/>
      <w:lvlText w:val="%6."/>
      <w:lvlJc w:val="left"/>
      <w:pPr>
        <w:ind w:left="1020" w:hanging="360"/>
      </w:pPr>
    </w:lvl>
    <w:lvl w:ilvl="6" w:tplc="6CC09674">
      <w:start w:val="1"/>
      <w:numFmt w:val="decimal"/>
      <w:lvlText w:val="%7."/>
      <w:lvlJc w:val="left"/>
      <w:pPr>
        <w:ind w:left="1020" w:hanging="360"/>
      </w:pPr>
    </w:lvl>
    <w:lvl w:ilvl="7" w:tplc="7F1022D6">
      <w:start w:val="1"/>
      <w:numFmt w:val="decimal"/>
      <w:lvlText w:val="%8."/>
      <w:lvlJc w:val="left"/>
      <w:pPr>
        <w:ind w:left="1020" w:hanging="360"/>
      </w:pPr>
    </w:lvl>
    <w:lvl w:ilvl="8" w:tplc="E9A28CCC">
      <w:start w:val="1"/>
      <w:numFmt w:val="decimal"/>
      <w:lvlText w:val="%9."/>
      <w:lvlJc w:val="left"/>
      <w:pPr>
        <w:ind w:left="1020" w:hanging="360"/>
      </w:pPr>
    </w:lvl>
  </w:abstractNum>
  <w:abstractNum w:abstractNumId="41" w15:restartNumberingAfterBreak="0">
    <w:nsid w:val="326C0839"/>
    <w:multiLevelType w:val="multilevel"/>
    <w:tmpl w:val="64F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44402D"/>
    <w:multiLevelType w:val="multilevel"/>
    <w:tmpl w:val="7290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5D669E"/>
    <w:multiLevelType w:val="multilevel"/>
    <w:tmpl w:val="F4A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634F98"/>
    <w:multiLevelType w:val="multilevel"/>
    <w:tmpl w:val="A5EE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6D6656"/>
    <w:multiLevelType w:val="multilevel"/>
    <w:tmpl w:val="8CE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0F356E"/>
    <w:multiLevelType w:val="multilevel"/>
    <w:tmpl w:val="1BD2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386803"/>
    <w:multiLevelType w:val="multilevel"/>
    <w:tmpl w:val="0B1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984597"/>
    <w:multiLevelType w:val="multilevel"/>
    <w:tmpl w:val="E260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A767F4"/>
    <w:multiLevelType w:val="multilevel"/>
    <w:tmpl w:val="932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D65217"/>
    <w:multiLevelType w:val="multilevel"/>
    <w:tmpl w:val="F82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2407A0"/>
    <w:multiLevelType w:val="multilevel"/>
    <w:tmpl w:val="7934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5D223A"/>
    <w:multiLevelType w:val="multilevel"/>
    <w:tmpl w:val="3AEE1B7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43" w:hanging="576"/>
      </w:pPr>
      <w:rPr>
        <w:rFonts w:hint="default"/>
      </w:rPr>
    </w:lvl>
    <w:lvl w:ilvl="2">
      <w:start w:val="1"/>
      <w:numFmt w:val="decimal"/>
      <w:pStyle w:val="Heading3"/>
      <w:lvlText w:val="%1.%2.%3"/>
      <w:lvlJc w:val="left"/>
      <w:pPr>
        <w:ind w:left="0" w:firstLine="0"/>
      </w:pPr>
      <w:rPr>
        <w:rFonts w:hint="default"/>
        <w:color w:val="auto"/>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3" w15:restartNumberingAfterBreak="0">
    <w:nsid w:val="3C584036"/>
    <w:multiLevelType w:val="multilevel"/>
    <w:tmpl w:val="367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121B78"/>
    <w:multiLevelType w:val="multilevel"/>
    <w:tmpl w:val="27CE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D4F3F04"/>
    <w:multiLevelType w:val="multilevel"/>
    <w:tmpl w:val="A10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8E21D0"/>
    <w:multiLevelType w:val="multilevel"/>
    <w:tmpl w:val="CBE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3A78DB"/>
    <w:multiLevelType w:val="multilevel"/>
    <w:tmpl w:val="819E08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B476AC"/>
    <w:multiLevelType w:val="multilevel"/>
    <w:tmpl w:val="FC6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0C16BB8"/>
    <w:multiLevelType w:val="multilevel"/>
    <w:tmpl w:val="9EF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D90A66"/>
    <w:multiLevelType w:val="multilevel"/>
    <w:tmpl w:val="35DA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E437D9"/>
    <w:multiLevelType w:val="multilevel"/>
    <w:tmpl w:val="C1103C8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2417CF"/>
    <w:multiLevelType w:val="multilevel"/>
    <w:tmpl w:val="0EA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D066A4"/>
    <w:multiLevelType w:val="hybridMultilevel"/>
    <w:tmpl w:val="C2C8ED5E"/>
    <w:lvl w:ilvl="0" w:tplc="F35C9154">
      <w:start w:val="1"/>
      <w:numFmt w:val="decimal"/>
      <w:lvlText w:val="%1."/>
      <w:lvlJc w:val="left"/>
      <w:pPr>
        <w:ind w:left="1020" w:hanging="360"/>
      </w:pPr>
    </w:lvl>
    <w:lvl w:ilvl="1" w:tplc="C282A3A2">
      <w:start w:val="1"/>
      <w:numFmt w:val="decimal"/>
      <w:lvlText w:val="%2."/>
      <w:lvlJc w:val="left"/>
      <w:pPr>
        <w:ind w:left="1020" w:hanging="360"/>
      </w:pPr>
    </w:lvl>
    <w:lvl w:ilvl="2" w:tplc="F6B40AE0">
      <w:start w:val="1"/>
      <w:numFmt w:val="decimal"/>
      <w:lvlText w:val="%3."/>
      <w:lvlJc w:val="left"/>
      <w:pPr>
        <w:ind w:left="1020" w:hanging="360"/>
      </w:pPr>
    </w:lvl>
    <w:lvl w:ilvl="3" w:tplc="7416DFA6">
      <w:start w:val="1"/>
      <w:numFmt w:val="decimal"/>
      <w:lvlText w:val="%4."/>
      <w:lvlJc w:val="left"/>
      <w:pPr>
        <w:ind w:left="1020" w:hanging="360"/>
      </w:pPr>
    </w:lvl>
    <w:lvl w:ilvl="4" w:tplc="8610B43E">
      <w:start w:val="1"/>
      <w:numFmt w:val="decimal"/>
      <w:lvlText w:val="%5."/>
      <w:lvlJc w:val="left"/>
      <w:pPr>
        <w:ind w:left="1020" w:hanging="360"/>
      </w:pPr>
    </w:lvl>
    <w:lvl w:ilvl="5" w:tplc="242C12F6">
      <w:start w:val="1"/>
      <w:numFmt w:val="decimal"/>
      <w:lvlText w:val="%6."/>
      <w:lvlJc w:val="left"/>
      <w:pPr>
        <w:ind w:left="1020" w:hanging="360"/>
      </w:pPr>
    </w:lvl>
    <w:lvl w:ilvl="6" w:tplc="A864B098">
      <w:start w:val="1"/>
      <w:numFmt w:val="decimal"/>
      <w:lvlText w:val="%7."/>
      <w:lvlJc w:val="left"/>
      <w:pPr>
        <w:ind w:left="1020" w:hanging="360"/>
      </w:pPr>
    </w:lvl>
    <w:lvl w:ilvl="7" w:tplc="6AFE0A18">
      <w:start w:val="1"/>
      <w:numFmt w:val="decimal"/>
      <w:lvlText w:val="%8."/>
      <w:lvlJc w:val="left"/>
      <w:pPr>
        <w:ind w:left="1020" w:hanging="360"/>
      </w:pPr>
    </w:lvl>
    <w:lvl w:ilvl="8" w:tplc="7C3C7C00">
      <w:start w:val="1"/>
      <w:numFmt w:val="decimal"/>
      <w:lvlText w:val="%9."/>
      <w:lvlJc w:val="left"/>
      <w:pPr>
        <w:ind w:left="1020" w:hanging="360"/>
      </w:pPr>
    </w:lvl>
  </w:abstractNum>
  <w:abstractNum w:abstractNumId="64" w15:restartNumberingAfterBreak="0">
    <w:nsid w:val="43513A6B"/>
    <w:multiLevelType w:val="multilevel"/>
    <w:tmpl w:val="D90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D74273"/>
    <w:multiLevelType w:val="multilevel"/>
    <w:tmpl w:val="F0C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EC727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5A736B"/>
    <w:multiLevelType w:val="multilevel"/>
    <w:tmpl w:val="2DD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5051700"/>
    <w:multiLevelType w:val="multilevel"/>
    <w:tmpl w:val="FE8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6A44DE5"/>
    <w:multiLevelType w:val="multilevel"/>
    <w:tmpl w:val="1E2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BCD35FA"/>
    <w:multiLevelType w:val="multilevel"/>
    <w:tmpl w:val="F4D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E23565A"/>
    <w:multiLevelType w:val="multilevel"/>
    <w:tmpl w:val="F316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1770825"/>
    <w:multiLevelType w:val="multilevel"/>
    <w:tmpl w:val="68E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9D2A8E"/>
    <w:multiLevelType w:val="multilevel"/>
    <w:tmpl w:val="806C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38B4870"/>
    <w:multiLevelType w:val="hybridMultilevel"/>
    <w:tmpl w:val="43AA59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581A30F4"/>
    <w:multiLevelType w:val="multilevel"/>
    <w:tmpl w:val="826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1F563F"/>
    <w:multiLevelType w:val="multilevel"/>
    <w:tmpl w:val="CDB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7F50B3"/>
    <w:multiLevelType w:val="multilevel"/>
    <w:tmpl w:val="73A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0607BB"/>
    <w:multiLevelType w:val="multilevel"/>
    <w:tmpl w:val="6CC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A540632"/>
    <w:multiLevelType w:val="multilevel"/>
    <w:tmpl w:val="9DE2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C5F70FD"/>
    <w:multiLevelType w:val="multilevel"/>
    <w:tmpl w:val="E9C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D8A51F9"/>
    <w:multiLevelType w:val="multilevel"/>
    <w:tmpl w:val="267C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9A00CE"/>
    <w:multiLevelType w:val="multilevel"/>
    <w:tmpl w:val="0A44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06B3B97"/>
    <w:multiLevelType w:val="multilevel"/>
    <w:tmpl w:val="9768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735D6E"/>
    <w:multiLevelType w:val="multilevel"/>
    <w:tmpl w:val="27C042F6"/>
    <w:styleLink w:val="TOCHeadings"/>
    <w:lvl w:ilvl="0">
      <w:start w:val="1"/>
      <w:numFmt w:val="decimal"/>
      <w:pStyle w:val="TOCHeading1"/>
      <w:lvlText w:val="%1."/>
      <w:lvlJc w:val="left"/>
      <w:pPr>
        <w:ind w:left="567" w:hanging="567"/>
      </w:pPr>
      <w:rPr>
        <w:rFonts w:hint="default"/>
      </w:rPr>
    </w:lvl>
    <w:lvl w:ilvl="1">
      <w:start w:val="1"/>
      <w:numFmt w:val="decimal"/>
      <w:pStyle w:val="TOCHeadings2"/>
      <w:lvlText w:val="%1.%2"/>
      <w:lvlJc w:val="left"/>
      <w:pPr>
        <w:ind w:left="1021" w:hanging="681"/>
      </w:pPr>
      <w:rPr>
        <w:rFonts w:hint="default"/>
      </w:rPr>
    </w:lvl>
    <w:lvl w:ilvl="2">
      <w:start w:val="1"/>
      <w:numFmt w:val="none"/>
      <w:pStyle w:val="TOCHeadings3"/>
      <w:suff w:val="nothing"/>
      <w:lvlText w:val=""/>
      <w:lvlJc w:val="left"/>
      <w:pPr>
        <w:ind w:left="130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60805A92"/>
    <w:multiLevelType w:val="hybridMultilevel"/>
    <w:tmpl w:val="CBCC0D18"/>
    <w:lvl w:ilvl="0" w:tplc="DB8C36D6">
      <w:start w:val="1"/>
      <w:numFmt w:val="bullet"/>
      <w:pStyle w:val="ListLevel1"/>
      <w:lvlText w:val=""/>
      <w:lvlJc w:val="left"/>
      <w:pPr>
        <w:ind w:left="644" w:hanging="360"/>
      </w:pPr>
      <w:rPr>
        <w:rFonts w:ascii="Wingdings" w:hAnsi="Wingdings"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26A5124"/>
    <w:multiLevelType w:val="multilevel"/>
    <w:tmpl w:val="0B12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29681B"/>
    <w:multiLevelType w:val="multilevel"/>
    <w:tmpl w:val="45B2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3B01643"/>
    <w:multiLevelType w:val="multilevel"/>
    <w:tmpl w:val="56B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5320747"/>
    <w:multiLevelType w:val="hybridMultilevel"/>
    <w:tmpl w:val="B58C3294"/>
    <w:lvl w:ilvl="0" w:tplc="DFFC7430">
      <w:start w:val="1"/>
      <w:numFmt w:val="decimal"/>
      <w:lvlText w:val="%1."/>
      <w:lvlJc w:val="left"/>
      <w:pPr>
        <w:ind w:left="1020" w:hanging="360"/>
      </w:pPr>
    </w:lvl>
    <w:lvl w:ilvl="1" w:tplc="E0D61A26">
      <w:start w:val="1"/>
      <w:numFmt w:val="decimal"/>
      <w:lvlText w:val="%2."/>
      <w:lvlJc w:val="left"/>
      <w:pPr>
        <w:ind w:left="1020" w:hanging="360"/>
      </w:pPr>
    </w:lvl>
    <w:lvl w:ilvl="2" w:tplc="76A40BB6">
      <w:start w:val="1"/>
      <w:numFmt w:val="decimal"/>
      <w:lvlText w:val="%3."/>
      <w:lvlJc w:val="left"/>
      <w:pPr>
        <w:ind w:left="1020" w:hanging="360"/>
      </w:pPr>
    </w:lvl>
    <w:lvl w:ilvl="3" w:tplc="AD38BDC8">
      <w:start w:val="1"/>
      <w:numFmt w:val="decimal"/>
      <w:lvlText w:val="%4."/>
      <w:lvlJc w:val="left"/>
      <w:pPr>
        <w:ind w:left="1020" w:hanging="360"/>
      </w:pPr>
    </w:lvl>
    <w:lvl w:ilvl="4" w:tplc="16B68B92">
      <w:start w:val="1"/>
      <w:numFmt w:val="decimal"/>
      <w:lvlText w:val="%5."/>
      <w:lvlJc w:val="left"/>
      <w:pPr>
        <w:ind w:left="1020" w:hanging="360"/>
      </w:pPr>
    </w:lvl>
    <w:lvl w:ilvl="5" w:tplc="EE864BF0">
      <w:start w:val="1"/>
      <w:numFmt w:val="decimal"/>
      <w:lvlText w:val="%6."/>
      <w:lvlJc w:val="left"/>
      <w:pPr>
        <w:ind w:left="1020" w:hanging="360"/>
      </w:pPr>
    </w:lvl>
    <w:lvl w:ilvl="6" w:tplc="BCA44F58">
      <w:start w:val="1"/>
      <w:numFmt w:val="decimal"/>
      <w:lvlText w:val="%7."/>
      <w:lvlJc w:val="left"/>
      <w:pPr>
        <w:ind w:left="1020" w:hanging="360"/>
      </w:pPr>
    </w:lvl>
    <w:lvl w:ilvl="7" w:tplc="623E428C">
      <w:start w:val="1"/>
      <w:numFmt w:val="decimal"/>
      <w:lvlText w:val="%8."/>
      <w:lvlJc w:val="left"/>
      <w:pPr>
        <w:ind w:left="1020" w:hanging="360"/>
      </w:pPr>
    </w:lvl>
    <w:lvl w:ilvl="8" w:tplc="4168C0DC">
      <w:start w:val="1"/>
      <w:numFmt w:val="decimal"/>
      <w:lvlText w:val="%9."/>
      <w:lvlJc w:val="left"/>
      <w:pPr>
        <w:ind w:left="1020" w:hanging="360"/>
      </w:pPr>
    </w:lvl>
  </w:abstractNum>
  <w:abstractNum w:abstractNumId="90" w15:restartNumberingAfterBreak="0">
    <w:nsid w:val="657D2A0F"/>
    <w:multiLevelType w:val="hybridMultilevel"/>
    <w:tmpl w:val="A9BC1F12"/>
    <w:lvl w:ilvl="0" w:tplc="63344DCC">
      <w:start w:val="1"/>
      <w:numFmt w:val="bullet"/>
      <w:pStyle w:val="NMBodyIM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75E53B3"/>
    <w:multiLevelType w:val="multilevel"/>
    <w:tmpl w:val="A09037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8737FA"/>
    <w:multiLevelType w:val="multilevel"/>
    <w:tmpl w:val="3C9A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F47784"/>
    <w:multiLevelType w:val="multilevel"/>
    <w:tmpl w:val="C0A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9F809F8"/>
    <w:multiLevelType w:val="multilevel"/>
    <w:tmpl w:val="4C9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A0E7170"/>
    <w:multiLevelType w:val="hybridMultilevel"/>
    <w:tmpl w:val="655AC864"/>
    <w:lvl w:ilvl="0" w:tplc="0C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6A1E475A"/>
    <w:multiLevelType w:val="multilevel"/>
    <w:tmpl w:val="108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E767BF9"/>
    <w:multiLevelType w:val="multilevel"/>
    <w:tmpl w:val="B9E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3E5B2D"/>
    <w:multiLevelType w:val="multilevel"/>
    <w:tmpl w:val="4DF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0566D73"/>
    <w:multiLevelType w:val="multilevel"/>
    <w:tmpl w:val="3976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751287A"/>
    <w:multiLevelType w:val="multilevel"/>
    <w:tmpl w:val="02A6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9A4335"/>
    <w:multiLevelType w:val="multilevel"/>
    <w:tmpl w:val="02B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CF630BD"/>
    <w:multiLevelType w:val="multilevel"/>
    <w:tmpl w:val="015A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045E4D"/>
    <w:multiLevelType w:val="multilevel"/>
    <w:tmpl w:val="D67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F663FA4"/>
    <w:multiLevelType w:val="multilevel"/>
    <w:tmpl w:val="69F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75781">
    <w:abstractNumId w:val="84"/>
  </w:num>
  <w:num w:numId="2" w16cid:durableId="156575782">
    <w:abstractNumId w:val="84"/>
    <w:lvlOverride w:ilvl="0">
      <w:startOverride w:val="1"/>
    </w:lvlOverride>
  </w:num>
  <w:num w:numId="3" w16cid:durableId="517499324">
    <w:abstractNumId w:val="38"/>
  </w:num>
  <w:num w:numId="4" w16cid:durableId="1450592219">
    <w:abstractNumId w:val="52"/>
  </w:num>
  <w:num w:numId="5" w16cid:durableId="1459256066">
    <w:abstractNumId w:val="90"/>
  </w:num>
  <w:num w:numId="6" w16cid:durableId="1185170547">
    <w:abstractNumId w:val="85"/>
  </w:num>
  <w:num w:numId="7" w16cid:durableId="46422222">
    <w:abstractNumId w:val="13"/>
  </w:num>
  <w:num w:numId="8" w16cid:durableId="667824350">
    <w:abstractNumId w:val="61"/>
  </w:num>
  <w:num w:numId="9" w16cid:durableId="518810254">
    <w:abstractNumId w:val="30"/>
  </w:num>
  <w:num w:numId="10" w16cid:durableId="568269306">
    <w:abstractNumId w:val="100"/>
  </w:num>
  <w:num w:numId="11" w16cid:durableId="247664491">
    <w:abstractNumId w:val="44"/>
  </w:num>
  <w:num w:numId="12" w16cid:durableId="1038581547">
    <w:abstractNumId w:val="95"/>
  </w:num>
  <w:num w:numId="13" w16cid:durableId="994184912">
    <w:abstractNumId w:val="27"/>
  </w:num>
  <w:num w:numId="14" w16cid:durableId="1036809114">
    <w:abstractNumId w:val="81"/>
  </w:num>
  <w:num w:numId="15" w16cid:durableId="1757825910">
    <w:abstractNumId w:val="48"/>
  </w:num>
  <w:num w:numId="16" w16cid:durableId="1854151678">
    <w:abstractNumId w:val="58"/>
  </w:num>
  <w:num w:numId="17" w16cid:durableId="2137218449">
    <w:abstractNumId w:val="26"/>
  </w:num>
  <w:num w:numId="18" w16cid:durableId="1588803167">
    <w:abstractNumId w:val="68"/>
  </w:num>
  <w:num w:numId="19" w16cid:durableId="31464527">
    <w:abstractNumId w:val="15"/>
  </w:num>
  <w:num w:numId="20" w16cid:durableId="1430203472">
    <w:abstractNumId w:val="3"/>
  </w:num>
  <w:num w:numId="21" w16cid:durableId="1254783066">
    <w:abstractNumId w:val="29"/>
  </w:num>
  <w:num w:numId="22" w16cid:durableId="341705591">
    <w:abstractNumId w:val="91"/>
  </w:num>
  <w:num w:numId="23" w16cid:durableId="451559829">
    <w:abstractNumId w:val="17"/>
  </w:num>
  <w:num w:numId="24" w16cid:durableId="2053575444">
    <w:abstractNumId w:val="92"/>
  </w:num>
  <w:num w:numId="25" w16cid:durableId="1098715939">
    <w:abstractNumId w:val="7"/>
  </w:num>
  <w:num w:numId="26" w16cid:durableId="1653800973">
    <w:abstractNumId w:val="88"/>
  </w:num>
  <w:num w:numId="27" w16cid:durableId="938102086">
    <w:abstractNumId w:val="14"/>
  </w:num>
  <w:num w:numId="28" w16cid:durableId="1678146303">
    <w:abstractNumId w:val="42"/>
  </w:num>
  <w:num w:numId="29" w16cid:durableId="1122458419">
    <w:abstractNumId w:val="78"/>
  </w:num>
  <w:num w:numId="30" w16cid:durableId="2124420331">
    <w:abstractNumId w:val="11"/>
  </w:num>
  <w:num w:numId="31" w16cid:durableId="1345131437">
    <w:abstractNumId w:val="54"/>
  </w:num>
  <w:num w:numId="32" w16cid:durableId="934820350">
    <w:abstractNumId w:val="10"/>
  </w:num>
  <w:num w:numId="33" w16cid:durableId="692194604">
    <w:abstractNumId w:val="9"/>
  </w:num>
  <w:num w:numId="34" w16cid:durableId="787744065">
    <w:abstractNumId w:val="59"/>
  </w:num>
  <w:num w:numId="35" w16cid:durableId="1869371879">
    <w:abstractNumId w:val="60"/>
  </w:num>
  <w:num w:numId="36" w16cid:durableId="2006322013">
    <w:abstractNumId w:val="75"/>
  </w:num>
  <w:num w:numId="37" w16cid:durableId="1674919763">
    <w:abstractNumId w:val="37"/>
  </w:num>
  <w:num w:numId="38" w16cid:durableId="1757706709">
    <w:abstractNumId w:val="4"/>
  </w:num>
  <w:num w:numId="39" w16cid:durableId="399325736">
    <w:abstractNumId w:val="21"/>
  </w:num>
  <w:num w:numId="40" w16cid:durableId="1294556403">
    <w:abstractNumId w:val="57"/>
  </w:num>
  <w:num w:numId="41" w16cid:durableId="1985574948">
    <w:abstractNumId w:val="45"/>
  </w:num>
  <w:num w:numId="42" w16cid:durableId="1389063233">
    <w:abstractNumId w:val="53"/>
  </w:num>
  <w:num w:numId="43" w16cid:durableId="1730152146">
    <w:abstractNumId w:val="71"/>
  </w:num>
  <w:num w:numId="44" w16cid:durableId="697972621">
    <w:abstractNumId w:val="0"/>
  </w:num>
  <w:num w:numId="45" w16cid:durableId="1058438310">
    <w:abstractNumId w:val="80"/>
  </w:num>
  <w:num w:numId="46" w16cid:durableId="1959603941">
    <w:abstractNumId w:val="51"/>
  </w:num>
  <w:num w:numId="47" w16cid:durableId="1907833076">
    <w:abstractNumId w:val="47"/>
  </w:num>
  <w:num w:numId="48" w16cid:durableId="1250508072">
    <w:abstractNumId w:val="23"/>
  </w:num>
  <w:num w:numId="49" w16cid:durableId="1553079288">
    <w:abstractNumId w:val="86"/>
  </w:num>
  <w:num w:numId="50" w16cid:durableId="1417361369">
    <w:abstractNumId w:val="39"/>
  </w:num>
  <w:num w:numId="51" w16cid:durableId="397098011">
    <w:abstractNumId w:val="64"/>
  </w:num>
  <w:num w:numId="52" w16cid:durableId="795373000">
    <w:abstractNumId w:val="32"/>
  </w:num>
  <w:num w:numId="53" w16cid:durableId="1175926290">
    <w:abstractNumId w:val="97"/>
  </w:num>
  <w:num w:numId="54" w16cid:durableId="1856571924">
    <w:abstractNumId w:val="104"/>
  </w:num>
  <w:num w:numId="55" w16cid:durableId="1630937824">
    <w:abstractNumId w:val="69"/>
  </w:num>
  <w:num w:numId="56" w16cid:durableId="805240934">
    <w:abstractNumId w:val="28"/>
  </w:num>
  <w:num w:numId="57" w16cid:durableId="268896675">
    <w:abstractNumId w:val="96"/>
  </w:num>
  <w:num w:numId="58" w16cid:durableId="1747801247">
    <w:abstractNumId w:val="79"/>
  </w:num>
  <w:num w:numId="59" w16cid:durableId="853031855">
    <w:abstractNumId w:val="24"/>
  </w:num>
  <w:num w:numId="60" w16cid:durableId="1864787245">
    <w:abstractNumId w:val="82"/>
  </w:num>
  <w:num w:numId="61" w16cid:durableId="77561739">
    <w:abstractNumId w:val="43"/>
  </w:num>
  <w:num w:numId="62" w16cid:durableId="1323773935">
    <w:abstractNumId w:val="77"/>
  </w:num>
  <w:num w:numId="63" w16cid:durableId="1188062403">
    <w:abstractNumId w:val="22"/>
  </w:num>
  <w:num w:numId="64" w16cid:durableId="247273169">
    <w:abstractNumId w:val="83"/>
  </w:num>
  <w:num w:numId="65" w16cid:durableId="1448886123">
    <w:abstractNumId w:val="19"/>
  </w:num>
  <w:num w:numId="66" w16cid:durableId="1276523101">
    <w:abstractNumId w:val="34"/>
  </w:num>
  <w:num w:numId="67" w16cid:durableId="983196409">
    <w:abstractNumId w:val="72"/>
  </w:num>
  <w:num w:numId="68" w16cid:durableId="1983999363">
    <w:abstractNumId w:val="66"/>
  </w:num>
  <w:num w:numId="69" w16cid:durableId="2042852731">
    <w:abstractNumId w:val="5"/>
  </w:num>
  <w:num w:numId="70" w16cid:durableId="497428154">
    <w:abstractNumId w:val="67"/>
  </w:num>
  <w:num w:numId="71" w16cid:durableId="326979921">
    <w:abstractNumId w:val="94"/>
  </w:num>
  <w:num w:numId="72" w16cid:durableId="1248072781">
    <w:abstractNumId w:val="70"/>
  </w:num>
  <w:num w:numId="73" w16cid:durableId="1927568215">
    <w:abstractNumId w:val="12"/>
  </w:num>
  <w:num w:numId="74" w16cid:durableId="1067729971">
    <w:abstractNumId w:val="73"/>
  </w:num>
  <w:num w:numId="75" w16cid:durableId="1118527819">
    <w:abstractNumId w:val="16"/>
  </w:num>
  <w:num w:numId="76" w16cid:durableId="1095131876">
    <w:abstractNumId w:val="55"/>
  </w:num>
  <w:num w:numId="77" w16cid:durableId="16204644">
    <w:abstractNumId w:val="102"/>
  </w:num>
  <w:num w:numId="78" w16cid:durableId="980573116">
    <w:abstractNumId w:val="8"/>
  </w:num>
  <w:num w:numId="79" w16cid:durableId="425002612">
    <w:abstractNumId w:val="6"/>
  </w:num>
  <w:num w:numId="80" w16cid:durableId="1829513777">
    <w:abstractNumId w:val="35"/>
  </w:num>
  <w:num w:numId="81" w16cid:durableId="2106999100">
    <w:abstractNumId w:val="76"/>
  </w:num>
  <w:num w:numId="82" w16cid:durableId="1598171091">
    <w:abstractNumId w:val="87"/>
  </w:num>
  <w:num w:numId="83" w16cid:durableId="2109764133">
    <w:abstractNumId w:val="2"/>
  </w:num>
  <w:num w:numId="84" w16cid:durableId="2094466703">
    <w:abstractNumId w:val="50"/>
  </w:num>
  <w:num w:numId="85" w16cid:durableId="1732385030">
    <w:abstractNumId w:val="56"/>
  </w:num>
  <w:num w:numId="86" w16cid:durableId="1286883694">
    <w:abstractNumId w:val="41"/>
  </w:num>
  <w:num w:numId="87" w16cid:durableId="434666670">
    <w:abstractNumId w:val="46"/>
  </w:num>
  <w:num w:numId="88" w16cid:durableId="1689015364">
    <w:abstractNumId w:val="98"/>
  </w:num>
  <w:num w:numId="89" w16cid:durableId="2137289223">
    <w:abstractNumId w:val="18"/>
  </w:num>
  <w:num w:numId="90" w16cid:durableId="1673297818">
    <w:abstractNumId w:val="49"/>
  </w:num>
  <w:num w:numId="91" w16cid:durableId="1410732863">
    <w:abstractNumId w:val="20"/>
  </w:num>
  <w:num w:numId="92" w16cid:durableId="1190140115">
    <w:abstractNumId w:val="1"/>
  </w:num>
  <w:num w:numId="93" w16cid:durableId="1541550881">
    <w:abstractNumId w:val="103"/>
  </w:num>
  <w:num w:numId="94" w16cid:durableId="1135879455">
    <w:abstractNumId w:val="36"/>
  </w:num>
  <w:num w:numId="95" w16cid:durableId="510799102">
    <w:abstractNumId w:val="62"/>
  </w:num>
  <w:num w:numId="96" w16cid:durableId="1916628414">
    <w:abstractNumId w:val="99"/>
  </w:num>
  <w:num w:numId="97" w16cid:durableId="1106850607">
    <w:abstractNumId w:val="93"/>
  </w:num>
  <w:num w:numId="98" w16cid:durableId="1326859225">
    <w:abstractNumId w:val="101"/>
  </w:num>
  <w:num w:numId="99" w16cid:durableId="1979529670">
    <w:abstractNumId w:val="33"/>
  </w:num>
  <w:num w:numId="100" w16cid:durableId="2105958053">
    <w:abstractNumId w:val="65"/>
  </w:num>
  <w:num w:numId="101" w16cid:durableId="1875728400">
    <w:abstractNumId w:val="25"/>
  </w:num>
  <w:num w:numId="102" w16cid:durableId="2045672716">
    <w:abstractNumId w:val="40"/>
  </w:num>
  <w:num w:numId="103" w16cid:durableId="1009285916">
    <w:abstractNumId w:val="63"/>
  </w:num>
  <w:num w:numId="104" w16cid:durableId="395738507">
    <w:abstractNumId w:val="89"/>
  </w:num>
  <w:num w:numId="105" w16cid:durableId="1716276277">
    <w:abstractNumId w:val="74"/>
  </w:num>
  <w:num w:numId="106" w16cid:durableId="1451167501">
    <w:abstractNumId w:val="31"/>
  </w:num>
  <w:numIdMacAtCleanup w:val="10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y Fomin">
    <w15:presenceInfo w15:providerId="AD" w15:userId="S::andrey.fomin@nomadrail.com::17b79126-f859-4c3a-8211-52ab69972c15"/>
  </w15:person>
  <w15:person w15:author="Michael Fehlau">
    <w15:presenceInfo w15:providerId="AD" w15:userId="S::michael.fehlau@nomadrail.com::70f0cc08-09f5-449e-bad8-1ff5d3d0fd9d"/>
  </w15:person>
  <w15:person w15:author="Abbas Rizvi">
    <w15:presenceInfo w15:providerId="AD" w15:userId="S::abbas.rizvi@nomadrail.com::84c1c8e3-6581-4cff-b3e0-8616ca6a24f2"/>
  </w15:person>
  <w15:person w15:author="Milutinovic Nenad (PV)">
    <w15:presenceInfo w15:providerId="AD" w15:userId="S::Nenad.Milutinovic@pv.oebb.at::c5cb2697-16c9-4f19-8851-ad401ea3a4dd"/>
  </w15:person>
  <w15:person w15:author="Leitner Michael (PV)">
    <w15:presenceInfo w15:providerId="AD" w15:userId="S::Michael.Leitner@pv.oebb.at::18744a10-5cd6-488a-82a0-3dfeea19d6a7"/>
  </w15:person>
  <w15:person w15:author="Ajinah Ibrahim (PV)">
    <w15:presenceInfo w15:providerId="AD" w15:userId="S::Ibrahim.Ajinah@pv.oebb.at::8cecd598-3814-4920-9d00-4abc42ece9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readOnly" w:formatting="1" w:enforcement="0"/>
  <w:defaultTabStop w:val="56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8EA"/>
    <w:rsid w:val="000000DC"/>
    <w:rsid w:val="00000588"/>
    <w:rsid w:val="000006F8"/>
    <w:rsid w:val="00001015"/>
    <w:rsid w:val="00001260"/>
    <w:rsid w:val="00001453"/>
    <w:rsid w:val="00001BFD"/>
    <w:rsid w:val="00001D83"/>
    <w:rsid w:val="00001F1B"/>
    <w:rsid w:val="000020B4"/>
    <w:rsid w:val="000026F8"/>
    <w:rsid w:val="00002A22"/>
    <w:rsid w:val="00002BD0"/>
    <w:rsid w:val="00002D3A"/>
    <w:rsid w:val="00002D60"/>
    <w:rsid w:val="00003034"/>
    <w:rsid w:val="00003234"/>
    <w:rsid w:val="000032FD"/>
    <w:rsid w:val="00003CFF"/>
    <w:rsid w:val="000043ED"/>
    <w:rsid w:val="0000501F"/>
    <w:rsid w:val="00006275"/>
    <w:rsid w:val="000066BD"/>
    <w:rsid w:val="000069C3"/>
    <w:rsid w:val="000073CC"/>
    <w:rsid w:val="0000785D"/>
    <w:rsid w:val="00007913"/>
    <w:rsid w:val="00007B6F"/>
    <w:rsid w:val="00007CC8"/>
    <w:rsid w:val="00010009"/>
    <w:rsid w:val="00010739"/>
    <w:rsid w:val="0001086E"/>
    <w:rsid w:val="00010924"/>
    <w:rsid w:val="00010C12"/>
    <w:rsid w:val="00011223"/>
    <w:rsid w:val="0001133B"/>
    <w:rsid w:val="00011B5A"/>
    <w:rsid w:val="000124B9"/>
    <w:rsid w:val="000127CC"/>
    <w:rsid w:val="000128D4"/>
    <w:rsid w:val="00012B78"/>
    <w:rsid w:val="000137FD"/>
    <w:rsid w:val="00013BBF"/>
    <w:rsid w:val="00013CB4"/>
    <w:rsid w:val="00013D5F"/>
    <w:rsid w:val="00013DB6"/>
    <w:rsid w:val="000140DB"/>
    <w:rsid w:val="00014297"/>
    <w:rsid w:val="00014960"/>
    <w:rsid w:val="00014B3A"/>
    <w:rsid w:val="00014B53"/>
    <w:rsid w:val="00014CD0"/>
    <w:rsid w:val="00015162"/>
    <w:rsid w:val="000151CF"/>
    <w:rsid w:val="00015849"/>
    <w:rsid w:val="00015FE4"/>
    <w:rsid w:val="00016185"/>
    <w:rsid w:val="0001626B"/>
    <w:rsid w:val="000164A7"/>
    <w:rsid w:val="000164FF"/>
    <w:rsid w:val="00016542"/>
    <w:rsid w:val="00016E2F"/>
    <w:rsid w:val="0001705C"/>
    <w:rsid w:val="00017F2F"/>
    <w:rsid w:val="0002035E"/>
    <w:rsid w:val="00020911"/>
    <w:rsid w:val="00020B2F"/>
    <w:rsid w:val="00021003"/>
    <w:rsid w:val="0002158A"/>
    <w:rsid w:val="0002189D"/>
    <w:rsid w:val="00021B78"/>
    <w:rsid w:val="00021C7B"/>
    <w:rsid w:val="00021C95"/>
    <w:rsid w:val="00021CC4"/>
    <w:rsid w:val="00021CF3"/>
    <w:rsid w:val="00022498"/>
    <w:rsid w:val="00022CD6"/>
    <w:rsid w:val="00023064"/>
    <w:rsid w:val="0002340A"/>
    <w:rsid w:val="0002374A"/>
    <w:rsid w:val="000237A0"/>
    <w:rsid w:val="000238B6"/>
    <w:rsid w:val="000240F5"/>
    <w:rsid w:val="00024458"/>
    <w:rsid w:val="000249ED"/>
    <w:rsid w:val="00024CD4"/>
    <w:rsid w:val="00024F18"/>
    <w:rsid w:val="000251A8"/>
    <w:rsid w:val="00025DEF"/>
    <w:rsid w:val="00025FFF"/>
    <w:rsid w:val="000264FF"/>
    <w:rsid w:val="00026936"/>
    <w:rsid w:val="00026AD0"/>
    <w:rsid w:val="000272D3"/>
    <w:rsid w:val="0002789A"/>
    <w:rsid w:val="000278B7"/>
    <w:rsid w:val="00030065"/>
    <w:rsid w:val="000302BA"/>
    <w:rsid w:val="0003042A"/>
    <w:rsid w:val="00030694"/>
    <w:rsid w:val="0003085B"/>
    <w:rsid w:val="000309F3"/>
    <w:rsid w:val="00031720"/>
    <w:rsid w:val="000318FB"/>
    <w:rsid w:val="000319CA"/>
    <w:rsid w:val="00031E0A"/>
    <w:rsid w:val="00031F48"/>
    <w:rsid w:val="000321A5"/>
    <w:rsid w:val="0003281D"/>
    <w:rsid w:val="00032E72"/>
    <w:rsid w:val="000331C7"/>
    <w:rsid w:val="000336C3"/>
    <w:rsid w:val="00033CF3"/>
    <w:rsid w:val="00033D5B"/>
    <w:rsid w:val="000342C1"/>
    <w:rsid w:val="0003476A"/>
    <w:rsid w:val="000348C2"/>
    <w:rsid w:val="00034AE9"/>
    <w:rsid w:val="00034F03"/>
    <w:rsid w:val="00035069"/>
    <w:rsid w:val="000350F5"/>
    <w:rsid w:val="0003534C"/>
    <w:rsid w:val="00035931"/>
    <w:rsid w:val="00036005"/>
    <w:rsid w:val="000360A8"/>
    <w:rsid w:val="00036505"/>
    <w:rsid w:val="00036603"/>
    <w:rsid w:val="00036729"/>
    <w:rsid w:val="00036CEB"/>
    <w:rsid w:val="00036D3A"/>
    <w:rsid w:val="00037165"/>
    <w:rsid w:val="00037B58"/>
    <w:rsid w:val="00040179"/>
    <w:rsid w:val="00040796"/>
    <w:rsid w:val="00040F96"/>
    <w:rsid w:val="00041042"/>
    <w:rsid w:val="000410E6"/>
    <w:rsid w:val="0004116E"/>
    <w:rsid w:val="000411C1"/>
    <w:rsid w:val="00041294"/>
    <w:rsid w:val="000412F6"/>
    <w:rsid w:val="00041387"/>
    <w:rsid w:val="0004149A"/>
    <w:rsid w:val="00041BEF"/>
    <w:rsid w:val="00041FB4"/>
    <w:rsid w:val="00042700"/>
    <w:rsid w:val="0004370C"/>
    <w:rsid w:val="000446D8"/>
    <w:rsid w:val="00044A74"/>
    <w:rsid w:val="000453B4"/>
    <w:rsid w:val="00045793"/>
    <w:rsid w:val="00045AA7"/>
    <w:rsid w:val="00045BCF"/>
    <w:rsid w:val="00045E21"/>
    <w:rsid w:val="00045EF8"/>
    <w:rsid w:val="0004611E"/>
    <w:rsid w:val="000462F9"/>
    <w:rsid w:val="00046476"/>
    <w:rsid w:val="00046716"/>
    <w:rsid w:val="00046BD5"/>
    <w:rsid w:val="00047971"/>
    <w:rsid w:val="00047C9F"/>
    <w:rsid w:val="00050034"/>
    <w:rsid w:val="0005063C"/>
    <w:rsid w:val="000506EC"/>
    <w:rsid w:val="00050B53"/>
    <w:rsid w:val="00050CCB"/>
    <w:rsid w:val="00050DC1"/>
    <w:rsid w:val="00050E4A"/>
    <w:rsid w:val="00050E58"/>
    <w:rsid w:val="000519AA"/>
    <w:rsid w:val="00051E83"/>
    <w:rsid w:val="000521AB"/>
    <w:rsid w:val="000522B5"/>
    <w:rsid w:val="0005309A"/>
    <w:rsid w:val="000536FF"/>
    <w:rsid w:val="00053878"/>
    <w:rsid w:val="00053900"/>
    <w:rsid w:val="00053AE7"/>
    <w:rsid w:val="00053BBE"/>
    <w:rsid w:val="00053D5B"/>
    <w:rsid w:val="00054554"/>
    <w:rsid w:val="00054680"/>
    <w:rsid w:val="00054BF6"/>
    <w:rsid w:val="00054D24"/>
    <w:rsid w:val="000551AB"/>
    <w:rsid w:val="000558BE"/>
    <w:rsid w:val="00055C50"/>
    <w:rsid w:val="0005619A"/>
    <w:rsid w:val="00056200"/>
    <w:rsid w:val="00056A56"/>
    <w:rsid w:val="00056D01"/>
    <w:rsid w:val="00056F2C"/>
    <w:rsid w:val="00057821"/>
    <w:rsid w:val="00057983"/>
    <w:rsid w:val="00057BAC"/>
    <w:rsid w:val="00057C62"/>
    <w:rsid w:val="00057EA9"/>
    <w:rsid w:val="00057F38"/>
    <w:rsid w:val="00060021"/>
    <w:rsid w:val="00060220"/>
    <w:rsid w:val="0006025A"/>
    <w:rsid w:val="00060EAB"/>
    <w:rsid w:val="000610FF"/>
    <w:rsid w:val="000617D9"/>
    <w:rsid w:val="00061B1A"/>
    <w:rsid w:val="00062052"/>
    <w:rsid w:val="0006207A"/>
    <w:rsid w:val="00062433"/>
    <w:rsid w:val="00062B2F"/>
    <w:rsid w:val="00062B96"/>
    <w:rsid w:val="000630C3"/>
    <w:rsid w:val="00063CD1"/>
    <w:rsid w:val="00063ED0"/>
    <w:rsid w:val="000644E4"/>
    <w:rsid w:val="00064A10"/>
    <w:rsid w:val="00065025"/>
    <w:rsid w:val="00065411"/>
    <w:rsid w:val="00065482"/>
    <w:rsid w:val="00065847"/>
    <w:rsid w:val="00065875"/>
    <w:rsid w:val="00065C45"/>
    <w:rsid w:val="00065DB9"/>
    <w:rsid w:val="000662FA"/>
    <w:rsid w:val="00066482"/>
    <w:rsid w:val="00066799"/>
    <w:rsid w:val="000668EC"/>
    <w:rsid w:val="00066916"/>
    <w:rsid w:val="000673E7"/>
    <w:rsid w:val="0006750B"/>
    <w:rsid w:val="0006762D"/>
    <w:rsid w:val="000679AE"/>
    <w:rsid w:val="00067EFF"/>
    <w:rsid w:val="000705DA"/>
    <w:rsid w:val="00070C0C"/>
    <w:rsid w:val="00071475"/>
    <w:rsid w:val="000714A9"/>
    <w:rsid w:val="0007191E"/>
    <w:rsid w:val="00071A47"/>
    <w:rsid w:val="00071B95"/>
    <w:rsid w:val="00071DB1"/>
    <w:rsid w:val="00071E64"/>
    <w:rsid w:val="00071F37"/>
    <w:rsid w:val="00072631"/>
    <w:rsid w:val="00072A05"/>
    <w:rsid w:val="000730D6"/>
    <w:rsid w:val="000734EE"/>
    <w:rsid w:val="000735B0"/>
    <w:rsid w:val="00073624"/>
    <w:rsid w:val="0007479F"/>
    <w:rsid w:val="00075014"/>
    <w:rsid w:val="000756A3"/>
    <w:rsid w:val="0007592C"/>
    <w:rsid w:val="000759E6"/>
    <w:rsid w:val="00075A6B"/>
    <w:rsid w:val="00075D4B"/>
    <w:rsid w:val="00075FDB"/>
    <w:rsid w:val="000765D5"/>
    <w:rsid w:val="00076BBF"/>
    <w:rsid w:val="00076FED"/>
    <w:rsid w:val="0007746B"/>
    <w:rsid w:val="000777B1"/>
    <w:rsid w:val="00077D61"/>
    <w:rsid w:val="00077D91"/>
    <w:rsid w:val="00077DF9"/>
    <w:rsid w:val="000806F9"/>
    <w:rsid w:val="00080A54"/>
    <w:rsid w:val="000810F3"/>
    <w:rsid w:val="000814FB"/>
    <w:rsid w:val="00081BCC"/>
    <w:rsid w:val="00081CB9"/>
    <w:rsid w:val="000820F7"/>
    <w:rsid w:val="000821AA"/>
    <w:rsid w:val="000821DE"/>
    <w:rsid w:val="0008239F"/>
    <w:rsid w:val="00082662"/>
    <w:rsid w:val="00082D01"/>
    <w:rsid w:val="00082EEE"/>
    <w:rsid w:val="000832FC"/>
    <w:rsid w:val="00083612"/>
    <w:rsid w:val="000838A7"/>
    <w:rsid w:val="00083DD9"/>
    <w:rsid w:val="00084282"/>
    <w:rsid w:val="0008459E"/>
    <w:rsid w:val="000846D6"/>
    <w:rsid w:val="00084B30"/>
    <w:rsid w:val="00084F0B"/>
    <w:rsid w:val="00084F29"/>
    <w:rsid w:val="00085211"/>
    <w:rsid w:val="0008619A"/>
    <w:rsid w:val="00086C7D"/>
    <w:rsid w:val="00087096"/>
    <w:rsid w:val="00087100"/>
    <w:rsid w:val="0008731E"/>
    <w:rsid w:val="000874E0"/>
    <w:rsid w:val="00087988"/>
    <w:rsid w:val="00087ABE"/>
    <w:rsid w:val="00087FE1"/>
    <w:rsid w:val="0009021A"/>
    <w:rsid w:val="00090403"/>
    <w:rsid w:val="00090860"/>
    <w:rsid w:val="00090E11"/>
    <w:rsid w:val="00090EFE"/>
    <w:rsid w:val="00091164"/>
    <w:rsid w:val="00091A4E"/>
    <w:rsid w:val="000922F8"/>
    <w:rsid w:val="00092724"/>
    <w:rsid w:val="00092767"/>
    <w:rsid w:val="00092E58"/>
    <w:rsid w:val="0009343C"/>
    <w:rsid w:val="000934B0"/>
    <w:rsid w:val="00093850"/>
    <w:rsid w:val="00093D69"/>
    <w:rsid w:val="00093DD4"/>
    <w:rsid w:val="0009427D"/>
    <w:rsid w:val="000942E4"/>
    <w:rsid w:val="000943FF"/>
    <w:rsid w:val="00094781"/>
    <w:rsid w:val="00094A1D"/>
    <w:rsid w:val="00094FB7"/>
    <w:rsid w:val="00095159"/>
    <w:rsid w:val="00095BFB"/>
    <w:rsid w:val="00095DAD"/>
    <w:rsid w:val="00095EB5"/>
    <w:rsid w:val="00095F79"/>
    <w:rsid w:val="00096275"/>
    <w:rsid w:val="000963BF"/>
    <w:rsid w:val="00096611"/>
    <w:rsid w:val="00096667"/>
    <w:rsid w:val="000966DB"/>
    <w:rsid w:val="000967DD"/>
    <w:rsid w:val="00096855"/>
    <w:rsid w:val="00096BFB"/>
    <w:rsid w:val="00096BFD"/>
    <w:rsid w:val="00096F23"/>
    <w:rsid w:val="00097031"/>
    <w:rsid w:val="0009730B"/>
    <w:rsid w:val="000974A2"/>
    <w:rsid w:val="000977A9"/>
    <w:rsid w:val="00097E01"/>
    <w:rsid w:val="000A0483"/>
    <w:rsid w:val="000A055B"/>
    <w:rsid w:val="000A0569"/>
    <w:rsid w:val="000A0600"/>
    <w:rsid w:val="000A0AAA"/>
    <w:rsid w:val="000A0BF3"/>
    <w:rsid w:val="000A0CC0"/>
    <w:rsid w:val="000A1A30"/>
    <w:rsid w:val="000A1B45"/>
    <w:rsid w:val="000A208E"/>
    <w:rsid w:val="000A2360"/>
    <w:rsid w:val="000A298E"/>
    <w:rsid w:val="000A2B34"/>
    <w:rsid w:val="000A2CAC"/>
    <w:rsid w:val="000A3572"/>
    <w:rsid w:val="000A3575"/>
    <w:rsid w:val="000A4187"/>
    <w:rsid w:val="000A41D1"/>
    <w:rsid w:val="000A423B"/>
    <w:rsid w:val="000A4674"/>
    <w:rsid w:val="000A4722"/>
    <w:rsid w:val="000A49B0"/>
    <w:rsid w:val="000A4CBE"/>
    <w:rsid w:val="000A5235"/>
    <w:rsid w:val="000A54A0"/>
    <w:rsid w:val="000A5515"/>
    <w:rsid w:val="000A60C6"/>
    <w:rsid w:val="000A60D9"/>
    <w:rsid w:val="000A6445"/>
    <w:rsid w:val="000A69AA"/>
    <w:rsid w:val="000A6E00"/>
    <w:rsid w:val="000A6EC2"/>
    <w:rsid w:val="000A7402"/>
    <w:rsid w:val="000A75A6"/>
    <w:rsid w:val="000A7733"/>
    <w:rsid w:val="000A7939"/>
    <w:rsid w:val="000A7D0F"/>
    <w:rsid w:val="000B0472"/>
    <w:rsid w:val="000B0546"/>
    <w:rsid w:val="000B06FF"/>
    <w:rsid w:val="000B09F6"/>
    <w:rsid w:val="000B0BAC"/>
    <w:rsid w:val="000B0E48"/>
    <w:rsid w:val="000B0F35"/>
    <w:rsid w:val="000B11A5"/>
    <w:rsid w:val="000B24A4"/>
    <w:rsid w:val="000B276D"/>
    <w:rsid w:val="000B2875"/>
    <w:rsid w:val="000B2D60"/>
    <w:rsid w:val="000B2D76"/>
    <w:rsid w:val="000B2F89"/>
    <w:rsid w:val="000B346C"/>
    <w:rsid w:val="000B36D1"/>
    <w:rsid w:val="000B36E8"/>
    <w:rsid w:val="000B3AC2"/>
    <w:rsid w:val="000B3B09"/>
    <w:rsid w:val="000B3CCA"/>
    <w:rsid w:val="000B425C"/>
    <w:rsid w:val="000B4B90"/>
    <w:rsid w:val="000B53A4"/>
    <w:rsid w:val="000B55C2"/>
    <w:rsid w:val="000B5AAA"/>
    <w:rsid w:val="000B5D12"/>
    <w:rsid w:val="000B5D2E"/>
    <w:rsid w:val="000B62B7"/>
    <w:rsid w:val="000B63B3"/>
    <w:rsid w:val="000B682B"/>
    <w:rsid w:val="000B68CC"/>
    <w:rsid w:val="000B68D6"/>
    <w:rsid w:val="000B6A7F"/>
    <w:rsid w:val="000B6B26"/>
    <w:rsid w:val="000B6FF2"/>
    <w:rsid w:val="000B7383"/>
    <w:rsid w:val="000B754C"/>
    <w:rsid w:val="000B7E06"/>
    <w:rsid w:val="000C0458"/>
    <w:rsid w:val="000C04CB"/>
    <w:rsid w:val="000C0B18"/>
    <w:rsid w:val="000C0B6E"/>
    <w:rsid w:val="000C0B92"/>
    <w:rsid w:val="000C101E"/>
    <w:rsid w:val="000C16FB"/>
    <w:rsid w:val="000C177F"/>
    <w:rsid w:val="000C2934"/>
    <w:rsid w:val="000C2969"/>
    <w:rsid w:val="000C2A18"/>
    <w:rsid w:val="000C2AB3"/>
    <w:rsid w:val="000C34B6"/>
    <w:rsid w:val="000C3E63"/>
    <w:rsid w:val="000C4763"/>
    <w:rsid w:val="000C4B08"/>
    <w:rsid w:val="000C4B74"/>
    <w:rsid w:val="000C4E95"/>
    <w:rsid w:val="000C57C6"/>
    <w:rsid w:val="000C5C0E"/>
    <w:rsid w:val="000C6AFC"/>
    <w:rsid w:val="000C6EDD"/>
    <w:rsid w:val="000C6F50"/>
    <w:rsid w:val="000C700F"/>
    <w:rsid w:val="000C7359"/>
    <w:rsid w:val="000C75B6"/>
    <w:rsid w:val="000C766A"/>
    <w:rsid w:val="000C7C40"/>
    <w:rsid w:val="000C7E21"/>
    <w:rsid w:val="000D034D"/>
    <w:rsid w:val="000D0D56"/>
    <w:rsid w:val="000D0E46"/>
    <w:rsid w:val="000D0FEB"/>
    <w:rsid w:val="000D0FFC"/>
    <w:rsid w:val="000D1036"/>
    <w:rsid w:val="000D14E3"/>
    <w:rsid w:val="000D15CC"/>
    <w:rsid w:val="000D1988"/>
    <w:rsid w:val="000D1B6F"/>
    <w:rsid w:val="000D1CC4"/>
    <w:rsid w:val="000D1D54"/>
    <w:rsid w:val="000D2014"/>
    <w:rsid w:val="000D2B40"/>
    <w:rsid w:val="000D31DF"/>
    <w:rsid w:val="000D360A"/>
    <w:rsid w:val="000D39EC"/>
    <w:rsid w:val="000D3BA5"/>
    <w:rsid w:val="000D3E8B"/>
    <w:rsid w:val="000D4645"/>
    <w:rsid w:val="000D49C5"/>
    <w:rsid w:val="000D4CD6"/>
    <w:rsid w:val="000D50A7"/>
    <w:rsid w:val="000D5243"/>
    <w:rsid w:val="000D5543"/>
    <w:rsid w:val="000D56DF"/>
    <w:rsid w:val="000D5CFF"/>
    <w:rsid w:val="000D5FFC"/>
    <w:rsid w:val="000D6318"/>
    <w:rsid w:val="000D67E0"/>
    <w:rsid w:val="000D69B9"/>
    <w:rsid w:val="000D6DB6"/>
    <w:rsid w:val="000D7A10"/>
    <w:rsid w:val="000D7BF6"/>
    <w:rsid w:val="000D7F5B"/>
    <w:rsid w:val="000E0189"/>
    <w:rsid w:val="000E02E4"/>
    <w:rsid w:val="000E0513"/>
    <w:rsid w:val="000E0608"/>
    <w:rsid w:val="000E0A29"/>
    <w:rsid w:val="000E0E69"/>
    <w:rsid w:val="000E0F4C"/>
    <w:rsid w:val="000E1C7F"/>
    <w:rsid w:val="000E1E53"/>
    <w:rsid w:val="000E27B3"/>
    <w:rsid w:val="000E31A5"/>
    <w:rsid w:val="000E3349"/>
    <w:rsid w:val="000E348C"/>
    <w:rsid w:val="000E35CE"/>
    <w:rsid w:val="000E3707"/>
    <w:rsid w:val="000E3AAC"/>
    <w:rsid w:val="000E3F14"/>
    <w:rsid w:val="000E43C4"/>
    <w:rsid w:val="000E447B"/>
    <w:rsid w:val="000E4480"/>
    <w:rsid w:val="000E4D8B"/>
    <w:rsid w:val="000E5158"/>
    <w:rsid w:val="000E5555"/>
    <w:rsid w:val="000E5850"/>
    <w:rsid w:val="000E5B9C"/>
    <w:rsid w:val="000E5DEB"/>
    <w:rsid w:val="000E68B3"/>
    <w:rsid w:val="000E76C2"/>
    <w:rsid w:val="000E76F5"/>
    <w:rsid w:val="000E7CCE"/>
    <w:rsid w:val="000E7D4B"/>
    <w:rsid w:val="000E7EC3"/>
    <w:rsid w:val="000F1B82"/>
    <w:rsid w:val="000F1D6C"/>
    <w:rsid w:val="000F1DB0"/>
    <w:rsid w:val="000F241C"/>
    <w:rsid w:val="000F2B33"/>
    <w:rsid w:val="000F2C57"/>
    <w:rsid w:val="000F2F25"/>
    <w:rsid w:val="000F3264"/>
    <w:rsid w:val="000F3585"/>
    <w:rsid w:val="000F362D"/>
    <w:rsid w:val="000F390B"/>
    <w:rsid w:val="000F3C8C"/>
    <w:rsid w:val="000F438B"/>
    <w:rsid w:val="000F4621"/>
    <w:rsid w:val="000F4B85"/>
    <w:rsid w:val="000F4C4D"/>
    <w:rsid w:val="000F4F8E"/>
    <w:rsid w:val="000F50EE"/>
    <w:rsid w:val="000F5470"/>
    <w:rsid w:val="000F57D4"/>
    <w:rsid w:val="000F5C4F"/>
    <w:rsid w:val="000F5F96"/>
    <w:rsid w:val="000F63B7"/>
    <w:rsid w:val="000F6444"/>
    <w:rsid w:val="000F6673"/>
    <w:rsid w:val="000F66F2"/>
    <w:rsid w:val="000F6873"/>
    <w:rsid w:val="000F6906"/>
    <w:rsid w:val="000F6951"/>
    <w:rsid w:val="000F6A79"/>
    <w:rsid w:val="000F7798"/>
    <w:rsid w:val="000F7D4E"/>
    <w:rsid w:val="0010050A"/>
    <w:rsid w:val="001008B1"/>
    <w:rsid w:val="00100E1C"/>
    <w:rsid w:val="00101255"/>
    <w:rsid w:val="001013BE"/>
    <w:rsid w:val="00101759"/>
    <w:rsid w:val="00101C5C"/>
    <w:rsid w:val="00101CD0"/>
    <w:rsid w:val="001022AA"/>
    <w:rsid w:val="00102E4F"/>
    <w:rsid w:val="00102FB6"/>
    <w:rsid w:val="00103041"/>
    <w:rsid w:val="001040EE"/>
    <w:rsid w:val="001044A0"/>
    <w:rsid w:val="001046EB"/>
    <w:rsid w:val="00104919"/>
    <w:rsid w:val="00104E36"/>
    <w:rsid w:val="0010511F"/>
    <w:rsid w:val="00105567"/>
    <w:rsid w:val="00105948"/>
    <w:rsid w:val="00105964"/>
    <w:rsid w:val="00105974"/>
    <w:rsid w:val="0010663C"/>
    <w:rsid w:val="00106711"/>
    <w:rsid w:val="0010716E"/>
    <w:rsid w:val="001072E9"/>
    <w:rsid w:val="00107641"/>
    <w:rsid w:val="001077F8"/>
    <w:rsid w:val="00107994"/>
    <w:rsid w:val="00107CC2"/>
    <w:rsid w:val="001102C8"/>
    <w:rsid w:val="001102D0"/>
    <w:rsid w:val="0011064B"/>
    <w:rsid w:val="00110676"/>
    <w:rsid w:val="00110E3F"/>
    <w:rsid w:val="001113D1"/>
    <w:rsid w:val="00111DF4"/>
    <w:rsid w:val="00111F81"/>
    <w:rsid w:val="00111FD7"/>
    <w:rsid w:val="001122C3"/>
    <w:rsid w:val="0011230D"/>
    <w:rsid w:val="00112504"/>
    <w:rsid w:val="0011289E"/>
    <w:rsid w:val="00112901"/>
    <w:rsid w:val="00112A29"/>
    <w:rsid w:val="00112AD3"/>
    <w:rsid w:val="00112B51"/>
    <w:rsid w:val="00112B84"/>
    <w:rsid w:val="00113329"/>
    <w:rsid w:val="0011373F"/>
    <w:rsid w:val="00113AD2"/>
    <w:rsid w:val="00113D02"/>
    <w:rsid w:val="00114715"/>
    <w:rsid w:val="001148F1"/>
    <w:rsid w:val="00114A73"/>
    <w:rsid w:val="00114D4C"/>
    <w:rsid w:val="0011503F"/>
    <w:rsid w:val="00115244"/>
    <w:rsid w:val="00115A20"/>
    <w:rsid w:val="00115C8A"/>
    <w:rsid w:val="00115E9E"/>
    <w:rsid w:val="0011652D"/>
    <w:rsid w:val="00116C40"/>
    <w:rsid w:val="00116DF4"/>
    <w:rsid w:val="00116FF5"/>
    <w:rsid w:val="00117554"/>
    <w:rsid w:val="00117571"/>
    <w:rsid w:val="001175BF"/>
    <w:rsid w:val="00120048"/>
    <w:rsid w:val="0012033A"/>
    <w:rsid w:val="00120831"/>
    <w:rsid w:val="00120BE1"/>
    <w:rsid w:val="00121EC5"/>
    <w:rsid w:val="0012230C"/>
    <w:rsid w:val="0012302D"/>
    <w:rsid w:val="0012392E"/>
    <w:rsid w:val="00123A78"/>
    <w:rsid w:val="00123F2F"/>
    <w:rsid w:val="001242CC"/>
    <w:rsid w:val="001242DB"/>
    <w:rsid w:val="001243E8"/>
    <w:rsid w:val="0012459B"/>
    <w:rsid w:val="00124737"/>
    <w:rsid w:val="0012490C"/>
    <w:rsid w:val="00124B1C"/>
    <w:rsid w:val="00124C0B"/>
    <w:rsid w:val="00124E5F"/>
    <w:rsid w:val="00125D33"/>
    <w:rsid w:val="00125E27"/>
    <w:rsid w:val="0012624A"/>
    <w:rsid w:val="001265D1"/>
    <w:rsid w:val="0012663C"/>
    <w:rsid w:val="00126699"/>
    <w:rsid w:val="001267D6"/>
    <w:rsid w:val="0012685E"/>
    <w:rsid w:val="00126BA3"/>
    <w:rsid w:val="00126D8D"/>
    <w:rsid w:val="00126DA7"/>
    <w:rsid w:val="0012711B"/>
    <w:rsid w:val="001278B0"/>
    <w:rsid w:val="00127F37"/>
    <w:rsid w:val="001301AC"/>
    <w:rsid w:val="00130423"/>
    <w:rsid w:val="001306AB"/>
    <w:rsid w:val="001306C5"/>
    <w:rsid w:val="00130FBD"/>
    <w:rsid w:val="00131119"/>
    <w:rsid w:val="001311C7"/>
    <w:rsid w:val="001311CB"/>
    <w:rsid w:val="001311D6"/>
    <w:rsid w:val="0013126D"/>
    <w:rsid w:val="001313E7"/>
    <w:rsid w:val="00131F74"/>
    <w:rsid w:val="00132191"/>
    <w:rsid w:val="0013370D"/>
    <w:rsid w:val="00134455"/>
    <w:rsid w:val="0013447F"/>
    <w:rsid w:val="001344D5"/>
    <w:rsid w:val="0013491A"/>
    <w:rsid w:val="0013518B"/>
    <w:rsid w:val="001354F0"/>
    <w:rsid w:val="00135ACF"/>
    <w:rsid w:val="00135DC7"/>
    <w:rsid w:val="00135EF6"/>
    <w:rsid w:val="001362B6"/>
    <w:rsid w:val="00136580"/>
    <w:rsid w:val="001366B5"/>
    <w:rsid w:val="00137038"/>
    <w:rsid w:val="0013714E"/>
    <w:rsid w:val="00137789"/>
    <w:rsid w:val="00137915"/>
    <w:rsid w:val="00137A3F"/>
    <w:rsid w:val="00137AF8"/>
    <w:rsid w:val="00137F93"/>
    <w:rsid w:val="0014052C"/>
    <w:rsid w:val="0014055B"/>
    <w:rsid w:val="0014059D"/>
    <w:rsid w:val="0014104C"/>
    <w:rsid w:val="00141534"/>
    <w:rsid w:val="00141722"/>
    <w:rsid w:val="0014175D"/>
    <w:rsid w:val="001425AC"/>
    <w:rsid w:val="00142722"/>
    <w:rsid w:val="00142A2F"/>
    <w:rsid w:val="00142AC4"/>
    <w:rsid w:val="00142C0E"/>
    <w:rsid w:val="00142C7E"/>
    <w:rsid w:val="00142CD4"/>
    <w:rsid w:val="00143018"/>
    <w:rsid w:val="00143108"/>
    <w:rsid w:val="0014317F"/>
    <w:rsid w:val="001438FF"/>
    <w:rsid w:val="0014394E"/>
    <w:rsid w:val="00144241"/>
    <w:rsid w:val="0014475B"/>
    <w:rsid w:val="00144A92"/>
    <w:rsid w:val="00144A98"/>
    <w:rsid w:val="00144F3C"/>
    <w:rsid w:val="001457D8"/>
    <w:rsid w:val="00145BF2"/>
    <w:rsid w:val="00145C26"/>
    <w:rsid w:val="001461F2"/>
    <w:rsid w:val="001464BE"/>
    <w:rsid w:val="00146636"/>
    <w:rsid w:val="00146871"/>
    <w:rsid w:val="00146D41"/>
    <w:rsid w:val="00147AA6"/>
    <w:rsid w:val="00147AF6"/>
    <w:rsid w:val="00147DE7"/>
    <w:rsid w:val="00147E7B"/>
    <w:rsid w:val="00150008"/>
    <w:rsid w:val="00150268"/>
    <w:rsid w:val="001503A5"/>
    <w:rsid w:val="0015042F"/>
    <w:rsid w:val="00150889"/>
    <w:rsid w:val="00150CCC"/>
    <w:rsid w:val="00151042"/>
    <w:rsid w:val="0015119D"/>
    <w:rsid w:val="001516B6"/>
    <w:rsid w:val="00151A49"/>
    <w:rsid w:val="00152184"/>
    <w:rsid w:val="00153351"/>
    <w:rsid w:val="001537FD"/>
    <w:rsid w:val="00154028"/>
    <w:rsid w:val="0015438D"/>
    <w:rsid w:val="00154506"/>
    <w:rsid w:val="00154543"/>
    <w:rsid w:val="001545C2"/>
    <w:rsid w:val="00154ED6"/>
    <w:rsid w:val="001553DD"/>
    <w:rsid w:val="00155B4D"/>
    <w:rsid w:val="00155D0B"/>
    <w:rsid w:val="0015622E"/>
    <w:rsid w:val="001563D8"/>
    <w:rsid w:val="001568CA"/>
    <w:rsid w:val="00156A4C"/>
    <w:rsid w:val="001575E9"/>
    <w:rsid w:val="0015764D"/>
    <w:rsid w:val="00157842"/>
    <w:rsid w:val="00157CA1"/>
    <w:rsid w:val="00160E8E"/>
    <w:rsid w:val="0016136D"/>
    <w:rsid w:val="0016180F"/>
    <w:rsid w:val="00161839"/>
    <w:rsid w:val="00161A36"/>
    <w:rsid w:val="00161AEB"/>
    <w:rsid w:val="001621C7"/>
    <w:rsid w:val="001623F1"/>
    <w:rsid w:val="00162559"/>
    <w:rsid w:val="0016313E"/>
    <w:rsid w:val="0016325D"/>
    <w:rsid w:val="00163417"/>
    <w:rsid w:val="001638C4"/>
    <w:rsid w:val="00163C4B"/>
    <w:rsid w:val="0016459D"/>
    <w:rsid w:val="0016469D"/>
    <w:rsid w:val="00164D42"/>
    <w:rsid w:val="0016503C"/>
    <w:rsid w:val="001659BF"/>
    <w:rsid w:val="001661FF"/>
    <w:rsid w:val="0016689A"/>
    <w:rsid w:val="001669F6"/>
    <w:rsid w:val="00166B38"/>
    <w:rsid w:val="00166EF3"/>
    <w:rsid w:val="001673AF"/>
    <w:rsid w:val="00167600"/>
    <w:rsid w:val="00167972"/>
    <w:rsid w:val="00167A09"/>
    <w:rsid w:val="00167CC8"/>
    <w:rsid w:val="00167DCC"/>
    <w:rsid w:val="001701B2"/>
    <w:rsid w:val="001701EB"/>
    <w:rsid w:val="00170373"/>
    <w:rsid w:val="00170759"/>
    <w:rsid w:val="00170E51"/>
    <w:rsid w:val="00170F2E"/>
    <w:rsid w:val="00171029"/>
    <w:rsid w:val="0017123E"/>
    <w:rsid w:val="00171A08"/>
    <w:rsid w:val="00171BD4"/>
    <w:rsid w:val="00171BF4"/>
    <w:rsid w:val="00171C2D"/>
    <w:rsid w:val="00172519"/>
    <w:rsid w:val="001727BA"/>
    <w:rsid w:val="00172CD5"/>
    <w:rsid w:val="001734B5"/>
    <w:rsid w:val="00173600"/>
    <w:rsid w:val="001738BB"/>
    <w:rsid w:val="0017390C"/>
    <w:rsid w:val="00173C7F"/>
    <w:rsid w:val="00174510"/>
    <w:rsid w:val="001746C8"/>
    <w:rsid w:val="00174953"/>
    <w:rsid w:val="00174961"/>
    <w:rsid w:val="00174B6F"/>
    <w:rsid w:val="00174C42"/>
    <w:rsid w:val="00175082"/>
    <w:rsid w:val="001758B1"/>
    <w:rsid w:val="00175A27"/>
    <w:rsid w:val="00176877"/>
    <w:rsid w:val="001768DB"/>
    <w:rsid w:val="001774B1"/>
    <w:rsid w:val="0017771C"/>
    <w:rsid w:val="001778D8"/>
    <w:rsid w:val="00177F72"/>
    <w:rsid w:val="00180150"/>
    <w:rsid w:val="00180319"/>
    <w:rsid w:val="00180ACF"/>
    <w:rsid w:val="001812F1"/>
    <w:rsid w:val="0018134F"/>
    <w:rsid w:val="00181732"/>
    <w:rsid w:val="001819DA"/>
    <w:rsid w:val="00181C3D"/>
    <w:rsid w:val="00181F18"/>
    <w:rsid w:val="001820B4"/>
    <w:rsid w:val="00182152"/>
    <w:rsid w:val="001821C8"/>
    <w:rsid w:val="00182350"/>
    <w:rsid w:val="00182576"/>
    <w:rsid w:val="001825A3"/>
    <w:rsid w:val="001827EE"/>
    <w:rsid w:val="001828BA"/>
    <w:rsid w:val="00182C7E"/>
    <w:rsid w:val="00182E43"/>
    <w:rsid w:val="00183463"/>
    <w:rsid w:val="00183A68"/>
    <w:rsid w:val="00183B04"/>
    <w:rsid w:val="001842F1"/>
    <w:rsid w:val="0018437A"/>
    <w:rsid w:val="00184403"/>
    <w:rsid w:val="00184A4A"/>
    <w:rsid w:val="00184ED4"/>
    <w:rsid w:val="00185540"/>
    <w:rsid w:val="0018569B"/>
    <w:rsid w:val="001859CF"/>
    <w:rsid w:val="00186370"/>
    <w:rsid w:val="001869EA"/>
    <w:rsid w:val="00186D0D"/>
    <w:rsid w:val="00186EBA"/>
    <w:rsid w:val="0018718A"/>
    <w:rsid w:val="001871BA"/>
    <w:rsid w:val="00187254"/>
    <w:rsid w:val="001872A2"/>
    <w:rsid w:val="0018788E"/>
    <w:rsid w:val="001878A4"/>
    <w:rsid w:val="001906B6"/>
    <w:rsid w:val="00190F0D"/>
    <w:rsid w:val="00191BBD"/>
    <w:rsid w:val="00191CF9"/>
    <w:rsid w:val="0019206D"/>
    <w:rsid w:val="001921CA"/>
    <w:rsid w:val="001922CF"/>
    <w:rsid w:val="001922DF"/>
    <w:rsid w:val="001923E3"/>
    <w:rsid w:val="00192DE2"/>
    <w:rsid w:val="00193509"/>
    <w:rsid w:val="00193616"/>
    <w:rsid w:val="00193A0F"/>
    <w:rsid w:val="00193B2C"/>
    <w:rsid w:val="00193B4D"/>
    <w:rsid w:val="00193BCA"/>
    <w:rsid w:val="00193C63"/>
    <w:rsid w:val="00193D59"/>
    <w:rsid w:val="0019433D"/>
    <w:rsid w:val="0019483F"/>
    <w:rsid w:val="00194B84"/>
    <w:rsid w:val="00194D75"/>
    <w:rsid w:val="00194F0F"/>
    <w:rsid w:val="0019514B"/>
    <w:rsid w:val="00195F88"/>
    <w:rsid w:val="001962BC"/>
    <w:rsid w:val="00196C1D"/>
    <w:rsid w:val="00197243"/>
    <w:rsid w:val="001972C9"/>
    <w:rsid w:val="00197540"/>
    <w:rsid w:val="0019783F"/>
    <w:rsid w:val="001978C4"/>
    <w:rsid w:val="00197970"/>
    <w:rsid w:val="00197AB7"/>
    <w:rsid w:val="001A0A73"/>
    <w:rsid w:val="001A0B95"/>
    <w:rsid w:val="001A0C5F"/>
    <w:rsid w:val="001A0DB8"/>
    <w:rsid w:val="001A0E5F"/>
    <w:rsid w:val="001A118C"/>
    <w:rsid w:val="001A1558"/>
    <w:rsid w:val="001A2069"/>
    <w:rsid w:val="001A22F0"/>
    <w:rsid w:val="001A281C"/>
    <w:rsid w:val="001A2DAF"/>
    <w:rsid w:val="001A2DDD"/>
    <w:rsid w:val="001A30F2"/>
    <w:rsid w:val="001A33CE"/>
    <w:rsid w:val="001A37E6"/>
    <w:rsid w:val="001A38DD"/>
    <w:rsid w:val="001A40EB"/>
    <w:rsid w:val="001A4471"/>
    <w:rsid w:val="001A44CC"/>
    <w:rsid w:val="001A44D5"/>
    <w:rsid w:val="001A450E"/>
    <w:rsid w:val="001A45AE"/>
    <w:rsid w:val="001A465B"/>
    <w:rsid w:val="001A47AD"/>
    <w:rsid w:val="001A4884"/>
    <w:rsid w:val="001A4AC5"/>
    <w:rsid w:val="001A4E6A"/>
    <w:rsid w:val="001A4FC1"/>
    <w:rsid w:val="001A50A9"/>
    <w:rsid w:val="001A5131"/>
    <w:rsid w:val="001A54D5"/>
    <w:rsid w:val="001A579C"/>
    <w:rsid w:val="001A61A1"/>
    <w:rsid w:val="001A69AA"/>
    <w:rsid w:val="001A78EC"/>
    <w:rsid w:val="001A7B76"/>
    <w:rsid w:val="001B0168"/>
    <w:rsid w:val="001B032A"/>
    <w:rsid w:val="001B0461"/>
    <w:rsid w:val="001B04E5"/>
    <w:rsid w:val="001B06F5"/>
    <w:rsid w:val="001B0ABF"/>
    <w:rsid w:val="001B0D1B"/>
    <w:rsid w:val="001B1124"/>
    <w:rsid w:val="001B16D5"/>
    <w:rsid w:val="001B19CC"/>
    <w:rsid w:val="001B1EAE"/>
    <w:rsid w:val="001B27FB"/>
    <w:rsid w:val="001B37D3"/>
    <w:rsid w:val="001B391F"/>
    <w:rsid w:val="001B3B66"/>
    <w:rsid w:val="001B3C1A"/>
    <w:rsid w:val="001B3C3B"/>
    <w:rsid w:val="001B3D6B"/>
    <w:rsid w:val="001B4E69"/>
    <w:rsid w:val="001B58B4"/>
    <w:rsid w:val="001B5A2F"/>
    <w:rsid w:val="001B5A3E"/>
    <w:rsid w:val="001B5B40"/>
    <w:rsid w:val="001B64C5"/>
    <w:rsid w:val="001B64D0"/>
    <w:rsid w:val="001B6705"/>
    <w:rsid w:val="001B6818"/>
    <w:rsid w:val="001B6CAA"/>
    <w:rsid w:val="001B6E8A"/>
    <w:rsid w:val="001B77ED"/>
    <w:rsid w:val="001B7C9B"/>
    <w:rsid w:val="001B7CEF"/>
    <w:rsid w:val="001C015D"/>
    <w:rsid w:val="001C0279"/>
    <w:rsid w:val="001C040C"/>
    <w:rsid w:val="001C0E4C"/>
    <w:rsid w:val="001C12CB"/>
    <w:rsid w:val="001C139F"/>
    <w:rsid w:val="001C1B64"/>
    <w:rsid w:val="001C1D6C"/>
    <w:rsid w:val="001C1EED"/>
    <w:rsid w:val="001C210B"/>
    <w:rsid w:val="001C2A9E"/>
    <w:rsid w:val="001C2BA3"/>
    <w:rsid w:val="001C2BDD"/>
    <w:rsid w:val="001C2D75"/>
    <w:rsid w:val="001C30D1"/>
    <w:rsid w:val="001C3788"/>
    <w:rsid w:val="001C3851"/>
    <w:rsid w:val="001C3B24"/>
    <w:rsid w:val="001C3CFE"/>
    <w:rsid w:val="001C3D50"/>
    <w:rsid w:val="001C3DB9"/>
    <w:rsid w:val="001C40AE"/>
    <w:rsid w:val="001C4632"/>
    <w:rsid w:val="001C4ABE"/>
    <w:rsid w:val="001C4BE2"/>
    <w:rsid w:val="001C4CAD"/>
    <w:rsid w:val="001C5545"/>
    <w:rsid w:val="001C5700"/>
    <w:rsid w:val="001C5D64"/>
    <w:rsid w:val="001C5F83"/>
    <w:rsid w:val="001C64B7"/>
    <w:rsid w:val="001C6825"/>
    <w:rsid w:val="001C6ABD"/>
    <w:rsid w:val="001C6D2A"/>
    <w:rsid w:val="001C6DAF"/>
    <w:rsid w:val="001C6E1F"/>
    <w:rsid w:val="001C72B8"/>
    <w:rsid w:val="001C7340"/>
    <w:rsid w:val="001C7369"/>
    <w:rsid w:val="001C769E"/>
    <w:rsid w:val="001C7827"/>
    <w:rsid w:val="001C79D9"/>
    <w:rsid w:val="001C7A29"/>
    <w:rsid w:val="001C7ACB"/>
    <w:rsid w:val="001C7B9E"/>
    <w:rsid w:val="001D0170"/>
    <w:rsid w:val="001D06F6"/>
    <w:rsid w:val="001D0D41"/>
    <w:rsid w:val="001D15A8"/>
    <w:rsid w:val="001D1D23"/>
    <w:rsid w:val="001D21EC"/>
    <w:rsid w:val="001D29ED"/>
    <w:rsid w:val="001D2A4C"/>
    <w:rsid w:val="001D2DC1"/>
    <w:rsid w:val="001D3A96"/>
    <w:rsid w:val="001D41E7"/>
    <w:rsid w:val="001D484B"/>
    <w:rsid w:val="001D4CF3"/>
    <w:rsid w:val="001D532D"/>
    <w:rsid w:val="001D554F"/>
    <w:rsid w:val="001D5772"/>
    <w:rsid w:val="001D58AB"/>
    <w:rsid w:val="001D5F8D"/>
    <w:rsid w:val="001D63E9"/>
    <w:rsid w:val="001D690E"/>
    <w:rsid w:val="001D69B5"/>
    <w:rsid w:val="001D69F6"/>
    <w:rsid w:val="001D6B07"/>
    <w:rsid w:val="001D6B18"/>
    <w:rsid w:val="001D6DE0"/>
    <w:rsid w:val="001D70BD"/>
    <w:rsid w:val="001D733F"/>
    <w:rsid w:val="001D7930"/>
    <w:rsid w:val="001D7CBA"/>
    <w:rsid w:val="001E074D"/>
    <w:rsid w:val="001E0772"/>
    <w:rsid w:val="001E15D1"/>
    <w:rsid w:val="001E197C"/>
    <w:rsid w:val="001E1FFF"/>
    <w:rsid w:val="001E2B4B"/>
    <w:rsid w:val="001E2E9F"/>
    <w:rsid w:val="001E2F29"/>
    <w:rsid w:val="001E31CD"/>
    <w:rsid w:val="001E32D9"/>
    <w:rsid w:val="001E3E1C"/>
    <w:rsid w:val="001E48A3"/>
    <w:rsid w:val="001E4F84"/>
    <w:rsid w:val="001E5A4C"/>
    <w:rsid w:val="001E5B97"/>
    <w:rsid w:val="001E5C7F"/>
    <w:rsid w:val="001E676A"/>
    <w:rsid w:val="001E76B0"/>
    <w:rsid w:val="001E7C2A"/>
    <w:rsid w:val="001F005C"/>
    <w:rsid w:val="001F0256"/>
    <w:rsid w:val="001F037D"/>
    <w:rsid w:val="001F0488"/>
    <w:rsid w:val="001F05A3"/>
    <w:rsid w:val="001F06C6"/>
    <w:rsid w:val="001F07CE"/>
    <w:rsid w:val="001F08CA"/>
    <w:rsid w:val="001F0AC6"/>
    <w:rsid w:val="001F0BAB"/>
    <w:rsid w:val="001F1019"/>
    <w:rsid w:val="001F122E"/>
    <w:rsid w:val="001F1595"/>
    <w:rsid w:val="001F15F1"/>
    <w:rsid w:val="001F1C5A"/>
    <w:rsid w:val="001F1F68"/>
    <w:rsid w:val="001F24AA"/>
    <w:rsid w:val="001F2C0F"/>
    <w:rsid w:val="001F2D16"/>
    <w:rsid w:val="001F2F93"/>
    <w:rsid w:val="001F332E"/>
    <w:rsid w:val="001F3428"/>
    <w:rsid w:val="001F378C"/>
    <w:rsid w:val="001F3B68"/>
    <w:rsid w:val="001F3FD3"/>
    <w:rsid w:val="001F4052"/>
    <w:rsid w:val="001F4C54"/>
    <w:rsid w:val="001F515D"/>
    <w:rsid w:val="001F5743"/>
    <w:rsid w:val="001F62B4"/>
    <w:rsid w:val="001F654E"/>
    <w:rsid w:val="001F6CA9"/>
    <w:rsid w:val="001F7021"/>
    <w:rsid w:val="001F7224"/>
    <w:rsid w:val="001F77F9"/>
    <w:rsid w:val="001F7860"/>
    <w:rsid w:val="00200020"/>
    <w:rsid w:val="002008C0"/>
    <w:rsid w:val="00200A9C"/>
    <w:rsid w:val="00200B74"/>
    <w:rsid w:val="00200C07"/>
    <w:rsid w:val="00201609"/>
    <w:rsid w:val="00201852"/>
    <w:rsid w:val="00201C84"/>
    <w:rsid w:val="002028A6"/>
    <w:rsid w:val="0020299F"/>
    <w:rsid w:val="00202D4D"/>
    <w:rsid w:val="00203431"/>
    <w:rsid w:val="002037C1"/>
    <w:rsid w:val="002038E5"/>
    <w:rsid w:val="00203A01"/>
    <w:rsid w:val="00203AE3"/>
    <w:rsid w:val="00203B4B"/>
    <w:rsid w:val="00203F1D"/>
    <w:rsid w:val="002047BC"/>
    <w:rsid w:val="00204AF7"/>
    <w:rsid w:val="00204ECF"/>
    <w:rsid w:val="00205088"/>
    <w:rsid w:val="002050CE"/>
    <w:rsid w:val="002058B7"/>
    <w:rsid w:val="00205CE8"/>
    <w:rsid w:val="00205D05"/>
    <w:rsid w:val="00205E8A"/>
    <w:rsid w:val="002062A6"/>
    <w:rsid w:val="00206A45"/>
    <w:rsid w:val="002071EA"/>
    <w:rsid w:val="00207676"/>
    <w:rsid w:val="00207763"/>
    <w:rsid w:val="0020778C"/>
    <w:rsid w:val="00207986"/>
    <w:rsid w:val="00207C24"/>
    <w:rsid w:val="00207C4F"/>
    <w:rsid w:val="00210004"/>
    <w:rsid w:val="00210032"/>
    <w:rsid w:val="002103B8"/>
    <w:rsid w:val="002107AF"/>
    <w:rsid w:val="0021098D"/>
    <w:rsid w:val="00210D5F"/>
    <w:rsid w:val="00210F19"/>
    <w:rsid w:val="00210F89"/>
    <w:rsid w:val="002112C4"/>
    <w:rsid w:val="002113F7"/>
    <w:rsid w:val="002114D8"/>
    <w:rsid w:val="00211755"/>
    <w:rsid w:val="00211E95"/>
    <w:rsid w:val="0021241E"/>
    <w:rsid w:val="00212A88"/>
    <w:rsid w:val="002131B1"/>
    <w:rsid w:val="00213379"/>
    <w:rsid w:val="002136B3"/>
    <w:rsid w:val="00213BCF"/>
    <w:rsid w:val="002140CD"/>
    <w:rsid w:val="0021430C"/>
    <w:rsid w:val="002144E9"/>
    <w:rsid w:val="00214636"/>
    <w:rsid w:val="00214724"/>
    <w:rsid w:val="002150EA"/>
    <w:rsid w:val="002159D7"/>
    <w:rsid w:val="00215A00"/>
    <w:rsid w:val="00215C6B"/>
    <w:rsid w:val="0021613C"/>
    <w:rsid w:val="0021624C"/>
    <w:rsid w:val="0021668A"/>
    <w:rsid w:val="0021790D"/>
    <w:rsid w:val="0021792C"/>
    <w:rsid w:val="00217B63"/>
    <w:rsid w:val="002206B5"/>
    <w:rsid w:val="0022081B"/>
    <w:rsid w:val="00220862"/>
    <w:rsid w:val="002212CF"/>
    <w:rsid w:val="002217A4"/>
    <w:rsid w:val="00221AA5"/>
    <w:rsid w:val="00222C66"/>
    <w:rsid w:val="00222CD4"/>
    <w:rsid w:val="00223833"/>
    <w:rsid w:val="0022396D"/>
    <w:rsid w:val="00223C4A"/>
    <w:rsid w:val="00223E9A"/>
    <w:rsid w:val="00224C9C"/>
    <w:rsid w:val="00224EE0"/>
    <w:rsid w:val="002252A6"/>
    <w:rsid w:val="00225471"/>
    <w:rsid w:val="002256D5"/>
    <w:rsid w:val="00225A35"/>
    <w:rsid w:val="00225C63"/>
    <w:rsid w:val="0022623E"/>
    <w:rsid w:val="002266E8"/>
    <w:rsid w:val="00226B53"/>
    <w:rsid w:val="00226D18"/>
    <w:rsid w:val="00227005"/>
    <w:rsid w:val="002276C0"/>
    <w:rsid w:val="002276CD"/>
    <w:rsid w:val="00227A39"/>
    <w:rsid w:val="002303A7"/>
    <w:rsid w:val="002304EE"/>
    <w:rsid w:val="0023089D"/>
    <w:rsid w:val="002313B0"/>
    <w:rsid w:val="00231855"/>
    <w:rsid w:val="00231C15"/>
    <w:rsid w:val="00232149"/>
    <w:rsid w:val="0023233D"/>
    <w:rsid w:val="0023280D"/>
    <w:rsid w:val="00232880"/>
    <w:rsid w:val="00232CC0"/>
    <w:rsid w:val="00232E4D"/>
    <w:rsid w:val="00232EC1"/>
    <w:rsid w:val="00232EDC"/>
    <w:rsid w:val="0023302A"/>
    <w:rsid w:val="00233274"/>
    <w:rsid w:val="00233892"/>
    <w:rsid w:val="00234334"/>
    <w:rsid w:val="00234842"/>
    <w:rsid w:val="00234AC1"/>
    <w:rsid w:val="00234E55"/>
    <w:rsid w:val="00234E5B"/>
    <w:rsid w:val="00235028"/>
    <w:rsid w:val="00235065"/>
    <w:rsid w:val="002352D2"/>
    <w:rsid w:val="002352E4"/>
    <w:rsid w:val="002354FB"/>
    <w:rsid w:val="00235CE9"/>
    <w:rsid w:val="00235E57"/>
    <w:rsid w:val="00236034"/>
    <w:rsid w:val="00236482"/>
    <w:rsid w:val="002365B9"/>
    <w:rsid w:val="00236DD5"/>
    <w:rsid w:val="00236EA4"/>
    <w:rsid w:val="002403A7"/>
    <w:rsid w:val="00240698"/>
    <w:rsid w:val="00240C14"/>
    <w:rsid w:val="00240C59"/>
    <w:rsid w:val="00240E91"/>
    <w:rsid w:val="0024108F"/>
    <w:rsid w:val="0024132B"/>
    <w:rsid w:val="00241460"/>
    <w:rsid w:val="00241594"/>
    <w:rsid w:val="00241B49"/>
    <w:rsid w:val="00241D24"/>
    <w:rsid w:val="00241D3E"/>
    <w:rsid w:val="00241D44"/>
    <w:rsid w:val="00241E1A"/>
    <w:rsid w:val="0024270E"/>
    <w:rsid w:val="00242716"/>
    <w:rsid w:val="002427C6"/>
    <w:rsid w:val="002428DA"/>
    <w:rsid w:val="002428EA"/>
    <w:rsid w:val="0024308F"/>
    <w:rsid w:val="0024312C"/>
    <w:rsid w:val="002431F9"/>
    <w:rsid w:val="00243C4C"/>
    <w:rsid w:val="00243D76"/>
    <w:rsid w:val="00243EDE"/>
    <w:rsid w:val="002440A6"/>
    <w:rsid w:val="002446A1"/>
    <w:rsid w:val="00244822"/>
    <w:rsid w:val="002449A1"/>
    <w:rsid w:val="00244E78"/>
    <w:rsid w:val="002457DF"/>
    <w:rsid w:val="0024597A"/>
    <w:rsid w:val="00245E16"/>
    <w:rsid w:val="00245FB8"/>
    <w:rsid w:val="002460B5"/>
    <w:rsid w:val="00246610"/>
    <w:rsid w:val="00246F34"/>
    <w:rsid w:val="00246FA4"/>
    <w:rsid w:val="00246FC3"/>
    <w:rsid w:val="00246FD7"/>
    <w:rsid w:val="0024708E"/>
    <w:rsid w:val="0024730E"/>
    <w:rsid w:val="002476A0"/>
    <w:rsid w:val="002478DD"/>
    <w:rsid w:val="00247CA9"/>
    <w:rsid w:val="002500B9"/>
    <w:rsid w:val="00250308"/>
    <w:rsid w:val="0025094B"/>
    <w:rsid w:val="002513E2"/>
    <w:rsid w:val="00251F19"/>
    <w:rsid w:val="00251F7D"/>
    <w:rsid w:val="00252081"/>
    <w:rsid w:val="002524AA"/>
    <w:rsid w:val="00252503"/>
    <w:rsid w:val="00252A11"/>
    <w:rsid w:val="00253293"/>
    <w:rsid w:val="00253C4C"/>
    <w:rsid w:val="00253CE3"/>
    <w:rsid w:val="00253DE1"/>
    <w:rsid w:val="00253F0C"/>
    <w:rsid w:val="002542CC"/>
    <w:rsid w:val="00254405"/>
    <w:rsid w:val="0025468D"/>
    <w:rsid w:val="002549B2"/>
    <w:rsid w:val="00254B57"/>
    <w:rsid w:val="00254BC6"/>
    <w:rsid w:val="00254CC9"/>
    <w:rsid w:val="00255191"/>
    <w:rsid w:val="002551A2"/>
    <w:rsid w:val="002551DB"/>
    <w:rsid w:val="002556CD"/>
    <w:rsid w:val="0025582E"/>
    <w:rsid w:val="00255C7D"/>
    <w:rsid w:val="00255D5C"/>
    <w:rsid w:val="002562F0"/>
    <w:rsid w:val="00256346"/>
    <w:rsid w:val="0025641D"/>
    <w:rsid w:val="00256DB2"/>
    <w:rsid w:val="00257290"/>
    <w:rsid w:val="002579F6"/>
    <w:rsid w:val="00257D45"/>
    <w:rsid w:val="00257D46"/>
    <w:rsid w:val="00260115"/>
    <w:rsid w:val="00260217"/>
    <w:rsid w:val="00260A52"/>
    <w:rsid w:val="00260D63"/>
    <w:rsid w:val="00261436"/>
    <w:rsid w:val="00261943"/>
    <w:rsid w:val="00261A77"/>
    <w:rsid w:val="00261B0A"/>
    <w:rsid w:val="00261BD1"/>
    <w:rsid w:val="00261BF8"/>
    <w:rsid w:val="00261DF5"/>
    <w:rsid w:val="00262507"/>
    <w:rsid w:val="0026253F"/>
    <w:rsid w:val="00262D8F"/>
    <w:rsid w:val="00262F26"/>
    <w:rsid w:val="00262F89"/>
    <w:rsid w:val="002635E1"/>
    <w:rsid w:val="002636E4"/>
    <w:rsid w:val="00263DC6"/>
    <w:rsid w:val="002643BF"/>
    <w:rsid w:val="00264F0A"/>
    <w:rsid w:val="00264F39"/>
    <w:rsid w:val="00265090"/>
    <w:rsid w:val="00265229"/>
    <w:rsid w:val="00265630"/>
    <w:rsid w:val="002658B6"/>
    <w:rsid w:val="00265E1E"/>
    <w:rsid w:val="00266374"/>
    <w:rsid w:val="00266671"/>
    <w:rsid w:val="00266AF5"/>
    <w:rsid w:val="00266C4A"/>
    <w:rsid w:val="00267047"/>
    <w:rsid w:val="0026750A"/>
    <w:rsid w:val="00267721"/>
    <w:rsid w:val="00267AA8"/>
    <w:rsid w:val="00267C30"/>
    <w:rsid w:val="00267E2F"/>
    <w:rsid w:val="0027064E"/>
    <w:rsid w:val="00270D52"/>
    <w:rsid w:val="00270EED"/>
    <w:rsid w:val="00271A62"/>
    <w:rsid w:val="00271BB2"/>
    <w:rsid w:val="00271D2C"/>
    <w:rsid w:val="00271DDB"/>
    <w:rsid w:val="002738DF"/>
    <w:rsid w:val="00273E41"/>
    <w:rsid w:val="002741C2"/>
    <w:rsid w:val="002746D5"/>
    <w:rsid w:val="00274FE5"/>
    <w:rsid w:val="002754C3"/>
    <w:rsid w:val="00275D73"/>
    <w:rsid w:val="00275F91"/>
    <w:rsid w:val="0027668E"/>
    <w:rsid w:val="00276A32"/>
    <w:rsid w:val="00276B19"/>
    <w:rsid w:val="00276C4A"/>
    <w:rsid w:val="00276CE6"/>
    <w:rsid w:val="0027759C"/>
    <w:rsid w:val="00277752"/>
    <w:rsid w:val="00277BB3"/>
    <w:rsid w:val="00277D7D"/>
    <w:rsid w:val="0028071C"/>
    <w:rsid w:val="002809EE"/>
    <w:rsid w:val="00280D4A"/>
    <w:rsid w:val="00280EAC"/>
    <w:rsid w:val="00280F13"/>
    <w:rsid w:val="00280FD4"/>
    <w:rsid w:val="00281315"/>
    <w:rsid w:val="002818AD"/>
    <w:rsid w:val="00281ED4"/>
    <w:rsid w:val="00281FFD"/>
    <w:rsid w:val="002820CA"/>
    <w:rsid w:val="002821B0"/>
    <w:rsid w:val="0028296F"/>
    <w:rsid w:val="00282A78"/>
    <w:rsid w:val="00282B23"/>
    <w:rsid w:val="00282E00"/>
    <w:rsid w:val="00282F40"/>
    <w:rsid w:val="0028337E"/>
    <w:rsid w:val="0028394F"/>
    <w:rsid w:val="00283ABE"/>
    <w:rsid w:val="00283E39"/>
    <w:rsid w:val="00283F31"/>
    <w:rsid w:val="0028440F"/>
    <w:rsid w:val="002846DB"/>
    <w:rsid w:val="00284896"/>
    <w:rsid w:val="00285006"/>
    <w:rsid w:val="00285DD0"/>
    <w:rsid w:val="00285DFA"/>
    <w:rsid w:val="00285E5E"/>
    <w:rsid w:val="00286144"/>
    <w:rsid w:val="002861BA"/>
    <w:rsid w:val="002862C7"/>
    <w:rsid w:val="0028653B"/>
    <w:rsid w:val="002873AB"/>
    <w:rsid w:val="002875DD"/>
    <w:rsid w:val="00287E51"/>
    <w:rsid w:val="00290091"/>
    <w:rsid w:val="00290F26"/>
    <w:rsid w:val="0029115F"/>
    <w:rsid w:val="002914DF"/>
    <w:rsid w:val="00292107"/>
    <w:rsid w:val="00292188"/>
    <w:rsid w:val="0029235E"/>
    <w:rsid w:val="0029250C"/>
    <w:rsid w:val="002925DF"/>
    <w:rsid w:val="00292877"/>
    <w:rsid w:val="00292935"/>
    <w:rsid w:val="002929C3"/>
    <w:rsid w:val="00292AA3"/>
    <w:rsid w:val="00292AE4"/>
    <w:rsid w:val="002933D2"/>
    <w:rsid w:val="002934A7"/>
    <w:rsid w:val="002935D1"/>
    <w:rsid w:val="0029383D"/>
    <w:rsid w:val="00293AA6"/>
    <w:rsid w:val="00293BFF"/>
    <w:rsid w:val="00293F46"/>
    <w:rsid w:val="00294151"/>
    <w:rsid w:val="0029484C"/>
    <w:rsid w:val="002949DE"/>
    <w:rsid w:val="00294E5A"/>
    <w:rsid w:val="002950CF"/>
    <w:rsid w:val="00295855"/>
    <w:rsid w:val="00295AFA"/>
    <w:rsid w:val="00295F4E"/>
    <w:rsid w:val="00296305"/>
    <w:rsid w:val="00296467"/>
    <w:rsid w:val="00296556"/>
    <w:rsid w:val="00296805"/>
    <w:rsid w:val="002968E3"/>
    <w:rsid w:val="00296CB1"/>
    <w:rsid w:val="00296F4D"/>
    <w:rsid w:val="00297293"/>
    <w:rsid w:val="00297DF7"/>
    <w:rsid w:val="00297EA5"/>
    <w:rsid w:val="002A091F"/>
    <w:rsid w:val="002A0A59"/>
    <w:rsid w:val="002A15D3"/>
    <w:rsid w:val="002A1B95"/>
    <w:rsid w:val="002A1ED9"/>
    <w:rsid w:val="002A20B5"/>
    <w:rsid w:val="002A20DD"/>
    <w:rsid w:val="002A2124"/>
    <w:rsid w:val="002A2490"/>
    <w:rsid w:val="002A2F1D"/>
    <w:rsid w:val="002A31E0"/>
    <w:rsid w:val="002A39C4"/>
    <w:rsid w:val="002A3A11"/>
    <w:rsid w:val="002A3BE2"/>
    <w:rsid w:val="002A3D68"/>
    <w:rsid w:val="002A45E0"/>
    <w:rsid w:val="002A498C"/>
    <w:rsid w:val="002A4C4B"/>
    <w:rsid w:val="002A4EBF"/>
    <w:rsid w:val="002A582F"/>
    <w:rsid w:val="002A5DC0"/>
    <w:rsid w:val="002A5EF1"/>
    <w:rsid w:val="002A5FAC"/>
    <w:rsid w:val="002A643E"/>
    <w:rsid w:val="002A64FA"/>
    <w:rsid w:val="002A6A5D"/>
    <w:rsid w:val="002A6A9D"/>
    <w:rsid w:val="002A6B32"/>
    <w:rsid w:val="002A72D5"/>
    <w:rsid w:val="002A77F8"/>
    <w:rsid w:val="002A7830"/>
    <w:rsid w:val="002A7B6B"/>
    <w:rsid w:val="002A7C44"/>
    <w:rsid w:val="002A7D34"/>
    <w:rsid w:val="002B0610"/>
    <w:rsid w:val="002B0B76"/>
    <w:rsid w:val="002B135C"/>
    <w:rsid w:val="002B137C"/>
    <w:rsid w:val="002B1440"/>
    <w:rsid w:val="002B19BC"/>
    <w:rsid w:val="002B1A1B"/>
    <w:rsid w:val="002B2DB5"/>
    <w:rsid w:val="002B3187"/>
    <w:rsid w:val="002B3320"/>
    <w:rsid w:val="002B354E"/>
    <w:rsid w:val="002B37A1"/>
    <w:rsid w:val="002B3D56"/>
    <w:rsid w:val="002B411E"/>
    <w:rsid w:val="002B41FF"/>
    <w:rsid w:val="002B449C"/>
    <w:rsid w:val="002B4979"/>
    <w:rsid w:val="002B5797"/>
    <w:rsid w:val="002B5AC3"/>
    <w:rsid w:val="002B60ED"/>
    <w:rsid w:val="002B63F3"/>
    <w:rsid w:val="002B6905"/>
    <w:rsid w:val="002B6DC6"/>
    <w:rsid w:val="002B7198"/>
    <w:rsid w:val="002B7247"/>
    <w:rsid w:val="002B7ACC"/>
    <w:rsid w:val="002B7D59"/>
    <w:rsid w:val="002C00D5"/>
    <w:rsid w:val="002C01EC"/>
    <w:rsid w:val="002C0572"/>
    <w:rsid w:val="002C0B71"/>
    <w:rsid w:val="002C0C22"/>
    <w:rsid w:val="002C0F24"/>
    <w:rsid w:val="002C10BB"/>
    <w:rsid w:val="002C1B46"/>
    <w:rsid w:val="002C1E1C"/>
    <w:rsid w:val="002C1EA3"/>
    <w:rsid w:val="002C1EC1"/>
    <w:rsid w:val="002C1F11"/>
    <w:rsid w:val="002C2041"/>
    <w:rsid w:val="002C2AD0"/>
    <w:rsid w:val="002C2CB1"/>
    <w:rsid w:val="002C3070"/>
    <w:rsid w:val="002C3367"/>
    <w:rsid w:val="002C35E7"/>
    <w:rsid w:val="002C36A2"/>
    <w:rsid w:val="002C3911"/>
    <w:rsid w:val="002C3D24"/>
    <w:rsid w:val="002C3D38"/>
    <w:rsid w:val="002C4139"/>
    <w:rsid w:val="002C454D"/>
    <w:rsid w:val="002C60CD"/>
    <w:rsid w:val="002C64AF"/>
    <w:rsid w:val="002C68D5"/>
    <w:rsid w:val="002C69B8"/>
    <w:rsid w:val="002C6CA2"/>
    <w:rsid w:val="002C6E64"/>
    <w:rsid w:val="002C712F"/>
    <w:rsid w:val="002C7453"/>
    <w:rsid w:val="002C75B9"/>
    <w:rsid w:val="002C7A2F"/>
    <w:rsid w:val="002C7B04"/>
    <w:rsid w:val="002C7EC0"/>
    <w:rsid w:val="002C7F0B"/>
    <w:rsid w:val="002D02A2"/>
    <w:rsid w:val="002D043F"/>
    <w:rsid w:val="002D0877"/>
    <w:rsid w:val="002D0C09"/>
    <w:rsid w:val="002D0FE2"/>
    <w:rsid w:val="002D1229"/>
    <w:rsid w:val="002D1735"/>
    <w:rsid w:val="002D1A4B"/>
    <w:rsid w:val="002D1D2A"/>
    <w:rsid w:val="002D23CF"/>
    <w:rsid w:val="002D2929"/>
    <w:rsid w:val="002D2B3A"/>
    <w:rsid w:val="002D2D9E"/>
    <w:rsid w:val="002D2E03"/>
    <w:rsid w:val="002D3083"/>
    <w:rsid w:val="002D317B"/>
    <w:rsid w:val="002D3777"/>
    <w:rsid w:val="002D39FC"/>
    <w:rsid w:val="002D3B27"/>
    <w:rsid w:val="002D4600"/>
    <w:rsid w:val="002D46F4"/>
    <w:rsid w:val="002D491C"/>
    <w:rsid w:val="002D4A62"/>
    <w:rsid w:val="002D4AF2"/>
    <w:rsid w:val="002D4B03"/>
    <w:rsid w:val="002D4F3F"/>
    <w:rsid w:val="002D50E1"/>
    <w:rsid w:val="002D51DF"/>
    <w:rsid w:val="002D5589"/>
    <w:rsid w:val="002D568D"/>
    <w:rsid w:val="002D5A10"/>
    <w:rsid w:val="002D5ADB"/>
    <w:rsid w:val="002D5BA1"/>
    <w:rsid w:val="002D6554"/>
    <w:rsid w:val="002D68C8"/>
    <w:rsid w:val="002D697A"/>
    <w:rsid w:val="002D6AB0"/>
    <w:rsid w:val="002D6B1F"/>
    <w:rsid w:val="002D6F27"/>
    <w:rsid w:val="002D6F64"/>
    <w:rsid w:val="002D7224"/>
    <w:rsid w:val="002D7260"/>
    <w:rsid w:val="002D75DD"/>
    <w:rsid w:val="002D79CC"/>
    <w:rsid w:val="002D7ED2"/>
    <w:rsid w:val="002E07C5"/>
    <w:rsid w:val="002E08ED"/>
    <w:rsid w:val="002E1602"/>
    <w:rsid w:val="002E1AA6"/>
    <w:rsid w:val="002E1EC4"/>
    <w:rsid w:val="002E1EE8"/>
    <w:rsid w:val="002E20B8"/>
    <w:rsid w:val="002E2B3E"/>
    <w:rsid w:val="002E34A7"/>
    <w:rsid w:val="002E35B1"/>
    <w:rsid w:val="002E35E8"/>
    <w:rsid w:val="002E35FC"/>
    <w:rsid w:val="002E3932"/>
    <w:rsid w:val="002E3EF4"/>
    <w:rsid w:val="002E3F1E"/>
    <w:rsid w:val="002E4333"/>
    <w:rsid w:val="002E48F9"/>
    <w:rsid w:val="002E4937"/>
    <w:rsid w:val="002E4CA0"/>
    <w:rsid w:val="002E4F4C"/>
    <w:rsid w:val="002E6A1B"/>
    <w:rsid w:val="002E6BD1"/>
    <w:rsid w:val="002E6FA4"/>
    <w:rsid w:val="002E6FCF"/>
    <w:rsid w:val="002E7087"/>
    <w:rsid w:val="002E7093"/>
    <w:rsid w:val="002E77DA"/>
    <w:rsid w:val="002E78E1"/>
    <w:rsid w:val="002E7CE6"/>
    <w:rsid w:val="002F0C4E"/>
    <w:rsid w:val="002F0EF6"/>
    <w:rsid w:val="002F1073"/>
    <w:rsid w:val="002F1193"/>
    <w:rsid w:val="002F1449"/>
    <w:rsid w:val="002F2075"/>
    <w:rsid w:val="002F21BC"/>
    <w:rsid w:val="002F2399"/>
    <w:rsid w:val="002F250E"/>
    <w:rsid w:val="002F2803"/>
    <w:rsid w:val="002F2864"/>
    <w:rsid w:val="002F2A97"/>
    <w:rsid w:val="002F2C74"/>
    <w:rsid w:val="002F2C95"/>
    <w:rsid w:val="002F3095"/>
    <w:rsid w:val="002F30C7"/>
    <w:rsid w:val="002F3193"/>
    <w:rsid w:val="002F330B"/>
    <w:rsid w:val="002F3D68"/>
    <w:rsid w:val="002F4170"/>
    <w:rsid w:val="002F4E3E"/>
    <w:rsid w:val="002F51A0"/>
    <w:rsid w:val="002F52DD"/>
    <w:rsid w:val="002F5404"/>
    <w:rsid w:val="002F58F2"/>
    <w:rsid w:val="002F6247"/>
    <w:rsid w:val="002F6A11"/>
    <w:rsid w:val="002F6E91"/>
    <w:rsid w:val="002F6E94"/>
    <w:rsid w:val="002F73FC"/>
    <w:rsid w:val="002F7466"/>
    <w:rsid w:val="002F75C5"/>
    <w:rsid w:val="002F762C"/>
    <w:rsid w:val="002F7A1A"/>
    <w:rsid w:val="002F7ABA"/>
    <w:rsid w:val="002F7AC7"/>
    <w:rsid w:val="002F7E5D"/>
    <w:rsid w:val="00300068"/>
    <w:rsid w:val="003011AB"/>
    <w:rsid w:val="00301261"/>
    <w:rsid w:val="003018D6"/>
    <w:rsid w:val="00301958"/>
    <w:rsid w:val="00301A27"/>
    <w:rsid w:val="00301E10"/>
    <w:rsid w:val="00302214"/>
    <w:rsid w:val="00302C4E"/>
    <w:rsid w:val="00303383"/>
    <w:rsid w:val="00303B58"/>
    <w:rsid w:val="00303C50"/>
    <w:rsid w:val="00303C62"/>
    <w:rsid w:val="00303E18"/>
    <w:rsid w:val="003047C4"/>
    <w:rsid w:val="00304AF9"/>
    <w:rsid w:val="00304B29"/>
    <w:rsid w:val="00304C9F"/>
    <w:rsid w:val="00304CF3"/>
    <w:rsid w:val="00304DCA"/>
    <w:rsid w:val="00304EC7"/>
    <w:rsid w:val="00305E75"/>
    <w:rsid w:val="00305E87"/>
    <w:rsid w:val="00305EBC"/>
    <w:rsid w:val="00306348"/>
    <w:rsid w:val="0030675D"/>
    <w:rsid w:val="00306854"/>
    <w:rsid w:val="00306D3E"/>
    <w:rsid w:val="00306D6C"/>
    <w:rsid w:val="00306FA6"/>
    <w:rsid w:val="00307191"/>
    <w:rsid w:val="00307327"/>
    <w:rsid w:val="003073F7"/>
    <w:rsid w:val="00307908"/>
    <w:rsid w:val="00307ACE"/>
    <w:rsid w:val="00307B21"/>
    <w:rsid w:val="00307CD3"/>
    <w:rsid w:val="00307E80"/>
    <w:rsid w:val="003108FF"/>
    <w:rsid w:val="00310C10"/>
    <w:rsid w:val="00311790"/>
    <w:rsid w:val="00311961"/>
    <w:rsid w:val="00311D79"/>
    <w:rsid w:val="00311D92"/>
    <w:rsid w:val="0031206E"/>
    <w:rsid w:val="0031293A"/>
    <w:rsid w:val="00312AE4"/>
    <w:rsid w:val="00312F3D"/>
    <w:rsid w:val="00313314"/>
    <w:rsid w:val="00313C01"/>
    <w:rsid w:val="00313C4C"/>
    <w:rsid w:val="00313D20"/>
    <w:rsid w:val="00313F3E"/>
    <w:rsid w:val="003141D4"/>
    <w:rsid w:val="00314435"/>
    <w:rsid w:val="0031468C"/>
    <w:rsid w:val="00314B0C"/>
    <w:rsid w:val="00314B72"/>
    <w:rsid w:val="00314D31"/>
    <w:rsid w:val="003150E9"/>
    <w:rsid w:val="003154CB"/>
    <w:rsid w:val="00315722"/>
    <w:rsid w:val="003157D8"/>
    <w:rsid w:val="0031588A"/>
    <w:rsid w:val="00315B9B"/>
    <w:rsid w:val="00315DA2"/>
    <w:rsid w:val="003164B0"/>
    <w:rsid w:val="0031658D"/>
    <w:rsid w:val="003165D3"/>
    <w:rsid w:val="00316C20"/>
    <w:rsid w:val="00316D67"/>
    <w:rsid w:val="00316E1C"/>
    <w:rsid w:val="00317B7D"/>
    <w:rsid w:val="00317E27"/>
    <w:rsid w:val="00320502"/>
    <w:rsid w:val="00320B81"/>
    <w:rsid w:val="00320E62"/>
    <w:rsid w:val="00321054"/>
    <w:rsid w:val="00321324"/>
    <w:rsid w:val="003217BA"/>
    <w:rsid w:val="00321F44"/>
    <w:rsid w:val="003227EF"/>
    <w:rsid w:val="00322A46"/>
    <w:rsid w:val="00322D18"/>
    <w:rsid w:val="00322E5E"/>
    <w:rsid w:val="00323141"/>
    <w:rsid w:val="00323376"/>
    <w:rsid w:val="003248D6"/>
    <w:rsid w:val="00324D1B"/>
    <w:rsid w:val="00325198"/>
    <w:rsid w:val="003253D0"/>
    <w:rsid w:val="0032563F"/>
    <w:rsid w:val="0032586E"/>
    <w:rsid w:val="00325880"/>
    <w:rsid w:val="00325961"/>
    <w:rsid w:val="00326630"/>
    <w:rsid w:val="003266A5"/>
    <w:rsid w:val="003269E4"/>
    <w:rsid w:val="00326F8B"/>
    <w:rsid w:val="0032705A"/>
    <w:rsid w:val="00327332"/>
    <w:rsid w:val="0032737A"/>
    <w:rsid w:val="00327926"/>
    <w:rsid w:val="00327BAC"/>
    <w:rsid w:val="00330145"/>
    <w:rsid w:val="00330314"/>
    <w:rsid w:val="003303E0"/>
    <w:rsid w:val="00330525"/>
    <w:rsid w:val="003306C0"/>
    <w:rsid w:val="0033083A"/>
    <w:rsid w:val="003308DF"/>
    <w:rsid w:val="00330F0C"/>
    <w:rsid w:val="0033108A"/>
    <w:rsid w:val="00331462"/>
    <w:rsid w:val="003318C4"/>
    <w:rsid w:val="003322DD"/>
    <w:rsid w:val="00332744"/>
    <w:rsid w:val="00332CB4"/>
    <w:rsid w:val="0033353B"/>
    <w:rsid w:val="00333673"/>
    <w:rsid w:val="00333A7F"/>
    <w:rsid w:val="003340C3"/>
    <w:rsid w:val="003341A8"/>
    <w:rsid w:val="003341D1"/>
    <w:rsid w:val="00334C14"/>
    <w:rsid w:val="00334C82"/>
    <w:rsid w:val="00334DAB"/>
    <w:rsid w:val="003354EB"/>
    <w:rsid w:val="00335CD4"/>
    <w:rsid w:val="00336127"/>
    <w:rsid w:val="00336CFC"/>
    <w:rsid w:val="00336F1F"/>
    <w:rsid w:val="00337B20"/>
    <w:rsid w:val="00337CE8"/>
    <w:rsid w:val="00340454"/>
    <w:rsid w:val="003406A6"/>
    <w:rsid w:val="003406F5"/>
    <w:rsid w:val="00340747"/>
    <w:rsid w:val="00340A49"/>
    <w:rsid w:val="00340E77"/>
    <w:rsid w:val="00341756"/>
    <w:rsid w:val="00342B9A"/>
    <w:rsid w:val="00342DB7"/>
    <w:rsid w:val="00342EE4"/>
    <w:rsid w:val="00343286"/>
    <w:rsid w:val="00343623"/>
    <w:rsid w:val="00343992"/>
    <w:rsid w:val="003439C6"/>
    <w:rsid w:val="00343A48"/>
    <w:rsid w:val="00343C36"/>
    <w:rsid w:val="00343C3D"/>
    <w:rsid w:val="0034458E"/>
    <w:rsid w:val="0034489D"/>
    <w:rsid w:val="00344C0C"/>
    <w:rsid w:val="003455E9"/>
    <w:rsid w:val="00346358"/>
    <w:rsid w:val="003466F4"/>
    <w:rsid w:val="00346841"/>
    <w:rsid w:val="00346C51"/>
    <w:rsid w:val="003471EF"/>
    <w:rsid w:val="00347211"/>
    <w:rsid w:val="00347ABB"/>
    <w:rsid w:val="00347B3E"/>
    <w:rsid w:val="00347CCA"/>
    <w:rsid w:val="00347F1E"/>
    <w:rsid w:val="003501F3"/>
    <w:rsid w:val="00350354"/>
    <w:rsid w:val="00350478"/>
    <w:rsid w:val="003506DC"/>
    <w:rsid w:val="00350995"/>
    <w:rsid w:val="00350A38"/>
    <w:rsid w:val="00350E5D"/>
    <w:rsid w:val="003510F8"/>
    <w:rsid w:val="0035149A"/>
    <w:rsid w:val="003517C4"/>
    <w:rsid w:val="003518F8"/>
    <w:rsid w:val="00351914"/>
    <w:rsid w:val="00351AA1"/>
    <w:rsid w:val="00351BC0"/>
    <w:rsid w:val="00352593"/>
    <w:rsid w:val="0035265D"/>
    <w:rsid w:val="00352805"/>
    <w:rsid w:val="0035298E"/>
    <w:rsid w:val="00352990"/>
    <w:rsid w:val="00352F62"/>
    <w:rsid w:val="003532E7"/>
    <w:rsid w:val="00353625"/>
    <w:rsid w:val="00353A9A"/>
    <w:rsid w:val="00353E82"/>
    <w:rsid w:val="00353F42"/>
    <w:rsid w:val="00354FB4"/>
    <w:rsid w:val="003553F4"/>
    <w:rsid w:val="00355A6D"/>
    <w:rsid w:val="00355A78"/>
    <w:rsid w:val="00355EA0"/>
    <w:rsid w:val="0035614D"/>
    <w:rsid w:val="003564A3"/>
    <w:rsid w:val="0035681D"/>
    <w:rsid w:val="0035699A"/>
    <w:rsid w:val="00356D20"/>
    <w:rsid w:val="00356ED8"/>
    <w:rsid w:val="00357633"/>
    <w:rsid w:val="003576DF"/>
    <w:rsid w:val="00357CE3"/>
    <w:rsid w:val="00360778"/>
    <w:rsid w:val="00360982"/>
    <w:rsid w:val="003612C2"/>
    <w:rsid w:val="00362E8F"/>
    <w:rsid w:val="0036318C"/>
    <w:rsid w:val="0036329E"/>
    <w:rsid w:val="0036329F"/>
    <w:rsid w:val="00363638"/>
    <w:rsid w:val="003636EC"/>
    <w:rsid w:val="00363DB9"/>
    <w:rsid w:val="00363EF1"/>
    <w:rsid w:val="003641AA"/>
    <w:rsid w:val="003642DA"/>
    <w:rsid w:val="00364335"/>
    <w:rsid w:val="0036470A"/>
    <w:rsid w:val="0036470F"/>
    <w:rsid w:val="0036515A"/>
    <w:rsid w:val="0036529C"/>
    <w:rsid w:val="003654B0"/>
    <w:rsid w:val="00365D7E"/>
    <w:rsid w:val="00366163"/>
    <w:rsid w:val="003662D9"/>
    <w:rsid w:val="00366721"/>
    <w:rsid w:val="00366989"/>
    <w:rsid w:val="00366BCF"/>
    <w:rsid w:val="00366C1C"/>
    <w:rsid w:val="00366DEA"/>
    <w:rsid w:val="00367505"/>
    <w:rsid w:val="0036773A"/>
    <w:rsid w:val="00367853"/>
    <w:rsid w:val="00367B69"/>
    <w:rsid w:val="00367DAA"/>
    <w:rsid w:val="003705F2"/>
    <w:rsid w:val="003706CD"/>
    <w:rsid w:val="00370CA2"/>
    <w:rsid w:val="0037172F"/>
    <w:rsid w:val="00371C39"/>
    <w:rsid w:val="00371CC1"/>
    <w:rsid w:val="0037206F"/>
    <w:rsid w:val="00372186"/>
    <w:rsid w:val="00372BA8"/>
    <w:rsid w:val="00372D41"/>
    <w:rsid w:val="00372DD1"/>
    <w:rsid w:val="00372EE8"/>
    <w:rsid w:val="003730DF"/>
    <w:rsid w:val="00373AD3"/>
    <w:rsid w:val="00373B00"/>
    <w:rsid w:val="0037434C"/>
    <w:rsid w:val="00374612"/>
    <w:rsid w:val="00374825"/>
    <w:rsid w:val="0037495F"/>
    <w:rsid w:val="003749C1"/>
    <w:rsid w:val="00374C80"/>
    <w:rsid w:val="00374D66"/>
    <w:rsid w:val="00374E2E"/>
    <w:rsid w:val="00375272"/>
    <w:rsid w:val="003754CC"/>
    <w:rsid w:val="00375734"/>
    <w:rsid w:val="00375890"/>
    <w:rsid w:val="00375AB3"/>
    <w:rsid w:val="00375FD0"/>
    <w:rsid w:val="003760E4"/>
    <w:rsid w:val="003762E5"/>
    <w:rsid w:val="003765B5"/>
    <w:rsid w:val="00376758"/>
    <w:rsid w:val="003769D0"/>
    <w:rsid w:val="00376AD5"/>
    <w:rsid w:val="00376D93"/>
    <w:rsid w:val="003774D6"/>
    <w:rsid w:val="00380255"/>
    <w:rsid w:val="00380297"/>
    <w:rsid w:val="003806C3"/>
    <w:rsid w:val="00380EE5"/>
    <w:rsid w:val="00381074"/>
    <w:rsid w:val="00381161"/>
    <w:rsid w:val="0038189B"/>
    <w:rsid w:val="003818B8"/>
    <w:rsid w:val="00381924"/>
    <w:rsid w:val="00381B28"/>
    <w:rsid w:val="00381E5E"/>
    <w:rsid w:val="00381FAC"/>
    <w:rsid w:val="00382161"/>
    <w:rsid w:val="003824C4"/>
    <w:rsid w:val="0038264C"/>
    <w:rsid w:val="00382BFF"/>
    <w:rsid w:val="003833A3"/>
    <w:rsid w:val="00383959"/>
    <w:rsid w:val="003839CE"/>
    <w:rsid w:val="00383ACA"/>
    <w:rsid w:val="00383CD1"/>
    <w:rsid w:val="00383DC4"/>
    <w:rsid w:val="003844F5"/>
    <w:rsid w:val="00384863"/>
    <w:rsid w:val="003849BB"/>
    <w:rsid w:val="00384A2C"/>
    <w:rsid w:val="00385096"/>
    <w:rsid w:val="003852C9"/>
    <w:rsid w:val="0038544A"/>
    <w:rsid w:val="003854DD"/>
    <w:rsid w:val="0038592F"/>
    <w:rsid w:val="00385D96"/>
    <w:rsid w:val="00385E97"/>
    <w:rsid w:val="00386915"/>
    <w:rsid w:val="00386F26"/>
    <w:rsid w:val="003873EB"/>
    <w:rsid w:val="00387A8B"/>
    <w:rsid w:val="00387CC5"/>
    <w:rsid w:val="00390223"/>
    <w:rsid w:val="00390D2A"/>
    <w:rsid w:val="00390DE6"/>
    <w:rsid w:val="00390F87"/>
    <w:rsid w:val="00391090"/>
    <w:rsid w:val="00391617"/>
    <w:rsid w:val="00391877"/>
    <w:rsid w:val="00391898"/>
    <w:rsid w:val="003918F3"/>
    <w:rsid w:val="00391CC1"/>
    <w:rsid w:val="0039213E"/>
    <w:rsid w:val="0039243E"/>
    <w:rsid w:val="00393382"/>
    <w:rsid w:val="00393501"/>
    <w:rsid w:val="00393571"/>
    <w:rsid w:val="00393662"/>
    <w:rsid w:val="003937E6"/>
    <w:rsid w:val="00393E5D"/>
    <w:rsid w:val="00394304"/>
    <w:rsid w:val="003945CF"/>
    <w:rsid w:val="00394863"/>
    <w:rsid w:val="00394BE3"/>
    <w:rsid w:val="003953EB"/>
    <w:rsid w:val="00395663"/>
    <w:rsid w:val="00395D86"/>
    <w:rsid w:val="00395F0A"/>
    <w:rsid w:val="003966B0"/>
    <w:rsid w:val="0039673B"/>
    <w:rsid w:val="00396AA0"/>
    <w:rsid w:val="00396E25"/>
    <w:rsid w:val="003973A6"/>
    <w:rsid w:val="003974B6"/>
    <w:rsid w:val="00397673"/>
    <w:rsid w:val="003976DD"/>
    <w:rsid w:val="003A04EE"/>
    <w:rsid w:val="003A0BC0"/>
    <w:rsid w:val="003A144E"/>
    <w:rsid w:val="003A15E0"/>
    <w:rsid w:val="003A15F7"/>
    <w:rsid w:val="003A1C2C"/>
    <w:rsid w:val="003A20C3"/>
    <w:rsid w:val="003A25E6"/>
    <w:rsid w:val="003A2943"/>
    <w:rsid w:val="003A2C55"/>
    <w:rsid w:val="003A2DC2"/>
    <w:rsid w:val="003A2F4A"/>
    <w:rsid w:val="003A30A2"/>
    <w:rsid w:val="003A324E"/>
    <w:rsid w:val="003A3B04"/>
    <w:rsid w:val="003A3F2B"/>
    <w:rsid w:val="003A417C"/>
    <w:rsid w:val="003A4638"/>
    <w:rsid w:val="003A470C"/>
    <w:rsid w:val="003A4731"/>
    <w:rsid w:val="003A4D28"/>
    <w:rsid w:val="003A4F93"/>
    <w:rsid w:val="003A5738"/>
    <w:rsid w:val="003A5C24"/>
    <w:rsid w:val="003A6117"/>
    <w:rsid w:val="003A619C"/>
    <w:rsid w:val="003A64A9"/>
    <w:rsid w:val="003A6AF3"/>
    <w:rsid w:val="003A7137"/>
    <w:rsid w:val="003A7432"/>
    <w:rsid w:val="003A7E26"/>
    <w:rsid w:val="003B06E4"/>
    <w:rsid w:val="003B07FC"/>
    <w:rsid w:val="003B082F"/>
    <w:rsid w:val="003B0C00"/>
    <w:rsid w:val="003B0D37"/>
    <w:rsid w:val="003B1040"/>
    <w:rsid w:val="003B1444"/>
    <w:rsid w:val="003B14C6"/>
    <w:rsid w:val="003B171E"/>
    <w:rsid w:val="003B1776"/>
    <w:rsid w:val="003B18E2"/>
    <w:rsid w:val="003B1999"/>
    <w:rsid w:val="003B19D6"/>
    <w:rsid w:val="003B19FC"/>
    <w:rsid w:val="003B1CAA"/>
    <w:rsid w:val="003B1D3D"/>
    <w:rsid w:val="003B2409"/>
    <w:rsid w:val="003B25BA"/>
    <w:rsid w:val="003B284C"/>
    <w:rsid w:val="003B29C4"/>
    <w:rsid w:val="003B2D5B"/>
    <w:rsid w:val="003B2DF1"/>
    <w:rsid w:val="003B3001"/>
    <w:rsid w:val="003B39E1"/>
    <w:rsid w:val="003B3CCA"/>
    <w:rsid w:val="003B423A"/>
    <w:rsid w:val="003B425D"/>
    <w:rsid w:val="003B4FF5"/>
    <w:rsid w:val="003B5226"/>
    <w:rsid w:val="003B5406"/>
    <w:rsid w:val="003B572A"/>
    <w:rsid w:val="003B599E"/>
    <w:rsid w:val="003B5B9B"/>
    <w:rsid w:val="003B66B5"/>
    <w:rsid w:val="003B725E"/>
    <w:rsid w:val="003B7297"/>
    <w:rsid w:val="003B72C9"/>
    <w:rsid w:val="003B748E"/>
    <w:rsid w:val="003B76E9"/>
    <w:rsid w:val="003B7A3B"/>
    <w:rsid w:val="003B7E93"/>
    <w:rsid w:val="003C02A3"/>
    <w:rsid w:val="003C033F"/>
    <w:rsid w:val="003C0419"/>
    <w:rsid w:val="003C0898"/>
    <w:rsid w:val="003C093C"/>
    <w:rsid w:val="003C0B39"/>
    <w:rsid w:val="003C0DFB"/>
    <w:rsid w:val="003C110E"/>
    <w:rsid w:val="003C127A"/>
    <w:rsid w:val="003C1704"/>
    <w:rsid w:val="003C1E4F"/>
    <w:rsid w:val="003C22C5"/>
    <w:rsid w:val="003C274A"/>
    <w:rsid w:val="003C280F"/>
    <w:rsid w:val="003C2B83"/>
    <w:rsid w:val="003C3087"/>
    <w:rsid w:val="003C32CC"/>
    <w:rsid w:val="003C3E2D"/>
    <w:rsid w:val="003C4426"/>
    <w:rsid w:val="003C479A"/>
    <w:rsid w:val="003C4E3D"/>
    <w:rsid w:val="003C4F54"/>
    <w:rsid w:val="003C60F1"/>
    <w:rsid w:val="003C612C"/>
    <w:rsid w:val="003C6266"/>
    <w:rsid w:val="003C6448"/>
    <w:rsid w:val="003C6A66"/>
    <w:rsid w:val="003C6A71"/>
    <w:rsid w:val="003C6D32"/>
    <w:rsid w:val="003C6E7E"/>
    <w:rsid w:val="003C7559"/>
    <w:rsid w:val="003C79D0"/>
    <w:rsid w:val="003D0370"/>
    <w:rsid w:val="003D0780"/>
    <w:rsid w:val="003D0ACE"/>
    <w:rsid w:val="003D1190"/>
    <w:rsid w:val="003D2220"/>
    <w:rsid w:val="003D2652"/>
    <w:rsid w:val="003D280B"/>
    <w:rsid w:val="003D434D"/>
    <w:rsid w:val="003D437B"/>
    <w:rsid w:val="003D4E60"/>
    <w:rsid w:val="003D4FB5"/>
    <w:rsid w:val="003D50A2"/>
    <w:rsid w:val="003D5428"/>
    <w:rsid w:val="003D5877"/>
    <w:rsid w:val="003D5922"/>
    <w:rsid w:val="003D5B1C"/>
    <w:rsid w:val="003D6A39"/>
    <w:rsid w:val="003D6D4B"/>
    <w:rsid w:val="003D6E5F"/>
    <w:rsid w:val="003D7602"/>
    <w:rsid w:val="003D7883"/>
    <w:rsid w:val="003E00A6"/>
    <w:rsid w:val="003E02C3"/>
    <w:rsid w:val="003E0530"/>
    <w:rsid w:val="003E054B"/>
    <w:rsid w:val="003E0625"/>
    <w:rsid w:val="003E1668"/>
    <w:rsid w:val="003E17E7"/>
    <w:rsid w:val="003E19DA"/>
    <w:rsid w:val="003E200B"/>
    <w:rsid w:val="003E23D6"/>
    <w:rsid w:val="003E2B4C"/>
    <w:rsid w:val="003E2EF0"/>
    <w:rsid w:val="003E3A21"/>
    <w:rsid w:val="003E3D11"/>
    <w:rsid w:val="003E41A4"/>
    <w:rsid w:val="003E4260"/>
    <w:rsid w:val="003E4732"/>
    <w:rsid w:val="003E4BC9"/>
    <w:rsid w:val="003E4EBD"/>
    <w:rsid w:val="003E5A65"/>
    <w:rsid w:val="003E5B6E"/>
    <w:rsid w:val="003E5FFA"/>
    <w:rsid w:val="003E66A9"/>
    <w:rsid w:val="003E6845"/>
    <w:rsid w:val="003E6E6F"/>
    <w:rsid w:val="003E76C5"/>
    <w:rsid w:val="003E7A37"/>
    <w:rsid w:val="003F01DA"/>
    <w:rsid w:val="003F05A7"/>
    <w:rsid w:val="003F1B9E"/>
    <w:rsid w:val="003F24DD"/>
    <w:rsid w:val="003F2747"/>
    <w:rsid w:val="003F27F6"/>
    <w:rsid w:val="003F31C8"/>
    <w:rsid w:val="003F3988"/>
    <w:rsid w:val="003F3AD3"/>
    <w:rsid w:val="003F3FEC"/>
    <w:rsid w:val="003F499C"/>
    <w:rsid w:val="003F4C06"/>
    <w:rsid w:val="003F5068"/>
    <w:rsid w:val="003F54B3"/>
    <w:rsid w:val="003F554D"/>
    <w:rsid w:val="003F596F"/>
    <w:rsid w:val="003F6072"/>
    <w:rsid w:val="003F62AA"/>
    <w:rsid w:val="003F639D"/>
    <w:rsid w:val="003F6473"/>
    <w:rsid w:val="003F64AD"/>
    <w:rsid w:val="003F68AE"/>
    <w:rsid w:val="003F6DC7"/>
    <w:rsid w:val="003F74E5"/>
    <w:rsid w:val="003F7620"/>
    <w:rsid w:val="003F791E"/>
    <w:rsid w:val="003F7EE2"/>
    <w:rsid w:val="003F7F52"/>
    <w:rsid w:val="003F7F6D"/>
    <w:rsid w:val="00400027"/>
    <w:rsid w:val="00400C08"/>
    <w:rsid w:val="00400FD1"/>
    <w:rsid w:val="00401ECB"/>
    <w:rsid w:val="0040214F"/>
    <w:rsid w:val="004022B5"/>
    <w:rsid w:val="0040263D"/>
    <w:rsid w:val="00402675"/>
    <w:rsid w:val="004027A2"/>
    <w:rsid w:val="004027D7"/>
    <w:rsid w:val="00402B76"/>
    <w:rsid w:val="00402BE4"/>
    <w:rsid w:val="00403320"/>
    <w:rsid w:val="00403544"/>
    <w:rsid w:val="004038CA"/>
    <w:rsid w:val="00404411"/>
    <w:rsid w:val="00404607"/>
    <w:rsid w:val="00404944"/>
    <w:rsid w:val="00404D48"/>
    <w:rsid w:val="004051DB"/>
    <w:rsid w:val="00405777"/>
    <w:rsid w:val="00405873"/>
    <w:rsid w:val="0040595F"/>
    <w:rsid w:val="0040648D"/>
    <w:rsid w:val="0040657F"/>
    <w:rsid w:val="0040692C"/>
    <w:rsid w:val="00407617"/>
    <w:rsid w:val="00407894"/>
    <w:rsid w:val="00407DD8"/>
    <w:rsid w:val="00410550"/>
    <w:rsid w:val="0041085B"/>
    <w:rsid w:val="0041113E"/>
    <w:rsid w:val="00411404"/>
    <w:rsid w:val="00411614"/>
    <w:rsid w:val="00411840"/>
    <w:rsid w:val="004118EE"/>
    <w:rsid w:val="00411F0E"/>
    <w:rsid w:val="004124A2"/>
    <w:rsid w:val="00412696"/>
    <w:rsid w:val="0041275C"/>
    <w:rsid w:val="004128E6"/>
    <w:rsid w:val="00412A21"/>
    <w:rsid w:val="00412BE7"/>
    <w:rsid w:val="00412E41"/>
    <w:rsid w:val="004132D9"/>
    <w:rsid w:val="00413A31"/>
    <w:rsid w:val="0041420E"/>
    <w:rsid w:val="004142B9"/>
    <w:rsid w:val="004146AB"/>
    <w:rsid w:val="004148D8"/>
    <w:rsid w:val="00414CFD"/>
    <w:rsid w:val="00415144"/>
    <w:rsid w:val="004151AF"/>
    <w:rsid w:val="00415461"/>
    <w:rsid w:val="004155B7"/>
    <w:rsid w:val="00415D62"/>
    <w:rsid w:val="00415EAD"/>
    <w:rsid w:val="004161BF"/>
    <w:rsid w:val="00416B3D"/>
    <w:rsid w:val="004170F9"/>
    <w:rsid w:val="00417599"/>
    <w:rsid w:val="00417678"/>
    <w:rsid w:val="00417D9B"/>
    <w:rsid w:val="00420244"/>
    <w:rsid w:val="00420690"/>
    <w:rsid w:val="00420C71"/>
    <w:rsid w:val="00420FAE"/>
    <w:rsid w:val="00420FCC"/>
    <w:rsid w:val="004214C1"/>
    <w:rsid w:val="004218ED"/>
    <w:rsid w:val="00422863"/>
    <w:rsid w:val="004229ED"/>
    <w:rsid w:val="00422B05"/>
    <w:rsid w:val="00422DA8"/>
    <w:rsid w:val="00422EBA"/>
    <w:rsid w:val="00423039"/>
    <w:rsid w:val="004233D7"/>
    <w:rsid w:val="0042370F"/>
    <w:rsid w:val="00423774"/>
    <w:rsid w:val="00423813"/>
    <w:rsid w:val="00423D53"/>
    <w:rsid w:val="004241AB"/>
    <w:rsid w:val="004241D4"/>
    <w:rsid w:val="004242EA"/>
    <w:rsid w:val="00424841"/>
    <w:rsid w:val="00424A23"/>
    <w:rsid w:val="00424A60"/>
    <w:rsid w:val="00424E95"/>
    <w:rsid w:val="0042508A"/>
    <w:rsid w:val="0042520B"/>
    <w:rsid w:val="00425465"/>
    <w:rsid w:val="00425824"/>
    <w:rsid w:val="00425A53"/>
    <w:rsid w:val="00425C2F"/>
    <w:rsid w:val="004262F4"/>
    <w:rsid w:val="00426A37"/>
    <w:rsid w:val="00426C15"/>
    <w:rsid w:val="004270E9"/>
    <w:rsid w:val="0043027D"/>
    <w:rsid w:val="00430E77"/>
    <w:rsid w:val="00430F68"/>
    <w:rsid w:val="0043146C"/>
    <w:rsid w:val="0043186C"/>
    <w:rsid w:val="004318B0"/>
    <w:rsid w:val="004318C5"/>
    <w:rsid w:val="004319FE"/>
    <w:rsid w:val="00431B77"/>
    <w:rsid w:val="00431DB1"/>
    <w:rsid w:val="00431F28"/>
    <w:rsid w:val="00431FC2"/>
    <w:rsid w:val="00432378"/>
    <w:rsid w:val="00432DDF"/>
    <w:rsid w:val="004332EB"/>
    <w:rsid w:val="00433437"/>
    <w:rsid w:val="0043364A"/>
    <w:rsid w:val="00433BEE"/>
    <w:rsid w:val="004342F3"/>
    <w:rsid w:val="00434314"/>
    <w:rsid w:val="00434A9C"/>
    <w:rsid w:val="00434AA3"/>
    <w:rsid w:val="0043531F"/>
    <w:rsid w:val="004357F5"/>
    <w:rsid w:val="004359E2"/>
    <w:rsid w:val="00435A12"/>
    <w:rsid w:val="00435A62"/>
    <w:rsid w:val="00435E60"/>
    <w:rsid w:val="00435EB0"/>
    <w:rsid w:val="00435F80"/>
    <w:rsid w:val="00436AE4"/>
    <w:rsid w:val="00436AFF"/>
    <w:rsid w:val="004372B6"/>
    <w:rsid w:val="00437637"/>
    <w:rsid w:val="00437652"/>
    <w:rsid w:val="0043790C"/>
    <w:rsid w:val="004379CC"/>
    <w:rsid w:val="004402D7"/>
    <w:rsid w:val="004403AA"/>
    <w:rsid w:val="00440ADB"/>
    <w:rsid w:val="00440C04"/>
    <w:rsid w:val="00440F0A"/>
    <w:rsid w:val="004416B5"/>
    <w:rsid w:val="00441D8A"/>
    <w:rsid w:val="004423EB"/>
    <w:rsid w:val="00442663"/>
    <w:rsid w:val="00442B1D"/>
    <w:rsid w:val="00442D71"/>
    <w:rsid w:val="00443190"/>
    <w:rsid w:val="004432ED"/>
    <w:rsid w:val="004438FE"/>
    <w:rsid w:val="00443ABB"/>
    <w:rsid w:val="00443BA6"/>
    <w:rsid w:val="00443C61"/>
    <w:rsid w:val="00443CEC"/>
    <w:rsid w:val="0044407C"/>
    <w:rsid w:val="004440A8"/>
    <w:rsid w:val="00444215"/>
    <w:rsid w:val="0044421F"/>
    <w:rsid w:val="00444A2F"/>
    <w:rsid w:val="00444A4C"/>
    <w:rsid w:val="00444A91"/>
    <w:rsid w:val="00444C19"/>
    <w:rsid w:val="00444E4E"/>
    <w:rsid w:val="0044510B"/>
    <w:rsid w:val="00445263"/>
    <w:rsid w:val="00445791"/>
    <w:rsid w:val="004459A6"/>
    <w:rsid w:val="004462D8"/>
    <w:rsid w:val="0044647F"/>
    <w:rsid w:val="004469E1"/>
    <w:rsid w:val="00446A7D"/>
    <w:rsid w:val="00446BA0"/>
    <w:rsid w:val="00446E92"/>
    <w:rsid w:val="00447383"/>
    <w:rsid w:val="004474F3"/>
    <w:rsid w:val="00447549"/>
    <w:rsid w:val="004476AE"/>
    <w:rsid w:val="00450170"/>
    <w:rsid w:val="00450517"/>
    <w:rsid w:val="0045075E"/>
    <w:rsid w:val="0045086D"/>
    <w:rsid w:val="00450875"/>
    <w:rsid w:val="00450E9F"/>
    <w:rsid w:val="00451088"/>
    <w:rsid w:val="004511C3"/>
    <w:rsid w:val="00451A56"/>
    <w:rsid w:val="00451C75"/>
    <w:rsid w:val="00452DA3"/>
    <w:rsid w:val="00453B4F"/>
    <w:rsid w:val="00453DFF"/>
    <w:rsid w:val="00454216"/>
    <w:rsid w:val="00454469"/>
    <w:rsid w:val="00454589"/>
    <w:rsid w:val="00454815"/>
    <w:rsid w:val="00454CAC"/>
    <w:rsid w:val="00454DB3"/>
    <w:rsid w:val="00454E29"/>
    <w:rsid w:val="00455048"/>
    <w:rsid w:val="004550A3"/>
    <w:rsid w:val="004556F8"/>
    <w:rsid w:val="00456070"/>
    <w:rsid w:val="0045610C"/>
    <w:rsid w:val="00456295"/>
    <w:rsid w:val="004564B9"/>
    <w:rsid w:val="00456758"/>
    <w:rsid w:val="00456AAE"/>
    <w:rsid w:val="004575F2"/>
    <w:rsid w:val="00457654"/>
    <w:rsid w:val="00457DAB"/>
    <w:rsid w:val="00457E68"/>
    <w:rsid w:val="00457F7D"/>
    <w:rsid w:val="0046057C"/>
    <w:rsid w:val="0046071B"/>
    <w:rsid w:val="0046075E"/>
    <w:rsid w:val="00460773"/>
    <w:rsid w:val="00461236"/>
    <w:rsid w:val="004612C0"/>
    <w:rsid w:val="00461514"/>
    <w:rsid w:val="00461C11"/>
    <w:rsid w:val="00461D52"/>
    <w:rsid w:val="00462244"/>
    <w:rsid w:val="00462821"/>
    <w:rsid w:val="00462A8C"/>
    <w:rsid w:val="00462BDA"/>
    <w:rsid w:val="00462E35"/>
    <w:rsid w:val="00462F97"/>
    <w:rsid w:val="00462FB9"/>
    <w:rsid w:val="0046362F"/>
    <w:rsid w:val="004636B3"/>
    <w:rsid w:val="004638A5"/>
    <w:rsid w:val="004640E1"/>
    <w:rsid w:val="0046422B"/>
    <w:rsid w:val="004647D6"/>
    <w:rsid w:val="00464D9A"/>
    <w:rsid w:val="00464DA8"/>
    <w:rsid w:val="00464DFB"/>
    <w:rsid w:val="00465034"/>
    <w:rsid w:val="0046532A"/>
    <w:rsid w:val="004653DE"/>
    <w:rsid w:val="004659BE"/>
    <w:rsid w:val="00466251"/>
    <w:rsid w:val="004663DF"/>
    <w:rsid w:val="00467C0F"/>
    <w:rsid w:val="00467C60"/>
    <w:rsid w:val="00467D69"/>
    <w:rsid w:val="00467E16"/>
    <w:rsid w:val="00467F72"/>
    <w:rsid w:val="004701C7"/>
    <w:rsid w:val="00470E8D"/>
    <w:rsid w:val="004712ED"/>
    <w:rsid w:val="00471BA2"/>
    <w:rsid w:val="00471CD7"/>
    <w:rsid w:val="00471F24"/>
    <w:rsid w:val="004722FD"/>
    <w:rsid w:val="00472803"/>
    <w:rsid w:val="00472C8C"/>
    <w:rsid w:val="00472FED"/>
    <w:rsid w:val="0047333C"/>
    <w:rsid w:val="004733BC"/>
    <w:rsid w:val="00473D5D"/>
    <w:rsid w:val="00474696"/>
    <w:rsid w:val="0047472C"/>
    <w:rsid w:val="00474BCC"/>
    <w:rsid w:val="00474DC8"/>
    <w:rsid w:val="00475440"/>
    <w:rsid w:val="004756B9"/>
    <w:rsid w:val="004758BE"/>
    <w:rsid w:val="00475D74"/>
    <w:rsid w:val="00476153"/>
    <w:rsid w:val="004762ED"/>
    <w:rsid w:val="00476359"/>
    <w:rsid w:val="004763E9"/>
    <w:rsid w:val="0047680A"/>
    <w:rsid w:val="00476D9D"/>
    <w:rsid w:val="00477241"/>
    <w:rsid w:val="0047761D"/>
    <w:rsid w:val="00477FF6"/>
    <w:rsid w:val="00480138"/>
    <w:rsid w:val="004804D2"/>
    <w:rsid w:val="00480D52"/>
    <w:rsid w:val="004810F0"/>
    <w:rsid w:val="004819CA"/>
    <w:rsid w:val="00481A72"/>
    <w:rsid w:val="00481DFE"/>
    <w:rsid w:val="004821E9"/>
    <w:rsid w:val="004824B2"/>
    <w:rsid w:val="004826B7"/>
    <w:rsid w:val="0048284A"/>
    <w:rsid w:val="00483006"/>
    <w:rsid w:val="00483070"/>
    <w:rsid w:val="004831CA"/>
    <w:rsid w:val="00483D09"/>
    <w:rsid w:val="00483F2E"/>
    <w:rsid w:val="00483F34"/>
    <w:rsid w:val="00484049"/>
    <w:rsid w:val="00484129"/>
    <w:rsid w:val="0048463D"/>
    <w:rsid w:val="004847BB"/>
    <w:rsid w:val="0048489B"/>
    <w:rsid w:val="004849BC"/>
    <w:rsid w:val="00485256"/>
    <w:rsid w:val="0048533F"/>
    <w:rsid w:val="004856EB"/>
    <w:rsid w:val="00485AC5"/>
    <w:rsid w:val="00485F1D"/>
    <w:rsid w:val="00486259"/>
    <w:rsid w:val="004863E1"/>
    <w:rsid w:val="00486529"/>
    <w:rsid w:val="00486C02"/>
    <w:rsid w:val="00487430"/>
    <w:rsid w:val="004877AD"/>
    <w:rsid w:val="004879BF"/>
    <w:rsid w:val="00487DB8"/>
    <w:rsid w:val="00487EB1"/>
    <w:rsid w:val="00487FCF"/>
    <w:rsid w:val="00490750"/>
    <w:rsid w:val="00490793"/>
    <w:rsid w:val="004907B8"/>
    <w:rsid w:val="00490804"/>
    <w:rsid w:val="00490BB8"/>
    <w:rsid w:val="00490DF8"/>
    <w:rsid w:val="00490F77"/>
    <w:rsid w:val="004910A2"/>
    <w:rsid w:val="004912F4"/>
    <w:rsid w:val="00491C9A"/>
    <w:rsid w:val="004929C8"/>
    <w:rsid w:val="00492DF4"/>
    <w:rsid w:val="00493345"/>
    <w:rsid w:val="00493609"/>
    <w:rsid w:val="004936C5"/>
    <w:rsid w:val="004939D9"/>
    <w:rsid w:val="00493B7D"/>
    <w:rsid w:val="00493C6F"/>
    <w:rsid w:val="00494859"/>
    <w:rsid w:val="00494C16"/>
    <w:rsid w:val="00494CD3"/>
    <w:rsid w:val="00494DAA"/>
    <w:rsid w:val="004955C2"/>
    <w:rsid w:val="00495601"/>
    <w:rsid w:val="004956CA"/>
    <w:rsid w:val="0049689F"/>
    <w:rsid w:val="00496D27"/>
    <w:rsid w:val="00497015"/>
    <w:rsid w:val="00497087"/>
    <w:rsid w:val="0049729E"/>
    <w:rsid w:val="004972CF"/>
    <w:rsid w:val="0049777D"/>
    <w:rsid w:val="00497C0B"/>
    <w:rsid w:val="004A0F83"/>
    <w:rsid w:val="004A103A"/>
    <w:rsid w:val="004A17F3"/>
    <w:rsid w:val="004A2277"/>
    <w:rsid w:val="004A26E5"/>
    <w:rsid w:val="004A33B0"/>
    <w:rsid w:val="004A3468"/>
    <w:rsid w:val="004A3E0A"/>
    <w:rsid w:val="004A3E17"/>
    <w:rsid w:val="004A4134"/>
    <w:rsid w:val="004A423E"/>
    <w:rsid w:val="004A432D"/>
    <w:rsid w:val="004A49F0"/>
    <w:rsid w:val="004A4AB6"/>
    <w:rsid w:val="004A55F6"/>
    <w:rsid w:val="004A574E"/>
    <w:rsid w:val="004A5862"/>
    <w:rsid w:val="004A5CA4"/>
    <w:rsid w:val="004A5D7A"/>
    <w:rsid w:val="004A63A9"/>
    <w:rsid w:val="004A6654"/>
    <w:rsid w:val="004A6928"/>
    <w:rsid w:val="004A6A21"/>
    <w:rsid w:val="004A6EA1"/>
    <w:rsid w:val="004A7065"/>
    <w:rsid w:val="004A73B6"/>
    <w:rsid w:val="004A771C"/>
    <w:rsid w:val="004A7D35"/>
    <w:rsid w:val="004A7ED3"/>
    <w:rsid w:val="004A7FE7"/>
    <w:rsid w:val="004B03D6"/>
    <w:rsid w:val="004B04F6"/>
    <w:rsid w:val="004B05C2"/>
    <w:rsid w:val="004B0F17"/>
    <w:rsid w:val="004B1C07"/>
    <w:rsid w:val="004B1F07"/>
    <w:rsid w:val="004B21F2"/>
    <w:rsid w:val="004B2213"/>
    <w:rsid w:val="004B25C1"/>
    <w:rsid w:val="004B263F"/>
    <w:rsid w:val="004B28AB"/>
    <w:rsid w:val="004B2903"/>
    <w:rsid w:val="004B2D0E"/>
    <w:rsid w:val="004B2DF3"/>
    <w:rsid w:val="004B3235"/>
    <w:rsid w:val="004B3253"/>
    <w:rsid w:val="004B35BB"/>
    <w:rsid w:val="004B38F8"/>
    <w:rsid w:val="004B39B6"/>
    <w:rsid w:val="004B3A11"/>
    <w:rsid w:val="004B3ACC"/>
    <w:rsid w:val="004B3EFB"/>
    <w:rsid w:val="004B45D0"/>
    <w:rsid w:val="004B5241"/>
    <w:rsid w:val="004B57AC"/>
    <w:rsid w:val="004B5839"/>
    <w:rsid w:val="004B5873"/>
    <w:rsid w:val="004B5E59"/>
    <w:rsid w:val="004B638D"/>
    <w:rsid w:val="004B6870"/>
    <w:rsid w:val="004B6B36"/>
    <w:rsid w:val="004B6D50"/>
    <w:rsid w:val="004B6E0F"/>
    <w:rsid w:val="004B7E2E"/>
    <w:rsid w:val="004C022F"/>
    <w:rsid w:val="004C05F1"/>
    <w:rsid w:val="004C0765"/>
    <w:rsid w:val="004C0C58"/>
    <w:rsid w:val="004C0FDB"/>
    <w:rsid w:val="004C1032"/>
    <w:rsid w:val="004C203B"/>
    <w:rsid w:val="004C214B"/>
    <w:rsid w:val="004C27C1"/>
    <w:rsid w:val="004C299C"/>
    <w:rsid w:val="004C2D4C"/>
    <w:rsid w:val="004C3039"/>
    <w:rsid w:val="004C4196"/>
    <w:rsid w:val="004C4994"/>
    <w:rsid w:val="004C4B15"/>
    <w:rsid w:val="004C4B7A"/>
    <w:rsid w:val="004C5100"/>
    <w:rsid w:val="004C5372"/>
    <w:rsid w:val="004C549F"/>
    <w:rsid w:val="004C5697"/>
    <w:rsid w:val="004C5A99"/>
    <w:rsid w:val="004C5D45"/>
    <w:rsid w:val="004C5E08"/>
    <w:rsid w:val="004C65F2"/>
    <w:rsid w:val="004C66EB"/>
    <w:rsid w:val="004C6845"/>
    <w:rsid w:val="004C6AF0"/>
    <w:rsid w:val="004C6B42"/>
    <w:rsid w:val="004C7053"/>
    <w:rsid w:val="004C7C49"/>
    <w:rsid w:val="004D0734"/>
    <w:rsid w:val="004D0A05"/>
    <w:rsid w:val="004D0A1B"/>
    <w:rsid w:val="004D1008"/>
    <w:rsid w:val="004D12A4"/>
    <w:rsid w:val="004D12F5"/>
    <w:rsid w:val="004D147B"/>
    <w:rsid w:val="004D14BE"/>
    <w:rsid w:val="004D1580"/>
    <w:rsid w:val="004D189C"/>
    <w:rsid w:val="004D1F05"/>
    <w:rsid w:val="004D1F8A"/>
    <w:rsid w:val="004D2A99"/>
    <w:rsid w:val="004D2D7D"/>
    <w:rsid w:val="004D2EDF"/>
    <w:rsid w:val="004D2F90"/>
    <w:rsid w:val="004D36AF"/>
    <w:rsid w:val="004D387A"/>
    <w:rsid w:val="004D3F5B"/>
    <w:rsid w:val="004D44A2"/>
    <w:rsid w:val="004D473C"/>
    <w:rsid w:val="004D4BC9"/>
    <w:rsid w:val="004D50A6"/>
    <w:rsid w:val="004D5164"/>
    <w:rsid w:val="004D5495"/>
    <w:rsid w:val="004D54FD"/>
    <w:rsid w:val="004D56BB"/>
    <w:rsid w:val="004D592D"/>
    <w:rsid w:val="004D5A46"/>
    <w:rsid w:val="004D5AE6"/>
    <w:rsid w:val="004D5B45"/>
    <w:rsid w:val="004D5C74"/>
    <w:rsid w:val="004D6306"/>
    <w:rsid w:val="004D66A6"/>
    <w:rsid w:val="004D6807"/>
    <w:rsid w:val="004D68EA"/>
    <w:rsid w:val="004D6C9F"/>
    <w:rsid w:val="004D6EFE"/>
    <w:rsid w:val="004D7012"/>
    <w:rsid w:val="004D707E"/>
    <w:rsid w:val="004D70DB"/>
    <w:rsid w:val="004D70DC"/>
    <w:rsid w:val="004D7174"/>
    <w:rsid w:val="004D7454"/>
    <w:rsid w:val="004D755A"/>
    <w:rsid w:val="004D7858"/>
    <w:rsid w:val="004D7FFD"/>
    <w:rsid w:val="004E0100"/>
    <w:rsid w:val="004E020F"/>
    <w:rsid w:val="004E0230"/>
    <w:rsid w:val="004E075F"/>
    <w:rsid w:val="004E0782"/>
    <w:rsid w:val="004E0947"/>
    <w:rsid w:val="004E1044"/>
    <w:rsid w:val="004E12BE"/>
    <w:rsid w:val="004E1FB1"/>
    <w:rsid w:val="004E1FC1"/>
    <w:rsid w:val="004E1FCA"/>
    <w:rsid w:val="004E2727"/>
    <w:rsid w:val="004E2825"/>
    <w:rsid w:val="004E28E3"/>
    <w:rsid w:val="004E36CC"/>
    <w:rsid w:val="004E3CE8"/>
    <w:rsid w:val="004E408A"/>
    <w:rsid w:val="004E412B"/>
    <w:rsid w:val="004E4BD6"/>
    <w:rsid w:val="004E4D2C"/>
    <w:rsid w:val="004E4E9C"/>
    <w:rsid w:val="004E50B4"/>
    <w:rsid w:val="004E52B8"/>
    <w:rsid w:val="004E550C"/>
    <w:rsid w:val="004E551E"/>
    <w:rsid w:val="004E59AD"/>
    <w:rsid w:val="004E5C0E"/>
    <w:rsid w:val="004E5C40"/>
    <w:rsid w:val="004E5D51"/>
    <w:rsid w:val="004E5D99"/>
    <w:rsid w:val="004E6377"/>
    <w:rsid w:val="004E66F5"/>
    <w:rsid w:val="004E67A2"/>
    <w:rsid w:val="004E6939"/>
    <w:rsid w:val="004E6D40"/>
    <w:rsid w:val="004E7078"/>
    <w:rsid w:val="004E74AC"/>
    <w:rsid w:val="004E769C"/>
    <w:rsid w:val="004E7B76"/>
    <w:rsid w:val="004E7F89"/>
    <w:rsid w:val="004F00F9"/>
    <w:rsid w:val="004F0C1D"/>
    <w:rsid w:val="004F18FB"/>
    <w:rsid w:val="004F1D2B"/>
    <w:rsid w:val="004F215C"/>
    <w:rsid w:val="004F29E6"/>
    <w:rsid w:val="004F3082"/>
    <w:rsid w:val="004F30E8"/>
    <w:rsid w:val="004F38BD"/>
    <w:rsid w:val="004F3D9D"/>
    <w:rsid w:val="004F3F90"/>
    <w:rsid w:val="004F432A"/>
    <w:rsid w:val="004F4348"/>
    <w:rsid w:val="004F435F"/>
    <w:rsid w:val="004F46B7"/>
    <w:rsid w:val="004F4D7D"/>
    <w:rsid w:val="004F4ED6"/>
    <w:rsid w:val="004F4FFE"/>
    <w:rsid w:val="004F5207"/>
    <w:rsid w:val="004F5258"/>
    <w:rsid w:val="004F5455"/>
    <w:rsid w:val="004F5B8E"/>
    <w:rsid w:val="004F5E43"/>
    <w:rsid w:val="004F65CF"/>
    <w:rsid w:val="004F6697"/>
    <w:rsid w:val="004F75ED"/>
    <w:rsid w:val="004F7665"/>
    <w:rsid w:val="004F7710"/>
    <w:rsid w:val="004F7C1E"/>
    <w:rsid w:val="004F7CA3"/>
    <w:rsid w:val="004F7F1C"/>
    <w:rsid w:val="00500413"/>
    <w:rsid w:val="00500862"/>
    <w:rsid w:val="0050101B"/>
    <w:rsid w:val="00501116"/>
    <w:rsid w:val="00501155"/>
    <w:rsid w:val="0050150B"/>
    <w:rsid w:val="00501606"/>
    <w:rsid w:val="00501841"/>
    <w:rsid w:val="0050186B"/>
    <w:rsid w:val="005018C5"/>
    <w:rsid w:val="005019B4"/>
    <w:rsid w:val="0050211C"/>
    <w:rsid w:val="005022C5"/>
    <w:rsid w:val="00502717"/>
    <w:rsid w:val="0050397C"/>
    <w:rsid w:val="00503ADD"/>
    <w:rsid w:val="005041C0"/>
    <w:rsid w:val="00504984"/>
    <w:rsid w:val="005049E3"/>
    <w:rsid w:val="00504AA5"/>
    <w:rsid w:val="00504AEF"/>
    <w:rsid w:val="00504F8A"/>
    <w:rsid w:val="00505753"/>
    <w:rsid w:val="005059C8"/>
    <w:rsid w:val="00505C1C"/>
    <w:rsid w:val="0050661F"/>
    <w:rsid w:val="00506794"/>
    <w:rsid w:val="00506C33"/>
    <w:rsid w:val="00506D09"/>
    <w:rsid w:val="00507457"/>
    <w:rsid w:val="005075AD"/>
    <w:rsid w:val="005077C3"/>
    <w:rsid w:val="00507834"/>
    <w:rsid w:val="00507AC3"/>
    <w:rsid w:val="00507C9E"/>
    <w:rsid w:val="00507D8F"/>
    <w:rsid w:val="00507E38"/>
    <w:rsid w:val="00507FF4"/>
    <w:rsid w:val="005100CA"/>
    <w:rsid w:val="0051012E"/>
    <w:rsid w:val="00510423"/>
    <w:rsid w:val="0051048D"/>
    <w:rsid w:val="00510A79"/>
    <w:rsid w:val="0051137C"/>
    <w:rsid w:val="0051181E"/>
    <w:rsid w:val="005119C2"/>
    <w:rsid w:val="00511E8B"/>
    <w:rsid w:val="0051215A"/>
    <w:rsid w:val="005125AA"/>
    <w:rsid w:val="005126B0"/>
    <w:rsid w:val="005130A7"/>
    <w:rsid w:val="005130C6"/>
    <w:rsid w:val="005130ED"/>
    <w:rsid w:val="00513C60"/>
    <w:rsid w:val="00513D34"/>
    <w:rsid w:val="00513DFD"/>
    <w:rsid w:val="005143C0"/>
    <w:rsid w:val="00514452"/>
    <w:rsid w:val="005145F6"/>
    <w:rsid w:val="005146BB"/>
    <w:rsid w:val="00514B01"/>
    <w:rsid w:val="00514FEC"/>
    <w:rsid w:val="00515556"/>
    <w:rsid w:val="00515697"/>
    <w:rsid w:val="0051601E"/>
    <w:rsid w:val="0051615A"/>
    <w:rsid w:val="0051617E"/>
    <w:rsid w:val="00516616"/>
    <w:rsid w:val="00516A2E"/>
    <w:rsid w:val="00516B17"/>
    <w:rsid w:val="00516D85"/>
    <w:rsid w:val="00517A7F"/>
    <w:rsid w:val="00517AAF"/>
    <w:rsid w:val="00517B46"/>
    <w:rsid w:val="00517C37"/>
    <w:rsid w:val="00517E1F"/>
    <w:rsid w:val="00520044"/>
    <w:rsid w:val="00520162"/>
    <w:rsid w:val="0052091C"/>
    <w:rsid w:val="0052143F"/>
    <w:rsid w:val="005220CF"/>
    <w:rsid w:val="005221DD"/>
    <w:rsid w:val="00522526"/>
    <w:rsid w:val="005226B9"/>
    <w:rsid w:val="00522953"/>
    <w:rsid w:val="00523553"/>
    <w:rsid w:val="00523820"/>
    <w:rsid w:val="0052385D"/>
    <w:rsid w:val="00523928"/>
    <w:rsid w:val="00523D26"/>
    <w:rsid w:val="005240B1"/>
    <w:rsid w:val="00524137"/>
    <w:rsid w:val="00524469"/>
    <w:rsid w:val="005247E5"/>
    <w:rsid w:val="005248F6"/>
    <w:rsid w:val="00525EBF"/>
    <w:rsid w:val="005267FE"/>
    <w:rsid w:val="00526A70"/>
    <w:rsid w:val="005270C9"/>
    <w:rsid w:val="00527221"/>
    <w:rsid w:val="005273ED"/>
    <w:rsid w:val="00527794"/>
    <w:rsid w:val="00527D08"/>
    <w:rsid w:val="005301B3"/>
    <w:rsid w:val="005301ED"/>
    <w:rsid w:val="0053085F"/>
    <w:rsid w:val="005308FC"/>
    <w:rsid w:val="00530977"/>
    <w:rsid w:val="005310CB"/>
    <w:rsid w:val="00531148"/>
    <w:rsid w:val="005314B3"/>
    <w:rsid w:val="00531B7A"/>
    <w:rsid w:val="005324DA"/>
    <w:rsid w:val="0053259D"/>
    <w:rsid w:val="005325B8"/>
    <w:rsid w:val="00532815"/>
    <w:rsid w:val="00532B20"/>
    <w:rsid w:val="005330FD"/>
    <w:rsid w:val="00533324"/>
    <w:rsid w:val="005333C3"/>
    <w:rsid w:val="00533468"/>
    <w:rsid w:val="0053394C"/>
    <w:rsid w:val="00533A45"/>
    <w:rsid w:val="00533C01"/>
    <w:rsid w:val="00533E2E"/>
    <w:rsid w:val="00533F07"/>
    <w:rsid w:val="00533F57"/>
    <w:rsid w:val="005340B4"/>
    <w:rsid w:val="00534480"/>
    <w:rsid w:val="0053454B"/>
    <w:rsid w:val="005348C8"/>
    <w:rsid w:val="00534BA2"/>
    <w:rsid w:val="005356BB"/>
    <w:rsid w:val="00535799"/>
    <w:rsid w:val="00535B54"/>
    <w:rsid w:val="00535D0F"/>
    <w:rsid w:val="00536439"/>
    <w:rsid w:val="00536954"/>
    <w:rsid w:val="00536AC5"/>
    <w:rsid w:val="00536AE5"/>
    <w:rsid w:val="00536AE8"/>
    <w:rsid w:val="00536B3B"/>
    <w:rsid w:val="00536EA6"/>
    <w:rsid w:val="00536F3F"/>
    <w:rsid w:val="00537346"/>
    <w:rsid w:val="00537447"/>
    <w:rsid w:val="0053760A"/>
    <w:rsid w:val="005376C8"/>
    <w:rsid w:val="00537759"/>
    <w:rsid w:val="00540898"/>
    <w:rsid w:val="00540DAB"/>
    <w:rsid w:val="005412D0"/>
    <w:rsid w:val="00541844"/>
    <w:rsid w:val="00541C19"/>
    <w:rsid w:val="00541F39"/>
    <w:rsid w:val="005422E7"/>
    <w:rsid w:val="005428EE"/>
    <w:rsid w:val="00542922"/>
    <w:rsid w:val="005443AA"/>
    <w:rsid w:val="00544522"/>
    <w:rsid w:val="00544688"/>
    <w:rsid w:val="0054514E"/>
    <w:rsid w:val="005451C8"/>
    <w:rsid w:val="005453D9"/>
    <w:rsid w:val="0054672E"/>
    <w:rsid w:val="00546A25"/>
    <w:rsid w:val="00546E34"/>
    <w:rsid w:val="005470C2"/>
    <w:rsid w:val="005475ED"/>
    <w:rsid w:val="0055019B"/>
    <w:rsid w:val="00550259"/>
    <w:rsid w:val="0055043E"/>
    <w:rsid w:val="00550719"/>
    <w:rsid w:val="00550A78"/>
    <w:rsid w:val="00550ABC"/>
    <w:rsid w:val="00550B3B"/>
    <w:rsid w:val="00550B8D"/>
    <w:rsid w:val="00550C94"/>
    <w:rsid w:val="00550DE7"/>
    <w:rsid w:val="00551146"/>
    <w:rsid w:val="005514F7"/>
    <w:rsid w:val="00551CF5"/>
    <w:rsid w:val="005523A9"/>
    <w:rsid w:val="0055276C"/>
    <w:rsid w:val="00552B3B"/>
    <w:rsid w:val="0055303D"/>
    <w:rsid w:val="005531D4"/>
    <w:rsid w:val="005540A2"/>
    <w:rsid w:val="0055411A"/>
    <w:rsid w:val="00554238"/>
    <w:rsid w:val="0055428D"/>
    <w:rsid w:val="005546C4"/>
    <w:rsid w:val="00554822"/>
    <w:rsid w:val="00554891"/>
    <w:rsid w:val="00554B1D"/>
    <w:rsid w:val="00554B82"/>
    <w:rsid w:val="00555125"/>
    <w:rsid w:val="005551AD"/>
    <w:rsid w:val="00555318"/>
    <w:rsid w:val="005558CB"/>
    <w:rsid w:val="00555AEB"/>
    <w:rsid w:val="00555DA7"/>
    <w:rsid w:val="00555E2C"/>
    <w:rsid w:val="00555E91"/>
    <w:rsid w:val="00555FBB"/>
    <w:rsid w:val="0055616E"/>
    <w:rsid w:val="005565C8"/>
    <w:rsid w:val="00560143"/>
    <w:rsid w:val="00560302"/>
    <w:rsid w:val="0056060F"/>
    <w:rsid w:val="00560EC2"/>
    <w:rsid w:val="00561596"/>
    <w:rsid w:val="00561744"/>
    <w:rsid w:val="005621FD"/>
    <w:rsid w:val="00562727"/>
    <w:rsid w:val="00562D3B"/>
    <w:rsid w:val="00562E80"/>
    <w:rsid w:val="00563054"/>
    <w:rsid w:val="005634C9"/>
    <w:rsid w:val="00563E6E"/>
    <w:rsid w:val="00563EBF"/>
    <w:rsid w:val="005641EC"/>
    <w:rsid w:val="0056451B"/>
    <w:rsid w:val="005646A4"/>
    <w:rsid w:val="0056493C"/>
    <w:rsid w:val="00564A47"/>
    <w:rsid w:val="00564B10"/>
    <w:rsid w:val="00564C22"/>
    <w:rsid w:val="00564E22"/>
    <w:rsid w:val="005654BE"/>
    <w:rsid w:val="00565B9F"/>
    <w:rsid w:val="00566008"/>
    <w:rsid w:val="0056626F"/>
    <w:rsid w:val="00566418"/>
    <w:rsid w:val="00566544"/>
    <w:rsid w:val="00566619"/>
    <w:rsid w:val="00566B0F"/>
    <w:rsid w:val="00566CF4"/>
    <w:rsid w:val="0056715C"/>
    <w:rsid w:val="00567204"/>
    <w:rsid w:val="005678B6"/>
    <w:rsid w:val="00567ACB"/>
    <w:rsid w:val="00567EA8"/>
    <w:rsid w:val="005701C0"/>
    <w:rsid w:val="00570287"/>
    <w:rsid w:val="00570684"/>
    <w:rsid w:val="00570855"/>
    <w:rsid w:val="00570C4F"/>
    <w:rsid w:val="0057106D"/>
    <w:rsid w:val="005712D4"/>
    <w:rsid w:val="00571804"/>
    <w:rsid w:val="00571B24"/>
    <w:rsid w:val="00571C2D"/>
    <w:rsid w:val="00571C85"/>
    <w:rsid w:val="0057267F"/>
    <w:rsid w:val="00572792"/>
    <w:rsid w:val="00572E38"/>
    <w:rsid w:val="00572FE6"/>
    <w:rsid w:val="005732D5"/>
    <w:rsid w:val="005734AF"/>
    <w:rsid w:val="00573770"/>
    <w:rsid w:val="0057382B"/>
    <w:rsid w:val="00573848"/>
    <w:rsid w:val="00573E56"/>
    <w:rsid w:val="00574050"/>
    <w:rsid w:val="00574269"/>
    <w:rsid w:val="005745E8"/>
    <w:rsid w:val="005747B0"/>
    <w:rsid w:val="00574832"/>
    <w:rsid w:val="005748E1"/>
    <w:rsid w:val="00574901"/>
    <w:rsid w:val="00574E39"/>
    <w:rsid w:val="005751A4"/>
    <w:rsid w:val="00575750"/>
    <w:rsid w:val="005758B3"/>
    <w:rsid w:val="00575CC9"/>
    <w:rsid w:val="00575E18"/>
    <w:rsid w:val="005760FB"/>
    <w:rsid w:val="005763B5"/>
    <w:rsid w:val="00576634"/>
    <w:rsid w:val="005767DB"/>
    <w:rsid w:val="00577814"/>
    <w:rsid w:val="00577D17"/>
    <w:rsid w:val="00577E6B"/>
    <w:rsid w:val="00580240"/>
    <w:rsid w:val="00580ACD"/>
    <w:rsid w:val="00580C4D"/>
    <w:rsid w:val="00581005"/>
    <w:rsid w:val="00581313"/>
    <w:rsid w:val="00581666"/>
    <w:rsid w:val="00581D1A"/>
    <w:rsid w:val="0058237D"/>
    <w:rsid w:val="00582625"/>
    <w:rsid w:val="00583044"/>
    <w:rsid w:val="0058314B"/>
    <w:rsid w:val="00583B9C"/>
    <w:rsid w:val="00583D84"/>
    <w:rsid w:val="00584266"/>
    <w:rsid w:val="00584861"/>
    <w:rsid w:val="0058494C"/>
    <w:rsid w:val="00584D35"/>
    <w:rsid w:val="005853CF"/>
    <w:rsid w:val="0058540F"/>
    <w:rsid w:val="005856E5"/>
    <w:rsid w:val="00585B55"/>
    <w:rsid w:val="005860D6"/>
    <w:rsid w:val="005861C5"/>
    <w:rsid w:val="005867BF"/>
    <w:rsid w:val="00586B5A"/>
    <w:rsid w:val="00586D12"/>
    <w:rsid w:val="00586D4F"/>
    <w:rsid w:val="005871C9"/>
    <w:rsid w:val="00587847"/>
    <w:rsid w:val="00587903"/>
    <w:rsid w:val="00587BB5"/>
    <w:rsid w:val="00587EF1"/>
    <w:rsid w:val="005902E6"/>
    <w:rsid w:val="005906F0"/>
    <w:rsid w:val="005907EA"/>
    <w:rsid w:val="0059080D"/>
    <w:rsid w:val="00590D88"/>
    <w:rsid w:val="0059102D"/>
    <w:rsid w:val="005911A0"/>
    <w:rsid w:val="0059132C"/>
    <w:rsid w:val="005918B8"/>
    <w:rsid w:val="00591F73"/>
    <w:rsid w:val="0059229C"/>
    <w:rsid w:val="00592339"/>
    <w:rsid w:val="005925F7"/>
    <w:rsid w:val="00592925"/>
    <w:rsid w:val="00592A46"/>
    <w:rsid w:val="00592AD9"/>
    <w:rsid w:val="005933EF"/>
    <w:rsid w:val="00593953"/>
    <w:rsid w:val="00593D16"/>
    <w:rsid w:val="00594195"/>
    <w:rsid w:val="005942E2"/>
    <w:rsid w:val="0059496A"/>
    <w:rsid w:val="00594ED5"/>
    <w:rsid w:val="00595072"/>
    <w:rsid w:val="005950BD"/>
    <w:rsid w:val="005952BF"/>
    <w:rsid w:val="00595321"/>
    <w:rsid w:val="00595342"/>
    <w:rsid w:val="00596084"/>
    <w:rsid w:val="00596720"/>
    <w:rsid w:val="005967D1"/>
    <w:rsid w:val="005967EA"/>
    <w:rsid w:val="00596F60"/>
    <w:rsid w:val="0059701E"/>
    <w:rsid w:val="005972B7"/>
    <w:rsid w:val="00597675"/>
    <w:rsid w:val="00597B0E"/>
    <w:rsid w:val="00597B97"/>
    <w:rsid w:val="00597C35"/>
    <w:rsid w:val="005A04AA"/>
    <w:rsid w:val="005A084E"/>
    <w:rsid w:val="005A0D51"/>
    <w:rsid w:val="005A1062"/>
    <w:rsid w:val="005A1334"/>
    <w:rsid w:val="005A159F"/>
    <w:rsid w:val="005A1AE9"/>
    <w:rsid w:val="005A1F0C"/>
    <w:rsid w:val="005A2444"/>
    <w:rsid w:val="005A2E9B"/>
    <w:rsid w:val="005A3195"/>
    <w:rsid w:val="005A32D5"/>
    <w:rsid w:val="005A3A5D"/>
    <w:rsid w:val="005A3B26"/>
    <w:rsid w:val="005A3BEC"/>
    <w:rsid w:val="005A44C3"/>
    <w:rsid w:val="005A491D"/>
    <w:rsid w:val="005A4CC8"/>
    <w:rsid w:val="005A4D34"/>
    <w:rsid w:val="005A4D89"/>
    <w:rsid w:val="005A5113"/>
    <w:rsid w:val="005A545F"/>
    <w:rsid w:val="005A57E7"/>
    <w:rsid w:val="005A5D48"/>
    <w:rsid w:val="005A5D55"/>
    <w:rsid w:val="005A624A"/>
    <w:rsid w:val="005A6586"/>
    <w:rsid w:val="005A6B52"/>
    <w:rsid w:val="005A6C9F"/>
    <w:rsid w:val="005A70BE"/>
    <w:rsid w:val="005A7125"/>
    <w:rsid w:val="005A71CA"/>
    <w:rsid w:val="005A72E7"/>
    <w:rsid w:val="005A7456"/>
    <w:rsid w:val="005B0267"/>
    <w:rsid w:val="005B04D8"/>
    <w:rsid w:val="005B0870"/>
    <w:rsid w:val="005B0F51"/>
    <w:rsid w:val="005B149D"/>
    <w:rsid w:val="005B1A4F"/>
    <w:rsid w:val="005B20AF"/>
    <w:rsid w:val="005B2154"/>
    <w:rsid w:val="005B222A"/>
    <w:rsid w:val="005B2510"/>
    <w:rsid w:val="005B2CCC"/>
    <w:rsid w:val="005B306D"/>
    <w:rsid w:val="005B36C6"/>
    <w:rsid w:val="005B3AB9"/>
    <w:rsid w:val="005B3ECF"/>
    <w:rsid w:val="005B4653"/>
    <w:rsid w:val="005B47C3"/>
    <w:rsid w:val="005B4915"/>
    <w:rsid w:val="005B4D6A"/>
    <w:rsid w:val="005B4EBE"/>
    <w:rsid w:val="005B5023"/>
    <w:rsid w:val="005B509B"/>
    <w:rsid w:val="005B5645"/>
    <w:rsid w:val="005B5C75"/>
    <w:rsid w:val="005B5CD4"/>
    <w:rsid w:val="005B6698"/>
    <w:rsid w:val="005B69A4"/>
    <w:rsid w:val="005B6BC6"/>
    <w:rsid w:val="005B6DAF"/>
    <w:rsid w:val="005B75BB"/>
    <w:rsid w:val="005B78AD"/>
    <w:rsid w:val="005B792D"/>
    <w:rsid w:val="005B7B66"/>
    <w:rsid w:val="005B7D51"/>
    <w:rsid w:val="005B7E75"/>
    <w:rsid w:val="005B7F0D"/>
    <w:rsid w:val="005B7FDC"/>
    <w:rsid w:val="005C0079"/>
    <w:rsid w:val="005C0450"/>
    <w:rsid w:val="005C0613"/>
    <w:rsid w:val="005C09E3"/>
    <w:rsid w:val="005C0AAD"/>
    <w:rsid w:val="005C0C99"/>
    <w:rsid w:val="005C0E48"/>
    <w:rsid w:val="005C0EDF"/>
    <w:rsid w:val="005C12F5"/>
    <w:rsid w:val="005C1335"/>
    <w:rsid w:val="005C1536"/>
    <w:rsid w:val="005C16F5"/>
    <w:rsid w:val="005C1765"/>
    <w:rsid w:val="005C1C9F"/>
    <w:rsid w:val="005C1D62"/>
    <w:rsid w:val="005C1D6D"/>
    <w:rsid w:val="005C20E3"/>
    <w:rsid w:val="005C2238"/>
    <w:rsid w:val="005C22BA"/>
    <w:rsid w:val="005C2438"/>
    <w:rsid w:val="005C244F"/>
    <w:rsid w:val="005C27E8"/>
    <w:rsid w:val="005C2B5E"/>
    <w:rsid w:val="005C2DE6"/>
    <w:rsid w:val="005C3093"/>
    <w:rsid w:val="005C338A"/>
    <w:rsid w:val="005C373C"/>
    <w:rsid w:val="005C3B02"/>
    <w:rsid w:val="005C3CCA"/>
    <w:rsid w:val="005C42D5"/>
    <w:rsid w:val="005C47D2"/>
    <w:rsid w:val="005C4819"/>
    <w:rsid w:val="005C4962"/>
    <w:rsid w:val="005C4BBF"/>
    <w:rsid w:val="005C4F23"/>
    <w:rsid w:val="005C50DC"/>
    <w:rsid w:val="005C57FC"/>
    <w:rsid w:val="005C5807"/>
    <w:rsid w:val="005C5912"/>
    <w:rsid w:val="005C5C87"/>
    <w:rsid w:val="005C6267"/>
    <w:rsid w:val="005C629A"/>
    <w:rsid w:val="005C665D"/>
    <w:rsid w:val="005C7053"/>
    <w:rsid w:val="005C7F83"/>
    <w:rsid w:val="005D086A"/>
    <w:rsid w:val="005D0E92"/>
    <w:rsid w:val="005D117E"/>
    <w:rsid w:val="005D1496"/>
    <w:rsid w:val="005D170B"/>
    <w:rsid w:val="005D190E"/>
    <w:rsid w:val="005D1C1A"/>
    <w:rsid w:val="005D2044"/>
    <w:rsid w:val="005D2654"/>
    <w:rsid w:val="005D2FC5"/>
    <w:rsid w:val="005D33A8"/>
    <w:rsid w:val="005D3745"/>
    <w:rsid w:val="005D3BA0"/>
    <w:rsid w:val="005D3C0C"/>
    <w:rsid w:val="005D3C5F"/>
    <w:rsid w:val="005D3ED9"/>
    <w:rsid w:val="005D42A9"/>
    <w:rsid w:val="005D4B8F"/>
    <w:rsid w:val="005D4C9A"/>
    <w:rsid w:val="005D542C"/>
    <w:rsid w:val="005D5B18"/>
    <w:rsid w:val="005D5E89"/>
    <w:rsid w:val="005D5EBA"/>
    <w:rsid w:val="005D63D9"/>
    <w:rsid w:val="005D64C2"/>
    <w:rsid w:val="005D6702"/>
    <w:rsid w:val="005D6A8A"/>
    <w:rsid w:val="005D72B6"/>
    <w:rsid w:val="005D764C"/>
    <w:rsid w:val="005D764F"/>
    <w:rsid w:val="005D7764"/>
    <w:rsid w:val="005D7A4F"/>
    <w:rsid w:val="005D7A61"/>
    <w:rsid w:val="005D7FBE"/>
    <w:rsid w:val="005E1DB4"/>
    <w:rsid w:val="005E1E08"/>
    <w:rsid w:val="005E2068"/>
    <w:rsid w:val="005E2299"/>
    <w:rsid w:val="005E27A2"/>
    <w:rsid w:val="005E2AA0"/>
    <w:rsid w:val="005E2C41"/>
    <w:rsid w:val="005E2DFF"/>
    <w:rsid w:val="005E309F"/>
    <w:rsid w:val="005E30CE"/>
    <w:rsid w:val="005E327E"/>
    <w:rsid w:val="005E3622"/>
    <w:rsid w:val="005E3CA6"/>
    <w:rsid w:val="005E40A5"/>
    <w:rsid w:val="005E4B8A"/>
    <w:rsid w:val="005E4E8D"/>
    <w:rsid w:val="005E5084"/>
    <w:rsid w:val="005E5427"/>
    <w:rsid w:val="005E56C4"/>
    <w:rsid w:val="005E5CDF"/>
    <w:rsid w:val="005E5D1F"/>
    <w:rsid w:val="005E62D1"/>
    <w:rsid w:val="005E6E57"/>
    <w:rsid w:val="005E6FE8"/>
    <w:rsid w:val="005E719E"/>
    <w:rsid w:val="005E7526"/>
    <w:rsid w:val="005E75A5"/>
    <w:rsid w:val="005E7B9F"/>
    <w:rsid w:val="005F044E"/>
    <w:rsid w:val="005F04B7"/>
    <w:rsid w:val="005F053E"/>
    <w:rsid w:val="005F0B2A"/>
    <w:rsid w:val="005F0E99"/>
    <w:rsid w:val="005F10E5"/>
    <w:rsid w:val="005F10E9"/>
    <w:rsid w:val="005F12B8"/>
    <w:rsid w:val="005F12D2"/>
    <w:rsid w:val="005F1430"/>
    <w:rsid w:val="005F15CD"/>
    <w:rsid w:val="005F17F7"/>
    <w:rsid w:val="005F1AF1"/>
    <w:rsid w:val="005F242E"/>
    <w:rsid w:val="005F2BA9"/>
    <w:rsid w:val="005F2C25"/>
    <w:rsid w:val="005F2DAD"/>
    <w:rsid w:val="005F2DBF"/>
    <w:rsid w:val="005F39AE"/>
    <w:rsid w:val="005F3A6C"/>
    <w:rsid w:val="005F3DCB"/>
    <w:rsid w:val="005F494A"/>
    <w:rsid w:val="005F52A4"/>
    <w:rsid w:val="005F5352"/>
    <w:rsid w:val="005F6C12"/>
    <w:rsid w:val="005F7051"/>
    <w:rsid w:val="005F7ACB"/>
    <w:rsid w:val="005F7C0B"/>
    <w:rsid w:val="005F7C1A"/>
    <w:rsid w:val="006006DB"/>
    <w:rsid w:val="00600C76"/>
    <w:rsid w:val="00600D13"/>
    <w:rsid w:val="00600D61"/>
    <w:rsid w:val="00601096"/>
    <w:rsid w:val="00601446"/>
    <w:rsid w:val="0060213B"/>
    <w:rsid w:val="006028F2"/>
    <w:rsid w:val="00602BB6"/>
    <w:rsid w:val="00603018"/>
    <w:rsid w:val="0060322E"/>
    <w:rsid w:val="006035DC"/>
    <w:rsid w:val="00603A21"/>
    <w:rsid w:val="00603D5A"/>
    <w:rsid w:val="00604083"/>
    <w:rsid w:val="006043C8"/>
    <w:rsid w:val="00604D21"/>
    <w:rsid w:val="0060511C"/>
    <w:rsid w:val="0060536E"/>
    <w:rsid w:val="0060579F"/>
    <w:rsid w:val="006057B5"/>
    <w:rsid w:val="00605A38"/>
    <w:rsid w:val="00605C02"/>
    <w:rsid w:val="00605C4D"/>
    <w:rsid w:val="00605D3A"/>
    <w:rsid w:val="006060F4"/>
    <w:rsid w:val="0060655D"/>
    <w:rsid w:val="00606591"/>
    <w:rsid w:val="006067BC"/>
    <w:rsid w:val="006067C7"/>
    <w:rsid w:val="00606844"/>
    <w:rsid w:val="00606A7B"/>
    <w:rsid w:val="00607883"/>
    <w:rsid w:val="006078B6"/>
    <w:rsid w:val="00607A2F"/>
    <w:rsid w:val="00607B35"/>
    <w:rsid w:val="00607EE0"/>
    <w:rsid w:val="00607EE6"/>
    <w:rsid w:val="00610637"/>
    <w:rsid w:val="00610679"/>
    <w:rsid w:val="006106A3"/>
    <w:rsid w:val="00610EAC"/>
    <w:rsid w:val="00611579"/>
    <w:rsid w:val="0061174E"/>
    <w:rsid w:val="00611B85"/>
    <w:rsid w:val="00611C4C"/>
    <w:rsid w:val="00612294"/>
    <w:rsid w:val="00612F32"/>
    <w:rsid w:val="006138D5"/>
    <w:rsid w:val="00613D38"/>
    <w:rsid w:val="0061409C"/>
    <w:rsid w:val="006140F9"/>
    <w:rsid w:val="006144A2"/>
    <w:rsid w:val="00614887"/>
    <w:rsid w:val="00614A20"/>
    <w:rsid w:val="00614B09"/>
    <w:rsid w:val="00614EF6"/>
    <w:rsid w:val="00615980"/>
    <w:rsid w:val="0061598A"/>
    <w:rsid w:val="0061657D"/>
    <w:rsid w:val="006167C5"/>
    <w:rsid w:val="00616A57"/>
    <w:rsid w:val="00616DAA"/>
    <w:rsid w:val="006170F6"/>
    <w:rsid w:val="0061725D"/>
    <w:rsid w:val="006176FA"/>
    <w:rsid w:val="00617749"/>
    <w:rsid w:val="006179EB"/>
    <w:rsid w:val="00617CC4"/>
    <w:rsid w:val="00617D8F"/>
    <w:rsid w:val="006202B0"/>
    <w:rsid w:val="006202CA"/>
    <w:rsid w:val="00620821"/>
    <w:rsid w:val="006212F7"/>
    <w:rsid w:val="0062149A"/>
    <w:rsid w:val="0062169C"/>
    <w:rsid w:val="0062178D"/>
    <w:rsid w:val="006220ED"/>
    <w:rsid w:val="006221B0"/>
    <w:rsid w:val="00622433"/>
    <w:rsid w:val="00622715"/>
    <w:rsid w:val="00622B85"/>
    <w:rsid w:val="00622BDE"/>
    <w:rsid w:val="00622E0E"/>
    <w:rsid w:val="00623089"/>
    <w:rsid w:val="00623265"/>
    <w:rsid w:val="0062340A"/>
    <w:rsid w:val="006235C1"/>
    <w:rsid w:val="00624425"/>
    <w:rsid w:val="0062460B"/>
    <w:rsid w:val="006248D7"/>
    <w:rsid w:val="006248ED"/>
    <w:rsid w:val="0062499E"/>
    <w:rsid w:val="0062547A"/>
    <w:rsid w:val="006255FE"/>
    <w:rsid w:val="00625D3A"/>
    <w:rsid w:val="006264A8"/>
    <w:rsid w:val="006271DA"/>
    <w:rsid w:val="00627474"/>
    <w:rsid w:val="006276B5"/>
    <w:rsid w:val="00627EA1"/>
    <w:rsid w:val="0063006E"/>
    <w:rsid w:val="0063061D"/>
    <w:rsid w:val="00630693"/>
    <w:rsid w:val="00630B7E"/>
    <w:rsid w:val="006312BF"/>
    <w:rsid w:val="006315DC"/>
    <w:rsid w:val="0063170D"/>
    <w:rsid w:val="00631AD0"/>
    <w:rsid w:val="00631C98"/>
    <w:rsid w:val="00631CE9"/>
    <w:rsid w:val="00631E3F"/>
    <w:rsid w:val="00632425"/>
    <w:rsid w:val="00632A77"/>
    <w:rsid w:val="00632C9D"/>
    <w:rsid w:val="00633030"/>
    <w:rsid w:val="00633249"/>
    <w:rsid w:val="00634263"/>
    <w:rsid w:val="00634408"/>
    <w:rsid w:val="006349A0"/>
    <w:rsid w:val="00634FFD"/>
    <w:rsid w:val="00635079"/>
    <w:rsid w:val="00635412"/>
    <w:rsid w:val="006355FD"/>
    <w:rsid w:val="0063571A"/>
    <w:rsid w:val="00635999"/>
    <w:rsid w:val="00635A7D"/>
    <w:rsid w:val="00635F82"/>
    <w:rsid w:val="00636145"/>
    <w:rsid w:val="006361B1"/>
    <w:rsid w:val="006366AA"/>
    <w:rsid w:val="0063686A"/>
    <w:rsid w:val="006369FC"/>
    <w:rsid w:val="00636BED"/>
    <w:rsid w:val="00636FBB"/>
    <w:rsid w:val="006370DA"/>
    <w:rsid w:val="00637892"/>
    <w:rsid w:val="0063792D"/>
    <w:rsid w:val="00637A90"/>
    <w:rsid w:val="00640476"/>
    <w:rsid w:val="006409B3"/>
    <w:rsid w:val="00640EBB"/>
    <w:rsid w:val="00641369"/>
    <w:rsid w:val="00641AE3"/>
    <w:rsid w:val="00641F4F"/>
    <w:rsid w:val="0064231D"/>
    <w:rsid w:val="006423CA"/>
    <w:rsid w:val="006425AA"/>
    <w:rsid w:val="006425F7"/>
    <w:rsid w:val="006427E0"/>
    <w:rsid w:val="00642804"/>
    <w:rsid w:val="00642E2D"/>
    <w:rsid w:val="00642F87"/>
    <w:rsid w:val="006436A8"/>
    <w:rsid w:val="00644141"/>
    <w:rsid w:val="00644632"/>
    <w:rsid w:val="00644703"/>
    <w:rsid w:val="006449FA"/>
    <w:rsid w:val="0064571D"/>
    <w:rsid w:val="00645A4B"/>
    <w:rsid w:val="00646038"/>
    <w:rsid w:val="00646EE4"/>
    <w:rsid w:val="0064776D"/>
    <w:rsid w:val="00647895"/>
    <w:rsid w:val="006479FF"/>
    <w:rsid w:val="00647F91"/>
    <w:rsid w:val="006500D7"/>
    <w:rsid w:val="00650393"/>
    <w:rsid w:val="006510F3"/>
    <w:rsid w:val="00651439"/>
    <w:rsid w:val="006514E0"/>
    <w:rsid w:val="0065157F"/>
    <w:rsid w:val="00651719"/>
    <w:rsid w:val="00651B79"/>
    <w:rsid w:val="00651BF8"/>
    <w:rsid w:val="00651C91"/>
    <w:rsid w:val="00651F06"/>
    <w:rsid w:val="006534B9"/>
    <w:rsid w:val="00653587"/>
    <w:rsid w:val="006535D2"/>
    <w:rsid w:val="00653606"/>
    <w:rsid w:val="00653814"/>
    <w:rsid w:val="00653B71"/>
    <w:rsid w:val="00654652"/>
    <w:rsid w:val="006547B1"/>
    <w:rsid w:val="00655009"/>
    <w:rsid w:val="0065521C"/>
    <w:rsid w:val="00655DBC"/>
    <w:rsid w:val="00656269"/>
    <w:rsid w:val="00656593"/>
    <w:rsid w:val="00656AAF"/>
    <w:rsid w:val="00656ACF"/>
    <w:rsid w:val="0065705A"/>
    <w:rsid w:val="00657312"/>
    <w:rsid w:val="00657415"/>
    <w:rsid w:val="00657550"/>
    <w:rsid w:val="00657C52"/>
    <w:rsid w:val="00657FC1"/>
    <w:rsid w:val="00660620"/>
    <w:rsid w:val="00660A92"/>
    <w:rsid w:val="00660DDD"/>
    <w:rsid w:val="00660EF7"/>
    <w:rsid w:val="00661469"/>
    <w:rsid w:val="006614AD"/>
    <w:rsid w:val="00661505"/>
    <w:rsid w:val="0066165D"/>
    <w:rsid w:val="0066171F"/>
    <w:rsid w:val="00661763"/>
    <w:rsid w:val="00661B8E"/>
    <w:rsid w:val="00661D60"/>
    <w:rsid w:val="00661E14"/>
    <w:rsid w:val="00662F18"/>
    <w:rsid w:val="006634E3"/>
    <w:rsid w:val="00663B80"/>
    <w:rsid w:val="00663C6C"/>
    <w:rsid w:val="0066405F"/>
    <w:rsid w:val="006643D1"/>
    <w:rsid w:val="0066503C"/>
    <w:rsid w:val="00665451"/>
    <w:rsid w:val="0066566D"/>
    <w:rsid w:val="0066571D"/>
    <w:rsid w:val="00665763"/>
    <w:rsid w:val="00665CBE"/>
    <w:rsid w:val="00665D11"/>
    <w:rsid w:val="006663C8"/>
    <w:rsid w:val="006669AE"/>
    <w:rsid w:val="00666B04"/>
    <w:rsid w:val="00666B17"/>
    <w:rsid w:val="00666E76"/>
    <w:rsid w:val="006674DD"/>
    <w:rsid w:val="00667541"/>
    <w:rsid w:val="00667949"/>
    <w:rsid w:val="00667C92"/>
    <w:rsid w:val="00670155"/>
    <w:rsid w:val="006704ED"/>
    <w:rsid w:val="0067072B"/>
    <w:rsid w:val="006708C9"/>
    <w:rsid w:val="00670C26"/>
    <w:rsid w:val="006719E4"/>
    <w:rsid w:val="00671C1F"/>
    <w:rsid w:val="00671D0F"/>
    <w:rsid w:val="006722CC"/>
    <w:rsid w:val="00672DD1"/>
    <w:rsid w:val="00672E87"/>
    <w:rsid w:val="00672FB6"/>
    <w:rsid w:val="00673543"/>
    <w:rsid w:val="00673846"/>
    <w:rsid w:val="00673CA6"/>
    <w:rsid w:val="00673FA5"/>
    <w:rsid w:val="00674088"/>
    <w:rsid w:val="0067487A"/>
    <w:rsid w:val="00674D29"/>
    <w:rsid w:val="00675ADE"/>
    <w:rsid w:val="00675BB9"/>
    <w:rsid w:val="00675EE9"/>
    <w:rsid w:val="00675F97"/>
    <w:rsid w:val="00676148"/>
    <w:rsid w:val="006764ED"/>
    <w:rsid w:val="0067667E"/>
    <w:rsid w:val="00676BAC"/>
    <w:rsid w:val="00676DDE"/>
    <w:rsid w:val="006779AB"/>
    <w:rsid w:val="006801D8"/>
    <w:rsid w:val="006802EE"/>
    <w:rsid w:val="00680839"/>
    <w:rsid w:val="00680893"/>
    <w:rsid w:val="0068093F"/>
    <w:rsid w:val="00680B40"/>
    <w:rsid w:val="00681051"/>
    <w:rsid w:val="0068139F"/>
    <w:rsid w:val="00681469"/>
    <w:rsid w:val="006818DE"/>
    <w:rsid w:val="00682137"/>
    <w:rsid w:val="0068268B"/>
    <w:rsid w:val="00682AE2"/>
    <w:rsid w:val="00682C04"/>
    <w:rsid w:val="00682C61"/>
    <w:rsid w:val="00682C97"/>
    <w:rsid w:val="00683134"/>
    <w:rsid w:val="006833A4"/>
    <w:rsid w:val="00683586"/>
    <w:rsid w:val="00683C51"/>
    <w:rsid w:val="00683E15"/>
    <w:rsid w:val="00684319"/>
    <w:rsid w:val="0068433B"/>
    <w:rsid w:val="00684E75"/>
    <w:rsid w:val="00685039"/>
    <w:rsid w:val="006852F7"/>
    <w:rsid w:val="006853EC"/>
    <w:rsid w:val="0068572A"/>
    <w:rsid w:val="00685CD8"/>
    <w:rsid w:val="00685D96"/>
    <w:rsid w:val="006861C6"/>
    <w:rsid w:val="00686318"/>
    <w:rsid w:val="00686536"/>
    <w:rsid w:val="0068653E"/>
    <w:rsid w:val="00686955"/>
    <w:rsid w:val="006869D8"/>
    <w:rsid w:val="0068733A"/>
    <w:rsid w:val="00687818"/>
    <w:rsid w:val="00687A72"/>
    <w:rsid w:val="00687CAD"/>
    <w:rsid w:val="00687DCB"/>
    <w:rsid w:val="00687E74"/>
    <w:rsid w:val="00687F64"/>
    <w:rsid w:val="006904F2"/>
    <w:rsid w:val="006905E8"/>
    <w:rsid w:val="0069083E"/>
    <w:rsid w:val="00690924"/>
    <w:rsid w:val="00690AED"/>
    <w:rsid w:val="00690EAF"/>
    <w:rsid w:val="006915BA"/>
    <w:rsid w:val="00691840"/>
    <w:rsid w:val="0069185A"/>
    <w:rsid w:val="006918FA"/>
    <w:rsid w:val="00691BF5"/>
    <w:rsid w:val="00691D6F"/>
    <w:rsid w:val="00692579"/>
    <w:rsid w:val="0069258C"/>
    <w:rsid w:val="00692642"/>
    <w:rsid w:val="00692799"/>
    <w:rsid w:val="006927A5"/>
    <w:rsid w:val="00692930"/>
    <w:rsid w:val="00692B2C"/>
    <w:rsid w:val="00692C91"/>
    <w:rsid w:val="00693080"/>
    <w:rsid w:val="00693644"/>
    <w:rsid w:val="00693761"/>
    <w:rsid w:val="00693789"/>
    <w:rsid w:val="0069465B"/>
    <w:rsid w:val="00694736"/>
    <w:rsid w:val="00694981"/>
    <w:rsid w:val="00694B95"/>
    <w:rsid w:val="00694BFC"/>
    <w:rsid w:val="0069564F"/>
    <w:rsid w:val="0069592C"/>
    <w:rsid w:val="006959B4"/>
    <w:rsid w:val="00695A4D"/>
    <w:rsid w:val="00695A85"/>
    <w:rsid w:val="00695E3A"/>
    <w:rsid w:val="0069618F"/>
    <w:rsid w:val="00696346"/>
    <w:rsid w:val="006966EA"/>
    <w:rsid w:val="006971DF"/>
    <w:rsid w:val="0069774C"/>
    <w:rsid w:val="00697830"/>
    <w:rsid w:val="00697E76"/>
    <w:rsid w:val="006A012D"/>
    <w:rsid w:val="006A0EA6"/>
    <w:rsid w:val="006A1466"/>
    <w:rsid w:val="006A1726"/>
    <w:rsid w:val="006A1CB8"/>
    <w:rsid w:val="006A1D1F"/>
    <w:rsid w:val="006A1E73"/>
    <w:rsid w:val="006A203C"/>
    <w:rsid w:val="006A2EA6"/>
    <w:rsid w:val="006A3803"/>
    <w:rsid w:val="006A3C12"/>
    <w:rsid w:val="006A41EB"/>
    <w:rsid w:val="006A4649"/>
    <w:rsid w:val="006A4665"/>
    <w:rsid w:val="006A4C70"/>
    <w:rsid w:val="006A51E8"/>
    <w:rsid w:val="006A567B"/>
    <w:rsid w:val="006A57FC"/>
    <w:rsid w:val="006A5A20"/>
    <w:rsid w:val="006A5B1A"/>
    <w:rsid w:val="006A5D73"/>
    <w:rsid w:val="006A6136"/>
    <w:rsid w:val="006A658E"/>
    <w:rsid w:val="006A65E3"/>
    <w:rsid w:val="006A6854"/>
    <w:rsid w:val="006A6B3A"/>
    <w:rsid w:val="006A6C01"/>
    <w:rsid w:val="006A6C59"/>
    <w:rsid w:val="006A6C7F"/>
    <w:rsid w:val="006A6E58"/>
    <w:rsid w:val="006A7A43"/>
    <w:rsid w:val="006B007A"/>
    <w:rsid w:val="006B0A21"/>
    <w:rsid w:val="006B14A6"/>
    <w:rsid w:val="006B24CA"/>
    <w:rsid w:val="006B277C"/>
    <w:rsid w:val="006B2DBF"/>
    <w:rsid w:val="006B2DC8"/>
    <w:rsid w:val="006B2F0D"/>
    <w:rsid w:val="006B3474"/>
    <w:rsid w:val="006B487A"/>
    <w:rsid w:val="006B4B51"/>
    <w:rsid w:val="006B4E86"/>
    <w:rsid w:val="006B4EC2"/>
    <w:rsid w:val="006B5511"/>
    <w:rsid w:val="006B5AF4"/>
    <w:rsid w:val="006B5E3E"/>
    <w:rsid w:val="006B5FE4"/>
    <w:rsid w:val="006B64AA"/>
    <w:rsid w:val="006B650D"/>
    <w:rsid w:val="006B6736"/>
    <w:rsid w:val="006B6883"/>
    <w:rsid w:val="006B6A84"/>
    <w:rsid w:val="006B7274"/>
    <w:rsid w:val="006B74FC"/>
    <w:rsid w:val="006B76E5"/>
    <w:rsid w:val="006B7CEF"/>
    <w:rsid w:val="006C0108"/>
    <w:rsid w:val="006C01C6"/>
    <w:rsid w:val="006C0499"/>
    <w:rsid w:val="006C14BF"/>
    <w:rsid w:val="006C189A"/>
    <w:rsid w:val="006C2386"/>
    <w:rsid w:val="006C2A62"/>
    <w:rsid w:val="006C2B9D"/>
    <w:rsid w:val="006C2DB2"/>
    <w:rsid w:val="006C2E14"/>
    <w:rsid w:val="006C3444"/>
    <w:rsid w:val="006C361C"/>
    <w:rsid w:val="006C372D"/>
    <w:rsid w:val="006C37F9"/>
    <w:rsid w:val="006C3AB8"/>
    <w:rsid w:val="006C4463"/>
    <w:rsid w:val="006C4710"/>
    <w:rsid w:val="006C4960"/>
    <w:rsid w:val="006C4ACE"/>
    <w:rsid w:val="006C4B49"/>
    <w:rsid w:val="006C4B79"/>
    <w:rsid w:val="006C50E0"/>
    <w:rsid w:val="006C5170"/>
    <w:rsid w:val="006C566B"/>
    <w:rsid w:val="006C57CC"/>
    <w:rsid w:val="006C58EE"/>
    <w:rsid w:val="006C5921"/>
    <w:rsid w:val="006C5AF1"/>
    <w:rsid w:val="006C6118"/>
    <w:rsid w:val="006C6A89"/>
    <w:rsid w:val="006C6E24"/>
    <w:rsid w:val="006C737A"/>
    <w:rsid w:val="006C7B1D"/>
    <w:rsid w:val="006C7B61"/>
    <w:rsid w:val="006D0155"/>
    <w:rsid w:val="006D01A4"/>
    <w:rsid w:val="006D05D9"/>
    <w:rsid w:val="006D0A1A"/>
    <w:rsid w:val="006D0F92"/>
    <w:rsid w:val="006D14D6"/>
    <w:rsid w:val="006D16D3"/>
    <w:rsid w:val="006D2364"/>
    <w:rsid w:val="006D241D"/>
    <w:rsid w:val="006D283B"/>
    <w:rsid w:val="006D2DAF"/>
    <w:rsid w:val="006D3AFB"/>
    <w:rsid w:val="006D3BC0"/>
    <w:rsid w:val="006D4185"/>
    <w:rsid w:val="006D46D4"/>
    <w:rsid w:val="006D4972"/>
    <w:rsid w:val="006D4E99"/>
    <w:rsid w:val="006D4F99"/>
    <w:rsid w:val="006D5170"/>
    <w:rsid w:val="006D55C6"/>
    <w:rsid w:val="006D574D"/>
    <w:rsid w:val="006D574E"/>
    <w:rsid w:val="006D5AD7"/>
    <w:rsid w:val="006D5B2D"/>
    <w:rsid w:val="006D62D6"/>
    <w:rsid w:val="006D64A9"/>
    <w:rsid w:val="006D66B3"/>
    <w:rsid w:val="006D66BB"/>
    <w:rsid w:val="006D696B"/>
    <w:rsid w:val="006D74BD"/>
    <w:rsid w:val="006D782E"/>
    <w:rsid w:val="006E000C"/>
    <w:rsid w:val="006E0115"/>
    <w:rsid w:val="006E01CE"/>
    <w:rsid w:val="006E0212"/>
    <w:rsid w:val="006E03DD"/>
    <w:rsid w:val="006E06DD"/>
    <w:rsid w:val="006E0D1A"/>
    <w:rsid w:val="006E14DB"/>
    <w:rsid w:val="006E1C99"/>
    <w:rsid w:val="006E1FBA"/>
    <w:rsid w:val="006E2095"/>
    <w:rsid w:val="006E2F2F"/>
    <w:rsid w:val="006E305C"/>
    <w:rsid w:val="006E3209"/>
    <w:rsid w:val="006E334F"/>
    <w:rsid w:val="006E3539"/>
    <w:rsid w:val="006E38F2"/>
    <w:rsid w:val="006E3987"/>
    <w:rsid w:val="006E39E6"/>
    <w:rsid w:val="006E3A13"/>
    <w:rsid w:val="006E3C14"/>
    <w:rsid w:val="006E3C9A"/>
    <w:rsid w:val="006E3F4F"/>
    <w:rsid w:val="006E4381"/>
    <w:rsid w:val="006E43BB"/>
    <w:rsid w:val="006E441A"/>
    <w:rsid w:val="006E452F"/>
    <w:rsid w:val="006E46A0"/>
    <w:rsid w:val="006E5ADF"/>
    <w:rsid w:val="006E5B30"/>
    <w:rsid w:val="006E5B5D"/>
    <w:rsid w:val="006E5C1A"/>
    <w:rsid w:val="006E5D01"/>
    <w:rsid w:val="006E62A3"/>
    <w:rsid w:val="006E65EF"/>
    <w:rsid w:val="006E6724"/>
    <w:rsid w:val="006E6B78"/>
    <w:rsid w:val="006E6BD4"/>
    <w:rsid w:val="006E6F1A"/>
    <w:rsid w:val="006E71D1"/>
    <w:rsid w:val="006E7233"/>
    <w:rsid w:val="006E730A"/>
    <w:rsid w:val="006E7526"/>
    <w:rsid w:val="006E7669"/>
    <w:rsid w:val="006E78E8"/>
    <w:rsid w:val="006F067F"/>
    <w:rsid w:val="006F0A86"/>
    <w:rsid w:val="006F0EF2"/>
    <w:rsid w:val="006F1172"/>
    <w:rsid w:val="006F1298"/>
    <w:rsid w:val="006F185F"/>
    <w:rsid w:val="006F18E7"/>
    <w:rsid w:val="006F1AD3"/>
    <w:rsid w:val="006F25C9"/>
    <w:rsid w:val="006F3238"/>
    <w:rsid w:val="006F41B5"/>
    <w:rsid w:val="006F48D7"/>
    <w:rsid w:val="006F4960"/>
    <w:rsid w:val="006F5064"/>
    <w:rsid w:val="006F515B"/>
    <w:rsid w:val="006F538A"/>
    <w:rsid w:val="006F5CD7"/>
    <w:rsid w:val="006F5E65"/>
    <w:rsid w:val="006F6604"/>
    <w:rsid w:val="006F67BF"/>
    <w:rsid w:val="006F6A2E"/>
    <w:rsid w:val="006F6C1C"/>
    <w:rsid w:val="006F6FFE"/>
    <w:rsid w:val="006F7800"/>
    <w:rsid w:val="006F787B"/>
    <w:rsid w:val="006F7DCB"/>
    <w:rsid w:val="006F7E0C"/>
    <w:rsid w:val="00700950"/>
    <w:rsid w:val="0070099F"/>
    <w:rsid w:val="007009D8"/>
    <w:rsid w:val="00700EF1"/>
    <w:rsid w:val="0070106A"/>
    <w:rsid w:val="007015E2"/>
    <w:rsid w:val="00701C46"/>
    <w:rsid w:val="007020B4"/>
    <w:rsid w:val="00702246"/>
    <w:rsid w:val="007025DD"/>
    <w:rsid w:val="007025F4"/>
    <w:rsid w:val="0070286F"/>
    <w:rsid w:val="007035B8"/>
    <w:rsid w:val="007036E9"/>
    <w:rsid w:val="00703B38"/>
    <w:rsid w:val="00703C65"/>
    <w:rsid w:val="007040EE"/>
    <w:rsid w:val="00704312"/>
    <w:rsid w:val="00704316"/>
    <w:rsid w:val="007043A8"/>
    <w:rsid w:val="00704760"/>
    <w:rsid w:val="00704CB5"/>
    <w:rsid w:val="00704D14"/>
    <w:rsid w:val="00704D78"/>
    <w:rsid w:val="00705213"/>
    <w:rsid w:val="00705245"/>
    <w:rsid w:val="00705887"/>
    <w:rsid w:val="007059BF"/>
    <w:rsid w:val="00706174"/>
    <w:rsid w:val="007063C4"/>
    <w:rsid w:val="00706AF2"/>
    <w:rsid w:val="00706C09"/>
    <w:rsid w:val="00706C25"/>
    <w:rsid w:val="00706C43"/>
    <w:rsid w:val="00706E66"/>
    <w:rsid w:val="00706E8B"/>
    <w:rsid w:val="0070722D"/>
    <w:rsid w:val="007072B2"/>
    <w:rsid w:val="00710107"/>
    <w:rsid w:val="0071014B"/>
    <w:rsid w:val="00710179"/>
    <w:rsid w:val="007101BC"/>
    <w:rsid w:val="007101F8"/>
    <w:rsid w:val="007105E0"/>
    <w:rsid w:val="007108E9"/>
    <w:rsid w:val="0071114E"/>
    <w:rsid w:val="00711473"/>
    <w:rsid w:val="0071167C"/>
    <w:rsid w:val="00711703"/>
    <w:rsid w:val="00712AC0"/>
    <w:rsid w:val="00712BAE"/>
    <w:rsid w:val="00712C1F"/>
    <w:rsid w:val="00712E74"/>
    <w:rsid w:val="0071312E"/>
    <w:rsid w:val="007133AA"/>
    <w:rsid w:val="0071380A"/>
    <w:rsid w:val="00713AA9"/>
    <w:rsid w:val="00713EC6"/>
    <w:rsid w:val="007147B2"/>
    <w:rsid w:val="00714B38"/>
    <w:rsid w:val="00714E4A"/>
    <w:rsid w:val="00714E7B"/>
    <w:rsid w:val="00715038"/>
    <w:rsid w:val="0071518F"/>
    <w:rsid w:val="00715339"/>
    <w:rsid w:val="00715577"/>
    <w:rsid w:val="00715634"/>
    <w:rsid w:val="00715A9A"/>
    <w:rsid w:val="0071634A"/>
    <w:rsid w:val="00716392"/>
    <w:rsid w:val="00716719"/>
    <w:rsid w:val="00716723"/>
    <w:rsid w:val="0071689A"/>
    <w:rsid w:val="00716BD2"/>
    <w:rsid w:val="00716EC6"/>
    <w:rsid w:val="00717264"/>
    <w:rsid w:val="00717A9F"/>
    <w:rsid w:val="007200A2"/>
    <w:rsid w:val="0072012F"/>
    <w:rsid w:val="00720D20"/>
    <w:rsid w:val="00720F20"/>
    <w:rsid w:val="00721B52"/>
    <w:rsid w:val="00722257"/>
    <w:rsid w:val="0072231F"/>
    <w:rsid w:val="0072245C"/>
    <w:rsid w:val="00722593"/>
    <w:rsid w:val="00722D5D"/>
    <w:rsid w:val="00723027"/>
    <w:rsid w:val="0072307B"/>
    <w:rsid w:val="007236A4"/>
    <w:rsid w:val="007236F1"/>
    <w:rsid w:val="0072393F"/>
    <w:rsid w:val="00724469"/>
    <w:rsid w:val="0072476E"/>
    <w:rsid w:val="0072492F"/>
    <w:rsid w:val="00725765"/>
    <w:rsid w:val="007257C0"/>
    <w:rsid w:val="00725973"/>
    <w:rsid w:val="00725B4E"/>
    <w:rsid w:val="00726034"/>
    <w:rsid w:val="00726171"/>
    <w:rsid w:val="00726193"/>
    <w:rsid w:val="007264C8"/>
    <w:rsid w:val="0072682E"/>
    <w:rsid w:val="00726901"/>
    <w:rsid w:val="00726A55"/>
    <w:rsid w:val="00726D8D"/>
    <w:rsid w:val="00727BB6"/>
    <w:rsid w:val="00727C7F"/>
    <w:rsid w:val="0073051A"/>
    <w:rsid w:val="0073067D"/>
    <w:rsid w:val="00730AB8"/>
    <w:rsid w:val="00731BB8"/>
    <w:rsid w:val="00731DED"/>
    <w:rsid w:val="007322E8"/>
    <w:rsid w:val="0073298A"/>
    <w:rsid w:val="00732D7E"/>
    <w:rsid w:val="00732DC0"/>
    <w:rsid w:val="00732EB1"/>
    <w:rsid w:val="00732FE6"/>
    <w:rsid w:val="007334B8"/>
    <w:rsid w:val="00733AA5"/>
    <w:rsid w:val="00733E79"/>
    <w:rsid w:val="0073418F"/>
    <w:rsid w:val="007344AE"/>
    <w:rsid w:val="0073460C"/>
    <w:rsid w:val="007349EB"/>
    <w:rsid w:val="007355A1"/>
    <w:rsid w:val="00735684"/>
    <w:rsid w:val="0073588F"/>
    <w:rsid w:val="0073591D"/>
    <w:rsid w:val="00735AFD"/>
    <w:rsid w:val="00735E0A"/>
    <w:rsid w:val="00735E80"/>
    <w:rsid w:val="0073660E"/>
    <w:rsid w:val="0073691D"/>
    <w:rsid w:val="00737197"/>
    <w:rsid w:val="007371CF"/>
    <w:rsid w:val="007373D4"/>
    <w:rsid w:val="00737719"/>
    <w:rsid w:val="0074009C"/>
    <w:rsid w:val="00740109"/>
    <w:rsid w:val="0074068C"/>
    <w:rsid w:val="007407C5"/>
    <w:rsid w:val="00740841"/>
    <w:rsid w:val="007408D0"/>
    <w:rsid w:val="00740E86"/>
    <w:rsid w:val="00741C67"/>
    <w:rsid w:val="00741C85"/>
    <w:rsid w:val="00742262"/>
    <w:rsid w:val="0074245D"/>
    <w:rsid w:val="00742962"/>
    <w:rsid w:val="00742A74"/>
    <w:rsid w:val="0074305B"/>
    <w:rsid w:val="007437E8"/>
    <w:rsid w:val="007438DE"/>
    <w:rsid w:val="007438EA"/>
    <w:rsid w:val="00743E2A"/>
    <w:rsid w:val="00743F85"/>
    <w:rsid w:val="00744026"/>
    <w:rsid w:val="007443D2"/>
    <w:rsid w:val="00744A2A"/>
    <w:rsid w:val="00744A76"/>
    <w:rsid w:val="00744A82"/>
    <w:rsid w:val="00744BBA"/>
    <w:rsid w:val="00744CDC"/>
    <w:rsid w:val="00745387"/>
    <w:rsid w:val="007455E9"/>
    <w:rsid w:val="00745B5F"/>
    <w:rsid w:val="007464E6"/>
    <w:rsid w:val="007466F6"/>
    <w:rsid w:val="00746CEB"/>
    <w:rsid w:val="00746EE9"/>
    <w:rsid w:val="007473BA"/>
    <w:rsid w:val="007479D1"/>
    <w:rsid w:val="00750254"/>
    <w:rsid w:val="007503ED"/>
    <w:rsid w:val="00750768"/>
    <w:rsid w:val="00750BD4"/>
    <w:rsid w:val="00750D59"/>
    <w:rsid w:val="00750EAA"/>
    <w:rsid w:val="007516D5"/>
    <w:rsid w:val="0075189A"/>
    <w:rsid w:val="00751F72"/>
    <w:rsid w:val="00752534"/>
    <w:rsid w:val="007527D1"/>
    <w:rsid w:val="00752BD7"/>
    <w:rsid w:val="00752D70"/>
    <w:rsid w:val="00752E59"/>
    <w:rsid w:val="00752F7C"/>
    <w:rsid w:val="0075315D"/>
    <w:rsid w:val="007533C6"/>
    <w:rsid w:val="007534BA"/>
    <w:rsid w:val="007537C4"/>
    <w:rsid w:val="00753A1A"/>
    <w:rsid w:val="00753F8C"/>
    <w:rsid w:val="00754212"/>
    <w:rsid w:val="00754947"/>
    <w:rsid w:val="007555EE"/>
    <w:rsid w:val="00755817"/>
    <w:rsid w:val="00755AD2"/>
    <w:rsid w:val="00755EC7"/>
    <w:rsid w:val="00756765"/>
    <w:rsid w:val="00756893"/>
    <w:rsid w:val="00757337"/>
    <w:rsid w:val="00757765"/>
    <w:rsid w:val="00757C58"/>
    <w:rsid w:val="00757F2C"/>
    <w:rsid w:val="00760048"/>
    <w:rsid w:val="007602A4"/>
    <w:rsid w:val="007603C5"/>
    <w:rsid w:val="0076040B"/>
    <w:rsid w:val="007604D9"/>
    <w:rsid w:val="00760B98"/>
    <w:rsid w:val="007611DA"/>
    <w:rsid w:val="00761FE3"/>
    <w:rsid w:val="007621D7"/>
    <w:rsid w:val="007623AD"/>
    <w:rsid w:val="007624B1"/>
    <w:rsid w:val="00762B53"/>
    <w:rsid w:val="00762B77"/>
    <w:rsid w:val="00762B9E"/>
    <w:rsid w:val="007631A2"/>
    <w:rsid w:val="0076323D"/>
    <w:rsid w:val="007638FC"/>
    <w:rsid w:val="00763C81"/>
    <w:rsid w:val="0076407D"/>
    <w:rsid w:val="00764320"/>
    <w:rsid w:val="007644C8"/>
    <w:rsid w:val="00764837"/>
    <w:rsid w:val="00764840"/>
    <w:rsid w:val="007649FD"/>
    <w:rsid w:val="00764ABE"/>
    <w:rsid w:val="00764D86"/>
    <w:rsid w:val="00764E86"/>
    <w:rsid w:val="00764FCF"/>
    <w:rsid w:val="00765093"/>
    <w:rsid w:val="0076528F"/>
    <w:rsid w:val="0076534B"/>
    <w:rsid w:val="007656F5"/>
    <w:rsid w:val="00765721"/>
    <w:rsid w:val="00765952"/>
    <w:rsid w:val="00765A51"/>
    <w:rsid w:val="00765D76"/>
    <w:rsid w:val="00765DC9"/>
    <w:rsid w:val="007660A7"/>
    <w:rsid w:val="007664E8"/>
    <w:rsid w:val="00766881"/>
    <w:rsid w:val="00766DAA"/>
    <w:rsid w:val="007671D9"/>
    <w:rsid w:val="0076781C"/>
    <w:rsid w:val="0076782B"/>
    <w:rsid w:val="00767C72"/>
    <w:rsid w:val="00767D81"/>
    <w:rsid w:val="00767FBB"/>
    <w:rsid w:val="00770E33"/>
    <w:rsid w:val="0077107E"/>
    <w:rsid w:val="00771392"/>
    <w:rsid w:val="007713C8"/>
    <w:rsid w:val="0077143B"/>
    <w:rsid w:val="00771C38"/>
    <w:rsid w:val="00771F2C"/>
    <w:rsid w:val="0077211D"/>
    <w:rsid w:val="00772136"/>
    <w:rsid w:val="007723DC"/>
    <w:rsid w:val="007724CB"/>
    <w:rsid w:val="007729BA"/>
    <w:rsid w:val="00772AFE"/>
    <w:rsid w:val="00773586"/>
    <w:rsid w:val="007735C5"/>
    <w:rsid w:val="00773755"/>
    <w:rsid w:val="00773A53"/>
    <w:rsid w:val="00773A76"/>
    <w:rsid w:val="00774006"/>
    <w:rsid w:val="00774620"/>
    <w:rsid w:val="0077481E"/>
    <w:rsid w:val="00774ADC"/>
    <w:rsid w:val="00774DFA"/>
    <w:rsid w:val="00775094"/>
    <w:rsid w:val="007750F8"/>
    <w:rsid w:val="007756FF"/>
    <w:rsid w:val="00775BE2"/>
    <w:rsid w:val="00775DB8"/>
    <w:rsid w:val="00775DF2"/>
    <w:rsid w:val="00776223"/>
    <w:rsid w:val="00776242"/>
    <w:rsid w:val="007762C0"/>
    <w:rsid w:val="00776700"/>
    <w:rsid w:val="00776A3E"/>
    <w:rsid w:val="00776B26"/>
    <w:rsid w:val="00776E5B"/>
    <w:rsid w:val="007777B7"/>
    <w:rsid w:val="00777C25"/>
    <w:rsid w:val="00777CDA"/>
    <w:rsid w:val="00777D19"/>
    <w:rsid w:val="00777D21"/>
    <w:rsid w:val="00780322"/>
    <w:rsid w:val="0078053A"/>
    <w:rsid w:val="00780796"/>
    <w:rsid w:val="007812DD"/>
    <w:rsid w:val="00781435"/>
    <w:rsid w:val="0078161C"/>
    <w:rsid w:val="0078176D"/>
    <w:rsid w:val="00781777"/>
    <w:rsid w:val="00781CC5"/>
    <w:rsid w:val="0078205B"/>
    <w:rsid w:val="007820FB"/>
    <w:rsid w:val="0078222D"/>
    <w:rsid w:val="00782533"/>
    <w:rsid w:val="00782664"/>
    <w:rsid w:val="00782DD5"/>
    <w:rsid w:val="007830BF"/>
    <w:rsid w:val="00783DD8"/>
    <w:rsid w:val="0078452F"/>
    <w:rsid w:val="0078467C"/>
    <w:rsid w:val="00784825"/>
    <w:rsid w:val="00784B21"/>
    <w:rsid w:val="00784C1A"/>
    <w:rsid w:val="00784CDC"/>
    <w:rsid w:val="00785498"/>
    <w:rsid w:val="007854F3"/>
    <w:rsid w:val="00785BCC"/>
    <w:rsid w:val="00786242"/>
    <w:rsid w:val="00786493"/>
    <w:rsid w:val="00786CCE"/>
    <w:rsid w:val="007875D7"/>
    <w:rsid w:val="007877A9"/>
    <w:rsid w:val="00787ADE"/>
    <w:rsid w:val="00787FBD"/>
    <w:rsid w:val="007901D6"/>
    <w:rsid w:val="007906F2"/>
    <w:rsid w:val="007909A7"/>
    <w:rsid w:val="00791180"/>
    <w:rsid w:val="00791DF4"/>
    <w:rsid w:val="00791ECB"/>
    <w:rsid w:val="00791F01"/>
    <w:rsid w:val="0079205E"/>
    <w:rsid w:val="0079270D"/>
    <w:rsid w:val="00792D93"/>
    <w:rsid w:val="00792F7D"/>
    <w:rsid w:val="00793137"/>
    <w:rsid w:val="0079399C"/>
    <w:rsid w:val="007939B3"/>
    <w:rsid w:val="007939C5"/>
    <w:rsid w:val="00793A22"/>
    <w:rsid w:val="00793D12"/>
    <w:rsid w:val="00793D62"/>
    <w:rsid w:val="00793DF9"/>
    <w:rsid w:val="0079400E"/>
    <w:rsid w:val="00794069"/>
    <w:rsid w:val="00794753"/>
    <w:rsid w:val="00794C79"/>
    <w:rsid w:val="00794F9A"/>
    <w:rsid w:val="0079513C"/>
    <w:rsid w:val="00795341"/>
    <w:rsid w:val="0079556B"/>
    <w:rsid w:val="0079569D"/>
    <w:rsid w:val="007956E7"/>
    <w:rsid w:val="00795B44"/>
    <w:rsid w:val="00795C16"/>
    <w:rsid w:val="00796218"/>
    <w:rsid w:val="007966EE"/>
    <w:rsid w:val="00796773"/>
    <w:rsid w:val="00797537"/>
    <w:rsid w:val="007976E4"/>
    <w:rsid w:val="00797B98"/>
    <w:rsid w:val="007A00FD"/>
    <w:rsid w:val="007A032E"/>
    <w:rsid w:val="007A03EA"/>
    <w:rsid w:val="007A0C9D"/>
    <w:rsid w:val="007A0E16"/>
    <w:rsid w:val="007A10C3"/>
    <w:rsid w:val="007A161F"/>
    <w:rsid w:val="007A2401"/>
    <w:rsid w:val="007A2433"/>
    <w:rsid w:val="007A2565"/>
    <w:rsid w:val="007A2789"/>
    <w:rsid w:val="007A2E7B"/>
    <w:rsid w:val="007A32D2"/>
    <w:rsid w:val="007A35B1"/>
    <w:rsid w:val="007A35B2"/>
    <w:rsid w:val="007A396F"/>
    <w:rsid w:val="007A3B84"/>
    <w:rsid w:val="007A3E95"/>
    <w:rsid w:val="007A3ECA"/>
    <w:rsid w:val="007A420B"/>
    <w:rsid w:val="007A4357"/>
    <w:rsid w:val="007A480E"/>
    <w:rsid w:val="007A4AC3"/>
    <w:rsid w:val="007A4C02"/>
    <w:rsid w:val="007A51F0"/>
    <w:rsid w:val="007A595F"/>
    <w:rsid w:val="007A5C03"/>
    <w:rsid w:val="007A5CD1"/>
    <w:rsid w:val="007A5DC3"/>
    <w:rsid w:val="007A5FA9"/>
    <w:rsid w:val="007A6054"/>
    <w:rsid w:val="007A63C0"/>
    <w:rsid w:val="007A7B61"/>
    <w:rsid w:val="007A7BC2"/>
    <w:rsid w:val="007B0401"/>
    <w:rsid w:val="007B0548"/>
    <w:rsid w:val="007B0F44"/>
    <w:rsid w:val="007B1B98"/>
    <w:rsid w:val="007B1DF5"/>
    <w:rsid w:val="007B206B"/>
    <w:rsid w:val="007B3A17"/>
    <w:rsid w:val="007B3C75"/>
    <w:rsid w:val="007B4007"/>
    <w:rsid w:val="007B41AC"/>
    <w:rsid w:val="007B42D1"/>
    <w:rsid w:val="007B445C"/>
    <w:rsid w:val="007B4472"/>
    <w:rsid w:val="007B49D8"/>
    <w:rsid w:val="007B4A5A"/>
    <w:rsid w:val="007B51C4"/>
    <w:rsid w:val="007B5229"/>
    <w:rsid w:val="007B52FD"/>
    <w:rsid w:val="007B5868"/>
    <w:rsid w:val="007B5C97"/>
    <w:rsid w:val="007B6169"/>
    <w:rsid w:val="007B6628"/>
    <w:rsid w:val="007B695A"/>
    <w:rsid w:val="007B6A24"/>
    <w:rsid w:val="007B6C9F"/>
    <w:rsid w:val="007B6E1E"/>
    <w:rsid w:val="007B7245"/>
    <w:rsid w:val="007B733F"/>
    <w:rsid w:val="007B7849"/>
    <w:rsid w:val="007B79D2"/>
    <w:rsid w:val="007B7B26"/>
    <w:rsid w:val="007B7CB1"/>
    <w:rsid w:val="007B7D6C"/>
    <w:rsid w:val="007C045D"/>
    <w:rsid w:val="007C059D"/>
    <w:rsid w:val="007C0DA2"/>
    <w:rsid w:val="007C0F7E"/>
    <w:rsid w:val="007C1284"/>
    <w:rsid w:val="007C1427"/>
    <w:rsid w:val="007C1484"/>
    <w:rsid w:val="007C1B80"/>
    <w:rsid w:val="007C1BA0"/>
    <w:rsid w:val="007C1C32"/>
    <w:rsid w:val="007C1EA5"/>
    <w:rsid w:val="007C2232"/>
    <w:rsid w:val="007C27AD"/>
    <w:rsid w:val="007C2C29"/>
    <w:rsid w:val="007C4447"/>
    <w:rsid w:val="007C46CA"/>
    <w:rsid w:val="007C47DD"/>
    <w:rsid w:val="007C4997"/>
    <w:rsid w:val="007C4C30"/>
    <w:rsid w:val="007C520F"/>
    <w:rsid w:val="007C543F"/>
    <w:rsid w:val="007C558D"/>
    <w:rsid w:val="007C5631"/>
    <w:rsid w:val="007C5870"/>
    <w:rsid w:val="007C5B3F"/>
    <w:rsid w:val="007C5E36"/>
    <w:rsid w:val="007C5F04"/>
    <w:rsid w:val="007C671A"/>
    <w:rsid w:val="007C7129"/>
    <w:rsid w:val="007C72AF"/>
    <w:rsid w:val="007C74D0"/>
    <w:rsid w:val="007C75CA"/>
    <w:rsid w:val="007C781B"/>
    <w:rsid w:val="007C793A"/>
    <w:rsid w:val="007C7B20"/>
    <w:rsid w:val="007D02E8"/>
    <w:rsid w:val="007D0324"/>
    <w:rsid w:val="007D0935"/>
    <w:rsid w:val="007D122C"/>
    <w:rsid w:val="007D1752"/>
    <w:rsid w:val="007D1F61"/>
    <w:rsid w:val="007D2328"/>
    <w:rsid w:val="007D2736"/>
    <w:rsid w:val="007D2A3B"/>
    <w:rsid w:val="007D2B9D"/>
    <w:rsid w:val="007D34C0"/>
    <w:rsid w:val="007D37EB"/>
    <w:rsid w:val="007D3BFF"/>
    <w:rsid w:val="007D3CBD"/>
    <w:rsid w:val="007D3F36"/>
    <w:rsid w:val="007D4094"/>
    <w:rsid w:val="007D4334"/>
    <w:rsid w:val="007D437B"/>
    <w:rsid w:val="007D479D"/>
    <w:rsid w:val="007D4F42"/>
    <w:rsid w:val="007D5002"/>
    <w:rsid w:val="007D5FAF"/>
    <w:rsid w:val="007D6011"/>
    <w:rsid w:val="007D67EB"/>
    <w:rsid w:val="007D683B"/>
    <w:rsid w:val="007D6AE5"/>
    <w:rsid w:val="007D6BAB"/>
    <w:rsid w:val="007D7086"/>
    <w:rsid w:val="007D749E"/>
    <w:rsid w:val="007D7640"/>
    <w:rsid w:val="007D79FA"/>
    <w:rsid w:val="007D7BB4"/>
    <w:rsid w:val="007E0578"/>
    <w:rsid w:val="007E09E5"/>
    <w:rsid w:val="007E0A27"/>
    <w:rsid w:val="007E0FC5"/>
    <w:rsid w:val="007E0FC9"/>
    <w:rsid w:val="007E1198"/>
    <w:rsid w:val="007E11E8"/>
    <w:rsid w:val="007E14B4"/>
    <w:rsid w:val="007E191C"/>
    <w:rsid w:val="007E1A1F"/>
    <w:rsid w:val="007E1D5F"/>
    <w:rsid w:val="007E22E6"/>
    <w:rsid w:val="007E2352"/>
    <w:rsid w:val="007E29E3"/>
    <w:rsid w:val="007E311A"/>
    <w:rsid w:val="007E3850"/>
    <w:rsid w:val="007E3F15"/>
    <w:rsid w:val="007E4152"/>
    <w:rsid w:val="007E46B2"/>
    <w:rsid w:val="007E46F8"/>
    <w:rsid w:val="007E51D5"/>
    <w:rsid w:val="007E524D"/>
    <w:rsid w:val="007E56E2"/>
    <w:rsid w:val="007E5CE8"/>
    <w:rsid w:val="007E655E"/>
    <w:rsid w:val="007E664D"/>
    <w:rsid w:val="007E6797"/>
    <w:rsid w:val="007E6884"/>
    <w:rsid w:val="007E6FB1"/>
    <w:rsid w:val="007E715D"/>
    <w:rsid w:val="007E74DB"/>
    <w:rsid w:val="007E7A3D"/>
    <w:rsid w:val="007E7FC7"/>
    <w:rsid w:val="007F0795"/>
    <w:rsid w:val="007F0C6D"/>
    <w:rsid w:val="007F11E6"/>
    <w:rsid w:val="007F129E"/>
    <w:rsid w:val="007F142D"/>
    <w:rsid w:val="007F1D3F"/>
    <w:rsid w:val="007F2B81"/>
    <w:rsid w:val="007F2ECF"/>
    <w:rsid w:val="007F3440"/>
    <w:rsid w:val="007F34DD"/>
    <w:rsid w:val="007F3532"/>
    <w:rsid w:val="007F3664"/>
    <w:rsid w:val="007F38B5"/>
    <w:rsid w:val="007F3E46"/>
    <w:rsid w:val="007F4036"/>
    <w:rsid w:val="007F4392"/>
    <w:rsid w:val="007F484C"/>
    <w:rsid w:val="007F48E6"/>
    <w:rsid w:val="007F4F52"/>
    <w:rsid w:val="007F5315"/>
    <w:rsid w:val="007F53F8"/>
    <w:rsid w:val="007F5408"/>
    <w:rsid w:val="007F58FE"/>
    <w:rsid w:val="007F5AD1"/>
    <w:rsid w:val="007F5AF2"/>
    <w:rsid w:val="007F5C33"/>
    <w:rsid w:val="007F61F0"/>
    <w:rsid w:val="007F629B"/>
    <w:rsid w:val="007F64D7"/>
    <w:rsid w:val="007F6F54"/>
    <w:rsid w:val="007F739C"/>
    <w:rsid w:val="007F73A3"/>
    <w:rsid w:val="007F7956"/>
    <w:rsid w:val="007F7C95"/>
    <w:rsid w:val="007F7D12"/>
    <w:rsid w:val="007F7ED0"/>
    <w:rsid w:val="008002AE"/>
    <w:rsid w:val="008002F4"/>
    <w:rsid w:val="00800475"/>
    <w:rsid w:val="00800967"/>
    <w:rsid w:val="00800B40"/>
    <w:rsid w:val="00800D59"/>
    <w:rsid w:val="00800F88"/>
    <w:rsid w:val="00801233"/>
    <w:rsid w:val="008012AA"/>
    <w:rsid w:val="0080136F"/>
    <w:rsid w:val="00801B0D"/>
    <w:rsid w:val="00801DC8"/>
    <w:rsid w:val="00801DD9"/>
    <w:rsid w:val="008020DA"/>
    <w:rsid w:val="00802618"/>
    <w:rsid w:val="00802644"/>
    <w:rsid w:val="00802CC2"/>
    <w:rsid w:val="008030AB"/>
    <w:rsid w:val="00803A84"/>
    <w:rsid w:val="00803B16"/>
    <w:rsid w:val="00803CD7"/>
    <w:rsid w:val="00803E0E"/>
    <w:rsid w:val="00804605"/>
    <w:rsid w:val="00804C8F"/>
    <w:rsid w:val="00804D8D"/>
    <w:rsid w:val="00804E03"/>
    <w:rsid w:val="00805564"/>
    <w:rsid w:val="00805A4A"/>
    <w:rsid w:val="00805A60"/>
    <w:rsid w:val="00805C02"/>
    <w:rsid w:val="00805C34"/>
    <w:rsid w:val="008062EC"/>
    <w:rsid w:val="00806475"/>
    <w:rsid w:val="00806BD0"/>
    <w:rsid w:val="0080711A"/>
    <w:rsid w:val="008071B0"/>
    <w:rsid w:val="0080729F"/>
    <w:rsid w:val="00807BB2"/>
    <w:rsid w:val="00807F5E"/>
    <w:rsid w:val="008103C1"/>
    <w:rsid w:val="008104B4"/>
    <w:rsid w:val="00811184"/>
    <w:rsid w:val="008115EB"/>
    <w:rsid w:val="008116CF"/>
    <w:rsid w:val="008121F7"/>
    <w:rsid w:val="00812251"/>
    <w:rsid w:val="00812304"/>
    <w:rsid w:val="00812353"/>
    <w:rsid w:val="0081281F"/>
    <w:rsid w:val="00812B26"/>
    <w:rsid w:val="008132F0"/>
    <w:rsid w:val="00813931"/>
    <w:rsid w:val="00813E3D"/>
    <w:rsid w:val="00813F50"/>
    <w:rsid w:val="00814784"/>
    <w:rsid w:val="00814A4F"/>
    <w:rsid w:val="00814BA0"/>
    <w:rsid w:val="008152F8"/>
    <w:rsid w:val="00815346"/>
    <w:rsid w:val="00815435"/>
    <w:rsid w:val="00815D5D"/>
    <w:rsid w:val="00815DED"/>
    <w:rsid w:val="0081600C"/>
    <w:rsid w:val="008160C8"/>
    <w:rsid w:val="0081652A"/>
    <w:rsid w:val="008167E1"/>
    <w:rsid w:val="008169F9"/>
    <w:rsid w:val="00816C05"/>
    <w:rsid w:val="00816EF2"/>
    <w:rsid w:val="0081769B"/>
    <w:rsid w:val="00817AB3"/>
    <w:rsid w:val="00820F10"/>
    <w:rsid w:val="00820FD4"/>
    <w:rsid w:val="008210AD"/>
    <w:rsid w:val="0082125A"/>
    <w:rsid w:val="008217BE"/>
    <w:rsid w:val="00821B4A"/>
    <w:rsid w:val="00821D57"/>
    <w:rsid w:val="00821F11"/>
    <w:rsid w:val="00822395"/>
    <w:rsid w:val="00822D38"/>
    <w:rsid w:val="00823198"/>
    <w:rsid w:val="00823449"/>
    <w:rsid w:val="0082353C"/>
    <w:rsid w:val="00823672"/>
    <w:rsid w:val="0082388D"/>
    <w:rsid w:val="00823901"/>
    <w:rsid w:val="008239F0"/>
    <w:rsid w:val="00823D61"/>
    <w:rsid w:val="00823FD2"/>
    <w:rsid w:val="00824016"/>
    <w:rsid w:val="00824039"/>
    <w:rsid w:val="00824177"/>
    <w:rsid w:val="00824453"/>
    <w:rsid w:val="00824869"/>
    <w:rsid w:val="00824B2C"/>
    <w:rsid w:val="00824C5D"/>
    <w:rsid w:val="00824CE2"/>
    <w:rsid w:val="008251B8"/>
    <w:rsid w:val="00825B1C"/>
    <w:rsid w:val="00825C02"/>
    <w:rsid w:val="00825CF3"/>
    <w:rsid w:val="0082607D"/>
    <w:rsid w:val="0082639C"/>
    <w:rsid w:val="0082656A"/>
    <w:rsid w:val="00827182"/>
    <w:rsid w:val="00827226"/>
    <w:rsid w:val="0082728F"/>
    <w:rsid w:val="008274A7"/>
    <w:rsid w:val="0082783C"/>
    <w:rsid w:val="00827EF8"/>
    <w:rsid w:val="00827FED"/>
    <w:rsid w:val="0083011F"/>
    <w:rsid w:val="008303DE"/>
    <w:rsid w:val="00830A3D"/>
    <w:rsid w:val="00830BAD"/>
    <w:rsid w:val="00830CA0"/>
    <w:rsid w:val="00831158"/>
    <w:rsid w:val="0083185F"/>
    <w:rsid w:val="00831924"/>
    <w:rsid w:val="008319AD"/>
    <w:rsid w:val="00831D91"/>
    <w:rsid w:val="00832184"/>
    <w:rsid w:val="008322DB"/>
    <w:rsid w:val="008329E6"/>
    <w:rsid w:val="00832A73"/>
    <w:rsid w:val="00832A9B"/>
    <w:rsid w:val="00833090"/>
    <w:rsid w:val="00833592"/>
    <w:rsid w:val="00833815"/>
    <w:rsid w:val="00833CCF"/>
    <w:rsid w:val="008340FC"/>
    <w:rsid w:val="008348E8"/>
    <w:rsid w:val="00834D99"/>
    <w:rsid w:val="0083502F"/>
    <w:rsid w:val="00835256"/>
    <w:rsid w:val="0083559F"/>
    <w:rsid w:val="008355B2"/>
    <w:rsid w:val="00835F62"/>
    <w:rsid w:val="008362CC"/>
    <w:rsid w:val="00836706"/>
    <w:rsid w:val="0083697B"/>
    <w:rsid w:val="00836E19"/>
    <w:rsid w:val="0083707E"/>
    <w:rsid w:val="0083720D"/>
    <w:rsid w:val="0083724C"/>
    <w:rsid w:val="00837B3F"/>
    <w:rsid w:val="00837BCB"/>
    <w:rsid w:val="00840078"/>
    <w:rsid w:val="0084075E"/>
    <w:rsid w:val="00840BBB"/>
    <w:rsid w:val="00840EF2"/>
    <w:rsid w:val="00840F84"/>
    <w:rsid w:val="00841E83"/>
    <w:rsid w:val="00842145"/>
    <w:rsid w:val="0084257E"/>
    <w:rsid w:val="00842847"/>
    <w:rsid w:val="00842B6C"/>
    <w:rsid w:val="008434F2"/>
    <w:rsid w:val="00843AD3"/>
    <w:rsid w:val="00844875"/>
    <w:rsid w:val="00844C94"/>
    <w:rsid w:val="0084556B"/>
    <w:rsid w:val="0084585C"/>
    <w:rsid w:val="008458C8"/>
    <w:rsid w:val="00845917"/>
    <w:rsid w:val="00845B8B"/>
    <w:rsid w:val="00845BAC"/>
    <w:rsid w:val="00845C6E"/>
    <w:rsid w:val="00845D86"/>
    <w:rsid w:val="00846188"/>
    <w:rsid w:val="00846329"/>
    <w:rsid w:val="00846CC4"/>
    <w:rsid w:val="008472B9"/>
    <w:rsid w:val="008472F5"/>
    <w:rsid w:val="0084751B"/>
    <w:rsid w:val="00847771"/>
    <w:rsid w:val="00847AE5"/>
    <w:rsid w:val="00847EA0"/>
    <w:rsid w:val="00850499"/>
    <w:rsid w:val="00850717"/>
    <w:rsid w:val="00850C02"/>
    <w:rsid w:val="00850C4D"/>
    <w:rsid w:val="00851128"/>
    <w:rsid w:val="00851131"/>
    <w:rsid w:val="0085117F"/>
    <w:rsid w:val="008511B3"/>
    <w:rsid w:val="00851B6A"/>
    <w:rsid w:val="00851DDC"/>
    <w:rsid w:val="0085276E"/>
    <w:rsid w:val="00852788"/>
    <w:rsid w:val="008528DF"/>
    <w:rsid w:val="00852B35"/>
    <w:rsid w:val="0085319F"/>
    <w:rsid w:val="00853322"/>
    <w:rsid w:val="00853814"/>
    <w:rsid w:val="00853BED"/>
    <w:rsid w:val="00853F3F"/>
    <w:rsid w:val="00854184"/>
    <w:rsid w:val="008541E4"/>
    <w:rsid w:val="00854476"/>
    <w:rsid w:val="0085447F"/>
    <w:rsid w:val="0085471F"/>
    <w:rsid w:val="00854A5C"/>
    <w:rsid w:val="00854C78"/>
    <w:rsid w:val="00854D61"/>
    <w:rsid w:val="00854EDA"/>
    <w:rsid w:val="00855053"/>
    <w:rsid w:val="008554DA"/>
    <w:rsid w:val="00855627"/>
    <w:rsid w:val="008556DD"/>
    <w:rsid w:val="00855F28"/>
    <w:rsid w:val="00856207"/>
    <w:rsid w:val="00856610"/>
    <w:rsid w:val="008567C6"/>
    <w:rsid w:val="00857740"/>
    <w:rsid w:val="00857C6E"/>
    <w:rsid w:val="00860135"/>
    <w:rsid w:val="00860424"/>
    <w:rsid w:val="0086077D"/>
    <w:rsid w:val="00860822"/>
    <w:rsid w:val="008608F6"/>
    <w:rsid w:val="008609F7"/>
    <w:rsid w:val="00860C01"/>
    <w:rsid w:val="00860CA2"/>
    <w:rsid w:val="00860E30"/>
    <w:rsid w:val="00860EC2"/>
    <w:rsid w:val="00860ED8"/>
    <w:rsid w:val="008611FC"/>
    <w:rsid w:val="00861E18"/>
    <w:rsid w:val="0086208D"/>
    <w:rsid w:val="008623E8"/>
    <w:rsid w:val="00862941"/>
    <w:rsid w:val="008629A9"/>
    <w:rsid w:val="00862B3C"/>
    <w:rsid w:val="0086312E"/>
    <w:rsid w:val="0086313B"/>
    <w:rsid w:val="00863342"/>
    <w:rsid w:val="008635DC"/>
    <w:rsid w:val="008636E5"/>
    <w:rsid w:val="00863AD3"/>
    <w:rsid w:val="00863F58"/>
    <w:rsid w:val="008641A9"/>
    <w:rsid w:val="008646A2"/>
    <w:rsid w:val="00864B01"/>
    <w:rsid w:val="00864BC3"/>
    <w:rsid w:val="008653A3"/>
    <w:rsid w:val="0086592C"/>
    <w:rsid w:val="0086604C"/>
    <w:rsid w:val="008662F4"/>
    <w:rsid w:val="00866A50"/>
    <w:rsid w:val="00866A8D"/>
    <w:rsid w:val="00866FF8"/>
    <w:rsid w:val="00867AAD"/>
    <w:rsid w:val="00867C78"/>
    <w:rsid w:val="00867CB9"/>
    <w:rsid w:val="00867F6F"/>
    <w:rsid w:val="008700E5"/>
    <w:rsid w:val="0087099A"/>
    <w:rsid w:val="00870B23"/>
    <w:rsid w:val="00870C5D"/>
    <w:rsid w:val="00870C82"/>
    <w:rsid w:val="00871877"/>
    <w:rsid w:val="00871D17"/>
    <w:rsid w:val="00871D24"/>
    <w:rsid w:val="00872194"/>
    <w:rsid w:val="008723EC"/>
    <w:rsid w:val="00872416"/>
    <w:rsid w:val="0087259B"/>
    <w:rsid w:val="00872607"/>
    <w:rsid w:val="00873A39"/>
    <w:rsid w:val="00873E89"/>
    <w:rsid w:val="00873F38"/>
    <w:rsid w:val="008741F4"/>
    <w:rsid w:val="00874787"/>
    <w:rsid w:val="00874B88"/>
    <w:rsid w:val="00874E16"/>
    <w:rsid w:val="0087529C"/>
    <w:rsid w:val="0087545D"/>
    <w:rsid w:val="00875B3B"/>
    <w:rsid w:val="00876010"/>
    <w:rsid w:val="00876C42"/>
    <w:rsid w:val="00876E47"/>
    <w:rsid w:val="0087758D"/>
    <w:rsid w:val="0087795B"/>
    <w:rsid w:val="00877F04"/>
    <w:rsid w:val="00880055"/>
    <w:rsid w:val="00880ABC"/>
    <w:rsid w:val="00881714"/>
    <w:rsid w:val="00881980"/>
    <w:rsid w:val="0088210F"/>
    <w:rsid w:val="008824C4"/>
    <w:rsid w:val="008827C3"/>
    <w:rsid w:val="008827F2"/>
    <w:rsid w:val="00882877"/>
    <w:rsid w:val="00882A5B"/>
    <w:rsid w:val="00882B5E"/>
    <w:rsid w:val="00883118"/>
    <w:rsid w:val="0088388C"/>
    <w:rsid w:val="008839F6"/>
    <w:rsid w:val="00883D81"/>
    <w:rsid w:val="0088426A"/>
    <w:rsid w:val="008844DC"/>
    <w:rsid w:val="00884F62"/>
    <w:rsid w:val="008852E8"/>
    <w:rsid w:val="00885383"/>
    <w:rsid w:val="00885756"/>
    <w:rsid w:val="0088581E"/>
    <w:rsid w:val="00886103"/>
    <w:rsid w:val="0088612D"/>
    <w:rsid w:val="008864A4"/>
    <w:rsid w:val="008865A9"/>
    <w:rsid w:val="0088666F"/>
    <w:rsid w:val="00886AA9"/>
    <w:rsid w:val="00886C28"/>
    <w:rsid w:val="00886FA0"/>
    <w:rsid w:val="0088728F"/>
    <w:rsid w:val="00887428"/>
    <w:rsid w:val="008874C2"/>
    <w:rsid w:val="00887B9E"/>
    <w:rsid w:val="00887EC6"/>
    <w:rsid w:val="00887EDF"/>
    <w:rsid w:val="00887EE4"/>
    <w:rsid w:val="00887F9D"/>
    <w:rsid w:val="0089021E"/>
    <w:rsid w:val="008903A3"/>
    <w:rsid w:val="00890862"/>
    <w:rsid w:val="00890D6B"/>
    <w:rsid w:val="008911C8"/>
    <w:rsid w:val="008916F9"/>
    <w:rsid w:val="0089182C"/>
    <w:rsid w:val="00891C0B"/>
    <w:rsid w:val="00891CD4"/>
    <w:rsid w:val="00892067"/>
    <w:rsid w:val="00892077"/>
    <w:rsid w:val="008920F3"/>
    <w:rsid w:val="0089230C"/>
    <w:rsid w:val="00892624"/>
    <w:rsid w:val="00892669"/>
    <w:rsid w:val="00892D8C"/>
    <w:rsid w:val="008930F5"/>
    <w:rsid w:val="0089354C"/>
    <w:rsid w:val="0089360E"/>
    <w:rsid w:val="0089365A"/>
    <w:rsid w:val="0089367B"/>
    <w:rsid w:val="008936FE"/>
    <w:rsid w:val="0089377B"/>
    <w:rsid w:val="00893F21"/>
    <w:rsid w:val="00893FB3"/>
    <w:rsid w:val="00894045"/>
    <w:rsid w:val="00894AA8"/>
    <w:rsid w:val="00894FE1"/>
    <w:rsid w:val="00895362"/>
    <w:rsid w:val="008955BC"/>
    <w:rsid w:val="00895747"/>
    <w:rsid w:val="0089574D"/>
    <w:rsid w:val="00895C96"/>
    <w:rsid w:val="00895E75"/>
    <w:rsid w:val="00895F74"/>
    <w:rsid w:val="00896249"/>
    <w:rsid w:val="0089701B"/>
    <w:rsid w:val="00897501"/>
    <w:rsid w:val="008975EE"/>
    <w:rsid w:val="00897630"/>
    <w:rsid w:val="00897E42"/>
    <w:rsid w:val="008A01A2"/>
    <w:rsid w:val="008A0F69"/>
    <w:rsid w:val="008A1910"/>
    <w:rsid w:val="008A1F84"/>
    <w:rsid w:val="008A224D"/>
    <w:rsid w:val="008A287B"/>
    <w:rsid w:val="008A297B"/>
    <w:rsid w:val="008A2D67"/>
    <w:rsid w:val="008A300A"/>
    <w:rsid w:val="008A312D"/>
    <w:rsid w:val="008A317F"/>
    <w:rsid w:val="008A32DF"/>
    <w:rsid w:val="008A34FA"/>
    <w:rsid w:val="008A351F"/>
    <w:rsid w:val="008A3558"/>
    <w:rsid w:val="008A40F0"/>
    <w:rsid w:val="008A4108"/>
    <w:rsid w:val="008A41F1"/>
    <w:rsid w:val="008A4801"/>
    <w:rsid w:val="008A4C3C"/>
    <w:rsid w:val="008A4DC6"/>
    <w:rsid w:val="008A51B4"/>
    <w:rsid w:val="008A5600"/>
    <w:rsid w:val="008A56A3"/>
    <w:rsid w:val="008A6358"/>
    <w:rsid w:val="008A6548"/>
    <w:rsid w:val="008A6938"/>
    <w:rsid w:val="008A6B20"/>
    <w:rsid w:val="008A6E74"/>
    <w:rsid w:val="008A6FA7"/>
    <w:rsid w:val="008A7295"/>
    <w:rsid w:val="008A73C1"/>
    <w:rsid w:val="008A75FA"/>
    <w:rsid w:val="008A7C2E"/>
    <w:rsid w:val="008A7F44"/>
    <w:rsid w:val="008B0092"/>
    <w:rsid w:val="008B0677"/>
    <w:rsid w:val="008B0A78"/>
    <w:rsid w:val="008B0F1C"/>
    <w:rsid w:val="008B0F80"/>
    <w:rsid w:val="008B0F85"/>
    <w:rsid w:val="008B1046"/>
    <w:rsid w:val="008B1DCB"/>
    <w:rsid w:val="008B2464"/>
    <w:rsid w:val="008B24D4"/>
    <w:rsid w:val="008B2679"/>
    <w:rsid w:val="008B276C"/>
    <w:rsid w:val="008B2870"/>
    <w:rsid w:val="008B2ABE"/>
    <w:rsid w:val="008B2C2C"/>
    <w:rsid w:val="008B31F1"/>
    <w:rsid w:val="008B364F"/>
    <w:rsid w:val="008B3907"/>
    <w:rsid w:val="008B3A03"/>
    <w:rsid w:val="008B3E96"/>
    <w:rsid w:val="008B3F89"/>
    <w:rsid w:val="008B49AD"/>
    <w:rsid w:val="008B51C0"/>
    <w:rsid w:val="008B58AA"/>
    <w:rsid w:val="008B5A8A"/>
    <w:rsid w:val="008B5A8F"/>
    <w:rsid w:val="008B5CE4"/>
    <w:rsid w:val="008B6080"/>
    <w:rsid w:val="008B64FE"/>
    <w:rsid w:val="008B668E"/>
    <w:rsid w:val="008B66A5"/>
    <w:rsid w:val="008B6808"/>
    <w:rsid w:val="008B6812"/>
    <w:rsid w:val="008B68C5"/>
    <w:rsid w:val="008B6B72"/>
    <w:rsid w:val="008B6CC2"/>
    <w:rsid w:val="008B6DB8"/>
    <w:rsid w:val="008B72C9"/>
    <w:rsid w:val="008C092A"/>
    <w:rsid w:val="008C101B"/>
    <w:rsid w:val="008C135C"/>
    <w:rsid w:val="008C1DD9"/>
    <w:rsid w:val="008C1EA6"/>
    <w:rsid w:val="008C25CF"/>
    <w:rsid w:val="008C30C5"/>
    <w:rsid w:val="008C310F"/>
    <w:rsid w:val="008C3291"/>
    <w:rsid w:val="008C35F5"/>
    <w:rsid w:val="008C3ACD"/>
    <w:rsid w:val="008C3B6F"/>
    <w:rsid w:val="008C3E46"/>
    <w:rsid w:val="008C42E4"/>
    <w:rsid w:val="008C44D9"/>
    <w:rsid w:val="008C4DA8"/>
    <w:rsid w:val="008C5122"/>
    <w:rsid w:val="008C5478"/>
    <w:rsid w:val="008C58C3"/>
    <w:rsid w:val="008C6457"/>
    <w:rsid w:val="008C6731"/>
    <w:rsid w:val="008C6876"/>
    <w:rsid w:val="008C7432"/>
    <w:rsid w:val="008C7BDA"/>
    <w:rsid w:val="008D018D"/>
    <w:rsid w:val="008D04C7"/>
    <w:rsid w:val="008D0980"/>
    <w:rsid w:val="008D0B11"/>
    <w:rsid w:val="008D0B3E"/>
    <w:rsid w:val="008D0B93"/>
    <w:rsid w:val="008D0D17"/>
    <w:rsid w:val="008D0DD4"/>
    <w:rsid w:val="008D10D1"/>
    <w:rsid w:val="008D1396"/>
    <w:rsid w:val="008D1743"/>
    <w:rsid w:val="008D1A2E"/>
    <w:rsid w:val="008D1D13"/>
    <w:rsid w:val="008D2217"/>
    <w:rsid w:val="008D2670"/>
    <w:rsid w:val="008D2A06"/>
    <w:rsid w:val="008D3D8E"/>
    <w:rsid w:val="008D425D"/>
    <w:rsid w:val="008D4711"/>
    <w:rsid w:val="008D471E"/>
    <w:rsid w:val="008D4BA5"/>
    <w:rsid w:val="008D4E13"/>
    <w:rsid w:val="008D4E96"/>
    <w:rsid w:val="008D5309"/>
    <w:rsid w:val="008D53EE"/>
    <w:rsid w:val="008D590A"/>
    <w:rsid w:val="008D6085"/>
    <w:rsid w:val="008D6B41"/>
    <w:rsid w:val="008D7CA4"/>
    <w:rsid w:val="008D7E20"/>
    <w:rsid w:val="008E0189"/>
    <w:rsid w:val="008E02AE"/>
    <w:rsid w:val="008E0353"/>
    <w:rsid w:val="008E071D"/>
    <w:rsid w:val="008E077A"/>
    <w:rsid w:val="008E0862"/>
    <w:rsid w:val="008E0E20"/>
    <w:rsid w:val="008E1098"/>
    <w:rsid w:val="008E153D"/>
    <w:rsid w:val="008E2726"/>
    <w:rsid w:val="008E2A8B"/>
    <w:rsid w:val="008E2B74"/>
    <w:rsid w:val="008E3203"/>
    <w:rsid w:val="008E3E6C"/>
    <w:rsid w:val="008E4A3B"/>
    <w:rsid w:val="008E4E5A"/>
    <w:rsid w:val="008E4E67"/>
    <w:rsid w:val="008E50A5"/>
    <w:rsid w:val="008E5350"/>
    <w:rsid w:val="008E53A2"/>
    <w:rsid w:val="008E53EA"/>
    <w:rsid w:val="008E54CA"/>
    <w:rsid w:val="008E57D2"/>
    <w:rsid w:val="008E5C12"/>
    <w:rsid w:val="008E5DB3"/>
    <w:rsid w:val="008E62B8"/>
    <w:rsid w:val="008E6B13"/>
    <w:rsid w:val="008E6C51"/>
    <w:rsid w:val="008E716B"/>
    <w:rsid w:val="008E723F"/>
    <w:rsid w:val="008E7391"/>
    <w:rsid w:val="008E76EA"/>
    <w:rsid w:val="008E7836"/>
    <w:rsid w:val="008F03ED"/>
    <w:rsid w:val="008F0958"/>
    <w:rsid w:val="008F0A27"/>
    <w:rsid w:val="008F0A99"/>
    <w:rsid w:val="008F1073"/>
    <w:rsid w:val="008F1A0E"/>
    <w:rsid w:val="008F1DDA"/>
    <w:rsid w:val="008F1F32"/>
    <w:rsid w:val="008F2177"/>
    <w:rsid w:val="008F30EB"/>
    <w:rsid w:val="008F31AF"/>
    <w:rsid w:val="008F334F"/>
    <w:rsid w:val="008F3382"/>
    <w:rsid w:val="008F3A62"/>
    <w:rsid w:val="008F3D67"/>
    <w:rsid w:val="008F3D77"/>
    <w:rsid w:val="008F4EAF"/>
    <w:rsid w:val="008F4EFA"/>
    <w:rsid w:val="008F57F6"/>
    <w:rsid w:val="008F59BA"/>
    <w:rsid w:val="008F5BCE"/>
    <w:rsid w:val="008F5BD4"/>
    <w:rsid w:val="008F5E16"/>
    <w:rsid w:val="008F6433"/>
    <w:rsid w:val="008F6444"/>
    <w:rsid w:val="008F650F"/>
    <w:rsid w:val="008F66C4"/>
    <w:rsid w:val="008F67B9"/>
    <w:rsid w:val="008F6976"/>
    <w:rsid w:val="008F6B8F"/>
    <w:rsid w:val="008F6D7A"/>
    <w:rsid w:val="008F7167"/>
    <w:rsid w:val="008F7932"/>
    <w:rsid w:val="008F7973"/>
    <w:rsid w:val="008F7C31"/>
    <w:rsid w:val="0090037D"/>
    <w:rsid w:val="00900791"/>
    <w:rsid w:val="00900F5B"/>
    <w:rsid w:val="00901B49"/>
    <w:rsid w:val="00901B89"/>
    <w:rsid w:val="00901CD6"/>
    <w:rsid w:val="00901FFD"/>
    <w:rsid w:val="009024A0"/>
    <w:rsid w:val="00902AC4"/>
    <w:rsid w:val="00903AB1"/>
    <w:rsid w:val="009041E8"/>
    <w:rsid w:val="0090491C"/>
    <w:rsid w:val="00905098"/>
    <w:rsid w:val="009055AE"/>
    <w:rsid w:val="00905612"/>
    <w:rsid w:val="00905D4F"/>
    <w:rsid w:val="00906357"/>
    <w:rsid w:val="009066CE"/>
    <w:rsid w:val="0090673C"/>
    <w:rsid w:val="0090677B"/>
    <w:rsid w:val="00907181"/>
    <w:rsid w:val="00907E83"/>
    <w:rsid w:val="00907F18"/>
    <w:rsid w:val="009100C3"/>
    <w:rsid w:val="00910552"/>
    <w:rsid w:val="009110A7"/>
    <w:rsid w:val="009112FE"/>
    <w:rsid w:val="0091183A"/>
    <w:rsid w:val="00911DCF"/>
    <w:rsid w:val="00911FD6"/>
    <w:rsid w:val="00912433"/>
    <w:rsid w:val="00912623"/>
    <w:rsid w:val="00912772"/>
    <w:rsid w:val="00912A5E"/>
    <w:rsid w:val="00912B2A"/>
    <w:rsid w:val="00912E38"/>
    <w:rsid w:val="00912E6E"/>
    <w:rsid w:val="00912EFE"/>
    <w:rsid w:val="0091344E"/>
    <w:rsid w:val="00913892"/>
    <w:rsid w:val="00913A4A"/>
    <w:rsid w:val="00913B25"/>
    <w:rsid w:val="009141B1"/>
    <w:rsid w:val="00914227"/>
    <w:rsid w:val="00914A28"/>
    <w:rsid w:val="00914DB7"/>
    <w:rsid w:val="009153BC"/>
    <w:rsid w:val="00915869"/>
    <w:rsid w:val="009159BB"/>
    <w:rsid w:val="00915ED8"/>
    <w:rsid w:val="00915F88"/>
    <w:rsid w:val="0091604D"/>
    <w:rsid w:val="009161F7"/>
    <w:rsid w:val="0091632D"/>
    <w:rsid w:val="009164F8"/>
    <w:rsid w:val="009169F4"/>
    <w:rsid w:val="00916C22"/>
    <w:rsid w:val="00916C91"/>
    <w:rsid w:val="00916DD5"/>
    <w:rsid w:val="00916F7F"/>
    <w:rsid w:val="0091779E"/>
    <w:rsid w:val="009202D5"/>
    <w:rsid w:val="009206B2"/>
    <w:rsid w:val="009208F4"/>
    <w:rsid w:val="00920BA6"/>
    <w:rsid w:val="00920FD2"/>
    <w:rsid w:val="009216BD"/>
    <w:rsid w:val="00922764"/>
    <w:rsid w:val="009229A2"/>
    <w:rsid w:val="00923451"/>
    <w:rsid w:val="0092398F"/>
    <w:rsid w:val="00923B99"/>
    <w:rsid w:val="0092408B"/>
    <w:rsid w:val="00924E8D"/>
    <w:rsid w:val="00925287"/>
    <w:rsid w:val="00925EEB"/>
    <w:rsid w:val="00926083"/>
    <w:rsid w:val="0092621D"/>
    <w:rsid w:val="0092627D"/>
    <w:rsid w:val="0092634A"/>
    <w:rsid w:val="009263FF"/>
    <w:rsid w:val="00927109"/>
    <w:rsid w:val="009272C3"/>
    <w:rsid w:val="00927955"/>
    <w:rsid w:val="00927BA6"/>
    <w:rsid w:val="00930941"/>
    <w:rsid w:val="00930A6F"/>
    <w:rsid w:val="00931296"/>
    <w:rsid w:val="00931318"/>
    <w:rsid w:val="009321A8"/>
    <w:rsid w:val="009322D7"/>
    <w:rsid w:val="009323FA"/>
    <w:rsid w:val="00932617"/>
    <w:rsid w:val="0093281F"/>
    <w:rsid w:val="009330FC"/>
    <w:rsid w:val="00933787"/>
    <w:rsid w:val="00933CE0"/>
    <w:rsid w:val="00933E02"/>
    <w:rsid w:val="009343C3"/>
    <w:rsid w:val="00934478"/>
    <w:rsid w:val="00934627"/>
    <w:rsid w:val="00934857"/>
    <w:rsid w:val="00934928"/>
    <w:rsid w:val="00934DC1"/>
    <w:rsid w:val="00934E6F"/>
    <w:rsid w:val="00935127"/>
    <w:rsid w:val="009353DD"/>
    <w:rsid w:val="0093630E"/>
    <w:rsid w:val="009363E8"/>
    <w:rsid w:val="0093661D"/>
    <w:rsid w:val="0093699F"/>
    <w:rsid w:val="00936CC3"/>
    <w:rsid w:val="00937128"/>
    <w:rsid w:val="009375D0"/>
    <w:rsid w:val="00937877"/>
    <w:rsid w:val="00937B0F"/>
    <w:rsid w:val="00937B1F"/>
    <w:rsid w:val="00937C36"/>
    <w:rsid w:val="00937E0C"/>
    <w:rsid w:val="00937EEE"/>
    <w:rsid w:val="00937FF8"/>
    <w:rsid w:val="0094024D"/>
    <w:rsid w:val="00940465"/>
    <w:rsid w:val="00940826"/>
    <w:rsid w:val="00940C1E"/>
    <w:rsid w:val="009413D0"/>
    <w:rsid w:val="00941430"/>
    <w:rsid w:val="009418DA"/>
    <w:rsid w:val="009419B0"/>
    <w:rsid w:val="009422BD"/>
    <w:rsid w:val="0094241E"/>
    <w:rsid w:val="009426D7"/>
    <w:rsid w:val="0094271B"/>
    <w:rsid w:val="009428EC"/>
    <w:rsid w:val="00942EC8"/>
    <w:rsid w:val="00942FD5"/>
    <w:rsid w:val="00943057"/>
    <w:rsid w:val="009430A7"/>
    <w:rsid w:val="0094314A"/>
    <w:rsid w:val="00943379"/>
    <w:rsid w:val="00943721"/>
    <w:rsid w:val="009438EE"/>
    <w:rsid w:val="00943D3A"/>
    <w:rsid w:val="0094406B"/>
    <w:rsid w:val="009440AF"/>
    <w:rsid w:val="009441C9"/>
    <w:rsid w:val="00944946"/>
    <w:rsid w:val="009449B9"/>
    <w:rsid w:val="00944B3F"/>
    <w:rsid w:val="00944C85"/>
    <w:rsid w:val="00944CED"/>
    <w:rsid w:val="00944E3A"/>
    <w:rsid w:val="0094526E"/>
    <w:rsid w:val="00945351"/>
    <w:rsid w:val="009453CA"/>
    <w:rsid w:val="00945C21"/>
    <w:rsid w:val="009461E1"/>
    <w:rsid w:val="00947F01"/>
    <w:rsid w:val="00950A68"/>
    <w:rsid w:val="00950DDD"/>
    <w:rsid w:val="00950F55"/>
    <w:rsid w:val="00951BEF"/>
    <w:rsid w:val="00951F58"/>
    <w:rsid w:val="009526C5"/>
    <w:rsid w:val="00954134"/>
    <w:rsid w:val="00954449"/>
    <w:rsid w:val="0095445B"/>
    <w:rsid w:val="00954487"/>
    <w:rsid w:val="009546F9"/>
    <w:rsid w:val="009547C9"/>
    <w:rsid w:val="00954864"/>
    <w:rsid w:val="00955209"/>
    <w:rsid w:val="00955ED0"/>
    <w:rsid w:val="00956148"/>
    <w:rsid w:val="00956170"/>
    <w:rsid w:val="00956256"/>
    <w:rsid w:val="0095637A"/>
    <w:rsid w:val="00956521"/>
    <w:rsid w:val="0095666E"/>
    <w:rsid w:val="00957A54"/>
    <w:rsid w:val="00957A70"/>
    <w:rsid w:val="00957DC6"/>
    <w:rsid w:val="009603D2"/>
    <w:rsid w:val="0096053B"/>
    <w:rsid w:val="00960639"/>
    <w:rsid w:val="009608B6"/>
    <w:rsid w:val="00960C66"/>
    <w:rsid w:val="00960D64"/>
    <w:rsid w:val="00960F8E"/>
    <w:rsid w:val="009610E7"/>
    <w:rsid w:val="00961AD0"/>
    <w:rsid w:val="00961D67"/>
    <w:rsid w:val="009623CD"/>
    <w:rsid w:val="009623E2"/>
    <w:rsid w:val="00962473"/>
    <w:rsid w:val="0096258B"/>
    <w:rsid w:val="009633D2"/>
    <w:rsid w:val="00964360"/>
    <w:rsid w:val="00965024"/>
    <w:rsid w:val="009650CD"/>
    <w:rsid w:val="0096596F"/>
    <w:rsid w:val="009659BB"/>
    <w:rsid w:val="00965A55"/>
    <w:rsid w:val="00965CB9"/>
    <w:rsid w:val="009662A0"/>
    <w:rsid w:val="009664E2"/>
    <w:rsid w:val="00966674"/>
    <w:rsid w:val="009669D1"/>
    <w:rsid w:val="0096782B"/>
    <w:rsid w:val="00967E94"/>
    <w:rsid w:val="00970009"/>
    <w:rsid w:val="009701A2"/>
    <w:rsid w:val="009706D7"/>
    <w:rsid w:val="009707ED"/>
    <w:rsid w:val="00970BCC"/>
    <w:rsid w:val="00970DA6"/>
    <w:rsid w:val="00970E91"/>
    <w:rsid w:val="009710D2"/>
    <w:rsid w:val="009714AC"/>
    <w:rsid w:val="00971583"/>
    <w:rsid w:val="0097188A"/>
    <w:rsid w:val="009719FD"/>
    <w:rsid w:val="0097249C"/>
    <w:rsid w:val="00972993"/>
    <w:rsid w:val="00972ED1"/>
    <w:rsid w:val="00973410"/>
    <w:rsid w:val="00973659"/>
    <w:rsid w:val="00973B40"/>
    <w:rsid w:val="009749F1"/>
    <w:rsid w:val="00974A23"/>
    <w:rsid w:val="00975AD5"/>
    <w:rsid w:val="00975C26"/>
    <w:rsid w:val="00976008"/>
    <w:rsid w:val="009760D1"/>
    <w:rsid w:val="0097640D"/>
    <w:rsid w:val="0097660C"/>
    <w:rsid w:val="00976B60"/>
    <w:rsid w:val="00977346"/>
    <w:rsid w:val="0097748B"/>
    <w:rsid w:val="009775F7"/>
    <w:rsid w:val="009778F1"/>
    <w:rsid w:val="00977ADA"/>
    <w:rsid w:val="0098052A"/>
    <w:rsid w:val="0098087B"/>
    <w:rsid w:val="00980A20"/>
    <w:rsid w:val="00980C7F"/>
    <w:rsid w:val="00980D4A"/>
    <w:rsid w:val="00980FC2"/>
    <w:rsid w:val="00981CD1"/>
    <w:rsid w:val="0098213F"/>
    <w:rsid w:val="00982200"/>
    <w:rsid w:val="00982391"/>
    <w:rsid w:val="0098299C"/>
    <w:rsid w:val="00982BFF"/>
    <w:rsid w:val="00982C75"/>
    <w:rsid w:val="00982C8F"/>
    <w:rsid w:val="009830C1"/>
    <w:rsid w:val="00983514"/>
    <w:rsid w:val="009835AE"/>
    <w:rsid w:val="00983C8F"/>
    <w:rsid w:val="00983F85"/>
    <w:rsid w:val="0098428B"/>
    <w:rsid w:val="00984A14"/>
    <w:rsid w:val="00984A73"/>
    <w:rsid w:val="00984B7A"/>
    <w:rsid w:val="009852B5"/>
    <w:rsid w:val="009853A2"/>
    <w:rsid w:val="00985B69"/>
    <w:rsid w:val="00985DC8"/>
    <w:rsid w:val="0098625E"/>
    <w:rsid w:val="00986482"/>
    <w:rsid w:val="00986F12"/>
    <w:rsid w:val="00987136"/>
    <w:rsid w:val="009876A7"/>
    <w:rsid w:val="00987C4D"/>
    <w:rsid w:val="00987E0F"/>
    <w:rsid w:val="00987FCC"/>
    <w:rsid w:val="009902D9"/>
    <w:rsid w:val="009903D3"/>
    <w:rsid w:val="009905CB"/>
    <w:rsid w:val="00990B6B"/>
    <w:rsid w:val="00990CD4"/>
    <w:rsid w:val="00991176"/>
    <w:rsid w:val="009911C7"/>
    <w:rsid w:val="0099147B"/>
    <w:rsid w:val="009915DD"/>
    <w:rsid w:val="009916EC"/>
    <w:rsid w:val="00992484"/>
    <w:rsid w:val="009927D2"/>
    <w:rsid w:val="00993A27"/>
    <w:rsid w:val="00994B14"/>
    <w:rsid w:val="00994E49"/>
    <w:rsid w:val="00994F59"/>
    <w:rsid w:val="0099614B"/>
    <w:rsid w:val="00996E04"/>
    <w:rsid w:val="00997933"/>
    <w:rsid w:val="00997AAD"/>
    <w:rsid w:val="009A0065"/>
    <w:rsid w:val="009A061D"/>
    <w:rsid w:val="009A08EE"/>
    <w:rsid w:val="009A0E60"/>
    <w:rsid w:val="009A152A"/>
    <w:rsid w:val="009A1841"/>
    <w:rsid w:val="009A2181"/>
    <w:rsid w:val="009A25E7"/>
    <w:rsid w:val="009A26F4"/>
    <w:rsid w:val="009A2DAE"/>
    <w:rsid w:val="009A3283"/>
    <w:rsid w:val="009A3730"/>
    <w:rsid w:val="009A3FB4"/>
    <w:rsid w:val="009A428A"/>
    <w:rsid w:val="009A4602"/>
    <w:rsid w:val="009A4915"/>
    <w:rsid w:val="009A4CF4"/>
    <w:rsid w:val="009A517D"/>
    <w:rsid w:val="009A52F6"/>
    <w:rsid w:val="009A5F16"/>
    <w:rsid w:val="009A60C1"/>
    <w:rsid w:val="009A61B4"/>
    <w:rsid w:val="009A6625"/>
    <w:rsid w:val="009A66B5"/>
    <w:rsid w:val="009A680A"/>
    <w:rsid w:val="009A682A"/>
    <w:rsid w:val="009A6C02"/>
    <w:rsid w:val="009A6C06"/>
    <w:rsid w:val="009A6F59"/>
    <w:rsid w:val="009A6FEB"/>
    <w:rsid w:val="009A7223"/>
    <w:rsid w:val="009A73A5"/>
    <w:rsid w:val="009A74AD"/>
    <w:rsid w:val="009A74FC"/>
    <w:rsid w:val="009A7A90"/>
    <w:rsid w:val="009A7C66"/>
    <w:rsid w:val="009B04A8"/>
    <w:rsid w:val="009B08AC"/>
    <w:rsid w:val="009B0C74"/>
    <w:rsid w:val="009B149B"/>
    <w:rsid w:val="009B15C9"/>
    <w:rsid w:val="009B1653"/>
    <w:rsid w:val="009B19C2"/>
    <w:rsid w:val="009B19C3"/>
    <w:rsid w:val="009B19D6"/>
    <w:rsid w:val="009B1AD2"/>
    <w:rsid w:val="009B1D7E"/>
    <w:rsid w:val="009B22AD"/>
    <w:rsid w:val="009B239A"/>
    <w:rsid w:val="009B2481"/>
    <w:rsid w:val="009B2522"/>
    <w:rsid w:val="009B2687"/>
    <w:rsid w:val="009B2741"/>
    <w:rsid w:val="009B2785"/>
    <w:rsid w:val="009B2AB2"/>
    <w:rsid w:val="009B2B8F"/>
    <w:rsid w:val="009B2BE8"/>
    <w:rsid w:val="009B2E7B"/>
    <w:rsid w:val="009B3242"/>
    <w:rsid w:val="009B35BF"/>
    <w:rsid w:val="009B3959"/>
    <w:rsid w:val="009B3A36"/>
    <w:rsid w:val="009B3B9E"/>
    <w:rsid w:val="009B3E03"/>
    <w:rsid w:val="009B3E55"/>
    <w:rsid w:val="009B407C"/>
    <w:rsid w:val="009B4128"/>
    <w:rsid w:val="009B43BB"/>
    <w:rsid w:val="009B46D0"/>
    <w:rsid w:val="009B474C"/>
    <w:rsid w:val="009B4ACF"/>
    <w:rsid w:val="009B4CBC"/>
    <w:rsid w:val="009B4F43"/>
    <w:rsid w:val="009B50CE"/>
    <w:rsid w:val="009B5301"/>
    <w:rsid w:val="009B543D"/>
    <w:rsid w:val="009B57F4"/>
    <w:rsid w:val="009B5ACE"/>
    <w:rsid w:val="009B61A6"/>
    <w:rsid w:val="009B655E"/>
    <w:rsid w:val="009B66DE"/>
    <w:rsid w:val="009B70AF"/>
    <w:rsid w:val="009B7B17"/>
    <w:rsid w:val="009B7CBB"/>
    <w:rsid w:val="009B7E2C"/>
    <w:rsid w:val="009B7EB5"/>
    <w:rsid w:val="009C03EC"/>
    <w:rsid w:val="009C06FA"/>
    <w:rsid w:val="009C0D63"/>
    <w:rsid w:val="009C0F60"/>
    <w:rsid w:val="009C112C"/>
    <w:rsid w:val="009C11A2"/>
    <w:rsid w:val="009C13BF"/>
    <w:rsid w:val="009C13C2"/>
    <w:rsid w:val="009C1416"/>
    <w:rsid w:val="009C163C"/>
    <w:rsid w:val="009C17B7"/>
    <w:rsid w:val="009C17BC"/>
    <w:rsid w:val="009C2460"/>
    <w:rsid w:val="009C24CE"/>
    <w:rsid w:val="009C2C85"/>
    <w:rsid w:val="009C2DE9"/>
    <w:rsid w:val="009C33DF"/>
    <w:rsid w:val="009C38D6"/>
    <w:rsid w:val="009C3F48"/>
    <w:rsid w:val="009C4014"/>
    <w:rsid w:val="009C4405"/>
    <w:rsid w:val="009C44B1"/>
    <w:rsid w:val="009C4C07"/>
    <w:rsid w:val="009C4CCA"/>
    <w:rsid w:val="009C5291"/>
    <w:rsid w:val="009C5401"/>
    <w:rsid w:val="009C54F7"/>
    <w:rsid w:val="009C5B17"/>
    <w:rsid w:val="009C5F0F"/>
    <w:rsid w:val="009C6009"/>
    <w:rsid w:val="009C60D5"/>
    <w:rsid w:val="009C630B"/>
    <w:rsid w:val="009C6719"/>
    <w:rsid w:val="009C67B6"/>
    <w:rsid w:val="009C690B"/>
    <w:rsid w:val="009C6A33"/>
    <w:rsid w:val="009C719F"/>
    <w:rsid w:val="009C735A"/>
    <w:rsid w:val="009C78B0"/>
    <w:rsid w:val="009C78C0"/>
    <w:rsid w:val="009C7A4C"/>
    <w:rsid w:val="009D0558"/>
    <w:rsid w:val="009D05CC"/>
    <w:rsid w:val="009D083D"/>
    <w:rsid w:val="009D0AF5"/>
    <w:rsid w:val="009D12C9"/>
    <w:rsid w:val="009D15E4"/>
    <w:rsid w:val="009D1C2C"/>
    <w:rsid w:val="009D2B2C"/>
    <w:rsid w:val="009D2DF2"/>
    <w:rsid w:val="009D3523"/>
    <w:rsid w:val="009D3BC8"/>
    <w:rsid w:val="009D428A"/>
    <w:rsid w:val="009D4378"/>
    <w:rsid w:val="009D4651"/>
    <w:rsid w:val="009D4A30"/>
    <w:rsid w:val="009D4B02"/>
    <w:rsid w:val="009D4E40"/>
    <w:rsid w:val="009D5046"/>
    <w:rsid w:val="009D5417"/>
    <w:rsid w:val="009D543E"/>
    <w:rsid w:val="009D54C6"/>
    <w:rsid w:val="009D55A5"/>
    <w:rsid w:val="009D5827"/>
    <w:rsid w:val="009D592F"/>
    <w:rsid w:val="009D5AD3"/>
    <w:rsid w:val="009D5E61"/>
    <w:rsid w:val="009D6084"/>
    <w:rsid w:val="009D618D"/>
    <w:rsid w:val="009D61BE"/>
    <w:rsid w:val="009D651B"/>
    <w:rsid w:val="009D6604"/>
    <w:rsid w:val="009D67B0"/>
    <w:rsid w:val="009D6958"/>
    <w:rsid w:val="009D6B72"/>
    <w:rsid w:val="009D7105"/>
    <w:rsid w:val="009D7584"/>
    <w:rsid w:val="009D75A5"/>
    <w:rsid w:val="009D79D3"/>
    <w:rsid w:val="009D7A80"/>
    <w:rsid w:val="009D7C9F"/>
    <w:rsid w:val="009E017F"/>
    <w:rsid w:val="009E0478"/>
    <w:rsid w:val="009E0F7D"/>
    <w:rsid w:val="009E107D"/>
    <w:rsid w:val="009E12D6"/>
    <w:rsid w:val="009E13FD"/>
    <w:rsid w:val="009E1ACB"/>
    <w:rsid w:val="009E1AE2"/>
    <w:rsid w:val="009E1C0C"/>
    <w:rsid w:val="009E1C92"/>
    <w:rsid w:val="009E1E00"/>
    <w:rsid w:val="009E1FC0"/>
    <w:rsid w:val="009E253E"/>
    <w:rsid w:val="009E2663"/>
    <w:rsid w:val="009E3076"/>
    <w:rsid w:val="009E3286"/>
    <w:rsid w:val="009E46B7"/>
    <w:rsid w:val="009E481A"/>
    <w:rsid w:val="009E49CB"/>
    <w:rsid w:val="009E4B6F"/>
    <w:rsid w:val="009E4BFD"/>
    <w:rsid w:val="009E4DDD"/>
    <w:rsid w:val="009E4E10"/>
    <w:rsid w:val="009E4F2B"/>
    <w:rsid w:val="009E56EE"/>
    <w:rsid w:val="009E5DD3"/>
    <w:rsid w:val="009E6D91"/>
    <w:rsid w:val="009E6E78"/>
    <w:rsid w:val="009E6F71"/>
    <w:rsid w:val="009E742F"/>
    <w:rsid w:val="009E7A00"/>
    <w:rsid w:val="009E7B90"/>
    <w:rsid w:val="009F05B8"/>
    <w:rsid w:val="009F08D0"/>
    <w:rsid w:val="009F09E8"/>
    <w:rsid w:val="009F0F6C"/>
    <w:rsid w:val="009F1379"/>
    <w:rsid w:val="009F13FE"/>
    <w:rsid w:val="009F1574"/>
    <w:rsid w:val="009F1AF2"/>
    <w:rsid w:val="009F1B2F"/>
    <w:rsid w:val="009F26E2"/>
    <w:rsid w:val="009F2B55"/>
    <w:rsid w:val="009F2B84"/>
    <w:rsid w:val="009F30B6"/>
    <w:rsid w:val="009F3E1F"/>
    <w:rsid w:val="009F3E71"/>
    <w:rsid w:val="009F3E98"/>
    <w:rsid w:val="009F3EE7"/>
    <w:rsid w:val="009F4453"/>
    <w:rsid w:val="009F46B0"/>
    <w:rsid w:val="009F4AD9"/>
    <w:rsid w:val="009F526A"/>
    <w:rsid w:val="009F607E"/>
    <w:rsid w:val="009F620A"/>
    <w:rsid w:val="009F653D"/>
    <w:rsid w:val="009F66D3"/>
    <w:rsid w:val="009F6C91"/>
    <w:rsid w:val="009F6E9D"/>
    <w:rsid w:val="009F7127"/>
    <w:rsid w:val="009F72D9"/>
    <w:rsid w:val="009F7C54"/>
    <w:rsid w:val="00A003E0"/>
    <w:rsid w:val="00A004EF"/>
    <w:rsid w:val="00A00A04"/>
    <w:rsid w:val="00A00E2B"/>
    <w:rsid w:val="00A011F8"/>
    <w:rsid w:val="00A01719"/>
    <w:rsid w:val="00A0182A"/>
    <w:rsid w:val="00A01C7B"/>
    <w:rsid w:val="00A01F93"/>
    <w:rsid w:val="00A022B7"/>
    <w:rsid w:val="00A029DB"/>
    <w:rsid w:val="00A02C55"/>
    <w:rsid w:val="00A02C95"/>
    <w:rsid w:val="00A02E1A"/>
    <w:rsid w:val="00A03C7B"/>
    <w:rsid w:val="00A04F59"/>
    <w:rsid w:val="00A04FED"/>
    <w:rsid w:val="00A0518D"/>
    <w:rsid w:val="00A0567D"/>
    <w:rsid w:val="00A05D3E"/>
    <w:rsid w:val="00A05E19"/>
    <w:rsid w:val="00A05F53"/>
    <w:rsid w:val="00A061E2"/>
    <w:rsid w:val="00A064D7"/>
    <w:rsid w:val="00A066B7"/>
    <w:rsid w:val="00A0676D"/>
    <w:rsid w:val="00A068AB"/>
    <w:rsid w:val="00A078E3"/>
    <w:rsid w:val="00A078FA"/>
    <w:rsid w:val="00A079F2"/>
    <w:rsid w:val="00A07CBF"/>
    <w:rsid w:val="00A07D3C"/>
    <w:rsid w:val="00A07EB1"/>
    <w:rsid w:val="00A07EBE"/>
    <w:rsid w:val="00A107F3"/>
    <w:rsid w:val="00A109AD"/>
    <w:rsid w:val="00A10B87"/>
    <w:rsid w:val="00A10F5E"/>
    <w:rsid w:val="00A11405"/>
    <w:rsid w:val="00A11749"/>
    <w:rsid w:val="00A117CE"/>
    <w:rsid w:val="00A120D0"/>
    <w:rsid w:val="00A122C2"/>
    <w:rsid w:val="00A124A3"/>
    <w:rsid w:val="00A12BD6"/>
    <w:rsid w:val="00A13DB8"/>
    <w:rsid w:val="00A13E94"/>
    <w:rsid w:val="00A13F44"/>
    <w:rsid w:val="00A13FC1"/>
    <w:rsid w:val="00A14093"/>
    <w:rsid w:val="00A14134"/>
    <w:rsid w:val="00A142D7"/>
    <w:rsid w:val="00A1442C"/>
    <w:rsid w:val="00A14747"/>
    <w:rsid w:val="00A14B47"/>
    <w:rsid w:val="00A15010"/>
    <w:rsid w:val="00A15331"/>
    <w:rsid w:val="00A155B3"/>
    <w:rsid w:val="00A15958"/>
    <w:rsid w:val="00A169F0"/>
    <w:rsid w:val="00A16BD4"/>
    <w:rsid w:val="00A16E58"/>
    <w:rsid w:val="00A16F25"/>
    <w:rsid w:val="00A176B7"/>
    <w:rsid w:val="00A17E3B"/>
    <w:rsid w:val="00A17EA5"/>
    <w:rsid w:val="00A20915"/>
    <w:rsid w:val="00A2108C"/>
    <w:rsid w:val="00A211D5"/>
    <w:rsid w:val="00A21709"/>
    <w:rsid w:val="00A21773"/>
    <w:rsid w:val="00A2177A"/>
    <w:rsid w:val="00A21F36"/>
    <w:rsid w:val="00A223EB"/>
    <w:rsid w:val="00A22418"/>
    <w:rsid w:val="00A22EB9"/>
    <w:rsid w:val="00A22F06"/>
    <w:rsid w:val="00A2332E"/>
    <w:rsid w:val="00A23F6C"/>
    <w:rsid w:val="00A23F7E"/>
    <w:rsid w:val="00A240B1"/>
    <w:rsid w:val="00A24807"/>
    <w:rsid w:val="00A24EFC"/>
    <w:rsid w:val="00A253C5"/>
    <w:rsid w:val="00A25740"/>
    <w:rsid w:val="00A25797"/>
    <w:rsid w:val="00A25920"/>
    <w:rsid w:val="00A264C7"/>
    <w:rsid w:val="00A2687E"/>
    <w:rsid w:val="00A26AD3"/>
    <w:rsid w:val="00A26B02"/>
    <w:rsid w:val="00A26F4D"/>
    <w:rsid w:val="00A27E55"/>
    <w:rsid w:val="00A27E69"/>
    <w:rsid w:val="00A27F37"/>
    <w:rsid w:val="00A30356"/>
    <w:rsid w:val="00A30678"/>
    <w:rsid w:val="00A30712"/>
    <w:rsid w:val="00A30ADF"/>
    <w:rsid w:val="00A3132E"/>
    <w:rsid w:val="00A31398"/>
    <w:rsid w:val="00A318F0"/>
    <w:rsid w:val="00A31929"/>
    <w:rsid w:val="00A319C3"/>
    <w:rsid w:val="00A31E59"/>
    <w:rsid w:val="00A321B1"/>
    <w:rsid w:val="00A325F2"/>
    <w:rsid w:val="00A32AEC"/>
    <w:rsid w:val="00A32B18"/>
    <w:rsid w:val="00A32EEE"/>
    <w:rsid w:val="00A3397A"/>
    <w:rsid w:val="00A33B1E"/>
    <w:rsid w:val="00A33DA9"/>
    <w:rsid w:val="00A33EDF"/>
    <w:rsid w:val="00A34469"/>
    <w:rsid w:val="00A349B8"/>
    <w:rsid w:val="00A34A01"/>
    <w:rsid w:val="00A34A13"/>
    <w:rsid w:val="00A351D3"/>
    <w:rsid w:val="00A35351"/>
    <w:rsid w:val="00A35B5B"/>
    <w:rsid w:val="00A35C0F"/>
    <w:rsid w:val="00A35E4A"/>
    <w:rsid w:val="00A3649D"/>
    <w:rsid w:val="00A36B3B"/>
    <w:rsid w:val="00A36CB2"/>
    <w:rsid w:val="00A36CD7"/>
    <w:rsid w:val="00A36D35"/>
    <w:rsid w:val="00A36E2C"/>
    <w:rsid w:val="00A36E9D"/>
    <w:rsid w:val="00A37ECF"/>
    <w:rsid w:val="00A40264"/>
    <w:rsid w:val="00A403B3"/>
    <w:rsid w:val="00A4113C"/>
    <w:rsid w:val="00A41181"/>
    <w:rsid w:val="00A41236"/>
    <w:rsid w:val="00A413F9"/>
    <w:rsid w:val="00A414ED"/>
    <w:rsid w:val="00A4177C"/>
    <w:rsid w:val="00A41A13"/>
    <w:rsid w:val="00A41FDC"/>
    <w:rsid w:val="00A424A2"/>
    <w:rsid w:val="00A42614"/>
    <w:rsid w:val="00A42A44"/>
    <w:rsid w:val="00A42BFC"/>
    <w:rsid w:val="00A434C0"/>
    <w:rsid w:val="00A4354D"/>
    <w:rsid w:val="00A438A4"/>
    <w:rsid w:val="00A439C6"/>
    <w:rsid w:val="00A43ACB"/>
    <w:rsid w:val="00A43B7B"/>
    <w:rsid w:val="00A43F22"/>
    <w:rsid w:val="00A4404C"/>
    <w:rsid w:val="00A440F1"/>
    <w:rsid w:val="00A44A5E"/>
    <w:rsid w:val="00A4521D"/>
    <w:rsid w:val="00A45236"/>
    <w:rsid w:val="00A457FC"/>
    <w:rsid w:val="00A45E38"/>
    <w:rsid w:val="00A4687C"/>
    <w:rsid w:val="00A46E2E"/>
    <w:rsid w:val="00A46FC9"/>
    <w:rsid w:val="00A477C1"/>
    <w:rsid w:val="00A47843"/>
    <w:rsid w:val="00A47AF3"/>
    <w:rsid w:val="00A47CA3"/>
    <w:rsid w:val="00A50997"/>
    <w:rsid w:val="00A5161F"/>
    <w:rsid w:val="00A527B7"/>
    <w:rsid w:val="00A52A1F"/>
    <w:rsid w:val="00A52DD0"/>
    <w:rsid w:val="00A52DFB"/>
    <w:rsid w:val="00A5354D"/>
    <w:rsid w:val="00A53602"/>
    <w:rsid w:val="00A5389A"/>
    <w:rsid w:val="00A53E0A"/>
    <w:rsid w:val="00A542DE"/>
    <w:rsid w:val="00A54C45"/>
    <w:rsid w:val="00A551A5"/>
    <w:rsid w:val="00A5550D"/>
    <w:rsid w:val="00A55612"/>
    <w:rsid w:val="00A55B21"/>
    <w:rsid w:val="00A56A5D"/>
    <w:rsid w:val="00A56E86"/>
    <w:rsid w:val="00A574D6"/>
    <w:rsid w:val="00A575DD"/>
    <w:rsid w:val="00A575E6"/>
    <w:rsid w:val="00A57833"/>
    <w:rsid w:val="00A5789F"/>
    <w:rsid w:val="00A57A20"/>
    <w:rsid w:val="00A57ADC"/>
    <w:rsid w:val="00A57E3D"/>
    <w:rsid w:val="00A6000E"/>
    <w:rsid w:val="00A601B8"/>
    <w:rsid w:val="00A603C7"/>
    <w:rsid w:val="00A6076C"/>
    <w:rsid w:val="00A60B09"/>
    <w:rsid w:val="00A60F63"/>
    <w:rsid w:val="00A61263"/>
    <w:rsid w:val="00A61781"/>
    <w:rsid w:val="00A617DA"/>
    <w:rsid w:val="00A61A80"/>
    <w:rsid w:val="00A61AD0"/>
    <w:rsid w:val="00A62490"/>
    <w:rsid w:val="00A624FA"/>
    <w:rsid w:val="00A6278B"/>
    <w:rsid w:val="00A62828"/>
    <w:rsid w:val="00A62B70"/>
    <w:rsid w:val="00A62FA0"/>
    <w:rsid w:val="00A63106"/>
    <w:rsid w:val="00A63583"/>
    <w:rsid w:val="00A635A8"/>
    <w:rsid w:val="00A6381D"/>
    <w:rsid w:val="00A63C0A"/>
    <w:rsid w:val="00A648CC"/>
    <w:rsid w:val="00A64AFB"/>
    <w:rsid w:val="00A64FCB"/>
    <w:rsid w:val="00A65126"/>
    <w:rsid w:val="00A65286"/>
    <w:rsid w:val="00A6528F"/>
    <w:rsid w:val="00A6537C"/>
    <w:rsid w:val="00A65C9F"/>
    <w:rsid w:val="00A65D3B"/>
    <w:rsid w:val="00A6659A"/>
    <w:rsid w:val="00A66702"/>
    <w:rsid w:val="00A66F47"/>
    <w:rsid w:val="00A66F64"/>
    <w:rsid w:val="00A678C4"/>
    <w:rsid w:val="00A678FA"/>
    <w:rsid w:val="00A67B88"/>
    <w:rsid w:val="00A67CDB"/>
    <w:rsid w:val="00A70163"/>
    <w:rsid w:val="00A704CA"/>
    <w:rsid w:val="00A705FF"/>
    <w:rsid w:val="00A70923"/>
    <w:rsid w:val="00A7092E"/>
    <w:rsid w:val="00A70A4B"/>
    <w:rsid w:val="00A70E77"/>
    <w:rsid w:val="00A7159B"/>
    <w:rsid w:val="00A71AFB"/>
    <w:rsid w:val="00A71DF5"/>
    <w:rsid w:val="00A723EA"/>
    <w:rsid w:val="00A723ED"/>
    <w:rsid w:val="00A72A0C"/>
    <w:rsid w:val="00A72AEC"/>
    <w:rsid w:val="00A72C62"/>
    <w:rsid w:val="00A72F64"/>
    <w:rsid w:val="00A730AF"/>
    <w:rsid w:val="00A732C5"/>
    <w:rsid w:val="00A7370D"/>
    <w:rsid w:val="00A73815"/>
    <w:rsid w:val="00A73A37"/>
    <w:rsid w:val="00A73AE1"/>
    <w:rsid w:val="00A73B35"/>
    <w:rsid w:val="00A73EEA"/>
    <w:rsid w:val="00A74456"/>
    <w:rsid w:val="00A74B60"/>
    <w:rsid w:val="00A74C36"/>
    <w:rsid w:val="00A751D9"/>
    <w:rsid w:val="00A755C8"/>
    <w:rsid w:val="00A7560F"/>
    <w:rsid w:val="00A757F9"/>
    <w:rsid w:val="00A7596D"/>
    <w:rsid w:val="00A75A1E"/>
    <w:rsid w:val="00A75AEC"/>
    <w:rsid w:val="00A7627E"/>
    <w:rsid w:val="00A7647B"/>
    <w:rsid w:val="00A7670E"/>
    <w:rsid w:val="00A76836"/>
    <w:rsid w:val="00A7693A"/>
    <w:rsid w:val="00A76BDD"/>
    <w:rsid w:val="00A76F36"/>
    <w:rsid w:val="00A77574"/>
    <w:rsid w:val="00A80253"/>
    <w:rsid w:val="00A80583"/>
    <w:rsid w:val="00A80677"/>
    <w:rsid w:val="00A807AD"/>
    <w:rsid w:val="00A80FD9"/>
    <w:rsid w:val="00A81396"/>
    <w:rsid w:val="00A819B3"/>
    <w:rsid w:val="00A81C82"/>
    <w:rsid w:val="00A81D96"/>
    <w:rsid w:val="00A81F92"/>
    <w:rsid w:val="00A82E7E"/>
    <w:rsid w:val="00A82F04"/>
    <w:rsid w:val="00A83470"/>
    <w:rsid w:val="00A83E48"/>
    <w:rsid w:val="00A8489D"/>
    <w:rsid w:val="00A84B84"/>
    <w:rsid w:val="00A84BA6"/>
    <w:rsid w:val="00A84C17"/>
    <w:rsid w:val="00A85B56"/>
    <w:rsid w:val="00A85B84"/>
    <w:rsid w:val="00A861F6"/>
    <w:rsid w:val="00A8629D"/>
    <w:rsid w:val="00A86581"/>
    <w:rsid w:val="00A86C54"/>
    <w:rsid w:val="00A8731A"/>
    <w:rsid w:val="00A87320"/>
    <w:rsid w:val="00A87C29"/>
    <w:rsid w:val="00A90305"/>
    <w:rsid w:val="00A903CC"/>
    <w:rsid w:val="00A90B57"/>
    <w:rsid w:val="00A90FD4"/>
    <w:rsid w:val="00A91384"/>
    <w:rsid w:val="00A913AD"/>
    <w:rsid w:val="00A9154B"/>
    <w:rsid w:val="00A9162F"/>
    <w:rsid w:val="00A917ED"/>
    <w:rsid w:val="00A91E68"/>
    <w:rsid w:val="00A9202F"/>
    <w:rsid w:val="00A924AE"/>
    <w:rsid w:val="00A926F2"/>
    <w:rsid w:val="00A92D45"/>
    <w:rsid w:val="00A930BF"/>
    <w:rsid w:val="00A930D3"/>
    <w:rsid w:val="00A9357B"/>
    <w:rsid w:val="00A9375C"/>
    <w:rsid w:val="00A94082"/>
    <w:rsid w:val="00A9412A"/>
    <w:rsid w:val="00A942F1"/>
    <w:rsid w:val="00A9431F"/>
    <w:rsid w:val="00A9436E"/>
    <w:rsid w:val="00A94AB2"/>
    <w:rsid w:val="00A94DC8"/>
    <w:rsid w:val="00A94FF8"/>
    <w:rsid w:val="00A9590C"/>
    <w:rsid w:val="00A959CE"/>
    <w:rsid w:val="00A963A0"/>
    <w:rsid w:val="00A9665C"/>
    <w:rsid w:val="00A96718"/>
    <w:rsid w:val="00A9683D"/>
    <w:rsid w:val="00A96DF6"/>
    <w:rsid w:val="00A971AD"/>
    <w:rsid w:val="00A975CA"/>
    <w:rsid w:val="00AA138E"/>
    <w:rsid w:val="00AA166F"/>
    <w:rsid w:val="00AA1CE3"/>
    <w:rsid w:val="00AA1E38"/>
    <w:rsid w:val="00AA2186"/>
    <w:rsid w:val="00AA232C"/>
    <w:rsid w:val="00AA2563"/>
    <w:rsid w:val="00AA2982"/>
    <w:rsid w:val="00AA326B"/>
    <w:rsid w:val="00AA32E3"/>
    <w:rsid w:val="00AA34F9"/>
    <w:rsid w:val="00AA355D"/>
    <w:rsid w:val="00AA37ED"/>
    <w:rsid w:val="00AA38E1"/>
    <w:rsid w:val="00AA3DB3"/>
    <w:rsid w:val="00AA3FAA"/>
    <w:rsid w:val="00AA40AC"/>
    <w:rsid w:val="00AA495E"/>
    <w:rsid w:val="00AA4B5C"/>
    <w:rsid w:val="00AA4C93"/>
    <w:rsid w:val="00AA4DCA"/>
    <w:rsid w:val="00AA4F0E"/>
    <w:rsid w:val="00AA51B0"/>
    <w:rsid w:val="00AA57ED"/>
    <w:rsid w:val="00AA607A"/>
    <w:rsid w:val="00AA6211"/>
    <w:rsid w:val="00AA6529"/>
    <w:rsid w:val="00AA6F03"/>
    <w:rsid w:val="00AA6F72"/>
    <w:rsid w:val="00AA734A"/>
    <w:rsid w:val="00AA7CE3"/>
    <w:rsid w:val="00AB02C4"/>
    <w:rsid w:val="00AB09A8"/>
    <w:rsid w:val="00AB12C9"/>
    <w:rsid w:val="00AB134C"/>
    <w:rsid w:val="00AB1461"/>
    <w:rsid w:val="00AB1670"/>
    <w:rsid w:val="00AB16D6"/>
    <w:rsid w:val="00AB19C7"/>
    <w:rsid w:val="00AB1A9F"/>
    <w:rsid w:val="00AB2992"/>
    <w:rsid w:val="00AB31E6"/>
    <w:rsid w:val="00AB3475"/>
    <w:rsid w:val="00AB351A"/>
    <w:rsid w:val="00AB375C"/>
    <w:rsid w:val="00AB38E2"/>
    <w:rsid w:val="00AB3AD5"/>
    <w:rsid w:val="00AB3E83"/>
    <w:rsid w:val="00AB467C"/>
    <w:rsid w:val="00AB49F5"/>
    <w:rsid w:val="00AB4B66"/>
    <w:rsid w:val="00AB4BF8"/>
    <w:rsid w:val="00AB4CBD"/>
    <w:rsid w:val="00AB51F9"/>
    <w:rsid w:val="00AB544D"/>
    <w:rsid w:val="00AB597B"/>
    <w:rsid w:val="00AB5A7F"/>
    <w:rsid w:val="00AB5D55"/>
    <w:rsid w:val="00AB5DB6"/>
    <w:rsid w:val="00AB5E1A"/>
    <w:rsid w:val="00AB6358"/>
    <w:rsid w:val="00AB670A"/>
    <w:rsid w:val="00AB7100"/>
    <w:rsid w:val="00AB72D3"/>
    <w:rsid w:val="00AB73C7"/>
    <w:rsid w:val="00AB7618"/>
    <w:rsid w:val="00AB7BB4"/>
    <w:rsid w:val="00AB7F42"/>
    <w:rsid w:val="00AC021E"/>
    <w:rsid w:val="00AC02F6"/>
    <w:rsid w:val="00AC07DD"/>
    <w:rsid w:val="00AC09E7"/>
    <w:rsid w:val="00AC0BAE"/>
    <w:rsid w:val="00AC10D6"/>
    <w:rsid w:val="00AC129F"/>
    <w:rsid w:val="00AC12BA"/>
    <w:rsid w:val="00AC1993"/>
    <w:rsid w:val="00AC1AB6"/>
    <w:rsid w:val="00AC1C66"/>
    <w:rsid w:val="00AC1F61"/>
    <w:rsid w:val="00AC241E"/>
    <w:rsid w:val="00AC2BD6"/>
    <w:rsid w:val="00AC2E40"/>
    <w:rsid w:val="00AC3324"/>
    <w:rsid w:val="00AC3330"/>
    <w:rsid w:val="00AC3848"/>
    <w:rsid w:val="00AC3953"/>
    <w:rsid w:val="00AC3F3A"/>
    <w:rsid w:val="00AC401C"/>
    <w:rsid w:val="00AC407F"/>
    <w:rsid w:val="00AC459B"/>
    <w:rsid w:val="00AC45E6"/>
    <w:rsid w:val="00AC47BB"/>
    <w:rsid w:val="00AC4F95"/>
    <w:rsid w:val="00AC562F"/>
    <w:rsid w:val="00AC5634"/>
    <w:rsid w:val="00AC5A24"/>
    <w:rsid w:val="00AC5D0A"/>
    <w:rsid w:val="00AC62BA"/>
    <w:rsid w:val="00AC6301"/>
    <w:rsid w:val="00AC653B"/>
    <w:rsid w:val="00AC6606"/>
    <w:rsid w:val="00AC669B"/>
    <w:rsid w:val="00AC6867"/>
    <w:rsid w:val="00AC6B56"/>
    <w:rsid w:val="00AC735F"/>
    <w:rsid w:val="00AC77BF"/>
    <w:rsid w:val="00AC77EB"/>
    <w:rsid w:val="00AD00BB"/>
    <w:rsid w:val="00AD0506"/>
    <w:rsid w:val="00AD08C1"/>
    <w:rsid w:val="00AD0D71"/>
    <w:rsid w:val="00AD0FE7"/>
    <w:rsid w:val="00AD184C"/>
    <w:rsid w:val="00AD1912"/>
    <w:rsid w:val="00AD1F69"/>
    <w:rsid w:val="00AD2005"/>
    <w:rsid w:val="00AD2821"/>
    <w:rsid w:val="00AD2A07"/>
    <w:rsid w:val="00AD3609"/>
    <w:rsid w:val="00AD3648"/>
    <w:rsid w:val="00AD36A1"/>
    <w:rsid w:val="00AD3D39"/>
    <w:rsid w:val="00AD3F35"/>
    <w:rsid w:val="00AD4094"/>
    <w:rsid w:val="00AD4A76"/>
    <w:rsid w:val="00AD4B5F"/>
    <w:rsid w:val="00AD4D26"/>
    <w:rsid w:val="00AD4E44"/>
    <w:rsid w:val="00AD563F"/>
    <w:rsid w:val="00AD57FC"/>
    <w:rsid w:val="00AD5827"/>
    <w:rsid w:val="00AD5841"/>
    <w:rsid w:val="00AD5AD6"/>
    <w:rsid w:val="00AD61C6"/>
    <w:rsid w:val="00AD630C"/>
    <w:rsid w:val="00AD65EE"/>
    <w:rsid w:val="00AD6F10"/>
    <w:rsid w:val="00AD7159"/>
    <w:rsid w:val="00AD74A2"/>
    <w:rsid w:val="00AD7CCA"/>
    <w:rsid w:val="00AD7DE1"/>
    <w:rsid w:val="00AE001D"/>
    <w:rsid w:val="00AE045B"/>
    <w:rsid w:val="00AE11F9"/>
    <w:rsid w:val="00AE1243"/>
    <w:rsid w:val="00AE15ED"/>
    <w:rsid w:val="00AE175B"/>
    <w:rsid w:val="00AE17DD"/>
    <w:rsid w:val="00AE1DE0"/>
    <w:rsid w:val="00AE2019"/>
    <w:rsid w:val="00AE2156"/>
    <w:rsid w:val="00AE25A7"/>
    <w:rsid w:val="00AE3185"/>
    <w:rsid w:val="00AE331A"/>
    <w:rsid w:val="00AE3D9B"/>
    <w:rsid w:val="00AE45C0"/>
    <w:rsid w:val="00AE49DD"/>
    <w:rsid w:val="00AE4C60"/>
    <w:rsid w:val="00AE56F3"/>
    <w:rsid w:val="00AE5AA2"/>
    <w:rsid w:val="00AE5CB7"/>
    <w:rsid w:val="00AE5D32"/>
    <w:rsid w:val="00AE5FA3"/>
    <w:rsid w:val="00AE6523"/>
    <w:rsid w:val="00AE7689"/>
    <w:rsid w:val="00AE76BF"/>
    <w:rsid w:val="00AE777E"/>
    <w:rsid w:val="00AE7BEC"/>
    <w:rsid w:val="00AF05BD"/>
    <w:rsid w:val="00AF0758"/>
    <w:rsid w:val="00AF0A41"/>
    <w:rsid w:val="00AF0A47"/>
    <w:rsid w:val="00AF0B42"/>
    <w:rsid w:val="00AF0E18"/>
    <w:rsid w:val="00AF1069"/>
    <w:rsid w:val="00AF11CE"/>
    <w:rsid w:val="00AF147B"/>
    <w:rsid w:val="00AF205C"/>
    <w:rsid w:val="00AF3050"/>
    <w:rsid w:val="00AF3227"/>
    <w:rsid w:val="00AF3349"/>
    <w:rsid w:val="00AF3785"/>
    <w:rsid w:val="00AF37D7"/>
    <w:rsid w:val="00AF39B8"/>
    <w:rsid w:val="00AF3E2C"/>
    <w:rsid w:val="00AF3F0B"/>
    <w:rsid w:val="00AF41CB"/>
    <w:rsid w:val="00AF436F"/>
    <w:rsid w:val="00AF4A90"/>
    <w:rsid w:val="00AF581F"/>
    <w:rsid w:val="00AF5845"/>
    <w:rsid w:val="00AF5E79"/>
    <w:rsid w:val="00AF5F53"/>
    <w:rsid w:val="00AF666E"/>
    <w:rsid w:val="00AF686A"/>
    <w:rsid w:val="00AF722E"/>
    <w:rsid w:val="00AF7258"/>
    <w:rsid w:val="00AF72A9"/>
    <w:rsid w:val="00AF72B7"/>
    <w:rsid w:val="00AF74D6"/>
    <w:rsid w:val="00AF7562"/>
    <w:rsid w:val="00AF7C5E"/>
    <w:rsid w:val="00B00BDE"/>
    <w:rsid w:val="00B00D44"/>
    <w:rsid w:val="00B01103"/>
    <w:rsid w:val="00B01564"/>
    <w:rsid w:val="00B0199C"/>
    <w:rsid w:val="00B01B10"/>
    <w:rsid w:val="00B02276"/>
    <w:rsid w:val="00B03250"/>
    <w:rsid w:val="00B03729"/>
    <w:rsid w:val="00B03A3B"/>
    <w:rsid w:val="00B04D56"/>
    <w:rsid w:val="00B04D81"/>
    <w:rsid w:val="00B04F14"/>
    <w:rsid w:val="00B05311"/>
    <w:rsid w:val="00B053AA"/>
    <w:rsid w:val="00B05D17"/>
    <w:rsid w:val="00B0653D"/>
    <w:rsid w:val="00B065D0"/>
    <w:rsid w:val="00B06BF8"/>
    <w:rsid w:val="00B06D2C"/>
    <w:rsid w:val="00B0744A"/>
    <w:rsid w:val="00B074B7"/>
    <w:rsid w:val="00B074C4"/>
    <w:rsid w:val="00B075EA"/>
    <w:rsid w:val="00B07BA5"/>
    <w:rsid w:val="00B07F98"/>
    <w:rsid w:val="00B07FA1"/>
    <w:rsid w:val="00B100F8"/>
    <w:rsid w:val="00B10271"/>
    <w:rsid w:val="00B1041C"/>
    <w:rsid w:val="00B1091B"/>
    <w:rsid w:val="00B10EE6"/>
    <w:rsid w:val="00B10F9D"/>
    <w:rsid w:val="00B119C4"/>
    <w:rsid w:val="00B11AEA"/>
    <w:rsid w:val="00B11BD3"/>
    <w:rsid w:val="00B11EB8"/>
    <w:rsid w:val="00B11EBB"/>
    <w:rsid w:val="00B11EF7"/>
    <w:rsid w:val="00B11F09"/>
    <w:rsid w:val="00B11FE2"/>
    <w:rsid w:val="00B1233F"/>
    <w:rsid w:val="00B12346"/>
    <w:rsid w:val="00B126A3"/>
    <w:rsid w:val="00B12B83"/>
    <w:rsid w:val="00B12F37"/>
    <w:rsid w:val="00B1336C"/>
    <w:rsid w:val="00B133DB"/>
    <w:rsid w:val="00B13F7B"/>
    <w:rsid w:val="00B1490A"/>
    <w:rsid w:val="00B14EBA"/>
    <w:rsid w:val="00B157B0"/>
    <w:rsid w:val="00B1580A"/>
    <w:rsid w:val="00B159A9"/>
    <w:rsid w:val="00B15B5B"/>
    <w:rsid w:val="00B15BCD"/>
    <w:rsid w:val="00B1677D"/>
    <w:rsid w:val="00B16C77"/>
    <w:rsid w:val="00B16FE9"/>
    <w:rsid w:val="00B175CF"/>
    <w:rsid w:val="00B177E6"/>
    <w:rsid w:val="00B178EF"/>
    <w:rsid w:val="00B17A9E"/>
    <w:rsid w:val="00B17F06"/>
    <w:rsid w:val="00B2045A"/>
    <w:rsid w:val="00B206F1"/>
    <w:rsid w:val="00B20A83"/>
    <w:rsid w:val="00B21127"/>
    <w:rsid w:val="00B214E9"/>
    <w:rsid w:val="00B21566"/>
    <w:rsid w:val="00B21ABB"/>
    <w:rsid w:val="00B21D84"/>
    <w:rsid w:val="00B223F2"/>
    <w:rsid w:val="00B2296A"/>
    <w:rsid w:val="00B234B4"/>
    <w:rsid w:val="00B23621"/>
    <w:rsid w:val="00B23788"/>
    <w:rsid w:val="00B239C0"/>
    <w:rsid w:val="00B23E0E"/>
    <w:rsid w:val="00B243CB"/>
    <w:rsid w:val="00B24825"/>
    <w:rsid w:val="00B24D31"/>
    <w:rsid w:val="00B24D9C"/>
    <w:rsid w:val="00B25175"/>
    <w:rsid w:val="00B253B1"/>
    <w:rsid w:val="00B2597B"/>
    <w:rsid w:val="00B25B67"/>
    <w:rsid w:val="00B25DC3"/>
    <w:rsid w:val="00B25E74"/>
    <w:rsid w:val="00B25F60"/>
    <w:rsid w:val="00B26057"/>
    <w:rsid w:val="00B263F5"/>
    <w:rsid w:val="00B2688C"/>
    <w:rsid w:val="00B26EE6"/>
    <w:rsid w:val="00B272FB"/>
    <w:rsid w:val="00B273DF"/>
    <w:rsid w:val="00B27730"/>
    <w:rsid w:val="00B27A38"/>
    <w:rsid w:val="00B27CAC"/>
    <w:rsid w:val="00B27E6E"/>
    <w:rsid w:val="00B301E8"/>
    <w:rsid w:val="00B301FB"/>
    <w:rsid w:val="00B30327"/>
    <w:rsid w:val="00B30708"/>
    <w:rsid w:val="00B30789"/>
    <w:rsid w:val="00B309EE"/>
    <w:rsid w:val="00B30C82"/>
    <w:rsid w:val="00B30D12"/>
    <w:rsid w:val="00B30D18"/>
    <w:rsid w:val="00B30F23"/>
    <w:rsid w:val="00B31222"/>
    <w:rsid w:val="00B3140A"/>
    <w:rsid w:val="00B316EC"/>
    <w:rsid w:val="00B31989"/>
    <w:rsid w:val="00B3276B"/>
    <w:rsid w:val="00B328B6"/>
    <w:rsid w:val="00B32B26"/>
    <w:rsid w:val="00B32E1A"/>
    <w:rsid w:val="00B32EFE"/>
    <w:rsid w:val="00B3380E"/>
    <w:rsid w:val="00B33DB4"/>
    <w:rsid w:val="00B33DC5"/>
    <w:rsid w:val="00B33E4B"/>
    <w:rsid w:val="00B3431B"/>
    <w:rsid w:val="00B34D93"/>
    <w:rsid w:val="00B3594A"/>
    <w:rsid w:val="00B359CC"/>
    <w:rsid w:val="00B35E61"/>
    <w:rsid w:val="00B35EC3"/>
    <w:rsid w:val="00B360AD"/>
    <w:rsid w:val="00B363F6"/>
    <w:rsid w:val="00B367C9"/>
    <w:rsid w:val="00B368BF"/>
    <w:rsid w:val="00B36B04"/>
    <w:rsid w:val="00B371D0"/>
    <w:rsid w:val="00B371E5"/>
    <w:rsid w:val="00B37555"/>
    <w:rsid w:val="00B4058A"/>
    <w:rsid w:val="00B40795"/>
    <w:rsid w:val="00B409CE"/>
    <w:rsid w:val="00B40AB8"/>
    <w:rsid w:val="00B40D91"/>
    <w:rsid w:val="00B40E8A"/>
    <w:rsid w:val="00B40E99"/>
    <w:rsid w:val="00B411E0"/>
    <w:rsid w:val="00B413B7"/>
    <w:rsid w:val="00B42506"/>
    <w:rsid w:val="00B42A98"/>
    <w:rsid w:val="00B43256"/>
    <w:rsid w:val="00B43663"/>
    <w:rsid w:val="00B4369A"/>
    <w:rsid w:val="00B437B4"/>
    <w:rsid w:val="00B43E20"/>
    <w:rsid w:val="00B440E1"/>
    <w:rsid w:val="00B4475D"/>
    <w:rsid w:val="00B44ACA"/>
    <w:rsid w:val="00B44CDD"/>
    <w:rsid w:val="00B44DBB"/>
    <w:rsid w:val="00B44FBC"/>
    <w:rsid w:val="00B44FD2"/>
    <w:rsid w:val="00B45620"/>
    <w:rsid w:val="00B45BEC"/>
    <w:rsid w:val="00B45CAC"/>
    <w:rsid w:val="00B460DC"/>
    <w:rsid w:val="00B469D3"/>
    <w:rsid w:val="00B46C7D"/>
    <w:rsid w:val="00B46DAD"/>
    <w:rsid w:val="00B46DFE"/>
    <w:rsid w:val="00B46F73"/>
    <w:rsid w:val="00B474B2"/>
    <w:rsid w:val="00B4782C"/>
    <w:rsid w:val="00B47B59"/>
    <w:rsid w:val="00B50060"/>
    <w:rsid w:val="00B500DE"/>
    <w:rsid w:val="00B50562"/>
    <w:rsid w:val="00B50D46"/>
    <w:rsid w:val="00B50E54"/>
    <w:rsid w:val="00B51179"/>
    <w:rsid w:val="00B511AD"/>
    <w:rsid w:val="00B515D7"/>
    <w:rsid w:val="00B51843"/>
    <w:rsid w:val="00B51F9F"/>
    <w:rsid w:val="00B5205B"/>
    <w:rsid w:val="00B520C5"/>
    <w:rsid w:val="00B52458"/>
    <w:rsid w:val="00B525E8"/>
    <w:rsid w:val="00B526DF"/>
    <w:rsid w:val="00B52887"/>
    <w:rsid w:val="00B52C97"/>
    <w:rsid w:val="00B532DF"/>
    <w:rsid w:val="00B5363F"/>
    <w:rsid w:val="00B53E0A"/>
    <w:rsid w:val="00B54188"/>
    <w:rsid w:val="00B54352"/>
    <w:rsid w:val="00B544D3"/>
    <w:rsid w:val="00B5452C"/>
    <w:rsid w:val="00B547EA"/>
    <w:rsid w:val="00B54976"/>
    <w:rsid w:val="00B54A9E"/>
    <w:rsid w:val="00B54CC9"/>
    <w:rsid w:val="00B54EDE"/>
    <w:rsid w:val="00B556AF"/>
    <w:rsid w:val="00B55C02"/>
    <w:rsid w:val="00B55E01"/>
    <w:rsid w:val="00B55F19"/>
    <w:rsid w:val="00B5615B"/>
    <w:rsid w:val="00B56545"/>
    <w:rsid w:val="00B56CAE"/>
    <w:rsid w:val="00B56D47"/>
    <w:rsid w:val="00B5798E"/>
    <w:rsid w:val="00B57BC6"/>
    <w:rsid w:val="00B57BCD"/>
    <w:rsid w:val="00B6000A"/>
    <w:rsid w:val="00B60095"/>
    <w:rsid w:val="00B603FB"/>
    <w:rsid w:val="00B60C81"/>
    <w:rsid w:val="00B60CF2"/>
    <w:rsid w:val="00B610CD"/>
    <w:rsid w:val="00B61139"/>
    <w:rsid w:val="00B6115F"/>
    <w:rsid w:val="00B61682"/>
    <w:rsid w:val="00B61B93"/>
    <w:rsid w:val="00B61E26"/>
    <w:rsid w:val="00B61EB8"/>
    <w:rsid w:val="00B61FF3"/>
    <w:rsid w:val="00B620EE"/>
    <w:rsid w:val="00B62312"/>
    <w:rsid w:val="00B63149"/>
    <w:rsid w:val="00B63200"/>
    <w:rsid w:val="00B633C6"/>
    <w:rsid w:val="00B637CC"/>
    <w:rsid w:val="00B639D8"/>
    <w:rsid w:val="00B63C73"/>
    <w:rsid w:val="00B63CE2"/>
    <w:rsid w:val="00B63F63"/>
    <w:rsid w:val="00B63FF7"/>
    <w:rsid w:val="00B64BDC"/>
    <w:rsid w:val="00B64C44"/>
    <w:rsid w:val="00B6599E"/>
    <w:rsid w:val="00B65AB3"/>
    <w:rsid w:val="00B65B0E"/>
    <w:rsid w:val="00B660C5"/>
    <w:rsid w:val="00B662C3"/>
    <w:rsid w:val="00B666DE"/>
    <w:rsid w:val="00B66E68"/>
    <w:rsid w:val="00B670AB"/>
    <w:rsid w:val="00B67AB1"/>
    <w:rsid w:val="00B67EAC"/>
    <w:rsid w:val="00B7042F"/>
    <w:rsid w:val="00B70A49"/>
    <w:rsid w:val="00B70AC5"/>
    <w:rsid w:val="00B70E59"/>
    <w:rsid w:val="00B710BC"/>
    <w:rsid w:val="00B71129"/>
    <w:rsid w:val="00B71751"/>
    <w:rsid w:val="00B717ED"/>
    <w:rsid w:val="00B7200B"/>
    <w:rsid w:val="00B725E0"/>
    <w:rsid w:val="00B7285C"/>
    <w:rsid w:val="00B72CF1"/>
    <w:rsid w:val="00B732EA"/>
    <w:rsid w:val="00B73684"/>
    <w:rsid w:val="00B74498"/>
    <w:rsid w:val="00B74EC0"/>
    <w:rsid w:val="00B7508E"/>
    <w:rsid w:val="00B751A7"/>
    <w:rsid w:val="00B75375"/>
    <w:rsid w:val="00B75C74"/>
    <w:rsid w:val="00B75D3D"/>
    <w:rsid w:val="00B761A5"/>
    <w:rsid w:val="00B765B5"/>
    <w:rsid w:val="00B76630"/>
    <w:rsid w:val="00B767B8"/>
    <w:rsid w:val="00B76EE0"/>
    <w:rsid w:val="00B771A9"/>
    <w:rsid w:val="00B773B9"/>
    <w:rsid w:val="00B77767"/>
    <w:rsid w:val="00B7798C"/>
    <w:rsid w:val="00B77EFF"/>
    <w:rsid w:val="00B80245"/>
    <w:rsid w:val="00B8039C"/>
    <w:rsid w:val="00B80767"/>
    <w:rsid w:val="00B80CC3"/>
    <w:rsid w:val="00B80E83"/>
    <w:rsid w:val="00B8137F"/>
    <w:rsid w:val="00B8193C"/>
    <w:rsid w:val="00B81CE3"/>
    <w:rsid w:val="00B8285A"/>
    <w:rsid w:val="00B82A06"/>
    <w:rsid w:val="00B82E44"/>
    <w:rsid w:val="00B82ECE"/>
    <w:rsid w:val="00B83AAD"/>
    <w:rsid w:val="00B83D87"/>
    <w:rsid w:val="00B83F06"/>
    <w:rsid w:val="00B843DB"/>
    <w:rsid w:val="00B847AA"/>
    <w:rsid w:val="00B847DD"/>
    <w:rsid w:val="00B847FB"/>
    <w:rsid w:val="00B84E8F"/>
    <w:rsid w:val="00B8509A"/>
    <w:rsid w:val="00B85247"/>
    <w:rsid w:val="00B85332"/>
    <w:rsid w:val="00B8547E"/>
    <w:rsid w:val="00B85B53"/>
    <w:rsid w:val="00B85E82"/>
    <w:rsid w:val="00B86171"/>
    <w:rsid w:val="00B86358"/>
    <w:rsid w:val="00B869E3"/>
    <w:rsid w:val="00B86E7D"/>
    <w:rsid w:val="00B8707B"/>
    <w:rsid w:val="00B871DC"/>
    <w:rsid w:val="00B8722E"/>
    <w:rsid w:val="00B8733A"/>
    <w:rsid w:val="00B87700"/>
    <w:rsid w:val="00B878AA"/>
    <w:rsid w:val="00B87B5F"/>
    <w:rsid w:val="00B87C57"/>
    <w:rsid w:val="00B900B7"/>
    <w:rsid w:val="00B90492"/>
    <w:rsid w:val="00B90C2C"/>
    <w:rsid w:val="00B90FD0"/>
    <w:rsid w:val="00B912D1"/>
    <w:rsid w:val="00B91817"/>
    <w:rsid w:val="00B91A6B"/>
    <w:rsid w:val="00B91D1B"/>
    <w:rsid w:val="00B91FD4"/>
    <w:rsid w:val="00B920E8"/>
    <w:rsid w:val="00B92929"/>
    <w:rsid w:val="00B93243"/>
    <w:rsid w:val="00B93D77"/>
    <w:rsid w:val="00B94171"/>
    <w:rsid w:val="00B94251"/>
    <w:rsid w:val="00B94545"/>
    <w:rsid w:val="00B945C9"/>
    <w:rsid w:val="00B94CBC"/>
    <w:rsid w:val="00B94F2E"/>
    <w:rsid w:val="00B95030"/>
    <w:rsid w:val="00B950DF"/>
    <w:rsid w:val="00B95639"/>
    <w:rsid w:val="00B959F3"/>
    <w:rsid w:val="00B95B30"/>
    <w:rsid w:val="00B95B83"/>
    <w:rsid w:val="00B95CC9"/>
    <w:rsid w:val="00B95D3E"/>
    <w:rsid w:val="00B95DBF"/>
    <w:rsid w:val="00B95E3A"/>
    <w:rsid w:val="00B95EFB"/>
    <w:rsid w:val="00B960B0"/>
    <w:rsid w:val="00B962EB"/>
    <w:rsid w:val="00B96322"/>
    <w:rsid w:val="00B9664C"/>
    <w:rsid w:val="00B96DCE"/>
    <w:rsid w:val="00B96E03"/>
    <w:rsid w:val="00B971B1"/>
    <w:rsid w:val="00B976E9"/>
    <w:rsid w:val="00B978A2"/>
    <w:rsid w:val="00B97BB4"/>
    <w:rsid w:val="00B97F1B"/>
    <w:rsid w:val="00BA0388"/>
    <w:rsid w:val="00BA051E"/>
    <w:rsid w:val="00BA06EF"/>
    <w:rsid w:val="00BA0C7B"/>
    <w:rsid w:val="00BA0E3E"/>
    <w:rsid w:val="00BA10CA"/>
    <w:rsid w:val="00BA15BB"/>
    <w:rsid w:val="00BA1851"/>
    <w:rsid w:val="00BA18AF"/>
    <w:rsid w:val="00BA1F7C"/>
    <w:rsid w:val="00BA1FFE"/>
    <w:rsid w:val="00BA2152"/>
    <w:rsid w:val="00BA28E7"/>
    <w:rsid w:val="00BA2FA0"/>
    <w:rsid w:val="00BA3E4C"/>
    <w:rsid w:val="00BA462F"/>
    <w:rsid w:val="00BA4718"/>
    <w:rsid w:val="00BA4A3A"/>
    <w:rsid w:val="00BA4AB3"/>
    <w:rsid w:val="00BA4B1B"/>
    <w:rsid w:val="00BA4EBE"/>
    <w:rsid w:val="00BA52AF"/>
    <w:rsid w:val="00BA550C"/>
    <w:rsid w:val="00BA576A"/>
    <w:rsid w:val="00BA5AC8"/>
    <w:rsid w:val="00BA5C79"/>
    <w:rsid w:val="00BA68C9"/>
    <w:rsid w:val="00BA6A03"/>
    <w:rsid w:val="00BA6AF5"/>
    <w:rsid w:val="00BA7A80"/>
    <w:rsid w:val="00BB0139"/>
    <w:rsid w:val="00BB0813"/>
    <w:rsid w:val="00BB0B6C"/>
    <w:rsid w:val="00BB0D02"/>
    <w:rsid w:val="00BB11F9"/>
    <w:rsid w:val="00BB1350"/>
    <w:rsid w:val="00BB17EC"/>
    <w:rsid w:val="00BB21D5"/>
    <w:rsid w:val="00BB220E"/>
    <w:rsid w:val="00BB22CC"/>
    <w:rsid w:val="00BB23A9"/>
    <w:rsid w:val="00BB29E5"/>
    <w:rsid w:val="00BB33CF"/>
    <w:rsid w:val="00BB3440"/>
    <w:rsid w:val="00BB34E1"/>
    <w:rsid w:val="00BB363E"/>
    <w:rsid w:val="00BB3704"/>
    <w:rsid w:val="00BB372F"/>
    <w:rsid w:val="00BB3A42"/>
    <w:rsid w:val="00BB3D36"/>
    <w:rsid w:val="00BB4090"/>
    <w:rsid w:val="00BB439A"/>
    <w:rsid w:val="00BB48DA"/>
    <w:rsid w:val="00BB49D0"/>
    <w:rsid w:val="00BB49D5"/>
    <w:rsid w:val="00BB4B42"/>
    <w:rsid w:val="00BB4C11"/>
    <w:rsid w:val="00BB5559"/>
    <w:rsid w:val="00BB5C51"/>
    <w:rsid w:val="00BB61DF"/>
    <w:rsid w:val="00BB6331"/>
    <w:rsid w:val="00BB63C0"/>
    <w:rsid w:val="00BB6E80"/>
    <w:rsid w:val="00BB70F6"/>
    <w:rsid w:val="00BB77B5"/>
    <w:rsid w:val="00BB7AD6"/>
    <w:rsid w:val="00BC03EF"/>
    <w:rsid w:val="00BC070B"/>
    <w:rsid w:val="00BC0823"/>
    <w:rsid w:val="00BC0AA0"/>
    <w:rsid w:val="00BC0B24"/>
    <w:rsid w:val="00BC0DE0"/>
    <w:rsid w:val="00BC0F6D"/>
    <w:rsid w:val="00BC1400"/>
    <w:rsid w:val="00BC15B8"/>
    <w:rsid w:val="00BC191C"/>
    <w:rsid w:val="00BC1CF2"/>
    <w:rsid w:val="00BC1E4D"/>
    <w:rsid w:val="00BC1EB7"/>
    <w:rsid w:val="00BC23EE"/>
    <w:rsid w:val="00BC285F"/>
    <w:rsid w:val="00BC2AFF"/>
    <w:rsid w:val="00BC2C67"/>
    <w:rsid w:val="00BC30DD"/>
    <w:rsid w:val="00BC343C"/>
    <w:rsid w:val="00BC34D2"/>
    <w:rsid w:val="00BC37D0"/>
    <w:rsid w:val="00BC3B15"/>
    <w:rsid w:val="00BC3FAC"/>
    <w:rsid w:val="00BC433A"/>
    <w:rsid w:val="00BC4672"/>
    <w:rsid w:val="00BC4783"/>
    <w:rsid w:val="00BC4D59"/>
    <w:rsid w:val="00BC55B8"/>
    <w:rsid w:val="00BC5794"/>
    <w:rsid w:val="00BC5A0A"/>
    <w:rsid w:val="00BC5AC0"/>
    <w:rsid w:val="00BC5AFB"/>
    <w:rsid w:val="00BC6117"/>
    <w:rsid w:val="00BC7239"/>
    <w:rsid w:val="00BC7873"/>
    <w:rsid w:val="00BC79DE"/>
    <w:rsid w:val="00BC7E04"/>
    <w:rsid w:val="00BC7F90"/>
    <w:rsid w:val="00BD034F"/>
    <w:rsid w:val="00BD097F"/>
    <w:rsid w:val="00BD09F3"/>
    <w:rsid w:val="00BD0D7D"/>
    <w:rsid w:val="00BD109F"/>
    <w:rsid w:val="00BD12FC"/>
    <w:rsid w:val="00BD1BD1"/>
    <w:rsid w:val="00BD233E"/>
    <w:rsid w:val="00BD3701"/>
    <w:rsid w:val="00BD37BC"/>
    <w:rsid w:val="00BD38B5"/>
    <w:rsid w:val="00BD3A26"/>
    <w:rsid w:val="00BD3AC2"/>
    <w:rsid w:val="00BD3DBC"/>
    <w:rsid w:val="00BD3FF6"/>
    <w:rsid w:val="00BD4377"/>
    <w:rsid w:val="00BD45AA"/>
    <w:rsid w:val="00BD45E4"/>
    <w:rsid w:val="00BD48F8"/>
    <w:rsid w:val="00BD496A"/>
    <w:rsid w:val="00BD4A4C"/>
    <w:rsid w:val="00BD4CB9"/>
    <w:rsid w:val="00BD4E1E"/>
    <w:rsid w:val="00BD52A3"/>
    <w:rsid w:val="00BD5562"/>
    <w:rsid w:val="00BD5625"/>
    <w:rsid w:val="00BD5923"/>
    <w:rsid w:val="00BD5AA5"/>
    <w:rsid w:val="00BD5B9E"/>
    <w:rsid w:val="00BD6505"/>
    <w:rsid w:val="00BD652F"/>
    <w:rsid w:val="00BD65BE"/>
    <w:rsid w:val="00BD6735"/>
    <w:rsid w:val="00BD68CD"/>
    <w:rsid w:val="00BD691A"/>
    <w:rsid w:val="00BD6B66"/>
    <w:rsid w:val="00BD721E"/>
    <w:rsid w:val="00BD73E3"/>
    <w:rsid w:val="00BD7855"/>
    <w:rsid w:val="00BD7C15"/>
    <w:rsid w:val="00BD7C62"/>
    <w:rsid w:val="00BD7D0C"/>
    <w:rsid w:val="00BD7DE5"/>
    <w:rsid w:val="00BD7E43"/>
    <w:rsid w:val="00BE013D"/>
    <w:rsid w:val="00BE0D5C"/>
    <w:rsid w:val="00BE1198"/>
    <w:rsid w:val="00BE15AE"/>
    <w:rsid w:val="00BE18B3"/>
    <w:rsid w:val="00BE219E"/>
    <w:rsid w:val="00BE2981"/>
    <w:rsid w:val="00BE2F5B"/>
    <w:rsid w:val="00BE3004"/>
    <w:rsid w:val="00BE3089"/>
    <w:rsid w:val="00BE3356"/>
    <w:rsid w:val="00BE3542"/>
    <w:rsid w:val="00BE38B2"/>
    <w:rsid w:val="00BE3B1F"/>
    <w:rsid w:val="00BE3E25"/>
    <w:rsid w:val="00BE47F7"/>
    <w:rsid w:val="00BE496B"/>
    <w:rsid w:val="00BE4D83"/>
    <w:rsid w:val="00BE4F4A"/>
    <w:rsid w:val="00BE4FE5"/>
    <w:rsid w:val="00BE5054"/>
    <w:rsid w:val="00BE50DD"/>
    <w:rsid w:val="00BE51AD"/>
    <w:rsid w:val="00BE5208"/>
    <w:rsid w:val="00BE53B2"/>
    <w:rsid w:val="00BE5455"/>
    <w:rsid w:val="00BE5B29"/>
    <w:rsid w:val="00BE5BA9"/>
    <w:rsid w:val="00BE5E61"/>
    <w:rsid w:val="00BE6400"/>
    <w:rsid w:val="00BE6490"/>
    <w:rsid w:val="00BE6882"/>
    <w:rsid w:val="00BE7410"/>
    <w:rsid w:val="00BE7963"/>
    <w:rsid w:val="00BE7CC6"/>
    <w:rsid w:val="00BE7EB8"/>
    <w:rsid w:val="00BF04F5"/>
    <w:rsid w:val="00BF1586"/>
    <w:rsid w:val="00BF20A5"/>
    <w:rsid w:val="00BF2683"/>
    <w:rsid w:val="00BF284F"/>
    <w:rsid w:val="00BF3500"/>
    <w:rsid w:val="00BF3779"/>
    <w:rsid w:val="00BF3D9C"/>
    <w:rsid w:val="00BF4EA1"/>
    <w:rsid w:val="00BF50CD"/>
    <w:rsid w:val="00BF58FC"/>
    <w:rsid w:val="00BF7088"/>
    <w:rsid w:val="00BF7A4F"/>
    <w:rsid w:val="00BF7A9F"/>
    <w:rsid w:val="00BF7BA5"/>
    <w:rsid w:val="00C0041F"/>
    <w:rsid w:val="00C00EC8"/>
    <w:rsid w:val="00C00F47"/>
    <w:rsid w:val="00C01103"/>
    <w:rsid w:val="00C0155C"/>
    <w:rsid w:val="00C02ABC"/>
    <w:rsid w:val="00C038CE"/>
    <w:rsid w:val="00C040BA"/>
    <w:rsid w:val="00C047A1"/>
    <w:rsid w:val="00C04957"/>
    <w:rsid w:val="00C04BF0"/>
    <w:rsid w:val="00C055F6"/>
    <w:rsid w:val="00C05815"/>
    <w:rsid w:val="00C05845"/>
    <w:rsid w:val="00C059BE"/>
    <w:rsid w:val="00C05D4A"/>
    <w:rsid w:val="00C05F64"/>
    <w:rsid w:val="00C062C4"/>
    <w:rsid w:val="00C06406"/>
    <w:rsid w:val="00C06434"/>
    <w:rsid w:val="00C068D7"/>
    <w:rsid w:val="00C06B1B"/>
    <w:rsid w:val="00C06CA3"/>
    <w:rsid w:val="00C07015"/>
    <w:rsid w:val="00C0737E"/>
    <w:rsid w:val="00C07429"/>
    <w:rsid w:val="00C07691"/>
    <w:rsid w:val="00C07961"/>
    <w:rsid w:val="00C07F33"/>
    <w:rsid w:val="00C10191"/>
    <w:rsid w:val="00C1036D"/>
    <w:rsid w:val="00C1114E"/>
    <w:rsid w:val="00C114B3"/>
    <w:rsid w:val="00C12244"/>
    <w:rsid w:val="00C1246D"/>
    <w:rsid w:val="00C12841"/>
    <w:rsid w:val="00C13009"/>
    <w:rsid w:val="00C13797"/>
    <w:rsid w:val="00C139C4"/>
    <w:rsid w:val="00C13F06"/>
    <w:rsid w:val="00C14239"/>
    <w:rsid w:val="00C14E13"/>
    <w:rsid w:val="00C15128"/>
    <w:rsid w:val="00C152D8"/>
    <w:rsid w:val="00C15779"/>
    <w:rsid w:val="00C162F7"/>
    <w:rsid w:val="00C1632B"/>
    <w:rsid w:val="00C1633C"/>
    <w:rsid w:val="00C16411"/>
    <w:rsid w:val="00C16453"/>
    <w:rsid w:val="00C165AC"/>
    <w:rsid w:val="00C16A63"/>
    <w:rsid w:val="00C171AB"/>
    <w:rsid w:val="00C173B9"/>
    <w:rsid w:val="00C1760A"/>
    <w:rsid w:val="00C17716"/>
    <w:rsid w:val="00C178AE"/>
    <w:rsid w:val="00C17EF5"/>
    <w:rsid w:val="00C202FC"/>
    <w:rsid w:val="00C21391"/>
    <w:rsid w:val="00C2142E"/>
    <w:rsid w:val="00C215C7"/>
    <w:rsid w:val="00C2161C"/>
    <w:rsid w:val="00C21728"/>
    <w:rsid w:val="00C21998"/>
    <w:rsid w:val="00C21A47"/>
    <w:rsid w:val="00C2204F"/>
    <w:rsid w:val="00C2213C"/>
    <w:rsid w:val="00C223C2"/>
    <w:rsid w:val="00C224DE"/>
    <w:rsid w:val="00C22582"/>
    <w:rsid w:val="00C2294A"/>
    <w:rsid w:val="00C22986"/>
    <w:rsid w:val="00C22C77"/>
    <w:rsid w:val="00C22D34"/>
    <w:rsid w:val="00C22F25"/>
    <w:rsid w:val="00C230C6"/>
    <w:rsid w:val="00C23169"/>
    <w:rsid w:val="00C23399"/>
    <w:rsid w:val="00C23751"/>
    <w:rsid w:val="00C24013"/>
    <w:rsid w:val="00C24034"/>
    <w:rsid w:val="00C24097"/>
    <w:rsid w:val="00C24270"/>
    <w:rsid w:val="00C242CD"/>
    <w:rsid w:val="00C243E0"/>
    <w:rsid w:val="00C2447F"/>
    <w:rsid w:val="00C24609"/>
    <w:rsid w:val="00C24719"/>
    <w:rsid w:val="00C248E3"/>
    <w:rsid w:val="00C24975"/>
    <w:rsid w:val="00C2498B"/>
    <w:rsid w:val="00C24B88"/>
    <w:rsid w:val="00C24E3B"/>
    <w:rsid w:val="00C2517E"/>
    <w:rsid w:val="00C25E15"/>
    <w:rsid w:val="00C261A6"/>
    <w:rsid w:val="00C2637A"/>
    <w:rsid w:val="00C26693"/>
    <w:rsid w:val="00C26AEC"/>
    <w:rsid w:val="00C26C02"/>
    <w:rsid w:val="00C26ED4"/>
    <w:rsid w:val="00C274BD"/>
    <w:rsid w:val="00C274FB"/>
    <w:rsid w:val="00C276AA"/>
    <w:rsid w:val="00C27DEC"/>
    <w:rsid w:val="00C27FE5"/>
    <w:rsid w:val="00C3035A"/>
    <w:rsid w:val="00C307AC"/>
    <w:rsid w:val="00C30BFC"/>
    <w:rsid w:val="00C31197"/>
    <w:rsid w:val="00C3173E"/>
    <w:rsid w:val="00C31A74"/>
    <w:rsid w:val="00C31B23"/>
    <w:rsid w:val="00C31FC8"/>
    <w:rsid w:val="00C323EF"/>
    <w:rsid w:val="00C329EC"/>
    <w:rsid w:val="00C331F6"/>
    <w:rsid w:val="00C33F9D"/>
    <w:rsid w:val="00C340EF"/>
    <w:rsid w:val="00C3411B"/>
    <w:rsid w:val="00C34B72"/>
    <w:rsid w:val="00C34D83"/>
    <w:rsid w:val="00C35234"/>
    <w:rsid w:val="00C358BA"/>
    <w:rsid w:val="00C365F0"/>
    <w:rsid w:val="00C365FD"/>
    <w:rsid w:val="00C36687"/>
    <w:rsid w:val="00C36CA0"/>
    <w:rsid w:val="00C373F4"/>
    <w:rsid w:val="00C378EC"/>
    <w:rsid w:val="00C37D9D"/>
    <w:rsid w:val="00C4016C"/>
    <w:rsid w:val="00C407ED"/>
    <w:rsid w:val="00C40D38"/>
    <w:rsid w:val="00C41076"/>
    <w:rsid w:val="00C4125E"/>
    <w:rsid w:val="00C41535"/>
    <w:rsid w:val="00C416B9"/>
    <w:rsid w:val="00C41746"/>
    <w:rsid w:val="00C41E78"/>
    <w:rsid w:val="00C42051"/>
    <w:rsid w:val="00C42159"/>
    <w:rsid w:val="00C4218F"/>
    <w:rsid w:val="00C42967"/>
    <w:rsid w:val="00C42C20"/>
    <w:rsid w:val="00C4334E"/>
    <w:rsid w:val="00C436EA"/>
    <w:rsid w:val="00C43879"/>
    <w:rsid w:val="00C4401C"/>
    <w:rsid w:val="00C4402D"/>
    <w:rsid w:val="00C4413C"/>
    <w:rsid w:val="00C44166"/>
    <w:rsid w:val="00C44316"/>
    <w:rsid w:val="00C4444B"/>
    <w:rsid w:val="00C44530"/>
    <w:rsid w:val="00C44A8D"/>
    <w:rsid w:val="00C44B93"/>
    <w:rsid w:val="00C44E1C"/>
    <w:rsid w:val="00C450C6"/>
    <w:rsid w:val="00C450FD"/>
    <w:rsid w:val="00C452BF"/>
    <w:rsid w:val="00C45584"/>
    <w:rsid w:val="00C456ED"/>
    <w:rsid w:val="00C4619A"/>
    <w:rsid w:val="00C46516"/>
    <w:rsid w:val="00C465EA"/>
    <w:rsid w:val="00C4666C"/>
    <w:rsid w:val="00C46813"/>
    <w:rsid w:val="00C468B7"/>
    <w:rsid w:val="00C469F2"/>
    <w:rsid w:val="00C46A8F"/>
    <w:rsid w:val="00C46EB7"/>
    <w:rsid w:val="00C4709F"/>
    <w:rsid w:val="00C47629"/>
    <w:rsid w:val="00C47857"/>
    <w:rsid w:val="00C47D78"/>
    <w:rsid w:val="00C47F7F"/>
    <w:rsid w:val="00C5047B"/>
    <w:rsid w:val="00C504E1"/>
    <w:rsid w:val="00C504E5"/>
    <w:rsid w:val="00C505FA"/>
    <w:rsid w:val="00C5081A"/>
    <w:rsid w:val="00C50BEA"/>
    <w:rsid w:val="00C50C1D"/>
    <w:rsid w:val="00C51C78"/>
    <w:rsid w:val="00C51DFC"/>
    <w:rsid w:val="00C51E59"/>
    <w:rsid w:val="00C52706"/>
    <w:rsid w:val="00C533BA"/>
    <w:rsid w:val="00C534D5"/>
    <w:rsid w:val="00C53CE2"/>
    <w:rsid w:val="00C54132"/>
    <w:rsid w:val="00C541B1"/>
    <w:rsid w:val="00C542A0"/>
    <w:rsid w:val="00C54386"/>
    <w:rsid w:val="00C54BAD"/>
    <w:rsid w:val="00C54C80"/>
    <w:rsid w:val="00C54EAB"/>
    <w:rsid w:val="00C54F36"/>
    <w:rsid w:val="00C557D4"/>
    <w:rsid w:val="00C55E2F"/>
    <w:rsid w:val="00C564A8"/>
    <w:rsid w:val="00C57548"/>
    <w:rsid w:val="00C57609"/>
    <w:rsid w:val="00C578CE"/>
    <w:rsid w:val="00C57D9A"/>
    <w:rsid w:val="00C60666"/>
    <w:rsid w:val="00C60A18"/>
    <w:rsid w:val="00C60CD5"/>
    <w:rsid w:val="00C60DD8"/>
    <w:rsid w:val="00C61300"/>
    <w:rsid w:val="00C61394"/>
    <w:rsid w:val="00C61DD0"/>
    <w:rsid w:val="00C61EB7"/>
    <w:rsid w:val="00C62109"/>
    <w:rsid w:val="00C62264"/>
    <w:rsid w:val="00C6262A"/>
    <w:rsid w:val="00C62A0A"/>
    <w:rsid w:val="00C62A65"/>
    <w:rsid w:val="00C62EB6"/>
    <w:rsid w:val="00C63139"/>
    <w:rsid w:val="00C6331D"/>
    <w:rsid w:val="00C634DB"/>
    <w:rsid w:val="00C6394D"/>
    <w:rsid w:val="00C63E52"/>
    <w:rsid w:val="00C63F4D"/>
    <w:rsid w:val="00C649B3"/>
    <w:rsid w:val="00C64D1B"/>
    <w:rsid w:val="00C64DCD"/>
    <w:rsid w:val="00C64EC8"/>
    <w:rsid w:val="00C6506B"/>
    <w:rsid w:val="00C651B3"/>
    <w:rsid w:val="00C65C88"/>
    <w:rsid w:val="00C66201"/>
    <w:rsid w:val="00C66E33"/>
    <w:rsid w:val="00C674A9"/>
    <w:rsid w:val="00C67B01"/>
    <w:rsid w:val="00C67D4D"/>
    <w:rsid w:val="00C7062C"/>
    <w:rsid w:val="00C708CB"/>
    <w:rsid w:val="00C70A5A"/>
    <w:rsid w:val="00C70F44"/>
    <w:rsid w:val="00C710AA"/>
    <w:rsid w:val="00C71555"/>
    <w:rsid w:val="00C7182D"/>
    <w:rsid w:val="00C719E9"/>
    <w:rsid w:val="00C71ECA"/>
    <w:rsid w:val="00C720DC"/>
    <w:rsid w:val="00C724D1"/>
    <w:rsid w:val="00C7292E"/>
    <w:rsid w:val="00C72BAC"/>
    <w:rsid w:val="00C73168"/>
    <w:rsid w:val="00C731C8"/>
    <w:rsid w:val="00C73514"/>
    <w:rsid w:val="00C73C33"/>
    <w:rsid w:val="00C74019"/>
    <w:rsid w:val="00C742B0"/>
    <w:rsid w:val="00C7474B"/>
    <w:rsid w:val="00C748C0"/>
    <w:rsid w:val="00C74DD3"/>
    <w:rsid w:val="00C75781"/>
    <w:rsid w:val="00C75913"/>
    <w:rsid w:val="00C75AE3"/>
    <w:rsid w:val="00C75DA1"/>
    <w:rsid w:val="00C75EC9"/>
    <w:rsid w:val="00C76165"/>
    <w:rsid w:val="00C7656C"/>
    <w:rsid w:val="00C76E63"/>
    <w:rsid w:val="00C77C85"/>
    <w:rsid w:val="00C8001C"/>
    <w:rsid w:val="00C80793"/>
    <w:rsid w:val="00C80C05"/>
    <w:rsid w:val="00C80DD5"/>
    <w:rsid w:val="00C80DDB"/>
    <w:rsid w:val="00C80EE1"/>
    <w:rsid w:val="00C81906"/>
    <w:rsid w:val="00C81A25"/>
    <w:rsid w:val="00C81FBF"/>
    <w:rsid w:val="00C82120"/>
    <w:rsid w:val="00C826E2"/>
    <w:rsid w:val="00C82B79"/>
    <w:rsid w:val="00C82C64"/>
    <w:rsid w:val="00C82C7C"/>
    <w:rsid w:val="00C82D39"/>
    <w:rsid w:val="00C832FE"/>
    <w:rsid w:val="00C83B40"/>
    <w:rsid w:val="00C841F6"/>
    <w:rsid w:val="00C84340"/>
    <w:rsid w:val="00C84A1F"/>
    <w:rsid w:val="00C84D21"/>
    <w:rsid w:val="00C85101"/>
    <w:rsid w:val="00C852E4"/>
    <w:rsid w:val="00C8540B"/>
    <w:rsid w:val="00C85A66"/>
    <w:rsid w:val="00C85EE1"/>
    <w:rsid w:val="00C85F45"/>
    <w:rsid w:val="00C85FD1"/>
    <w:rsid w:val="00C86268"/>
    <w:rsid w:val="00C8639B"/>
    <w:rsid w:val="00C8664F"/>
    <w:rsid w:val="00C866AA"/>
    <w:rsid w:val="00C86779"/>
    <w:rsid w:val="00C868C0"/>
    <w:rsid w:val="00C869D5"/>
    <w:rsid w:val="00C86E88"/>
    <w:rsid w:val="00C874A2"/>
    <w:rsid w:val="00C87938"/>
    <w:rsid w:val="00C87F15"/>
    <w:rsid w:val="00C90013"/>
    <w:rsid w:val="00C900AD"/>
    <w:rsid w:val="00C902FA"/>
    <w:rsid w:val="00C906B9"/>
    <w:rsid w:val="00C90E7D"/>
    <w:rsid w:val="00C9107A"/>
    <w:rsid w:val="00C911AA"/>
    <w:rsid w:val="00C911BD"/>
    <w:rsid w:val="00C912D2"/>
    <w:rsid w:val="00C913A6"/>
    <w:rsid w:val="00C9145E"/>
    <w:rsid w:val="00C914BC"/>
    <w:rsid w:val="00C919CE"/>
    <w:rsid w:val="00C91C52"/>
    <w:rsid w:val="00C91D65"/>
    <w:rsid w:val="00C91DEB"/>
    <w:rsid w:val="00C9221C"/>
    <w:rsid w:val="00C92429"/>
    <w:rsid w:val="00C92B2D"/>
    <w:rsid w:val="00C92B63"/>
    <w:rsid w:val="00C92DBF"/>
    <w:rsid w:val="00C92ECE"/>
    <w:rsid w:val="00C92F3E"/>
    <w:rsid w:val="00C930F2"/>
    <w:rsid w:val="00C93333"/>
    <w:rsid w:val="00C93AB6"/>
    <w:rsid w:val="00C93CC1"/>
    <w:rsid w:val="00C93EA2"/>
    <w:rsid w:val="00C93EB2"/>
    <w:rsid w:val="00C93F45"/>
    <w:rsid w:val="00C9401B"/>
    <w:rsid w:val="00C94561"/>
    <w:rsid w:val="00C946E5"/>
    <w:rsid w:val="00C948E0"/>
    <w:rsid w:val="00C94BA0"/>
    <w:rsid w:val="00C94FE9"/>
    <w:rsid w:val="00C950A9"/>
    <w:rsid w:val="00C95179"/>
    <w:rsid w:val="00C952DD"/>
    <w:rsid w:val="00C9532B"/>
    <w:rsid w:val="00C9536E"/>
    <w:rsid w:val="00C95AF6"/>
    <w:rsid w:val="00C95F65"/>
    <w:rsid w:val="00C96A8C"/>
    <w:rsid w:val="00C96F1D"/>
    <w:rsid w:val="00C96F74"/>
    <w:rsid w:val="00C97A2C"/>
    <w:rsid w:val="00C97AF1"/>
    <w:rsid w:val="00C97CBC"/>
    <w:rsid w:val="00C97E63"/>
    <w:rsid w:val="00CA013E"/>
    <w:rsid w:val="00CA02A8"/>
    <w:rsid w:val="00CA03A7"/>
    <w:rsid w:val="00CA0B8E"/>
    <w:rsid w:val="00CA10DD"/>
    <w:rsid w:val="00CA130B"/>
    <w:rsid w:val="00CA1404"/>
    <w:rsid w:val="00CA1576"/>
    <w:rsid w:val="00CA1859"/>
    <w:rsid w:val="00CA1E3B"/>
    <w:rsid w:val="00CA2017"/>
    <w:rsid w:val="00CA23DF"/>
    <w:rsid w:val="00CA23E4"/>
    <w:rsid w:val="00CA3723"/>
    <w:rsid w:val="00CA3905"/>
    <w:rsid w:val="00CA3F79"/>
    <w:rsid w:val="00CA4795"/>
    <w:rsid w:val="00CA47CE"/>
    <w:rsid w:val="00CA484C"/>
    <w:rsid w:val="00CA4AAD"/>
    <w:rsid w:val="00CA4B80"/>
    <w:rsid w:val="00CA52C7"/>
    <w:rsid w:val="00CA574D"/>
    <w:rsid w:val="00CA6AF5"/>
    <w:rsid w:val="00CA6E52"/>
    <w:rsid w:val="00CA70A7"/>
    <w:rsid w:val="00CA74B0"/>
    <w:rsid w:val="00CA74C4"/>
    <w:rsid w:val="00CA767D"/>
    <w:rsid w:val="00CA7828"/>
    <w:rsid w:val="00CA7ACA"/>
    <w:rsid w:val="00CA7BD0"/>
    <w:rsid w:val="00CB0063"/>
    <w:rsid w:val="00CB01C7"/>
    <w:rsid w:val="00CB02CC"/>
    <w:rsid w:val="00CB078C"/>
    <w:rsid w:val="00CB0EBA"/>
    <w:rsid w:val="00CB11F2"/>
    <w:rsid w:val="00CB13E1"/>
    <w:rsid w:val="00CB25CD"/>
    <w:rsid w:val="00CB25DF"/>
    <w:rsid w:val="00CB2602"/>
    <w:rsid w:val="00CB2A3B"/>
    <w:rsid w:val="00CB3773"/>
    <w:rsid w:val="00CB38B1"/>
    <w:rsid w:val="00CB3C8B"/>
    <w:rsid w:val="00CB3FDD"/>
    <w:rsid w:val="00CB4305"/>
    <w:rsid w:val="00CB470D"/>
    <w:rsid w:val="00CB494B"/>
    <w:rsid w:val="00CB4D32"/>
    <w:rsid w:val="00CB4DE6"/>
    <w:rsid w:val="00CB53A6"/>
    <w:rsid w:val="00CB5553"/>
    <w:rsid w:val="00CB5652"/>
    <w:rsid w:val="00CB573A"/>
    <w:rsid w:val="00CB5AD5"/>
    <w:rsid w:val="00CB5E18"/>
    <w:rsid w:val="00CB5E7B"/>
    <w:rsid w:val="00CB6013"/>
    <w:rsid w:val="00CB6609"/>
    <w:rsid w:val="00CB6CF0"/>
    <w:rsid w:val="00CB6E4D"/>
    <w:rsid w:val="00CB740A"/>
    <w:rsid w:val="00CB7BEB"/>
    <w:rsid w:val="00CB7C7C"/>
    <w:rsid w:val="00CB7C9F"/>
    <w:rsid w:val="00CC04DD"/>
    <w:rsid w:val="00CC0697"/>
    <w:rsid w:val="00CC07E7"/>
    <w:rsid w:val="00CC0AD4"/>
    <w:rsid w:val="00CC0F0C"/>
    <w:rsid w:val="00CC0FC3"/>
    <w:rsid w:val="00CC11E0"/>
    <w:rsid w:val="00CC140C"/>
    <w:rsid w:val="00CC17CB"/>
    <w:rsid w:val="00CC1B7A"/>
    <w:rsid w:val="00CC1CA8"/>
    <w:rsid w:val="00CC1E98"/>
    <w:rsid w:val="00CC2134"/>
    <w:rsid w:val="00CC2312"/>
    <w:rsid w:val="00CC23E4"/>
    <w:rsid w:val="00CC2573"/>
    <w:rsid w:val="00CC2952"/>
    <w:rsid w:val="00CC2C40"/>
    <w:rsid w:val="00CC2FF5"/>
    <w:rsid w:val="00CC302E"/>
    <w:rsid w:val="00CC3188"/>
    <w:rsid w:val="00CC32F2"/>
    <w:rsid w:val="00CC3D8E"/>
    <w:rsid w:val="00CC3F3C"/>
    <w:rsid w:val="00CC4081"/>
    <w:rsid w:val="00CC4255"/>
    <w:rsid w:val="00CC4530"/>
    <w:rsid w:val="00CC4738"/>
    <w:rsid w:val="00CC481C"/>
    <w:rsid w:val="00CC49A5"/>
    <w:rsid w:val="00CC4EA0"/>
    <w:rsid w:val="00CC5768"/>
    <w:rsid w:val="00CC5AE1"/>
    <w:rsid w:val="00CC5EAF"/>
    <w:rsid w:val="00CC65D5"/>
    <w:rsid w:val="00CC6FE3"/>
    <w:rsid w:val="00CC6FF5"/>
    <w:rsid w:val="00CC73C7"/>
    <w:rsid w:val="00CC7BAD"/>
    <w:rsid w:val="00CC7C1E"/>
    <w:rsid w:val="00CC7C91"/>
    <w:rsid w:val="00CC7CA8"/>
    <w:rsid w:val="00CD00BC"/>
    <w:rsid w:val="00CD022A"/>
    <w:rsid w:val="00CD02FD"/>
    <w:rsid w:val="00CD04A6"/>
    <w:rsid w:val="00CD054D"/>
    <w:rsid w:val="00CD0617"/>
    <w:rsid w:val="00CD0A75"/>
    <w:rsid w:val="00CD0AFA"/>
    <w:rsid w:val="00CD0BCF"/>
    <w:rsid w:val="00CD0D6E"/>
    <w:rsid w:val="00CD0D9F"/>
    <w:rsid w:val="00CD12F5"/>
    <w:rsid w:val="00CD1555"/>
    <w:rsid w:val="00CD1B45"/>
    <w:rsid w:val="00CD2192"/>
    <w:rsid w:val="00CD2A47"/>
    <w:rsid w:val="00CD2B81"/>
    <w:rsid w:val="00CD2D15"/>
    <w:rsid w:val="00CD2D9B"/>
    <w:rsid w:val="00CD2F5C"/>
    <w:rsid w:val="00CD2F9F"/>
    <w:rsid w:val="00CD3587"/>
    <w:rsid w:val="00CD4051"/>
    <w:rsid w:val="00CD410B"/>
    <w:rsid w:val="00CD4652"/>
    <w:rsid w:val="00CD50E8"/>
    <w:rsid w:val="00CD51F5"/>
    <w:rsid w:val="00CD5258"/>
    <w:rsid w:val="00CD52CD"/>
    <w:rsid w:val="00CD559E"/>
    <w:rsid w:val="00CD5997"/>
    <w:rsid w:val="00CD59A7"/>
    <w:rsid w:val="00CD5CD1"/>
    <w:rsid w:val="00CD5D58"/>
    <w:rsid w:val="00CD5FEB"/>
    <w:rsid w:val="00CD610F"/>
    <w:rsid w:val="00CD645D"/>
    <w:rsid w:val="00CD68D7"/>
    <w:rsid w:val="00CD6924"/>
    <w:rsid w:val="00CD6A78"/>
    <w:rsid w:val="00CD71F8"/>
    <w:rsid w:val="00CD75D8"/>
    <w:rsid w:val="00CD7787"/>
    <w:rsid w:val="00CD77F5"/>
    <w:rsid w:val="00CD77F8"/>
    <w:rsid w:val="00CD7949"/>
    <w:rsid w:val="00CD7957"/>
    <w:rsid w:val="00CD7F49"/>
    <w:rsid w:val="00CE0168"/>
    <w:rsid w:val="00CE0A89"/>
    <w:rsid w:val="00CE0ADA"/>
    <w:rsid w:val="00CE0CAB"/>
    <w:rsid w:val="00CE12AE"/>
    <w:rsid w:val="00CE1BEC"/>
    <w:rsid w:val="00CE1DBC"/>
    <w:rsid w:val="00CE1EFD"/>
    <w:rsid w:val="00CE2184"/>
    <w:rsid w:val="00CE237A"/>
    <w:rsid w:val="00CE2742"/>
    <w:rsid w:val="00CE2955"/>
    <w:rsid w:val="00CE2A79"/>
    <w:rsid w:val="00CE2AA0"/>
    <w:rsid w:val="00CE2D00"/>
    <w:rsid w:val="00CE30AB"/>
    <w:rsid w:val="00CE3647"/>
    <w:rsid w:val="00CE3A0F"/>
    <w:rsid w:val="00CE3A74"/>
    <w:rsid w:val="00CE3D94"/>
    <w:rsid w:val="00CE404E"/>
    <w:rsid w:val="00CE43C6"/>
    <w:rsid w:val="00CE44CD"/>
    <w:rsid w:val="00CE498B"/>
    <w:rsid w:val="00CE56B1"/>
    <w:rsid w:val="00CE5C9E"/>
    <w:rsid w:val="00CE61F8"/>
    <w:rsid w:val="00CE67AE"/>
    <w:rsid w:val="00CE6A7D"/>
    <w:rsid w:val="00CE7917"/>
    <w:rsid w:val="00CE7A82"/>
    <w:rsid w:val="00CF0679"/>
    <w:rsid w:val="00CF0B15"/>
    <w:rsid w:val="00CF0D5D"/>
    <w:rsid w:val="00CF158D"/>
    <w:rsid w:val="00CF1ADA"/>
    <w:rsid w:val="00CF1F32"/>
    <w:rsid w:val="00CF20A9"/>
    <w:rsid w:val="00CF2722"/>
    <w:rsid w:val="00CF2EE2"/>
    <w:rsid w:val="00CF2F8B"/>
    <w:rsid w:val="00CF307C"/>
    <w:rsid w:val="00CF35E1"/>
    <w:rsid w:val="00CF3911"/>
    <w:rsid w:val="00CF3BC8"/>
    <w:rsid w:val="00CF3D52"/>
    <w:rsid w:val="00CF3E54"/>
    <w:rsid w:val="00CF3EF6"/>
    <w:rsid w:val="00CF3EFE"/>
    <w:rsid w:val="00CF40BF"/>
    <w:rsid w:val="00CF42AA"/>
    <w:rsid w:val="00CF44CD"/>
    <w:rsid w:val="00CF46B6"/>
    <w:rsid w:val="00CF46B9"/>
    <w:rsid w:val="00CF4ADA"/>
    <w:rsid w:val="00CF4DDB"/>
    <w:rsid w:val="00CF4F60"/>
    <w:rsid w:val="00CF50DD"/>
    <w:rsid w:val="00CF52E8"/>
    <w:rsid w:val="00CF56BC"/>
    <w:rsid w:val="00CF5AAB"/>
    <w:rsid w:val="00CF6821"/>
    <w:rsid w:val="00CF6B70"/>
    <w:rsid w:val="00CF6FF3"/>
    <w:rsid w:val="00CF709D"/>
    <w:rsid w:val="00CF78D6"/>
    <w:rsid w:val="00CF7D4B"/>
    <w:rsid w:val="00CF7DFA"/>
    <w:rsid w:val="00CF7F38"/>
    <w:rsid w:val="00CF7FDC"/>
    <w:rsid w:val="00D0031A"/>
    <w:rsid w:val="00D006BE"/>
    <w:rsid w:val="00D00A02"/>
    <w:rsid w:val="00D00B7F"/>
    <w:rsid w:val="00D00DBD"/>
    <w:rsid w:val="00D018DD"/>
    <w:rsid w:val="00D01D6E"/>
    <w:rsid w:val="00D026D1"/>
    <w:rsid w:val="00D02C42"/>
    <w:rsid w:val="00D0332C"/>
    <w:rsid w:val="00D03781"/>
    <w:rsid w:val="00D03927"/>
    <w:rsid w:val="00D03E71"/>
    <w:rsid w:val="00D0451F"/>
    <w:rsid w:val="00D04840"/>
    <w:rsid w:val="00D04C51"/>
    <w:rsid w:val="00D0557E"/>
    <w:rsid w:val="00D05599"/>
    <w:rsid w:val="00D0570E"/>
    <w:rsid w:val="00D0586F"/>
    <w:rsid w:val="00D05AEB"/>
    <w:rsid w:val="00D060AC"/>
    <w:rsid w:val="00D06184"/>
    <w:rsid w:val="00D06220"/>
    <w:rsid w:val="00D0650E"/>
    <w:rsid w:val="00D06BB5"/>
    <w:rsid w:val="00D072B4"/>
    <w:rsid w:val="00D0741E"/>
    <w:rsid w:val="00D07974"/>
    <w:rsid w:val="00D07CDF"/>
    <w:rsid w:val="00D101DF"/>
    <w:rsid w:val="00D10705"/>
    <w:rsid w:val="00D10A3F"/>
    <w:rsid w:val="00D10B58"/>
    <w:rsid w:val="00D10D1D"/>
    <w:rsid w:val="00D10E82"/>
    <w:rsid w:val="00D10ED8"/>
    <w:rsid w:val="00D113F7"/>
    <w:rsid w:val="00D114C1"/>
    <w:rsid w:val="00D11600"/>
    <w:rsid w:val="00D11A39"/>
    <w:rsid w:val="00D11A4B"/>
    <w:rsid w:val="00D11E43"/>
    <w:rsid w:val="00D12732"/>
    <w:rsid w:val="00D128D0"/>
    <w:rsid w:val="00D12A2A"/>
    <w:rsid w:val="00D12D06"/>
    <w:rsid w:val="00D13236"/>
    <w:rsid w:val="00D133FF"/>
    <w:rsid w:val="00D13C52"/>
    <w:rsid w:val="00D1469A"/>
    <w:rsid w:val="00D1474D"/>
    <w:rsid w:val="00D148BB"/>
    <w:rsid w:val="00D14AC1"/>
    <w:rsid w:val="00D15059"/>
    <w:rsid w:val="00D15254"/>
    <w:rsid w:val="00D15C72"/>
    <w:rsid w:val="00D162F0"/>
    <w:rsid w:val="00D163DC"/>
    <w:rsid w:val="00D164E7"/>
    <w:rsid w:val="00D1652A"/>
    <w:rsid w:val="00D16596"/>
    <w:rsid w:val="00D167F9"/>
    <w:rsid w:val="00D16C98"/>
    <w:rsid w:val="00D17290"/>
    <w:rsid w:val="00D17D70"/>
    <w:rsid w:val="00D20189"/>
    <w:rsid w:val="00D202D4"/>
    <w:rsid w:val="00D202F5"/>
    <w:rsid w:val="00D2031B"/>
    <w:rsid w:val="00D20565"/>
    <w:rsid w:val="00D20F62"/>
    <w:rsid w:val="00D2108B"/>
    <w:rsid w:val="00D212F8"/>
    <w:rsid w:val="00D213AD"/>
    <w:rsid w:val="00D2159B"/>
    <w:rsid w:val="00D21832"/>
    <w:rsid w:val="00D21A86"/>
    <w:rsid w:val="00D21F52"/>
    <w:rsid w:val="00D2211F"/>
    <w:rsid w:val="00D2269E"/>
    <w:rsid w:val="00D2272E"/>
    <w:rsid w:val="00D2279E"/>
    <w:rsid w:val="00D22D5D"/>
    <w:rsid w:val="00D23919"/>
    <w:rsid w:val="00D241B9"/>
    <w:rsid w:val="00D24C7D"/>
    <w:rsid w:val="00D24D5D"/>
    <w:rsid w:val="00D2596C"/>
    <w:rsid w:val="00D259EC"/>
    <w:rsid w:val="00D25CD8"/>
    <w:rsid w:val="00D25F46"/>
    <w:rsid w:val="00D2645A"/>
    <w:rsid w:val="00D26544"/>
    <w:rsid w:val="00D26880"/>
    <w:rsid w:val="00D2713E"/>
    <w:rsid w:val="00D2737E"/>
    <w:rsid w:val="00D2798F"/>
    <w:rsid w:val="00D279CC"/>
    <w:rsid w:val="00D27CA2"/>
    <w:rsid w:val="00D30517"/>
    <w:rsid w:val="00D3087C"/>
    <w:rsid w:val="00D30FF6"/>
    <w:rsid w:val="00D3106E"/>
    <w:rsid w:val="00D31764"/>
    <w:rsid w:val="00D31F68"/>
    <w:rsid w:val="00D324A6"/>
    <w:rsid w:val="00D32734"/>
    <w:rsid w:val="00D32897"/>
    <w:rsid w:val="00D3304B"/>
    <w:rsid w:val="00D330A9"/>
    <w:rsid w:val="00D334FE"/>
    <w:rsid w:val="00D337C9"/>
    <w:rsid w:val="00D33BC1"/>
    <w:rsid w:val="00D33EA1"/>
    <w:rsid w:val="00D33F48"/>
    <w:rsid w:val="00D342BC"/>
    <w:rsid w:val="00D34916"/>
    <w:rsid w:val="00D3531F"/>
    <w:rsid w:val="00D3563F"/>
    <w:rsid w:val="00D357AE"/>
    <w:rsid w:val="00D3599F"/>
    <w:rsid w:val="00D35A0D"/>
    <w:rsid w:val="00D35EEE"/>
    <w:rsid w:val="00D3618C"/>
    <w:rsid w:val="00D3620A"/>
    <w:rsid w:val="00D36408"/>
    <w:rsid w:val="00D3683E"/>
    <w:rsid w:val="00D36A67"/>
    <w:rsid w:val="00D36A6D"/>
    <w:rsid w:val="00D36BE0"/>
    <w:rsid w:val="00D36EC9"/>
    <w:rsid w:val="00D375B5"/>
    <w:rsid w:val="00D37BBE"/>
    <w:rsid w:val="00D37EA5"/>
    <w:rsid w:val="00D4003C"/>
    <w:rsid w:val="00D40763"/>
    <w:rsid w:val="00D40E05"/>
    <w:rsid w:val="00D40F20"/>
    <w:rsid w:val="00D411F8"/>
    <w:rsid w:val="00D4187E"/>
    <w:rsid w:val="00D4197F"/>
    <w:rsid w:val="00D425D8"/>
    <w:rsid w:val="00D425F6"/>
    <w:rsid w:val="00D4295D"/>
    <w:rsid w:val="00D42D02"/>
    <w:rsid w:val="00D42FB6"/>
    <w:rsid w:val="00D43043"/>
    <w:rsid w:val="00D43A09"/>
    <w:rsid w:val="00D43B7A"/>
    <w:rsid w:val="00D442EE"/>
    <w:rsid w:val="00D44541"/>
    <w:rsid w:val="00D44A51"/>
    <w:rsid w:val="00D44CDF"/>
    <w:rsid w:val="00D44F9E"/>
    <w:rsid w:val="00D453F5"/>
    <w:rsid w:val="00D4566E"/>
    <w:rsid w:val="00D459A5"/>
    <w:rsid w:val="00D45FC0"/>
    <w:rsid w:val="00D4620B"/>
    <w:rsid w:val="00D46214"/>
    <w:rsid w:val="00D4658A"/>
    <w:rsid w:val="00D466B9"/>
    <w:rsid w:val="00D46848"/>
    <w:rsid w:val="00D46C8F"/>
    <w:rsid w:val="00D46D5B"/>
    <w:rsid w:val="00D46DEE"/>
    <w:rsid w:val="00D46FD3"/>
    <w:rsid w:val="00D47843"/>
    <w:rsid w:val="00D4799D"/>
    <w:rsid w:val="00D47AAC"/>
    <w:rsid w:val="00D47BEB"/>
    <w:rsid w:val="00D47C1D"/>
    <w:rsid w:val="00D47D6F"/>
    <w:rsid w:val="00D50304"/>
    <w:rsid w:val="00D50344"/>
    <w:rsid w:val="00D504F6"/>
    <w:rsid w:val="00D50C4C"/>
    <w:rsid w:val="00D50F52"/>
    <w:rsid w:val="00D510D2"/>
    <w:rsid w:val="00D51171"/>
    <w:rsid w:val="00D51338"/>
    <w:rsid w:val="00D51552"/>
    <w:rsid w:val="00D51AA9"/>
    <w:rsid w:val="00D51B4A"/>
    <w:rsid w:val="00D51C0E"/>
    <w:rsid w:val="00D51C7B"/>
    <w:rsid w:val="00D51F4B"/>
    <w:rsid w:val="00D52003"/>
    <w:rsid w:val="00D5219E"/>
    <w:rsid w:val="00D52217"/>
    <w:rsid w:val="00D523C0"/>
    <w:rsid w:val="00D52EC1"/>
    <w:rsid w:val="00D531DD"/>
    <w:rsid w:val="00D531E2"/>
    <w:rsid w:val="00D53A4B"/>
    <w:rsid w:val="00D54E53"/>
    <w:rsid w:val="00D55425"/>
    <w:rsid w:val="00D555D5"/>
    <w:rsid w:val="00D55AF8"/>
    <w:rsid w:val="00D55D03"/>
    <w:rsid w:val="00D55E94"/>
    <w:rsid w:val="00D5600F"/>
    <w:rsid w:val="00D56556"/>
    <w:rsid w:val="00D566C3"/>
    <w:rsid w:val="00D56B53"/>
    <w:rsid w:val="00D56C90"/>
    <w:rsid w:val="00D570E1"/>
    <w:rsid w:val="00D57309"/>
    <w:rsid w:val="00D57551"/>
    <w:rsid w:val="00D5773C"/>
    <w:rsid w:val="00D57940"/>
    <w:rsid w:val="00D57C10"/>
    <w:rsid w:val="00D6051C"/>
    <w:rsid w:val="00D605E9"/>
    <w:rsid w:val="00D607B1"/>
    <w:rsid w:val="00D61128"/>
    <w:rsid w:val="00D61307"/>
    <w:rsid w:val="00D61575"/>
    <w:rsid w:val="00D61E18"/>
    <w:rsid w:val="00D62241"/>
    <w:rsid w:val="00D62313"/>
    <w:rsid w:val="00D62519"/>
    <w:rsid w:val="00D6255C"/>
    <w:rsid w:val="00D629DE"/>
    <w:rsid w:val="00D62B7C"/>
    <w:rsid w:val="00D62B7E"/>
    <w:rsid w:val="00D6323E"/>
    <w:rsid w:val="00D63584"/>
    <w:rsid w:val="00D635B2"/>
    <w:rsid w:val="00D63C9B"/>
    <w:rsid w:val="00D6476D"/>
    <w:rsid w:val="00D64965"/>
    <w:rsid w:val="00D64E3D"/>
    <w:rsid w:val="00D656C3"/>
    <w:rsid w:val="00D65C9C"/>
    <w:rsid w:val="00D65D4F"/>
    <w:rsid w:val="00D65EEE"/>
    <w:rsid w:val="00D65F6D"/>
    <w:rsid w:val="00D65FA3"/>
    <w:rsid w:val="00D66025"/>
    <w:rsid w:val="00D660FD"/>
    <w:rsid w:val="00D66118"/>
    <w:rsid w:val="00D66197"/>
    <w:rsid w:val="00D662E1"/>
    <w:rsid w:val="00D6668E"/>
    <w:rsid w:val="00D67B02"/>
    <w:rsid w:val="00D67B47"/>
    <w:rsid w:val="00D67DED"/>
    <w:rsid w:val="00D707BE"/>
    <w:rsid w:val="00D70EBD"/>
    <w:rsid w:val="00D71046"/>
    <w:rsid w:val="00D71350"/>
    <w:rsid w:val="00D71CBC"/>
    <w:rsid w:val="00D71D97"/>
    <w:rsid w:val="00D71F50"/>
    <w:rsid w:val="00D72029"/>
    <w:rsid w:val="00D72055"/>
    <w:rsid w:val="00D725D5"/>
    <w:rsid w:val="00D7288F"/>
    <w:rsid w:val="00D72B82"/>
    <w:rsid w:val="00D738A4"/>
    <w:rsid w:val="00D739D1"/>
    <w:rsid w:val="00D73DE4"/>
    <w:rsid w:val="00D740B1"/>
    <w:rsid w:val="00D74B93"/>
    <w:rsid w:val="00D74CCE"/>
    <w:rsid w:val="00D74F5D"/>
    <w:rsid w:val="00D75199"/>
    <w:rsid w:val="00D751FB"/>
    <w:rsid w:val="00D752C0"/>
    <w:rsid w:val="00D7541C"/>
    <w:rsid w:val="00D754A2"/>
    <w:rsid w:val="00D7555B"/>
    <w:rsid w:val="00D758B4"/>
    <w:rsid w:val="00D75BDD"/>
    <w:rsid w:val="00D75C4E"/>
    <w:rsid w:val="00D761A4"/>
    <w:rsid w:val="00D764CD"/>
    <w:rsid w:val="00D76B88"/>
    <w:rsid w:val="00D76D0C"/>
    <w:rsid w:val="00D76E68"/>
    <w:rsid w:val="00D76F08"/>
    <w:rsid w:val="00D77545"/>
    <w:rsid w:val="00D77930"/>
    <w:rsid w:val="00D77992"/>
    <w:rsid w:val="00D8062E"/>
    <w:rsid w:val="00D80ADF"/>
    <w:rsid w:val="00D80DDB"/>
    <w:rsid w:val="00D80F2A"/>
    <w:rsid w:val="00D811A1"/>
    <w:rsid w:val="00D816B1"/>
    <w:rsid w:val="00D816BF"/>
    <w:rsid w:val="00D81D2D"/>
    <w:rsid w:val="00D81E89"/>
    <w:rsid w:val="00D81E9E"/>
    <w:rsid w:val="00D81FD3"/>
    <w:rsid w:val="00D826E3"/>
    <w:rsid w:val="00D82A4D"/>
    <w:rsid w:val="00D82B00"/>
    <w:rsid w:val="00D83454"/>
    <w:rsid w:val="00D8411F"/>
    <w:rsid w:val="00D8436A"/>
    <w:rsid w:val="00D84A4F"/>
    <w:rsid w:val="00D8500D"/>
    <w:rsid w:val="00D855ED"/>
    <w:rsid w:val="00D857EF"/>
    <w:rsid w:val="00D8594B"/>
    <w:rsid w:val="00D85B1F"/>
    <w:rsid w:val="00D86056"/>
    <w:rsid w:val="00D8623B"/>
    <w:rsid w:val="00D8633B"/>
    <w:rsid w:val="00D8648D"/>
    <w:rsid w:val="00D864A5"/>
    <w:rsid w:val="00D868CE"/>
    <w:rsid w:val="00D877DC"/>
    <w:rsid w:val="00D87D0F"/>
    <w:rsid w:val="00D9018F"/>
    <w:rsid w:val="00D90242"/>
    <w:rsid w:val="00D90774"/>
    <w:rsid w:val="00D909F5"/>
    <w:rsid w:val="00D90B38"/>
    <w:rsid w:val="00D91458"/>
    <w:rsid w:val="00D9148C"/>
    <w:rsid w:val="00D9167A"/>
    <w:rsid w:val="00D91973"/>
    <w:rsid w:val="00D91B97"/>
    <w:rsid w:val="00D92497"/>
    <w:rsid w:val="00D9265C"/>
    <w:rsid w:val="00D926B3"/>
    <w:rsid w:val="00D9271B"/>
    <w:rsid w:val="00D92739"/>
    <w:rsid w:val="00D928BE"/>
    <w:rsid w:val="00D92B17"/>
    <w:rsid w:val="00D92BB9"/>
    <w:rsid w:val="00D92E09"/>
    <w:rsid w:val="00D936EB"/>
    <w:rsid w:val="00D9393C"/>
    <w:rsid w:val="00D93967"/>
    <w:rsid w:val="00D93BE1"/>
    <w:rsid w:val="00D93FAB"/>
    <w:rsid w:val="00D9421E"/>
    <w:rsid w:val="00D94CFF"/>
    <w:rsid w:val="00D95222"/>
    <w:rsid w:val="00D957ED"/>
    <w:rsid w:val="00D95843"/>
    <w:rsid w:val="00D95E99"/>
    <w:rsid w:val="00D962F8"/>
    <w:rsid w:val="00D9666C"/>
    <w:rsid w:val="00D96B46"/>
    <w:rsid w:val="00D96EB9"/>
    <w:rsid w:val="00D972EA"/>
    <w:rsid w:val="00DA0338"/>
    <w:rsid w:val="00DA044B"/>
    <w:rsid w:val="00DA0E0B"/>
    <w:rsid w:val="00DA1488"/>
    <w:rsid w:val="00DA16AB"/>
    <w:rsid w:val="00DA1851"/>
    <w:rsid w:val="00DA1C76"/>
    <w:rsid w:val="00DA1D04"/>
    <w:rsid w:val="00DA1E35"/>
    <w:rsid w:val="00DA2538"/>
    <w:rsid w:val="00DA26B0"/>
    <w:rsid w:val="00DA2A9F"/>
    <w:rsid w:val="00DA2C15"/>
    <w:rsid w:val="00DA2CF5"/>
    <w:rsid w:val="00DA3325"/>
    <w:rsid w:val="00DA3528"/>
    <w:rsid w:val="00DA370B"/>
    <w:rsid w:val="00DA40AA"/>
    <w:rsid w:val="00DA42BC"/>
    <w:rsid w:val="00DA4F48"/>
    <w:rsid w:val="00DA5044"/>
    <w:rsid w:val="00DA52E1"/>
    <w:rsid w:val="00DA5343"/>
    <w:rsid w:val="00DA5766"/>
    <w:rsid w:val="00DA5835"/>
    <w:rsid w:val="00DA5944"/>
    <w:rsid w:val="00DA5A7C"/>
    <w:rsid w:val="00DA5D6D"/>
    <w:rsid w:val="00DA6061"/>
    <w:rsid w:val="00DA6427"/>
    <w:rsid w:val="00DA6717"/>
    <w:rsid w:val="00DA6C07"/>
    <w:rsid w:val="00DA6C7C"/>
    <w:rsid w:val="00DA6E50"/>
    <w:rsid w:val="00DA7123"/>
    <w:rsid w:val="00DA738C"/>
    <w:rsid w:val="00DA7774"/>
    <w:rsid w:val="00DA7994"/>
    <w:rsid w:val="00DA7C6D"/>
    <w:rsid w:val="00DA7E45"/>
    <w:rsid w:val="00DA7E88"/>
    <w:rsid w:val="00DA7E94"/>
    <w:rsid w:val="00DB029F"/>
    <w:rsid w:val="00DB0537"/>
    <w:rsid w:val="00DB07ED"/>
    <w:rsid w:val="00DB0868"/>
    <w:rsid w:val="00DB0A51"/>
    <w:rsid w:val="00DB0C23"/>
    <w:rsid w:val="00DB0E5E"/>
    <w:rsid w:val="00DB12D8"/>
    <w:rsid w:val="00DB1B7A"/>
    <w:rsid w:val="00DB1F20"/>
    <w:rsid w:val="00DB21B4"/>
    <w:rsid w:val="00DB268A"/>
    <w:rsid w:val="00DB27E4"/>
    <w:rsid w:val="00DB29B0"/>
    <w:rsid w:val="00DB33BE"/>
    <w:rsid w:val="00DB3459"/>
    <w:rsid w:val="00DB3849"/>
    <w:rsid w:val="00DB3E35"/>
    <w:rsid w:val="00DB410F"/>
    <w:rsid w:val="00DB4A59"/>
    <w:rsid w:val="00DB4AA9"/>
    <w:rsid w:val="00DB500B"/>
    <w:rsid w:val="00DB5F35"/>
    <w:rsid w:val="00DB6263"/>
    <w:rsid w:val="00DB67CA"/>
    <w:rsid w:val="00DB6A19"/>
    <w:rsid w:val="00DB6E3D"/>
    <w:rsid w:val="00DB758F"/>
    <w:rsid w:val="00DB79A5"/>
    <w:rsid w:val="00DB7EB9"/>
    <w:rsid w:val="00DC00CF"/>
    <w:rsid w:val="00DC079D"/>
    <w:rsid w:val="00DC079E"/>
    <w:rsid w:val="00DC08F9"/>
    <w:rsid w:val="00DC0B06"/>
    <w:rsid w:val="00DC0B25"/>
    <w:rsid w:val="00DC0C18"/>
    <w:rsid w:val="00DC0CEA"/>
    <w:rsid w:val="00DC0D12"/>
    <w:rsid w:val="00DC0F34"/>
    <w:rsid w:val="00DC119E"/>
    <w:rsid w:val="00DC12C1"/>
    <w:rsid w:val="00DC1ABF"/>
    <w:rsid w:val="00DC2137"/>
    <w:rsid w:val="00DC22A4"/>
    <w:rsid w:val="00DC29D2"/>
    <w:rsid w:val="00DC2C2F"/>
    <w:rsid w:val="00DC328B"/>
    <w:rsid w:val="00DC343B"/>
    <w:rsid w:val="00DC40C5"/>
    <w:rsid w:val="00DC47C6"/>
    <w:rsid w:val="00DC4EF7"/>
    <w:rsid w:val="00DC515B"/>
    <w:rsid w:val="00DC5233"/>
    <w:rsid w:val="00DC591B"/>
    <w:rsid w:val="00DC5A37"/>
    <w:rsid w:val="00DC5CCE"/>
    <w:rsid w:val="00DC5E17"/>
    <w:rsid w:val="00DC5F75"/>
    <w:rsid w:val="00DC6216"/>
    <w:rsid w:val="00DC644D"/>
    <w:rsid w:val="00DC6BCA"/>
    <w:rsid w:val="00DC7240"/>
    <w:rsid w:val="00DC7306"/>
    <w:rsid w:val="00DC7335"/>
    <w:rsid w:val="00DC75A5"/>
    <w:rsid w:val="00DC75CD"/>
    <w:rsid w:val="00DC7C63"/>
    <w:rsid w:val="00DC7D2A"/>
    <w:rsid w:val="00DD02AB"/>
    <w:rsid w:val="00DD0311"/>
    <w:rsid w:val="00DD098B"/>
    <w:rsid w:val="00DD099C"/>
    <w:rsid w:val="00DD0BBF"/>
    <w:rsid w:val="00DD0D6D"/>
    <w:rsid w:val="00DD10B2"/>
    <w:rsid w:val="00DD1118"/>
    <w:rsid w:val="00DD1225"/>
    <w:rsid w:val="00DD154C"/>
    <w:rsid w:val="00DD162A"/>
    <w:rsid w:val="00DD1974"/>
    <w:rsid w:val="00DD1A29"/>
    <w:rsid w:val="00DD2C42"/>
    <w:rsid w:val="00DD2DDC"/>
    <w:rsid w:val="00DD2FAF"/>
    <w:rsid w:val="00DD3119"/>
    <w:rsid w:val="00DD3226"/>
    <w:rsid w:val="00DD326D"/>
    <w:rsid w:val="00DD335E"/>
    <w:rsid w:val="00DD340D"/>
    <w:rsid w:val="00DD3639"/>
    <w:rsid w:val="00DD382B"/>
    <w:rsid w:val="00DD3C2D"/>
    <w:rsid w:val="00DD3CC4"/>
    <w:rsid w:val="00DD40D1"/>
    <w:rsid w:val="00DD453C"/>
    <w:rsid w:val="00DD5147"/>
    <w:rsid w:val="00DD53CA"/>
    <w:rsid w:val="00DD5C2B"/>
    <w:rsid w:val="00DD628E"/>
    <w:rsid w:val="00DD636C"/>
    <w:rsid w:val="00DD6989"/>
    <w:rsid w:val="00DD72CD"/>
    <w:rsid w:val="00DD7CAF"/>
    <w:rsid w:val="00DD7DB1"/>
    <w:rsid w:val="00DE0185"/>
    <w:rsid w:val="00DE0424"/>
    <w:rsid w:val="00DE0A8E"/>
    <w:rsid w:val="00DE10AC"/>
    <w:rsid w:val="00DE12EE"/>
    <w:rsid w:val="00DE13D5"/>
    <w:rsid w:val="00DE184D"/>
    <w:rsid w:val="00DE2219"/>
    <w:rsid w:val="00DE248E"/>
    <w:rsid w:val="00DE24E1"/>
    <w:rsid w:val="00DE25E5"/>
    <w:rsid w:val="00DE2D22"/>
    <w:rsid w:val="00DE2EE8"/>
    <w:rsid w:val="00DE2F8D"/>
    <w:rsid w:val="00DE3B7F"/>
    <w:rsid w:val="00DE3D7A"/>
    <w:rsid w:val="00DE3EC5"/>
    <w:rsid w:val="00DE3F83"/>
    <w:rsid w:val="00DE3FAA"/>
    <w:rsid w:val="00DE43D6"/>
    <w:rsid w:val="00DE48D1"/>
    <w:rsid w:val="00DE50D5"/>
    <w:rsid w:val="00DE514C"/>
    <w:rsid w:val="00DE5271"/>
    <w:rsid w:val="00DE5C9D"/>
    <w:rsid w:val="00DE6038"/>
    <w:rsid w:val="00DE6206"/>
    <w:rsid w:val="00DE652F"/>
    <w:rsid w:val="00DE666C"/>
    <w:rsid w:val="00DE6FE8"/>
    <w:rsid w:val="00DE79FC"/>
    <w:rsid w:val="00DE7C56"/>
    <w:rsid w:val="00DE7E98"/>
    <w:rsid w:val="00DF03C7"/>
    <w:rsid w:val="00DF070A"/>
    <w:rsid w:val="00DF0718"/>
    <w:rsid w:val="00DF09DE"/>
    <w:rsid w:val="00DF11A3"/>
    <w:rsid w:val="00DF13F1"/>
    <w:rsid w:val="00DF19DA"/>
    <w:rsid w:val="00DF1C9E"/>
    <w:rsid w:val="00DF29D1"/>
    <w:rsid w:val="00DF2B05"/>
    <w:rsid w:val="00DF2C51"/>
    <w:rsid w:val="00DF2C71"/>
    <w:rsid w:val="00DF2D51"/>
    <w:rsid w:val="00DF2EBE"/>
    <w:rsid w:val="00DF2F4D"/>
    <w:rsid w:val="00DF362E"/>
    <w:rsid w:val="00DF398B"/>
    <w:rsid w:val="00DF3A98"/>
    <w:rsid w:val="00DF3C75"/>
    <w:rsid w:val="00DF419D"/>
    <w:rsid w:val="00DF421A"/>
    <w:rsid w:val="00DF46A9"/>
    <w:rsid w:val="00DF4876"/>
    <w:rsid w:val="00DF55FF"/>
    <w:rsid w:val="00DF59AE"/>
    <w:rsid w:val="00DF5DBA"/>
    <w:rsid w:val="00DF628F"/>
    <w:rsid w:val="00DF62F4"/>
    <w:rsid w:val="00DF6557"/>
    <w:rsid w:val="00DF6DA8"/>
    <w:rsid w:val="00DF70F1"/>
    <w:rsid w:val="00DF7147"/>
    <w:rsid w:val="00DF720C"/>
    <w:rsid w:val="00DF7242"/>
    <w:rsid w:val="00DF73CF"/>
    <w:rsid w:val="00DF7C22"/>
    <w:rsid w:val="00E00299"/>
    <w:rsid w:val="00E0029B"/>
    <w:rsid w:val="00E005F6"/>
    <w:rsid w:val="00E009D3"/>
    <w:rsid w:val="00E00C30"/>
    <w:rsid w:val="00E00E8B"/>
    <w:rsid w:val="00E010F3"/>
    <w:rsid w:val="00E01509"/>
    <w:rsid w:val="00E016DC"/>
    <w:rsid w:val="00E018E7"/>
    <w:rsid w:val="00E0191C"/>
    <w:rsid w:val="00E01BD5"/>
    <w:rsid w:val="00E022F5"/>
    <w:rsid w:val="00E023B2"/>
    <w:rsid w:val="00E028C5"/>
    <w:rsid w:val="00E02E86"/>
    <w:rsid w:val="00E02FBB"/>
    <w:rsid w:val="00E038CB"/>
    <w:rsid w:val="00E03923"/>
    <w:rsid w:val="00E04536"/>
    <w:rsid w:val="00E04B14"/>
    <w:rsid w:val="00E04C96"/>
    <w:rsid w:val="00E04E02"/>
    <w:rsid w:val="00E04E08"/>
    <w:rsid w:val="00E04F80"/>
    <w:rsid w:val="00E05177"/>
    <w:rsid w:val="00E05183"/>
    <w:rsid w:val="00E05660"/>
    <w:rsid w:val="00E058B2"/>
    <w:rsid w:val="00E05D63"/>
    <w:rsid w:val="00E05F33"/>
    <w:rsid w:val="00E063F0"/>
    <w:rsid w:val="00E06F7D"/>
    <w:rsid w:val="00E06FE6"/>
    <w:rsid w:val="00E07393"/>
    <w:rsid w:val="00E076AA"/>
    <w:rsid w:val="00E07987"/>
    <w:rsid w:val="00E07AAE"/>
    <w:rsid w:val="00E07B05"/>
    <w:rsid w:val="00E10156"/>
    <w:rsid w:val="00E112A2"/>
    <w:rsid w:val="00E112EF"/>
    <w:rsid w:val="00E1139F"/>
    <w:rsid w:val="00E11ADD"/>
    <w:rsid w:val="00E122C2"/>
    <w:rsid w:val="00E12478"/>
    <w:rsid w:val="00E12667"/>
    <w:rsid w:val="00E12787"/>
    <w:rsid w:val="00E127E1"/>
    <w:rsid w:val="00E12CDC"/>
    <w:rsid w:val="00E134CC"/>
    <w:rsid w:val="00E1362F"/>
    <w:rsid w:val="00E13E31"/>
    <w:rsid w:val="00E14421"/>
    <w:rsid w:val="00E144BD"/>
    <w:rsid w:val="00E149D1"/>
    <w:rsid w:val="00E14AF4"/>
    <w:rsid w:val="00E14F36"/>
    <w:rsid w:val="00E158F6"/>
    <w:rsid w:val="00E159AB"/>
    <w:rsid w:val="00E15C39"/>
    <w:rsid w:val="00E15E16"/>
    <w:rsid w:val="00E160A4"/>
    <w:rsid w:val="00E1617B"/>
    <w:rsid w:val="00E163CA"/>
    <w:rsid w:val="00E1715F"/>
    <w:rsid w:val="00E172ED"/>
    <w:rsid w:val="00E175EF"/>
    <w:rsid w:val="00E1777F"/>
    <w:rsid w:val="00E178C5"/>
    <w:rsid w:val="00E17ABE"/>
    <w:rsid w:val="00E17F46"/>
    <w:rsid w:val="00E20172"/>
    <w:rsid w:val="00E206D9"/>
    <w:rsid w:val="00E208B5"/>
    <w:rsid w:val="00E20AF2"/>
    <w:rsid w:val="00E20CDE"/>
    <w:rsid w:val="00E2200E"/>
    <w:rsid w:val="00E2229A"/>
    <w:rsid w:val="00E22880"/>
    <w:rsid w:val="00E22898"/>
    <w:rsid w:val="00E22A6D"/>
    <w:rsid w:val="00E2302D"/>
    <w:rsid w:val="00E2315E"/>
    <w:rsid w:val="00E23268"/>
    <w:rsid w:val="00E2335B"/>
    <w:rsid w:val="00E23903"/>
    <w:rsid w:val="00E23967"/>
    <w:rsid w:val="00E23C5E"/>
    <w:rsid w:val="00E2445B"/>
    <w:rsid w:val="00E24B3A"/>
    <w:rsid w:val="00E24F76"/>
    <w:rsid w:val="00E25289"/>
    <w:rsid w:val="00E25566"/>
    <w:rsid w:val="00E26E84"/>
    <w:rsid w:val="00E26F4C"/>
    <w:rsid w:val="00E270EA"/>
    <w:rsid w:val="00E27BDE"/>
    <w:rsid w:val="00E301BC"/>
    <w:rsid w:val="00E308DA"/>
    <w:rsid w:val="00E30A30"/>
    <w:rsid w:val="00E30C30"/>
    <w:rsid w:val="00E3101F"/>
    <w:rsid w:val="00E313EE"/>
    <w:rsid w:val="00E31999"/>
    <w:rsid w:val="00E32345"/>
    <w:rsid w:val="00E3337F"/>
    <w:rsid w:val="00E33A98"/>
    <w:rsid w:val="00E33C91"/>
    <w:rsid w:val="00E34097"/>
    <w:rsid w:val="00E3449E"/>
    <w:rsid w:val="00E346FE"/>
    <w:rsid w:val="00E34756"/>
    <w:rsid w:val="00E34C38"/>
    <w:rsid w:val="00E34F7A"/>
    <w:rsid w:val="00E357E8"/>
    <w:rsid w:val="00E358A0"/>
    <w:rsid w:val="00E35FCD"/>
    <w:rsid w:val="00E360B2"/>
    <w:rsid w:val="00E361D0"/>
    <w:rsid w:val="00E3637A"/>
    <w:rsid w:val="00E36ECC"/>
    <w:rsid w:val="00E372E7"/>
    <w:rsid w:val="00E37BBB"/>
    <w:rsid w:val="00E37C3F"/>
    <w:rsid w:val="00E37C86"/>
    <w:rsid w:val="00E37FB3"/>
    <w:rsid w:val="00E40523"/>
    <w:rsid w:val="00E4082A"/>
    <w:rsid w:val="00E40D84"/>
    <w:rsid w:val="00E40E30"/>
    <w:rsid w:val="00E41725"/>
    <w:rsid w:val="00E41900"/>
    <w:rsid w:val="00E41A33"/>
    <w:rsid w:val="00E41FD3"/>
    <w:rsid w:val="00E42156"/>
    <w:rsid w:val="00E427A3"/>
    <w:rsid w:val="00E428B9"/>
    <w:rsid w:val="00E42926"/>
    <w:rsid w:val="00E4295B"/>
    <w:rsid w:val="00E42D06"/>
    <w:rsid w:val="00E42F1B"/>
    <w:rsid w:val="00E43195"/>
    <w:rsid w:val="00E43A57"/>
    <w:rsid w:val="00E43C27"/>
    <w:rsid w:val="00E43CD1"/>
    <w:rsid w:val="00E43F7C"/>
    <w:rsid w:val="00E44352"/>
    <w:rsid w:val="00E4479A"/>
    <w:rsid w:val="00E44FDC"/>
    <w:rsid w:val="00E45118"/>
    <w:rsid w:val="00E452D1"/>
    <w:rsid w:val="00E45400"/>
    <w:rsid w:val="00E45CED"/>
    <w:rsid w:val="00E45E29"/>
    <w:rsid w:val="00E45F55"/>
    <w:rsid w:val="00E461EC"/>
    <w:rsid w:val="00E46605"/>
    <w:rsid w:val="00E46B47"/>
    <w:rsid w:val="00E46BDC"/>
    <w:rsid w:val="00E4768C"/>
    <w:rsid w:val="00E47897"/>
    <w:rsid w:val="00E47BEF"/>
    <w:rsid w:val="00E500B8"/>
    <w:rsid w:val="00E507F1"/>
    <w:rsid w:val="00E5085E"/>
    <w:rsid w:val="00E50947"/>
    <w:rsid w:val="00E50C95"/>
    <w:rsid w:val="00E50DE0"/>
    <w:rsid w:val="00E50F3B"/>
    <w:rsid w:val="00E5180C"/>
    <w:rsid w:val="00E518EC"/>
    <w:rsid w:val="00E5190C"/>
    <w:rsid w:val="00E52C62"/>
    <w:rsid w:val="00E52D02"/>
    <w:rsid w:val="00E53FAC"/>
    <w:rsid w:val="00E54088"/>
    <w:rsid w:val="00E5419F"/>
    <w:rsid w:val="00E541BD"/>
    <w:rsid w:val="00E545AB"/>
    <w:rsid w:val="00E546C7"/>
    <w:rsid w:val="00E54A51"/>
    <w:rsid w:val="00E54AAF"/>
    <w:rsid w:val="00E552FB"/>
    <w:rsid w:val="00E55844"/>
    <w:rsid w:val="00E55AB4"/>
    <w:rsid w:val="00E55B3D"/>
    <w:rsid w:val="00E56006"/>
    <w:rsid w:val="00E5649D"/>
    <w:rsid w:val="00E566C6"/>
    <w:rsid w:val="00E56764"/>
    <w:rsid w:val="00E57C67"/>
    <w:rsid w:val="00E57EBC"/>
    <w:rsid w:val="00E57F03"/>
    <w:rsid w:val="00E601FF"/>
    <w:rsid w:val="00E60253"/>
    <w:rsid w:val="00E60319"/>
    <w:rsid w:val="00E605E5"/>
    <w:rsid w:val="00E6091C"/>
    <w:rsid w:val="00E60C19"/>
    <w:rsid w:val="00E60E69"/>
    <w:rsid w:val="00E621C4"/>
    <w:rsid w:val="00E624CF"/>
    <w:rsid w:val="00E62617"/>
    <w:rsid w:val="00E62982"/>
    <w:rsid w:val="00E62BC9"/>
    <w:rsid w:val="00E62D8A"/>
    <w:rsid w:val="00E62E8E"/>
    <w:rsid w:val="00E63480"/>
    <w:rsid w:val="00E63508"/>
    <w:rsid w:val="00E63D0A"/>
    <w:rsid w:val="00E6419C"/>
    <w:rsid w:val="00E64425"/>
    <w:rsid w:val="00E64632"/>
    <w:rsid w:val="00E64BD7"/>
    <w:rsid w:val="00E64FE5"/>
    <w:rsid w:val="00E65906"/>
    <w:rsid w:val="00E6641B"/>
    <w:rsid w:val="00E668EE"/>
    <w:rsid w:val="00E66B3B"/>
    <w:rsid w:val="00E66E40"/>
    <w:rsid w:val="00E66F1B"/>
    <w:rsid w:val="00E671B2"/>
    <w:rsid w:val="00E67423"/>
    <w:rsid w:val="00E67E79"/>
    <w:rsid w:val="00E7008E"/>
    <w:rsid w:val="00E70097"/>
    <w:rsid w:val="00E704D1"/>
    <w:rsid w:val="00E7080A"/>
    <w:rsid w:val="00E70CF8"/>
    <w:rsid w:val="00E70D92"/>
    <w:rsid w:val="00E71537"/>
    <w:rsid w:val="00E7166E"/>
    <w:rsid w:val="00E71839"/>
    <w:rsid w:val="00E71A40"/>
    <w:rsid w:val="00E71D8C"/>
    <w:rsid w:val="00E71D98"/>
    <w:rsid w:val="00E72061"/>
    <w:rsid w:val="00E72C57"/>
    <w:rsid w:val="00E730C6"/>
    <w:rsid w:val="00E7320B"/>
    <w:rsid w:val="00E74CED"/>
    <w:rsid w:val="00E74E82"/>
    <w:rsid w:val="00E751D3"/>
    <w:rsid w:val="00E75894"/>
    <w:rsid w:val="00E759B8"/>
    <w:rsid w:val="00E75F06"/>
    <w:rsid w:val="00E7603D"/>
    <w:rsid w:val="00E76321"/>
    <w:rsid w:val="00E76327"/>
    <w:rsid w:val="00E765FC"/>
    <w:rsid w:val="00E766A3"/>
    <w:rsid w:val="00E768DC"/>
    <w:rsid w:val="00E76AFE"/>
    <w:rsid w:val="00E76D92"/>
    <w:rsid w:val="00E770D0"/>
    <w:rsid w:val="00E77109"/>
    <w:rsid w:val="00E7710E"/>
    <w:rsid w:val="00E7763E"/>
    <w:rsid w:val="00E7776A"/>
    <w:rsid w:val="00E77ECE"/>
    <w:rsid w:val="00E80612"/>
    <w:rsid w:val="00E8093C"/>
    <w:rsid w:val="00E80E59"/>
    <w:rsid w:val="00E8131E"/>
    <w:rsid w:val="00E81503"/>
    <w:rsid w:val="00E817F2"/>
    <w:rsid w:val="00E81964"/>
    <w:rsid w:val="00E81A01"/>
    <w:rsid w:val="00E81C3C"/>
    <w:rsid w:val="00E82584"/>
    <w:rsid w:val="00E82C81"/>
    <w:rsid w:val="00E82EEE"/>
    <w:rsid w:val="00E83095"/>
    <w:rsid w:val="00E83EA6"/>
    <w:rsid w:val="00E83F25"/>
    <w:rsid w:val="00E8400C"/>
    <w:rsid w:val="00E84190"/>
    <w:rsid w:val="00E843C7"/>
    <w:rsid w:val="00E84431"/>
    <w:rsid w:val="00E84AD7"/>
    <w:rsid w:val="00E85044"/>
    <w:rsid w:val="00E851A6"/>
    <w:rsid w:val="00E857F2"/>
    <w:rsid w:val="00E85A18"/>
    <w:rsid w:val="00E86645"/>
    <w:rsid w:val="00E86676"/>
    <w:rsid w:val="00E86770"/>
    <w:rsid w:val="00E871B9"/>
    <w:rsid w:val="00E87591"/>
    <w:rsid w:val="00E87598"/>
    <w:rsid w:val="00E878C3"/>
    <w:rsid w:val="00E87942"/>
    <w:rsid w:val="00E87B4B"/>
    <w:rsid w:val="00E87C70"/>
    <w:rsid w:val="00E87DC3"/>
    <w:rsid w:val="00E900A0"/>
    <w:rsid w:val="00E90109"/>
    <w:rsid w:val="00E90336"/>
    <w:rsid w:val="00E9077C"/>
    <w:rsid w:val="00E90836"/>
    <w:rsid w:val="00E9160C"/>
    <w:rsid w:val="00E91AEE"/>
    <w:rsid w:val="00E91BA1"/>
    <w:rsid w:val="00E922AE"/>
    <w:rsid w:val="00E92791"/>
    <w:rsid w:val="00E927B1"/>
    <w:rsid w:val="00E9280D"/>
    <w:rsid w:val="00E92EC3"/>
    <w:rsid w:val="00E92F42"/>
    <w:rsid w:val="00E93841"/>
    <w:rsid w:val="00E938DA"/>
    <w:rsid w:val="00E93B3E"/>
    <w:rsid w:val="00E93E08"/>
    <w:rsid w:val="00E9440F"/>
    <w:rsid w:val="00E9442C"/>
    <w:rsid w:val="00E9463B"/>
    <w:rsid w:val="00E94AE6"/>
    <w:rsid w:val="00E94E86"/>
    <w:rsid w:val="00E94EB0"/>
    <w:rsid w:val="00E94F4E"/>
    <w:rsid w:val="00E95049"/>
    <w:rsid w:val="00E9509B"/>
    <w:rsid w:val="00E950E9"/>
    <w:rsid w:val="00E95BAD"/>
    <w:rsid w:val="00E95C8D"/>
    <w:rsid w:val="00E9651C"/>
    <w:rsid w:val="00E96B99"/>
    <w:rsid w:val="00E975D2"/>
    <w:rsid w:val="00E97804"/>
    <w:rsid w:val="00E97838"/>
    <w:rsid w:val="00E97874"/>
    <w:rsid w:val="00E978C0"/>
    <w:rsid w:val="00E979D9"/>
    <w:rsid w:val="00E97A33"/>
    <w:rsid w:val="00E97C2F"/>
    <w:rsid w:val="00EA00A9"/>
    <w:rsid w:val="00EA0595"/>
    <w:rsid w:val="00EA07CB"/>
    <w:rsid w:val="00EA1293"/>
    <w:rsid w:val="00EA170C"/>
    <w:rsid w:val="00EA1A4E"/>
    <w:rsid w:val="00EA1BB4"/>
    <w:rsid w:val="00EA1F31"/>
    <w:rsid w:val="00EA238F"/>
    <w:rsid w:val="00EA24A9"/>
    <w:rsid w:val="00EA2729"/>
    <w:rsid w:val="00EA283C"/>
    <w:rsid w:val="00EA2A2B"/>
    <w:rsid w:val="00EA2E67"/>
    <w:rsid w:val="00EA2EC3"/>
    <w:rsid w:val="00EA2F3B"/>
    <w:rsid w:val="00EA301F"/>
    <w:rsid w:val="00EA38F4"/>
    <w:rsid w:val="00EA3AC6"/>
    <w:rsid w:val="00EA3E6C"/>
    <w:rsid w:val="00EA3F77"/>
    <w:rsid w:val="00EA3FDE"/>
    <w:rsid w:val="00EA484E"/>
    <w:rsid w:val="00EA4FAA"/>
    <w:rsid w:val="00EA5714"/>
    <w:rsid w:val="00EA5DF3"/>
    <w:rsid w:val="00EA6161"/>
    <w:rsid w:val="00EA6BC7"/>
    <w:rsid w:val="00EA763D"/>
    <w:rsid w:val="00EA7E34"/>
    <w:rsid w:val="00EA7FF9"/>
    <w:rsid w:val="00EB0592"/>
    <w:rsid w:val="00EB064D"/>
    <w:rsid w:val="00EB06B1"/>
    <w:rsid w:val="00EB0A04"/>
    <w:rsid w:val="00EB0A78"/>
    <w:rsid w:val="00EB1583"/>
    <w:rsid w:val="00EB159A"/>
    <w:rsid w:val="00EB1D0D"/>
    <w:rsid w:val="00EB24C3"/>
    <w:rsid w:val="00EB2641"/>
    <w:rsid w:val="00EB26C8"/>
    <w:rsid w:val="00EB28CD"/>
    <w:rsid w:val="00EB2A95"/>
    <w:rsid w:val="00EB2EAF"/>
    <w:rsid w:val="00EB319E"/>
    <w:rsid w:val="00EB346B"/>
    <w:rsid w:val="00EB36CF"/>
    <w:rsid w:val="00EB451A"/>
    <w:rsid w:val="00EB45A8"/>
    <w:rsid w:val="00EB47C7"/>
    <w:rsid w:val="00EB488A"/>
    <w:rsid w:val="00EB4966"/>
    <w:rsid w:val="00EB532B"/>
    <w:rsid w:val="00EB5475"/>
    <w:rsid w:val="00EB5B7C"/>
    <w:rsid w:val="00EB5ED3"/>
    <w:rsid w:val="00EB60FD"/>
    <w:rsid w:val="00EB61A8"/>
    <w:rsid w:val="00EB6B9C"/>
    <w:rsid w:val="00EB6F9C"/>
    <w:rsid w:val="00EB720A"/>
    <w:rsid w:val="00EB7386"/>
    <w:rsid w:val="00EB7F00"/>
    <w:rsid w:val="00EC0052"/>
    <w:rsid w:val="00EC01A5"/>
    <w:rsid w:val="00EC07E0"/>
    <w:rsid w:val="00EC0A01"/>
    <w:rsid w:val="00EC0E61"/>
    <w:rsid w:val="00EC1734"/>
    <w:rsid w:val="00EC18B5"/>
    <w:rsid w:val="00EC1FEB"/>
    <w:rsid w:val="00EC2FB3"/>
    <w:rsid w:val="00EC3440"/>
    <w:rsid w:val="00EC3EB2"/>
    <w:rsid w:val="00EC4398"/>
    <w:rsid w:val="00EC4616"/>
    <w:rsid w:val="00EC46A5"/>
    <w:rsid w:val="00EC48AC"/>
    <w:rsid w:val="00EC4A89"/>
    <w:rsid w:val="00EC503F"/>
    <w:rsid w:val="00EC538A"/>
    <w:rsid w:val="00EC53EB"/>
    <w:rsid w:val="00EC598A"/>
    <w:rsid w:val="00EC5C7D"/>
    <w:rsid w:val="00EC5CB2"/>
    <w:rsid w:val="00EC68B0"/>
    <w:rsid w:val="00EC6D49"/>
    <w:rsid w:val="00EC7C67"/>
    <w:rsid w:val="00EC7F3F"/>
    <w:rsid w:val="00ED028E"/>
    <w:rsid w:val="00ED05AF"/>
    <w:rsid w:val="00ED061F"/>
    <w:rsid w:val="00ED06E5"/>
    <w:rsid w:val="00ED0A1B"/>
    <w:rsid w:val="00ED0A50"/>
    <w:rsid w:val="00ED0ED3"/>
    <w:rsid w:val="00ED105A"/>
    <w:rsid w:val="00ED1283"/>
    <w:rsid w:val="00ED13BB"/>
    <w:rsid w:val="00ED14EB"/>
    <w:rsid w:val="00ED155B"/>
    <w:rsid w:val="00ED17BC"/>
    <w:rsid w:val="00ED1E9E"/>
    <w:rsid w:val="00ED2239"/>
    <w:rsid w:val="00ED232F"/>
    <w:rsid w:val="00ED2359"/>
    <w:rsid w:val="00ED2A8D"/>
    <w:rsid w:val="00ED2D39"/>
    <w:rsid w:val="00ED2E7C"/>
    <w:rsid w:val="00ED2EF2"/>
    <w:rsid w:val="00ED31E9"/>
    <w:rsid w:val="00ED35F2"/>
    <w:rsid w:val="00ED3C25"/>
    <w:rsid w:val="00ED3C38"/>
    <w:rsid w:val="00ED3F1B"/>
    <w:rsid w:val="00ED43FF"/>
    <w:rsid w:val="00ED4C60"/>
    <w:rsid w:val="00ED550E"/>
    <w:rsid w:val="00ED6166"/>
    <w:rsid w:val="00ED64B8"/>
    <w:rsid w:val="00ED6C45"/>
    <w:rsid w:val="00ED6F7E"/>
    <w:rsid w:val="00ED715E"/>
    <w:rsid w:val="00ED7328"/>
    <w:rsid w:val="00ED77C6"/>
    <w:rsid w:val="00ED7A06"/>
    <w:rsid w:val="00ED7A5C"/>
    <w:rsid w:val="00EE0876"/>
    <w:rsid w:val="00EE0A4B"/>
    <w:rsid w:val="00EE0B8B"/>
    <w:rsid w:val="00EE0F2D"/>
    <w:rsid w:val="00EE1052"/>
    <w:rsid w:val="00EE1069"/>
    <w:rsid w:val="00EE10F4"/>
    <w:rsid w:val="00EE1162"/>
    <w:rsid w:val="00EE11CE"/>
    <w:rsid w:val="00EE176C"/>
    <w:rsid w:val="00EE184F"/>
    <w:rsid w:val="00EE1989"/>
    <w:rsid w:val="00EE19F9"/>
    <w:rsid w:val="00EE1AD0"/>
    <w:rsid w:val="00EE1C00"/>
    <w:rsid w:val="00EE1CEA"/>
    <w:rsid w:val="00EE1E11"/>
    <w:rsid w:val="00EE1ED6"/>
    <w:rsid w:val="00EE1F67"/>
    <w:rsid w:val="00EE205B"/>
    <w:rsid w:val="00EE2335"/>
    <w:rsid w:val="00EE23DB"/>
    <w:rsid w:val="00EE2BC6"/>
    <w:rsid w:val="00EE30EA"/>
    <w:rsid w:val="00EE31A2"/>
    <w:rsid w:val="00EE31C1"/>
    <w:rsid w:val="00EE3239"/>
    <w:rsid w:val="00EE3340"/>
    <w:rsid w:val="00EE33EA"/>
    <w:rsid w:val="00EE385E"/>
    <w:rsid w:val="00EE3B3E"/>
    <w:rsid w:val="00EE3C19"/>
    <w:rsid w:val="00EE3FF6"/>
    <w:rsid w:val="00EE4228"/>
    <w:rsid w:val="00EE473C"/>
    <w:rsid w:val="00EE4911"/>
    <w:rsid w:val="00EE5575"/>
    <w:rsid w:val="00EE595C"/>
    <w:rsid w:val="00EE5E53"/>
    <w:rsid w:val="00EE6437"/>
    <w:rsid w:val="00EE6C0C"/>
    <w:rsid w:val="00EE7270"/>
    <w:rsid w:val="00EE72BE"/>
    <w:rsid w:val="00EE7587"/>
    <w:rsid w:val="00EE7994"/>
    <w:rsid w:val="00EE7D0A"/>
    <w:rsid w:val="00EF0020"/>
    <w:rsid w:val="00EF018E"/>
    <w:rsid w:val="00EF0557"/>
    <w:rsid w:val="00EF1465"/>
    <w:rsid w:val="00EF146F"/>
    <w:rsid w:val="00EF1709"/>
    <w:rsid w:val="00EF1DAA"/>
    <w:rsid w:val="00EF1ED7"/>
    <w:rsid w:val="00EF1FB6"/>
    <w:rsid w:val="00EF2125"/>
    <w:rsid w:val="00EF217F"/>
    <w:rsid w:val="00EF27C5"/>
    <w:rsid w:val="00EF357F"/>
    <w:rsid w:val="00EF369E"/>
    <w:rsid w:val="00EF38FD"/>
    <w:rsid w:val="00EF3948"/>
    <w:rsid w:val="00EF3ADE"/>
    <w:rsid w:val="00EF438A"/>
    <w:rsid w:val="00EF4933"/>
    <w:rsid w:val="00EF49C8"/>
    <w:rsid w:val="00EF4AA8"/>
    <w:rsid w:val="00EF51B2"/>
    <w:rsid w:val="00EF581E"/>
    <w:rsid w:val="00EF5827"/>
    <w:rsid w:val="00EF5852"/>
    <w:rsid w:val="00EF5D9A"/>
    <w:rsid w:val="00EF5ECB"/>
    <w:rsid w:val="00EF5FA0"/>
    <w:rsid w:val="00EF67EE"/>
    <w:rsid w:val="00EF6D0F"/>
    <w:rsid w:val="00EF6D68"/>
    <w:rsid w:val="00EF7226"/>
    <w:rsid w:val="00EF75E7"/>
    <w:rsid w:val="00EF7AFE"/>
    <w:rsid w:val="00EF7CB8"/>
    <w:rsid w:val="00F0010C"/>
    <w:rsid w:val="00F0065A"/>
    <w:rsid w:val="00F0081F"/>
    <w:rsid w:val="00F00C1F"/>
    <w:rsid w:val="00F01422"/>
    <w:rsid w:val="00F016DC"/>
    <w:rsid w:val="00F01758"/>
    <w:rsid w:val="00F0190A"/>
    <w:rsid w:val="00F01BDD"/>
    <w:rsid w:val="00F01F1C"/>
    <w:rsid w:val="00F01FC0"/>
    <w:rsid w:val="00F01FC6"/>
    <w:rsid w:val="00F02A88"/>
    <w:rsid w:val="00F02D74"/>
    <w:rsid w:val="00F02F59"/>
    <w:rsid w:val="00F02FE4"/>
    <w:rsid w:val="00F030E1"/>
    <w:rsid w:val="00F032AA"/>
    <w:rsid w:val="00F0352B"/>
    <w:rsid w:val="00F03B5A"/>
    <w:rsid w:val="00F03CCB"/>
    <w:rsid w:val="00F03D30"/>
    <w:rsid w:val="00F03E07"/>
    <w:rsid w:val="00F04077"/>
    <w:rsid w:val="00F04556"/>
    <w:rsid w:val="00F046F8"/>
    <w:rsid w:val="00F04834"/>
    <w:rsid w:val="00F0485E"/>
    <w:rsid w:val="00F049FA"/>
    <w:rsid w:val="00F04AFE"/>
    <w:rsid w:val="00F051CA"/>
    <w:rsid w:val="00F055B4"/>
    <w:rsid w:val="00F059BB"/>
    <w:rsid w:val="00F05B75"/>
    <w:rsid w:val="00F06006"/>
    <w:rsid w:val="00F0674F"/>
    <w:rsid w:val="00F06B14"/>
    <w:rsid w:val="00F06C50"/>
    <w:rsid w:val="00F0707A"/>
    <w:rsid w:val="00F0747A"/>
    <w:rsid w:val="00F074EA"/>
    <w:rsid w:val="00F07564"/>
    <w:rsid w:val="00F07A6F"/>
    <w:rsid w:val="00F07B2A"/>
    <w:rsid w:val="00F07D9F"/>
    <w:rsid w:val="00F105BE"/>
    <w:rsid w:val="00F106C7"/>
    <w:rsid w:val="00F107FF"/>
    <w:rsid w:val="00F11143"/>
    <w:rsid w:val="00F116FF"/>
    <w:rsid w:val="00F118DE"/>
    <w:rsid w:val="00F11FCA"/>
    <w:rsid w:val="00F129E0"/>
    <w:rsid w:val="00F12B4A"/>
    <w:rsid w:val="00F1301C"/>
    <w:rsid w:val="00F1326D"/>
    <w:rsid w:val="00F132E1"/>
    <w:rsid w:val="00F134B4"/>
    <w:rsid w:val="00F13A69"/>
    <w:rsid w:val="00F13E4D"/>
    <w:rsid w:val="00F13FA2"/>
    <w:rsid w:val="00F14C2E"/>
    <w:rsid w:val="00F14E1A"/>
    <w:rsid w:val="00F159F2"/>
    <w:rsid w:val="00F15CC0"/>
    <w:rsid w:val="00F15F08"/>
    <w:rsid w:val="00F15F6E"/>
    <w:rsid w:val="00F1626A"/>
    <w:rsid w:val="00F164DD"/>
    <w:rsid w:val="00F16EDD"/>
    <w:rsid w:val="00F175F3"/>
    <w:rsid w:val="00F17A8C"/>
    <w:rsid w:val="00F17B8B"/>
    <w:rsid w:val="00F20094"/>
    <w:rsid w:val="00F200F6"/>
    <w:rsid w:val="00F20353"/>
    <w:rsid w:val="00F2074A"/>
    <w:rsid w:val="00F20869"/>
    <w:rsid w:val="00F208FD"/>
    <w:rsid w:val="00F20B8C"/>
    <w:rsid w:val="00F20B9D"/>
    <w:rsid w:val="00F20FFD"/>
    <w:rsid w:val="00F211CC"/>
    <w:rsid w:val="00F2120D"/>
    <w:rsid w:val="00F21D11"/>
    <w:rsid w:val="00F21EC0"/>
    <w:rsid w:val="00F224A3"/>
    <w:rsid w:val="00F22546"/>
    <w:rsid w:val="00F22CCE"/>
    <w:rsid w:val="00F23313"/>
    <w:rsid w:val="00F23446"/>
    <w:rsid w:val="00F2352F"/>
    <w:rsid w:val="00F2381A"/>
    <w:rsid w:val="00F23868"/>
    <w:rsid w:val="00F23A7F"/>
    <w:rsid w:val="00F23C45"/>
    <w:rsid w:val="00F23D9B"/>
    <w:rsid w:val="00F23FED"/>
    <w:rsid w:val="00F24254"/>
    <w:rsid w:val="00F24333"/>
    <w:rsid w:val="00F245A7"/>
    <w:rsid w:val="00F24619"/>
    <w:rsid w:val="00F24C65"/>
    <w:rsid w:val="00F24D71"/>
    <w:rsid w:val="00F258D7"/>
    <w:rsid w:val="00F25AD3"/>
    <w:rsid w:val="00F266CA"/>
    <w:rsid w:val="00F26C73"/>
    <w:rsid w:val="00F27480"/>
    <w:rsid w:val="00F27671"/>
    <w:rsid w:val="00F277D0"/>
    <w:rsid w:val="00F27DD3"/>
    <w:rsid w:val="00F3009D"/>
    <w:rsid w:val="00F31278"/>
    <w:rsid w:val="00F31916"/>
    <w:rsid w:val="00F320DD"/>
    <w:rsid w:val="00F32C3F"/>
    <w:rsid w:val="00F336D3"/>
    <w:rsid w:val="00F33C18"/>
    <w:rsid w:val="00F33C9C"/>
    <w:rsid w:val="00F33D3F"/>
    <w:rsid w:val="00F33DEC"/>
    <w:rsid w:val="00F340A2"/>
    <w:rsid w:val="00F34351"/>
    <w:rsid w:val="00F34529"/>
    <w:rsid w:val="00F3452C"/>
    <w:rsid w:val="00F34A45"/>
    <w:rsid w:val="00F34C50"/>
    <w:rsid w:val="00F355D7"/>
    <w:rsid w:val="00F3609B"/>
    <w:rsid w:val="00F362BC"/>
    <w:rsid w:val="00F36488"/>
    <w:rsid w:val="00F3652B"/>
    <w:rsid w:val="00F365F2"/>
    <w:rsid w:val="00F366BD"/>
    <w:rsid w:val="00F366C2"/>
    <w:rsid w:val="00F3696D"/>
    <w:rsid w:val="00F369A9"/>
    <w:rsid w:val="00F36B81"/>
    <w:rsid w:val="00F37459"/>
    <w:rsid w:val="00F376B0"/>
    <w:rsid w:val="00F3777F"/>
    <w:rsid w:val="00F402D3"/>
    <w:rsid w:val="00F403F6"/>
    <w:rsid w:val="00F40964"/>
    <w:rsid w:val="00F40B8F"/>
    <w:rsid w:val="00F40E5E"/>
    <w:rsid w:val="00F41159"/>
    <w:rsid w:val="00F41A13"/>
    <w:rsid w:val="00F41CE5"/>
    <w:rsid w:val="00F41FAD"/>
    <w:rsid w:val="00F420A9"/>
    <w:rsid w:val="00F42489"/>
    <w:rsid w:val="00F42784"/>
    <w:rsid w:val="00F42E40"/>
    <w:rsid w:val="00F43634"/>
    <w:rsid w:val="00F44080"/>
    <w:rsid w:val="00F4468F"/>
    <w:rsid w:val="00F448C7"/>
    <w:rsid w:val="00F44BF2"/>
    <w:rsid w:val="00F44CDF"/>
    <w:rsid w:val="00F44FFF"/>
    <w:rsid w:val="00F4526B"/>
    <w:rsid w:val="00F45486"/>
    <w:rsid w:val="00F45788"/>
    <w:rsid w:val="00F460F3"/>
    <w:rsid w:val="00F4627D"/>
    <w:rsid w:val="00F463F6"/>
    <w:rsid w:val="00F463F7"/>
    <w:rsid w:val="00F466A3"/>
    <w:rsid w:val="00F46A7D"/>
    <w:rsid w:val="00F46AC4"/>
    <w:rsid w:val="00F470EA"/>
    <w:rsid w:val="00F47181"/>
    <w:rsid w:val="00F472AD"/>
    <w:rsid w:val="00F50180"/>
    <w:rsid w:val="00F51251"/>
    <w:rsid w:val="00F5155C"/>
    <w:rsid w:val="00F516AE"/>
    <w:rsid w:val="00F51E89"/>
    <w:rsid w:val="00F51F38"/>
    <w:rsid w:val="00F52000"/>
    <w:rsid w:val="00F52363"/>
    <w:rsid w:val="00F52660"/>
    <w:rsid w:val="00F527DD"/>
    <w:rsid w:val="00F528F4"/>
    <w:rsid w:val="00F52B4B"/>
    <w:rsid w:val="00F52D18"/>
    <w:rsid w:val="00F52D88"/>
    <w:rsid w:val="00F539B1"/>
    <w:rsid w:val="00F5434C"/>
    <w:rsid w:val="00F54635"/>
    <w:rsid w:val="00F54ADF"/>
    <w:rsid w:val="00F54B1B"/>
    <w:rsid w:val="00F54C1D"/>
    <w:rsid w:val="00F54F90"/>
    <w:rsid w:val="00F5504C"/>
    <w:rsid w:val="00F55608"/>
    <w:rsid w:val="00F55A3F"/>
    <w:rsid w:val="00F55C74"/>
    <w:rsid w:val="00F55E79"/>
    <w:rsid w:val="00F55FA9"/>
    <w:rsid w:val="00F561ED"/>
    <w:rsid w:val="00F56A22"/>
    <w:rsid w:val="00F56E02"/>
    <w:rsid w:val="00F57395"/>
    <w:rsid w:val="00F575EB"/>
    <w:rsid w:val="00F576DF"/>
    <w:rsid w:val="00F577C0"/>
    <w:rsid w:val="00F577D2"/>
    <w:rsid w:val="00F57AF7"/>
    <w:rsid w:val="00F60056"/>
    <w:rsid w:val="00F605C3"/>
    <w:rsid w:val="00F605FD"/>
    <w:rsid w:val="00F606E8"/>
    <w:rsid w:val="00F60924"/>
    <w:rsid w:val="00F60DE3"/>
    <w:rsid w:val="00F61B11"/>
    <w:rsid w:val="00F61CCF"/>
    <w:rsid w:val="00F61DF3"/>
    <w:rsid w:val="00F61E53"/>
    <w:rsid w:val="00F61FE6"/>
    <w:rsid w:val="00F62175"/>
    <w:rsid w:val="00F62231"/>
    <w:rsid w:val="00F6292D"/>
    <w:rsid w:val="00F6357C"/>
    <w:rsid w:val="00F63744"/>
    <w:rsid w:val="00F640D4"/>
    <w:rsid w:val="00F640EF"/>
    <w:rsid w:val="00F643FC"/>
    <w:rsid w:val="00F648E2"/>
    <w:rsid w:val="00F64A4D"/>
    <w:rsid w:val="00F651DB"/>
    <w:rsid w:val="00F6526A"/>
    <w:rsid w:val="00F6572A"/>
    <w:rsid w:val="00F65BEC"/>
    <w:rsid w:val="00F65E72"/>
    <w:rsid w:val="00F66103"/>
    <w:rsid w:val="00F661D0"/>
    <w:rsid w:val="00F66CBF"/>
    <w:rsid w:val="00F66E1D"/>
    <w:rsid w:val="00F670FC"/>
    <w:rsid w:val="00F67190"/>
    <w:rsid w:val="00F67305"/>
    <w:rsid w:val="00F673A6"/>
    <w:rsid w:val="00F674D6"/>
    <w:rsid w:val="00F67522"/>
    <w:rsid w:val="00F6770C"/>
    <w:rsid w:val="00F67AA7"/>
    <w:rsid w:val="00F70112"/>
    <w:rsid w:val="00F701DC"/>
    <w:rsid w:val="00F7069C"/>
    <w:rsid w:val="00F70EAD"/>
    <w:rsid w:val="00F71093"/>
    <w:rsid w:val="00F71966"/>
    <w:rsid w:val="00F71AD5"/>
    <w:rsid w:val="00F71BFE"/>
    <w:rsid w:val="00F71E81"/>
    <w:rsid w:val="00F721AB"/>
    <w:rsid w:val="00F72370"/>
    <w:rsid w:val="00F723BA"/>
    <w:rsid w:val="00F724A3"/>
    <w:rsid w:val="00F7269B"/>
    <w:rsid w:val="00F7382D"/>
    <w:rsid w:val="00F73ADB"/>
    <w:rsid w:val="00F741AD"/>
    <w:rsid w:val="00F74570"/>
    <w:rsid w:val="00F74766"/>
    <w:rsid w:val="00F754AE"/>
    <w:rsid w:val="00F75A7E"/>
    <w:rsid w:val="00F75CAE"/>
    <w:rsid w:val="00F75CAF"/>
    <w:rsid w:val="00F76385"/>
    <w:rsid w:val="00F763D2"/>
    <w:rsid w:val="00F76813"/>
    <w:rsid w:val="00F76EF6"/>
    <w:rsid w:val="00F77811"/>
    <w:rsid w:val="00F77BA1"/>
    <w:rsid w:val="00F77BC2"/>
    <w:rsid w:val="00F80097"/>
    <w:rsid w:val="00F80ADD"/>
    <w:rsid w:val="00F80B8F"/>
    <w:rsid w:val="00F80DFC"/>
    <w:rsid w:val="00F80EE5"/>
    <w:rsid w:val="00F811E9"/>
    <w:rsid w:val="00F8156F"/>
    <w:rsid w:val="00F8157A"/>
    <w:rsid w:val="00F8170B"/>
    <w:rsid w:val="00F81A36"/>
    <w:rsid w:val="00F81B22"/>
    <w:rsid w:val="00F81C5C"/>
    <w:rsid w:val="00F821AF"/>
    <w:rsid w:val="00F826BD"/>
    <w:rsid w:val="00F82863"/>
    <w:rsid w:val="00F82D15"/>
    <w:rsid w:val="00F83271"/>
    <w:rsid w:val="00F8350B"/>
    <w:rsid w:val="00F83D25"/>
    <w:rsid w:val="00F83D63"/>
    <w:rsid w:val="00F83E01"/>
    <w:rsid w:val="00F83F93"/>
    <w:rsid w:val="00F8491C"/>
    <w:rsid w:val="00F84A5A"/>
    <w:rsid w:val="00F84D7D"/>
    <w:rsid w:val="00F851AA"/>
    <w:rsid w:val="00F853CC"/>
    <w:rsid w:val="00F855FB"/>
    <w:rsid w:val="00F858B0"/>
    <w:rsid w:val="00F86160"/>
    <w:rsid w:val="00F861D0"/>
    <w:rsid w:val="00F8673E"/>
    <w:rsid w:val="00F86939"/>
    <w:rsid w:val="00F86B36"/>
    <w:rsid w:val="00F86B45"/>
    <w:rsid w:val="00F86FE4"/>
    <w:rsid w:val="00F8785B"/>
    <w:rsid w:val="00F8796C"/>
    <w:rsid w:val="00F879EE"/>
    <w:rsid w:val="00F87ABC"/>
    <w:rsid w:val="00F87D23"/>
    <w:rsid w:val="00F900C9"/>
    <w:rsid w:val="00F9025F"/>
    <w:rsid w:val="00F90F00"/>
    <w:rsid w:val="00F9110C"/>
    <w:rsid w:val="00F91599"/>
    <w:rsid w:val="00F9171C"/>
    <w:rsid w:val="00F91E04"/>
    <w:rsid w:val="00F9245E"/>
    <w:rsid w:val="00F92B11"/>
    <w:rsid w:val="00F93A70"/>
    <w:rsid w:val="00F93D86"/>
    <w:rsid w:val="00F94531"/>
    <w:rsid w:val="00F94568"/>
    <w:rsid w:val="00F94C45"/>
    <w:rsid w:val="00F95208"/>
    <w:rsid w:val="00F957CE"/>
    <w:rsid w:val="00F95970"/>
    <w:rsid w:val="00F95AAB"/>
    <w:rsid w:val="00F96E3B"/>
    <w:rsid w:val="00F9701E"/>
    <w:rsid w:val="00F970BA"/>
    <w:rsid w:val="00F9743F"/>
    <w:rsid w:val="00F97CED"/>
    <w:rsid w:val="00F97FB5"/>
    <w:rsid w:val="00FA058B"/>
    <w:rsid w:val="00FA060C"/>
    <w:rsid w:val="00FA0AA9"/>
    <w:rsid w:val="00FA1055"/>
    <w:rsid w:val="00FA10FE"/>
    <w:rsid w:val="00FA193C"/>
    <w:rsid w:val="00FA1F16"/>
    <w:rsid w:val="00FA24D4"/>
    <w:rsid w:val="00FA2785"/>
    <w:rsid w:val="00FA294F"/>
    <w:rsid w:val="00FA298D"/>
    <w:rsid w:val="00FA2C3D"/>
    <w:rsid w:val="00FA3376"/>
    <w:rsid w:val="00FA3AFD"/>
    <w:rsid w:val="00FA3E03"/>
    <w:rsid w:val="00FA4375"/>
    <w:rsid w:val="00FA4682"/>
    <w:rsid w:val="00FA47F0"/>
    <w:rsid w:val="00FA4ABC"/>
    <w:rsid w:val="00FA5287"/>
    <w:rsid w:val="00FA5B27"/>
    <w:rsid w:val="00FA5C86"/>
    <w:rsid w:val="00FA60CF"/>
    <w:rsid w:val="00FA61CE"/>
    <w:rsid w:val="00FA6907"/>
    <w:rsid w:val="00FA6937"/>
    <w:rsid w:val="00FA6DDB"/>
    <w:rsid w:val="00FA72BD"/>
    <w:rsid w:val="00FA75A1"/>
    <w:rsid w:val="00FA767D"/>
    <w:rsid w:val="00FA7D35"/>
    <w:rsid w:val="00FB02F8"/>
    <w:rsid w:val="00FB05B6"/>
    <w:rsid w:val="00FB0845"/>
    <w:rsid w:val="00FB09FF"/>
    <w:rsid w:val="00FB0EAF"/>
    <w:rsid w:val="00FB12CB"/>
    <w:rsid w:val="00FB14A4"/>
    <w:rsid w:val="00FB1975"/>
    <w:rsid w:val="00FB2291"/>
    <w:rsid w:val="00FB22B0"/>
    <w:rsid w:val="00FB241F"/>
    <w:rsid w:val="00FB24EA"/>
    <w:rsid w:val="00FB305B"/>
    <w:rsid w:val="00FB313C"/>
    <w:rsid w:val="00FB38D3"/>
    <w:rsid w:val="00FB3A67"/>
    <w:rsid w:val="00FB3FC3"/>
    <w:rsid w:val="00FB42B6"/>
    <w:rsid w:val="00FB4454"/>
    <w:rsid w:val="00FB4BF6"/>
    <w:rsid w:val="00FB51CE"/>
    <w:rsid w:val="00FB7026"/>
    <w:rsid w:val="00FB7367"/>
    <w:rsid w:val="00FB741A"/>
    <w:rsid w:val="00FB79D8"/>
    <w:rsid w:val="00FC01B3"/>
    <w:rsid w:val="00FC0354"/>
    <w:rsid w:val="00FC09AF"/>
    <w:rsid w:val="00FC0C0C"/>
    <w:rsid w:val="00FC0C29"/>
    <w:rsid w:val="00FC1478"/>
    <w:rsid w:val="00FC2149"/>
    <w:rsid w:val="00FC2888"/>
    <w:rsid w:val="00FC28D2"/>
    <w:rsid w:val="00FC2F94"/>
    <w:rsid w:val="00FC4326"/>
    <w:rsid w:val="00FC445C"/>
    <w:rsid w:val="00FC4836"/>
    <w:rsid w:val="00FC48E1"/>
    <w:rsid w:val="00FC49B4"/>
    <w:rsid w:val="00FC5090"/>
    <w:rsid w:val="00FC52E6"/>
    <w:rsid w:val="00FC52EB"/>
    <w:rsid w:val="00FC53E3"/>
    <w:rsid w:val="00FC601F"/>
    <w:rsid w:val="00FC63A3"/>
    <w:rsid w:val="00FC6459"/>
    <w:rsid w:val="00FC65F1"/>
    <w:rsid w:val="00FC67C3"/>
    <w:rsid w:val="00FC6CD4"/>
    <w:rsid w:val="00FC6DDF"/>
    <w:rsid w:val="00FC71C4"/>
    <w:rsid w:val="00FC76E3"/>
    <w:rsid w:val="00FC7730"/>
    <w:rsid w:val="00FC78FE"/>
    <w:rsid w:val="00FC7BEC"/>
    <w:rsid w:val="00FC7C68"/>
    <w:rsid w:val="00FC7C76"/>
    <w:rsid w:val="00FC7D81"/>
    <w:rsid w:val="00FC7D93"/>
    <w:rsid w:val="00FD008F"/>
    <w:rsid w:val="00FD01E3"/>
    <w:rsid w:val="00FD084C"/>
    <w:rsid w:val="00FD0A5F"/>
    <w:rsid w:val="00FD1531"/>
    <w:rsid w:val="00FD187E"/>
    <w:rsid w:val="00FD23E1"/>
    <w:rsid w:val="00FD28EB"/>
    <w:rsid w:val="00FD33E1"/>
    <w:rsid w:val="00FD3518"/>
    <w:rsid w:val="00FD3555"/>
    <w:rsid w:val="00FD35DC"/>
    <w:rsid w:val="00FD36BF"/>
    <w:rsid w:val="00FD3E25"/>
    <w:rsid w:val="00FD3E66"/>
    <w:rsid w:val="00FD434C"/>
    <w:rsid w:val="00FD4C3E"/>
    <w:rsid w:val="00FD4D8E"/>
    <w:rsid w:val="00FD4EC6"/>
    <w:rsid w:val="00FD515C"/>
    <w:rsid w:val="00FD534E"/>
    <w:rsid w:val="00FD5C0A"/>
    <w:rsid w:val="00FD5FD2"/>
    <w:rsid w:val="00FD5FD4"/>
    <w:rsid w:val="00FD6AFD"/>
    <w:rsid w:val="00FD6BB6"/>
    <w:rsid w:val="00FD6E8E"/>
    <w:rsid w:val="00FD71EA"/>
    <w:rsid w:val="00FD72DF"/>
    <w:rsid w:val="00FD73AE"/>
    <w:rsid w:val="00FD7A3D"/>
    <w:rsid w:val="00FD7D9C"/>
    <w:rsid w:val="00FE030B"/>
    <w:rsid w:val="00FE0E01"/>
    <w:rsid w:val="00FE1265"/>
    <w:rsid w:val="00FE1874"/>
    <w:rsid w:val="00FE192E"/>
    <w:rsid w:val="00FE1956"/>
    <w:rsid w:val="00FE2837"/>
    <w:rsid w:val="00FE2D4A"/>
    <w:rsid w:val="00FE2ED1"/>
    <w:rsid w:val="00FE30C1"/>
    <w:rsid w:val="00FE380C"/>
    <w:rsid w:val="00FE38BB"/>
    <w:rsid w:val="00FE3AE2"/>
    <w:rsid w:val="00FE3CF2"/>
    <w:rsid w:val="00FE42C4"/>
    <w:rsid w:val="00FE44C7"/>
    <w:rsid w:val="00FE4CB0"/>
    <w:rsid w:val="00FE4D35"/>
    <w:rsid w:val="00FE55F3"/>
    <w:rsid w:val="00FE582D"/>
    <w:rsid w:val="00FE5842"/>
    <w:rsid w:val="00FE59DA"/>
    <w:rsid w:val="00FE6F64"/>
    <w:rsid w:val="00FE6F76"/>
    <w:rsid w:val="00FE6FA5"/>
    <w:rsid w:val="00FE707A"/>
    <w:rsid w:val="00FE73DA"/>
    <w:rsid w:val="00FE73E9"/>
    <w:rsid w:val="00FE7714"/>
    <w:rsid w:val="00FE796C"/>
    <w:rsid w:val="00FE7B2C"/>
    <w:rsid w:val="00FE7DBC"/>
    <w:rsid w:val="00FF003D"/>
    <w:rsid w:val="00FF027D"/>
    <w:rsid w:val="00FF0373"/>
    <w:rsid w:val="00FF03B1"/>
    <w:rsid w:val="00FF0456"/>
    <w:rsid w:val="00FF06DD"/>
    <w:rsid w:val="00FF084E"/>
    <w:rsid w:val="00FF0A1A"/>
    <w:rsid w:val="00FF0C6B"/>
    <w:rsid w:val="00FF1183"/>
    <w:rsid w:val="00FF160B"/>
    <w:rsid w:val="00FF1DB6"/>
    <w:rsid w:val="00FF2775"/>
    <w:rsid w:val="00FF303D"/>
    <w:rsid w:val="00FF32B9"/>
    <w:rsid w:val="00FF3631"/>
    <w:rsid w:val="00FF3CD8"/>
    <w:rsid w:val="00FF3E7E"/>
    <w:rsid w:val="00FF3FF5"/>
    <w:rsid w:val="00FF41BC"/>
    <w:rsid w:val="00FF4503"/>
    <w:rsid w:val="00FF4532"/>
    <w:rsid w:val="00FF4932"/>
    <w:rsid w:val="00FF4938"/>
    <w:rsid w:val="00FF4E46"/>
    <w:rsid w:val="00FF4E6B"/>
    <w:rsid w:val="00FF5053"/>
    <w:rsid w:val="00FF5129"/>
    <w:rsid w:val="00FF533E"/>
    <w:rsid w:val="00FF56EF"/>
    <w:rsid w:val="00FF5803"/>
    <w:rsid w:val="00FF5936"/>
    <w:rsid w:val="00FF659E"/>
    <w:rsid w:val="00FF74A1"/>
    <w:rsid w:val="00FF761F"/>
    <w:rsid w:val="00FF7892"/>
    <w:rsid w:val="00FF796A"/>
    <w:rsid w:val="0126ACC4"/>
    <w:rsid w:val="0132AEB6"/>
    <w:rsid w:val="016702C3"/>
    <w:rsid w:val="016722B2"/>
    <w:rsid w:val="01C07007"/>
    <w:rsid w:val="020A761D"/>
    <w:rsid w:val="0266B83A"/>
    <w:rsid w:val="02B308B6"/>
    <w:rsid w:val="02C794C7"/>
    <w:rsid w:val="02F05EB7"/>
    <w:rsid w:val="02FC8A8E"/>
    <w:rsid w:val="038021DD"/>
    <w:rsid w:val="04355BA7"/>
    <w:rsid w:val="0516215D"/>
    <w:rsid w:val="05CB45EA"/>
    <w:rsid w:val="05ED5C46"/>
    <w:rsid w:val="05F24324"/>
    <w:rsid w:val="06353E4F"/>
    <w:rsid w:val="06529F29"/>
    <w:rsid w:val="06ABCAC8"/>
    <w:rsid w:val="06B62436"/>
    <w:rsid w:val="06F4153A"/>
    <w:rsid w:val="0716CA45"/>
    <w:rsid w:val="084F0D20"/>
    <w:rsid w:val="0890937E"/>
    <w:rsid w:val="089DDF17"/>
    <w:rsid w:val="08B03CEC"/>
    <w:rsid w:val="08C3777F"/>
    <w:rsid w:val="08C8DF34"/>
    <w:rsid w:val="093F549F"/>
    <w:rsid w:val="09451927"/>
    <w:rsid w:val="096ABD92"/>
    <w:rsid w:val="09B1879B"/>
    <w:rsid w:val="0A29EB5C"/>
    <w:rsid w:val="0A316A06"/>
    <w:rsid w:val="0A34DBE8"/>
    <w:rsid w:val="0B26104C"/>
    <w:rsid w:val="0B326CE0"/>
    <w:rsid w:val="0B7E20D7"/>
    <w:rsid w:val="0BED6692"/>
    <w:rsid w:val="0CA1F229"/>
    <w:rsid w:val="0CAFE87E"/>
    <w:rsid w:val="0CBB9FE3"/>
    <w:rsid w:val="0CD874FA"/>
    <w:rsid w:val="0D260976"/>
    <w:rsid w:val="0DB00930"/>
    <w:rsid w:val="0DC0605B"/>
    <w:rsid w:val="0DCBCB40"/>
    <w:rsid w:val="0DFD040D"/>
    <w:rsid w:val="0E48F663"/>
    <w:rsid w:val="0EAFA074"/>
    <w:rsid w:val="0FCECB01"/>
    <w:rsid w:val="1001454B"/>
    <w:rsid w:val="1056707F"/>
    <w:rsid w:val="107BBC6A"/>
    <w:rsid w:val="1081D300"/>
    <w:rsid w:val="109E6371"/>
    <w:rsid w:val="10D3DAE9"/>
    <w:rsid w:val="1110B461"/>
    <w:rsid w:val="117135E6"/>
    <w:rsid w:val="1171DAAD"/>
    <w:rsid w:val="11DCC3DA"/>
    <w:rsid w:val="12211F12"/>
    <w:rsid w:val="1323C126"/>
    <w:rsid w:val="13515D48"/>
    <w:rsid w:val="13EECCF0"/>
    <w:rsid w:val="146C5008"/>
    <w:rsid w:val="148C345B"/>
    <w:rsid w:val="149448FE"/>
    <w:rsid w:val="14BEFEC8"/>
    <w:rsid w:val="14FF4407"/>
    <w:rsid w:val="150EDE28"/>
    <w:rsid w:val="15906C68"/>
    <w:rsid w:val="15982F74"/>
    <w:rsid w:val="15CF02DE"/>
    <w:rsid w:val="16353A2A"/>
    <w:rsid w:val="163F284A"/>
    <w:rsid w:val="1679347C"/>
    <w:rsid w:val="167B56F3"/>
    <w:rsid w:val="16BA613D"/>
    <w:rsid w:val="1706C209"/>
    <w:rsid w:val="1723B92D"/>
    <w:rsid w:val="1738614D"/>
    <w:rsid w:val="17BB8D0E"/>
    <w:rsid w:val="180BB557"/>
    <w:rsid w:val="1837B479"/>
    <w:rsid w:val="1871C533"/>
    <w:rsid w:val="18D8704F"/>
    <w:rsid w:val="198E5AD4"/>
    <w:rsid w:val="19BC8746"/>
    <w:rsid w:val="1A17690D"/>
    <w:rsid w:val="1B4AFD5D"/>
    <w:rsid w:val="1B910516"/>
    <w:rsid w:val="1C4618A2"/>
    <w:rsid w:val="1D094839"/>
    <w:rsid w:val="1D2DAD8B"/>
    <w:rsid w:val="1D4CA0FC"/>
    <w:rsid w:val="1D543330"/>
    <w:rsid w:val="1DB1C5C3"/>
    <w:rsid w:val="1DB76BD1"/>
    <w:rsid w:val="1E07C114"/>
    <w:rsid w:val="1E11DAD0"/>
    <w:rsid w:val="1E32D2C9"/>
    <w:rsid w:val="1ECC613B"/>
    <w:rsid w:val="1ECF53A5"/>
    <w:rsid w:val="1F8F00AD"/>
    <w:rsid w:val="20489A62"/>
    <w:rsid w:val="2051FB44"/>
    <w:rsid w:val="207118FF"/>
    <w:rsid w:val="2077A2C1"/>
    <w:rsid w:val="2096CCCF"/>
    <w:rsid w:val="20C6425F"/>
    <w:rsid w:val="20D21EBA"/>
    <w:rsid w:val="2100FB62"/>
    <w:rsid w:val="215672C4"/>
    <w:rsid w:val="21945750"/>
    <w:rsid w:val="2273BAAD"/>
    <w:rsid w:val="227591A4"/>
    <w:rsid w:val="229D58F2"/>
    <w:rsid w:val="2306EEFB"/>
    <w:rsid w:val="233E848F"/>
    <w:rsid w:val="235EE417"/>
    <w:rsid w:val="236A2EFA"/>
    <w:rsid w:val="238AAF9F"/>
    <w:rsid w:val="23A34F47"/>
    <w:rsid w:val="23B5C28E"/>
    <w:rsid w:val="24481451"/>
    <w:rsid w:val="25239FEF"/>
    <w:rsid w:val="253B9488"/>
    <w:rsid w:val="256F1D14"/>
    <w:rsid w:val="2596F73B"/>
    <w:rsid w:val="25B51A0C"/>
    <w:rsid w:val="25C2200C"/>
    <w:rsid w:val="25C31E72"/>
    <w:rsid w:val="264AAAC7"/>
    <w:rsid w:val="2658197D"/>
    <w:rsid w:val="26765AAD"/>
    <w:rsid w:val="2696A6FA"/>
    <w:rsid w:val="2712D35B"/>
    <w:rsid w:val="275D9FD3"/>
    <w:rsid w:val="2765F1D6"/>
    <w:rsid w:val="2773FBA9"/>
    <w:rsid w:val="27B5902F"/>
    <w:rsid w:val="27D22F4E"/>
    <w:rsid w:val="2815FCCE"/>
    <w:rsid w:val="2817B0A2"/>
    <w:rsid w:val="282CF4AD"/>
    <w:rsid w:val="29176549"/>
    <w:rsid w:val="294B0E0D"/>
    <w:rsid w:val="29C20E6E"/>
    <w:rsid w:val="29FE0E4A"/>
    <w:rsid w:val="2A1BF1CB"/>
    <w:rsid w:val="2A1DFE50"/>
    <w:rsid w:val="2A344332"/>
    <w:rsid w:val="2A6DA333"/>
    <w:rsid w:val="2B92B1AD"/>
    <w:rsid w:val="2C327EE0"/>
    <w:rsid w:val="2C806564"/>
    <w:rsid w:val="2CAC1048"/>
    <w:rsid w:val="2CD581E9"/>
    <w:rsid w:val="2D348FFD"/>
    <w:rsid w:val="2D93BFDE"/>
    <w:rsid w:val="2DA91FB8"/>
    <w:rsid w:val="2E377740"/>
    <w:rsid w:val="2E389B42"/>
    <w:rsid w:val="2E5E321B"/>
    <w:rsid w:val="2EC7D1CD"/>
    <w:rsid w:val="2F29996F"/>
    <w:rsid w:val="2F534729"/>
    <w:rsid w:val="305B8779"/>
    <w:rsid w:val="30B7458E"/>
    <w:rsid w:val="30CC764D"/>
    <w:rsid w:val="30ED0EAF"/>
    <w:rsid w:val="312C3326"/>
    <w:rsid w:val="315A5199"/>
    <w:rsid w:val="3182D4C8"/>
    <w:rsid w:val="31D6B8A3"/>
    <w:rsid w:val="32046647"/>
    <w:rsid w:val="321005F7"/>
    <w:rsid w:val="326986DF"/>
    <w:rsid w:val="3314AF8A"/>
    <w:rsid w:val="33F3936E"/>
    <w:rsid w:val="342783B0"/>
    <w:rsid w:val="34B4CA83"/>
    <w:rsid w:val="34C89C31"/>
    <w:rsid w:val="351109CF"/>
    <w:rsid w:val="35357C0B"/>
    <w:rsid w:val="35686E5E"/>
    <w:rsid w:val="356C26CB"/>
    <w:rsid w:val="3592F703"/>
    <w:rsid w:val="35A1CFC4"/>
    <w:rsid w:val="361A860F"/>
    <w:rsid w:val="363EE294"/>
    <w:rsid w:val="366F166D"/>
    <w:rsid w:val="36CBAE7A"/>
    <w:rsid w:val="36DACF6E"/>
    <w:rsid w:val="36F97647"/>
    <w:rsid w:val="379B1FE0"/>
    <w:rsid w:val="380B9781"/>
    <w:rsid w:val="38214937"/>
    <w:rsid w:val="388E92EB"/>
    <w:rsid w:val="3890F4FD"/>
    <w:rsid w:val="38FFADC8"/>
    <w:rsid w:val="391815CF"/>
    <w:rsid w:val="393596B5"/>
    <w:rsid w:val="3977D18F"/>
    <w:rsid w:val="39D51E6E"/>
    <w:rsid w:val="39F7E35E"/>
    <w:rsid w:val="39FA5BED"/>
    <w:rsid w:val="3A4C1B7C"/>
    <w:rsid w:val="3A5F5AC4"/>
    <w:rsid w:val="3AB368AA"/>
    <w:rsid w:val="3AF59D0C"/>
    <w:rsid w:val="3B01556B"/>
    <w:rsid w:val="3B0FAA11"/>
    <w:rsid w:val="3BB95DDA"/>
    <w:rsid w:val="3C57E4BE"/>
    <w:rsid w:val="3C71BD44"/>
    <w:rsid w:val="3C90EC6D"/>
    <w:rsid w:val="3C9AF641"/>
    <w:rsid w:val="3CDDD557"/>
    <w:rsid w:val="3D0D2723"/>
    <w:rsid w:val="3D5318DE"/>
    <w:rsid w:val="3D60E339"/>
    <w:rsid w:val="3D8673CE"/>
    <w:rsid w:val="3D91A7A1"/>
    <w:rsid w:val="3D953929"/>
    <w:rsid w:val="3DB107AF"/>
    <w:rsid w:val="3DB438BD"/>
    <w:rsid w:val="3DD874EF"/>
    <w:rsid w:val="3DFA2E63"/>
    <w:rsid w:val="3E40DFA6"/>
    <w:rsid w:val="3E78FBE1"/>
    <w:rsid w:val="3E862AC1"/>
    <w:rsid w:val="3E9519BD"/>
    <w:rsid w:val="3EA68B4E"/>
    <w:rsid w:val="3ED3A1FE"/>
    <w:rsid w:val="3F580DD5"/>
    <w:rsid w:val="3F644452"/>
    <w:rsid w:val="3FA1815A"/>
    <w:rsid w:val="3FDF186A"/>
    <w:rsid w:val="3FDFFEC4"/>
    <w:rsid w:val="3FE89768"/>
    <w:rsid w:val="408A7EAC"/>
    <w:rsid w:val="40E11EDA"/>
    <w:rsid w:val="410DB6CF"/>
    <w:rsid w:val="413EDD24"/>
    <w:rsid w:val="41B86096"/>
    <w:rsid w:val="41CB56CF"/>
    <w:rsid w:val="41D0A329"/>
    <w:rsid w:val="41E71664"/>
    <w:rsid w:val="420581E9"/>
    <w:rsid w:val="42129CA7"/>
    <w:rsid w:val="421A6425"/>
    <w:rsid w:val="4232CF63"/>
    <w:rsid w:val="4398D733"/>
    <w:rsid w:val="4563C048"/>
    <w:rsid w:val="457B072F"/>
    <w:rsid w:val="45F7D9F6"/>
    <w:rsid w:val="45FEF16F"/>
    <w:rsid w:val="46C75AEE"/>
    <w:rsid w:val="473D5CB6"/>
    <w:rsid w:val="476D64B9"/>
    <w:rsid w:val="477AAB2A"/>
    <w:rsid w:val="47E1DF13"/>
    <w:rsid w:val="480F0224"/>
    <w:rsid w:val="48175F44"/>
    <w:rsid w:val="4864EC1F"/>
    <w:rsid w:val="48888189"/>
    <w:rsid w:val="48EB40A0"/>
    <w:rsid w:val="49472288"/>
    <w:rsid w:val="49A0736D"/>
    <w:rsid w:val="4A1AE510"/>
    <w:rsid w:val="4A693A62"/>
    <w:rsid w:val="4A91BE32"/>
    <w:rsid w:val="4ACCA724"/>
    <w:rsid w:val="4AD95485"/>
    <w:rsid w:val="4B04513B"/>
    <w:rsid w:val="4B0CE6E1"/>
    <w:rsid w:val="4B251FB3"/>
    <w:rsid w:val="4B28760E"/>
    <w:rsid w:val="4B5DAC7B"/>
    <w:rsid w:val="4B934B87"/>
    <w:rsid w:val="4B980F4F"/>
    <w:rsid w:val="4B9873CE"/>
    <w:rsid w:val="4BCB863C"/>
    <w:rsid w:val="4C3D42A5"/>
    <w:rsid w:val="4CADD127"/>
    <w:rsid w:val="4CE3F9D3"/>
    <w:rsid w:val="4D17D6B2"/>
    <w:rsid w:val="4D5D5DD9"/>
    <w:rsid w:val="4D7A6662"/>
    <w:rsid w:val="4E258DC0"/>
    <w:rsid w:val="4E275EBB"/>
    <w:rsid w:val="4E2D2A4D"/>
    <w:rsid w:val="4E344593"/>
    <w:rsid w:val="4E3C6342"/>
    <w:rsid w:val="4E73E490"/>
    <w:rsid w:val="4E966209"/>
    <w:rsid w:val="4ECB8283"/>
    <w:rsid w:val="4ED5E7B9"/>
    <w:rsid w:val="4EE04869"/>
    <w:rsid w:val="4EFFEECD"/>
    <w:rsid w:val="4F3FCABC"/>
    <w:rsid w:val="4F683715"/>
    <w:rsid w:val="4FBA93DD"/>
    <w:rsid w:val="50078578"/>
    <w:rsid w:val="5007EA4D"/>
    <w:rsid w:val="500A00F7"/>
    <w:rsid w:val="500FB4F1"/>
    <w:rsid w:val="50407A86"/>
    <w:rsid w:val="5077C935"/>
    <w:rsid w:val="50C0AA16"/>
    <w:rsid w:val="50DEB3ED"/>
    <w:rsid w:val="5144130B"/>
    <w:rsid w:val="51B22529"/>
    <w:rsid w:val="51C641B2"/>
    <w:rsid w:val="51C8F739"/>
    <w:rsid w:val="5232F4AA"/>
    <w:rsid w:val="52890523"/>
    <w:rsid w:val="52A19A43"/>
    <w:rsid w:val="53275DA1"/>
    <w:rsid w:val="53326C46"/>
    <w:rsid w:val="537A033A"/>
    <w:rsid w:val="53F750A7"/>
    <w:rsid w:val="5415D4DE"/>
    <w:rsid w:val="545810D3"/>
    <w:rsid w:val="54E421FE"/>
    <w:rsid w:val="55524611"/>
    <w:rsid w:val="5670DB42"/>
    <w:rsid w:val="56DE81A0"/>
    <w:rsid w:val="570E67EB"/>
    <w:rsid w:val="572250E2"/>
    <w:rsid w:val="5735AF04"/>
    <w:rsid w:val="5823CAAA"/>
    <w:rsid w:val="58370952"/>
    <w:rsid w:val="58AB4079"/>
    <w:rsid w:val="598AE3A3"/>
    <w:rsid w:val="59A7AFCF"/>
    <w:rsid w:val="59AAC7BA"/>
    <w:rsid w:val="59DA6CFC"/>
    <w:rsid w:val="5A414089"/>
    <w:rsid w:val="5A80BE29"/>
    <w:rsid w:val="5A9ED94A"/>
    <w:rsid w:val="5ADD2E9B"/>
    <w:rsid w:val="5AE21186"/>
    <w:rsid w:val="5B68EFAC"/>
    <w:rsid w:val="5B80054E"/>
    <w:rsid w:val="5BB95374"/>
    <w:rsid w:val="5BF006EF"/>
    <w:rsid w:val="5C377F6A"/>
    <w:rsid w:val="5CE9ADBC"/>
    <w:rsid w:val="5D445513"/>
    <w:rsid w:val="5D739CE8"/>
    <w:rsid w:val="5D887F8D"/>
    <w:rsid w:val="5DD40F83"/>
    <w:rsid w:val="5E2411F8"/>
    <w:rsid w:val="5F5202DC"/>
    <w:rsid w:val="5F60CB73"/>
    <w:rsid w:val="60086AD2"/>
    <w:rsid w:val="601D1CDB"/>
    <w:rsid w:val="60200425"/>
    <w:rsid w:val="608BDC7A"/>
    <w:rsid w:val="609E71C6"/>
    <w:rsid w:val="60C6BCE9"/>
    <w:rsid w:val="619AD84D"/>
    <w:rsid w:val="61B53432"/>
    <w:rsid w:val="6219D037"/>
    <w:rsid w:val="62373DEB"/>
    <w:rsid w:val="62474850"/>
    <w:rsid w:val="628563C4"/>
    <w:rsid w:val="62C098C4"/>
    <w:rsid w:val="62E6A19C"/>
    <w:rsid w:val="6332780D"/>
    <w:rsid w:val="638FB19E"/>
    <w:rsid w:val="639701C2"/>
    <w:rsid w:val="63A2BAF4"/>
    <w:rsid w:val="63D24956"/>
    <w:rsid w:val="6422C14E"/>
    <w:rsid w:val="6431E4E8"/>
    <w:rsid w:val="643DB6E4"/>
    <w:rsid w:val="647E339F"/>
    <w:rsid w:val="64B31BE3"/>
    <w:rsid w:val="64FB33DA"/>
    <w:rsid w:val="650D8EA7"/>
    <w:rsid w:val="653F2CAE"/>
    <w:rsid w:val="655FED68"/>
    <w:rsid w:val="65D36601"/>
    <w:rsid w:val="661C2A0D"/>
    <w:rsid w:val="6621EE14"/>
    <w:rsid w:val="6645A2FB"/>
    <w:rsid w:val="668094CD"/>
    <w:rsid w:val="672933A1"/>
    <w:rsid w:val="67AFDEA0"/>
    <w:rsid w:val="67F6931D"/>
    <w:rsid w:val="682014E9"/>
    <w:rsid w:val="693B71F1"/>
    <w:rsid w:val="6976A5E3"/>
    <w:rsid w:val="698F4B84"/>
    <w:rsid w:val="69CB275B"/>
    <w:rsid w:val="6A975464"/>
    <w:rsid w:val="6AF9E53B"/>
    <w:rsid w:val="6C285690"/>
    <w:rsid w:val="6C30A36D"/>
    <w:rsid w:val="6D68C651"/>
    <w:rsid w:val="6E0702F3"/>
    <w:rsid w:val="6E0CAEC2"/>
    <w:rsid w:val="6E140F76"/>
    <w:rsid w:val="6EF39356"/>
    <w:rsid w:val="6F036D67"/>
    <w:rsid w:val="6F0B507F"/>
    <w:rsid w:val="6F286C2F"/>
    <w:rsid w:val="6F521749"/>
    <w:rsid w:val="6F563246"/>
    <w:rsid w:val="6F9C0DCE"/>
    <w:rsid w:val="6FCC3CC6"/>
    <w:rsid w:val="7016D8B4"/>
    <w:rsid w:val="7027563C"/>
    <w:rsid w:val="709F8CCB"/>
    <w:rsid w:val="713C6164"/>
    <w:rsid w:val="71516D78"/>
    <w:rsid w:val="718E02C4"/>
    <w:rsid w:val="71EAD962"/>
    <w:rsid w:val="72A135D3"/>
    <w:rsid w:val="72CAF861"/>
    <w:rsid w:val="72E05A73"/>
    <w:rsid w:val="72E4B4D3"/>
    <w:rsid w:val="72F30E1C"/>
    <w:rsid w:val="72F8E9F5"/>
    <w:rsid w:val="7316AA53"/>
    <w:rsid w:val="736755E2"/>
    <w:rsid w:val="73BDB62D"/>
    <w:rsid w:val="73CC5733"/>
    <w:rsid w:val="74835FD7"/>
    <w:rsid w:val="749B03B0"/>
    <w:rsid w:val="74AD0E5C"/>
    <w:rsid w:val="74C0CDA2"/>
    <w:rsid w:val="74C70D54"/>
    <w:rsid w:val="74E6283C"/>
    <w:rsid w:val="7505DD69"/>
    <w:rsid w:val="75232EEC"/>
    <w:rsid w:val="7553C39A"/>
    <w:rsid w:val="75BE54AA"/>
    <w:rsid w:val="7612F8CD"/>
    <w:rsid w:val="769CB2E1"/>
    <w:rsid w:val="76A961E7"/>
    <w:rsid w:val="76B49F14"/>
    <w:rsid w:val="76B8E926"/>
    <w:rsid w:val="76C1CAB0"/>
    <w:rsid w:val="76C48DC7"/>
    <w:rsid w:val="770CB8FD"/>
    <w:rsid w:val="77178CAC"/>
    <w:rsid w:val="7727391E"/>
    <w:rsid w:val="7729AC02"/>
    <w:rsid w:val="777EA61A"/>
    <w:rsid w:val="778AF163"/>
    <w:rsid w:val="7822807E"/>
    <w:rsid w:val="7856466B"/>
    <w:rsid w:val="78605343"/>
    <w:rsid w:val="78746711"/>
    <w:rsid w:val="78EC829C"/>
    <w:rsid w:val="78F97E66"/>
    <w:rsid w:val="792FB8E8"/>
    <w:rsid w:val="79300CCF"/>
    <w:rsid w:val="79AA7BD9"/>
    <w:rsid w:val="79E12C61"/>
    <w:rsid w:val="7A412700"/>
    <w:rsid w:val="7A6CD985"/>
    <w:rsid w:val="7AA86EFD"/>
    <w:rsid w:val="7AE448C0"/>
    <w:rsid w:val="7B3AB905"/>
    <w:rsid w:val="7B7523F1"/>
    <w:rsid w:val="7B9C2C97"/>
    <w:rsid w:val="7BE72F8F"/>
    <w:rsid w:val="7C0BA856"/>
    <w:rsid w:val="7C278427"/>
    <w:rsid w:val="7C2D962E"/>
    <w:rsid w:val="7C8DA577"/>
    <w:rsid w:val="7CA39A52"/>
    <w:rsid w:val="7CC6C43D"/>
    <w:rsid w:val="7CCDE75E"/>
    <w:rsid w:val="7E273595"/>
    <w:rsid w:val="7E774684"/>
    <w:rsid w:val="7F171440"/>
    <w:rsid w:val="7F242795"/>
    <w:rsid w:val="7F285F89"/>
    <w:rsid w:val="7F92D480"/>
    <w:rsid w:val="7FC854B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357DC9"/>
  <w15:docId w15:val="{32DA0496-767C-4C08-9A81-A78AFB5DA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ordia New"/>
        <w:sz w:val="22"/>
        <w:szCs w:val="22"/>
        <w:lang w:val="en-GB" w:eastAsia="en-GB" w:bidi="ar-SA"/>
      </w:rPr>
    </w:rPrDefault>
    <w:pPrDefault>
      <w:pPr>
        <w:spacing w:before="200" w:after="20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698"/>
    <w:rPr>
      <w:szCs w:val="20"/>
      <w:lang w:val="de-AT" w:eastAsia="en-US"/>
    </w:rPr>
  </w:style>
  <w:style w:type="paragraph" w:styleId="Heading1">
    <w:name w:val="heading 1"/>
    <w:basedOn w:val="Normal"/>
    <w:next w:val="Normal"/>
    <w:link w:val="Heading1Char"/>
    <w:qFormat/>
    <w:rsid w:val="005A3B26"/>
    <w:pPr>
      <w:keepNext/>
      <w:numPr>
        <w:numId w:val="4"/>
      </w:numPr>
      <w:pBdr>
        <w:top w:val="single" w:sz="24" w:space="0" w:color="4F81BD"/>
        <w:left w:val="single" w:sz="24" w:space="0" w:color="4F81BD"/>
        <w:bottom w:val="single" w:sz="24" w:space="0" w:color="4F81BD"/>
        <w:right w:val="single" w:sz="24" w:space="0" w:color="4F81BD"/>
      </w:pBdr>
      <w:shd w:val="clear" w:color="auto" w:fill="4F81BD"/>
      <w:tabs>
        <w:tab w:val="left" w:pos="2160"/>
      </w:tabs>
      <w:spacing w:before="240" w:after="0"/>
      <w:ind w:right="96"/>
      <w:contextualSpacing/>
      <w:outlineLvl w:val="0"/>
    </w:pPr>
    <w:rPr>
      <w:rFonts w:cs="Times New Roman"/>
      <w:b/>
      <w:bCs/>
      <w:caps/>
      <w:color w:val="FFFFFF"/>
      <w:spacing w:val="15"/>
      <w:szCs w:val="22"/>
    </w:rPr>
  </w:style>
  <w:style w:type="paragraph" w:styleId="Heading2">
    <w:name w:val="heading 2"/>
    <w:aliases w:val="H2,style2,Topic Heading,見出し 2,Header 2,Func Header,Header 21,Func Header1,Header 22,Func Header2,Header 23,Func Header3,Header 24,Func Header4,Header 211,Func Header11,Header 221,Func Header21,Header 231,Func Header31,Header 25,h"/>
    <w:basedOn w:val="Normal"/>
    <w:next w:val="Normal"/>
    <w:link w:val="Heading2Char"/>
    <w:qFormat/>
    <w:rsid w:val="002935D1"/>
    <w:pPr>
      <w:keepNext/>
      <w:numPr>
        <w:ilvl w:val="1"/>
        <w:numId w:val="4"/>
      </w:numPr>
      <w:pBdr>
        <w:top w:val="single" w:sz="24" w:space="0" w:color="DBE5F1"/>
        <w:left w:val="single" w:sz="24" w:space="0" w:color="DBE5F1"/>
        <w:bottom w:val="single" w:sz="24" w:space="0" w:color="DBE5F1"/>
        <w:right w:val="single" w:sz="24" w:space="0" w:color="DBE5F1"/>
      </w:pBdr>
      <w:shd w:val="clear" w:color="auto" w:fill="DBE5F1"/>
      <w:spacing w:before="120" w:after="0"/>
      <w:contextualSpacing/>
      <w:outlineLvl w:val="1"/>
    </w:pPr>
    <w:rPr>
      <w:rFonts w:cs="Times New Roman"/>
      <w:caps/>
      <w:color w:val="000000"/>
      <w:spacing w:val="15"/>
      <w:szCs w:val="22"/>
      <w:lang w:val="de-DE" w:eastAsia="ja-JP"/>
    </w:rPr>
  </w:style>
  <w:style w:type="paragraph" w:styleId="Heading3">
    <w:name w:val="heading 3"/>
    <w:aliases w:val="H3,Numbered - 3,Minor,MI,C,Level 1 - 1,Mi,Mia,1.1.1,AITS 3,AITS Sub Head 1,Lev 3,Lev 31,Numbered - 31,Minor1,Subparagraafkop,Para Heading 3,h3,Para Heading 31,h31,H31,H32,H33,H311,(Alt+3),h32,h311,h33,h312,h34,h313,h35,h314,h36,h315,h37,3"/>
    <w:basedOn w:val="Normal"/>
    <w:next w:val="Normal"/>
    <w:link w:val="Heading3Char"/>
    <w:qFormat/>
    <w:rsid w:val="0031206E"/>
    <w:pPr>
      <w:keepNext/>
      <w:numPr>
        <w:ilvl w:val="2"/>
        <w:numId w:val="4"/>
      </w:numPr>
      <w:pBdr>
        <w:top w:val="single" w:sz="6" w:space="2" w:color="4F81BD"/>
        <w:left w:val="single" w:sz="6" w:space="2" w:color="4F81BD"/>
      </w:pBdr>
      <w:spacing w:before="240" w:after="0"/>
      <w:outlineLvl w:val="2"/>
    </w:pPr>
    <w:rPr>
      <w:caps/>
      <w:color w:val="243F60"/>
      <w:spacing w:val="15"/>
      <w:szCs w:val="22"/>
      <w:lang w:bidi="th-TH"/>
    </w:rPr>
  </w:style>
  <w:style w:type="paragraph" w:styleId="Heading4">
    <w:name w:val="heading 4"/>
    <w:aliases w:val="H4,Tempo Heading 4,Map Title,h4,Subhead C,PARA4,Paragraph Title,Level 4 Topic Heading,a.,4,4heading,Heading4,H4-Heading 4,h4 sub sub heading,a) b) c),Level III for #'s,l4,Level 2 - a,E4,h:4,Head4,1.1.1.1,h41,a.1,H41,41,h42,a.2,H42,42,h43,H"/>
    <w:basedOn w:val="Normal"/>
    <w:next w:val="Normal"/>
    <w:link w:val="Heading4Char"/>
    <w:qFormat/>
    <w:rsid w:val="005A3B26"/>
    <w:pPr>
      <w:numPr>
        <w:ilvl w:val="3"/>
        <w:numId w:val="4"/>
      </w:numPr>
      <w:pBdr>
        <w:top w:val="dotted" w:sz="6" w:space="2" w:color="4F81BD"/>
        <w:left w:val="dotted" w:sz="6" w:space="2" w:color="4F81BD"/>
      </w:pBdr>
      <w:spacing w:before="300" w:after="0"/>
      <w:outlineLvl w:val="3"/>
    </w:pPr>
    <w:rPr>
      <w:caps/>
      <w:color w:val="365F91"/>
      <w:spacing w:val="10"/>
      <w:szCs w:val="22"/>
    </w:rPr>
  </w:style>
  <w:style w:type="paragraph" w:styleId="Heading5">
    <w:name w:val="heading 5"/>
    <w:aliases w:val="Block Label,Tempo Heading 5,PA Pico Section,Subheading,Schedule Sub Heading,l5,Lev 5,h5,i) ii) iii),Appendix A to X,Heading 5   Appendix A to X,ASAPHeading 5,H5,L5,5,Level 3 - i,Bullet1,Bullet2,Blank 1,T:,a-head line,secx n.n.n.n,H51,H52"/>
    <w:basedOn w:val="Normal"/>
    <w:next w:val="Normal"/>
    <w:link w:val="Heading5Char"/>
    <w:qFormat/>
    <w:rsid w:val="005A3B26"/>
    <w:pPr>
      <w:numPr>
        <w:ilvl w:val="4"/>
        <w:numId w:val="4"/>
      </w:numPr>
      <w:pBdr>
        <w:bottom w:val="single" w:sz="6" w:space="1" w:color="4F81BD"/>
      </w:pBdr>
      <w:spacing w:before="300" w:after="0"/>
      <w:outlineLvl w:val="4"/>
    </w:pPr>
    <w:rPr>
      <w:caps/>
      <w:color w:val="365F91"/>
      <w:spacing w:val="10"/>
      <w:szCs w:val="22"/>
    </w:rPr>
  </w:style>
  <w:style w:type="paragraph" w:styleId="Heading6">
    <w:name w:val="heading 6"/>
    <w:aliases w:val="PA Appendix,Schedule Sub-Sub-Heading,Lev 6,Bullet list,ASAPHeading 6,H6,6,Legal Level 1.,bullet2,h6,Blank 2,Sub sub sub sub heading,2 column,cnp,Caption number (page-wide),Tables,T1,Third Subheading,Heading 61,Heading 6(unused),L1 PIP,H61"/>
    <w:basedOn w:val="Normal"/>
    <w:next w:val="Normal"/>
    <w:link w:val="Heading6Char"/>
    <w:qFormat/>
    <w:rsid w:val="005A3B26"/>
    <w:pPr>
      <w:numPr>
        <w:ilvl w:val="5"/>
        <w:numId w:val="4"/>
      </w:numPr>
      <w:pBdr>
        <w:bottom w:val="dotted" w:sz="6" w:space="1" w:color="4F81BD"/>
      </w:pBdr>
      <w:spacing w:before="300" w:after="0"/>
      <w:outlineLvl w:val="5"/>
    </w:pPr>
    <w:rPr>
      <w:caps/>
      <w:color w:val="365F91"/>
      <w:spacing w:val="10"/>
      <w:szCs w:val="22"/>
    </w:rPr>
  </w:style>
  <w:style w:type="paragraph" w:styleId="Heading7">
    <w:name w:val="heading 7"/>
    <w:aliases w:val="PA Appendix Major,Appendices,Lev 7,ASAPHeading 7,7,Legal Level 1.1.,Blank 3,Appendix Heading,App Head,App heading,letter list,lettered list,Appendix,cnc,Caption number (column-wide),L7,H7,Heading 7(unused),L2 PIP,H7DO NOT USE,LOA3 H7"/>
    <w:basedOn w:val="Normal"/>
    <w:next w:val="Normal"/>
    <w:link w:val="Heading7Char"/>
    <w:qFormat/>
    <w:rsid w:val="005A3B26"/>
    <w:pPr>
      <w:numPr>
        <w:ilvl w:val="6"/>
        <w:numId w:val="4"/>
      </w:numPr>
      <w:spacing w:before="300" w:after="0"/>
      <w:outlineLvl w:val="6"/>
    </w:pPr>
    <w:rPr>
      <w:caps/>
      <w:color w:val="365F91"/>
      <w:spacing w:val="10"/>
      <w:szCs w:val="22"/>
    </w:rPr>
  </w:style>
  <w:style w:type="paragraph" w:styleId="Heading8">
    <w:name w:val="heading 8"/>
    <w:aliases w:val="Figure"/>
    <w:basedOn w:val="Normal"/>
    <w:next w:val="Normal"/>
    <w:link w:val="Heading8Char"/>
    <w:qFormat/>
    <w:rsid w:val="005A3B26"/>
    <w:pPr>
      <w:numPr>
        <w:ilvl w:val="7"/>
        <w:numId w:val="4"/>
      </w:numPr>
      <w:spacing w:before="0" w:after="0"/>
      <w:jc w:val="center"/>
      <w:outlineLvl w:val="7"/>
    </w:pPr>
    <w:rPr>
      <w:caps/>
      <w:spacing w:val="10"/>
      <w:sz w:val="18"/>
      <w:szCs w:val="18"/>
    </w:rPr>
  </w:style>
  <w:style w:type="paragraph" w:styleId="Heading9">
    <w:name w:val="heading 9"/>
    <w:aliases w:val="T9,LauT9,Appendix Titre 4,liste[3]"/>
    <w:basedOn w:val="Normal"/>
    <w:next w:val="Normal"/>
    <w:link w:val="Heading9Char"/>
    <w:qFormat/>
    <w:rsid w:val="005A3B26"/>
    <w:pPr>
      <w:numPr>
        <w:ilvl w:val="8"/>
        <w:numId w:val="4"/>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23901"/>
    <w:rPr>
      <w:rFonts w:cs="Times New Roman"/>
      <w:b/>
      <w:bCs/>
      <w:caps/>
      <w:color w:val="FFFFFF"/>
      <w:spacing w:val="15"/>
      <w:shd w:val="clear" w:color="auto" w:fill="4F81BD"/>
      <w:lang w:val="de-AT" w:eastAsia="en-US"/>
    </w:rPr>
  </w:style>
  <w:style w:type="character" w:customStyle="1" w:styleId="Heading2Char">
    <w:name w:val="Heading 2 Char"/>
    <w:aliases w:val="H2 Char,style2 Char,Topic Heading Char,見出し 2 Char,Header 2 Char,Func Header Char,Header 21 Char,Func Header1 Char,Header 22 Char,Func Header2 Char,Header 23 Char,Func Header3 Char,Header 24 Char,Func Header4 Char,Header 211 Char,h Char"/>
    <w:basedOn w:val="DefaultParagraphFont"/>
    <w:link w:val="Heading2"/>
    <w:locked/>
    <w:rsid w:val="002935D1"/>
    <w:rPr>
      <w:rFonts w:cs="Times New Roman"/>
      <w:caps/>
      <w:color w:val="000000"/>
      <w:spacing w:val="15"/>
      <w:shd w:val="clear" w:color="auto" w:fill="DBE5F1"/>
      <w:lang w:val="de-DE" w:eastAsia="ja-JP"/>
    </w:rPr>
  </w:style>
  <w:style w:type="character" w:customStyle="1" w:styleId="Heading3Char">
    <w:name w:val="Heading 3 Char"/>
    <w:aliases w:val="H3 Char,Numbered - 3 Char,Minor Char,MI Char,C Char,Level 1 - 1 Char,Mi Char,Mia Char,1.1.1 Char,AITS 3 Char,AITS Sub Head 1 Char,Lev 3 Char,Lev 31 Char,Numbered - 31 Char,Minor1 Char,Subparagraafkop Char,Para Heading 3 Char,h3 Char"/>
    <w:basedOn w:val="DefaultParagraphFont"/>
    <w:link w:val="Heading3"/>
    <w:locked/>
    <w:rsid w:val="0031206E"/>
    <w:rPr>
      <w:caps/>
      <w:color w:val="243F60"/>
      <w:spacing w:val="15"/>
      <w:lang w:val="de-AT" w:eastAsia="en-US" w:bidi="th-TH"/>
    </w:rPr>
  </w:style>
  <w:style w:type="character" w:customStyle="1" w:styleId="Heading4Char">
    <w:name w:val="Heading 4 Char"/>
    <w:aliases w:val="H4 Char,Tempo Heading 4 Char,Map Title Char,h4 Char,Subhead C Char,PARA4 Char,Paragraph Title Char,Level 4 Topic Heading Char,a. Char,4 Char,4heading Char,Heading4 Char,H4-Heading 4 Char,h4 sub sub heading Char,a) b) c) Char,l4 Char"/>
    <w:basedOn w:val="DefaultParagraphFont"/>
    <w:link w:val="Heading4"/>
    <w:locked/>
    <w:rsid w:val="00823901"/>
    <w:rPr>
      <w:caps/>
      <w:color w:val="365F91"/>
      <w:spacing w:val="10"/>
      <w:lang w:val="de-AT" w:eastAsia="en-US"/>
    </w:rPr>
  </w:style>
  <w:style w:type="character" w:customStyle="1" w:styleId="Heading5Char">
    <w:name w:val="Heading 5 Char"/>
    <w:aliases w:val="Block Label Char,Tempo Heading 5 Char,PA Pico Section Char,Subheading Char,Schedule Sub Heading Char,l5 Char,Lev 5 Char,h5 Char,i) ii) iii) Char,Appendix A to X Char,Heading 5   Appendix A to X Char,ASAPHeading 5 Char,H5 Char,L5 Char"/>
    <w:basedOn w:val="DefaultParagraphFont"/>
    <w:link w:val="Heading5"/>
    <w:locked/>
    <w:rsid w:val="00823901"/>
    <w:rPr>
      <w:caps/>
      <w:color w:val="365F91"/>
      <w:spacing w:val="10"/>
      <w:lang w:val="de-AT" w:eastAsia="en-US"/>
    </w:rPr>
  </w:style>
  <w:style w:type="character" w:customStyle="1" w:styleId="Heading6Char">
    <w:name w:val="Heading 6 Char"/>
    <w:aliases w:val="PA Appendix Char,Schedule Sub-Sub-Heading Char,Lev 6 Char,Bullet list Char,ASAPHeading 6 Char,H6 Char,6 Char,Legal Level 1. Char,bullet2 Char,h6 Char,Blank 2 Char,Sub sub sub sub heading Char,2 column Char,cnp Char,Tables Char,T1 Char"/>
    <w:basedOn w:val="DefaultParagraphFont"/>
    <w:link w:val="Heading6"/>
    <w:locked/>
    <w:rsid w:val="00823901"/>
    <w:rPr>
      <w:caps/>
      <w:color w:val="365F91"/>
      <w:spacing w:val="10"/>
      <w:lang w:val="de-AT" w:eastAsia="en-US"/>
    </w:rPr>
  </w:style>
  <w:style w:type="character" w:customStyle="1" w:styleId="Heading7Char">
    <w:name w:val="Heading 7 Char"/>
    <w:aliases w:val="PA Appendix Major Char,Appendices Char,Lev 7 Char,ASAPHeading 7 Char,7 Char,Legal Level 1.1. Char,Blank 3 Char,Appendix Heading Char,App Head Char,App heading Char,letter list Char,lettered list Char,Appendix Char,cnc Char,L7 Char,H7 Char"/>
    <w:basedOn w:val="DefaultParagraphFont"/>
    <w:link w:val="Heading7"/>
    <w:locked/>
    <w:rsid w:val="00823901"/>
    <w:rPr>
      <w:caps/>
      <w:color w:val="365F91"/>
      <w:spacing w:val="10"/>
      <w:lang w:val="de-AT" w:eastAsia="en-US"/>
    </w:rPr>
  </w:style>
  <w:style w:type="character" w:customStyle="1" w:styleId="Heading8Char">
    <w:name w:val="Heading 8 Char"/>
    <w:aliases w:val="Figure Char"/>
    <w:basedOn w:val="DefaultParagraphFont"/>
    <w:link w:val="Heading8"/>
    <w:locked/>
    <w:rsid w:val="005A3B26"/>
    <w:rPr>
      <w:caps/>
      <w:spacing w:val="10"/>
      <w:sz w:val="18"/>
      <w:szCs w:val="18"/>
      <w:lang w:val="de-AT" w:eastAsia="en-US"/>
    </w:rPr>
  </w:style>
  <w:style w:type="character" w:customStyle="1" w:styleId="Heading9Char">
    <w:name w:val="Heading 9 Char"/>
    <w:aliases w:val="T9 Char,LauT9 Char,Appendix Titre 4 Char,liste[3] Char"/>
    <w:basedOn w:val="DefaultParagraphFont"/>
    <w:link w:val="Heading9"/>
    <w:locked/>
    <w:rsid w:val="00823901"/>
    <w:rPr>
      <w:i/>
      <w:caps/>
      <w:spacing w:val="10"/>
      <w:sz w:val="18"/>
      <w:szCs w:val="18"/>
      <w:lang w:val="de-AT" w:eastAsia="en-US"/>
    </w:rPr>
  </w:style>
  <w:style w:type="paragraph" w:customStyle="1" w:styleId="heading1text">
    <w:name w:val="heading 1 text"/>
    <w:basedOn w:val="Normal"/>
    <w:uiPriority w:val="99"/>
    <w:rsid w:val="00256DB2"/>
    <w:rPr>
      <w:rFonts w:ascii="Tele-GroteskNor" w:hAnsi="Tele-GroteskNor"/>
    </w:rPr>
  </w:style>
  <w:style w:type="paragraph" w:customStyle="1" w:styleId="heading2text">
    <w:name w:val="heading 2 text"/>
    <w:basedOn w:val="Normal"/>
    <w:uiPriority w:val="99"/>
    <w:rsid w:val="00B409CE"/>
    <w:pPr>
      <w:ind w:left="284"/>
    </w:pPr>
    <w:rPr>
      <w:sz w:val="24"/>
    </w:rPr>
  </w:style>
  <w:style w:type="paragraph" w:customStyle="1" w:styleId="heading3text">
    <w:name w:val="heading 3 text"/>
    <w:basedOn w:val="Normal"/>
    <w:uiPriority w:val="99"/>
    <w:rsid w:val="00256DB2"/>
    <w:pPr>
      <w:ind w:left="1021"/>
    </w:pPr>
    <w:rPr>
      <w:rFonts w:ascii="Tele-GroteskNor" w:hAnsi="Tele-GroteskNor"/>
    </w:rPr>
  </w:style>
  <w:style w:type="character" w:customStyle="1" w:styleId="CommentTextChar">
    <w:name w:val="Comment Text Char"/>
    <w:basedOn w:val="DefaultParagraphFont"/>
    <w:link w:val="CommentText1"/>
    <w:uiPriority w:val="99"/>
    <w:locked/>
    <w:rsid w:val="00B751A7"/>
    <w:rPr>
      <w:szCs w:val="20"/>
      <w:lang w:val="de-AT" w:eastAsia="en-US"/>
    </w:rPr>
  </w:style>
  <w:style w:type="character" w:customStyle="1" w:styleId="CommentSubjectChar">
    <w:name w:val="Comment Subject Char"/>
    <w:basedOn w:val="CommentTextChar"/>
    <w:link w:val="CommentSubject1"/>
    <w:uiPriority w:val="99"/>
    <w:semiHidden/>
    <w:rsid w:val="00B751A7"/>
    <w:rPr>
      <w:b/>
      <w:bCs/>
      <w:szCs w:val="20"/>
      <w:lang w:val="de-AT" w:eastAsia="en-US"/>
    </w:rPr>
  </w:style>
  <w:style w:type="paragraph" w:styleId="TOC8">
    <w:name w:val="toc 8"/>
    <w:basedOn w:val="TOC3"/>
    <w:uiPriority w:val="39"/>
    <w:rsid w:val="00256DB2"/>
    <w:pPr>
      <w:ind w:left="1400"/>
    </w:pPr>
    <w:rPr>
      <w:i/>
      <w:iCs w:val="0"/>
      <w:sz w:val="18"/>
      <w:szCs w:val="18"/>
    </w:rPr>
  </w:style>
  <w:style w:type="paragraph" w:styleId="TOC3">
    <w:name w:val="toc 3"/>
    <w:basedOn w:val="Normal"/>
    <w:next w:val="Normal"/>
    <w:uiPriority w:val="39"/>
    <w:rsid w:val="00415D62"/>
    <w:pPr>
      <w:spacing w:before="0" w:after="0"/>
      <w:ind w:left="400"/>
    </w:pPr>
    <w:rPr>
      <w:rFonts w:asciiTheme="minorHAnsi" w:hAnsiTheme="minorHAnsi" w:cstheme="minorHAnsi"/>
      <w:iCs/>
    </w:rPr>
  </w:style>
  <w:style w:type="paragraph" w:styleId="TOC7">
    <w:name w:val="toc 7"/>
    <w:basedOn w:val="TOC3"/>
    <w:next w:val="Normal"/>
    <w:uiPriority w:val="39"/>
    <w:rsid w:val="00256DB2"/>
    <w:pPr>
      <w:ind w:left="1200"/>
    </w:pPr>
    <w:rPr>
      <w:i/>
      <w:iCs w:val="0"/>
      <w:sz w:val="18"/>
      <w:szCs w:val="18"/>
    </w:rPr>
  </w:style>
  <w:style w:type="paragraph" w:styleId="TOC6">
    <w:name w:val="toc 6"/>
    <w:basedOn w:val="TOC3"/>
    <w:next w:val="Normal"/>
    <w:uiPriority w:val="39"/>
    <w:rsid w:val="00256DB2"/>
    <w:pPr>
      <w:ind w:left="1000"/>
    </w:pPr>
    <w:rPr>
      <w:i/>
      <w:iCs w:val="0"/>
      <w:sz w:val="18"/>
      <w:szCs w:val="18"/>
    </w:rPr>
  </w:style>
  <w:style w:type="paragraph" w:styleId="TOC5">
    <w:name w:val="toc 5"/>
    <w:basedOn w:val="TOC3"/>
    <w:next w:val="Normal"/>
    <w:uiPriority w:val="39"/>
    <w:rsid w:val="00256DB2"/>
    <w:pPr>
      <w:ind w:left="800"/>
    </w:pPr>
    <w:rPr>
      <w:i/>
      <w:iCs w:val="0"/>
      <w:sz w:val="18"/>
      <w:szCs w:val="18"/>
    </w:rPr>
  </w:style>
  <w:style w:type="paragraph" w:styleId="TOC4">
    <w:name w:val="toc 4"/>
    <w:basedOn w:val="TOC3"/>
    <w:next w:val="Normal"/>
    <w:uiPriority w:val="39"/>
    <w:rsid w:val="00256DB2"/>
    <w:pPr>
      <w:ind w:left="600"/>
    </w:pPr>
    <w:rPr>
      <w:i/>
      <w:iCs w:val="0"/>
      <w:sz w:val="18"/>
      <w:szCs w:val="18"/>
    </w:rPr>
  </w:style>
  <w:style w:type="paragraph" w:styleId="TOC2">
    <w:name w:val="toc 2"/>
    <w:basedOn w:val="Normal"/>
    <w:next w:val="Normal"/>
    <w:uiPriority w:val="39"/>
    <w:rsid w:val="00B91D1B"/>
    <w:pPr>
      <w:spacing w:before="0" w:after="0"/>
    </w:pPr>
    <w:rPr>
      <w:rFonts w:asciiTheme="minorHAnsi" w:hAnsiTheme="minorHAnsi" w:cstheme="minorHAnsi"/>
      <w:smallCaps/>
    </w:rPr>
  </w:style>
  <w:style w:type="paragraph" w:styleId="TOC1">
    <w:name w:val="toc 1"/>
    <w:basedOn w:val="Normal"/>
    <w:next w:val="Normal"/>
    <w:autoRedefine/>
    <w:uiPriority w:val="39"/>
    <w:rsid w:val="00A8629D"/>
    <w:pPr>
      <w:tabs>
        <w:tab w:val="left" w:pos="400"/>
        <w:tab w:val="right" w:leader="dot" w:pos="9345"/>
      </w:tabs>
      <w:spacing w:before="120" w:after="120"/>
    </w:pPr>
    <w:rPr>
      <w:rFonts w:asciiTheme="minorHAnsi" w:hAnsiTheme="minorHAnsi" w:cstheme="minorHAnsi"/>
      <w:b/>
      <w:bCs/>
      <w:caps/>
    </w:rPr>
  </w:style>
  <w:style w:type="paragraph" w:styleId="Index7">
    <w:name w:val="index 7"/>
    <w:basedOn w:val="Normal"/>
    <w:next w:val="Normal"/>
    <w:uiPriority w:val="99"/>
    <w:semiHidden/>
    <w:rsid w:val="00256DB2"/>
    <w:rPr>
      <w:sz w:val="24"/>
    </w:rPr>
  </w:style>
  <w:style w:type="paragraph" w:styleId="Index6">
    <w:name w:val="index 6"/>
    <w:basedOn w:val="Normal"/>
    <w:next w:val="Normal"/>
    <w:uiPriority w:val="99"/>
    <w:semiHidden/>
    <w:rsid w:val="00256DB2"/>
    <w:rPr>
      <w:sz w:val="24"/>
    </w:rPr>
  </w:style>
  <w:style w:type="paragraph" w:styleId="Index5">
    <w:name w:val="index 5"/>
    <w:basedOn w:val="Normal"/>
    <w:next w:val="Normal"/>
    <w:uiPriority w:val="99"/>
    <w:semiHidden/>
    <w:rsid w:val="00256DB2"/>
    <w:rPr>
      <w:sz w:val="24"/>
    </w:rPr>
  </w:style>
  <w:style w:type="paragraph" w:styleId="Index4">
    <w:name w:val="index 4"/>
    <w:basedOn w:val="Normal"/>
    <w:next w:val="Normal"/>
    <w:uiPriority w:val="99"/>
    <w:semiHidden/>
    <w:rsid w:val="00256DB2"/>
  </w:style>
  <w:style w:type="paragraph" w:styleId="Index3">
    <w:name w:val="index 3"/>
    <w:basedOn w:val="Normal"/>
    <w:next w:val="Normal"/>
    <w:uiPriority w:val="99"/>
    <w:semiHidden/>
    <w:rsid w:val="00256DB2"/>
    <w:rPr>
      <w:sz w:val="24"/>
    </w:rPr>
  </w:style>
  <w:style w:type="paragraph" w:styleId="Index2">
    <w:name w:val="index 2"/>
    <w:basedOn w:val="Normal"/>
    <w:next w:val="Normal"/>
    <w:uiPriority w:val="99"/>
    <w:semiHidden/>
    <w:rsid w:val="00256DB2"/>
    <w:rPr>
      <w:sz w:val="24"/>
    </w:rPr>
  </w:style>
  <w:style w:type="paragraph" w:styleId="Index1">
    <w:name w:val="index 1"/>
    <w:basedOn w:val="Normal"/>
    <w:next w:val="Normal"/>
    <w:uiPriority w:val="99"/>
    <w:semiHidden/>
    <w:rsid w:val="00256DB2"/>
    <w:rPr>
      <w:sz w:val="24"/>
    </w:rPr>
  </w:style>
  <w:style w:type="character" w:styleId="LineNumber">
    <w:name w:val="line number"/>
    <w:basedOn w:val="DefaultParagraphFont"/>
    <w:uiPriority w:val="99"/>
    <w:rsid w:val="00256DB2"/>
    <w:rPr>
      <w:rFonts w:ascii="Tele-Antiqua" w:hAnsi="Tele-Antiqua" w:cs="Times New Roman"/>
      <w:sz w:val="24"/>
    </w:rPr>
  </w:style>
  <w:style w:type="paragraph" w:styleId="IndexHeading">
    <w:name w:val="index heading"/>
    <w:basedOn w:val="Normal"/>
    <w:next w:val="Normal"/>
    <w:uiPriority w:val="99"/>
    <w:semiHidden/>
    <w:rsid w:val="00256DB2"/>
    <w:rPr>
      <w:sz w:val="24"/>
    </w:rPr>
  </w:style>
  <w:style w:type="paragraph" w:styleId="Footer">
    <w:name w:val="footer"/>
    <w:basedOn w:val="Normal"/>
    <w:next w:val="Normal"/>
    <w:link w:val="FooterChar"/>
    <w:uiPriority w:val="99"/>
    <w:rsid w:val="00256DB2"/>
    <w:pPr>
      <w:tabs>
        <w:tab w:val="center" w:pos="4536"/>
        <w:tab w:val="right" w:pos="8504"/>
      </w:tabs>
    </w:pPr>
    <w:rPr>
      <w:rFonts w:ascii="Tele-Antiqua" w:hAnsi="Tele-Antiqua"/>
    </w:rPr>
  </w:style>
  <w:style w:type="character" w:customStyle="1" w:styleId="FooterChar">
    <w:name w:val="Footer Char"/>
    <w:basedOn w:val="DefaultParagraphFont"/>
    <w:link w:val="Footer"/>
    <w:uiPriority w:val="99"/>
    <w:locked/>
    <w:rsid w:val="00B239C0"/>
    <w:rPr>
      <w:rFonts w:ascii="Tele-Antiqua" w:hAnsi="Tele-Antiqua" w:cs="Times New Roman"/>
      <w:lang w:val="en-US" w:eastAsia="en-US"/>
    </w:rPr>
  </w:style>
  <w:style w:type="paragraph" w:styleId="Header">
    <w:name w:val="header"/>
    <w:basedOn w:val="Normal"/>
    <w:link w:val="HeaderChar"/>
    <w:uiPriority w:val="99"/>
    <w:rsid w:val="00256DB2"/>
    <w:pPr>
      <w:tabs>
        <w:tab w:val="center" w:pos="4819"/>
        <w:tab w:val="right" w:pos="9071"/>
      </w:tabs>
    </w:pPr>
  </w:style>
  <w:style w:type="character" w:customStyle="1" w:styleId="HeaderChar">
    <w:name w:val="Header Char"/>
    <w:basedOn w:val="DefaultParagraphFont"/>
    <w:link w:val="Header"/>
    <w:uiPriority w:val="99"/>
    <w:locked/>
    <w:rsid w:val="00D425D8"/>
    <w:rPr>
      <w:rFonts w:cs="Times New Roman"/>
      <w:lang w:val="en-US" w:eastAsia="en-US"/>
    </w:rPr>
  </w:style>
  <w:style w:type="character" w:styleId="FootnoteReference">
    <w:name w:val="footnote reference"/>
    <w:basedOn w:val="DefaultParagraphFont"/>
    <w:semiHidden/>
    <w:rsid w:val="00256DB2"/>
    <w:rPr>
      <w:rFonts w:cs="Times New Roman"/>
      <w:position w:val="6"/>
      <w:sz w:val="16"/>
    </w:rPr>
  </w:style>
  <w:style w:type="paragraph" w:styleId="FootnoteText">
    <w:name w:val="footnote text"/>
    <w:basedOn w:val="Normal"/>
    <w:link w:val="FootnoteTextChar"/>
    <w:semiHidden/>
    <w:rsid w:val="00256DB2"/>
  </w:style>
  <w:style w:type="character" w:customStyle="1" w:styleId="FootnoteTextChar">
    <w:name w:val="Footnote Text Char"/>
    <w:basedOn w:val="DefaultParagraphFont"/>
    <w:link w:val="FootnoteText"/>
    <w:semiHidden/>
    <w:locked/>
    <w:rsid w:val="00D425D8"/>
    <w:rPr>
      <w:rFonts w:cs="Times New Roman"/>
      <w:lang w:val="en-US" w:eastAsia="en-US"/>
    </w:rPr>
  </w:style>
  <w:style w:type="paragraph" w:styleId="NormalIndent">
    <w:name w:val="Normal Indent"/>
    <w:basedOn w:val="Normal"/>
    <w:uiPriority w:val="99"/>
    <w:rsid w:val="00256DB2"/>
  </w:style>
  <w:style w:type="paragraph" w:styleId="DocumentMap">
    <w:name w:val="Document Map"/>
    <w:basedOn w:val="Normal"/>
    <w:link w:val="DocumentMapChar"/>
    <w:uiPriority w:val="99"/>
    <w:semiHidden/>
    <w:rsid w:val="00256DB2"/>
    <w:pPr>
      <w:shd w:val="clear" w:color="auto" w:fill="000080"/>
    </w:pPr>
    <w:rPr>
      <w:rFonts w:ascii="Tahoma" w:hAnsi="Tahoma"/>
    </w:rPr>
  </w:style>
  <w:style w:type="character" w:customStyle="1" w:styleId="DocumentMapChar">
    <w:name w:val="Document Map Char"/>
    <w:basedOn w:val="DefaultParagraphFont"/>
    <w:link w:val="DocumentMap"/>
    <w:uiPriority w:val="99"/>
    <w:semiHidden/>
    <w:locked/>
    <w:rsid w:val="00D425D8"/>
    <w:rPr>
      <w:rFonts w:ascii="Times New Roman" w:hAnsi="Times New Roman" w:cs="Times New Roman"/>
      <w:sz w:val="2"/>
      <w:lang w:val="en-US" w:eastAsia="en-US"/>
    </w:rPr>
  </w:style>
  <w:style w:type="paragraph" w:styleId="TOC9">
    <w:name w:val="toc 9"/>
    <w:basedOn w:val="Normal"/>
    <w:next w:val="Normal"/>
    <w:autoRedefine/>
    <w:uiPriority w:val="39"/>
    <w:rsid w:val="00256DB2"/>
    <w:pPr>
      <w:spacing w:before="0" w:after="0"/>
      <w:ind w:left="1600"/>
    </w:pPr>
    <w:rPr>
      <w:rFonts w:asciiTheme="minorHAnsi" w:hAnsiTheme="minorHAnsi" w:cstheme="minorHAnsi"/>
      <w:sz w:val="18"/>
      <w:szCs w:val="18"/>
    </w:rPr>
  </w:style>
  <w:style w:type="paragraph" w:styleId="BalloonText">
    <w:name w:val="Balloon Text"/>
    <w:basedOn w:val="Normal"/>
    <w:link w:val="BalloonTextChar"/>
    <w:uiPriority w:val="99"/>
    <w:semiHidden/>
    <w:rsid w:val="00B670A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25D8"/>
    <w:rPr>
      <w:rFonts w:ascii="Times New Roman" w:hAnsi="Times New Roman" w:cs="Times New Roman"/>
      <w:sz w:val="2"/>
      <w:lang w:val="en-US" w:eastAsia="en-US"/>
    </w:rPr>
  </w:style>
  <w:style w:type="table" w:styleId="TableGrid">
    <w:name w:val="Table Grid"/>
    <w:aliases w:val="MenTab"/>
    <w:basedOn w:val="TableNormal"/>
    <w:uiPriority w:val="59"/>
    <w:rsid w:val="005310CB"/>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6C2386"/>
    <w:rPr>
      <w:rFonts w:cs="Times New Roman"/>
    </w:rPr>
  </w:style>
  <w:style w:type="character" w:styleId="Hyperlink">
    <w:name w:val="Hyperlink"/>
    <w:basedOn w:val="DefaultParagraphFont"/>
    <w:uiPriority w:val="99"/>
    <w:rsid w:val="004821E9"/>
    <w:rPr>
      <w:rFonts w:cs="Times New Roman"/>
      <w:color w:val="0000FF"/>
      <w:u w:val="single"/>
    </w:rPr>
  </w:style>
  <w:style w:type="character" w:styleId="FollowedHyperlink">
    <w:name w:val="FollowedHyperlink"/>
    <w:basedOn w:val="DefaultParagraphFont"/>
    <w:uiPriority w:val="99"/>
    <w:rsid w:val="004821E9"/>
    <w:rPr>
      <w:rFonts w:cs="Times New Roman"/>
      <w:color w:val="800080"/>
      <w:u w:val="single"/>
    </w:rPr>
  </w:style>
  <w:style w:type="paragraph" w:customStyle="1" w:styleId="Subtitle1">
    <w:name w:val="Subtitle1"/>
    <w:basedOn w:val="Normal"/>
    <w:next w:val="Normal"/>
    <w:uiPriority w:val="99"/>
    <w:rsid w:val="00660EF7"/>
    <w:pPr>
      <w:jc w:val="right"/>
    </w:pPr>
    <w:rPr>
      <w:rFonts w:cs="Tahoma"/>
      <w:bCs/>
      <w:color w:val="808080"/>
      <w:sz w:val="36"/>
      <w:szCs w:val="36"/>
      <w:lang w:eastAsia="ja-JP"/>
    </w:rPr>
  </w:style>
  <w:style w:type="paragraph" w:customStyle="1" w:styleId="Subtitle3">
    <w:name w:val="Subtitle3"/>
    <w:basedOn w:val="Normal"/>
    <w:next w:val="Normal"/>
    <w:uiPriority w:val="99"/>
    <w:rsid w:val="00660EF7"/>
    <w:pPr>
      <w:jc w:val="right"/>
    </w:pPr>
    <w:rPr>
      <w:rFonts w:cs="Tahoma"/>
      <w:color w:val="808080"/>
      <w:lang w:eastAsia="ja-JP"/>
    </w:rPr>
  </w:style>
  <w:style w:type="paragraph" w:styleId="BodyText">
    <w:name w:val="Body Text"/>
    <w:basedOn w:val="Normal"/>
    <w:link w:val="BodyTextChar"/>
    <w:uiPriority w:val="99"/>
    <w:rsid w:val="00660EF7"/>
    <w:rPr>
      <w:lang w:eastAsia="ja-JP"/>
    </w:rPr>
  </w:style>
  <w:style w:type="character" w:customStyle="1" w:styleId="BodyTextChar">
    <w:name w:val="Body Text Char"/>
    <w:basedOn w:val="DefaultParagraphFont"/>
    <w:link w:val="BodyText"/>
    <w:uiPriority w:val="99"/>
    <w:locked/>
    <w:rsid w:val="00660EF7"/>
    <w:rPr>
      <w:rFonts w:ascii="Arial Narrow" w:hAnsi="Arial Narrow" w:cs="Times New Roman"/>
      <w:lang w:eastAsia="ja-JP"/>
    </w:rPr>
  </w:style>
  <w:style w:type="paragraph" w:styleId="BodyTextIndent">
    <w:name w:val="Body Text Indent"/>
    <w:basedOn w:val="Normal"/>
    <w:link w:val="BodyTextIndentChar"/>
    <w:uiPriority w:val="99"/>
    <w:rsid w:val="00660EF7"/>
    <w:pPr>
      <w:ind w:left="283"/>
    </w:pPr>
    <w:rPr>
      <w:lang w:eastAsia="ja-JP"/>
    </w:rPr>
  </w:style>
  <w:style w:type="character" w:customStyle="1" w:styleId="BodyTextIndentChar">
    <w:name w:val="Body Text Indent Char"/>
    <w:basedOn w:val="DefaultParagraphFont"/>
    <w:link w:val="BodyTextIndent"/>
    <w:uiPriority w:val="99"/>
    <w:locked/>
    <w:rsid w:val="00660EF7"/>
    <w:rPr>
      <w:rFonts w:ascii="Arial Narrow" w:hAnsi="Arial Narrow" w:cs="Times New Roman"/>
      <w:lang w:eastAsia="ja-JP"/>
    </w:rPr>
  </w:style>
  <w:style w:type="paragraph" w:styleId="Subtitle">
    <w:name w:val="Subtitle"/>
    <w:basedOn w:val="Normal"/>
    <w:next w:val="Normal"/>
    <w:link w:val="SubtitleChar"/>
    <w:uiPriority w:val="99"/>
    <w:qFormat/>
    <w:rsid w:val="007F7C95"/>
    <w:pPr>
      <w:spacing w:after="1000"/>
    </w:pPr>
    <w:rPr>
      <w:caps/>
      <w:color w:val="595959"/>
      <w:spacing w:val="10"/>
      <w:sz w:val="24"/>
      <w:szCs w:val="24"/>
    </w:rPr>
  </w:style>
  <w:style w:type="character" w:customStyle="1" w:styleId="SubtitleChar">
    <w:name w:val="Subtitle Char"/>
    <w:basedOn w:val="DefaultParagraphFont"/>
    <w:link w:val="Subtitle"/>
    <w:uiPriority w:val="99"/>
    <w:locked/>
    <w:rsid w:val="007F7C95"/>
    <w:rPr>
      <w:rFonts w:cs="Times New Roman"/>
      <w:caps/>
      <w:color w:val="595959"/>
      <w:spacing w:val="10"/>
      <w:sz w:val="24"/>
      <w:szCs w:val="24"/>
    </w:rPr>
  </w:style>
  <w:style w:type="paragraph" w:styleId="Title">
    <w:name w:val="Title"/>
    <w:basedOn w:val="Normal"/>
    <w:next w:val="Normal"/>
    <w:link w:val="TitleChar"/>
    <w:uiPriority w:val="99"/>
    <w:qFormat/>
    <w:rsid w:val="007F7C95"/>
    <w:pPr>
      <w:spacing w:before="720"/>
    </w:pPr>
    <w:rPr>
      <w:caps/>
      <w:color w:val="4F81BD"/>
      <w:spacing w:val="10"/>
      <w:kern w:val="28"/>
      <w:sz w:val="52"/>
      <w:szCs w:val="52"/>
    </w:rPr>
  </w:style>
  <w:style w:type="character" w:customStyle="1" w:styleId="TitleChar">
    <w:name w:val="Title Char"/>
    <w:basedOn w:val="DefaultParagraphFont"/>
    <w:link w:val="Title"/>
    <w:uiPriority w:val="99"/>
    <w:locked/>
    <w:rsid w:val="007F7C95"/>
    <w:rPr>
      <w:rFonts w:cs="Times New Roman"/>
      <w:caps/>
      <w:color w:val="4F81BD"/>
      <w:spacing w:val="10"/>
      <w:kern w:val="28"/>
      <w:sz w:val="52"/>
      <w:szCs w:val="52"/>
    </w:rPr>
  </w:style>
  <w:style w:type="paragraph" w:styleId="TOCHeading">
    <w:name w:val="TOC Heading"/>
    <w:basedOn w:val="Heading1"/>
    <w:next w:val="Normal"/>
    <w:uiPriority w:val="39"/>
    <w:qFormat/>
    <w:rsid w:val="00823901"/>
    <w:pPr>
      <w:outlineLvl w:val="9"/>
    </w:pPr>
  </w:style>
  <w:style w:type="paragraph" w:customStyle="1" w:styleId="pb1body1">
    <w:name w:val="pb1_body1"/>
    <w:basedOn w:val="Normal"/>
    <w:uiPriority w:val="99"/>
    <w:rsid w:val="008955BC"/>
    <w:pPr>
      <w:spacing w:before="100" w:beforeAutospacing="1" w:after="100" w:afterAutospacing="1"/>
    </w:pPr>
    <w:rPr>
      <w:rFonts w:ascii="Times New Roman" w:hAnsi="Times New Roman"/>
      <w:sz w:val="24"/>
      <w:szCs w:val="24"/>
      <w:lang w:eastAsia="en-GB"/>
    </w:rPr>
  </w:style>
  <w:style w:type="paragraph" w:customStyle="1" w:styleId="ptctablecap">
    <w:name w:val="ptc_tablecap"/>
    <w:basedOn w:val="Normal"/>
    <w:uiPriority w:val="99"/>
    <w:rsid w:val="008955BC"/>
    <w:pPr>
      <w:spacing w:before="100" w:beforeAutospacing="1" w:after="100" w:afterAutospacing="1"/>
    </w:pPr>
    <w:rPr>
      <w:rFonts w:ascii="Times New Roman" w:hAnsi="Times New Roman"/>
      <w:sz w:val="24"/>
      <w:szCs w:val="24"/>
      <w:lang w:eastAsia="en-GB"/>
    </w:rPr>
  </w:style>
  <w:style w:type="paragraph" w:styleId="NormalWeb">
    <w:name w:val="Normal (Web)"/>
    <w:basedOn w:val="Normal"/>
    <w:uiPriority w:val="99"/>
    <w:rsid w:val="00050B53"/>
    <w:pPr>
      <w:spacing w:before="100" w:beforeAutospacing="1" w:after="100" w:afterAutospacing="1"/>
    </w:pPr>
    <w:rPr>
      <w:rFonts w:ascii="Times New Roman" w:hAnsi="Times New Roman"/>
      <w:sz w:val="24"/>
      <w:szCs w:val="24"/>
    </w:rPr>
  </w:style>
  <w:style w:type="character" w:styleId="IntenseEmphasis">
    <w:name w:val="Intense Emphasis"/>
    <w:basedOn w:val="DefaultParagraphFont"/>
    <w:uiPriority w:val="99"/>
    <w:qFormat/>
    <w:rsid w:val="007F7C95"/>
    <w:rPr>
      <w:b/>
      <w:caps/>
      <w:color w:val="243F60"/>
      <w:spacing w:val="10"/>
    </w:rPr>
  </w:style>
  <w:style w:type="paragraph" w:styleId="Caption">
    <w:name w:val="caption"/>
    <w:aliases w:val="RptCaption Char Char Char Char,RptCaption Char Char Char Char Char Char,RptCaption Char,NMCaption_,Caption Title,Bld,Figure title,CaptionTab,Figures,Figure title_2"/>
    <w:basedOn w:val="Normal"/>
    <w:next w:val="Normal"/>
    <w:link w:val="CaptionChar"/>
    <w:uiPriority w:val="35"/>
    <w:qFormat/>
    <w:rsid w:val="007F7C95"/>
    <w:rPr>
      <w:b/>
      <w:bCs/>
      <w:color w:val="365F91"/>
      <w:sz w:val="16"/>
      <w:szCs w:val="16"/>
    </w:rPr>
  </w:style>
  <w:style w:type="character" w:styleId="Strong">
    <w:name w:val="Strong"/>
    <w:basedOn w:val="DefaultParagraphFont"/>
    <w:uiPriority w:val="22"/>
    <w:qFormat/>
    <w:rsid w:val="007F7C95"/>
    <w:rPr>
      <w:rFonts w:cs="Times New Roman"/>
      <w:b/>
    </w:rPr>
  </w:style>
  <w:style w:type="character" w:styleId="Emphasis">
    <w:name w:val="Emphasis"/>
    <w:basedOn w:val="DefaultParagraphFont"/>
    <w:qFormat/>
    <w:rsid w:val="007F7C95"/>
    <w:rPr>
      <w:rFonts w:cs="Times New Roman"/>
      <w:caps/>
      <w:color w:val="243F60"/>
      <w:spacing w:val="5"/>
    </w:rPr>
  </w:style>
  <w:style w:type="paragraph" w:styleId="NoSpacing">
    <w:name w:val="No Spacing"/>
    <w:basedOn w:val="Normal"/>
    <w:link w:val="NoSpacingChar"/>
    <w:uiPriority w:val="1"/>
    <w:qFormat/>
    <w:rsid w:val="007F7C95"/>
    <w:pPr>
      <w:spacing w:before="0" w:after="0"/>
    </w:pPr>
  </w:style>
  <w:style w:type="character" w:customStyle="1" w:styleId="NoSpacingChar">
    <w:name w:val="No Spacing Char"/>
    <w:basedOn w:val="DefaultParagraphFont"/>
    <w:link w:val="NoSpacing"/>
    <w:uiPriority w:val="1"/>
    <w:locked/>
    <w:rsid w:val="007F7C95"/>
    <w:rPr>
      <w:rFonts w:cs="Times New Roman"/>
      <w:sz w:val="20"/>
      <w:szCs w:val="20"/>
    </w:rPr>
  </w:style>
  <w:style w:type="paragraph" w:styleId="ListParagraph">
    <w:name w:val="List Paragraph"/>
    <w:aliases w:val="Aufzählungen,history_bullet,Bullet 1,Bullet List,Liste Perso,list-bullet_1,Numbering List"/>
    <w:basedOn w:val="Normal"/>
    <w:link w:val="ListParagraphChar"/>
    <w:uiPriority w:val="34"/>
    <w:qFormat/>
    <w:rsid w:val="007F7C95"/>
    <w:pPr>
      <w:ind w:left="720"/>
      <w:contextualSpacing/>
    </w:pPr>
  </w:style>
  <w:style w:type="paragraph" w:styleId="Quote">
    <w:name w:val="Quote"/>
    <w:basedOn w:val="Normal"/>
    <w:next w:val="Normal"/>
    <w:link w:val="QuoteChar"/>
    <w:uiPriority w:val="99"/>
    <w:qFormat/>
    <w:rsid w:val="007F7C95"/>
    <w:rPr>
      <w:i/>
      <w:iCs/>
    </w:rPr>
  </w:style>
  <w:style w:type="character" w:customStyle="1" w:styleId="QuoteChar">
    <w:name w:val="Quote Char"/>
    <w:basedOn w:val="DefaultParagraphFont"/>
    <w:link w:val="Quote"/>
    <w:uiPriority w:val="99"/>
    <w:locked/>
    <w:rsid w:val="007F7C95"/>
    <w:rPr>
      <w:rFonts w:cs="Times New Roman"/>
      <w:i/>
      <w:iCs/>
      <w:sz w:val="20"/>
      <w:szCs w:val="20"/>
    </w:rPr>
  </w:style>
  <w:style w:type="paragraph" w:styleId="IntenseQuote">
    <w:name w:val="Intense Quote"/>
    <w:basedOn w:val="Normal"/>
    <w:next w:val="Normal"/>
    <w:link w:val="IntenseQuoteChar"/>
    <w:uiPriority w:val="99"/>
    <w:qFormat/>
    <w:rsid w:val="007F7C95"/>
    <w:pPr>
      <w:pBdr>
        <w:top w:val="single" w:sz="4" w:space="10" w:color="4F81BD"/>
        <w:left w:val="single" w:sz="4" w:space="10" w:color="4F81BD"/>
      </w:pBdr>
      <w:spacing w:after="0"/>
      <w:ind w:left="1296" w:right="1152"/>
      <w:jc w:val="both"/>
    </w:pPr>
    <w:rPr>
      <w:i/>
      <w:iCs/>
      <w:color w:val="4F81BD"/>
    </w:rPr>
  </w:style>
  <w:style w:type="character" w:customStyle="1" w:styleId="IntenseQuoteChar">
    <w:name w:val="Intense Quote Char"/>
    <w:basedOn w:val="DefaultParagraphFont"/>
    <w:link w:val="IntenseQuote"/>
    <w:uiPriority w:val="99"/>
    <w:locked/>
    <w:rsid w:val="007F7C95"/>
    <w:rPr>
      <w:rFonts w:cs="Times New Roman"/>
      <w:i/>
      <w:iCs/>
      <w:color w:val="4F81BD"/>
      <w:sz w:val="20"/>
      <w:szCs w:val="20"/>
    </w:rPr>
  </w:style>
  <w:style w:type="character" w:styleId="SubtleEmphasis">
    <w:name w:val="Subtle Emphasis"/>
    <w:basedOn w:val="DefaultParagraphFont"/>
    <w:uiPriority w:val="99"/>
    <w:qFormat/>
    <w:rsid w:val="007F7C95"/>
    <w:rPr>
      <w:i/>
      <w:color w:val="243F60"/>
    </w:rPr>
  </w:style>
  <w:style w:type="character" w:styleId="SubtleReference">
    <w:name w:val="Subtle Reference"/>
    <w:basedOn w:val="DefaultParagraphFont"/>
    <w:uiPriority w:val="99"/>
    <w:qFormat/>
    <w:rsid w:val="007F7C95"/>
    <w:rPr>
      <w:b/>
      <w:color w:val="4F81BD"/>
    </w:rPr>
  </w:style>
  <w:style w:type="character" w:styleId="IntenseReference">
    <w:name w:val="Intense Reference"/>
    <w:basedOn w:val="DefaultParagraphFont"/>
    <w:uiPriority w:val="99"/>
    <w:qFormat/>
    <w:rsid w:val="007F7C95"/>
    <w:rPr>
      <w:b/>
      <w:i/>
      <w:caps/>
      <w:color w:val="4F81BD"/>
    </w:rPr>
  </w:style>
  <w:style w:type="character" w:styleId="BookTitle">
    <w:name w:val="Book Title"/>
    <w:basedOn w:val="DefaultParagraphFont"/>
    <w:uiPriority w:val="99"/>
    <w:qFormat/>
    <w:rsid w:val="007F7C95"/>
    <w:rPr>
      <w:b/>
      <w:i/>
      <w:spacing w:val="9"/>
    </w:rPr>
  </w:style>
  <w:style w:type="paragraph" w:styleId="ListNumber">
    <w:name w:val="List Number"/>
    <w:basedOn w:val="Normal"/>
    <w:uiPriority w:val="99"/>
    <w:rsid w:val="0071014B"/>
    <w:pPr>
      <w:tabs>
        <w:tab w:val="num" w:pos="926"/>
      </w:tabs>
      <w:ind w:left="360" w:hanging="360"/>
      <w:contextualSpacing/>
    </w:pPr>
  </w:style>
  <w:style w:type="paragraph" w:styleId="ListNumber2">
    <w:name w:val="List Number 2"/>
    <w:basedOn w:val="Normal"/>
    <w:uiPriority w:val="99"/>
    <w:rsid w:val="00757337"/>
    <w:pPr>
      <w:tabs>
        <w:tab w:val="num" w:pos="643"/>
        <w:tab w:val="num" w:pos="926"/>
      </w:tabs>
      <w:ind w:left="643" w:hanging="360"/>
      <w:contextualSpacing/>
    </w:pPr>
  </w:style>
  <w:style w:type="paragraph" w:styleId="ListNumber3">
    <w:name w:val="List Number 3"/>
    <w:basedOn w:val="Normal"/>
    <w:uiPriority w:val="99"/>
    <w:rsid w:val="00757337"/>
    <w:pPr>
      <w:tabs>
        <w:tab w:val="num" w:pos="926"/>
        <w:tab w:val="num" w:pos="1209"/>
      </w:tabs>
      <w:ind w:left="926" w:hanging="360"/>
      <w:contextualSpacing/>
    </w:pPr>
  </w:style>
  <w:style w:type="paragraph" w:styleId="ListNumber4">
    <w:name w:val="List Number 4"/>
    <w:basedOn w:val="Normal"/>
    <w:uiPriority w:val="99"/>
    <w:rsid w:val="00757337"/>
    <w:pPr>
      <w:tabs>
        <w:tab w:val="num" w:pos="1209"/>
        <w:tab w:val="num" w:pos="1492"/>
      </w:tabs>
      <w:ind w:left="1209" w:hanging="360"/>
      <w:contextualSpacing/>
    </w:pPr>
  </w:style>
  <w:style w:type="paragraph" w:styleId="ListNumber5">
    <w:name w:val="List Number 5"/>
    <w:basedOn w:val="Normal"/>
    <w:uiPriority w:val="99"/>
    <w:rsid w:val="00757337"/>
    <w:pPr>
      <w:tabs>
        <w:tab w:val="num" w:pos="1492"/>
      </w:tabs>
      <w:ind w:left="1492" w:hanging="360"/>
      <w:contextualSpacing/>
    </w:pPr>
  </w:style>
  <w:style w:type="paragraph" w:styleId="BodyText2">
    <w:name w:val="Body Text 2"/>
    <w:basedOn w:val="Normal"/>
    <w:link w:val="BodyText2Char"/>
    <w:uiPriority w:val="99"/>
    <w:locked/>
    <w:rsid w:val="008B3A03"/>
    <w:pPr>
      <w:spacing w:line="480" w:lineRule="auto"/>
    </w:pPr>
  </w:style>
  <w:style w:type="character" w:customStyle="1" w:styleId="BodyText2Char">
    <w:name w:val="Body Text 2 Char"/>
    <w:basedOn w:val="DefaultParagraphFont"/>
    <w:link w:val="BodyText2"/>
    <w:uiPriority w:val="99"/>
    <w:semiHidden/>
    <w:locked/>
    <w:rsid w:val="00847771"/>
    <w:rPr>
      <w:rFonts w:cs="Times New Roman"/>
      <w:sz w:val="20"/>
      <w:szCs w:val="20"/>
      <w:lang w:val="en-US" w:eastAsia="en-US"/>
    </w:rPr>
  </w:style>
  <w:style w:type="table" w:customStyle="1" w:styleId="TableGrid1">
    <w:name w:val="Table Grid1"/>
    <w:basedOn w:val="TableNormal"/>
    <w:next w:val="TableGrid"/>
    <w:uiPriority w:val="59"/>
    <w:rsid w:val="0078452F"/>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7956"/>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ufzählungen Char,history_bullet Char,Bullet 1 Char,Bullet List Char,Liste Perso Char,list-bullet_1 Char,Numbering List Char"/>
    <w:basedOn w:val="DefaultParagraphFont"/>
    <w:link w:val="ListParagraph"/>
    <w:uiPriority w:val="34"/>
    <w:qFormat/>
    <w:locked/>
    <w:rsid w:val="00DA5944"/>
    <w:rPr>
      <w:sz w:val="20"/>
      <w:szCs w:val="20"/>
      <w:lang w:eastAsia="en-US"/>
    </w:rPr>
  </w:style>
  <w:style w:type="paragraph" w:styleId="TableofFigures">
    <w:name w:val="table of figures"/>
    <w:basedOn w:val="Normal"/>
    <w:next w:val="Normal"/>
    <w:uiPriority w:val="99"/>
    <w:unhideWhenUsed/>
    <w:locked/>
    <w:rsid w:val="00662F18"/>
    <w:pPr>
      <w:spacing w:after="0"/>
    </w:pPr>
  </w:style>
  <w:style w:type="paragraph" w:customStyle="1" w:styleId="NDStyle1">
    <w:name w:val="ND Style1"/>
    <w:basedOn w:val="Heading1"/>
    <w:link w:val="NDStyle1Char"/>
    <w:qFormat/>
    <w:rsid w:val="00B87C57"/>
    <w:pPr>
      <w:tabs>
        <w:tab w:val="num" w:pos="900"/>
      </w:tabs>
      <w:ind w:left="431" w:hanging="431"/>
    </w:pPr>
    <w:rPr>
      <w:rFonts w:asciiTheme="minorHAnsi" w:eastAsiaTheme="majorEastAsia" w:hAnsiTheme="minorHAnsi"/>
      <w:szCs w:val="28"/>
      <w:lang w:eastAsia="ja-JP"/>
    </w:rPr>
  </w:style>
  <w:style w:type="character" w:customStyle="1" w:styleId="NDStyle1Char">
    <w:name w:val="ND Style1 Char"/>
    <w:basedOn w:val="Heading1Char"/>
    <w:link w:val="NDStyle1"/>
    <w:rsid w:val="00B87C57"/>
    <w:rPr>
      <w:rFonts w:asciiTheme="minorHAnsi" w:eastAsiaTheme="majorEastAsia" w:hAnsiTheme="minorHAnsi" w:cs="Times New Roman"/>
      <w:b/>
      <w:bCs/>
      <w:caps/>
      <w:color w:val="FFFFFF"/>
      <w:spacing w:val="15"/>
      <w:szCs w:val="28"/>
      <w:shd w:val="clear" w:color="auto" w:fill="4F81BD"/>
      <w:lang w:val="de-AT" w:eastAsia="ja-JP"/>
    </w:rPr>
  </w:style>
  <w:style w:type="paragraph" w:customStyle="1" w:styleId="Default">
    <w:name w:val="Default"/>
    <w:rsid w:val="001922DF"/>
    <w:pPr>
      <w:widowControl w:val="0"/>
      <w:autoSpaceDE w:val="0"/>
      <w:autoSpaceDN w:val="0"/>
      <w:adjustRightInd w:val="0"/>
      <w:spacing w:before="0" w:after="0"/>
    </w:pPr>
    <w:rPr>
      <w:rFonts w:ascii="Arial" w:eastAsia="Times New Roman" w:hAnsi="Arial" w:cs="Arial"/>
      <w:color w:val="000000"/>
      <w:sz w:val="24"/>
      <w:szCs w:val="24"/>
    </w:rPr>
  </w:style>
  <w:style w:type="paragraph" w:customStyle="1" w:styleId="Detemobil">
    <w:name w:val="Detemobil"/>
    <w:basedOn w:val="Normal"/>
    <w:rsid w:val="00304C9F"/>
    <w:pPr>
      <w:widowControl w:val="0"/>
      <w:overflowPunct w:val="0"/>
      <w:autoSpaceDE w:val="0"/>
      <w:autoSpaceDN w:val="0"/>
      <w:adjustRightInd w:val="0"/>
      <w:spacing w:before="1200" w:after="120" w:line="300" w:lineRule="atLeast"/>
      <w:jc w:val="center"/>
      <w:textAlignment w:val="baseline"/>
    </w:pPr>
    <w:rPr>
      <w:rFonts w:ascii="Arial" w:eastAsia="Times New Roman" w:hAnsi="Arial" w:cs="Arial"/>
      <w:b/>
      <w:bCs/>
      <w:sz w:val="24"/>
      <w:szCs w:val="24"/>
      <w:lang w:eastAsia="en-GB"/>
    </w:rPr>
  </w:style>
  <w:style w:type="table" w:customStyle="1" w:styleId="TableGrid4">
    <w:name w:val="Table Grid4"/>
    <w:basedOn w:val="TableNormal"/>
    <w:next w:val="TableGrid"/>
    <w:uiPriority w:val="99"/>
    <w:rsid w:val="0030675D"/>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LPara1">
    <w:name w:val="NDL_Para1"/>
    <w:basedOn w:val="Normal"/>
    <w:link w:val="NDLPara1Char"/>
    <w:uiPriority w:val="99"/>
    <w:qFormat/>
    <w:rsid w:val="00381FAC"/>
    <w:pPr>
      <w:spacing w:before="0" w:after="0"/>
      <w:ind w:left="720"/>
    </w:pPr>
    <w:rPr>
      <w:rFonts w:eastAsia="Times New Roman" w:cs="Times New Roman"/>
      <w:color w:val="000000"/>
      <w:sz w:val="24"/>
      <w:szCs w:val="24"/>
      <w:lang w:eastAsia="ja-JP"/>
    </w:rPr>
  </w:style>
  <w:style w:type="character" w:customStyle="1" w:styleId="NDLPara1Char">
    <w:name w:val="NDL_Para1 Char"/>
    <w:link w:val="NDLPara1"/>
    <w:uiPriority w:val="99"/>
    <w:rsid w:val="00381FAC"/>
    <w:rPr>
      <w:rFonts w:eastAsia="Times New Roman" w:cs="Times New Roman"/>
      <w:color w:val="000000"/>
      <w:sz w:val="24"/>
      <w:szCs w:val="24"/>
      <w:lang w:eastAsia="ja-JP"/>
    </w:rPr>
  </w:style>
  <w:style w:type="table" w:customStyle="1" w:styleId="TableGrid5">
    <w:name w:val="Table Grid5"/>
    <w:basedOn w:val="TableNormal"/>
    <w:next w:val="TableGrid"/>
    <w:uiPriority w:val="99"/>
    <w:rsid w:val="00C74019"/>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511F"/>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51B6A"/>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locked/>
    <w:rsid w:val="00895F7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95F74"/>
    <w:rPr>
      <w:sz w:val="16"/>
      <w:szCs w:val="16"/>
      <w:lang w:eastAsia="en-US"/>
    </w:rPr>
  </w:style>
  <w:style w:type="paragraph" w:styleId="BodyTextIndent2">
    <w:name w:val="Body Text Indent 2"/>
    <w:basedOn w:val="Normal"/>
    <w:link w:val="BodyTextIndent2Char"/>
    <w:uiPriority w:val="99"/>
    <w:semiHidden/>
    <w:unhideWhenUsed/>
    <w:locked/>
    <w:rsid w:val="00895F74"/>
    <w:pPr>
      <w:spacing w:after="120" w:line="480" w:lineRule="auto"/>
      <w:ind w:left="283"/>
    </w:pPr>
  </w:style>
  <w:style w:type="character" w:customStyle="1" w:styleId="BodyTextIndent2Char">
    <w:name w:val="Body Text Indent 2 Char"/>
    <w:basedOn w:val="DefaultParagraphFont"/>
    <w:link w:val="BodyTextIndent2"/>
    <w:uiPriority w:val="99"/>
    <w:semiHidden/>
    <w:rsid w:val="00895F74"/>
    <w:rPr>
      <w:sz w:val="20"/>
      <w:szCs w:val="20"/>
      <w:lang w:eastAsia="en-US"/>
    </w:rPr>
  </w:style>
  <w:style w:type="paragraph" w:customStyle="1" w:styleId="02Text">
    <w:name w:val="02_Text"/>
    <w:uiPriority w:val="99"/>
    <w:rsid w:val="00776A3E"/>
    <w:pPr>
      <w:spacing w:before="0" w:after="300" w:line="300" w:lineRule="exact"/>
    </w:pPr>
    <w:rPr>
      <w:rFonts w:ascii="Arial" w:eastAsia="Times" w:hAnsi="Arial" w:cs="Times New Roman"/>
      <w:szCs w:val="20"/>
      <w:lang w:val="en-CA" w:eastAsia="en-US"/>
    </w:rPr>
  </w:style>
  <w:style w:type="table" w:customStyle="1" w:styleId="LightShading1">
    <w:name w:val="Light Shading1"/>
    <w:basedOn w:val="TableNormal"/>
    <w:uiPriority w:val="60"/>
    <w:rsid w:val="009A428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Grid1">
    <w:name w:val="Light Grid1"/>
    <w:basedOn w:val="TableNormal"/>
    <w:uiPriority w:val="62"/>
    <w:rsid w:val="009A428A"/>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Accent11">
    <w:name w:val="Light List - Accent 11"/>
    <w:basedOn w:val="TableNormal"/>
    <w:uiPriority w:val="61"/>
    <w:rsid w:val="0089574D"/>
    <w:pPr>
      <w:spacing w:before="0"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2-Accent11">
    <w:name w:val="Medium Shading 2 - Accent 11"/>
    <w:basedOn w:val="TableNormal"/>
    <w:uiPriority w:val="64"/>
    <w:rsid w:val="00944CED"/>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8">
    <w:name w:val="Table Grid8"/>
    <w:basedOn w:val="TableNormal"/>
    <w:next w:val="TableGrid"/>
    <w:uiPriority w:val="59"/>
    <w:rsid w:val="006918FA"/>
    <w:pPr>
      <w:spacing w:before="0" w:after="0"/>
    </w:pPr>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449E"/>
  </w:style>
  <w:style w:type="paragraph" w:customStyle="1" w:styleId="TabellenInhalt">
    <w:name w:val="Tabellen Inhalt"/>
    <w:basedOn w:val="Normal"/>
    <w:rsid w:val="0047472C"/>
    <w:pPr>
      <w:suppressLineNumbers/>
      <w:spacing w:before="0" w:after="0" w:line="280" w:lineRule="atLeast"/>
    </w:pPr>
    <w:rPr>
      <w:rFonts w:ascii="Arial" w:eastAsia="Times New Roman" w:hAnsi="Arial" w:cs="Times New Roman"/>
      <w:szCs w:val="24"/>
      <w:lang w:val="de-CH" w:eastAsia="ar-SA"/>
    </w:rPr>
  </w:style>
  <w:style w:type="paragraph" w:customStyle="1" w:styleId="TOCHeading1">
    <w:name w:val="TOC Heading 1"/>
    <w:qFormat/>
    <w:rsid w:val="00823901"/>
    <w:pPr>
      <w:numPr>
        <w:numId w:val="3"/>
      </w:numPr>
      <w:pBdr>
        <w:bottom w:val="dotted" w:sz="4" w:space="1" w:color="A6A6A6" w:themeColor="background1" w:themeShade="A6"/>
      </w:pBdr>
      <w:spacing w:before="0" w:after="0"/>
      <w:jc w:val="both"/>
    </w:pPr>
    <w:rPr>
      <w:rFonts w:asciiTheme="minorHAnsi" w:hAnsiTheme="minorHAnsi" w:cstheme="minorHAnsi"/>
      <w:b/>
      <w:color w:val="FF0000"/>
      <w:sz w:val="26"/>
      <w:szCs w:val="20"/>
    </w:rPr>
  </w:style>
  <w:style w:type="paragraph" w:customStyle="1" w:styleId="TOCHeadings2">
    <w:name w:val="TOC Headings 2"/>
    <w:qFormat/>
    <w:rsid w:val="00823901"/>
    <w:pPr>
      <w:numPr>
        <w:ilvl w:val="1"/>
        <w:numId w:val="3"/>
      </w:numPr>
      <w:spacing w:before="0" w:after="0"/>
    </w:pPr>
    <w:rPr>
      <w:rFonts w:asciiTheme="minorHAnsi" w:hAnsiTheme="minorHAnsi" w:cstheme="minorHAnsi"/>
      <w:b/>
      <w:color w:val="FF0000"/>
      <w:sz w:val="24"/>
      <w:szCs w:val="20"/>
    </w:rPr>
  </w:style>
  <w:style w:type="paragraph" w:customStyle="1" w:styleId="TOCHeadings3">
    <w:name w:val="TOC Headings 3"/>
    <w:basedOn w:val="TOCHeadings2"/>
    <w:qFormat/>
    <w:rsid w:val="00823901"/>
    <w:pPr>
      <w:numPr>
        <w:ilvl w:val="2"/>
      </w:numPr>
      <w:jc w:val="both"/>
    </w:pPr>
    <w:rPr>
      <w:color w:val="548DD4" w:themeColor="text2" w:themeTint="99"/>
      <w:szCs w:val="22"/>
    </w:rPr>
  </w:style>
  <w:style w:type="numbering" w:customStyle="1" w:styleId="TOCHeadings">
    <w:name w:val="TOC Headings"/>
    <w:uiPriority w:val="99"/>
    <w:rsid w:val="00823901"/>
    <w:pPr>
      <w:numPr>
        <w:numId w:val="1"/>
      </w:numPr>
    </w:pPr>
  </w:style>
  <w:style w:type="paragraph" w:styleId="Revision">
    <w:name w:val="Revision"/>
    <w:hidden/>
    <w:uiPriority w:val="99"/>
    <w:semiHidden/>
    <w:rsid w:val="00257D46"/>
    <w:pPr>
      <w:spacing w:before="0" w:after="0"/>
    </w:pPr>
    <w:rPr>
      <w:sz w:val="20"/>
      <w:szCs w:val="20"/>
      <w:lang w:eastAsia="en-US"/>
    </w:rPr>
  </w:style>
  <w:style w:type="character" w:customStyle="1" w:styleId="CaptionChar">
    <w:name w:val="Caption Char"/>
    <w:aliases w:val="RptCaption Char Char Char Char Char,RptCaption Char Char Char Char Char Char Char,RptCaption Char Char,NMCaption_ Char,Caption Title Char,Bld Char,Figure title Char,CaptionTab Char,Figures Char,Figure title_2 Char"/>
    <w:link w:val="Caption"/>
    <w:uiPriority w:val="35"/>
    <w:locked/>
    <w:rsid w:val="00D761A4"/>
    <w:rPr>
      <w:b/>
      <w:bCs/>
      <w:color w:val="365F91"/>
      <w:sz w:val="16"/>
      <w:szCs w:val="16"/>
      <w:lang w:eastAsia="en-US"/>
    </w:rPr>
  </w:style>
  <w:style w:type="table" w:customStyle="1" w:styleId="TableGrid9">
    <w:name w:val="Table Grid9"/>
    <w:basedOn w:val="TableNormal"/>
    <w:next w:val="TableGrid"/>
    <w:uiPriority w:val="99"/>
    <w:rsid w:val="00B368BF"/>
    <w:pPr>
      <w:spacing w:before="0" w:after="0"/>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4-wptoptable2">
    <w:name w:val="s4-wptoptable2"/>
    <w:basedOn w:val="Normal"/>
    <w:rsid w:val="0094241E"/>
    <w:pPr>
      <w:pBdr>
        <w:top w:val="single" w:sz="6" w:space="0" w:color="44AFF6"/>
        <w:left w:val="single" w:sz="6" w:space="0" w:color="44AFF6"/>
        <w:bottom w:val="single" w:sz="6" w:space="0" w:color="44AFF6"/>
        <w:right w:val="single" w:sz="6" w:space="0" w:color="44AFF6"/>
      </w:pBdr>
      <w:spacing w:before="100" w:beforeAutospacing="1" w:after="150"/>
    </w:pPr>
    <w:rPr>
      <w:rFonts w:ascii="Times New Roman" w:eastAsia="Times New Roman" w:hAnsi="Times New Roman" w:cs="Times New Roman"/>
      <w:sz w:val="24"/>
      <w:szCs w:val="24"/>
      <w:lang w:eastAsia="en-GB"/>
    </w:rPr>
  </w:style>
  <w:style w:type="character" w:customStyle="1" w:styleId="ms-nowrap">
    <w:name w:val="ms-nowrap"/>
    <w:basedOn w:val="DefaultParagraphFont"/>
    <w:rsid w:val="0094241E"/>
  </w:style>
  <w:style w:type="paragraph" w:customStyle="1" w:styleId="NMBodyIM">
    <w:name w:val="NMBodyIM"/>
    <w:basedOn w:val="ListParagraph"/>
    <w:autoRedefine/>
    <w:qFormat/>
    <w:rsid w:val="00330314"/>
    <w:pPr>
      <w:spacing w:before="100" w:beforeAutospacing="1" w:after="100" w:afterAutospacing="1"/>
      <w:ind w:left="0"/>
      <w:contextualSpacing w:val="0"/>
      <w:jc w:val="both"/>
    </w:pPr>
    <w:rPr>
      <w:rFonts w:asciiTheme="minorHAnsi" w:eastAsia="Times New Roman" w:hAnsiTheme="minorHAnsi" w:cs="Times New Roman"/>
      <w:szCs w:val="22"/>
      <w:lang w:eastAsia="en-GB"/>
    </w:rPr>
  </w:style>
  <w:style w:type="paragraph" w:customStyle="1" w:styleId="NMBodyIMList">
    <w:name w:val="NMBodyIMList"/>
    <w:basedOn w:val="NMBodyIM"/>
    <w:autoRedefine/>
    <w:qFormat/>
    <w:rsid w:val="008B0F1C"/>
    <w:pPr>
      <w:numPr>
        <w:numId w:val="5"/>
      </w:numPr>
    </w:pPr>
  </w:style>
  <w:style w:type="paragraph" w:customStyle="1" w:styleId="NMBody">
    <w:name w:val="NMBody"/>
    <w:basedOn w:val="Normal"/>
    <w:autoRedefine/>
    <w:qFormat/>
    <w:rsid w:val="0083697B"/>
    <w:pPr>
      <w:spacing w:before="100" w:beforeAutospacing="1" w:after="100" w:afterAutospacing="1"/>
    </w:pPr>
    <w:rPr>
      <w:rFonts w:ascii="Trebuchet MS" w:eastAsia="Trebuchet MS" w:hAnsi="Trebuchet MS" w:cs="Trebuchet MS"/>
      <w:b/>
      <w:bCs/>
      <w:color w:val="000000"/>
      <w:szCs w:val="18"/>
      <w:lang w:eastAsia="en-GB" w:bidi="hi-IN"/>
    </w:rPr>
  </w:style>
  <w:style w:type="paragraph" w:customStyle="1" w:styleId="paragraph">
    <w:name w:val="paragraph"/>
    <w:basedOn w:val="Normal"/>
    <w:rsid w:val="001D63E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1D63E9"/>
  </w:style>
  <w:style w:type="character" w:customStyle="1" w:styleId="eop">
    <w:name w:val="eop"/>
    <w:basedOn w:val="DefaultParagraphFont"/>
    <w:rsid w:val="001D63E9"/>
  </w:style>
  <w:style w:type="paragraph" w:customStyle="1" w:styleId="Corps">
    <w:name w:val="Corps"/>
    <w:rsid w:val="00F4526B"/>
    <w:pPr>
      <w:spacing w:before="0" w:after="0"/>
    </w:pPr>
    <w:rPr>
      <w:rFonts w:ascii="Helvetica" w:eastAsia="Arial Unicode MS" w:hAnsi="Arial Unicode MS" w:cs="Arial Unicode MS"/>
      <w:color w:val="000000"/>
      <w:lang w:val="fr-FR"/>
    </w:rPr>
  </w:style>
  <w:style w:type="paragraph" w:customStyle="1" w:styleId="Textnormal">
    <w:name w:val="Text normal"/>
    <w:link w:val="TextnormalChar1"/>
    <w:qFormat/>
    <w:rsid w:val="0036773A"/>
    <w:pPr>
      <w:keepLines/>
      <w:widowControl w:val="0"/>
      <w:tabs>
        <w:tab w:val="left" w:pos="851"/>
        <w:tab w:val="left" w:pos="1701"/>
        <w:tab w:val="left" w:pos="2552"/>
        <w:tab w:val="left" w:pos="3402"/>
        <w:tab w:val="left" w:pos="4253"/>
        <w:tab w:val="left" w:pos="5103"/>
        <w:tab w:val="left" w:pos="5954"/>
        <w:tab w:val="left" w:pos="6804"/>
      </w:tabs>
      <w:suppressAutoHyphens/>
      <w:spacing w:before="120" w:after="120" w:line="260" w:lineRule="exact"/>
      <w:ind w:left="1276"/>
    </w:pPr>
    <w:rPr>
      <w:rFonts w:ascii="Arial" w:eastAsia="Times New Roman" w:hAnsi="Arial" w:cs="Times New Roman"/>
      <w:noProof/>
      <w:szCs w:val="20"/>
      <w:lang w:val="en-US" w:eastAsia="zh-CN"/>
    </w:rPr>
  </w:style>
  <w:style w:type="character" w:customStyle="1" w:styleId="TextnormalChar1">
    <w:name w:val="Text normal Char1"/>
    <w:link w:val="Textnormal"/>
    <w:rsid w:val="0036773A"/>
    <w:rPr>
      <w:rFonts w:ascii="Arial" w:eastAsia="Times New Roman" w:hAnsi="Arial" w:cs="Times New Roman"/>
      <w:noProof/>
      <w:szCs w:val="20"/>
      <w:lang w:val="en-US" w:eastAsia="zh-CN"/>
    </w:rPr>
  </w:style>
  <w:style w:type="character" w:customStyle="1" w:styleId="apple-converted-space">
    <w:name w:val="apple-converted-space"/>
    <w:basedOn w:val="DefaultParagraphFont"/>
    <w:rsid w:val="007464E6"/>
  </w:style>
  <w:style w:type="paragraph" w:customStyle="1" w:styleId="NDParagraph">
    <w:name w:val="NDParagraph"/>
    <w:basedOn w:val="Normal"/>
    <w:autoRedefine/>
    <w:qFormat/>
    <w:rsid w:val="00574E39"/>
    <w:pPr>
      <w:spacing w:before="0" w:after="120" w:line="360" w:lineRule="auto"/>
    </w:pPr>
    <w:rPr>
      <w:rFonts w:asciiTheme="minorHAnsi" w:eastAsiaTheme="minorHAnsi" w:hAnsiTheme="minorHAnsi" w:cstheme="minorBidi"/>
      <w:color w:val="000000" w:themeColor="text1" w:themeShade="80"/>
    </w:rPr>
  </w:style>
  <w:style w:type="table" w:styleId="PlainTable1">
    <w:name w:val="Plain Table 1"/>
    <w:basedOn w:val="TableNormal"/>
    <w:uiPriority w:val="99"/>
    <w:rsid w:val="00795B4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EinfacheTabelle11">
    <w:name w:val="Einfache Tabelle 11"/>
    <w:basedOn w:val="TableNormal"/>
    <w:uiPriority w:val="99"/>
    <w:rsid w:val="002457D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Level1">
    <w:name w:val="List Level 1"/>
    <w:autoRedefine/>
    <w:uiPriority w:val="6"/>
    <w:qFormat/>
    <w:rsid w:val="00F84A5A"/>
    <w:pPr>
      <w:numPr>
        <w:numId w:val="6"/>
      </w:numPr>
      <w:spacing w:before="0" w:after="120" w:line="360" w:lineRule="auto"/>
    </w:pPr>
    <w:rPr>
      <w:rFonts w:asciiTheme="minorHAnsi" w:eastAsiaTheme="minorHAnsi" w:hAnsiTheme="minorHAnsi" w:cstheme="minorBidi"/>
      <w:color w:val="000000" w:themeColor="text1" w:themeShade="80"/>
      <w:sz w:val="20"/>
      <w:szCs w:val="20"/>
      <w:lang w:eastAsia="en-US"/>
    </w:rPr>
  </w:style>
  <w:style w:type="paragraph" w:customStyle="1" w:styleId="TableParagraph">
    <w:name w:val="Table Paragraph"/>
    <w:basedOn w:val="Normal"/>
    <w:uiPriority w:val="1"/>
    <w:qFormat/>
    <w:rsid w:val="00CD2A47"/>
    <w:pPr>
      <w:spacing w:before="120" w:after="120"/>
    </w:pPr>
    <w:rPr>
      <w:b/>
      <w:bCs/>
      <w:color w:val="808080" w:themeColor="background1" w:themeShade="80"/>
      <w:sz w:val="16"/>
      <w:szCs w:val="16"/>
      <w:lang w:val="en-CA"/>
    </w:rPr>
  </w:style>
  <w:style w:type="table" w:customStyle="1" w:styleId="MenTab1">
    <w:name w:val="MenTab1"/>
    <w:basedOn w:val="TableNormal"/>
    <w:next w:val="TableGrid"/>
    <w:uiPriority w:val="59"/>
    <w:rsid w:val="000C0458"/>
    <w:pPr>
      <w:spacing w:before="0" w:after="0"/>
    </w:pPr>
    <w:rPr>
      <w:rFonts w:eastAsia="Calibri" w:cs="Times New Roman"/>
      <w:color w:val="292929"/>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zeilen">
    <w:name w:val="Fußzeilen"/>
    <w:basedOn w:val="Normal"/>
    <w:rsid w:val="00C8001C"/>
    <w:pPr>
      <w:pBdr>
        <w:top w:val="single" w:sz="6" w:space="1" w:color="auto"/>
      </w:pBdr>
      <w:tabs>
        <w:tab w:val="left" w:pos="7088"/>
        <w:tab w:val="right" w:pos="9356"/>
      </w:tabs>
      <w:spacing w:before="0" w:after="0"/>
      <w:ind w:left="-284" w:right="-284"/>
    </w:pPr>
    <w:rPr>
      <w:rFonts w:ascii="Arial" w:eastAsia="Times New Roman" w:hAnsi="Arial" w:cs="Times New Roman"/>
      <w:sz w:val="20"/>
      <w:lang w:val="de-DE"/>
    </w:rPr>
  </w:style>
  <w:style w:type="character" w:customStyle="1" w:styleId="UnresolvedMention1">
    <w:name w:val="Unresolved Mention1"/>
    <w:basedOn w:val="DefaultParagraphFont"/>
    <w:uiPriority w:val="99"/>
    <w:unhideWhenUsed/>
    <w:rsid w:val="00DD0311"/>
    <w:rPr>
      <w:color w:val="605E5C"/>
      <w:shd w:val="clear" w:color="auto" w:fill="E1DFDD"/>
    </w:rPr>
  </w:style>
  <w:style w:type="character" w:customStyle="1" w:styleId="Mention1">
    <w:name w:val="Mention1"/>
    <w:basedOn w:val="DefaultParagraphFont"/>
    <w:uiPriority w:val="99"/>
    <w:unhideWhenUsed/>
    <w:rsid w:val="00DD0311"/>
    <w:rPr>
      <w:color w:val="2B579A"/>
      <w:shd w:val="clear" w:color="auto" w:fill="E1DFDD"/>
    </w:rPr>
  </w:style>
  <w:style w:type="character" w:styleId="UnresolvedMention">
    <w:name w:val="Unresolved Mention"/>
    <w:basedOn w:val="DefaultParagraphFont"/>
    <w:uiPriority w:val="99"/>
    <w:semiHidden/>
    <w:unhideWhenUsed/>
    <w:rsid w:val="00DD0311"/>
    <w:rPr>
      <w:color w:val="605E5C"/>
      <w:shd w:val="clear" w:color="auto" w:fill="E1DFDD"/>
    </w:rPr>
  </w:style>
  <w:style w:type="table" w:customStyle="1" w:styleId="PolarionTableNormal">
    <w:name w:val="PolarionTableNormal"/>
    <w:basedOn w:val="TableNormal"/>
    <w:unhideWhenUsed/>
    <w:rsid w:val="00DD0311"/>
    <w:pPr>
      <w:spacing w:before="0" w:after="0"/>
    </w:pPr>
    <w:rPr>
      <w:rFonts w:ascii="Times New Roman" w:eastAsia="Times New Roman" w:hAnsi="Times New Roman" w:cs="Times New Roman"/>
      <w:sz w:val="20"/>
      <w:szCs w:val="20"/>
      <w:lang w:val="de-DE" w:eastAsia="de-DE"/>
    </w:rPr>
    <w:tblPr/>
  </w:style>
  <w:style w:type="character" w:styleId="HTMLCode">
    <w:name w:val="HTML Code"/>
    <w:basedOn w:val="DefaultParagraphFont"/>
    <w:uiPriority w:val="99"/>
    <w:semiHidden/>
    <w:unhideWhenUsed/>
    <w:locked/>
    <w:rsid w:val="00DD0311"/>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locked/>
    <w:rsid w:val="00DD0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heme="minorEastAsia" w:hAnsi="Courier New" w:cs="Courier New"/>
      <w:sz w:val="20"/>
      <w:lang w:eastAsia="en-GB"/>
    </w:rPr>
  </w:style>
  <w:style w:type="character" w:customStyle="1" w:styleId="HTMLPreformattedChar">
    <w:name w:val="HTML Preformatted Char"/>
    <w:basedOn w:val="DefaultParagraphFont"/>
    <w:link w:val="HTMLPreformatted"/>
    <w:uiPriority w:val="99"/>
    <w:semiHidden/>
    <w:rsid w:val="00DD0311"/>
    <w:rPr>
      <w:rFonts w:ascii="Courier New" w:eastAsiaTheme="minorEastAsia" w:hAnsi="Courier New" w:cs="Courier New"/>
      <w:sz w:val="20"/>
      <w:szCs w:val="20"/>
    </w:rPr>
  </w:style>
  <w:style w:type="paragraph" w:customStyle="1" w:styleId="figurend">
    <w:name w:val="figure_nd"/>
    <w:basedOn w:val="Normal"/>
    <w:next w:val="Normal"/>
    <w:rsid w:val="002E3EF4"/>
    <w:pPr>
      <w:keepNext/>
      <w:spacing w:before="360" w:after="0"/>
      <w:jc w:val="center"/>
    </w:pPr>
    <w:rPr>
      <w:lang w:val="fr-FR"/>
    </w:rPr>
  </w:style>
  <w:style w:type="character" w:customStyle="1" w:styleId="markedcontent">
    <w:name w:val="markedcontent"/>
    <w:basedOn w:val="DefaultParagraphFont"/>
    <w:rsid w:val="00346C51"/>
  </w:style>
  <w:style w:type="character" w:customStyle="1" w:styleId="ui-provider">
    <w:name w:val="ui-provider"/>
    <w:basedOn w:val="DefaultParagraphFont"/>
    <w:rsid w:val="005453D9"/>
  </w:style>
  <w:style w:type="paragraph" w:customStyle="1" w:styleId="pf0">
    <w:name w:val="pf0"/>
    <w:basedOn w:val="Normal"/>
    <w:rsid w:val="007C520F"/>
    <w:pPr>
      <w:spacing w:before="100" w:beforeAutospacing="1" w:after="100" w:afterAutospacing="1"/>
      <w:ind w:left="360"/>
    </w:pPr>
    <w:rPr>
      <w:rFonts w:ascii="Times New Roman" w:eastAsia="Times New Roman" w:hAnsi="Times New Roman" w:cs="Times New Roman"/>
      <w:sz w:val="24"/>
      <w:szCs w:val="24"/>
      <w:lang w:eastAsia="de-AT"/>
    </w:rPr>
  </w:style>
  <w:style w:type="paragraph" w:customStyle="1" w:styleId="pf1">
    <w:name w:val="pf1"/>
    <w:basedOn w:val="Normal"/>
    <w:rsid w:val="007C520F"/>
    <w:pPr>
      <w:spacing w:before="100" w:beforeAutospacing="1" w:after="100" w:afterAutospacing="1"/>
      <w:ind w:left="720"/>
    </w:pPr>
    <w:rPr>
      <w:rFonts w:ascii="Times New Roman" w:eastAsia="Times New Roman" w:hAnsi="Times New Roman" w:cs="Times New Roman"/>
      <w:sz w:val="24"/>
      <w:szCs w:val="24"/>
      <w:lang w:eastAsia="de-AT"/>
    </w:rPr>
  </w:style>
  <w:style w:type="character" w:customStyle="1" w:styleId="cf01">
    <w:name w:val="cf01"/>
    <w:basedOn w:val="DefaultParagraphFont"/>
    <w:rsid w:val="007C520F"/>
    <w:rPr>
      <w:rFonts w:ascii="Segoe UI" w:hAnsi="Segoe UI" w:cs="Segoe UI" w:hint="default"/>
      <w:sz w:val="18"/>
      <w:szCs w:val="18"/>
      <w:shd w:val="clear" w:color="auto" w:fill="FFFFFF"/>
    </w:rPr>
  </w:style>
  <w:style w:type="character" w:customStyle="1" w:styleId="cf11">
    <w:name w:val="cf11"/>
    <w:basedOn w:val="DefaultParagraphFont"/>
    <w:rsid w:val="004F46B7"/>
    <w:rPr>
      <w:rFonts w:ascii="Segoe UI" w:hAnsi="Segoe UI" w:cs="Segoe UI" w:hint="default"/>
      <w:sz w:val="18"/>
      <w:szCs w:val="18"/>
    </w:rPr>
  </w:style>
  <w:style w:type="character" w:customStyle="1" w:styleId="wacimagecontainer">
    <w:name w:val="wacimagecontainer"/>
    <w:basedOn w:val="DefaultParagraphFont"/>
    <w:rsid w:val="00257D45"/>
  </w:style>
  <w:style w:type="character" w:styleId="Mention">
    <w:name w:val="Mention"/>
    <w:basedOn w:val="DefaultParagraphFont"/>
    <w:uiPriority w:val="99"/>
    <w:unhideWhenUsed/>
    <w:rsid w:val="0062340A"/>
    <w:rPr>
      <w:color w:val="2B579A"/>
      <w:shd w:val="clear" w:color="auto" w:fill="E1DFDD"/>
    </w:rPr>
  </w:style>
  <w:style w:type="table" w:styleId="GridTable4-Accent1">
    <w:name w:val="Grid Table 4 Accent 1"/>
    <w:basedOn w:val="TableNormal"/>
    <w:uiPriority w:val="49"/>
    <w:rsid w:val="006A466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542CC"/>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textrun">
    <w:name w:val="textrun"/>
    <w:basedOn w:val="DefaultParagraphFont"/>
    <w:rsid w:val="00243EDE"/>
  </w:style>
  <w:style w:type="paragraph" w:customStyle="1" w:styleId="outlineelement">
    <w:name w:val="outlineelement"/>
    <w:basedOn w:val="Normal"/>
    <w:rsid w:val="00243EDE"/>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scxw243435705">
    <w:name w:val="scxw243435705"/>
    <w:basedOn w:val="DefaultParagraphFont"/>
    <w:rsid w:val="00243EDE"/>
  </w:style>
  <w:style w:type="character" w:customStyle="1" w:styleId="pagebreakblob">
    <w:name w:val="pagebreakblob"/>
    <w:basedOn w:val="DefaultParagraphFont"/>
    <w:rsid w:val="00243EDE"/>
  </w:style>
  <w:style w:type="character" w:customStyle="1" w:styleId="pagebreaktextspan">
    <w:name w:val="pagebreaktextspan"/>
    <w:basedOn w:val="DefaultParagraphFont"/>
    <w:rsid w:val="00243EDE"/>
  </w:style>
  <w:style w:type="character" w:customStyle="1" w:styleId="pagebreakborderspan">
    <w:name w:val="pagebreakborderspan"/>
    <w:basedOn w:val="DefaultParagraphFont"/>
    <w:rsid w:val="00243EDE"/>
  </w:style>
  <w:style w:type="character" w:customStyle="1" w:styleId="linebreakblob">
    <w:name w:val="linebreakblob"/>
    <w:basedOn w:val="DefaultParagraphFont"/>
    <w:rsid w:val="00243EDE"/>
  </w:style>
  <w:style w:type="character" w:customStyle="1" w:styleId="tabrun">
    <w:name w:val="tabrun"/>
    <w:basedOn w:val="DefaultParagraphFont"/>
    <w:rsid w:val="00243EDE"/>
  </w:style>
  <w:style w:type="character" w:customStyle="1" w:styleId="tabchar">
    <w:name w:val="tabchar"/>
    <w:basedOn w:val="DefaultParagraphFont"/>
    <w:rsid w:val="00243EDE"/>
  </w:style>
  <w:style w:type="character" w:customStyle="1" w:styleId="CommentReference1">
    <w:name w:val="Comment Reference1"/>
    <w:basedOn w:val="DefaultParagraphFont"/>
    <w:uiPriority w:val="99"/>
    <w:semiHidden/>
    <w:unhideWhenUsed/>
    <w:locked/>
    <w:rsid w:val="008E077A"/>
    <w:rPr>
      <w:sz w:val="16"/>
      <w:szCs w:val="16"/>
    </w:rPr>
  </w:style>
  <w:style w:type="paragraph" w:customStyle="1" w:styleId="CommentText1">
    <w:name w:val="Comment Text1"/>
    <w:basedOn w:val="Normal"/>
    <w:link w:val="CommentTextChar"/>
    <w:uiPriority w:val="99"/>
    <w:rsid w:val="00E518EC"/>
  </w:style>
  <w:style w:type="character" w:customStyle="1" w:styleId="CommentReference10">
    <w:name w:val="Comment Reference1"/>
    <w:basedOn w:val="DefaultParagraphFont"/>
    <w:uiPriority w:val="99"/>
    <w:semiHidden/>
    <w:unhideWhenUsed/>
    <w:locked/>
    <w:rsid w:val="00E518EC"/>
    <w:rPr>
      <w:sz w:val="16"/>
      <w:szCs w:val="16"/>
    </w:rPr>
  </w:style>
  <w:style w:type="paragraph" w:customStyle="1" w:styleId="CommentSubject1">
    <w:name w:val="Comment Subject1"/>
    <w:basedOn w:val="CommentText1"/>
    <w:next w:val="CommentText1"/>
    <w:link w:val="CommentSubjectChar"/>
    <w:uiPriority w:val="99"/>
    <w:semiHidden/>
    <w:unhideWhenUsed/>
    <w:locked/>
    <w:rsid w:val="00E518EC"/>
    <w:rPr>
      <w:b/>
      <w:bCs/>
    </w:rPr>
  </w:style>
  <w:style w:type="paragraph" w:styleId="CommentText">
    <w:name w:val="annotation text"/>
    <w:basedOn w:val="Normal"/>
    <w:link w:val="CommentTextChar1"/>
    <w:uiPriority w:val="99"/>
    <w:unhideWhenUsed/>
    <w:locked/>
    <w:rPr>
      <w:sz w:val="20"/>
    </w:rPr>
  </w:style>
  <w:style w:type="character" w:customStyle="1" w:styleId="CommentTextChar1">
    <w:name w:val="Comment Text Char1"/>
    <w:basedOn w:val="DefaultParagraphFont"/>
    <w:link w:val="CommentText"/>
    <w:uiPriority w:val="99"/>
    <w:rPr>
      <w:sz w:val="20"/>
      <w:szCs w:val="20"/>
      <w:lang w:val="de-AT" w:eastAsia="en-US"/>
    </w:rPr>
  </w:style>
  <w:style w:type="character" w:styleId="CommentReference">
    <w:name w:val="annotation reference"/>
    <w:basedOn w:val="DefaultParagraphFont"/>
    <w:uiPriority w:val="99"/>
    <w:semiHidden/>
    <w:unhideWhenUsed/>
    <w:locked/>
    <w:rPr>
      <w:sz w:val="16"/>
      <w:szCs w:val="16"/>
    </w:rPr>
  </w:style>
  <w:style w:type="paragraph" w:styleId="CommentSubject">
    <w:name w:val="annotation subject"/>
    <w:basedOn w:val="CommentText"/>
    <w:next w:val="CommentText"/>
    <w:link w:val="CommentSubjectChar1"/>
    <w:uiPriority w:val="99"/>
    <w:semiHidden/>
    <w:unhideWhenUsed/>
    <w:locked/>
    <w:rsid w:val="009B474C"/>
    <w:rPr>
      <w:b/>
      <w:bCs/>
    </w:rPr>
  </w:style>
  <w:style w:type="character" w:customStyle="1" w:styleId="CommentSubjectChar1">
    <w:name w:val="Comment Subject Char1"/>
    <w:basedOn w:val="CommentTextChar1"/>
    <w:link w:val="CommentSubject"/>
    <w:uiPriority w:val="99"/>
    <w:semiHidden/>
    <w:rsid w:val="009B474C"/>
    <w:rPr>
      <w:b/>
      <w:bCs/>
      <w:sz w:val="20"/>
      <w:szCs w:val="20"/>
      <w:lang w:val="de-A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153">
      <w:bodyDiv w:val="1"/>
      <w:marLeft w:val="0"/>
      <w:marRight w:val="0"/>
      <w:marTop w:val="0"/>
      <w:marBottom w:val="0"/>
      <w:divBdr>
        <w:top w:val="none" w:sz="0" w:space="0" w:color="auto"/>
        <w:left w:val="none" w:sz="0" w:space="0" w:color="auto"/>
        <w:bottom w:val="none" w:sz="0" w:space="0" w:color="auto"/>
        <w:right w:val="none" w:sz="0" w:space="0" w:color="auto"/>
      </w:divBdr>
    </w:div>
    <w:div w:id="28334705">
      <w:bodyDiv w:val="1"/>
      <w:marLeft w:val="0"/>
      <w:marRight w:val="0"/>
      <w:marTop w:val="0"/>
      <w:marBottom w:val="0"/>
      <w:divBdr>
        <w:top w:val="none" w:sz="0" w:space="0" w:color="auto"/>
        <w:left w:val="none" w:sz="0" w:space="0" w:color="auto"/>
        <w:bottom w:val="none" w:sz="0" w:space="0" w:color="auto"/>
        <w:right w:val="none" w:sz="0" w:space="0" w:color="auto"/>
      </w:divBdr>
      <w:divsChild>
        <w:div w:id="134419451">
          <w:marLeft w:val="0"/>
          <w:marRight w:val="0"/>
          <w:marTop w:val="0"/>
          <w:marBottom w:val="0"/>
          <w:divBdr>
            <w:top w:val="single" w:sz="2" w:space="0" w:color="auto"/>
            <w:left w:val="single" w:sz="2" w:space="0" w:color="auto"/>
            <w:bottom w:val="single" w:sz="6" w:space="0" w:color="auto"/>
            <w:right w:val="single" w:sz="2" w:space="0" w:color="auto"/>
          </w:divBdr>
          <w:divsChild>
            <w:div w:id="11099297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7244479">
                  <w:marLeft w:val="0"/>
                  <w:marRight w:val="0"/>
                  <w:marTop w:val="0"/>
                  <w:marBottom w:val="0"/>
                  <w:divBdr>
                    <w:top w:val="single" w:sz="2" w:space="0" w:color="D9D9E3"/>
                    <w:left w:val="single" w:sz="2" w:space="0" w:color="D9D9E3"/>
                    <w:bottom w:val="single" w:sz="2" w:space="0" w:color="D9D9E3"/>
                    <w:right w:val="single" w:sz="2" w:space="0" w:color="D9D9E3"/>
                  </w:divBdr>
                  <w:divsChild>
                    <w:div w:id="519010667">
                      <w:marLeft w:val="0"/>
                      <w:marRight w:val="0"/>
                      <w:marTop w:val="0"/>
                      <w:marBottom w:val="0"/>
                      <w:divBdr>
                        <w:top w:val="single" w:sz="2" w:space="0" w:color="D9D9E3"/>
                        <w:left w:val="single" w:sz="2" w:space="0" w:color="D9D9E3"/>
                        <w:bottom w:val="single" w:sz="2" w:space="0" w:color="D9D9E3"/>
                        <w:right w:val="single" w:sz="2" w:space="0" w:color="D9D9E3"/>
                      </w:divBdr>
                      <w:divsChild>
                        <w:div w:id="144585906">
                          <w:marLeft w:val="0"/>
                          <w:marRight w:val="0"/>
                          <w:marTop w:val="0"/>
                          <w:marBottom w:val="0"/>
                          <w:divBdr>
                            <w:top w:val="single" w:sz="2" w:space="0" w:color="D9D9E3"/>
                            <w:left w:val="single" w:sz="2" w:space="0" w:color="D9D9E3"/>
                            <w:bottom w:val="single" w:sz="2" w:space="0" w:color="D9D9E3"/>
                            <w:right w:val="single" w:sz="2" w:space="0" w:color="D9D9E3"/>
                          </w:divBdr>
                          <w:divsChild>
                            <w:div w:id="98070126">
                              <w:marLeft w:val="0"/>
                              <w:marRight w:val="0"/>
                              <w:marTop w:val="0"/>
                              <w:marBottom w:val="0"/>
                              <w:divBdr>
                                <w:top w:val="single" w:sz="2" w:space="0" w:color="D9D9E3"/>
                                <w:left w:val="single" w:sz="2" w:space="0" w:color="D9D9E3"/>
                                <w:bottom w:val="single" w:sz="2" w:space="0" w:color="D9D9E3"/>
                                <w:right w:val="single" w:sz="2" w:space="0" w:color="D9D9E3"/>
                              </w:divBdr>
                              <w:divsChild>
                                <w:div w:id="919676727">
                                  <w:marLeft w:val="0"/>
                                  <w:marRight w:val="0"/>
                                  <w:marTop w:val="0"/>
                                  <w:marBottom w:val="0"/>
                                  <w:divBdr>
                                    <w:top w:val="single" w:sz="2" w:space="0" w:color="D9D9E3"/>
                                    <w:left w:val="single" w:sz="2" w:space="0" w:color="D9D9E3"/>
                                    <w:bottom w:val="single" w:sz="2" w:space="0" w:color="D9D9E3"/>
                                    <w:right w:val="single" w:sz="2" w:space="0" w:color="D9D9E3"/>
                                  </w:divBdr>
                                  <w:divsChild>
                                    <w:div w:id="1778714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965336">
      <w:bodyDiv w:val="1"/>
      <w:marLeft w:val="0"/>
      <w:marRight w:val="0"/>
      <w:marTop w:val="0"/>
      <w:marBottom w:val="0"/>
      <w:divBdr>
        <w:top w:val="none" w:sz="0" w:space="0" w:color="auto"/>
        <w:left w:val="none" w:sz="0" w:space="0" w:color="auto"/>
        <w:bottom w:val="none" w:sz="0" w:space="0" w:color="auto"/>
        <w:right w:val="none" w:sz="0" w:space="0" w:color="auto"/>
      </w:divBdr>
    </w:div>
    <w:div w:id="32579226">
      <w:bodyDiv w:val="1"/>
      <w:marLeft w:val="0"/>
      <w:marRight w:val="0"/>
      <w:marTop w:val="0"/>
      <w:marBottom w:val="0"/>
      <w:divBdr>
        <w:top w:val="none" w:sz="0" w:space="0" w:color="auto"/>
        <w:left w:val="none" w:sz="0" w:space="0" w:color="auto"/>
        <w:bottom w:val="none" w:sz="0" w:space="0" w:color="auto"/>
        <w:right w:val="none" w:sz="0" w:space="0" w:color="auto"/>
      </w:divBdr>
    </w:div>
    <w:div w:id="37242822">
      <w:bodyDiv w:val="1"/>
      <w:marLeft w:val="0"/>
      <w:marRight w:val="0"/>
      <w:marTop w:val="0"/>
      <w:marBottom w:val="0"/>
      <w:divBdr>
        <w:top w:val="none" w:sz="0" w:space="0" w:color="auto"/>
        <w:left w:val="none" w:sz="0" w:space="0" w:color="auto"/>
        <w:bottom w:val="none" w:sz="0" w:space="0" w:color="auto"/>
        <w:right w:val="none" w:sz="0" w:space="0" w:color="auto"/>
      </w:divBdr>
      <w:divsChild>
        <w:div w:id="92436426">
          <w:marLeft w:val="0"/>
          <w:marRight w:val="0"/>
          <w:marTop w:val="0"/>
          <w:marBottom w:val="0"/>
          <w:divBdr>
            <w:top w:val="none" w:sz="0" w:space="0" w:color="auto"/>
            <w:left w:val="none" w:sz="0" w:space="0" w:color="auto"/>
            <w:bottom w:val="none" w:sz="0" w:space="0" w:color="auto"/>
            <w:right w:val="none" w:sz="0" w:space="0" w:color="auto"/>
          </w:divBdr>
        </w:div>
        <w:div w:id="219677059">
          <w:marLeft w:val="0"/>
          <w:marRight w:val="0"/>
          <w:marTop w:val="0"/>
          <w:marBottom w:val="0"/>
          <w:divBdr>
            <w:top w:val="none" w:sz="0" w:space="0" w:color="auto"/>
            <w:left w:val="none" w:sz="0" w:space="0" w:color="auto"/>
            <w:bottom w:val="none" w:sz="0" w:space="0" w:color="auto"/>
            <w:right w:val="none" w:sz="0" w:space="0" w:color="auto"/>
          </w:divBdr>
        </w:div>
        <w:div w:id="484322786">
          <w:marLeft w:val="0"/>
          <w:marRight w:val="0"/>
          <w:marTop w:val="0"/>
          <w:marBottom w:val="0"/>
          <w:divBdr>
            <w:top w:val="none" w:sz="0" w:space="0" w:color="auto"/>
            <w:left w:val="none" w:sz="0" w:space="0" w:color="auto"/>
            <w:bottom w:val="none" w:sz="0" w:space="0" w:color="auto"/>
            <w:right w:val="none" w:sz="0" w:space="0" w:color="auto"/>
          </w:divBdr>
        </w:div>
        <w:div w:id="575746905">
          <w:marLeft w:val="0"/>
          <w:marRight w:val="0"/>
          <w:marTop w:val="0"/>
          <w:marBottom w:val="0"/>
          <w:divBdr>
            <w:top w:val="none" w:sz="0" w:space="0" w:color="auto"/>
            <w:left w:val="none" w:sz="0" w:space="0" w:color="auto"/>
            <w:bottom w:val="none" w:sz="0" w:space="0" w:color="auto"/>
            <w:right w:val="none" w:sz="0" w:space="0" w:color="auto"/>
          </w:divBdr>
        </w:div>
        <w:div w:id="643971771">
          <w:marLeft w:val="0"/>
          <w:marRight w:val="0"/>
          <w:marTop w:val="0"/>
          <w:marBottom w:val="0"/>
          <w:divBdr>
            <w:top w:val="none" w:sz="0" w:space="0" w:color="auto"/>
            <w:left w:val="none" w:sz="0" w:space="0" w:color="auto"/>
            <w:bottom w:val="none" w:sz="0" w:space="0" w:color="auto"/>
            <w:right w:val="none" w:sz="0" w:space="0" w:color="auto"/>
          </w:divBdr>
        </w:div>
        <w:div w:id="809321250">
          <w:marLeft w:val="0"/>
          <w:marRight w:val="0"/>
          <w:marTop w:val="0"/>
          <w:marBottom w:val="0"/>
          <w:divBdr>
            <w:top w:val="none" w:sz="0" w:space="0" w:color="auto"/>
            <w:left w:val="none" w:sz="0" w:space="0" w:color="auto"/>
            <w:bottom w:val="none" w:sz="0" w:space="0" w:color="auto"/>
            <w:right w:val="none" w:sz="0" w:space="0" w:color="auto"/>
          </w:divBdr>
        </w:div>
        <w:div w:id="882792440">
          <w:marLeft w:val="0"/>
          <w:marRight w:val="0"/>
          <w:marTop w:val="0"/>
          <w:marBottom w:val="0"/>
          <w:divBdr>
            <w:top w:val="none" w:sz="0" w:space="0" w:color="auto"/>
            <w:left w:val="none" w:sz="0" w:space="0" w:color="auto"/>
            <w:bottom w:val="none" w:sz="0" w:space="0" w:color="auto"/>
            <w:right w:val="none" w:sz="0" w:space="0" w:color="auto"/>
          </w:divBdr>
        </w:div>
        <w:div w:id="907420653">
          <w:marLeft w:val="0"/>
          <w:marRight w:val="0"/>
          <w:marTop w:val="0"/>
          <w:marBottom w:val="0"/>
          <w:divBdr>
            <w:top w:val="none" w:sz="0" w:space="0" w:color="auto"/>
            <w:left w:val="none" w:sz="0" w:space="0" w:color="auto"/>
            <w:bottom w:val="none" w:sz="0" w:space="0" w:color="auto"/>
            <w:right w:val="none" w:sz="0" w:space="0" w:color="auto"/>
          </w:divBdr>
        </w:div>
        <w:div w:id="1071780800">
          <w:marLeft w:val="0"/>
          <w:marRight w:val="0"/>
          <w:marTop w:val="0"/>
          <w:marBottom w:val="0"/>
          <w:divBdr>
            <w:top w:val="none" w:sz="0" w:space="0" w:color="auto"/>
            <w:left w:val="none" w:sz="0" w:space="0" w:color="auto"/>
            <w:bottom w:val="none" w:sz="0" w:space="0" w:color="auto"/>
            <w:right w:val="none" w:sz="0" w:space="0" w:color="auto"/>
          </w:divBdr>
        </w:div>
        <w:div w:id="1288005054">
          <w:marLeft w:val="0"/>
          <w:marRight w:val="0"/>
          <w:marTop w:val="0"/>
          <w:marBottom w:val="0"/>
          <w:divBdr>
            <w:top w:val="none" w:sz="0" w:space="0" w:color="auto"/>
            <w:left w:val="none" w:sz="0" w:space="0" w:color="auto"/>
            <w:bottom w:val="none" w:sz="0" w:space="0" w:color="auto"/>
            <w:right w:val="none" w:sz="0" w:space="0" w:color="auto"/>
          </w:divBdr>
        </w:div>
        <w:div w:id="1304196390">
          <w:marLeft w:val="0"/>
          <w:marRight w:val="0"/>
          <w:marTop w:val="0"/>
          <w:marBottom w:val="0"/>
          <w:divBdr>
            <w:top w:val="none" w:sz="0" w:space="0" w:color="auto"/>
            <w:left w:val="none" w:sz="0" w:space="0" w:color="auto"/>
            <w:bottom w:val="none" w:sz="0" w:space="0" w:color="auto"/>
            <w:right w:val="none" w:sz="0" w:space="0" w:color="auto"/>
          </w:divBdr>
        </w:div>
        <w:div w:id="1405642670">
          <w:marLeft w:val="0"/>
          <w:marRight w:val="0"/>
          <w:marTop w:val="0"/>
          <w:marBottom w:val="0"/>
          <w:divBdr>
            <w:top w:val="none" w:sz="0" w:space="0" w:color="auto"/>
            <w:left w:val="none" w:sz="0" w:space="0" w:color="auto"/>
            <w:bottom w:val="none" w:sz="0" w:space="0" w:color="auto"/>
            <w:right w:val="none" w:sz="0" w:space="0" w:color="auto"/>
          </w:divBdr>
        </w:div>
        <w:div w:id="1520314306">
          <w:marLeft w:val="0"/>
          <w:marRight w:val="0"/>
          <w:marTop w:val="0"/>
          <w:marBottom w:val="0"/>
          <w:divBdr>
            <w:top w:val="none" w:sz="0" w:space="0" w:color="auto"/>
            <w:left w:val="none" w:sz="0" w:space="0" w:color="auto"/>
            <w:bottom w:val="none" w:sz="0" w:space="0" w:color="auto"/>
            <w:right w:val="none" w:sz="0" w:space="0" w:color="auto"/>
          </w:divBdr>
        </w:div>
        <w:div w:id="1614820753">
          <w:marLeft w:val="0"/>
          <w:marRight w:val="0"/>
          <w:marTop w:val="0"/>
          <w:marBottom w:val="0"/>
          <w:divBdr>
            <w:top w:val="none" w:sz="0" w:space="0" w:color="auto"/>
            <w:left w:val="none" w:sz="0" w:space="0" w:color="auto"/>
            <w:bottom w:val="none" w:sz="0" w:space="0" w:color="auto"/>
            <w:right w:val="none" w:sz="0" w:space="0" w:color="auto"/>
          </w:divBdr>
        </w:div>
        <w:div w:id="1764958746">
          <w:marLeft w:val="0"/>
          <w:marRight w:val="0"/>
          <w:marTop w:val="0"/>
          <w:marBottom w:val="0"/>
          <w:divBdr>
            <w:top w:val="none" w:sz="0" w:space="0" w:color="auto"/>
            <w:left w:val="none" w:sz="0" w:space="0" w:color="auto"/>
            <w:bottom w:val="none" w:sz="0" w:space="0" w:color="auto"/>
            <w:right w:val="none" w:sz="0" w:space="0" w:color="auto"/>
          </w:divBdr>
        </w:div>
        <w:div w:id="1951424721">
          <w:marLeft w:val="0"/>
          <w:marRight w:val="0"/>
          <w:marTop w:val="0"/>
          <w:marBottom w:val="0"/>
          <w:divBdr>
            <w:top w:val="none" w:sz="0" w:space="0" w:color="auto"/>
            <w:left w:val="none" w:sz="0" w:space="0" w:color="auto"/>
            <w:bottom w:val="none" w:sz="0" w:space="0" w:color="auto"/>
            <w:right w:val="none" w:sz="0" w:space="0" w:color="auto"/>
          </w:divBdr>
        </w:div>
        <w:div w:id="2074962124">
          <w:marLeft w:val="0"/>
          <w:marRight w:val="0"/>
          <w:marTop w:val="0"/>
          <w:marBottom w:val="0"/>
          <w:divBdr>
            <w:top w:val="none" w:sz="0" w:space="0" w:color="auto"/>
            <w:left w:val="none" w:sz="0" w:space="0" w:color="auto"/>
            <w:bottom w:val="none" w:sz="0" w:space="0" w:color="auto"/>
            <w:right w:val="none" w:sz="0" w:space="0" w:color="auto"/>
          </w:divBdr>
        </w:div>
      </w:divsChild>
    </w:div>
    <w:div w:id="44181190">
      <w:bodyDiv w:val="1"/>
      <w:marLeft w:val="0"/>
      <w:marRight w:val="0"/>
      <w:marTop w:val="0"/>
      <w:marBottom w:val="0"/>
      <w:divBdr>
        <w:top w:val="none" w:sz="0" w:space="0" w:color="auto"/>
        <w:left w:val="none" w:sz="0" w:space="0" w:color="auto"/>
        <w:bottom w:val="none" w:sz="0" w:space="0" w:color="auto"/>
        <w:right w:val="none" w:sz="0" w:space="0" w:color="auto"/>
      </w:divBdr>
    </w:div>
    <w:div w:id="53354430">
      <w:bodyDiv w:val="1"/>
      <w:marLeft w:val="0"/>
      <w:marRight w:val="0"/>
      <w:marTop w:val="0"/>
      <w:marBottom w:val="0"/>
      <w:divBdr>
        <w:top w:val="none" w:sz="0" w:space="0" w:color="auto"/>
        <w:left w:val="none" w:sz="0" w:space="0" w:color="auto"/>
        <w:bottom w:val="none" w:sz="0" w:space="0" w:color="auto"/>
        <w:right w:val="none" w:sz="0" w:space="0" w:color="auto"/>
      </w:divBdr>
      <w:divsChild>
        <w:div w:id="1842963763">
          <w:marLeft w:val="720"/>
          <w:marRight w:val="0"/>
          <w:marTop w:val="0"/>
          <w:marBottom w:val="0"/>
          <w:divBdr>
            <w:top w:val="none" w:sz="0" w:space="0" w:color="auto"/>
            <w:left w:val="none" w:sz="0" w:space="0" w:color="auto"/>
            <w:bottom w:val="none" w:sz="0" w:space="0" w:color="auto"/>
            <w:right w:val="none" w:sz="0" w:space="0" w:color="auto"/>
          </w:divBdr>
        </w:div>
      </w:divsChild>
    </w:div>
    <w:div w:id="53358337">
      <w:bodyDiv w:val="1"/>
      <w:marLeft w:val="0"/>
      <w:marRight w:val="0"/>
      <w:marTop w:val="0"/>
      <w:marBottom w:val="0"/>
      <w:divBdr>
        <w:top w:val="none" w:sz="0" w:space="0" w:color="auto"/>
        <w:left w:val="none" w:sz="0" w:space="0" w:color="auto"/>
        <w:bottom w:val="none" w:sz="0" w:space="0" w:color="auto"/>
        <w:right w:val="none" w:sz="0" w:space="0" w:color="auto"/>
      </w:divBdr>
    </w:div>
    <w:div w:id="54165272">
      <w:bodyDiv w:val="1"/>
      <w:marLeft w:val="0"/>
      <w:marRight w:val="0"/>
      <w:marTop w:val="0"/>
      <w:marBottom w:val="0"/>
      <w:divBdr>
        <w:top w:val="none" w:sz="0" w:space="0" w:color="auto"/>
        <w:left w:val="none" w:sz="0" w:space="0" w:color="auto"/>
        <w:bottom w:val="none" w:sz="0" w:space="0" w:color="auto"/>
        <w:right w:val="none" w:sz="0" w:space="0" w:color="auto"/>
      </w:divBdr>
    </w:div>
    <w:div w:id="61484933">
      <w:bodyDiv w:val="1"/>
      <w:marLeft w:val="0"/>
      <w:marRight w:val="0"/>
      <w:marTop w:val="0"/>
      <w:marBottom w:val="0"/>
      <w:divBdr>
        <w:top w:val="none" w:sz="0" w:space="0" w:color="auto"/>
        <w:left w:val="none" w:sz="0" w:space="0" w:color="auto"/>
        <w:bottom w:val="none" w:sz="0" w:space="0" w:color="auto"/>
        <w:right w:val="none" w:sz="0" w:space="0" w:color="auto"/>
      </w:divBdr>
    </w:div>
    <w:div w:id="66922453">
      <w:bodyDiv w:val="1"/>
      <w:marLeft w:val="0"/>
      <w:marRight w:val="0"/>
      <w:marTop w:val="0"/>
      <w:marBottom w:val="0"/>
      <w:divBdr>
        <w:top w:val="none" w:sz="0" w:space="0" w:color="auto"/>
        <w:left w:val="none" w:sz="0" w:space="0" w:color="auto"/>
        <w:bottom w:val="none" w:sz="0" w:space="0" w:color="auto"/>
        <w:right w:val="none" w:sz="0" w:space="0" w:color="auto"/>
      </w:divBdr>
    </w:div>
    <w:div w:id="73162393">
      <w:bodyDiv w:val="1"/>
      <w:marLeft w:val="0"/>
      <w:marRight w:val="0"/>
      <w:marTop w:val="0"/>
      <w:marBottom w:val="0"/>
      <w:divBdr>
        <w:top w:val="none" w:sz="0" w:space="0" w:color="auto"/>
        <w:left w:val="none" w:sz="0" w:space="0" w:color="auto"/>
        <w:bottom w:val="none" w:sz="0" w:space="0" w:color="auto"/>
        <w:right w:val="none" w:sz="0" w:space="0" w:color="auto"/>
      </w:divBdr>
    </w:div>
    <w:div w:id="106851213">
      <w:bodyDiv w:val="1"/>
      <w:marLeft w:val="0"/>
      <w:marRight w:val="0"/>
      <w:marTop w:val="0"/>
      <w:marBottom w:val="0"/>
      <w:divBdr>
        <w:top w:val="none" w:sz="0" w:space="0" w:color="auto"/>
        <w:left w:val="none" w:sz="0" w:space="0" w:color="auto"/>
        <w:bottom w:val="none" w:sz="0" w:space="0" w:color="auto"/>
        <w:right w:val="none" w:sz="0" w:space="0" w:color="auto"/>
      </w:divBdr>
    </w:div>
    <w:div w:id="110175183">
      <w:bodyDiv w:val="1"/>
      <w:marLeft w:val="0"/>
      <w:marRight w:val="0"/>
      <w:marTop w:val="0"/>
      <w:marBottom w:val="0"/>
      <w:divBdr>
        <w:top w:val="none" w:sz="0" w:space="0" w:color="auto"/>
        <w:left w:val="none" w:sz="0" w:space="0" w:color="auto"/>
        <w:bottom w:val="none" w:sz="0" w:space="0" w:color="auto"/>
        <w:right w:val="none" w:sz="0" w:space="0" w:color="auto"/>
      </w:divBdr>
    </w:div>
    <w:div w:id="110248397">
      <w:bodyDiv w:val="1"/>
      <w:marLeft w:val="0"/>
      <w:marRight w:val="0"/>
      <w:marTop w:val="0"/>
      <w:marBottom w:val="0"/>
      <w:divBdr>
        <w:top w:val="none" w:sz="0" w:space="0" w:color="auto"/>
        <w:left w:val="none" w:sz="0" w:space="0" w:color="auto"/>
        <w:bottom w:val="none" w:sz="0" w:space="0" w:color="auto"/>
        <w:right w:val="none" w:sz="0" w:space="0" w:color="auto"/>
      </w:divBdr>
    </w:div>
    <w:div w:id="116993826">
      <w:bodyDiv w:val="1"/>
      <w:marLeft w:val="0"/>
      <w:marRight w:val="0"/>
      <w:marTop w:val="0"/>
      <w:marBottom w:val="0"/>
      <w:divBdr>
        <w:top w:val="none" w:sz="0" w:space="0" w:color="auto"/>
        <w:left w:val="none" w:sz="0" w:space="0" w:color="auto"/>
        <w:bottom w:val="none" w:sz="0" w:space="0" w:color="auto"/>
        <w:right w:val="none" w:sz="0" w:space="0" w:color="auto"/>
      </w:divBdr>
    </w:div>
    <w:div w:id="149685670">
      <w:bodyDiv w:val="1"/>
      <w:marLeft w:val="0"/>
      <w:marRight w:val="0"/>
      <w:marTop w:val="0"/>
      <w:marBottom w:val="0"/>
      <w:divBdr>
        <w:top w:val="none" w:sz="0" w:space="0" w:color="auto"/>
        <w:left w:val="none" w:sz="0" w:space="0" w:color="auto"/>
        <w:bottom w:val="none" w:sz="0" w:space="0" w:color="auto"/>
        <w:right w:val="none" w:sz="0" w:space="0" w:color="auto"/>
      </w:divBdr>
    </w:div>
    <w:div w:id="158426253">
      <w:bodyDiv w:val="1"/>
      <w:marLeft w:val="0"/>
      <w:marRight w:val="0"/>
      <w:marTop w:val="0"/>
      <w:marBottom w:val="0"/>
      <w:divBdr>
        <w:top w:val="none" w:sz="0" w:space="0" w:color="auto"/>
        <w:left w:val="none" w:sz="0" w:space="0" w:color="auto"/>
        <w:bottom w:val="none" w:sz="0" w:space="0" w:color="auto"/>
        <w:right w:val="none" w:sz="0" w:space="0" w:color="auto"/>
      </w:divBdr>
    </w:div>
    <w:div w:id="161118408">
      <w:bodyDiv w:val="1"/>
      <w:marLeft w:val="0"/>
      <w:marRight w:val="0"/>
      <w:marTop w:val="0"/>
      <w:marBottom w:val="0"/>
      <w:divBdr>
        <w:top w:val="none" w:sz="0" w:space="0" w:color="auto"/>
        <w:left w:val="none" w:sz="0" w:space="0" w:color="auto"/>
        <w:bottom w:val="none" w:sz="0" w:space="0" w:color="auto"/>
        <w:right w:val="none" w:sz="0" w:space="0" w:color="auto"/>
      </w:divBdr>
    </w:div>
    <w:div w:id="171183843">
      <w:bodyDiv w:val="1"/>
      <w:marLeft w:val="0"/>
      <w:marRight w:val="0"/>
      <w:marTop w:val="0"/>
      <w:marBottom w:val="0"/>
      <w:divBdr>
        <w:top w:val="none" w:sz="0" w:space="0" w:color="auto"/>
        <w:left w:val="none" w:sz="0" w:space="0" w:color="auto"/>
        <w:bottom w:val="none" w:sz="0" w:space="0" w:color="auto"/>
        <w:right w:val="none" w:sz="0" w:space="0" w:color="auto"/>
      </w:divBdr>
    </w:div>
    <w:div w:id="178662970">
      <w:bodyDiv w:val="1"/>
      <w:marLeft w:val="0"/>
      <w:marRight w:val="0"/>
      <w:marTop w:val="0"/>
      <w:marBottom w:val="0"/>
      <w:divBdr>
        <w:top w:val="none" w:sz="0" w:space="0" w:color="auto"/>
        <w:left w:val="none" w:sz="0" w:space="0" w:color="auto"/>
        <w:bottom w:val="none" w:sz="0" w:space="0" w:color="auto"/>
        <w:right w:val="none" w:sz="0" w:space="0" w:color="auto"/>
      </w:divBdr>
      <w:divsChild>
        <w:div w:id="600181834">
          <w:marLeft w:val="0"/>
          <w:marRight w:val="0"/>
          <w:marTop w:val="0"/>
          <w:marBottom w:val="0"/>
          <w:divBdr>
            <w:top w:val="none" w:sz="0" w:space="0" w:color="auto"/>
            <w:left w:val="none" w:sz="0" w:space="0" w:color="auto"/>
            <w:bottom w:val="none" w:sz="0" w:space="0" w:color="auto"/>
            <w:right w:val="none" w:sz="0" w:space="0" w:color="auto"/>
          </w:divBdr>
        </w:div>
      </w:divsChild>
    </w:div>
    <w:div w:id="180316105">
      <w:bodyDiv w:val="1"/>
      <w:marLeft w:val="0"/>
      <w:marRight w:val="0"/>
      <w:marTop w:val="0"/>
      <w:marBottom w:val="0"/>
      <w:divBdr>
        <w:top w:val="none" w:sz="0" w:space="0" w:color="auto"/>
        <w:left w:val="none" w:sz="0" w:space="0" w:color="auto"/>
        <w:bottom w:val="none" w:sz="0" w:space="0" w:color="auto"/>
        <w:right w:val="none" w:sz="0" w:space="0" w:color="auto"/>
      </w:divBdr>
    </w:div>
    <w:div w:id="183597539">
      <w:bodyDiv w:val="1"/>
      <w:marLeft w:val="0"/>
      <w:marRight w:val="0"/>
      <w:marTop w:val="0"/>
      <w:marBottom w:val="0"/>
      <w:divBdr>
        <w:top w:val="none" w:sz="0" w:space="0" w:color="auto"/>
        <w:left w:val="none" w:sz="0" w:space="0" w:color="auto"/>
        <w:bottom w:val="none" w:sz="0" w:space="0" w:color="auto"/>
        <w:right w:val="none" w:sz="0" w:space="0" w:color="auto"/>
      </w:divBdr>
    </w:div>
    <w:div w:id="196285062">
      <w:bodyDiv w:val="1"/>
      <w:marLeft w:val="0"/>
      <w:marRight w:val="0"/>
      <w:marTop w:val="0"/>
      <w:marBottom w:val="0"/>
      <w:divBdr>
        <w:top w:val="none" w:sz="0" w:space="0" w:color="auto"/>
        <w:left w:val="none" w:sz="0" w:space="0" w:color="auto"/>
        <w:bottom w:val="none" w:sz="0" w:space="0" w:color="auto"/>
        <w:right w:val="none" w:sz="0" w:space="0" w:color="auto"/>
      </w:divBdr>
      <w:divsChild>
        <w:div w:id="928730838">
          <w:marLeft w:val="720"/>
          <w:marRight w:val="0"/>
          <w:marTop w:val="0"/>
          <w:marBottom w:val="0"/>
          <w:divBdr>
            <w:top w:val="none" w:sz="0" w:space="0" w:color="auto"/>
            <w:left w:val="none" w:sz="0" w:space="0" w:color="auto"/>
            <w:bottom w:val="none" w:sz="0" w:space="0" w:color="auto"/>
            <w:right w:val="none" w:sz="0" w:space="0" w:color="auto"/>
          </w:divBdr>
        </w:div>
        <w:div w:id="1271275358">
          <w:marLeft w:val="720"/>
          <w:marRight w:val="0"/>
          <w:marTop w:val="0"/>
          <w:marBottom w:val="0"/>
          <w:divBdr>
            <w:top w:val="none" w:sz="0" w:space="0" w:color="auto"/>
            <w:left w:val="none" w:sz="0" w:space="0" w:color="auto"/>
            <w:bottom w:val="none" w:sz="0" w:space="0" w:color="auto"/>
            <w:right w:val="none" w:sz="0" w:space="0" w:color="auto"/>
          </w:divBdr>
        </w:div>
      </w:divsChild>
    </w:div>
    <w:div w:id="198669150">
      <w:bodyDiv w:val="1"/>
      <w:marLeft w:val="0"/>
      <w:marRight w:val="0"/>
      <w:marTop w:val="0"/>
      <w:marBottom w:val="0"/>
      <w:divBdr>
        <w:top w:val="none" w:sz="0" w:space="0" w:color="auto"/>
        <w:left w:val="none" w:sz="0" w:space="0" w:color="auto"/>
        <w:bottom w:val="none" w:sz="0" w:space="0" w:color="auto"/>
        <w:right w:val="none" w:sz="0" w:space="0" w:color="auto"/>
      </w:divBdr>
    </w:div>
    <w:div w:id="199901062">
      <w:bodyDiv w:val="1"/>
      <w:marLeft w:val="0"/>
      <w:marRight w:val="0"/>
      <w:marTop w:val="0"/>
      <w:marBottom w:val="0"/>
      <w:divBdr>
        <w:top w:val="none" w:sz="0" w:space="0" w:color="auto"/>
        <w:left w:val="none" w:sz="0" w:space="0" w:color="auto"/>
        <w:bottom w:val="none" w:sz="0" w:space="0" w:color="auto"/>
        <w:right w:val="none" w:sz="0" w:space="0" w:color="auto"/>
      </w:divBdr>
    </w:div>
    <w:div w:id="211237778">
      <w:bodyDiv w:val="1"/>
      <w:marLeft w:val="0"/>
      <w:marRight w:val="0"/>
      <w:marTop w:val="0"/>
      <w:marBottom w:val="0"/>
      <w:divBdr>
        <w:top w:val="none" w:sz="0" w:space="0" w:color="auto"/>
        <w:left w:val="none" w:sz="0" w:space="0" w:color="auto"/>
        <w:bottom w:val="none" w:sz="0" w:space="0" w:color="auto"/>
        <w:right w:val="none" w:sz="0" w:space="0" w:color="auto"/>
      </w:divBdr>
    </w:div>
    <w:div w:id="224336459">
      <w:bodyDiv w:val="1"/>
      <w:marLeft w:val="0"/>
      <w:marRight w:val="0"/>
      <w:marTop w:val="0"/>
      <w:marBottom w:val="0"/>
      <w:divBdr>
        <w:top w:val="none" w:sz="0" w:space="0" w:color="auto"/>
        <w:left w:val="none" w:sz="0" w:space="0" w:color="auto"/>
        <w:bottom w:val="none" w:sz="0" w:space="0" w:color="auto"/>
        <w:right w:val="none" w:sz="0" w:space="0" w:color="auto"/>
      </w:divBdr>
    </w:div>
    <w:div w:id="230431867">
      <w:bodyDiv w:val="1"/>
      <w:marLeft w:val="0"/>
      <w:marRight w:val="0"/>
      <w:marTop w:val="0"/>
      <w:marBottom w:val="0"/>
      <w:divBdr>
        <w:top w:val="none" w:sz="0" w:space="0" w:color="auto"/>
        <w:left w:val="none" w:sz="0" w:space="0" w:color="auto"/>
        <w:bottom w:val="none" w:sz="0" w:space="0" w:color="auto"/>
        <w:right w:val="none" w:sz="0" w:space="0" w:color="auto"/>
      </w:divBdr>
    </w:div>
    <w:div w:id="238708462">
      <w:bodyDiv w:val="1"/>
      <w:marLeft w:val="0"/>
      <w:marRight w:val="0"/>
      <w:marTop w:val="0"/>
      <w:marBottom w:val="0"/>
      <w:divBdr>
        <w:top w:val="none" w:sz="0" w:space="0" w:color="auto"/>
        <w:left w:val="none" w:sz="0" w:space="0" w:color="auto"/>
        <w:bottom w:val="none" w:sz="0" w:space="0" w:color="auto"/>
        <w:right w:val="none" w:sz="0" w:space="0" w:color="auto"/>
      </w:divBdr>
    </w:div>
    <w:div w:id="240215367">
      <w:bodyDiv w:val="1"/>
      <w:marLeft w:val="0"/>
      <w:marRight w:val="0"/>
      <w:marTop w:val="0"/>
      <w:marBottom w:val="0"/>
      <w:divBdr>
        <w:top w:val="none" w:sz="0" w:space="0" w:color="auto"/>
        <w:left w:val="none" w:sz="0" w:space="0" w:color="auto"/>
        <w:bottom w:val="none" w:sz="0" w:space="0" w:color="auto"/>
        <w:right w:val="none" w:sz="0" w:space="0" w:color="auto"/>
      </w:divBdr>
    </w:div>
    <w:div w:id="258486640">
      <w:bodyDiv w:val="1"/>
      <w:marLeft w:val="0"/>
      <w:marRight w:val="0"/>
      <w:marTop w:val="0"/>
      <w:marBottom w:val="0"/>
      <w:divBdr>
        <w:top w:val="none" w:sz="0" w:space="0" w:color="auto"/>
        <w:left w:val="none" w:sz="0" w:space="0" w:color="auto"/>
        <w:bottom w:val="none" w:sz="0" w:space="0" w:color="auto"/>
        <w:right w:val="none" w:sz="0" w:space="0" w:color="auto"/>
      </w:divBdr>
    </w:div>
    <w:div w:id="264777672">
      <w:bodyDiv w:val="1"/>
      <w:marLeft w:val="0"/>
      <w:marRight w:val="0"/>
      <w:marTop w:val="0"/>
      <w:marBottom w:val="0"/>
      <w:divBdr>
        <w:top w:val="none" w:sz="0" w:space="0" w:color="auto"/>
        <w:left w:val="none" w:sz="0" w:space="0" w:color="auto"/>
        <w:bottom w:val="none" w:sz="0" w:space="0" w:color="auto"/>
        <w:right w:val="none" w:sz="0" w:space="0" w:color="auto"/>
      </w:divBdr>
    </w:div>
    <w:div w:id="265037376">
      <w:bodyDiv w:val="1"/>
      <w:marLeft w:val="0"/>
      <w:marRight w:val="0"/>
      <w:marTop w:val="0"/>
      <w:marBottom w:val="0"/>
      <w:divBdr>
        <w:top w:val="none" w:sz="0" w:space="0" w:color="auto"/>
        <w:left w:val="none" w:sz="0" w:space="0" w:color="auto"/>
        <w:bottom w:val="none" w:sz="0" w:space="0" w:color="auto"/>
        <w:right w:val="none" w:sz="0" w:space="0" w:color="auto"/>
      </w:divBdr>
      <w:divsChild>
        <w:div w:id="1278221638">
          <w:marLeft w:val="0"/>
          <w:marRight w:val="0"/>
          <w:marTop w:val="0"/>
          <w:marBottom w:val="0"/>
          <w:divBdr>
            <w:top w:val="single" w:sz="2" w:space="0" w:color="auto"/>
            <w:left w:val="single" w:sz="2" w:space="0" w:color="auto"/>
            <w:bottom w:val="single" w:sz="6" w:space="0" w:color="auto"/>
            <w:right w:val="single" w:sz="2" w:space="0" w:color="auto"/>
          </w:divBdr>
          <w:divsChild>
            <w:div w:id="20331396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0528028">
                  <w:marLeft w:val="0"/>
                  <w:marRight w:val="0"/>
                  <w:marTop w:val="0"/>
                  <w:marBottom w:val="0"/>
                  <w:divBdr>
                    <w:top w:val="single" w:sz="2" w:space="0" w:color="D9D9E3"/>
                    <w:left w:val="single" w:sz="2" w:space="0" w:color="D9D9E3"/>
                    <w:bottom w:val="single" w:sz="2" w:space="0" w:color="D9D9E3"/>
                    <w:right w:val="single" w:sz="2" w:space="0" w:color="D9D9E3"/>
                  </w:divBdr>
                  <w:divsChild>
                    <w:div w:id="641539860">
                      <w:marLeft w:val="0"/>
                      <w:marRight w:val="0"/>
                      <w:marTop w:val="0"/>
                      <w:marBottom w:val="0"/>
                      <w:divBdr>
                        <w:top w:val="single" w:sz="2" w:space="0" w:color="D9D9E3"/>
                        <w:left w:val="single" w:sz="2" w:space="0" w:color="D9D9E3"/>
                        <w:bottom w:val="single" w:sz="2" w:space="0" w:color="D9D9E3"/>
                        <w:right w:val="single" w:sz="2" w:space="0" w:color="D9D9E3"/>
                      </w:divBdr>
                      <w:divsChild>
                        <w:div w:id="1487092741">
                          <w:marLeft w:val="0"/>
                          <w:marRight w:val="0"/>
                          <w:marTop w:val="0"/>
                          <w:marBottom w:val="0"/>
                          <w:divBdr>
                            <w:top w:val="single" w:sz="2" w:space="0" w:color="D9D9E3"/>
                            <w:left w:val="single" w:sz="2" w:space="0" w:color="D9D9E3"/>
                            <w:bottom w:val="single" w:sz="2" w:space="0" w:color="D9D9E3"/>
                            <w:right w:val="single" w:sz="2" w:space="0" w:color="D9D9E3"/>
                          </w:divBdr>
                          <w:divsChild>
                            <w:div w:id="926811826">
                              <w:marLeft w:val="0"/>
                              <w:marRight w:val="0"/>
                              <w:marTop w:val="0"/>
                              <w:marBottom w:val="0"/>
                              <w:divBdr>
                                <w:top w:val="single" w:sz="2" w:space="0" w:color="D9D9E3"/>
                                <w:left w:val="single" w:sz="2" w:space="0" w:color="D9D9E3"/>
                                <w:bottom w:val="single" w:sz="2" w:space="0" w:color="D9D9E3"/>
                                <w:right w:val="single" w:sz="2" w:space="0" w:color="D9D9E3"/>
                              </w:divBdr>
                              <w:divsChild>
                                <w:div w:id="2004045968">
                                  <w:marLeft w:val="0"/>
                                  <w:marRight w:val="0"/>
                                  <w:marTop w:val="0"/>
                                  <w:marBottom w:val="0"/>
                                  <w:divBdr>
                                    <w:top w:val="single" w:sz="2" w:space="0" w:color="D9D9E3"/>
                                    <w:left w:val="single" w:sz="2" w:space="0" w:color="D9D9E3"/>
                                    <w:bottom w:val="single" w:sz="2" w:space="0" w:color="D9D9E3"/>
                                    <w:right w:val="single" w:sz="2" w:space="0" w:color="D9D9E3"/>
                                  </w:divBdr>
                                  <w:divsChild>
                                    <w:div w:id="589774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70748618">
      <w:bodyDiv w:val="1"/>
      <w:marLeft w:val="0"/>
      <w:marRight w:val="0"/>
      <w:marTop w:val="0"/>
      <w:marBottom w:val="0"/>
      <w:divBdr>
        <w:top w:val="none" w:sz="0" w:space="0" w:color="auto"/>
        <w:left w:val="none" w:sz="0" w:space="0" w:color="auto"/>
        <w:bottom w:val="none" w:sz="0" w:space="0" w:color="auto"/>
        <w:right w:val="none" w:sz="0" w:space="0" w:color="auto"/>
      </w:divBdr>
    </w:div>
    <w:div w:id="276065315">
      <w:bodyDiv w:val="1"/>
      <w:marLeft w:val="0"/>
      <w:marRight w:val="0"/>
      <w:marTop w:val="0"/>
      <w:marBottom w:val="0"/>
      <w:divBdr>
        <w:top w:val="none" w:sz="0" w:space="0" w:color="auto"/>
        <w:left w:val="none" w:sz="0" w:space="0" w:color="auto"/>
        <w:bottom w:val="none" w:sz="0" w:space="0" w:color="auto"/>
        <w:right w:val="none" w:sz="0" w:space="0" w:color="auto"/>
      </w:divBdr>
    </w:div>
    <w:div w:id="283465724">
      <w:bodyDiv w:val="1"/>
      <w:marLeft w:val="0"/>
      <w:marRight w:val="0"/>
      <w:marTop w:val="0"/>
      <w:marBottom w:val="0"/>
      <w:divBdr>
        <w:top w:val="none" w:sz="0" w:space="0" w:color="auto"/>
        <w:left w:val="none" w:sz="0" w:space="0" w:color="auto"/>
        <w:bottom w:val="none" w:sz="0" w:space="0" w:color="auto"/>
        <w:right w:val="none" w:sz="0" w:space="0" w:color="auto"/>
      </w:divBdr>
    </w:div>
    <w:div w:id="284190797">
      <w:bodyDiv w:val="1"/>
      <w:marLeft w:val="0"/>
      <w:marRight w:val="0"/>
      <w:marTop w:val="0"/>
      <w:marBottom w:val="0"/>
      <w:divBdr>
        <w:top w:val="none" w:sz="0" w:space="0" w:color="auto"/>
        <w:left w:val="none" w:sz="0" w:space="0" w:color="auto"/>
        <w:bottom w:val="none" w:sz="0" w:space="0" w:color="auto"/>
        <w:right w:val="none" w:sz="0" w:space="0" w:color="auto"/>
      </w:divBdr>
    </w:div>
    <w:div w:id="284427022">
      <w:bodyDiv w:val="1"/>
      <w:marLeft w:val="0"/>
      <w:marRight w:val="0"/>
      <w:marTop w:val="0"/>
      <w:marBottom w:val="0"/>
      <w:divBdr>
        <w:top w:val="none" w:sz="0" w:space="0" w:color="auto"/>
        <w:left w:val="none" w:sz="0" w:space="0" w:color="auto"/>
        <w:bottom w:val="none" w:sz="0" w:space="0" w:color="auto"/>
        <w:right w:val="none" w:sz="0" w:space="0" w:color="auto"/>
      </w:divBdr>
    </w:div>
    <w:div w:id="293215330">
      <w:bodyDiv w:val="1"/>
      <w:marLeft w:val="0"/>
      <w:marRight w:val="0"/>
      <w:marTop w:val="0"/>
      <w:marBottom w:val="0"/>
      <w:divBdr>
        <w:top w:val="none" w:sz="0" w:space="0" w:color="auto"/>
        <w:left w:val="none" w:sz="0" w:space="0" w:color="auto"/>
        <w:bottom w:val="none" w:sz="0" w:space="0" w:color="auto"/>
        <w:right w:val="none" w:sz="0" w:space="0" w:color="auto"/>
      </w:divBdr>
    </w:div>
    <w:div w:id="304431132">
      <w:bodyDiv w:val="1"/>
      <w:marLeft w:val="0"/>
      <w:marRight w:val="0"/>
      <w:marTop w:val="0"/>
      <w:marBottom w:val="0"/>
      <w:divBdr>
        <w:top w:val="none" w:sz="0" w:space="0" w:color="auto"/>
        <w:left w:val="none" w:sz="0" w:space="0" w:color="auto"/>
        <w:bottom w:val="none" w:sz="0" w:space="0" w:color="auto"/>
        <w:right w:val="none" w:sz="0" w:space="0" w:color="auto"/>
      </w:divBdr>
    </w:div>
    <w:div w:id="311449351">
      <w:bodyDiv w:val="1"/>
      <w:marLeft w:val="0"/>
      <w:marRight w:val="0"/>
      <w:marTop w:val="0"/>
      <w:marBottom w:val="0"/>
      <w:divBdr>
        <w:top w:val="none" w:sz="0" w:space="0" w:color="auto"/>
        <w:left w:val="none" w:sz="0" w:space="0" w:color="auto"/>
        <w:bottom w:val="none" w:sz="0" w:space="0" w:color="auto"/>
        <w:right w:val="none" w:sz="0" w:space="0" w:color="auto"/>
      </w:divBdr>
    </w:div>
    <w:div w:id="312101590">
      <w:bodyDiv w:val="1"/>
      <w:marLeft w:val="0"/>
      <w:marRight w:val="0"/>
      <w:marTop w:val="0"/>
      <w:marBottom w:val="0"/>
      <w:divBdr>
        <w:top w:val="none" w:sz="0" w:space="0" w:color="auto"/>
        <w:left w:val="none" w:sz="0" w:space="0" w:color="auto"/>
        <w:bottom w:val="none" w:sz="0" w:space="0" w:color="auto"/>
        <w:right w:val="none" w:sz="0" w:space="0" w:color="auto"/>
      </w:divBdr>
    </w:div>
    <w:div w:id="327444588">
      <w:bodyDiv w:val="1"/>
      <w:marLeft w:val="0"/>
      <w:marRight w:val="0"/>
      <w:marTop w:val="0"/>
      <w:marBottom w:val="0"/>
      <w:divBdr>
        <w:top w:val="none" w:sz="0" w:space="0" w:color="auto"/>
        <w:left w:val="none" w:sz="0" w:space="0" w:color="auto"/>
        <w:bottom w:val="none" w:sz="0" w:space="0" w:color="auto"/>
        <w:right w:val="none" w:sz="0" w:space="0" w:color="auto"/>
      </w:divBdr>
    </w:div>
    <w:div w:id="333458499">
      <w:bodyDiv w:val="1"/>
      <w:marLeft w:val="0"/>
      <w:marRight w:val="0"/>
      <w:marTop w:val="0"/>
      <w:marBottom w:val="0"/>
      <w:divBdr>
        <w:top w:val="none" w:sz="0" w:space="0" w:color="auto"/>
        <w:left w:val="none" w:sz="0" w:space="0" w:color="auto"/>
        <w:bottom w:val="none" w:sz="0" w:space="0" w:color="auto"/>
        <w:right w:val="none" w:sz="0" w:space="0" w:color="auto"/>
      </w:divBdr>
      <w:divsChild>
        <w:div w:id="479617093">
          <w:marLeft w:val="0"/>
          <w:marRight w:val="0"/>
          <w:marTop w:val="0"/>
          <w:marBottom w:val="0"/>
          <w:divBdr>
            <w:top w:val="none" w:sz="0" w:space="0" w:color="auto"/>
            <w:left w:val="none" w:sz="0" w:space="0" w:color="auto"/>
            <w:bottom w:val="none" w:sz="0" w:space="0" w:color="auto"/>
            <w:right w:val="none" w:sz="0" w:space="0" w:color="auto"/>
          </w:divBdr>
          <w:divsChild>
            <w:div w:id="1447231792">
              <w:marLeft w:val="0"/>
              <w:marRight w:val="0"/>
              <w:marTop w:val="0"/>
              <w:marBottom w:val="0"/>
              <w:divBdr>
                <w:top w:val="none" w:sz="0" w:space="0" w:color="auto"/>
                <w:left w:val="none" w:sz="0" w:space="0" w:color="auto"/>
                <w:bottom w:val="none" w:sz="0" w:space="0" w:color="auto"/>
                <w:right w:val="none" w:sz="0" w:space="0" w:color="auto"/>
              </w:divBdr>
              <w:divsChild>
                <w:div w:id="229930802">
                  <w:marLeft w:val="0"/>
                  <w:marRight w:val="0"/>
                  <w:marTop w:val="0"/>
                  <w:marBottom w:val="0"/>
                  <w:divBdr>
                    <w:top w:val="none" w:sz="0" w:space="0" w:color="auto"/>
                    <w:left w:val="none" w:sz="0" w:space="0" w:color="auto"/>
                    <w:bottom w:val="none" w:sz="0" w:space="0" w:color="auto"/>
                    <w:right w:val="none" w:sz="0" w:space="0" w:color="auto"/>
                  </w:divBdr>
                  <w:divsChild>
                    <w:div w:id="1473446292">
                      <w:marLeft w:val="0"/>
                      <w:marRight w:val="0"/>
                      <w:marTop w:val="0"/>
                      <w:marBottom w:val="0"/>
                      <w:divBdr>
                        <w:top w:val="none" w:sz="0" w:space="0" w:color="auto"/>
                        <w:left w:val="none" w:sz="0" w:space="0" w:color="auto"/>
                        <w:bottom w:val="none" w:sz="0" w:space="0" w:color="auto"/>
                        <w:right w:val="none" w:sz="0" w:space="0" w:color="auto"/>
                      </w:divBdr>
                      <w:divsChild>
                        <w:div w:id="142625085">
                          <w:marLeft w:val="0"/>
                          <w:marRight w:val="0"/>
                          <w:marTop w:val="0"/>
                          <w:marBottom w:val="0"/>
                          <w:divBdr>
                            <w:top w:val="none" w:sz="0" w:space="0" w:color="auto"/>
                            <w:left w:val="none" w:sz="0" w:space="0" w:color="auto"/>
                            <w:bottom w:val="none" w:sz="0" w:space="0" w:color="auto"/>
                            <w:right w:val="none" w:sz="0" w:space="0" w:color="auto"/>
                          </w:divBdr>
                          <w:divsChild>
                            <w:div w:id="984430833">
                              <w:marLeft w:val="0"/>
                              <w:marRight w:val="0"/>
                              <w:marTop w:val="0"/>
                              <w:marBottom w:val="0"/>
                              <w:divBdr>
                                <w:top w:val="none" w:sz="0" w:space="0" w:color="auto"/>
                                <w:left w:val="none" w:sz="0" w:space="0" w:color="auto"/>
                                <w:bottom w:val="none" w:sz="0" w:space="0" w:color="auto"/>
                                <w:right w:val="none" w:sz="0" w:space="0" w:color="auto"/>
                              </w:divBdr>
                              <w:divsChild>
                                <w:div w:id="2039424728">
                                  <w:marLeft w:val="0"/>
                                  <w:marRight w:val="0"/>
                                  <w:marTop w:val="0"/>
                                  <w:marBottom w:val="0"/>
                                  <w:divBdr>
                                    <w:top w:val="none" w:sz="0" w:space="0" w:color="auto"/>
                                    <w:left w:val="none" w:sz="0" w:space="0" w:color="auto"/>
                                    <w:bottom w:val="none" w:sz="0" w:space="0" w:color="auto"/>
                                    <w:right w:val="none" w:sz="0" w:space="0" w:color="auto"/>
                                  </w:divBdr>
                                  <w:divsChild>
                                    <w:div w:id="1038894088">
                                      <w:marLeft w:val="0"/>
                                      <w:marRight w:val="0"/>
                                      <w:marTop w:val="0"/>
                                      <w:marBottom w:val="0"/>
                                      <w:divBdr>
                                        <w:top w:val="none" w:sz="0" w:space="0" w:color="auto"/>
                                        <w:left w:val="none" w:sz="0" w:space="0" w:color="auto"/>
                                        <w:bottom w:val="none" w:sz="0" w:space="0" w:color="auto"/>
                                        <w:right w:val="none" w:sz="0" w:space="0" w:color="auto"/>
                                      </w:divBdr>
                                      <w:divsChild>
                                        <w:div w:id="13057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3673398">
      <w:bodyDiv w:val="1"/>
      <w:marLeft w:val="0"/>
      <w:marRight w:val="0"/>
      <w:marTop w:val="0"/>
      <w:marBottom w:val="0"/>
      <w:divBdr>
        <w:top w:val="none" w:sz="0" w:space="0" w:color="auto"/>
        <w:left w:val="none" w:sz="0" w:space="0" w:color="auto"/>
        <w:bottom w:val="none" w:sz="0" w:space="0" w:color="auto"/>
        <w:right w:val="none" w:sz="0" w:space="0" w:color="auto"/>
      </w:divBdr>
    </w:div>
    <w:div w:id="349576520">
      <w:bodyDiv w:val="1"/>
      <w:marLeft w:val="0"/>
      <w:marRight w:val="0"/>
      <w:marTop w:val="0"/>
      <w:marBottom w:val="0"/>
      <w:divBdr>
        <w:top w:val="none" w:sz="0" w:space="0" w:color="auto"/>
        <w:left w:val="none" w:sz="0" w:space="0" w:color="auto"/>
        <w:bottom w:val="none" w:sz="0" w:space="0" w:color="auto"/>
        <w:right w:val="none" w:sz="0" w:space="0" w:color="auto"/>
      </w:divBdr>
    </w:div>
    <w:div w:id="355086169">
      <w:bodyDiv w:val="1"/>
      <w:marLeft w:val="0"/>
      <w:marRight w:val="0"/>
      <w:marTop w:val="0"/>
      <w:marBottom w:val="0"/>
      <w:divBdr>
        <w:top w:val="none" w:sz="0" w:space="0" w:color="auto"/>
        <w:left w:val="none" w:sz="0" w:space="0" w:color="auto"/>
        <w:bottom w:val="none" w:sz="0" w:space="0" w:color="auto"/>
        <w:right w:val="none" w:sz="0" w:space="0" w:color="auto"/>
      </w:divBdr>
    </w:div>
    <w:div w:id="364213842">
      <w:bodyDiv w:val="1"/>
      <w:marLeft w:val="0"/>
      <w:marRight w:val="0"/>
      <w:marTop w:val="0"/>
      <w:marBottom w:val="0"/>
      <w:divBdr>
        <w:top w:val="none" w:sz="0" w:space="0" w:color="auto"/>
        <w:left w:val="none" w:sz="0" w:space="0" w:color="auto"/>
        <w:bottom w:val="none" w:sz="0" w:space="0" w:color="auto"/>
        <w:right w:val="none" w:sz="0" w:space="0" w:color="auto"/>
      </w:divBdr>
      <w:divsChild>
        <w:div w:id="8722564">
          <w:marLeft w:val="720"/>
          <w:marRight w:val="0"/>
          <w:marTop w:val="0"/>
          <w:marBottom w:val="0"/>
          <w:divBdr>
            <w:top w:val="none" w:sz="0" w:space="0" w:color="auto"/>
            <w:left w:val="none" w:sz="0" w:space="0" w:color="auto"/>
            <w:bottom w:val="none" w:sz="0" w:space="0" w:color="auto"/>
            <w:right w:val="none" w:sz="0" w:space="0" w:color="auto"/>
          </w:divBdr>
        </w:div>
        <w:div w:id="1181159337">
          <w:marLeft w:val="720"/>
          <w:marRight w:val="0"/>
          <w:marTop w:val="0"/>
          <w:marBottom w:val="0"/>
          <w:divBdr>
            <w:top w:val="none" w:sz="0" w:space="0" w:color="auto"/>
            <w:left w:val="none" w:sz="0" w:space="0" w:color="auto"/>
            <w:bottom w:val="none" w:sz="0" w:space="0" w:color="auto"/>
            <w:right w:val="none" w:sz="0" w:space="0" w:color="auto"/>
          </w:divBdr>
        </w:div>
      </w:divsChild>
    </w:div>
    <w:div w:id="372312292">
      <w:bodyDiv w:val="1"/>
      <w:marLeft w:val="0"/>
      <w:marRight w:val="0"/>
      <w:marTop w:val="0"/>
      <w:marBottom w:val="0"/>
      <w:divBdr>
        <w:top w:val="none" w:sz="0" w:space="0" w:color="auto"/>
        <w:left w:val="none" w:sz="0" w:space="0" w:color="auto"/>
        <w:bottom w:val="none" w:sz="0" w:space="0" w:color="auto"/>
        <w:right w:val="none" w:sz="0" w:space="0" w:color="auto"/>
      </w:divBdr>
    </w:div>
    <w:div w:id="380442955">
      <w:bodyDiv w:val="1"/>
      <w:marLeft w:val="0"/>
      <w:marRight w:val="0"/>
      <w:marTop w:val="0"/>
      <w:marBottom w:val="0"/>
      <w:divBdr>
        <w:top w:val="none" w:sz="0" w:space="0" w:color="auto"/>
        <w:left w:val="none" w:sz="0" w:space="0" w:color="auto"/>
        <w:bottom w:val="none" w:sz="0" w:space="0" w:color="auto"/>
        <w:right w:val="none" w:sz="0" w:space="0" w:color="auto"/>
      </w:divBdr>
    </w:div>
    <w:div w:id="423651824">
      <w:bodyDiv w:val="1"/>
      <w:marLeft w:val="0"/>
      <w:marRight w:val="0"/>
      <w:marTop w:val="0"/>
      <w:marBottom w:val="0"/>
      <w:divBdr>
        <w:top w:val="none" w:sz="0" w:space="0" w:color="auto"/>
        <w:left w:val="none" w:sz="0" w:space="0" w:color="auto"/>
        <w:bottom w:val="none" w:sz="0" w:space="0" w:color="auto"/>
        <w:right w:val="none" w:sz="0" w:space="0" w:color="auto"/>
      </w:divBdr>
    </w:div>
    <w:div w:id="427654536">
      <w:bodyDiv w:val="1"/>
      <w:marLeft w:val="0"/>
      <w:marRight w:val="0"/>
      <w:marTop w:val="0"/>
      <w:marBottom w:val="0"/>
      <w:divBdr>
        <w:top w:val="none" w:sz="0" w:space="0" w:color="auto"/>
        <w:left w:val="none" w:sz="0" w:space="0" w:color="auto"/>
        <w:bottom w:val="none" w:sz="0" w:space="0" w:color="auto"/>
        <w:right w:val="none" w:sz="0" w:space="0" w:color="auto"/>
      </w:divBdr>
    </w:div>
    <w:div w:id="435104308">
      <w:bodyDiv w:val="1"/>
      <w:marLeft w:val="0"/>
      <w:marRight w:val="0"/>
      <w:marTop w:val="0"/>
      <w:marBottom w:val="0"/>
      <w:divBdr>
        <w:top w:val="none" w:sz="0" w:space="0" w:color="auto"/>
        <w:left w:val="none" w:sz="0" w:space="0" w:color="auto"/>
        <w:bottom w:val="none" w:sz="0" w:space="0" w:color="auto"/>
        <w:right w:val="none" w:sz="0" w:space="0" w:color="auto"/>
      </w:divBdr>
    </w:div>
    <w:div w:id="439685724">
      <w:bodyDiv w:val="1"/>
      <w:marLeft w:val="0"/>
      <w:marRight w:val="0"/>
      <w:marTop w:val="0"/>
      <w:marBottom w:val="0"/>
      <w:divBdr>
        <w:top w:val="none" w:sz="0" w:space="0" w:color="auto"/>
        <w:left w:val="none" w:sz="0" w:space="0" w:color="auto"/>
        <w:bottom w:val="none" w:sz="0" w:space="0" w:color="auto"/>
        <w:right w:val="none" w:sz="0" w:space="0" w:color="auto"/>
      </w:divBdr>
    </w:div>
    <w:div w:id="458694666">
      <w:bodyDiv w:val="1"/>
      <w:marLeft w:val="0"/>
      <w:marRight w:val="0"/>
      <w:marTop w:val="0"/>
      <w:marBottom w:val="0"/>
      <w:divBdr>
        <w:top w:val="none" w:sz="0" w:space="0" w:color="auto"/>
        <w:left w:val="none" w:sz="0" w:space="0" w:color="auto"/>
        <w:bottom w:val="none" w:sz="0" w:space="0" w:color="auto"/>
        <w:right w:val="none" w:sz="0" w:space="0" w:color="auto"/>
      </w:divBdr>
    </w:div>
    <w:div w:id="476607809">
      <w:bodyDiv w:val="1"/>
      <w:marLeft w:val="0"/>
      <w:marRight w:val="0"/>
      <w:marTop w:val="0"/>
      <w:marBottom w:val="0"/>
      <w:divBdr>
        <w:top w:val="none" w:sz="0" w:space="0" w:color="auto"/>
        <w:left w:val="none" w:sz="0" w:space="0" w:color="auto"/>
        <w:bottom w:val="none" w:sz="0" w:space="0" w:color="auto"/>
        <w:right w:val="none" w:sz="0" w:space="0" w:color="auto"/>
      </w:divBdr>
      <w:divsChild>
        <w:div w:id="587815619">
          <w:marLeft w:val="0"/>
          <w:marRight w:val="0"/>
          <w:marTop w:val="0"/>
          <w:marBottom w:val="0"/>
          <w:divBdr>
            <w:top w:val="none" w:sz="0" w:space="0" w:color="auto"/>
            <w:left w:val="none" w:sz="0" w:space="0" w:color="auto"/>
            <w:bottom w:val="none" w:sz="0" w:space="0" w:color="auto"/>
            <w:right w:val="none" w:sz="0" w:space="0" w:color="auto"/>
          </w:divBdr>
          <w:divsChild>
            <w:div w:id="120997720">
              <w:marLeft w:val="0"/>
              <w:marRight w:val="0"/>
              <w:marTop w:val="0"/>
              <w:marBottom w:val="0"/>
              <w:divBdr>
                <w:top w:val="none" w:sz="0" w:space="0" w:color="auto"/>
                <w:left w:val="none" w:sz="0" w:space="0" w:color="auto"/>
                <w:bottom w:val="none" w:sz="0" w:space="0" w:color="auto"/>
                <w:right w:val="none" w:sz="0" w:space="0" w:color="auto"/>
              </w:divBdr>
              <w:divsChild>
                <w:div w:id="1220170421">
                  <w:marLeft w:val="0"/>
                  <w:marRight w:val="0"/>
                  <w:marTop w:val="0"/>
                  <w:marBottom w:val="0"/>
                  <w:divBdr>
                    <w:top w:val="none" w:sz="0" w:space="0" w:color="auto"/>
                    <w:left w:val="none" w:sz="0" w:space="0" w:color="auto"/>
                    <w:bottom w:val="none" w:sz="0" w:space="0" w:color="auto"/>
                    <w:right w:val="none" w:sz="0" w:space="0" w:color="auto"/>
                  </w:divBdr>
                  <w:divsChild>
                    <w:div w:id="1152261157">
                      <w:marLeft w:val="2325"/>
                      <w:marRight w:val="0"/>
                      <w:marTop w:val="0"/>
                      <w:marBottom w:val="0"/>
                      <w:divBdr>
                        <w:top w:val="none" w:sz="0" w:space="0" w:color="auto"/>
                        <w:left w:val="none" w:sz="0" w:space="0" w:color="auto"/>
                        <w:bottom w:val="none" w:sz="0" w:space="0" w:color="auto"/>
                        <w:right w:val="none" w:sz="0" w:space="0" w:color="auto"/>
                      </w:divBdr>
                      <w:divsChild>
                        <w:div w:id="2060741705">
                          <w:marLeft w:val="0"/>
                          <w:marRight w:val="0"/>
                          <w:marTop w:val="0"/>
                          <w:marBottom w:val="0"/>
                          <w:divBdr>
                            <w:top w:val="none" w:sz="0" w:space="0" w:color="auto"/>
                            <w:left w:val="none" w:sz="0" w:space="0" w:color="auto"/>
                            <w:bottom w:val="none" w:sz="0" w:space="0" w:color="auto"/>
                            <w:right w:val="none" w:sz="0" w:space="0" w:color="auto"/>
                          </w:divBdr>
                          <w:divsChild>
                            <w:div w:id="1123840902">
                              <w:marLeft w:val="0"/>
                              <w:marRight w:val="0"/>
                              <w:marTop w:val="0"/>
                              <w:marBottom w:val="0"/>
                              <w:divBdr>
                                <w:top w:val="none" w:sz="0" w:space="0" w:color="auto"/>
                                <w:left w:val="none" w:sz="0" w:space="0" w:color="auto"/>
                                <w:bottom w:val="none" w:sz="0" w:space="0" w:color="auto"/>
                                <w:right w:val="none" w:sz="0" w:space="0" w:color="auto"/>
                              </w:divBdr>
                              <w:divsChild>
                                <w:div w:id="1954285680">
                                  <w:marLeft w:val="0"/>
                                  <w:marRight w:val="0"/>
                                  <w:marTop w:val="0"/>
                                  <w:marBottom w:val="0"/>
                                  <w:divBdr>
                                    <w:top w:val="none" w:sz="0" w:space="0" w:color="auto"/>
                                    <w:left w:val="none" w:sz="0" w:space="0" w:color="auto"/>
                                    <w:bottom w:val="none" w:sz="0" w:space="0" w:color="auto"/>
                                    <w:right w:val="none" w:sz="0" w:space="0" w:color="auto"/>
                                  </w:divBdr>
                                  <w:divsChild>
                                    <w:div w:id="268435539">
                                      <w:marLeft w:val="0"/>
                                      <w:marRight w:val="0"/>
                                      <w:marTop w:val="0"/>
                                      <w:marBottom w:val="0"/>
                                      <w:divBdr>
                                        <w:top w:val="none" w:sz="0" w:space="0" w:color="auto"/>
                                        <w:left w:val="none" w:sz="0" w:space="0" w:color="auto"/>
                                        <w:bottom w:val="none" w:sz="0" w:space="0" w:color="auto"/>
                                        <w:right w:val="none" w:sz="0" w:space="0" w:color="auto"/>
                                      </w:divBdr>
                                      <w:divsChild>
                                        <w:div w:id="954366371">
                                          <w:marLeft w:val="0"/>
                                          <w:marRight w:val="0"/>
                                          <w:marTop w:val="0"/>
                                          <w:marBottom w:val="0"/>
                                          <w:divBdr>
                                            <w:top w:val="none" w:sz="0" w:space="0" w:color="auto"/>
                                            <w:left w:val="none" w:sz="0" w:space="0" w:color="auto"/>
                                            <w:bottom w:val="none" w:sz="0" w:space="0" w:color="auto"/>
                                            <w:right w:val="none" w:sz="0" w:space="0" w:color="auto"/>
                                          </w:divBdr>
                                          <w:divsChild>
                                            <w:div w:id="1111781842">
                                              <w:marLeft w:val="0"/>
                                              <w:marRight w:val="0"/>
                                              <w:marTop w:val="0"/>
                                              <w:marBottom w:val="0"/>
                                              <w:divBdr>
                                                <w:top w:val="none" w:sz="0" w:space="0" w:color="auto"/>
                                                <w:left w:val="none" w:sz="0" w:space="0" w:color="auto"/>
                                                <w:bottom w:val="none" w:sz="0" w:space="0" w:color="auto"/>
                                                <w:right w:val="none" w:sz="0" w:space="0" w:color="auto"/>
                                              </w:divBdr>
                                              <w:divsChild>
                                                <w:div w:id="484858101">
                                                  <w:marLeft w:val="0"/>
                                                  <w:marRight w:val="0"/>
                                                  <w:marTop w:val="0"/>
                                                  <w:marBottom w:val="0"/>
                                                  <w:divBdr>
                                                    <w:top w:val="none" w:sz="0" w:space="0" w:color="auto"/>
                                                    <w:left w:val="none" w:sz="0" w:space="0" w:color="auto"/>
                                                    <w:bottom w:val="none" w:sz="0" w:space="0" w:color="auto"/>
                                                    <w:right w:val="none" w:sz="0" w:space="0" w:color="auto"/>
                                                  </w:divBdr>
                                                  <w:divsChild>
                                                    <w:div w:id="1366056233">
                                                      <w:marLeft w:val="0"/>
                                                      <w:marRight w:val="0"/>
                                                      <w:marTop w:val="0"/>
                                                      <w:marBottom w:val="0"/>
                                                      <w:divBdr>
                                                        <w:top w:val="none" w:sz="0" w:space="0" w:color="auto"/>
                                                        <w:left w:val="none" w:sz="0" w:space="0" w:color="auto"/>
                                                        <w:bottom w:val="none" w:sz="0" w:space="0" w:color="auto"/>
                                                        <w:right w:val="none" w:sz="0" w:space="0" w:color="auto"/>
                                                      </w:divBdr>
                                                      <w:divsChild>
                                                        <w:div w:id="522524435">
                                                          <w:marLeft w:val="15"/>
                                                          <w:marRight w:val="15"/>
                                                          <w:marTop w:val="15"/>
                                                          <w:marBottom w:val="15"/>
                                                          <w:divBdr>
                                                            <w:top w:val="none" w:sz="0" w:space="0" w:color="auto"/>
                                                            <w:left w:val="none" w:sz="0" w:space="0" w:color="auto"/>
                                                            <w:bottom w:val="none" w:sz="0" w:space="0" w:color="auto"/>
                                                            <w:right w:val="none" w:sz="0" w:space="0" w:color="auto"/>
                                                          </w:divBdr>
                                                          <w:divsChild>
                                                            <w:div w:id="1975716431">
                                                              <w:marLeft w:val="0"/>
                                                              <w:marRight w:val="0"/>
                                                              <w:marTop w:val="0"/>
                                                              <w:marBottom w:val="0"/>
                                                              <w:divBdr>
                                                                <w:top w:val="none" w:sz="0" w:space="0" w:color="auto"/>
                                                                <w:left w:val="none" w:sz="0" w:space="0" w:color="auto"/>
                                                                <w:bottom w:val="none" w:sz="0" w:space="0" w:color="auto"/>
                                                                <w:right w:val="none" w:sz="0" w:space="0" w:color="auto"/>
                                                              </w:divBdr>
                                                              <w:divsChild>
                                                                <w:div w:id="1930775267">
                                                                  <w:marLeft w:val="0"/>
                                                                  <w:marRight w:val="0"/>
                                                                  <w:marTop w:val="0"/>
                                                                  <w:marBottom w:val="0"/>
                                                                  <w:divBdr>
                                                                    <w:top w:val="none" w:sz="0" w:space="0" w:color="auto"/>
                                                                    <w:left w:val="none" w:sz="0" w:space="0" w:color="auto"/>
                                                                    <w:bottom w:val="none" w:sz="0" w:space="0" w:color="auto"/>
                                                                    <w:right w:val="none" w:sz="0" w:space="0" w:color="auto"/>
                                                                  </w:divBdr>
                                                                  <w:divsChild>
                                                                    <w:div w:id="1320576440">
                                                                      <w:marLeft w:val="75"/>
                                                                      <w:marRight w:val="75"/>
                                                                      <w:marTop w:val="0"/>
                                                                      <w:marBottom w:val="0"/>
                                                                      <w:divBdr>
                                                                        <w:top w:val="none" w:sz="0" w:space="0" w:color="auto"/>
                                                                        <w:left w:val="none" w:sz="0" w:space="0" w:color="auto"/>
                                                                        <w:bottom w:val="none" w:sz="0" w:space="0" w:color="auto"/>
                                                                        <w:right w:val="none" w:sz="0" w:space="0" w:color="auto"/>
                                                                      </w:divBdr>
                                                                      <w:divsChild>
                                                                        <w:div w:id="11077978">
                                                                          <w:marLeft w:val="0"/>
                                                                          <w:marRight w:val="0"/>
                                                                          <w:marTop w:val="0"/>
                                                                          <w:marBottom w:val="0"/>
                                                                          <w:divBdr>
                                                                            <w:top w:val="none" w:sz="0" w:space="0" w:color="auto"/>
                                                                            <w:left w:val="none" w:sz="0" w:space="0" w:color="auto"/>
                                                                            <w:bottom w:val="none" w:sz="0" w:space="0" w:color="auto"/>
                                                                            <w:right w:val="none" w:sz="0" w:space="0" w:color="auto"/>
                                                                          </w:divBdr>
                                                                          <w:divsChild>
                                                                            <w:div w:id="1118180010">
                                                                              <w:marLeft w:val="0"/>
                                                                              <w:marRight w:val="0"/>
                                                                              <w:marTop w:val="0"/>
                                                                              <w:marBottom w:val="0"/>
                                                                              <w:divBdr>
                                                                                <w:top w:val="none" w:sz="0" w:space="0" w:color="auto"/>
                                                                                <w:left w:val="none" w:sz="0" w:space="0" w:color="auto"/>
                                                                                <w:bottom w:val="none" w:sz="0" w:space="0" w:color="auto"/>
                                                                                <w:right w:val="none" w:sz="0" w:space="0" w:color="auto"/>
                                                                              </w:divBdr>
                                                                              <w:divsChild>
                                                                                <w:div w:id="548152067">
                                                                                  <w:marLeft w:val="0"/>
                                                                                  <w:marRight w:val="0"/>
                                                                                  <w:marTop w:val="0"/>
                                                                                  <w:marBottom w:val="0"/>
                                                                                  <w:divBdr>
                                                                                    <w:top w:val="none" w:sz="0" w:space="0" w:color="auto"/>
                                                                                    <w:left w:val="none" w:sz="0" w:space="0" w:color="auto"/>
                                                                                    <w:bottom w:val="none" w:sz="0" w:space="0" w:color="auto"/>
                                                                                    <w:right w:val="none" w:sz="0" w:space="0" w:color="auto"/>
                                                                                  </w:divBdr>
                                                                                </w:div>
                                                                                <w:div w:id="698705979">
                                                                                  <w:marLeft w:val="0"/>
                                                                                  <w:marRight w:val="0"/>
                                                                                  <w:marTop w:val="0"/>
                                                                                  <w:marBottom w:val="0"/>
                                                                                  <w:divBdr>
                                                                                    <w:top w:val="none" w:sz="0" w:space="0" w:color="auto"/>
                                                                                    <w:left w:val="none" w:sz="0" w:space="0" w:color="auto"/>
                                                                                    <w:bottom w:val="none" w:sz="0" w:space="0" w:color="auto"/>
                                                                                    <w:right w:val="none" w:sz="0" w:space="0" w:color="auto"/>
                                                                                  </w:divBdr>
                                                                                </w:div>
                                                                                <w:div w:id="1151404949">
                                                                                  <w:marLeft w:val="0"/>
                                                                                  <w:marRight w:val="0"/>
                                                                                  <w:marTop w:val="0"/>
                                                                                  <w:marBottom w:val="0"/>
                                                                                  <w:divBdr>
                                                                                    <w:top w:val="none" w:sz="0" w:space="0" w:color="auto"/>
                                                                                    <w:left w:val="none" w:sz="0" w:space="0" w:color="auto"/>
                                                                                    <w:bottom w:val="none" w:sz="0" w:space="0" w:color="auto"/>
                                                                                    <w:right w:val="none" w:sz="0" w:space="0" w:color="auto"/>
                                                                                  </w:divBdr>
                                                                                </w:div>
                                                                                <w:div w:id="1170832436">
                                                                                  <w:marLeft w:val="0"/>
                                                                                  <w:marRight w:val="0"/>
                                                                                  <w:marTop w:val="0"/>
                                                                                  <w:marBottom w:val="0"/>
                                                                                  <w:divBdr>
                                                                                    <w:top w:val="none" w:sz="0" w:space="0" w:color="auto"/>
                                                                                    <w:left w:val="none" w:sz="0" w:space="0" w:color="auto"/>
                                                                                    <w:bottom w:val="none" w:sz="0" w:space="0" w:color="auto"/>
                                                                                    <w:right w:val="none" w:sz="0" w:space="0" w:color="auto"/>
                                                                                  </w:divBdr>
                                                                                </w:div>
                                                                                <w:div w:id="1498766614">
                                                                                  <w:marLeft w:val="0"/>
                                                                                  <w:marRight w:val="0"/>
                                                                                  <w:marTop w:val="0"/>
                                                                                  <w:marBottom w:val="0"/>
                                                                                  <w:divBdr>
                                                                                    <w:top w:val="none" w:sz="0" w:space="0" w:color="auto"/>
                                                                                    <w:left w:val="none" w:sz="0" w:space="0" w:color="auto"/>
                                                                                    <w:bottom w:val="none" w:sz="0" w:space="0" w:color="auto"/>
                                                                                    <w:right w:val="none" w:sz="0" w:space="0" w:color="auto"/>
                                                                                  </w:divBdr>
                                                                                </w:div>
                                                                                <w:div w:id="1878732895">
                                                                                  <w:marLeft w:val="0"/>
                                                                                  <w:marRight w:val="0"/>
                                                                                  <w:marTop w:val="0"/>
                                                                                  <w:marBottom w:val="0"/>
                                                                                  <w:divBdr>
                                                                                    <w:top w:val="none" w:sz="0" w:space="0" w:color="auto"/>
                                                                                    <w:left w:val="none" w:sz="0" w:space="0" w:color="auto"/>
                                                                                    <w:bottom w:val="none" w:sz="0" w:space="0" w:color="auto"/>
                                                                                    <w:right w:val="none" w:sz="0" w:space="0" w:color="auto"/>
                                                                                  </w:divBdr>
                                                                                </w:div>
                                                                                <w:div w:id="20596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7688">
                                                                          <w:marLeft w:val="0"/>
                                                                          <w:marRight w:val="0"/>
                                                                          <w:marTop w:val="0"/>
                                                                          <w:marBottom w:val="0"/>
                                                                          <w:divBdr>
                                                                            <w:top w:val="none" w:sz="0" w:space="0" w:color="auto"/>
                                                                            <w:left w:val="none" w:sz="0" w:space="0" w:color="auto"/>
                                                                            <w:bottom w:val="none" w:sz="0" w:space="0" w:color="auto"/>
                                                                            <w:right w:val="none" w:sz="0" w:space="0" w:color="auto"/>
                                                                          </w:divBdr>
                                                                        </w:div>
                                                                        <w:div w:id="1670980882">
                                                                          <w:marLeft w:val="0"/>
                                                                          <w:marRight w:val="0"/>
                                                                          <w:marTop w:val="0"/>
                                                                          <w:marBottom w:val="0"/>
                                                                          <w:divBdr>
                                                                            <w:top w:val="none" w:sz="0" w:space="0" w:color="auto"/>
                                                                            <w:left w:val="none" w:sz="0" w:space="0" w:color="auto"/>
                                                                            <w:bottom w:val="none" w:sz="0" w:space="0" w:color="auto"/>
                                                                            <w:right w:val="none" w:sz="0" w:space="0" w:color="auto"/>
                                                                          </w:divBdr>
                                                                          <w:divsChild>
                                                                            <w:div w:id="1694381793">
                                                                              <w:marLeft w:val="0"/>
                                                                              <w:marRight w:val="0"/>
                                                                              <w:marTop w:val="0"/>
                                                                              <w:marBottom w:val="0"/>
                                                                              <w:divBdr>
                                                                                <w:top w:val="none" w:sz="0" w:space="0" w:color="auto"/>
                                                                                <w:left w:val="none" w:sz="0" w:space="0" w:color="auto"/>
                                                                                <w:bottom w:val="none" w:sz="0" w:space="0" w:color="auto"/>
                                                                                <w:right w:val="none" w:sz="0" w:space="0" w:color="auto"/>
                                                                              </w:divBdr>
                                                                              <w:divsChild>
                                                                                <w:div w:id="1629120945">
                                                                                  <w:marLeft w:val="0"/>
                                                                                  <w:marRight w:val="0"/>
                                                                                  <w:marTop w:val="0"/>
                                                                                  <w:marBottom w:val="0"/>
                                                                                  <w:divBdr>
                                                                                    <w:top w:val="none" w:sz="0" w:space="0" w:color="auto"/>
                                                                                    <w:left w:val="none" w:sz="0" w:space="0" w:color="auto"/>
                                                                                    <w:bottom w:val="none" w:sz="0" w:space="0" w:color="auto"/>
                                                                                    <w:right w:val="none" w:sz="0" w:space="0" w:color="auto"/>
                                                                                  </w:divBdr>
                                                                                  <w:divsChild>
                                                                                    <w:div w:id="19658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695310">
      <w:bodyDiv w:val="1"/>
      <w:marLeft w:val="0"/>
      <w:marRight w:val="0"/>
      <w:marTop w:val="0"/>
      <w:marBottom w:val="0"/>
      <w:divBdr>
        <w:top w:val="none" w:sz="0" w:space="0" w:color="auto"/>
        <w:left w:val="none" w:sz="0" w:space="0" w:color="auto"/>
        <w:bottom w:val="none" w:sz="0" w:space="0" w:color="auto"/>
        <w:right w:val="none" w:sz="0" w:space="0" w:color="auto"/>
      </w:divBdr>
    </w:div>
    <w:div w:id="481696499">
      <w:bodyDiv w:val="1"/>
      <w:marLeft w:val="0"/>
      <w:marRight w:val="0"/>
      <w:marTop w:val="0"/>
      <w:marBottom w:val="0"/>
      <w:divBdr>
        <w:top w:val="none" w:sz="0" w:space="0" w:color="auto"/>
        <w:left w:val="none" w:sz="0" w:space="0" w:color="auto"/>
        <w:bottom w:val="none" w:sz="0" w:space="0" w:color="auto"/>
        <w:right w:val="none" w:sz="0" w:space="0" w:color="auto"/>
      </w:divBdr>
    </w:div>
    <w:div w:id="494951614">
      <w:bodyDiv w:val="1"/>
      <w:marLeft w:val="0"/>
      <w:marRight w:val="0"/>
      <w:marTop w:val="0"/>
      <w:marBottom w:val="0"/>
      <w:divBdr>
        <w:top w:val="none" w:sz="0" w:space="0" w:color="auto"/>
        <w:left w:val="none" w:sz="0" w:space="0" w:color="auto"/>
        <w:bottom w:val="none" w:sz="0" w:space="0" w:color="auto"/>
        <w:right w:val="none" w:sz="0" w:space="0" w:color="auto"/>
      </w:divBdr>
    </w:div>
    <w:div w:id="495926113">
      <w:bodyDiv w:val="1"/>
      <w:marLeft w:val="0"/>
      <w:marRight w:val="0"/>
      <w:marTop w:val="0"/>
      <w:marBottom w:val="0"/>
      <w:divBdr>
        <w:top w:val="none" w:sz="0" w:space="0" w:color="auto"/>
        <w:left w:val="none" w:sz="0" w:space="0" w:color="auto"/>
        <w:bottom w:val="none" w:sz="0" w:space="0" w:color="auto"/>
        <w:right w:val="none" w:sz="0" w:space="0" w:color="auto"/>
      </w:divBdr>
    </w:div>
    <w:div w:id="496194033">
      <w:bodyDiv w:val="1"/>
      <w:marLeft w:val="0"/>
      <w:marRight w:val="0"/>
      <w:marTop w:val="0"/>
      <w:marBottom w:val="0"/>
      <w:divBdr>
        <w:top w:val="none" w:sz="0" w:space="0" w:color="auto"/>
        <w:left w:val="none" w:sz="0" w:space="0" w:color="auto"/>
        <w:bottom w:val="none" w:sz="0" w:space="0" w:color="auto"/>
        <w:right w:val="none" w:sz="0" w:space="0" w:color="auto"/>
      </w:divBdr>
      <w:divsChild>
        <w:div w:id="49774498">
          <w:marLeft w:val="0"/>
          <w:marRight w:val="0"/>
          <w:marTop w:val="0"/>
          <w:marBottom w:val="0"/>
          <w:divBdr>
            <w:top w:val="single" w:sz="2" w:space="0" w:color="auto"/>
            <w:left w:val="single" w:sz="2" w:space="0" w:color="auto"/>
            <w:bottom w:val="single" w:sz="6" w:space="0" w:color="auto"/>
            <w:right w:val="single" w:sz="2" w:space="0" w:color="auto"/>
          </w:divBdr>
          <w:divsChild>
            <w:div w:id="7629980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9006641">
                  <w:marLeft w:val="0"/>
                  <w:marRight w:val="0"/>
                  <w:marTop w:val="0"/>
                  <w:marBottom w:val="0"/>
                  <w:divBdr>
                    <w:top w:val="single" w:sz="2" w:space="0" w:color="D9D9E3"/>
                    <w:left w:val="single" w:sz="2" w:space="0" w:color="D9D9E3"/>
                    <w:bottom w:val="single" w:sz="2" w:space="0" w:color="D9D9E3"/>
                    <w:right w:val="single" w:sz="2" w:space="0" w:color="D9D9E3"/>
                  </w:divBdr>
                  <w:divsChild>
                    <w:div w:id="491727277">
                      <w:marLeft w:val="0"/>
                      <w:marRight w:val="0"/>
                      <w:marTop w:val="0"/>
                      <w:marBottom w:val="0"/>
                      <w:divBdr>
                        <w:top w:val="single" w:sz="2" w:space="0" w:color="D9D9E3"/>
                        <w:left w:val="single" w:sz="2" w:space="0" w:color="D9D9E3"/>
                        <w:bottom w:val="single" w:sz="2" w:space="0" w:color="D9D9E3"/>
                        <w:right w:val="single" w:sz="2" w:space="0" w:color="D9D9E3"/>
                      </w:divBdr>
                      <w:divsChild>
                        <w:div w:id="1971090414">
                          <w:marLeft w:val="0"/>
                          <w:marRight w:val="0"/>
                          <w:marTop w:val="0"/>
                          <w:marBottom w:val="0"/>
                          <w:divBdr>
                            <w:top w:val="single" w:sz="2" w:space="0" w:color="D9D9E3"/>
                            <w:left w:val="single" w:sz="2" w:space="0" w:color="D9D9E3"/>
                            <w:bottom w:val="single" w:sz="2" w:space="0" w:color="D9D9E3"/>
                            <w:right w:val="single" w:sz="2" w:space="0" w:color="D9D9E3"/>
                          </w:divBdr>
                          <w:divsChild>
                            <w:div w:id="100073889">
                              <w:marLeft w:val="0"/>
                              <w:marRight w:val="0"/>
                              <w:marTop w:val="0"/>
                              <w:marBottom w:val="0"/>
                              <w:divBdr>
                                <w:top w:val="single" w:sz="2" w:space="0" w:color="D9D9E3"/>
                                <w:left w:val="single" w:sz="2" w:space="0" w:color="D9D9E3"/>
                                <w:bottom w:val="single" w:sz="2" w:space="0" w:color="D9D9E3"/>
                                <w:right w:val="single" w:sz="2" w:space="0" w:color="D9D9E3"/>
                              </w:divBdr>
                              <w:divsChild>
                                <w:div w:id="2088109100">
                                  <w:marLeft w:val="0"/>
                                  <w:marRight w:val="0"/>
                                  <w:marTop w:val="0"/>
                                  <w:marBottom w:val="0"/>
                                  <w:divBdr>
                                    <w:top w:val="single" w:sz="2" w:space="0" w:color="D9D9E3"/>
                                    <w:left w:val="single" w:sz="2" w:space="0" w:color="D9D9E3"/>
                                    <w:bottom w:val="single" w:sz="2" w:space="0" w:color="D9D9E3"/>
                                    <w:right w:val="single" w:sz="2" w:space="0" w:color="D9D9E3"/>
                                  </w:divBdr>
                                  <w:divsChild>
                                    <w:div w:id="1217351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04633845">
      <w:bodyDiv w:val="1"/>
      <w:marLeft w:val="0"/>
      <w:marRight w:val="0"/>
      <w:marTop w:val="0"/>
      <w:marBottom w:val="0"/>
      <w:divBdr>
        <w:top w:val="none" w:sz="0" w:space="0" w:color="auto"/>
        <w:left w:val="none" w:sz="0" w:space="0" w:color="auto"/>
        <w:bottom w:val="none" w:sz="0" w:space="0" w:color="auto"/>
        <w:right w:val="none" w:sz="0" w:space="0" w:color="auto"/>
      </w:divBdr>
    </w:div>
    <w:div w:id="516699119">
      <w:bodyDiv w:val="1"/>
      <w:marLeft w:val="0"/>
      <w:marRight w:val="0"/>
      <w:marTop w:val="0"/>
      <w:marBottom w:val="0"/>
      <w:divBdr>
        <w:top w:val="none" w:sz="0" w:space="0" w:color="auto"/>
        <w:left w:val="none" w:sz="0" w:space="0" w:color="auto"/>
        <w:bottom w:val="none" w:sz="0" w:space="0" w:color="auto"/>
        <w:right w:val="none" w:sz="0" w:space="0" w:color="auto"/>
      </w:divBdr>
    </w:div>
    <w:div w:id="520514951">
      <w:bodyDiv w:val="1"/>
      <w:marLeft w:val="0"/>
      <w:marRight w:val="0"/>
      <w:marTop w:val="0"/>
      <w:marBottom w:val="0"/>
      <w:divBdr>
        <w:top w:val="none" w:sz="0" w:space="0" w:color="auto"/>
        <w:left w:val="none" w:sz="0" w:space="0" w:color="auto"/>
        <w:bottom w:val="none" w:sz="0" w:space="0" w:color="auto"/>
        <w:right w:val="none" w:sz="0" w:space="0" w:color="auto"/>
      </w:divBdr>
      <w:divsChild>
        <w:div w:id="1467048404">
          <w:marLeft w:val="0"/>
          <w:marRight w:val="0"/>
          <w:marTop w:val="0"/>
          <w:marBottom w:val="0"/>
          <w:divBdr>
            <w:top w:val="none" w:sz="0" w:space="0" w:color="auto"/>
            <w:left w:val="none" w:sz="0" w:space="0" w:color="auto"/>
            <w:bottom w:val="none" w:sz="0" w:space="0" w:color="auto"/>
            <w:right w:val="none" w:sz="0" w:space="0" w:color="auto"/>
          </w:divBdr>
          <w:divsChild>
            <w:div w:id="1946422141">
              <w:marLeft w:val="0"/>
              <w:marRight w:val="0"/>
              <w:marTop w:val="0"/>
              <w:marBottom w:val="0"/>
              <w:divBdr>
                <w:top w:val="none" w:sz="0" w:space="0" w:color="auto"/>
                <w:left w:val="none" w:sz="0" w:space="0" w:color="auto"/>
                <w:bottom w:val="none" w:sz="0" w:space="0" w:color="auto"/>
                <w:right w:val="none" w:sz="0" w:space="0" w:color="auto"/>
              </w:divBdr>
              <w:divsChild>
                <w:div w:id="498156728">
                  <w:marLeft w:val="0"/>
                  <w:marRight w:val="0"/>
                  <w:marTop w:val="0"/>
                  <w:marBottom w:val="0"/>
                  <w:divBdr>
                    <w:top w:val="none" w:sz="0" w:space="0" w:color="auto"/>
                    <w:left w:val="none" w:sz="0" w:space="0" w:color="auto"/>
                    <w:bottom w:val="none" w:sz="0" w:space="0" w:color="auto"/>
                    <w:right w:val="none" w:sz="0" w:space="0" w:color="auto"/>
                  </w:divBdr>
                  <w:divsChild>
                    <w:div w:id="889733616">
                      <w:marLeft w:val="0"/>
                      <w:marRight w:val="0"/>
                      <w:marTop w:val="0"/>
                      <w:marBottom w:val="0"/>
                      <w:divBdr>
                        <w:top w:val="none" w:sz="0" w:space="0" w:color="auto"/>
                        <w:left w:val="none" w:sz="0" w:space="0" w:color="auto"/>
                        <w:bottom w:val="none" w:sz="0" w:space="0" w:color="auto"/>
                        <w:right w:val="none" w:sz="0" w:space="0" w:color="auto"/>
                      </w:divBdr>
                      <w:divsChild>
                        <w:div w:id="140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252408">
      <w:bodyDiv w:val="1"/>
      <w:marLeft w:val="0"/>
      <w:marRight w:val="0"/>
      <w:marTop w:val="0"/>
      <w:marBottom w:val="0"/>
      <w:divBdr>
        <w:top w:val="none" w:sz="0" w:space="0" w:color="auto"/>
        <w:left w:val="none" w:sz="0" w:space="0" w:color="auto"/>
        <w:bottom w:val="none" w:sz="0" w:space="0" w:color="auto"/>
        <w:right w:val="none" w:sz="0" w:space="0" w:color="auto"/>
      </w:divBdr>
    </w:div>
    <w:div w:id="540870942">
      <w:bodyDiv w:val="1"/>
      <w:marLeft w:val="0"/>
      <w:marRight w:val="0"/>
      <w:marTop w:val="0"/>
      <w:marBottom w:val="0"/>
      <w:divBdr>
        <w:top w:val="none" w:sz="0" w:space="0" w:color="auto"/>
        <w:left w:val="none" w:sz="0" w:space="0" w:color="auto"/>
        <w:bottom w:val="none" w:sz="0" w:space="0" w:color="auto"/>
        <w:right w:val="none" w:sz="0" w:space="0" w:color="auto"/>
      </w:divBdr>
    </w:div>
    <w:div w:id="552353355">
      <w:bodyDiv w:val="1"/>
      <w:marLeft w:val="0"/>
      <w:marRight w:val="0"/>
      <w:marTop w:val="0"/>
      <w:marBottom w:val="0"/>
      <w:divBdr>
        <w:top w:val="none" w:sz="0" w:space="0" w:color="auto"/>
        <w:left w:val="none" w:sz="0" w:space="0" w:color="auto"/>
        <w:bottom w:val="none" w:sz="0" w:space="0" w:color="auto"/>
        <w:right w:val="none" w:sz="0" w:space="0" w:color="auto"/>
      </w:divBdr>
    </w:div>
    <w:div w:id="561251882">
      <w:bodyDiv w:val="1"/>
      <w:marLeft w:val="0"/>
      <w:marRight w:val="0"/>
      <w:marTop w:val="0"/>
      <w:marBottom w:val="0"/>
      <w:divBdr>
        <w:top w:val="none" w:sz="0" w:space="0" w:color="auto"/>
        <w:left w:val="none" w:sz="0" w:space="0" w:color="auto"/>
        <w:bottom w:val="none" w:sz="0" w:space="0" w:color="auto"/>
        <w:right w:val="none" w:sz="0" w:space="0" w:color="auto"/>
      </w:divBdr>
    </w:div>
    <w:div w:id="564069228">
      <w:bodyDiv w:val="1"/>
      <w:marLeft w:val="0"/>
      <w:marRight w:val="0"/>
      <w:marTop w:val="0"/>
      <w:marBottom w:val="0"/>
      <w:divBdr>
        <w:top w:val="none" w:sz="0" w:space="0" w:color="auto"/>
        <w:left w:val="none" w:sz="0" w:space="0" w:color="auto"/>
        <w:bottom w:val="none" w:sz="0" w:space="0" w:color="auto"/>
        <w:right w:val="none" w:sz="0" w:space="0" w:color="auto"/>
      </w:divBdr>
    </w:div>
    <w:div w:id="577254012">
      <w:bodyDiv w:val="1"/>
      <w:marLeft w:val="0"/>
      <w:marRight w:val="0"/>
      <w:marTop w:val="0"/>
      <w:marBottom w:val="0"/>
      <w:divBdr>
        <w:top w:val="none" w:sz="0" w:space="0" w:color="auto"/>
        <w:left w:val="none" w:sz="0" w:space="0" w:color="auto"/>
        <w:bottom w:val="none" w:sz="0" w:space="0" w:color="auto"/>
        <w:right w:val="none" w:sz="0" w:space="0" w:color="auto"/>
      </w:divBdr>
    </w:div>
    <w:div w:id="578713642">
      <w:bodyDiv w:val="1"/>
      <w:marLeft w:val="0"/>
      <w:marRight w:val="0"/>
      <w:marTop w:val="0"/>
      <w:marBottom w:val="0"/>
      <w:divBdr>
        <w:top w:val="none" w:sz="0" w:space="0" w:color="auto"/>
        <w:left w:val="none" w:sz="0" w:space="0" w:color="auto"/>
        <w:bottom w:val="none" w:sz="0" w:space="0" w:color="auto"/>
        <w:right w:val="none" w:sz="0" w:space="0" w:color="auto"/>
      </w:divBdr>
    </w:div>
    <w:div w:id="590092559">
      <w:bodyDiv w:val="1"/>
      <w:marLeft w:val="0"/>
      <w:marRight w:val="0"/>
      <w:marTop w:val="0"/>
      <w:marBottom w:val="0"/>
      <w:divBdr>
        <w:top w:val="none" w:sz="0" w:space="0" w:color="auto"/>
        <w:left w:val="none" w:sz="0" w:space="0" w:color="auto"/>
        <w:bottom w:val="none" w:sz="0" w:space="0" w:color="auto"/>
        <w:right w:val="none" w:sz="0" w:space="0" w:color="auto"/>
      </w:divBdr>
    </w:div>
    <w:div w:id="594947039">
      <w:bodyDiv w:val="1"/>
      <w:marLeft w:val="0"/>
      <w:marRight w:val="0"/>
      <w:marTop w:val="0"/>
      <w:marBottom w:val="0"/>
      <w:divBdr>
        <w:top w:val="none" w:sz="0" w:space="0" w:color="auto"/>
        <w:left w:val="none" w:sz="0" w:space="0" w:color="auto"/>
        <w:bottom w:val="none" w:sz="0" w:space="0" w:color="auto"/>
        <w:right w:val="none" w:sz="0" w:space="0" w:color="auto"/>
      </w:divBdr>
    </w:div>
    <w:div w:id="602686696">
      <w:bodyDiv w:val="1"/>
      <w:marLeft w:val="0"/>
      <w:marRight w:val="0"/>
      <w:marTop w:val="0"/>
      <w:marBottom w:val="0"/>
      <w:divBdr>
        <w:top w:val="none" w:sz="0" w:space="0" w:color="auto"/>
        <w:left w:val="none" w:sz="0" w:space="0" w:color="auto"/>
        <w:bottom w:val="none" w:sz="0" w:space="0" w:color="auto"/>
        <w:right w:val="none" w:sz="0" w:space="0" w:color="auto"/>
      </w:divBdr>
    </w:div>
    <w:div w:id="607083397">
      <w:bodyDiv w:val="1"/>
      <w:marLeft w:val="0"/>
      <w:marRight w:val="0"/>
      <w:marTop w:val="0"/>
      <w:marBottom w:val="0"/>
      <w:divBdr>
        <w:top w:val="none" w:sz="0" w:space="0" w:color="auto"/>
        <w:left w:val="none" w:sz="0" w:space="0" w:color="auto"/>
        <w:bottom w:val="none" w:sz="0" w:space="0" w:color="auto"/>
        <w:right w:val="none" w:sz="0" w:space="0" w:color="auto"/>
      </w:divBdr>
    </w:div>
    <w:div w:id="618537261">
      <w:bodyDiv w:val="1"/>
      <w:marLeft w:val="0"/>
      <w:marRight w:val="0"/>
      <w:marTop w:val="0"/>
      <w:marBottom w:val="0"/>
      <w:divBdr>
        <w:top w:val="none" w:sz="0" w:space="0" w:color="auto"/>
        <w:left w:val="none" w:sz="0" w:space="0" w:color="auto"/>
        <w:bottom w:val="none" w:sz="0" w:space="0" w:color="auto"/>
        <w:right w:val="none" w:sz="0" w:space="0" w:color="auto"/>
      </w:divBdr>
    </w:div>
    <w:div w:id="625162868">
      <w:bodyDiv w:val="1"/>
      <w:marLeft w:val="0"/>
      <w:marRight w:val="0"/>
      <w:marTop w:val="0"/>
      <w:marBottom w:val="0"/>
      <w:divBdr>
        <w:top w:val="none" w:sz="0" w:space="0" w:color="auto"/>
        <w:left w:val="none" w:sz="0" w:space="0" w:color="auto"/>
        <w:bottom w:val="none" w:sz="0" w:space="0" w:color="auto"/>
        <w:right w:val="none" w:sz="0" w:space="0" w:color="auto"/>
      </w:divBdr>
    </w:div>
    <w:div w:id="628124057">
      <w:bodyDiv w:val="1"/>
      <w:marLeft w:val="0"/>
      <w:marRight w:val="0"/>
      <w:marTop w:val="0"/>
      <w:marBottom w:val="0"/>
      <w:divBdr>
        <w:top w:val="none" w:sz="0" w:space="0" w:color="auto"/>
        <w:left w:val="none" w:sz="0" w:space="0" w:color="auto"/>
        <w:bottom w:val="none" w:sz="0" w:space="0" w:color="auto"/>
        <w:right w:val="none" w:sz="0" w:space="0" w:color="auto"/>
      </w:divBdr>
    </w:div>
    <w:div w:id="631449002">
      <w:bodyDiv w:val="1"/>
      <w:marLeft w:val="0"/>
      <w:marRight w:val="0"/>
      <w:marTop w:val="0"/>
      <w:marBottom w:val="0"/>
      <w:divBdr>
        <w:top w:val="none" w:sz="0" w:space="0" w:color="auto"/>
        <w:left w:val="none" w:sz="0" w:space="0" w:color="auto"/>
        <w:bottom w:val="none" w:sz="0" w:space="0" w:color="auto"/>
        <w:right w:val="none" w:sz="0" w:space="0" w:color="auto"/>
      </w:divBdr>
    </w:div>
    <w:div w:id="636572942">
      <w:bodyDiv w:val="1"/>
      <w:marLeft w:val="0"/>
      <w:marRight w:val="0"/>
      <w:marTop w:val="0"/>
      <w:marBottom w:val="0"/>
      <w:divBdr>
        <w:top w:val="none" w:sz="0" w:space="0" w:color="auto"/>
        <w:left w:val="none" w:sz="0" w:space="0" w:color="auto"/>
        <w:bottom w:val="none" w:sz="0" w:space="0" w:color="auto"/>
        <w:right w:val="none" w:sz="0" w:space="0" w:color="auto"/>
      </w:divBdr>
    </w:div>
    <w:div w:id="638346813">
      <w:bodyDiv w:val="1"/>
      <w:marLeft w:val="0"/>
      <w:marRight w:val="0"/>
      <w:marTop w:val="0"/>
      <w:marBottom w:val="0"/>
      <w:divBdr>
        <w:top w:val="none" w:sz="0" w:space="0" w:color="auto"/>
        <w:left w:val="none" w:sz="0" w:space="0" w:color="auto"/>
        <w:bottom w:val="none" w:sz="0" w:space="0" w:color="auto"/>
        <w:right w:val="none" w:sz="0" w:space="0" w:color="auto"/>
      </w:divBdr>
    </w:div>
    <w:div w:id="652757079">
      <w:bodyDiv w:val="1"/>
      <w:marLeft w:val="0"/>
      <w:marRight w:val="0"/>
      <w:marTop w:val="0"/>
      <w:marBottom w:val="0"/>
      <w:divBdr>
        <w:top w:val="none" w:sz="0" w:space="0" w:color="auto"/>
        <w:left w:val="none" w:sz="0" w:space="0" w:color="auto"/>
        <w:bottom w:val="none" w:sz="0" w:space="0" w:color="auto"/>
        <w:right w:val="none" w:sz="0" w:space="0" w:color="auto"/>
      </w:divBdr>
    </w:div>
    <w:div w:id="654340243">
      <w:bodyDiv w:val="1"/>
      <w:marLeft w:val="0"/>
      <w:marRight w:val="0"/>
      <w:marTop w:val="0"/>
      <w:marBottom w:val="0"/>
      <w:divBdr>
        <w:top w:val="none" w:sz="0" w:space="0" w:color="auto"/>
        <w:left w:val="none" w:sz="0" w:space="0" w:color="auto"/>
        <w:bottom w:val="none" w:sz="0" w:space="0" w:color="auto"/>
        <w:right w:val="none" w:sz="0" w:space="0" w:color="auto"/>
      </w:divBdr>
      <w:divsChild>
        <w:div w:id="84695148">
          <w:marLeft w:val="0"/>
          <w:marRight w:val="0"/>
          <w:marTop w:val="0"/>
          <w:marBottom w:val="240"/>
          <w:divBdr>
            <w:top w:val="none" w:sz="0" w:space="0" w:color="auto"/>
            <w:left w:val="none" w:sz="0" w:space="0" w:color="auto"/>
            <w:bottom w:val="none" w:sz="0" w:space="0" w:color="auto"/>
            <w:right w:val="none" w:sz="0" w:space="0" w:color="auto"/>
          </w:divBdr>
          <w:divsChild>
            <w:div w:id="1361471088">
              <w:marLeft w:val="0"/>
              <w:marRight w:val="0"/>
              <w:marTop w:val="0"/>
              <w:marBottom w:val="0"/>
              <w:divBdr>
                <w:top w:val="none" w:sz="0" w:space="0" w:color="auto"/>
                <w:left w:val="none" w:sz="0" w:space="0" w:color="auto"/>
                <w:bottom w:val="none" w:sz="0" w:space="0" w:color="auto"/>
                <w:right w:val="none" w:sz="0" w:space="0" w:color="auto"/>
              </w:divBdr>
            </w:div>
          </w:divsChild>
        </w:div>
        <w:div w:id="267978230">
          <w:marLeft w:val="0"/>
          <w:marRight w:val="0"/>
          <w:marTop w:val="0"/>
          <w:marBottom w:val="240"/>
          <w:divBdr>
            <w:top w:val="none" w:sz="0" w:space="0" w:color="auto"/>
            <w:left w:val="none" w:sz="0" w:space="0" w:color="auto"/>
            <w:bottom w:val="none" w:sz="0" w:space="0" w:color="auto"/>
            <w:right w:val="none" w:sz="0" w:space="0" w:color="auto"/>
          </w:divBdr>
          <w:divsChild>
            <w:div w:id="1061515099">
              <w:marLeft w:val="0"/>
              <w:marRight w:val="0"/>
              <w:marTop w:val="0"/>
              <w:marBottom w:val="0"/>
              <w:divBdr>
                <w:top w:val="none" w:sz="0" w:space="0" w:color="auto"/>
                <w:left w:val="none" w:sz="0" w:space="0" w:color="auto"/>
                <w:bottom w:val="none" w:sz="0" w:space="0" w:color="auto"/>
                <w:right w:val="none" w:sz="0" w:space="0" w:color="auto"/>
              </w:divBdr>
            </w:div>
          </w:divsChild>
        </w:div>
        <w:div w:id="1405644197">
          <w:marLeft w:val="0"/>
          <w:marRight w:val="0"/>
          <w:marTop w:val="0"/>
          <w:marBottom w:val="240"/>
          <w:divBdr>
            <w:top w:val="none" w:sz="0" w:space="0" w:color="auto"/>
            <w:left w:val="none" w:sz="0" w:space="0" w:color="auto"/>
            <w:bottom w:val="none" w:sz="0" w:space="0" w:color="auto"/>
            <w:right w:val="none" w:sz="0" w:space="0" w:color="auto"/>
          </w:divBdr>
          <w:divsChild>
            <w:div w:id="1361852826">
              <w:marLeft w:val="0"/>
              <w:marRight w:val="0"/>
              <w:marTop w:val="0"/>
              <w:marBottom w:val="0"/>
              <w:divBdr>
                <w:top w:val="none" w:sz="0" w:space="0" w:color="auto"/>
                <w:left w:val="none" w:sz="0" w:space="0" w:color="auto"/>
                <w:bottom w:val="none" w:sz="0" w:space="0" w:color="auto"/>
                <w:right w:val="none" w:sz="0" w:space="0" w:color="auto"/>
              </w:divBdr>
            </w:div>
          </w:divsChild>
        </w:div>
        <w:div w:id="1714816352">
          <w:marLeft w:val="0"/>
          <w:marRight w:val="0"/>
          <w:marTop w:val="0"/>
          <w:marBottom w:val="240"/>
          <w:divBdr>
            <w:top w:val="none" w:sz="0" w:space="0" w:color="auto"/>
            <w:left w:val="none" w:sz="0" w:space="0" w:color="auto"/>
            <w:bottom w:val="none" w:sz="0" w:space="0" w:color="auto"/>
            <w:right w:val="none" w:sz="0" w:space="0" w:color="auto"/>
          </w:divBdr>
          <w:divsChild>
            <w:div w:id="126545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994">
      <w:bodyDiv w:val="1"/>
      <w:marLeft w:val="0"/>
      <w:marRight w:val="0"/>
      <w:marTop w:val="0"/>
      <w:marBottom w:val="0"/>
      <w:divBdr>
        <w:top w:val="none" w:sz="0" w:space="0" w:color="auto"/>
        <w:left w:val="none" w:sz="0" w:space="0" w:color="auto"/>
        <w:bottom w:val="none" w:sz="0" w:space="0" w:color="auto"/>
        <w:right w:val="none" w:sz="0" w:space="0" w:color="auto"/>
      </w:divBdr>
    </w:div>
    <w:div w:id="687294762">
      <w:bodyDiv w:val="1"/>
      <w:marLeft w:val="0"/>
      <w:marRight w:val="0"/>
      <w:marTop w:val="0"/>
      <w:marBottom w:val="0"/>
      <w:divBdr>
        <w:top w:val="none" w:sz="0" w:space="0" w:color="auto"/>
        <w:left w:val="none" w:sz="0" w:space="0" w:color="auto"/>
        <w:bottom w:val="none" w:sz="0" w:space="0" w:color="auto"/>
        <w:right w:val="none" w:sz="0" w:space="0" w:color="auto"/>
      </w:divBdr>
    </w:div>
    <w:div w:id="691149703">
      <w:bodyDiv w:val="1"/>
      <w:marLeft w:val="0"/>
      <w:marRight w:val="0"/>
      <w:marTop w:val="0"/>
      <w:marBottom w:val="0"/>
      <w:divBdr>
        <w:top w:val="none" w:sz="0" w:space="0" w:color="auto"/>
        <w:left w:val="none" w:sz="0" w:space="0" w:color="auto"/>
        <w:bottom w:val="none" w:sz="0" w:space="0" w:color="auto"/>
        <w:right w:val="none" w:sz="0" w:space="0" w:color="auto"/>
      </w:divBdr>
    </w:div>
    <w:div w:id="696084341">
      <w:bodyDiv w:val="1"/>
      <w:marLeft w:val="0"/>
      <w:marRight w:val="0"/>
      <w:marTop w:val="0"/>
      <w:marBottom w:val="0"/>
      <w:divBdr>
        <w:top w:val="none" w:sz="0" w:space="0" w:color="auto"/>
        <w:left w:val="none" w:sz="0" w:space="0" w:color="auto"/>
        <w:bottom w:val="none" w:sz="0" w:space="0" w:color="auto"/>
        <w:right w:val="none" w:sz="0" w:space="0" w:color="auto"/>
      </w:divBdr>
      <w:divsChild>
        <w:div w:id="475490120">
          <w:marLeft w:val="0"/>
          <w:marRight w:val="0"/>
          <w:marTop w:val="0"/>
          <w:marBottom w:val="0"/>
          <w:divBdr>
            <w:top w:val="none" w:sz="0" w:space="0" w:color="auto"/>
            <w:left w:val="none" w:sz="0" w:space="0" w:color="auto"/>
            <w:bottom w:val="none" w:sz="0" w:space="0" w:color="auto"/>
            <w:right w:val="none" w:sz="0" w:space="0" w:color="auto"/>
          </w:divBdr>
          <w:divsChild>
            <w:div w:id="1574046902">
              <w:marLeft w:val="-150"/>
              <w:marRight w:val="0"/>
              <w:marTop w:val="0"/>
              <w:marBottom w:val="0"/>
              <w:divBdr>
                <w:top w:val="none" w:sz="0" w:space="0" w:color="auto"/>
                <w:left w:val="none" w:sz="0" w:space="0" w:color="auto"/>
                <w:bottom w:val="none" w:sz="0" w:space="0" w:color="auto"/>
                <w:right w:val="none" w:sz="0" w:space="0" w:color="auto"/>
              </w:divBdr>
              <w:divsChild>
                <w:div w:id="660891090">
                  <w:marLeft w:val="0"/>
                  <w:marRight w:val="0"/>
                  <w:marTop w:val="0"/>
                  <w:marBottom w:val="0"/>
                  <w:divBdr>
                    <w:top w:val="none" w:sz="0" w:space="0" w:color="auto"/>
                    <w:left w:val="none" w:sz="0" w:space="0" w:color="auto"/>
                    <w:bottom w:val="none" w:sz="0" w:space="0" w:color="auto"/>
                    <w:right w:val="none" w:sz="0" w:space="0" w:color="auto"/>
                  </w:divBdr>
                  <w:divsChild>
                    <w:div w:id="406267674">
                      <w:marLeft w:val="0"/>
                      <w:marRight w:val="0"/>
                      <w:marTop w:val="0"/>
                      <w:marBottom w:val="0"/>
                      <w:divBdr>
                        <w:top w:val="none" w:sz="0" w:space="0" w:color="auto"/>
                        <w:left w:val="none" w:sz="0" w:space="0" w:color="auto"/>
                        <w:bottom w:val="none" w:sz="0" w:space="0" w:color="auto"/>
                        <w:right w:val="none" w:sz="0" w:space="0" w:color="auto"/>
                      </w:divBdr>
                      <w:divsChild>
                        <w:div w:id="644968516">
                          <w:marLeft w:val="0"/>
                          <w:marRight w:val="0"/>
                          <w:marTop w:val="0"/>
                          <w:marBottom w:val="0"/>
                          <w:divBdr>
                            <w:top w:val="none" w:sz="0" w:space="0" w:color="auto"/>
                            <w:left w:val="none" w:sz="0" w:space="0" w:color="auto"/>
                            <w:bottom w:val="none" w:sz="0" w:space="0" w:color="auto"/>
                            <w:right w:val="none" w:sz="0" w:space="0" w:color="auto"/>
                          </w:divBdr>
                          <w:divsChild>
                            <w:div w:id="634140470">
                              <w:marLeft w:val="0"/>
                              <w:marRight w:val="0"/>
                              <w:marTop w:val="0"/>
                              <w:marBottom w:val="0"/>
                              <w:divBdr>
                                <w:top w:val="none" w:sz="0" w:space="0" w:color="auto"/>
                                <w:left w:val="none" w:sz="0" w:space="0" w:color="auto"/>
                                <w:bottom w:val="none" w:sz="0" w:space="0" w:color="auto"/>
                                <w:right w:val="none" w:sz="0" w:space="0" w:color="auto"/>
                              </w:divBdr>
                              <w:divsChild>
                                <w:div w:id="414984439">
                                  <w:marLeft w:val="0"/>
                                  <w:marRight w:val="0"/>
                                  <w:marTop w:val="0"/>
                                  <w:marBottom w:val="0"/>
                                  <w:divBdr>
                                    <w:top w:val="none" w:sz="0" w:space="0" w:color="auto"/>
                                    <w:left w:val="none" w:sz="0" w:space="0" w:color="auto"/>
                                    <w:bottom w:val="none" w:sz="0" w:space="0" w:color="auto"/>
                                    <w:right w:val="none" w:sz="0" w:space="0" w:color="auto"/>
                                  </w:divBdr>
                                </w:div>
                              </w:divsChild>
                            </w:div>
                            <w:div w:id="1464230843">
                              <w:marLeft w:val="0"/>
                              <w:marRight w:val="0"/>
                              <w:marTop w:val="0"/>
                              <w:marBottom w:val="0"/>
                              <w:divBdr>
                                <w:top w:val="none" w:sz="0" w:space="0" w:color="auto"/>
                                <w:left w:val="none" w:sz="0" w:space="0" w:color="auto"/>
                                <w:bottom w:val="none" w:sz="0" w:space="0" w:color="auto"/>
                                <w:right w:val="none" w:sz="0" w:space="0" w:color="auto"/>
                              </w:divBdr>
                              <w:divsChild>
                                <w:div w:id="107627400">
                                  <w:marLeft w:val="0"/>
                                  <w:marRight w:val="0"/>
                                  <w:marTop w:val="0"/>
                                  <w:marBottom w:val="0"/>
                                  <w:divBdr>
                                    <w:top w:val="none" w:sz="0" w:space="0" w:color="auto"/>
                                    <w:left w:val="none" w:sz="0" w:space="0" w:color="auto"/>
                                    <w:bottom w:val="none" w:sz="0" w:space="0" w:color="auto"/>
                                    <w:right w:val="none" w:sz="0" w:space="0" w:color="auto"/>
                                  </w:divBdr>
                                  <w:divsChild>
                                    <w:div w:id="70112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23793">
                      <w:marLeft w:val="0"/>
                      <w:marRight w:val="0"/>
                      <w:marTop w:val="0"/>
                      <w:marBottom w:val="0"/>
                      <w:divBdr>
                        <w:top w:val="none" w:sz="0" w:space="0" w:color="auto"/>
                        <w:left w:val="none" w:sz="0" w:space="0" w:color="auto"/>
                        <w:bottom w:val="none" w:sz="0" w:space="0" w:color="auto"/>
                        <w:right w:val="none" w:sz="0" w:space="0" w:color="auto"/>
                      </w:divBdr>
                      <w:divsChild>
                        <w:div w:id="63990313">
                          <w:marLeft w:val="0"/>
                          <w:marRight w:val="60"/>
                          <w:marTop w:val="0"/>
                          <w:marBottom w:val="0"/>
                          <w:divBdr>
                            <w:top w:val="none" w:sz="0" w:space="0" w:color="auto"/>
                            <w:left w:val="none" w:sz="0" w:space="0" w:color="auto"/>
                            <w:bottom w:val="none" w:sz="0" w:space="0" w:color="auto"/>
                            <w:right w:val="none" w:sz="0" w:space="0" w:color="auto"/>
                          </w:divBdr>
                          <w:divsChild>
                            <w:div w:id="162826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956591">
          <w:marLeft w:val="0"/>
          <w:marRight w:val="0"/>
          <w:marTop w:val="0"/>
          <w:marBottom w:val="0"/>
          <w:divBdr>
            <w:top w:val="none" w:sz="0" w:space="0" w:color="auto"/>
            <w:left w:val="none" w:sz="0" w:space="0" w:color="auto"/>
            <w:bottom w:val="none" w:sz="0" w:space="0" w:color="auto"/>
            <w:right w:val="none" w:sz="0" w:space="0" w:color="auto"/>
          </w:divBdr>
          <w:divsChild>
            <w:div w:id="882718567">
              <w:marLeft w:val="0"/>
              <w:marRight w:val="0"/>
              <w:marTop w:val="0"/>
              <w:marBottom w:val="0"/>
              <w:divBdr>
                <w:top w:val="none" w:sz="0" w:space="0" w:color="auto"/>
                <w:left w:val="none" w:sz="0" w:space="0" w:color="auto"/>
                <w:bottom w:val="none" w:sz="0" w:space="0" w:color="auto"/>
                <w:right w:val="none" w:sz="0" w:space="0" w:color="auto"/>
              </w:divBdr>
              <w:divsChild>
                <w:div w:id="690759924">
                  <w:marLeft w:val="0"/>
                  <w:marRight w:val="0"/>
                  <w:marTop w:val="0"/>
                  <w:marBottom w:val="0"/>
                  <w:divBdr>
                    <w:top w:val="none" w:sz="0" w:space="0" w:color="auto"/>
                    <w:left w:val="none" w:sz="0" w:space="0" w:color="auto"/>
                    <w:bottom w:val="none" w:sz="0" w:space="0" w:color="auto"/>
                    <w:right w:val="none" w:sz="0" w:space="0" w:color="auto"/>
                  </w:divBdr>
                  <w:divsChild>
                    <w:div w:id="445001258">
                      <w:marLeft w:val="0"/>
                      <w:marRight w:val="0"/>
                      <w:marTop w:val="0"/>
                      <w:marBottom w:val="0"/>
                      <w:divBdr>
                        <w:top w:val="none" w:sz="0" w:space="0" w:color="auto"/>
                        <w:left w:val="none" w:sz="0" w:space="0" w:color="auto"/>
                        <w:bottom w:val="none" w:sz="0" w:space="0" w:color="auto"/>
                        <w:right w:val="none" w:sz="0" w:space="0" w:color="auto"/>
                      </w:divBdr>
                      <w:divsChild>
                        <w:div w:id="919022048">
                          <w:marLeft w:val="0"/>
                          <w:marRight w:val="0"/>
                          <w:marTop w:val="0"/>
                          <w:marBottom w:val="0"/>
                          <w:divBdr>
                            <w:top w:val="none" w:sz="0" w:space="0" w:color="auto"/>
                            <w:left w:val="none" w:sz="0" w:space="0" w:color="auto"/>
                            <w:bottom w:val="none" w:sz="0" w:space="0" w:color="auto"/>
                            <w:right w:val="none" w:sz="0" w:space="0" w:color="auto"/>
                          </w:divBdr>
                          <w:divsChild>
                            <w:div w:id="1211070550">
                              <w:marLeft w:val="0"/>
                              <w:marRight w:val="0"/>
                              <w:marTop w:val="0"/>
                              <w:marBottom w:val="0"/>
                              <w:divBdr>
                                <w:top w:val="none" w:sz="0" w:space="0" w:color="auto"/>
                                <w:left w:val="none" w:sz="0" w:space="0" w:color="auto"/>
                                <w:bottom w:val="none" w:sz="0" w:space="0" w:color="auto"/>
                                <w:right w:val="none" w:sz="0" w:space="0" w:color="auto"/>
                              </w:divBdr>
                              <w:divsChild>
                                <w:div w:id="409498380">
                                  <w:marLeft w:val="0"/>
                                  <w:marRight w:val="0"/>
                                  <w:marTop w:val="0"/>
                                  <w:marBottom w:val="0"/>
                                  <w:divBdr>
                                    <w:top w:val="none" w:sz="0" w:space="0" w:color="auto"/>
                                    <w:left w:val="none" w:sz="0" w:space="0" w:color="auto"/>
                                    <w:bottom w:val="none" w:sz="0" w:space="0" w:color="auto"/>
                                    <w:right w:val="none" w:sz="0" w:space="0" w:color="auto"/>
                                  </w:divBdr>
                                  <w:divsChild>
                                    <w:div w:id="1961910853">
                                      <w:marLeft w:val="0"/>
                                      <w:marRight w:val="0"/>
                                      <w:marTop w:val="0"/>
                                      <w:marBottom w:val="0"/>
                                      <w:divBdr>
                                        <w:top w:val="none" w:sz="0" w:space="0" w:color="auto"/>
                                        <w:left w:val="none" w:sz="0" w:space="0" w:color="auto"/>
                                        <w:bottom w:val="none" w:sz="0" w:space="0" w:color="auto"/>
                                        <w:right w:val="none" w:sz="0" w:space="0" w:color="auto"/>
                                      </w:divBdr>
                                      <w:divsChild>
                                        <w:div w:id="7038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183340">
              <w:marLeft w:val="0"/>
              <w:marRight w:val="0"/>
              <w:marTop w:val="0"/>
              <w:marBottom w:val="0"/>
              <w:divBdr>
                <w:top w:val="none" w:sz="0" w:space="0" w:color="auto"/>
                <w:left w:val="none" w:sz="0" w:space="0" w:color="auto"/>
                <w:bottom w:val="none" w:sz="0" w:space="0" w:color="auto"/>
                <w:right w:val="none" w:sz="0" w:space="0" w:color="auto"/>
              </w:divBdr>
              <w:divsChild>
                <w:div w:id="1619219445">
                  <w:marLeft w:val="0"/>
                  <w:marRight w:val="0"/>
                  <w:marTop w:val="0"/>
                  <w:marBottom w:val="0"/>
                  <w:divBdr>
                    <w:top w:val="none" w:sz="0" w:space="0" w:color="auto"/>
                    <w:left w:val="none" w:sz="0" w:space="0" w:color="auto"/>
                    <w:bottom w:val="none" w:sz="0" w:space="0" w:color="auto"/>
                    <w:right w:val="none" w:sz="0" w:space="0" w:color="auto"/>
                  </w:divBdr>
                  <w:divsChild>
                    <w:div w:id="269970782">
                      <w:marLeft w:val="0"/>
                      <w:marRight w:val="0"/>
                      <w:marTop w:val="300"/>
                      <w:marBottom w:val="300"/>
                      <w:divBdr>
                        <w:top w:val="none" w:sz="0" w:space="0" w:color="auto"/>
                        <w:left w:val="none" w:sz="0" w:space="0" w:color="auto"/>
                        <w:bottom w:val="none" w:sz="0" w:space="0" w:color="auto"/>
                        <w:right w:val="none" w:sz="0" w:space="0" w:color="auto"/>
                      </w:divBdr>
                      <w:divsChild>
                        <w:div w:id="1276134221">
                          <w:marLeft w:val="150"/>
                          <w:marRight w:val="0"/>
                          <w:marTop w:val="0"/>
                          <w:marBottom w:val="0"/>
                          <w:divBdr>
                            <w:top w:val="none" w:sz="0" w:space="0" w:color="auto"/>
                            <w:left w:val="none" w:sz="0" w:space="0" w:color="auto"/>
                            <w:bottom w:val="none" w:sz="0" w:space="0" w:color="auto"/>
                            <w:right w:val="none" w:sz="0" w:space="0" w:color="auto"/>
                          </w:divBdr>
                          <w:divsChild>
                            <w:div w:id="382599552">
                              <w:marLeft w:val="0"/>
                              <w:marRight w:val="0"/>
                              <w:marTop w:val="0"/>
                              <w:marBottom w:val="0"/>
                              <w:divBdr>
                                <w:top w:val="none" w:sz="0" w:space="0" w:color="auto"/>
                                <w:left w:val="none" w:sz="0" w:space="0" w:color="auto"/>
                                <w:bottom w:val="none" w:sz="0" w:space="0" w:color="auto"/>
                                <w:right w:val="none" w:sz="0" w:space="0" w:color="auto"/>
                              </w:divBdr>
                            </w:div>
                            <w:div w:id="1023898450">
                              <w:marLeft w:val="0"/>
                              <w:marRight w:val="0"/>
                              <w:marTop w:val="0"/>
                              <w:marBottom w:val="0"/>
                              <w:divBdr>
                                <w:top w:val="none" w:sz="0" w:space="0" w:color="auto"/>
                                <w:left w:val="none" w:sz="0" w:space="0" w:color="auto"/>
                                <w:bottom w:val="none" w:sz="0" w:space="0" w:color="auto"/>
                                <w:right w:val="none" w:sz="0" w:space="0" w:color="auto"/>
                              </w:divBdr>
                              <w:divsChild>
                                <w:div w:id="5582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09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4893">
      <w:bodyDiv w:val="1"/>
      <w:marLeft w:val="0"/>
      <w:marRight w:val="0"/>
      <w:marTop w:val="0"/>
      <w:marBottom w:val="0"/>
      <w:divBdr>
        <w:top w:val="none" w:sz="0" w:space="0" w:color="auto"/>
        <w:left w:val="none" w:sz="0" w:space="0" w:color="auto"/>
        <w:bottom w:val="none" w:sz="0" w:space="0" w:color="auto"/>
        <w:right w:val="none" w:sz="0" w:space="0" w:color="auto"/>
      </w:divBdr>
      <w:divsChild>
        <w:div w:id="455492624">
          <w:marLeft w:val="720"/>
          <w:marRight w:val="0"/>
          <w:marTop w:val="0"/>
          <w:marBottom w:val="0"/>
          <w:divBdr>
            <w:top w:val="none" w:sz="0" w:space="0" w:color="auto"/>
            <w:left w:val="none" w:sz="0" w:space="0" w:color="auto"/>
            <w:bottom w:val="none" w:sz="0" w:space="0" w:color="auto"/>
            <w:right w:val="none" w:sz="0" w:space="0" w:color="auto"/>
          </w:divBdr>
        </w:div>
        <w:div w:id="458035506">
          <w:marLeft w:val="720"/>
          <w:marRight w:val="0"/>
          <w:marTop w:val="0"/>
          <w:marBottom w:val="0"/>
          <w:divBdr>
            <w:top w:val="none" w:sz="0" w:space="0" w:color="auto"/>
            <w:left w:val="none" w:sz="0" w:space="0" w:color="auto"/>
            <w:bottom w:val="none" w:sz="0" w:space="0" w:color="auto"/>
            <w:right w:val="none" w:sz="0" w:space="0" w:color="auto"/>
          </w:divBdr>
        </w:div>
      </w:divsChild>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5617421">
      <w:bodyDiv w:val="1"/>
      <w:marLeft w:val="0"/>
      <w:marRight w:val="0"/>
      <w:marTop w:val="0"/>
      <w:marBottom w:val="0"/>
      <w:divBdr>
        <w:top w:val="none" w:sz="0" w:space="0" w:color="auto"/>
        <w:left w:val="none" w:sz="0" w:space="0" w:color="auto"/>
        <w:bottom w:val="none" w:sz="0" w:space="0" w:color="auto"/>
        <w:right w:val="none" w:sz="0" w:space="0" w:color="auto"/>
      </w:divBdr>
    </w:div>
    <w:div w:id="716509200">
      <w:bodyDiv w:val="1"/>
      <w:marLeft w:val="0"/>
      <w:marRight w:val="0"/>
      <w:marTop w:val="0"/>
      <w:marBottom w:val="0"/>
      <w:divBdr>
        <w:top w:val="none" w:sz="0" w:space="0" w:color="auto"/>
        <w:left w:val="none" w:sz="0" w:space="0" w:color="auto"/>
        <w:bottom w:val="none" w:sz="0" w:space="0" w:color="auto"/>
        <w:right w:val="none" w:sz="0" w:space="0" w:color="auto"/>
      </w:divBdr>
    </w:div>
    <w:div w:id="725374916">
      <w:bodyDiv w:val="1"/>
      <w:marLeft w:val="0"/>
      <w:marRight w:val="0"/>
      <w:marTop w:val="0"/>
      <w:marBottom w:val="0"/>
      <w:divBdr>
        <w:top w:val="none" w:sz="0" w:space="0" w:color="auto"/>
        <w:left w:val="none" w:sz="0" w:space="0" w:color="auto"/>
        <w:bottom w:val="none" w:sz="0" w:space="0" w:color="auto"/>
        <w:right w:val="none" w:sz="0" w:space="0" w:color="auto"/>
      </w:divBdr>
      <w:divsChild>
        <w:div w:id="1772623327">
          <w:marLeft w:val="0"/>
          <w:marRight w:val="0"/>
          <w:marTop w:val="0"/>
          <w:marBottom w:val="0"/>
          <w:divBdr>
            <w:top w:val="none" w:sz="0" w:space="0" w:color="auto"/>
            <w:left w:val="none" w:sz="0" w:space="0" w:color="auto"/>
            <w:bottom w:val="none" w:sz="0" w:space="0" w:color="auto"/>
            <w:right w:val="none" w:sz="0" w:space="0" w:color="auto"/>
          </w:divBdr>
          <w:divsChild>
            <w:div w:id="431583886">
              <w:marLeft w:val="0"/>
              <w:marRight w:val="0"/>
              <w:marTop w:val="0"/>
              <w:marBottom w:val="0"/>
              <w:divBdr>
                <w:top w:val="none" w:sz="0" w:space="0" w:color="auto"/>
                <w:left w:val="none" w:sz="0" w:space="0" w:color="auto"/>
                <w:bottom w:val="none" w:sz="0" w:space="0" w:color="auto"/>
                <w:right w:val="none" w:sz="0" w:space="0" w:color="auto"/>
              </w:divBdr>
              <w:divsChild>
                <w:div w:id="1895387079">
                  <w:marLeft w:val="0"/>
                  <w:marRight w:val="0"/>
                  <w:marTop w:val="0"/>
                  <w:marBottom w:val="0"/>
                  <w:divBdr>
                    <w:top w:val="none" w:sz="0" w:space="0" w:color="auto"/>
                    <w:left w:val="none" w:sz="0" w:space="0" w:color="auto"/>
                    <w:bottom w:val="none" w:sz="0" w:space="0" w:color="auto"/>
                    <w:right w:val="none" w:sz="0" w:space="0" w:color="auto"/>
                  </w:divBdr>
                  <w:divsChild>
                    <w:div w:id="1231501706">
                      <w:marLeft w:val="0"/>
                      <w:marRight w:val="0"/>
                      <w:marTop w:val="0"/>
                      <w:marBottom w:val="0"/>
                      <w:divBdr>
                        <w:top w:val="none" w:sz="0" w:space="0" w:color="auto"/>
                        <w:left w:val="none" w:sz="0" w:space="0" w:color="auto"/>
                        <w:bottom w:val="none" w:sz="0" w:space="0" w:color="auto"/>
                        <w:right w:val="none" w:sz="0" w:space="0" w:color="auto"/>
                      </w:divBdr>
                      <w:divsChild>
                        <w:div w:id="1456100887">
                          <w:marLeft w:val="0"/>
                          <w:marRight w:val="0"/>
                          <w:marTop w:val="0"/>
                          <w:marBottom w:val="0"/>
                          <w:divBdr>
                            <w:top w:val="none" w:sz="0" w:space="0" w:color="auto"/>
                            <w:left w:val="none" w:sz="0" w:space="0" w:color="auto"/>
                            <w:bottom w:val="none" w:sz="0" w:space="0" w:color="auto"/>
                            <w:right w:val="none" w:sz="0" w:space="0" w:color="auto"/>
                          </w:divBdr>
                          <w:divsChild>
                            <w:div w:id="1802376879">
                              <w:marLeft w:val="0"/>
                              <w:marRight w:val="0"/>
                              <w:marTop w:val="0"/>
                              <w:marBottom w:val="0"/>
                              <w:divBdr>
                                <w:top w:val="none" w:sz="0" w:space="0" w:color="auto"/>
                                <w:left w:val="none" w:sz="0" w:space="0" w:color="auto"/>
                                <w:bottom w:val="none" w:sz="0" w:space="0" w:color="auto"/>
                                <w:right w:val="none" w:sz="0" w:space="0" w:color="auto"/>
                              </w:divBdr>
                              <w:divsChild>
                                <w:div w:id="46883132">
                                  <w:marLeft w:val="0"/>
                                  <w:marRight w:val="0"/>
                                  <w:marTop w:val="0"/>
                                  <w:marBottom w:val="0"/>
                                  <w:divBdr>
                                    <w:top w:val="none" w:sz="0" w:space="0" w:color="auto"/>
                                    <w:left w:val="none" w:sz="0" w:space="0" w:color="auto"/>
                                    <w:bottom w:val="none" w:sz="0" w:space="0" w:color="auto"/>
                                    <w:right w:val="none" w:sz="0" w:space="0" w:color="auto"/>
                                  </w:divBdr>
                                  <w:divsChild>
                                    <w:div w:id="1006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891705">
      <w:bodyDiv w:val="1"/>
      <w:marLeft w:val="0"/>
      <w:marRight w:val="0"/>
      <w:marTop w:val="0"/>
      <w:marBottom w:val="0"/>
      <w:divBdr>
        <w:top w:val="none" w:sz="0" w:space="0" w:color="auto"/>
        <w:left w:val="none" w:sz="0" w:space="0" w:color="auto"/>
        <w:bottom w:val="none" w:sz="0" w:space="0" w:color="auto"/>
        <w:right w:val="none" w:sz="0" w:space="0" w:color="auto"/>
      </w:divBdr>
    </w:div>
    <w:div w:id="750813105">
      <w:bodyDiv w:val="1"/>
      <w:marLeft w:val="0"/>
      <w:marRight w:val="0"/>
      <w:marTop w:val="0"/>
      <w:marBottom w:val="0"/>
      <w:divBdr>
        <w:top w:val="none" w:sz="0" w:space="0" w:color="auto"/>
        <w:left w:val="none" w:sz="0" w:space="0" w:color="auto"/>
        <w:bottom w:val="none" w:sz="0" w:space="0" w:color="auto"/>
        <w:right w:val="none" w:sz="0" w:space="0" w:color="auto"/>
      </w:divBdr>
    </w:div>
    <w:div w:id="764886437">
      <w:bodyDiv w:val="1"/>
      <w:marLeft w:val="0"/>
      <w:marRight w:val="0"/>
      <w:marTop w:val="0"/>
      <w:marBottom w:val="0"/>
      <w:divBdr>
        <w:top w:val="none" w:sz="0" w:space="0" w:color="auto"/>
        <w:left w:val="none" w:sz="0" w:space="0" w:color="auto"/>
        <w:bottom w:val="none" w:sz="0" w:space="0" w:color="auto"/>
        <w:right w:val="none" w:sz="0" w:space="0" w:color="auto"/>
      </w:divBdr>
    </w:div>
    <w:div w:id="789668960">
      <w:bodyDiv w:val="1"/>
      <w:marLeft w:val="0"/>
      <w:marRight w:val="0"/>
      <w:marTop w:val="0"/>
      <w:marBottom w:val="0"/>
      <w:divBdr>
        <w:top w:val="none" w:sz="0" w:space="0" w:color="auto"/>
        <w:left w:val="none" w:sz="0" w:space="0" w:color="auto"/>
        <w:bottom w:val="none" w:sz="0" w:space="0" w:color="auto"/>
        <w:right w:val="none" w:sz="0" w:space="0" w:color="auto"/>
      </w:divBdr>
    </w:div>
    <w:div w:id="824665882">
      <w:bodyDiv w:val="1"/>
      <w:marLeft w:val="0"/>
      <w:marRight w:val="0"/>
      <w:marTop w:val="0"/>
      <w:marBottom w:val="0"/>
      <w:divBdr>
        <w:top w:val="none" w:sz="0" w:space="0" w:color="auto"/>
        <w:left w:val="none" w:sz="0" w:space="0" w:color="auto"/>
        <w:bottom w:val="none" w:sz="0" w:space="0" w:color="auto"/>
        <w:right w:val="none" w:sz="0" w:space="0" w:color="auto"/>
      </w:divBdr>
    </w:div>
    <w:div w:id="826870977">
      <w:bodyDiv w:val="1"/>
      <w:marLeft w:val="0"/>
      <w:marRight w:val="0"/>
      <w:marTop w:val="0"/>
      <w:marBottom w:val="0"/>
      <w:divBdr>
        <w:top w:val="none" w:sz="0" w:space="0" w:color="auto"/>
        <w:left w:val="none" w:sz="0" w:space="0" w:color="auto"/>
        <w:bottom w:val="none" w:sz="0" w:space="0" w:color="auto"/>
        <w:right w:val="none" w:sz="0" w:space="0" w:color="auto"/>
      </w:divBdr>
    </w:div>
    <w:div w:id="831985992">
      <w:bodyDiv w:val="1"/>
      <w:marLeft w:val="0"/>
      <w:marRight w:val="0"/>
      <w:marTop w:val="0"/>
      <w:marBottom w:val="0"/>
      <w:divBdr>
        <w:top w:val="none" w:sz="0" w:space="0" w:color="auto"/>
        <w:left w:val="none" w:sz="0" w:space="0" w:color="auto"/>
        <w:bottom w:val="none" w:sz="0" w:space="0" w:color="auto"/>
        <w:right w:val="none" w:sz="0" w:space="0" w:color="auto"/>
      </w:divBdr>
      <w:divsChild>
        <w:div w:id="1027364701">
          <w:marLeft w:val="0"/>
          <w:marRight w:val="0"/>
          <w:marTop w:val="0"/>
          <w:marBottom w:val="0"/>
          <w:divBdr>
            <w:top w:val="single" w:sz="2" w:space="0" w:color="auto"/>
            <w:left w:val="single" w:sz="2" w:space="0" w:color="auto"/>
            <w:bottom w:val="single" w:sz="6" w:space="0" w:color="auto"/>
            <w:right w:val="single" w:sz="2" w:space="0" w:color="auto"/>
          </w:divBdr>
          <w:divsChild>
            <w:div w:id="14153213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918349">
                  <w:marLeft w:val="0"/>
                  <w:marRight w:val="0"/>
                  <w:marTop w:val="0"/>
                  <w:marBottom w:val="0"/>
                  <w:divBdr>
                    <w:top w:val="single" w:sz="2" w:space="0" w:color="D9D9E3"/>
                    <w:left w:val="single" w:sz="2" w:space="0" w:color="D9D9E3"/>
                    <w:bottom w:val="single" w:sz="2" w:space="0" w:color="D9D9E3"/>
                    <w:right w:val="single" w:sz="2" w:space="0" w:color="D9D9E3"/>
                  </w:divBdr>
                  <w:divsChild>
                    <w:div w:id="1213420525">
                      <w:marLeft w:val="0"/>
                      <w:marRight w:val="0"/>
                      <w:marTop w:val="0"/>
                      <w:marBottom w:val="0"/>
                      <w:divBdr>
                        <w:top w:val="single" w:sz="2" w:space="0" w:color="D9D9E3"/>
                        <w:left w:val="single" w:sz="2" w:space="0" w:color="D9D9E3"/>
                        <w:bottom w:val="single" w:sz="2" w:space="0" w:color="D9D9E3"/>
                        <w:right w:val="single" w:sz="2" w:space="0" w:color="D9D9E3"/>
                      </w:divBdr>
                      <w:divsChild>
                        <w:div w:id="81075814">
                          <w:marLeft w:val="0"/>
                          <w:marRight w:val="0"/>
                          <w:marTop w:val="0"/>
                          <w:marBottom w:val="0"/>
                          <w:divBdr>
                            <w:top w:val="single" w:sz="2" w:space="0" w:color="D9D9E3"/>
                            <w:left w:val="single" w:sz="2" w:space="0" w:color="D9D9E3"/>
                            <w:bottom w:val="single" w:sz="2" w:space="0" w:color="D9D9E3"/>
                            <w:right w:val="single" w:sz="2" w:space="0" w:color="D9D9E3"/>
                          </w:divBdr>
                          <w:divsChild>
                            <w:div w:id="479467718">
                              <w:marLeft w:val="0"/>
                              <w:marRight w:val="0"/>
                              <w:marTop w:val="0"/>
                              <w:marBottom w:val="0"/>
                              <w:divBdr>
                                <w:top w:val="single" w:sz="2" w:space="0" w:color="D9D9E3"/>
                                <w:left w:val="single" w:sz="2" w:space="0" w:color="D9D9E3"/>
                                <w:bottom w:val="single" w:sz="2" w:space="0" w:color="D9D9E3"/>
                                <w:right w:val="single" w:sz="2" w:space="0" w:color="D9D9E3"/>
                              </w:divBdr>
                              <w:divsChild>
                                <w:div w:id="810364849">
                                  <w:marLeft w:val="0"/>
                                  <w:marRight w:val="0"/>
                                  <w:marTop w:val="0"/>
                                  <w:marBottom w:val="0"/>
                                  <w:divBdr>
                                    <w:top w:val="single" w:sz="2" w:space="0" w:color="D9D9E3"/>
                                    <w:left w:val="single" w:sz="2" w:space="0" w:color="D9D9E3"/>
                                    <w:bottom w:val="single" w:sz="2" w:space="0" w:color="D9D9E3"/>
                                    <w:right w:val="single" w:sz="2" w:space="0" w:color="D9D9E3"/>
                                  </w:divBdr>
                                  <w:divsChild>
                                    <w:div w:id="25043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34609247">
      <w:bodyDiv w:val="1"/>
      <w:marLeft w:val="0"/>
      <w:marRight w:val="0"/>
      <w:marTop w:val="0"/>
      <w:marBottom w:val="0"/>
      <w:divBdr>
        <w:top w:val="none" w:sz="0" w:space="0" w:color="auto"/>
        <w:left w:val="none" w:sz="0" w:space="0" w:color="auto"/>
        <w:bottom w:val="none" w:sz="0" w:space="0" w:color="auto"/>
        <w:right w:val="none" w:sz="0" w:space="0" w:color="auto"/>
      </w:divBdr>
    </w:div>
    <w:div w:id="835917478">
      <w:bodyDiv w:val="1"/>
      <w:marLeft w:val="0"/>
      <w:marRight w:val="0"/>
      <w:marTop w:val="0"/>
      <w:marBottom w:val="0"/>
      <w:divBdr>
        <w:top w:val="none" w:sz="0" w:space="0" w:color="auto"/>
        <w:left w:val="none" w:sz="0" w:space="0" w:color="auto"/>
        <w:bottom w:val="none" w:sz="0" w:space="0" w:color="auto"/>
        <w:right w:val="none" w:sz="0" w:space="0" w:color="auto"/>
      </w:divBdr>
    </w:div>
    <w:div w:id="862979472">
      <w:bodyDiv w:val="1"/>
      <w:marLeft w:val="0"/>
      <w:marRight w:val="0"/>
      <w:marTop w:val="0"/>
      <w:marBottom w:val="0"/>
      <w:divBdr>
        <w:top w:val="none" w:sz="0" w:space="0" w:color="auto"/>
        <w:left w:val="none" w:sz="0" w:space="0" w:color="auto"/>
        <w:bottom w:val="none" w:sz="0" w:space="0" w:color="auto"/>
        <w:right w:val="none" w:sz="0" w:space="0" w:color="auto"/>
      </w:divBdr>
    </w:div>
    <w:div w:id="868028103">
      <w:bodyDiv w:val="1"/>
      <w:marLeft w:val="0"/>
      <w:marRight w:val="0"/>
      <w:marTop w:val="0"/>
      <w:marBottom w:val="0"/>
      <w:divBdr>
        <w:top w:val="none" w:sz="0" w:space="0" w:color="auto"/>
        <w:left w:val="none" w:sz="0" w:space="0" w:color="auto"/>
        <w:bottom w:val="none" w:sz="0" w:space="0" w:color="auto"/>
        <w:right w:val="none" w:sz="0" w:space="0" w:color="auto"/>
      </w:divBdr>
    </w:div>
    <w:div w:id="870998581">
      <w:bodyDiv w:val="1"/>
      <w:marLeft w:val="0"/>
      <w:marRight w:val="0"/>
      <w:marTop w:val="0"/>
      <w:marBottom w:val="0"/>
      <w:divBdr>
        <w:top w:val="none" w:sz="0" w:space="0" w:color="auto"/>
        <w:left w:val="none" w:sz="0" w:space="0" w:color="auto"/>
        <w:bottom w:val="none" w:sz="0" w:space="0" w:color="auto"/>
        <w:right w:val="none" w:sz="0" w:space="0" w:color="auto"/>
      </w:divBdr>
    </w:div>
    <w:div w:id="871456936">
      <w:bodyDiv w:val="1"/>
      <w:marLeft w:val="0"/>
      <w:marRight w:val="0"/>
      <w:marTop w:val="0"/>
      <w:marBottom w:val="0"/>
      <w:divBdr>
        <w:top w:val="none" w:sz="0" w:space="0" w:color="auto"/>
        <w:left w:val="none" w:sz="0" w:space="0" w:color="auto"/>
        <w:bottom w:val="none" w:sz="0" w:space="0" w:color="auto"/>
        <w:right w:val="none" w:sz="0" w:space="0" w:color="auto"/>
      </w:divBdr>
    </w:div>
    <w:div w:id="880018921">
      <w:bodyDiv w:val="1"/>
      <w:marLeft w:val="0"/>
      <w:marRight w:val="0"/>
      <w:marTop w:val="0"/>
      <w:marBottom w:val="0"/>
      <w:divBdr>
        <w:top w:val="none" w:sz="0" w:space="0" w:color="auto"/>
        <w:left w:val="none" w:sz="0" w:space="0" w:color="auto"/>
        <w:bottom w:val="none" w:sz="0" w:space="0" w:color="auto"/>
        <w:right w:val="none" w:sz="0" w:space="0" w:color="auto"/>
      </w:divBdr>
    </w:div>
    <w:div w:id="883907950">
      <w:bodyDiv w:val="1"/>
      <w:marLeft w:val="0"/>
      <w:marRight w:val="0"/>
      <w:marTop w:val="0"/>
      <w:marBottom w:val="0"/>
      <w:divBdr>
        <w:top w:val="none" w:sz="0" w:space="0" w:color="auto"/>
        <w:left w:val="none" w:sz="0" w:space="0" w:color="auto"/>
        <w:bottom w:val="none" w:sz="0" w:space="0" w:color="auto"/>
        <w:right w:val="none" w:sz="0" w:space="0" w:color="auto"/>
      </w:divBdr>
      <w:divsChild>
        <w:div w:id="1429420935">
          <w:marLeft w:val="1166"/>
          <w:marRight w:val="0"/>
          <w:marTop w:val="86"/>
          <w:marBottom w:val="0"/>
          <w:divBdr>
            <w:top w:val="none" w:sz="0" w:space="0" w:color="auto"/>
            <w:left w:val="none" w:sz="0" w:space="0" w:color="auto"/>
            <w:bottom w:val="none" w:sz="0" w:space="0" w:color="auto"/>
            <w:right w:val="none" w:sz="0" w:space="0" w:color="auto"/>
          </w:divBdr>
        </w:div>
      </w:divsChild>
    </w:div>
    <w:div w:id="885333682">
      <w:bodyDiv w:val="1"/>
      <w:marLeft w:val="0"/>
      <w:marRight w:val="0"/>
      <w:marTop w:val="0"/>
      <w:marBottom w:val="0"/>
      <w:divBdr>
        <w:top w:val="none" w:sz="0" w:space="0" w:color="auto"/>
        <w:left w:val="none" w:sz="0" w:space="0" w:color="auto"/>
        <w:bottom w:val="none" w:sz="0" w:space="0" w:color="auto"/>
        <w:right w:val="none" w:sz="0" w:space="0" w:color="auto"/>
      </w:divBdr>
      <w:divsChild>
        <w:div w:id="986130896">
          <w:marLeft w:val="0"/>
          <w:marRight w:val="0"/>
          <w:marTop w:val="0"/>
          <w:marBottom w:val="0"/>
          <w:divBdr>
            <w:top w:val="single" w:sz="2" w:space="0" w:color="auto"/>
            <w:left w:val="single" w:sz="2" w:space="0" w:color="auto"/>
            <w:bottom w:val="single" w:sz="6" w:space="0" w:color="auto"/>
            <w:right w:val="single" w:sz="2" w:space="0" w:color="auto"/>
          </w:divBdr>
          <w:divsChild>
            <w:div w:id="1288856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164723">
                  <w:marLeft w:val="0"/>
                  <w:marRight w:val="0"/>
                  <w:marTop w:val="0"/>
                  <w:marBottom w:val="0"/>
                  <w:divBdr>
                    <w:top w:val="single" w:sz="2" w:space="0" w:color="D9D9E3"/>
                    <w:left w:val="single" w:sz="2" w:space="0" w:color="D9D9E3"/>
                    <w:bottom w:val="single" w:sz="2" w:space="0" w:color="D9D9E3"/>
                    <w:right w:val="single" w:sz="2" w:space="0" w:color="D9D9E3"/>
                  </w:divBdr>
                  <w:divsChild>
                    <w:div w:id="830369898">
                      <w:marLeft w:val="0"/>
                      <w:marRight w:val="0"/>
                      <w:marTop w:val="0"/>
                      <w:marBottom w:val="0"/>
                      <w:divBdr>
                        <w:top w:val="single" w:sz="2" w:space="0" w:color="D9D9E3"/>
                        <w:left w:val="single" w:sz="2" w:space="0" w:color="D9D9E3"/>
                        <w:bottom w:val="single" w:sz="2" w:space="0" w:color="D9D9E3"/>
                        <w:right w:val="single" w:sz="2" w:space="0" w:color="D9D9E3"/>
                      </w:divBdr>
                      <w:divsChild>
                        <w:div w:id="464347454">
                          <w:marLeft w:val="0"/>
                          <w:marRight w:val="0"/>
                          <w:marTop w:val="0"/>
                          <w:marBottom w:val="0"/>
                          <w:divBdr>
                            <w:top w:val="single" w:sz="2" w:space="0" w:color="D9D9E3"/>
                            <w:left w:val="single" w:sz="2" w:space="0" w:color="D9D9E3"/>
                            <w:bottom w:val="single" w:sz="2" w:space="0" w:color="D9D9E3"/>
                            <w:right w:val="single" w:sz="2" w:space="0" w:color="D9D9E3"/>
                          </w:divBdr>
                          <w:divsChild>
                            <w:div w:id="670641326">
                              <w:marLeft w:val="0"/>
                              <w:marRight w:val="0"/>
                              <w:marTop w:val="0"/>
                              <w:marBottom w:val="0"/>
                              <w:divBdr>
                                <w:top w:val="single" w:sz="2" w:space="0" w:color="D9D9E3"/>
                                <w:left w:val="single" w:sz="2" w:space="0" w:color="D9D9E3"/>
                                <w:bottom w:val="single" w:sz="2" w:space="0" w:color="D9D9E3"/>
                                <w:right w:val="single" w:sz="2" w:space="0" w:color="D9D9E3"/>
                              </w:divBdr>
                              <w:divsChild>
                                <w:div w:id="1722486142">
                                  <w:marLeft w:val="0"/>
                                  <w:marRight w:val="0"/>
                                  <w:marTop w:val="0"/>
                                  <w:marBottom w:val="0"/>
                                  <w:divBdr>
                                    <w:top w:val="single" w:sz="2" w:space="0" w:color="D9D9E3"/>
                                    <w:left w:val="single" w:sz="2" w:space="0" w:color="D9D9E3"/>
                                    <w:bottom w:val="single" w:sz="2" w:space="0" w:color="D9D9E3"/>
                                    <w:right w:val="single" w:sz="2" w:space="0" w:color="D9D9E3"/>
                                  </w:divBdr>
                                  <w:divsChild>
                                    <w:div w:id="77263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5871873">
      <w:bodyDiv w:val="1"/>
      <w:marLeft w:val="0"/>
      <w:marRight w:val="0"/>
      <w:marTop w:val="0"/>
      <w:marBottom w:val="0"/>
      <w:divBdr>
        <w:top w:val="none" w:sz="0" w:space="0" w:color="auto"/>
        <w:left w:val="none" w:sz="0" w:space="0" w:color="auto"/>
        <w:bottom w:val="none" w:sz="0" w:space="0" w:color="auto"/>
        <w:right w:val="none" w:sz="0" w:space="0" w:color="auto"/>
      </w:divBdr>
      <w:divsChild>
        <w:div w:id="801920865">
          <w:marLeft w:val="0"/>
          <w:marRight w:val="0"/>
          <w:marTop w:val="0"/>
          <w:marBottom w:val="0"/>
          <w:divBdr>
            <w:top w:val="single" w:sz="2" w:space="0" w:color="auto"/>
            <w:left w:val="single" w:sz="2" w:space="0" w:color="auto"/>
            <w:bottom w:val="single" w:sz="6" w:space="0" w:color="auto"/>
            <w:right w:val="single" w:sz="2" w:space="0" w:color="auto"/>
          </w:divBdr>
          <w:divsChild>
            <w:div w:id="900361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877143">
                  <w:marLeft w:val="0"/>
                  <w:marRight w:val="0"/>
                  <w:marTop w:val="0"/>
                  <w:marBottom w:val="0"/>
                  <w:divBdr>
                    <w:top w:val="single" w:sz="2" w:space="0" w:color="D9D9E3"/>
                    <w:left w:val="single" w:sz="2" w:space="0" w:color="D9D9E3"/>
                    <w:bottom w:val="single" w:sz="2" w:space="0" w:color="D9D9E3"/>
                    <w:right w:val="single" w:sz="2" w:space="0" w:color="D9D9E3"/>
                  </w:divBdr>
                  <w:divsChild>
                    <w:div w:id="143937163">
                      <w:marLeft w:val="0"/>
                      <w:marRight w:val="0"/>
                      <w:marTop w:val="0"/>
                      <w:marBottom w:val="0"/>
                      <w:divBdr>
                        <w:top w:val="single" w:sz="2" w:space="0" w:color="D9D9E3"/>
                        <w:left w:val="single" w:sz="2" w:space="0" w:color="D9D9E3"/>
                        <w:bottom w:val="single" w:sz="2" w:space="0" w:color="D9D9E3"/>
                        <w:right w:val="single" w:sz="2" w:space="0" w:color="D9D9E3"/>
                      </w:divBdr>
                      <w:divsChild>
                        <w:div w:id="660081995">
                          <w:marLeft w:val="0"/>
                          <w:marRight w:val="0"/>
                          <w:marTop w:val="0"/>
                          <w:marBottom w:val="0"/>
                          <w:divBdr>
                            <w:top w:val="single" w:sz="2" w:space="0" w:color="D9D9E3"/>
                            <w:left w:val="single" w:sz="2" w:space="0" w:color="D9D9E3"/>
                            <w:bottom w:val="single" w:sz="2" w:space="0" w:color="D9D9E3"/>
                            <w:right w:val="single" w:sz="2" w:space="0" w:color="D9D9E3"/>
                          </w:divBdr>
                          <w:divsChild>
                            <w:div w:id="1116295602">
                              <w:marLeft w:val="0"/>
                              <w:marRight w:val="0"/>
                              <w:marTop w:val="0"/>
                              <w:marBottom w:val="0"/>
                              <w:divBdr>
                                <w:top w:val="single" w:sz="2" w:space="0" w:color="D9D9E3"/>
                                <w:left w:val="single" w:sz="2" w:space="0" w:color="D9D9E3"/>
                                <w:bottom w:val="single" w:sz="2" w:space="0" w:color="D9D9E3"/>
                                <w:right w:val="single" w:sz="2" w:space="0" w:color="D9D9E3"/>
                              </w:divBdr>
                              <w:divsChild>
                                <w:div w:id="1068041014">
                                  <w:marLeft w:val="0"/>
                                  <w:marRight w:val="0"/>
                                  <w:marTop w:val="0"/>
                                  <w:marBottom w:val="0"/>
                                  <w:divBdr>
                                    <w:top w:val="single" w:sz="2" w:space="0" w:color="D9D9E3"/>
                                    <w:left w:val="single" w:sz="2" w:space="0" w:color="D9D9E3"/>
                                    <w:bottom w:val="single" w:sz="2" w:space="0" w:color="D9D9E3"/>
                                    <w:right w:val="single" w:sz="2" w:space="0" w:color="D9D9E3"/>
                                  </w:divBdr>
                                  <w:divsChild>
                                    <w:div w:id="1340280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86526683">
      <w:bodyDiv w:val="1"/>
      <w:marLeft w:val="0"/>
      <w:marRight w:val="0"/>
      <w:marTop w:val="0"/>
      <w:marBottom w:val="0"/>
      <w:divBdr>
        <w:top w:val="none" w:sz="0" w:space="0" w:color="auto"/>
        <w:left w:val="none" w:sz="0" w:space="0" w:color="auto"/>
        <w:bottom w:val="none" w:sz="0" w:space="0" w:color="auto"/>
        <w:right w:val="none" w:sz="0" w:space="0" w:color="auto"/>
      </w:divBdr>
    </w:div>
    <w:div w:id="896401653">
      <w:bodyDiv w:val="1"/>
      <w:marLeft w:val="0"/>
      <w:marRight w:val="0"/>
      <w:marTop w:val="0"/>
      <w:marBottom w:val="0"/>
      <w:divBdr>
        <w:top w:val="none" w:sz="0" w:space="0" w:color="auto"/>
        <w:left w:val="none" w:sz="0" w:space="0" w:color="auto"/>
        <w:bottom w:val="none" w:sz="0" w:space="0" w:color="auto"/>
        <w:right w:val="none" w:sz="0" w:space="0" w:color="auto"/>
      </w:divBdr>
    </w:div>
    <w:div w:id="901058778">
      <w:bodyDiv w:val="1"/>
      <w:marLeft w:val="0"/>
      <w:marRight w:val="0"/>
      <w:marTop w:val="0"/>
      <w:marBottom w:val="0"/>
      <w:divBdr>
        <w:top w:val="none" w:sz="0" w:space="0" w:color="auto"/>
        <w:left w:val="none" w:sz="0" w:space="0" w:color="auto"/>
        <w:bottom w:val="none" w:sz="0" w:space="0" w:color="auto"/>
        <w:right w:val="none" w:sz="0" w:space="0" w:color="auto"/>
      </w:divBdr>
      <w:divsChild>
        <w:div w:id="451025284">
          <w:marLeft w:val="0"/>
          <w:marRight w:val="0"/>
          <w:marTop w:val="0"/>
          <w:marBottom w:val="0"/>
          <w:divBdr>
            <w:top w:val="none" w:sz="0" w:space="0" w:color="auto"/>
            <w:left w:val="none" w:sz="0" w:space="0" w:color="auto"/>
            <w:bottom w:val="none" w:sz="0" w:space="0" w:color="auto"/>
            <w:right w:val="none" w:sz="0" w:space="0" w:color="auto"/>
          </w:divBdr>
        </w:div>
        <w:div w:id="1367096105">
          <w:marLeft w:val="0"/>
          <w:marRight w:val="0"/>
          <w:marTop w:val="0"/>
          <w:marBottom w:val="0"/>
          <w:divBdr>
            <w:top w:val="none" w:sz="0" w:space="0" w:color="auto"/>
            <w:left w:val="none" w:sz="0" w:space="0" w:color="auto"/>
            <w:bottom w:val="none" w:sz="0" w:space="0" w:color="auto"/>
            <w:right w:val="none" w:sz="0" w:space="0" w:color="auto"/>
          </w:divBdr>
        </w:div>
        <w:div w:id="1715813486">
          <w:marLeft w:val="0"/>
          <w:marRight w:val="0"/>
          <w:marTop w:val="0"/>
          <w:marBottom w:val="0"/>
          <w:divBdr>
            <w:top w:val="none" w:sz="0" w:space="0" w:color="auto"/>
            <w:left w:val="none" w:sz="0" w:space="0" w:color="auto"/>
            <w:bottom w:val="none" w:sz="0" w:space="0" w:color="auto"/>
            <w:right w:val="none" w:sz="0" w:space="0" w:color="auto"/>
          </w:divBdr>
        </w:div>
      </w:divsChild>
    </w:div>
    <w:div w:id="901604064">
      <w:bodyDiv w:val="1"/>
      <w:marLeft w:val="0"/>
      <w:marRight w:val="0"/>
      <w:marTop w:val="0"/>
      <w:marBottom w:val="0"/>
      <w:divBdr>
        <w:top w:val="none" w:sz="0" w:space="0" w:color="auto"/>
        <w:left w:val="none" w:sz="0" w:space="0" w:color="auto"/>
        <w:bottom w:val="none" w:sz="0" w:space="0" w:color="auto"/>
        <w:right w:val="none" w:sz="0" w:space="0" w:color="auto"/>
      </w:divBdr>
    </w:div>
    <w:div w:id="916864539">
      <w:bodyDiv w:val="1"/>
      <w:marLeft w:val="0"/>
      <w:marRight w:val="0"/>
      <w:marTop w:val="0"/>
      <w:marBottom w:val="0"/>
      <w:divBdr>
        <w:top w:val="none" w:sz="0" w:space="0" w:color="auto"/>
        <w:left w:val="none" w:sz="0" w:space="0" w:color="auto"/>
        <w:bottom w:val="none" w:sz="0" w:space="0" w:color="auto"/>
        <w:right w:val="none" w:sz="0" w:space="0" w:color="auto"/>
      </w:divBdr>
    </w:div>
    <w:div w:id="927497633">
      <w:bodyDiv w:val="1"/>
      <w:marLeft w:val="0"/>
      <w:marRight w:val="0"/>
      <w:marTop w:val="0"/>
      <w:marBottom w:val="0"/>
      <w:divBdr>
        <w:top w:val="none" w:sz="0" w:space="0" w:color="auto"/>
        <w:left w:val="none" w:sz="0" w:space="0" w:color="auto"/>
        <w:bottom w:val="none" w:sz="0" w:space="0" w:color="auto"/>
        <w:right w:val="none" w:sz="0" w:space="0" w:color="auto"/>
      </w:divBdr>
    </w:div>
    <w:div w:id="927739122">
      <w:bodyDiv w:val="1"/>
      <w:marLeft w:val="0"/>
      <w:marRight w:val="0"/>
      <w:marTop w:val="0"/>
      <w:marBottom w:val="0"/>
      <w:divBdr>
        <w:top w:val="none" w:sz="0" w:space="0" w:color="auto"/>
        <w:left w:val="none" w:sz="0" w:space="0" w:color="auto"/>
        <w:bottom w:val="none" w:sz="0" w:space="0" w:color="auto"/>
        <w:right w:val="none" w:sz="0" w:space="0" w:color="auto"/>
      </w:divBdr>
    </w:div>
    <w:div w:id="928076047">
      <w:bodyDiv w:val="1"/>
      <w:marLeft w:val="0"/>
      <w:marRight w:val="0"/>
      <w:marTop w:val="0"/>
      <w:marBottom w:val="0"/>
      <w:divBdr>
        <w:top w:val="none" w:sz="0" w:space="0" w:color="auto"/>
        <w:left w:val="none" w:sz="0" w:space="0" w:color="auto"/>
        <w:bottom w:val="none" w:sz="0" w:space="0" w:color="auto"/>
        <w:right w:val="none" w:sz="0" w:space="0" w:color="auto"/>
      </w:divBdr>
    </w:div>
    <w:div w:id="935477190">
      <w:bodyDiv w:val="1"/>
      <w:marLeft w:val="0"/>
      <w:marRight w:val="0"/>
      <w:marTop w:val="0"/>
      <w:marBottom w:val="0"/>
      <w:divBdr>
        <w:top w:val="none" w:sz="0" w:space="0" w:color="auto"/>
        <w:left w:val="none" w:sz="0" w:space="0" w:color="auto"/>
        <w:bottom w:val="none" w:sz="0" w:space="0" w:color="auto"/>
        <w:right w:val="none" w:sz="0" w:space="0" w:color="auto"/>
      </w:divBdr>
    </w:div>
    <w:div w:id="936332539">
      <w:bodyDiv w:val="1"/>
      <w:marLeft w:val="0"/>
      <w:marRight w:val="0"/>
      <w:marTop w:val="0"/>
      <w:marBottom w:val="0"/>
      <w:divBdr>
        <w:top w:val="none" w:sz="0" w:space="0" w:color="auto"/>
        <w:left w:val="none" w:sz="0" w:space="0" w:color="auto"/>
        <w:bottom w:val="none" w:sz="0" w:space="0" w:color="auto"/>
        <w:right w:val="none" w:sz="0" w:space="0" w:color="auto"/>
      </w:divBdr>
    </w:div>
    <w:div w:id="938180150">
      <w:bodyDiv w:val="1"/>
      <w:marLeft w:val="0"/>
      <w:marRight w:val="0"/>
      <w:marTop w:val="0"/>
      <w:marBottom w:val="0"/>
      <w:divBdr>
        <w:top w:val="none" w:sz="0" w:space="0" w:color="auto"/>
        <w:left w:val="none" w:sz="0" w:space="0" w:color="auto"/>
        <w:bottom w:val="none" w:sz="0" w:space="0" w:color="auto"/>
        <w:right w:val="none" w:sz="0" w:space="0" w:color="auto"/>
      </w:divBdr>
      <w:divsChild>
        <w:div w:id="1220243866">
          <w:marLeft w:val="0"/>
          <w:marRight w:val="0"/>
          <w:marTop w:val="0"/>
          <w:marBottom w:val="0"/>
          <w:divBdr>
            <w:top w:val="single" w:sz="2" w:space="0" w:color="auto"/>
            <w:left w:val="single" w:sz="2" w:space="0" w:color="auto"/>
            <w:bottom w:val="single" w:sz="6" w:space="0" w:color="auto"/>
            <w:right w:val="single" w:sz="2" w:space="0" w:color="auto"/>
          </w:divBdr>
          <w:divsChild>
            <w:div w:id="141501274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876449">
                  <w:marLeft w:val="0"/>
                  <w:marRight w:val="0"/>
                  <w:marTop w:val="0"/>
                  <w:marBottom w:val="0"/>
                  <w:divBdr>
                    <w:top w:val="single" w:sz="2" w:space="0" w:color="D9D9E3"/>
                    <w:left w:val="single" w:sz="2" w:space="0" w:color="D9D9E3"/>
                    <w:bottom w:val="single" w:sz="2" w:space="0" w:color="D9D9E3"/>
                    <w:right w:val="single" w:sz="2" w:space="0" w:color="D9D9E3"/>
                  </w:divBdr>
                  <w:divsChild>
                    <w:div w:id="1276906145">
                      <w:marLeft w:val="0"/>
                      <w:marRight w:val="0"/>
                      <w:marTop w:val="0"/>
                      <w:marBottom w:val="0"/>
                      <w:divBdr>
                        <w:top w:val="single" w:sz="2" w:space="0" w:color="D9D9E3"/>
                        <w:left w:val="single" w:sz="2" w:space="0" w:color="D9D9E3"/>
                        <w:bottom w:val="single" w:sz="2" w:space="0" w:color="D9D9E3"/>
                        <w:right w:val="single" w:sz="2" w:space="0" w:color="D9D9E3"/>
                      </w:divBdr>
                      <w:divsChild>
                        <w:div w:id="2012178188">
                          <w:marLeft w:val="0"/>
                          <w:marRight w:val="0"/>
                          <w:marTop w:val="0"/>
                          <w:marBottom w:val="0"/>
                          <w:divBdr>
                            <w:top w:val="single" w:sz="2" w:space="0" w:color="D9D9E3"/>
                            <w:left w:val="single" w:sz="2" w:space="0" w:color="D9D9E3"/>
                            <w:bottom w:val="single" w:sz="2" w:space="0" w:color="D9D9E3"/>
                            <w:right w:val="single" w:sz="2" w:space="0" w:color="D9D9E3"/>
                          </w:divBdr>
                          <w:divsChild>
                            <w:div w:id="2035768203">
                              <w:marLeft w:val="0"/>
                              <w:marRight w:val="0"/>
                              <w:marTop w:val="0"/>
                              <w:marBottom w:val="0"/>
                              <w:divBdr>
                                <w:top w:val="single" w:sz="2" w:space="0" w:color="D9D9E3"/>
                                <w:left w:val="single" w:sz="2" w:space="0" w:color="D9D9E3"/>
                                <w:bottom w:val="single" w:sz="2" w:space="0" w:color="D9D9E3"/>
                                <w:right w:val="single" w:sz="2" w:space="0" w:color="D9D9E3"/>
                              </w:divBdr>
                              <w:divsChild>
                                <w:div w:id="122770955">
                                  <w:marLeft w:val="0"/>
                                  <w:marRight w:val="0"/>
                                  <w:marTop w:val="0"/>
                                  <w:marBottom w:val="0"/>
                                  <w:divBdr>
                                    <w:top w:val="single" w:sz="2" w:space="0" w:color="D9D9E3"/>
                                    <w:left w:val="single" w:sz="2" w:space="0" w:color="D9D9E3"/>
                                    <w:bottom w:val="single" w:sz="2" w:space="0" w:color="D9D9E3"/>
                                    <w:right w:val="single" w:sz="2" w:space="0" w:color="D9D9E3"/>
                                  </w:divBdr>
                                  <w:divsChild>
                                    <w:div w:id="561257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89137126">
      <w:bodyDiv w:val="1"/>
      <w:marLeft w:val="0"/>
      <w:marRight w:val="0"/>
      <w:marTop w:val="0"/>
      <w:marBottom w:val="0"/>
      <w:divBdr>
        <w:top w:val="none" w:sz="0" w:space="0" w:color="auto"/>
        <w:left w:val="none" w:sz="0" w:space="0" w:color="auto"/>
        <w:bottom w:val="none" w:sz="0" w:space="0" w:color="auto"/>
        <w:right w:val="none" w:sz="0" w:space="0" w:color="auto"/>
      </w:divBdr>
    </w:div>
    <w:div w:id="1005594847">
      <w:bodyDiv w:val="1"/>
      <w:marLeft w:val="0"/>
      <w:marRight w:val="0"/>
      <w:marTop w:val="0"/>
      <w:marBottom w:val="0"/>
      <w:divBdr>
        <w:top w:val="none" w:sz="0" w:space="0" w:color="auto"/>
        <w:left w:val="none" w:sz="0" w:space="0" w:color="auto"/>
        <w:bottom w:val="none" w:sz="0" w:space="0" w:color="auto"/>
        <w:right w:val="none" w:sz="0" w:space="0" w:color="auto"/>
      </w:divBdr>
    </w:div>
    <w:div w:id="1007711057">
      <w:bodyDiv w:val="1"/>
      <w:marLeft w:val="0"/>
      <w:marRight w:val="0"/>
      <w:marTop w:val="0"/>
      <w:marBottom w:val="0"/>
      <w:divBdr>
        <w:top w:val="none" w:sz="0" w:space="0" w:color="auto"/>
        <w:left w:val="none" w:sz="0" w:space="0" w:color="auto"/>
        <w:bottom w:val="none" w:sz="0" w:space="0" w:color="auto"/>
        <w:right w:val="none" w:sz="0" w:space="0" w:color="auto"/>
      </w:divBdr>
    </w:div>
    <w:div w:id="1009216514">
      <w:bodyDiv w:val="1"/>
      <w:marLeft w:val="0"/>
      <w:marRight w:val="0"/>
      <w:marTop w:val="0"/>
      <w:marBottom w:val="0"/>
      <w:divBdr>
        <w:top w:val="none" w:sz="0" w:space="0" w:color="auto"/>
        <w:left w:val="none" w:sz="0" w:space="0" w:color="auto"/>
        <w:bottom w:val="none" w:sz="0" w:space="0" w:color="auto"/>
        <w:right w:val="none" w:sz="0" w:space="0" w:color="auto"/>
      </w:divBdr>
    </w:div>
    <w:div w:id="1009451780">
      <w:bodyDiv w:val="1"/>
      <w:marLeft w:val="0"/>
      <w:marRight w:val="0"/>
      <w:marTop w:val="0"/>
      <w:marBottom w:val="0"/>
      <w:divBdr>
        <w:top w:val="none" w:sz="0" w:space="0" w:color="auto"/>
        <w:left w:val="none" w:sz="0" w:space="0" w:color="auto"/>
        <w:bottom w:val="none" w:sz="0" w:space="0" w:color="auto"/>
        <w:right w:val="none" w:sz="0" w:space="0" w:color="auto"/>
      </w:divBdr>
    </w:div>
    <w:div w:id="1022053951">
      <w:bodyDiv w:val="1"/>
      <w:marLeft w:val="0"/>
      <w:marRight w:val="0"/>
      <w:marTop w:val="0"/>
      <w:marBottom w:val="0"/>
      <w:divBdr>
        <w:top w:val="none" w:sz="0" w:space="0" w:color="auto"/>
        <w:left w:val="none" w:sz="0" w:space="0" w:color="auto"/>
        <w:bottom w:val="none" w:sz="0" w:space="0" w:color="auto"/>
        <w:right w:val="none" w:sz="0" w:space="0" w:color="auto"/>
      </w:divBdr>
    </w:div>
    <w:div w:id="1028022435">
      <w:bodyDiv w:val="1"/>
      <w:marLeft w:val="0"/>
      <w:marRight w:val="0"/>
      <w:marTop w:val="0"/>
      <w:marBottom w:val="0"/>
      <w:divBdr>
        <w:top w:val="none" w:sz="0" w:space="0" w:color="auto"/>
        <w:left w:val="none" w:sz="0" w:space="0" w:color="auto"/>
        <w:bottom w:val="none" w:sz="0" w:space="0" w:color="auto"/>
        <w:right w:val="none" w:sz="0" w:space="0" w:color="auto"/>
      </w:divBdr>
    </w:div>
    <w:div w:id="1028261977">
      <w:bodyDiv w:val="1"/>
      <w:marLeft w:val="0"/>
      <w:marRight w:val="0"/>
      <w:marTop w:val="0"/>
      <w:marBottom w:val="0"/>
      <w:divBdr>
        <w:top w:val="none" w:sz="0" w:space="0" w:color="auto"/>
        <w:left w:val="none" w:sz="0" w:space="0" w:color="auto"/>
        <w:bottom w:val="none" w:sz="0" w:space="0" w:color="auto"/>
        <w:right w:val="none" w:sz="0" w:space="0" w:color="auto"/>
      </w:divBdr>
    </w:div>
    <w:div w:id="1061631515">
      <w:bodyDiv w:val="1"/>
      <w:marLeft w:val="0"/>
      <w:marRight w:val="0"/>
      <w:marTop w:val="0"/>
      <w:marBottom w:val="0"/>
      <w:divBdr>
        <w:top w:val="none" w:sz="0" w:space="0" w:color="auto"/>
        <w:left w:val="none" w:sz="0" w:space="0" w:color="auto"/>
        <w:bottom w:val="none" w:sz="0" w:space="0" w:color="auto"/>
        <w:right w:val="none" w:sz="0" w:space="0" w:color="auto"/>
      </w:divBdr>
    </w:div>
    <w:div w:id="1062560750">
      <w:bodyDiv w:val="1"/>
      <w:marLeft w:val="0"/>
      <w:marRight w:val="0"/>
      <w:marTop w:val="0"/>
      <w:marBottom w:val="0"/>
      <w:divBdr>
        <w:top w:val="none" w:sz="0" w:space="0" w:color="auto"/>
        <w:left w:val="none" w:sz="0" w:space="0" w:color="auto"/>
        <w:bottom w:val="none" w:sz="0" w:space="0" w:color="auto"/>
        <w:right w:val="none" w:sz="0" w:space="0" w:color="auto"/>
      </w:divBdr>
      <w:divsChild>
        <w:div w:id="502741194">
          <w:marLeft w:val="0"/>
          <w:marRight w:val="0"/>
          <w:marTop w:val="0"/>
          <w:marBottom w:val="0"/>
          <w:divBdr>
            <w:top w:val="single" w:sz="2" w:space="0" w:color="auto"/>
            <w:left w:val="single" w:sz="2" w:space="0" w:color="auto"/>
            <w:bottom w:val="single" w:sz="6" w:space="0" w:color="auto"/>
            <w:right w:val="single" w:sz="2" w:space="0" w:color="auto"/>
          </w:divBdr>
          <w:divsChild>
            <w:div w:id="270283493">
              <w:marLeft w:val="0"/>
              <w:marRight w:val="0"/>
              <w:marTop w:val="100"/>
              <w:marBottom w:val="100"/>
              <w:divBdr>
                <w:top w:val="single" w:sz="2" w:space="0" w:color="D9D9E3"/>
                <w:left w:val="single" w:sz="2" w:space="0" w:color="D9D9E3"/>
                <w:bottom w:val="single" w:sz="2" w:space="0" w:color="D9D9E3"/>
                <w:right w:val="single" w:sz="2" w:space="0" w:color="D9D9E3"/>
              </w:divBdr>
              <w:divsChild>
                <w:div w:id="640185709">
                  <w:marLeft w:val="0"/>
                  <w:marRight w:val="0"/>
                  <w:marTop w:val="0"/>
                  <w:marBottom w:val="0"/>
                  <w:divBdr>
                    <w:top w:val="single" w:sz="2" w:space="0" w:color="D9D9E3"/>
                    <w:left w:val="single" w:sz="2" w:space="0" w:color="D9D9E3"/>
                    <w:bottom w:val="single" w:sz="2" w:space="0" w:color="D9D9E3"/>
                    <w:right w:val="single" w:sz="2" w:space="0" w:color="D9D9E3"/>
                  </w:divBdr>
                  <w:divsChild>
                    <w:div w:id="104737953">
                      <w:marLeft w:val="0"/>
                      <w:marRight w:val="0"/>
                      <w:marTop w:val="0"/>
                      <w:marBottom w:val="0"/>
                      <w:divBdr>
                        <w:top w:val="single" w:sz="2" w:space="0" w:color="D9D9E3"/>
                        <w:left w:val="single" w:sz="2" w:space="0" w:color="D9D9E3"/>
                        <w:bottom w:val="single" w:sz="2" w:space="0" w:color="D9D9E3"/>
                        <w:right w:val="single" w:sz="2" w:space="0" w:color="D9D9E3"/>
                      </w:divBdr>
                      <w:divsChild>
                        <w:div w:id="393898909">
                          <w:marLeft w:val="0"/>
                          <w:marRight w:val="0"/>
                          <w:marTop w:val="0"/>
                          <w:marBottom w:val="0"/>
                          <w:divBdr>
                            <w:top w:val="single" w:sz="2" w:space="0" w:color="D9D9E3"/>
                            <w:left w:val="single" w:sz="2" w:space="0" w:color="D9D9E3"/>
                            <w:bottom w:val="single" w:sz="2" w:space="0" w:color="D9D9E3"/>
                            <w:right w:val="single" w:sz="2" w:space="0" w:color="D9D9E3"/>
                          </w:divBdr>
                          <w:divsChild>
                            <w:div w:id="202446760">
                              <w:marLeft w:val="0"/>
                              <w:marRight w:val="0"/>
                              <w:marTop w:val="0"/>
                              <w:marBottom w:val="0"/>
                              <w:divBdr>
                                <w:top w:val="single" w:sz="2" w:space="0" w:color="D9D9E3"/>
                                <w:left w:val="single" w:sz="2" w:space="0" w:color="D9D9E3"/>
                                <w:bottom w:val="single" w:sz="2" w:space="0" w:color="D9D9E3"/>
                                <w:right w:val="single" w:sz="2" w:space="0" w:color="D9D9E3"/>
                              </w:divBdr>
                              <w:divsChild>
                                <w:div w:id="1353798979">
                                  <w:marLeft w:val="0"/>
                                  <w:marRight w:val="0"/>
                                  <w:marTop w:val="0"/>
                                  <w:marBottom w:val="0"/>
                                  <w:divBdr>
                                    <w:top w:val="single" w:sz="2" w:space="0" w:color="D9D9E3"/>
                                    <w:left w:val="single" w:sz="2" w:space="0" w:color="D9D9E3"/>
                                    <w:bottom w:val="single" w:sz="2" w:space="0" w:color="D9D9E3"/>
                                    <w:right w:val="single" w:sz="2" w:space="0" w:color="D9D9E3"/>
                                  </w:divBdr>
                                  <w:divsChild>
                                    <w:div w:id="4061480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72967405">
      <w:bodyDiv w:val="1"/>
      <w:marLeft w:val="0"/>
      <w:marRight w:val="0"/>
      <w:marTop w:val="0"/>
      <w:marBottom w:val="0"/>
      <w:divBdr>
        <w:top w:val="none" w:sz="0" w:space="0" w:color="auto"/>
        <w:left w:val="none" w:sz="0" w:space="0" w:color="auto"/>
        <w:bottom w:val="none" w:sz="0" w:space="0" w:color="auto"/>
        <w:right w:val="none" w:sz="0" w:space="0" w:color="auto"/>
      </w:divBdr>
    </w:div>
    <w:div w:id="1075708585">
      <w:bodyDiv w:val="1"/>
      <w:marLeft w:val="0"/>
      <w:marRight w:val="0"/>
      <w:marTop w:val="0"/>
      <w:marBottom w:val="0"/>
      <w:divBdr>
        <w:top w:val="none" w:sz="0" w:space="0" w:color="auto"/>
        <w:left w:val="none" w:sz="0" w:space="0" w:color="auto"/>
        <w:bottom w:val="none" w:sz="0" w:space="0" w:color="auto"/>
        <w:right w:val="none" w:sz="0" w:space="0" w:color="auto"/>
      </w:divBdr>
    </w:div>
    <w:div w:id="1075740099">
      <w:bodyDiv w:val="1"/>
      <w:marLeft w:val="0"/>
      <w:marRight w:val="0"/>
      <w:marTop w:val="0"/>
      <w:marBottom w:val="0"/>
      <w:divBdr>
        <w:top w:val="none" w:sz="0" w:space="0" w:color="auto"/>
        <w:left w:val="none" w:sz="0" w:space="0" w:color="auto"/>
        <w:bottom w:val="none" w:sz="0" w:space="0" w:color="auto"/>
        <w:right w:val="none" w:sz="0" w:space="0" w:color="auto"/>
      </w:divBdr>
    </w:div>
    <w:div w:id="1077171164">
      <w:bodyDiv w:val="1"/>
      <w:marLeft w:val="0"/>
      <w:marRight w:val="0"/>
      <w:marTop w:val="0"/>
      <w:marBottom w:val="0"/>
      <w:divBdr>
        <w:top w:val="none" w:sz="0" w:space="0" w:color="auto"/>
        <w:left w:val="none" w:sz="0" w:space="0" w:color="auto"/>
        <w:bottom w:val="none" w:sz="0" w:space="0" w:color="auto"/>
        <w:right w:val="none" w:sz="0" w:space="0" w:color="auto"/>
      </w:divBdr>
    </w:div>
    <w:div w:id="1091898999">
      <w:bodyDiv w:val="1"/>
      <w:marLeft w:val="0"/>
      <w:marRight w:val="0"/>
      <w:marTop w:val="0"/>
      <w:marBottom w:val="0"/>
      <w:divBdr>
        <w:top w:val="none" w:sz="0" w:space="0" w:color="auto"/>
        <w:left w:val="none" w:sz="0" w:space="0" w:color="auto"/>
        <w:bottom w:val="none" w:sz="0" w:space="0" w:color="auto"/>
        <w:right w:val="none" w:sz="0" w:space="0" w:color="auto"/>
      </w:divBdr>
    </w:div>
    <w:div w:id="1094861450">
      <w:bodyDiv w:val="1"/>
      <w:marLeft w:val="0"/>
      <w:marRight w:val="0"/>
      <w:marTop w:val="0"/>
      <w:marBottom w:val="0"/>
      <w:divBdr>
        <w:top w:val="none" w:sz="0" w:space="0" w:color="auto"/>
        <w:left w:val="none" w:sz="0" w:space="0" w:color="auto"/>
        <w:bottom w:val="none" w:sz="0" w:space="0" w:color="auto"/>
        <w:right w:val="none" w:sz="0" w:space="0" w:color="auto"/>
      </w:divBdr>
      <w:divsChild>
        <w:div w:id="46881286">
          <w:marLeft w:val="0"/>
          <w:marRight w:val="0"/>
          <w:marTop w:val="0"/>
          <w:marBottom w:val="0"/>
          <w:divBdr>
            <w:top w:val="none" w:sz="0" w:space="0" w:color="auto"/>
            <w:left w:val="none" w:sz="0" w:space="0" w:color="auto"/>
            <w:bottom w:val="none" w:sz="0" w:space="0" w:color="auto"/>
            <w:right w:val="none" w:sz="0" w:space="0" w:color="auto"/>
          </w:divBdr>
        </w:div>
        <w:div w:id="87629401">
          <w:marLeft w:val="0"/>
          <w:marRight w:val="0"/>
          <w:marTop w:val="0"/>
          <w:marBottom w:val="0"/>
          <w:divBdr>
            <w:top w:val="none" w:sz="0" w:space="0" w:color="auto"/>
            <w:left w:val="none" w:sz="0" w:space="0" w:color="auto"/>
            <w:bottom w:val="none" w:sz="0" w:space="0" w:color="auto"/>
            <w:right w:val="none" w:sz="0" w:space="0" w:color="auto"/>
          </w:divBdr>
        </w:div>
        <w:div w:id="124543559">
          <w:marLeft w:val="0"/>
          <w:marRight w:val="0"/>
          <w:marTop w:val="0"/>
          <w:marBottom w:val="0"/>
          <w:divBdr>
            <w:top w:val="none" w:sz="0" w:space="0" w:color="auto"/>
            <w:left w:val="none" w:sz="0" w:space="0" w:color="auto"/>
            <w:bottom w:val="none" w:sz="0" w:space="0" w:color="auto"/>
            <w:right w:val="none" w:sz="0" w:space="0" w:color="auto"/>
          </w:divBdr>
        </w:div>
        <w:div w:id="388650051">
          <w:marLeft w:val="0"/>
          <w:marRight w:val="0"/>
          <w:marTop w:val="0"/>
          <w:marBottom w:val="0"/>
          <w:divBdr>
            <w:top w:val="none" w:sz="0" w:space="0" w:color="auto"/>
            <w:left w:val="none" w:sz="0" w:space="0" w:color="auto"/>
            <w:bottom w:val="none" w:sz="0" w:space="0" w:color="auto"/>
            <w:right w:val="none" w:sz="0" w:space="0" w:color="auto"/>
          </w:divBdr>
        </w:div>
        <w:div w:id="587347607">
          <w:marLeft w:val="0"/>
          <w:marRight w:val="0"/>
          <w:marTop w:val="0"/>
          <w:marBottom w:val="0"/>
          <w:divBdr>
            <w:top w:val="none" w:sz="0" w:space="0" w:color="auto"/>
            <w:left w:val="none" w:sz="0" w:space="0" w:color="auto"/>
            <w:bottom w:val="none" w:sz="0" w:space="0" w:color="auto"/>
            <w:right w:val="none" w:sz="0" w:space="0" w:color="auto"/>
          </w:divBdr>
        </w:div>
        <w:div w:id="755593189">
          <w:marLeft w:val="0"/>
          <w:marRight w:val="0"/>
          <w:marTop w:val="0"/>
          <w:marBottom w:val="0"/>
          <w:divBdr>
            <w:top w:val="none" w:sz="0" w:space="0" w:color="auto"/>
            <w:left w:val="none" w:sz="0" w:space="0" w:color="auto"/>
            <w:bottom w:val="none" w:sz="0" w:space="0" w:color="auto"/>
            <w:right w:val="none" w:sz="0" w:space="0" w:color="auto"/>
          </w:divBdr>
        </w:div>
        <w:div w:id="876625647">
          <w:marLeft w:val="0"/>
          <w:marRight w:val="0"/>
          <w:marTop w:val="0"/>
          <w:marBottom w:val="0"/>
          <w:divBdr>
            <w:top w:val="none" w:sz="0" w:space="0" w:color="auto"/>
            <w:left w:val="none" w:sz="0" w:space="0" w:color="auto"/>
            <w:bottom w:val="none" w:sz="0" w:space="0" w:color="auto"/>
            <w:right w:val="none" w:sz="0" w:space="0" w:color="auto"/>
          </w:divBdr>
        </w:div>
        <w:div w:id="1085877748">
          <w:marLeft w:val="0"/>
          <w:marRight w:val="0"/>
          <w:marTop w:val="0"/>
          <w:marBottom w:val="0"/>
          <w:divBdr>
            <w:top w:val="none" w:sz="0" w:space="0" w:color="auto"/>
            <w:left w:val="none" w:sz="0" w:space="0" w:color="auto"/>
            <w:bottom w:val="none" w:sz="0" w:space="0" w:color="auto"/>
            <w:right w:val="none" w:sz="0" w:space="0" w:color="auto"/>
          </w:divBdr>
        </w:div>
        <w:div w:id="1310674666">
          <w:marLeft w:val="0"/>
          <w:marRight w:val="0"/>
          <w:marTop w:val="0"/>
          <w:marBottom w:val="0"/>
          <w:divBdr>
            <w:top w:val="none" w:sz="0" w:space="0" w:color="auto"/>
            <w:left w:val="none" w:sz="0" w:space="0" w:color="auto"/>
            <w:bottom w:val="none" w:sz="0" w:space="0" w:color="auto"/>
            <w:right w:val="none" w:sz="0" w:space="0" w:color="auto"/>
          </w:divBdr>
        </w:div>
        <w:div w:id="1326124457">
          <w:marLeft w:val="0"/>
          <w:marRight w:val="0"/>
          <w:marTop w:val="0"/>
          <w:marBottom w:val="0"/>
          <w:divBdr>
            <w:top w:val="none" w:sz="0" w:space="0" w:color="auto"/>
            <w:left w:val="none" w:sz="0" w:space="0" w:color="auto"/>
            <w:bottom w:val="none" w:sz="0" w:space="0" w:color="auto"/>
            <w:right w:val="none" w:sz="0" w:space="0" w:color="auto"/>
          </w:divBdr>
        </w:div>
        <w:div w:id="1381318619">
          <w:marLeft w:val="0"/>
          <w:marRight w:val="0"/>
          <w:marTop w:val="0"/>
          <w:marBottom w:val="0"/>
          <w:divBdr>
            <w:top w:val="none" w:sz="0" w:space="0" w:color="auto"/>
            <w:left w:val="none" w:sz="0" w:space="0" w:color="auto"/>
            <w:bottom w:val="none" w:sz="0" w:space="0" w:color="auto"/>
            <w:right w:val="none" w:sz="0" w:space="0" w:color="auto"/>
          </w:divBdr>
        </w:div>
        <w:div w:id="1617254289">
          <w:marLeft w:val="0"/>
          <w:marRight w:val="0"/>
          <w:marTop w:val="0"/>
          <w:marBottom w:val="0"/>
          <w:divBdr>
            <w:top w:val="none" w:sz="0" w:space="0" w:color="auto"/>
            <w:left w:val="none" w:sz="0" w:space="0" w:color="auto"/>
            <w:bottom w:val="none" w:sz="0" w:space="0" w:color="auto"/>
            <w:right w:val="none" w:sz="0" w:space="0" w:color="auto"/>
          </w:divBdr>
        </w:div>
        <w:div w:id="1642881696">
          <w:marLeft w:val="0"/>
          <w:marRight w:val="0"/>
          <w:marTop w:val="0"/>
          <w:marBottom w:val="0"/>
          <w:divBdr>
            <w:top w:val="none" w:sz="0" w:space="0" w:color="auto"/>
            <w:left w:val="none" w:sz="0" w:space="0" w:color="auto"/>
            <w:bottom w:val="none" w:sz="0" w:space="0" w:color="auto"/>
            <w:right w:val="none" w:sz="0" w:space="0" w:color="auto"/>
          </w:divBdr>
        </w:div>
        <w:div w:id="1807888972">
          <w:marLeft w:val="0"/>
          <w:marRight w:val="0"/>
          <w:marTop w:val="0"/>
          <w:marBottom w:val="0"/>
          <w:divBdr>
            <w:top w:val="none" w:sz="0" w:space="0" w:color="auto"/>
            <w:left w:val="none" w:sz="0" w:space="0" w:color="auto"/>
            <w:bottom w:val="none" w:sz="0" w:space="0" w:color="auto"/>
            <w:right w:val="none" w:sz="0" w:space="0" w:color="auto"/>
          </w:divBdr>
        </w:div>
        <w:div w:id="1956252706">
          <w:marLeft w:val="0"/>
          <w:marRight w:val="0"/>
          <w:marTop w:val="0"/>
          <w:marBottom w:val="0"/>
          <w:divBdr>
            <w:top w:val="none" w:sz="0" w:space="0" w:color="auto"/>
            <w:left w:val="none" w:sz="0" w:space="0" w:color="auto"/>
            <w:bottom w:val="none" w:sz="0" w:space="0" w:color="auto"/>
            <w:right w:val="none" w:sz="0" w:space="0" w:color="auto"/>
          </w:divBdr>
        </w:div>
        <w:div w:id="1981642735">
          <w:marLeft w:val="0"/>
          <w:marRight w:val="0"/>
          <w:marTop w:val="0"/>
          <w:marBottom w:val="0"/>
          <w:divBdr>
            <w:top w:val="none" w:sz="0" w:space="0" w:color="auto"/>
            <w:left w:val="none" w:sz="0" w:space="0" w:color="auto"/>
            <w:bottom w:val="none" w:sz="0" w:space="0" w:color="auto"/>
            <w:right w:val="none" w:sz="0" w:space="0" w:color="auto"/>
          </w:divBdr>
        </w:div>
        <w:div w:id="2049989209">
          <w:marLeft w:val="0"/>
          <w:marRight w:val="0"/>
          <w:marTop w:val="0"/>
          <w:marBottom w:val="0"/>
          <w:divBdr>
            <w:top w:val="none" w:sz="0" w:space="0" w:color="auto"/>
            <w:left w:val="none" w:sz="0" w:space="0" w:color="auto"/>
            <w:bottom w:val="none" w:sz="0" w:space="0" w:color="auto"/>
            <w:right w:val="none" w:sz="0" w:space="0" w:color="auto"/>
          </w:divBdr>
        </w:div>
      </w:divsChild>
    </w:div>
    <w:div w:id="1108543743">
      <w:bodyDiv w:val="1"/>
      <w:marLeft w:val="0"/>
      <w:marRight w:val="0"/>
      <w:marTop w:val="0"/>
      <w:marBottom w:val="0"/>
      <w:divBdr>
        <w:top w:val="none" w:sz="0" w:space="0" w:color="auto"/>
        <w:left w:val="none" w:sz="0" w:space="0" w:color="auto"/>
        <w:bottom w:val="none" w:sz="0" w:space="0" w:color="auto"/>
        <w:right w:val="none" w:sz="0" w:space="0" w:color="auto"/>
      </w:divBdr>
    </w:div>
    <w:div w:id="1112438378">
      <w:bodyDiv w:val="1"/>
      <w:marLeft w:val="0"/>
      <w:marRight w:val="0"/>
      <w:marTop w:val="0"/>
      <w:marBottom w:val="0"/>
      <w:divBdr>
        <w:top w:val="none" w:sz="0" w:space="0" w:color="auto"/>
        <w:left w:val="none" w:sz="0" w:space="0" w:color="auto"/>
        <w:bottom w:val="none" w:sz="0" w:space="0" w:color="auto"/>
        <w:right w:val="none" w:sz="0" w:space="0" w:color="auto"/>
      </w:divBdr>
    </w:div>
    <w:div w:id="1114983373">
      <w:bodyDiv w:val="1"/>
      <w:marLeft w:val="0"/>
      <w:marRight w:val="0"/>
      <w:marTop w:val="0"/>
      <w:marBottom w:val="0"/>
      <w:divBdr>
        <w:top w:val="none" w:sz="0" w:space="0" w:color="auto"/>
        <w:left w:val="none" w:sz="0" w:space="0" w:color="auto"/>
        <w:bottom w:val="none" w:sz="0" w:space="0" w:color="auto"/>
        <w:right w:val="none" w:sz="0" w:space="0" w:color="auto"/>
      </w:divBdr>
    </w:div>
    <w:div w:id="1125079833">
      <w:bodyDiv w:val="1"/>
      <w:marLeft w:val="0"/>
      <w:marRight w:val="0"/>
      <w:marTop w:val="0"/>
      <w:marBottom w:val="0"/>
      <w:divBdr>
        <w:top w:val="none" w:sz="0" w:space="0" w:color="auto"/>
        <w:left w:val="none" w:sz="0" w:space="0" w:color="auto"/>
        <w:bottom w:val="none" w:sz="0" w:space="0" w:color="auto"/>
        <w:right w:val="none" w:sz="0" w:space="0" w:color="auto"/>
      </w:divBdr>
    </w:div>
    <w:div w:id="1146168643">
      <w:bodyDiv w:val="1"/>
      <w:marLeft w:val="0"/>
      <w:marRight w:val="0"/>
      <w:marTop w:val="0"/>
      <w:marBottom w:val="0"/>
      <w:divBdr>
        <w:top w:val="none" w:sz="0" w:space="0" w:color="auto"/>
        <w:left w:val="none" w:sz="0" w:space="0" w:color="auto"/>
        <w:bottom w:val="none" w:sz="0" w:space="0" w:color="auto"/>
        <w:right w:val="none" w:sz="0" w:space="0" w:color="auto"/>
      </w:divBdr>
    </w:div>
    <w:div w:id="1168787177">
      <w:bodyDiv w:val="1"/>
      <w:marLeft w:val="0"/>
      <w:marRight w:val="0"/>
      <w:marTop w:val="0"/>
      <w:marBottom w:val="0"/>
      <w:divBdr>
        <w:top w:val="none" w:sz="0" w:space="0" w:color="auto"/>
        <w:left w:val="none" w:sz="0" w:space="0" w:color="auto"/>
        <w:bottom w:val="none" w:sz="0" w:space="0" w:color="auto"/>
        <w:right w:val="none" w:sz="0" w:space="0" w:color="auto"/>
      </w:divBdr>
    </w:div>
    <w:div w:id="1189834223">
      <w:bodyDiv w:val="1"/>
      <w:marLeft w:val="0"/>
      <w:marRight w:val="0"/>
      <w:marTop w:val="0"/>
      <w:marBottom w:val="0"/>
      <w:divBdr>
        <w:top w:val="none" w:sz="0" w:space="0" w:color="auto"/>
        <w:left w:val="none" w:sz="0" w:space="0" w:color="auto"/>
        <w:bottom w:val="none" w:sz="0" w:space="0" w:color="auto"/>
        <w:right w:val="none" w:sz="0" w:space="0" w:color="auto"/>
      </w:divBdr>
    </w:div>
    <w:div w:id="1199008402">
      <w:bodyDiv w:val="1"/>
      <w:marLeft w:val="0"/>
      <w:marRight w:val="0"/>
      <w:marTop w:val="0"/>
      <w:marBottom w:val="0"/>
      <w:divBdr>
        <w:top w:val="none" w:sz="0" w:space="0" w:color="auto"/>
        <w:left w:val="none" w:sz="0" w:space="0" w:color="auto"/>
        <w:bottom w:val="none" w:sz="0" w:space="0" w:color="auto"/>
        <w:right w:val="none" w:sz="0" w:space="0" w:color="auto"/>
      </w:divBdr>
    </w:div>
    <w:div w:id="1208226245">
      <w:bodyDiv w:val="1"/>
      <w:marLeft w:val="0"/>
      <w:marRight w:val="0"/>
      <w:marTop w:val="0"/>
      <w:marBottom w:val="0"/>
      <w:divBdr>
        <w:top w:val="none" w:sz="0" w:space="0" w:color="auto"/>
        <w:left w:val="none" w:sz="0" w:space="0" w:color="auto"/>
        <w:bottom w:val="none" w:sz="0" w:space="0" w:color="auto"/>
        <w:right w:val="none" w:sz="0" w:space="0" w:color="auto"/>
      </w:divBdr>
    </w:div>
    <w:div w:id="1214267208">
      <w:bodyDiv w:val="1"/>
      <w:marLeft w:val="0"/>
      <w:marRight w:val="0"/>
      <w:marTop w:val="0"/>
      <w:marBottom w:val="0"/>
      <w:divBdr>
        <w:top w:val="none" w:sz="0" w:space="0" w:color="auto"/>
        <w:left w:val="none" w:sz="0" w:space="0" w:color="auto"/>
        <w:bottom w:val="none" w:sz="0" w:space="0" w:color="auto"/>
        <w:right w:val="none" w:sz="0" w:space="0" w:color="auto"/>
      </w:divBdr>
    </w:div>
    <w:div w:id="1229610994">
      <w:bodyDiv w:val="1"/>
      <w:marLeft w:val="0"/>
      <w:marRight w:val="0"/>
      <w:marTop w:val="0"/>
      <w:marBottom w:val="0"/>
      <w:divBdr>
        <w:top w:val="none" w:sz="0" w:space="0" w:color="auto"/>
        <w:left w:val="none" w:sz="0" w:space="0" w:color="auto"/>
        <w:bottom w:val="none" w:sz="0" w:space="0" w:color="auto"/>
        <w:right w:val="none" w:sz="0" w:space="0" w:color="auto"/>
      </w:divBdr>
    </w:div>
    <w:div w:id="1229850630">
      <w:bodyDiv w:val="1"/>
      <w:marLeft w:val="0"/>
      <w:marRight w:val="0"/>
      <w:marTop w:val="0"/>
      <w:marBottom w:val="0"/>
      <w:divBdr>
        <w:top w:val="none" w:sz="0" w:space="0" w:color="auto"/>
        <w:left w:val="none" w:sz="0" w:space="0" w:color="auto"/>
        <w:bottom w:val="none" w:sz="0" w:space="0" w:color="auto"/>
        <w:right w:val="none" w:sz="0" w:space="0" w:color="auto"/>
      </w:divBdr>
    </w:div>
    <w:div w:id="1230531522">
      <w:bodyDiv w:val="1"/>
      <w:marLeft w:val="0"/>
      <w:marRight w:val="0"/>
      <w:marTop w:val="0"/>
      <w:marBottom w:val="0"/>
      <w:divBdr>
        <w:top w:val="none" w:sz="0" w:space="0" w:color="auto"/>
        <w:left w:val="none" w:sz="0" w:space="0" w:color="auto"/>
        <w:bottom w:val="none" w:sz="0" w:space="0" w:color="auto"/>
        <w:right w:val="none" w:sz="0" w:space="0" w:color="auto"/>
      </w:divBdr>
    </w:div>
    <w:div w:id="1237016377">
      <w:bodyDiv w:val="1"/>
      <w:marLeft w:val="0"/>
      <w:marRight w:val="0"/>
      <w:marTop w:val="0"/>
      <w:marBottom w:val="0"/>
      <w:divBdr>
        <w:top w:val="none" w:sz="0" w:space="0" w:color="auto"/>
        <w:left w:val="none" w:sz="0" w:space="0" w:color="auto"/>
        <w:bottom w:val="none" w:sz="0" w:space="0" w:color="auto"/>
        <w:right w:val="none" w:sz="0" w:space="0" w:color="auto"/>
      </w:divBdr>
    </w:div>
    <w:div w:id="1237322286">
      <w:bodyDiv w:val="1"/>
      <w:marLeft w:val="0"/>
      <w:marRight w:val="0"/>
      <w:marTop w:val="0"/>
      <w:marBottom w:val="0"/>
      <w:divBdr>
        <w:top w:val="none" w:sz="0" w:space="0" w:color="auto"/>
        <w:left w:val="none" w:sz="0" w:space="0" w:color="auto"/>
        <w:bottom w:val="none" w:sz="0" w:space="0" w:color="auto"/>
        <w:right w:val="none" w:sz="0" w:space="0" w:color="auto"/>
      </w:divBdr>
    </w:div>
    <w:div w:id="1239365296">
      <w:bodyDiv w:val="1"/>
      <w:marLeft w:val="0"/>
      <w:marRight w:val="0"/>
      <w:marTop w:val="0"/>
      <w:marBottom w:val="0"/>
      <w:divBdr>
        <w:top w:val="none" w:sz="0" w:space="0" w:color="auto"/>
        <w:left w:val="none" w:sz="0" w:space="0" w:color="auto"/>
        <w:bottom w:val="none" w:sz="0" w:space="0" w:color="auto"/>
        <w:right w:val="none" w:sz="0" w:space="0" w:color="auto"/>
      </w:divBdr>
      <w:divsChild>
        <w:div w:id="364714087">
          <w:marLeft w:val="274"/>
          <w:marRight w:val="0"/>
          <w:marTop w:val="0"/>
          <w:marBottom w:val="0"/>
          <w:divBdr>
            <w:top w:val="none" w:sz="0" w:space="0" w:color="auto"/>
            <w:left w:val="none" w:sz="0" w:space="0" w:color="auto"/>
            <w:bottom w:val="none" w:sz="0" w:space="0" w:color="auto"/>
            <w:right w:val="none" w:sz="0" w:space="0" w:color="auto"/>
          </w:divBdr>
        </w:div>
        <w:div w:id="407700166">
          <w:marLeft w:val="274"/>
          <w:marRight w:val="0"/>
          <w:marTop w:val="0"/>
          <w:marBottom w:val="0"/>
          <w:divBdr>
            <w:top w:val="none" w:sz="0" w:space="0" w:color="auto"/>
            <w:left w:val="none" w:sz="0" w:space="0" w:color="auto"/>
            <w:bottom w:val="none" w:sz="0" w:space="0" w:color="auto"/>
            <w:right w:val="none" w:sz="0" w:space="0" w:color="auto"/>
          </w:divBdr>
        </w:div>
        <w:div w:id="485442561">
          <w:marLeft w:val="274"/>
          <w:marRight w:val="0"/>
          <w:marTop w:val="0"/>
          <w:marBottom w:val="0"/>
          <w:divBdr>
            <w:top w:val="none" w:sz="0" w:space="0" w:color="auto"/>
            <w:left w:val="none" w:sz="0" w:space="0" w:color="auto"/>
            <w:bottom w:val="none" w:sz="0" w:space="0" w:color="auto"/>
            <w:right w:val="none" w:sz="0" w:space="0" w:color="auto"/>
          </w:divBdr>
        </w:div>
        <w:div w:id="774062550">
          <w:marLeft w:val="274"/>
          <w:marRight w:val="0"/>
          <w:marTop w:val="0"/>
          <w:marBottom w:val="0"/>
          <w:divBdr>
            <w:top w:val="none" w:sz="0" w:space="0" w:color="auto"/>
            <w:left w:val="none" w:sz="0" w:space="0" w:color="auto"/>
            <w:bottom w:val="none" w:sz="0" w:space="0" w:color="auto"/>
            <w:right w:val="none" w:sz="0" w:space="0" w:color="auto"/>
          </w:divBdr>
        </w:div>
        <w:div w:id="845752290">
          <w:marLeft w:val="274"/>
          <w:marRight w:val="0"/>
          <w:marTop w:val="0"/>
          <w:marBottom w:val="0"/>
          <w:divBdr>
            <w:top w:val="none" w:sz="0" w:space="0" w:color="auto"/>
            <w:left w:val="none" w:sz="0" w:space="0" w:color="auto"/>
            <w:bottom w:val="none" w:sz="0" w:space="0" w:color="auto"/>
            <w:right w:val="none" w:sz="0" w:space="0" w:color="auto"/>
          </w:divBdr>
        </w:div>
        <w:div w:id="852954250">
          <w:marLeft w:val="274"/>
          <w:marRight w:val="0"/>
          <w:marTop w:val="0"/>
          <w:marBottom w:val="0"/>
          <w:divBdr>
            <w:top w:val="none" w:sz="0" w:space="0" w:color="auto"/>
            <w:left w:val="none" w:sz="0" w:space="0" w:color="auto"/>
            <w:bottom w:val="none" w:sz="0" w:space="0" w:color="auto"/>
            <w:right w:val="none" w:sz="0" w:space="0" w:color="auto"/>
          </w:divBdr>
        </w:div>
        <w:div w:id="961494679">
          <w:marLeft w:val="274"/>
          <w:marRight w:val="0"/>
          <w:marTop w:val="0"/>
          <w:marBottom w:val="0"/>
          <w:divBdr>
            <w:top w:val="none" w:sz="0" w:space="0" w:color="auto"/>
            <w:left w:val="none" w:sz="0" w:space="0" w:color="auto"/>
            <w:bottom w:val="none" w:sz="0" w:space="0" w:color="auto"/>
            <w:right w:val="none" w:sz="0" w:space="0" w:color="auto"/>
          </w:divBdr>
        </w:div>
        <w:div w:id="1343971312">
          <w:marLeft w:val="274"/>
          <w:marRight w:val="0"/>
          <w:marTop w:val="0"/>
          <w:marBottom w:val="0"/>
          <w:divBdr>
            <w:top w:val="none" w:sz="0" w:space="0" w:color="auto"/>
            <w:left w:val="none" w:sz="0" w:space="0" w:color="auto"/>
            <w:bottom w:val="none" w:sz="0" w:space="0" w:color="auto"/>
            <w:right w:val="none" w:sz="0" w:space="0" w:color="auto"/>
          </w:divBdr>
        </w:div>
        <w:div w:id="1389765740">
          <w:marLeft w:val="274"/>
          <w:marRight w:val="0"/>
          <w:marTop w:val="0"/>
          <w:marBottom w:val="0"/>
          <w:divBdr>
            <w:top w:val="none" w:sz="0" w:space="0" w:color="auto"/>
            <w:left w:val="none" w:sz="0" w:space="0" w:color="auto"/>
            <w:bottom w:val="none" w:sz="0" w:space="0" w:color="auto"/>
            <w:right w:val="none" w:sz="0" w:space="0" w:color="auto"/>
          </w:divBdr>
        </w:div>
        <w:div w:id="1421176274">
          <w:marLeft w:val="274"/>
          <w:marRight w:val="0"/>
          <w:marTop w:val="0"/>
          <w:marBottom w:val="0"/>
          <w:divBdr>
            <w:top w:val="none" w:sz="0" w:space="0" w:color="auto"/>
            <w:left w:val="none" w:sz="0" w:space="0" w:color="auto"/>
            <w:bottom w:val="none" w:sz="0" w:space="0" w:color="auto"/>
            <w:right w:val="none" w:sz="0" w:space="0" w:color="auto"/>
          </w:divBdr>
        </w:div>
        <w:div w:id="1483741074">
          <w:marLeft w:val="274"/>
          <w:marRight w:val="0"/>
          <w:marTop w:val="0"/>
          <w:marBottom w:val="0"/>
          <w:divBdr>
            <w:top w:val="none" w:sz="0" w:space="0" w:color="auto"/>
            <w:left w:val="none" w:sz="0" w:space="0" w:color="auto"/>
            <w:bottom w:val="none" w:sz="0" w:space="0" w:color="auto"/>
            <w:right w:val="none" w:sz="0" w:space="0" w:color="auto"/>
          </w:divBdr>
        </w:div>
        <w:div w:id="1582446139">
          <w:marLeft w:val="274"/>
          <w:marRight w:val="0"/>
          <w:marTop w:val="0"/>
          <w:marBottom w:val="0"/>
          <w:divBdr>
            <w:top w:val="none" w:sz="0" w:space="0" w:color="auto"/>
            <w:left w:val="none" w:sz="0" w:space="0" w:color="auto"/>
            <w:bottom w:val="none" w:sz="0" w:space="0" w:color="auto"/>
            <w:right w:val="none" w:sz="0" w:space="0" w:color="auto"/>
          </w:divBdr>
        </w:div>
        <w:div w:id="1650941012">
          <w:marLeft w:val="274"/>
          <w:marRight w:val="0"/>
          <w:marTop w:val="0"/>
          <w:marBottom w:val="0"/>
          <w:divBdr>
            <w:top w:val="none" w:sz="0" w:space="0" w:color="auto"/>
            <w:left w:val="none" w:sz="0" w:space="0" w:color="auto"/>
            <w:bottom w:val="none" w:sz="0" w:space="0" w:color="auto"/>
            <w:right w:val="none" w:sz="0" w:space="0" w:color="auto"/>
          </w:divBdr>
        </w:div>
        <w:div w:id="1664426382">
          <w:marLeft w:val="274"/>
          <w:marRight w:val="0"/>
          <w:marTop w:val="0"/>
          <w:marBottom w:val="0"/>
          <w:divBdr>
            <w:top w:val="none" w:sz="0" w:space="0" w:color="auto"/>
            <w:left w:val="none" w:sz="0" w:space="0" w:color="auto"/>
            <w:bottom w:val="none" w:sz="0" w:space="0" w:color="auto"/>
            <w:right w:val="none" w:sz="0" w:space="0" w:color="auto"/>
          </w:divBdr>
        </w:div>
        <w:div w:id="1707827300">
          <w:marLeft w:val="274"/>
          <w:marRight w:val="0"/>
          <w:marTop w:val="0"/>
          <w:marBottom w:val="0"/>
          <w:divBdr>
            <w:top w:val="none" w:sz="0" w:space="0" w:color="auto"/>
            <w:left w:val="none" w:sz="0" w:space="0" w:color="auto"/>
            <w:bottom w:val="none" w:sz="0" w:space="0" w:color="auto"/>
            <w:right w:val="none" w:sz="0" w:space="0" w:color="auto"/>
          </w:divBdr>
        </w:div>
        <w:div w:id="1794902694">
          <w:marLeft w:val="274"/>
          <w:marRight w:val="0"/>
          <w:marTop w:val="0"/>
          <w:marBottom w:val="0"/>
          <w:divBdr>
            <w:top w:val="none" w:sz="0" w:space="0" w:color="auto"/>
            <w:left w:val="none" w:sz="0" w:space="0" w:color="auto"/>
            <w:bottom w:val="none" w:sz="0" w:space="0" w:color="auto"/>
            <w:right w:val="none" w:sz="0" w:space="0" w:color="auto"/>
          </w:divBdr>
        </w:div>
        <w:div w:id="2043743136">
          <w:marLeft w:val="274"/>
          <w:marRight w:val="0"/>
          <w:marTop w:val="0"/>
          <w:marBottom w:val="0"/>
          <w:divBdr>
            <w:top w:val="none" w:sz="0" w:space="0" w:color="auto"/>
            <w:left w:val="none" w:sz="0" w:space="0" w:color="auto"/>
            <w:bottom w:val="none" w:sz="0" w:space="0" w:color="auto"/>
            <w:right w:val="none" w:sz="0" w:space="0" w:color="auto"/>
          </w:divBdr>
        </w:div>
      </w:divsChild>
    </w:div>
    <w:div w:id="1242370755">
      <w:bodyDiv w:val="1"/>
      <w:marLeft w:val="0"/>
      <w:marRight w:val="0"/>
      <w:marTop w:val="0"/>
      <w:marBottom w:val="0"/>
      <w:divBdr>
        <w:top w:val="none" w:sz="0" w:space="0" w:color="auto"/>
        <w:left w:val="none" w:sz="0" w:space="0" w:color="auto"/>
        <w:bottom w:val="none" w:sz="0" w:space="0" w:color="auto"/>
        <w:right w:val="none" w:sz="0" w:space="0" w:color="auto"/>
      </w:divBdr>
    </w:div>
    <w:div w:id="1263103098">
      <w:bodyDiv w:val="1"/>
      <w:marLeft w:val="0"/>
      <w:marRight w:val="0"/>
      <w:marTop w:val="0"/>
      <w:marBottom w:val="0"/>
      <w:divBdr>
        <w:top w:val="none" w:sz="0" w:space="0" w:color="auto"/>
        <w:left w:val="none" w:sz="0" w:space="0" w:color="auto"/>
        <w:bottom w:val="none" w:sz="0" w:space="0" w:color="auto"/>
        <w:right w:val="none" w:sz="0" w:space="0" w:color="auto"/>
      </w:divBdr>
    </w:div>
    <w:div w:id="1277564638">
      <w:bodyDiv w:val="1"/>
      <w:marLeft w:val="0"/>
      <w:marRight w:val="0"/>
      <w:marTop w:val="0"/>
      <w:marBottom w:val="0"/>
      <w:divBdr>
        <w:top w:val="none" w:sz="0" w:space="0" w:color="auto"/>
        <w:left w:val="none" w:sz="0" w:space="0" w:color="auto"/>
        <w:bottom w:val="none" w:sz="0" w:space="0" w:color="auto"/>
        <w:right w:val="none" w:sz="0" w:space="0" w:color="auto"/>
      </w:divBdr>
    </w:div>
    <w:div w:id="1278567138">
      <w:bodyDiv w:val="1"/>
      <w:marLeft w:val="0"/>
      <w:marRight w:val="0"/>
      <w:marTop w:val="0"/>
      <w:marBottom w:val="0"/>
      <w:divBdr>
        <w:top w:val="none" w:sz="0" w:space="0" w:color="auto"/>
        <w:left w:val="none" w:sz="0" w:space="0" w:color="auto"/>
        <w:bottom w:val="none" w:sz="0" w:space="0" w:color="auto"/>
        <w:right w:val="none" w:sz="0" w:space="0" w:color="auto"/>
      </w:divBdr>
    </w:div>
    <w:div w:id="1294949126">
      <w:bodyDiv w:val="1"/>
      <w:marLeft w:val="0"/>
      <w:marRight w:val="0"/>
      <w:marTop w:val="0"/>
      <w:marBottom w:val="0"/>
      <w:divBdr>
        <w:top w:val="none" w:sz="0" w:space="0" w:color="auto"/>
        <w:left w:val="none" w:sz="0" w:space="0" w:color="auto"/>
        <w:bottom w:val="none" w:sz="0" w:space="0" w:color="auto"/>
        <w:right w:val="none" w:sz="0" w:space="0" w:color="auto"/>
      </w:divBdr>
    </w:div>
    <w:div w:id="1333751984">
      <w:bodyDiv w:val="1"/>
      <w:marLeft w:val="0"/>
      <w:marRight w:val="0"/>
      <w:marTop w:val="0"/>
      <w:marBottom w:val="0"/>
      <w:divBdr>
        <w:top w:val="none" w:sz="0" w:space="0" w:color="auto"/>
        <w:left w:val="none" w:sz="0" w:space="0" w:color="auto"/>
        <w:bottom w:val="none" w:sz="0" w:space="0" w:color="auto"/>
        <w:right w:val="none" w:sz="0" w:space="0" w:color="auto"/>
      </w:divBdr>
    </w:div>
    <w:div w:id="1355693153">
      <w:bodyDiv w:val="1"/>
      <w:marLeft w:val="0"/>
      <w:marRight w:val="0"/>
      <w:marTop w:val="0"/>
      <w:marBottom w:val="0"/>
      <w:divBdr>
        <w:top w:val="none" w:sz="0" w:space="0" w:color="auto"/>
        <w:left w:val="none" w:sz="0" w:space="0" w:color="auto"/>
        <w:bottom w:val="none" w:sz="0" w:space="0" w:color="auto"/>
        <w:right w:val="none" w:sz="0" w:space="0" w:color="auto"/>
      </w:divBdr>
      <w:divsChild>
        <w:div w:id="14770552">
          <w:marLeft w:val="720"/>
          <w:marRight w:val="0"/>
          <w:marTop w:val="0"/>
          <w:marBottom w:val="0"/>
          <w:divBdr>
            <w:top w:val="none" w:sz="0" w:space="0" w:color="auto"/>
            <w:left w:val="none" w:sz="0" w:space="0" w:color="auto"/>
            <w:bottom w:val="none" w:sz="0" w:space="0" w:color="auto"/>
            <w:right w:val="none" w:sz="0" w:space="0" w:color="auto"/>
          </w:divBdr>
        </w:div>
        <w:div w:id="592203006">
          <w:marLeft w:val="720"/>
          <w:marRight w:val="0"/>
          <w:marTop w:val="0"/>
          <w:marBottom w:val="0"/>
          <w:divBdr>
            <w:top w:val="none" w:sz="0" w:space="0" w:color="auto"/>
            <w:left w:val="none" w:sz="0" w:space="0" w:color="auto"/>
            <w:bottom w:val="none" w:sz="0" w:space="0" w:color="auto"/>
            <w:right w:val="none" w:sz="0" w:space="0" w:color="auto"/>
          </w:divBdr>
        </w:div>
      </w:divsChild>
    </w:div>
    <w:div w:id="1357535145">
      <w:bodyDiv w:val="1"/>
      <w:marLeft w:val="0"/>
      <w:marRight w:val="0"/>
      <w:marTop w:val="0"/>
      <w:marBottom w:val="0"/>
      <w:divBdr>
        <w:top w:val="none" w:sz="0" w:space="0" w:color="auto"/>
        <w:left w:val="none" w:sz="0" w:space="0" w:color="auto"/>
        <w:bottom w:val="none" w:sz="0" w:space="0" w:color="auto"/>
        <w:right w:val="none" w:sz="0" w:space="0" w:color="auto"/>
      </w:divBdr>
    </w:div>
    <w:div w:id="1358392496">
      <w:bodyDiv w:val="1"/>
      <w:marLeft w:val="0"/>
      <w:marRight w:val="0"/>
      <w:marTop w:val="0"/>
      <w:marBottom w:val="0"/>
      <w:divBdr>
        <w:top w:val="none" w:sz="0" w:space="0" w:color="auto"/>
        <w:left w:val="none" w:sz="0" w:space="0" w:color="auto"/>
        <w:bottom w:val="none" w:sz="0" w:space="0" w:color="auto"/>
        <w:right w:val="none" w:sz="0" w:space="0" w:color="auto"/>
      </w:divBdr>
      <w:divsChild>
        <w:div w:id="607585492">
          <w:marLeft w:val="720"/>
          <w:marRight w:val="0"/>
          <w:marTop w:val="0"/>
          <w:marBottom w:val="0"/>
          <w:divBdr>
            <w:top w:val="none" w:sz="0" w:space="0" w:color="auto"/>
            <w:left w:val="none" w:sz="0" w:space="0" w:color="auto"/>
            <w:bottom w:val="none" w:sz="0" w:space="0" w:color="auto"/>
            <w:right w:val="none" w:sz="0" w:space="0" w:color="auto"/>
          </w:divBdr>
        </w:div>
      </w:divsChild>
    </w:div>
    <w:div w:id="1371302210">
      <w:bodyDiv w:val="1"/>
      <w:marLeft w:val="0"/>
      <w:marRight w:val="0"/>
      <w:marTop w:val="0"/>
      <w:marBottom w:val="0"/>
      <w:divBdr>
        <w:top w:val="none" w:sz="0" w:space="0" w:color="auto"/>
        <w:left w:val="none" w:sz="0" w:space="0" w:color="auto"/>
        <w:bottom w:val="none" w:sz="0" w:space="0" w:color="auto"/>
        <w:right w:val="none" w:sz="0" w:space="0" w:color="auto"/>
      </w:divBdr>
    </w:div>
    <w:div w:id="1400710657">
      <w:bodyDiv w:val="1"/>
      <w:marLeft w:val="0"/>
      <w:marRight w:val="0"/>
      <w:marTop w:val="0"/>
      <w:marBottom w:val="0"/>
      <w:divBdr>
        <w:top w:val="none" w:sz="0" w:space="0" w:color="auto"/>
        <w:left w:val="none" w:sz="0" w:space="0" w:color="auto"/>
        <w:bottom w:val="none" w:sz="0" w:space="0" w:color="auto"/>
        <w:right w:val="none" w:sz="0" w:space="0" w:color="auto"/>
      </w:divBdr>
    </w:div>
    <w:div w:id="1408839217">
      <w:bodyDiv w:val="1"/>
      <w:marLeft w:val="0"/>
      <w:marRight w:val="0"/>
      <w:marTop w:val="0"/>
      <w:marBottom w:val="0"/>
      <w:divBdr>
        <w:top w:val="none" w:sz="0" w:space="0" w:color="auto"/>
        <w:left w:val="none" w:sz="0" w:space="0" w:color="auto"/>
        <w:bottom w:val="none" w:sz="0" w:space="0" w:color="auto"/>
        <w:right w:val="none" w:sz="0" w:space="0" w:color="auto"/>
      </w:divBdr>
    </w:div>
    <w:div w:id="1425420305">
      <w:bodyDiv w:val="1"/>
      <w:marLeft w:val="0"/>
      <w:marRight w:val="0"/>
      <w:marTop w:val="0"/>
      <w:marBottom w:val="0"/>
      <w:divBdr>
        <w:top w:val="none" w:sz="0" w:space="0" w:color="auto"/>
        <w:left w:val="none" w:sz="0" w:space="0" w:color="auto"/>
        <w:bottom w:val="none" w:sz="0" w:space="0" w:color="auto"/>
        <w:right w:val="none" w:sz="0" w:space="0" w:color="auto"/>
      </w:divBdr>
    </w:div>
    <w:div w:id="1447702001">
      <w:bodyDiv w:val="1"/>
      <w:marLeft w:val="0"/>
      <w:marRight w:val="0"/>
      <w:marTop w:val="0"/>
      <w:marBottom w:val="0"/>
      <w:divBdr>
        <w:top w:val="none" w:sz="0" w:space="0" w:color="auto"/>
        <w:left w:val="none" w:sz="0" w:space="0" w:color="auto"/>
        <w:bottom w:val="none" w:sz="0" w:space="0" w:color="auto"/>
        <w:right w:val="none" w:sz="0" w:space="0" w:color="auto"/>
      </w:divBdr>
    </w:div>
    <w:div w:id="1448886936">
      <w:bodyDiv w:val="1"/>
      <w:marLeft w:val="0"/>
      <w:marRight w:val="0"/>
      <w:marTop w:val="0"/>
      <w:marBottom w:val="0"/>
      <w:divBdr>
        <w:top w:val="none" w:sz="0" w:space="0" w:color="auto"/>
        <w:left w:val="none" w:sz="0" w:space="0" w:color="auto"/>
        <w:bottom w:val="none" w:sz="0" w:space="0" w:color="auto"/>
        <w:right w:val="none" w:sz="0" w:space="0" w:color="auto"/>
      </w:divBdr>
    </w:div>
    <w:div w:id="1450662315">
      <w:bodyDiv w:val="1"/>
      <w:marLeft w:val="0"/>
      <w:marRight w:val="0"/>
      <w:marTop w:val="0"/>
      <w:marBottom w:val="0"/>
      <w:divBdr>
        <w:top w:val="none" w:sz="0" w:space="0" w:color="auto"/>
        <w:left w:val="none" w:sz="0" w:space="0" w:color="auto"/>
        <w:bottom w:val="none" w:sz="0" w:space="0" w:color="auto"/>
        <w:right w:val="none" w:sz="0" w:space="0" w:color="auto"/>
      </w:divBdr>
    </w:div>
    <w:div w:id="1454983460">
      <w:bodyDiv w:val="1"/>
      <w:marLeft w:val="0"/>
      <w:marRight w:val="0"/>
      <w:marTop w:val="0"/>
      <w:marBottom w:val="0"/>
      <w:divBdr>
        <w:top w:val="none" w:sz="0" w:space="0" w:color="auto"/>
        <w:left w:val="none" w:sz="0" w:space="0" w:color="auto"/>
        <w:bottom w:val="none" w:sz="0" w:space="0" w:color="auto"/>
        <w:right w:val="none" w:sz="0" w:space="0" w:color="auto"/>
      </w:divBdr>
      <w:divsChild>
        <w:div w:id="640623742">
          <w:marLeft w:val="0"/>
          <w:marRight w:val="0"/>
          <w:marTop w:val="0"/>
          <w:marBottom w:val="0"/>
          <w:divBdr>
            <w:top w:val="none" w:sz="0" w:space="0" w:color="auto"/>
            <w:left w:val="none" w:sz="0" w:space="0" w:color="auto"/>
            <w:bottom w:val="none" w:sz="0" w:space="0" w:color="auto"/>
            <w:right w:val="none" w:sz="0" w:space="0" w:color="auto"/>
          </w:divBdr>
          <w:divsChild>
            <w:div w:id="657423923">
              <w:marLeft w:val="0"/>
              <w:marRight w:val="0"/>
              <w:marTop w:val="0"/>
              <w:marBottom w:val="0"/>
              <w:divBdr>
                <w:top w:val="none" w:sz="0" w:space="0" w:color="auto"/>
                <w:left w:val="none" w:sz="0" w:space="0" w:color="auto"/>
                <w:bottom w:val="none" w:sz="0" w:space="0" w:color="auto"/>
                <w:right w:val="none" w:sz="0" w:space="0" w:color="auto"/>
              </w:divBdr>
              <w:divsChild>
                <w:div w:id="1743211813">
                  <w:marLeft w:val="0"/>
                  <w:marRight w:val="0"/>
                  <w:marTop w:val="0"/>
                  <w:marBottom w:val="0"/>
                  <w:divBdr>
                    <w:top w:val="none" w:sz="0" w:space="0" w:color="auto"/>
                    <w:left w:val="none" w:sz="0" w:space="0" w:color="auto"/>
                    <w:bottom w:val="none" w:sz="0" w:space="0" w:color="auto"/>
                    <w:right w:val="none" w:sz="0" w:space="0" w:color="auto"/>
                  </w:divBdr>
                  <w:divsChild>
                    <w:div w:id="1929579697">
                      <w:marLeft w:val="0"/>
                      <w:marRight w:val="0"/>
                      <w:marTop w:val="0"/>
                      <w:marBottom w:val="0"/>
                      <w:divBdr>
                        <w:top w:val="none" w:sz="0" w:space="0" w:color="auto"/>
                        <w:left w:val="none" w:sz="0" w:space="0" w:color="auto"/>
                        <w:bottom w:val="none" w:sz="0" w:space="0" w:color="auto"/>
                        <w:right w:val="none" w:sz="0" w:space="0" w:color="auto"/>
                      </w:divBdr>
                      <w:divsChild>
                        <w:div w:id="249124159">
                          <w:marLeft w:val="0"/>
                          <w:marRight w:val="0"/>
                          <w:marTop w:val="0"/>
                          <w:marBottom w:val="0"/>
                          <w:divBdr>
                            <w:top w:val="none" w:sz="0" w:space="0" w:color="auto"/>
                            <w:left w:val="none" w:sz="0" w:space="0" w:color="auto"/>
                            <w:bottom w:val="none" w:sz="0" w:space="0" w:color="auto"/>
                            <w:right w:val="none" w:sz="0" w:space="0" w:color="auto"/>
                          </w:divBdr>
                          <w:divsChild>
                            <w:div w:id="404110177">
                              <w:marLeft w:val="0"/>
                              <w:marRight w:val="0"/>
                              <w:marTop w:val="0"/>
                              <w:marBottom w:val="0"/>
                              <w:divBdr>
                                <w:top w:val="none" w:sz="0" w:space="0" w:color="auto"/>
                                <w:left w:val="none" w:sz="0" w:space="0" w:color="auto"/>
                                <w:bottom w:val="none" w:sz="0" w:space="0" w:color="auto"/>
                                <w:right w:val="none" w:sz="0" w:space="0" w:color="auto"/>
                              </w:divBdr>
                              <w:divsChild>
                                <w:div w:id="1459301793">
                                  <w:marLeft w:val="0"/>
                                  <w:marRight w:val="0"/>
                                  <w:marTop w:val="0"/>
                                  <w:marBottom w:val="0"/>
                                  <w:divBdr>
                                    <w:top w:val="none" w:sz="0" w:space="0" w:color="auto"/>
                                    <w:left w:val="none" w:sz="0" w:space="0" w:color="auto"/>
                                    <w:bottom w:val="none" w:sz="0" w:space="0" w:color="auto"/>
                                    <w:right w:val="none" w:sz="0" w:space="0" w:color="auto"/>
                                  </w:divBdr>
                                  <w:divsChild>
                                    <w:div w:id="657415747">
                                      <w:marLeft w:val="0"/>
                                      <w:marRight w:val="0"/>
                                      <w:marTop w:val="0"/>
                                      <w:marBottom w:val="0"/>
                                      <w:divBdr>
                                        <w:top w:val="none" w:sz="0" w:space="0" w:color="auto"/>
                                        <w:left w:val="none" w:sz="0" w:space="0" w:color="auto"/>
                                        <w:bottom w:val="none" w:sz="0" w:space="0" w:color="auto"/>
                                        <w:right w:val="none" w:sz="0" w:space="0" w:color="auto"/>
                                      </w:divBdr>
                                      <w:divsChild>
                                        <w:div w:id="2278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8471397">
      <w:bodyDiv w:val="1"/>
      <w:marLeft w:val="0"/>
      <w:marRight w:val="0"/>
      <w:marTop w:val="0"/>
      <w:marBottom w:val="0"/>
      <w:divBdr>
        <w:top w:val="none" w:sz="0" w:space="0" w:color="auto"/>
        <w:left w:val="none" w:sz="0" w:space="0" w:color="auto"/>
        <w:bottom w:val="none" w:sz="0" w:space="0" w:color="auto"/>
        <w:right w:val="none" w:sz="0" w:space="0" w:color="auto"/>
      </w:divBdr>
    </w:div>
    <w:div w:id="1468887598">
      <w:bodyDiv w:val="1"/>
      <w:marLeft w:val="0"/>
      <w:marRight w:val="0"/>
      <w:marTop w:val="0"/>
      <w:marBottom w:val="0"/>
      <w:divBdr>
        <w:top w:val="none" w:sz="0" w:space="0" w:color="auto"/>
        <w:left w:val="none" w:sz="0" w:space="0" w:color="auto"/>
        <w:bottom w:val="none" w:sz="0" w:space="0" w:color="auto"/>
        <w:right w:val="none" w:sz="0" w:space="0" w:color="auto"/>
      </w:divBdr>
      <w:divsChild>
        <w:div w:id="1289971728">
          <w:marLeft w:val="0"/>
          <w:marRight w:val="0"/>
          <w:marTop w:val="0"/>
          <w:marBottom w:val="0"/>
          <w:divBdr>
            <w:top w:val="none" w:sz="0" w:space="0" w:color="auto"/>
            <w:left w:val="none" w:sz="0" w:space="0" w:color="auto"/>
            <w:bottom w:val="none" w:sz="0" w:space="0" w:color="auto"/>
            <w:right w:val="none" w:sz="0" w:space="0" w:color="auto"/>
          </w:divBdr>
          <w:divsChild>
            <w:div w:id="114061428">
              <w:marLeft w:val="0"/>
              <w:marRight w:val="0"/>
              <w:marTop w:val="0"/>
              <w:marBottom w:val="0"/>
              <w:divBdr>
                <w:top w:val="none" w:sz="0" w:space="0" w:color="auto"/>
                <w:left w:val="none" w:sz="0" w:space="0" w:color="auto"/>
                <w:bottom w:val="none" w:sz="0" w:space="0" w:color="auto"/>
                <w:right w:val="none" w:sz="0" w:space="0" w:color="auto"/>
              </w:divBdr>
              <w:divsChild>
                <w:div w:id="1204170979">
                  <w:marLeft w:val="0"/>
                  <w:marRight w:val="0"/>
                  <w:marTop w:val="0"/>
                  <w:marBottom w:val="0"/>
                  <w:divBdr>
                    <w:top w:val="none" w:sz="0" w:space="0" w:color="auto"/>
                    <w:left w:val="none" w:sz="0" w:space="0" w:color="auto"/>
                    <w:bottom w:val="none" w:sz="0" w:space="0" w:color="auto"/>
                    <w:right w:val="none" w:sz="0" w:space="0" w:color="auto"/>
                  </w:divBdr>
                  <w:divsChild>
                    <w:div w:id="1627076734">
                      <w:marLeft w:val="0"/>
                      <w:marRight w:val="0"/>
                      <w:marTop w:val="0"/>
                      <w:marBottom w:val="0"/>
                      <w:divBdr>
                        <w:top w:val="none" w:sz="0" w:space="0" w:color="auto"/>
                        <w:left w:val="none" w:sz="0" w:space="0" w:color="auto"/>
                        <w:bottom w:val="none" w:sz="0" w:space="0" w:color="auto"/>
                        <w:right w:val="none" w:sz="0" w:space="0" w:color="auto"/>
                      </w:divBdr>
                      <w:divsChild>
                        <w:div w:id="2058771892">
                          <w:marLeft w:val="0"/>
                          <w:marRight w:val="0"/>
                          <w:marTop w:val="0"/>
                          <w:marBottom w:val="0"/>
                          <w:divBdr>
                            <w:top w:val="none" w:sz="0" w:space="0" w:color="auto"/>
                            <w:left w:val="none" w:sz="0" w:space="0" w:color="auto"/>
                            <w:bottom w:val="none" w:sz="0" w:space="0" w:color="auto"/>
                            <w:right w:val="none" w:sz="0" w:space="0" w:color="auto"/>
                          </w:divBdr>
                          <w:divsChild>
                            <w:div w:id="5556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127293">
      <w:bodyDiv w:val="1"/>
      <w:marLeft w:val="0"/>
      <w:marRight w:val="0"/>
      <w:marTop w:val="0"/>
      <w:marBottom w:val="0"/>
      <w:divBdr>
        <w:top w:val="none" w:sz="0" w:space="0" w:color="auto"/>
        <w:left w:val="none" w:sz="0" w:space="0" w:color="auto"/>
        <w:bottom w:val="none" w:sz="0" w:space="0" w:color="auto"/>
        <w:right w:val="none" w:sz="0" w:space="0" w:color="auto"/>
      </w:divBdr>
    </w:div>
    <w:div w:id="1476798346">
      <w:bodyDiv w:val="1"/>
      <w:marLeft w:val="0"/>
      <w:marRight w:val="0"/>
      <w:marTop w:val="0"/>
      <w:marBottom w:val="0"/>
      <w:divBdr>
        <w:top w:val="none" w:sz="0" w:space="0" w:color="auto"/>
        <w:left w:val="none" w:sz="0" w:space="0" w:color="auto"/>
        <w:bottom w:val="none" w:sz="0" w:space="0" w:color="auto"/>
        <w:right w:val="none" w:sz="0" w:space="0" w:color="auto"/>
      </w:divBdr>
    </w:div>
    <w:div w:id="1482232656">
      <w:bodyDiv w:val="1"/>
      <w:marLeft w:val="0"/>
      <w:marRight w:val="0"/>
      <w:marTop w:val="0"/>
      <w:marBottom w:val="0"/>
      <w:divBdr>
        <w:top w:val="none" w:sz="0" w:space="0" w:color="auto"/>
        <w:left w:val="none" w:sz="0" w:space="0" w:color="auto"/>
        <w:bottom w:val="none" w:sz="0" w:space="0" w:color="auto"/>
        <w:right w:val="none" w:sz="0" w:space="0" w:color="auto"/>
      </w:divBdr>
    </w:div>
    <w:div w:id="1485195393">
      <w:bodyDiv w:val="1"/>
      <w:marLeft w:val="0"/>
      <w:marRight w:val="0"/>
      <w:marTop w:val="0"/>
      <w:marBottom w:val="0"/>
      <w:divBdr>
        <w:top w:val="none" w:sz="0" w:space="0" w:color="auto"/>
        <w:left w:val="none" w:sz="0" w:space="0" w:color="auto"/>
        <w:bottom w:val="none" w:sz="0" w:space="0" w:color="auto"/>
        <w:right w:val="none" w:sz="0" w:space="0" w:color="auto"/>
      </w:divBdr>
      <w:divsChild>
        <w:div w:id="69742061">
          <w:marLeft w:val="0"/>
          <w:marRight w:val="0"/>
          <w:marTop w:val="360"/>
          <w:marBottom w:val="360"/>
          <w:divBdr>
            <w:top w:val="none" w:sz="0" w:space="0" w:color="auto"/>
            <w:left w:val="none" w:sz="0" w:space="0" w:color="auto"/>
            <w:bottom w:val="none" w:sz="0" w:space="0" w:color="auto"/>
            <w:right w:val="none" w:sz="0" w:space="0" w:color="auto"/>
          </w:divBdr>
          <w:divsChild>
            <w:div w:id="400761431">
              <w:marLeft w:val="0"/>
              <w:marRight w:val="0"/>
              <w:marTop w:val="120"/>
              <w:marBottom w:val="0"/>
              <w:divBdr>
                <w:top w:val="none" w:sz="0" w:space="0" w:color="auto"/>
                <w:left w:val="none" w:sz="0" w:space="0" w:color="auto"/>
                <w:bottom w:val="none" w:sz="0" w:space="0" w:color="auto"/>
                <w:right w:val="none" w:sz="0" w:space="0" w:color="auto"/>
              </w:divBdr>
            </w:div>
            <w:div w:id="542601775">
              <w:marLeft w:val="0"/>
              <w:marRight w:val="0"/>
              <w:marTop w:val="0"/>
              <w:marBottom w:val="0"/>
              <w:divBdr>
                <w:top w:val="none" w:sz="0" w:space="0" w:color="auto"/>
                <w:left w:val="none" w:sz="0" w:space="0" w:color="auto"/>
                <w:bottom w:val="none" w:sz="0" w:space="0" w:color="auto"/>
                <w:right w:val="none" w:sz="0" w:space="0" w:color="auto"/>
              </w:divBdr>
              <w:divsChild>
                <w:div w:id="1365713916">
                  <w:marLeft w:val="0"/>
                  <w:marRight w:val="0"/>
                  <w:marTop w:val="0"/>
                  <w:marBottom w:val="0"/>
                  <w:divBdr>
                    <w:top w:val="none" w:sz="0" w:space="0" w:color="auto"/>
                    <w:left w:val="none" w:sz="0" w:space="0" w:color="auto"/>
                    <w:bottom w:val="none" w:sz="0" w:space="0" w:color="auto"/>
                    <w:right w:val="none" w:sz="0" w:space="0" w:color="auto"/>
                  </w:divBdr>
                  <w:divsChild>
                    <w:div w:id="65418856">
                      <w:marLeft w:val="0"/>
                      <w:marRight w:val="0"/>
                      <w:marTop w:val="0"/>
                      <w:marBottom w:val="0"/>
                      <w:divBdr>
                        <w:top w:val="none" w:sz="0" w:space="0" w:color="auto"/>
                        <w:left w:val="none" w:sz="0" w:space="0" w:color="auto"/>
                        <w:bottom w:val="none" w:sz="0" w:space="0" w:color="auto"/>
                        <w:right w:val="none" w:sz="0" w:space="0" w:color="auto"/>
                      </w:divBdr>
                      <w:divsChild>
                        <w:div w:id="155642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147789">
          <w:marLeft w:val="0"/>
          <w:marRight w:val="0"/>
          <w:marTop w:val="360"/>
          <w:marBottom w:val="360"/>
          <w:divBdr>
            <w:top w:val="none" w:sz="0" w:space="0" w:color="auto"/>
            <w:left w:val="none" w:sz="0" w:space="0" w:color="auto"/>
            <w:bottom w:val="none" w:sz="0" w:space="0" w:color="auto"/>
            <w:right w:val="none" w:sz="0" w:space="0" w:color="auto"/>
          </w:divBdr>
          <w:divsChild>
            <w:div w:id="148450405">
              <w:marLeft w:val="0"/>
              <w:marRight w:val="0"/>
              <w:marTop w:val="120"/>
              <w:marBottom w:val="0"/>
              <w:divBdr>
                <w:top w:val="none" w:sz="0" w:space="0" w:color="auto"/>
                <w:left w:val="none" w:sz="0" w:space="0" w:color="auto"/>
                <w:bottom w:val="none" w:sz="0" w:space="0" w:color="auto"/>
                <w:right w:val="none" w:sz="0" w:space="0" w:color="auto"/>
              </w:divBdr>
            </w:div>
            <w:div w:id="1408576415">
              <w:marLeft w:val="0"/>
              <w:marRight w:val="0"/>
              <w:marTop w:val="0"/>
              <w:marBottom w:val="0"/>
              <w:divBdr>
                <w:top w:val="none" w:sz="0" w:space="0" w:color="auto"/>
                <w:left w:val="none" w:sz="0" w:space="0" w:color="auto"/>
                <w:bottom w:val="none" w:sz="0" w:space="0" w:color="auto"/>
                <w:right w:val="none" w:sz="0" w:space="0" w:color="auto"/>
              </w:divBdr>
              <w:divsChild>
                <w:div w:id="1921257392">
                  <w:marLeft w:val="0"/>
                  <w:marRight w:val="0"/>
                  <w:marTop w:val="0"/>
                  <w:marBottom w:val="0"/>
                  <w:divBdr>
                    <w:top w:val="none" w:sz="0" w:space="0" w:color="auto"/>
                    <w:left w:val="none" w:sz="0" w:space="0" w:color="auto"/>
                    <w:bottom w:val="none" w:sz="0" w:space="0" w:color="auto"/>
                    <w:right w:val="none" w:sz="0" w:space="0" w:color="auto"/>
                  </w:divBdr>
                  <w:divsChild>
                    <w:div w:id="1128088544">
                      <w:marLeft w:val="0"/>
                      <w:marRight w:val="0"/>
                      <w:marTop w:val="0"/>
                      <w:marBottom w:val="0"/>
                      <w:divBdr>
                        <w:top w:val="none" w:sz="0" w:space="0" w:color="auto"/>
                        <w:left w:val="none" w:sz="0" w:space="0" w:color="auto"/>
                        <w:bottom w:val="none" w:sz="0" w:space="0" w:color="auto"/>
                        <w:right w:val="none" w:sz="0" w:space="0" w:color="auto"/>
                      </w:divBdr>
                      <w:divsChild>
                        <w:div w:id="174629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66721">
      <w:bodyDiv w:val="1"/>
      <w:marLeft w:val="0"/>
      <w:marRight w:val="0"/>
      <w:marTop w:val="0"/>
      <w:marBottom w:val="0"/>
      <w:divBdr>
        <w:top w:val="none" w:sz="0" w:space="0" w:color="auto"/>
        <w:left w:val="none" w:sz="0" w:space="0" w:color="auto"/>
        <w:bottom w:val="none" w:sz="0" w:space="0" w:color="auto"/>
        <w:right w:val="none" w:sz="0" w:space="0" w:color="auto"/>
      </w:divBdr>
      <w:divsChild>
        <w:div w:id="1453858974">
          <w:marLeft w:val="0"/>
          <w:marRight w:val="0"/>
          <w:marTop w:val="0"/>
          <w:marBottom w:val="0"/>
          <w:divBdr>
            <w:top w:val="single" w:sz="2" w:space="0" w:color="auto"/>
            <w:left w:val="single" w:sz="2" w:space="0" w:color="auto"/>
            <w:bottom w:val="single" w:sz="6" w:space="0" w:color="auto"/>
            <w:right w:val="single" w:sz="2" w:space="0" w:color="auto"/>
          </w:divBdr>
          <w:divsChild>
            <w:div w:id="732586030">
              <w:marLeft w:val="0"/>
              <w:marRight w:val="0"/>
              <w:marTop w:val="100"/>
              <w:marBottom w:val="100"/>
              <w:divBdr>
                <w:top w:val="single" w:sz="2" w:space="0" w:color="D9D9E3"/>
                <w:left w:val="single" w:sz="2" w:space="0" w:color="D9D9E3"/>
                <w:bottom w:val="single" w:sz="2" w:space="0" w:color="D9D9E3"/>
                <w:right w:val="single" w:sz="2" w:space="0" w:color="D9D9E3"/>
              </w:divBdr>
              <w:divsChild>
                <w:div w:id="712967459">
                  <w:marLeft w:val="0"/>
                  <w:marRight w:val="0"/>
                  <w:marTop w:val="0"/>
                  <w:marBottom w:val="0"/>
                  <w:divBdr>
                    <w:top w:val="single" w:sz="2" w:space="0" w:color="D9D9E3"/>
                    <w:left w:val="single" w:sz="2" w:space="0" w:color="D9D9E3"/>
                    <w:bottom w:val="single" w:sz="2" w:space="0" w:color="D9D9E3"/>
                    <w:right w:val="single" w:sz="2" w:space="0" w:color="D9D9E3"/>
                  </w:divBdr>
                  <w:divsChild>
                    <w:div w:id="905913674">
                      <w:marLeft w:val="0"/>
                      <w:marRight w:val="0"/>
                      <w:marTop w:val="0"/>
                      <w:marBottom w:val="0"/>
                      <w:divBdr>
                        <w:top w:val="single" w:sz="2" w:space="0" w:color="D9D9E3"/>
                        <w:left w:val="single" w:sz="2" w:space="0" w:color="D9D9E3"/>
                        <w:bottom w:val="single" w:sz="2" w:space="0" w:color="D9D9E3"/>
                        <w:right w:val="single" w:sz="2" w:space="0" w:color="D9D9E3"/>
                      </w:divBdr>
                      <w:divsChild>
                        <w:div w:id="1732578930">
                          <w:marLeft w:val="0"/>
                          <w:marRight w:val="0"/>
                          <w:marTop w:val="0"/>
                          <w:marBottom w:val="0"/>
                          <w:divBdr>
                            <w:top w:val="single" w:sz="2" w:space="0" w:color="D9D9E3"/>
                            <w:left w:val="single" w:sz="2" w:space="0" w:color="D9D9E3"/>
                            <w:bottom w:val="single" w:sz="2" w:space="0" w:color="D9D9E3"/>
                            <w:right w:val="single" w:sz="2" w:space="0" w:color="D9D9E3"/>
                          </w:divBdr>
                          <w:divsChild>
                            <w:div w:id="95374708">
                              <w:marLeft w:val="0"/>
                              <w:marRight w:val="0"/>
                              <w:marTop w:val="0"/>
                              <w:marBottom w:val="0"/>
                              <w:divBdr>
                                <w:top w:val="single" w:sz="2" w:space="0" w:color="D9D9E3"/>
                                <w:left w:val="single" w:sz="2" w:space="0" w:color="D9D9E3"/>
                                <w:bottom w:val="single" w:sz="2" w:space="0" w:color="D9D9E3"/>
                                <w:right w:val="single" w:sz="2" w:space="0" w:color="D9D9E3"/>
                              </w:divBdr>
                              <w:divsChild>
                                <w:div w:id="986545935">
                                  <w:marLeft w:val="0"/>
                                  <w:marRight w:val="0"/>
                                  <w:marTop w:val="0"/>
                                  <w:marBottom w:val="0"/>
                                  <w:divBdr>
                                    <w:top w:val="single" w:sz="2" w:space="0" w:color="D9D9E3"/>
                                    <w:left w:val="single" w:sz="2" w:space="0" w:color="D9D9E3"/>
                                    <w:bottom w:val="single" w:sz="2" w:space="0" w:color="D9D9E3"/>
                                    <w:right w:val="single" w:sz="2" w:space="0" w:color="D9D9E3"/>
                                  </w:divBdr>
                                  <w:divsChild>
                                    <w:div w:id="1058821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90487691">
      <w:bodyDiv w:val="1"/>
      <w:marLeft w:val="0"/>
      <w:marRight w:val="0"/>
      <w:marTop w:val="0"/>
      <w:marBottom w:val="0"/>
      <w:divBdr>
        <w:top w:val="none" w:sz="0" w:space="0" w:color="auto"/>
        <w:left w:val="none" w:sz="0" w:space="0" w:color="auto"/>
        <w:bottom w:val="none" w:sz="0" w:space="0" w:color="auto"/>
        <w:right w:val="none" w:sz="0" w:space="0" w:color="auto"/>
      </w:divBdr>
    </w:div>
    <w:div w:id="1499884069">
      <w:bodyDiv w:val="1"/>
      <w:marLeft w:val="0"/>
      <w:marRight w:val="0"/>
      <w:marTop w:val="0"/>
      <w:marBottom w:val="0"/>
      <w:divBdr>
        <w:top w:val="none" w:sz="0" w:space="0" w:color="auto"/>
        <w:left w:val="none" w:sz="0" w:space="0" w:color="auto"/>
        <w:bottom w:val="none" w:sz="0" w:space="0" w:color="auto"/>
        <w:right w:val="none" w:sz="0" w:space="0" w:color="auto"/>
      </w:divBdr>
    </w:div>
    <w:div w:id="1510489870">
      <w:bodyDiv w:val="1"/>
      <w:marLeft w:val="0"/>
      <w:marRight w:val="0"/>
      <w:marTop w:val="0"/>
      <w:marBottom w:val="0"/>
      <w:divBdr>
        <w:top w:val="none" w:sz="0" w:space="0" w:color="auto"/>
        <w:left w:val="none" w:sz="0" w:space="0" w:color="auto"/>
        <w:bottom w:val="none" w:sz="0" w:space="0" w:color="auto"/>
        <w:right w:val="none" w:sz="0" w:space="0" w:color="auto"/>
      </w:divBdr>
    </w:div>
    <w:div w:id="1521049330">
      <w:bodyDiv w:val="1"/>
      <w:marLeft w:val="0"/>
      <w:marRight w:val="0"/>
      <w:marTop w:val="0"/>
      <w:marBottom w:val="0"/>
      <w:divBdr>
        <w:top w:val="none" w:sz="0" w:space="0" w:color="auto"/>
        <w:left w:val="none" w:sz="0" w:space="0" w:color="auto"/>
        <w:bottom w:val="none" w:sz="0" w:space="0" w:color="auto"/>
        <w:right w:val="none" w:sz="0" w:space="0" w:color="auto"/>
      </w:divBdr>
    </w:div>
    <w:div w:id="1523663206">
      <w:bodyDiv w:val="1"/>
      <w:marLeft w:val="0"/>
      <w:marRight w:val="0"/>
      <w:marTop w:val="0"/>
      <w:marBottom w:val="0"/>
      <w:divBdr>
        <w:top w:val="none" w:sz="0" w:space="0" w:color="auto"/>
        <w:left w:val="none" w:sz="0" w:space="0" w:color="auto"/>
        <w:bottom w:val="none" w:sz="0" w:space="0" w:color="auto"/>
        <w:right w:val="none" w:sz="0" w:space="0" w:color="auto"/>
      </w:divBdr>
    </w:div>
    <w:div w:id="1524827598">
      <w:bodyDiv w:val="1"/>
      <w:marLeft w:val="0"/>
      <w:marRight w:val="0"/>
      <w:marTop w:val="0"/>
      <w:marBottom w:val="0"/>
      <w:divBdr>
        <w:top w:val="none" w:sz="0" w:space="0" w:color="auto"/>
        <w:left w:val="none" w:sz="0" w:space="0" w:color="auto"/>
        <w:bottom w:val="none" w:sz="0" w:space="0" w:color="auto"/>
        <w:right w:val="none" w:sz="0" w:space="0" w:color="auto"/>
      </w:divBdr>
      <w:divsChild>
        <w:div w:id="473331345">
          <w:marLeft w:val="720"/>
          <w:marRight w:val="0"/>
          <w:marTop w:val="0"/>
          <w:marBottom w:val="0"/>
          <w:divBdr>
            <w:top w:val="none" w:sz="0" w:space="0" w:color="auto"/>
            <w:left w:val="none" w:sz="0" w:space="0" w:color="auto"/>
            <w:bottom w:val="none" w:sz="0" w:space="0" w:color="auto"/>
            <w:right w:val="none" w:sz="0" w:space="0" w:color="auto"/>
          </w:divBdr>
        </w:div>
        <w:div w:id="839808464">
          <w:marLeft w:val="720"/>
          <w:marRight w:val="0"/>
          <w:marTop w:val="0"/>
          <w:marBottom w:val="0"/>
          <w:divBdr>
            <w:top w:val="none" w:sz="0" w:space="0" w:color="auto"/>
            <w:left w:val="none" w:sz="0" w:space="0" w:color="auto"/>
            <w:bottom w:val="none" w:sz="0" w:space="0" w:color="auto"/>
            <w:right w:val="none" w:sz="0" w:space="0" w:color="auto"/>
          </w:divBdr>
        </w:div>
      </w:divsChild>
    </w:div>
    <w:div w:id="1527795635">
      <w:bodyDiv w:val="1"/>
      <w:marLeft w:val="0"/>
      <w:marRight w:val="0"/>
      <w:marTop w:val="0"/>
      <w:marBottom w:val="0"/>
      <w:divBdr>
        <w:top w:val="none" w:sz="0" w:space="0" w:color="auto"/>
        <w:left w:val="none" w:sz="0" w:space="0" w:color="auto"/>
        <w:bottom w:val="none" w:sz="0" w:space="0" w:color="auto"/>
        <w:right w:val="none" w:sz="0" w:space="0" w:color="auto"/>
      </w:divBdr>
    </w:div>
    <w:div w:id="1528567012">
      <w:bodyDiv w:val="1"/>
      <w:marLeft w:val="0"/>
      <w:marRight w:val="0"/>
      <w:marTop w:val="0"/>
      <w:marBottom w:val="0"/>
      <w:divBdr>
        <w:top w:val="none" w:sz="0" w:space="0" w:color="auto"/>
        <w:left w:val="none" w:sz="0" w:space="0" w:color="auto"/>
        <w:bottom w:val="none" w:sz="0" w:space="0" w:color="auto"/>
        <w:right w:val="none" w:sz="0" w:space="0" w:color="auto"/>
      </w:divBdr>
    </w:div>
    <w:div w:id="1553691264">
      <w:bodyDiv w:val="1"/>
      <w:marLeft w:val="0"/>
      <w:marRight w:val="0"/>
      <w:marTop w:val="0"/>
      <w:marBottom w:val="0"/>
      <w:divBdr>
        <w:top w:val="none" w:sz="0" w:space="0" w:color="auto"/>
        <w:left w:val="none" w:sz="0" w:space="0" w:color="auto"/>
        <w:bottom w:val="none" w:sz="0" w:space="0" w:color="auto"/>
        <w:right w:val="none" w:sz="0" w:space="0" w:color="auto"/>
      </w:divBdr>
      <w:divsChild>
        <w:div w:id="769737635">
          <w:marLeft w:val="0"/>
          <w:marRight w:val="0"/>
          <w:marTop w:val="0"/>
          <w:marBottom w:val="0"/>
          <w:divBdr>
            <w:top w:val="none" w:sz="0" w:space="0" w:color="auto"/>
            <w:left w:val="none" w:sz="0" w:space="0" w:color="auto"/>
            <w:bottom w:val="none" w:sz="0" w:space="0" w:color="auto"/>
            <w:right w:val="none" w:sz="0" w:space="0" w:color="auto"/>
          </w:divBdr>
          <w:divsChild>
            <w:div w:id="401370214">
              <w:marLeft w:val="0"/>
              <w:marRight w:val="0"/>
              <w:marTop w:val="0"/>
              <w:marBottom w:val="0"/>
              <w:divBdr>
                <w:top w:val="none" w:sz="0" w:space="0" w:color="auto"/>
                <w:left w:val="none" w:sz="0" w:space="0" w:color="auto"/>
                <w:bottom w:val="none" w:sz="0" w:space="0" w:color="auto"/>
                <w:right w:val="none" w:sz="0" w:space="0" w:color="auto"/>
              </w:divBdr>
            </w:div>
            <w:div w:id="2122338544">
              <w:marLeft w:val="0"/>
              <w:marRight w:val="0"/>
              <w:marTop w:val="0"/>
              <w:marBottom w:val="0"/>
              <w:divBdr>
                <w:top w:val="none" w:sz="0" w:space="0" w:color="auto"/>
                <w:left w:val="none" w:sz="0" w:space="0" w:color="auto"/>
                <w:bottom w:val="none" w:sz="0" w:space="0" w:color="auto"/>
                <w:right w:val="none" w:sz="0" w:space="0" w:color="auto"/>
              </w:divBdr>
              <w:divsChild>
                <w:div w:id="12348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49551">
      <w:bodyDiv w:val="1"/>
      <w:marLeft w:val="0"/>
      <w:marRight w:val="0"/>
      <w:marTop w:val="0"/>
      <w:marBottom w:val="0"/>
      <w:divBdr>
        <w:top w:val="none" w:sz="0" w:space="0" w:color="auto"/>
        <w:left w:val="none" w:sz="0" w:space="0" w:color="auto"/>
        <w:bottom w:val="none" w:sz="0" w:space="0" w:color="auto"/>
        <w:right w:val="none" w:sz="0" w:space="0" w:color="auto"/>
      </w:divBdr>
    </w:div>
    <w:div w:id="1556234406">
      <w:bodyDiv w:val="1"/>
      <w:marLeft w:val="0"/>
      <w:marRight w:val="0"/>
      <w:marTop w:val="0"/>
      <w:marBottom w:val="0"/>
      <w:divBdr>
        <w:top w:val="none" w:sz="0" w:space="0" w:color="auto"/>
        <w:left w:val="none" w:sz="0" w:space="0" w:color="auto"/>
        <w:bottom w:val="none" w:sz="0" w:space="0" w:color="auto"/>
        <w:right w:val="none" w:sz="0" w:space="0" w:color="auto"/>
      </w:divBdr>
    </w:div>
    <w:div w:id="1560287684">
      <w:bodyDiv w:val="1"/>
      <w:marLeft w:val="0"/>
      <w:marRight w:val="0"/>
      <w:marTop w:val="0"/>
      <w:marBottom w:val="0"/>
      <w:divBdr>
        <w:top w:val="none" w:sz="0" w:space="0" w:color="auto"/>
        <w:left w:val="none" w:sz="0" w:space="0" w:color="auto"/>
        <w:bottom w:val="none" w:sz="0" w:space="0" w:color="auto"/>
        <w:right w:val="none" w:sz="0" w:space="0" w:color="auto"/>
      </w:divBdr>
    </w:div>
    <w:div w:id="1568034457">
      <w:bodyDiv w:val="1"/>
      <w:marLeft w:val="0"/>
      <w:marRight w:val="0"/>
      <w:marTop w:val="0"/>
      <w:marBottom w:val="0"/>
      <w:divBdr>
        <w:top w:val="none" w:sz="0" w:space="0" w:color="auto"/>
        <w:left w:val="none" w:sz="0" w:space="0" w:color="auto"/>
        <w:bottom w:val="none" w:sz="0" w:space="0" w:color="auto"/>
        <w:right w:val="none" w:sz="0" w:space="0" w:color="auto"/>
      </w:divBdr>
    </w:div>
    <w:div w:id="1568342579">
      <w:bodyDiv w:val="1"/>
      <w:marLeft w:val="0"/>
      <w:marRight w:val="0"/>
      <w:marTop w:val="0"/>
      <w:marBottom w:val="0"/>
      <w:divBdr>
        <w:top w:val="none" w:sz="0" w:space="0" w:color="auto"/>
        <w:left w:val="none" w:sz="0" w:space="0" w:color="auto"/>
        <w:bottom w:val="none" w:sz="0" w:space="0" w:color="auto"/>
        <w:right w:val="none" w:sz="0" w:space="0" w:color="auto"/>
      </w:divBdr>
    </w:div>
    <w:div w:id="1570076154">
      <w:bodyDiv w:val="1"/>
      <w:marLeft w:val="0"/>
      <w:marRight w:val="0"/>
      <w:marTop w:val="0"/>
      <w:marBottom w:val="0"/>
      <w:divBdr>
        <w:top w:val="none" w:sz="0" w:space="0" w:color="auto"/>
        <w:left w:val="none" w:sz="0" w:space="0" w:color="auto"/>
        <w:bottom w:val="none" w:sz="0" w:space="0" w:color="auto"/>
        <w:right w:val="none" w:sz="0" w:space="0" w:color="auto"/>
      </w:divBdr>
    </w:div>
    <w:div w:id="1579318163">
      <w:bodyDiv w:val="1"/>
      <w:marLeft w:val="0"/>
      <w:marRight w:val="0"/>
      <w:marTop w:val="0"/>
      <w:marBottom w:val="0"/>
      <w:divBdr>
        <w:top w:val="none" w:sz="0" w:space="0" w:color="auto"/>
        <w:left w:val="none" w:sz="0" w:space="0" w:color="auto"/>
        <w:bottom w:val="none" w:sz="0" w:space="0" w:color="auto"/>
        <w:right w:val="none" w:sz="0" w:space="0" w:color="auto"/>
      </w:divBdr>
      <w:divsChild>
        <w:div w:id="1590886422">
          <w:marLeft w:val="0"/>
          <w:marRight w:val="0"/>
          <w:marTop w:val="0"/>
          <w:marBottom w:val="0"/>
          <w:divBdr>
            <w:top w:val="none" w:sz="0" w:space="0" w:color="auto"/>
            <w:left w:val="none" w:sz="0" w:space="0" w:color="auto"/>
            <w:bottom w:val="none" w:sz="0" w:space="0" w:color="auto"/>
            <w:right w:val="none" w:sz="0" w:space="0" w:color="auto"/>
          </w:divBdr>
          <w:divsChild>
            <w:div w:id="1920018814">
              <w:marLeft w:val="0"/>
              <w:marRight w:val="0"/>
              <w:marTop w:val="0"/>
              <w:marBottom w:val="0"/>
              <w:divBdr>
                <w:top w:val="none" w:sz="0" w:space="0" w:color="auto"/>
                <w:left w:val="none" w:sz="0" w:space="0" w:color="auto"/>
                <w:bottom w:val="none" w:sz="0" w:space="0" w:color="auto"/>
                <w:right w:val="none" w:sz="0" w:space="0" w:color="auto"/>
              </w:divBdr>
              <w:divsChild>
                <w:div w:id="795441277">
                  <w:marLeft w:val="0"/>
                  <w:marRight w:val="0"/>
                  <w:marTop w:val="0"/>
                  <w:marBottom w:val="0"/>
                  <w:divBdr>
                    <w:top w:val="none" w:sz="0" w:space="0" w:color="auto"/>
                    <w:left w:val="none" w:sz="0" w:space="0" w:color="auto"/>
                    <w:bottom w:val="none" w:sz="0" w:space="0" w:color="auto"/>
                    <w:right w:val="none" w:sz="0" w:space="0" w:color="auto"/>
                  </w:divBdr>
                  <w:divsChild>
                    <w:div w:id="1046493906">
                      <w:marLeft w:val="0"/>
                      <w:marRight w:val="0"/>
                      <w:marTop w:val="0"/>
                      <w:marBottom w:val="0"/>
                      <w:divBdr>
                        <w:top w:val="none" w:sz="0" w:space="0" w:color="auto"/>
                        <w:left w:val="none" w:sz="0" w:space="0" w:color="auto"/>
                        <w:bottom w:val="none" w:sz="0" w:space="0" w:color="auto"/>
                        <w:right w:val="none" w:sz="0" w:space="0" w:color="auto"/>
                      </w:divBdr>
                      <w:divsChild>
                        <w:div w:id="1914268164">
                          <w:marLeft w:val="0"/>
                          <w:marRight w:val="0"/>
                          <w:marTop w:val="0"/>
                          <w:marBottom w:val="0"/>
                          <w:divBdr>
                            <w:top w:val="none" w:sz="0" w:space="0" w:color="auto"/>
                            <w:left w:val="none" w:sz="0" w:space="0" w:color="auto"/>
                            <w:bottom w:val="none" w:sz="0" w:space="0" w:color="auto"/>
                            <w:right w:val="none" w:sz="0" w:space="0" w:color="auto"/>
                          </w:divBdr>
                          <w:divsChild>
                            <w:div w:id="148399995">
                              <w:marLeft w:val="0"/>
                              <w:marRight w:val="0"/>
                              <w:marTop w:val="0"/>
                              <w:marBottom w:val="0"/>
                              <w:divBdr>
                                <w:top w:val="none" w:sz="0" w:space="0" w:color="auto"/>
                                <w:left w:val="none" w:sz="0" w:space="0" w:color="auto"/>
                                <w:bottom w:val="none" w:sz="0" w:space="0" w:color="auto"/>
                                <w:right w:val="none" w:sz="0" w:space="0" w:color="auto"/>
                              </w:divBdr>
                              <w:divsChild>
                                <w:div w:id="2114131609">
                                  <w:marLeft w:val="0"/>
                                  <w:marRight w:val="0"/>
                                  <w:marTop w:val="0"/>
                                  <w:marBottom w:val="0"/>
                                  <w:divBdr>
                                    <w:top w:val="none" w:sz="0" w:space="0" w:color="auto"/>
                                    <w:left w:val="none" w:sz="0" w:space="0" w:color="auto"/>
                                    <w:bottom w:val="none" w:sz="0" w:space="0" w:color="auto"/>
                                    <w:right w:val="none" w:sz="0" w:space="0" w:color="auto"/>
                                  </w:divBdr>
                                  <w:divsChild>
                                    <w:div w:id="322204133">
                                      <w:marLeft w:val="0"/>
                                      <w:marRight w:val="0"/>
                                      <w:marTop w:val="0"/>
                                      <w:marBottom w:val="0"/>
                                      <w:divBdr>
                                        <w:top w:val="none" w:sz="0" w:space="0" w:color="auto"/>
                                        <w:left w:val="none" w:sz="0" w:space="0" w:color="auto"/>
                                        <w:bottom w:val="none" w:sz="0" w:space="0" w:color="auto"/>
                                        <w:right w:val="none" w:sz="0" w:space="0" w:color="auto"/>
                                      </w:divBdr>
                                      <w:divsChild>
                                        <w:div w:id="180797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836340">
      <w:bodyDiv w:val="1"/>
      <w:marLeft w:val="0"/>
      <w:marRight w:val="0"/>
      <w:marTop w:val="0"/>
      <w:marBottom w:val="0"/>
      <w:divBdr>
        <w:top w:val="none" w:sz="0" w:space="0" w:color="auto"/>
        <w:left w:val="none" w:sz="0" w:space="0" w:color="auto"/>
        <w:bottom w:val="none" w:sz="0" w:space="0" w:color="auto"/>
        <w:right w:val="none" w:sz="0" w:space="0" w:color="auto"/>
      </w:divBdr>
    </w:div>
    <w:div w:id="1592425372">
      <w:bodyDiv w:val="1"/>
      <w:marLeft w:val="0"/>
      <w:marRight w:val="0"/>
      <w:marTop w:val="0"/>
      <w:marBottom w:val="0"/>
      <w:divBdr>
        <w:top w:val="none" w:sz="0" w:space="0" w:color="auto"/>
        <w:left w:val="none" w:sz="0" w:space="0" w:color="auto"/>
        <w:bottom w:val="none" w:sz="0" w:space="0" w:color="auto"/>
        <w:right w:val="none" w:sz="0" w:space="0" w:color="auto"/>
      </w:divBdr>
    </w:div>
    <w:div w:id="1600290805">
      <w:bodyDiv w:val="1"/>
      <w:marLeft w:val="0"/>
      <w:marRight w:val="0"/>
      <w:marTop w:val="0"/>
      <w:marBottom w:val="0"/>
      <w:divBdr>
        <w:top w:val="none" w:sz="0" w:space="0" w:color="auto"/>
        <w:left w:val="none" w:sz="0" w:space="0" w:color="auto"/>
        <w:bottom w:val="none" w:sz="0" w:space="0" w:color="auto"/>
        <w:right w:val="none" w:sz="0" w:space="0" w:color="auto"/>
      </w:divBdr>
    </w:div>
    <w:div w:id="1606227250">
      <w:bodyDiv w:val="1"/>
      <w:marLeft w:val="0"/>
      <w:marRight w:val="0"/>
      <w:marTop w:val="0"/>
      <w:marBottom w:val="0"/>
      <w:divBdr>
        <w:top w:val="none" w:sz="0" w:space="0" w:color="auto"/>
        <w:left w:val="none" w:sz="0" w:space="0" w:color="auto"/>
        <w:bottom w:val="none" w:sz="0" w:space="0" w:color="auto"/>
        <w:right w:val="none" w:sz="0" w:space="0" w:color="auto"/>
      </w:divBdr>
    </w:div>
    <w:div w:id="1620406847">
      <w:bodyDiv w:val="1"/>
      <w:marLeft w:val="0"/>
      <w:marRight w:val="0"/>
      <w:marTop w:val="0"/>
      <w:marBottom w:val="0"/>
      <w:divBdr>
        <w:top w:val="none" w:sz="0" w:space="0" w:color="auto"/>
        <w:left w:val="none" w:sz="0" w:space="0" w:color="auto"/>
        <w:bottom w:val="none" w:sz="0" w:space="0" w:color="auto"/>
        <w:right w:val="none" w:sz="0" w:space="0" w:color="auto"/>
      </w:divBdr>
    </w:div>
    <w:div w:id="1642034457">
      <w:bodyDiv w:val="1"/>
      <w:marLeft w:val="0"/>
      <w:marRight w:val="0"/>
      <w:marTop w:val="0"/>
      <w:marBottom w:val="0"/>
      <w:divBdr>
        <w:top w:val="none" w:sz="0" w:space="0" w:color="auto"/>
        <w:left w:val="none" w:sz="0" w:space="0" w:color="auto"/>
        <w:bottom w:val="none" w:sz="0" w:space="0" w:color="auto"/>
        <w:right w:val="none" w:sz="0" w:space="0" w:color="auto"/>
      </w:divBdr>
    </w:div>
    <w:div w:id="1645352143">
      <w:bodyDiv w:val="1"/>
      <w:marLeft w:val="0"/>
      <w:marRight w:val="0"/>
      <w:marTop w:val="0"/>
      <w:marBottom w:val="0"/>
      <w:divBdr>
        <w:top w:val="none" w:sz="0" w:space="0" w:color="auto"/>
        <w:left w:val="none" w:sz="0" w:space="0" w:color="auto"/>
        <w:bottom w:val="none" w:sz="0" w:space="0" w:color="auto"/>
        <w:right w:val="none" w:sz="0" w:space="0" w:color="auto"/>
      </w:divBdr>
    </w:div>
    <w:div w:id="1660382738">
      <w:bodyDiv w:val="1"/>
      <w:marLeft w:val="0"/>
      <w:marRight w:val="0"/>
      <w:marTop w:val="0"/>
      <w:marBottom w:val="0"/>
      <w:divBdr>
        <w:top w:val="none" w:sz="0" w:space="0" w:color="auto"/>
        <w:left w:val="none" w:sz="0" w:space="0" w:color="auto"/>
        <w:bottom w:val="none" w:sz="0" w:space="0" w:color="auto"/>
        <w:right w:val="none" w:sz="0" w:space="0" w:color="auto"/>
      </w:divBdr>
      <w:divsChild>
        <w:div w:id="375473016">
          <w:marLeft w:val="0"/>
          <w:marRight w:val="0"/>
          <w:marTop w:val="0"/>
          <w:marBottom w:val="0"/>
          <w:divBdr>
            <w:top w:val="none" w:sz="0" w:space="0" w:color="auto"/>
            <w:left w:val="none" w:sz="0" w:space="0" w:color="auto"/>
            <w:bottom w:val="none" w:sz="0" w:space="0" w:color="auto"/>
            <w:right w:val="none" w:sz="0" w:space="0" w:color="auto"/>
          </w:divBdr>
          <w:divsChild>
            <w:div w:id="2143040109">
              <w:marLeft w:val="0"/>
              <w:marRight w:val="0"/>
              <w:marTop w:val="0"/>
              <w:marBottom w:val="0"/>
              <w:divBdr>
                <w:top w:val="none" w:sz="0" w:space="0" w:color="auto"/>
                <w:left w:val="none" w:sz="0" w:space="0" w:color="auto"/>
                <w:bottom w:val="none" w:sz="0" w:space="0" w:color="auto"/>
                <w:right w:val="none" w:sz="0" w:space="0" w:color="auto"/>
              </w:divBdr>
              <w:divsChild>
                <w:div w:id="2057047154">
                  <w:marLeft w:val="0"/>
                  <w:marRight w:val="0"/>
                  <w:marTop w:val="0"/>
                  <w:marBottom w:val="0"/>
                  <w:divBdr>
                    <w:top w:val="none" w:sz="0" w:space="0" w:color="auto"/>
                    <w:left w:val="none" w:sz="0" w:space="0" w:color="auto"/>
                    <w:bottom w:val="none" w:sz="0" w:space="0" w:color="auto"/>
                    <w:right w:val="none" w:sz="0" w:space="0" w:color="auto"/>
                  </w:divBdr>
                  <w:divsChild>
                    <w:div w:id="1545169383">
                      <w:marLeft w:val="0"/>
                      <w:marRight w:val="0"/>
                      <w:marTop w:val="0"/>
                      <w:marBottom w:val="0"/>
                      <w:divBdr>
                        <w:top w:val="none" w:sz="0" w:space="0" w:color="auto"/>
                        <w:left w:val="none" w:sz="0" w:space="0" w:color="auto"/>
                        <w:bottom w:val="none" w:sz="0" w:space="0" w:color="auto"/>
                        <w:right w:val="none" w:sz="0" w:space="0" w:color="auto"/>
                      </w:divBdr>
                      <w:divsChild>
                        <w:div w:id="1625306752">
                          <w:marLeft w:val="0"/>
                          <w:marRight w:val="0"/>
                          <w:marTop w:val="0"/>
                          <w:marBottom w:val="0"/>
                          <w:divBdr>
                            <w:top w:val="none" w:sz="0" w:space="0" w:color="auto"/>
                            <w:left w:val="none" w:sz="0" w:space="0" w:color="auto"/>
                            <w:bottom w:val="none" w:sz="0" w:space="0" w:color="auto"/>
                            <w:right w:val="none" w:sz="0" w:space="0" w:color="auto"/>
                          </w:divBdr>
                          <w:divsChild>
                            <w:div w:id="1618020932">
                              <w:marLeft w:val="0"/>
                              <w:marRight w:val="0"/>
                              <w:marTop w:val="0"/>
                              <w:marBottom w:val="0"/>
                              <w:divBdr>
                                <w:top w:val="none" w:sz="0" w:space="0" w:color="auto"/>
                                <w:left w:val="none" w:sz="0" w:space="0" w:color="auto"/>
                                <w:bottom w:val="none" w:sz="0" w:space="0" w:color="auto"/>
                                <w:right w:val="none" w:sz="0" w:space="0" w:color="auto"/>
                              </w:divBdr>
                              <w:divsChild>
                                <w:div w:id="451903483">
                                  <w:marLeft w:val="0"/>
                                  <w:marRight w:val="0"/>
                                  <w:marTop w:val="0"/>
                                  <w:marBottom w:val="0"/>
                                  <w:divBdr>
                                    <w:top w:val="none" w:sz="0" w:space="0" w:color="auto"/>
                                    <w:left w:val="none" w:sz="0" w:space="0" w:color="auto"/>
                                    <w:bottom w:val="none" w:sz="0" w:space="0" w:color="auto"/>
                                    <w:right w:val="none" w:sz="0" w:space="0" w:color="auto"/>
                                  </w:divBdr>
                                  <w:divsChild>
                                    <w:div w:id="1967466142">
                                      <w:marLeft w:val="0"/>
                                      <w:marRight w:val="0"/>
                                      <w:marTop w:val="0"/>
                                      <w:marBottom w:val="0"/>
                                      <w:divBdr>
                                        <w:top w:val="none" w:sz="0" w:space="0" w:color="auto"/>
                                        <w:left w:val="none" w:sz="0" w:space="0" w:color="auto"/>
                                        <w:bottom w:val="none" w:sz="0" w:space="0" w:color="auto"/>
                                        <w:right w:val="none" w:sz="0" w:space="0" w:color="auto"/>
                                      </w:divBdr>
                                      <w:divsChild>
                                        <w:div w:id="730037290">
                                          <w:marLeft w:val="0"/>
                                          <w:marRight w:val="0"/>
                                          <w:marTop w:val="0"/>
                                          <w:marBottom w:val="0"/>
                                          <w:divBdr>
                                            <w:top w:val="none" w:sz="0" w:space="0" w:color="auto"/>
                                            <w:left w:val="none" w:sz="0" w:space="0" w:color="auto"/>
                                            <w:bottom w:val="none" w:sz="0" w:space="0" w:color="auto"/>
                                            <w:right w:val="none" w:sz="0" w:space="0" w:color="auto"/>
                                          </w:divBdr>
                                          <w:divsChild>
                                            <w:div w:id="1445618573">
                                              <w:marLeft w:val="0"/>
                                              <w:marRight w:val="0"/>
                                              <w:marTop w:val="0"/>
                                              <w:marBottom w:val="0"/>
                                              <w:divBdr>
                                                <w:top w:val="none" w:sz="0" w:space="0" w:color="auto"/>
                                                <w:left w:val="none" w:sz="0" w:space="0" w:color="auto"/>
                                                <w:bottom w:val="none" w:sz="0" w:space="0" w:color="auto"/>
                                                <w:right w:val="none" w:sz="0" w:space="0" w:color="auto"/>
                                              </w:divBdr>
                                              <w:divsChild>
                                                <w:div w:id="72228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495466">
      <w:bodyDiv w:val="1"/>
      <w:marLeft w:val="0"/>
      <w:marRight w:val="0"/>
      <w:marTop w:val="0"/>
      <w:marBottom w:val="0"/>
      <w:divBdr>
        <w:top w:val="none" w:sz="0" w:space="0" w:color="auto"/>
        <w:left w:val="none" w:sz="0" w:space="0" w:color="auto"/>
        <w:bottom w:val="none" w:sz="0" w:space="0" w:color="auto"/>
        <w:right w:val="none" w:sz="0" w:space="0" w:color="auto"/>
      </w:divBdr>
      <w:divsChild>
        <w:div w:id="361639393">
          <w:marLeft w:val="720"/>
          <w:marRight w:val="0"/>
          <w:marTop w:val="0"/>
          <w:marBottom w:val="0"/>
          <w:divBdr>
            <w:top w:val="none" w:sz="0" w:space="0" w:color="auto"/>
            <w:left w:val="none" w:sz="0" w:space="0" w:color="auto"/>
            <w:bottom w:val="none" w:sz="0" w:space="0" w:color="auto"/>
            <w:right w:val="none" w:sz="0" w:space="0" w:color="auto"/>
          </w:divBdr>
        </w:div>
        <w:div w:id="748621639">
          <w:marLeft w:val="720"/>
          <w:marRight w:val="0"/>
          <w:marTop w:val="0"/>
          <w:marBottom w:val="0"/>
          <w:divBdr>
            <w:top w:val="none" w:sz="0" w:space="0" w:color="auto"/>
            <w:left w:val="none" w:sz="0" w:space="0" w:color="auto"/>
            <w:bottom w:val="none" w:sz="0" w:space="0" w:color="auto"/>
            <w:right w:val="none" w:sz="0" w:space="0" w:color="auto"/>
          </w:divBdr>
        </w:div>
        <w:div w:id="1735079619">
          <w:marLeft w:val="720"/>
          <w:marRight w:val="0"/>
          <w:marTop w:val="0"/>
          <w:marBottom w:val="0"/>
          <w:divBdr>
            <w:top w:val="none" w:sz="0" w:space="0" w:color="auto"/>
            <w:left w:val="none" w:sz="0" w:space="0" w:color="auto"/>
            <w:bottom w:val="none" w:sz="0" w:space="0" w:color="auto"/>
            <w:right w:val="none" w:sz="0" w:space="0" w:color="auto"/>
          </w:divBdr>
        </w:div>
      </w:divsChild>
    </w:div>
    <w:div w:id="1663853536">
      <w:marLeft w:val="0"/>
      <w:marRight w:val="0"/>
      <w:marTop w:val="0"/>
      <w:marBottom w:val="0"/>
      <w:divBdr>
        <w:top w:val="none" w:sz="0" w:space="0" w:color="auto"/>
        <w:left w:val="none" w:sz="0" w:space="0" w:color="auto"/>
        <w:bottom w:val="none" w:sz="0" w:space="0" w:color="auto"/>
        <w:right w:val="none" w:sz="0" w:space="0" w:color="auto"/>
      </w:divBdr>
    </w:div>
    <w:div w:id="1663853537">
      <w:marLeft w:val="0"/>
      <w:marRight w:val="0"/>
      <w:marTop w:val="0"/>
      <w:marBottom w:val="0"/>
      <w:divBdr>
        <w:top w:val="none" w:sz="0" w:space="0" w:color="auto"/>
        <w:left w:val="none" w:sz="0" w:space="0" w:color="auto"/>
        <w:bottom w:val="none" w:sz="0" w:space="0" w:color="auto"/>
        <w:right w:val="none" w:sz="0" w:space="0" w:color="auto"/>
      </w:divBdr>
    </w:div>
    <w:div w:id="1663853538">
      <w:marLeft w:val="0"/>
      <w:marRight w:val="0"/>
      <w:marTop w:val="0"/>
      <w:marBottom w:val="0"/>
      <w:divBdr>
        <w:top w:val="none" w:sz="0" w:space="0" w:color="auto"/>
        <w:left w:val="none" w:sz="0" w:space="0" w:color="auto"/>
        <w:bottom w:val="none" w:sz="0" w:space="0" w:color="auto"/>
        <w:right w:val="none" w:sz="0" w:space="0" w:color="auto"/>
      </w:divBdr>
    </w:div>
    <w:div w:id="1663853539">
      <w:marLeft w:val="0"/>
      <w:marRight w:val="0"/>
      <w:marTop w:val="0"/>
      <w:marBottom w:val="0"/>
      <w:divBdr>
        <w:top w:val="none" w:sz="0" w:space="0" w:color="auto"/>
        <w:left w:val="none" w:sz="0" w:space="0" w:color="auto"/>
        <w:bottom w:val="none" w:sz="0" w:space="0" w:color="auto"/>
        <w:right w:val="none" w:sz="0" w:space="0" w:color="auto"/>
      </w:divBdr>
    </w:div>
    <w:div w:id="1663853540">
      <w:marLeft w:val="0"/>
      <w:marRight w:val="0"/>
      <w:marTop w:val="0"/>
      <w:marBottom w:val="0"/>
      <w:divBdr>
        <w:top w:val="none" w:sz="0" w:space="0" w:color="auto"/>
        <w:left w:val="none" w:sz="0" w:space="0" w:color="auto"/>
        <w:bottom w:val="none" w:sz="0" w:space="0" w:color="auto"/>
        <w:right w:val="none" w:sz="0" w:space="0" w:color="auto"/>
      </w:divBdr>
    </w:div>
    <w:div w:id="1663853542">
      <w:marLeft w:val="0"/>
      <w:marRight w:val="0"/>
      <w:marTop w:val="0"/>
      <w:marBottom w:val="0"/>
      <w:divBdr>
        <w:top w:val="none" w:sz="0" w:space="0" w:color="auto"/>
        <w:left w:val="none" w:sz="0" w:space="0" w:color="auto"/>
        <w:bottom w:val="none" w:sz="0" w:space="0" w:color="auto"/>
        <w:right w:val="none" w:sz="0" w:space="0" w:color="auto"/>
      </w:divBdr>
    </w:div>
    <w:div w:id="1663853543">
      <w:marLeft w:val="0"/>
      <w:marRight w:val="0"/>
      <w:marTop w:val="0"/>
      <w:marBottom w:val="0"/>
      <w:divBdr>
        <w:top w:val="none" w:sz="0" w:space="0" w:color="auto"/>
        <w:left w:val="none" w:sz="0" w:space="0" w:color="auto"/>
        <w:bottom w:val="none" w:sz="0" w:space="0" w:color="auto"/>
        <w:right w:val="none" w:sz="0" w:space="0" w:color="auto"/>
      </w:divBdr>
    </w:div>
    <w:div w:id="1663853544">
      <w:marLeft w:val="0"/>
      <w:marRight w:val="0"/>
      <w:marTop w:val="0"/>
      <w:marBottom w:val="0"/>
      <w:divBdr>
        <w:top w:val="none" w:sz="0" w:space="0" w:color="auto"/>
        <w:left w:val="none" w:sz="0" w:space="0" w:color="auto"/>
        <w:bottom w:val="none" w:sz="0" w:space="0" w:color="auto"/>
        <w:right w:val="none" w:sz="0" w:space="0" w:color="auto"/>
      </w:divBdr>
    </w:div>
    <w:div w:id="1663853545">
      <w:marLeft w:val="0"/>
      <w:marRight w:val="0"/>
      <w:marTop w:val="0"/>
      <w:marBottom w:val="0"/>
      <w:divBdr>
        <w:top w:val="none" w:sz="0" w:space="0" w:color="auto"/>
        <w:left w:val="none" w:sz="0" w:space="0" w:color="auto"/>
        <w:bottom w:val="none" w:sz="0" w:space="0" w:color="auto"/>
        <w:right w:val="none" w:sz="0" w:space="0" w:color="auto"/>
      </w:divBdr>
    </w:div>
    <w:div w:id="1663853546">
      <w:marLeft w:val="0"/>
      <w:marRight w:val="0"/>
      <w:marTop w:val="0"/>
      <w:marBottom w:val="0"/>
      <w:divBdr>
        <w:top w:val="none" w:sz="0" w:space="0" w:color="auto"/>
        <w:left w:val="none" w:sz="0" w:space="0" w:color="auto"/>
        <w:bottom w:val="none" w:sz="0" w:space="0" w:color="auto"/>
        <w:right w:val="none" w:sz="0" w:space="0" w:color="auto"/>
      </w:divBdr>
    </w:div>
    <w:div w:id="1663853548">
      <w:marLeft w:val="0"/>
      <w:marRight w:val="0"/>
      <w:marTop w:val="0"/>
      <w:marBottom w:val="0"/>
      <w:divBdr>
        <w:top w:val="none" w:sz="0" w:space="0" w:color="auto"/>
        <w:left w:val="none" w:sz="0" w:space="0" w:color="auto"/>
        <w:bottom w:val="none" w:sz="0" w:space="0" w:color="auto"/>
        <w:right w:val="none" w:sz="0" w:space="0" w:color="auto"/>
      </w:divBdr>
    </w:div>
    <w:div w:id="1663853549">
      <w:marLeft w:val="0"/>
      <w:marRight w:val="0"/>
      <w:marTop w:val="0"/>
      <w:marBottom w:val="0"/>
      <w:divBdr>
        <w:top w:val="none" w:sz="0" w:space="0" w:color="auto"/>
        <w:left w:val="none" w:sz="0" w:space="0" w:color="auto"/>
        <w:bottom w:val="none" w:sz="0" w:space="0" w:color="auto"/>
        <w:right w:val="none" w:sz="0" w:space="0" w:color="auto"/>
      </w:divBdr>
    </w:div>
    <w:div w:id="1663853550">
      <w:marLeft w:val="0"/>
      <w:marRight w:val="0"/>
      <w:marTop w:val="0"/>
      <w:marBottom w:val="0"/>
      <w:divBdr>
        <w:top w:val="none" w:sz="0" w:space="0" w:color="auto"/>
        <w:left w:val="none" w:sz="0" w:space="0" w:color="auto"/>
        <w:bottom w:val="none" w:sz="0" w:space="0" w:color="auto"/>
        <w:right w:val="none" w:sz="0" w:space="0" w:color="auto"/>
      </w:divBdr>
    </w:div>
    <w:div w:id="1663853551">
      <w:marLeft w:val="0"/>
      <w:marRight w:val="0"/>
      <w:marTop w:val="0"/>
      <w:marBottom w:val="0"/>
      <w:divBdr>
        <w:top w:val="none" w:sz="0" w:space="0" w:color="auto"/>
        <w:left w:val="none" w:sz="0" w:space="0" w:color="auto"/>
        <w:bottom w:val="none" w:sz="0" w:space="0" w:color="auto"/>
        <w:right w:val="none" w:sz="0" w:space="0" w:color="auto"/>
      </w:divBdr>
    </w:div>
    <w:div w:id="1663853552">
      <w:marLeft w:val="0"/>
      <w:marRight w:val="0"/>
      <w:marTop w:val="0"/>
      <w:marBottom w:val="0"/>
      <w:divBdr>
        <w:top w:val="none" w:sz="0" w:space="0" w:color="auto"/>
        <w:left w:val="none" w:sz="0" w:space="0" w:color="auto"/>
        <w:bottom w:val="none" w:sz="0" w:space="0" w:color="auto"/>
        <w:right w:val="none" w:sz="0" w:space="0" w:color="auto"/>
      </w:divBdr>
    </w:div>
    <w:div w:id="1663853553">
      <w:marLeft w:val="0"/>
      <w:marRight w:val="0"/>
      <w:marTop w:val="0"/>
      <w:marBottom w:val="0"/>
      <w:divBdr>
        <w:top w:val="none" w:sz="0" w:space="0" w:color="auto"/>
        <w:left w:val="none" w:sz="0" w:space="0" w:color="auto"/>
        <w:bottom w:val="none" w:sz="0" w:space="0" w:color="auto"/>
        <w:right w:val="none" w:sz="0" w:space="0" w:color="auto"/>
      </w:divBdr>
    </w:div>
    <w:div w:id="1663853556">
      <w:marLeft w:val="0"/>
      <w:marRight w:val="0"/>
      <w:marTop w:val="0"/>
      <w:marBottom w:val="0"/>
      <w:divBdr>
        <w:top w:val="none" w:sz="0" w:space="0" w:color="auto"/>
        <w:left w:val="none" w:sz="0" w:space="0" w:color="auto"/>
        <w:bottom w:val="none" w:sz="0" w:space="0" w:color="auto"/>
        <w:right w:val="none" w:sz="0" w:space="0" w:color="auto"/>
      </w:divBdr>
      <w:divsChild>
        <w:div w:id="1663853541">
          <w:marLeft w:val="0"/>
          <w:marRight w:val="428"/>
          <w:marTop w:val="228"/>
          <w:marBottom w:val="0"/>
          <w:divBdr>
            <w:top w:val="none" w:sz="0" w:space="0" w:color="auto"/>
            <w:left w:val="none" w:sz="0" w:space="0" w:color="auto"/>
            <w:bottom w:val="none" w:sz="0" w:space="0" w:color="auto"/>
            <w:right w:val="none" w:sz="0" w:space="0" w:color="auto"/>
          </w:divBdr>
          <w:divsChild>
            <w:div w:id="1663853554">
              <w:marLeft w:val="0"/>
              <w:marRight w:val="0"/>
              <w:marTop w:val="0"/>
              <w:marBottom w:val="0"/>
              <w:divBdr>
                <w:top w:val="none" w:sz="0" w:space="0" w:color="auto"/>
                <w:left w:val="none" w:sz="0" w:space="0" w:color="auto"/>
                <w:bottom w:val="none" w:sz="0" w:space="0" w:color="auto"/>
                <w:right w:val="none" w:sz="0" w:space="0" w:color="auto"/>
              </w:divBdr>
              <w:divsChild>
                <w:div w:id="1663853561">
                  <w:marLeft w:val="720"/>
                  <w:marRight w:val="720"/>
                  <w:marTop w:val="100"/>
                  <w:marBottom w:val="100"/>
                  <w:divBdr>
                    <w:top w:val="none" w:sz="0" w:space="0" w:color="auto"/>
                    <w:left w:val="none" w:sz="0" w:space="0" w:color="auto"/>
                    <w:bottom w:val="none" w:sz="0" w:space="0" w:color="auto"/>
                    <w:right w:val="none" w:sz="0" w:space="0" w:color="auto"/>
                  </w:divBdr>
                  <w:divsChild>
                    <w:div w:id="1663853547">
                      <w:marLeft w:val="0"/>
                      <w:marRight w:val="0"/>
                      <w:marTop w:val="0"/>
                      <w:marBottom w:val="0"/>
                      <w:divBdr>
                        <w:top w:val="none" w:sz="0" w:space="0" w:color="auto"/>
                        <w:left w:val="none" w:sz="0" w:space="0" w:color="auto"/>
                        <w:bottom w:val="none" w:sz="0" w:space="0" w:color="auto"/>
                        <w:right w:val="none" w:sz="0" w:space="0" w:color="auto"/>
                      </w:divBdr>
                    </w:div>
                    <w:div w:id="1663853555">
                      <w:marLeft w:val="0"/>
                      <w:marRight w:val="0"/>
                      <w:marTop w:val="0"/>
                      <w:marBottom w:val="0"/>
                      <w:divBdr>
                        <w:top w:val="none" w:sz="0" w:space="0" w:color="auto"/>
                        <w:left w:val="none" w:sz="0" w:space="0" w:color="auto"/>
                        <w:bottom w:val="none" w:sz="0" w:space="0" w:color="auto"/>
                        <w:right w:val="none" w:sz="0" w:space="0" w:color="auto"/>
                      </w:divBdr>
                    </w:div>
                    <w:div w:id="1663853557">
                      <w:marLeft w:val="0"/>
                      <w:marRight w:val="0"/>
                      <w:marTop w:val="0"/>
                      <w:marBottom w:val="0"/>
                      <w:divBdr>
                        <w:top w:val="none" w:sz="0" w:space="0" w:color="auto"/>
                        <w:left w:val="none" w:sz="0" w:space="0" w:color="auto"/>
                        <w:bottom w:val="none" w:sz="0" w:space="0" w:color="auto"/>
                        <w:right w:val="none" w:sz="0" w:space="0" w:color="auto"/>
                      </w:divBdr>
                    </w:div>
                    <w:div w:id="1663853560">
                      <w:marLeft w:val="0"/>
                      <w:marRight w:val="0"/>
                      <w:marTop w:val="0"/>
                      <w:marBottom w:val="0"/>
                      <w:divBdr>
                        <w:top w:val="none" w:sz="0" w:space="0" w:color="auto"/>
                        <w:left w:val="none" w:sz="0" w:space="0" w:color="auto"/>
                        <w:bottom w:val="none" w:sz="0" w:space="0" w:color="auto"/>
                        <w:right w:val="none" w:sz="0" w:space="0" w:color="auto"/>
                      </w:divBdr>
                    </w:div>
                    <w:div w:id="16638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853558">
      <w:marLeft w:val="0"/>
      <w:marRight w:val="0"/>
      <w:marTop w:val="0"/>
      <w:marBottom w:val="0"/>
      <w:divBdr>
        <w:top w:val="none" w:sz="0" w:space="0" w:color="auto"/>
        <w:left w:val="none" w:sz="0" w:space="0" w:color="auto"/>
        <w:bottom w:val="none" w:sz="0" w:space="0" w:color="auto"/>
        <w:right w:val="none" w:sz="0" w:space="0" w:color="auto"/>
      </w:divBdr>
    </w:div>
    <w:div w:id="1663853559">
      <w:marLeft w:val="0"/>
      <w:marRight w:val="0"/>
      <w:marTop w:val="0"/>
      <w:marBottom w:val="0"/>
      <w:divBdr>
        <w:top w:val="none" w:sz="0" w:space="0" w:color="auto"/>
        <w:left w:val="none" w:sz="0" w:space="0" w:color="auto"/>
        <w:bottom w:val="none" w:sz="0" w:space="0" w:color="auto"/>
        <w:right w:val="none" w:sz="0" w:space="0" w:color="auto"/>
      </w:divBdr>
    </w:div>
    <w:div w:id="1663853562">
      <w:marLeft w:val="0"/>
      <w:marRight w:val="0"/>
      <w:marTop w:val="0"/>
      <w:marBottom w:val="0"/>
      <w:divBdr>
        <w:top w:val="none" w:sz="0" w:space="0" w:color="auto"/>
        <w:left w:val="none" w:sz="0" w:space="0" w:color="auto"/>
        <w:bottom w:val="none" w:sz="0" w:space="0" w:color="auto"/>
        <w:right w:val="none" w:sz="0" w:space="0" w:color="auto"/>
      </w:divBdr>
    </w:div>
    <w:div w:id="1663853563">
      <w:marLeft w:val="0"/>
      <w:marRight w:val="0"/>
      <w:marTop w:val="0"/>
      <w:marBottom w:val="0"/>
      <w:divBdr>
        <w:top w:val="none" w:sz="0" w:space="0" w:color="auto"/>
        <w:left w:val="none" w:sz="0" w:space="0" w:color="auto"/>
        <w:bottom w:val="none" w:sz="0" w:space="0" w:color="auto"/>
        <w:right w:val="none" w:sz="0" w:space="0" w:color="auto"/>
      </w:divBdr>
    </w:div>
    <w:div w:id="1663853564">
      <w:marLeft w:val="0"/>
      <w:marRight w:val="0"/>
      <w:marTop w:val="0"/>
      <w:marBottom w:val="0"/>
      <w:divBdr>
        <w:top w:val="none" w:sz="0" w:space="0" w:color="auto"/>
        <w:left w:val="none" w:sz="0" w:space="0" w:color="auto"/>
        <w:bottom w:val="none" w:sz="0" w:space="0" w:color="auto"/>
        <w:right w:val="none" w:sz="0" w:space="0" w:color="auto"/>
      </w:divBdr>
    </w:div>
    <w:div w:id="1663853566">
      <w:marLeft w:val="0"/>
      <w:marRight w:val="0"/>
      <w:marTop w:val="0"/>
      <w:marBottom w:val="0"/>
      <w:divBdr>
        <w:top w:val="none" w:sz="0" w:space="0" w:color="auto"/>
        <w:left w:val="none" w:sz="0" w:space="0" w:color="auto"/>
        <w:bottom w:val="none" w:sz="0" w:space="0" w:color="auto"/>
        <w:right w:val="none" w:sz="0" w:space="0" w:color="auto"/>
      </w:divBdr>
    </w:div>
    <w:div w:id="1663853567">
      <w:marLeft w:val="0"/>
      <w:marRight w:val="0"/>
      <w:marTop w:val="0"/>
      <w:marBottom w:val="0"/>
      <w:divBdr>
        <w:top w:val="none" w:sz="0" w:space="0" w:color="auto"/>
        <w:left w:val="none" w:sz="0" w:space="0" w:color="auto"/>
        <w:bottom w:val="none" w:sz="0" w:space="0" w:color="auto"/>
        <w:right w:val="none" w:sz="0" w:space="0" w:color="auto"/>
      </w:divBdr>
    </w:div>
    <w:div w:id="1663853568">
      <w:marLeft w:val="0"/>
      <w:marRight w:val="0"/>
      <w:marTop w:val="0"/>
      <w:marBottom w:val="0"/>
      <w:divBdr>
        <w:top w:val="none" w:sz="0" w:space="0" w:color="auto"/>
        <w:left w:val="none" w:sz="0" w:space="0" w:color="auto"/>
        <w:bottom w:val="none" w:sz="0" w:space="0" w:color="auto"/>
        <w:right w:val="none" w:sz="0" w:space="0" w:color="auto"/>
      </w:divBdr>
    </w:div>
    <w:div w:id="1663853569">
      <w:marLeft w:val="0"/>
      <w:marRight w:val="0"/>
      <w:marTop w:val="0"/>
      <w:marBottom w:val="0"/>
      <w:divBdr>
        <w:top w:val="none" w:sz="0" w:space="0" w:color="auto"/>
        <w:left w:val="none" w:sz="0" w:space="0" w:color="auto"/>
        <w:bottom w:val="none" w:sz="0" w:space="0" w:color="auto"/>
        <w:right w:val="none" w:sz="0" w:space="0" w:color="auto"/>
      </w:divBdr>
    </w:div>
    <w:div w:id="1663853570">
      <w:marLeft w:val="0"/>
      <w:marRight w:val="0"/>
      <w:marTop w:val="0"/>
      <w:marBottom w:val="0"/>
      <w:divBdr>
        <w:top w:val="none" w:sz="0" w:space="0" w:color="auto"/>
        <w:left w:val="none" w:sz="0" w:space="0" w:color="auto"/>
        <w:bottom w:val="none" w:sz="0" w:space="0" w:color="auto"/>
        <w:right w:val="none" w:sz="0" w:space="0" w:color="auto"/>
      </w:divBdr>
    </w:div>
    <w:div w:id="1663853571">
      <w:marLeft w:val="0"/>
      <w:marRight w:val="0"/>
      <w:marTop w:val="0"/>
      <w:marBottom w:val="0"/>
      <w:divBdr>
        <w:top w:val="none" w:sz="0" w:space="0" w:color="auto"/>
        <w:left w:val="none" w:sz="0" w:space="0" w:color="auto"/>
        <w:bottom w:val="none" w:sz="0" w:space="0" w:color="auto"/>
        <w:right w:val="none" w:sz="0" w:space="0" w:color="auto"/>
      </w:divBdr>
    </w:div>
    <w:div w:id="1663853572">
      <w:marLeft w:val="0"/>
      <w:marRight w:val="0"/>
      <w:marTop w:val="0"/>
      <w:marBottom w:val="0"/>
      <w:divBdr>
        <w:top w:val="none" w:sz="0" w:space="0" w:color="auto"/>
        <w:left w:val="none" w:sz="0" w:space="0" w:color="auto"/>
        <w:bottom w:val="none" w:sz="0" w:space="0" w:color="auto"/>
        <w:right w:val="none" w:sz="0" w:space="0" w:color="auto"/>
      </w:divBdr>
    </w:div>
    <w:div w:id="1665477902">
      <w:bodyDiv w:val="1"/>
      <w:marLeft w:val="0"/>
      <w:marRight w:val="0"/>
      <w:marTop w:val="0"/>
      <w:marBottom w:val="0"/>
      <w:divBdr>
        <w:top w:val="none" w:sz="0" w:space="0" w:color="auto"/>
        <w:left w:val="none" w:sz="0" w:space="0" w:color="auto"/>
        <w:bottom w:val="none" w:sz="0" w:space="0" w:color="auto"/>
        <w:right w:val="none" w:sz="0" w:space="0" w:color="auto"/>
      </w:divBdr>
      <w:divsChild>
        <w:div w:id="1989748888">
          <w:marLeft w:val="0"/>
          <w:marRight w:val="0"/>
          <w:marTop w:val="0"/>
          <w:marBottom w:val="0"/>
          <w:divBdr>
            <w:top w:val="none" w:sz="0" w:space="0" w:color="auto"/>
            <w:left w:val="none" w:sz="0" w:space="0" w:color="auto"/>
            <w:bottom w:val="none" w:sz="0" w:space="0" w:color="auto"/>
            <w:right w:val="none" w:sz="0" w:space="0" w:color="auto"/>
          </w:divBdr>
        </w:div>
      </w:divsChild>
    </w:div>
    <w:div w:id="1669020317">
      <w:bodyDiv w:val="1"/>
      <w:marLeft w:val="0"/>
      <w:marRight w:val="0"/>
      <w:marTop w:val="0"/>
      <w:marBottom w:val="0"/>
      <w:divBdr>
        <w:top w:val="none" w:sz="0" w:space="0" w:color="auto"/>
        <w:left w:val="none" w:sz="0" w:space="0" w:color="auto"/>
        <w:bottom w:val="none" w:sz="0" w:space="0" w:color="auto"/>
        <w:right w:val="none" w:sz="0" w:space="0" w:color="auto"/>
      </w:divBdr>
    </w:div>
    <w:div w:id="1671250183">
      <w:bodyDiv w:val="1"/>
      <w:marLeft w:val="0"/>
      <w:marRight w:val="0"/>
      <w:marTop w:val="0"/>
      <w:marBottom w:val="0"/>
      <w:divBdr>
        <w:top w:val="none" w:sz="0" w:space="0" w:color="auto"/>
        <w:left w:val="none" w:sz="0" w:space="0" w:color="auto"/>
        <w:bottom w:val="none" w:sz="0" w:space="0" w:color="auto"/>
        <w:right w:val="none" w:sz="0" w:space="0" w:color="auto"/>
      </w:divBdr>
    </w:div>
    <w:div w:id="1674986308">
      <w:bodyDiv w:val="1"/>
      <w:marLeft w:val="0"/>
      <w:marRight w:val="0"/>
      <w:marTop w:val="0"/>
      <w:marBottom w:val="0"/>
      <w:divBdr>
        <w:top w:val="none" w:sz="0" w:space="0" w:color="auto"/>
        <w:left w:val="none" w:sz="0" w:space="0" w:color="auto"/>
        <w:bottom w:val="none" w:sz="0" w:space="0" w:color="auto"/>
        <w:right w:val="none" w:sz="0" w:space="0" w:color="auto"/>
      </w:divBdr>
    </w:div>
    <w:div w:id="1690402680">
      <w:bodyDiv w:val="1"/>
      <w:marLeft w:val="0"/>
      <w:marRight w:val="0"/>
      <w:marTop w:val="0"/>
      <w:marBottom w:val="0"/>
      <w:divBdr>
        <w:top w:val="none" w:sz="0" w:space="0" w:color="auto"/>
        <w:left w:val="none" w:sz="0" w:space="0" w:color="auto"/>
        <w:bottom w:val="none" w:sz="0" w:space="0" w:color="auto"/>
        <w:right w:val="none" w:sz="0" w:space="0" w:color="auto"/>
      </w:divBdr>
    </w:div>
    <w:div w:id="1695424328">
      <w:bodyDiv w:val="1"/>
      <w:marLeft w:val="0"/>
      <w:marRight w:val="0"/>
      <w:marTop w:val="0"/>
      <w:marBottom w:val="0"/>
      <w:divBdr>
        <w:top w:val="none" w:sz="0" w:space="0" w:color="auto"/>
        <w:left w:val="none" w:sz="0" w:space="0" w:color="auto"/>
        <w:bottom w:val="none" w:sz="0" w:space="0" w:color="auto"/>
        <w:right w:val="none" w:sz="0" w:space="0" w:color="auto"/>
      </w:divBdr>
    </w:div>
    <w:div w:id="1696268438">
      <w:bodyDiv w:val="1"/>
      <w:marLeft w:val="0"/>
      <w:marRight w:val="0"/>
      <w:marTop w:val="0"/>
      <w:marBottom w:val="0"/>
      <w:divBdr>
        <w:top w:val="none" w:sz="0" w:space="0" w:color="auto"/>
        <w:left w:val="none" w:sz="0" w:space="0" w:color="auto"/>
        <w:bottom w:val="none" w:sz="0" w:space="0" w:color="auto"/>
        <w:right w:val="none" w:sz="0" w:space="0" w:color="auto"/>
      </w:divBdr>
    </w:div>
    <w:div w:id="1698575920">
      <w:bodyDiv w:val="1"/>
      <w:marLeft w:val="0"/>
      <w:marRight w:val="0"/>
      <w:marTop w:val="0"/>
      <w:marBottom w:val="0"/>
      <w:divBdr>
        <w:top w:val="none" w:sz="0" w:space="0" w:color="auto"/>
        <w:left w:val="none" w:sz="0" w:space="0" w:color="auto"/>
        <w:bottom w:val="none" w:sz="0" w:space="0" w:color="auto"/>
        <w:right w:val="none" w:sz="0" w:space="0" w:color="auto"/>
      </w:divBdr>
      <w:divsChild>
        <w:div w:id="630670887">
          <w:marLeft w:val="0"/>
          <w:marRight w:val="0"/>
          <w:marTop w:val="0"/>
          <w:marBottom w:val="0"/>
          <w:divBdr>
            <w:top w:val="single" w:sz="2" w:space="0" w:color="auto"/>
            <w:left w:val="single" w:sz="2" w:space="0" w:color="auto"/>
            <w:bottom w:val="single" w:sz="6" w:space="0" w:color="auto"/>
            <w:right w:val="single" w:sz="2" w:space="0" w:color="auto"/>
          </w:divBdr>
          <w:divsChild>
            <w:div w:id="1765758189">
              <w:marLeft w:val="0"/>
              <w:marRight w:val="0"/>
              <w:marTop w:val="100"/>
              <w:marBottom w:val="100"/>
              <w:divBdr>
                <w:top w:val="single" w:sz="2" w:space="0" w:color="D9D9E3"/>
                <w:left w:val="single" w:sz="2" w:space="0" w:color="D9D9E3"/>
                <w:bottom w:val="single" w:sz="2" w:space="0" w:color="D9D9E3"/>
                <w:right w:val="single" w:sz="2" w:space="0" w:color="D9D9E3"/>
              </w:divBdr>
              <w:divsChild>
                <w:div w:id="404183442">
                  <w:marLeft w:val="0"/>
                  <w:marRight w:val="0"/>
                  <w:marTop w:val="0"/>
                  <w:marBottom w:val="0"/>
                  <w:divBdr>
                    <w:top w:val="single" w:sz="2" w:space="0" w:color="D9D9E3"/>
                    <w:left w:val="single" w:sz="2" w:space="0" w:color="D9D9E3"/>
                    <w:bottom w:val="single" w:sz="2" w:space="0" w:color="D9D9E3"/>
                    <w:right w:val="single" w:sz="2" w:space="0" w:color="D9D9E3"/>
                  </w:divBdr>
                  <w:divsChild>
                    <w:div w:id="849418175">
                      <w:marLeft w:val="0"/>
                      <w:marRight w:val="0"/>
                      <w:marTop w:val="0"/>
                      <w:marBottom w:val="0"/>
                      <w:divBdr>
                        <w:top w:val="single" w:sz="2" w:space="0" w:color="D9D9E3"/>
                        <w:left w:val="single" w:sz="2" w:space="0" w:color="D9D9E3"/>
                        <w:bottom w:val="single" w:sz="2" w:space="0" w:color="D9D9E3"/>
                        <w:right w:val="single" w:sz="2" w:space="0" w:color="D9D9E3"/>
                      </w:divBdr>
                      <w:divsChild>
                        <w:div w:id="1510095197">
                          <w:marLeft w:val="0"/>
                          <w:marRight w:val="0"/>
                          <w:marTop w:val="0"/>
                          <w:marBottom w:val="0"/>
                          <w:divBdr>
                            <w:top w:val="single" w:sz="2" w:space="0" w:color="D9D9E3"/>
                            <w:left w:val="single" w:sz="2" w:space="0" w:color="D9D9E3"/>
                            <w:bottom w:val="single" w:sz="2" w:space="0" w:color="D9D9E3"/>
                            <w:right w:val="single" w:sz="2" w:space="0" w:color="D9D9E3"/>
                          </w:divBdr>
                          <w:divsChild>
                            <w:div w:id="1783070651">
                              <w:marLeft w:val="0"/>
                              <w:marRight w:val="0"/>
                              <w:marTop w:val="0"/>
                              <w:marBottom w:val="0"/>
                              <w:divBdr>
                                <w:top w:val="single" w:sz="2" w:space="0" w:color="D9D9E3"/>
                                <w:left w:val="single" w:sz="2" w:space="0" w:color="D9D9E3"/>
                                <w:bottom w:val="single" w:sz="2" w:space="0" w:color="D9D9E3"/>
                                <w:right w:val="single" w:sz="2" w:space="0" w:color="D9D9E3"/>
                              </w:divBdr>
                              <w:divsChild>
                                <w:div w:id="1574270193">
                                  <w:marLeft w:val="0"/>
                                  <w:marRight w:val="0"/>
                                  <w:marTop w:val="0"/>
                                  <w:marBottom w:val="0"/>
                                  <w:divBdr>
                                    <w:top w:val="single" w:sz="2" w:space="0" w:color="D9D9E3"/>
                                    <w:left w:val="single" w:sz="2" w:space="0" w:color="D9D9E3"/>
                                    <w:bottom w:val="single" w:sz="2" w:space="0" w:color="D9D9E3"/>
                                    <w:right w:val="single" w:sz="2" w:space="0" w:color="D9D9E3"/>
                                  </w:divBdr>
                                  <w:divsChild>
                                    <w:div w:id="1629509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99046909">
      <w:bodyDiv w:val="1"/>
      <w:marLeft w:val="0"/>
      <w:marRight w:val="0"/>
      <w:marTop w:val="0"/>
      <w:marBottom w:val="0"/>
      <w:divBdr>
        <w:top w:val="none" w:sz="0" w:space="0" w:color="auto"/>
        <w:left w:val="none" w:sz="0" w:space="0" w:color="auto"/>
        <w:bottom w:val="none" w:sz="0" w:space="0" w:color="auto"/>
        <w:right w:val="none" w:sz="0" w:space="0" w:color="auto"/>
      </w:divBdr>
    </w:div>
    <w:div w:id="1709719216">
      <w:bodyDiv w:val="1"/>
      <w:marLeft w:val="0"/>
      <w:marRight w:val="0"/>
      <w:marTop w:val="0"/>
      <w:marBottom w:val="0"/>
      <w:divBdr>
        <w:top w:val="none" w:sz="0" w:space="0" w:color="auto"/>
        <w:left w:val="none" w:sz="0" w:space="0" w:color="auto"/>
        <w:bottom w:val="none" w:sz="0" w:space="0" w:color="auto"/>
        <w:right w:val="none" w:sz="0" w:space="0" w:color="auto"/>
      </w:divBdr>
    </w:div>
    <w:div w:id="1725370762">
      <w:bodyDiv w:val="1"/>
      <w:marLeft w:val="0"/>
      <w:marRight w:val="0"/>
      <w:marTop w:val="0"/>
      <w:marBottom w:val="0"/>
      <w:divBdr>
        <w:top w:val="none" w:sz="0" w:space="0" w:color="auto"/>
        <w:left w:val="none" w:sz="0" w:space="0" w:color="auto"/>
        <w:bottom w:val="none" w:sz="0" w:space="0" w:color="auto"/>
        <w:right w:val="none" w:sz="0" w:space="0" w:color="auto"/>
      </w:divBdr>
    </w:div>
    <w:div w:id="1765610139">
      <w:bodyDiv w:val="1"/>
      <w:marLeft w:val="0"/>
      <w:marRight w:val="0"/>
      <w:marTop w:val="0"/>
      <w:marBottom w:val="0"/>
      <w:divBdr>
        <w:top w:val="none" w:sz="0" w:space="0" w:color="auto"/>
        <w:left w:val="none" w:sz="0" w:space="0" w:color="auto"/>
        <w:bottom w:val="none" w:sz="0" w:space="0" w:color="auto"/>
        <w:right w:val="none" w:sz="0" w:space="0" w:color="auto"/>
      </w:divBdr>
    </w:div>
    <w:div w:id="1769084150">
      <w:bodyDiv w:val="1"/>
      <w:marLeft w:val="0"/>
      <w:marRight w:val="0"/>
      <w:marTop w:val="0"/>
      <w:marBottom w:val="0"/>
      <w:divBdr>
        <w:top w:val="none" w:sz="0" w:space="0" w:color="auto"/>
        <w:left w:val="none" w:sz="0" w:space="0" w:color="auto"/>
        <w:bottom w:val="none" w:sz="0" w:space="0" w:color="auto"/>
        <w:right w:val="none" w:sz="0" w:space="0" w:color="auto"/>
      </w:divBdr>
    </w:div>
    <w:div w:id="1784611478">
      <w:bodyDiv w:val="1"/>
      <w:marLeft w:val="0"/>
      <w:marRight w:val="0"/>
      <w:marTop w:val="0"/>
      <w:marBottom w:val="0"/>
      <w:divBdr>
        <w:top w:val="none" w:sz="0" w:space="0" w:color="auto"/>
        <w:left w:val="none" w:sz="0" w:space="0" w:color="auto"/>
        <w:bottom w:val="none" w:sz="0" w:space="0" w:color="auto"/>
        <w:right w:val="none" w:sz="0" w:space="0" w:color="auto"/>
      </w:divBdr>
    </w:div>
    <w:div w:id="1818717460">
      <w:bodyDiv w:val="1"/>
      <w:marLeft w:val="0"/>
      <w:marRight w:val="0"/>
      <w:marTop w:val="0"/>
      <w:marBottom w:val="0"/>
      <w:divBdr>
        <w:top w:val="none" w:sz="0" w:space="0" w:color="auto"/>
        <w:left w:val="none" w:sz="0" w:space="0" w:color="auto"/>
        <w:bottom w:val="none" w:sz="0" w:space="0" w:color="auto"/>
        <w:right w:val="none" w:sz="0" w:space="0" w:color="auto"/>
      </w:divBdr>
    </w:div>
    <w:div w:id="1839955083">
      <w:bodyDiv w:val="1"/>
      <w:marLeft w:val="0"/>
      <w:marRight w:val="0"/>
      <w:marTop w:val="0"/>
      <w:marBottom w:val="0"/>
      <w:divBdr>
        <w:top w:val="none" w:sz="0" w:space="0" w:color="auto"/>
        <w:left w:val="none" w:sz="0" w:space="0" w:color="auto"/>
        <w:bottom w:val="none" w:sz="0" w:space="0" w:color="auto"/>
        <w:right w:val="none" w:sz="0" w:space="0" w:color="auto"/>
      </w:divBdr>
    </w:div>
    <w:div w:id="1848247291">
      <w:bodyDiv w:val="1"/>
      <w:marLeft w:val="0"/>
      <w:marRight w:val="0"/>
      <w:marTop w:val="0"/>
      <w:marBottom w:val="0"/>
      <w:divBdr>
        <w:top w:val="none" w:sz="0" w:space="0" w:color="auto"/>
        <w:left w:val="none" w:sz="0" w:space="0" w:color="auto"/>
        <w:bottom w:val="none" w:sz="0" w:space="0" w:color="auto"/>
        <w:right w:val="none" w:sz="0" w:space="0" w:color="auto"/>
      </w:divBdr>
    </w:div>
    <w:div w:id="1850875127">
      <w:bodyDiv w:val="1"/>
      <w:marLeft w:val="0"/>
      <w:marRight w:val="0"/>
      <w:marTop w:val="0"/>
      <w:marBottom w:val="0"/>
      <w:divBdr>
        <w:top w:val="none" w:sz="0" w:space="0" w:color="auto"/>
        <w:left w:val="none" w:sz="0" w:space="0" w:color="auto"/>
        <w:bottom w:val="none" w:sz="0" w:space="0" w:color="auto"/>
        <w:right w:val="none" w:sz="0" w:space="0" w:color="auto"/>
      </w:divBdr>
    </w:div>
    <w:div w:id="1853642266">
      <w:bodyDiv w:val="1"/>
      <w:marLeft w:val="0"/>
      <w:marRight w:val="0"/>
      <w:marTop w:val="0"/>
      <w:marBottom w:val="0"/>
      <w:divBdr>
        <w:top w:val="none" w:sz="0" w:space="0" w:color="auto"/>
        <w:left w:val="none" w:sz="0" w:space="0" w:color="auto"/>
        <w:bottom w:val="none" w:sz="0" w:space="0" w:color="auto"/>
        <w:right w:val="none" w:sz="0" w:space="0" w:color="auto"/>
      </w:divBdr>
    </w:div>
    <w:div w:id="1855146004">
      <w:bodyDiv w:val="1"/>
      <w:marLeft w:val="0"/>
      <w:marRight w:val="0"/>
      <w:marTop w:val="0"/>
      <w:marBottom w:val="0"/>
      <w:divBdr>
        <w:top w:val="none" w:sz="0" w:space="0" w:color="auto"/>
        <w:left w:val="none" w:sz="0" w:space="0" w:color="auto"/>
        <w:bottom w:val="none" w:sz="0" w:space="0" w:color="auto"/>
        <w:right w:val="none" w:sz="0" w:space="0" w:color="auto"/>
      </w:divBdr>
    </w:div>
    <w:div w:id="1876044190">
      <w:bodyDiv w:val="1"/>
      <w:marLeft w:val="0"/>
      <w:marRight w:val="0"/>
      <w:marTop w:val="0"/>
      <w:marBottom w:val="0"/>
      <w:divBdr>
        <w:top w:val="none" w:sz="0" w:space="0" w:color="auto"/>
        <w:left w:val="none" w:sz="0" w:space="0" w:color="auto"/>
        <w:bottom w:val="none" w:sz="0" w:space="0" w:color="auto"/>
        <w:right w:val="none" w:sz="0" w:space="0" w:color="auto"/>
      </w:divBdr>
      <w:divsChild>
        <w:div w:id="365258669">
          <w:marLeft w:val="0"/>
          <w:marRight w:val="0"/>
          <w:marTop w:val="0"/>
          <w:marBottom w:val="0"/>
          <w:divBdr>
            <w:top w:val="single" w:sz="2" w:space="0" w:color="auto"/>
            <w:left w:val="single" w:sz="2" w:space="0" w:color="auto"/>
            <w:bottom w:val="single" w:sz="6" w:space="0" w:color="auto"/>
            <w:right w:val="single" w:sz="2" w:space="0" w:color="auto"/>
          </w:divBdr>
          <w:divsChild>
            <w:div w:id="1722947616">
              <w:marLeft w:val="0"/>
              <w:marRight w:val="0"/>
              <w:marTop w:val="100"/>
              <w:marBottom w:val="100"/>
              <w:divBdr>
                <w:top w:val="single" w:sz="2" w:space="0" w:color="D9D9E3"/>
                <w:left w:val="single" w:sz="2" w:space="0" w:color="D9D9E3"/>
                <w:bottom w:val="single" w:sz="2" w:space="0" w:color="D9D9E3"/>
                <w:right w:val="single" w:sz="2" w:space="0" w:color="D9D9E3"/>
              </w:divBdr>
              <w:divsChild>
                <w:div w:id="559556150">
                  <w:marLeft w:val="0"/>
                  <w:marRight w:val="0"/>
                  <w:marTop w:val="0"/>
                  <w:marBottom w:val="0"/>
                  <w:divBdr>
                    <w:top w:val="single" w:sz="2" w:space="0" w:color="D9D9E3"/>
                    <w:left w:val="single" w:sz="2" w:space="0" w:color="D9D9E3"/>
                    <w:bottom w:val="single" w:sz="2" w:space="0" w:color="D9D9E3"/>
                    <w:right w:val="single" w:sz="2" w:space="0" w:color="D9D9E3"/>
                  </w:divBdr>
                  <w:divsChild>
                    <w:div w:id="2064869344">
                      <w:marLeft w:val="0"/>
                      <w:marRight w:val="0"/>
                      <w:marTop w:val="0"/>
                      <w:marBottom w:val="0"/>
                      <w:divBdr>
                        <w:top w:val="single" w:sz="2" w:space="0" w:color="D9D9E3"/>
                        <w:left w:val="single" w:sz="2" w:space="0" w:color="D9D9E3"/>
                        <w:bottom w:val="single" w:sz="2" w:space="0" w:color="D9D9E3"/>
                        <w:right w:val="single" w:sz="2" w:space="0" w:color="D9D9E3"/>
                      </w:divBdr>
                      <w:divsChild>
                        <w:div w:id="230624096">
                          <w:marLeft w:val="0"/>
                          <w:marRight w:val="0"/>
                          <w:marTop w:val="0"/>
                          <w:marBottom w:val="0"/>
                          <w:divBdr>
                            <w:top w:val="single" w:sz="2" w:space="0" w:color="D9D9E3"/>
                            <w:left w:val="single" w:sz="2" w:space="0" w:color="D9D9E3"/>
                            <w:bottom w:val="single" w:sz="2" w:space="0" w:color="D9D9E3"/>
                            <w:right w:val="single" w:sz="2" w:space="0" w:color="D9D9E3"/>
                          </w:divBdr>
                          <w:divsChild>
                            <w:div w:id="1110933193">
                              <w:marLeft w:val="0"/>
                              <w:marRight w:val="0"/>
                              <w:marTop w:val="0"/>
                              <w:marBottom w:val="0"/>
                              <w:divBdr>
                                <w:top w:val="single" w:sz="2" w:space="0" w:color="D9D9E3"/>
                                <w:left w:val="single" w:sz="2" w:space="0" w:color="D9D9E3"/>
                                <w:bottom w:val="single" w:sz="2" w:space="0" w:color="D9D9E3"/>
                                <w:right w:val="single" w:sz="2" w:space="0" w:color="D9D9E3"/>
                              </w:divBdr>
                              <w:divsChild>
                                <w:div w:id="383876537">
                                  <w:marLeft w:val="0"/>
                                  <w:marRight w:val="0"/>
                                  <w:marTop w:val="0"/>
                                  <w:marBottom w:val="0"/>
                                  <w:divBdr>
                                    <w:top w:val="single" w:sz="2" w:space="0" w:color="D9D9E3"/>
                                    <w:left w:val="single" w:sz="2" w:space="0" w:color="D9D9E3"/>
                                    <w:bottom w:val="single" w:sz="2" w:space="0" w:color="D9D9E3"/>
                                    <w:right w:val="single" w:sz="2" w:space="0" w:color="D9D9E3"/>
                                  </w:divBdr>
                                  <w:divsChild>
                                    <w:div w:id="1451120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87523663">
      <w:bodyDiv w:val="1"/>
      <w:marLeft w:val="0"/>
      <w:marRight w:val="0"/>
      <w:marTop w:val="0"/>
      <w:marBottom w:val="0"/>
      <w:divBdr>
        <w:top w:val="none" w:sz="0" w:space="0" w:color="auto"/>
        <w:left w:val="none" w:sz="0" w:space="0" w:color="auto"/>
        <w:bottom w:val="none" w:sz="0" w:space="0" w:color="auto"/>
        <w:right w:val="none" w:sz="0" w:space="0" w:color="auto"/>
      </w:divBdr>
    </w:div>
    <w:div w:id="1894660781">
      <w:bodyDiv w:val="1"/>
      <w:marLeft w:val="0"/>
      <w:marRight w:val="0"/>
      <w:marTop w:val="0"/>
      <w:marBottom w:val="0"/>
      <w:divBdr>
        <w:top w:val="none" w:sz="0" w:space="0" w:color="auto"/>
        <w:left w:val="none" w:sz="0" w:space="0" w:color="auto"/>
        <w:bottom w:val="none" w:sz="0" w:space="0" w:color="auto"/>
        <w:right w:val="none" w:sz="0" w:space="0" w:color="auto"/>
      </w:divBdr>
    </w:div>
    <w:div w:id="1896624089">
      <w:bodyDiv w:val="1"/>
      <w:marLeft w:val="0"/>
      <w:marRight w:val="0"/>
      <w:marTop w:val="0"/>
      <w:marBottom w:val="0"/>
      <w:divBdr>
        <w:top w:val="none" w:sz="0" w:space="0" w:color="auto"/>
        <w:left w:val="none" w:sz="0" w:space="0" w:color="auto"/>
        <w:bottom w:val="none" w:sz="0" w:space="0" w:color="auto"/>
        <w:right w:val="none" w:sz="0" w:space="0" w:color="auto"/>
      </w:divBdr>
    </w:div>
    <w:div w:id="1903172674">
      <w:bodyDiv w:val="1"/>
      <w:marLeft w:val="0"/>
      <w:marRight w:val="0"/>
      <w:marTop w:val="0"/>
      <w:marBottom w:val="0"/>
      <w:divBdr>
        <w:top w:val="none" w:sz="0" w:space="0" w:color="auto"/>
        <w:left w:val="none" w:sz="0" w:space="0" w:color="auto"/>
        <w:bottom w:val="none" w:sz="0" w:space="0" w:color="auto"/>
        <w:right w:val="none" w:sz="0" w:space="0" w:color="auto"/>
      </w:divBdr>
    </w:div>
    <w:div w:id="1903438999">
      <w:bodyDiv w:val="1"/>
      <w:marLeft w:val="0"/>
      <w:marRight w:val="0"/>
      <w:marTop w:val="0"/>
      <w:marBottom w:val="0"/>
      <w:divBdr>
        <w:top w:val="none" w:sz="0" w:space="0" w:color="auto"/>
        <w:left w:val="none" w:sz="0" w:space="0" w:color="auto"/>
        <w:bottom w:val="none" w:sz="0" w:space="0" w:color="auto"/>
        <w:right w:val="none" w:sz="0" w:space="0" w:color="auto"/>
      </w:divBdr>
    </w:div>
    <w:div w:id="1915312585">
      <w:bodyDiv w:val="1"/>
      <w:marLeft w:val="0"/>
      <w:marRight w:val="0"/>
      <w:marTop w:val="0"/>
      <w:marBottom w:val="0"/>
      <w:divBdr>
        <w:top w:val="none" w:sz="0" w:space="0" w:color="auto"/>
        <w:left w:val="none" w:sz="0" w:space="0" w:color="auto"/>
        <w:bottom w:val="none" w:sz="0" w:space="0" w:color="auto"/>
        <w:right w:val="none" w:sz="0" w:space="0" w:color="auto"/>
      </w:divBdr>
    </w:div>
    <w:div w:id="1915314225">
      <w:bodyDiv w:val="1"/>
      <w:marLeft w:val="0"/>
      <w:marRight w:val="0"/>
      <w:marTop w:val="0"/>
      <w:marBottom w:val="0"/>
      <w:divBdr>
        <w:top w:val="none" w:sz="0" w:space="0" w:color="auto"/>
        <w:left w:val="none" w:sz="0" w:space="0" w:color="auto"/>
        <w:bottom w:val="none" w:sz="0" w:space="0" w:color="auto"/>
        <w:right w:val="none" w:sz="0" w:space="0" w:color="auto"/>
      </w:divBdr>
    </w:div>
    <w:div w:id="1917746129">
      <w:bodyDiv w:val="1"/>
      <w:marLeft w:val="0"/>
      <w:marRight w:val="0"/>
      <w:marTop w:val="0"/>
      <w:marBottom w:val="0"/>
      <w:divBdr>
        <w:top w:val="none" w:sz="0" w:space="0" w:color="auto"/>
        <w:left w:val="none" w:sz="0" w:space="0" w:color="auto"/>
        <w:bottom w:val="none" w:sz="0" w:space="0" w:color="auto"/>
        <w:right w:val="none" w:sz="0" w:space="0" w:color="auto"/>
      </w:divBdr>
    </w:div>
    <w:div w:id="1921862444">
      <w:bodyDiv w:val="1"/>
      <w:marLeft w:val="0"/>
      <w:marRight w:val="0"/>
      <w:marTop w:val="0"/>
      <w:marBottom w:val="0"/>
      <w:divBdr>
        <w:top w:val="none" w:sz="0" w:space="0" w:color="auto"/>
        <w:left w:val="none" w:sz="0" w:space="0" w:color="auto"/>
        <w:bottom w:val="none" w:sz="0" w:space="0" w:color="auto"/>
        <w:right w:val="none" w:sz="0" w:space="0" w:color="auto"/>
      </w:divBdr>
    </w:div>
    <w:div w:id="1922134199">
      <w:bodyDiv w:val="1"/>
      <w:marLeft w:val="0"/>
      <w:marRight w:val="0"/>
      <w:marTop w:val="0"/>
      <w:marBottom w:val="0"/>
      <w:divBdr>
        <w:top w:val="none" w:sz="0" w:space="0" w:color="auto"/>
        <w:left w:val="none" w:sz="0" w:space="0" w:color="auto"/>
        <w:bottom w:val="none" w:sz="0" w:space="0" w:color="auto"/>
        <w:right w:val="none" w:sz="0" w:space="0" w:color="auto"/>
      </w:divBdr>
    </w:div>
    <w:div w:id="1938051748">
      <w:bodyDiv w:val="1"/>
      <w:marLeft w:val="0"/>
      <w:marRight w:val="0"/>
      <w:marTop w:val="0"/>
      <w:marBottom w:val="0"/>
      <w:divBdr>
        <w:top w:val="none" w:sz="0" w:space="0" w:color="auto"/>
        <w:left w:val="none" w:sz="0" w:space="0" w:color="auto"/>
        <w:bottom w:val="none" w:sz="0" w:space="0" w:color="auto"/>
        <w:right w:val="none" w:sz="0" w:space="0" w:color="auto"/>
      </w:divBdr>
    </w:div>
    <w:div w:id="1966354358">
      <w:bodyDiv w:val="1"/>
      <w:marLeft w:val="0"/>
      <w:marRight w:val="0"/>
      <w:marTop w:val="0"/>
      <w:marBottom w:val="0"/>
      <w:divBdr>
        <w:top w:val="none" w:sz="0" w:space="0" w:color="auto"/>
        <w:left w:val="none" w:sz="0" w:space="0" w:color="auto"/>
        <w:bottom w:val="none" w:sz="0" w:space="0" w:color="auto"/>
        <w:right w:val="none" w:sz="0" w:space="0" w:color="auto"/>
      </w:divBdr>
      <w:divsChild>
        <w:div w:id="12921832">
          <w:marLeft w:val="0"/>
          <w:marRight w:val="0"/>
          <w:marTop w:val="0"/>
          <w:marBottom w:val="0"/>
          <w:divBdr>
            <w:top w:val="single" w:sz="2" w:space="0" w:color="auto"/>
            <w:left w:val="single" w:sz="2" w:space="0" w:color="auto"/>
            <w:bottom w:val="single" w:sz="6" w:space="0" w:color="auto"/>
            <w:right w:val="single" w:sz="2" w:space="0" w:color="auto"/>
          </w:divBdr>
          <w:divsChild>
            <w:div w:id="1854370380">
              <w:marLeft w:val="0"/>
              <w:marRight w:val="0"/>
              <w:marTop w:val="100"/>
              <w:marBottom w:val="100"/>
              <w:divBdr>
                <w:top w:val="single" w:sz="2" w:space="0" w:color="D9D9E3"/>
                <w:left w:val="single" w:sz="2" w:space="0" w:color="D9D9E3"/>
                <w:bottom w:val="single" w:sz="2" w:space="0" w:color="D9D9E3"/>
                <w:right w:val="single" w:sz="2" w:space="0" w:color="D9D9E3"/>
              </w:divBdr>
              <w:divsChild>
                <w:div w:id="795222058">
                  <w:marLeft w:val="0"/>
                  <w:marRight w:val="0"/>
                  <w:marTop w:val="0"/>
                  <w:marBottom w:val="0"/>
                  <w:divBdr>
                    <w:top w:val="single" w:sz="2" w:space="0" w:color="D9D9E3"/>
                    <w:left w:val="single" w:sz="2" w:space="0" w:color="D9D9E3"/>
                    <w:bottom w:val="single" w:sz="2" w:space="0" w:color="D9D9E3"/>
                    <w:right w:val="single" w:sz="2" w:space="0" w:color="D9D9E3"/>
                  </w:divBdr>
                  <w:divsChild>
                    <w:div w:id="1692342655">
                      <w:marLeft w:val="0"/>
                      <w:marRight w:val="0"/>
                      <w:marTop w:val="0"/>
                      <w:marBottom w:val="0"/>
                      <w:divBdr>
                        <w:top w:val="single" w:sz="2" w:space="0" w:color="D9D9E3"/>
                        <w:left w:val="single" w:sz="2" w:space="0" w:color="D9D9E3"/>
                        <w:bottom w:val="single" w:sz="2" w:space="0" w:color="D9D9E3"/>
                        <w:right w:val="single" w:sz="2" w:space="0" w:color="D9D9E3"/>
                      </w:divBdr>
                      <w:divsChild>
                        <w:div w:id="1703701698">
                          <w:marLeft w:val="0"/>
                          <w:marRight w:val="0"/>
                          <w:marTop w:val="0"/>
                          <w:marBottom w:val="0"/>
                          <w:divBdr>
                            <w:top w:val="single" w:sz="2" w:space="0" w:color="D9D9E3"/>
                            <w:left w:val="single" w:sz="2" w:space="0" w:color="D9D9E3"/>
                            <w:bottom w:val="single" w:sz="2" w:space="0" w:color="D9D9E3"/>
                            <w:right w:val="single" w:sz="2" w:space="0" w:color="D9D9E3"/>
                          </w:divBdr>
                          <w:divsChild>
                            <w:div w:id="769160623">
                              <w:marLeft w:val="0"/>
                              <w:marRight w:val="0"/>
                              <w:marTop w:val="0"/>
                              <w:marBottom w:val="0"/>
                              <w:divBdr>
                                <w:top w:val="single" w:sz="2" w:space="0" w:color="D9D9E3"/>
                                <w:left w:val="single" w:sz="2" w:space="0" w:color="D9D9E3"/>
                                <w:bottom w:val="single" w:sz="2" w:space="0" w:color="D9D9E3"/>
                                <w:right w:val="single" w:sz="2" w:space="0" w:color="D9D9E3"/>
                              </w:divBdr>
                              <w:divsChild>
                                <w:div w:id="1017461849">
                                  <w:marLeft w:val="0"/>
                                  <w:marRight w:val="0"/>
                                  <w:marTop w:val="0"/>
                                  <w:marBottom w:val="0"/>
                                  <w:divBdr>
                                    <w:top w:val="single" w:sz="2" w:space="0" w:color="D9D9E3"/>
                                    <w:left w:val="single" w:sz="2" w:space="0" w:color="D9D9E3"/>
                                    <w:bottom w:val="single" w:sz="2" w:space="0" w:color="D9D9E3"/>
                                    <w:right w:val="single" w:sz="2" w:space="0" w:color="D9D9E3"/>
                                  </w:divBdr>
                                  <w:divsChild>
                                    <w:div w:id="2122020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67201653">
      <w:bodyDiv w:val="1"/>
      <w:marLeft w:val="0"/>
      <w:marRight w:val="0"/>
      <w:marTop w:val="0"/>
      <w:marBottom w:val="0"/>
      <w:divBdr>
        <w:top w:val="none" w:sz="0" w:space="0" w:color="auto"/>
        <w:left w:val="none" w:sz="0" w:space="0" w:color="auto"/>
        <w:bottom w:val="none" w:sz="0" w:space="0" w:color="auto"/>
        <w:right w:val="none" w:sz="0" w:space="0" w:color="auto"/>
      </w:divBdr>
      <w:divsChild>
        <w:div w:id="1721636158">
          <w:marLeft w:val="0"/>
          <w:marRight w:val="0"/>
          <w:marTop w:val="0"/>
          <w:marBottom w:val="0"/>
          <w:divBdr>
            <w:top w:val="none" w:sz="0" w:space="0" w:color="auto"/>
            <w:left w:val="none" w:sz="0" w:space="0" w:color="auto"/>
            <w:bottom w:val="none" w:sz="0" w:space="0" w:color="auto"/>
            <w:right w:val="none" w:sz="0" w:space="0" w:color="auto"/>
          </w:divBdr>
        </w:div>
      </w:divsChild>
    </w:div>
    <w:div w:id="1982810685">
      <w:bodyDiv w:val="1"/>
      <w:marLeft w:val="0"/>
      <w:marRight w:val="0"/>
      <w:marTop w:val="0"/>
      <w:marBottom w:val="0"/>
      <w:divBdr>
        <w:top w:val="none" w:sz="0" w:space="0" w:color="auto"/>
        <w:left w:val="none" w:sz="0" w:space="0" w:color="auto"/>
        <w:bottom w:val="none" w:sz="0" w:space="0" w:color="auto"/>
        <w:right w:val="none" w:sz="0" w:space="0" w:color="auto"/>
      </w:divBdr>
    </w:div>
    <w:div w:id="1984460755">
      <w:bodyDiv w:val="1"/>
      <w:marLeft w:val="0"/>
      <w:marRight w:val="0"/>
      <w:marTop w:val="0"/>
      <w:marBottom w:val="0"/>
      <w:divBdr>
        <w:top w:val="none" w:sz="0" w:space="0" w:color="auto"/>
        <w:left w:val="none" w:sz="0" w:space="0" w:color="auto"/>
        <w:bottom w:val="none" w:sz="0" w:space="0" w:color="auto"/>
        <w:right w:val="none" w:sz="0" w:space="0" w:color="auto"/>
      </w:divBdr>
    </w:div>
    <w:div w:id="2000381848">
      <w:bodyDiv w:val="1"/>
      <w:marLeft w:val="0"/>
      <w:marRight w:val="0"/>
      <w:marTop w:val="0"/>
      <w:marBottom w:val="0"/>
      <w:divBdr>
        <w:top w:val="none" w:sz="0" w:space="0" w:color="auto"/>
        <w:left w:val="none" w:sz="0" w:space="0" w:color="auto"/>
        <w:bottom w:val="none" w:sz="0" w:space="0" w:color="auto"/>
        <w:right w:val="none" w:sz="0" w:space="0" w:color="auto"/>
      </w:divBdr>
    </w:div>
    <w:div w:id="2013071852">
      <w:bodyDiv w:val="1"/>
      <w:marLeft w:val="0"/>
      <w:marRight w:val="0"/>
      <w:marTop w:val="0"/>
      <w:marBottom w:val="0"/>
      <w:divBdr>
        <w:top w:val="none" w:sz="0" w:space="0" w:color="auto"/>
        <w:left w:val="none" w:sz="0" w:space="0" w:color="auto"/>
        <w:bottom w:val="none" w:sz="0" w:space="0" w:color="auto"/>
        <w:right w:val="none" w:sz="0" w:space="0" w:color="auto"/>
      </w:divBdr>
      <w:divsChild>
        <w:div w:id="1293173908">
          <w:marLeft w:val="0"/>
          <w:marRight w:val="0"/>
          <w:marTop w:val="0"/>
          <w:marBottom w:val="0"/>
          <w:divBdr>
            <w:top w:val="none" w:sz="0" w:space="0" w:color="auto"/>
            <w:left w:val="none" w:sz="0" w:space="0" w:color="auto"/>
            <w:bottom w:val="none" w:sz="0" w:space="0" w:color="auto"/>
            <w:right w:val="none" w:sz="0" w:space="0" w:color="auto"/>
          </w:divBdr>
        </w:div>
      </w:divsChild>
    </w:div>
    <w:div w:id="2024286849">
      <w:bodyDiv w:val="1"/>
      <w:marLeft w:val="0"/>
      <w:marRight w:val="0"/>
      <w:marTop w:val="0"/>
      <w:marBottom w:val="0"/>
      <w:divBdr>
        <w:top w:val="none" w:sz="0" w:space="0" w:color="auto"/>
        <w:left w:val="none" w:sz="0" w:space="0" w:color="auto"/>
        <w:bottom w:val="none" w:sz="0" w:space="0" w:color="auto"/>
        <w:right w:val="none" w:sz="0" w:space="0" w:color="auto"/>
      </w:divBdr>
    </w:div>
    <w:div w:id="2028218236">
      <w:bodyDiv w:val="1"/>
      <w:marLeft w:val="0"/>
      <w:marRight w:val="0"/>
      <w:marTop w:val="0"/>
      <w:marBottom w:val="0"/>
      <w:divBdr>
        <w:top w:val="none" w:sz="0" w:space="0" w:color="auto"/>
        <w:left w:val="none" w:sz="0" w:space="0" w:color="auto"/>
        <w:bottom w:val="none" w:sz="0" w:space="0" w:color="auto"/>
        <w:right w:val="none" w:sz="0" w:space="0" w:color="auto"/>
      </w:divBdr>
    </w:div>
    <w:div w:id="2029598651">
      <w:bodyDiv w:val="1"/>
      <w:marLeft w:val="0"/>
      <w:marRight w:val="0"/>
      <w:marTop w:val="0"/>
      <w:marBottom w:val="0"/>
      <w:divBdr>
        <w:top w:val="none" w:sz="0" w:space="0" w:color="auto"/>
        <w:left w:val="none" w:sz="0" w:space="0" w:color="auto"/>
        <w:bottom w:val="none" w:sz="0" w:space="0" w:color="auto"/>
        <w:right w:val="none" w:sz="0" w:space="0" w:color="auto"/>
      </w:divBdr>
      <w:divsChild>
        <w:div w:id="1989894681">
          <w:marLeft w:val="0"/>
          <w:marRight w:val="0"/>
          <w:marTop w:val="0"/>
          <w:marBottom w:val="0"/>
          <w:divBdr>
            <w:top w:val="none" w:sz="0" w:space="0" w:color="auto"/>
            <w:left w:val="none" w:sz="0" w:space="0" w:color="auto"/>
            <w:bottom w:val="none" w:sz="0" w:space="0" w:color="auto"/>
            <w:right w:val="none" w:sz="0" w:space="0" w:color="auto"/>
          </w:divBdr>
          <w:divsChild>
            <w:div w:id="2039119347">
              <w:marLeft w:val="0"/>
              <w:marRight w:val="0"/>
              <w:marTop w:val="0"/>
              <w:marBottom w:val="0"/>
              <w:divBdr>
                <w:top w:val="none" w:sz="0" w:space="0" w:color="auto"/>
                <w:left w:val="none" w:sz="0" w:space="0" w:color="auto"/>
                <w:bottom w:val="none" w:sz="0" w:space="0" w:color="auto"/>
                <w:right w:val="none" w:sz="0" w:space="0" w:color="auto"/>
              </w:divBdr>
              <w:divsChild>
                <w:div w:id="2088459917">
                  <w:marLeft w:val="0"/>
                  <w:marRight w:val="0"/>
                  <w:marTop w:val="0"/>
                  <w:marBottom w:val="0"/>
                  <w:divBdr>
                    <w:top w:val="none" w:sz="0" w:space="0" w:color="auto"/>
                    <w:left w:val="none" w:sz="0" w:space="0" w:color="auto"/>
                    <w:bottom w:val="none" w:sz="0" w:space="0" w:color="auto"/>
                    <w:right w:val="none" w:sz="0" w:space="0" w:color="auto"/>
                  </w:divBdr>
                  <w:divsChild>
                    <w:div w:id="443309796">
                      <w:marLeft w:val="0"/>
                      <w:marRight w:val="0"/>
                      <w:marTop w:val="0"/>
                      <w:marBottom w:val="0"/>
                      <w:divBdr>
                        <w:top w:val="none" w:sz="0" w:space="0" w:color="auto"/>
                        <w:left w:val="none" w:sz="0" w:space="0" w:color="auto"/>
                        <w:bottom w:val="none" w:sz="0" w:space="0" w:color="auto"/>
                        <w:right w:val="none" w:sz="0" w:space="0" w:color="auto"/>
                      </w:divBdr>
                      <w:divsChild>
                        <w:div w:id="1392272545">
                          <w:marLeft w:val="0"/>
                          <w:marRight w:val="0"/>
                          <w:marTop w:val="0"/>
                          <w:marBottom w:val="0"/>
                          <w:divBdr>
                            <w:top w:val="none" w:sz="0" w:space="0" w:color="auto"/>
                            <w:left w:val="none" w:sz="0" w:space="0" w:color="auto"/>
                            <w:bottom w:val="none" w:sz="0" w:space="0" w:color="auto"/>
                            <w:right w:val="none" w:sz="0" w:space="0" w:color="auto"/>
                          </w:divBdr>
                          <w:divsChild>
                            <w:div w:id="56562982">
                              <w:marLeft w:val="0"/>
                              <w:marRight w:val="0"/>
                              <w:marTop w:val="0"/>
                              <w:marBottom w:val="0"/>
                              <w:divBdr>
                                <w:top w:val="none" w:sz="0" w:space="0" w:color="auto"/>
                                <w:left w:val="none" w:sz="0" w:space="0" w:color="auto"/>
                                <w:bottom w:val="none" w:sz="0" w:space="0" w:color="auto"/>
                                <w:right w:val="none" w:sz="0" w:space="0" w:color="auto"/>
                              </w:divBdr>
                              <w:divsChild>
                                <w:div w:id="1251694505">
                                  <w:marLeft w:val="0"/>
                                  <w:marRight w:val="0"/>
                                  <w:marTop w:val="0"/>
                                  <w:marBottom w:val="0"/>
                                  <w:divBdr>
                                    <w:top w:val="none" w:sz="0" w:space="0" w:color="auto"/>
                                    <w:left w:val="none" w:sz="0" w:space="0" w:color="auto"/>
                                    <w:bottom w:val="none" w:sz="0" w:space="0" w:color="auto"/>
                                    <w:right w:val="none" w:sz="0" w:space="0" w:color="auto"/>
                                  </w:divBdr>
                                  <w:divsChild>
                                    <w:div w:id="858471140">
                                      <w:marLeft w:val="0"/>
                                      <w:marRight w:val="0"/>
                                      <w:marTop w:val="0"/>
                                      <w:marBottom w:val="0"/>
                                      <w:divBdr>
                                        <w:top w:val="none" w:sz="0" w:space="0" w:color="auto"/>
                                        <w:left w:val="none" w:sz="0" w:space="0" w:color="auto"/>
                                        <w:bottom w:val="none" w:sz="0" w:space="0" w:color="auto"/>
                                        <w:right w:val="none" w:sz="0" w:space="0" w:color="auto"/>
                                      </w:divBdr>
                                      <w:divsChild>
                                        <w:div w:id="80963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122896">
      <w:bodyDiv w:val="1"/>
      <w:marLeft w:val="0"/>
      <w:marRight w:val="0"/>
      <w:marTop w:val="0"/>
      <w:marBottom w:val="0"/>
      <w:divBdr>
        <w:top w:val="none" w:sz="0" w:space="0" w:color="auto"/>
        <w:left w:val="none" w:sz="0" w:space="0" w:color="auto"/>
        <w:bottom w:val="none" w:sz="0" w:space="0" w:color="auto"/>
        <w:right w:val="none" w:sz="0" w:space="0" w:color="auto"/>
      </w:divBdr>
    </w:div>
    <w:div w:id="2041734875">
      <w:bodyDiv w:val="1"/>
      <w:marLeft w:val="0"/>
      <w:marRight w:val="0"/>
      <w:marTop w:val="0"/>
      <w:marBottom w:val="0"/>
      <w:divBdr>
        <w:top w:val="none" w:sz="0" w:space="0" w:color="auto"/>
        <w:left w:val="none" w:sz="0" w:space="0" w:color="auto"/>
        <w:bottom w:val="none" w:sz="0" w:space="0" w:color="auto"/>
        <w:right w:val="none" w:sz="0" w:space="0" w:color="auto"/>
      </w:divBdr>
      <w:divsChild>
        <w:div w:id="377363735">
          <w:marLeft w:val="0"/>
          <w:marRight w:val="0"/>
          <w:marTop w:val="0"/>
          <w:marBottom w:val="0"/>
          <w:divBdr>
            <w:top w:val="single" w:sz="2" w:space="0" w:color="auto"/>
            <w:left w:val="single" w:sz="2" w:space="0" w:color="auto"/>
            <w:bottom w:val="single" w:sz="6" w:space="0" w:color="auto"/>
            <w:right w:val="single" w:sz="2" w:space="0" w:color="auto"/>
          </w:divBdr>
          <w:divsChild>
            <w:div w:id="1720400991">
              <w:marLeft w:val="0"/>
              <w:marRight w:val="0"/>
              <w:marTop w:val="100"/>
              <w:marBottom w:val="100"/>
              <w:divBdr>
                <w:top w:val="single" w:sz="2" w:space="0" w:color="D9D9E3"/>
                <w:left w:val="single" w:sz="2" w:space="0" w:color="D9D9E3"/>
                <w:bottom w:val="single" w:sz="2" w:space="0" w:color="D9D9E3"/>
                <w:right w:val="single" w:sz="2" w:space="0" w:color="D9D9E3"/>
              </w:divBdr>
              <w:divsChild>
                <w:div w:id="817963043">
                  <w:marLeft w:val="0"/>
                  <w:marRight w:val="0"/>
                  <w:marTop w:val="0"/>
                  <w:marBottom w:val="0"/>
                  <w:divBdr>
                    <w:top w:val="single" w:sz="2" w:space="0" w:color="D9D9E3"/>
                    <w:left w:val="single" w:sz="2" w:space="0" w:color="D9D9E3"/>
                    <w:bottom w:val="single" w:sz="2" w:space="0" w:color="D9D9E3"/>
                    <w:right w:val="single" w:sz="2" w:space="0" w:color="D9D9E3"/>
                  </w:divBdr>
                  <w:divsChild>
                    <w:div w:id="885991328">
                      <w:marLeft w:val="0"/>
                      <w:marRight w:val="0"/>
                      <w:marTop w:val="0"/>
                      <w:marBottom w:val="0"/>
                      <w:divBdr>
                        <w:top w:val="single" w:sz="2" w:space="0" w:color="D9D9E3"/>
                        <w:left w:val="single" w:sz="2" w:space="0" w:color="D9D9E3"/>
                        <w:bottom w:val="single" w:sz="2" w:space="0" w:color="D9D9E3"/>
                        <w:right w:val="single" w:sz="2" w:space="0" w:color="D9D9E3"/>
                      </w:divBdr>
                      <w:divsChild>
                        <w:div w:id="1965843951">
                          <w:marLeft w:val="0"/>
                          <w:marRight w:val="0"/>
                          <w:marTop w:val="0"/>
                          <w:marBottom w:val="0"/>
                          <w:divBdr>
                            <w:top w:val="single" w:sz="2" w:space="0" w:color="D9D9E3"/>
                            <w:left w:val="single" w:sz="2" w:space="0" w:color="D9D9E3"/>
                            <w:bottom w:val="single" w:sz="2" w:space="0" w:color="D9D9E3"/>
                            <w:right w:val="single" w:sz="2" w:space="0" w:color="D9D9E3"/>
                          </w:divBdr>
                          <w:divsChild>
                            <w:div w:id="1348407714">
                              <w:marLeft w:val="0"/>
                              <w:marRight w:val="0"/>
                              <w:marTop w:val="0"/>
                              <w:marBottom w:val="0"/>
                              <w:divBdr>
                                <w:top w:val="single" w:sz="2" w:space="0" w:color="D9D9E3"/>
                                <w:left w:val="single" w:sz="2" w:space="0" w:color="D9D9E3"/>
                                <w:bottom w:val="single" w:sz="2" w:space="0" w:color="D9D9E3"/>
                                <w:right w:val="single" w:sz="2" w:space="0" w:color="D9D9E3"/>
                              </w:divBdr>
                              <w:divsChild>
                                <w:div w:id="141193666">
                                  <w:marLeft w:val="0"/>
                                  <w:marRight w:val="0"/>
                                  <w:marTop w:val="0"/>
                                  <w:marBottom w:val="0"/>
                                  <w:divBdr>
                                    <w:top w:val="single" w:sz="2" w:space="0" w:color="D9D9E3"/>
                                    <w:left w:val="single" w:sz="2" w:space="0" w:color="D9D9E3"/>
                                    <w:bottom w:val="single" w:sz="2" w:space="0" w:color="D9D9E3"/>
                                    <w:right w:val="single" w:sz="2" w:space="0" w:color="D9D9E3"/>
                                  </w:divBdr>
                                  <w:divsChild>
                                    <w:div w:id="1213927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91387232">
      <w:bodyDiv w:val="1"/>
      <w:marLeft w:val="0"/>
      <w:marRight w:val="0"/>
      <w:marTop w:val="0"/>
      <w:marBottom w:val="0"/>
      <w:divBdr>
        <w:top w:val="none" w:sz="0" w:space="0" w:color="auto"/>
        <w:left w:val="none" w:sz="0" w:space="0" w:color="auto"/>
        <w:bottom w:val="none" w:sz="0" w:space="0" w:color="auto"/>
        <w:right w:val="none" w:sz="0" w:space="0" w:color="auto"/>
      </w:divBdr>
    </w:div>
    <w:div w:id="2096899065">
      <w:bodyDiv w:val="1"/>
      <w:marLeft w:val="0"/>
      <w:marRight w:val="0"/>
      <w:marTop w:val="0"/>
      <w:marBottom w:val="0"/>
      <w:divBdr>
        <w:top w:val="none" w:sz="0" w:space="0" w:color="auto"/>
        <w:left w:val="none" w:sz="0" w:space="0" w:color="auto"/>
        <w:bottom w:val="none" w:sz="0" w:space="0" w:color="auto"/>
        <w:right w:val="none" w:sz="0" w:space="0" w:color="auto"/>
      </w:divBdr>
    </w:div>
    <w:div w:id="2098743809">
      <w:bodyDiv w:val="1"/>
      <w:marLeft w:val="0"/>
      <w:marRight w:val="0"/>
      <w:marTop w:val="0"/>
      <w:marBottom w:val="0"/>
      <w:divBdr>
        <w:top w:val="none" w:sz="0" w:space="0" w:color="auto"/>
        <w:left w:val="none" w:sz="0" w:space="0" w:color="auto"/>
        <w:bottom w:val="none" w:sz="0" w:space="0" w:color="auto"/>
        <w:right w:val="none" w:sz="0" w:space="0" w:color="auto"/>
      </w:divBdr>
    </w:div>
    <w:div w:id="2107145656">
      <w:bodyDiv w:val="1"/>
      <w:marLeft w:val="0"/>
      <w:marRight w:val="0"/>
      <w:marTop w:val="0"/>
      <w:marBottom w:val="0"/>
      <w:divBdr>
        <w:top w:val="none" w:sz="0" w:space="0" w:color="auto"/>
        <w:left w:val="none" w:sz="0" w:space="0" w:color="auto"/>
        <w:bottom w:val="none" w:sz="0" w:space="0" w:color="auto"/>
        <w:right w:val="none" w:sz="0" w:space="0" w:color="auto"/>
      </w:divBdr>
    </w:div>
    <w:div w:id="2112582831">
      <w:bodyDiv w:val="1"/>
      <w:marLeft w:val="0"/>
      <w:marRight w:val="0"/>
      <w:marTop w:val="0"/>
      <w:marBottom w:val="0"/>
      <w:divBdr>
        <w:top w:val="none" w:sz="0" w:space="0" w:color="auto"/>
        <w:left w:val="none" w:sz="0" w:space="0" w:color="auto"/>
        <w:bottom w:val="none" w:sz="0" w:space="0" w:color="auto"/>
        <w:right w:val="none" w:sz="0" w:space="0" w:color="auto"/>
      </w:divBdr>
    </w:div>
    <w:div w:id="2132436348">
      <w:bodyDiv w:val="1"/>
      <w:marLeft w:val="0"/>
      <w:marRight w:val="0"/>
      <w:marTop w:val="0"/>
      <w:marBottom w:val="0"/>
      <w:divBdr>
        <w:top w:val="none" w:sz="0" w:space="0" w:color="auto"/>
        <w:left w:val="none" w:sz="0" w:space="0" w:color="auto"/>
        <w:bottom w:val="none" w:sz="0" w:space="0" w:color="auto"/>
        <w:right w:val="none" w:sz="0" w:space="0" w:color="auto"/>
      </w:divBdr>
      <w:divsChild>
        <w:div w:id="1759250582">
          <w:marLeft w:val="0"/>
          <w:marRight w:val="0"/>
          <w:marTop w:val="0"/>
          <w:marBottom w:val="0"/>
          <w:divBdr>
            <w:top w:val="single" w:sz="2" w:space="0" w:color="auto"/>
            <w:left w:val="single" w:sz="2" w:space="0" w:color="auto"/>
            <w:bottom w:val="single" w:sz="6" w:space="0" w:color="auto"/>
            <w:right w:val="single" w:sz="2" w:space="0" w:color="auto"/>
          </w:divBdr>
          <w:divsChild>
            <w:div w:id="59906896">
              <w:marLeft w:val="0"/>
              <w:marRight w:val="0"/>
              <w:marTop w:val="100"/>
              <w:marBottom w:val="100"/>
              <w:divBdr>
                <w:top w:val="single" w:sz="2" w:space="0" w:color="D9D9E3"/>
                <w:left w:val="single" w:sz="2" w:space="0" w:color="D9D9E3"/>
                <w:bottom w:val="single" w:sz="2" w:space="0" w:color="D9D9E3"/>
                <w:right w:val="single" w:sz="2" w:space="0" w:color="D9D9E3"/>
              </w:divBdr>
              <w:divsChild>
                <w:div w:id="611867167">
                  <w:marLeft w:val="0"/>
                  <w:marRight w:val="0"/>
                  <w:marTop w:val="0"/>
                  <w:marBottom w:val="0"/>
                  <w:divBdr>
                    <w:top w:val="single" w:sz="2" w:space="0" w:color="D9D9E3"/>
                    <w:left w:val="single" w:sz="2" w:space="0" w:color="D9D9E3"/>
                    <w:bottom w:val="single" w:sz="2" w:space="0" w:color="D9D9E3"/>
                    <w:right w:val="single" w:sz="2" w:space="0" w:color="D9D9E3"/>
                  </w:divBdr>
                  <w:divsChild>
                    <w:div w:id="161509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380328">
                          <w:marLeft w:val="0"/>
                          <w:marRight w:val="0"/>
                          <w:marTop w:val="0"/>
                          <w:marBottom w:val="0"/>
                          <w:divBdr>
                            <w:top w:val="single" w:sz="2" w:space="0" w:color="D9D9E3"/>
                            <w:left w:val="single" w:sz="2" w:space="0" w:color="D9D9E3"/>
                            <w:bottom w:val="single" w:sz="2" w:space="0" w:color="D9D9E3"/>
                            <w:right w:val="single" w:sz="2" w:space="0" w:color="D9D9E3"/>
                          </w:divBdr>
                          <w:divsChild>
                            <w:div w:id="1291588461">
                              <w:marLeft w:val="0"/>
                              <w:marRight w:val="0"/>
                              <w:marTop w:val="0"/>
                              <w:marBottom w:val="0"/>
                              <w:divBdr>
                                <w:top w:val="single" w:sz="2" w:space="0" w:color="D9D9E3"/>
                                <w:left w:val="single" w:sz="2" w:space="0" w:color="D9D9E3"/>
                                <w:bottom w:val="single" w:sz="2" w:space="0" w:color="D9D9E3"/>
                                <w:right w:val="single" w:sz="2" w:space="0" w:color="D9D9E3"/>
                              </w:divBdr>
                              <w:divsChild>
                                <w:div w:id="454058106">
                                  <w:marLeft w:val="0"/>
                                  <w:marRight w:val="0"/>
                                  <w:marTop w:val="0"/>
                                  <w:marBottom w:val="0"/>
                                  <w:divBdr>
                                    <w:top w:val="single" w:sz="2" w:space="0" w:color="D9D9E3"/>
                                    <w:left w:val="single" w:sz="2" w:space="0" w:color="D9D9E3"/>
                                    <w:bottom w:val="single" w:sz="2" w:space="0" w:color="D9D9E3"/>
                                    <w:right w:val="single" w:sz="2" w:space="0" w:color="D9D9E3"/>
                                  </w:divBdr>
                                  <w:divsChild>
                                    <w:div w:id="5775955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3553933">
      <w:bodyDiv w:val="1"/>
      <w:marLeft w:val="0"/>
      <w:marRight w:val="0"/>
      <w:marTop w:val="0"/>
      <w:marBottom w:val="0"/>
      <w:divBdr>
        <w:top w:val="none" w:sz="0" w:space="0" w:color="auto"/>
        <w:left w:val="none" w:sz="0" w:space="0" w:color="auto"/>
        <w:bottom w:val="none" w:sz="0" w:space="0" w:color="auto"/>
        <w:right w:val="none" w:sz="0" w:space="0" w:color="auto"/>
      </w:divBdr>
    </w:div>
    <w:div w:id="2145466987">
      <w:bodyDiv w:val="1"/>
      <w:marLeft w:val="0"/>
      <w:marRight w:val="0"/>
      <w:marTop w:val="0"/>
      <w:marBottom w:val="0"/>
      <w:divBdr>
        <w:top w:val="none" w:sz="0" w:space="0" w:color="auto"/>
        <w:left w:val="none" w:sz="0" w:space="0" w:color="auto"/>
        <w:bottom w:val="none" w:sz="0" w:space="0" w:color="auto"/>
        <w:right w:val="none" w:sz="0" w:space="0" w:color="auto"/>
      </w:divBdr>
      <w:divsChild>
        <w:div w:id="357587711">
          <w:marLeft w:val="274"/>
          <w:marRight w:val="0"/>
          <w:marTop w:val="0"/>
          <w:marBottom w:val="0"/>
          <w:divBdr>
            <w:top w:val="none" w:sz="0" w:space="0" w:color="auto"/>
            <w:left w:val="none" w:sz="0" w:space="0" w:color="auto"/>
            <w:bottom w:val="none" w:sz="0" w:space="0" w:color="auto"/>
            <w:right w:val="none" w:sz="0" w:space="0" w:color="auto"/>
          </w:divBdr>
        </w:div>
        <w:div w:id="1058673594">
          <w:marLeft w:val="274"/>
          <w:marRight w:val="0"/>
          <w:marTop w:val="0"/>
          <w:marBottom w:val="0"/>
          <w:divBdr>
            <w:top w:val="none" w:sz="0" w:space="0" w:color="auto"/>
            <w:left w:val="none" w:sz="0" w:space="0" w:color="auto"/>
            <w:bottom w:val="none" w:sz="0" w:space="0" w:color="auto"/>
            <w:right w:val="none" w:sz="0" w:space="0" w:color="auto"/>
          </w:divBdr>
        </w:div>
        <w:div w:id="1102382384">
          <w:marLeft w:val="274"/>
          <w:marRight w:val="0"/>
          <w:marTop w:val="0"/>
          <w:marBottom w:val="0"/>
          <w:divBdr>
            <w:top w:val="none" w:sz="0" w:space="0" w:color="auto"/>
            <w:left w:val="none" w:sz="0" w:space="0" w:color="auto"/>
            <w:bottom w:val="none" w:sz="0" w:space="0" w:color="auto"/>
            <w:right w:val="none" w:sz="0" w:space="0" w:color="auto"/>
          </w:divBdr>
        </w:div>
        <w:div w:id="1323969594">
          <w:marLeft w:val="274"/>
          <w:marRight w:val="0"/>
          <w:marTop w:val="0"/>
          <w:marBottom w:val="0"/>
          <w:divBdr>
            <w:top w:val="none" w:sz="0" w:space="0" w:color="auto"/>
            <w:left w:val="none" w:sz="0" w:space="0" w:color="auto"/>
            <w:bottom w:val="none" w:sz="0" w:space="0" w:color="auto"/>
            <w:right w:val="none" w:sz="0" w:space="0" w:color="auto"/>
          </w:divBdr>
        </w:div>
        <w:div w:id="1338925910">
          <w:marLeft w:val="274"/>
          <w:marRight w:val="0"/>
          <w:marTop w:val="0"/>
          <w:marBottom w:val="0"/>
          <w:divBdr>
            <w:top w:val="none" w:sz="0" w:space="0" w:color="auto"/>
            <w:left w:val="none" w:sz="0" w:space="0" w:color="auto"/>
            <w:bottom w:val="none" w:sz="0" w:space="0" w:color="auto"/>
            <w:right w:val="none" w:sz="0" w:space="0" w:color="auto"/>
          </w:divBdr>
        </w:div>
        <w:div w:id="1515995888">
          <w:marLeft w:val="274"/>
          <w:marRight w:val="0"/>
          <w:marTop w:val="0"/>
          <w:marBottom w:val="0"/>
          <w:divBdr>
            <w:top w:val="none" w:sz="0" w:space="0" w:color="auto"/>
            <w:left w:val="none" w:sz="0" w:space="0" w:color="auto"/>
            <w:bottom w:val="none" w:sz="0" w:space="0" w:color="auto"/>
            <w:right w:val="none" w:sz="0" w:space="0" w:color="auto"/>
          </w:divBdr>
        </w:div>
        <w:div w:id="1666283136">
          <w:marLeft w:val="274"/>
          <w:marRight w:val="0"/>
          <w:marTop w:val="0"/>
          <w:marBottom w:val="0"/>
          <w:divBdr>
            <w:top w:val="none" w:sz="0" w:space="0" w:color="auto"/>
            <w:left w:val="none" w:sz="0" w:space="0" w:color="auto"/>
            <w:bottom w:val="none" w:sz="0" w:space="0" w:color="auto"/>
            <w:right w:val="none" w:sz="0" w:space="0" w:color="auto"/>
          </w:divBdr>
        </w:div>
        <w:div w:id="1834636470">
          <w:marLeft w:val="274"/>
          <w:marRight w:val="0"/>
          <w:marTop w:val="0"/>
          <w:marBottom w:val="0"/>
          <w:divBdr>
            <w:top w:val="none" w:sz="0" w:space="0" w:color="auto"/>
            <w:left w:val="none" w:sz="0" w:space="0" w:color="auto"/>
            <w:bottom w:val="none" w:sz="0" w:space="0" w:color="auto"/>
            <w:right w:val="none" w:sz="0" w:space="0" w:color="auto"/>
          </w:divBdr>
        </w:div>
        <w:div w:id="2070303021">
          <w:marLeft w:val="274"/>
          <w:marRight w:val="0"/>
          <w:marTop w:val="0"/>
          <w:marBottom w:val="0"/>
          <w:divBdr>
            <w:top w:val="none" w:sz="0" w:space="0" w:color="auto"/>
            <w:left w:val="none" w:sz="0" w:space="0" w:color="auto"/>
            <w:bottom w:val="none" w:sz="0" w:space="0" w:color="auto"/>
            <w:right w:val="none" w:sz="0" w:space="0" w:color="auto"/>
          </w:divBdr>
        </w:div>
      </w:divsChild>
    </w:div>
    <w:div w:id="2146199014">
      <w:bodyDiv w:val="1"/>
      <w:marLeft w:val="0"/>
      <w:marRight w:val="0"/>
      <w:marTop w:val="0"/>
      <w:marBottom w:val="0"/>
      <w:divBdr>
        <w:top w:val="none" w:sz="0" w:space="0" w:color="auto"/>
        <w:left w:val="none" w:sz="0" w:space="0" w:color="auto"/>
        <w:bottom w:val="none" w:sz="0" w:space="0" w:color="auto"/>
        <w:right w:val="none" w:sz="0" w:space="0" w:color="auto"/>
      </w:divBdr>
      <w:divsChild>
        <w:div w:id="1723408670">
          <w:marLeft w:val="0"/>
          <w:marRight w:val="0"/>
          <w:marTop w:val="0"/>
          <w:marBottom w:val="0"/>
          <w:divBdr>
            <w:top w:val="single" w:sz="2" w:space="0" w:color="auto"/>
            <w:left w:val="single" w:sz="2" w:space="0" w:color="auto"/>
            <w:bottom w:val="single" w:sz="6" w:space="0" w:color="auto"/>
            <w:right w:val="single" w:sz="2" w:space="0" w:color="auto"/>
          </w:divBdr>
          <w:divsChild>
            <w:div w:id="86471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902721161">
                  <w:marLeft w:val="0"/>
                  <w:marRight w:val="0"/>
                  <w:marTop w:val="0"/>
                  <w:marBottom w:val="0"/>
                  <w:divBdr>
                    <w:top w:val="single" w:sz="2" w:space="0" w:color="D9D9E3"/>
                    <w:left w:val="single" w:sz="2" w:space="0" w:color="D9D9E3"/>
                    <w:bottom w:val="single" w:sz="2" w:space="0" w:color="D9D9E3"/>
                    <w:right w:val="single" w:sz="2" w:space="0" w:color="D9D9E3"/>
                  </w:divBdr>
                  <w:divsChild>
                    <w:div w:id="727264908">
                      <w:marLeft w:val="0"/>
                      <w:marRight w:val="0"/>
                      <w:marTop w:val="0"/>
                      <w:marBottom w:val="0"/>
                      <w:divBdr>
                        <w:top w:val="single" w:sz="2" w:space="0" w:color="D9D9E3"/>
                        <w:left w:val="single" w:sz="2" w:space="0" w:color="D9D9E3"/>
                        <w:bottom w:val="single" w:sz="2" w:space="0" w:color="D9D9E3"/>
                        <w:right w:val="single" w:sz="2" w:space="0" w:color="D9D9E3"/>
                      </w:divBdr>
                      <w:divsChild>
                        <w:div w:id="481048908">
                          <w:marLeft w:val="0"/>
                          <w:marRight w:val="0"/>
                          <w:marTop w:val="0"/>
                          <w:marBottom w:val="0"/>
                          <w:divBdr>
                            <w:top w:val="single" w:sz="2" w:space="0" w:color="D9D9E3"/>
                            <w:left w:val="single" w:sz="2" w:space="0" w:color="D9D9E3"/>
                            <w:bottom w:val="single" w:sz="2" w:space="0" w:color="D9D9E3"/>
                            <w:right w:val="single" w:sz="2" w:space="0" w:color="D9D9E3"/>
                          </w:divBdr>
                          <w:divsChild>
                            <w:div w:id="1979995019">
                              <w:marLeft w:val="0"/>
                              <w:marRight w:val="0"/>
                              <w:marTop w:val="0"/>
                              <w:marBottom w:val="0"/>
                              <w:divBdr>
                                <w:top w:val="single" w:sz="2" w:space="0" w:color="D9D9E3"/>
                                <w:left w:val="single" w:sz="2" w:space="0" w:color="D9D9E3"/>
                                <w:bottom w:val="single" w:sz="2" w:space="0" w:color="D9D9E3"/>
                                <w:right w:val="single" w:sz="2" w:space="0" w:color="D9D9E3"/>
                              </w:divBdr>
                              <w:divsChild>
                                <w:div w:id="1336687763">
                                  <w:marLeft w:val="0"/>
                                  <w:marRight w:val="0"/>
                                  <w:marTop w:val="0"/>
                                  <w:marBottom w:val="0"/>
                                  <w:divBdr>
                                    <w:top w:val="single" w:sz="2" w:space="0" w:color="D9D9E3"/>
                                    <w:left w:val="single" w:sz="2" w:space="0" w:color="D9D9E3"/>
                                    <w:bottom w:val="single" w:sz="2" w:space="0" w:color="D9D9E3"/>
                                    <w:right w:val="single" w:sz="2" w:space="0" w:color="D9D9E3"/>
                                  </w:divBdr>
                                  <w:divsChild>
                                    <w:div w:id="486481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omadrail.sharepoint.com/:x:/r/sites/OBBExternalSharingSite/Shared%20Documents/Projekte/DEL-OBB-035%20-%20DoSto%20Neu/200%20Technical/290%20Technical%20-%20Other/Nomad/Fzg-Nr-ID%20Aufteilung.xlsx?d=w187af7fb3c4f4f4da213825a2749ebdb&amp;csf=1&amp;web=1&amp;e=YEgb25"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1.png"/><Relationship Id="rId84" Type="http://schemas.openxmlformats.org/officeDocument/2006/relationships/image" Target="media/image67.png"/><Relationship Id="rId89"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sv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4.png"/><Relationship Id="rId87"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7.png"/><Relationship Id="rId82" Type="http://schemas.openxmlformats.org/officeDocument/2006/relationships/hyperlink" Target="https://oebb365.sharepoint.com/:f:/r/sites/Telematik-Dosto-Neu/DokumenteTelematik/02%20Projekt%20Umsetzung/230-Datenbl%C3%A4tter/NOMAD?csf=1&amp;web=1&amp;e=ANqZRk" TargetMode="External"/><Relationship Id="rId90" Type="http://schemas.openxmlformats.org/officeDocument/2006/relationships/header" Target="header3.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hyperlink" Target="https://oebb365.sharepoint.com/:f:/r/sites/Telematik-Dosto-Neu/DokumenteTelematik/02%20Projekt%20Umsetzung/230-Datenbl%C3%A4tter/NOMAD?csf=1&amp;web=1&amp;e=ANqZRk" TargetMode="External"/><Relationship Id="rId85" Type="http://schemas.openxmlformats.org/officeDocument/2006/relationships/image" Target="media/image68.png"/><Relationship Id="rId93" Type="http://schemas.microsoft.com/office/2011/relationships/people" Target="peop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yperlink" Target="https://oebb365.sharepoint.com/:f:/r/sites/Telematik-Dosto-Neu/DokumenteTelematik/02%20Projekt%20Umsetzung/230-Datenbl%C3%A4tter/NOMAD?csf=1&amp;web=1&amp;e=ANqZRk" TargetMode="External"/><Relationship Id="rId83" Type="http://schemas.openxmlformats.org/officeDocument/2006/relationships/image" Target="media/image66.png"/><Relationship Id="rId88" Type="http://schemas.openxmlformats.org/officeDocument/2006/relationships/footer" Target="footer1.xml"/><Relationship Id="rId9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5.png"/><Relationship Id="rId86" Type="http://schemas.openxmlformats.org/officeDocument/2006/relationships/header" Target="header1.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C995E0-34A4-40F7-9C8B-60F011F37FFC}">
  <we:reference id="WA200010453" version="1.0.0.1" store="Omex" storeType="OMEX"/>
  <we:alternateReferences>
    <we:reference id="WA200010453" version="1.0.0.1" store="WA200010453" storeType="OMEX"/>
  </we:alternateReferences>
  <we:properties>
    <we:property name="claude.fileId" value="&quot;64362d85-6b3e-4238-8bd7-773d8de3a68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6999D4D14E3145BF40CEC41554B376" ma:contentTypeVersion="18" ma:contentTypeDescription="Create a new document." ma:contentTypeScope="" ma:versionID="a11369cd5bf1be400ee0edcfe618cbed">
  <xsd:schema xmlns:xsd="http://www.w3.org/2001/XMLSchema" xmlns:xs="http://www.w3.org/2001/XMLSchema" xmlns:p="http://schemas.microsoft.com/office/2006/metadata/properties" xmlns:ns2="a4fca482-077b-4bf7-8856-ff48a5c99392" xmlns:ns3="9171fdc6-10b3-4143-8190-aecb7ad1c2d9" targetNamespace="http://schemas.microsoft.com/office/2006/metadata/properties" ma:root="true" ma:fieldsID="6b8a18ac7c7fd15a8ca577a72bdbbacd" ns2:_="" ns3:_="">
    <xsd:import namespace="a4fca482-077b-4bf7-8856-ff48a5c99392"/>
    <xsd:import namespace="9171fdc6-10b3-4143-8190-aecb7ad1c2d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ca482-077b-4bf7-8856-ff48a5c99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b55851d-5052-424e-9e9d-77cc48067db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71fdc6-10b3-4143-8190-aecb7ad1c2d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9d22e7-165c-471d-9acf-4e1c0304efb4}" ma:internalName="TaxCatchAll" ma:showField="CatchAllData" ma:web="9171fdc6-10b3-4143-8190-aecb7ad1c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171fdc6-10b3-4143-8190-aecb7ad1c2d9" xsi:nil="true"/>
    <lcf76f155ced4ddcb4097134ff3c332f xmlns="a4fca482-077b-4bf7-8856-ff48a5c99392">
      <Terms xmlns="http://schemas.microsoft.com/office/infopath/2007/PartnerControls"/>
    </lcf76f155ced4ddcb4097134ff3c332f>
    <SharedWithUsers xmlns="9171fdc6-10b3-4143-8190-aecb7ad1c2d9">
      <UserInfo>
        <DisplayName>Davud Zejnelovic</DisplayName>
        <AccountId>4352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AC14AE-2C79-49BB-BE2D-226AF3C0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fca482-077b-4bf7-8856-ff48a5c99392"/>
    <ds:schemaRef ds:uri="9171fdc6-10b3-4143-8190-aecb7ad1c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09263B-497F-45E8-A852-C3A2C28E362B}">
  <ds:schemaRefs>
    <ds:schemaRef ds:uri="http://schemas.microsoft.com/office/2006/metadata/properties"/>
    <ds:schemaRef ds:uri="http://schemas.microsoft.com/office/infopath/2007/PartnerControls"/>
    <ds:schemaRef ds:uri="9171fdc6-10b3-4143-8190-aecb7ad1c2d9"/>
    <ds:schemaRef ds:uri="a4fca482-077b-4bf7-8856-ff48a5c99392"/>
  </ds:schemaRefs>
</ds:datastoreItem>
</file>

<file path=customXml/itemProps3.xml><?xml version="1.0" encoding="utf-8"?>
<ds:datastoreItem xmlns:ds="http://schemas.openxmlformats.org/officeDocument/2006/customXml" ds:itemID="{DEDB5250-9084-4F1A-BC9A-8F59BDD4B27A}">
  <ds:schemaRefs>
    <ds:schemaRef ds:uri="http://schemas.openxmlformats.org/officeDocument/2006/bibliography"/>
  </ds:schemaRefs>
</ds:datastoreItem>
</file>

<file path=customXml/itemProps4.xml><?xml version="1.0" encoding="utf-8"?>
<ds:datastoreItem xmlns:ds="http://schemas.openxmlformats.org/officeDocument/2006/customXml" ds:itemID="{A9F1C7F2-FFEC-49F4-A078-DC3B094D8401}">
  <ds:schemaRefs>
    <ds:schemaRef ds:uri="http://schemas.microsoft.com/sharepoint/v3/contenttype/forms"/>
  </ds:schemaRefs>
</ds:datastoreItem>
</file>

<file path=docMetadata/LabelInfo.xml><?xml version="1.0" encoding="utf-8"?>
<clbl:labelList xmlns:clbl="http://schemas.microsoft.com/office/2020/mipLabelMetadata">
  <clbl:label id="{0cda0c22-3e77-43b9-8faf-0bad2baf7893}" enabled="1" method="Standard" siteId="{085c0b65-6a84-4006-851e-5faa7ec5367e}" removed="0"/>
  <clbl:label id="{b9bcfa14-08fd-4a8c-9923-58d488e187bf}" enabled="1" method="Standard" siteId="{e0db078b-c381-439d-825c-5c949b0a0911}"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91</Pages>
  <Words>13593</Words>
  <Characters>90398</Characters>
  <Application>Microsoft Office Word</Application>
  <DocSecurity>0</DocSecurity>
  <Lines>2824</Lines>
  <Paragraphs>1925</Paragraphs>
  <ScaleCrop>false</ScaleCrop>
  <Company/>
  <LinksUpToDate>false</LinksUpToDate>
  <CharactersWithSpaces>102066</CharactersWithSpaces>
  <SharedDoc>false</SharedDoc>
  <HLinks>
    <vt:vector size="606" baseType="variant">
      <vt:variant>
        <vt:i4>8257633</vt:i4>
      </vt:variant>
      <vt:variant>
        <vt:i4>597</vt:i4>
      </vt:variant>
      <vt:variant>
        <vt:i4>0</vt:i4>
      </vt:variant>
      <vt:variant>
        <vt:i4>5</vt:i4>
      </vt:variant>
      <vt:variant>
        <vt:lpwstr>https://oebb365.sharepoint.com/:f:/r/sites/Telematik-Dosto-Neu/DokumenteTelematik/02 Projekt Umsetzung/230-Datenbl%C3%A4tter/NOMAD?csf=1&amp;web=1&amp;e=ANqZRk</vt:lpwstr>
      </vt:variant>
      <vt:variant>
        <vt:lpwstr/>
      </vt:variant>
      <vt:variant>
        <vt:i4>8257633</vt:i4>
      </vt:variant>
      <vt:variant>
        <vt:i4>594</vt:i4>
      </vt:variant>
      <vt:variant>
        <vt:i4>0</vt:i4>
      </vt:variant>
      <vt:variant>
        <vt:i4>5</vt:i4>
      </vt:variant>
      <vt:variant>
        <vt:lpwstr>https://oebb365.sharepoint.com/:f:/r/sites/Telematik-Dosto-Neu/DokumenteTelematik/02 Projekt Umsetzung/230-Datenbl%C3%A4tter/NOMAD?csf=1&amp;web=1&amp;e=ANqZRk</vt:lpwstr>
      </vt:variant>
      <vt:variant>
        <vt:lpwstr/>
      </vt:variant>
      <vt:variant>
        <vt:i4>8257633</vt:i4>
      </vt:variant>
      <vt:variant>
        <vt:i4>591</vt:i4>
      </vt:variant>
      <vt:variant>
        <vt:i4>0</vt:i4>
      </vt:variant>
      <vt:variant>
        <vt:i4>5</vt:i4>
      </vt:variant>
      <vt:variant>
        <vt:lpwstr>https://oebb365.sharepoint.com/:f:/r/sites/Telematik-Dosto-Neu/DokumenteTelematik/02 Projekt Umsetzung/230-Datenbl%C3%A4tter/NOMAD?csf=1&amp;web=1&amp;e=ANqZRk</vt:lpwstr>
      </vt:variant>
      <vt:variant>
        <vt:lpwstr/>
      </vt:variant>
      <vt:variant>
        <vt:i4>6422639</vt:i4>
      </vt:variant>
      <vt:variant>
        <vt:i4>588</vt:i4>
      </vt:variant>
      <vt:variant>
        <vt:i4>0</vt:i4>
      </vt:variant>
      <vt:variant>
        <vt:i4>5</vt:i4>
      </vt:variant>
      <vt:variant>
        <vt:lpwstr>https://engineering.page:8005/</vt:lpwstr>
      </vt:variant>
      <vt:variant>
        <vt:lpwstr/>
      </vt:variant>
      <vt:variant>
        <vt:i4>1703991</vt:i4>
      </vt:variant>
      <vt:variant>
        <vt:i4>581</vt:i4>
      </vt:variant>
      <vt:variant>
        <vt:i4>0</vt:i4>
      </vt:variant>
      <vt:variant>
        <vt:i4>5</vt:i4>
      </vt:variant>
      <vt:variant>
        <vt:lpwstr/>
      </vt:variant>
      <vt:variant>
        <vt:lpwstr>_Toc231228646</vt:lpwstr>
      </vt:variant>
      <vt:variant>
        <vt:i4>1703991</vt:i4>
      </vt:variant>
      <vt:variant>
        <vt:i4>575</vt:i4>
      </vt:variant>
      <vt:variant>
        <vt:i4>0</vt:i4>
      </vt:variant>
      <vt:variant>
        <vt:i4>5</vt:i4>
      </vt:variant>
      <vt:variant>
        <vt:lpwstr/>
      </vt:variant>
      <vt:variant>
        <vt:lpwstr>_Toc231228645</vt:lpwstr>
      </vt:variant>
      <vt:variant>
        <vt:i4>1703991</vt:i4>
      </vt:variant>
      <vt:variant>
        <vt:i4>569</vt:i4>
      </vt:variant>
      <vt:variant>
        <vt:i4>0</vt:i4>
      </vt:variant>
      <vt:variant>
        <vt:i4>5</vt:i4>
      </vt:variant>
      <vt:variant>
        <vt:lpwstr/>
      </vt:variant>
      <vt:variant>
        <vt:lpwstr>_Toc231228644</vt:lpwstr>
      </vt:variant>
      <vt:variant>
        <vt:i4>1703991</vt:i4>
      </vt:variant>
      <vt:variant>
        <vt:i4>563</vt:i4>
      </vt:variant>
      <vt:variant>
        <vt:i4>0</vt:i4>
      </vt:variant>
      <vt:variant>
        <vt:i4>5</vt:i4>
      </vt:variant>
      <vt:variant>
        <vt:lpwstr/>
      </vt:variant>
      <vt:variant>
        <vt:lpwstr>_Toc231228643</vt:lpwstr>
      </vt:variant>
      <vt:variant>
        <vt:i4>1703991</vt:i4>
      </vt:variant>
      <vt:variant>
        <vt:i4>557</vt:i4>
      </vt:variant>
      <vt:variant>
        <vt:i4>0</vt:i4>
      </vt:variant>
      <vt:variant>
        <vt:i4>5</vt:i4>
      </vt:variant>
      <vt:variant>
        <vt:lpwstr/>
      </vt:variant>
      <vt:variant>
        <vt:lpwstr>_Toc231228642</vt:lpwstr>
      </vt:variant>
      <vt:variant>
        <vt:i4>1703991</vt:i4>
      </vt:variant>
      <vt:variant>
        <vt:i4>551</vt:i4>
      </vt:variant>
      <vt:variant>
        <vt:i4>0</vt:i4>
      </vt:variant>
      <vt:variant>
        <vt:i4>5</vt:i4>
      </vt:variant>
      <vt:variant>
        <vt:lpwstr/>
      </vt:variant>
      <vt:variant>
        <vt:lpwstr>_Toc231228641</vt:lpwstr>
      </vt:variant>
      <vt:variant>
        <vt:i4>1703991</vt:i4>
      </vt:variant>
      <vt:variant>
        <vt:i4>545</vt:i4>
      </vt:variant>
      <vt:variant>
        <vt:i4>0</vt:i4>
      </vt:variant>
      <vt:variant>
        <vt:i4>5</vt:i4>
      </vt:variant>
      <vt:variant>
        <vt:lpwstr/>
      </vt:variant>
      <vt:variant>
        <vt:lpwstr>_Toc231228640</vt:lpwstr>
      </vt:variant>
      <vt:variant>
        <vt:i4>1900599</vt:i4>
      </vt:variant>
      <vt:variant>
        <vt:i4>539</vt:i4>
      </vt:variant>
      <vt:variant>
        <vt:i4>0</vt:i4>
      </vt:variant>
      <vt:variant>
        <vt:i4>5</vt:i4>
      </vt:variant>
      <vt:variant>
        <vt:lpwstr/>
      </vt:variant>
      <vt:variant>
        <vt:lpwstr>_Toc231228639</vt:lpwstr>
      </vt:variant>
      <vt:variant>
        <vt:i4>1900599</vt:i4>
      </vt:variant>
      <vt:variant>
        <vt:i4>533</vt:i4>
      </vt:variant>
      <vt:variant>
        <vt:i4>0</vt:i4>
      </vt:variant>
      <vt:variant>
        <vt:i4>5</vt:i4>
      </vt:variant>
      <vt:variant>
        <vt:lpwstr/>
      </vt:variant>
      <vt:variant>
        <vt:lpwstr>_Toc231228638</vt:lpwstr>
      </vt:variant>
      <vt:variant>
        <vt:i4>1900599</vt:i4>
      </vt:variant>
      <vt:variant>
        <vt:i4>527</vt:i4>
      </vt:variant>
      <vt:variant>
        <vt:i4>0</vt:i4>
      </vt:variant>
      <vt:variant>
        <vt:i4>5</vt:i4>
      </vt:variant>
      <vt:variant>
        <vt:lpwstr/>
      </vt:variant>
      <vt:variant>
        <vt:lpwstr>_Toc231228637</vt:lpwstr>
      </vt:variant>
      <vt:variant>
        <vt:i4>1900599</vt:i4>
      </vt:variant>
      <vt:variant>
        <vt:i4>521</vt:i4>
      </vt:variant>
      <vt:variant>
        <vt:i4>0</vt:i4>
      </vt:variant>
      <vt:variant>
        <vt:i4>5</vt:i4>
      </vt:variant>
      <vt:variant>
        <vt:lpwstr/>
      </vt:variant>
      <vt:variant>
        <vt:lpwstr>_Toc231228636</vt:lpwstr>
      </vt:variant>
      <vt:variant>
        <vt:i4>1900599</vt:i4>
      </vt:variant>
      <vt:variant>
        <vt:i4>515</vt:i4>
      </vt:variant>
      <vt:variant>
        <vt:i4>0</vt:i4>
      </vt:variant>
      <vt:variant>
        <vt:i4>5</vt:i4>
      </vt:variant>
      <vt:variant>
        <vt:lpwstr/>
      </vt:variant>
      <vt:variant>
        <vt:lpwstr>_Toc231228635</vt:lpwstr>
      </vt:variant>
      <vt:variant>
        <vt:i4>1900599</vt:i4>
      </vt:variant>
      <vt:variant>
        <vt:i4>509</vt:i4>
      </vt:variant>
      <vt:variant>
        <vt:i4>0</vt:i4>
      </vt:variant>
      <vt:variant>
        <vt:i4>5</vt:i4>
      </vt:variant>
      <vt:variant>
        <vt:lpwstr/>
      </vt:variant>
      <vt:variant>
        <vt:lpwstr>_Toc231228634</vt:lpwstr>
      </vt:variant>
      <vt:variant>
        <vt:i4>1900599</vt:i4>
      </vt:variant>
      <vt:variant>
        <vt:i4>503</vt:i4>
      </vt:variant>
      <vt:variant>
        <vt:i4>0</vt:i4>
      </vt:variant>
      <vt:variant>
        <vt:i4>5</vt:i4>
      </vt:variant>
      <vt:variant>
        <vt:lpwstr/>
      </vt:variant>
      <vt:variant>
        <vt:lpwstr>_Toc231228633</vt:lpwstr>
      </vt:variant>
      <vt:variant>
        <vt:i4>1900599</vt:i4>
      </vt:variant>
      <vt:variant>
        <vt:i4>497</vt:i4>
      </vt:variant>
      <vt:variant>
        <vt:i4>0</vt:i4>
      </vt:variant>
      <vt:variant>
        <vt:i4>5</vt:i4>
      </vt:variant>
      <vt:variant>
        <vt:lpwstr/>
      </vt:variant>
      <vt:variant>
        <vt:lpwstr>_Toc231228632</vt:lpwstr>
      </vt:variant>
      <vt:variant>
        <vt:i4>1900599</vt:i4>
      </vt:variant>
      <vt:variant>
        <vt:i4>491</vt:i4>
      </vt:variant>
      <vt:variant>
        <vt:i4>0</vt:i4>
      </vt:variant>
      <vt:variant>
        <vt:i4>5</vt:i4>
      </vt:variant>
      <vt:variant>
        <vt:lpwstr/>
      </vt:variant>
      <vt:variant>
        <vt:lpwstr>_Toc231228631</vt:lpwstr>
      </vt:variant>
      <vt:variant>
        <vt:i4>1900599</vt:i4>
      </vt:variant>
      <vt:variant>
        <vt:i4>485</vt:i4>
      </vt:variant>
      <vt:variant>
        <vt:i4>0</vt:i4>
      </vt:variant>
      <vt:variant>
        <vt:i4>5</vt:i4>
      </vt:variant>
      <vt:variant>
        <vt:lpwstr/>
      </vt:variant>
      <vt:variant>
        <vt:lpwstr>_Toc231228630</vt:lpwstr>
      </vt:variant>
      <vt:variant>
        <vt:i4>1835063</vt:i4>
      </vt:variant>
      <vt:variant>
        <vt:i4>479</vt:i4>
      </vt:variant>
      <vt:variant>
        <vt:i4>0</vt:i4>
      </vt:variant>
      <vt:variant>
        <vt:i4>5</vt:i4>
      </vt:variant>
      <vt:variant>
        <vt:lpwstr/>
      </vt:variant>
      <vt:variant>
        <vt:lpwstr>_Toc231228629</vt:lpwstr>
      </vt:variant>
      <vt:variant>
        <vt:i4>1835063</vt:i4>
      </vt:variant>
      <vt:variant>
        <vt:i4>473</vt:i4>
      </vt:variant>
      <vt:variant>
        <vt:i4>0</vt:i4>
      </vt:variant>
      <vt:variant>
        <vt:i4>5</vt:i4>
      </vt:variant>
      <vt:variant>
        <vt:lpwstr/>
      </vt:variant>
      <vt:variant>
        <vt:lpwstr>_Toc231228628</vt:lpwstr>
      </vt:variant>
      <vt:variant>
        <vt:i4>1835063</vt:i4>
      </vt:variant>
      <vt:variant>
        <vt:i4>467</vt:i4>
      </vt:variant>
      <vt:variant>
        <vt:i4>0</vt:i4>
      </vt:variant>
      <vt:variant>
        <vt:i4>5</vt:i4>
      </vt:variant>
      <vt:variant>
        <vt:lpwstr/>
      </vt:variant>
      <vt:variant>
        <vt:lpwstr>_Toc231228627</vt:lpwstr>
      </vt:variant>
      <vt:variant>
        <vt:i4>1835063</vt:i4>
      </vt:variant>
      <vt:variant>
        <vt:i4>461</vt:i4>
      </vt:variant>
      <vt:variant>
        <vt:i4>0</vt:i4>
      </vt:variant>
      <vt:variant>
        <vt:i4>5</vt:i4>
      </vt:variant>
      <vt:variant>
        <vt:lpwstr/>
      </vt:variant>
      <vt:variant>
        <vt:lpwstr>_Toc231228626</vt:lpwstr>
      </vt:variant>
      <vt:variant>
        <vt:i4>1835063</vt:i4>
      </vt:variant>
      <vt:variant>
        <vt:i4>455</vt:i4>
      </vt:variant>
      <vt:variant>
        <vt:i4>0</vt:i4>
      </vt:variant>
      <vt:variant>
        <vt:i4>5</vt:i4>
      </vt:variant>
      <vt:variant>
        <vt:lpwstr/>
      </vt:variant>
      <vt:variant>
        <vt:lpwstr>_Toc231228625</vt:lpwstr>
      </vt:variant>
      <vt:variant>
        <vt:i4>1835063</vt:i4>
      </vt:variant>
      <vt:variant>
        <vt:i4>449</vt:i4>
      </vt:variant>
      <vt:variant>
        <vt:i4>0</vt:i4>
      </vt:variant>
      <vt:variant>
        <vt:i4>5</vt:i4>
      </vt:variant>
      <vt:variant>
        <vt:lpwstr/>
      </vt:variant>
      <vt:variant>
        <vt:lpwstr>_Toc231228624</vt:lpwstr>
      </vt:variant>
      <vt:variant>
        <vt:i4>1835063</vt:i4>
      </vt:variant>
      <vt:variant>
        <vt:i4>443</vt:i4>
      </vt:variant>
      <vt:variant>
        <vt:i4>0</vt:i4>
      </vt:variant>
      <vt:variant>
        <vt:i4>5</vt:i4>
      </vt:variant>
      <vt:variant>
        <vt:lpwstr/>
      </vt:variant>
      <vt:variant>
        <vt:lpwstr>_Toc231228623</vt:lpwstr>
      </vt:variant>
      <vt:variant>
        <vt:i4>1835063</vt:i4>
      </vt:variant>
      <vt:variant>
        <vt:i4>437</vt:i4>
      </vt:variant>
      <vt:variant>
        <vt:i4>0</vt:i4>
      </vt:variant>
      <vt:variant>
        <vt:i4>5</vt:i4>
      </vt:variant>
      <vt:variant>
        <vt:lpwstr/>
      </vt:variant>
      <vt:variant>
        <vt:lpwstr>_Toc231228622</vt:lpwstr>
      </vt:variant>
      <vt:variant>
        <vt:i4>1835063</vt:i4>
      </vt:variant>
      <vt:variant>
        <vt:i4>431</vt:i4>
      </vt:variant>
      <vt:variant>
        <vt:i4>0</vt:i4>
      </vt:variant>
      <vt:variant>
        <vt:i4>5</vt:i4>
      </vt:variant>
      <vt:variant>
        <vt:lpwstr/>
      </vt:variant>
      <vt:variant>
        <vt:lpwstr>_Toc231228621</vt:lpwstr>
      </vt:variant>
      <vt:variant>
        <vt:i4>1835063</vt:i4>
      </vt:variant>
      <vt:variant>
        <vt:i4>425</vt:i4>
      </vt:variant>
      <vt:variant>
        <vt:i4>0</vt:i4>
      </vt:variant>
      <vt:variant>
        <vt:i4>5</vt:i4>
      </vt:variant>
      <vt:variant>
        <vt:lpwstr/>
      </vt:variant>
      <vt:variant>
        <vt:lpwstr>_Toc231228620</vt:lpwstr>
      </vt:variant>
      <vt:variant>
        <vt:i4>2031671</vt:i4>
      </vt:variant>
      <vt:variant>
        <vt:i4>419</vt:i4>
      </vt:variant>
      <vt:variant>
        <vt:i4>0</vt:i4>
      </vt:variant>
      <vt:variant>
        <vt:i4>5</vt:i4>
      </vt:variant>
      <vt:variant>
        <vt:lpwstr/>
      </vt:variant>
      <vt:variant>
        <vt:lpwstr>_Toc231228619</vt:lpwstr>
      </vt:variant>
      <vt:variant>
        <vt:i4>2031671</vt:i4>
      </vt:variant>
      <vt:variant>
        <vt:i4>413</vt:i4>
      </vt:variant>
      <vt:variant>
        <vt:i4>0</vt:i4>
      </vt:variant>
      <vt:variant>
        <vt:i4>5</vt:i4>
      </vt:variant>
      <vt:variant>
        <vt:lpwstr/>
      </vt:variant>
      <vt:variant>
        <vt:lpwstr>_Toc231228618</vt:lpwstr>
      </vt:variant>
      <vt:variant>
        <vt:i4>2031671</vt:i4>
      </vt:variant>
      <vt:variant>
        <vt:i4>407</vt:i4>
      </vt:variant>
      <vt:variant>
        <vt:i4>0</vt:i4>
      </vt:variant>
      <vt:variant>
        <vt:i4>5</vt:i4>
      </vt:variant>
      <vt:variant>
        <vt:lpwstr/>
      </vt:variant>
      <vt:variant>
        <vt:lpwstr>_Toc231228617</vt:lpwstr>
      </vt:variant>
      <vt:variant>
        <vt:i4>2031671</vt:i4>
      </vt:variant>
      <vt:variant>
        <vt:i4>401</vt:i4>
      </vt:variant>
      <vt:variant>
        <vt:i4>0</vt:i4>
      </vt:variant>
      <vt:variant>
        <vt:i4>5</vt:i4>
      </vt:variant>
      <vt:variant>
        <vt:lpwstr/>
      </vt:variant>
      <vt:variant>
        <vt:lpwstr>_Toc231228616</vt:lpwstr>
      </vt:variant>
      <vt:variant>
        <vt:i4>2031671</vt:i4>
      </vt:variant>
      <vt:variant>
        <vt:i4>395</vt:i4>
      </vt:variant>
      <vt:variant>
        <vt:i4>0</vt:i4>
      </vt:variant>
      <vt:variant>
        <vt:i4>5</vt:i4>
      </vt:variant>
      <vt:variant>
        <vt:lpwstr/>
      </vt:variant>
      <vt:variant>
        <vt:lpwstr>_Toc231228615</vt:lpwstr>
      </vt:variant>
      <vt:variant>
        <vt:i4>2031671</vt:i4>
      </vt:variant>
      <vt:variant>
        <vt:i4>389</vt:i4>
      </vt:variant>
      <vt:variant>
        <vt:i4>0</vt:i4>
      </vt:variant>
      <vt:variant>
        <vt:i4>5</vt:i4>
      </vt:variant>
      <vt:variant>
        <vt:lpwstr/>
      </vt:variant>
      <vt:variant>
        <vt:lpwstr>_Toc231228614</vt:lpwstr>
      </vt:variant>
      <vt:variant>
        <vt:i4>2031671</vt:i4>
      </vt:variant>
      <vt:variant>
        <vt:i4>383</vt:i4>
      </vt:variant>
      <vt:variant>
        <vt:i4>0</vt:i4>
      </vt:variant>
      <vt:variant>
        <vt:i4>5</vt:i4>
      </vt:variant>
      <vt:variant>
        <vt:lpwstr/>
      </vt:variant>
      <vt:variant>
        <vt:lpwstr>_Toc231228613</vt:lpwstr>
      </vt:variant>
      <vt:variant>
        <vt:i4>2031671</vt:i4>
      </vt:variant>
      <vt:variant>
        <vt:i4>377</vt:i4>
      </vt:variant>
      <vt:variant>
        <vt:i4>0</vt:i4>
      </vt:variant>
      <vt:variant>
        <vt:i4>5</vt:i4>
      </vt:variant>
      <vt:variant>
        <vt:lpwstr/>
      </vt:variant>
      <vt:variant>
        <vt:lpwstr>_Toc231228612</vt:lpwstr>
      </vt:variant>
      <vt:variant>
        <vt:i4>2031671</vt:i4>
      </vt:variant>
      <vt:variant>
        <vt:i4>371</vt:i4>
      </vt:variant>
      <vt:variant>
        <vt:i4>0</vt:i4>
      </vt:variant>
      <vt:variant>
        <vt:i4>5</vt:i4>
      </vt:variant>
      <vt:variant>
        <vt:lpwstr/>
      </vt:variant>
      <vt:variant>
        <vt:lpwstr>_Toc231228611</vt:lpwstr>
      </vt:variant>
      <vt:variant>
        <vt:i4>2031671</vt:i4>
      </vt:variant>
      <vt:variant>
        <vt:i4>365</vt:i4>
      </vt:variant>
      <vt:variant>
        <vt:i4>0</vt:i4>
      </vt:variant>
      <vt:variant>
        <vt:i4>5</vt:i4>
      </vt:variant>
      <vt:variant>
        <vt:lpwstr/>
      </vt:variant>
      <vt:variant>
        <vt:lpwstr>_Toc231228610</vt:lpwstr>
      </vt:variant>
      <vt:variant>
        <vt:i4>1966135</vt:i4>
      </vt:variant>
      <vt:variant>
        <vt:i4>359</vt:i4>
      </vt:variant>
      <vt:variant>
        <vt:i4>0</vt:i4>
      </vt:variant>
      <vt:variant>
        <vt:i4>5</vt:i4>
      </vt:variant>
      <vt:variant>
        <vt:lpwstr/>
      </vt:variant>
      <vt:variant>
        <vt:lpwstr>_Toc231228609</vt:lpwstr>
      </vt:variant>
      <vt:variant>
        <vt:i4>1966135</vt:i4>
      </vt:variant>
      <vt:variant>
        <vt:i4>353</vt:i4>
      </vt:variant>
      <vt:variant>
        <vt:i4>0</vt:i4>
      </vt:variant>
      <vt:variant>
        <vt:i4>5</vt:i4>
      </vt:variant>
      <vt:variant>
        <vt:lpwstr/>
      </vt:variant>
      <vt:variant>
        <vt:lpwstr>_Toc231228608</vt:lpwstr>
      </vt:variant>
      <vt:variant>
        <vt:i4>1966135</vt:i4>
      </vt:variant>
      <vt:variant>
        <vt:i4>347</vt:i4>
      </vt:variant>
      <vt:variant>
        <vt:i4>0</vt:i4>
      </vt:variant>
      <vt:variant>
        <vt:i4>5</vt:i4>
      </vt:variant>
      <vt:variant>
        <vt:lpwstr/>
      </vt:variant>
      <vt:variant>
        <vt:lpwstr>_Toc231228607</vt:lpwstr>
      </vt:variant>
      <vt:variant>
        <vt:i4>1966135</vt:i4>
      </vt:variant>
      <vt:variant>
        <vt:i4>341</vt:i4>
      </vt:variant>
      <vt:variant>
        <vt:i4>0</vt:i4>
      </vt:variant>
      <vt:variant>
        <vt:i4>5</vt:i4>
      </vt:variant>
      <vt:variant>
        <vt:lpwstr/>
      </vt:variant>
      <vt:variant>
        <vt:lpwstr>_Toc231228606</vt:lpwstr>
      </vt:variant>
      <vt:variant>
        <vt:i4>1966135</vt:i4>
      </vt:variant>
      <vt:variant>
        <vt:i4>335</vt:i4>
      </vt:variant>
      <vt:variant>
        <vt:i4>0</vt:i4>
      </vt:variant>
      <vt:variant>
        <vt:i4>5</vt:i4>
      </vt:variant>
      <vt:variant>
        <vt:lpwstr/>
      </vt:variant>
      <vt:variant>
        <vt:lpwstr>_Toc231228605</vt:lpwstr>
      </vt:variant>
      <vt:variant>
        <vt:i4>1966135</vt:i4>
      </vt:variant>
      <vt:variant>
        <vt:i4>329</vt:i4>
      </vt:variant>
      <vt:variant>
        <vt:i4>0</vt:i4>
      </vt:variant>
      <vt:variant>
        <vt:i4>5</vt:i4>
      </vt:variant>
      <vt:variant>
        <vt:lpwstr/>
      </vt:variant>
      <vt:variant>
        <vt:lpwstr>_Toc231228604</vt:lpwstr>
      </vt:variant>
      <vt:variant>
        <vt:i4>1966135</vt:i4>
      </vt:variant>
      <vt:variant>
        <vt:i4>323</vt:i4>
      </vt:variant>
      <vt:variant>
        <vt:i4>0</vt:i4>
      </vt:variant>
      <vt:variant>
        <vt:i4>5</vt:i4>
      </vt:variant>
      <vt:variant>
        <vt:lpwstr/>
      </vt:variant>
      <vt:variant>
        <vt:lpwstr>_Toc231228603</vt:lpwstr>
      </vt:variant>
      <vt:variant>
        <vt:i4>1966135</vt:i4>
      </vt:variant>
      <vt:variant>
        <vt:i4>317</vt:i4>
      </vt:variant>
      <vt:variant>
        <vt:i4>0</vt:i4>
      </vt:variant>
      <vt:variant>
        <vt:i4>5</vt:i4>
      </vt:variant>
      <vt:variant>
        <vt:lpwstr/>
      </vt:variant>
      <vt:variant>
        <vt:lpwstr>_Toc231228602</vt:lpwstr>
      </vt:variant>
      <vt:variant>
        <vt:i4>1966135</vt:i4>
      </vt:variant>
      <vt:variant>
        <vt:i4>311</vt:i4>
      </vt:variant>
      <vt:variant>
        <vt:i4>0</vt:i4>
      </vt:variant>
      <vt:variant>
        <vt:i4>5</vt:i4>
      </vt:variant>
      <vt:variant>
        <vt:lpwstr/>
      </vt:variant>
      <vt:variant>
        <vt:lpwstr>_Toc231228601</vt:lpwstr>
      </vt:variant>
      <vt:variant>
        <vt:i4>1966135</vt:i4>
      </vt:variant>
      <vt:variant>
        <vt:i4>305</vt:i4>
      </vt:variant>
      <vt:variant>
        <vt:i4>0</vt:i4>
      </vt:variant>
      <vt:variant>
        <vt:i4>5</vt:i4>
      </vt:variant>
      <vt:variant>
        <vt:lpwstr/>
      </vt:variant>
      <vt:variant>
        <vt:lpwstr>_Toc231228600</vt:lpwstr>
      </vt:variant>
      <vt:variant>
        <vt:i4>1507380</vt:i4>
      </vt:variant>
      <vt:variant>
        <vt:i4>299</vt:i4>
      </vt:variant>
      <vt:variant>
        <vt:i4>0</vt:i4>
      </vt:variant>
      <vt:variant>
        <vt:i4>5</vt:i4>
      </vt:variant>
      <vt:variant>
        <vt:lpwstr/>
      </vt:variant>
      <vt:variant>
        <vt:lpwstr>_Toc231228599</vt:lpwstr>
      </vt:variant>
      <vt:variant>
        <vt:i4>1507380</vt:i4>
      </vt:variant>
      <vt:variant>
        <vt:i4>293</vt:i4>
      </vt:variant>
      <vt:variant>
        <vt:i4>0</vt:i4>
      </vt:variant>
      <vt:variant>
        <vt:i4>5</vt:i4>
      </vt:variant>
      <vt:variant>
        <vt:lpwstr/>
      </vt:variant>
      <vt:variant>
        <vt:lpwstr>_Toc231228598</vt:lpwstr>
      </vt:variant>
      <vt:variant>
        <vt:i4>1507380</vt:i4>
      </vt:variant>
      <vt:variant>
        <vt:i4>287</vt:i4>
      </vt:variant>
      <vt:variant>
        <vt:i4>0</vt:i4>
      </vt:variant>
      <vt:variant>
        <vt:i4>5</vt:i4>
      </vt:variant>
      <vt:variant>
        <vt:lpwstr/>
      </vt:variant>
      <vt:variant>
        <vt:lpwstr>_Toc231228597</vt:lpwstr>
      </vt:variant>
      <vt:variant>
        <vt:i4>1507380</vt:i4>
      </vt:variant>
      <vt:variant>
        <vt:i4>281</vt:i4>
      </vt:variant>
      <vt:variant>
        <vt:i4>0</vt:i4>
      </vt:variant>
      <vt:variant>
        <vt:i4>5</vt:i4>
      </vt:variant>
      <vt:variant>
        <vt:lpwstr/>
      </vt:variant>
      <vt:variant>
        <vt:lpwstr>_Toc231228596</vt:lpwstr>
      </vt:variant>
      <vt:variant>
        <vt:i4>1507380</vt:i4>
      </vt:variant>
      <vt:variant>
        <vt:i4>275</vt:i4>
      </vt:variant>
      <vt:variant>
        <vt:i4>0</vt:i4>
      </vt:variant>
      <vt:variant>
        <vt:i4>5</vt:i4>
      </vt:variant>
      <vt:variant>
        <vt:lpwstr/>
      </vt:variant>
      <vt:variant>
        <vt:lpwstr>_Toc231228595</vt:lpwstr>
      </vt:variant>
      <vt:variant>
        <vt:i4>1507380</vt:i4>
      </vt:variant>
      <vt:variant>
        <vt:i4>269</vt:i4>
      </vt:variant>
      <vt:variant>
        <vt:i4>0</vt:i4>
      </vt:variant>
      <vt:variant>
        <vt:i4>5</vt:i4>
      </vt:variant>
      <vt:variant>
        <vt:lpwstr/>
      </vt:variant>
      <vt:variant>
        <vt:lpwstr>_Toc231228594</vt:lpwstr>
      </vt:variant>
      <vt:variant>
        <vt:i4>1507380</vt:i4>
      </vt:variant>
      <vt:variant>
        <vt:i4>263</vt:i4>
      </vt:variant>
      <vt:variant>
        <vt:i4>0</vt:i4>
      </vt:variant>
      <vt:variant>
        <vt:i4>5</vt:i4>
      </vt:variant>
      <vt:variant>
        <vt:lpwstr/>
      </vt:variant>
      <vt:variant>
        <vt:lpwstr>_Toc231228593</vt:lpwstr>
      </vt:variant>
      <vt:variant>
        <vt:i4>1507380</vt:i4>
      </vt:variant>
      <vt:variant>
        <vt:i4>257</vt:i4>
      </vt:variant>
      <vt:variant>
        <vt:i4>0</vt:i4>
      </vt:variant>
      <vt:variant>
        <vt:i4>5</vt:i4>
      </vt:variant>
      <vt:variant>
        <vt:lpwstr/>
      </vt:variant>
      <vt:variant>
        <vt:lpwstr>_Toc231228592</vt:lpwstr>
      </vt:variant>
      <vt:variant>
        <vt:i4>1507380</vt:i4>
      </vt:variant>
      <vt:variant>
        <vt:i4>251</vt:i4>
      </vt:variant>
      <vt:variant>
        <vt:i4>0</vt:i4>
      </vt:variant>
      <vt:variant>
        <vt:i4>5</vt:i4>
      </vt:variant>
      <vt:variant>
        <vt:lpwstr/>
      </vt:variant>
      <vt:variant>
        <vt:lpwstr>_Toc231228591</vt:lpwstr>
      </vt:variant>
      <vt:variant>
        <vt:i4>1507380</vt:i4>
      </vt:variant>
      <vt:variant>
        <vt:i4>245</vt:i4>
      </vt:variant>
      <vt:variant>
        <vt:i4>0</vt:i4>
      </vt:variant>
      <vt:variant>
        <vt:i4>5</vt:i4>
      </vt:variant>
      <vt:variant>
        <vt:lpwstr/>
      </vt:variant>
      <vt:variant>
        <vt:lpwstr>_Toc231228590</vt:lpwstr>
      </vt:variant>
      <vt:variant>
        <vt:i4>1441844</vt:i4>
      </vt:variant>
      <vt:variant>
        <vt:i4>239</vt:i4>
      </vt:variant>
      <vt:variant>
        <vt:i4>0</vt:i4>
      </vt:variant>
      <vt:variant>
        <vt:i4>5</vt:i4>
      </vt:variant>
      <vt:variant>
        <vt:lpwstr/>
      </vt:variant>
      <vt:variant>
        <vt:lpwstr>_Toc231228589</vt:lpwstr>
      </vt:variant>
      <vt:variant>
        <vt:i4>1441844</vt:i4>
      </vt:variant>
      <vt:variant>
        <vt:i4>233</vt:i4>
      </vt:variant>
      <vt:variant>
        <vt:i4>0</vt:i4>
      </vt:variant>
      <vt:variant>
        <vt:i4>5</vt:i4>
      </vt:variant>
      <vt:variant>
        <vt:lpwstr/>
      </vt:variant>
      <vt:variant>
        <vt:lpwstr>_Toc231228588</vt:lpwstr>
      </vt:variant>
      <vt:variant>
        <vt:i4>1441844</vt:i4>
      </vt:variant>
      <vt:variant>
        <vt:i4>227</vt:i4>
      </vt:variant>
      <vt:variant>
        <vt:i4>0</vt:i4>
      </vt:variant>
      <vt:variant>
        <vt:i4>5</vt:i4>
      </vt:variant>
      <vt:variant>
        <vt:lpwstr/>
      </vt:variant>
      <vt:variant>
        <vt:lpwstr>_Toc231228587</vt:lpwstr>
      </vt:variant>
      <vt:variant>
        <vt:i4>1441844</vt:i4>
      </vt:variant>
      <vt:variant>
        <vt:i4>221</vt:i4>
      </vt:variant>
      <vt:variant>
        <vt:i4>0</vt:i4>
      </vt:variant>
      <vt:variant>
        <vt:i4>5</vt:i4>
      </vt:variant>
      <vt:variant>
        <vt:lpwstr/>
      </vt:variant>
      <vt:variant>
        <vt:lpwstr>_Toc231228586</vt:lpwstr>
      </vt:variant>
      <vt:variant>
        <vt:i4>1441844</vt:i4>
      </vt:variant>
      <vt:variant>
        <vt:i4>215</vt:i4>
      </vt:variant>
      <vt:variant>
        <vt:i4>0</vt:i4>
      </vt:variant>
      <vt:variant>
        <vt:i4>5</vt:i4>
      </vt:variant>
      <vt:variant>
        <vt:lpwstr/>
      </vt:variant>
      <vt:variant>
        <vt:lpwstr>_Toc231228585</vt:lpwstr>
      </vt:variant>
      <vt:variant>
        <vt:i4>1441844</vt:i4>
      </vt:variant>
      <vt:variant>
        <vt:i4>209</vt:i4>
      </vt:variant>
      <vt:variant>
        <vt:i4>0</vt:i4>
      </vt:variant>
      <vt:variant>
        <vt:i4>5</vt:i4>
      </vt:variant>
      <vt:variant>
        <vt:lpwstr/>
      </vt:variant>
      <vt:variant>
        <vt:lpwstr>_Toc231228584</vt:lpwstr>
      </vt:variant>
      <vt:variant>
        <vt:i4>1441844</vt:i4>
      </vt:variant>
      <vt:variant>
        <vt:i4>203</vt:i4>
      </vt:variant>
      <vt:variant>
        <vt:i4>0</vt:i4>
      </vt:variant>
      <vt:variant>
        <vt:i4>5</vt:i4>
      </vt:variant>
      <vt:variant>
        <vt:lpwstr/>
      </vt:variant>
      <vt:variant>
        <vt:lpwstr>_Toc231228583</vt:lpwstr>
      </vt:variant>
      <vt:variant>
        <vt:i4>1441844</vt:i4>
      </vt:variant>
      <vt:variant>
        <vt:i4>197</vt:i4>
      </vt:variant>
      <vt:variant>
        <vt:i4>0</vt:i4>
      </vt:variant>
      <vt:variant>
        <vt:i4>5</vt:i4>
      </vt:variant>
      <vt:variant>
        <vt:lpwstr/>
      </vt:variant>
      <vt:variant>
        <vt:lpwstr>_Toc231228582</vt:lpwstr>
      </vt:variant>
      <vt:variant>
        <vt:i4>1441844</vt:i4>
      </vt:variant>
      <vt:variant>
        <vt:i4>191</vt:i4>
      </vt:variant>
      <vt:variant>
        <vt:i4>0</vt:i4>
      </vt:variant>
      <vt:variant>
        <vt:i4>5</vt:i4>
      </vt:variant>
      <vt:variant>
        <vt:lpwstr/>
      </vt:variant>
      <vt:variant>
        <vt:lpwstr>_Toc231228581</vt:lpwstr>
      </vt:variant>
      <vt:variant>
        <vt:i4>1441844</vt:i4>
      </vt:variant>
      <vt:variant>
        <vt:i4>185</vt:i4>
      </vt:variant>
      <vt:variant>
        <vt:i4>0</vt:i4>
      </vt:variant>
      <vt:variant>
        <vt:i4>5</vt:i4>
      </vt:variant>
      <vt:variant>
        <vt:lpwstr/>
      </vt:variant>
      <vt:variant>
        <vt:lpwstr>_Toc231228580</vt:lpwstr>
      </vt:variant>
      <vt:variant>
        <vt:i4>1638452</vt:i4>
      </vt:variant>
      <vt:variant>
        <vt:i4>179</vt:i4>
      </vt:variant>
      <vt:variant>
        <vt:i4>0</vt:i4>
      </vt:variant>
      <vt:variant>
        <vt:i4>5</vt:i4>
      </vt:variant>
      <vt:variant>
        <vt:lpwstr/>
      </vt:variant>
      <vt:variant>
        <vt:lpwstr>_Toc231228579</vt:lpwstr>
      </vt:variant>
      <vt:variant>
        <vt:i4>1638452</vt:i4>
      </vt:variant>
      <vt:variant>
        <vt:i4>173</vt:i4>
      </vt:variant>
      <vt:variant>
        <vt:i4>0</vt:i4>
      </vt:variant>
      <vt:variant>
        <vt:i4>5</vt:i4>
      </vt:variant>
      <vt:variant>
        <vt:lpwstr/>
      </vt:variant>
      <vt:variant>
        <vt:lpwstr>_Toc231228578</vt:lpwstr>
      </vt:variant>
      <vt:variant>
        <vt:i4>1638452</vt:i4>
      </vt:variant>
      <vt:variant>
        <vt:i4>167</vt:i4>
      </vt:variant>
      <vt:variant>
        <vt:i4>0</vt:i4>
      </vt:variant>
      <vt:variant>
        <vt:i4>5</vt:i4>
      </vt:variant>
      <vt:variant>
        <vt:lpwstr/>
      </vt:variant>
      <vt:variant>
        <vt:lpwstr>_Toc231228577</vt:lpwstr>
      </vt:variant>
      <vt:variant>
        <vt:i4>1638452</vt:i4>
      </vt:variant>
      <vt:variant>
        <vt:i4>161</vt:i4>
      </vt:variant>
      <vt:variant>
        <vt:i4>0</vt:i4>
      </vt:variant>
      <vt:variant>
        <vt:i4>5</vt:i4>
      </vt:variant>
      <vt:variant>
        <vt:lpwstr/>
      </vt:variant>
      <vt:variant>
        <vt:lpwstr>_Toc231228576</vt:lpwstr>
      </vt:variant>
      <vt:variant>
        <vt:i4>1638452</vt:i4>
      </vt:variant>
      <vt:variant>
        <vt:i4>155</vt:i4>
      </vt:variant>
      <vt:variant>
        <vt:i4>0</vt:i4>
      </vt:variant>
      <vt:variant>
        <vt:i4>5</vt:i4>
      </vt:variant>
      <vt:variant>
        <vt:lpwstr/>
      </vt:variant>
      <vt:variant>
        <vt:lpwstr>_Toc231228575</vt:lpwstr>
      </vt:variant>
      <vt:variant>
        <vt:i4>1638452</vt:i4>
      </vt:variant>
      <vt:variant>
        <vt:i4>149</vt:i4>
      </vt:variant>
      <vt:variant>
        <vt:i4>0</vt:i4>
      </vt:variant>
      <vt:variant>
        <vt:i4>5</vt:i4>
      </vt:variant>
      <vt:variant>
        <vt:lpwstr/>
      </vt:variant>
      <vt:variant>
        <vt:lpwstr>_Toc231228574</vt:lpwstr>
      </vt:variant>
      <vt:variant>
        <vt:i4>1638452</vt:i4>
      </vt:variant>
      <vt:variant>
        <vt:i4>143</vt:i4>
      </vt:variant>
      <vt:variant>
        <vt:i4>0</vt:i4>
      </vt:variant>
      <vt:variant>
        <vt:i4>5</vt:i4>
      </vt:variant>
      <vt:variant>
        <vt:lpwstr/>
      </vt:variant>
      <vt:variant>
        <vt:lpwstr>_Toc231228573</vt:lpwstr>
      </vt:variant>
      <vt:variant>
        <vt:i4>1638452</vt:i4>
      </vt:variant>
      <vt:variant>
        <vt:i4>137</vt:i4>
      </vt:variant>
      <vt:variant>
        <vt:i4>0</vt:i4>
      </vt:variant>
      <vt:variant>
        <vt:i4>5</vt:i4>
      </vt:variant>
      <vt:variant>
        <vt:lpwstr/>
      </vt:variant>
      <vt:variant>
        <vt:lpwstr>_Toc231228572</vt:lpwstr>
      </vt:variant>
      <vt:variant>
        <vt:i4>1638452</vt:i4>
      </vt:variant>
      <vt:variant>
        <vt:i4>131</vt:i4>
      </vt:variant>
      <vt:variant>
        <vt:i4>0</vt:i4>
      </vt:variant>
      <vt:variant>
        <vt:i4>5</vt:i4>
      </vt:variant>
      <vt:variant>
        <vt:lpwstr/>
      </vt:variant>
      <vt:variant>
        <vt:lpwstr>_Toc231228571</vt:lpwstr>
      </vt:variant>
      <vt:variant>
        <vt:i4>1638452</vt:i4>
      </vt:variant>
      <vt:variant>
        <vt:i4>125</vt:i4>
      </vt:variant>
      <vt:variant>
        <vt:i4>0</vt:i4>
      </vt:variant>
      <vt:variant>
        <vt:i4>5</vt:i4>
      </vt:variant>
      <vt:variant>
        <vt:lpwstr/>
      </vt:variant>
      <vt:variant>
        <vt:lpwstr>_Toc231228570</vt:lpwstr>
      </vt:variant>
      <vt:variant>
        <vt:i4>1572916</vt:i4>
      </vt:variant>
      <vt:variant>
        <vt:i4>119</vt:i4>
      </vt:variant>
      <vt:variant>
        <vt:i4>0</vt:i4>
      </vt:variant>
      <vt:variant>
        <vt:i4>5</vt:i4>
      </vt:variant>
      <vt:variant>
        <vt:lpwstr/>
      </vt:variant>
      <vt:variant>
        <vt:lpwstr>_Toc231228569</vt:lpwstr>
      </vt:variant>
      <vt:variant>
        <vt:i4>1572916</vt:i4>
      </vt:variant>
      <vt:variant>
        <vt:i4>113</vt:i4>
      </vt:variant>
      <vt:variant>
        <vt:i4>0</vt:i4>
      </vt:variant>
      <vt:variant>
        <vt:i4>5</vt:i4>
      </vt:variant>
      <vt:variant>
        <vt:lpwstr/>
      </vt:variant>
      <vt:variant>
        <vt:lpwstr>_Toc231228568</vt:lpwstr>
      </vt:variant>
      <vt:variant>
        <vt:i4>1572916</vt:i4>
      </vt:variant>
      <vt:variant>
        <vt:i4>107</vt:i4>
      </vt:variant>
      <vt:variant>
        <vt:i4>0</vt:i4>
      </vt:variant>
      <vt:variant>
        <vt:i4>5</vt:i4>
      </vt:variant>
      <vt:variant>
        <vt:lpwstr/>
      </vt:variant>
      <vt:variant>
        <vt:lpwstr>_Toc231228567</vt:lpwstr>
      </vt:variant>
      <vt:variant>
        <vt:i4>1572916</vt:i4>
      </vt:variant>
      <vt:variant>
        <vt:i4>101</vt:i4>
      </vt:variant>
      <vt:variant>
        <vt:i4>0</vt:i4>
      </vt:variant>
      <vt:variant>
        <vt:i4>5</vt:i4>
      </vt:variant>
      <vt:variant>
        <vt:lpwstr/>
      </vt:variant>
      <vt:variant>
        <vt:lpwstr>_Toc231228566</vt:lpwstr>
      </vt:variant>
      <vt:variant>
        <vt:i4>1572916</vt:i4>
      </vt:variant>
      <vt:variant>
        <vt:i4>95</vt:i4>
      </vt:variant>
      <vt:variant>
        <vt:i4>0</vt:i4>
      </vt:variant>
      <vt:variant>
        <vt:i4>5</vt:i4>
      </vt:variant>
      <vt:variant>
        <vt:lpwstr/>
      </vt:variant>
      <vt:variant>
        <vt:lpwstr>_Toc231228565</vt:lpwstr>
      </vt:variant>
      <vt:variant>
        <vt:i4>1572916</vt:i4>
      </vt:variant>
      <vt:variant>
        <vt:i4>89</vt:i4>
      </vt:variant>
      <vt:variant>
        <vt:i4>0</vt:i4>
      </vt:variant>
      <vt:variant>
        <vt:i4>5</vt:i4>
      </vt:variant>
      <vt:variant>
        <vt:lpwstr/>
      </vt:variant>
      <vt:variant>
        <vt:lpwstr>_Toc231228564</vt:lpwstr>
      </vt:variant>
      <vt:variant>
        <vt:i4>1572916</vt:i4>
      </vt:variant>
      <vt:variant>
        <vt:i4>83</vt:i4>
      </vt:variant>
      <vt:variant>
        <vt:i4>0</vt:i4>
      </vt:variant>
      <vt:variant>
        <vt:i4>5</vt:i4>
      </vt:variant>
      <vt:variant>
        <vt:lpwstr/>
      </vt:variant>
      <vt:variant>
        <vt:lpwstr>_Toc231228563</vt:lpwstr>
      </vt:variant>
      <vt:variant>
        <vt:i4>1572916</vt:i4>
      </vt:variant>
      <vt:variant>
        <vt:i4>77</vt:i4>
      </vt:variant>
      <vt:variant>
        <vt:i4>0</vt:i4>
      </vt:variant>
      <vt:variant>
        <vt:i4>5</vt:i4>
      </vt:variant>
      <vt:variant>
        <vt:lpwstr/>
      </vt:variant>
      <vt:variant>
        <vt:lpwstr>_Toc231228562</vt:lpwstr>
      </vt:variant>
      <vt:variant>
        <vt:i4>1572916</vt:i4>
      </vt:variant>
      <vt:variant>
        <vt:i4>71</vt:i4>
      </vt:variant>
      <vt:variant>
        <vt:i4>0</vt:i4>
      </vt:variant>
      <vt:variant>
        <vt:i4>5</vt:i4>
      </vt:variant>
      <vt:variant>
        <vt:lpwstr/>
      </vt:variant>
      <vt:variant>
        <vt:lpwstr>_Toc231228561</vt:lpwstr>
      </vt:variant>
      <vt:variant>
        <vt:i4>1572916</vt:i4>
      </vt:variant>
      <vt:variant>
        <vt:i4>65</vt:i4>
      </vt:variant>
      <vt:variant>
        <vt:i4>0</vt:i4>
      </vt:variant>
      <vt:variant>
        <vt:i4>5</vt:i4>
      </vt:variant>
      <vt:variant>
        <vt:lpwstr/>
      </vt:variant>
      <vt:variant>
        <vt:lpwstr>_Toc231228560</vt:lpwstr>
      </vt:variant>
      <vt:variant>
        <vt:i4>1769524</vt:i4>
      </vt:variant>
      <vt:variant>
        <vt:i4>59</vt:i4>
      </vt:variant>
      <vt:variant>
        <vt:i4>0</vt:i4>
      </vt:variant>
      <vt:variant>
        <vt:i4>5</vt:i4>
      </vt:variant>
      <vt:variant>
        <vt:lpwstr/>
      </vt:variant>
      <vt:variant>
        <vt:lpwstr>_Toc231228559</vt:lpwstr>
      </vt:variant>
      <vt:variant>
        <vt:i4>1769524</vt:i4>
      </vt:variant>
      <vt:variant>
        <vt:i4>53</vt:i4>
      </vt:variant>
      <vt:variant>
        <vt:i4>0</vt:i4>
      </vt:variant>
      <vt:variant>
        <vt:i4>5</vt:i4>
      </vt:variant>
      <vt:variant>
        <vt:lpwstr/>
      </vt:variant>
      <vt:variant>
        <vt:lpwstr>_Toc231228558</vt:lpwstr>
      </vt:variant>
      <vt:variant>
        <vt:i4>1769524</vt:i4>
      </vt:variant>
      <vt:variant>
        <vt:i4>47</vt:i4>
      </vt:variant>
      <vt:variant>
        <vt:i4>0</vt:i4>
      </vt:variant>
      <vt:variant>
        <vt:i4>5</vt:i4>
      </vt:variant>
      <vt:variant>
        <vt:lpwstr/>
      </vt:variant>
      <vt:variant>
        <vt:lpwstr>_Toc231228557</vt:lpwstr>
      </vt:variant>
      <vt:variant>
        <vt:i4>1769524</vt:i4>
      </vt:variant>
      <vt:variant>
        <vt:i4>41</vt:i4>
      </vt:variant>
      <vt:variant>
        <vt:i4>0</vt:i4>
      </vt:variant>
      <vt:variant>
        <vt:i4>5</vt:i4>
      </vt:variant>
      <vt:variant>
        <vt:lpwstr/>
      </vt:variant>
      <vt:variant>
        <vt:lpwstr>_Toc231228556</vt:lpwstr>
      </vt:variant>
      <vt:variant>
        <vt:i4>1769524</vt:i4>
      </vt:variant>
      <vt:variant>
        <vt:i4>35</vt:i4>
      </vt:variant>
      <vt:variant>
        <vt:i4>0</vt:i4>
      </vt:variant>
      <vt:variant>
        <vt:i4>5</vt:i4>
      </vt:variant>
      <vt:variant>
        <vt:lpwstr/>
      </vt:variant>
      <vt:variant>
        <vt:lpwstr>_Toc231228555</vt:lpwstr>
      </vt:variant>
      <vt:variant>
        <vt:i4>1769524</vt:i4>
      </vt:variant>
      <vt:variant>
        <vt:i4>29</vt:i4>
      </vt:variant>
      <vt:variant>
        <vt:i4>0</vt:i4>
      </vt:variant>
      <vt:variant>
        <vt:i4>5</vt:i4>
      </vt:variant>
      <vt:variant>
        <vt:lpwstr/>
      </vt:variant>
      <vt:variant>
        <vt:lpwstr>_Toc231228554</vt:lpwstr>
      </vt:variant>
      <vt:variant>
        <vt:i4>1769524</vt:i4>
      </vt:variant>
      <vt:variant>
        <vt:i4>23</vt:i4>
      </vt:variant>
      <vt:variant>
        <vt:i4>0</vt:i4>
      </vt:variant>
      <vt:variant>
        <vt:i4>5</vt:i4>
      </vt:variant>
      <vt:variant>
        <vt:lpwstr/>
      </vt:variant>
      <vt:variant>
        <vt:lpwstr>_Toc231228553</vt:lpwstr>
      </vt:variant>
      <vt:variant>
        <vt:i4>1769524</vt:i4>
      </vt:variant>
      <vt:variant>
        <vt:i4>17</vt:i4>
      </vt:variant>
      <vt:variant>
        <vt:i4>0</vt:i4>
      </vt:variant>
      <vt:variant>
        <vt:i4>5</vt:i4>
      </vt:variant>
      <vt:variant>
        <vt:lpwstr/>
      </vt:variant>
      <vt:variant>
        <vt:lpwstr>_Toc231228552</vt:lpwstr>
      </vt:variant>
      <vt:variant>
        <vt:i4>1769524</vt:i4>
      </vt:variant>
      <vt:variant>
        <vt:i4>11</vt:i4>
      </vt:variant>
      <vt:variant>
        <vt:i4>0</vt:i4>
      </vt:variant>
      <vt:variant>
        <vt:i4>5</vt:i4>
      </vt:variant>
      <vt:variant>
        <vt:lpwstr/>
      </vt:variant>
      <vt:variant>
        <vt:lpwstr>_Toc231228551</vt:lpwstr>
      </vt:variant>
      <vt:variant>
        <vt:i4>1769524</vt:i4>
      </vt:variant>
      <vt:variant>
        <vt:i4>5</vt:i4>
      </vt:variant>
      <vt:variant>
        <vt:i4>0</vt:i4>
      </vt:variant>
      <vt:variant>
        <vt:i4>5</vt:i4>
      </vt:variant>
      <vt:variant>
        <vt:lpwstr/>
      </vt:variant>
      <vt:variant>
        <vt:lpwstr>_Toc231228550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Dosto Neu Technical Description</dc:title>
  <dc:subject>Template</dc:subject>
  <dc:creator>Abbas Rizvi</dc:creator>
  <cp:keywords/>
  <dc:description/>
  <cp:lastModifiedBy>Abbas Rizvi</cp:lastModifiedBy>
  <cp:revision>3</cp:revision>
  <cp:lastPrinted>2023-12-29T17:58:00Z</cp:lastPrinted>
  <dcterms:created xsi:type="dcterms:W3CDTF">2026-07-14T16:59:00Z</dcterms:created>
  <dcterms:modified xsi:type="dcterms:W3CDTF">2026-07-14T17:26:00Z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cription0">
    <vt:lpwstr/>
  </property>
  <property fmtid="{D5CDD505-2E9C-101B-9397-08002B2CF9AE}" pid="3" name="ContentTypeId">
    <vt:lpwstr>0x010100A36999D4D14E3145BF40CEC41554B376</vt:lpwstr>
  </property>
  <property fmtid="{D5CDD505-2E9C-101B-9397-08002B2CF9AE}" pid="4" name="SharedWithUsers">
    <vt:lpwstr>4352;#Davud Zejnelovic</vt:lpwstr>
  </property>
  <property fmtid="{D5CDD505-2E9C-101B-9397-08002B2CF9AE}" pid="5" name="MediaServiceImageTags">
    <vt:lpwstr/>
  </property>
  <property fmtid="{D5CDD505-2E9C-101B-9397-08002B2CF9AE}" pid="6" name="MSIP_Label_0cda0c22-3e77-43b9-8faf-0bad2baf7893_Enabled">
    <vt:lpwstr>true</vt:lpwstr>
  </property>
  <property fmtid="{D5CDD505-2E9C-101B-9397-08002B2CF9AE}" pid="7" name="MSIP_Label_0cda0c22-3e77-43b9-8faf-0bad2baf7893_SetDate">
    <vt:lpwstr>2022-08-30T12:05:57Z</vt:lpwstr>
  </property>
  <property fmtid="{D5CDD505-2E9C-101B-9397-08002B2CF9AE}" pid="8" name="MSIP_Label_0cda0c22-3e77-43b9-8faf-0bad2baf7893_Method">
    <vt:lpwstr>Standard</vt:lpwstr>
  </property>
  <property fmtid="{D5CDD505-2E9C-101B-9397-08002B2CF9AE}" pid="9" name="MSIP_Label_0cda0c22-3e77-43b9-8faf-0bad2baf7893_Name">
    <vt:lpwstr>TLP gelb</vt:lpwstr>
  </property>
  <property fmtid="{D5CDD505-2E9C-101B-9397-08002B2CF9AE}" pid="10" name="MSIP_Label_0cda0c22-3e77-43b9-8faf-0bad2baf7893_SiteId">
    <vt:lpwstr>085c0b65-6a84-4006-851e-5faa7ec5367e</vt:lpwstr>
  </property>
  <property fmtid="{D5CDD505-2E9C-101B-9397-08002B2CF9AE}" pid="11" name="MSIP_Label_0cda0c22-3e77-43b9-8faf-0bad2baf7893_ActionId">
    <vt:lpwstr>a8ae53e8-d430-42d3-b23d-cb0f5ce8947d</vt:lpwstr>
  </property>
  <property fmtid="{D5CDD505-2E9C-101B-9397-08002B2CF9AE}" pid="12" name="MSIP_Label_0cda0c22-3e77-43b9-8faf-0bad2baf7893_ContentBits">
    <vt:lpwstr>2</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lpwstr/>
  </property>
</Properties>
</file>