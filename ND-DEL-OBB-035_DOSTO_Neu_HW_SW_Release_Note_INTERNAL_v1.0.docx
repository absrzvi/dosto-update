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EAFDB" w14:textId="77777777" w:rsidR="00FA7BD2" w:rsidRPr="0067348B" w:rsidRDefault="000A6432" w:rsidP="005055AA">
      <w:pPr>
        <w:pStyle w:val="MainheaderNomad"/>
        <w:sectPr w:rsidR="00FA7BD2" w:rsidRPr="0067348B" w:rsidSect="00D807B1">
          <w:headerReference w:type="default" r:id="rId11"/>
          <w:footerReference w:type="default" r:id="rId12"/>
          <w:type w:val="continuous"/>
          <w:pgSz w:w="11900" w:h="16840"/>
          <w:pgMar w:top="2835" w:right="851" w:bottom="2098" w:left="851" w:header="709" w:footer="425" w:gutter="0"/>
          <w:cols w:space="708"/>
          <w:formProt w:val="0"/>
          <w:docGrid w:linePitch="360"/>
        </w:sectPr>
      </w:pPr>
      <w:r>
        <w:t>Document details</w:t>
      </w:r>
    </w:p>
    <w:p w14:paraId="206D2620" w14:textId="398DB556" w:rsidR="001405F4" w:rsidRDefault="000A6432" w:rsidP="004B1B78">
      <w:pPr>
        <w:widowControl w:val="0"/>
        <w:autoSpaceDE w:val="0"/>
        <w:autoSpaceDN w:val="0"/>
        <w:adjustRightInd w:val="0"/>
        <w:spacing w:before="240" w:line="360" w:lineRule="exact"/>
        <w:ind w:left="2693" w:hanging="2693"/>
        <w:rPr>
          <w:rFonts w:ascii="Calibri-Bold" w:hAnsi="Calibri-Bold" w:cs="Calibri-Bold"/>
          <w:color w:val="757373"/>
        </w:rPr>
      </w:pPr>
      <w:r>
        <w:rPr>
          <w:rStyle w:val="DocumentdetailsredboldNomad"/>
          <w:color w:val="C00000"/>
        </w:rPr>
        <w:t>Title</w:t>
      </w:r>
      <w:r>
        <w:rPr>
          <w:rFonts w:ascii="Calibri-Bold" w:hAnsi="Calibri-Bold" w:cs="Calibri-Bold"/>
          <w:b/>
          <w:bCs/>
          <w:color w:val="FF0000"/>
        </w:rPr>
        <w:t xml:space="preserve"> </w:t>
      </w:r>
      <w:r>
        <w:rPr>
          <w:rFonts w:cs="Calibri-Bold"/>
          <w:bCs/>
          <w:color w:val="DD0714"/>
        </w:rPr>
        <w:tab/>
      </w:r>
      <w:r>
        <w:rPr>
          <w:b/>
          <w:bCs/>
          <w:color w:val="334EA2"/>
        </w:rPr>
        <w:t>ÖBB DOSTO Neu</w:t>
      </w:r>
      <w:r>
        <w:rPr>
          <w:color w:val="334EA2"/>
        </w:rPr>
        <w:t xml:space="preserve"> </w:t>
      </w:r>
      <w:r>
        <w:t>HW &amp; SW Release Note (Internal)</w:t>
      </w:r>
    </w:p>
    <w:p w14:paraId="165C4AA2" w14:textId="660B1F6C" w:rsidR="001405F4"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Purpose</w:t>
      </w:r>
      <w:r>
        <w:rPr>
          <w:rFonts w:ascii="Calibri-Bold" w:hAnsi="Calibri-Bold" w:cs="Calibri-Bold"/>
          <w:b/>
          <w:bCs/>
          <w:color w:val="DD0714"/>
        </w:rPr>
        <w:tab/>
      </w:r>
      <w:r>
        <w:t>Trace IOB System HW &amp; SW evolution</w:t>
      </w:r>
    </w:p>
    <w:p w14:paraId="6DA7D462" w14:textId="013F5B6B" w:rsidR="001405F4" w:rsidRPr="00E97252" w:rsidRDefault="000A6432" w:rsidP="00E97252">
      <w:pPr>
        <w:widowControl w:val="0"/>
        <w:autoSpaceDE w:val="0"/>
        <w:autoSpaceDN w:val="0"/>
        <w:adjustRightInd w:val="0"/>
        <w:spacing w:line="360" w:lineRule="exact"/>
        <w:ind w:left="2693" w:hanging="2693"/>
        <w:rPr>
          <w:rFonts w:ascii="Calibri-Bold" w:hAnsi="Calibri-Bold" w:cs="Calibri-Bold"/>
          <w:color w:val="0070C0"/>
        </w:rPr>
      </w:pPr>
      <w:r>
        <w:rPr>
          <w:rStyle w:val="DocumentdetailsredboldNomad"/>
          <w:color w:val="C00000"/>
        </w:rPr>
        <w:t>Issued to</w:t>
      </w:r>
      <w:r>
        <w:rPr>
          <w:rFonts w:ascii="Calibri-Bold" w:hAnsi="Calibri-Bold" w:cs="Calibri-Bold"/>
          <w:b/>
          <w:bCs/>
          <w:color w:val="DD0714"/>
        </w:rPr>
        <w:tab/>
      </w:r>
      <w:r>
        <w:rPr>
          <w:b/>
          <w:bCs/>
          <w:color w:val="334EA2"/>
        </w:rPr>
        <w:t>Nomad Digital (internal)</w:t>
      </w:r>
    </w:p>
    <w:p w14:paraId="09849F24" w14:textId="5B71FF6B" w:rsidR="008E703E" w:rsidRDefault="008E703E" w:rsidP="008E703E">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Document Reference</w:t>
      </w:r>
      <w:r>
        <w:rPr>
          <w:rFonts w:ascii="Calibri-Bold" w:hAnsi="Calibri-Bold" w:cs="Calibri-Bold"/>
          <w:b/>
          <w:bCs/>
          <w:color w:val="DD0714"/>
        </w:rPr>
        <w:tab/>
      </w:r>
      <w:r>
        <w:t xml:space="preserve">ND-DEL-OBB-035-RN-001-01-INT </w:t>
      </w:r>
      <w:r>
        <w:rPr>
          <w:highlight w:val="yellow"/>
        </w:rPr>
        <w:t>&lt;TBD – confirm document number per BMS-ENGI-INS-001&gt;</w:t>
      </w:r>
    </w:p>
    <w:p w14:paraId="4E05225E" w14:textId="568F7AF3" w:rsidR="008E703E" w:rsidRPr="008E703E" w:rsidRDefault="008E703E" w:rsidP="008E703E">
      <w:pPr>
        <w:widowControl w:val="0"/>
        <w:autoSpaceDE w:val="0"/>
        <w:autoSpaceDN w:val="0"/>
        <w:adjustRightInd w:val="0"/>
        <w:spacing w:line="360" w:lineRule="exact"/>
        <w:ind w:left="2693" w:hanging="2693"/>
        <w:rPr>
          <w:rStyle w:val="DocumentdetailsredboldNomad"/>
          <w:b w:val="0"/>
          <w:bCs w:val="0"/>
          <w:color w:val="757373"/>
        </w:rPr>
      </w:pPr>
      <w:r>
        <w:rPr>
          <w:rStyle w:val="DocumentdetailsredboldNomad"/>
          <w:color w:val="C00000"/>
        </w:rPr>
        <w:t>BMS Document Reference</w:t>
      </w:r>
      <w:r>
        <w:rPr>
          <w:rFonts w:ascii="Calibri-Bold" w:hAnsi="Calibri-Bold" w:cs="Calibri-Bold"/>
          <w:b/>
          <w:bCs/>
          <w:color w:val="DD0714"/>
        </w:rPr>
        <w:tab/>
      </w:r>
      <w:r>
        <w:t>BMS-ENGI-FOR-006-02</w:t>
      </w:r>
    </w:p>
    <w:p w14:paraId="39CEB66B" w14:textId="03D98C5E" w:rsidR="001405F4" w:rsidRDefault="005B7F82" w:rsidP="004B1B78">
      <w:pPr>
        <w:widowControl w:val="0"/>
        <w:autoSpaceDE w:val="0"/>
        <w:autoSpaceDN w:val="0"/>
        <w:adjustRightInd w:val="0"/>
        <w:spacing w:line="360" w:lineRule="exact"/>
        <w:ind w:left="2693" w:hanging="2693"/>
      </w:pPr>
      <w:r>
        <w:rPr>
          <w:rStyle w:val="DocumentdetailsredboldNomad"/>
          <w:color w:val="C00000"/>
        </w:rPr>
        <w:t>BMS Version Number</w:t>
      </w:r>
      <w:r>
        <w:rPr>
          <w:rFonts w:ascii="Calibri-Bold" w:hAnsi="Calibri-Bold" w:cs="Calibri-Bold"/>
          <w:b/>
          <w:bCs/>
          <w:color w:val="C00000"/>
        </w:rPr>
        <w:t xml:space="preserve"> </w:t>
      </w:r>
      <w:r>
        <w:rPr>
          <w:rFonts w:ascii="Calibri-Bold" w:hAnsi="Calibri-Bold" w:cs="Calibri-Bold"/>
          <w:b/>
          <w:bCs/>
          <w:color w:val="DD0714"/>
        </w:rPr>
        <w:tab/>
      </w:r>
      <w:r>
        <w:t>01</w:t>
      </w:r>
    </w:p>
    <w:p w14:paraId="4A38F3BF" w14:textId="4ED82E66"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Last updated</w:t>
      </w:r>
      <w:r>
        <w:rPr>
          <w:rFonts w:ascii="Calibri-Bold" w:hAnsi="Calibri-Bold" w:cs="Calibri-Bold"/>
          <w:b/>
          <w:bCs/>
          <w:color w:val="C00000"/>
        </w:rPr>
        <w:t xml:space="preserve"> </w:t>
      </w:r>
      <w:r>
        <w:rPr>
          <w:rFonts w:ascii="Calibri-Bold" w:hAnsi="Calibri-Bold" w:cs="Calibri-Bold"/>
          <w:b/>
          <w:bCs/>
          <w:color w:val="DD0714"/>
        </w:rPr>
        <w:tab/>
      </w:r>
      <w:r>
        <w:t>05 July 2026</w:t>
      </w:r>
    </w:p>
    <w:p w14:paraId="05EBCE2B" w14:textId="53C17189" w:rsidR="000A6432" w:rsidRDefault="00485D75" w:rsidP="004B1B78">
      <w:pPr>
        <w:widowControl w:val="0"/>
        <w:autoSpaceDE w:val="0"/>
        <w:autoSpaceDN w:val="0"/>
        <w:adjustRightInd w:val="0"/>
        <w:spacing w:line="360" w:lineRule="exact"/>
        <w:ind w:left="2693" w:hanging="2693"/>
        <w:rPr>
          <w:rFonts w:ascii="Calibri-Bold" w:hAnsi="Calibri-Bold" w:cs="Calibri-Bold"/>
          <w:color w:val="757373"/>
        </w:rPr>
      </w:pPr>
      <w:r>
        <w:rPr>
          <w:noProof/>
        </w:rPr>
        <mc:AlternateContent>
          <mc:Choice Requires="wps">
            <w:drawing>
              <wp:anchor distT="0" distB="0" distL="114300" distR="114300" simplePos="0" relativeHeight="251658240" behindDoc="0" locked="0" layoutInCell="1" allowOverlap="1" wp14:anchorId="38CAAE56" wp14:editId="3F2D85E9">
                <wp:simplePos x="0" y="0"/>
                <wp:positionH relativeFrom="margin">
                  <wp:align>left</wp:align>
                </wp:positionH>
                <wp:positionV relativeFrom="paragraph">
                  <wp:posOffset>12065</wp:posOffset>
                </wp:positionV>
                <wp:extent cx="5915025" cy="1724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5915025" cy="1724025"/>
                        </a:xfrm>
                        <a:prstGeom prst="rect">
                          <a:avLst/>
                        </a:prstGeom>
                        <a:noFill/>
                      </wps:spPr>
                      <wps:txbx>
                        <w:txbxContent>
                          <w:p w14:paraId="185A93C3" w14:textId="77777777" w:rsidR="009B24BE" w:rsidRPr="009B24BE" w:rsidRDefault="009B24BE" w:rsidP="009B24BE">
                            <w:pPr>
                              <w:jc w:val="center"/>
                              <w:rPr>
                                <w:b/>
                                <w:bCs/>
                                <w:color w:val="auto"/>
                                <w:sz w:val="72"/>
                                <w:szCs w:val="72"/>
                              </w:rPr>
                            </w:pPr>
                            <w:r>
                              <w:rPr>
                                <w:b/>
                                <w:bCs/>
                                <w:color w:val="auto"/>
                                <w:sz w:val="72"/>
                                <w:szCs w:val="72"/>
                                <w:highlight w:val="yellow"/>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38CAAE56">
                <v:stroke joinstyle="miter"/>
                <v:path gradientshapeok="t" o:connecttype="rect"/>
              </v:shapetype>
              <v:shape id="Text Box 9" style="position:absolute;left:0;text-align:left;margin-left:0;margin-top:.95pt;width:465.75pt;height:135.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Vb8lBgIAAAwEAAAOAAAAZHJzL2Uyb0RvYy54bWysU8tu2zAQvBfoPxC817IMu2kEy4GbwEUB IwngFDnTFGkJkLjskrbkfn2XlPxAmlPQC7UvDXdnh/O7rqnZQaGrwOQ8HY05U0ZCUZldzn+9rL58 48x5YQpRg1E5PyrH7xafP81bm6kJlFAXChmBGJe1Nuel9zZLEidL1Qg3AqsMJTVgIzy5uEsKFC2h N3UyGY+/Ji1gYRGkco6iD32SLyK+1kr6J62d8qzOOfXm44nx3IYzWcxFtkNhy0oObYgPdNGIytCl Z6gH4QXbY/UPVFNJBAfajyQ0CWhdSRVnoGnS8ZtpNqWwKs5C5Dh7psn9P1j5eNjYZ2S++w4dLTAQ 0lqXOQqGeTqNTfhSp4zyROHxTJvqPJMUnN2ms/FkxpmkXHozmQaHcJLL7xad/6GgYcHIOdJeIl3i sHa+Lz2VhNsMrKq6DvFLL8Hy3bYbGtxCcaS+EfqVOitXFWGvhfPPAmmH1Crp0j/RoWtocw6DxVkJ +Oe9eKgnainLWUuayLn7vReoOKt/GiL9Np1Og4iiM53dTMjB68z2OmP2zT2Q7FJ6AVZGM9T7+mRq hOaV5LsMt1JKGEl359yfzHvfK5XkL9VyGYtINlb4tdlYGaADW4G5l+5VoB3o9bSZRzipR2RvWO5r e56Xew+6iisIBPesDryT5OISh+cRNH3tx6rLI178BQAA//8DAFBLAwQUAAYACAAAACEAPw8BhtsA AAAGAQAADwAAAGRycy9kb3ducmV2LnhtbEyPS0/DMBCE70j8B2uRuFG7LyAhmwqBuIJaHhI3N94m EfE6it0m/HuWExx3ZjTzbbGZfKdONMQ2MMJ8ZkARV8G1XCO8vT5d3YKKybKzXWBC+KYIm/L8rLC5 CyNv6bRLtZISjrlFaFLqc61j1ZC3cRZ6YvEOYfA2yTnU2g12lHLf6YUx19rblmWhsT09NFR97Y4e 4f358PmxMi/1o1/3Y5iMZp9pxMuL6f4OVKIp/YXhF1/QoRSmfTiyi6pDkEeSqBkoMbPlfA1qj7C4 Wa5Al4X+j1/+AAAA//8DAFBLAQItABQABgAIAAAAIQC2gziS/gAAAOEBAAATAAAAAAAAAAAAAAAA AAAAAABbQ29udGVudF9UeXBlc10ueG1sUEsBAi0AFAAGAAgAAAAhADj9If/WAAAAlAEAAAsAAAAA AAAAAAAAAAAALwEAAF9yZWxzLy5yZWxzUEsBAi0AFAAGAAgAAAAhAEZVvyUGAgAADAQAAA4AAAAA AAAAAAAAAAAALgIAAGRycy9lMm9Eb2MueG1sUEsBAi0AFAAGAAgAAAAhAD8PAYbbAAAABgEAAA8A AAAAAAAAAAAAAAAAYAQAAGRycy9kb3ducmV2LnhtbFBLBQYAAAAABAAEAPMAAABoBQAAAAA= ">
                <v:textbox>
                  <w:txbxContent>
                    <w:p w:rsidRPr="009B24BE" w:rsidR="009B24BE" w:rsidP="009B24BE" w:rsidRDefault="009B24BE" w14:paraId="185A93C3" w14:textId="77777777">
                      <w:pPr>
                        <w:jc w:val="center"/>
                        <w:rPr>
                          <w:b/>
                          <w:bCs/>
                          <w:color w:val="auto"/>
                          <w:sz w:val="72"/>
                          <w:szCs w:val="72"/>
                        </w:rPr>
                      </w:pPr>
                      <w:r>
                        <w:rPr>
                          <w:b/>
                          <w:bCs/>
                          <w:color w:val="auto"/>
                          <w:sz w:val="72"/>
                          <w:szCs w:val="72"/>
                          <w:highlight w:val="yellow"/>
                        </w:rPr>
                        <w:t xml:space="preserve"> </w:t>
                      </w:r>
                    </w:p>
                  </w:txbxContent>
                </v:textbox>
                <w10:wrap anchorx="margin"/>
              </v:shape>
            </w:pict>
          </mc:Fallback>
        </mc:AlternateContent>
      </w:r>
      <w:r>
        <w:rPr>
          <w:rStyle w:val="DocumentdetailsredboldNomad"/>
          <w:color w:val="C00000"/>
        </w:rPr>
        <w:t>Author</w:t>
      </w:r>
      <w:r>
        <w:rPr>
          <w:rFonts w:ascii="Calibri-Bold" w:hAnsi="Calibri-Bold" w:cs="Calibri-Bold"/>
          <w:b/>
          <w:bCs/>
          <w:color w:val="C00000"/>
        </w:rPr>
        <w:t xml:space="preserve"> </w:t>
      </w:r>
      <w:r>
        <w:rPr>
          <w:rFonts w:ascii="Calibri-Bold" w:hAnsi="Calibri-Bold" w:cs="Calibri-Bold"/>
          <w:b/>
          <w:bCs/>
          <w:color w:val="DD0714"/>
        </w:rPr>
        <w:tab/>
      </w:r>
      <w:r>
        <w:t>Abbas Rizvi</w:t>
      </w:r>
    </w:p>
    <w:p w14:paraId="2A9E6696" w14:textId="44D78F33" w:rsidR="00956112" w:rsidRDefault="00956112" w:rsidP="004B1B78">
      <w:pPr>
        <w:widowControl w:val="0"/>
        <w:autoSpaceDE w:val="0"/>
        <w:autoSpaceDN w:val="0"/>
        <w:adjustRightInd w:val="0"/>
        <w:spacing w:line="360" w:lineRule="exact"/>
        <w:ind w:left="2693" w:hanging="2693"/>
        <w:rPr>
          <w:rStyle w:val="DocumentdetailsredboldNomad"/>
          <w:color w:val="C00000"/>
        </w:rPr>
      </w:pPr>
      <w:r>
        <w:rPr>
          <w:rStyle w:val="DocumentdetailsredboldNomad"/>
          <w:color w:val="C00000"/>
        </w:rPr>
        <w:t>Approver</w:t>
        <w:tab/>
      </w:r>
      <w:r>
        <w:rPr>
          <w:highlight w:val="yellow"/>
        </w:rPr>
        <w:t>&lt;TBD – approver name&gt;</w:t>
      </w:r>
    </w:p>
    <w:p w14:paraId="4250EAB0" w14:textId="4FB3D847"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Number of pages</w:t>
      </w:r>
      <w:r>
        <w:rPr>
          <w:rFonts w:ascii="Calibri-Bold" w:hAnsi="Calibri-Bold" w:cs="Calibri-Bold"/>
          <w:b/>
          <w:bCs/>
          <w:color w:val="C00000"/>
        </w:rPr>
        <w:t xml:space="preserve"> </w:t>
      </w:r>
      <w:r>
        <w:rPr>
          <w:rFonts w:ascii="Calibri-Bold" w:hAnsi="Calibri-Bold" w:cs="Calibri-Bold"/>
          <w:b/>
          <w:bCs/>
          <w:color w:val="DD0714"/>
        </w:rPr>
        <w:tab/>
      </w:r>
      <w:r>
        <w:rPr>
          <w:highlight w:val="yellow"/>
        </w:rPr>
        <w:t>&lt;auto – update on final&gt;</w:t>
      </w:r>
    </w:p>
    <w:p w14:paraId="35483C14" w14:textId="28CBD119" w:rsidR="000A6432" w:rsidRDefault="000A6432" w:rsidP="004B1B78">
      <w:pPr>
        <w:widowControl w:val="0"/>
        <w:autoSpaceDE w:val="0"/>
        <w:autoSpaceDN w:val="0"/>
        <w:adjustRightInd w:val="0"/>
        <w:spacing w:line="360" w:lineRule="exact"/>
        <w:ind w:left="2693" w:hanging="2693"/>
        <w:rPr>
          <w:rFonts w:ascii="Calibri-Bold" w:hAnsi="Calibri-Bold" w:cs="Calibri-Bold"/>
          <w:color w:val="757373"/>
        </w:rPr>
      </w:pPr>
      <w:r>
        <w:rPr>
          <w:rStyle w:val="DocumentdetailsredboldNomad"/>
          <w:color w:val="C00000"/>
        </w:rPr>
        <w:t>Related documents</w:t>
      </w:r>
      <w:r>
        <w:rPr>
          <w:rFonts w:ascii="Calibri-Bold" w:hAnsi="Calibri-Bold" w:cs="Calibri-Bold"/>
          <w:b/>
          <w:bCs/>
          <w:color w:val="C00000"/>
        </w:rPr>
        <w:t xml:space="preserve"> </w:t>
      </w:r>
      <w:r>
        <w:rPr>
          <w:rFonts w:ascii="Calibri-Bold" w:hAnsi="Calibri-Bold" w:cs="Calibri-Bold"/>
          <w:b/>
          <w:bCs/>
          <w:color w:val="DD0714"/>
        </w:rPr>
        <w:tab/>
      </w:r>
      <w:r>
        <w:t>ND-DEL-OBB-035-SDD-002-01 (System Design Document); ND-BID-OBB-036 (Technical Description); Nomad Connect DEVOPS Test Exit Report</w:t>
      </w:r>
    </w:p>
    <w:p w14:paraId="2F359273" w14:textId="62EA827B" w:rsidR="001405F4" w:rsidRDefault="001405F4" w:rsidP="001405F4">
      <w:pPr>
        <w:spacing w:before="120"/>
        <w:rPr>
          <w:i/>
        </w:rPr>
      </w:pPr>
      <w:r>
        <w:rPr>
          <w:i/>
        </w:rPr>
        <w:t xml:space="preserve">This document and any related documents contain strictly confidential information intended only </w:t>
        <w:br/>
        <w:t xml:space="preserve">for the designated recipient(s). Any unauthorised disclosure, dissemination, distribution or copying of this </w:t>
        <w:br/>
        <w:t>document or any related documents in any form is strictly prohibited.</w:t>
      </w:r>
    </w:p>
    <w:p>
      <w:pPr>
        <w:spacing w:before="120" w:after="120"/>
        <w:jc w:val="center"/>
        <w:rPr>
          <w:b/>
          <w:bCs/>
          <w:color w:val="C00000"/>
          <w:sz w:val="24"/>
          <w:szCs w:val="24"/>
        </w:rPr>
      </w:pPr>
      <w:r>
        <w:rPr>
          <w:b/>
          <w:bCs/>
          <w:color w:val="C00000"/>
          <w:sz w:val="24"/>
          <w:szCs w:val="24"/>
        </w:rPr>
        <w:t xml:space="preserve">INTERNAL — Nomad Digital only. Not for issue to ÖBB.</w:t>
      </w:r>
    </w:p>
    <w:p w14:paraId="35400EAF" w14:textId="77777777" w:rsidR="00726B3A" w:rsidRDefault="00726B3A" w:rsidP="001405F4">
      <w:pPr>
        <w:spacing w:before="120"/>
        <w:rPr>
          <w:i/>
        </w:rPr>
      </w:pPr>
    </w:p>
    <w:p w14:paraId="75801F4C" w14:textId="77777777" w:rsidR="003F276E" w:rsidRDefault="003F276E" w:rsidP="005055AA">
      <w:pPr>
        <w:pStyle w:val="Header2Nomad"/>
      </w:pPr>
    </w:p>
    <w:p w14:paraId="4F3D8AA3" w14:textId="77777777" w:rsidR="00726B3A" w:rsidRPr="0067348B" w:rsidRDefault="00726B3A" w:rsidP="005055AA">
      <w:pPr>
        <w:pStyle w:val="Header2Nomad"/>
      </w:pPr>
      <w:bookmarkStart w:id="0" w:name="_Toc293689326"/>
      <w:r>
        <w:t>Document control</w:t>
      </w:r>
      <w:bookmarkEnd w:id="0"/>
    </w:p>
    <w:tbl>
      <w:tblPr>
        <w:tblStyle w:val="DocumentcontroltableNomad"/>
        <w:tblW w:w="0" w:type="auto"/>
        <w:tblLayout w:type="fixed"/>
        <w:tblCellMar>
          <w:top w:w="28" w:type="dxa"/>
          <w:left w:w="28" w:type="dxa"/>
          <w:bottom w:w="28" w:type="dxa"/>
          <w:right w:w="28" w:type="dxa"/>
        </w:tblCellMar>
        <w:tblLook w:val="04A0" w:firstRow="1" w:lastRow="0" w:firstColumn="1" w:lastColumn="0" w:noHBand="0" w:noVBand="1"/>
      </w:tblPr>
      <w:tblGrid>
        <w:gridCol w:w="1133"/>
        <w:gridCol w:w="1669"/>
        <w:gridCol w:w="3605"/>
        <w:gridCol w:w="1843"/>
        <w:gridCol w:w="1797"/>
      </w:tblGrid>
      <w:tr w:rsidR="00726B3A" w:rsidRPr="00DA43B8" w14:paraId="6C5D5B63" w14:textId="77777777" w:rsidTr="00E344FE">
        <w:trPr>
          <w:cnfStyle w:val="100000000000" w:firstRow="1" w:lastRow="0" w:firstColumn="0" w:lastColumn="0" w:oddVBand="0" w:evenVBand="0" w:oddHBand="0" w:evenHBand="0" w:firstRowFirstColumn="0" w:firstRowLastColumn="0" w:lastRowFirstColumn="0" w:lastRowLastColumn="0"/>
        </w:trPr>
        <w:tc>
          <w:tcPr>
            <w:tcW w:w="1133" w:type="dxa"/>
          </w:tcPr>
          <w:p w14:paraId="06FC7BF1" w14:textId="77777777" w:rsidR="00726B3A" w:rsidRPr="0067348B" w:rsidRDefault="00726B3A" w:rsidP="00726B3A">
            <w:pPr>
              <w:rPr>
                <w:rFonts w:cstheme="majorHAnsi"/>
                <w:color w:val="C00000"/>
              </w:rPr>
            </w:pPr>
            <w:r>
              <w:rPr>
                <w:rFonts w:cstheme="majorHAnsi"/>
                <w:color w:val="C00000"/>
              </w:rPr>
              <w:t>Version</w:t>
            </w:r>
          </w:p>
        </w:tc>
        <w:tc>
          <w:tcPr>
            <w:tcW w:w="1669" w:type="dxa"/>
          </w:tcPr>
          <w:p w14:paraId="1F2B6F2C" w14:textId="77777777" w:rsidR="00726B3A" w:rsidRPr="0067348B" w:rsidRDefault="00726B3A" w:rsidP="00726B3A">
            <w:pPr>
              <w:rPr>
                <w:rFonts w:cstheme="majorHAnsi"/>
                <w:color w:val="C00000"/>
              </w:rPr>
            </w:pPr>
            <w:r>
              <w:rPr>
                <w:rFonts w:cstheme="majorHAnsi"/>
                <w:color w:val="C00000"/>
              </w:rPr>
              <w:t>Revision date</w:t>
            </w:r>
          </w:p>
        </w:tc>
        <w:tc>
          <w:tcPr>
            <w:tcW w:w="3605" w:type="dxa"/>
          </w:tcPr>
          <w:p w14:paraId="60549B50" w14:textId="77777777" w:rsidR="00726B3A" w:rsidRPr="0067348B" w:rsidRDefault="00726B3A" w:rsidP="00726B3A">
            <w:pPr>
              <w:rPr>
                <w:rFonts w:cstheme="majorHAnsi"/>
                <w:color w:val="C00000"/>
              </w:rPr>
            </w:pPr>
            <w:r>
              <w:rPr>
                <w:rFonts w:cstheme="majorHAnsi"/>
                <w:color w:val="C00000"/>
              </w:rPr>
              <w:t>Summary of edits</w:t>
            </w:r>
          </w:p>
        </w:tc>
        <w:tc>
          <w:tcPr>
            <w:tcW w:w="1843" w:type="dxa"/>
          </w:tcPr>
          <w:p w14:paraId="28D72BF9" w14:textId="77777777" w:rsidR="00726B3A" w:rsidRPr="0067348B" w:rsidRDefault="00726B3A" w:rsidP="00726B3A">
            <w:pPr>
              <w:rPr>
                <w:rFonts w:cstheme="majorHAnsi"/>
                <w:color w:val="C00000"/>
              </w:rPr>
            </w:pPr>
            <w:r>
              <w:rPr>
                <w:rFonts w:cstheme="majorHAnsi"/>
                <w:color w:val="C00000"/>
              </w:rPr>
              <w:t>Created By</w:t>
            </w:r>
          </w:p>
        </w:tc>
        <w:tc>
          <w:tcPr>
            <w:tcW w:w="1797" w:type="dxa"/>
          </w:tcPr>
          <w:p w14:paraId="61BEB61D" w14:textId="77777777" w:rsidR="00726B3A" w:rsidRPr="0067348B" w:rsidRDefault="00726B3A" w:rsidP="00726B3A">
            <w:pPr>
              <w:rPr>
                <w:rFonts w:cstheme="majorHAnsi"/>
                <w:color w:val="C00000"/>
              </w:rPr>
            </w:pPr>
            <w:r>
              <w:rPr>
                <w:rFonts w:cstheme="majorHAnsi"/>
                <w:color w:val="C00000"/>
              </w:rPr>
              <w:t>Approved By</w:t>
            </w:r>
          </w:p>
        </w:tc>
      </w:tr>
      <w:tr w:rsidR="00726B3A" w:rsidRPr="00DA43B8" w14:paraId="07ABEF92" w14:textId="77777777" w:rsidTr="00E344FE">
        <w:tc>
          <w:tcPr>
            <w:tcW w:w="1133" w:type="dxa"/>
          </w:tcPr>
          <w:p w14:paraId="5487D189" w14:textId="77777777" w:rsidR="00726B3A" w:rsidRPr="00DA43B8" w:rsidRDefault="00726B3A" w:rsidP="00726B3A">
            <w:pPr>
              <w:rPr>
                <w:rFonts w:cstheme="majorHAnsi"/>
              </w:rPr>
            </w:pPr>
            <w:r>
              <w:rPr>
                <w:rFonts w:cstheme="majorHAnsi"/>
              </w:rPr>
              <w:t>1</w:t>
            </w:r>
          </w:p>
        </w:tc>
        <w:tc>
          <w:tcPr>
            <w:tcW w:w="1669" w:type="dxa"/>
          </w:tcPr>
          <w:p w14:paraId="797E5640" w14:textId="77777777" w:rsidR="00726B3A" w:rsidRPr="00DA43B8" w:rsidRDefault="00726B3A" w:rsidP="00726B3A">
            <w:pPr>
              <w:rPr>
                <w:rFonts w:cstheme="majorHAnsi"/>
              </w:rPr>
            </w:pPr>
            <w:r>
              <w:rPr>
                <w:rFonts w:cstheme="majorHAnsi"/>
              </w:rPr>
              <w:t>05 July 2026</w:t>
            </w:r>
          </w:p>
        </w:tc>
        <w:tc>
          <w:tcPr>
            <w:tcW w:w="3605" w:type="dxa"/>
          </w:tcPr>
          <w:p w14:paraId="7EBFBB26" w14:textId="77777777" w:rsidR="00726B3A" w:rsidRPr="00DA43B8" w:rsidRDefault="00726B3A" w:rsidP="00726B3A">
            <w:pPr>
              <w:rPr>
                <w:rFonts w:cstheme="majorHAnsi"/>
              </w:rPr>
            </w:pPr>
            <w:r>
              <w:rPr>
                <w:rFonts w:cstheme="majorHAnsi"/>
              </w:rPr>
              <w:t>First version of the document</w:t>
            </w:r>
          </w:p>
        </w:tc>
        <w:tc>
          <w:tcPr>
            <w:tcW w:w="1843" w:type="dxa"/>
          </w:tcPr>
          <w:p w14:paraId="1C7BA235" w14:textId="77777777" w:rsidR="00726B3A" w:rsidRPr="00DA43B8" w:rsidRDefault="00726B3A" w:rsidP="00726B3A">
            <w:pPr>
              <w:rPr>
                <w:rFonts w:cstheme="majorHAnsi"/>
              </w:rPr>
            </w:pPr>
            <w:r>
              <w:rPr>
                <w:rFonts w:cstheme="majorHAnsi"/>
              </w:rPr>
              <w:t>Abbas Rizvi</w:t>
            </w:r>
          </w:p>
        </w:tc>
        <w:tc>
          <w:tcPr>
            <w:tcW w:w="1797" w:type="dxa"/>
          </w:tcPr>
          <w:p w14:paraId="4E0A9967" w14:textId="77777777" w:rsidR="00726B3A" w:rsidRPr="00DA43B8" w:rsidRDefault="00726B3A" w:rsidP="00726B3A">
            <w:pPr>
              <w:rPr>
                <w:rFonts w:cstheme="majorHAnsi"/>
              </w:rPr>
            </w:pPr>
            <w:r>
              <w:rPr>
                <w:rFonts w:cstheme="majorHAnsi"/>
                <w:highlight w:val="yellow"/>
              </w:rPr>
              <w:t>&lt;TBD&gt;</w:t>
            </w:r>
          </w:p>
        </w:tc>
      </w:tr>
      <w:tr w:rsidR="00726B3A" w:rsidRPr="00DA43B8" w14:paraId="3034C05F" w14:textId="77777777" w:rsidTr="00E344FE">
        <w:tc>
          <w:tcPr>
            <w:tcW w:w="1133" w:type="dxa"/>
          </w:tcPr>
          <w:p w14:paraId="6A125DC6" w14:textId="77777777" w:rsidR="00726B3A" w:rsidRPr="00DA43B8" w:rsidRDefault="00726B3A" w:rsidP="00726B3A">
            <w:pPr>
              <w:rPr>
                <w:rFonts w:cstheme="majorHAnsi"/>
              </w:rPr>
            </w:pPr>
          </w:p>
        </w:tc>
        <w:tc>
          <w:tcPr>
            <w:tcW w:w="1669" w:type="dxa"/>
          </w:tcPr>
          <w:p w14:paraId="5DA45570" w14:textId="77777777" w:rsidR="00726B3A" w:rsidRPr="00DA43B8" w:rsidRDefault="00726B3A" w:rsidP="00726B3A">
            <w:pPr>
              <w:rPr>
                <w:rFonts w:cstheme="majorHAnsi"/>
              </w:rPr>
            </w:pPr>
          </w:p>
        </w:tc>
        <w:tc>
          <w:tcPr>
            <w:tcW w:w="3605" w:type="dxa"/>
          </w:tcPr>
          <w:p w14:paraId="046E81BB" w14:textId="77777777" w:rsidR="00726B3A" w:rsidRPr="00DA43B8" w:rsidRDefault="00726B3A" w:rsidP="00726B3A">
            <w:pPr>
              <w:rPr>
                <w:rFonts w:cstheme="majorHAnsi"/>
              </w:rPr>
            </w:pPr>
          </w:p>
        </w:tc>
        <w:tc>
          <w:tcPr>
            <w:tcW w:w="1843" w:type="dxa"/>
          </w:tcPr>
          <w:p w14:paraId="1E73A6D2" w14:textId="77777777" w:rsidR="00726B3A" w:rsidRPr="00DA43B8" w:rsidRDefault="00726B3A" w:rsidP="00726B3A">
            <w:pPr>
              <w:rPr>
                <w:rFonts w:cstheme="majorHAnsi"/>
              </w:rPr>
            </w:pPr>
          </w:p>
        </w:tc>
        <w:tc>
          <w:tcPr>
            <w:tcW w:w="1797" w:type="dxa"/>
          </w:tcPr>
          <w:p w14:paraId="55D38F7E" w14:textId="77777777" w:rsidR="00726B3A" w:rsidRPr="00DA43B8" w:rsidRDefault="00726B3A" w:rsidP="00726B3A">
            <w:pPr>
              <w:rPr>
                <w:rFonts w:cstheme="majorHAnsi"/>
              </w:rPr>
            </w:pPr>
          </w:p>
        </w:tc>
      </w:tr>
      <w:tr w:rsidR="00726B3A" w:rsidRPr="00DA43B8" w14:paraId="7B372A96" w14:textId="77777777" w:rsidTr="00E344FE">
        <w:tc>
          <w:tcPr>
            <w:tcW w:w="1133" w:type="dxa"/>
          </w:tcPr>
          <w:p w14:paraId="72C4D00E" w14:textId="77777777" w:rsidR="00726B3A" w:rsidRPr="00DA43B8" w:rsidRDefault="00726B3A" w:rsidP="00726B3A">
            <w:pPr>
              <w:rPr>
                <w:rFonts w:cstheme="majorHAnsi"/>
              </w:rPr>
            </w:pPr>
          </w:p>
        </w:tc>
        <w:tc>
          <w:tcPr>
            <w:tcW w:w="1669" w:type="dxa"/>
          </w:tcPr>
          <w:p w14:paraId="036E973C" w14:textId="77777777" w:rsidR="00726B3A" w:rsidRPr="00DA43B8" w:rsidRDefault="00726B3A" w:rsidP="00726B3A">
            <w:pPr>
              <w:rPr>
                <w:rFonts w:cstheme="majorHAnsi"/>
              </w:rPr>
            </w:pPr>
          </w:p>
        </w:tc>
        <w:tc>
          <w:tcPr>
            <w:tcW w:w="3605" w:type="dxa"/>
          </w:tcPr>
          <w:p w14:paraId="44AC8CDF" w14:textId="77777777" w:rsidR="00726B3A" w:rsidRPr="00DA43B8" w:rsidRDefault="00726B3A" w:rsidP="00726B3A">
            <w:pPr>
              <w:rPr>
                <w:rFonts w:cstheme="majorHAnsi"/>
              </w:rPr>
            </w:pPr>
          </w:p>
        </w:tc>
        <w:tc>
          <w:tcPr>
            <w:tcW w:w="1843" w:type="dxa"/>
          </w:tcPr>
          <w:p w14:paraId="2AA52A12" w14:textId="77777777" w:rsidR="00726B3A" w:rsidRPr="00DA43B8" w:rsidRDefault="00726B3A" w:rsidP="00726B3A">
            <w:pPr>
              <w:rPr>
                <w:rFonts w:cstheme="majorHAnsi"/>
              </w:rPr>
            </w:pPr>
          </w:p>
        </w:tc>
        <w:tc>
          <w:tcPr>
            <w:tcW w:w="1797" w:type="dxa"/>
          </w:tcPr>
          <w:p w14:paraId="1D4BACF6" w14:textId="77777777" w:rsidR="00726B3A" w:rsidRPr="00DA43B8" w:rsidRDefault="00726B3A" w:rsidP="00726B3A">
            <w:pPr>
              <w:rPr>
                <w:rFonts w:cstheme="majorHAnsi"/>
              </w:rPr>
            </w:pPr>
          </w:p>
        </w:tc>
      </w:tr>
      <w:tr w:rsidR="00726B3A" w:rsidRPr="00DA43B8" w14:paraId="20A99E08" w14:textId="77777777" w:rsidTr="00E344FE">
        <w:tc>
          <w:tcPr>
            <w:tcW w:w="1133" w:type="dxa"/>
          </w:tcPr>
          <w:p w14:paraId="0E69B8CD" w14:textId="77777777" w:rsidR="00726B3A" w:rsidRPr="00DA43B8" w:rsidRDefault="00726B3A" w:rsidP="00726B3A">
            <w:pPr>
              <w:rPr>
                <w:rFonts w:cstheme="majorHAnsi"/>
              </w:rPr>
            </w:pPr>
          </w:p>
        </w:tc>
        <w:tc>
          <w:tcPr>
            <w:tcW w:w="1669" w:type="dxa"/>
          </w:tcPr>
          <w:p w14:paraId="08E35124" w14:textId="77777777" w:rsidR="00726B3A" w:rsidRPr="00DA43B8" w:rsidRDefault="00726B3A" w:rsidP="00726B3A">
            <w:pPr>
              <w:rPr>
                <w:rFonts w:cstheme="majorHAnsi"/>
              </w:rPr>
            </w:pPr>
          </w:p>
        </w:tc>
        <w:tc>
          <w:tcPr>
            <w:tcW w:w="3605" w:type="dxa"/>
          </w:tcPr>
          <w:p w14:paraId="13AC7C31" w14:textId="77777777" w:rsidR="00726B3A" w:rsidRPr="00DA43B8" w:rsidRDefault="00726B3A" w:rsidP="00726B3A">
            <w:pPr>
              <w:rPr>
                <w:rFonts w:cstheme="majorHAnsi"/>
              </w:rPr>
            </w:pPr>
          </w:p>
        </w:tc>
        <w:tc>
          <w:tcPr>
            <w:tcW w:w="1843" w:type="dxa"/>
          </w:tcPr>
          <w:p w14:paraId="5B251A6C" w14:textId="77777777" w:rsidR="00726B3A" w:rsidRPr="00DA43B8" w:rsidRDefault="00726B3A" w:rsidP="00726B3A">
            <w:pPr>
              <w:rPr>
                <w:rFonts w:cstheme="majorHAnsi"/>
              </w:rPr>
            </w:pPr>
          </w:p>
        </w:tc>
        <w:tc>
          <w:tcPr>
            <w:tcW w:w="1797" w:type="dxa"/>
          </w:tcPr>
          <w:p w14:paraId="39738B09" w14:textId="77777777" w:rsidR="00726B3A" w:rsidRPr="00DA43B8" w:rsidRDefault="00726B3A" w:rsidP="00726B3A">
            <w:pPr>
              <w:rPr>
                <w:rFonts w:cstheme="majorHAnsi"/>
              </w:rPr>
            </w:pPr>
          </w:p>
        </w:tc>
      </w:tr>
      <w:tr w:rsidR="00726B3A" w:rsidRPr="00DA43B8" w14:paraId="3BEF0396" w14:textId="77777777" w:rsidTr="00E344FE">
        <w:tc>
          <w:tcPr>
            <w:tcW w:w="1133" w:type="dxa"/>
          </w:tcPr>
          <w:p w14:paraId="26205081" w14:textId="77777777" w:rsidR="00726B3A" w:rsidRPr="00DA43B8" w:rsidRDefault="00726B3A" w:rsidP="00726B3A">
            <w:pPr>
              <w:rPr>
                <w:rFonts w:cstheme="majorHAnsi"/>
              </w:rPr>
            </w:pPr>
          </w:p>
        </w:tc>
        <w:tc>
          <w:tcPr>
            <w:tcW w:w="1669" w:type="dxa"/>
          </w:tcPr>
          <w:p w14:paraId="40BD3629" w14:textId="77777777" w:rsidR="00726B3A" w:rsidRPr="00DA43B8" w:rsidRDefault="00726B3A" w:rsidP="00726B3A">
            <w:pPr>
              <w:rPr>
                <w:rFonts w:cstheme="majorHAnsi"/>
              </w:rPr>
            </w:pPr>
          </w:p>
        </w:tc>
        <w:tc>
          <w:tcPr>
            <w:tcW w:w="3605" w:type="dxa"/>
          </w:tcPr>
          <w:p w14:paraId="35D39FCE" w14:textId="77777777" w:rsidR="00726B3A" w:rsidRPr="00DA43B8" w:rsidRDefault="00726B3A" w:rsidP="00726B3A">
            <w:pPr>
              <w:rPr>
                <w:rFonts w:cstheme="majorHAnsi"/>
              </w:rPr>
            </w:pPr>
          </w:p>
        </w:tc>
        <w:tc>
          <w:tcPr>
            <w:tcW w:w="1843" w:type="dxa"/>
          </w:tcPr>
          <w:p w14:paraId="12A684AB" w14:textId="77777777" w:rsidR="00726B3A" w:rsidRPr="00DA43B8" w:rsidRDefault="00726B3A" w:rsidP="00726B3A">
            <w:pPr>
              <w:rPr>
                <w:rFonts w:cstheme="majorHAnsi"/>
              </w:rPr>
            </w:pPr>
          </w:p>
        </w:tc>
        <w:tc>
          <w:tcPr>
            <w:tcW w:w="1797" w:type="dxa"/>
          </w:tcPr>
          <w:p w14:paraId="193C5E01" w14:textId="77777777" w:rsidR="00726B3A" w:rsidRPr="00DA43B8" w:rsidRDefault="00726B3A" w:rsidP="00726B3A">
            <w:pPr>
              <w:rPr>
                <w:rFonts w:cstheme="majorHAnsi"/>
              </w:rPr>
            </w:pPr>
          </w:p>
        </w:tc>
      </w:tr>
    </w:tbl>
    <w:p w14:paraId="5B69664F" w14:textId="77777777" w:rsidR="00726B3A" w:rsidRPr="000A6432" w:rsidRDefault="00726B3A" w:rsidP="001405F4">
      <w:pPr>
        <w:spacing w:before="120"/>
        <w:rPr>
          <w:i/>
        </w:rPr>
      </w:pPr>
    </w:p>
    <w:p w14:paraId="50D4DCF0" w14:textId="77777777" w:rsidR="00786B1F" w:rsidRDefault="00786B1F" w:rsidP="006F2A95">
      <w:pPr>
        <w:widowControl w:val="0"/>
        <w:autoSpaceDE w:val="0"/>
        <w:autoSpaceDN w:val="0"/>
        <w:adjustRightInd w:val="0"/>
        <w:spacing w:before="360"/>
        <w:rPr>
          <w:rFonts w:ascii="Calibri-Bold" w:hAnsi="Calibri-Bold" w:cs="Calibri-Bold"/>
          <w:b/>
          <w:bCs/>
          <w:color w:val="DD0714"/>
          <w:sz w:val="24"/>
          <w:szCs w:val="24"/>
        </w:rPr>
        <w:sectPr w:rsidR="00786B1F" w:rsidSect="006F2A95">
          <w:type w:val="continuous"/>
          <w:pgSz w:w="11900" w:h="16840"/>
          <w:pgMar w:top="2155" w:right="851" w:bottom="1134" w:left="851" w:header="709" w:footer="425" w:gutter="0"/>
          <w:cols w:space="708"/>
          <w:formProt w:val="0"/>
          <w:docGrid w:linePitch="360"/>
        </w:sectPr>
      </w:pPr>
    </w:p>
    <w:p w14:paraId="4389E581" w14:textId="051FAD60" w:rsidR="00D32C17" w:rsidRDefault="00D32C17" w:rsidP="005055AA">
      <w:pPr>
        <w:pStyle w:val="Header2Nomad"/>
      </w:pPr>
      <w:bookmarkStart w:id="1" w:name="_Toc293689328"/>
    </w:p>
    <w:bookmarkEnd w:id="1" w:displacedByCustomXml="next"/>
    <w:sdt>
      <w:sdtPr>
        <w:rPr>
          <w:rFonts w:ascii="Calibri" w:eastAsia="Calibri" w:hAnsi="Calibri" w:cs="Times New Roman"/>
          <w:caps/>
          <w:color w:val="292929"/>
          <w:sz w:val="20"/>
          <w:szCs w:val="20"/>
          <w:lang w:val="en-GB"/>
        </w:rPr>
        <w:id w:val="-417027705"/>
        <w:docPartObj>
          <w:docPartGallery w:val="Cover Pages"/>
          <w:docPartUnique/>
        </w:docPartObj>
      </w:sdtPr>
      <w:sdtEndPr>
        <w:rPr>
          <w:caps w:val="0"/>
        </w:rPr>
      </w:sdtEndPr>
      <w:sdtContent>
        <w:p w14:paraId="0AA4E128" w14:textId="77777777" w:rsidR="000F1621" w:rsidRDefault="000F1621" w:rsidP="000F1621">
          <w:pPr>
            <w:spacing w:after="120" w:line="360" w:lineRule="auto"/>
            <w:rPr>
              <w:rFonts w:ascii="Calibri" w:eastAsia="Calibri" w:hAnsi="Calibri" w:cs="Times New Roman"/>
              <w:caps/>
              <w:color w:val="292929"/>
              <w:sz w:val="20"/>
              <w:szCs w:val="20"/>
              <w:lang w:val="en-GB"/>
            </w:rPr>
          </w:pPr>
        </w:p>
        <w:p w14:paraId="5D06BDE6" w14:textId="77777777" w:rsidR="00B251B7" w:rsidRDefault="00B251B7" w:rsidP="00B251B7">
          <w:pPr>
            <w:rPr>
              <w:rFonts w:ascii="Calibri" w:eastAsia="Calibri" w:hAnsi="Calibri" w:cs="Times New Roman"/>
              <w:caps/>
              <w:color w:val="292929"/>
              <w:sz w:val="20"/>
              <w:szCs w:val="20"/>
              <w:lang w:val="en-GB"/>
            </w:rPr>
          </w:pPr>
        </w:p>
        <w:p w14:paraId="0707EFCB" w14:textId="6346DA9A" w:rsidR="00B251B7" w:rsidRPr="005055AA" w:rsidRDefault="00072FD1" w:rsidP="005055AA">
          <w:pPr>
            <w:pStyle w:val="Header2Nomad"/>
          </w:pPr>
          <w:r>
            <w:t>Disclaimer of liability</w:t>
          </w:r>
        </w:p>
        <w:sdt>
          <w:sdtPr>
            <w:rPr>
              <w:rFonts w:asciiTheme="majorHAnsi" w:hAnsiTheme="majorHAnsi" w:cstheme="majorHAnsi"/>
            </w:rPr>
            <w:id w:val="1911893343"/>
            <w:docPartObj>
              <w:docPartGallery w:val="Cover Pages"/>
              <w:docPartUnique/>
            </w:docPartObj>
          </w:sdtPr>
          <w:sdtEndPr/>
          <w:sdtContent>
            <w:p w14:paraId="71754B76" w14:textId="77777777" w:rsidR="00072FD1" w:rsidRPr="00072FD1" w:rsidRDefault="00072FD1" w:rsidP="00072FD1">
              <w:pPr>
                <w:pStyle w:val="NDParagraph"/>
                <w:rPr>
                  <w:rFonts w:asciiTheme="majorHAnsi" w:hAnsiTheme="majorHAnsi" w:cstheme="majorHAnsi"/>
                </w:rPr>
              </w:pPr>
              <w:r>
                <w:rPr>
                  <w:rFonts w:asciiTheme="majorHAnsi" w:hAnsiTheme="majorHAnsi" w:cstheme="majorHAnsi"/>
                </w:rPr>
                <w:t>The information in this document is subject to change without notice and should not be construed as a commitment by Nomad Digital Ltd. While reasonable precautions have been taken, Nomad Digital Ltd assumes no responsibility for technical inaccuracies or typographical errors that may appear in this document. Nomad Digital Ltd reserves the right to revise this publication without obligation to provide notification of such revisions.</w:t>
              </w:r>
            </w:p>
          </w:sdtContent>
        </w:sdt>
        <w:p w14:paraId="39F00467" w14:textId="77777777" w:rsidR="00B251B7" w:rsidRPr="00072FD1" w:rsidRDefault="00B251B7" w:rsidP="00B251B7">
          <w:pPr>
            <w:rPr>
              <w:rFonts w:eastAsia="Calibri" w:cstheme="majorHAnsi"/>
              <w:caps/>
              <w:color w:val="292929"/>
              <w:sz w:val="20"/>
              <w:szCs w:val="20"/>
              <w:lang w:val="en-GB"/>
            </w:rPr>
          </w:pPr>
        </w:p>
        <w:p w14:paraId="71E30104" w14:textId="77777777" w:rsidR="00B251B7" w:rsidRDefault="00B251B7" w:rsidP="00B251B7">
          <w:pPr>
            <w:rPr>
              <w:rFonts w:ascii="Calibri" w:eastAsia="Calibri" w:hAnsi="Calibri" w:cs="Times New Roman"/>
              <w:caps/>
              <w:color w:val="292929"/>
              <w:sz w:val="20"/>
              <w:szCs w:val="20"/>
              <w:lang w:val="en-GB"/>
            </w:rPr>
          </w:pPr>
        </w:p>
        <w:p w14:paraId="16759265" w14:textId="77777777" w:rsidR="00B251B7" w:rsidRDefault="00B251B7" w:rsidP="00B251B7">
          <w:pPr>
            <w:rPr>
              <w:rFonts w:ascii="Calibri" w:eastAsia="Calibri" w:hAnsi="Calibri" w:cs="Times New Roman"/>
              <w:sz w:val="20"/>
              <w:szCs w:val="20"/>
              <w:lang w:val="en-GB"/>
            </w:rPr>
          </w:pPr>
        </w:p>
        <w:p w14:paraId="38365EB1" w14:textId="77777777" w:rsidR="00337143" w:rsidRPr="00337143" w:rsidRDefault="00337143" w:rsidP="00337143">
          <w:pPr>
            <w:rPr>
              <w:rFonts w:ascii="Calibri" w:eastAsia="Calibri" w:hAnsi="Calibri" w:cs="Times New Roman"/>
              <w:sz w:val="20"/>
              <w:szCs w:val="20"/>
              <w:lang w:val="en-GB"/>
            </w:rPr>
          </w:pPr>
        </w:p>
        <w:p w14:paraId="371AD73F" w14:textId="77777777" w:rsidR="00337143" w:rsidRPr="00337143" w:rsidRDefault="00337143" w:rsidP="00337143">
          <w:pPr>
            <w:rPr>
              <w:rFonts w:ascii="Calibri" w:eastAsia="Calibri" w:hAnsi="Calibri" w:cs="Times New Roman"/>
              <w:sz w:val="20"/>
              <w:szCs w:val="20"/>
              <w:lang w:val="en-GB"/>
            </w:rPr>
          </w:pPr>
        </w:p>
        <w:p w14:paraId="3B4E2D4F" w14:textId="77777777" w:rsidR="00337143" w:rsidRPr="00337143" w:rsidRDefault="00337143" w:rsidP="00337143">
          <w:pPr>
            <w:rPr>
              <w:rFonts w:ascii="Calibri" w:eastAsia="Calibri" w:hAnsi="Calibri" w:cs="Times New Roman"/>
              <w:sz w:val="20"/>
              <w:szCs w:val="20"/>
              <w:lang w:val="en-GB"/>
            </w:rPr>
          </w:pPr>
        </w:p>
        <w:p w14:paraId="767234B5" w14:textId="77777777" w:rsidR="00337143" w:rsidRPr="00337143" w:rsidRDefault="00337143" w:rsidP="00337143">
          <w:pPr>
            <w:rPr>
              <w:rFonts w:ascii="Calibri" w:eastAsia="Calibri" w:hAnsi="Calibri" w:cs="Times New Roman"/>
              <w:sz w:val="20"/>
              <w:szCs w:val="20"/>
              <w:lang w:val="en-GB"/>
            </w:rPr>
          </w:pPr>
        </w:p>
        <w:p w14:paraId="0A95B282" w14:textId="77777777" w:rsidR="00337143" w:rsidRPr="00337143" w:rsidRDefault="00337143" w:rsidP="00337143">
          <w:pPr>
            <w:rPr>
              <w:rFonts w:ascii="Calibri" w:eastAsia="Calibri" w:hAnsi="Calibri" w:cs="Times New Roman"/>
              <w:sz w:val="20"/>
              <w:szCs w:val="20"/>
              <w:lang w:val="en-GB"/>
            </w:rPr>
          </w:pPr>
        </w:p>
        <w:p w14:paraId="6045D00D" w14:textId="77777777" w:rsidR="00337143" w:rsidRPr="00337143" w:rsidRDefault="00337143" w:rsidP="00337143">
          <w:pPr>
            <w:rPr>
              <w:rFonts w:ascii="Calibri" w:eastAsia="Calibri" w:hAnsi="Calibri" w:cs="Times New Roman"/>
              <w:sz w:val="20"/>
              <w:szCs w:val="20"/>
              <w:lang w:val="en-GB"/>
            </w:rPr>
          </w:pPr>
        </w:p>
        <w:p w14:paraId="744D24EB" w14:textId="77777777" w:rsidR="00337143" w:rsidRPr="00337143" w:rsidRDefault="00337143" w:rsidP="00337143">
          <w:pPr>
            <w:rPr>
              <w:rFonts w:ascii="Calibri" w:eastAsia="Calibri" w:hAnsi="Calibri" w:cs="Times New Roman"/>
              <w:sz w:val="20"/>
              <w:szCs w:val="20"/>
              <w:lang w:val="en-GB"/>
            </w:rPr>
          </w:pPr>
        </w:p>
        <w:p w14:paraId="44C50ED6" w14:textId="77777777" w:rsidR="00337143" w:rsidRPr="00337143" w:rsidRDefault="00337143" w:rsidP="00337143">
          <w:pPr>
            <w:rPr>
              <w:rFonts w:ascii="Calibri" w:eastAsia="Calibri" w:hAnsi="Calibri" w:cs="Times New Roman"/>
              <w:sz w:val="20"/>
              <w:szCs w:val="20"/>
              <w:lang w:val="en-GB"/>
            </w:rPr>
          </w:pPr>
        </w:p>
        <w:p w14:paraId="13E585F7" w14:textId="77777777" w:rsidR="00337143" w:rsidRPr="00337143" w:rsidRDefault="00337143" w:rsidP="00337143">
          <w:pPr>
            <w:rPr>
              <w:rFonts w:ascii="Calibri" w:eastAsia="Calibri" w:hAnsi="Calibri" w:cs="Times New Roman"/>
              <w:sz w:val="20"/>
              <w:szCs w:val="20"/>
              <w:lang w:val="en-GB"/>
            </w:rPr>
          </w:pPr>
        </w:p>
        <w:p w14:paraId="2AE588BB" w14:textId="77777777" w:rsidR="00337143" w:rsidRPr="00337143" w:rsidRDefault="00337143" w:rsidP="00337143">
          <w:pPr>
            <w:rPr>
              <w:rFonts w:ascii="Calibri" w:eastAsia="Calibri" w:hAnsi="Calibri" w:cs="Times New Roman"/>
              <w:sz w:val="20"/>
              <w:szCs w:val="20"/>
              <w:lang w:val="en-GB"/>
            </w:rPr>
          </w:pPr>
        </w:p>
        <w:p w14:paraId="20EC2016" w14:textId="77777777" w:rsidR="00337143" w:rsidRPr="00337143" w:rsidRDefault="00337143" w:rsidP="00337143">
          <w:pPr>
            <w:rPr>
              <w:rFonts w:ascii="Calibri" w:eastAsia="Calibri" w:hAnsi="Calibri" w:cs="Times New Roman"/>
              <w:sz w:val="20"/>
              <w:szCs w:val="20"/>
              <w:lang w:val="en-GB"/>
            </w:rPr>
          </w:pPr>
        </w:p>
        <w:p w14:paraId="5D37EB7B" w14:textId="77777777" w:rsidR="00337143" w:rsidRPr="00337143" w:rsidRDefault="00337143" w:rsidP="00337143">
          <w:pPr>
            <w:rPr>
              <w:rFonts w:ascii="Calibri" w:eastAsia="Calibri" w:hAnsi="Calibri" w:cs="Times New Roman"/>
              <w:sz w:val="20"/>
              <w:szCs w:val="20"/>
              <w:lang w:val="en-GB"/>
            </w:rPr>
          </w:pPr>
        </w:p>
        <w:p w14:paraId="68A8B072" w14:textId="77777777" w:rsidR="00337143" w:rsidRPr="00337143" w:rsidRDefault="00337143" w:rsidP="00337143">
          <w:pPr>
            <w:rPr>
              <w:rFonts w:ascii="Calibri" w:eastAsia="Calibri" w:hAnsi="Calibri" w:cs="Times New Roman"/>
              <w:sz w:val="20"/>
              <w:szCs w:val="20"/>
              <w:lang w:val="en-GB"/>
            </w:rPr>
          </w:pPr>
        </w:p>
        <w:p w14:paraId="6E2E62A2" w14:textId="77777777" w:rsidR="00337143" w:rsidRPr="00337143" w:rsidRDefault="00337143" w:rsidP="00337143">
          <w:pPr>
            <w:rPr>
              <w:rFonts w:ascii="Calibri" w:eastAsia="Calibri" w:hAnsi="Calibri" w:cs="Times New Roman"/>
              <w:sz w:val="20"/>
              <w:szCs w:val="20"/>
              <w:lang w:val="en-GB"/>
            </w:rPr>
          </w:pPr>
        </w:p>
        <w:p w14:paraId="5EDA488D" w14:textId="77777777" w:rsidR="00337143" w:rsidRPr="00337143" w:rsidRDefault="00337143" w:rsidP="00337143">
          <w:pPr>
            <w:rPr>
              <w:rFonts w:ascii="Calibri" w:eastAsia="Calibri" w:hAnsi="Calibri" w:cs="Times New Roman"/>
              <w:sz w:val="20"/>
              <w:szCs w:val="20"/>
              <w:lang w:val="en-GB"/>
            </w:rPr>
          </w:pPr>
        </w:p>
        <w:p w14:paraId="5F4FD3A4" w14:textId="77777777" w:rsidR="00337143" w:rsidRPr="00337143" w:rsidRDefault="00337143" w:rsidP="00337143">
          <w:pPr>
            <w:rPr>
              <w:rFonts w:ascii="Calibri" w:eastAsia="Calibri" w:hAnsi="Calibri" w:cs="Times New Roman"/>
              <w:sz w:val="20"/>
              <w:szCs w:val="20"/>
              <w:lang w:val="en-GB"/>
            </w:rPr>
          </w:pPr>
        </w:p>
        <w:p w14:paraId="37FDD70B" w14:textId="77777777" w:rsidR="00337143" w:rsidRPr="00337143" w:rsidRDefault="00337143" w:rsidP="00337143">
          <w:pPr>
            <w:rPr>
              <w:rFonts w:ascii="Calibri" w:eastAsia="Calibri" w:hAnsi="Calibri" w:cs="Times New Roman"/>
              <w:sz w:val="20"/>
              <w:szCs w:val="20"/>
              <w:lang w:val="en-GB"/>
            </w:rPr>
          </w:pPr>
        </w:p>
        <w:p w14:paraId="5BEF6573" w14:textId="77777777" w:rsidR="00337143" w:rsidRPr="00337143" w:rsidRDefault="00337143" w:rsidP="00337143">
          <w:pPr>
            <w:rPr>
              <w:rFonts w:ascii="Calibri" w:eastAsia="Calibri" w:hAnsi="Calibri" w:cs="Times New Roman"/>
              <w:sz w:val="20"/>
              <w:szCs w:val="20"/>
              <w:lang w:val="en-GB"/>
            </w:rPr>
          </w:pPr>
        </w:p>
        <w:p w14:paraId="357D98A3" w14:textId="77777777" w:rsidR="00337143" w:rsidRDefault="00337143" w:rsidP="00337143">
          <w:pPr>
            <w:rPr>
              <w:rFonts w:ascii="Calibri" w:eastAsia="Calibri" w:hAnsi="Calibri" w:cs="Times New Roman"/>
              <w:sz w:val="20"/>
              <w:szCs w:val="20"/>
              <w:lang w:val="en-GB"/>
            </w:rPr>
          </w:pPr>
        </w:p>
        <w:p w14:paraId="6A788DFC" w14:textId="77777777" w:rsidR="00337143" w:rsidRDefault="00337143" w:rsidP="00337143">
          <w:pPr>
            <w:rPr>
              <w:rFonts w:ascii="Calibri" w:eastAsia="Calibri" w:hAnsi="Calibri" w:cs="Times New Roman"/>
              <w:sz w:val="20"/>
              <w:szCs w:val="20"/>
              <w:lang w:val="en-GB"/>
            </w:rPr>
          </w:pPr>
        </w:p>
        <w:p w14:paraId="3B425DE9" w14:textId="77777777" w:rsidR="00337143" w:rsidRPr="00337143" w:rsidRDefault="00337143" w:rsidP="00337143">
          <w:pPr>
            <w:rPr>
              <w:rFonts w:ascii="Calibri" w:eastAsia="Calibri" w:hAnsi="Calibri" w:cs="Times New Roman"/>
              <w:sz w:val="20"/>
              <w:szCs w:val="20"/>
              <w:lang w:val="en-GB"/>
            </w:rPr>
            <w:sectPr w:rsidR="00337143" w:rsidRPr="00337143" w:rsidSect="00352EEE">
              <w:headerReference w:type="default" r:id="rId13"/>
              <w:footerReference w:type="default" r:id="rId14"/>
              <w:headerReference w:type="first" r:id="rId15"/>
              <w:footerReference w:type="first" r:id="rId16"/>
              <w:pgSz w:w="11906" w:h="16838"/>
              <w:pgMar w:top="2410" w:right="1080" w:bottom="1440" w:left="1080" w:header="624" w:footer="257" w:gutter="0"/>
              <w:cols w:space="708"/>
              <w:titlePg/>
              <w:docGrid w:linePitch="360"/>
            </w:sectPr>
          </w:pPr>
        </w:p>
        <w:p w14:paraId="52A40A33" w14:textId="77777777" w:rsidR="00611EDB" w:rsidRDefault="00611EDB" w:rsidP="00611EDB">
          <w:pPr>
            <w:spacing w:after="120"/>
            <w:rPr>
              <w:rFonts w:ascii="Calibri" w:eastAsia="Calibri" w:hAnsi="Calibri" w:cs="Times New Roman"/>
              <w:color w:val="292929"/>
              <w:sz w:val="20"/>
              <w:szCs w:val="20"/>
              <w:lang w:val="en-GB"/>
            </w:rPr>
          </w:pPr>
        </w:p>
        <w:p w14:paraId="437FF8E3" w14:textId="063FA4DB" w:rsidR="00FA4D81" w:rsidRPr="00611EDB" w:rsidRDefault="004A0F2B" w:rsidP="00611EDB">
          <w:pPr>
            <w:spacing w:after="120"/>
            <w:rPr>
              <w:rFonts w:ascii="Calibri" w:eastAsia="Calibri" w:hAnsi="Calibri" w:cs="Times New Roman"/>
              <w:color w:val="292929"/>
              <w:sz w:val="20"/>
              <w:szCs w:val="20"/>
              <w:lang w:val="en-GB"/>
            </w:rPr>
          </w:pPr>
        </w:p>
      </w:sdtContent>
    </w:sdt>
    <w:p w14:paraId="6E8EC4E7" w14:textId="77777777" w:rsidR="00FA4D81" w:rsidRPr="00FA4D81" w:rsidRDefault="00FA4D81" w:rsidP="005055AA">
      <w:pPr>
        <w:pStyle w:val="Header2Nomad"/>
      </w:pPr>
      <w:bookmarkStart w:id="3" w:name="_Toc293689327"/>
      <w:r>
        <w:t>Contents</w:t>
      </w:r>
      <w:bookmarkEnd w:id="3"/>
    </w:p>
    <w:p w14:paraId="7624C288" w14:textId="77777777" w:rsidR="00FA4D81" w:rsidRDefault="00FA4D81" w:rsidP="00FA4D81">
      <w:pPr>
        <w:pStyle w:val="TOC1"/>
        <w:rPr>
          <w:rFonts w:asciiTheme="minorHAnsi" w:hAnsiTheme="minorHAnsi" w:cstheme="minorBidi"/>
          <w:b w:val="0"/>
          <w:bCs w:val="0"/>
          <w:color w:val="auto"/>
          <w:sz w:val="24"/>
          <w:szCs w:val="24"/>
          <w:lang w:val="en-GB" w:eastAsia="ja-JP"/>
        </w:rPr>
      </w:pPr>
      <w:r>
        <w:fldChar w:fldCharType="begin"/>
        <w:instrText xml:space="preserve"> TOC \o "1-3" \t "Header 2 Nomad,1,Header 3 Nomad,2" </w:instrText>
        <w:fldChar w:fldCharType="separate"/>
        <w:t>Document control</w:t>
        <w:tab/>
        <w:fldChar w:fldCharType="begin"/>
        <w:instrText xml:space="preserve"> PAGEREF _Toc293689326 \h </w:instrText>
        <w:fldChar w:fldCharType="separate"/>
        <w:t>1</w:t>
        <w:fldChar w:fldCharType="end"/>
      </w:r>
    </w:p>
    <w:p w14:paraId="7B47DBE8" w14:textId="77777777" w:rsidR="00FA4D81" w:rsidRDefault="00FA4D81" w:rsidP="00FA4D81">
      <w:pPr>
        <w:pStyle w:val="TOC1"/>
        <w:rPr>
          <w:rFonts w:asciiTheme="minorHAnsi" w:hAnsiTheme="minorHAnsi" w:cstheme="minorBidi"/>
          <w:b w:val="0"/>
          <w:bCs w:val="0"/>
          <w:color w:val="auto"/>
          <w:sz w:val="24"/>
          <w:szCs w:val="24"/>
          <w:lang w:val="en-GB" w:eastAsia="ja-JP"/>
        </w:rPr>
      </w:pPr>
      <w:r>
        <w:t>Contents</w:t>
        <w:tab/>
        <w:fldChar w:fldCharType="begin"/>
        <w:instrText xml:space="preserve"> PAGEREF _Toc293689327 \h </w:instrText>
        <w:fldChar w:fldCharType="separate"/>
        <w:t>2</w:t>
        <w:fldChar w:fldCharType="end"/>
      </w:r>
    </w:p>
    <w:p w14:paraId="0ECC40E8" w14:textId="77777777" w:rsidR="00FA4D81" w:rsidRDefault="00FA4D81" w:rsidP="00FA4D81">
      <w:pPr>
        <w:pStyle w:val="TOC1"/>
        <w:rPr>
          <w:rFonts w:asciiTheme="minorHAnsi" w:hAnsiTheme="minorHAnsi" w:cstheme="minorBidi"/>
          <w:b w:val="0"/>
          <w:bCs w:val="0"/>
          <w:color w:val="auto"/>
          <w:sz w:val="24"/>
          <w:szCs w:val="24"/>
          <w:lang w:val="en-GB" w:eastAsia="ja-JP"/>
        </w:rPr>
      </w:pPr>
      <w:r>
        <w:t>1. Introduction</w:t>
        <w:tab/>
        <w:fldChar w:fldCharType="begin"/>
        <w:instrText xml:space="preserve"> PAGEREF _Toc293689328 \h </w:instrText>
        <w:fldChar w:fldCharType="separate"/>
        <w:t>3</w:t>
        <w:fldChar w:fldCharType="end"/>
      </w:r>
    </w:p>
    <w:p w14:paraId="4CE2ADDE" w14:textId="77777777" w:rsidR="00FA4D81" w:rsidRDefault="00FA4D81" w:rsidP="00FA4D81">
      <w:pPr>
        <w:pStyle w:val="TOC2"/>
        <w:rPr>
          <w:rFonts w:asciiTheme="minorHAnsi" w:hAnsiTheme="minorHAnsi" w:cstheme="minorBidi"/>
          <w:b w:val="0"/>
          <w:color w:val="auto"/>
          <w:sz w:val="24"/>
          <w:szCs w:val="24"/>
          <w:lang w:val="en-GB" w:eastAsia="ja-JP"/>
        </w:rPr>
      </w:pPr>
      <w:r>
        <w:t xml:space="preserve">2. Hardware Platform </w:t>
        <w:tab/>
        <w:fldChar w:fldCharType="begin"/>
        <w:instrText xml:space="preserve"> PAGEREF _Toc293689329 \h </w:instrText>
        <w:fldChar w:fldCharType="separate"/>
        <w:t>3</w:t>
        <w:fldChar w:fldCharType="end"/>
      </w:r>
    </w:p>
    <w:p w14:paraId="2F34F039" w14:textId="77777777" w:rsidR="00FA4D81" w:rsidRDefault="00FA4D81" w:rsidP="00FA4D81">
      <w:pPr>
        <w:pStyle w:val="TOC3"/>
        <w:rPr>
          <w:rFonts w:asciiTheme="minorHAnsi" w:hAnsiTheme="minorHAnsi" w:cstheme="minorBidi"/>
          <w:color w:val="auto"/>
          <w:sz w:val="24"/>
          <w:szCs w:val="24"/>
          <w:lang w:val="en-GB" w:eastAsia="ja-JP"/>
        </w:rPr>
      </w:pPr>
      <w:r>
        <w:t>3. Software Packages Delivered</w:t>
        <w:tab/>
        <w:fldChar w:fldCharType="begin"/>
        <w:instrText xml:space="preserve"> PAGEREF _Toc293689330 \h </w:instrText>
        <w:fldChar w:fldCharType="separate"/>
        <w:t>3</w:t>
        <w:fldChar w:fldCharType="end"/>
      </w:r>
    </w:p>
    <w:p w14:paraId="1CF074A1" w14:textId="77777777" w:rsidR="00FA4D81" w:rsidRDefault="00FA4D81" w:rsidP="00FA4D81">
      <w:pPr>
        <w:pStyle w:val="TOC3"/>
        <w:rPr>
          <w:rFonts w:asciiTheme="minorHAnsi" w:hAnsiTheme="minorHAnsi" w:cstheme="minorBidi"/>
          <w:color w:val="auto"/>
          <w:sz w:val="24"/>
          <w:szCs w:val="24"/>
          <w:lang w:val="en-GB" w:eastAsia="ja-JP"/>
        </w:rPr>
      </w:pPr>
      <w:r>
        <w:t>4. Characteristics</w:t>
        <w:tab/>
        <w:fldChar w:fldCharType="begin"/>
        <w:instrText xml:space="preserve"> PAGEREF _Toc293689331 \h </w:instrText>
        <w:fldChar w:fldCharType="separate"/>
        <w:t>3</w:t>
        <w:fldChar w:fldCharType="end"/>
      </w:r>
    </w:p>
    <w:p w14:paraId="73D286EA" w14:textId="399897EF" w:rsidR="00FA4D81" w:rsidRDefault="00FA4D81" w:rsidP="00FA4D81">
      <w:pPr>
        <w:pStyle w:val="BodyNomad"/>
      </w:pPr>
      <w:r>
        <w:fldChar w:fldCharType="end"/>
      </w:r>
    </w:p>
    <w:p w14:paraId="2E097FAC" w14:textId="3D73A6C7" w:rsidR="00C46F5B" w:rsidRDefault="00C46F5B" w:rsidP="00FA4D81">
      <w:pPr>
        <w:pStyle w:val="BodyNomad"/>
      </w:pPr>
    </w:p>
    <w:p w14:paraId="18D1EA1A" w14:textId="480E97B3" w:rsidR="00C46F5B" w:rsidRDefault="00C46F5B" w:rsidP="00FA4D81">
      <w:pPr>
        <w:pStyle w:val="BodyNomad"/>
      </w:pPr>
    </w:p>
    <w:p w14:paraId="72DE86F7" w14:textId="5DECA2DF" w:rsidR="00C46F5B" w:rsidRDefault="00C46F5B" w:rsidP="00FA4D81">
      <w:pPr>
        <w:pStyle w:val="BodyNomad"/>
      </w:pPr>
    </w:p>
    <w:p w14:paraId="5A3129A4" w14:textId="2B17503F" w:rsidR="00C46F5B" w:rsidRDefault="00C46F5B" w:rsidP="00FA4D81">
      <w:pPr>
        <w:pStyle w:val="BodyNomad"/>
      </w:pPr>
    </w:p>
    <w:p w14:paraId="386E484B" w14:textId="79D8430E" w:rsidR="00C46F5B" w:rsidRDefault="00C46F5B" w:rsidP="00FA4D81">
      <w:pPr>
        <w:pStyle w:val="BodyNomad"/>
      </w:pPr>
    </w:p>
    <w:p w14:paraId="789159CE" w14:textId="7B2F3F6D" w:rsidR="00C46F5B" w:rsidRDefault="00C46F5B" w:rsidP="00FA4D81">
      <w:pPr>
        <w:pStyle w:val="BodyNomad"/>
      </w:pPr>
    </w:p>
    <w:p w14:paraId="5EA121B8" w14:textId="66978A0D" w:rsidR="00C46F5B" w:rsidRDefault="00C46F5B" w:rsidP="00FA4D81">
      <w:pPr>
        <w:pStyle w:val="BodyNomad"/>
      </w:pPr>
    </w:p>
    <w:p w14:paraId="5E97F860" w14:textId="07206B0C" w:rsidR="00C46F5B" w:rsidRDefault="00C46F5B" w:rsidP="00FA4D81">
      <w:pPr>
        <w:pStyle w:val="BodyNomad"/>
      </w:pPr>
    </w:p>
    <w:p w14:paraId="01B75B9E" w14:textId="72426EF9" w:rsidR="00C46F5B" w:rsidRDefault="00C46F5B" w:rsidP="00FA4D81">
      <w:pPr>
        <w:pStyle w:val="BodyNomad"/>
      </w:pPr>
    </w:p>
    <w:p w14:paraId="79A83799" w14:textId="4569E424" w:rsidR="00C46F5B" w:rsidRDefault="00C46F5B" w:rsidP="00FA4D81">
      <w:pPr>
        <w:pStyle w:val="BodyNomad"/>
      </w:pPr>
    </w:p>
    <w:p w14:paraId="0A6200CA" w14:textId="6CC4F256" w:rsidR="00C46F5B" w:rsidRDefault="00C46F5B" w:rsidP="00FA4D81">
      <w:pPr>
        <w:pStyle w:val="BodyNomad"/>
      </w:pPr>
    </w:p>
    <w:p w14:paraId="5A91CCD8" w14:textId="266C6133" w:rsidR="00C46F5B" w:rsidRDefault="00C46F5B" w:rsidP="00FA4D81">
      <w:pPr>
        <w:pStyle w:val="BodyNomad"/>
      </w:pPr>
    </w:p>
    <w:p w14:paraId="26D99621" w14:textId="04613719" w:rsidR="00C46F5B" w:rsidRDefault="00C46F5B" w:rsidP="00FA4D81">
      <w:pPr>
        <w:pStyle w:val="BodyNomad"/>
      </w:pPr>
    </w:p>
    <w:p w14:paraId="208B7C05" w14:textId="22219FAA" w:rsidR="00C46F5B" w:rsidRDefault="00C46F5B" w:rsidP="00FA4D81">
      <w:pPr>
        <w:pStyle w:val="BodyNomad"/>
      </w:pPr>
    </w:p>
    <w:p w14:paraId="7EF6FA0C" w14:textId="63E38E86" w:rsidR="00C46F5B" w:rsidRDefault="00C46F5B" w:rsidP="00FA4D81">
      <w:pPr>
        <w:pStyle w:val="BodyNomad"/>
      </w:pPr>
    </w:p>
    <w:p w14:paraId="2BDFA7BD" w14:textId="3E32B735" w:rsidR="00C46F5B" w:rsidRDefault="00C46F5B" w:rsidP="00FA4D81">
      <w:pPr>
        <w:pStyle w:val="BodyNomad"/>
      </w:pPr>
    </w:p>
    <w:p w14:paraId="3AAB32E9" w14:textId="54CCF97F" w:rsidR="00C46F5B" w:rsidRDefault="00C46F5B" w:rsidP="00FA4D81">
      <w:pPr>
        <w:pStyle w:val="BodyNomad"/>
      </w:pPr>
    </w:p>
    <w:p w14:paraId="568C69B5" w14:textId="63C02629" w:rsidR="00C46F5B" w:rsidRDefault="00C46F5B" w:rsidP="00FA4D81">
      <w:pPr>
        <w:pStyle w:val="BodyNomad"/>
      </w:pPr>
    </w:p>
    <w:p w14:paraId="5D84D1D4" w14:textId="4B72912D" w:rsidR="00C46F5B" w:rsidRDefault="00C46F5B" w:rsidP="00FA4D81">
      <w:pPr>
        <w:pStyle w:val="BodyNomad"/>
      </w:pPr>
    </w:p>
    <w:p w14:paraId="2BB54B46" w14:textId="77777777" w:rsidR="006C1D47" w:rsidRDefault="006C1D47" w:rsidP="006C1D47">
      <w:pPr>
        <w:pStyle w:val="Header2Nomad"/>
      </w:pPr>
    </w:p>
    <w:p w14:paraId="662322EC" w14:textId="67026623" w:rsidR="006C1D47" w:rsidRPr="00FA4D81" w:rsidRDefault="00603C54" w:rsidP="00603C54">
      <w:pPr>
        <w:pStyle w:val="Header2Nomad"/>
      </w:pPr>
      <w:r>
        <w:t>1. Introduction</w:t>
      </w:r>
    </w:p>
    <w:p w14:paraId="0538390D" w14:textId="60F984CD" w:rsidR="00C46F5B" w:rsidRDefault="00C46F5B" w:rsidP="00FA4D81">
      <w:pPr>
        <w:pStyle w:val="BodyNomad"/>
      </w:pPr>
    </w:p>
    <w:p w14:paraId="435C83CC" w14:textId="44BEE3A2" w:rsidR="00603C54" w:rsidRPr="00603C54" w:rsidRDefault="0006378B" w:rsidP="0006378B">
      <w:pPr>
        <w:keepNext/>
        <w:keepLines/>
        <w:numPr>
          <w:ilvl w:val="1"/>
          <w:numId w:val="0"/>
        </w:numPr>
        <w:spacing w:before="240" w:after="240"/>
        <w:ind w:left="576"/>
        <w:outlineLvl w:val="1"/>
        <w:rPr>
          <w:b/>
          <w:noProof/>
          <w:color w:val="61605D"/>
        </w:rPr>
      </w:pPr>
      <w:bookmarkStart w:id="4" w:name="_Toc124931847"/>
      <w:r>
        <w:rPr>
          <w:b/>
          <w:noProof/>
          <w:color w:val="61605D"/>
        </w:rPr>
        <w:t>1.1 Document Purpose</w:t>
      </w:r>
      <w:bookmarkEnd w:id="4"/>
    </w:p>
    <w:p w14:paraId="6B1780F0" w14:textId="18E4563A" w:rsidR="007A068B" w:rsidRPr="007A068B" w:rsidRDefault="007A068B" w:rsidP="007A068B">
      <w:pPr>
        <w:rPr>
          <w:bCs/>
          <w:noProof/>
          <w:color w:val="61605D"/>
        </w:rPr>
      </w:pPr>
      <w:bookmarkStart w:id="5" w:name="_Toc124931848"/>
      <w:r>
        <w:rPr>
          <w:bCs/>
          <w:noProof/>
          <w:color w:val="61605D"/>
        </w:rPr>
        <w:t xml:space="preserve">The purpose of this document is to describe the constitute components of the project software build developed by Nomad for deployment to </w:t>
      </w:r>
      <w:r>
        <w:rPr>
          <w:b/>
          <w:noProof/>
          <w:color w:val="334EA2"/>
        </w:rPr>
        <w:t>ÖBB DOSTO Neu</w:t>
      </w:r>
      <w:r>
        <w:rPr>
          <w:bCs/>
          <w:noProof/>
          <w:color w:val="61605D"/>
        </w:rPr>
        <w:t xml:space="preserve"> project’s Internet-on-Board (IoB) solution. </w:t>
      </w:r>
    </w:p>
    <w:p w14:paraId="7FBA5AD7" w14:textId="77777777" w:rsidR="007A068B" w:rsidRPr="007A068B" w:rsidRDefault="007A068B" w:rsidP="007A068B">
      <w:pPr>
        <w:rPr>
          <w:bCs/>
          <w:noProof/>
          <w:color w:val="61605D"/>
        </w:rPr>
      </w:pPr>
    </w:p>
    <w:p w14:paraId="2B3BDA6D" w14:textId="77777777" w:rsidR="007A068B" w:rsidRPr="007A068B" w:rsidRDefault="007A068B" w:rsidP="007A068B">
      <w:pPr>
        <w:rPr>
          <w:bCs/>
          <w:noProof/>
          <w:color w:val="61605D"/>
        </w:rPr>
      </w:pPr>
      <w:r>
        <w:rPr>
          <w:bCs/>
          <w:noProof/>
          <w:color w:val="61605D"/>
        </w:rPr>
        <w:t>As part of Nomad’s quality assurance and change management processes, this document also provides a summary of the change log(s) and release history associated with the software release(s) through its evolution, with references made (where applicable) to Test Exit Report(s).</w:t>
      </w:r>
    </w:p>
    <w:p w14:paraId="323745DD" w14:textId="77777777" w:rsidR="007A068B" w:rsidRPr="007A068B" w:rsidRDefault="007A068B" w:rsidP="007A068B">
      <w:pPr>
        <w:rPr>
          <w:bCs/>
          <w:noProof/>
          <w:color w:val="61605D"/>
        </w:rPr>
      </w:pPr>
    </w:p>
    <w:p w14:paraId="0D8006F4" w14:textId="77777777" w:rsidR="007A068B" w:rsidRPr="007A068B" w:rsidRDefault="007A068B" w:rsidP="007A068B">
      <w:pPr>
        <w:rPr>
          <w:bCs/>
          <w:noProof/>
          <w:color w:val="61605D"/>
        </w:rPr>
      </w:pPr>
      <w:r>
        <w:rPr>
          <w:bCs/>
          <w:noProof/>
          <w:color w:val="61605D"/>
        </w:rPr>
        <w:t>This covers the hardware and software deployed on the trains across all four DOSTO Neu platform variants: nv4 (4734, 4-car), nv6 (4736, 6-car), fv5 (4705, CAT 5-car) and fv6 (4706, FV 6-car).</w:t>
      </w:r>
    </w:p>
    <w:p w14:paraId="0397860D" w14:textId="77777777" w:rsidR="007A068B" w:rsidRPr="007A068B" w:rsidRDefault="007A068B" w:rsidP="007A068B">
      <w:pPr>
        <w:rPr>
          <w:bCs/>
          <w:noProof/>
          <w:color w:val="61605D"/>
        </w:rPr>
      </w:pPr>
    </w:p>
    <w:p w14:paraId="66FE582B" w14:textId="4CB33432" w:rsidR="007A068B" w:rsidRDefault="007A068B" w:rsidP="007A068B">
      <w:pPr>
        <w:rPr>
          <w:bCs/>
          <w:noProof/>
          <w:color w:val="61605D"/>
        </w:rPr>
      </w:pPr>
      <w:r>
        <w:rPr>
          <w:bCs/>
          <w:noProof/>
          <w:color w:val="61605D"/>
        </w:rPr>
        <w:t>The following documents give more details about the project:</w:t>
      </w:r>
    </w:p>
    <w:p w14:paraId="11E641DA" w14:textId="77777777" w:rsidR="006A4E5B" w:rsidRPr="007A068B" w:rsidRDefault="006A4E5B" w:rsidP="007A068B">
      <w:pPr>
        <w:rPr>
          <w:bCs/>
          <w:noProof/>
          <w:color w:val="61605D"/>
        </w:rPr>
      </w:pPr>
    </w:p>
    <w:tbl>
      <w:tblPr>
        <w:tblStyle w:val="TableGrid3"/>
        <w:tblW w:w="9351" w:type="dxa"/>
        <w:tblLook w:val="04A0" w:firstRow="1" w:lastRow="0" w:firstColumn="1" w:lastColumn="0" w:noHBand="0" w:noVBand="1"/>
      </w:tblPr>
      <w:tblGrid>
        <w:gridCol w:w="2692"/>
        <w:gridCol w:w="2683"/>
        <w:gridCol w:w="3976"/>
      </w:tblGrid>
      <w:tr w:rsidR="006A4E5B" w:rsidRPr="006A4E5B" w14:paraId="3BB671A1" w14:textId="77777777" w:rsidTr="006A4E5B">
        <w:tc>
          <w:tcPr>
            <w:tcW w:w="2692" w:type="dxa"/>
            <w:shd w:val="clear" w:color="auto" w:fill="334EA2"/>
          </w:tcPr>
          <w:bookmarkEnd w:id="5"/>
          <w:p w14:paraId="361496D5"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Title</w:t>
            </w:r>
          </w:p>
        </w:tc>
        <w:tc>
          <w:tcPr>
            <w:tcW w:w="2683" w:type="dxa"/>
            <w:shd w:val="clear" w:color="auto" w:fill="334EA2"/>
          </w:tcPr>
          <w:p w14:paraId="4EEB4CF5" w14:textId="77777777"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Reference</w:t>
            </w:r>
          </w:p>
        </w:tc>
        <w:tc>
          <w:tcPr>
            <w:tcW w:w="3976" w:type="dxa"/>
            <w:shd w:val="clear" w:color="auto" w:fill="334EA2"/>
          </w:tcPr>
          <w:p w14:paraId="33F43C34" w14:textId="5D522E23" w:rsidR="006A4E5B" w:rsidRPr="006A4E5B" w:rsidRDefault="006A4E5B" w:rsidP="006A4E5B">
            <w:pPr>
              <w:spacing w:after="120" w:line="276" w:lineRule="auto"/>
              <w:jc w:val="center"/>
              <w:rPr>
                <w:rFonts w:cs="Arial"/>
                <w:b/>
                <w:bCs/>
                <w:color w:val="FFFFFF" w:themeColor="background1"/>
                <w:sz w:val="22"/>
                <w:szCs w:val="22"/>
              </w:rPr>
            </w:pPr>
            <w:r>
              <w:rPr>
                <w:rFonts w:cs="Arial"/>
                <w:b/>
                <w:bCs/>
                <w:color w:val="FFFFFF" w:themeColor="background1"/>
                <w:sz w:val="22"/>
                <w:szCs w:val="22"/>
              </w:rPr>
              <w:t>Short Summary</w:t>
            </w:r>
          </w:p>
        </w:tc>
      </w:tr>
      <w:tr w:rsidR="006A4E5B" w:rsidRPr="006A4E5B" w14:paraId="140BACCC" w14:textId="77777777" w:rsidTr="00352EEE">
        <w:trPr>
          <w:trHeight w:val="127"/>
        </w:trPr>
        <w:tc>
          <w:tcPr>
            <w:tcW w:w="2692" w:type="dxa"/>
          </w:tcPr>
          <w:p w14:paraId="6132060D"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System Design Document (SDD)</w:t>
            </w:r>
          </w:p>
        </w:tc>
        <w:tc>
          <w:tcPr>
            <w:tcW w:w="2683" w:type="dxa"/>
          </w:tcPr>
          <w:p w14:paraId="571F1563"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ND-DEL-OBB-035-SDD-002-01</w:t>
            </w:r>
          </w:p>
        </w:tc>
        <w:tc>
          <w:tcPr>
            <w:tcW w:w="3976" w:type="dxa"/>
          </w:tcPr>
          <w:p w14:paraId="5E8449AF" w14:textId="77777777" w:rsidR="006A4E5B" w:rsidRPr="006A4E5B" w:rsidRDefault="006A4E5B" w:rsidP="006A4E5B">
            <w:pPr>
              <w:spacing w:before="200" w:beforeAutospacing="1" w:after="200" w:afterAutospacing="1"/>
              <w:rPr>
                <w:rFonts w:eastAsia="Times New Roman"/>
                <w:color w:val="auto"/>
                <w:lang w:eastAsia="fr-BE"/>
              </w:rPr>
            </w:pPr>
            <w:r>
              <w:rPr>
                <w:rFonts w:eastAsia="Times New Roman"/>
                <w:color w:val="auto"/>
                <w:lang w:eastAsia="fr-BE"/>
              </w:rPr>
              <w:t>Onboard network system design for the DOSTO Neu IoB solution</w:t>
            </w:r>
          </w:p>
        </w:tc>
      </w:tr>
      <w:tr w:rsidR="006A4E5B" w:rsidRPr="006A4E5B" w14:paraId="6543379A" w14:textId="77777777" w:rsidTr="00352EEE">
        <w:tc>
          <w:tcPr>
            <w:tcW w:w="2692" w:type="dxa"/>
          </w:tcPr>
          <w:p w14:paraId="1EF0C901"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Nomad Connect DEVOPS TER report</w:t>
            </w:r>
          </w:p>
        </w:tc>
        <w:tc>
          <w:tcPr>
            <w:tcW w:w="2683" w:type="dxa"/>
          </w:tcPr>
          <w:p w14:paraId="165BFC5D"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 xml:space="preserve">ND-DEVOPS-OBB-TER-026-04</w:t>
            </w:r>
          </w:p>
        </w:tc>
        <w:tc>
          <w:tcPr>
            <w:tcW w:w="3976" w:type="dxa"/>
          </w:tcPr>
          <w:p w14:paraId="61ED3CD2" w14:textId="77777777" w:rsidR="006A4E5B" w:rsidRPr="006A4E5B" w:rsidRDefault="006A4E5B" w:rsidP="006A4E5B">
            <w:pPr>
              <w:spacing w:before="200" w:beforeAutospacing="1" w:after="200" w:afterAutospacing="1"/>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Nomad Connect DEVOPS TEST EXIT REPORT</w:t>
            </w:r>
          </w:p>
        </w:tc>
      </w:tr>
    </w:tbl>
    <w:p w14:paraId="6C22AD51" w14:textId="3751B4FB" w:rsidR="001E4B06" w:rsidRPr="001E4B06" w:rsidRDefault="001E4B06" w:rsidP="00C027AA">
      <w:pPr>
        <w:keepNext/>
        <w:keepLines/>
        <w:numPr>
          <w:ilvl w:val="1"/>
          <w:numId w:val="0"/>
        </w:numPr>
        <w:spacing w:before="240" w:after="240"/>
        <w:ind w:firstLine="720"/>
        <w:outlineLvl w:val="1"/>
        <w:rPr>
          <w:b/>
          <w:noProof/>
          <w:color w:val="61605D"/>
        </w:rPr>
      </w:pPr>
      <w:bookmarkStart w:id="6" w:name="_Toc123892928"/>
      <w:r>
        <w:rPr>
          <w:b/>
          <w:noProof/>
          <w:color w:val="61605D"/>
        </w:rPr>
        <w:t xml:space="preserve">Maturity Level </w:t>
      </w:r>
      <w:bookmarkEnd w:id="6"/>
    </w:p>
    <w:p w14:paraId="095FFB82" w14:textId="77777777" w:rsidR="001E4B06" w:rsidRPr="001E4B06" w:rsidRDefault="001E4B06" w:rsidP="001E4B06">
      <w:pPr>
        <w:spacing w:after="120" w:line="360" w:lineRule="auto"/>
        <w:rPr>
          <w:bCs/>
          <w:noProof/>
          <w:color w:val="61605D"/>
        </w:rPr>
      </w:pPr>
      <w:r>
        <w:rPr>
          <w:bCs/>
          <w:noProof/>
          <w:color w:val="61605D"/>
        </w:rPr>
        <w:t>All current versions of software described in this version of the document are delivered for:</w:t>
      </w:r>
    </w:p>
    <w:tbl>
      <w:tblPr>
        <w:tblStyle w:val="TableGrid4"/>
        <w:tblW w:w="0" w:type="auto"/>
        <w:tblLook w:val="04A0" w:firstRow="1" w:lastRow="0" w:firstColumn="1" w:lastColumn="0" w:noHBand="0" w:noVBand="1"/>
      </w:tblPr>
      <w:tblGrid>
        <w:gridCol w:w="562"/>
        <w:gridCol w:w="5448"/>
        <w:gridCol w:w="3006"/>
      </w:tblGrid>
      <w:tr w:rsidR="001E4B06" w:rsidRPr="001E4B06" w14:paraId="7F89B69A" w14:textId="77777777" w:rsidTr="001E4B06">
        <w:tc>
          <w:tcPr>
            <w:tcW w:w="562" w:type="dxa"/>
            <w:tcBorders>
              <w:top w:val="nil"/>
              <w:left w:val="nil"/>
              <w:bottom w:val="single" w:sz="4" w:space="0" w:color="auto"/>
              <w:right w:val="nil"/>
            </w:tcBorders>
          </w:tcPr>
          <w:p w14:paraId="4240601A" w14:textId="77777777" w:rsidR="001E4B06" w:rsidRPr="001E4B06" w:rsidRDefault="001E4B06" w:rsidP="001E4B06"/>
        </w:tc>
        <w:tc>
          <w:tcPr>
            <w:tcW w:w="5448" w:type="dxa"/>
            <w:tcBorders>
              <w:top w:val="nil"/>
              <w:left w:val="nil"/>
              <w:bottom w:val="single" w:sz="4" w:space="0" w:color="auto"/>
              <w:right w:val="single" w:sz="4" w:space="0" w:color="auto"/>
            </w:tcBorders>
          </w:tcPr>
          <w:p w14:paraId="3AB38FED" w14:textId="77777777" w:rsidR="001E4B06" w:rsidRPr="001E4B06" w:rsidRDefault="001E4B06" w:rsidP="001E4B06"/>
        </w:tc>
        <w:tc>
          <w:tcPr>
            <w:tcW w:w="3006" w:type="dxa"/>
            <w:tcBorders>
              <w:left w:val="single" w:sz="4" w:space="0" w:color="auto"/>
            </w:tcBorders>
            <w:shd w:val="clear" w:color="auto" w:fill="334EA2"/>
          </w:tcPr>
          <w:p w14:paraId="15A53FB5" w14:textId="77777777" w:rsidR="001E4B06" w:rsidRPr="001E4B06" w:rsidRDefault="001E4B06" w:rsidP="001E4B06">
            <w:pPr>
              <w:spacing w:after="120" w:line="276" w:lineRule="auto"/>
              <w:jc w:val="center"/>
            </w:pPr>
            <w:r>
              <w:rPr>
                <w:rFonts w:cs="Arial"/>
                <w:b/>
                <w:bCs/>
                <w:color w:val="FFFFFF" w:themeColor="background1"/>
                <w:sz w:val="22"/>
                <w:szCs w:val="22"/>
              </w:rPr>
              <w:t>Comments</w:t>
            </w:r>
          </w:p>
        </w:tc>
      </w:tr>
      <w:tr w:rsidR="001E4B06" w:rsidRPr="001E4B06" w14:paraId="245E709A" w14:textId="77777777" w:rsidTr="00352EEE">
        <w:tc>
          <w:tcPr>
            <w:tcW w:w="562" w:type="dxa"/>
            <w:tcBorders>
              <w:top w:val="single" w:sz="4" w:space="0" w:color="auto"/>
            </w:tcBorders>
          </w:tcPr>
          <w:p w14:paraId="612F2675" w14:textId="77777777" w:rsidR="001E4B06" w:rsidRPr="001E4B06" w:rsidRDefault="001E4B06" w:rsidP="001E4B06">
            <w:pPr>
              <w:jc w:val="center"/>
            </w:pPr>
          </w:p>
        </w:tc>
        <w:tc>
          <w:tcPr>
            <w:tcW w:w="5448" w:type="dxa"/>
            <w:tcBorders>
              <w:top w:val="single" w:sz="4" w:space="0" w:color="auto"/>
            </w:tcBorders>
          </w:tcPr>
          <w:p w14:paraId="68E341B9"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Tests on train</w:t>
            </w:r>
          </w:p>
        </w:tc>
        <w:tc>
          <w:tcPr>
            <w:tcW w:w="3006" w:type="dxa"/>
          </w:tcPr>
          <w:p w14:paraId="715D53A2" w14:textId="77777777" w:rsidR="001E4B06" w:rsidRPr="001E4B06" w:rsidRDefault="001E4B06" w:rsidP="001E4B06"/>
        </w:tc>
      </w:tr>
      <w:tr w:rsidR="001E4B06" w:rsidRPr="001E4B06" w14:paraId="4D1CB4E0" w14:textId="77777777" w:rsidTr="00352EEE">
        <w:tc>
          <w:tcPr>
            <w:tcW w:w="562" w:type="dxa"/>
            <w:tcBorders>
              <w:top w:val="single" w:sz="4" w:space="0" w:color="auto"/>
            </w:tcBorders>
          </w:tcPr>
          <w:p w14:paraId="56129C6F" w14:textId="77777777" w:rsidR="001E4B06" w:rsidRPr="001E4B06" w:rsidRDefault="001E4B06" w:rsidP="001E4B06">
            <w:pPr>
              <w:jc w:val="center"/>
              <w:rPr>
                <w:b/>
              </w:rPr>
            </w:pPr>
            <w:r>
              <w:rPr>
                <w:b/>
              </w:rPr>
              <w:t>X</w:t>
            </w:r>
          </w:p>
        </w:tc>
        <w:tc>
          <w:tcPr>
            <w:tcW w:w="5448" w:type="dxa"/>
            <w:tcBorders>
              <w:top w:val="single" w:sz="4" w:space="0" w:color="auto"/>
            </w:tcBorders>
          </w:tcPr>
          <w:p w14:paraId="23083C05"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Pre-commercial service (deployment on delivered train)</w:t>
            </w:r>
          </w:p>
        </w:tc>
        <w:tc>
          <w:tcPr>
            <w:tcW w:w="3006" w:type="dxa"/>
          </w:tcPr>
          <w:p w14:paraId="0DF362A9" w14:textId="77777777" w:rsidR="001E4B06" w:rsidRPr="001E4B06" w:rsidRDefault="001E4B06" w:rsidP="001E4B06">
            <w:pPr>
              <w:rPr>
                <w:rFonts w:asciiTheme="majorHAnsi" w:hAnsiTheme="majorHAnsi" w:cs="Calibri"/>
                <w:bCs/>
                <w:color w:val="61605D"/>
                <w:sz w:val="22"/>
                <w:szCs w:val="22"/>
              </w:rPr>
            </w:pPr>
            <w:r>
              <w:rPr>
                <w:rFonts w:asciiTheme="majorHAnsi" w:hAnsiTheme="majorHAnsi" w:cs="Calibri"/>
                <w:bCs/>
                <w:color w:val="61605D"/>
                <w:sz w:val="22"/>
                <w:szCs w:val="22"/>
              </w:rPr>
              <w:t>v8 rollout in progress across the DOSTO Neu fleet (nv4, nv6, fv5, fv6)</w:t>
            </w:r>
          </w:p>
        </w:tc>
      </w:tr>
      <w:tr w:rsidR="001E4B06" w:rsidRPr="001E4B06" w14:paraId="768DFD46" w14:textId="77777777" w:rsidTr="00352EEE">
        <w:tc>
          <w:tcPr>
            <w:tcW w:w="562" w:type="dxa"/>
          </w:tcPr>
          <w:p w14:paraId="6153DA27" w14:textId="77777777" w:rsidR="001E4B06" w:rsidRPr="001E4B06" w:rsidRDefault="001E4B06" w:rsidP="001E4B06">
            <w:pPr>
              <w:jc w:val="center"/>
            </w:pPr>
          </w:p>
        </w:tc>
        <w:tc>
          <w:tcPr>
            <w:tcW w:w="5448" w:type="dxa"/>
          </w:tcPr>
          <w:p w14:paraId="68E4EFC5"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Customer Test on train</w:t>
            </w:r>
          </w:p>
        </w:tc>
        <w:tc>
          <w:tcPr>
            <w:tcW w:w="3006" w:type="dxa"/>
          </w:tcPr>
          <w:p w14:paraId="31CF3E18" w14:textId="77777777" w:rsidR="001E4B06" w:rsidRPr="001E4B06" w:rsidRDefault="001E4B06" w:rsidP="001E4B06"/>
        </w:tc>
      </w:tr>
      <w:tr w:rsidR="001E4B06" w:rsidRPr="001E4B06" w14:paraId="5A792E94" w14:textId="77777777" w:rsidTr="00352EEE">
        <w:tc>
          <w:tcPr>
            <w:tcW w:w="562" w:type="dxa"/>
          </w:tcPr>
          <w:p w14:paraId="403A6F79" w14:textId="77777777" w:rsidR="001E4B06" w:rsidRPr="001E4B06" w:rsidRDefault="001E4B06" w:rsidP="001E4B06">
            <w:pPr>
              <w:jc w:val="center"/>
            </w:pPr>
          </w:p>
        </w:tc>
        <w:tc>
          <w:tcPr>
            <w:tcW w:w="5448" w:type="dxa"/>
          </w:tcPr>
          <w:p w14:paraId="1CD35757" w14:textId="77777777" w:rsidR="001E4B06" w:rsidRPr="001E4B06" w:rsidRDefault="001E4B06" w:rsidP="001E4B06">
            <w:pPr>
              <w:rPr>
                <w:rFonts w:asciiTheme="majorHAnsi" w:eastAsiaTheme="minorEastAsia" w:hAnsiTheme="majorHAnsi" w:cs="Calibri"/>
                <w:bCs/>
                <w:noProof/>
                <w:color w:val="61605D"/>
                <w:sz w:val="22"/>
                <w:szCs w:val="22"/>
                <w:lang w:val="en-US"/>
              </w:rPr>
            </w:pPr>
            <w:r>
              <w:rPr>
                <w:rFonts w:asciiTheme="majorHAnsi" w:eastAsiaTheme="minorEastAsia" w:hAnsiTheme="majorHAnsi" w:cs="Calibri"/>
                <w:bCs/>
                <w:noProof/>
                <w:color w:val="61605D"/>
                <w:sz w:val="22"/>
                <w:szCs w:val="22"/>
                <w:lang w:val="en-US"/>
              </w:rPr>
              <w:t xml:space="preserve">Commercial service (fleet deployment) </w:t>
            </w:r>
          </w:p>
        </w:tc>
        <w:tc>
          <w:tcPr>
            <w:tcW w:w="3006" w:type="dxa"/>
          </w:tcPr>
          <w:p w14:paraId="72CA6B09" w14:textId="77777777" w:rsidR="001E4B06" w:rsidRPr="001E4B06" w:rsidRDefault="001E4B06" w:rsidP="001E4B06"/>
        </w:tc>
      </w:tr>
    </w:tbl>
    <w:p w14:paraId="12F0EB8F" w14:textId="77777777" w:rsidR="00603C54" w:rsidRPr="00603C54" w:rsidRDefault="00603C54" w:rsidP="00603C54">
      <w:pPr>
        <w:rPr>
          <w:rFonts w:ascii="Calibri" w:eastAsia="Calibri" w:hAnsi="Calibri"/>
          <w:bCs/>
          <w:color w:val="auto"/>
          <w:sz w:val="20"/>
          <w:szCs w:val="20"/>
          <w:lang w:val="en-GB" w:eastAsia="ja-JP"/>
        </w:rPr>
      </w:pPr>
    </w:p>
    <w:p w14:paraId="5F68943F" w14:textId="77777777" w:rsidR="00603C54" w:rsidRPr="00603C54" w:rsidRDefault="00603C54" w:rsidP="00603C54"/>
    <w:p w14:paraId="40584D46" w14:textId="6A910590" w:rsidR="00C46F5B" w:rsidRDefault="00C46F5B" w:rsidP="00FA4D81">
      <w:pPr>
        <w:pStyle w:val="BodyNomad"/>
        <w:rPr>
          <w:szCs w:val="20"/>
        </w:rPr>
      </w:pPr>
    </w:p>
    <w:p w14:paraId="588F5AF3" w14:textId="0EA0FCDD" w:rsidR="00A56581" w:rsidRDefault="00A56581" w:rsidP="00FA4D81">
      <w:pPr>
        <w:pStyle w:val="BodyNomad"/>
        <w:rPr>
          <w:szCs w:val="20"/>
        </w:rPr>
      </w:pPr>
    </w:p>
    <w:p w14:paraId="511162EE" w14:textId="230D2A97" w:rsidR="00A56581" w:rsidRDefault="00A56581" w:rsidP="00FA4D81">
      <w:pPr>
        <w:pStyle w:val="BodyNomad"/>
        <w:rPr>
          <w:szCs w:val="20"/>
        </w:rPr>
      </w:pPr>
    </w:p>
    <w:p w14:paraId="4B27AC6F" w14:textId="4C0F0666" w:rsidR="00A56581" w:rsidRDefault="00A56581" w:rsidP="00FA4D81">
      <w:pPr>
        <w:pStyle w:val="BodyNomad"/>
        <w:rPr>
          <w:szCs w:val="20"/>
        </w:rPr>
      </w:pPr>
    </w:p>
    <w:p w14:paraId="77755C5B" w14:textId="6C64FF13" w:rsidR="00A56581" w:rsidRDefault="00A56581" w:rsidP="00FA4D81">
      <w:pPr>
        <w:pStyle w:val="BodyNomad"/>
        <w:rPr>
          <w:szCs w:val="20"/>
        </w:rPr>
      </w:pPr>
    </w:p>
    <w:p w14:paraId="799A6B05" w14:textId="3408870B" w:rsidR="00A56581" w:rsidRDefault="00A56581" w:rsidP="00FA4D81">
      <w:pPr>
        <w:pStyle w:val="BodyNomad"/>
        <w:rPr>
          <w:szCs w:val="20"/>
        </w:rPr>
      </w:pPr>
    </w:p>
    <w:p w14:paraId="46317DF3" w14:textId="73B99BA8" w:rsidR="00A56581" w:rsidRDefault="00A56581" w:rsidP="00FA4D81">
      <w:pPr>
        <w:pStyle w:val="BodyNomad"/>
        <w:rPr>
          <w:szCs w:val="20"/>
        </w:rPr>
      </w:pPr>
    </w:p>
    <w:p w14:paraId="7C71579E" w14:textId="233B5617" w:rsidR="00A56581" w:rsidRDefault="00A56581" w:rsidP="00FA4D81">
      <w:pPr>
        <w:pStyle w:val="BodyNomad"/>
        <w:rPr>
          <w:szCs w:val="20"/>
        </w:rPr>
      </w:pPr>
    </w:p>
    <w:p w14:paraId="3662766A" w14:textId="535A50E9" w:rsidR="00A56581" w:rsidRDefault="00A56581" w:rsidP="00A56581">
      <w:pPr>
        <w:pStyle w:val="Header2Nomad"/>
      </w:pPr>
      <w:bookmarkStart w:id="7" w:name="_Hlk125730540"/>
      <w:r>
        <w:t xml:space="preserve">2. </w:t>
      </w:r>
      <w:bookmarkEnd w:id="7"/>
      <w:r>
        <w:t>Hardware Platform Compatible With Delivered Software Release</w:t>
      </w:r>
    </w:p>
    <w:p w14:paraId="55A865FB" w14:textId="6516FE5E" w:rsidR="00D6096E" w:rsidRPr="00D6096E" w:rsidRDefault="00D6096E" w:rsidP="00D6096E">
      <w:pPr>
        <w:rPr>
          <w:bCs/>
          <w:noProof/>
          <w:color w:val="61605D"/>
        </w:rPr>
      </w:pPr>
      <w:r>
        <w:rPr>
          <w:bCs/>
          <w:noProof/>
          <w:color w:val="61605D"/>
        </w:rPr>
        <w:t xml:space="preserve">This chapter mentions the current HW versions / Firmware of all the equipment part of </w:t>
      </w:r>
      <w:r>
        <w:rPr>
          <w:b/>
          <w:noProof/>
          <w:color w:val="334EA2"/>
        </w:rPr>
        <w:t>ÖBB DOSTO Neu</w:t>
      </w:r>
      <w:r>
        <w:rPr>
          <w:bCs/>
          <w:noProof/>
          <w:color w:val="334EA2"/>
        </w:rPr>
        <w:t xml:space="preserve"> </w:t>
      </w:r>
      <w:r>
        <w:rPr>
          <w:bCs/>
          <w:noProof/>
          <w:color w:val="61605D"/>
        </w:rPr>
        <w:t>System when applicable compatible with delivered software release described in §3 of this document.</w:t>
      </w:r>
    </w:p>
    <w:p w14:paraId="7874349D" w14:textId="385D2254" w:rsidR="00D80C75" w:rsidRPr="00D6096E" w:rsidRDefault="00D6096E" w:rsidP="00D6096E">
      <w:pPr>
        <w:rPr>
          <w:bCs/>
          <w:noProof/>
          <w:color w:val="61605D"/>
        </w:rPr>
      </w:pPr>
      <w:r>
        <w:rPr>
          <w:bCs/>
          <w:noProof/>
          <w:color w:val="61605D"/>
        </w:rPr>
        <w:t>Each time HW Version / Firmware Version will change, the current versions will be updated in the “current version” paragraph and content of the evolutions will be clearly explained in the “HW Version evolution”.</w:t>
      </w:r>
    </w:p>
    <w:p w14:paraId="7E6093CA" w14:textId="5A12AD8F" w:rsidR="00D80C75" w:rsidRPr="00D6096E" w:rsidRDefault="00D80C75" w:rsidP="00D80C75">
      <w:pPr>
        <w:rPr>
          <w:bCs/>
          <w:noProof/>
          <w:color w:val="61605D"/>
        </w:rPr>
      </w:pPr>
    </w:p>
    <w:p w14:paraId="3700EA1B" w14:textId="77777777" w:rsidR="002D0224" w:rsidRPr="002D0224" w:rsidRDefault="002D0224" w:rsidP="00C027AA">
      <w:pPr>
        <w:keepNext/>
        <w:keepLines/>
        <w:numPr>
          <w:ilvl w:val="1"/>
          <w:numId w:val="0"/>
        </w:numPr>
        <w:spacing w:before="240" w:after="240"/>
        <w:ind w:firstLine="720"/>
        <w:outlineLvl w:val="1"/>
        <w:rPr>
          <w:b/>
          <w:noProof/>
          <w:color w:val="61605D"/>
        </w:rPr>
      </w:pPr>
      <w:bookmarkStart w:id="8" w:name="_Toc123892930"/>
      <w:r>
        <w:rPr>
          <w:b/>
          <w:noProof/>
          <w:color w:val="61605D"/>
        </w:rPr>
        <w:t xml:space="preserve">List of </w:t>
      </w:r>
      <w:bookmarkEnd w:id="8"/>
      <w:r>
        <w:rPr>
          <w:b/>
          <w:noProof/>
          <w:color w:val="61605D"/>
        </w:rPr>
        <w:t xml:space="preserve">Hardware </w:t>
      </w:r>
    </w:p>
    <w:tbl>
      <w:tblPr>
        <w:tblStyle w:val="TableGrid5"/>
        <w:tblW w:w="0" w:type="auto"/>
        <w:tblInd w:w="360" w:type="dxa"/>
        <w:tblLook w:val="04A0" w:firstRow="1" w:lastRow="0" w:firstColumn="1" w:lastColumn="0" w:noHBand="0" w:noVBand="1"/>
      </w:tblPr>
      <w:tblGrid>
        <w:gridCol w:w="2612"/>
        <w:gridCol w:w="3402"/>
        <w:gridCol w:w="1077"/>
        <w:gridCol w:w="1565"/>
      </w:tblGrid>
      <w:tr w:rsidR="002D0224" w:rsidRPr="002D0224" w14:paraId="7446E5F8" w14:textId="77777777" w:rsidTr="00C027AA">
        <w:tc>
          <w:tcPr>
            <w:tcW w:w="2612" w:type="dxa"/>
            <w:shd w:val="clear" w:color="auto" w:fill="334EA2"/>
          </w:tcPr>
          <w:p w14:paraId="6513F939"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NMID</w:t>
            </w:r>
          </w:p>
        </w:tc>
        <w:tc>
          <w:tcPr>
            <w:tcW w:w="3402" w:type="dxa"/>
            <w:shd w:val="clear" w:color="auto" w:fill="334EA2"/>
          </w:tcPr>
          <w:p w14:paraId="4A4CFB0A"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Equipment description</w:t>
            </w:r>
          </w:p>
        </w:tc>
        <w:tc>
          <w:tcPr>
            <w:tcW w:w="1077" w:type="dxa"/>
            <w:shd w:val="clear" w:color="auto" w:fill="334EA2"/>
          </w:tcPr>
          <w:p w14:paraId="064787BA"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Supplier</w:t>
            </w:r>
          </w:p>
        </w:tc>
        <w:tc>
          <w:tcPr>
            <w:tcW w:w="1565" w:type="dxa"/>
            <w:shd w:val="clear" w:color="auto" w:fill="334EA2"/>
          </w:tcPr>
          <w:p w14:paraId="012E9CED" w14:textId="77777777" w:rsidR="002D0224" w:rsidRPr="002D0224" w:rsidRDefault="002D0224" w:rsidP="00C027AA">
            <w:pPr>
              <w:spacing w:after="120" w:line="276" w:lineRule="auto"/>
              <w:jc w:val="center"/>
              <w:rPr>
                <w:rFonts w:cs="Arial"/>
                <w:b/>
                <w:bCs/>
                <w:color w:val="FFFFFF" w:themeColor="background1"/>
                <w:sz w:val="22"/>
                <w:szCs w:val="22"/>
              </w:rPr>
            </w:pPr>
            <w:r>
              <w:rPr>
                <w:rFonts w:cs="Arial"/>
                <w:b/>
                <w:bCs/>
                <w:color w:val="FFFFFF" w:themeColor="background1"/>
                <w:sz w:val="22"/>
                <w:szCs w:val="22"/>
              </w:rPr>
              <w:t>Comments</w:t>
            </w:r>
          </w:p>
        </w:tc>
      </w:tr>
      <w:tr w:rsidR="002D0224" w:rsidRPr="002D0224" w14:paraId="5E5F455E" w14:textId="77777777" w:rsidTr="00352EEE">
        <w:tc>
          <w:tcPr>
            <w:tcW w:w="2612" w:type="dxa"/>
          </w:tcPr>
          <w:p w14:paraId="69FB0A54" w14:textId="77777777" w:rsidR="002D0224" w:rsidRPr="002D0224" w:rsidRDefault="002D0224" w:rsidP="002D0224">
            <w:pPr>
              <w:rPr>
                <w:rFonts w:eastAsia="Times New Roman"/>
                <w:color w:val="auto"/>
              </w:rPr>
            </w:pPr>
            <w:r>
              <w:rPr>
                <w:rFonts w:eastAsia="Times New Roman"/>
                <w:color w:val="auto"/>
              </w:rPr>
              <w:t xml:space="preserve">1138</w:t>
            </w:r>
          </w:p>
        </w:tc>
        <w:tc>
          <w:tcPr>
            <w:tcW w:w="3402" w:type="dxa"/>
          </w:tcPr>
          <w:p w14:paraId="5EC8380B" w14:textId="77777777" w:rsidR="002D0224" w:rsidRPr="002D0224" w:rsidRDefault="002D0224" w:rsidP="002D0224">
            <w:pPr>
              <w:rPr>
                <w:rFonts w:eastAsia="Times New Roman"/>
                <w:color w:val="auto"/>
              </w:rPr>
            </w:pPr>
            <w:r>
              <w:rPr>
                <w:rFonts w:eastAsia="Times New Roman"/>
                <w:color w:val="auto"/>
              </w:rPr>
              <w:t xml:space="preserve">Nomad Communication &amp; Control Unit (CCU) – R5001C</w:t>
            </w:r>
          </w:p>
        </w:tc>
        <w:tc>
          <w:tcPr>
            <w:tcW w:w="1077" w:type="dxa"/>
          </w:tcPr>
          <w:p w14:paraId="421ADDAE"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1BB73454" w14:textId="77777777" w:rsidR="002D0224" w:rsidRPr="002D0224" w:rsidRDefault="002D0224" w:rsidP="002D0224">
            <w:pPr>
              <w:rPr>
                <w:rFonts w:eastAsia="Times New Roman"/>
                <w:color w:val="auto"/>
              </w:rPr>
            </w:pPr>
            <w:r>
              <w:rPr>
                <w:rFonts w:eastAsia="Times New Roman"/>
                <w:color w:val="auto"/>
              </w:rPr>
              <w:t xml:space="preserve">1 per trainset; onboard server / cellular gateway</w:t>
            </w:r>
          </w:p>
        </w:tc>
      </w:tr>
      <w:tr w:rsidR="002D0224" w:rsidRPr="002D0224" w14:paraId="06BD163F" w14:textId="77777777" w:rsidTr="00352EEE">
        <w:tc>
          <w:tcPr>
            <w:tcW w:w="2612" w:type="dxa"/>
          </w:tcPr>
          <w:p w14:paraId="5FD73D30" w14:textId="77777777" w:rsidR="002D0224" w:rsidRPr="002D0224" w:rsidRDefault="002D0224" w:rsidP="002D0224">
            <w:pPr>
              <w:rPr>
                <w:rFonts w:eastAsia="Times New Roman"/>
                <w:color w:val="auto"/>
              </w:rPr>
            </w:pPr>
            <w:r>
              <w:rPr>
                <w:rFonts w:eastAsia="Times New Roman"/>
                <w:color w:val="auto"/>
              </w:rPr>
              <w:t xml:space="preserve">1143</w:t>
            </w:r>
          </w:p>
        </w:tc>
        <w:tc>
          <w:tcPr>
            <w:tcW w:w="3402" w:type="dxa"/>
          </w:tcPr>
          <w:p w14:paraId="5F5350D3" w14:textId="77777777" w:rsidR="002D0224" w:rsidRPr="002D0224" w:rsidRDefault="002D0224" w:rsidP="002D0224">
            <w:pPr>
              <w:rPr>
                <w:rFonts w:eastAsia="Times New Roman"/>
                <w:color w:val="auto"/>
              </w:rPr>
            </w:pPr>
            <w:r>
              <w:rPr>
                <w:rFonts w:eastAsia="Times New Roman"/>
                <w:color w:val="auto"/>
              </w:rPr>
              <w:t xml:space="preserve">VDS Rail Consist Switch – VDSRail DS-CSWP28 (28-port, 10 GbE)</w:t>
            </w:r>
          </w:p>
        </w:tc>
        <w:tc>
          <w:tcPr>
            <w:tcW w:w="1077" w:type="dxa"/>
          </w:tcPr>
          <w:p w14:paraId="1A508832"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1E859BF7" w14:textId="77777777" w:rsidR="002D0224" w:rsidRPr="002D0224" w:rsidRDefault="002D0224" w:rsidP="002D0224">
            <w:pPr>
              <w:rPr>
                <w:rFonts w:eastAsia="Times New Roman"/>
                <w:color w:val="auto"/>
              </w:rPr>
            </w:pPr>
            <w:r>
              <w:rPr>
                <w:rFonts w:eastAsia="Times New Roman"/>
                <w:color w:val="auto"/>
              </w:rPr>
              <w:t xml:space="preserve">3 per car (12 nv4 / 18 nv6 / 15 fv5 / 18 fv6)</w:t>
            </w:r>
          </w:p>
        </w:tc>
      </w:tr>
      <w:tr w:rsidR="002D0224" w:rsidRPr="002D0224" w14:paraId="423562D8" w14:textId="77777777" w:rsidTr="00352EEE">
        <w:tc>
          <w:tcPr>
            <w:tcW w:w="2612" w:type="dxa"/>
          </w:tcPr>
          <w:p w14:paraId="073B1218" w14:textId="77777777" w:rsidR="002D0224" w:rsidRPr="002D0224" w:rsidRDefault="002D0224" w:rsidP="002D0224">
            <w:pPr>
              <w:rPr>
                <w:rFonts w:eastAsia="Times New Roman"/>
                <w:color w:val="auto"/>
              </w:rPr>
            </w:pPr>
            <w:r>
              <w:rPr>
                <w:rFonts w:eastAsia="Times New Roman"/>
                <w:color w:val="auto"/>
              </w:rPr>
              <w:t xml:space="preserve">1043</w:t>
            </w:r>
          </w:p>
        </w:tc>
        <w:tc>
          <w:tcPr>
            <w:tcW w:w="3402" w:type="dxa"/>
          </w:tcPr>
          <w:p w14:paraId="0031CE08" w14:textId="77777777" w:rsidR="002D0224" w:rsidRPr="002D0224" w:rsidRDefault="002D0224" w:rsidP="002D0224">
            <w:pPr>
              <w:rPr>
                <w:rFonts w:eastAsia="Times New Roman"/>
                <w:color w:val="auto"/>
              </w:rPr>
            </w:pPr>
            <w:r>
              <w:rPr>
                <w:rFonts w:eastAsia="Times New Roman"/>
                <w:color w:val="auto"/>
              </w:rPr>
              <w:t xml:space="preserve">Westermo Ibex-610 Wi-Fi access point (RT610LV / IbexOS)</w:t>
            </w:r>
          </w:p>
        </w:tc>
        <w:tc>
          <w:tcPr>
            <w:tcW w:w="1077" w:type="dxa"/>
          </w:tcPr>
          <w:p w14:paraId="11B9BBF0"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1D6B8E0E" w14:textId="77777777" w:rsidR="002D0224" w:rsidRPr="002D0224" w:rsidRDefault="002D0224" w:rsidP="002D0224">
            <w:pPr>
              <w:rPr>
                <w:rFonts w:eastAsia="Times New Roman"/>
                <w:color w:val="auto"/>
              </w:rPr>
            </w:pPr>
            <w:r>
              <w:rPr>
                <w:rFonts w:eastAsia="Times New Roman"/>
                <w:color w:val="auto"/>
              </w:rPr>
              <w:t xml:space="preserve">4 per car (16 nv4 / 24 nv6 / ~20 fv5 / 24 fv6); passenger Wi-Fi</w:t>
            </w:r>
          </w:p>
        </w:tc>
      </w:tr>
      <w:tr w:rsidR="002D0224" w:rsidRPr="002D0224" w14:paraId="1796099E" w14:textId="77777777" w:rsidTr="00352EEE">
        <w:tc>
          <w:tcPr>
            <w:tcW w:w="2612" w:type="dxa"/>
          </w:tcPr>
          <w:p w14:paraId="327C04FF" w14:textId="77777777" w:rsidR="002D0224" w:rsidRPr="002D0224" w:rsidRDefault="002D0224" w:rsidP="002D0224">
            <w:pPr>
              <w:rPr>
                <w:rFonts w:eastAsia="Times New Roman"/>
                <w:color w:val="auto"/>
              </w:rPr>
            </w:pPr>
            <w:r>
              <w:rPr>
                <w:rFonts w:eastAsia="Times New Roman"/>
                <w:color w:val="auto"/>
              </w:rPr>
              <w:t xml:space="preserve">1109</w:t>
            </w:r>
          </w:p>
        </w:tc>
        <w:tc>
          <w:tcPr>
            <w:tcW w:w="3402" w:type="dxa"/>
          </w:tcPr>
          <w:p w14:paraId="5AD86FA5" w14:textId="77777777" w:rsidR="002D0224" w:rsidRPr="002D0224" w:rsidRDefault="002D0224" w:rsidP="002D0224">
            <w:pPr>
              <w:rPr>
                <w:rFonts w:eastAsia="Times New Roman"/>
                <w:color w:val="auto"/>
              </w:rPr>
            </w:pPr>
            <w:r>
              <w:rPr>
                <w:rFonts w:eastAsia="Times New Roman"/>
                <w:color w:val="auto"/>
              </w:rPr>
              <w:t xml:space="preserve">5G modem – Telit FN990A28 (LM990 carrier), integrated in CCU</w:t>
            </w:r>
          </w:p>
        </w:tc>
        <w:tc>
          <w:tcPr>
            <w:tcW w:w="1077" w:type="dxa"/>
          </w:tcPr>
          <w:p w14:paraId="3C3FF1F2"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7C31A50E" w14:textId="77777777" w:rsidR="002D0224" w:rsidRPr="002D0224" w:rsidRDefault="002D0224" w:rsidP="002D0224">
            <w:pPr>
              <w:rPr>
                <w:rFonts w:eastAsia="Times New Roman"/>
                <w:color w:val="auto"/>
              </w:rPr>
            </w:pPr>
            <w:r>
              <w:rPr>
                <w:rFonts w:eastAsia="Times New Roman"/>
                <w:color w:val="auto"/>
              </w:rPr>
              <w:t xml:space="preserve">Aggregated on CCU bond0 for WAN backhaul</w:t>
            </w:r>
          </w:p>
        </w:tc>
      </w:tr>
      <w:tr w:rsidR="002D0224" w:rsidRPr="002D0224" w14:paraId="75F28E4C" w14:textId="77777777" w:rsidTr="00352EEE">
        <w:tc>
          <w:tcPr>
            <w:tcW w:w="2612" w:type="dxa"/>
          </w:tcPr>
          <w:p w14:paraId="5EFD49B3" w14:textId="77777777" w:rsidR="002D0224" w:rsidRPr="002D0224" w:rsidRDefault="002D0224" w:rsidP="002D0224">
            <w:pPr>
              <w:rPr>
                <w:rFonts w:eastAsia="Times New Roman"/>
                <w:color w:val="auto"/>
              </w:rPr>
            </w:pPr>
            <w:r>
              <w:rPr>
                <w:rFonts w:eastAsia="Times New Roman"/>
                <w:color w:val="auto"/>
              </w:rPr>
              <w:t xml:space="preserve">720</w:t>
            </w:r>
          </w:p>
        </w:tc>
        <w:tc>
          <w:tcPr>
            <w:tcW w:w="3402" w:type="dxa"/>
          </w:tcPr>
          <w:p w14:paraId="36014127" w14:textId="77777777" w:rsidR="002D0224" w:rsidRPr="002D0224" w:rsidRDefault="002D0224" w:rsidP="002D0224">
            <w:pPr>
              <w:rPr>
                <w:rFonts w:eastAsia="Times New Roman"/>
                <w:color w:val="auto"/>
              </w:rPr>
            </w:pPr>
            <w:r>
              <w:rPr>
                <w:rFonts w:eastAsia="Times New Roman"/>
                <w:color w:val="auto"/>
              </w:rPr>
              <w:t xml:space="preserve">GNSS / GPS receiver – uBlox NEO-M8L (integrated in CCU)</w:t>
            </w:r>
          </w:p>
        </w:tc>
        <w:tc>
          <w:tcPr>
            <w:tcW w:w="1077" w:type="dxa"/>
          </w:tcPr>
          <w:p w14:paraId="692D48F0" w14:textId="77777777" w:rsidR="002D0224" w:rsidRPr="002D0224" w:rsidRDefault="002D0224" w:rsidP="002D0224">
            <w:pPr>
              <w:rPr>
                <w:rFonts w:eastAsia="Times New Roman"/>
                <w:color w:val="auto"/>
              </w:rPr>
            </w:pPr>
            <w:r>
              <w:rPr>
                <w:rFonts w:eastAsia="Times New Roman"/>
                <w:color w:val="auto"/>
              </w:rPr>
              <w:t xml:space="preserve">Nomad Digital</w:t>
            </w:r>
          </w:p>
        </w:tc>
        <w:tc>
          <w:tcPr>
            <w:tcW w:w="1565" w:type="dxa"/>
          </w:tcPr>
          <w:p w14:paraId="0953FBE1" w14:textId="77777777" w:rsidR="002D0224" w:rsidRPr="002D0224" w:rsidRDefault="002D0224" w:rsidP="002D0224">
            <w:pPr>
              <w:rPr>
                <w:rFonts w:eastAsia="Times New Roman"/>
                <w:color w:val="auto"/>
              </w:rPr>
            </w:pPr>
            <w:r>
              <w:rPr>
                <w:rFonts w:eastAsia="Times New Roman"/>
                <w:color w:val="auto"/>
              </w:rPr>
              <w:t xml:space="preserve">Passive – no firmware (NA)</w:t>
            </w:r>
          </w:p>
        </w:tc>
      </w:tr>
      <w:tr w:rsidR="002D0224" w:rsidRPr="002D0224" w14:paraId="586D96A1" w14:textId="77777777" w:rsidTr="00352EEE">
        <w:tc>
          <w:tcPr>
            <w:tcW w:w="2612" w:type="dxa"/>
          </w:tcPr>
          <w:p w14:paraId="31777885" w14:textId="77777777" w:rsidR="002D0224" w:rsidRPr="002D0224" w:rsidRDefault="002D0224" w:rsidP="002D0224">
            <w:pPr>
              <w:rPr>
                <w:rFonts w:eastAsia="Times New Roman"/>
                <w:color w:val="auto"/>
              </w:rPr>
            </w:pPr>
            <w:r>
              <w:rPr>
                <w:rFonts w:eastAsia="Times New Roman"/>
                <w:color w:val="auto"/>
              </w:rPr>
              <w:t xml:space="preserve">N/A</w:t>
            </w:r>
          </w:p>
        </w:tc>
        <w:tc>
          <w:tcPr>
            <w:tcW w:w="3402" w:type="dxa"/>
          </w:tcPr>
          <w:p w14:paraId="4F574661" w14:textId="77777777" w:rsidR="002D0224" w:rsidRPr="002D0224" w:rsidRDefault="002D0224" w:rsidP="002D0224">
            <w:pPr>
              <w:rPr>
                <w:rFonts w:eastAsia="Times New Roman"/>
                <w:color w:val="auto"/>
              </w:rPr>
            </w:pPr>
            <w:r>
              <w:rPr>
                <w:rFonts w:eastAsia="Times New Roman"/>
                <w:color w:val="auto"/>
              </w:rPr>
              <w:t xml:space="preserve">Roof / Wi-Fi antennas – Sencity Rail Multi (1399.99.0307), Huber&amp;Suhner indoor (1399.35.0020)</w:t>
            </w:r>
          </w:p>
        </w:tc>
        <w:tc>
          <w:tcPr>
            <w:tcW w:w="1077" w:type="dxa"/>
          </w:tcPr>
          <w:p w14:paraId="6233DCB0" w14:textId="77777777" w:rsidR="002D0224" w:rsidRPr="002D0224" w:rsidRDefault="002D0224" w:rsidP="002D0224">
            <w:pPr>
              <w:rPr>
                <w:rFonts w:eastAsia="Times New Roman"/>
                <w:color w:val="auto"/>
              </w:rPr>
            </w:pPr>
            <w:r>
              <w:rPr>
                <w:rFonts w:eastAsia="Times New Roman"/>
                <w:color w:val="auto"/>
              </w:rPr>
              <w:t xml:space="preserve">Stadler</w:t>
            </w:r>
          </w:p>
        </w:tc>
        <w:tc>
          <w:tcPr>
            <w:tcW w:w="1565" w:type="dxa"/>
          </w:tcPr>
          <w:p w14:paraId="7AA649E4" w14:textId="77777777" w:rsidR="002D0224" w:rsidRPr="002D0224" w:rsidRDefault="002D0224" w:rsidP="002D0224">
            <w:pPr>
              <w:rPr>
                <w:rFonts w:eastAsia="Times New Roman"/>
                <w:color w:val="auto"/>
              </w:rPr>
            </w:pPr>
            <w:r>
              <w:rPr>
                <w:rFonts w:eastAsia="Times New Roman"/>
                <w:color w:val="auto"/>
              </w:rPr>
              <w:t xml:space="preserve">Passive – no firmware (NA)</w:t>
            </w:r>
          </w:p>
        </w:tc>
      </w:tr>
      <w:tr w:rsidR="002D0224" w:rsidRPr="002D0224" w14:paraId="4BD5E525" w14:textId="77777777" w:rsidTr="00352EEE">
        <w:tc>
          <w:tcPr>
            <w:tcW w:w="2612" w:type="dxa"/>
          </w:tcPr>
          <w:p w14:paraId="35A37239" w14:textId="77777777" w:rsidR="002D0224" w:rsidRPr="002D0224" w:rsidRDefault="002D0224" w:rsidP="002D0224">
            <w:pPr>
              <w:rPr>
                <w:rFonts w:eastAsia="Times New Roman"/>
                <w:color w:val="auto"/>
              </w:rPr>
            </w:pPr>
          </w:p>
        </w:tc>
        <w:tc>
          <w:tcPr>
            <w:tcW w:w="3402" w:type="dxa"/>
          </w:tcPr>
          <w:p w14:paraId="5A61B72B" w14:textId="77777777" w:rsidR="002D0224" w:rsidRPr="002D0224" w:rsidRDefault="002D0224" w:rsidP="002D0224">
            <w:pPr>
              <w:rPr>
                <w:rFonts w:eastAsia="Times New Roman"/>
                <w:color w:val="auto"/>
              </w:rPr>
            </w:pPr>
          </w:p>
        </w:tc>
        <w:tc>
          <w:tcPr>
            <w:tcW w:w="1077" w:type="dxa"/>
          </w:tcPr>
          <w:p w14:paraId="71BCCAE1" w14:textId="77777777" w:rsidR="002D0224" w:rsidRPr="002D0224" w:rsidRDefault="002D0224" w:rsidP="002D0224">
            <w:pPr>
              <w:rPr>
                <w:rFonts w:eastAsia="Times New Roman"/>
                <w:color w:val="auto"/>
              </w:rPr>
            </w:pPr>
          </w:p>
        </w:tc>
        <w:tc>
          <w:tcPr>
            <w:tcW w:w="1565" w:type="dxa"/>
          </w:tcPr>
          <w:p w14:paraId="72C006E8" w14:textId="77777777" w:rsidR="002D0224" w:rsidRPr="002D0224" w:rsidRDefault="002D0224" w:rsidP="002D0224">
            <w:pPr>
              <w:rPr>
                <w:rFonts w:eastAsia="Times New Roman"/>
                <w:color w:val="auto"/>
              </w:rPr>
            </w:pPr>
          </w:p>
        </w:tc>
      </w:tr>
    </w:tbl>
    <w:p>
      <w:pPr>
        <w:spacing w:before="240" w:after="120"/>
        <w:rPr>
          <w:bCs/>
          <w:noProof/>
          <w:color w:val="61605D"/>
        </w:rPr>
      </w:pPr>
      <w:r>
        <w:rPr>
          <w:bCs/>
          <w:noProof/>
          <w:color w:val="61605D"/>
        </w:rPr>
        <w:t xml:space="preserve">The onboard network hardware above is common across all four DOSTO Neu platform variants; the switch and access-point counts and the switch configuration template differ per variant as follows:</w:t>
      </w:r>
    </w:p>
    <w:tbl>
      <w:tblPr>
        <w:tblStyle w:val="TableGrid5"/>
        <w:tblW w:w="0" w:type="auto"/>
        <w:tblInd w:w="360" w:type="dxa"/>
        <w:tblLook w:val="04A0" w:firstRow="1" w:lastRow="0" w:firstColumn="1" w:lastColumn="0" w:noHBand="0" w:noVBand="1"/>
      </w:tblPr>
      <w:tblGrid>
        <w:gridCol w:w="1200"/>
        <w:gridCol w:w="1000"/>
        <w:gridCol w:w="900"/>
        <w:gridCol w:w="1200"/>
        <w:gridCol w:w="1300"/>
        <w:gridCol w:w="3751"/>
      </w:tblGrid>
      <w:tr>
        <w:tc>
          <w:tcPr>
            <w:tcW w:w="12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Platform</w:t>
            </w:r>
          </w:p>
        </w:tc>
        <w:tc>
          <w:tcPr>
            <w:tcW w:w="10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Series</w:t>
            </w:r>
          </w:p>
        </w:tc>
        <w:tc>
          <w:tcPr>
            <w:tcW w:w="9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Cars</w:t>
            </w:r>
          </w:p>
        </w:tc>
        <w:tc>
          <w:tcPr>
            <w:tcW w:w="12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Switches</w:t>
            </w:r>
          </w:p>
        </w:tc>
        <w:tc>
          <w:tcPr>
            <w:tcW w:w="1300"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Access Points</w:t>
            </w:r>
          </w:p>
        </w:tc>
        <w:tc>
          <w:tcPr>
            <w:tcW w:w="3751" w:type="dxa"/>
            <w:shd w:val="clear" w:color="auto" w:fill="334EA2"/>
          </w:tcPr>
          <w:p>
            <w:pPr>
              <w:spacing w:after="120" w:line="276" w:lineRule="auto"/>
              <w:jc w:val="center"/>
              <w:rPr>
                <w:rFonts w:cs="Arial"/>
                <w:b/>
                <w:bCs/>
                <w:color w:val="FFFFFF" w:themeColor="background1"/>
                <w:sz w:val="22"/>
                <w:szCs w:val="22"/>
              </w:rPr>
            </w:pPr>
            <w:r>
              <w:rPr>
                <w:rFonts w:cs="Arial"/>
                <w:b/>
                <w:bCs/>
                <w:color w:val="FFFFFF" w:themeColor="background1"/>
                <w:sz w:val="22"/>
                <w:szCs w:val="22"/>
              </w:rPr>
              <w:t xml:space="preserve">Configuration template</w:t>
            </w:r>
          </w:p>
        </w:tc>
      </w:tr>
      <w:tr>
        <w:tc>
          <w:tcPr>
            <w:tcW w:w="1200" w:type="dxa"/>
          </w:tcPr>
          <w:p>
            <w:pPr>
              <w:rPr>
                <w:rFonts w:eastAsia="Times New Roman"/>
                <w:color w:val="auto"/>
                <w:sz w:val="22"/>
                <w:szCs w:val="22"/>
              </w:rPr>
            </w:pPr>
            <w:r>
              <w:rPr>
                <w:rFonts w:eastAsia="Times New Roman"/>
                <w:color w:val="auto"/>
                <w:sz w:val="22"/>
                <w:szCs w:val="22"/>
              </w:rPr>
              <w:t xml:space="preserve">nv4</w:t>
            </w:r>
          </w:p>
        </w:tc>
        <w:tc>
          <w:tcPr>
            <w:tcW w:w="1000" w:type="dxa"/>
          </w:tcPr>
          <w:p>
            <w:pPr>
              <w:rPr>
                <w:rFonts w:eastAsia="Times New Roman"/>
                <w:color w:val="auto"/>
                <w:sz w:val="22"/>
                <w:szCs w:val="22"/>
              </w:rPr>
            </w:pPr>
            <w:r>
              <w:rPr>
                <w:rFonts w:eastAsia="Times New Roman"/>
                <w:color w:val="auto"/>
                <w:sz w:val="22"/>
                <w:szCs w:val="22"/>
              </w:rPr>
              <w:t xml:space="preserve">4734</w:t>
            </w:r>
          </w:p>
        </w:tc>
        <w:tc>
          <w:tcPr>
            <w:tcW w:w="900" w:type="dxa"/>
          </w:tcPr>
          <w:p>
            <w:pPr>
              <w:rPr>
                <w:rFonts w:eastAsia="Times New Roman"/>
                <w:color w:val="auto"/>
                <w:sz w:val="22"/>
                <w:szCs w:val="22"/>
              </w:rPr>
            </w:pPr>
            <w:r>
              <w:rPr>
                <w:rFonts w:eastAsia="Times New Roman"/>
                <w:color w:val="auto"/>
                <w:sz w:val="22"/>
                <w:szCs w:val="22"/>
              </w:rPr>
              <w:t xml:space="preserve">4</w:t>
            </w:r>
          </w:p>
        </w:tc>
        <w:tc>
          <w:tcPr>
            <w:tcW w:w="1200" w:type="dxa"/>
          </w:tcPr>
          <w:p>
            <w:pPr>
              <w:rPr>
                <w:rFonts w:eastAsia="Times New Roman"/>
                <w:color w:val="auto"/>
                <w:sz w:val="22"/>
                <w:szCs w:val="22"/>
              </w:rPr>
            </w:pPr>
            <w:r>
              <w:rPr>
                <w:rFonts w:eastAsia="Times New Roman"/>
                <w:color w:val="auto"/>
                <w:sz w:val="22"/>
                <w:szCs w:val="22"/>
              </w:rPr>
              <w:t xml:space="preserve">12</w:t>
            </w:r>
          </w:p>
        </w:tc>
        <w:tc>
          <w:tcPr>
            <w:tcW w:w="1300" w:type="dxa"/>
          </w:tcPr>
          <w:p>
            <w:pPr>
              <w:rPr>
                <w:rFonts w:eastAsia="Times New Roman"/>
                <w:color w:val="auto"/>
                <w:sz w:val="22"/>
                <w:szCs w:val="22"/>
              </w:rPr>
            </w:pPr>
            <w:r>
              <w:rPr>
                <w:rFonts w:eastAsia="Times New Roman"/>
                <w:color w:val="auto"/>
                <w:sz w:val="22"/>
                <w:szCs w:val="22"/>
              </w:rPr>
              <w:t xml:space="preserve">16</w:t>
            </w:r>
          </w:p>
        </w:tc>
        <w:tc>
          <w:tcPr>
            <w:tcW w:w="3751" w:type="dxa"/>
          </w:tcPr>
          <w:p>
            <w:pPr>
              <w:rPr>
                <w:rFonts w:eastAsia="Times New Roman"/>
                <w:color w:val="auto"/>
                <w:sz w:val="22"/>
                <w:szCs w:val="22"/>
              </w:rPr>
            </w:pPr>
            <w:r>
              <w:rPr>
                <w:rFonts w:eastAsia="Times New Roman"/>
                <w:color w:val="auto"/>
                <w:sz w:val="22"/>
                <w:szCs w:val="22"/>
              </w:rPr>
              <w:t xml:space="preserve">nd-obn-template-dostoneu-nv4</w:t>
            </w:r>
          </w:p>
        </w:tc>
      </w:tr>
      <w:tr>
        <w:tc>
          <w:tcPr>
            <w:tcW w:w="1200" w:type="dxa"/>
          </w:tcPr>
          <w:p>
            <w:pPr>
              <w:rPr>
                <w:rFonts w:eastAsia="Times New Roman"/>
                <w:color w:val="auto"/>
                <w:sz w:val="22"/>
                <w:szCs w:val="22"/>
              </w:rPr>
            </w:pPr>
            <w:r>
              <w:rPr>
                <w:rFonts w:eastAsia="Times New Roman"/>
                <w:color w:val="auto"/>
                <w:sz w:val="22"/>
                <w:szCs w:val="22"/>
              </w:rPr>
              <w:t xml:space="preserve">nv6</w:t>
            </w:r>
          </w:p>
        </w:tc>
        <w:tc>
          <w:tcPr>
            <w:tcW w:w="1000" w:type="dxa"/>
          </w:tcPr>
          <w:p>
            <w:pPr>
              <w:rPr>
                <w:rFonts w:eastAsia="Times New Roman"/>
                <w:color w:val="auto"/>
                <w:sz w:val="22"/>
                <w:szCs w:val="22"/>
              </w:rPr>
            </w:pPr>
            <w:r>
              <w:rPr>
                <w:rFonts w:eastAsia="Times New Roman"/>
                <w:color w:val="auto"/>
                <w:sz w:val="22"/>
                <w:szCs w:val="22"/>
              </w:rPr>
              <w:t xml:space="preserve">4736</w:t>
            </w:r>
          </w:p>
        </w:tc>
        <w:tc>
          <w:tcPr>
            <w:tcW w:w="900" w:type="dxa"/>
          </w:tcPr>
          <w:p>
            <w:pPr>
              <w:rPr>
                <w:rFonts w:eastAsia="Times New Roman"/>
                <w:color w:val="auto"/>
                <w:sz w:val="22"/>
                <w:szCs w:val="22"/>
              </w:rPr>
            </w:pPr>
            <w:r>
              <w:rPr>
                <w:rFonts w:eastAsia="Times New Roman"/>
                <w:color w:val="auto"/>
                <w:sz w:val="22"/>
                <w:szCs w:val="22"/>
              </w:rPr>
              <w:t xml:space="preserve">6</w:t>
            </w:r>
          </w:p>
        </w:tc>
        <w:tc>
          <w:tcPr>
            <w:tcW w:w="1200" w:type="dxa"/>
          </w:tcPr>
          <w:p>
            <w:pPr>
              <w:rPr>
                <w:rFonts w:eastAsia="Times New Roman"/>
                <w:color w:val="auto"/>
                <w:sz w:val="22"/>
                <w:szCs w:val="22"/>
              </w:rPr>
            </w:pPr>
            <w:r>
              <w:rPr>
                <w:rFonts w:eastAsia="Times New Roman"/>
                <w:color w:val="auto"/>
                <w:sz w:val="22"/>
                <w:szCs w:val="22"/>
              </w:rPr>
              <w:t xml:space="preserve">18</w:t>
            </w:r>
          </w:p>
        </w:tc>
        <w:tc>
          <w:tcPr>
            <w:tcW w:w="1300" w:type="dxa"/>
          </w:tcPr>
          <w:p>
            <w:pPr>
              <w:rPr>
                <w:rFonts w:eastAsia="Times New Roman"/>
                <w:color w:val="auto"/>
                <w:sz w:val="22"/>
                <w:szCs w:val="22"/>
              </w:rPr>
            </w:pPr>
            <w:r>
              <w:rPr>
                <w:rFonts w:eastAsia="Times New Roman"/>
                <w:color w:val="auto"/>
                <w:sz w:val="22"/>
                <w:szCs w:val="22"/>
              </w:rPr>
              <w:t xml:space="preserve">24</w:t>
            </w:r>
          </w:p>
        </w:tc>
        <w:tc>
          <w:tcPr>
            <w:tcW w:w="3751" w:type="dxa"/>
          </w:tcPr>
          <w:p>
            <w:pPr>
              <w:rPr>
                <w:rFonts w:eastAsia="Times New Roman"/>
                <w:color w:val="auto"/>
                <w:sz w:val="22"/>
                <w:szCs w:val="22"/>
              </w:rPr>
            </w:pPr>
            <w:r>
              <w:rPr>
                <w:rFonts w:eastAsia="Times New Roman"/>
                <w:color w:val="auto"/>
                <w:sz w:val="22"/>
                <w:szCs w:val="22"/>
              </w:rPr>
              <w:t xml:space="preserve">nd-obn-template-dostoneu-nv6</w:t>
            </w:r>
          </w:p>
        </w:tc>
      </w:tr>
      <w:tr>
        <w:tc>
          <w:tcPr>
            <w:tcW w:w="1200" w:type="dxa"/>
          </w:tcPr>
          <w:p>
            <w:pPr>
              <w:rPr>
                <w:rFonts w:eastAsia="Times New Roman"/>
                <w:color w:val="auto"/>
                <w:sz w:val="22"/>
                <w:szCs w:val="22"/>
              </w:rPr>
            </w:pPr>
            <w:r>
              <w:rPr>
                <w:rFonts w:eastAsia="Times New Roman"/>
                <w:color w:val="auto"/>
                <w:sz w:val="22"/>
                <w:szCs w:val="22"/>
              </w:rPr>
              <w:t xml:space="preserve">fv5 (CAT)</w:t>
            </w:r>
          </w:p>
        </w:tc>
        <w:tc>
          <w:tcPr>
            <w:tcW w:w="1000" w:type="dxa"/>
          </w:tcPr>
          <w:p>
            <w:pPr>
              <w:rPr>
                <w:rFonts w:eastAsia="Times New Roman"/>
                <w:color w:val="auto"/>
                <w:sz w:val="22"/>
                <w:szCs w:val="22"/>
              </w:rPr>
            </w:pPr>
            <w:r>
              <w:rPr>
                <w:rFonts w:eastAsia="Times New Roman"/>
                <w:color w:val="auto"/>
                <w:sz w:val="22"/>
                <w:szCs w:val="22"/>
              </w:rPr>
              <w:t xml:space="preserve">4705</w:t>
            </w:r>
          </w:p>
        </w:tc>
        <w:tc>
          <w:tcPr>
            <w:tcW w:w="900" w:type="dxa"/>
          </w:tcPr>
          <w:p>
            <w:pPr>
              <w:rPr>
                <w:rFonts w:eastAsia="Times New Roman"/>
                <w:color w:val="auto"/>
                <w:sz w:val="22"/>
                <w:szCs w:val="22"/>
              </w:rPr>
            </w:pPr>
            <w:r>
              <w:rPr>
                <w:rFonts w:eastAsia="Times New Roman"/>
                <w:color w:val="auto"/>
                <w:sz w:val="22"/>
                <w:szCs w:val="22"/>
              </w:rPr>
              <w:t xml:space="preserve">5</w:t>
            </w:r>
          </w:p>
        </w:tc>
        <w:tc>
          <w:tcPr>
            <w:tcW w:w="1200" w:type="dxa"/>
          </w:tcPr>
          <w:p>
            <w:pPr>
              <w:rPr>
                <w:rFonts w:eastAsia="Times New Roman"/>
                <w:color w:val="auto"/>
                <w:sz w:val="22"/>
                <w:szCs w:val="22"/>
              </w:rPr>
            </w:pPr>
            <w:r>
              <w:rPr>
                <w:rFonts w:eastAsia="Times New Roman"/>
                <w:color w:val="auto"/>
                <w:sz w:val="22"/>
                <w:szCs w:val="22"/>
              </w:rPr>
              <w:t xml:space="preserve">15</w:t>
            </w:r>
          </w:p>
        </w:tc>
        <w:tc>
          <w:tcPr>
            <w:tcW w:w="1300" w:type="dxa"/>
          </w:tcPr>
          <w:p>
            <w:pPr>
              <w:rPr>
                <w:rFonts w:eastAsia="Times New Roman"/>
                <w:color w:val="auto"/>
                <w:sz w:val="22"/>
                <w:szCs w:val="22"/>
              </w:rPr>
            </w:pPr>
            <w:r>
              <w:rPr>
                <w:rFonts w:eastAsia="Times New Roman"/>
                <w:color w:val="auto"/>
                <w:sz w:val="22"/>
                <w:szCs w:val="22"/>
              </w:rPr>
              <w:t xml:space="preserve">~20</w:t>
            </w:r>
          </w:p>
        </w:tc>
        <w:tc>
          <w:tcPr>
            <w:tcW w:w="3751" w:type="dxa"/>
          </w:tcPr>
          <w:p>
            <w:pPr>
              <w:rPr>
                <w:rFonts w:eastAsia="Times New Roman"/>
                <w:color w:val="auto"/>
                <w:sz w:val="22"/>
                <w:szCs w:val="22"/>
              </w:rPr>
            </w:pPr>
            <w:r>
              <w:rPr>
                <w:rFonts w:eastAsia="Times New Roman"/>
                <w:color w:val="auto"/>
                <w:sz w:val="22"/>
                <w:szCs w:val="22"/>
              </w:rPr>
              <w:t xml:space="preserve">nd-obn-template-dostoneu-fv5</w:t>
            </w:r>
          </w:p>
        </w:tc>
      </w:tr>
      <w:tr>
        <w:tc>
          <w:tcPr>
            <w:tcW w:w="1200" w:type="dxa"/>
          </w:tcPr>
          <w:p>
            <w:pPr>
              <w:rPr>
                <w:rFonts w:eastAsia="Times New Roman"/>
                <w:color w:val="auto"/>
                <w:sz w:val="22"/>
                <w:szCs w:val="22"/>
              </w:rPr>
            </w:pPr>
            <w:r>
              <w:rPr>
                <w:rFonts w:eastAsia="Times New Roman"/>
                <w:color w:val="auto"/>
                <w:sz w:val="22"/>
                <w:szCs w:val="22"/>
              </w:rPr>
              <w:t xml:space="preserve">fv6 (FV)</w:t>
            </w:r>
          </w:p>
        </w:tc>
        <w:tc>
          <w:tcPr>
            <w:tcW w:w="1000" w:type="dxa"/>
          </w:tcPr>
          <w:p>
            <w:pPr>
              <w:rPr>
                <w:rFonts w:eastAsia="Times New Roman"/>
                <w:color w:val="auto"/>
                <w:sz w:val="22"/>
                <w:szCs w:val="22"/>
              </w:rPr>
            </w:pPr>
            <w:r>
              <w:rPr>
                <w:rFonts w:eastAsia="Times New Roman"/>
                <w:color w:val="auto"/>
                <w:sz w:val="22"/>
                <w:szCs w:val="22"/>
              </w:rPr>
              <w:t xml:space="preserve">4706</w:t>
            </w:r>
          </w:p>
        </w:tc>
        <w:tc>
          <w:tcPr>
            <w:tcW w:w="900" w:type="dxa"/>
          </w:tcPr>
          <w:p>
            <w:pPr>
              <w:rPr>
                <w:rFonts w:eastAsia="Times New Roman"/>
                <w:color w:val="auto"/>
                <w:sz w:val="22"/>
                <w:szCs w:val="22"/>
              </w:rPr>
            </w:pPr>
            <w:r>
              <w:rPr>
                <w:rFonts w:eastAsia="Times New Roman"/>
                <w:color w:val="auto"/>
                <w:sz w:val="22"/>
                <w:szCs w:val="22"/>
              </w:rPr>
              <w:t xml:space="preserve">6</w:t>
            </w:r>
          </w:p>
        </w:tc>
        <w:tc>
          <w:tcPr>
            <w:tcW w:w="1200" w:type="dxa"/>
          </w:tcPr>
          <w:p>
            <w:pPr>
              <w:rPr>
                <w:rFonts w:eastAsia="Times New Roman"/>
                <w:color w:val="auto"/>
                <w:sz w:val="22"/>
                <w:szCs w:val="22"/>
              </w:rPr>
            </w:pPr>
            <w:r>
              <w:rPr>
                <w:rFonts w:eastAsia="Times New Roman"/>
                <w:color w:val="auto"/>
                <w:sz w:val="22"/>
                <w:szCs w:val="22"/>
              </w:rPr>
              <w:t xml:space="preserve">18</w:t>
            </w:r>
          </w:p>
        </w:tc>
        <w:tc>
          <w:tcPr>
            <w:tcW w:w="1300" w:type="dxa"/>
          </w:tcPr>
          <w:p>
            <w:pPr>
              <w:rPr>
                <w:rFonts w:eastAsia="Times New Roman"/>
                <w:color w:val="auto"/>
                <w:sz w:val="22"/>
                <w:szCs w:val="22"/>
              </w:rPr>
            </w:pPr>
            <w:r>
              <w:rPr>
                <w:rFonts w:eastAsia="Times New Roman"/>
                <w:color w:val="auto"/>
                <w:sz w:val="22"/>
                <w:szCs w:val="22"/>
              </w:rPr>
              <w:t xml:space="preserve">24</w:t>
            </w:r>
          </w:p>
        </w:tc>
        <w:tc>
          <w:tcPr>
            <w:tcW w:w="3751" w:type="dxa"/>
          </w:tcPr>
          <w:p>
            <w:pPr>
              <w:rPr>
                <w:rFonts w:eastAsia="Times New Roman"/>
                <w:color w:val="auto"/>
                <w:sz w:val="22"/>
                <w:szCs w:val="22"/>
              </w:rPr>
            </w:pPr>
            <w:r>
              <w:rPr>
                <w:rFonts w:eastAsia="Times New Roman"/>
                <w:color w:val="auto"/>
                <w:sz w:val="22"/>
                <w:szCs w:val="22"/>
              </w:rPr>
              <w:t xml:space="preserve">nd-obn-template-dostoneu-fv6</w:t>
            </w:r>
          </w:p>
        </w:tc>
      </w:tr>
    </w:tbl>
    <w:p w14:paraId="0E7CABC8" w14:textId="5FD6CFED" w:rsidR="00E27FBB" w:rsidRDefault="00E27FBB" w:rsidP="002D0224">
      <w:pPr>
        <w:rPr>
          <w:bCs/>
          <w:noProof/>
          <w:color w:val="61605D"/>
        </w:rPr>
      </w:pPr>
    </w:p>
    <w:p w14:paraId="32157FC3" w14:textId="73B81893" w:rsidR="00E27FBB" w:rsidRPr="00E27FBB" w:rsidRDefault="00E27FBB" w:rsidP="005D51AC">
      <w:pPr>
        <w:keepNext/>
        <w:keepLines/>
        <w:numPr>
          <w:ilvl w:val="1"/>
          <w:numId w:val="0"/>
        </w:numPr>
        <w:spacing w:before="240" w:after="240"/>
        <w:ind w:firstLine="576"/>
        <w:outlineLvl w:val="1"/>
        <w:rPr>
          <w:b/>
          <w:noProof/>
          <w:color w:val="61605D"/>
        </w:rPr>
      </w:pPr>
      <w:bookmarkStart w:id="9" w:name="_Toc123892931"/>
      <w:r>
        <w:rPr>
          <w:b/>
          <w:noProof/>
          <w:color w:val="61605D"/>
        </w:rPr>
        <w:t>System Description</w:t>
      </w:r>
      <w:bookmarkEnd w:id="9"/>
    </w:p>
    <w:p w14:paraId="7DD32531" w14:textId="080B6E6B" w:rsidR="00E27FBB" w:rsidRDefault="005D51AC" w:rsidP="005D51AC">
      <w:pPr>
        <w:keepNext/>
        <w:keepLines/>
        <w:numPr>
          <w:ilvl w:val="1"/>
          <w:numId w:val="0"/>
        </w:numPr>
        <w:spacing w:before="240" w:after="240"/>
        <w:ind w:left="576"/>
        <w:outlineLvl w:val="1"/>
        <w:rPr>
          <w:b/>
          <w:noProof/>
          <w:color w:val="61605D"/>
        </w:rPr>
      </w:pPr>
      <w:r>
        <w:rPr>
          <w:b/>
          <w:noProof/>
          <w:color w:val="61605D"/>
        </w:rPr>
        <w:t>2.1 Onboard Network Hardware (CCU, VDS Consist Switch, Westermo AP)</w:t>
      </w:r>
    </w:p>
    <w:p w14:paraId="49CB02EF" w14:textId="5D77D6FC"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2.1.1.1 Current Version</w:t>
      </w:r>
    </w:p>
    <w:p w14:paraId="0C3C5AB1" w14:textId="77777777" w:rsidR="004C47AE" w:rsidRDefault="004C47AE" w:rsidP="002D0224">
      <w:pPr>
        <w:rPr>
          <w:bCs/>
          <w:noProof/>
          <w:color w:val="61605D"/>
        </w:rPr>
      </w:pPr>
      <w:r>
        <w:rPr>
          <w:bCs/>
          <w:noProof/>
          <w:color w:val="61605D"/>
        </w:rPr>
        <w:t>The current firmware and configuration baseline of the onboard network hardware, common across all four DOSTO Neu platform variants (nv4, nv6, fv5, fv6), is:</w:t>
      </w:r>
    </w:p>
    <w:p w14:paraId="0C3C5AB2" w14:textId="77777777" w:rsidR="004C47AE" w:rsidRDefault="004C47AE" w:rsidP="002D0224">
      <w:pPr>
        <w:pStyle w:val="ListParagraph"/>
        <w:numPr>
          <w:ilvl w:val="0"/>
          <w:numId w:val="1"/>
        </w:numPr>
        <w:rPr>
          <w:bCs/>
          <w:noProof/>
          <w:color w:val="61605D"/>
        </w:rPr>
      </w:pPr>
      <w:r>
        <w:rPr>
          <w:bCs/>
          <w:noProof/>
          <w:color w:val="61605D"/>
        </w:rPr>
        <w:t>VDS Rail Consist Switch – firmware 7.4.2; configuration V8 (per-platform template – nv4 / nv6 / fv5 / fv6 – with the per-train Fzg-ID rendered into switch hostnames).</w:t>
      </w:r>
    </w:p>
    <w:p w14:paraId="0C3C5AB3" w14:textId="77777777" w:rsidR="004C47AE" w:rsidRDefault="004C47AE" w:rsidP="002D0224">
      <w:pPr>
        <w:pStyle w:val="ListParagraph"/>
        <w:numPr>
          <w:ilvl w:val="0"/>
          <w:numId w:val="1"/>
        </w:numPr>
        <w:rPr>
          <w:bCs/>
          <w:noProof/>
          <w:color w:val="61605D"/>
        </w:rPr>
      </w:pPr>
      <w:r>
        <w:rPr>
          <w:bCs/>
          <w:noProof/>
          <w:color w:val="61605D"/>
        </w:rPr>
        <w:t>Westermo RT610LV Wi-Fi access point – firmware 6.11.2-0 (IbexOS); Nomad access-point configuration.</w:t>
      </w:r>
    </w:p>
    <w:p w14:paraId="0C3C5AB4" w14:textId="77777777" w:rsidR="004C47AE" w:rsidRDefault="004C47AE" w:rsidP="002D0224">
      <w:pPr>
        <w:pStyle w:val="ListParagraph"/>
        <w:numPr>
          <w:ilvl w:val="0"/>
          <w:numId w:val="1"/>
        </w:numPr>
        <w:rPr>
          <w:bCs/>
          <w:noProof/>
          <w:color w:val="61605D"/>
        </w:rPr>
      </w:pPr>
      <w:r>
        <w:rPr>
          <w:bCs/>
          <w:noProof/>
          <w:color w:val="61605D"/>
        </w:rPr>
        <w:t>Nomad CCU – Nomad Connect platform 2025.2.1 (validated build; configuration ID 7ce1d29ce6). Onboard-network engine (nd-obn) 2.2.23.</w:t>
      </w:r>
    </w:p>
    <w:p w14:paraId="0C3C5AA0" w14:textId="5BA8984C" w:rsidR="004C47AE" w:rsidRPr="004C47AE" w:rsidRDefault="004C47AE" w:rsidP="004C47AE">
      <w:pPr>
        <w:keepNext/>
        <w:keepLines/>
        <w:numPr>
          <w:ilvl w:val="3"/>
          <w:numId w:val="0"/>
        </w:numPr>
        <w:spacing w:before="240" w:after="100" w:afterAutospacing="1"/>
        <w:ind w:left="864" w:hanging="144"/>
        <w:outlineLvl w:val="3"/>
        <w:rPr>
          <w:rFonts w:ascii="Calibri" w:eastAsia="Times New Roman" w:hAnsi="Calibri" w:cs="Times New Roman"/>
          <w:b/>
          <w:bCs/>
          <w:i/>
          <w:iCs/>
          <w:color w:val="C00000"/>
          <w:lang w:val="en-GB"/>
        </w:rPr>
      </w:pPr>
      <w:r>
        <w:rPr>
          <w:rFonts w:ascii="Calibri" w:eastAsia="Times New Roman" w:hAnsi="Calibri" w:cs="Times New Roman"/>
          <w:b/>
          <w:bCs/>
          <w:i/>
          <w:iCs/>
          <w:color w:val="C00000"/>
          <w:lang w:val="en-GB"/>
        </w:rPr>
        <w:t>2.1.1.2 HW Version Evolution</w:t>
      </w:r>
    </w:p>
    <w:p w14:paraId="3997A9F6" w14:textId="77777777" w:rsidR="005D51AC" w:rsidRDefault="005D51AC" w:rsidP="002D0224">
      <w:pPr>
        <w:rPr>
          <w:bCs/>
          <w:noProof/>
          <w:color w:val="61605D"/>
        </w:rPr>
      </w:pPr>
      <w:r>
        <w:rPr>
          <w:bCs/>
          <w:noProof/>
          <w:color w:val="61605D"/>
        </w:rPr>
        <w:t>Hardware versions are read from the equipment labels.</w:t>
      </w:r>
    </w:p>
    <w:p w14:paraId="3997A9F5" w14:textId="77777777" w:rsidR="005D51AC" w:rsidRPr="00E27FBB" w:rsidRDefault="005D51AC" w:rsidP="005D51AC">
      <w:pPr>
        <w:keepNext/>
        <w:keepLines/>
        <w:numPr>
          <w:ilvl w:val="1"/>
          <w:numId w:val="0"/>
        </w:numPr>
        <w:spacing w:before="240" w:after="240"/>
        <w:ind w:left="576"/>
        <w:outlineLvl w:val="1"/>
        <w:rPr>
          <w:b/>
          <w:noProof/>
          <w:color w:val="61605D"/>
        </w:rPr>
      </w:pPr>
    </w:p>
    <w:p w14:paraId="294696F4" w14:textId="1882AA81" w:rsidR="00444EBB" w:rsidRDefault="00444EBB" w:rsidP="00D136EF">
      <w:pPr>
        <w:rPr>
          <w:b/>
          <w:noProof/>
          <w:color w:val="61605D"/>
          <w:sz w:val="24"/>
          <w:szCs w:val="24"/>
        </w:rPr>
      </w:pPr>
    </w:p>
    <w:p w14:paraId="67D3DC65" w14:textId="45BAFE1C" w:rsidR="004C47AE" w:rsidRDefault="004C47AE" w:rsidP="00D136EF">
      <w:pPr>
        <w:rPr>
          <w:b/>
          <w:noProof/>
          <w:color w:val="61605D"/>
          <w:sz w:val="24"/>
          <w:szCs w:val="24"/>
        </w:rPr>
      </w:pPr>
    </w:p>
    <w:p w14:paraId="31B355D5" w14:textId="47F0A82A" w:rsidR="004C47AE" w:rsidRDefault="004C47AE" w:rsidP="00D136EF">
      <w:pPr>
        <w:rPr>
          <w:b/>
          <w:noProof/>
          <w:color w:val="61605D"/>
          <w:sz w:val="24"/>
          <w:szCs w:val="24"/>
        </w:rPr>
      </w:pPr>
    </w:p>
    <w:p w14:paraId="767040A6" w14:textId="0D85D4E4" w:rsidR="004C47AE" w:rsidRDefault="004C47AE" w:rsidP="00D136EF">
      <w:pPr>
        <w:rPr>
          <w:b/>
          <w:noProof/>
          <w:color w:val="61605D"/>
          <w:sz w:val="24"/>
          <w:szCs w:val="24"/>
        </w:rPr>
      </w:pPr>
    </w:p>
    <w:p w14:paraId="6244E3F3" w14:textId="07E9D92B" w:rsidR="004C47AE" w:rsidRDefault="004C47AE" w:rsidP="00D136EF">
      <w:pPr>
        <w:rPr>
          <w:b/>
          <w:noProof/>
          <w:color w:val="61605D"/>
          <w:sz w:val="24"/>
          <w:szCs w:val="24"/>
        </w:rPr>
      </w:pPr>
    </w:p>
    <w:p w14:paraId="313CEBB6" w14:textId="092B7B97" w:rsidR="004C47AE" w:rsidRDefault="004C47AE" w:rsidP="00D136EF">
      <w:pPr>
        <w:rPr>
          <w:b/>
          <w:noProof/>
          <w:color w:val="61605D"/>
          <w:sz w:val="24"/>
          <w:szCs w:val="24"/>
        </w:rPr>
      </w:pPr>
    </w:p>
    <w:p w14:paraId="6430F47E" w14:textId="45207F28" w:rsidR="004C47AE" w:rsidRDefault="004C47AE" w:rsidP="00D136EF">
      <w:pPr>
        <w:rPr>
          <w:b/>
          <w:noProof/>
          <w:color w:val="61605D"/>
          <w:sz w:val="24"/>
          <w:szCs w:val="24"/>
        </w:rPr>
      </w:pPr>
    </w:p>
    <w:p w14:paraId="0ABB0544" w14:textId="43C5AC1D" w:rsidR="004C47AE" w:rsidRDefault="004C47AE" w:rsidP="00D136EF">
      <w:pPr>
        <w:rPr>
          <w:b/>
          <w:noProof/>
          <w:color w:val="61605D"/>
          <w:sz w:val="24"/>
          <w:szCs w:val="24"/>
        </w:rPr>
      </w:pPr>
    </w:p>
    <w:p w14:paraId="1168A709" w14:textId="77777777" w:rsidR="004C47AE" w:rsidRDefault="004C47AE" w:rsidP="00D136EF">
      <w:pPr>
        <w:rPr>
          <w:rFonts w:ascii="Calibri" w:eastAsia="Calibri" w:hAnsi="Calibri"/>
          <w:bCs/>
          <w:color w:val="auto"/>
          <w:sz w:val="20"/>
          <w:szCs w:val="20"/>
          <w:lang w:val="en-GB" w:eastAsia="ja-JP"/>
        </w:rPr>
      </w:pPr>
    </w:p>
    <w:p w14:paraId="3BE262F1" w14:textId="77777777" w:rsidR="00444EBB" w:rsidRDefault="00444EBB" w:rsidP="00D136EF">
      <w:pPr>
        <w:rPr>
          <w:rFonts w:ascii="Calibri" w:eastAsia="Calibri" w:hAnsi="Calibri"/>
          <w:bCs/>
          <w:color w:val="auto"/>
          <w:sz w:val="20"/>
          <w:szCs w:val="20"/>
          <w:lang w:val="en-GB" w:eastAsia="ja-JP"/>
        </w:rPr>
      </w:pPr>
    </w:p>
    <w:p w14:paraId="03A5F227" w14:textId="77777777" w:rsidR="00444EBB" w:rsidRDefault="00444EBB" w:rsidP="00D136EF">
      <w:pPr>
        <w:rPr>
          <w:rFonts w:ascii="Calibri" w:eastAsia="Calibri" w:hAnsi="Calibri"/>
          <w:bCs/>
          <w:color w:val="auto"/>
          <w:sz w:val="20"/>
          <w:szCs w:val="20"/>
          <w:lang w:val="en-GB" w:eastAsia="ja-JP"/>
        </w:rPr>
      </w:pPr>
    </w:p>
    <w:p w14:paraId="21BAFE22" w14:textId="77777777" w:rsidR="00444EBB" w:rsidRDefault="00444EBB" w:rsidP="00D136EF">
      <w:pPr>
        <w:rPr>
          <w:rFonts w:ascii="Calibri" w:eastAsia="Calibri" w:hAnsi="Calibri"/>
          <w:bCs/>
          <w:color w:val="auto"/>
          <w:sz w:val="20"/>
          <w:szCs w:val="20"/>
          <w:lang w:val="en-GB" w:eastAsia="ja-JP"/>
        </w:rPr>
      </w:pPr>
    </w:p>
    <w:p w14:paraId="1FDD8689" w14:textId="77777777" w:rsidR="00444EBB" w:rsidRDefault="00444EBB" w:rsidP="00D136EF">
      <w:pPr>
        <w:rPr>
          <w:rFonts w:ascii="Calibri" w:eastAsia="Calibri" w:hAnsi="Calibri"/>
          <w:bCs/>
          <w:color w:val="auto"/>
          <w:sz w:val="20"/>
          <w:szCs w:val="20"/>
          <w:lang w:val="en-GB" w:eastAsia="ja-JP"/>
        </w:rPr>
      </w:pPr>
    </w:p>
    <w:p w14:paraId="71CC5047" w14:textId="77777777" w:rsidR="00444EBB" w:rsidRDefault="00444EBB" w:rsidP="00D136EF">
      <w:pPr>
        <w:rPr>
          <w:rFonts w:ascii="Calibri" w:eastAsia="Calibri" w:hAnsi="Calibri"/>
          <w:bCs/>
          <w:color w:val="auto"/>
          <w:sz w:val="20"/>
          <w:szCs w:val="20"/>
          <w:lang w:val="en-GB" w:eastAsia="ja-JP"/>
        </w:rPr>
      </w:pPr>
    </w:p>
    <w:p w14:paraId="53766667" w14:textId="77777777" w:rsidR="00444EBB" w:rsidRDefault="00444EBB" w:rsidP="00D136EF">
      <w:pPr>
        <w:rPr>
          <w:rFonts w:ascii="Calibri" w:eastAsia="Calibri" w:hAnsi="Calibri"/>
          <w:bCs/>
          <w:color w:val="auto"/>
          <w:sz w:val="20"/>
          <w:szCs w:val="20"/>
          <w:lang w:val="en-GB" w:eastAsia="ja-JP"/>
        </w:rPr>
      </w:pPr>
    </w:p>
    <w:p w14:paraId="3426C65B" w14:textId="4C5C1E04" w:rsidR="00444EBB" w:rsidRDefault="004C47AE" w:rsidP="00444EBB">
      <w:pPr>
        <w:pStyle w:val="Header2Nomad"/>
      </w:pPr>
      <w:r>
        <w:t>3. Software Packages Delivered</w:t>
      </w:r>
    </w:p>
    <w:p w14:paraId="4CFA954B" w14:textId="49215A36" w:rsidR="00EA182F" w:rsidRPr="00EA182F" w:rsidRDefault="00EA182F" w:rsidP="00EA182F">
      <w:pPr>
        <w:keepNext/>
        <w:keepLines/>
        <w:numPr>
          <w:ilvl w:val="1"/>
          <w:numId w:val="0"/>
        </w:numPr>
        <w:spacing w:before="240" w:after="240"/>
        <w:outlineLvl w:val="1"/>
        <w:rPr>
          <w:bCs/>
          <w:noProof/>
          <w:color w:val="61605D"/>
        </w:rPr>
      </w:pPr>
      <w:r>
        <w:rPr>
          <w:bCs/>
          <w:noProof/>
          <w:color w:val="61605D"/>
        </w:rPr>
        <w:t xml:space="preserve">This chapter mentions the current software release versions part of </w:t>
      </w:r>
      <w:r>
        <w:rPr>
          <w:b/>
          <w:noProof/>
          <w:color w:val="334EA2"/>
        </w:rPr>
        <w:t>ÖBB DOSTO Neu</w:t>
      </w:r>
      <w:r>
        <w:rPr>
          <w:bCs/>
          <w:noProof/>
          <w:color w:val="334EA2"/>
        </w:rPr>
        <w:t xml:space="preserve"> </w:t>
      </w:r>
      <w:r>
        <w:rPr>
          <w:bCs/>
          <w:noProof/>
          <w:color w:val="61605D"/>
        </w:rPr>
        <w:t>delivery when delivered with compatible hardware as described in §2 of this document.</w:t>
      </w:r>
    </w:p>
    <w:p w14:paraId="0D1482AD" w14:textId="048B803B" w:rsidR="00C7227D" w:rsidRDefault="00EA182F" w:rsidP="00EA182F">
      <w:pPr>
        <w:keepNext/>
        <w:keepLines/>
        <w:numPr>
          <w:ilvl w:val="1"/>
          <w:numId w:val="0"/>
        </w:numPr>
        <w:spacing w:before="240" w:after="240"/>
        <w:outlineLvl w:val="1"/>
        <w:rPr>
          <w:bCs/>
          <w:noProof/>
          <w:color w:val="61605D"/>
        </w:rPr>
      </w:pPr>
      <w:r>
        <w:rPr>
          <w:bCs/>
          <w:noProof/>
          <w:color w:val="61605D"/>
        </w:rPr>
        <w:t xml:space="preserve">Each time software release will change, the current versions will be updated in the “current version” paragraph and content of the evolutions will be clearly explained in the </w:t>
      </w:r>
      <w:r>
        <w:rPr>
          <w:b/>
          <w:noProof/>
          <w:color w:val="334EA2"/>
        </w:rPr>
        <w:t>“SW Version Evolution”.</w:t>
      </w:r>
    </w:p>
    <w:p w14:paraId="60F42B9F" w14:textId="123A6255" w:rsidR="00C2012E" w:rsidRDefault="00C2012E" w:rsidP="00C2012E">
      <w:pPr>
        <w:rPr>
          <w:bCs/>
          <w:noProof/>
          <w:color w:val="61605D"/>
        </w:rPr>
      </w:pPr>
    </w:p>
    <w:tbl>
      <w:tblPr>
        <w:tblW w:w="103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64"/>
        <w:gridCol w:w="1998"/>
        <w:gridCol w:w="6752"/>
        <w:gridCol w:w="7"/>
      </w:tblGrid>
      <w:tr w:rsidR="009B673B" w:rsidRPr="0029322D" w14:paraId="4932C76F" w14:textId="77777777" w:rsidTr="0004211E">
        <w:trPr>
          <w:trHeight w:val="360"/>
          <w:tblHeader/>
          <w:jc w:val="center"/>
        </w:trPr>
        <w:tc>
          <w:tcPr>
            <w:tcW w:w="10321" w:type="dxa"/>
            <w:gridSpan w:val="4"/>
            <w:shd w:val="clear" w:color="auto" w:fill="334EA2"/>
            <w:vAlign w:val="center"/>
          </w:tcPr>
          <w:p w14:paraId="5489E569" w14:textId="15AA512A" w:rsidR="009B673B" w:rsidRPr="006961C0" w:rsidRDefault="009B673B" w:rsidP="00352EEE">
            <w:pPr>
              <w:spacing w:line="276" w:lineRule="auto"/>
              <w:rPr>
                <w:rFonts w:cstheme="minorHAnsi"/>
                <w:color w:val="334EA2"/>
              </w:rPr>
            </w:pPr>
            <w:bookmarkStart w:id="10" w:name="_Hlk118726568"/>
            <w:r>
              <w:rPr>
                <w:rFonts w:cstheme="minorHAnsi"/>
                <w:b/>
                <w:bCs/>
                <w:color w:val="FFFFFF"/>
              </w:rPr>
              <w:t xml:space="preserve">Delivered </w:t>
            </w:r>
            <w:r>
              <w:rPr>
                <w:rFonts w:cs="Arial"/>
                <w:b/>
                <w:bCs/>
                <w:color w:val="FFFFFF" w:themeColor="background1"/>
              </w:rPr>
              <w:t>Software</w:t>
            </w:r>
            <w:r>
              <w:rPr>
                <w:rFonts w:cstheme="minorHAnsi"/>
                <w:b/>
                <w:bCs/>
                <w:color w:val="FFFFFF"/>
              </w:rPr>
              <w:t xml:space="preserve"> Table</w:t>
            </w:r>
          </w:p>
        </w:tc>
      </w:tr>
      <w:tr w:rsidR="00C2012E" w:rsidRPr="0029322D" w14:paraId="592CCDBD" w14:textId="77777777" w:rsidTr="0004211E">
        <w:trPr>
          <w:gridAfter w:val="1"/>
          <w:wAfter w:w="7" w:type="dxa"/>
          <w:trHeight w:val="360"/>
          <w:tblHeader/>
          <w:jc w:val="center"/>
        </w:trPr>
        <w:tc>
          <w:tcPr>
            <w:tcW w:w="1564" w:type="dxa"/>
            <w:shd w:val="clear" w:color="auto" w:fill="75787B"/>
            <w:vAlign w:val="center"/>
          </w:tcPr>
          <w:p w14:paraId="3C19C271" w14:textId="77777777" w:rsidR="00C2012E" w:rsidRPr="009B673B" w:rsidRDefault="00C2012E" w:rsidP="00352EEE">
            <w:pPr>
              <w:spacing w:line="276" w:lineRule="auto"/>
              <w:ind w:left="589"/>
              <w:rPr>
                <w:rFonts w:cstheme="minorHAnsi"/>
                <w:b/>
                <w:bCs/>
                <w:color w:val="FFFFFF" w:themeColor="background1"/>
              </w:rPr>
            </w:pPr>
            <w:r>
              <w:rPr>
                <w:rFonts w:cstheme="minorHAnsi"/>
                <w:b/>
                <w:bCs/>
                <w:color w:val="FFFFFF" w:themeColor="background1"/>
              </w:rPr>
              <w:t>SW#</w:t>
            </w:r>
          </w:p>
        </w:tc>
        <w:tc>
          <w:tcPr>
            <w:tcW w:w="1998" w:type="dxa"/>
            <w:shd w:val="clear" w:color="auto" w:fill="75787B"/>
            <w:vAlign w:val="center"/>
          </w:tcPr>
          <w:p w14:paraId="43455014" w14:textId="35ACF639" w:rsidR="00C2012E" w:rsidRPr="009B673B" w:rsidRDefault="00C2012E" w:rsidP="00352EEE">
            <w:pPr>
              <w:spacing w:line="276" w:lineRule="auto"/>
              <w:jc w:val="center"/>
              <w:rPr>
                <w:rFonts w:cstheme="minorHAnsi"/>
                <w:b/>
                <w:bCs/>
                <w:color w:val="FFFFFF" w:themeColor="background1"/>
              </w:rPr>
            </w:pPr>
            <w:r>
              <w:rPr>
                <w:rFonts w:cstheme="minorHAnsi"/>
                <w:b/>
                <w:bCs/>
                <w:color w:val="FFFFFF" w:themeColor="background1"/>
              </w:rPr>
              <w:t>SW Version#</w:t>
            </w:r>
          </w:p>
        </w:tc>
        <w:tc>
          <w:tcPr>
            <w:tcW w:w="6752" w:type="dxa"/>
            <w:shd w:val="clear" w:color="auto" w:fill="75787B"/>
          </w:tcPr>
          <w:p w14:paraId="5C6D7CEB" w14:textId="77777777" w:rsidR="009B673B" w:rsidRDefault="009B673B" w:rsidP="00352EEE">
            <w:pPr>
              <w:spacing w:line="276" w:lineRule="auto"/>
              <w:jc w:val="center"/>
              <w:rPr>
                <w:rFonts w:cstheme="minorHAnsi"/>
                <w:b/>
                <w:bCs/>
                <w:color w:val="FFFFFF" w:themeColor="background1"/>
              </w:rPr>
            </w:pPr>
          </w:p>
          <w:p w14:paraId="551DDFBD" w14:textId="4D1FEA54" w:rsidR="00C2012E" w:rsidRPr="009B673B" w:rsidRDefault="00C2012E" w:rsidP="00352EEE">
            <w:pPr>
              <w:spacing w:line="276" w:lineRule="auto"/>
              <w:jc w:val="center"/>
              <w:rPr>
                <w:rFonts w:cstheme="minorHAnsi"/>
                <w:b/>
                <w:bCs/>
                <w:color w:val="FFFFFF" w:themeColor="background1"/>
              </w:rPr>
            </w:pPr>
            <w:r>
              <w:rPr>
                <w:rFonts w:cstheme="minorHAnsi"/>
                <w:b/>
                <w:bCs/>
                <w:color w:val="FFFFFF" w:themeColor="background1"/>
              </w:rPr>
              <w:t>Description</w:t>
            </w:r>
          </w:p>
          <w:p w14:paraId="761D32A5" w14:textId="77777777" w:rsidR="00C2012E" w:rsidRPr="009B673B" w:rsidRDefault="00C2012E" w:rsidP="00352EEE">
            <w:pPr>
              <w:spacing w:line="276" w:lineRule="auto"/>
              <w:rPr>
                <w:rFonts w:cstheme="minorHAnsi"/>
                <w:b/>
                <w:bCs/>
                <w:color w:val="FFFFFF" w:themeColor="background1"/>
              </w:rPr>
            </w:pPr>
          </w:p>
        </w:tc>
      </w:tr>
      <w:tr w:rsidR="00C2012E" w:rsidRPr="0029322D" w14:paraId="4F09E893"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6DDB7C9" w14:textId="77777777" w:rsidR="00C2012E" w:rsidRPr="0029322D" w:rsidRDefault="00C2012E" w:rsidP="00352EEE">
            <w:pPr>
              <w:spacing w:line="276" w:lineRule="auto"/>
              <w:rPr>
                <w:rFonts w:cstheme="minorHAnsi"/>
                <w:color w:val="auto"/>
              </w:rPr>
            </w:pPr>
            <w:r>
              <w:rPr>
                <w:rFonts w:cstheme="minorHAnsi"/>
                <w:color w:val="auto"/>
              </w:rPr>
              <w:t xml:space="preserve">SW1</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2E0519E"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7.4.2</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12A7EBB3"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VDS Rail Consist Switch firmware</w:t>
            </w:r>
          </w:p>
        </w:tc>
      </w:tr>
      <w:tr w:rsidR="00C2012E" w:rsidRPr="00122F8E" w14:paraId="3B221225"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4A2C323C" w14:textId="77777777" w:rsidR="00C2012E" w:rsidRPr="0029322D" w:rsidRDefault="00C2012E" w:rsidP="00352EEE">
            <w:pPr>
              <w:spacing w:line="276" w:lineRule="auto"/>
              <w:rPr>
                <w:rFonts w:cstheme="minorHAnsi"/>
                <w:color w:val="auto"/>
              </w:rPr>
            </w:pPr>
            <w:r>
              <w:rPr>
                <w:rFonts w:cstheme="minorHAnsi"/>
                <w:color w:val="auto"/>
              </w:rPr>
              <w:t xml:space="preserve">SW2</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1C8FF1AE"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V8</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937576F" w14:textId="77777777" w:rsidR="00C2012E" w:rsidRPr="003B62EA" w:rsidRDefault="00C2012E" w:rsidP="00352EEE">
            <w:pPr>
              <w:spacing w:line="276" w:lineRule="auto"/>
              <w:rPr>
                <w:rFonts w:cstheme="minorHAnsi"/>
                <w:i/>
                <w:iCs/>
                <w:color w:val="auto"/>
                <w:lang w:val="fr-FR" w:eastAsia="en-GB"/>
              </w:rPr>
            </w:pPr>
            <w:r>
              <w:rPr>
                <w:rFonts w:cstheme="minorHAnsi"/>
                <w:i/>
                <w:iCs/>
                <w:color w:val="auto"/>
                <w:lang w:val="fr-FR" w:eastAsia="en-GB"/>
              </w:rPr>
              <w:t xml:space="preserve">VDS Rail Consist Switch configuration (per-platform template – nv4 / nv6 / fv5 / fv6; per-train Fzg-ID)</w:t>
            </w:r>
          </w:p>
        </w:tc>
      </w:tr>
      <w:tr w:rsidR="00C2012E" w:rsidRPr="0029322D" w14:paraId="4CA2C044"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51EE099" w14:textId="77777777" w:rsidR="00C2012E" w:rsidRPr="0029322D" w:rsidRDefault="00C2012E" w:rsidP="00352EEE">
            <w:pPr>
              <w:spacing w:line="276" w:lineRule="auto"/>
              <w:rPr>
                <w:rFonts w:cstheme="minorHAnsi"/>
                <w:color w:val="auto"/>
              </w:rPr>
            </w:pPr>
            <w:r>
              <w:rPr>
                <w:rFonts w:cstheme="minorHAnsi"/>
                <w:color w:val="auto"/>
              </w:rPr>
              <w:t xml:space="preserve">SW3</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2C9B082D"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6.11.2-0</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529581D6"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Westermo RT610LV Wi-Fi access point firmware (IbexOS)</w:t>
            </w:r>
          </w:p>
        </w:tc>
      </w:tr>
      <w:tr w:rsidR="00C2012E" w:rsidRPr="0029322D" w14:paraId="2550A176"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1AB6BC29" w14:textId="77777777" w:rsidR="00C2012E" w:rsidRPr="0029322D" w:rsidRDefault="00C2012E" w:rsidP="00352EEE">
            <w:pPr>
              <w:spacing w:line="276" w:lineRule="auto"/>
              <w:rPr>
                <w:rFonts w:cstheme="minorHAnsi"/>
                <w:color w:val="auto"/>
              </w:rPr>
            </w:pPr>
            <w:r>
              <w:rPr>
                <w:rFonts w:cstheme="minorHAnsi"/>
                <w:color w:val="auto"/>
              </w:rPr>
              <w:t xml:space="preserve">SW4</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F5D20FF"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2.2.23</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62C7C800"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Nomad Connect / onboard-network engine (nd-obn) on the CCU</w:t>
            </w:r>
          </w:p>
        </w:tc>
      </w:tr>
      <w:tr w:rsidR="00C2012E" w:rsidRPr="0029322D" w14:paraId="36CED618" w14:textId="77777777" w:rsidTr="0004211E">
        <w:trPr>
          <w:gridAfter w:val="1"/>
          <w:wAfter w:w="7" w:type="dxa"/>
          <w:trHeight w:val="410"/>
          <w:jc w:val="center"/>
        </w:trPr>
        <w:tc>
          <w:tcPr>
            <w:tcW w:w="1564" w:type="dxa"/>
            <w:tcBorders>
              <w:top w:val="nil"/>
              <w:left w:val="single" w:sz="4" w:space="0" w:color="auto"/>
              <w:bottom w:val="single" w:sz="4" w:space="0" w:color="auto"/>
              <w:right w:val="single" w:sz="4" w:space="0" w:color="auto"/>
            </w:tcBorders>
            <w:shd w:val="clear" w:color="000000" w:fill="FFFFFF"/>
            <w:vAlign w:val="center"/>
          </w:tcPr>
          <w:p w14:paraId="214EF034" w14:textId="77777777" w:rsidR="00C2012E" w:rsidRPr="0029322D" w:rsidRDefault="00C2012E" w:rsidP="00352EEE">
            <w:pPr>
              <w:spacing w:line="276" w:lineRule="auto"/>
              <w:rPr>
                <w:rFonts w:cstheme="minorHAnsi"/>
                <w:color w:val="auto"/>
              </w:rPr>
            </w:pPr>
            <w:r>
              <w:rPr>
                <w:rFonts w:cstheme="minorHAnsi"/>
                <w:color w:val="auto"/>
              </w:rPr>
              <w:t xml:space="preserve">SW5</w:t>
            </w:r>
          </w:p>
        </w:tc>
        <w:tc>
          <w:tcPr>
            <w:tcW w:w="1998" w:type="dxa"/>
            <w:tcBorders>
              <w:top w:val="single" w:sz="4" w:space="0" w:color="auto"/>
              <w:left w:val="single" w:sz="4" w:space="0" w:color="auto"/>
              <w:bottom w:val="single" w:sz="4" w:space="0" w:color="auto"/>
              <w:right w:val="single" w:sz="4" w:space="0" w:color="auto"/>
            </w:tcBorders>
            <w:shd w:val="clear" w:color="auto" w:fill="EDEDED"/>
            <w:vAlign w:val="center"/>
          </w:tcPr>
          <w:p w14:paraId="6C61C78A" w14:textId="77777777" w:rsidR="00C2012E" w:rsidRPr="0029322D" w:rsidRDefault="00C2012E" w:rsidP="00352EEE">
            <w:pPr>
              <w:spacing w:line="276" w:lineRule="auto"/>
              <w:jc w:val="center"/>
              <w:rPr>
                <w:rFonts w:cstheme="minorHAnsi"/>
                <w:i/>
                <w:iCs/>
                <w:color w:val="auto"/>
                <w:lang w:eastAsia="en-GB"/>
              </w:rPr>
            </w:pPr>
            <w:r>
              <w:rPr>
                <w:rFonts w:cstheme="minorHAnsi"/>
                <w:i/>
                <w:iCs/>
                <w:color w:val="auto"/>
                <w:lang w:eastAsia="en-GB"/>
              </w:rPr>
              <w:t xml:space="preserve">2025.2.1</w:t>
            </w:r>
          </w:p>
        </w:tc>
        <w:tc>
          <w:tcPr>
            <w:tcW w:w="6752" w:type="dxa"/>
            <w:tcBorders>
              <w:top w:val="single" w:sz="4" w:space="0" w:color="auto"/>
              <w:left w:val="single" w:sz="4" w:space="0" w:color="auto"/>
              <w:bottom w:val="single" w:sz="4" w:space="0" w:color="auto"/>
              <w:right w:val="single" w:sz="4" w:space="0" w:color="auto"/>
            </w:tcBorders>
            <w:shd w:val="clear" w:color="auto" w:fill="EDEDED"/>
          </w:tcPr>
          <w:p w14:paraId="7E30F25D" w14:textId="77777777" w:rsidR="00C2012E" w:rsidRPr="0029322D" w:rsidRDefault="00C2012E" w:rsidP="00352EEE">
            <w:pPr>
              <w:spacing w:line="276" w:lineRule="auto"/>
              <w:rPr>
                <w:rFonts w:cstheme="minorHAnsi"/>
                <w:i/>
                <w:iCs/>
                <w:color w:val="auto"/>
                <w:lang w:eastAsia="en-GB"/>
              </w:rPr>
            </w:pPr>
            <w:r>
              <w:rPr>
                <w:rFonts w:cstheme="minorHAnsi"/>
                <w:i/>
                <w:iCs/>
                <w:color w:val="auto"/>
                <w:lang w:eastAsia="en-GB"/>
              </w:rPr>
              <w:t xml:space="preserve">CCU platform image (Nomad Connect base software)</w:t>
            </w:r>
          </w:p>
        </w:tc>
      </w:tr>
      <w:bookmarkEnd w:id="10"/>
    </w:tbl>
    <w:p w14:paraId="64DB1C1C" w14:textId="337743E6" w:rsidR="00C2012E" w:rsidRDefault="00C2012E" w:rsidP="00C2012E"/>
    <w:p w14:paraId="0174A3AD" w14:textId="387ABC57" w:rsidR="0004211E" w:rsidRDefault="0004211E" w:rsidP="00C2012E"/>
    <w:p w14:paraId="1B253324" w14:textId="3A6B6F82" w:rsidR="0004211E" w:rsidRPr="0004211E" w:rsidRDefault="0004211E" w:rsidP="0004211E">
      <w:pPr>
        <w:keepNext/>
        <w:keepLines/>
        <w:numPr>
          <w:ilvl w:val="1"/>
          <w:numId w:val="0"/>
        </w:numPr>
        <w:spacing w:before="240" w:after="240"/>
        <w:ind w:firstLine="576"/>
        <w:outlineLvl w:val="1"/>
        <w:rPr>
          <w:b/>
          <w:noProof/>
          <w:color w:val="61605D"/>
        </w:rPr>
      </w:pPr>
      <w:bookmarkStart w:id="11" w:name="_Toc123892933"/>
      <w:r>
        <w:rPr>
          <w:b/>
          <w:noProof/>
          <w:color w:val="61605D"/>
        </w:rPr>
        <w:t>Software Testing Tools</w:t>
      </w:r>
      <w:bookmarkEnd w:id="11"/>
    </w:p>
    <w:p w14:paraId="7D27B5A8" w14:textId="77777777" w:rsidR="0004211E" w:rsidRPr="0004211E" w:rsidRDefault="0004211E" w:rsidP="0004211E">
      <w:pPr>
        <w:rPr>
          <w:rFonts w:ascii="Calibri" w:eastAsia="Times New Roman" w:hAnsi="Calibri"/>
          <w:color w:val="auto"/>
          <w:lang w:val="en-GB"/>
        </w:rPr>
      </w:pPr>
    </w:p>
    <w:tbl>
      <w:tblPr>
        <w:tblW w:w="1038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1984"/>
        <w:gridCol w:w="6844"/>
      </w:tblGrid>
      <w:tr w:rsidR="0004211E" w:rsidRPr="0004211E" w14:paraId="3ED2AF30" w14:textId="77777777" w:rsidTr="0004211E">
        <w:trPr>
          <w:trHeight w:val="330"/>
        </w:trPr>
        <w:tc>
          <w:tcPr>
            <w:tcW w:w="10388" w:type="dxa"/>
            <w:gridSpan w:val="3"/>
            <w:shd w:val="clear" w:color="auto" w:fill="334EA2"/>
            <w:tcMar>
              <w:top w:w="15" w:type="dxa"/>
              <w:left w:w="15" w:type="dxa"/>
              <w:bottom w:w="15" w:type="dxa"/>
              <w:right w:w="15" w:type="dxa"/>
            </w:tcMar>
            <w:vAlign w:val="center"/>
            <w:hideMark/>
          </w:tcPr>
          <w:p w14:paraId="7770D61B" w14:textId="52584455" w:rsidR="0004211E" w:rsidRPr="0004211E" w:rsidRDefault="00635D0D" w:rsidP="0004211E">
            <w:pPr>
              <w:rPr>
                <w:rFonts w:ascii="Calibri" w:eastAsia="Calibri" w:hAnsi="Calibri"/>
                <w:color w:val="auto"/>
                <w:lang w:val="en-GB" w:eastAsia="en-GB"/>
              </w:rPr>
            </w:pPr>
            <w:r>
              <w:rPr>
                <w:rFonts w:cstheme="minorHAnsi"/>
                <w:b/>
                <w:bCs/>
                <w:color w:val="FFFFFF"/>
              </w:rPr>
              <w:t xml:space="preserve">  Delivered Software Table</w:t>
            </w:r>
          </w:p>
        </w:tc>
      </w:tr>
      <w:tr w:rsidR="0004211E" w:rsidRPr="0004211E" w14:paraId="01F19241" w14:textId="77777777" w:rsidTr="0004211E">
        <w:trPr>
          <w:trHeight w:val="330"/>
        </w:trPr>
        <w:tc>
          <w:tcPr>
            <w:tcW w:w="1560" w:type="dxa"/>
            <w:shd w:val="clear" w:color="auto" w:fill="75787B"/>
            <w:tcMar>
              <w:top w:w="15" w:type="dxa"/>
              <w:left w:w="15" w:type="dxa"/>
              <w:bottom w:w="15" w:type="dxa"/>
              <w:right w:w="15" w:type="dxa"/>
            </w:tcMar>
            <w:vAlign w:val="center"/>
          </w:tcPr>
          <w:p w14:paraId="33979523" w14:textId="64DECC80" w:rsidR="0004211E" w:rsidRPr="0004211E" w:rsidRDefault="00635D0D" w:rsidP="0004211E">
            <w:pPr>
              <w:spacing w:line="276" w:lineRule="auto"/>
              <w:jc w:val="both"/>
              <w:rPr>
                <w:rFonts w:cstheme="minorHAnsi"/>
                <w:b/>
                <w:bCs/>
                <w:color w:val="FFFFFF" w:themeColor="background1"/>
              </w:rPr>
            </w:pPr>
            <w:r>
              <w:rPr>
                <w:rFonts w:cstheme="minorHAnsi"/>
                <w:b/>
                <w:bCs/>
                <w:color w:val="FFFFFF" w:themeColor="background1"/>
              </w:rPr>
              <w:t xml:space="preserve">  Package Name</w:t>
            </w:r>
          </w:p>
        </w:tc>
        <w:tc>
          <w:tcPr>
            <w:tcW w:w="1984" w:type="dxa"/>
            <w:shd w:val="clear" w:color="auto" w:fill="75787B"/>
            <w:tcMar>
              <w:top w:w="15" w:type="dxa"/>
              <w:left w:w="15" w:type="dxa"/>
              <w:bottom w:w="15" w:type="dxa"/>
              <w:right w:w="15" w:type="dxa"/>
            </w:tcMar>
            <w:vAlign w:val="center"/>
          </w:tcPr>
          <w:p w14:paraId="59412B3E" w14:textId="77777777" w:rsidR="0004211E" w:rsidRPr="0004211E" w:rsidRDefault="0004211E" w:rsidP="0004211E">
            <w:pPr>
              <w:spacing w:line="276" w:lineRule="auto"/>
              <w:ind w:left="589"/>
              <w:rPr>
                <w:rFonts w:cstheme="minorHAnsi"/>
                <w:b/>
                <w:bCs/>
                <w:color w:val="FFFFFF" w:themeColor="background1"/>
              </w:rPr>
            </w:pPr>
            <w:r>
              <w:rPr>
                <w:rFonts w:cstheme="minorHAnsi"/>
                <w:b/>
                <w:bCs/>
                <w:color w:val="FFFFFF" w:themeColor="background1"/>
              </w:rPr>
              <w:t>Version</w:t>
            </w:r>
          </w:p>
        </w:tc>
        <w:tc>
          <w:tcPr>
            <w:tcW w:w="6844" w:type="dxa"/>
            <w:shd w:val="clear" w:color="auto" w:fill="75787B"/>
            <w:tcMar>
              <w:top w:w="15" w:type="dxa"/>
              <w:left w:w="15" w:type="dxa"/>
              <w:bottom w:w="15" w:type="dxa"/>
              <w:right w:w="15" w:type="dxa"/>
            </w:tcMar>
            <w:vAlign w:val="center"/>
          </w:tcPr>
          <w:p w14:paraId="3424C6F6" w14:textId="77777777" w:rsidR="0004211E" w:rsidRPr="0004211E" w:rsidRDefault="0004211E" w:rsidP="0004211E">
            <w:pPr>
              <w:spacing w:line="276" w:lineRule="auto"/>
              <w:ind w:left="589"/>
              <w:rPr>
                <w:rFonts w:cstheme="minorHAnsi"/>
                <w:b/>
                <w:bCs/>
                <w:color w:val="FFFFFF" w:themeColor="background1"/>
              </w:rPr>
            </w:pPr>
            <w:r>
              <w:rPr>
                <w:rFonts w:cstheme="minorHAnsi"/>
                <w:b/>
                <w:bCs/>
                <w:color w:val="FFFFFF" w:themeColor="background1"/>
              </w:rPr>
              <w:t>Description</w:t>
            </w:r>
          </w:p>
        </w:tc>
      </w:tr>
      <w:tr w:rsidR="0004211E" w:rsidRPr="0004211E" w14:paraId="1FB221E9" w14:textId="77777777" w:rsidTr="0004211E">
        <w:trPr>
          <w:trHeight w:val="330"/>
        </w:trPr>
        <w:tc>
          <w:tcPr>
            <w:tcW w:w="1560" w:type="dxa"/>
            <w:shd w:val="clear" w:color="auto" w:fill="FFFFFF"/>
            <w:tcMar>
              <w:top w:w="15" w:type="dxa"/>
              <w:left w:w="15" w:type="dxa"/>
              <w:bottom w:w="15" w:type="dxa"/>
              <w:right w:w="15" w:type="dxa"/>
            </w:tcMar>
            <w:vAlign w:val="center"/>
          </w:tcPr>
          <w:p w14:paraId="2B8474A6"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Nomad NMS (Zabbix-based)</w:t>
            </w:r>
          </w:p>
        </w:tc>
        <w:tc>
          <w:tcPr>
            <w:tcW w:w="1984" w:type="dxa"/>
            <w:shd w:val="clear" w:color="auto" w:fill="FFFFFF"/>
            <w:tcMar>
              <w:top w:w="15" w:type="dxa"/>
              <w:left w:w="15" w:type="dxa"/>
              <w:bottom w:w="15" w:type="dxa"/>
              <w:right w:w="15" w:type="dxa"/>
            </w:tcMar>
            <w:vAlign w:val="center"/>
          </w:tcPr>
          <w:p w14:paraId="137BBE28"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rPr>
              <w:t xml:space="preserve">2026.1.2</w:t>
            </w:r>
          </w:p>
        </w:tc>
        <w:tc>
          <w:tcPr>
            <w:tcW w:w="6844" w:type="dxa"/>
            <w:noWrap/>
            <w:tcMar>
              <w:top w:w="15" w:type="dxa"/>
              <w:left w:w="15" w:type="dxa"/>
              <w:bottom w:w="15" w:type="dxa"/>
              <w:right w:w="15" w:type="dxa"/>
            </w:tcMar>
            <w:vAlign w:val="bottom"/>
          </w:tcPr>
          <w:p w14:paraId="0D3AB158"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Fleet network monitoring / SNMP polling used to verify device reachability and status</w:t>
            </w:r>
          </w:p>
        </w:tc>
      </w:tr>
      <w:tr w:rsidR="0004211E" w:rsidRPr="0004211E" w14:paraId="23A8842F" w14:textId="77777777" w:rsidTr="0004211E">
        <w:trPr>
          <w:trHeight w:val="330"/>
        </w:trPr>
        <w:tc>
          <w:tcPr>
            <w:tcW w:w="1560" w:type="dxa"/>
            <w:shd w:val="clear" w:color="auto" w:fill="FFFFFF"/>
            <w:tcMar>
              <w:top w:w="15" w:type="dxa"/>
              <w:left w:w="15" w:type="dxa"/>
              <w:bottom w:w="15" w:type="dxa"/>
              <w:right w:w="15" w:type="dxa"/>
            </w:tcMar>
            <w:vAlign w:val="center"/>
          </w:tcPr>
          <w:p w14:paraId="0FCBB02E"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iperf3</w:t>
            </w:r>
          </w:p>
        </w:tc>
        <w:tc>
          <w:tcPr>
            <w:tcW w:w="1984" w:type="dxa"/>
            <w:shd w:val="clear" w:color="auto" w:fill="FFFFFF"/>
            <w:tcMar>
              <w:top w:w="15" w:type="dxa"/>
              <w:left w:w="15" w:type="dxa"/>
              <w:bottom w:w="15" w:type="dxa"/>
              <w:right w:w="15" w:type="dxa"/>
            </w:tcMar>
            <w:vAlign w:val="center"/>
          </w:tcPr>
          <w:p w14:paraId="14328199"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highlight w:val="yellow"/>
              </w:rPr>
              <w:t xml:space="preserve">&lt;TBD&gt;</w:t>
            </w:r>
          </w:p>
        </w:tc>
        <w:tc>
          <w:tcPr>
            <w:tcW w:w="6844" w:type="dxa"/>
            <w:noWrap/>
            <w:tcMar>
              <w:top w:w="15" w:type="dxa"/>
              <w:left w:w="15" w:type="dxa"/>
              <w:bottom w:w="15" w:type="dxa"/>
              <w:right w:w="15" w:type="dxa"/>
            </w:tcMar>
            <w:vAlign w:val="bottom"/>
          </w:tcPr>
          <w:p w14:paraId="70A2767D"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Throughput testing (TCP/UDP) during network validation</w:t>
            </w:r>
          </w:p>
        </w:tc>
      </w:tr>
      <w:tr w:rsidR="0004211E" w:rsidRPr="0004211E" w14:paraId="6883978B" w14:textId="77777777" w:rsidTr="0004211E">
        <w:trPr>
          <w:trHeight w:val="300"/>
        </w:trPr>
        <w:tc>
          <w:tcPr>
            <w:tcW w:w="1560" w:type="dxa"/>
            <w:shd w:val="clear" w:color="auto" w:fill="FFFFFF"/>
            <w:tcMar>
              <w:top w:w="15" w:type="dxa"/>
              <w:left w:w="15" w:type="dxa"/>
              <w:bottom w:w="15" w:type="dxa"/>
              <w:right w:w="15" w:type="dxa"/>
            </w:tcMar>
            <w:vAlign w:val="center"/>
          </w:tcPr>
          <w:p w14:paraId="12E3D2C6"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WiFiTestTool</w:t>
            </w:r>
          </w:p>
        </w:tc>
        <w:tc>
          <w:tcPr>
            <w:tcW w:w="1984" w:type="dxa"/>
            <w:shd w:val="clear" w:color="auto" w:fill="FFFFFF"/>
            <w:tcMar>
              <w:top w:w="15" w:type="dxa"/>
              <w:left w:w="15" w:type="dxa"/>
              <w:bottom w:w="15" w:type="dxa"/>
              <w:right w:w="15" w:type="dxa"/>
            </w:tcMar>
            <w:vAlign w:val="center"/>
          </w:tcPr>
          <w:p w14:paraId="4919A549"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highlight w:val="yellow"/>
              </w:rPr>
              <w:t xml:space="preserve">&lt;TBD&gt;</w:t>
            </w:r>
          </w:p>
        </w:tc>
        <w:tc>
          <w:tcPr>
            <w:tcW w:w="6844" w:type="dxa"/>
            <w:noWrap/>
            <w:tcMar>
              <w:top w:w="15" w:type="dxa"/>
              <w:left w:w="15" w:type="dxa"/>
              <w:bottom w:w="15" w:type="dxa"/>
              <w:right w:w="15" w:type="dxa"/>
            </w:tcMar>
            <w:vAlign w:val="bottom"/>
          </w:tcPr>
          <w:p w14:paraId="77E6B390"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Passenger Wi-Fi coverage / association testing</w:t>
            </w:r>
          </w:p>
        </w:tc>
      </w:tr>
      <w:tr w:rsidR="0004211E" w:rsidRPr="0004211E" w14:paraId="21246B50" w14:textId="77777777" w:rsidTr="0004211E">
        <w:trPr>
          <w:trHeight w:val="300"/>
        </w:trPr>
        <w:tc>
          <w:tcPr>
            <w:tcW w:w="1560" w:type="dxa"/>
            <w:shd w:val="clear" w:color="auto" w:fill="FFFFFF"/>
            <w:tcMar>
              <w:top w:w="15" w:type="dxa"/>
              <w:left w:w="15" w:type="dxa"/>
              <w:bottom w:w="15" w:type="dxa"/>
              <w:right w:w="15" w:type="dxa"/>
            </w:tcMar>
            <w:vAlign w:val="center"/>
          </w:tcPr>
          <w:p w14:paraId="1B598FA2" w14:textId="77777777" w:rsidR="0004211E" w:rsidRPr="0004211E" w:rsidRDefault="0004211E" w:rsidP="0004211E">
            <w:pPr>
              <w:rPr>
                <w:rFonts w:ascii="Calibri" w:eastAsia="Calibri" w:hAnsi="Calibri"/>
                <w:color w:val="auto"/>
                <w:lang w:val="en-GB" w:eastAsia="en-GB"/>
              </w:rPr>
            </w:pPr>
            <w:r>
              <w:rPr>
                <w:rFonts w:ascii="Calibri" w:eastAsia="Calibri" w:hAnsi="Calibri"/>
                <w:color w:val="auto"/>
                <w:lang w:val="en-GB" w:eastAsia="en-GB"/>
              </w:rPr>
              <w:t xml:space="preserve">Ekahau</w:t>
            </w:r>
          </w:p>
        </w:tc>
        <w:tc>
          <w:tcPr>
            <w:tcW w:w="1984" w:type="dxa"/>
            <w:shd w:val="clear" w:color="auto" w:fill="FFFFFF"/>
            <w:tcMar>
              <w:top w:w="15" w:type="dxa"/>
              <w:left w:w="15" w:type="dxa"/>
              <w:bottom w:w="15" w:type="dxa"/>
              <w:right w:w="15" w:type="dxa"/>
            </w:tcMar>
            <w:vAlign w:val="center"/>
          </w:tcPr>
          <w:p w14:paraId="55E7EF0D" w14:textId="77777777" w:rsidR="0004211E" w:rsidRPr="0004211E" w:rsidRDefault="0004211E" w:rsidP="0004211E">
            <w:pPr>
              <w:jc w:val="center"/>
              <w:rPr>
                <w:rFonts w:ascii="Calibri" w:eastAsia="Calibri" w:hAnsi="Calibri"/>
                <w:i/>
                <w:iCs/>
                <w:color w:val="auto"/>
                <w:lang w:val="en-GB" w:eastAsia="en-GB"/>
              </w:rPr>
            </w:pPr>
            <w:r>
              <w:rPr>
                <w:rFonts w:ascii="Calibri" w:eastAsia="Calibri" w:hAnsi="Calibri"/>
                <w:i/>
                <w:iCs/>
                <w:color w:val="auto"/>
                <w:lang w:val="en-GB" w:eastAsia="en-GB"/>
                <w:highlight w:val="yellow"/>
              </w:rPr>
              <w:t xml:space="preserve">&lt;TBD&gt;</w:t>
            </w:r>
          </w:p>
        </w:tc>
        <w:tc>
          <w:tcPr>
            <w:tcW w:w="6844" w:type="dxa"/>
            <w:noWrap/>
            <w:tcMar>
              <w:top w:w="15" w:type="dxa"/>
              <w:left w:w="15" w:type="dxa"/>
              <w:bottom w:w="15" w:type="dxa"/>
              <w:right w:w="15" w:type="dxa"/>
            </w:tcMar>
            <w:vAlign w:val="bottom"/>
          </w:tcPr>
          <w:p w14:paraId="3DCA9E37" w14:textId="77777777" w:rsidR="0004211E" w:rsidRPr="0004211E" w:rsidRDefault="0004211E" w:rsidP="0004211E">
            <w:pPr>
              <w:rPr>
                <w:rFonts w:ascii="Calibri" w:eastAsia="Calibri" w:hAnsi="Calibri"/>
                <w:i/>
                <w:iCs/>
                <w:color w:val="auto"/>
                <w:lang w:val="en-GB" w:eastAsia="en-GB"/>
              </w:rPr>
            </w:pPr>
            <w:r>
              <w:rPr>
                <w:rFonts w:ascii="Calibri" w:eastAsia="Calibri" w:hAnsi="Calibri"/>
                <w:i/>
                <w:iCs/>
                <w:color w:val="auto"/>
                <w:lang w:val="en-GB" w:eastAsia="en-GB"/>
              </w:rPr>
              <w:t xml:space="preserve">Wi-Fi survey / coverage measurement (where used)</w:t>
            </w:r>
          </w:p>
        </w:tc>
      </w:tr>
    </w:tbl>
    <w:p w14:paraId="579817FE" w14:textId="46A1A512" w:rsidR="0004211E" w:rsidRDefault="0004211E" w:rsidP="00C2012E"/>
    <w:p w14:paraId="42466B05" w14:textId="22848399" w:rsidR="0004211E" w:rsidRDefault="0004211E" w:rsidP="00C2012E"/>
    <w:p w14:paraId="50B943D2" w14:textId="6E6BB4D0" w:rsidR="0004211E" w:rsidRDefault="0004211E" w:rsidP="00C2012E"/>
    <w:p w14:paraId="3504947C" w14:textId="0BC13BE1" w:rsidR="0004211E" w:rsidRDefault="0004211E" w:rsidP="00C2012E"/>
    <w:p w14:paraId="0F22F09F" w14:textId="4A75BAFC" w:rsidR="0004211E" w:rsidRDefault="0004211E" w:rsidP="00C2012E"/>
    <w:p w14:paraId="21932A5E" w14:textId="25CD234E" w:rsidR="0004211E" w:rsidRDefault="0004211E" w:rsidP="00C2012E"/>
    <w:p w14:paraId="49D021EE" w14:textId="50B282F3" w:rsidR="0004211E" w:rsidRDefault="0004211E" w:rsidP="00C2012E"/>
    <w:p w14:paraId="6B5675CC" w14:textId="6EF204EC" w:rsidR="0004211E" w:rsidRDefault="0004211E" w:rsidP="00C2012E"/>
    <w:p w14:paraId="55B3CEA4" w14:textId="6E0B3B9F" w:rsidR="0004211E" w:rsidRDefault="0004211E" w:rsidP="00C2012E"/>
    <w:p w14:paraId="3FFB3EFE" w14:textId="24AC7669" w:rsidR="0004211E" w:rsidRDefault="0004211E" w:rsidP="00C2012E"/>
    <w:p w14:paraId="07474F59" w14:textId="55BBBB75" w:rsidR="0004211E" w:rsidRDefault="0004211E" w:rsidP="00C2012E"/>
    <w:p w14:paraId="1E136534" w14:textId="691E2C5E" w:rsidR="0004211E" w:rsidRDefault="0004211E" w:rsidP="00C2012E"/>
    <w:p w14:paraId="4598FFFE" w14:textId="19A1980E" w:rsidR="0004211E" w:rsidRDefault="0004211E" w:rsidP="00C2012E"/>
    <w:p w14:paraId="4C9ACCEF" w14:textId="2546851E" w:rsidR="0004211E" w:rsidRDefault="0004211E" w:rsidP="0004211E">
      <w:pPr>
        <w:pStyle w:val="Header2Nomad"/>
      </w:pPr>
      <w:r>
        <w:t>4. Characteristics</w:t>
      </w:r>
    </w:p>
    <w:p w14:paraId="67531053" w14:textId="78A625AD" w:rsidR="0004211E" w:rsidRDefault="0004211E" w:rsidP="00C2012E"/>
    <w:p w14:paraId="25D6A6D6" w14:textId="3626E05F" w:rsidR="003E2435" w:rsidRPr="003E2435" w:rsidRDefault="003E2435" w:rsidP="003E2435">
      <w:pPr>
        <w:keepNext/>
        <w:keepLines/>
        <w:spacing w:before="240" w:after="240"/>
        <w:ind w:left="567" w:hanging="567"/>
        <w:outlineLvl w:val="1"/>
        <w:rPr>
          <w:b/>
          <w:noProof/>
          <w:color w:val="61605D"/>
        </w:rPr>
      </w:pPr>
      <w:bookmarkStart w:id="12" w:name="_Toc123892935"/>
      <w:r>
        <w:rPr>
          <w:b/>
          <w:noProof/>
          <w:color w:val="61605D"/>
        </w:rPr>
        <w:t>New Functionalities</w:t>
      </w:r>
      <w:bookmarkEnd w:id="12"/>
    </w:p>
    <w:p w14:paraId="36CB22C1" w14:textId="77777777" w:rsidR="003E2435" w:rsidRDefault="003E2435" w:rsidP="002D0224">
      <w:pPr>
        <w:rPr>
          <w:bCs/>
          <w:noProof/>
          <w:color w:val="61605D"/>
        </w:rPr>
      </w:pPr>
      <w:r>
        <w:rPr>
          <w:bCs/>
          <w:noProof/>
          <w:color w:val="61605D"/>
        </w:rPr>
        <w:t>This is the first issue of the release note. It records the baseline onboard-network software and firmware deployed to the DOSTO Neu fleet: VDS Consist Switch configuration V8 with firmware 7.4.2, Westermo access-point firmware 6.11.2-0, and Nomad Connect (nd-obn) 2.2.23 on the CCU. No new functionality is introduced relative to a previous release note; subsequent updates will list added functions here with their reference (ticket / headline).</w:t>
      </w:r>
    </w:p>
    <w:p w14:paraId="36CB22CE" w14:textId="77777777" w:rsidR="003E2435" w:rsidRPr="003E2435" w:rsidRDefault="003E2435" w:rsidP="003E2435">
      <w:pPr>
        <w:keepNext/>
        <w:keepLines/>
        <w:spacing w:before="240" w:after="240"/>
        <w:ind w:left="567" w:hanging="567"/>
        <w:outlineLvl w:val="1"/>
        <w:rPr>
          <w:b/>
          <w:noProof/>
          <w:color w:val="61605D"/>
        </w:rPr>
      </w:pPr>
      <w:bookmarkStart w:id="13" w:name="_Omissions_and_Restrictions"/>
      <w:bookmarkStart w:id="14" w:name="_Toc123892936"/>
      <w:bookmarkEnd w:id="13"/>
      <w:r>
        <w:rPr>
          <w:b/>
          <w:noProof/>
          <w:color w:val="61605D"/>
        </w:rPr>
        <w:t>Omissions and Restrictions</w:t>
      </w:r>
      <w:bookmarkEnd w:id="14"/>
    </w:p>
    <w:p>
      <w:pPr>
        <w:spacing w:after="120"/>
        <w:rPr>
          <w:bCs/>
          <w:noProof/>
          <w:color w:val="61605D"/>
        </w:rPr>
      </w:pPr>
      <w:r>
        <w:rPr>
          <w:bCs/>
          <w:noProof/>
          <w:color w:val="61605D"/>
        </w:rPr>
        <w:t xml:space="preserve">INTERNAL — the following known issues, workarounds and open items sit behind the customer release note. This list carries ticket references, bench and R&amp;D detail and is NOT to be issued to ÖBB. The customer copy carries a reduced, non-ticketed subset of these.</w:t>
      </w:r>
    </w:p>
    <w:p>
      <w:pPr>
        <w:pStyle w:val="ListParagraph"/>
        <w:numPr>
          <w:ilvl w:val="0"/>
          <w:numId w:val="1"/>
        </w:numPr>
        <w:spacing w:after="80"/>
        <w:rPr>
          <w:bCs/>
          <w:noProof/>
          <w:color w:val="61605D"/>
        </w:rPr>
      </w:pPr>
      <w:r>
        <w:rPr>
          <w:b/>
          <w:bCs/>
          <w:noProof/>
          <w:color w:val="61605D"/>
        </w:rPr>
        <w:t xml:space="preserve">Westermo AP firmware stage-vs-activate flakiness. </w:t>
      </w:r>
      <w:r>
        <w:rPr>
          <w:bCs/>
          <w:noProof/>
          <w:color w:val="61605D"/>
        </w:rPr>
        <w:t xml:space="preserve">RT610LV (IbexOS) firmware pushes sometimes stage the image but do not activate it — (a) slow-but-fine (reboots late, self-recovers) or (b) genuine flash-trigger hang (rpcFwFlash=2, no reboot). OBN historically reported success on the SNMP SET echo without verifying activation; the bug-11 patch (westermo.py post-flash verify) makes reporting honest. Genuine hangs need a LuCI HTTPS upload or retry. Ref: TRIAG-8585 (OBN v8 hand-patch upstream, incl. bug 11). Surfaced in reduced form in the customer copy.</w:t>
      </w:r>
    </w:p>
    <w:p>
      <w:pPr>
        <w:pStyle w:val="ListParagraph"/>
        <w:numPr>
          <w:ilvl w:val="0"/>
          <w:numId w:val="1"/>
        </w:numPr>
        <w:spacing w:after="80"/>
        <w:rPr>
          <w:bCs/>
          <w:noProof/>
          <w:color w:val="61605D"/>
        </w:rPr>
      </w:pPr>
      <w:r>
        <w:rPr>
          <w:b/>
          <w:bCs/>
          <w:noProof/>
          <w:color w:val="61605D"/>
        </w:rPr>
        <w:t xml:space="preserve">OBN AP-firmware batch push silently fails — CCU TFTP conntrack-helper gap. </w:t>
      </w:r>
      <w:r>
        <w:rPr>
          <w:bCs/>
          <w:noProof/>
          <w:color w:val="61605D"/>
        </w:rPr>
        <w:t xml:space="preserve">obn update f ap batch pushes silently fail for most APs (only ~5 of ~15 succeed by race luck) because the CCU firewall lacks the nf_conntrack_tftp helper + udp/69 CT rule. Runtime workaround: modprobe nf_conntrack_tftp + iptables raw PREROUTING rule (wiped on every reboot). Durable fix pending in Puppet (60-allow-management). Ref: dosto-tftp-helper-check; TRIAG-8585 (infra item). Internal only.</w:t>
      </w:r>
    </w:p>
    <w:p>
      <w:pPr>
        <w:pStyle w:val="ListParagraph"/>
        <w:numPr>
          <w:ilvl w:val="0"/>
          <w:numId w:val="1"/>
        </w:numPr>
        <w:spacing w:after="80"/>
        <w:rPr>
          <w:bCs/>
          <w:noProof/>
          <w:color w:val="61605D"/>
        </w:rPr>
      </w:pPr>
      <w:r>
        <w:rPr>
          <w:b/>
          <w:bCs/>
          <w:noProof/>
          <w:color w:val="61605D"/>
        </w:rPr>
        <w:t xml:space="preserve">OBN coach-numbering drops bypassed switches — monitoring false-negative. </w:t>
      </w:r>
      <w:r>
        <w:rPr>
          <w:bCs/>
          <w:noProof/>
          <w:color w:val="61605D"/>
        </w:rPr>
        <w:t xml:space="preserve">When a VDS switch is cold-bypassed, OBN’s numbering walk mis-numbers the switch that moves into the gap, dead-ends, and normalise_devices() silently deletes every switch it could not number — including healthy, SNMP-reachable ones downstream, which then also miss the NMS report so nothing alarms. Fix: topology-anchored numbering + DOWN/UNPLACED rows (validated engine fix, prototyped on the bench). Cross-check OBN’s switch count against dosto-device-discovery. Ref: findings/RD_obn_coach_numbering_bypass_downstate_2026-07-04.md. Internal only.</w:t>
      </w:r>
    </w:p>
    <w:p>
      <w:pPr>
        <w:pStyle w:val="ListParagraph"/>
        <w:numPr>
          <w:ilvl w:val="0"/>
          <w:numId w:val="1"/>
        </w:numPr>
        <w:spacing w:after="80"/>
        <w:rPr>
          <w:bCs/>
          <w:noProof/>
          <w:color w:val="61605D"/>
        </w:rPr>
      </w:pPr>
      <w:r>
        <w:rPr>
          <w:b/>
          <w:bCs/>
          <w:noProof/>
          <w:color w:val="61605D"/>
        </w:rPr>
        <w:t xml:space="preserve">fv5 / fv6 empty obn report — backbone-discovery.yaml config drift. </w:t>
      </w:r>
      <w:r>
        <w:rPr>
          <w:bCs/>
          <w:noProof/>
          <w:color w:val="61605D"/>
        </w:rPr>
        <w:t xml:space="preserve">On some fv5/fv6 CCUs obn report returns empty because /etc/obn/backbone-discovery.yaml fell back to deb defaults (report_module: GenericReport, train_type: mq) instead of the DOSTO overrides. Fix per train: report_module: DostoNeuReport + correct train_type (nv4/nv6/fv5/fv6); enforce both in the Puppet template. Not a package-version issue. Internal only.</w:t>
      </w:r>
    </w:p>
    <w:p>
      <w:pPr>
        <w:pStyle w:val="ListParagraph"/>
        <w:numPr>
          <w:ilvl w:val="0"/>
          <w:numId w:val="1"/>
        </w:numPr>
        <w:spacing w:after="80"/>
        <w:rPr>
          <w:bCs/>
          <w:noProof/>
          <w:color w:val="61605D"/>
        </w:rPr>
      </w:pPr>
      <w:r>
        <w:rPr>
          <w:b/>
          <w:bCs/>
          <w:noProof/>
          <w:color w:val="61605D"/>
        </w:rPr>
        <w:t xml:space="preserve">Open cabling faults (Stadler-side). </w:t>
      </w:r>
      <w:r>
        <w:rPr>
          <w:bCs/>
          <w:noProof/>
          <w:color w:val="61605D"/>
        </w:rPr>
        <w:t xml:space="preserve">Per-train physical cabling faults (wrong neighbour, AP/switch not connected, inter-coach trunk PHY faults) are tracked in the cable-issues register — ~15 rows as of 2026-07-05, several OPEN pending Stadler. Outside Nomad’s scope. Ref: cable-issues-register.md / trackers/cable-issues-tracker.xlsx. Surfaced generically in the customer copy.</w:t>
      </w:r>
    </w:p>
    <w:p>
      <w:pPr>
        <w:pStyle w:val="ListParagraph"/>
        <w:numPr>
          <w:ilvl w:val="0"/>
          <w:numId w:val="1"/>
        </w:numPr>
        <w:spacing w:after="80"/>
        <w:rPr>
          <w:bCs/>
          <w:noProof/>
          <w:color w:val="61605D"/>
        </w:rPr>
      </w:pPr>
      <w:r>
        <w:rPr>
          <w:b/>
          <w:bCs/>
          <w:noProof/>
          <w:color w:val="61605D"/>
        </w:rPr>
        <w:t xml:space="preserve">Stadler-side firewall commissioning. </w:t>
      </w:r>
      <w:r>
        <w:rPr>
          <w:bCs/>
          <w:noProof/>
          <w:color w:val="61605D"/>
        </w:rPr>
        <w:t xml:space="preserve">vlan7 firewall commissioning is a Stadler activity; on some trains the FW is not yet commissioned (Westermo answers ARP but ICMP behaviour indicates policy not applied). Does not affect the Nomad onboard-network L2 baseline. Surfaced generically in the customer copy.</w:t>
      </w:r>
    </w:p>
    <w:p>
      <w:pPr>
        <w:pStyle w:val="ListParagraph"/>
        <w:numPr>
          <w:ilvl w:val="0"/>
          <w:numId w:val="1"/>
        </w:numPr>
        <w:spacing w:after="80"/>
        <w:rPr>
          <w:bCs/>
          <w:noProof/>
          <w:color w:val="61605D"/>
        </w:rPr>
      </w:pPr>
      <w:r>
        <w:rPr>
          <w:b/>
          <w:bCs/>
          <w:noProof/>
          <w:color w:val="61605D"/>
        </w:rPr>
        <w:t xml:space="preserve">box=Fzg / &gt;127 octet limitation on 6-car, CAT and FV. </w:t>
      </w:r>
      <w:r>
        <w:rPr>
          <w:bCs/>
          <w:noProof/>
          <w:color w:val="61605D"/>
        </w:rPr>
        <w:t xml:space="preserve">factory up train-ID caps at 0-127 (3rd IP octet); Fzg for 4736/4706/4705 is 129-231, so box=Fzg only fits 4734 (nv4). The v9 templates’ remap-drop assumes train_id=Fzg; do not obn update c a CAT/FV train commissioned with box-id. Needs an R&amp;D decision (fzg_id-key path). Internal only.</w:t>
      </w:r>
    </w:p>
    <w:p>
      <w:pPr>
        <w:pStyle w:val="ListParagraph"/>
        <w:numPr>
          <w:ilvl w:val="0"/>
          <w:numId w:val="1"/>
        </w:numPr>
        <w:spacing w:after="80"/>
        <w:rPr>
          <w:bCs/>
          <w:noProof/>
          <w:color w:val="61605D"/>
        </w:rPr>
      </w:pPr>
      <w:r>
        <w:rPr>
          <w:b/>
          <w:bCs/>
          <w:noProof/>
          <w:color w:val="61605D"/>
        </w:rPr>
        <w:t xml:space="preserve">R5001C / Telit FN990 modems stuck in REGISTERED after reboot / ignition power-cycle (mitigated). </w:t>
      </w:r>
      <w:r>
        <w:rPr>
          <w:bCs/>
          <w:noProof/>
          <w:color w:val="61605D"/>
        </w:rPr>
        <w:t xml:space="preserve">On the R5001C CCU the FN990 5G modems can stick in REGISTERED state (not CONNECTED) after a reboot or ignition power-cycle, leaving the CCU with fewer active WAN links until recovered. Mitigated on DOSTO by the nd-watcher-scripts modem watchdog (ships in Nomad Connect 2025.2.1 and 2025.4): after boot it detects any modem not reaching CONNECTED and automatically power-cycles it, so no manual intervention is required in service. Root cause is Telit FN990 modem firmware (CFUN=0/1 SIM-power handling); a modem firmware update alone did not fully resolve it, so the watchdog is the operative mitigation. Refs: DTR-6789 (Done), RD-12165, RD-11992, TRIAG-6692 (FN990 firmware). Confirmed working in service (Davud, 24 Jun 2026). Note: the same platform issue is open on the Avelia/Proxima fleet (TRIAG-8217, R5001C/FN990A40). </w:t>
      </w:r>
      <w:ins w:id="101" w:author="Abbas Rizvi" w:date="2026-07-06T00:00:00Z">
        <w:r>
          <w:rPr>
            <w:bCs/>
            <w:noProof/>
            <w:color w:val="61605D"/>
          </w:rPr>
          <w:t xml:space="preserve">Separately, a hardware fault has been observed on some CCUs where SIM slots fail to come up at boot, reducing redundant dual-SIM operation to a single active SIM; the remediation is modem carrier-blade replacement (some trains completed by SPL, some by Nomad, to bring them into commercial service). Cross-check against open Zabbix SIM/modem alarms (OBB Alpin, 6 Jul 2026): the recurring signature is a missing/inactive SIM on modem 0 together with modem 2 (not “the first two SIM slots” / modems 0 and 1 as sometimes stated) — the wording should be “two of the fitted SIMs” rather than a specific slot pair. A reliable fleet completion count cannot be derived from Zabbix: at any instant most CCUs are parked and report is_sim_active=0 for “train off,” not a fault (of ~51 monitored DOSTO CCUs only ~8 were online at check time), and Zabbix cannot show that a blade was physically swapped. The remaining-fleet count and completion target must therefore come from the SPL/Nomad blade-replacement work log, not from monitoring. </w:t>
        </w:r>
      </w:ins>
      <w:r>
        <w:rPr>
          <w:bCs/>
          <w:noProof/>
          <w:color w:val="61605D"/>
        </w:rPr>
        <w:t xml:space="preserve">Internal only.</w:t>
      </w:r>
    </w:p>
    <w:p w14:paraId="2A03021E" w14:textId="77777777" w:rsidR="003E2435" w:rsidRPr="003E2435" w:rsidRDefault="003E2435" w:rsidP="003E2435">
      <w:pPr>
        <w:keepNext/>
        <w:keepLines/>
        <w:spacing w:before="240" w:after="240"/>
        <w:ind w:left="567" w:hanging="567"/>
        <w:outlineLvl w:val="1"/>
        <w:rPr>
          <w:b/>
          <w:noProof/>
          <w:color w:val="61605D"/>
        </w:rPr>
      </w:pPr>
      <w:bookmarkStart w:id="15" w:name="_Toc123892937"/>
      <w:r>
        <w:rPr>
          <w:b/>
          <w:noProof/>
          <w:color w:val="61605D"/>
        </w:rPr>
        <w:t>Media Content</w:t>
      </w:r>
      <w:bookmarkEnd w:id="15"/>
    </w:p>
    <w:p w14:paraId="5075051B" w14:textId="77777777" w:rsidR="003E2435" w:rsidRDefault="003E2435" w:rsidP="002D0224">
      <w:pPr>
        <w:rPr>
          <w:bCs/>
          <w:noProof/>
          <w:color w:val="61605D"/>
        </w:rPr>
      </w:pPr>
      <w:r>
        <w:rPr>
          <w:bCs/>
          <w:noProof/>
          <w:color w:val="61605D"/>
        </w:rPr>
        <w:t>Not applicable. No portal media content is delivered by Nomad as part of this release.</w:t>
      </w:r>
    </w:p>
    <w:p w14:paraId="5075051A" w14:textId="7F3D72DB" w:rsidR="003E2435" w:rsidRPr="003E2435" w:rsidRDefault="003E2435" w:rsidP="003E2435">
      <w:pPr>
        <w:keepNext/>
        <w:keepLines/>
        <w:spacing w:before="240" w:after="240"/>
        <w:ind w:left="567" w:hanging="567"/>
        <w:outlineLvl w:val="1"/>
        <w:rPr>
          <w:b/>
          <w:noProof/>
          <w:color w:val="61605D"/>
        </w:rPr>
      </w:pPr>
      <w:bookmarkStart w:id="16" w:name="_Toc123892938"/>
      <w:r>
        <w:rPr>
          <w:b/>
          <w:noProof/>
          <w:color w:val="61605D"/>
        </w:rPr>
        <w:t>Testing and Validation</w:t>
      </w:r>
      <w:bookmarkEnd w:id="16"/>
    </w:p>
    <w:p w14:paraId="190062C1" w14:textId="77777777" w:rsidR="0004211E" w:rsidRDefault="0004211E" w:rsidP="002D0224">
      <w:pPr>
        <w:rPr>
          <w:bCs/>
          <w:noProof/>
          <w:color w:val="61605D"/>
        </w:rPr>
      </w:pPr>
      <w:r>
        <w:rPr>
          <w:bCs/>
          <w:noProof/>
          <w:color w:val="61605D"/>
        </w:rPr>
        <w:t>The onboard-network baseline is validated per train through a Layer-2 network health check (switch error counters, RSTP topology, trunk states, and end-to-end vlan7 reachability to the Stadler firewall) and, where applicable, throughput sampling. Results are recorded per train and summarised in the customer network health-check reports. Software validation is covered by the Nomad Connect DEVOPS Test Exit Report referenced in Section 1.</w:t>
      </w:r>
    </w:p>
    <w:p w14:paraId="190062C6" w14:textId="77777777" w:rsidR="0004211E" w:rsidRPr="00C2012E" w:rsidRDefault="0004211E" w:rsidP="00C2012E"/>
    <w:sectPr w:rsidR="0004211E" w:rsidRPr="00C2012E" w:rsidSect="00D32C17">
      <w:headerReference w:type="default" r:id="rId17"/>
      <w:footerReference w:type="default" r:id="rId18"/>
      <w:pgSz w:w="11900" w:h="16840"/>
      <w:pgMar w:top="1701" w:right="851" w:bottom="2268" w:left="851" w:header="709" w:footer="56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4A1E" w14:textId="77777777" w:rsidR="00262111" w:rsidRDefault="00262111" w:rsidP="001A1DA0">
      <w:r>
        <w:separator/>
      </w:r>
    </w:p>
  </w:endnote>
  <w:endnote w:type="continuationSeparator" w:id="0">
    <w:p w14:paraId="4CF3C249" w14:textId="77777777" w:rsidR="00262111" w:rsidRDefault="00262111" w:rsidP="001A1DA0">
      <w:r>
        <w:continuationSeparator/>
      </w:r>
    </w:p>
  </w:endnote>
  <w:endnote w:type="continuationNotice" w:id="1">
    <w:p w14:paraId="2FE83E71" w14:textId="77777777" w:rsidR="00451CB9" w:rsidRDefault="00451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Bliss2-Bold">
    <w:altName w:val="Calibri"/>
    <w:panose1 w:val="00000000000000000000"/>
    <w:charset w:val="4D"/>
    <w:family w:val="auto"/>
    <w:notTrueType/>
    <w:pitch w:val="default"/>
    <w:sig w:usb0="00000003" w:usb1="00000000" w:usb2="00000000" w:usb3="00000000" w:csb0="00000001" w:csb1="00000000"/>
  </w:font>
  <w:font w:name="Lucida Grande">
    <w:altName w:val="Segoe UI"/>
    <w:charset w:val="00"/>
    <w:family w:val="auto"/>
    <w:pitch w:val="variable"/>
    <w:sig w:usb0="E1000AEF" w:usb1="5000A1FF" w:usb2="00000000" w:usb3="00000000" w:csb0="000001B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altName w:val="Calibri"/>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egular">
    <w:altName w:val="Calibri"/>
    <w:panose1 w:val="00000000000000000000"/>
    <w:charset w:val="4D"/>
    <w:family w:val="auto"/>
    <w:notTrueType/>
    <w:pitch w:val="default"/>
    <w:sig w:usb0="00000003" w:usb1="00000000" w:usb2="00000000" w:usb3="00000000" w:csb0="00000001" w:csb1="00000000"/>
  </w:font>
  <w:font w:name="Bliss2-Regular">
    <w:altName w:val="Calibri"/>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A353" w14:textId="77777777" w:rsidR="00D50D24" w:rsidRDefault="00D50D24" w:rsidP="00D807B1">
    <w:pPr>
      <w:widowControl w:val="0"/>
      <w:autoSpaceDE w:val="0"/>
      <w:autoSpaceDN w:val="0"/>
      <w:adjustRightInd w:val="0"/>
    </w:pPr>
  </w:p>
  <w:p w14:paraId="703AAD03" w14:textId="3A0E548E" w:rsidR="00651B0C" w:rsidRDefault="00651B0C" w:rsidP="00D807B1">
    <w:pPr>
      <w:widowControl w:val="0"/>
      <w:autoSpaceDE w:val="0"/>
      <w:autoSpaceDN w:val="0"/>
      <w:adjustRightInd w:val="0"/>
      <w:rPr>
        <w:rFonts w:ascii="Bliss2-Bold" w:hAnsi="Bliss2-Bold" w:cs="Bliss2-Bold"/>
        <w:color w:val="757373"/>
        <w:sz w:val="16"/>
        <w:szCs w:val="16"/>
      </w:rPr>
    </w:pPr>
    <w:r w:rsidRPr="0067348B">
      <w:rPr>
        <w:noProof/>
        <w:color w:val="C00000"/>
        <w:lang w:val="en-GB" w:eastAsia="en-GB"/>
      </w:rPr>
      <mc:AlternateContent>
        <mc:Choice Requires="wps">
          <w:drawing>
            <wp:anchor distT="0" distB="0" distL="114300" distR="114300" simplePos="0" relativeHeight="251658240" behindDoc="0" locked="0" layoutInCell="1" allowOverlap="1" wp14:anchorId="01743383" wp14:editId="21D40EB0">
              <wp:simplePos x="0" y="0"/>
              <wp:positionH relativeFrom="column">
                <wp:posOffset>0</wp:posOffset>
              </wp:positionH>
              <wp:positionV relativeFrom="paragraph">
                <wp:posOffset>-109220</wp:posOffset>
              </wp:positionV>
              <wp:extent cx="3771900" cy="0"/>
              <wp:effectExtent l="0" t="0" r="12700" b="25400"/>
              <wp:wrapNone/>
              <wp:docPr id="4" name="Straight Connector 4"/>
              <wp:cNvGraphicFramePr/>
              <a:graphic xmlns:a="http://schemas.openxmlformats.org/drawingml/2006/main">
                <a:graphicData uri="http://schemas.microsoft.com/office/word/2010/wordprocessingShape">
                  <wps:wsp>
                    <wps:cNvCnPr/>
                    <wps:spPr>
                      <a:xfrm>
                        <a:off x="0" y="0"/>
                        <a:ext cx="37719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4"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8.6pt" to="297pt,-8.6pt" w14:anchorId="4B1796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9QG22wEAABoEAAAOAAAAZHJzL2Uyb0RvYy54bWysU8lu2zAQvRfoPxC815JcpG4FyzkkSC9d gi4fQJNDiQA3kIxl/32HlCylC1CgqA4UyZl5897TaH97NpqcIETlbEebTU0JWO6Esn1Hv397ePWW kpiYFUw7Cx29QKS3h5cv9qNvYesGpwUEgiA2tqPv6JCSb6sq8gEMixvnwWJQumBYwmPoKxHYiOhG V9u6flONLggfHIcY8fZ+CtJDwZcSePosZYREdEeRWyprKOsxr9Vhz9o+MD8oPtNg/8DCMGWx6QJ1 zxIjT0H9BmUUDy46mTbcmcpJqTgUDaimqX9R83VgHooWNCf6xab4/2D5p9OdfQxow+hjG/1jyCrO Mpj8Rn7kXMy6LGbBORGOl693u+ZdjZ7ya6xaC32I6T04Q/Kmo1rZrIO17PQhJmyGqdeUfK0tGRGx 2d0gnPGio9H2pSA6rcSD0jqnlamAOx3IieH3PPZNydFP5qMT091NjU/+qthhSZ9OKxLGtM2AUCZk prQaUHbpomHi9gUkUQIlbydKeTZXFoxzsKmZe2qL2blMIuelsP574Zy/slqKJ5GLmEnnz10nHdfO zqal2Cjrwp+6p/OVspzy0aRnuvP26MSljEYJ4AAWH+efJU/483MpX3/pww8AAAD//wMAUEsDBBQA BgAIAAAAIQALlPSh2gAAAAgBAAAPAAAAZHJzL2Rvd25yZXYueG1sTI9LT8MwEITvSPwHa5G4tU6r 8gpxKlQJwZW0h3DbxksSEa+j2Hnw71kkJDjuzGj2m2y/uE5NNITWs4HNOgFFXHnbcm3gdHxe3YMK Edli55kMfFGAfX55kWFq/cxvNBWxVlLCIUUDTYx9qnWoGnIY1r4nFu/DDw6jnEOt7YCzlLtOb5Pk VjtsWT402NOhoeqzGJ0BLseTx5e2f+dpdqULh/J1VxhzfbU8PYKKtMS/MPzgCzrkwnT2I9ugOgMy JBpYbe62oMS+ediJcv5VdJ7p/wPybwAAAP//AwBQSwECLQAUAAYACAAAACEAtoM4kv4AAADhAQAA EwAAAAAAAAAAAAAAAAAAAAAAW0NvbnRlbnRfVHlwZXNdLnhtbFBLAQItABQABgAIAAAAIQA4/SH/ 1gAAAJQBAAALAAAAAAAAAAAAAAAAAC8BAABfcmVscy8ucmVsc1BLAQItABQABgAIAAAAIQB59QG2 2wEAABoEAAAOAAAAAAAAAAAAAAAAAC4CAABkcnMvZTJvRG9jLnhtbFBLAQItABQABgAIAAAAIQAL lPSh2gAAAAgBAAAPAAAAAAAAAAAAAAAAADUEAABkcnMvZG93bnJldi54bWxQSwUGAAAAAAQABADz AAAAPAUAAAAA "/>
          </w:pict>
        </mc:Fallback>
      </mc:AlternateContent>
    </w:r>
    <w:r w:rsidRPr="0067348B">
      <w:rPr>
        <w:rFonts w:ascii="Bliss2-Bold" w:hAnsi="Bliss2-Bold" w:cs="Bliss2-Bold"/>
        <w:b/>
        <w:bCs/>
        <w:color w:val="C00000"/>
        <w:sz w:val="16"/>
        <w:szCs w:val="16"/>
      </w:rPr>
      <w:t xml:space="preserve">Nomad Digital Ltd. </w:t>
    </w:r>
    <w:r w:rsidR="00A03139">
      <w:rPr>
        <w:rFonts w:ascii="Bliss2-Bold" w:hAnsi="Bliss2-Bold" w:cs="Bliss2-Bold"/>
        <w:color w:val="757373"/>
        <w:sz w:val="16"/>
        <w:szCs w:val="16"/>
      </w:rPr>
      <w:t>5th Floor, One Trinity, Broad</w:t>
    </w:r>
    <w:r>
      <w:rPr>
        <w:rFonts w:ascii="Bliss2-Bold" w:hAnsi="Bliss2-Bold" w:cs="Bliss2-Bold"/>
        <w:color w:val="757373"/>
        <w:sz w:val="16"/>
        <w:szCs w:val="16"/>
      </w:rPr>
      <w:t xml:space="preserve"> Ch</w:t>
    </w:r>
    <w:r w:rsidR="00A03139">
      <w:rPr>
        <w:rFonts w:ascii="Bliss2-Bold" w:hAnsi="Bliss2-Bold" w:cs="Bliss2-Bold"/>
        <w:color w:val="757373"/>
        <w:sz w:val="16"/>
        <w:szCs w:val="16"/>
      </w:rPr>
      <w:t>are, Newcastle upon Tyne NE1 2HF</w:t>
    </w:r>
  </w:p>
  <w:p w14:paraId="160C337E" w14:textId="77777777" w:rsidR="00651B0C" w:rsidRDefault="00651B0C" w:rsidP="00D807B1">
    <w:pPr>
      <w:widowControl w:val="0"/>
      <w:autoSpaceDE w:val="0"/>
      <w:autoSpaceDN w:val="0"/>
      <w:adjustRightInd w:val="0"/>
      <w:rPr>
        <w:rFonts w:ascii="Bliss2-Bold" w:hAnsi="Bliss2-Bold" w:cs="Bliss2-Bold"/>
        <w:b/>
        <w:bCs/>
        <w:color w:val="DD0714"/>
        <w:sz w:val="16"/>
        <w:szCs w:val="16"/>
      </w:rPr>
    </w:pPr>
  </w:p>
  <w:p w14:paraId="6D2035B9" w14:textId="77777777" w:rsidR="00651B0C" w:rsidRDefault="00651B0C" w:rsidP="000F6AFE">
    <w:pPr>
      <w:widowControl w:val="0"/>
      <w:autoSpaceDE w:val="0"/>
      <w:autoSpaceDN w:val="0"/>
      <w:adjustRightInd w:val="0"/>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T: </w:t>
    </w:r>
    <w:r>
      <w:rPr>
        <w:rFonts w:ascii="Bliss2-Bold" w:hAnsi="Bliss2-Bold" w:cs="Bliss2-Bold"/>
        <w:color w:val="757373"/>
        <w:sz w:val="16"/>
        <w:szCs w:val="16"/>
      </w:rPr>
      <w:t xml:space="preserve">+44 (0) 207 096 6966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F: </w:t>
    </w:r>
    <w:r>
      <w:rPr>
        <w:rFonts w:ascii="Bliss2-Bold" w:hAnsi="Bliss2-Bold" w:cs="Bliss2-Bold"/>
        <w:color w:val="757373"/>
        <w:sz w:val="16"/>
        <w:szCs w:val="16"/>
      </w:rPr>
      <w:t>+44 (0) 191 221 1339</w:t>
    </w:r>
  </w:p>
  <w:p w14:paraId="07B9E8F4" w14:textId="0194FDFA" w:rsidR="00651B0C" w:rsidRDefault="00651B0C" w:rsidP="000F6AFE">
    <w:pPr>
      <w:pStyle w:val="Footer"/>
      <w:tabs>
        <w:tab w:val="clear" w:pos="4320"/>
        <w:tab w:val="clear" w:pos="8640"/>
        <w:tab w:val="left" w:pos="4962"/>
        <w:tab w:val="left" w:pos="9498"/>
      </w:tabs>
      <w:ind w:left="2268" w:hanging="2268"/>
      <w:rPr>
        <w:rFonts w:ascii="Bliss2-Bold" w:hAnsi="Bliss2-Bold" w:cs="Bliss2-Bold"/>
        <w:color w:val="757373"/>
        <w:sz w:val="16"/>
        <w:szCs w:val="16"/>
      </w:rPr>
    </w:pPr>
    <w:r w:rsidRPr="0067348B">
      <w:rPr>
        <w:rFonts w:ascii="Bliss2-Bold" w:hAnsi="Bliss2-Bold" w:cs="Bliss2-Bold"/>
        <w:b/>
        <w:bCs/>
        <w:color w:val="C00000"/>
        <w:sz w:val="16"/>
        <w:szCs w:val="16"/>
      </w:rPr>
      <w:t xml:space="preserve">E: </w:t>
    </w:r>
    <w:hyperlink r:id="rId1" w:history="1">
      <w:r w:rsidR="000A6307">
        <w:rPr>
          <w:rStyle w:val="Hyperlink"/>
          <w:rFonts w:ascii="Bliss2-Bold" w:hAnsi="Bliss2-Bold" w:cs="Bliss2-Bold"/>
          <w:sz w:val="16"/>
          <w:szCs w:val="16"/>
        </w:rPr>
        <w:t>enquiries</w:t>
      </w:r>
      <w:r w:rsidRPr="00E473B2">
        <w:rPr>
          <w:rStyle w:val="Hyperlink"/>
          <w:rFonts w:ascii="Bliss2-Bold" w:hAnsi="Bliss2-Bold" w:cs="Bliss2-Bold"/>
          <w:sz w:val="16"/>
          <w:szCs w:val="16"/>
        </w:rPr>
        <w:t>@nomad</w:t>
      </w:r>
      <w:r w:rsidR="000A6307">
        <w:rPr>
          <w:rStyle w:val="Hyperlink"/>
          <w:rFonts w:ascii="Bliss2-Bold" w:hAnsi="Bliss2-Bold" w:cs="Bliss2-Bold"/>
          <w:sz w:val="16"/>
          <w:szCs w:val="16"/>
        </w:rPr>
        <w:t>rail</w:t>
      </w:r>
      <w:r w:rsidRPr="00E473B2">
        <w:rPr>
          <w:rStyle w:val="Hyperlink"/>
          <w:rFonts w:ascii="Bliss2-Bold" w:hAnsi="Bliss2-Bold" w:cs="Bliss2-Bold"/>
          <w:sz w:val="16"/>
          <w:szCs w:val="16"/>
        </w:rPr>
        <w:t>.com</w:t>
      </w:r>
    </w:hyperlink>
    <w:r>
      <w:rPr>
        <w:rFonts w:ascii="Bliss2-Bold" w:hAnsi="Bliss2-Bold" w:cs="Bliss2-Bold"/>
        <w:color w:val="757373"/>
        <w:sz w:val="16"/>
        <w:szCs w:val="16"/>
      </w:rPr>
      <w:t xml:space="preserve"> </w:t>
    </w:r>
    <w:r>
      <w:rPr>
        <w:rFonts w:ascii="Bliss2-Bold" w:hAnsi="Bliss2-Bold" w:cs="Bliss2-Bold"/>
        <w:color w:val="757373"/>
        <w:sz w:val="16"/>
        <w:szCs w:val="16"/>
      </w:rPr>
      <w:tab/>
    </w:r>
    <w:r w:rsidRPr="0067348B">
      <w:rPr>
        <w:rFonts w:ascii="Bliss2-Bold" w:hAnsi="Bliss2-Bold" w:cs="Bliss2-Bold"/>
        <w:b/>
        <w:bCs/>
        <w:color w:val="C00000"/>
        <w:sz w:val="16"/>
        <w:szCs w:val="16"/>
      </w:rPr>
      <w:t xml:space="preserve">W: </w:t>
    </w:r>
    <w:r>
      <w:rPr>
        <w:rFonts w:ascii="Bliss2-Bold" w:hAnsi="Bliss2-Bold" w:cs="Bliss2-Bold"/>
        <w:color w:val="757373"/>
        <w:sz w:val="16"/>
        <w:szCs w:val="16"/>
      </w:rPr>
      <w:t>nomad-digital.com</w:t>
    </w:r>
  </w:p>
  <w:p w14:paraId="022A9E1A" w14:textId="77777777" w:rsidR="00651B0C" w:rsidRDefault="00651B0C" w:rsidP="00D807B1">
    <w:pPr>
      <w:widowControl w:val="0"/>
      <w:autoSpaceDE w:val="0"/>
      <w:autoSpaceDN w:val="0"/>
      <w:adjustRightInd w:val="0"/>
      <w:rPr>
        <w:rFonts w:ascii="Bliss2-Bold" w:hAnsi="Bliss2-Bold" w:cs="Bliss2-Bold"/>
        <w:b/>
        <w:bCs/>
        <w:color w:val="757373"/>
        <w:sz w:val="13"/>
        <w:szCs w:val="13"/>
      </w:rPr>
    </w:pPr>
  </w:p>
  <w:p w14:paraId="7513FC30" w14:textId="4BFCEB1B" w:rsidR="00651B0C" w:rsidRPr="001E047F" w:rsidRDefault="00651B0C" w:rsidP="004E45D9">
    <w:pPr>
      <w:widowControl w:val="0"/>
      <w:autoSpaceDE w:val="0"/>
      <w:autoSpaceDN w:val="0"/>
      <w:adjustRightInd w:val="0"/>
      <w:spacing w:line="200" w:lineRule="exact"/>
    </w:pPr>
    <w:r>
      <w:rPr>
        <w:rFonts w:ascii="Bliss2-Bold" w:hAnsi="Bliss2-Bold" w:cs="Bliss2-Bold"/>
        <w:b/>
        <w:bCs/>
        <w:color w:val="757373"/>
        <w:sz w:val="13"/>
        <w:szCs w:val="13"/>
      </w:rPr>
      <w:t xml:space="preserve">Company registration No: </w:t>
    </w:r>
    <w:r>
      <w:rPr>
        <w:rFonts w:ascii="Bliss2-Bold" w:hAnsi="Bliss2-Bold" w:cs="Bliss2-Bold"/>
        <w:color w:val="757373"/>
        <w:sz w:val="13"/>
        <w:szCs w:val="13"/>
      </w:rPr>
      <w:t xml:space="preserve">4536010. </w:t>
    </w:r>
    <w:r>
      <w:rPr>
        <w:rFonts w:ascii="Bliss2-Bold" w:hAnsi="Bliss2-Bold" w:cs="Bliss2-Bold"/>
        <w:b/>
        <w:bCs/>
        <w:color w:val="757373"/>
        <w:sz w:val="13"/>
        <w:szCs w:val="13"/>
      </w:rPr>
      <w:t xml:space="preserve">Registered </w:t>
    </w:r>
    <w:r w:rsidR="004E45D9">
      <w:rPr>
        <w:rFonts w:ascii="Bliss2-Bold" w:hAnsi="Bliss2-Bold" w:cs="Bliss2-Bold"/>
        <w:b/>
        <w:bCs/>
        <w:color w:val="757373"/>
        <w:sz w:val="13"/>
        <w:szCs w:val="13"/>
      </w:rPr>
      <w:t>Company A</w:t>
    </w:r>
    <w:r>
      <w:rPr>
        <w:rFonts w:ascii="Bliss2-Bold" w:hAnsi="Bliss2-Bold" w:cs="Bliss2-Bold"/>
        <w:b/>
        <w:bCs/>
        <w:color w:val="757373"/>
        <w:sz w:val="13"/>
        <w:szCs w:val="13"/>
      </w:rPr>
      <w:t xml:space="preserve">ddress: </w:t>
    </w:r>
    <w:r w:rsidR="004E45D9">
      <w:rPr>
        <w:rFonts w:ascii="Bliss2-Bold" w:hAnsi="Bliss2-Bold" w:cs="Bliss2-Bold"/>
        <w:b/>
        <w:bCs/>
        <w:color w:val="757373"/>
        <w:sz w:val="13"/>
        <w:szCs w:val="13"/>
      </w:rPr>
      <w:t xml:space="preserve">The Place, 8th Floor, High Holburn, London WC1V 7AA.  UK. </w:t>
    </w:r>
    <w:r w:rsidR="004E45D9">
      <w:rPr>
        <w:rFonts w:ascii="Bliss2-Bold" w:hAnsi="Bliss2-Bold" w:cs="Bliss2-Bold"/>
        <w:b/>
        <w:bCs/>
        <w:color w:val="757373"/>
        <w:sz w:val="13"/>
        <w:szCs w:val="13"/>
      </w:rPr>
      <w:tab/>
    </w:r>
    <w:r w:rsidR="004E45D9">
      <w:rPr>
        <w:rFonts w:ascii="Bliss2-Bold" w:hAnsi="Bliss2-Bold" w:cs="Bliss2-Bold"/>
        <w:b/>
        <w:bCs/>
        <w:color w:val="757373"/>
        <w:sz w:val="13"/>
        <w:szCs w:val="13"/>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1</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9365" w14:textId="77777777" w:rsidR="000F1621" w:rsidRDefault="000F1621" w:rsidP="00352EEE">
    <w:pPr>
      <w:pBdr>
        <w:top w:val="single" w:sz="2" w:space="1" w:color="auto"/>
      </w:pBdr>
    </w:pPr>
  </w:p>
  <w:tbl>
    <w:tblPr>
      <w:tblStyle w:val="NDInfoMap"/>
      <w:tblW w:w="10170" w:type="dxa"/>
      <w:tblInd w:w="-450" w:type="dxa"/>
      <w:tblLook w:val="04A0" w:firstRow="1" w:lastRow="0" w:firstColumn="1" w:lastColumn="0" w:noHBand="0" w:noVBand="1"/>
    </w:tblPr>
    <w:tblGrid>
      <w:gridCol w:w="7538"/>
      <w:gridCol w:w="2632"/>
    </w:tblGrid>
    <w:tr w:rsidR="000F1621" w14:paraId="1CF5758B" w14:textId="77777777" w:rsidTr="00352EEE">
      <w:tc>
        <w:tcPr>
          <w:cnfStyle w:val="001000000000" w:firstRow="0" w:lastRow="0" w:firstColumn="1" w:lastColumn="0" w:oddVBand="0" w:evenVBand="0" w:oddHBand="0" w:evenHBand="0" w:firstRowFirstColumn="0" w:firstRowLastColumn="0" w:lastRowFirstColumn="0" w:lastRowLastColumn="0"/>
          <w:tcW w:w="7538" w:type="dxa"/>
        </w:tcPr>
        <w:p w14:paraId="46DB3DEB" w14:textId="77777777" w:rsidR="000F1621" w:rsidRDefault="004A0F2B" w:rsidP="00352EEE">
          <w:pPr>
            <w:pStyle w:val="Footer"/>
            <w:ind w:left="345" w:right="4665"/>
          </w:pPr>
          <w:sdt>
            <w:sdtPr>
              <w:rPr>
                <w:lang w:val="fr-CA"/>
              </w:rPr>
              <w:alias w:val="Document Reference"/>
              <w:tag w:val="Document Reference"/>
              <w:id w:val="1462924708"/>
              <w:showingPlcHdr/>
              <w:dataBinding w:xpath="/root[1]/DocRef[1]" w:storeItemID="{2D076CCE-E620-43A9-ACA5-9A3022523B1A}"/>
              <w:text/>
            </w:sdtPr>
            <w:sdtEndPr/>
            <w:sdtContent>
              <w:r w:rsidR="000F1621" w:rsidRPr="0075674B">
                <w:rPr>
                  <w:rStyle w:val="PlaceholderText"/>
                </w:rPr>
                <w:t>Click here to enter text.</w:t>
              </w:r>
            </w:sdtContent>
          </w:sdt>
          <w:r w:rsidR="000F1621">
            <w:rPr>
              <w:lang w:val="fr-CA"/>
            </w:rPr>
            <w:t xml:space="preserve"> </w:t>
          </w:r>
          <w:r w:rsidR="000F1621">
            <w:t xml:space="preserve">Issue </w:t>
          </w:r>
          <w:sdt>
            <w:sdtPr>
              <w:alias w:val="Document Issue"/>
              <w:tag w:val="Document Issue"/>
              <w:id w:val="1907570293"/>
              <w:dataBinding w:xpath="/root[1]/DocIssue[1]" w:storeItemID="{2D076CCE-E620-43A9-ACA5-9A3022523B1A}"/>
              <w:text/>
            </w:sdtPr>
            <w:sdtEndPr/>
            <w:sdtContent>
              <w:r w:rsidR="000F1621">
                <w:t>Click here to enter text.</w:t>
              </w:r>
            </w:sdtContent>
          </w:sdt>
        </w:p>
      </w:tc>
      <w:tc>
        <w:tcPr>
          <w:tcW w:w="2632" w:type="dxa"/>
        </w:tcPr>
        <w:p w14:paraId="63E32AFF" w14:textId="77777777" w:rsidR="000F1621" w:rsidRDefault="000F1621" w:rsidP="00352EEE">
          <w:pPr>
            <w:pStyle w:val="Footer"/>
            <w:cnfStyle w:val="000000000000" w:firstRow="0" w:lastRow="0" w:firstColumn="0" w:lastColumn="0" w:oddVBand="0" w:evenVBand="0" w:oddHBand="0" w:evenHBand="0" w:firstRowFirstColumn="0" w:firstRowLastColumn="0" w:lastRowFirstColumn="0" w:lastRowLastColumn="0"/>
          </w:pPr>
          <w:r>
            <w:rPr>
              <w:color w:val="DD0714"/>
            </w:rPr>
            <w:t xml:space="preserve">Confidential </w:t>
          </w:r>
          <w:r w:rsidRPr="00DE7B66">
            <w:t xml:space="preserve">Page </w:t>
          </w:r>
          <w:r w:rsidRPr="00DE7B66">
            <w:fldChar w:fldCharType="begin"/>
          </w:r>
          <w:r w:rsidRPr="00DE7B66">
            <w:instrText xml:space="preserve"> PAGE </w:instrText>
          </w:r>
          <w:r w:rsidRPr="00DE7B66">
            <w:fldChar w:fldCharType="separate"/>
          </w:r>
          <w:r>
            <w:rPr>
              <w:noProof/>
            </w:rPr>
            <w:t>3</w:t>
          </w:r>
          <w:r w:rsidRPr="00DE7B66">
            <w:fldChar w:fldCharType="end"/>
          </w:r>
          <w:r w:rsidRPr="00DE7B66">
            <w:t xml:space="preserve"> of </w:t>
          </w:r>
          <w:r>
            <w:fldChar w:fldCharType="begin"/>
          </w:r>
          <w:r>
            <w:instrText xml:space="preserve"> NUMPAGES </w:instrText>
          </w:r>
          <w:r>
            <w:fldChar w:fldCharType="separate"/>
          </w:r>
          <w:r>
            <w:rPr>
              <w:noProof/>
            </w:rPr>
            <w:t>8</w:t>
          </w:r>
          <w:r>
            <w:rPr>
              <w:noProof/>
            </w:rPr>
            <w:fldChar w:fldCharType="end"/>
          </w:r>
        </w:p>
      </w:tc>
    </w:tr>
  </w:tbl>
  <w:p w14:paraId="0FAB2779" w14:textId="77777777" w:rsidR="000F1621" w:rsidRPr="00D97A61" w:rsidRDefault="000F1621" w:rsidP="00352E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0F1621" w14:paraId="5EFE62BE" w14:textId="77777777" w:rsidTr="00352EEE">
      <w:trPr>
        <w:trHeight w:val="540"/>
      </w:trPr>
      <w:tc>
        <w:tcPr>
          <w:tcW w:w="11177" w:type="dxa"/>
          <w:vAlign w:val="bottom"/>
        </w:tcPr>
        <w:p w14:paraId="3A6C897E" w14:textId="1023785B" w:rsidR="00D62F5E" w:rsidRPr="00D1068E" w:rsidRDefault="00D62F5E" w:rsidP="00D62F5E">
          <w:pPr>
            <w:widowControl w:val="0"/>
            <w:tabs>
              <w:tab w:val="left" w:pos="7513"/>
            </w:tabs>
            <w:autoSpaceDE w:val="0"/>
            <w:autoSpaceDN w:val="0"/>
            <w:adjustRightInd w:val="0"/>
            <w:rPr>
              <w:color w:val="656462"/>
            </w:rPr>
          </w:pPr>
          <w:bookmarkStart w:id="2" w:name="_Hlk125473542"/>
          <w:r w:rsidRPr="00D1068E">
            <w:rPr>
              <w:color w:val="656462"/>
            </w:rPr>
            <w:t>ND-</w:t>
          </w:r>
          <w:r>
            <w:rPr>
              <w:color w:val="656462"/>
            </w:rPr>
            <w:t>DEL</w:t>
          </w:r>
          <w:r w:rsidRPr="00D1068E">
            <w:rPr>
              <w:color w:val="656462"/>
            </w:rPr>
            <w:t xml:space="preserve">-XXXX-0XX Issue 0X </w:t>
          </w:r>
          <w:r w:rsidRPr="00D1068E">
            <w:rPr>
              <w:rFonts w:cs="-Regular"/>
              <w:color w:val="757373"/>
            </w:rPr>
            <w:t>|</w:t>
          </w:r>
          <w:r w:rsidR="008129B0" w:rsidRPr="00266089">
            <w:rPr>
              <w:color w:val="C00000"/>
            </w:rPr>
            <w:t xml:space="preserve"> </w:t>
          </w:r>
          <w:r w:rsidR="008129B0" w:rsidRPr="00266089">
            <w:rPr>
              <w:b/>
              <w:bCs/>
              <w:color w:val="334EA2"/>
            </w:rPr>
            <w:t>&lt;Project Name&gt;</w:t>
          </w:r>
          <w:r w:rsidR="008129B0" w:rsidRPr="00266089">
            <w:rPr>
              <w:color w:val="334EA2"/>
            </w:rPr>
            <w:t xml:space="preserve"> </w:t>
          </w:r>
          <w:r w:rsidR="008129B0" w:rsidRPr="00266089">
            <w:rPr>
              <w:color w:val="C00000"/>
            </w:rPr>
            <w:t xml:space="preserve">HW &amp; SW </w:t>
          </w:r>
          <w:r w:rsidR="00266089" w:rsidRPr="00266089">
            <w:rPr>
              <w:color w:val="C00000"/>
            </w:rPr>
            <w:t>Release Note</w:t>
          </w:r>
          <w:r w:rsidR="00954621">
            <w:rPr>
              <w:color w:val="C00000"/>
            </w:rPr>
            <w:t xml:space="preserve"> – Full Template</w:t>
          </w:r>
        </w:p>
        <w:p w14:paraId="70E38781" w14:textId="77777777" w:rsidR="00D62F5E" w:rsidRDefault="00D62F5E" w:rsidP="00D62F5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7" behindDoc="0" locked="0" layoutInCell="1" allowOverlap="1" wp14:anchorId="53F2F910" wp14:editId="2B49B39B">
                    <wp:simplePos x="0" y="0"/>
                    <wp:positionH relativeFrom="column">
                      <wp:posOffset>0</wp:posOffset>
                    </wp:positionH>
                    <wp:positionV relativeFrom="paragraph">
                      <wp:posOffset>73660</wp:posOffset>
                    </wp:positionV>
                    <wp:extent cx="4686300" cy="0"/>
                    <wp:effectExtent l="0" t="0" r="12700" b="25400"/>
                    <wp:wrapNone/>
                    <wp:docPr id="15" name="Straight Connector 15"/>
                    <wp:cNvGraphicFramePr/>
                    <a:graphic xmlns:a="http://schemas.openxmlformats.org/drawingml/2006/main">
                      <a:graphicData uri="http://schemas.microsoft.com/office/word/2010/wordprocessingShape">
                        <wps:wsp>
                          <wps:cNvCnPr/>
                          <wps:spPr>
                            <a:xfrm>
                              <a:off x="0" y="0"/>
                              <a:ext cx="4686300" cy="0"/>
                            </a:xfrm>
                            <a:prstGeom prst="line">
                              <a:avLst/>
                            </a:prstGeom>
                            <a:ln w="3175" cmpd="sng">
                              <a:solidFill>
                                <a:schemeClr val="bg1">
                                  <a:lumMod val="50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5"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1612]" strokeweight=".25pt" from="0,5.8pt" to="369pt,5.8pt" w14:anchorId="4A0BA0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OZxE3AEAABoEAAAOAAAAZHJzL2Uyb0RvYy54bWysU8lu2zAQvRfoPxC815Kcxg0EyzkkSC9d gi4fQFNDiQA3kIwl/32HlCylC1AgiA4UyZl5897TaH87akVO4IO0pqHVpqQEDLetNF1Df/54eHdD SYjMtExZAw09Q6C3h7dv9oOrYWt7q1rwBEFMqAfX0D5GVxdF4D1oFjbWgcGgsF6ziEffFa1nA6Jr VWzLclcM1rfOWw4h4O39FKSHjC8E8PhViACRqIYit5hXn9djWovDntWdZ66XfKbBXsBCM2mw6QJ1 zyIjT17+BaUl9zZYETfc6sIKITlkDaimKv9Q871nDrIWNCe4xabwerD8y+nOPHq0YXChDu7RJxWj 8Dq9kR8Zs1nnxSwYI+F4+X53s7sq0VN+iRVrofMhfgSrSdo0VEmTdLCanT6FiM0w9ZKSrpUhQ0Ov qg/XCKdd29BgulwQrJLtg1QqpeWpgDvlyYnh9zx2Vc5RT/qzbae76xKf9FWxw5I+nVYkjCmTACFP yExpNSDv4lnBxO0bCCJblLydKKXZXFkwzsHEau6pDGanMoGcl8Ly/4Vz/spqKZ5ELmImnb93nXRc OlsTl2ItjfX/6h7HC2Ux5aNJz3Sn7dG25zwaOYADmH2cf5Y04c/PuXz9pQ+/AAAA//8DAFBLAwQU AAYACAAAACEAMy7cWtcAAAAGAQAADwAAAGRycy9kb3ducmV2LnhtbEyPTU/DMAyG70j8h8hI3Fg6 QNtUmk5oEoIrZYdy8xqvrdY4VZN+8O8x4gBHP6/1+nG2X1ynJhpC69nAepWAIq68bbk2cPx4uduB ChHZYueZDHxRgH1+fZVhav3M7zQVsVZSwiFFA02Mfap1qBpyGFa+J5bs7AeHUcah1nbAWcpdp++T ZKMdtiwXGuzp0FB1KUZngMvx6PG17T95ml3pwqF8eyyMub1Znp9ARVri3zL86Is65OJ08iPboDoD 8kgUut6AknT7sBNw+gU6z/R//fwbAAD//wMAUEsBAi0AFAAGAAgAAAAhALaDOJL+AAAA4QEAABMA AAAAAAAAAAAAAAAAAAAAAFtDb250ZW50X1R5cGVzXS54bWxQSwECLQAUAAYACAAAACEAOP0h/9YA AACUAQAACwAAAAAAAAAAAAAAAAAvAQAAX3JlbHMvLnJlbHNQSwECLQAUAAYACAAAACEAdjmcRNwB AAAaBAAADgAAAAAAAAAAAAAAAAAuAgAAZHJzL2Uyb0RvYy54bWxQSwECLQAUAAYACAAAACEAMy7c WtcAAAAGAQAADwAAAAAAAAAAAAAAAAA2BAAAZHJzL2Rvd25yZXYueG1sUEsFBgAAAAAEAAQA8wAA ADoFAAAAAA== "/>
                </w:pict>
              </mc:Fallback>
            </mc:AlternateContent>
          </w:r>
        </w:p>
        <w:p w14:paraId="63D24CCF" w14:textId="77777777" w:rsidR="00D62F5E" w:rsidRDefault="00D62F5E" w:rsidP="00D62F5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370F3F5B" w14:textId="15D97F3D" w:rsidR="000F1621" w:rsidRDefault="00D62F5E" w:rsidP="00D62F5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bookmarkEnd w:id="2"/>
        </w:p>
      </w:tc>
    </w:tr>
  </w:tbl>
  <w:p w14:paraId="313DD5AB" w14:textId="3049330F" w:rsidR="00C633C2" w:rsidRPr="00991DBC" w:rsidRDefault="00C633C2" w:rsidP="00C633C2">
    <w:pPr>
      <w:widowControl w:val="0"/>
      <w:tabs>
        <w:tab w:val="left" w:pos="4961"/>
        <w:tab w:val="left" w:pos="9072"/>
        <w:tab w:val="left" w:pos="9498"/>
      </w:tabs>
      <w:autoSpaceDE w:val="0"/>
      <w:autoSpaceDN w:val="0"/>
      <w:adjustRightInd w:val="0"/>
      <w:spacing w:line="200" w:lineRule="exact"/>
    </w:pPr>
    <w:r>
      <w:rPr>
        <w:rFonts w:cs="Times New Roman"/>
        <w:color w:val="656462"/>
        <w:sz w:val="20"/>
        <w:szCs w:val="20"/>
      </w:rPr>
      <w:tab/>
      <w:t xml:space="preserve">                                                                                     </w:t>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Pr>
        <w:rFonts w:cs="Times New Roman"/>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Pr>
        <w:rFonts w:cs="Times New Roman"/>
        <w:color w:val="656462"/>
        <w:sz w:val="20"/>
        <w:szCs w:val="20"/>
      </w:rPr>
      <w:t>5</w:t>
    </w:r>
    <w:r w:rsidRPr="00DE7B66">
      <w:rPr>
        <w:rFonts w:cs="Times New Roman"/>
        <w:color w:val="656462"/>
        <w:sz w:val="20"/>
        <w:szCs w:val="20"/>
      </w:rPr>
      <w:fldChar w:fldCharType="end"/>
    </w:r>
  </w:p>
  <w:p w14:paraId="601F074F" w14:textId="2C3AC3E2" w:rsidR="000F1621" w:rsidRDefault="000F1621" w:rsidP="00C633C2">
    <w:pPr>
      <w:pStyle w:val="Footer"/>
      <w:tabs>
        <w:tab w:val="clear" w:pos="4320"/>
        <w:tab w:val="clear" w:pos="8640"/>
        <w:tab w:val="left" w:pos="822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117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7"/>
    </w:tblGrid>
    <w:tr w:rsidR="00A8693E" w14:paraId="2FA02067" w14:textId="77777777" w:rsidTr="00695078">
      <w:trPr>
        <w:trHeight w:val="540"/>
      </w:trPr>
      <w:tc>
        <w:tcPr>
          <w:tcW w:w="11177" w:type="dxa"/>
          <w:vAlign w:val="bottom"/>
        </w:tcPr>
        <w:p w14:paraId="0C3705FE" w14:textId="6DDE39E3" w:rsidR="00A8693E" w:rsidRPr="00D1068E" w:rsidRDefault="00A8693E" w:rsidP="00A8693E">
          <w:pPr>
            <w:widowControl w:val="0"/>
            <w:tabs>
              <w:tab w:val="left" w:pos="7513"/>
            </w:tabs>
            <w:autoSpaceDE w:val="0"/>
            <w:autoSpaceDN w:val="0"/>
            <w:adjustRightInd w:val="0"/>
            <w:rPr>
              <w:color w:val="656462"/>
            </w:rPr>
          </w:pPr>
          <w:r w:rsidRPr="00D1068E">
            <w:rPr>
              <w:color w:val="656462"/>
            </w:rPr>
            <w:t>ND-</w:t>
          </w:r>
          <w:r>
            <w:rPr>
              <w:color w:val="656462"/>
            </w:rPr>
            <w:t>DEL</w:t>
          </w:r>
          <w:r w:rsidRPr="00D1068E">
            <w:rPr>
              <w:color w:val="656462"/>
            </w:rPr>
            <w:t xml:space="preserve">-XXXX-0XX Issue 0X </w:t>
          </w:r>
          <w:r w:rsidRPr="00D1068E">
            <w:rPr>
              <w:rFonts w:cs="-Regular"/>
              <w:color w:val="757373"/>
            </w:rPr>
            <w:t xml:space="preserve">| </w:t>
          </w:r>
          <w:r w:rsidR="007B6BD3" w:rsidRPr="00266089">
            <w:rPr>
              <w:b/>
              <w:bCs/>
              <w:color w:val="334EA2"/>
            </w:rPr>
            <w:t>&lt;Project Name&gt;</w:t>
          </w:r>
          <w:r w:rsidR="007B6BD3" w:rsidRPr="00266089">
            <w:rPr>
              <w:color w:val="334EA2"/>
            </w:rPr>
            <w:t xml:space="preserve"> </w:t>
          </w:r>
          <w:r w:rsidR="008E6248" w:rsidRPr="00266089">
            <w:rPr>
              <w:color w:val="C00000"/>
            </w:rPr>
            <w:t>HW &amp; SW Release Note</w:t>
          </w:r>
          <w:r w:rsidR="008E6248">
            <w:rPr>
              <w:color w:val="C00000"/>
            </w:rPr>
            <w:t xml:space="preserve"> – Full Template</w:t>
          </w:r>
        </w:p>
        <w:p w14:paraId="35ED9C81" w14:textId="77777777" w:rsidR="00A8693E" w:rsidRDefault="00A8693E" w:rsidP="00A8693E">
          <w:pPr>
            <w:widowControl w:val="0"/>
            <w:autoSpaceDE w:val="0"/>
            <w:autoSpaceDN w:val="0"/>
            <w:adjustRightInd w:val="0"/>
            <w:rPr>
              <w:color w:val="656462"/>
            </w:rPr>
          </w:pPr>
          <w:r>
            <w:rPr>
              <w:noProof/>
              <w:color w:val="757373"/>
              <w:sz w:val="24"/>
              <w:szCs w:val="24"/>
              <w:lang w:eastAsia="en-GB"/>
            </w:rPr>
            <mc:AlternateContent>
              <mc:Choice Requires="wps">
                <w:drawing>
                  <wp:anchor distT="0" distB="0" distL="114300" distR="114300" simplePos="0" relativeHeight="251658249" behindDoc="0" locked="0" layoutInCell="1" allowOverlap="1" wp14:anchorId="2D07DD32" wp14:editId="21BD8F79">
                    <wp:simplePos x="0" y="0"/>
                    <wp:positionH relativeFrom="column">
                      <wp:posOffset>0</wp:posOffset>
                    </wp:positionH>
                    <wp:positionV relativeFrom="paragraph">
                      <wp:posOffset>73660</wp:posOffset>
                    </wp:positionV>
                    <wp:extent cx="4686300" cy="0"/>
                    <wp:effectExtent l="0" t="0" r="12700" b="25400"/>
                    <wp:wrapNone/>
                    <wp:docPr id="18" name="Straight Connector 18"/>
                    <wp:cNvGraphicFramePr/>
                    <a:graphic xmlns:a="http://schemas.openxmlformats.org/drawingml/2006/main">
                      <a:graphicData uri="http://schemas.microsoft.com/office/word/2010/wordprocessingShape">
                        <wps:wsp>
                          <wps:cNvCnPr/>
                          <wps:spPr>
                            <a:xfrm>
                              <a:off x="0" y="0"/>
                              <a:ext cx="4686300" cy="0"/>
                            </a:xfrm>
                            <a:prstGeom prst="line">
                              <a:avLst/>
                            </a:prstGeom>
                            <a:noFill/>
                            <a:ln w="3175" cap="flat" cmpd="sng" algn="ctr">
                              <a:solidFill>
                                <a:sysClr val="window" lastClr="FFFFFF">
                                  <a:lumMod val="50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Straight Connector 18"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f7f7f" strokeweight=".25pt" from="0,5.8pt" to="369pt,5.8pt" w14:anchorId="42EC8FC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rtuitQEAAF8DAAAOAAAAZHJzL2Uyb0RvYy54bWysU01v2zAMvQ/YfxB0X+y0a1YYcXpokF22 rsDWH8DqwxagL4hqnPz7UnKaBtutmA4yRZGP5NPz+u7gLNurhCb4ni8XLWfKiyCNH3r+9Gf35ZYz zOAl2OBVz48K+d3m86f1FDt1FcZgpUqMQDx2U+z5mHPsmgbFqBzgIkTl6VKH5CDTMQ2NTDARurPN VduumikkGVMQCpG82/mSbyq+1krkX1qjysz2nHrLdU91fy57s1lDNySIoxGnNuADXTgwnoqeobaQ gb0k8w+UMyIFDDovRHBN0NoIVWegaZbtX9P8HiGqOguRg/FME/4/WPGwv/ePiWiYInYYH1OZ4qCT K1/qjx0qWcczWeqQmSDn19Xt6rolTsXbXfOeGBPm7yo4VoyeW+PLHNDB/gdmKkahbyHF7cPOWFvf wno29fx6+e2GkIEUoS1kMl2UPUc/cAZ2IKmJnCoiBmtkyS44eMR7m9ge6LVJJDJMnFnATM6e7+qq SfbF/QxyjrtpaRUdUE9z/mxe4pZet4DjnFFLnjKsL3VVVdpptHcii/Uc5LHy25QTvWJFPymuyOTy TPblf7F5BQAA//8DAFBLAwQUAAYACAAAACEAYXryT9sAAAAGAQAADwAAAGRycy9kb3ducmV2Lnht bEyPwU7DMAyG70h7h8hI3FhaQGUqTaeBhrghbSC03bLGtGWJUzXZ2r09nnaAo7/f+v25mI/OiiP2 ofWkIJ0mIJAqb1qqFXx+vN7OQISoyWjrCRWcMMC8nFwVOjd+oBUe17EWXEIh1wqaGLtcylA16HSY +g6Js2/fOx157Gtpej1wubPyLkky6XRLfKHRHb40WO3XB6fgzbTP9n1YuWy7+Eoe0p/lBselUjfX 4+IJRMQx/i3DWZ/VoWSnnT+QCcIq4Eci0zQDwenj/YzB7gJkWcj/+uUvAAAA//8DAFBLAQItABQA BgAIAAAAIQC2gziS/gAAAOEBAAATAAAAAAAAAAAAAAAAAAAAAABbQ29udGVudF9UeXBlc10ueG1s UEsBAi0AFAAGAAgAAAAhADj9If/WAAAAlAEAAAsAAAAAAAAAAAAAAAAALwEAAF9yZWxzLy5yZWxz UEsBAi0AFAAGAAgAAAAhAG6u26K1AQAAXwMAAA4AAAAAAAAAAAAAAAAALgIAAGRycy9lMm9Eb2Mu eG1sUEsBAi0AFAAGAAgAAAAhAGF68k/bAAAABgEAAA8AAAAAAAAAAAAAAAAADwQAAGRycy9kb3du cmV2LnhtbFBLBQYAAAAABAAEAPMAAAAXBQAAAAA= "/>
                </w:pict>
              </mc:Fallback>
            </mc:AlternateContent>
          </w:r>
        </w:p>
        <w:p w14:paraId="7799DE09" w14:textId="77777777" w:rsidR="00A8693E" w:rsidRDefault="00A8693E" w:rsidP="00A8693E">
          <w:pPr>
            <w:widowControl w:val="0"/>
            <w:tabs>
              <w:tab w:val="left" w:pos="4961"/>
              <w:tab w:val="left" w:pos="9498"/>
            </w:tabs>
            <w:autoSpaceDE w:val="0"/>
            <w:autoSpaceDN w:val="0"/>
            <w:adjustRightInd w:val="0"/>
            <w:spacing w:line="200" w:lineRule="exact"/>
            <w:rPr>
              <w:rFonts w:ascii="Bliss2-Regular" w:hAnsi="Bliss2-Regular" w:cs="Bliss2-Regular"/>
              <w:color w:val="757373"/>
              <w:spacing w:val="-1"/>
              <w:sz w:val="16"/>
              <w:szCs w:val="16"/>
            </w:rPr>
          </w:pPr>
          <w:r w:rsidRPr="00974102">
            <w:rPr>
              <w:rFonts w:ascii="Bliss2-Regular" w:hAnsi="Bliss2-Regular" w:cs="Bliss2-Regular"/>
              <w:color w:val="757373"/>
              <w:spacing w:val="-1"/>
              <w:sz w:val="16"/>
              <w:szCs w:val="16"/>
            </w:rPr>
            <w:t xml:space="preserve">This document and any related documents contain strictly confidential information intended only for the designated </w:t>
          </w:r>
        </w:p>
        <w:p w14:paraId="64E7E745" w14:textId="77777777" w:rsidR="00A8693E" w:rsidRDefault="00A8693E" w:rsidP="00A8693E">
          <w:pPr>
            <w:pStyle w:val="Footer"/>
          </w:pPr>
          <w:r w:rsidRPr="00974102">
            <w:rPr>
              <w:rFonts w:ascii="Bliss2-Regular" w:hAnsi="Bliss2-Regular" w:cs="Bliss2-Regular"/>
              <w:color w:val="757373"/>
              <w:spacing w:val="-1"/>
              <w:sz w:val="16"/>
              <w:szCs w:val="16"/>
            </w:rPr>
            <w:t xml:space="preserve">recipient(s). Any </w:t>
          </w:r>
          <w:r>
            <w:rPr>
              <w:rFonts w:ascii="Bliss2-Regular" w:hAnsi="Bliss2-Regular" w:cs="Bliss2-Regular"/>
              <w:color w:val="757373"/>
              <w:spacing w:val="-1"/>
              <w:sz w:val="16"/>
              <w:szCs w:val="16"/>
            </w:rPr>
            <w:t xml:space="preserve">unauthorised </w:t>
          </w:r>
          <w:r w:rsidRPr="00974102">
            <w:rPr>
              <w:rFonts w:ascii="Bliss2-Regular" w:hAnsi="Bliss2-Regular" w:cs="Bliss2-Regular"/>
              <w:color w:val="757373"/>
              <w:spacing w:val="-1"/>
              <w:sz w:val="16"/>
              <w:szCs w:val="16"/>
            </w:rPr>
            <w:t xml:space="preserve">disclosure, dissemination, distribution or copying of this document or any related documents in any </w:t>
          </w:r>
          <w:r>
            <w:rPr>
              <w:rFonts w:ascii="Bliss2-Regular" w:hAnsi="Bliss2-Regular" w:cs="Bliss2-Regular"/>
              <w:color w:val="757373"/>
              <w:spacing w:val="-1"/>
              <w:sz w:val="16"/>
              <w:szCs w:val="16"/>
            </w:rPr>
            <w:br/>
          </w:r>
          <w:r w:rsidRPr="00974102">
            <w:rPr>
              <w:rFonts w:ascii="Bliss2-Regular" w:hAnsi="Bliss2-Regular" w:cs="Bliss2-Regular"/>
              <w:color w:val="757373"/>
              <w:spacing w:val="-1"/>
              <w:sz w:val="16"/>
              <w:szCs w:val="16"/>
            </w:rPr>
            <w:t>form is strictly prohibited.</w:t>
          </w:r>
        </w:p>
      </w:tc>
    </w:tr>
  </w:tbl>
  <w:p w14:paraId="222E6021" w14:textId="052F8CBE" w:rsidR="00651B0C" w:rsidRPr="00991DBC" w:rsidRDefault="00651B0C" w:rsidP="00A8693E">
    <w:pPr>
      <w:widowControl w:val="0"/>
      <w:tabs>
        <w:tab w:val="left" w:pos="4961"/>
        <w:tab w:val="left" w:pos="9072"/>
        <w:tab w:val="left" w:pos="9498"/>
      </w:tabs>
      <w:autoSpaceDE w:val="0"/>
      <w:autoSpaceDN w:val="0"/>
      <w:adjustRightInd w:val="0"/>
      <w:spacing w:line="200" w:lineRule="exact"/>
    </w:pPr>
    <w:r w:rsidRPr="00974102">
      <w:rPr>
        <w:rFonts w:cs="Times New Roman"/>
        <w:color w:val="656462"/>
        <w:spacing w:val="-1"/>
        <w:sz w:val="20"/>
        <w:szCs w:val="20"/>
      </w:rPr>
      <w:tab/>
    </w:r>
    <w:r>
      <w:rPr>
        <w:rFonts w:cs="Times New Roman"/>
        <w:color w:val="656462"/>
        <w:sz w:val="20"/>
        <w:szCs w:val="20"/>
      </w:rPr>
      <w:tab/>
    </w:r>
    <w:r w:rsidRPr="00DE7B66">
      <w:rPr>
        <w:rFonts w:cs="Times New Roman"/>
        <w:color w:val="656462"/>
        <w:sz w:val="20"/>
        <w:szCs w:val="20"/>
      </w:rPr>
      <w:t xml:space="preserve">Page </w:t>
    </w:r>
    <w:r w:rsidRPr="00DE7B66">
      <w:rPr>
        <w:rFonts w:cs="Times New Roman"/>
        <w:color w:val="656462"/>
        <w:sz w:val="20"/>
        <w:szCs w:val="20"/>
      </w:rPr>
      <w:fldChar w:fldCharType="begin"/>
    </w:r>
    <w:r w:rsidRPr="00DE7B66">
      <w:rPr>
        <w:rFonts w:cs="Times New Roman"/>
        <w:color w:val="656462"/>
        <w:sz w:val="20"/>
        <w:szCs w:val="20"/>
      </w:rPr>
      <w:instrText xml:space="preserve"> PAGE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r w:rsidRPr="00DE7B66">
      <w:rPr>
        <w:rFonts w:cs="Times New Roman"/>
        <w:color w:val="656462"/>
        <w:sz w:val="20"/>
        <w:szCs w:val="20"/>
      </w:rPr>
      <w:t xml:space="preserve"> of </w:t>
    </w:r>
    <w:r w:rsidRPr="00DE7B66">
      <w:rPr>
        <w:rFonts w:cs="Times New Roman"/>
        <w:color w:val="656462"/>
        <w:sz w:val="20"/>
        <w:szCs w:val="20"/>
      </w:rPr>
      <w:fldChar w:fldCharType="begin"/>
    </w:r>
    <w:r w:rsidRPr="00DE7B66">
      <w:rPr>
        <w:rFonts w:cs="Times New Roman"/>
        <w:color w:val="656462"/>
        <w:sz w:val="20"/>
        <w:szCs w:val="20"/>
      </w:rPr>
      <w:instrText xml:space="preserve"> NUMPAGES </w:instrText>
    </w:r>
    <w:r w:rsidRPr="00DE7B66">
      <w:rPr>
        <w:rFonts w:cs="Times New Roman"/>
        <w:color w:val="656462"/>
        <w:sz w:val="20"/>
        <w:szCs w:val="20"/>
      </w:rPr>
      <w:fldChar w:fldCharType="separate"/>
    </w:r>
    <w:r w:rsidR="008E703E">
      <w:rPr>
        <w:rFonts w:cs="Times New Roman"/>
        <w:noProof/>
        <w:color w:val="656462"/>
        <w:sz w:val="20"/>
        <w:szCs w:val="20"/>
      </w:rPr>
      <w:t>3</w:t>
    </w:r>
    <w:r w:rsidRPr="00DE7B66">
      <w:rPr>
        <w:rFonts w:cs="Times New Roman"/>
        <w:color w:val="656462"/>
        <w:sz w:val="20"/>
        <w:szCs w:val="20"/>
      </w:rPr>
      <w:fldChar w:fldCharType="end"/>
    </w:r>
  </w:p>
  <w:p w14:paraId="3F574A48" w14:textId="77777777" w:rsidR="00106287" w:rsidRDefault="001062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2E66" w14:textId="77777777" w:rsidR="00262111" w:rsidRDefault="00262111" w:rsidP="001A1DA0">
      <w:r>
        <w:separator/>
      </w:r>
    </w:p>
  </w:footnote>
  <w:footnote w:type="continuationSeparator" w:id="0">
    <w:p w14:paraId="2A8EE77B" w14:textId="77777777" w:rsidR="00262111" w:rsidRDefault="00262111" w:rsidP="001A1DA0">
      <w:r>
        <w:continuationSeparator/>
      </w:r>
    </w:p>
  </w:footnote>
  <w:footnote w:type="continuationNotice" w:id="1">
    <w:p w14:paraId="30BAEBA8" w14:textId="77777777" w:rsidR="00451CB9" w:rsidRDefault="00451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2ECA" w14:textId="4DB05081" w:rsidR="00651B0C" w:rsidRDefault="00750FF8" w:rsidP="003B4DBA">
    <w:pPr>
      <w:pStyle w:val="Header"/>
      <w:jc w:val="right"/>
    </w:pPr>
    <w:r>
      <w:rPr>
        <w:noProof/>
      </w:rPr>
      <mc:AlternateContent>
        <mc:Choice Requires="wps">
          <w:drawing>
            <wp:anchor distT="0" distB="0" distL="114300" distR="114300" simplePos="0" relativeHeight="251658248" behindDoc="0" locked="0" layoutInCell="1" allowOverlap="1" wp14:anchorId="000D43F4" wp14:editId="17F48803">
              <wp:simplePos x="0" y="0"/>
              <wp:positionH relativeFrom="column">
                <wp:posOffset>0</wp:posOffset>
              </wp:positionH>
              <wp:positionV relativeFrom="paragraph">
                <wp:posOffset>-635</wp:posOffset>
              </wp:positionV>
              <wp:extent cx="2297559" cy="562956"/>
              <wp:effectExtent l="0" t="0" r="26670" b="27940"/>
              <wp:wrapNone/>
              <wp:docPr id="11"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4113804" w14:textId="77777777" w:rsidR="00750FF8" w:rsidRPr="00DE5C69" w:rsidRDefault="00750FF8" w:rsidP="00750FF8">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00D43F4">
              <v:stroke joinstyle="miter"/>
              <v:path gradientshapeok="t" o:connecttype="rect"/>
            </v:shapetype>
            <v:shape id="TextBox 6" style="position:absolute;left:0;text-align:left;margin-left:0;margin-top:-.05pt;width:180.9pt;height:44.35pt;z-index:251658248;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yellow" strokecolor="#7f7f7f [1601]"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aGEQHwIAALAEAAAOAAAAZHJzL2Uyb0RvYy54bWysVM1u2zAMvg/YOwi6L3YMOFuCOAXWIrsM 67BuD6DoJxYmi5qkxs6efpTsOG136jAfZIkiP5IfSW1vhs6Qk/RBg23oclFSIi0Hoe2xoT++7999 oCREZgUzYGVDzzLQm93bN9vebWQFLRghPUEQGza9a2gbo9sUReCt7FhYgJMWLxX4jkU8+mMhPOsR vTNFVZarogcvnAcuQ0Dp3XhJdxlfKcnjvVJBRmIairHFvPq8HtJa7LZsc/TMtZpPYbB/iKJj2qLT GeqORUYevf4LqtPcQwAVFxy6ApTSXOYcMJtl+SKbh5Y5mXNBcoKbaQr/D5Z/OT24r57E4SMMWMBE SO/CJqAw5TMo36U/RkrwHik8z7TJIRKOwqpav6/rNSUc7+pVta5XCaa4Wjsf4icJHUmbhnosS2aL nT6HOKpeVJKzAEaLvTYmH/zxcGs8OTEs4R6/MlcN0Z+pGUv6hq7rqsY4OicaGuwxO3mmlhtLzngm Lkedlgk5uqhL/Kb4Z+2czRMg9G4sCq9U5V08G5liNvabVESLzFhOgk9ZjK2Hs4FMXhowg6FBUlSY 9SttJ5NkLXPHv9J+Nsr+wcbZvtMW/MhPmscrbeJnbhQMXI36FypGAhIXcTgMUy8dQJyxxfCViPe4 KANYKW60o6QF//ulrMdpxOr9emReUuKjuYVxeJnlqI+m0ef6JDc4Frk20winuXt6znFdH5rdHwAA AP//AwBQSwMEFAAGAAgAAAAhACUr0mXYAAAABQEAAA8AAABkcnMvZG93bnJldi54bWxMj8FOwzAQ RO9I/IO1SNxaxyClUYhTVSDOFYFDj068JFHjdWS7Tfr3LCc4jmY086bar24SVwxx9KRBbTMQSJ23 I/Uavj7fNwWImAxZM3lCDTeMsK/v7ypTWr/QB16b1AsuoVgaDUNKcyll7AZ0Jm79jMTetw/OJJah lzaYhcvdJJ+yLJfOjMQLg5nxdcDu3FycBrccw9uinM1Ve+tTk+3W03Gn9ePDengBkXBNf2H4xWd0 qJmp9ReyUUwa+EjSsFEg2HzOFf9oNRRFDrKu5H/6+gcAAP//AwBQSwECLQAUAAYACAAAACEAtoM4 kv4AAADhAQAAEwAAAAAAAAAAAAAAAAAAAAAAW0NvbnRlbnRfVHlwZXNdLnhtbFBLAQItABQABgAI AAAAIQA4/SH/1gAAAJQBAAALAAAAAAAAAAAAAAAAAC8BAABfcmVscy8ucmVsc1BLAQItABQABgAI AAAAIQCiaGEQHwIAALAEAAAOAAAAAAAAAAAAAAAAAC4CAABkcnMvZTJvRG9jLnhtbFBLAQItABQA BgAIAAAAIQAlK9Jl2AAAAAUBAAAPAAAAAAAAAAAAAAAAAHkEAABkcnMvZG93bnJldi54bWxQSwUG AAAAAAQABADzAAAAfgUAAAAA ">
              <v:textbox>
                <w:txbxContent>
                  <w:p w:rsidRPr="00DE5C69" w:rsidR="00750FF8" w:rsidP="00750FF8" w:rsidRDefault="00750FF8" w14:paraId="34113804"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r w:rsidR="0067348B">
      <w:rPr>
        <w:noProof/>
        <w:lang w:val="en-GB" w:eastAsia="en-GB"/>
      </w:rPr>
      <w:drawing>
        <wp:anchor distT="0" distB="0" distL="114300" distR="114300" simplePos="0" relativeHeight="251658242" behindDoc="0" locked="0" layoutInCell="1" allowOverlap="1" wp14:anchorId="78B9033A" wp14:editId="234F2DDA">
          <wp:simplePos x="0" y="0"/>
          <wp:positionH relativeFrom="column">
            <wp:posOffset>3771900</wp:posOffset>
          </wp:positionH>
          <wp:positionV relativeFrom="paragraph">
            <wp:posOffset>-159385</wp:posOffset>
          </wp:positionV>
          <wp:extent cx="3002765" cy="819150"/>
          <wp:effectExtent l="0" t="0" r="7620" b="0"/>
          <wp:wrapNone/>
          <wp:docPr id="2" name="Picture 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3002765" cy="81915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Calibri"/>
        <w:b w:val="0"/>
        <w:color w:val="808080" w:themeColor="background1" w:themeShade="80"/>
        <w:sz w:val="22"/>
        <w:szCs w:val="22"/>
        <w:lang w:val="en-US"/>
      </w:rPr>
      <w:id w:val="-1903590411"/>
      <w:docPartObj>
        <w:docPartGallery w:val="Page Numbers (Top of Page)"/>
        <w:docPartUnique/>
      </w:docPartObj>
    </w:sdtPr>
    <w:sdtEndPr>
      <w:rPr>
        <w:rFonts w:asciiTheme="majorHAnsi" w:hAnsiTheme="majorHAnsi"/>
      </w:rPr>
    </w:sdtEndPr>
    <w:sdtContent>
      <w:tbl>
        <w:tblPr>
          <w:tblStyle w:val="NDInfoMap"/>
          <w:tblW w:w="12022" w:type="dxa"/>
          <w:tblInd w:w="-714" w:type="dxa"/>
          <w:tblBorders>
            <w:insideH w:val="single" w:sz="4" w:space="0" w:color="000000" w:themeColor="text1"/>
            <w:insideV w:val="single" w:sz="4" w:space="0" w:color="000000" w:themeColor="text1"/>
          </w:tblBorders>
          <w:tblLook w:val="04A0" w:firstRow="1" w:lastRow="0" w:firstColumn="1" w:lastColumn="0" w:noHBand="0" w:noVBand="1"/>
        </w:tblPr>
        <w:tblGrid>
          <w:gridCol w:w="3246"/>
          <w:gridCol w:w="5028"/>
          <w:gridCol w:w="3748"/>
        </w:tblGrid>
        <w:tr w:rsidR="000F1621" w14:paraId="762363DC" w14:textId="77777777" w:rsidTr="00352EEE">
          <w:trPr>
            <w:trHeight w:val="1358"/>
          </w:trPr>
          <w:tc>
            <w:tcPr>
              <w:cnfStyle w:val="001000000000" w:firstRow="0" w:lastRow="0" w:firstColumn="1" w:lastColumn="0" w:oddVBand="0" w:evenVBand="0" w:oddHBand="0" w:evenHBand="0" w:firstRowFirstColumn="0" w:firstRowLastColumn="0" w:lastRowFirstColumn="0" w:lastRowLastColumn="0"/>
              <w:tcW w:w="3246" w:type="dxa"/>
            </w:tcPr>
            <w:sdt>
              <w:sdtPr>
                <w:rPr>
                  <w:noProof/>
                  <w:lang w:eastAsia="en-GB"/>
                </w:rPr>
                <w:alias w:val="Customer Logo"/>
                <w:tag w:val="Customer Logo"/>
                <w:id w:val="-1713023600"/>
                <w:dataBinding w:xpath="/root[1]/CustomerLogo[1]" w:storeItemID="{2D076CCE-E620-43A9-ACA5-9A3022523B1A}"/>
                <w:picture/>
              </w:sdtPr>
              <w:sdtEndPr/>
              <w:sdtContent>
                <w:p w14:paraId="6F0B4E12" w14:textId="77777777" w:rsidR="000F1621" w:rsidRDefault="000F1621" w:rsidP="00352EEE">
                  <w:r>
                    <w:rPr>
                      <w:noProof/>
                      <w:lang w:eastAsia="en-GB"/>
                    </w:rPr>
                    <w:drawing>
                      <wp:inline distT="0" distB="0" distL="0" distR="0" wp14:anchorId="3BF6B2CC" wp14:editId="5F44486F">
                        <wp:extent cx="1920240" cy="523883"/>
                        <wp:effectExtent l="0" t="0" r="3810" b="9525"/>
                        <wp:docPr id="1983037124" name="Picture 198303712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bwMode="auto">
                                <a:xfrm>
                                  <a:off x="0" y="0"/>
                                  <a:ext cx="1920240" cy="523883"/>
                                </a:xfrm>
                                <a:prstGeom prst="rect">
                                  <a:avLst/>
                                </a:prstGeom>
                                <a:noFill/>
                                <a:ln>
                                  <a:noFill/>
                                </a:ln>
                              </pic:spPr>
                            </pic:pic>
                          </a:graphicData>
                        </a:graphic>
                      </wp:inline>
                    </w:drawing>
                  </w:r>
                </w:p>
              </w:sdtContent>
            </w:sdt>
            <w:p w14:paraId="1FBEEF45" w14:textId="77777777" w:rsidR="000F1621" w:rsidRDefault="000F1621" w:rsidP="00352EEE">
              <w:pPr>
                <w:tabs>
                  <w:tab w:val="left" w:pos="2796"/>
                  <w:tab w:val="left" w:pos="5529"/>
                </w:tabs>
                <w:ind w:right="-472"/>
                <w:rPr>
                  <w:i/>
                  <w:color w:val="808080" w:themeColor="background1" w:themeShade="80"/>
                  <w:sz w:val="14"/>
                </w:rPr>
              </w:pPr>
            </w:p>
          </w:tc>
          <w:tc>
            <w:tcPr>
              <w:tcW w:w="5028" w:type="dxa"/>
              <w:tcBorders>
                <w:top w:val="nil"/>
                <w:left w:val="nil"/>
                <w:bottom w:val="nil"/>
                <w:right w:val="nil"/>
              </w:tcBorders>
              <w:vAlign w:val="center"/>
            </w:tcPr>
            <w:p w14:paraId="7AEDDEBD" w14:textId="77777777" w:rsidR="000F1621" w:rsidRPr="0031719D" w:rsidRDefault="004A0F2B" w:rsidP="00352EEE">
              <w:pPr>
                <w:tabs>
                  <w:tab w:val="left" w:pos="2796"/>
                  <w:tab w:val="left" w:pos="4005"/>
                  <w:tab w:val="left" w:pos="4935"/>
                </w:tabs>
                <w:ind w:right="-240"/>
                <w:cnfStyle w:val="000000000000" w:firstRow="0" w:lastRow="0" w:firstColumn="0" w:lastColumn="0" w:oddVBand="0" w:evenVBand="0" w:oddHBand="0" w:evenHBand="0" w:firstRowFirstColumn="0" w:firstRowLastColumn="0" w:lastRowFirstColumn="0" w:lastRowLastColumn="0"/>
                <w:rPr>
                  <w:i/>
                  <w:color w:val="1F497D" w:themeColor="text2"/>
                </w:rPr>
              </w:pPr>
              <w:sdt>
                <w:sdtPr>
                  <w:rPr>
                    <w:i/>
                    <w:color w:val="1F497D" w:themeColor="text2"/>
                  </w:rPr>
                  <w:alias w:val="Title"/>
                  <w:tag w:val=""/>
                  <w:id w:val="-1066953706"/>
                  <w:showingPlcHdr/>
                  <w:dataBinding w:prefixMappings="xmlns:ns0='http://purl.org/dc/elements/1.1/' xmlns:ns1='http://schemas.openxmlformats.org/package/2006/metadata/core-properties' " w:xpath="/ns1:coreProperties[1]/ns0:title[1]" w:storeItemID="{6C3C8BC8-F283-45AE-878A-BAB7291924A1}"/>
                  <w:text/>
                </w:sdtPr>
                <w:sdtEndPr/>
                <w:sdtContent>
                  <w:r w:rsidR="000F1621">
                    <w:rPr>
                      <w:i/>
                      <w:color w:val="1F497D" w:themeColor="text2"/>
                    </w:rPr>
                    <w:t xml:space="preserve">     </w:t>
                  </w:r>
                </w:sdtContent>
              </w:sdt>
              <w:r w:rsidR="000F1621">
                <w:rPr>
                  <w:i/>
                  <w:color w:val="1F497D" w:themeColor="text2"/>
                </w:rPr>
                <w:t xml:space="preserve"> - </w:t>
              </w:r>
              <w:sdt>
                <w:sdtPr>
                  <w:rPr>
                    <w:i/>
                    <w:color w:val="1F497D" w:themeColor="text2"/>
                  </w:rPr>
                  <w:alias w:val="Subject"/>
                  <w:tag w:val=""/>
                  <w:id w:val="2049792832"/>
                  <w:showingPlcHdr/>
                  <w:dataBinding w:prefixMappings="xmlns:ns0='http://purl.org/dc/elements/1.1/' xmlns:ns1='http://schemas.openxmlformats.org/package/2006/metadata/core-properties' " w:xpath="/ns1:coreProperties[1]/ns0:subject[1]" w:storeItemID="{6C3C8BC8-F283-45AE-878A-BAB7291924A1}"/>
                  <w:text/>
                </w:sdtPr>
                <w:sdtEndPr/>
                <w:sdtContent>
                  <w:r w:rsidR="000F1621">
                    <w:rPr>
                      <w:i/>
                      <w:color w:val="1F497D" w:themeColor="text2"/>
                    </w:rPr>
                    <w:t xml:space="preserve">     </w:t>
                  </w:r>
                </w:sdtContent>
              </w:sdt>
            </w:p>
          </w:tc>
          <w:tc>
            <w:tcPr>
              <w:tcW w:w="3748" w:type="dxa"/>
              <w:tcBorders>
                <w:top w:val="nil"/>
                <w:left w:val="nil"/>
                <w:bottom w:val="nil"/>
              </w:tcBorders>
            </w:tcPr>
            <w:p w14:paraId="1286ED1A" w14:textId="77777777" w:rsidR="000F1621" w:rsidRDefault="000F1621" w:rsidP="00352EEE">
              <w:pPr>
                <w:ind w:left="-15" w:right="705"/>
                <w:jc w:val="right"/>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58244" behindDoc="0" locked="0" layoutInCell="1" allowOverlap="1" wp14:anchorId="70C99360" wp14:editId="599BA3A3">
                        <wp:simplePos x="0" y="0"/>
                        <wp:positionH relativeFrom="margin">
                          <wp:posOffset>38100</wp:posOffset>
                        </wp:positionH>
                        <wp:positionV relativeFrom="paragraph">
                          <wp:posOffset>313690</wp:posOffset>
                        </wp:positionV>
                        <wp:extent cx="2343150" cy="4521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343150" cy="452120"/>
                                </a:xfrm>
                                <a:prstGeom prst="rect">
                                  <a:avLst/>
                                </a:prstGeom>
                                <a:noFill/>
                              </wps:spPr>
                              <wps:txbx>
                                <w:txbxContent>
                                  <w:p w14:paraId="6EC0A1C7" w14:textId="77777777" w:rsidR="000F1621" w:rsidRPr="00CA0ED8" w:rsidRDefault="000F1621" w:rsidP="00352EEE">
                                    <w:pPr>
                                      <w:rPr>
                                        <w:sz w:val="40"/>
                                        <w:szCs w:val="40"/>
                                      </w:rPr>
                                    </w:pPr>
                                    <w:r w:rsidRPr="00CA0ED8">
                                      <w:rPr>
                                        <w:sz w:val="40"/>
                                        <w:szCs w:val="40"/>
                                        <w:highlight w:val="yellow"/>
                                      </w:rPr>
                                      <w:t>Update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0C99360">
                        <v:stroke joinstyle="miter"/>
                        <v:path gradientshapeok="t" o:connecttype="rect"/>
                      </v:shapetype>
                      <v:shape id="Text Box 12" style="position:absolute;left:0;text-align:left;margin-left:3pt;margin-top:24.7pt;width:184.5pt;height:35.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JCUbCQIAABIEAAAOAAAAZHJzL2Uyb0RvYy54bWysU8lu2zAQvRfoPxC817Icu4tgOXATuCgQ JAGcImeaIi0BIocd0pbcr++Q8oa0p6IXajhvNMubx/ltb1q2V+gbsCXPR2POlJVQNXZb8h8vqw+f OfNB2Eq0YFXJD8rz28X7d/POFWoCNbSVQkZJrC86V/I6BFdkmZe1MsKPwClLoAY0ItAVt1mFoqPs ps0m4/HHrAOsHIJU3pP3fgD5IuXXWsnwpLVXgbUlp95COjGdm3hmi7kotihc3chjG+IfujCisVT0 nOpeBMF22PyRyjQSwYMOIwkmA60bqdIMNE0+fjPNuhZOpVmIHO/ONPn/l1Y+7tfuGVnov0JPC4yE dM4Xnpxxnl6jiV/qlBFOFB7OtKk+MEnOyc30Jp8RJAmbzib5JPGaXf526MM3BYZFo+RIa0lsif2D D1SRQk8hsZiFVdO20X9pJVqh3/Ssqa7a3EB1oO4RhsV6J1cNlXgQPjwLpE1SV6TO8ESHbqErORwt zmrAX3/zx3gimFDOOlJGyf3PnUDFWfvdEvVf8uk0SildprNPNC3Da2RzjdiduQMSX07vwMlkxvjQ nkyNYF5JxMtYlSBhJdUueTiZd2HQKz0CqZbLFETicSI82LWTMXUkLRL40r8KdEeWA+3nEU4aEsUb sofYge7lLoBu0iYizwOrR/pJeGlBx0cSlX19T1GXp7z4DQAA//8DAFBLAwQUAAYACAAAACEAUMkL ldwAAAAIAQAADwAAAGRycy9kb3ducmV2LnhtbEyPzU7DMBCE70i8g7VI3KhNSQMNcSoE4gqi/Ejc tvE2iYjXUew24e1ZTnDcmdHsN+Vm9r060hi7wBYuFwYUcR1cx42Ft9fHixtQMSE77AOThW+KsKlO T0osXJj4hY7b1Cgp4VighTalodA61i15jIswEIu3D6PHJOfYaDfiJOW+10tjcu2xY/nQ4kD3LdVf 24O38P60//zIzHPz4FfDFGaj2a+1tedn890tqERz+gvDL76gQyVMu3BgF1VvIZclyUK2zkCJfXW9 EmEnuaXJQVel/j+g+gEAAP//AwBQSwECLQAUAAYACAAAACEAtoM4kv4AAADhAQAAEwAAAAAAAAAA AAAAAAAAAAAAW0NvbnRlbnRfVHlwZXNdLnhtbFBLAQItABQABgAIAAAAIQA4/SH/1gAAAJQBAAAL AAAAAAAAAAAAAAAAAC8BAABfcmVscy8ucmVsc1BLAQItABQABgAIAAAAIQB7JCUbCQIAABIEAAAO AAAAAAAAAAAAAAAAAC4CAABkcnMvZTJvRG9jLnhtbFBLAQItABQABgAIAAAAIQBQyQuV3AAAAAgB AAAPAAAAAAAAAAAAAAAAAGMEAABkcnMvZG93bnJldi54bWxQSwUGAAAAAAQABADzAAAAbAUAAAAA ">
                        <v:textbox>
                          <w:txbxContent>
                            <w:p w:rsidRPr="00CA0ED8" w:rsidR="000F1621" w:rsidP="00352EEE" w:rsidRDefault="000F1621" w14:paraId="6EC0A1C7" w14:textId="77777777">
                              <w:pPr>
                                <w:rPr>
                                  <w:sz w:val="40"/>
                                  <w:szCs w:val="40"/>
                                </w:rPr>
                              </w:pPr>
                              <w:r w:rsidRPr="00CA0ED8">
                                <w:rPr>
                                  <w:sz w:val="40"/>
                                  <w:szCs w:val="40"/>
                                  <w:highlight w:val="yellow"/>
                                </w:rPr>
                                <w:t>Update Image</w:t>
                              </w:r>
                            </w:p>
                          </w:txbxContent>
                        </v:textbox>
                        <w10:wrap anchorx="margin"/>
                      </v:shape>
                    </w:pict>
                  </mc:Fallback>
                </mc:AlternateContent>
              </w:r>
            </w:p>
            <w:sdt>
              <w:sdtPr>
                <w:rPr>
                  <w:noProof/>
                </w:rPr>
                <w:alias w:val="Customer Image"/>
                <w:tag w:val="Customer Image"/>
                <w:id w:val="106168534"/>
                <w:picture/>
              </w:sdtPr>
              <w:sdtEndPr/>
              <w:sdtContent>
                <w:p w14:paraId="5D42BC69" w14:textId="77777777" w:rsidR="000F1621" w:rsidRDefault="000F1621" w:rsidP="00352EEE">
                  <w:pPr>
                    <w:tabs>
                      <w:tab w:val="left" w:pos="600"/>
                      <w:tab w:val="right" w:pos="3570"/>
                    </w:tabs>
                    <w:ind w:left="-15"/>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1B9C75B" wp14:editId="42E191D6">
                        <wp:extent cx="1657122" cy="455412"/>
                        <wp:effectExtent l="0" t="0" r="635" b="1905"/>
                        <wp:docPr id="405852904" name="Picture 40585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987" cy="458673"/>
                                </a:xfrm>
                                <a:prstGeom prst="rect">
                                  <a:avLst/>
                                </a:prstGeom>
                                <a:noFill/>
                                <a:ln>
                                  <a:noFill/>
                                </a:ln>
                              </pic:spPr>
                            </pic:pic>
                          </a:graphicData>
                        </a:graphic>
                      </wp:inline>
                    </w:drawing>
                  </w:r>
                </w:p>
              </w:sdtContent>
            </w:sdt>
            <w:p w14:paraId="6442EA4C" w14:textId="77777777" w:rsidR="000F1621" w:rsidRPr="00FA7759" w:rsidRDefault="000F1621" w:rsidP="00352EEE">
              <w:pPr>
                <w:ind w:left="-15" w:firstLine="720"/>
                <w:cnfStyle w:val="000000000000" w:firstRow="0" w:lastRow="0" w:firstColumn="0" w:lastColumn="0" w:oddVBand="0" w:evenVBand="0" w:oddHBand="0" w:evenHBand="0" w:firstRowFirstColumn="0" w:firstRowLastColumn="0" w:lastRowFirstColumn="0" w:lastRowLastColumn="0"/>
                <w:rPr>
                  <w:sz w:val="14"/>
                </w:rPr>
              </w:pPr>
            </w:p>
          </w:tc>
        </w:tr>
      </w:tbl>
      <w:p w14:paraId="46BAF199" w14:textId="77777777" w:rsidR="000F1621" w:rsidRPr="00E27DEF" w:rsidRDefault="004A0F2B" w:rsidP="00352EEE">
        <w:pPr>
          <w:tabs>
            <w:tab w:val="left" w:pos="2796"/>
            <w:tab w:val="left" w:pos="5529"/>
          </w:tabs>
          <w:ind w:right="-472"/>
          <w:rPr>
            <w:color w:val="808080" w:themeColor="background1" w:themeShade="80"/>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7C6E1" w14:textId="5E3E833A" w:rsidR="000F1621" w:rsidRDefault="00055EE9" w:rsidP="00352EEE">
    <w:pPr>
      <w:pStyle w:val="Header"/>
      <w:ind w:right="-602"/>
      <w:jc w:val="right"/>
    </w:pPr>
    <w:r>
      <w:rPr>
        <w:noProof/>
        <w:lang w:val="en-GB" w:eastAsia="en-GB"/>
      </w:rPr>
      <w:drawing>
        <wp:anchor distT="0" distB="0" distL="114300" distR="114300" simplePos="0" relativeHeight="251658241" behindDoc="0" locked="0" layoutInCell="1" allowOverlap="1" wp14:anchorId="23EEB54E" wp14:editId="62A48E9D">
          <wp:simplePos x="0" y="0"/>
          <wp:positionH relativeFrom="margin">
            <wp:align>right</wp:align>
          </wp:positionH>
          <wp:positionV relativeFrom="paragraph">
            <wp:posOffset>-72390</wp:posOffset>
          </wp:positionV>
          <wp:extent cx="2097405" cy="572169"/>
          <wp:effectExtent l="0" t="0" r="0" b="0"/>
          <wp:wrapNone/>
          <wp:docPr id="597775421" name="Picture 597775421"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0FE3A46F" wp14:editId="5E000F00">
              <wp:simplePos x="0" y="0"/>
              <wp:positionH relativeFrom="column">
                <wp:posOffset>-238125</wp:posOffset>
              </wp:positionH>
              <wp:positionV relativeFrom="paragraph">
                <wp:posOffset>-51435</wp:posOffset>
              </wp:positionV>
              <wp:extent cx="2297559" cy="562956"/>
              <wp:effectExtent l="0" t="0" r="26670" b="27940"/>
              <wp:wrapNone/>
              <wp:docPr id="128"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4D855E28" w14:textId="77777777" w:rsidR="002C1D70" w:rsidRPr="00DE5C69" w:rsidRDefault="002C1D70" w:rsidP="002C1D70">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FE3A46F">
              <v:stroke joinstyle="miter"/>
              <v:path gradientshapeok="t" o:connecttype="rect"/>
            </v:shapetype>
            <v:shape id="_x0000_s1029" style="position:absolute;left:0;text-align:left;margin-left:-18.75pt;margin-top:-4.05pt;width:180.9pt;height:44.35pt;z-index:251658243;visibility:visible;mso-wrap-style:square;mso-wrap-distance-left:9pt;mso-wrap-distance-top:0;mso-wrap-distance-right:9pt;mso-wrap-distance-bottom:0;mso-position-horizontal:absolute;mso-position-horizontal-relative:text;mso-position-vertical:absolute;mso-position-vertical-relative:text;v-text-anchor:middle" fillcolor="yellow" strokecolor="#7f7f7f [1601]"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jrmrIwIAALcEAAAOAAAAZHJzL2Uyb0RvYy54bWysVM1u2zAMvg/YOwi6L3YMOFuCOAXWIrsM 67BuD6DoxxYmSxqlxs6efpScOG136jAfZIkiP5IfSW1vxt6Qo4SgnW3oclFSIi13Qtu2oT++7999 oCREZgUzzsqGnmSgN7u3b7aD38jKdc4ICQRBbNgMvqFdjH5TFIF3smdh4by0eKkc9CziEdpCABsQ vTdFVZarYnAgPDguQ0Dp3XRJdxlfKcnjvVJBRmIairHFvEJeD2ktdlu2aYH5TvNzGOwfouiZtuh0 hrpjkZFH0H9B9ZqDC07FBXd94ZTSXOYcMJtl+SKbh455mXNBcoKfaQr/D5Z/OT74r0Di+NGNWMBE yODDJqAw5TMq6NMfIyV4jxSeZtrkGAlHYVWt39f1mhKOd/WqWterBFNcrT2E+Em6nqRNQwHLktli x88hTqoXleQsOKPFXhuTD9Aebg2QI8MS7vErc9UQ/ZmasWRo6Lquaoyj96KhwbbZyTO13FhyxjNx Oel0TMjJRV3id45/1s7ZPAFC78ai8EpV3sWTkSlmY79JRbTIjOUk+DmLqfVwNpDJSwNmMDRIigqz fqXt2SRZy9zxr7SfjbJ/Z+Ns32vrYOInzeOVNvEzNwoGrib9CxUTAYmLOB5GZAC749JSBydO2Gn4 WMR7XJRxWDButKekc/D7pWzAocQi/npkICmBaG7dNMPMctRH0wi5TMkbTkcu0XmS0/g9Pefwru/N 7g8AAAD//wMAUEsDBBQABgAIAAAAIQD7xLOY3QAAAAkBAAAPAAAAZHJzL2Rvd25yZXYueG1sTI/B TsMwDIbvSLxDZCRuW9IV2qprOiEQ54mOA8e08dqKJqmSbO3eHnOCmy1/+v391WE1E7uiD6OzEpKt AIa2c3q0vYTP0/umABaislpNzqKEGwY41Pd3lSq1W+wHXpvYMwqxoVQShhjnkvPQDWhU2LoZLd3O zhsVafU9114tFG4mvhMi40aNlj4MasbXAbvv5mIkmOXo35bE6Cxpb31sRL5+HXMpHx/Wlz2wiGv8 g+FXn9ShJqfWXawObJKwSfNnQmkoEmAEpLunFFgroRAZ8Lri/xvUPwAAAP//AwBQSwECLQAUAAYA CAAAACEAtoM4kv4AAADhAQAAEwAAAAAAAAAAAAAAAAAAAAAAW0NvbnRlbnRfVHlwZXNdLnhtbFBL AQItABQABgAIAAAAIQA4/SH/1gAAAJQBAAALAAAAAAAAAAAAAAAAAC8BAABfcmVscy8ucmVsc1BL AQItABQABgAIAAAAIQArjrmrIwIAALcEAAAOAAAAAAAAAAAAAAAAAC4CAABkcnMvZTJvRG9jLnht bFBLAQItABQABgAIAAAAIQD7xLOY3QAAAAkBAAAPAAAAAAAAAAAAAAAAAH0EAABkcnMvZG93bnJl di54bWxQSwUGAAAAAAQABADzAAAAhwUAAAAA ">
              <v:textbox>
                <w:txbxContent>
                  <w:p w:rsidRPr="00DE5C69" w:rsidR="002C1D70" w:rsidP="002C1D70" w:rsidRDefault="002C1D70" w14:paraId="4D855E28"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2BB0" w14:textId="60DA5C66" w:rsidR="00651B0C" w:rsidRPr="00D765AD" w:rsidRDefault="00055EE9" w:rsidP="00FC4FA9">
    <w:pPr>
      <w:pStyle w:val="Header"/>
      <w:jc w:val="right"/>
      <w:rPr>
        <w:color w:val="FF0000"/>
        <w:sz w:val="20"/>
        <w:szCs w:val="20"/>
      </w:rPr>
    </w:pPr>
    <w:r>
      <w:rPr>
        <w:noProof/>
        <w:lang w:val="en-GB" w:eastAsia="en-GB"/>
      </w:rPr>
      <w:drawing>
        <wp:anchor distT="0" distB="0" distL="114300" distR="114300" simplePos="0" relativeHeight="251658245" behindDoc="0" locked="0" layoutInCell="1" allowOverlap="1" wp14:anchorId="2A0D2E1D" wp14:editId="62C1F38A">
          <wp:simplePos x="0" y="0"/>
          <wp:positionH relativeFrom="margin">
            <wp:align>right</wp:align>
          </wp:positionH>
          <wp:positionV relativeFrom="paragraph">
            <wp:posOffset>-219710</wp:posOffset>
          </wp:positionV>
          <wp:extent cx="2097405" cy="572169"/>
          <wp:effectExtent l="0" t="0" r="0" b="0"/>
          <wp:wrapNone/>
          <wp:docPr id="132" name="Picture 132" descr="A picture containing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  Description automatically generated"/>
                  <pic:cNvPicPr/>
                </pic:nvPicPr>
                <pic:blipFill>
                  <a:blip r:embed="rId1"/>
                  <a:stretch>
                    <a:fillRect/>
                  </a:stretch>
                </pic:blipFill>
                <pic:spPr>
                  <a:xfrm>
                    <a:off x="0" y="0"/>
                    <a:ext cx="2097405" cy="57216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6" behindDoc="0" locked="0" layoutInCell="1" allowOverlap="1" wp14:anchorId="09DCE430" wp14:editId="45A8EF44">
              <wp:simplePos x="0" y="0"/>
              <wp:positionH relativeFrom="margin">
                <wp:align>left</wp:align>
              </wp:positionH>
              <wp:positionV relativeFrom="paragraph">
                <wp:posOffset>-160655</wp:posOffset>
              </wp:positionV>
              <wp:extent cx="2297559" cy="562956"/>
              <wp:effectExtent l="0" t="0" r="26670" b="27940"/>
              <wp:wrapNone/>
              <wp:docPr id="130" name="TextBox 6"/>
              <wp:cNvGraphicFramePr/>
              <a:graphic xmlns:a="http://schemas.openxmlformats.org/drawingml/2006/main">
                <a:graphicData uri="http://schemas.microsoft.com/office/word/2010/wordprocessingShape">
                  <wps:wsp>
                    <wps:cNvSpPr txBox="1"/>
                    <wps:spPr>
                      <a:xfrm>
                        <a:off x="0" y="0"/>
                        <a:ext cx="2297559" cy="562956"/>
                      </a:xfrm>
                      <a:prstGeom prst="rect">
                        <a:avLst/>
                      </a:prstGeom>
                      <a:solidFill>
                        <a:srgbClr val="FFFF00"/>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3D3CF01" w14:textId="77777777" w:rsidR="00055EE9" w:rsidRPr="00DE5C69" w:rsidRDefault="00055EE9" w:rsidP="00055EE9">
                          <w:pPr>
                            <w:jc w:val="center"/>
                            <w:rPr>
                              <w:rFonts w:cstheme="majorHAnsi"/>
                              <w:b/>
                              <w:bCs/>
                              <w:color w:val="000000"/>
                              <w:sz w:val="32"/>
                              <w:szCs w:val="32"/>
                            </w:rPr>
                          </w:pPr>
                          <w:r w:rsidRPr="00DE5C69">
                            <w:rPr>
                              <w:rFonts w:cstheme="majorHAnsi"/>
                              <w:b/>
                              <w:bCs/>
                              <w:color w:val="000000"/>
                              <w:sz w:val="32"/>
                              <w:szCs w:val="32"/>
                            </w:rPr>
                            <w:t>Add customer logo here</w:t>
                          </w:r>
                        </w:p>
                      </w:txbxContent>
                    </wps:txbx>
                    <wps:bodyPr vertOverflow="clip" horzOverflow="clip" wrap="square" rtlCol="0" anchor="ctr"/>
                  </wps:wsp>
                </a:graphicData>
              </a:graphic>
            </wp:anchor>
          </w:drawing>
        </mc:Choice>
        <mc:Fallback xmlns:pic="http://schemas.openxmlformats.org/drawingml/2006/picture" xmlns:a="http://schemas.openxmlformats.org/drawingml/2006/main">
          <w:pict>
            <v:shapetype id="_x0000_t202" coordsize="21600,21600" o:spt="202" path="m,l,21600r21600,l21600,xe" w14:anchorId="09DCE430">
              <v:stroke joinstyle="miter"/>
              <v:path gradientshapeok="t" o:connecttype="rect"/>
            </v:shapetype>
            <v:shape id="_x0000_s1030" style="position:absolute;left:0;text-align:left;margin-left:0;margin-top:-12.65pt;width:180.9pt;height:44.35pt;z-index:251658246;visibility:visible;mso-wrap-style:square;mso-wrap-distance-left:9pt;mso-wrap-distance-top:0;mso-wrap-distance-right:9pt;mso-wrap-distance-bottom:0;mso-position-horizontal:left;mso-position-horizontal-relative:margin;mso-position-vertical:absolute;mso-position-vertical-relative:text;v-text-anchor:middle" fillcolor="yellow" strokecolor="#7f7f7f [1601]"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6mvZIwIAALcEAAAOAAAAZHJzL2Uyb0RvYy54bWysVM1u2zAMvg/YOwi6L3Y8OFuCOAXWIrsM 67B2D6DoJxYmi5qkxs6efpScOG13alEfZIkiP5IfSa2vhs6Qg/RBg23ofFZSIi0Hoe2+ob/utx8+ UxIis4IZsLKhRxno1eb9u3XvVrKCFoyQniCIDaveNbSN0a2KIvBWdizMwEmLlwp8xyIe/b4QnvWI 3pmiKstF0YMXzgOXIaD0Zrykm4yvlOTxVqkgIzENxdhiXn1ed2ktNmu22nvmWs1PYbBXRNExbdHp BHXDIiMPXv8H1WnuIYCKMw5dAUppLnMOmM28fJbNXcuczLkgOcFNNIW3g+XfD3fuhydx+AIDFjAR 0ruwCihM+QzKd+mPkRK8RwqPE21yiISjsKqWn+p6SQnHu3pRLetFgiku1s6H+FVCR9KmoR7Lktli h28hjqpnleQsgNFiq43JB7/fXRtPDgxLuMWvzFVD9CdqxpK+ocu6qjGOzomGBrvPTp6o5caSE56J 81GnZUKOLuoSv1P8k3bO5hEQejcWhReq8i4ejUwxG/tTKqJFZiwnwU9ZjK2Hs4FMnhswg6FBUlSY 9QttTybJWuaOf6H9ZJT9g42Tfact+JGfNI8X2sTv3CgYuBr1z1SMBCQu4rAbkIGGfjy31A7EETsN H4t4i4sygAXjRjtKWvB/n8t6HEos4p8H5iUlPpprGGeYWY76aBp9LlPyhtORS3Sa5DR+j885vMt7 s/kHAAD//wMAUEsDBBQABgAIAAAAIQDk1leY2gAAAAcBAAAPAAAAZHJzL2Rvd25yZXYueG1sTI9B T4NAFITvJv6HzTPx1i4UpQZ5NEbjuRE9eFzYJxDZt4TdFvrvfZ70OJnJzDflYXWjOtMcBs8I6TYB Rdx6O3CH8PH+unkAFaJha0bPhHChAIfq+qo0hfULv9G5jp2SEg6FQehjnAqtQ9uTM2HrJ2Lxvvzs TBQ5d9rOZpFyN+pdkuTamYFloTcTPffUftcnh+CW4/yypM7maXPpYp3s18/jHvH2Zn16BBVpjX9h +MUXdKiEqfEntkGNCHIkImx29xkosbM8lScNQp7dga5K/Z+/+gEAAP//AwBQSwECLQAUAAYACAAA ACEAtoM4kv4AAADhAQAAEwAAAAAAAAAAAAAAAAAAAAAAW0NvbnRlbnRfVHlwZXNdLnhtbFBLAQIt ABQABgAIAAAAIQA4/SH/1gAAAJQBAAALAAAAAAAAAAAAAAAAAC8BAABfcmVscy8ucmVsc1BLAQIt ABQABgAIAAAAIQCx6mvZIwIAALcEAAAOAAAAAAAAAAAAAAAAAC4CAABkcnMvZTJvRG9jLnhtbFBL AQItABQABgAIAAAAIQDk1leY2gAAAAcBAAAPAAAAAAAAAAAAAAAAAH0EAABkcnMvZG93bnJldi54 bWxQSwUGAAAAAAQABADzAAAAhAUAAAAA ">
              <v:textbox>
                <w:txbxContent>
                  <w:p w:rsidRPr="00DE5C69" w:rsidR="00055EE9" w:rsidP="00055EE9" w:rsidRDefault="00055EE9" w14:paraId="53D3CF01" w14:textId="77777777">
                    <w:pPr>
                      <w:jc w:val="center"/>
                      <w:rPr>
                        <w:rFonts w:cstheme="majorHAnsi"/>
                        <w:b/>
                        <w:bCs/>
                        <w:color w:val="000000"/>
                        <w:sz w:val="32"/>
                        <w:szCs w:val="32"/>
                      </w:rPr>
                    </w:pPr>
                    <w:r w:rsidRPr="00DE5C69">
                      <w:rPr>
                        <w:rFonts w:cstheme="majorHAnsi"/>
                        <w:b/>
                        <w:bCs/>
                        <w:color w:val="000000"/>
                        <w:sz w:val="32"/>
                        <w:szCs w:val="32"/>
                      </w:rPr>
                      <w:t>Add customer logo here</w:t>
                    </w:r>
                  </w:p>
                </w:txbxContent>
              </v:textbox>
              <w10:wrap anchorx="margin"/>
            </v:shape>
          </w:pict>
        </mc:Fallback>
      </mc:AlternateContent>
    </w:r>
  </w:p>
  <w:p w14:paraId="49F86DC8" w14:textId="77777777" w:rsidR="00106287" w:rsidRDefault="001062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B1C"/>
    <w:multiLevelType w:val="multilevel"/>
    <w:tmpl w:val="0EFE62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666166"/>
    <w:multiLevelType w:val="hybridMultilevel"/>
    <w:tmpl w:val="99445C6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0B3509"/>
    <w:multiLevelType w:val="hybridMultilevel"/>
    <w:tmpl w:val="A20882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9D2484"/>
    <w:multiLevelType w:val="hybridMultilevel"/>
    <w:tmpl w:val="901E3720"/>
    <w:lvl w:ilvl="0" w:tplc="F416A690">
      <w:start w:val="1"/>
      <w:numFmt w:val="lowerLetter"/>
      <w:pStyle w:val="LetteredbulletsNomad"/>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271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F61616D"/>
    <w:multiLevelType w:val="multilevel"/>
    <w:tmpl w:val="9DDED496"/>
    <w:lvl w:ilvl="0">
      <w:start w:val="3"/>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8AE7E43"/>
    <w:multiLevelType w:val="multilevel"/>
    <w:tmpl w:val="9C4CA8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A530E5F"/>
    <w:multiLevelType w:val="hybridMultilevel"/>
    <w:tmpl w:val="8068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17FA6"/>
    <w:multiLevelType w:val="multilevel"/>
    <w:tmpl w:val="A9AC9480"/>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F331054"/>
    <w:multiLevelType w:val="hybridMultilevel"/>
    <w:tmpl w:val="CC2078A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205CE0"/>
    <w:multiLevelType w:val="hybridMultilevel"/>
    <w:tmpl w:val="72860AF8"/>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756FBE"/>
    <w:multiLevelType w:val="hybridMultilevel"/>
    <w:tmpl w:val="5A4ED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82FB2"/>
    <w:multiLevelType w:val="multilevel"/>
    <w:tmpl w:val="F784395A"/>
    <w:lvl w:ilvl="0">
      <w:start w:val="3"/>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BC50EF"/>
    <w:multiLevelType w:val="hybridMultilevel"/>
    <w:tmpl w:val="61A8C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BB1E5B"/>
    <w:multiLevelType w:val="multilevel"/>
    <w:tmpl w:val="5EDA46F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A806F23"/>
    <w:multiLevelType w:val="hybridMultilevel"/>
    <w:tmpl w:val="9C4CA8F0"/>
    <w:lvl w:ilvl="0" w:tplc="1382A1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949DE"/>
    <w:multiLevelType w:val="hybridMultilevel"/>
    <w:tmpl w:val="00563F16"/>
    <w:lvl w:ilvl="0" w:tplc="0809000B">
      <w:start w:val="1"/>
      <w:numFmt w:val="bullet"/>
      <w:lvlText w:val=""/>
      <w:lvlJc w:val="left"/>
      <w:pPr>
        <w:tabs>
          <w:tab w:val="num" w:pos="720"/>
        </w:tabs>
        <w:ind w:left="720" w:hanging="360"/>
      </w:pPr>
      <w:rPr>
        <w:rFonts w:ascii="Wingdings" w:hAnsi="Wingdings" w:hint="default"/>
        <w:b w:val="0"/>
        <w:i w:val="0"/>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E363190"/>
    <w:multiLevelType w:val="hybridMultilevel"/>
    <w:tmpl w:val="95E283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9565036">
    <w:abstractNumId w:val="16"/>
  </w:num>
  <w:num w:numId="2" w16cid:durableId="109014785">
    <w:abstractNumId w:val="15"/>
  </w:num>
  <w:num w:numId="3" w16cid:durableId="1851869159">
    <w:abstractNumId w:val="6"/>
  </w:num>
  <w:num w:numId="4" w16cid:durableId="25569123">
    <w:abstractNumId w:val="3"/>
  </w:num>
  <w:num w:numId="5" w16cid:durableId="1375808772">
    <w:abstractNumId w:val="2"/>
  </w:num>
  <w:num w:numId="6" w16cid:durableId="1720861551">
    <w:abstractNumId w:val="10"/>
  </w:num>
  <w:num w:numId="7" w16cid:durableId="629867595">
    <w:abstractNumId w:val="1"/>
  </w:num>
  <w:num w:numId="8" w16cid:durableId="1381634360">
    <w:abstractNumId w:val="4"/>
  </w:num>
  <w:num w:numId="9" w16cid:durableId="798181274">
    <w:abstractNumId w:val="13"/>
  </w:num>
  <w:num w:numId="10" w16cid:durableId="1752317210">
    <w:abstractNumId w:val="17"/>
  </w:num>
  <w:num w:numId="11" w16cid:durableId="770858322">
    <w:abstractNumId w:val="9"/>
  </w:num>
  <w:num w:numId="12" w16cid:durableId="1952395880">
    <w:abstractNumId w:val="0"/>
  </w:num>
  <w:num w:numId="13" w16cid:durableId="101458350">
    <w:abstractNumId w:val="7"/>
  </w:num>
  <w:num w:numId="14" w16cid:durableId="1288658405">
    <w:abstractNumId w:val="11"/>
  </w:num>
  <w:num w:numId="15" w16cid:durableId="183369819">
    <w:abstractNumId w:val="14"/>
  </w:num>
  <w:num w:numId="16" w16cid:durableId="309134044">
    <w:abstractNumId w:val="5"/>
  </w:num>
  <w:num w:numId="17" w16cid:durableId="1152136986">
    <w:abstractNumId w:val="8"/>
  </w:num>
  <w:num w:numId="18" w16cid:durableId="1454595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915"/>
    <w:rsid w:val="00002F2F"/>
    <w:rsid w:val="00025B6A"/>
    <w:rsid w:val="00026E0E"/>
    <w:rsid w:val="00034355"/>
    <w:rsid w:val="0004211E"/>
    <w:rsid w:val="00055EE9"/>
    <w:rsid w:val="00061A3D"/>
    <w:rsid w:val="0006378B"/>
    <w:rsid w:val="00064E08"/>
    <w:rsid w:val="00072FD1"/>
    <w:rsid w:val="00086F83"/>
    <w:rsid w:val="000A38C5"/>
    <w:rsid w:val="000A6307"/>
    <w:rsid w:val="000A6432"/>
    <w:rsid w:val="000A7352"/>
    <w:rsid w:val="000B1235"/>
    <w:rsid w:val="000D0BB4"/>
    <w:rsid w:val="000F1621"/>
    <w:rsid w:val="000F6AFE"/>
    <w:rsid w:val="000F6F82"/>
    <w:rsid w:val="00100D5E"/>
    <w:rsid w:val="00106287"/>
    <w:rsid w:val="00107814"/>
    <w:rsid w:val="001111EA"/>
    <w:rsid w:val="001174EF"/>
    <w:rsid w:val="001323BF"/>
    <w:rsid w:val="001405F4"/>
    <w:rsid w:val="00143614"/>
    <w:rsid w:val="00175EE0"/>
    <w:rsid w:val="00184EBD"/>
    <w:rsid w:val="001A1878"/>
    <w:rsid w:val="001A1DA0"/>
    <w:rsid w:val="001C38E3"/>
    <w:rsid w:val="001E047F"/>
    <w:rsid w:val="001E4B06"/>
    <w:rsid w:val="001E4D77"/>
    <w:rsid w:val="001F1BD4"/>
    <w:rsid w:val="001F4DDB"/>
    <w:rsid w:val="002062FA"/>
    <w:rsid w:val="00210331"/>
    <w:rsid w:val="00223378"/>
    <w:rsid w:val="00233C49"/>
    <w:rsid w:val="002529E2"/>
    <w:rsid w:val="00262111"/>
    <w:rsid w:val="00266089"/>
    <w:rsid w:val="00266392"/>
    <w:rsid w:val="002939F9"/>
    <w:rsid w:val="002B697A"/>
    <w:rsid w:val="002C1D70"/>
    <w:rsid w:val="002D0224"/>
    <w:rsid w:val="002D13BF"/>
    <w:rsid w:val="002F7E96"/>
    <w:rsid w:val="00301A8F"/>
    <w:rsid w:val="003039A0"/>
    <w:rsid w:val="003057AD"/>
    <w:rsid w:val="00322949"/>
    <w:rsid w:val="00327EC5"/>
    <w:rsid w:val="00337143"/>
    <w:rsid w:val="003529FB"/>
    <w:rsid w:val="00352EEE"/>
    <w:rsid w:val="00362378"/>
    <w:rsid w:val="00374793"/>
    <w:rsid w:val="00391963"/>
    <w:rsid w:val="003A780C"/>
    <w:rsid w:val="003B4DBA"/>
    <w:rsid w:val="003D20C0"/>
    <w:rsid w:val="003D46C6"/>
    <w:rsid w:val="003E2435"/>
    <w:rsid w:val="003E3DD1"/>
    <w:rsid w:val="003F276E"/>
    <w:rsid w:val="00413D3A"/>
    <w:rsid w:val="00430854"/>
    <w:rsid w:val="0044338C"/>
    <w:rsid w:val="00444EBB"/>
    <w:rsid w:val="00451CB9"/>
    <w:rsid w:val="00453495"/>
    <w:rsid w:val="00485D75"/>
    <w:rsid w:val="004967C7"/>
    <w:rsid w:val="004B17C2"/>
    <w:rsid w:val="004B1B78"/>
    <w:rsid w:val="004B1DE7"/>
    <w:rsid w:val="004B5CAE"/>
    <w:rsid w:val="004C47AE"/>
    <w:rsid w:val="004E45D9"/>
    <w:rsid w:val="004F584C"/>
    <w:rsid w:val="00500B76"/>
    <w:rsid w:val="005055AA"/>
    <w:rsid w:val="005126AD"/>
    <w:rsid w:val="00516CBC"/>
    <w:rsid w:val="00531958"/>
    <w:rsid w:val="00533926"/>
    <w:rsid w:val="005650E7"/>
    <w:rsid w:val="00573DED"/>
    <w:rsid w:val="005A5161"/>
    <w:rsid w:val="005B7F82"/>
    <w:rsid w:val="005C48FF"/>
    <w:rsid w:val="005C4A54"/>
    <w:rsid w:val="005D51AC"/>
    <w:rsid w:val="00603C54"/>
    <w:rsid w:val="00604C5E"/>
    <w:rsid w:val="00606A60"/>
    <w:rsid w:val="00611EDB"/>
    <w:rsid w:val="00615CD2"/>
    <w:rsid w:val="00615E30"/>
    <w:rsid w:val="0061615D"/>
    <w:rsid w:val="00616D4C"/>
    <w:rsid w:val="00621450"/>
    <w:rsid w:val="00635D0D"/>
    <w:rsid w:val="00651B0C"/>
    <w:rsid w:val="006573DD"/>
    <w:rsid w:val="0067348B"/>
    <w:rsid w:val="00684527"/>
    <w:rsid w:val="00695078"/>
    <w:rsid w:val="006A4E5B"/>
    <w:rsid w:val="006C1D47"/>
    <w:rsid w:val="006F2A95"/>
    <w:rsid w:val="007134AC"/>
    <w:rsid w:val="007140BC"/>
    <w:rsid w:val="007147DE"/>
    <w:rsid w:val="00725B77"/>
    <w:rsid w:val="00726B3A"/>
    <w:rsid w:val="00730330"/>
    <w:rsid w:val="00750FF8"/>
    <w:rsid w:val="00753F05"/>
    <w:rsid w:val="0075666F"/>
    <w:rsid w:val="007579DE"/>
    <w:rsid w:val="007703D0"/>
    <w:rsid w:val="00781619"/>
    <w:rsid w:val="00784026"/>
    <w:rsid w:val="00786B1F"/>
    <w:rsid w:val="007A068B"/>
    <w:rsid w:val="007B6BD3"/>
    <w:rsid w:val="007C54BC"/>
    <w:rsid w:val="007F29B0"/>
    <w:rsid w:val="007F2DB7"/>
    <w:rsid w:val="008066DD"/>
    <w:rsid w:val="008129B0"/>
    <w:rsid w:val="00823FA4"/>
    <w:rsid w:val="008278D5"/>
    <w:rsid w:val="00835542"/>
    <w:rsid w:val="00835943"/>
    <w:rsid w:val="0084282D"/>
    <w:rsid w:val="00853710"/>
    <w:rsid w:val="008B0017"/>
    <w:rsid w:val="008B75F6"/>
    <w:rsid w:val="008E6248"/>
    <w:rsid w:val="008E703E"/>
    <w:rsid w:val="008F3309"/>
    <w:rsid w:val="008F6565"/>
    <w:rsid w:val="009035C1"/>
    <w:rsid w:val="00911030"/>
    <w:rsid w:val="00917261"/>
    <w:rsid w:val="00926947"/>
    <w:rsid w:val="009425CD"/>
    <w:rsid w:val="009529F5"/>
    <w:rsid w:val="00954621"/>
    <w:rsid w:val="00956112"/>
    <w:rsid w:val="00957F7E"/>
    <w:rsid w:val="00964F32"/>
    <w:rsid w:val="00974102"/>
    <w:rsid w:val="00991DBC"/>
    <w:rsid w:val="009B24BE"/>
    <w:rsid w:val="009B673B"/>
    <w:rsid w:val="009C2B1E"/>
    <w:rsid w:val="009D40C2"/>
    <w:rsid w:val="009F76CC"/>
    <w:rsid w:val="00A03139"/>
    <w:rsid w:val="00A56581"/>
    <w:rsid w:val="00A627A3"/>
    <w:rsid w:val="00A752E8"/>
    <w:rsid w:val="00A806E7"/>
    <w:rsid w:val="00A854C8"/>
    <w:rsid w:val="00A8693E"/>
    <w:rsid w:val="00AC0ED9"/>
    <w:rsid w:val="00AD6C1B"/>
    <w:rsid w:val="00AE25D1"/>
    <w:rsid w:val="00B07E4E"/>
    <w:rsid w:val="00B11870"/>
    <w:rsid w:val="00B1354E"/>
    <w:rsid w:val="00B165D9"/>
    <w:rsid w:val="00B217CB"/>
    <w:rsid w:val="00B251B7"/>
    <w:rsid w:val="00B438D7"/>
    <w:rsid w:val="00B51915"/>
    <w:rsid w:val="00B527A1"/>
    <w:rsid w:val="00B64419"/>
    <w:rsid w:val="00B67251"/>
    <w:rsid w:val="00B84F05"/>
    <w:rsid w:val="00BC02FD"/>
    <w:rsid w:val="00BD0A43"/>
    <w:rsid w:val="00BD2017"/>
    <w:rsid w:val="00BF0BE2"/>
    <w:rsid w:val="00BF5B16"/>
    <w:rsid w:val="00C027AA"/>
    <w:rsid w:val="00C2012E"/>
    <w:rsid w:val="00C31432"/>
    <w:rsid w:val="00C33A3E"/>
    <w:rsid w:val="00C44180"/>
    <w:rsid w:val="00C46F5B"/>
    <w:rsid w:val="00C55151"/>
    <w:rsid w:val="00C633C2"/>
    <w:rsid w:val="00C6775D"/>
    <w:rsid w:val="00C7227D"/>
    <w:rsid w:val="00CC3A29"/>
    <w:rsid w:val="00D02AE3"/>
    <w:rsid w:val="00D1068E"/>
    <w:rsid w:val="00D136EF"/>
    <w:rsid w:val="00D32C17"/>
    <w:rsid w:val="00D50D24"/>
    <w:rsid w:val="00D6096E"/>
    <w:rsid w:val="00D62F5E"/>
    <w:rsid w:val="00D65960"/>
    <w:rsid w:val="00D67AAC"/>
    <w:rsid w:val="00D765AD"/>
    <w:rsid w:val="00D807B1"/>
    <w:rsid w:val="00D80C75"/>
    <w:rsid w:val="00DA43B8"/>
    <w:rsid w:val="00DE5C69"/>
    <w:rsid w:val="00DE7B66"/>
    <w:rsid w:val="00DF5DE1"/>
    <w:rsid w:val="00E00CB9"/>
    <w:rsid w:val="00E069A9"/>
    <w:rsid w:val="00E13CAD"/>
    <w:rsid w:val="00E27FBB"/>
    <w:rsid w:val="00E344FE"/>
    <w:rsid w:val="00E408F3"/>
    <w:rsid w:val="00E65FAC"/>
    <w:rsid w:val="00E77670"/>
    <w:rsid w:val="00E80430"/>
    <w:rsid w:val="00E81246"/>
    <w:rsid w:val="00E94480"/>
    <w:rsid w:val="00E97252"/>
    <w:rsid w:val="00EA182F"/>
    <w:rsid w:val="00EB40DC"/>
    <w:rsid w:val="00EB5F8C"/>
    <w:rsid w:val="00EC5CB9"/>
    <w:rsid w:val="00EE3936"/>
    <w:rsid w:val="00EE5DFD"/>
    <w:rsid w:val="00EF093C"/>
    <w:rsid w:val="00F133ED"/>
    <w:rsid w:val="00F263F7"/>
    <w:rsid w:val="00F4722A"/>
    <w:rsid w:val="00F50504"/>
    <w:rsid w:val="00F5142D"/>
    <w:rsid w:val="00F8161D"/>
    <w:rsid w:val="00F84810"/>
    <w:rsid w:val="00F9404F"/>
    <w:rsid w:val="00FA4D81"/>
    <w:rsid w:val="00FA6699"/>
    <w:rsid w:val="00FA7BD2"/>
    <w:rsid w:val="00FC4FA9"/>
    <w:rsid w:val="00FE04BE"/>
    <w:rsid w:val="00FE529A"/>
    <w:rsid w:val="00FF2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AF409C"/>
  <w14:defaultImageDpi w14:val="300"/>
  <w15:docId w15:val="{E88B79A5-9F8E-4C12-AD17-EE4F70A2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Calibri"/>
        <w:color w:val="59595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93E"/>
  </w:style>
  <w:style w:type="paragraph" w:styleId="Heading1">
    <w:name w:val="heading 1"/>
    <w:basedOn w:val="Normal"/>
    <w:next w:val="Normal"/>
    <w:link w:val="Heading1Char"/>
    <w:uiPriority w:val="9"/>
    <w:qFormat/>
    <w:rsid w:val="007134AC"/>
    <w:pPr>
      <w:keepNext/>
      <w:keepLines/>
      <w:spacing w:before="480"/>
      <w:outlineLvl w:val="0"/>
    </w:pPr>
    <w:rPr>
      <w:rFonts w:eastAsiaTheme="majorEastAsia" w:cstheme="majorBidi"/>
      <w:b/>
      <w:bCs/>
      <w:color w:val="345A8A" w:themeColor="accent1" w:themeShade="B5"/>
      <w:sz w:val="32"/>
      <w:szCs w:val="32"/>
    </w:rPr>
  </w:style>
  <w:style w:type="paragraph" w:styleId="Heading2">
    <w:name w:val="heading 2"/>
    <w:basedOn w:val="Normal"/>
    <w:next w:val="Normal"/>
    <w:link w:val="Heading2Char"/>
    <w:autoRedefine/>
    <w:uiPriority w:val="9"/>
    <w:qFormat/>
    <w:rsid w:val="00EF093C"/>
    <w:pPr>
      <w:keepNext/>
      <w:pBdr>
        <w:top w:val="single" w:sz="24" w:space="0" w:color="DBE5F1"/>
        <w:left w:val="single" w:sz="24" w:space="0" w:color="DBE5F1"/>
        <w:bottom w:val="single" w:sz="24" w:space="0" w:color="DBE5F1"/>
        <w:right w:val="single" w:sz="24" w:space="0" w:color="DBE5F1"/>
      </w:pBdr>
      <w:shd w:val="clear" w:color="auto" w:fill="DBE5F1"/>
      <w:tabs>
        <w:tab w:val="left" w:pos="2160"/>
      </w:tabs>
      <w:spacing w:before="240" w:after="240"/>
      <w:ind w:right="96"/>
      <w:contextualSpacing/>
      <w:outlineLvl w:val="1"/>
    </w:pPr>
    <w:rPr>
      <w:rFonts w:ascii="Trebuchet MS" w:eastAsia="MS Mincho" w:hAnsi="Trebuchet MS" w:cs="Times New Roman"/>
      <w:caps/>
      <w:color w:val="000000"/>
      <w:spacing w:val="15"/>
      <w:lang w:val="en-GB"/>
    </w:rPr>
  </w:style>
  <w:style w:type="paragraph" w:styleId="Heading3">
    <w:name w:val="heading 3"/>
    <w:basedOn w:val="Normal"/>
    <w:next w:val="Normal"/>
    <w:link w:val="Heading3Char"/>
    <w:uiPriority w:val="99"/>
    <w:unhideWhenUsed/>
    <w:qFormat/>
    <w:rsid w:val="00EF093C"/>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4C47AE"/>
    <w:pPr>
      <w:keepNext/>
      <w:keepLines/>
      <w:spacing w:before="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Style2">
    <w:name w:val="Paragraph Style 2"/>
    <w:basedOn w:val="Normal"/>
    <w:uiPriority w:val="99"/>
    <w:rsid w:val="00B84F05"/>
    <w:pPr>
      <w:widowControl w:val="0"/>
      <w:pBdr>
        <w:bottom w:val="single" w:sz="5" w:space="11" w:color="auto"/>
      </w:pBdr>
      <w:autoSpaceDE w:val="0"/>
      <w:autoSpaceDN w:val="0"/>
      <w:adjustRightInd w:val="0"/>
      <w:spacing w:line="730" w:lineRule="atLeast"/>
      <w:textAlignment w:val="center"/>
    </w:pPr>
    <w:rPr>
      <w:rFonts w:ascii="Bliss2-Bold" w:hAnsi="Bliss2-Bold" w:cs="Bliss2-Bold"/>
      <w:b/>
      <w:bCs/>
      <w:color w:val="747272"/>
      <w:sz w:val="44"/>
      <w:szCs w:val="44"/>
      <w:lang w:val="en-GB"/>
    </w:rPr>
  </w:style>
  <w:style w:type="paragraph" w:styleId="BalloonText">
    <w:name w:val="Balloon Text"/>
    <w:basedOn w:val="Normal"/>
    <w:link w:val="BalloonTextChar"/>
    <w:uiPriority w:val="99"/>
    <w:semiHidden/>
    <w:unhideWhenUsed/>
    <w:rsid w:val="001A1DA0"/>
    <w:rPr>
      <w:rFonts w:ascii="Lucida Grande" w:hAnsi="Lucida Grande"/>
      <w:sz w:val="18"/>
      <w:szCs w:val="18"/>
    </w:rPr>
  </w:style>
  <w:style w:type="character" w:customStyle="1" w:styleId="BalloonTextChar">
    <w:name w:val="Balloon Text Char"/>
    <w:basedOn w:val="DefaultParagraphFont"/>
    <w:link w:val="BalloonText"/>
    <w:uiPriority w:val="99"/>
    <w:semiHidden/>
    <w:rsid w:val="001A1DA0"/>
    <w:rPr>
      <w:rFonts w:ascii="Lucida Grande" w:hAnsi="Lucida Grande"/>
      <w:sz w:val="18"/>
      <w:szCs w:val="18"/>
    </w:rPr>
  </w:style>
  <w:style w:type="paragraph" w:styleId="Header">
    <w:name w:val="header"/>
    <w:basedOn w:val="Normal"/>
    <w:link w:val="HeaderChar"/>
    <w:uiPriority w:val="99"/>
    <w:unhideWhenUsed/>
    <w:rsid w:val="00DE7B66"/>
    <w:pPr>
      <w:tabs>
        <w:tab w:val="center" w:pos="4320"/>
        <w:tab w:val="right" w:pos="8640"/>
      </w:tabs>
    </w:pPr>
    <w:rPr>
      <w:b/>
      <w:color w:val="656462"/>
      <w:sz w:val="64"/>
    </w:rPr>
  </w:style>
  <w:style w:type="character" w:customStyle="1" w:styleId="HeaderChar">
    <w:name w:val="Header Char"/>
    <w:basedOn w:val="DefaultParagraphFont"/>
    <w:link w:val="Header"/>
    <w:uiPriority w:val="99"/>
    <w:rsid w:val="00DE7B66"/>
    <w:rPr>
      <w:rFonts w:asciiTheme="majorHAnsi" w:hAnsiTheme="majorHAnsi"/>
      <w:b/>
      <w:color w:val="656462"/>
      <w:sz w:val="64"/>
    </w:rPr>
  </w:style>
  <w:style w:type="paragraph" w:styleId="Footer">
    <w:name w:val="footer"/>
    <w:basedOn w:val="Normal"/>
    <w:link w:val="FooterChar"/>
    <w:uiPriority w:val="99"/>
    <w:unhideWhenUsed/>
    <w:rsid w:val="001A1DA0"/>
    <w:pPr>
      <w:tabs>
        <w:tab w:val="center" w:pos="4320"/>
        <w:tab w:val="right" w:pos="8640"/>
      </w:tabs>
    </w:pPr>
  </w:style>
  <w:style w:type="character" w:customStyle="1" w:styleId="FooterChar">
    <w:name w:val="Footer Char"/>
    <w:basedOn w:val="DefaultParagraphFont"/>
    <w:link w:val="Footer"/>
    <w:uiPriority w:val="99"/>
    <w:rsid w:val="001A1DA0"/>
  </w:style>
  <w:style w:type="character" w:styleId="PageNumber">
    <w:name w:val="page number"/>
    <w:basedOn w:val="DefaultParagraphFont"/>
    <w:uiPriority w:val="99"/>
    <w:semiHidden/>
    <w:unhideWhenUsed/>
    <w:rsid w:val="00926947"/>
  </w:style>
  <w:style w:type="table" w:styleId="TableGrid">
    <w:name w:val="Table Grid"/>
    <w:basedOn w:val="TableNormal"/>
    <w:uiPriority w:val="59"/>
    <w:rsid w:val="002D1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Nomad">
    <w:name w:val="Body Nomad"/>
    <w:basedOn w:val="Normal"/>
    <w:qFormat/>
    <w:rsid w:val="00DE7B66"/>
    <w:pPr>
      <w:spacing w:after="160"/>
    </w:pPr>
  </w:style>
  <w:style w:type="paragraph" w:customStyle="1" w:styleId="Header2Nomad">
    <w:name w:val="Header 2 Nomad"/>
    <w:basedOn w:val="Normal"/>
    <w:link w:val="Header2NomadChar"/>
    <w:autoRedefine/>
    <w:qFormat/>
    <w:rsid w:val="005055AA"/>
    <w:pPr>
      <w:pBdr>
        <w:bottom w:val="single" w:sz="4" w:space="6" w:color="808080" w:themeColor="background1" w:themeShade="80"/>
      </w:pBdr>
      <w:spacing w:after="240" w:line="336" w:lineRule="exact"/>
    </w:pPr>
    <w:rPr>
      <w:b/>
      <w:bCs/>
      <w:noProof/>
      <w:color w:val="C00000"/>
      <w:sz w:val="28"/>
      <w:szCs w:val="28"/>
    </w:rPr>
  </w:style>
  <w:style w:type="character" w:customStyle="1" w:styleId="Header2NomadChar">
    <w:name w:val="Header 2 Nomad Char"/>
    <w:basedOn w:val="DefaultParagraphFont"/>
    <w:link w:val="Header2Nomad"/>
    <w:rsid w:val="005055AA"/>
    <w:rPr>
      <w:b/>
      <w:bCs/>
      <w:noProof/>
      <w:color w:val="C00000"/>
      <w:sz w:val="28"/>
      <w:szCs w:val="28"/>
    </w:rPr>
  </w:style>
  <w:style w:type="table" w:customStyle="1" w:styleId="DocumentcontroltableNomad">
    <w:name w:val="Document control table Nomad"/>
    <w:basedOn w:val="TableNormal"/>
    <w:uiPriority w:val="99"/>
    <w:rsid w:val="00DA43B8"/>
    <w:rPr>
      <w:color w:val="808080" w:themeColor="background1" w:themeShade="80"/>
      <w:sz w:val="20"/>
    </w:rPr>
    <w:tblPr/>
    <w:tblStylePr w:type="firstRow">
      <w:rPr>
        <w:rFonts w:asciiTheme="majorHAnsi" w:hAnsiTheme="majorHAnsi"/>
        <w:b/>
        <w:color w:val="FF0000"/>
        <w:sz w:val="20"/>
      </w:rPr>
    </w:tblStylePr>
  </w:style>
  <w:style w:type="character" w:customStyle="1" w:styleId="Heading2Char">
    <w:name w:val="Heading 2 Char"/>
    <w:basedOn w:val="DefaultParagraphFont"/>
    <w:link w:val="Heading2"/>
    <w:uiPriority w:val="99"/>
    <w:rsid w:val="00EF093C"/>
    <w:rPr>
      <w:rFonts w:ascii="Trebuchet MS" w:eastAsia="MS Mincho" w:hAnsi="Trebuchet MS" w:cs="Times New Roman"/>
      <w:caps/>
      <w:color w:val="000000"/>
      <w:spacing w:val="15"/>
      <w:szCs w:val="22"/>
      <w:shd w:val="clear" w:color="auto" w:fill="DBE5F1"/>
      <w:lang w:val="en-GB"/>
    </w:rPr>
  </w:style>
  <w:style w:type="paragraph" w:customStyle="1" w:styleId="Header3Nomad">
    <w:name w:val="Header 3 Nomad"/>
    <w:basedOn w:val="Header2Nomad"/>
    <w:link w:val="Header3NomadChar"/>
    <w:qFormat/>
    <w:rsid w:val="00DE7B66"/>
    <w:pPr>
      <w:pBdr>
        <w:bottom w:val="none" w:sz="0" w:space="0" w:color="auto"/>
      </w:pBdr>
      <w:spacing w:before="720" w:after="200"/>
    </w:pPr>
    <w:rPr>
      <w:color w:val="656462"/>
    </w:rPr>
  </w:style>
  <w:style w:type="character" w:customStyle="1" w:styleId="Header3NomadChar">
    <w:name w:val="Header 3 Nomad Char"/>
    <w:basedOn w:val="Header2NomadChar"/>
    <w:link w:val="Header3Nomad"/>
    <w:rsid w:val="00DE7B66"/>
    <w:rPr>
      <w:rFonts w:asciiTheme="majorHAnsi" w:hAnsiTheme="majorHAnsi"/>
      <w:b/>
      <w:bCs/>
      <w:noProof/>
      <w:color w:val="656462"/>
      <w:sz w:val="28"/>
      <w:szCs w:val="28"/>
    </w:rPr>
  </w:style>
  <w:style w:type="paragraph" w:customStyle="1" w:styleId="BulletsNomad">
    <w:name w:val="Bullets Nomad"/>
    <w:basedOn w:val="BodyNomad"/>
    <w:qFormat/>
    <w:rsid w:val="00AC0ED9"/>
    <w:pPr>
      <w:spacing w:before="240" w:after="240"/>
    </w:pPr>
  </w:style>
  <w:style w:type="character" w:customStyle="1" w:styleId="Heading3Char">
    <w:name w:val="Heading 3 Char"/>
    <w:basedOn w:val="DefaultParagraphFont"/>
    <w:link w:val="Heading3"/>
    <w:uiPriority w:val="9"/>
    <w:semiHidden/>
    <w:rsid w:val="00EF093C"/>
    <w:rPr>
      <w:rFonts w:asciiTheme="majorHAnsi" w:eastAsiaTheme="majorEastAsia" w:hAnsiTheme="majorHAnsi" w:cstheme="majorBidi"/>
      <w:b/>
      <w:bCs/>
      <w:color w:val="4F81BD" w:themeColor="accent1"/>
    </w:rPr>
  </w:style>
  <w:style w:type="paragraph" w:styleId="TOC4">
    <w:name w:val="toc 4"/>
    <w:basedOn w:val="TOC3"/>
    <w:next w:val="Normal"/>
    <w:uiPriority w:val="99"/>
    <w:semiHidden/>
    <w:rsid w:val="00EF093C"/>
    <w:pPr>
      <w:ind w:left="480"/>
    </w:pPr>
  </w:style>
  <w:style w:type="paragraph" w:customStyle="1" w:styleId="Header4Nomad">
    <w:name w:val="Header 4 Nomad"/>
    <w:basedOn w:val="Heading3"/>
    <w:link w:val="Header4NomadChar"/>
    <w:qFormat/>
    <w:rsid w:val="00DE7B66"/>
    <w:pPr>
      <w:spacing w:before="360" w:after="120"/>
    </w:pPr>
    <w:rPr>
      <w:b w:val="0"/>
      <w:color w:val="656462"/>
      <w:sz w:val="26"/>
    </w:rPr>
  </w:style>
  <w:style w:type="character" w:customStyle="1" w:styleId="Header4NomadChar">
    <w:name w:val="Header 4 Nomad Char"/>
    <w:basedOn w:val="Heading3Char"/>
    <w:link w:val="Header4Nomad"/>
    <w:rsid w:val="00DE7B66"/>
    <w:rPr>
      <w:rFonts w:asciiTheme="majorHAnsi" w:eastAsiaTheme="majorEastAsia" w:hAnsiTheme="majorHAnsi" w:cstheme="majorBidi"/>
      <w:b w:val="0"/>
      <w:bCs/>
      <w:color w:val="656462"/>
      <w:sz w:val="26"/>
    </w:rPr>
  </w:style>
  <w:style w:type="paragraph" w:styleId="ListParagraph">
    <w:name w:val="List Paragraph"/>
    <w:basedOn w:val="Normal"/>
    <w:uiPriority w:val="34"/>
    <w:qFormat/>
    <w:rsid w:val="00EF093C"/>
    <w:pPr>
      <w:spacing w:before="200" w:after="200"/>
      <w:ind w:left="720"/>
      <w:contextualSpacing/>
    </w:pPr>
    <w:rPr>
      <w:rFonts w:ascii="Calibri" w:eastAsia="MS Mincho" w:hAnsi="Calibri" w:cs="Cordia New"/>
      <w:sz w:val="20"/>
      <w:szCs w:val="20"/>
      <w:lang w:val="en-GB"/>
    </w:rPr>
  </w:style>
  <w:style w:type="paragraph" w:styleId="TOC3">
    <w:name w:val="toc 3"/>
    <w:aliases w:val="TOC 3 Nomad"/>
    <w:basedOn w:val="Normal"/>
    <w:next w:val="Normal"/>
    <w:autoRedefine/>
    <w:uiPriority w:val="39"/>
    <w:unhideWhenUsed/>
    <w:rsid w:val="00F5142D"/>
    <w:pPr>
      <w:tabs>
        <w:tab w:val="right" w:leader="dot" w:pos="10188"/>
      </w:tabs>
      <w:ind w:left="240"/>
    </w:pPr>
    <w:rPr>
      <w:noProof/>
      <w:color w:val="61605D"/>
      <w:sz w:val="20"/>
      <w:szCs w:val="20"/>
    </w:rPr>
  </w:style>
  <w:style w:type="character" w:styleId="Hyperlink">
    <w:name w:val="Hyperlink"/>
    <w:basedOn w:val="DefaultParagraphFont"/>
    <w:uiPriority w:val="99"/>
    <w:rsid w:val="00F263F7"/>
    <w:rPr>
      <w:rFonts w:cs="Times New Roman"/>
      <w:color w:val="0000FF"/>
      <w:u w:val="single"/>
    </w:rPr>
  </w:style>
  <w:style w:type="paragraph" w:customStyle="1" w:styleId="Default">
    <w:name w:val="Default"/>
    <w:rsid w:val="00F263F7"/>
    <w:pPr>
      <w:widowControl w:val="0"/>
      <w:autoSpaceDE w:val="0"/>
      <w:autoSpaceDN w:val="0"/>
      <w:adjustRightInd w:val="0"/>
    </w:pPr>
    <w:rPr>
      <w:rFonts w:ascii="Arial" w:eastAsia="MS Mincho" w:hAnsi="Arial" w:cs="Arial"/>
      <w:color w:val="000000"/>
      <w:lang w:val="en-GB" w:eastAsia="en-GB"/>
    </w:rPr>
  </w:style>
  <w:style w:type="paragraph" w:styleId="TOC1">
    <w:name w:val="toc 1"/>
    <w:aliases w:val="Nomad"/>
    <w:basedOn w:val="BodyNomad"/>
    <w:next w:val="BodyNomad"/>
    <w:autoRedefine/>
    <w:uiPriority w:val="39"/>
    <w:unhideWhenUsed/>
    <w:qFormat/>
    <w:rsid w:val="00F5142D"/>
    <w:pPr>
      <w:tabs>
        <w:tab w:val="right" w:leader="dot" w:pos="10188"/>
      </w:tabs>
      <w:spacing w:before="360"/>
    </w:pPr>
    <w:rPr>
      <w:b/>
      <w:bCs/>
      <w:noProof/>
      <w:color w:val="61605D"/>
    </w:rPr>
  </w:style>
  <w:style w:type="character" w:customStyle="1" w:styleId="LinksNomad">
    <w:name w:val="Links Nomad"/>
    <w:basedOn w:val="DefaultParagraphFont"/>
    <w:uiPriority w:val="1"/>
    <w:qFormat/>
    <w:rsid w:val="00615CD2"/>
    <w:rPr>
      <w:rFonts w:asciiTheme="majorHAnsi" w:hAnsiTheme="majorHAnsi"/>
      <w:color w:val="FF0000"/>
      <w:sz w:val="22"/>
    </w:rPr>
  </w:style>
  <w:style w:type="paragraph" w:customStyle="1" w:styleId="LetteredbulletsNomad">
    <w:name w:val="Lettered bullets Nomad"/>
    <w:basedOn w:val="BulletsNomad"/>
    <w:qFormat/>
    <w:rsid w:val="00AC0ED9"/>
    <w:pPr>
      <w:numPr>
        <w:numId w:val="4"/>
      </w:numPr>
    </w:pPr>
  </w:style>
  <w:style w:type="paragraph" w:styleId="TOC2">
    <w:name w:val="toc 2"/>
    <w:aliases w:val="TOC 2 Nomad"/>
    <w:basedOn w:val="Normal"/>
    <w:next w:val="Normal"/>
    <w:autoRedefine/>
    <w:uiPriority w:val="39"/>
    <w:unhideWhenUsed/>
    <w:rsid w:val="00F5142D"/>
    <w:pPr>
      <w:tabs>
        <w:tab w:val="right" w:leader="dot" w:pos="10188"/>
      </w:tabs>
      <w:spacing w:before="240"/>
    </w:pPr>
    <w:rPr>
      <w:b/>
      <w:noProof/>
      <w:color w:val="61605D"/>
      <w:sz w:val="20"/>
      <w:szCs w:val="20"/>
    </w:rPr>
  </w:style>
  <w:style w:type="paragraph" w:styleId="TOC5">
    <w:name w:val="toc 5"/>
    <w:basedOn w:val="Normal"/>
    <w:next w:val="Normal"/>
    <w:autoRedefine/>
    <w:uiPriority w:val="39"/>
    <w:unhideWhenUsed/>
    <w:rsid w:val="002F7E96"/>
    <w:pPr>
      <w:ind w:left="720"/>
    </w:pPr>
    <w:rPr>
      <w:sz w:val="20"/>
      <w:szCs w:val="20"/>
    </w:rPr>
  </w:style>
  <w:style w:type="paragraph" w:styleId="TOC6">
    <w:name w:val="toc 6"/>
    <w:basedOn w:val="Normal"/>
    <w:next w:val="Normal"/>
    <w:autoRedefine/>
    <w:uiPriority w:val="39"/>
    <w:unhideWhenUsed/>
    <w:rsid w:val="002F7E96"/>
    <w:pPr>
      <w:ind w:left="960"/>
    </w:pPr>
    <w:rPr>
      <w:sz w:val="20"/>
      <w:szCs w:val="20"/>
    </w:rPr>
  </w:style>
  <w:style w:type="paragraph" w:styleId="TOC7">
    <w:name w:val="toc 7"/>
    <w:basedOn w:val="Normal"/>
    <w:next w:val="Normal"/>
    <w:autoRedefine/>
    <w:uiPriority w:val="39"/>
    <w:unhideWhenUsed/>
    <w:rsid w:val="002F7E96"/>
    <w:pPr>
      <w:ind w:left="1200"/>
    </w:pPr>
    <w:rPr>
      <w:sz w:val="20"/>
      <w:szCs w:val="20"/>
    </w:rPr>
  </w:style>
  <w:style w:type="paragraph" w:styleId="TOC8">
    <w:name w:val="toc 8"/>
    <w:basedOn w:val="Normal"/>
    <w:next w:val="Normal"/>
    <w:autoRedefine/>
    <w:uiPriority w:val="39"/>
    <w:unhideWhenUsed/>
    <w:rsid w:val="002F7E96"/>
    <w:pPr>
      <w:ind w:left="1440"/>
    </w:pPr>
    <w:rPr>
      <w:sz w:val="20"/>
      <w:szCs w:val="20"/>
    </w:rPr>
  </w:style>
  <w:style w:type="paragraph" w:styleId="TOC9">
    <w:name w:val="toc 9"/>
    <w:basedOn w:val="Normal"/>
    <w:next w:val="Normal"/>
    <w:autoRedefine/>
    <w:uiPriority w:val="39"/>
    <w:unhideWhenUsed/>
    <w:rsid w:val="002F7E96"/>
    <w:pPr>
      <w:ind w:left="1680"/>
    </w:pPr>
    <w:rPr>
      <w:sz w:val="20"/>
      <w:szCs w:val="20"/>
    </w:rPr>
  </w:style>
  <w:style w:type="character" w:customStyle="1" w:styleId="Heading1Char">
    <w:name w:val="Heading 1 Char"/>
    <w:basedOn w:val="DefaultParagraphFont"/>
    <w:link w:val="Heading1"/>
    <w:uiPriority w:val="9"/>
    <w:rsid w:val="007134AC"/>
    <w:rPr>
      <w:rFonts w:asciiTheme="majorHAnsi" w:eastAsiaTheme="majorEastAsia" w:hAnsiTheme="majorHAnsi" w:cstheme="majorBidi"/>
      <w:b/>
      <w:bCs/>
      <w:color w:val="345A8A" w:themeColor="accent1" w:themeShade="B5"/>
      <w:sz w:val="32"/>
      <w:szCs w:val="32"/>
    </w:rPr>
  </w:style>
  <w:style w:type="paragraph" w:styleId="TOCHeading">
    <w:name w:val="TOC Heading"/>
    <w:basedOn w:val="Heading1"/>
    <w:next w:val="Normal"/>
    <w:uiPriority w:val="39"/>
    <w:unhideWhenUsed/>
    <w:qFormat/>
    <w:rsid w:val="007134AC"/>
    <w:pPr>
      <w:spacing w:line="276" w:lineRule="auto"/>
      <w:outlineLvl w:val="9"/>
    </w:pPr>
    <w:rPr>
      <w:color w:val="365F91" w:themeColor="accent1" w:themeShade="BF"/>
      <w:sz w:val="28"/>
      <w:szCs w:val="28"/>
    </w:rPr>
  </w:style>
  <w:style w:type="paragraph" w:customStyle="1" w:styleId="MainheaderNomad">
    <w:name w:val="Main header Nomad"/>
    <w:basedOn w:val="Header2Nomad"/>
    <w:qFormat/>
    <w:rsid w:val="00E80430"/>
    <w:pPr>
      <w:pBdr>
        <w:bottom w:val="single" w:sz="4" w:space="10" w:color="808080" w:themeColor="background1" w:themeShade="80"/>
      </w:pBdr>
      <w:spacing w:line="600" w:lineRule="exact"/>
    </w:pPr>
  </w:style>
  <w:style w:type="paragraph" w:customStyle="1" w:styleId="AnnouncementbodyNomad">
    <w:name w:val="Announcement body Nomad"/>
    <w:basedOn w:val="Normal"/>
    <w:qFormat/>
    <w:rsid w:val="00786B1F"/>
    <w:pPr>
      <w:widowControl w:val="0"/>
      <w:autoSpaceDE w:val="0"/>
      <w:autoSpaceDN w:val="0"/>
      <w:adjustRightInd w:val="0"/>
      <w:spacing w:before="120" w:after="360"/>
    </w:pPr>
    <w:rPr>
      <w:rFonts w:ascii="Calibri-Bold" w:hAnsi="Calibri-Bold" w:cs="Calibri-Bold"/>
      <w:color w:val="757373"/>
      <w:sz w:val="24"/>
      <w:szCs w:val="24"/>
    </w:rPr>
  </w:style>
  <w:style w:type="character" w:customStyle="1" w:styleId="DocumentdetailsredboldNomad">
    <w:name w:val="Document details red bold Nomad"/>
    <w:basedOn w:val="DefaultParagraphFont"/>
    <w:uiPriority w:val="1"/>
    <w:qFormat/>
    <w:rsid w:val="00B64419"/>
    <w:rPr>
      <w:rFonts w:ascii="Calibri-Bold" w:hAnsi="Calibri-Bold" w:cs="Calibri-Bold"/>
      <w:b/>
      <w:bCs/>
      <w:color w:val="FF0000"/>
    </w:rPr>
  </w:style>
  <w:style w:type="table" w:customStyle="1" w:styleId="TableGrid1">
    <w:name w:val="Table Grid1"/>
    <w:basedOn w:val="TableNormal"/>
    <w:next w:val="TableGrid"/>
    <w:uiPriority w:val="39"/>
    <w:rsid w:val="000F6F82"/>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F6F82"/>
    <w:rPr>
      <w:sz w:val="16"/>
      <w:szCs w:val="16"/>
    </w:rPr>
  </w:style>
  <w:style w:type="paragraph" w:styleId="CommentText">
    <w:name w:val="annotation text"/>
    <w:basedOn w:val="Normal"/>
    <w:link w:val="CommentTextChar"/>
    <w:uiPriority w:val="99"/>
    <w:semiHidden/>
    <w:unhideWhenUsed/>
    <w:rsid w:val="000F6F82"/>
    <w:rPr>
      <w:sz w:val="20"/>
      <w:szCs w:val="20"/>
    </w:rPr>
  </w:style>
  <w:style w:type="character" w:customStyle="1" w:styleId="CommentTextChar">
    <w:name w:val="Comment Text Char"/>
    <w:basedOn w:val="DefaultParagraphFont"/>
    <w:link w:val="CommentText"/>
    <w:uiPriority w:val="99"/>
    <w:semiHidden/>
    <w:rsid w:val="000F6F82"/>
    <w:rPr>
      <w:sz w:val="20"/>
      <w:szCs w:val="20"/>
    </w:rPr>
  </w:style>
  <w:style w:type="paragraph" w:styleId="CommentSubject">
    <w:name w:val="annotation subject"/>
    <w:basedOn w:val="CommentText"/>
    <w:next w:val="CommentText"/>
    <w:link w:val="CommentSubjectChar"/>
    <w:uiPriority w:val="99"/>
    <w:semiHidden/>
    <w:unhideWhenUsed/>
    <w:rsid w:val="000F6F82"/>
    <w:rPr>
      <w:b/>
      <w:bCs/>
    </w:rPr>
  </w:style>
  <w:style w:type="character" w:customStyle="1" w:styleId="CommentSubjectChar">
    <w:name w:val="Comment Subject Char"/>
    <w:basedOn w:val="CommentTextChar"/>
    <w:link w:val="CommentSubject"/>
    <w:uiPriority w:val="99"/>
    <w:semiHidden/>
    <w:rsid w:val="000F6F82"/>
    <w:rPr>
      <w:b/>
      <w:bCs/>
      <w:sz w:val="20"/>
      <w:szCs w:val="20"/>
    </w:rPr>
  </w:style>
  <w:style w:type="table" w:customStyle="1" w:styleId="TableGrid2">
    <w:name w:val="Table Grid2"/>
    <w:basedOn w:val="TableNormal"/>
    <w:next w:val="TableGrid"/>
    <w:uiPriority w:val="39"/>
    <w:rsid w:val="000F1621"/>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1621"/>
    <w:rPr>
      <w:color w:val="808080"/>
    </w:rPr>
  </w:style>
  <w:style w:type="table" w:customStyle="1" w:styleId="NDInfoMap">
    <w:name w:val="NDInfoMap"/>
    <w:basedOn w:val="TableNormal"/>
    <w:uiPriority w:val="99"/>
    <w:rsid w:val="000F1621"/>
    <w:rPr>
      <w:rFonts w:ascii="Trebuchet MS" w:eastAsia="Calibri" w:hAnsi="Trebuchet MS" w:cs="Times New Roman"/>
      <w:color w:val="292929"/>
      <w:sz w:val="20"/>
      <w:szCs w:val="20"/>
      <w:lang w:val="en-GB"/>
    </w:rPr>
    <w:tblPr/>
    <w:tblStylePr w:type="firstCol">
      <w:pPr>
        <w:jc w:val="right"/>
      </w:pPr>
      <w:rPr>
        <w:rFonts w:ascii="Trebuchet MS" w:hAnsi="Trebuchet MS"/>
        <w:b/>
        <w:color w:val="313131"/>
        <w:sz w:val="20"/>
      </w:rPr>
      <w:tblPr/>
      <w:tcPr>
        <w:tcBorders>
          <w:top w:val="nil"/>
          <w:left w:val="nil"/>
          <w:bottom w:val="nil"/>
          <w:right w:val="nil"/>
          <w:insideH w:val="nil"/>
          <w:insideV w:val="nil"/>
          <w:tl2br w:val="nil"/>
          <w:tr2bl w:val="nil"/>
        </w:tcBorders>
        <w:vAlign w:val="center"/>
      </w:tcPr>
    </w:tblStylePr>
    <w:tblStylePr w:type="lastCol">
      <w:tblPr/>
      <w:tcPr>
        <w:shd w:val="clear" w:color="auto" w:fill="A1A1A1"/>
      </w:tcPr>
    </w:tblStylePr>
  </w:style>
  <w:style w:type="paragraph" w:customStyle="1" w:styleId="NDParagraph">
    <w:name w:val="NDParagraph"/>
    <w:basedOn w:val="Normal"/>
    <w:autoRedefine/>
    <w:qFormat/>
    <w:rsid w:val="00072FD1"/>
    <w:rPr>
      <w:rFonts w:asciiTheme="minorHAnsi" w:eastAsiaTheme="minorHAnsi" w:hAnsiTheme="minorHAnsi" w:cstheme="minorHAnsi"/>
      <w:bCs/>
      <w:color w:val="auto"/>
      <w:sz w:val="20"/>
      <w:szCs w:val="20"/>
      <w:lang w:val="en-GB" w:eastAsia="ja-JP"/>
    </w:rPr>
  </w:style>
  <w:style w:type="paragraph" w:customStyle="1" w:styleId="Heading41">
    <w:name w:val="Heading 41"/>
    <w:basedOn w:val="Normal"/>
    <w:next w:val="NDParagraph"/>
    <w:autoRedefine/>
    <w:qFormat/>
    <w:rsid w:val="00D136EF"/>
    <w:pPr>
      <w:keepNext/>
      <w:keepLines/>
      <w:tabs>
        <w:tab w:val="num" w:pos="360"/>
      </w:tabs>
      <w:spacing w:before="240" w:after="100" w:afterAutospacing="1"/>
      <w:outlineLvl w:val="3"/>
    </w:pPr>
    <w:rPr>
      <w:rFonts w:ascii="Calibri" w:eastAsia="Times New Roman" w:hAnsi="Calibri" w:cs="Times New Roman"/>
      <w:b/>
      <w:i/>
      <w:iCs/>
      <w:color w:val="D71F2F"/>
      <w:sz w:val="20"/>
      <w:szCs w:val="20"/>
      <w:lang w:val="en-GB"/>
    </w:rPr>
  </w:style>
  <w:style w:type="paragraph" w:customStyle="1" w:styleId="Heading71">
    <w:name w:val="Heading 71"/>
    <w:basedOn w:val="Normal"/>
    <w:next w:val="Normal"/>
    <w:uiPriority w:val="9"/>
    <w:semiHidden/>
    <w:unhideWhenUsed/>
    <w:qFormat/>
    <w:rsid w:val="00D136EF"/>
    <w:pPr>
      <w:keepNext/>
      <w:keepLines/>
      <w:tabs>
        <w:tab w:val="num" w:pos="360"/>
      </w:tabs>
      <w:spacing w:before="40" w:line="360" w:lineRule="auto"/>
      <w:outlineLvl w:val="6"/>
    </w:pPr>
    <w:rPr>
      <w:rFonts w:ascii="Calibri" w:eastAsia="Times New Roman" w:hAnsi="Calibri" w:cs="Times New Roman"/>
      <w:i/>
      <w:iCs/>
      <w:color w:val="C00000"/>
      <w:sz w:val="20"/>
      <w:szCs w:val="20"/>
      <w:lang w:val="en-GB"/>
    </w:rPr>
  </w:style>
  <w:style w:type="paragraph" w:customStyle="1" w:styleId="Heading81">
    <w:name w:val="Heading 81"/>
    <w:basedOn w:val="Normal"/>
    <w:next w:val="Normal"/>
    <w:uiPriority w:val="9"/>
    <w:semiHidden/>
    <w:unhideWhenUsed/>
    <w:qFormat/>
    <w:rsid w:val="00D136EF"/>
    <w:pPr>
      <w:keepNext/>
      <w:keepLines/>
      <w:tabs>
        <w:tab w:val="num" w:pos="360"/>
      </w:tabs>
      <w:spacing w:before="40" w:line="360" w:lineRule="auto"/>
      <w:outlineLvl w:val="7"/>
    </w:pPr>
    <w:rPr>
      <w:rFonts w:eastAsia="Times New Roman" w:cs="Times New Roman"/>
      <w:color w:val="6C6C6C"/>
      <w:sz w:val="21"/>
      <w:szCs w:val="21"/>
      <w:lang w:val="en-GB"/>
    </w:rPr>
  </w:style>
  <w:style w:type="paragraph" w:customStyle="1" w:styleId="Heading91">
    <w:name w:val="Heading 91"/>
    <w:basedOn w:val="Normal"/>
    <w:next w:val="Normal"/>
    <w:uiPriority w:val="9"/>
    <w:semiHidden/>
    <w:unhideWhenUsed/>
    <w:qFormat/>
    <w:rsid w:val="00D136EF"/>
    <w:pPr>
      <w:keepNext/>
      <w:keepLines/>
      <w:tabs>
        <w:tab w:val="num" w:pos="360"/>
      </w:tabs>
      <w:spacing w:before="40" w:line="360" w:lineRule="auto"/>
      <w:outlineLvl w:val="8"/>
    </w:pPr>
    <w:rPr>
      <w:rFonts w:eastAsia="Times New Roman" w:cs="Times New Roman"/>
      <w:i/>
      <w:iCs/>
      <w:color w:val="6C6C6C"/>
      <w:sz w:val="21"/>
      <w:szCs w:val="21"/>
      <w:lang w:val="en-GB"/>
    </w:rPr>
  </w:style>
  <w:style w:type="table" w:customStyle="1" w:styleId="TableGrid3">
    <w:name w:val="Table Grid3"/>
    <w:basedOn w:val="TableNormal"/>
    <w:next w:val="TableGrid"/>
    <w:uiPriority w:val="59"/>
    <w:rsid w:val="006A4E5B"/>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E4B06"/>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D0224"/>
    <w:rPr>
      <w:rFonts w:ascii="Calibri" w:eastAsia="Calibri" w:hAnsi="Calibri" w:cs="Times New Roman"/>
      <w:color w:val="292929"/>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C47AE"/>
    <w:rPr>
      <w:rFonts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hyperlink" Target="mailto:info@nomad-digital.com" TargetMode="External"/></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_rels/header2.xml.rels><?xml version="1.0" encoding="UTF-8"?><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Relationships xmlns="http://schemas.openxmlformats.org/package/2006/relationships"><Relationship Id="rId1" Type="http://schemas.openxmlformats.org/officeDocument/2006/relationships/image" Target="media/image1.jpg"/></Relationships>
</file>

<file path=word/_rels/header4.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6f90eae-2ad0-42b8-96ac-35fadace7880">
      <Terms xmlns="http://schemas.microsoft.com/office/infopath/2007/PartnerControls"/>
    </lcf76f155ced4ddcb4097134ff3c332f>
    <TaxCatchAll xmlns="052b37ff-b073-484b-a13e-4e4f1f160ec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C64414634313E41852184631C69C863" ma:contentTypeVersion="17" ma:contentTypeDescription="Create a new document." ma:contentTypeScope="" ma:versionID="061f49ad625b5024a79c085bcba42a44">
  <xsd:schema xmlns:xsd="http://www.w3.org/2001/XMLSchema" xmlns:xs="http://www.w3.org/2001/XMLSchema" xmlns:p="http://schemas.microsoft.com/office/2006/metadata/properties" xmlns:ns2="26f90eae-2ad0-42b8-96ac-35fadace7880" xmlns:ns3="052b37ff-b073-484b-a13e-4e4f1f160ec8" targetNamespace="http://schemas.microsoft.com/office/2006/metadata/properties" ma:root="true" ma:fieldsID="16ba7f41b7accda89166f5830b3b4bf1" ns2:_="" ns3:_="">
    <xsd:import namespace="26f90eae-2ad0-42b8-96ac-35fadace7880"/>
    <xsd:import namespace="052b37ff-b073-484b-a13e-4e4f1f160e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f90eae-2ad0-42b8-96ac-35fadace78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2b37ff-b073-484b-a13e-4e4f1f160ec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f239901-54dc-4154-a544-75ee7137ddca}" ma:internalName="TaxCatchAll" ma:showField="CatchAllData" ma:web="052b37ff-b073-484b-a13e-4e4f1f160e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E4E0F-B027-43F5-900D-99CED390CC54}">
  <ds:schemaRefs>
    <ds:schemaRef ds:uri="http://purl.org/dc/terms/"/>
    <ds:schemaRef ds:uri="052b37ff-b073-484b-a13e-4e4f1f160ec8"/>
    <ds:schemaRef ds:uri="http://purl.org/dc/dcmitype/"/>
    <ds:schemaRef ds:uri="http://purl.org/dc/elements/1.1/"/>
    <ds:schemaRef ds:uri="http://schemas.microsoft.com/office/2006/metadata/properties"/>
    <ds:schemaRef ds:uri="26f90eae-2ad0-42b8-96ac-35fadace7880"/>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A41670E2-2A30-45D3-AEB7-2F0BF21143FC}">
  <ds:schemaRefs>
    <ds:schemaRef ds:uri="http://schemas.openxmlformats.org/officeDocument/2006/bibliography"/>
  </ds:schemaRefs>
</ds:datastoreItem>
</file>

<file path=customXml/itemProps3.xml><?xml version="1.0" encoding="utf-8"?>
<ds:datastoreItem xmlns:ds="http://schemas.openxmlformats.org/officeDocument/2006/customXml" ds:itemID="{7E6E7BF5-496B-4C19-BD87-6DC4C765A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f90eae-2ad0-42b8-96ac-35fadace7880"/>
    <ds:schemaRef ds:uri="052b37ff-b073-484b-a13e-4e4f1f160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0BAB0A-BCF5-4147-B721-1114D4D85477}">
  <ds:schemaRefs>
    <ds:schemaRef ds:uri="http://schemas.microsoft.com/sharepoint/v3/contenttype/forms"/>
  </ds:schemaRefs>
</ds:datastoreItem>
</file>

<file path=docMetadata/LabelInfo.xml><?xml version="1.0" encoding="utf-8"?>
<clbl:labelList xmlns:clbl="http://schemas.microsoft.com/office/2020/mipLabelMetadata">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618</Words>
  <Characters>3524</Characters>
  <Application>Microsoft Office Word</Application>
  <DocSecurity>0</DocSecurity>
  <Lines>29</Lines>
  <Paragraphs>8</Paragraphs>
  <ScaleCrop>false</ScaleCrop>
  <Company>MacFAW</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Brown</dc:creator>
  <cp:keywords/>
  <dc:description/>
  <cp:lastModifiedBy>Abbas Rizvi</cp:lastModifiedBy>
  <cp:revision>15</cp:revision>
  <cp:lastPrinted>2015-03-16T22:17:00Z</cp:lastPrinted>
  <dcterms:created xsi:type="dcterms:W3CDTF">2025-10-12T13:47:00Z</dcterms:created>
  <dcterms:modified xsi:type="dcterms:W3CDTF">2025-10-12T13:47:00Z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0x0101002C64414634313E41852184631C69C863</vt:lpwstr>
  </property>
  <property fmtid="{D5CDD505-2E9C-101B-9397-08002B2CF9AE}" pid="3" name="MediaServiceImageTags">
    <vt:lpwstr/>
  </property>
</Properties>
</file>