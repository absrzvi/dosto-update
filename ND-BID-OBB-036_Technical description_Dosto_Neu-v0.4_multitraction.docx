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553" w:tblpY="11396"/>
        <w:tblW w:w="7938" w:type="dxa"/>
        <w:tblLook w:val="01E0" w:firstRow="1" w:lastRow="1" w:firstColumn="1" w:lastColumn="1" w:noHBand="0" w:noVBand="0"/>
      </w:tblPr>
      <w:tblGrid>
        <w:gridCol w:w="2694"/>
        <w:gridCol w:w="5244"/>
      </w:tblGrid>
      <w:tr w:rsidR="00973B40" w:rsidRPr="00E8131E" w14:paraId="0437C31E" w14:textId="77777777" w:rsidTr="1B910516">
        <w:trPr>
          <w:trHeight w:hRule="exact" w:val="340"/>
        </w:trPr>
        <w:tc>
          <w:tcPr>
            <w:tcW w:w="2694" w:type="dxa"/>
            <w:vAlign w:val="bottom"/>
          </w:tcPr>
          <w:p w14:paraId="73341530" w14:textId="77777777" w:rsidR="00973B40" w:rsidRPr="00E8131E" w:rsidRDefault="00973B40" w:rsidP="00E07AAE">
            <w:pPr>
              <w:pStyle w:val="NoSpacing"/>
              <w:jc w:val="right"/>
              <w:rPr>
                <w:b/>
                <w:sz w:val="18"/>
                <w:lang w:val="de-DE"/>
              </w:rPr>
            </w:pPr>
            <w:bookmarkStart w:id="0" w:name="_Hlk98251338"/>
            <w:bookmarkEnd w:id="0"/>
            <w:r w:rsidRPr="00E8131E">
              <w:rPr>
                <w:b/>
                <w:sz w:val="18"/>
                <w:lang w:val="de-DE"/>
              </w:rPr>
              <w:t>Issued To:</w:t>
            </w:r>
          </w:p>
        </w:tc>
        <w:tc>
          <w:tcPr>
            <w:tcW w:w="5244" w:type="dxa"/>
            <w:vAlign w:val="bottom"/>
          </w:tcPr>
          <w:p w14:paraId="301DD9C2" w14:textId="51DD7AC4" w:rsidR="00973B40" w:rsidRPr="006971DF" w:rsidRDefault="008B2464" w:rsidP="007D4334">
            <w:pPr>
              <w:pStyle w:val="NoSpacing"/>
              <w:jc w:val="right"/>
              <w:rPr>
                <w:b/>
                <w:color w:val="CB333B"/>
                <w:sz w:val="28"/>
                <w:szCs w:val="28"/>
                <w:lang w:val="de-DE"/>
              </w:rPr>
            </w:pPr>
            <w:r w:rsidRPr="006971DF">
              <w:rPr>
                <w:b/>
                <w:color w:val="CB333B"/>
                <w:sz w:val="28"/>
                <w:szCs w:val="28"/>
                <w:lang w:val="de-DE"/>
              </w:rPr>
              <w:t>ÖBB PV</w:t>
            </w:r>
          </w:p>
        </w:tc>
      </w:tr>
      <w:tr w:rsidR="00973B40" w:rsidRPr="00E8131E" w14:paraId="6B35CF0C" w14:textId="77777777" w:rsidTr="1B910516">
        <w:trPr>
          <w:trHeight w:hRule="exact" w:val="340"/>
        </w:trPr>
        <w:tc>
          <w:tcPr>
            <w:tcW w:w="2694" w:type="dxa"/>
            <w:vAlign w:val="bottom"/>
          </w:tcPr>
          <w:p w14:paraId="6A450EFE" w14:textId="77777777" w:rsidR="00973B40" w:rsidRPr="00E8131E" w:rsidRDefault="00973B40" w:rsidP="00E07AAE">
            <w:pPr>
              <w:pStyle w:val="NoSpacing"/>
              <w:jc w:val="right"/>
              <w:rPr>
                <w:b/>
                <w:sz w:val="18"/>
                <w:lang w:val="de-DE"/>
              </w:rPr>
            </w:pPr>
            <w:r w:rsidRPr="00E8131E">
              <w:rPr>
                <w:b/>
                <w:sz w:val="18"/>
                <w:lang w:val="de-DE"/>
              </w:rPr>
              <w:t>Nomad Reference Number:</w:t>
            </w:r>
          </w:p>
        </w:tc>
        <w:tc>
          <w:tcPr>
            <w:tcW w:w="5244" w:type="dxa"/>
            <w:vAlign w:val="bottom"/>
          </w:tcPr>
          <w:p w14:paraId="765D0FD8" w14:textId="052032A6" w:rsidR="00973B40" w:rsidRPr="00E8131E" w:rsidRDefault="006971DF" w:rsidP="00B50D46">
            <w:pPr>
              <w:pStyle w:val="NoSpacing"/>
              <w:jc w:val="right"/>
              <w:rPr>
                <w:sz w:val="18"/>
                <w:lang w:val="de-DE"/>
              </w:rPr>
            </w:pPr>
            <w:r w:rsidRPr="006971DF">
              <w:rPr>
                <w:sz w:val="18"/>
                <w:lang w:val="de-DE"/>
              </w:rPr>
              <w:t>ND-</w:t>
            </w:r>
            <w:r w:rsidR="00F82D15">
              <w:rPr>
                <w:sz w:val="18"/>
                <w:lang w:val="de-DE"/>
              </w:rPr>
              <w:t>BID-OBB-</w:t>
            </w:r>
            <w:r w:rsidR="00A169F0">
              <w:rPr>
                <w:sz w:val="18"/>
                <w:lang w:val="de-DE"/>
              </w:rPr>
              <w:t>03</w:t>
            </w:r>
            <w:r w:rsidR="00205CE8">
              <w:rPr>
                <w:sz w:val="18"/>
                <w:lang w:val="de-DE"/>
              </w:rPr>
              <w:t>6</w:t>
            </w:r>
            <w:r w:rsidRPr="006971DF">
              <w:rPr>
                <w:sz w:val="18"/>
                <w:lang w:val="de-DE"/>
              </w:rPr>
              <w:t>-SDD-001</w:t>
            </w:r>
          </w:p>
        </w:tc>
      </w:tr>
      <w:tr w:rsidR="00973B40" w:rsidRPr="00E8131E" w14:paraId="67609CBB" w14:textId="77777777" w:rsidTr="1B910516">
        <w:trPr>
          <w:trHeight w:hRule="exact" w:val="340"/>
        </w:trPr>
        <w:tc>
          <w:tcPr>
            <w:tcW w:w="2694" w:type="dxa"/>
            <w:vAlign w:val="bottom"/>
          </w:tcPr>
          <w:p w14:paraId="0A54E9B0" w14:textId="77777777" w:rsidR="00973B40" w:rsidRPr="00E8131E" w:rsidRDefault="00973B40" w:rsidP="00E07AAE">
            <w:pPr>
              <w:pStyle w:val="NoSpacing"/>
              <w:jc w:val="right"/>
              <w:rPr>
                <w:b/>
                <w:sz w:val="18"/>
                <w:lang w:val="de-DE"/>
              </w:rPr>
            </w:pPr>
            <w:r w:rsidRPr="00E8131E">
              <w:rPr>
                <w:b/>
                <w:sz w:val="18"/>
                <w:lang w:val="de-DE"/>
              </w:rPr>
              <w:t>Issue:</w:t>
            </w:r>
          </w:p>
        </w:tc>
        <w:tc>
          <w:tcPr>
            <w:tcW w:w="5244" w:type="dxa"/>
            <w:vAlign w:val="bottom"/>
          </w:tcPr>
          <w:p w14:paraId="7695AED2" w14:textId="4315436F" w:rsidR="00973B40" w:rsidRPr="007D37EB" w:rsidRDefault="00832184" w:rsidP="25C31E72">
            <w:pPr>
              <w:pStyle w:val="NoSpacing"/>
              <w:jc w:val="right"/>
              <w:rPr>
                <w:sz w:val="18"/>
                <w:szCs w:val="18"/>
              </w:rPr>
            </w:pPr>
            <w:ins w:id="1" w:author="Abbas Rizvi" w:date="2023-03-30T11:06:00Z">
              <w:r>
                <w:rPr>
                  <w:sz w:val="18"/>
                  <w:szCs w:val="18"/>
                  <w:lang w:val="de-DE"/>
                </w:rPr>
                <w:t>V0</w:t>
              </w:r>
            </w:ins>
            <w:del w:id="2" w:author="Abbas Rizvi" w:date="2023-03-30T11:06:00Z">
              <w:r w:rsidR="0086077D" w:rsidDel="00832184">
                <w:rPr>
                  <w:sz w:val="18"/>
                  <w:szCs w:val="18"/>
                  <w:lang w:val="de-DE"/>
                </w:rPr>
                <w:delText>1</w:delText>
              </w:r>
            </w:del>
            <w:r w:rsidR="005C3CCA" w:rsidRPr="2696A6FA">
              <w:rPr>
                <w:sz w:val="18"/>
                <w:szCs w:val="18"/>
                <w:lang w:val="de-DE"/>
              </w:rPr>
              <w:t>.</w:t>
            </w:r>
            <w:ins w:id="3" w:author="Abbas Rizvi" w:date="2023-05-11T16:28:00Z">
              <w:r w:rsidR="009D2DF2">
                <w:rPr>
                  <w:sz w:val="18"/>
                  <w:szCs w:val="18"/>
                  <w:lang w:val="de-DE"/>
                </w:rPr>
                <w:t>3</w:t>
              </w:r>
            </w:ins>
            <w:del w:id="4" w:author="Abbas Rizvi" w:date="2023-03-30T11:06:00Z">
              <w:r w:rsidR="00A169F0" w:rsidRPr="2696A6FA" w:rsidDel="00832184">
                <w:rPr>
                  <w:sz w:val="18"/>
                  <w:szCs w:val="18"/>
                  <w:lang w:val="de-DE"/>
                </w:rPr>
                <w:delText>0</w:delText>
              </w:r>
            </w:del>
          </w:p>
        </w:tc>
      </w:tr>
      <w:tr w:rsidR="00973B40" w:rsidRPr="00E8131E" w14:paraId="6C23A7C9" w14:textId="77777777" w:rsidTr="1B910516">
        <w:trPr>
          <w:trHeight w:hRule="exact" w:val="340"/>
        </w:trPr>
        <w:tc>
          <w:tcPr>
            <w:tcW w:w="2694" w:type="dxa"/>
            <w:vAlign w:val="bottom"/>
          </w:tcPr>
          <w:p w14:paraId="0069A840" w14:textId="77777777" w:rsidR="00973B40" w:rsidRPr="00E8131E" w:rsidRDefault="00973B40" w:rsidP="00E07AAE">
            <w:pPr>
              <w:pStyle w:val="NoSpacing"/>
              <w:jc w:val="right"/>
              <w:rPr>
                <w:b/>
                <w:sz w:val="18"/>
                <w:lang w:val="de-DE"/>
              </w:rPr>
            </w:pPr>
            <w:r w:rsidRPr="00E8131E">
              <w:rPr>
                <w:b/>
                <w:sz w:val="18"/>
                <w:lang w:val="de-DE"/>
              </w:rPr>
              <w:t>Date:</w:t>
            </w:r>
          </w:p>
        </w:tc>
        <w:tc>
          <w:tcPr>
            <w:tcW w:w="5244" w:type="dxa"/>
            <w:vAlign w:val="bottom"/>
          </w:tcPr>
          <w:p w14:paraId="70684B74" w14:textId="201FEE93" w:rsidR="00973B40" w:rsidRPr="00E8131E" w:rsidRDefault="009D2DF2" w:rsidP="25C31E72">
            <w:pPr>
              <w:pStyle w:val="NoSpacing"/>
              <w:jc w:val="right"/>
              <w:rPr>
                <w:sz w:val="18"/>
                <w:szCs w:val="18"/>
                <w:lang w:val="de-DE"/>
              </w:rPr>
            </w:pPr>
            <w:ins w:id="5" w:author="Abbas Rizvi" w:date="2023-05-11T16:28:00Z">
              <w:r>
                <w:rPr>
                  <w:sz w:val="18"/>
                  <w:szCs w:val="18"/>
                  <w:lang w:val="de-DE"/>
                </w:rPr>
                <w:t>1</w:t>
              </w:r>
            </w:ins>
            <w:ins w:id="6" w:author="Abbas Rizvi" w:date="2023-05-15T10:56:00Z">
              <w:r w:rsidR="00420C71">
                <w:rPr>
                  <w:sz w:val="18"/>
                  <w:szCs w:val="18"/>
                  <w:lang w:val="de-DE"/>
                </w:rPr>
                <w:t>6</w:t>
              </w:r>
            </w:ins>
            <w:del w:id="7" w:author="Abbas Rizvi" w:date="2023-03-30T11:06:00Z">
              <w:r w:rsidR="0086077D" w:rsidDel="00832184">
                <w:rPr>
                  <w:sz w:val="18"/>
                  <w:szCs w:val="18"/>
                  <w:lang w:val="de-DE"/>
                </w:rPr>
                <w:delText>17</w:delText>
              </w:r>
            </w:del>
            <w:r w:rsidR="00A169F0">
              <w:rPr>
                <w:sz w:val="18"/>
                <w:szCs w:val="18"/>
                <w:lang w:val="de-DE"/>
              </w:rPr>
              <w:t>.</w:t>
            </w:r>
            <w:r w:rsidR="00205CE8">
              <w:rPr>
                <w:sz w:val="18"/>
                <w:szCs w:val="18"/>
                <w:lang w:val="de-DE"/>
              </w:rPr>
              <w:t>0</w:t>
            </w:r>
            <w:ins w:id="8" w:author="Abbas Rizvi" w:date="2023-05-11T16:28:00Z">
              <w:r>
                <w:rPr>
                  <w:sz w:val="18"/>
                  <w:szCs w:val="18"/>
                  <w:lang w:val="de-DE"/>
                </w:rPr>
                <w:t>5</w:t>
              </w:r>
            </w:ins>
            <w:del w:id="9" w:author="Abbas Rizvi" w:date="2023-05-11T16:28:00Z">
              <w:r w:rsidR="00205CE8" w:rsidDel="009D2DF2">
                <w:rPr>
                  <w:sz w:val="18"/>
                  <w:szCs w:val="18"/>
                  <w:lang w:val="de-DE"/>
                </w:rPr>
                <w:delText>3</w:delText>
              </w:r>
            </w:del>
            <w:r w:rsidR="00A169F0">
              <w:rPr>
                <w:sz w:val="18"/>
                <w:szCs w:val="18"/>
                <w:lang w:val="de-DE"/>
              </w:rPr>
              <w:t>.</w:t>
            </w:r>
            <w:r w:rsidR="000137FD">
              <w:rPr>
                <w:sz w:val="18"/>
                <w:szCs w:val="18"/>
                <w:lang w:val="de-DE"/>
              </w:rPr>
              <w:t>202</w:t>
            </w:r>
            <w:r w:rsidR="002F2075">
              <w:rPr>
                <w:sz w:val="18"/>
                <w:szCs w:val="18"/>
                <w:lang w:val="de-DE"/>
              </w:rPr>
              <w:t>3</w:t>
            </w:r>
          </w:p>
        </w:tc>
      </w:tr>
      <w:tr w:rsidR="00973B40" w:rsidRPr="004F75ED" w14:paraId="232FC887" w14:textId="77777777" w:rsidTr="1B910516">
        <w:trPr>
          <w:trHeight w:hRule="exact" w:val="340"/>
        </w:trPr>
        <w:tc>
          <w:tcPr>
            <w:tcW w:w="2694" w:type="dxa"/>
            <w:vAlign w:val="bottom"/>
          </w:tcPr>
          <w:p w14:paraId="2EE8C1FB" w14:textId="29775E7A" w:rsidR="00973B40" w:rsidRPr="00E8131E" w:rsidRDefault="00A7670E" w:rsidP="00E07AAE">
            <w:pPr>
              <w:pStyle w:val="NoSpacing"/>
              <w:jc w:val="right"/>
              <w:rPr>
                <w:b/>
                <w:sz w:val="18"/>
                <w:lang w:val="de-DE"/>
              </w:rPr>
            </w:pPr>
            <w:r w:rsidRPr="00E8131E">
              <w:rPr>
                <w:b/>
                <w:sz w:val="18"/>
                <w:lang w:val="de-DE"/>
              </w:rPr>
              <w:t xml:space="preserve">Prepared </w:t>
            </w:r>
            <w:r w:rsidR="00973B40" w:rsidRPr="00E8131E">
              <w:rPr>
                <w:b/>
                <w:sz w:val="18"/>
                <w:lang w:val="de-DE"/>
              </w:rPr>
              <w:t>By:</w:t>
            </w:r>
          </w:p>
        </w:tc>
        <w:tc>
          <w:tcPr>
            <w:tcW w:w="5244" w:type="dxa"/>
            <w:vAlign w:val="bottom"/>
          </w:tcPr>
          <w:p w14:paraId="32668CAE" w14:textId="244965F4" w:rsidR="00973B40" w:rsidRPr="00E8131E" w:rsidRDefault="005314B3" w:rsidP="00333673">
            <w:pPr>
              <w:pStyle w:val="NoSpacing"/>
              <w:jc w:val="right"/>
              <w:rPr>
                <w:sz w:val="18"/>
                <w:lang w:val="de-DE"/>
              </w:rPr>
            </w:pPr>
            <w:r>
              <w:rPr>
                <w:sz w:val="18"/>
                <w:lang w:val="de-DE"/>
              </w:rPr>
              <w:t>Abbas R</w:t>
            </w:r>
            <w:r w:rsidR="005376C8">
              <w:rPr>
                <w:sz w:val="18"/>
                <w:lang w:val="de-DE"/>
              </w:rPr>
              <w:t>izvi</w:t>
            </w:r>
            <w:r w:rsidR="000D360A">
              <w:rPr>
                <w:sz w:val="18"/>
                <w:lang w:val="de-DE"/>
              </w:rPr>
              <w:t xml:space="preserve"> </w:t>
            </w:r>
          </w:p>
        </w:tc>
      </w:tr>
      <w:tr w:rsidR="00973B40" w:rsidRPr="00E8131E" w14:paraId="15CF1F96" w14:textId="77777777" w:rsidTr="1B910516">
        <w:trPr>
          <w:trHeight w:hRule="exact" w:val="340"/>
        </w:trPr>
        <w:tc>
          <w:tcPr>
            <w:tcW w:w="2694" w:type="dxa"/>
            <w:vAlign w:val="bottom"/>
          </w:tcPr>
          <w:p w14:paraId="7B2CAA4C" w14:textId="288F6CD7" w:rsidR="00973B40" w:rsidRPr="00E8131E" w:rsidRDefault="00A7670E" w:rsidP="00A7670E">
            <w:pPr>
              <w:pStyle w:val="NoSpacing"/>
              <w:jc w:val="right"/>
              <w:rPr>
                <w:b/>
                <w:sz w:val="18"/>
                <w:lang w:val="de-DE"/>
              </w:rPr>
            </w:pPr>
            <w:r w:rsidRPr="00E8131E">
              <w:rPr>
                <w:b/>
                <w:sz w:val="18"/>
                <w:lang w:val="de-DE"/>
              </w:rPr>
              <w:t>Approved</w:t>
            </w:r>
            <w:r w:rsidR="00973B40" w:rsidRPr="00E8131E">
              <w:rPr>
                <w:b/>
                <w:sz w:val="18"/>
                <w:lang w:val="de-DE"/>
              </w:rPr>
              <w:t xml:space="preserve"> By:</w:t>
            </w:r>
          </w:p>
        </w:tc>
        <w:tc>
          <w:tcPr>
            <w:tcW w:w="5244" w:type="dxa"/>
            <w:vAlign w:val="bottom"/>
          </w:tcPr>
          <w:p w14:paraId="7B8E1BD8" w14:textId="19B61421" w:rsidR="00973B40" w:rsidRPr="005376C8" w:rsidRDefault="00832184" w:rsidP="1B910516">
            <w:pPr>
              <w:pStyle w:val="NoSpacing"/>
              <w:jc w:val="right"/>
              <w:rPr>
                <w:sz w:val="18"/>
                <w:szCs w:val="18"/>
              </w:rPr>
            </w:pPr>
            <w:ins w:id="10" w:author="Abbas Rizvi" w:date="2023-03-30T11:07:00Z">
              <w:r>
                <w:rPr>
                  <w:sz w:val="18"/>
                  <w:szCs w:val="18"/>
                </w:rPr>
                <w:t>Hartmut Huber</w:t>
              </w:r>
            </w:ins>
          </w:p>
        </w:tc>
      </w:tr>
      <w:tr w:rsidR="00973B40" w:rsidRPr="00E8131E" w14:paraId="55E703BB" w14:textId="77777777" w:rsidTr="1B910516">
        <w:trPr>
          <w:trHeight w:hRule="exact" w:val="340"/>
        </w:trPr>
        <w:tc>
          <w:tcPr>
            <w:tcW w:w="2694" w:type="dxa"/>
            <w:vAlign w:val="bottom"/>
          </w:tcPr>
          <w:p w14:paraId="45FB898B" w14:textId="77777777" w:rsidR="00973B40" w:rsidRPr="00E8131E" w:rsidRDefault="00973B40" w:rsidP="00E07AAE">
            <w:pPr>
              <w:pStyle w:val="NoSpacing"/>
              <w:jc w:val="right"/>
              <w:rPr>
                <w:b/>
                <w:sz w:val="18"/>
                <w:lang w:val="de-DE"/>
              </w:rPr>
            </w:pPr>
          </w:p>
        </w:tc>
        <w:tc>
          <w:tcPr>
            <w:tcW w:w="5244" w:type="dxa"/>
            <w:vAlign w:val="bottom"/>
          </w:tcPr>
          <w:p w14:paraId="5DD88158" w14:textId="77777777" w:rsidR="00973B40" w:rsidRPr="00E8131E" w:rsidRDefault="00973B40" w:rsidP="00E07AAE">
            <w:pPr>
              <w:pStyle w:val="NoSpacing"/>
              <w:jc w:val="right"/>
              <w:rPr>
                <w:sz w:val="18"/>
                <w:lang w:val="de-DE"/>
              </w:rPr>
            </w:pPr>
          </w:p>
        </w:tc>
      </w:tr>
      <w:tr w:rsidR="00973B40" w:rsidRPr="00E8131E" w14:paraId="51AF63E9" w14:textId="77777777" w:rsidTr="1B910516">
        <w:trPr>
          <w:trHeight w:hRule="exact" w:val="340"/>
        </w:trPr>
        <w:tc>
          <w:tcPr>
            <w:tcW w:w="2694" w:type="dxa"/>
            <w:vAlign w:val="bottom"/>
          </w:tcPr>
          <w:p w14:paraId="1A86F2F4" w14:textId="77777777" w:rsidR="00973B40" w:rsidRPr="00E8131E" w:rsidRDefault="00973B40" w:rsidP="00E07AAE">
            <w:pPr>
              <w:pStyle w:val="NoSpacing"/>
              <w:jc w:val="right"/>
              <w:rPr>
                <w:b/>
                <w:sz w:val="18"/>
                <w:lang w:val="de-DE"/>
              </w:rPr>
            </w:pPr>
          </w:p>
        </w:tc>
        <w:tc>
          <w:tcPr>
            <w:tcW w:w="5244" w:type="dxa"/>
            <w:vAlign w:val="bottom"/>
          </w:tcPr>
          <w:p w14:paraId="46234232" w14:textId="77777777" w:rsidR="00973B40" w:rsidRPr="00E8131E" w:rsidRDefault="00973B40" w:rsidP="00E07AAE">
            <w:pPr>
              <w:pStyle w:val="NoSpacing"/>
              <w:jc w:val="right"/>
              <w:rPr>
                <w:sz w:val="18"/>
                <w:lang w:val="de-DE"/>
              </w:rPr>
            </w:pPr>
          </w:p>
        </w:tc>
      </w:tr>
      <w:tr w:rsidR="00973B40" w:rsidRPr="00E8131E" w14:paraId="520A1292" w14:textId="77777777" w:rsidTr="1B910516">
        <w:trPr>
          <w:trHeight w:hRule="exact" w:val="340"/>
        </w:trPr>
        <w:tc>
          <w:tcPr>
            <w:tcW w:w="7938" w:type="dxa"/>
            <w:gridSpan w:val="2"/>
            <w:vAlign w:val="bottom"/>
          </w:tcPr>
          <w:p w14:paraId="633DB9B4" w14:textId="61FD2B40" w:rsidR="00973B40" w:rsidRPr="00E8131E" w:rsidRDefault="00973B40" w:rsidP="00E07AAE">
            <w:pPr>
              <w:pStyle w:val="NoSpacing"/>
              <w:rPr>
                <w:sz w:val="18"/>
                <w:lang w:val="de-DE"/>
              </w:rPr>
            </w:pPr>
            <w:r w:rsidRPr="00E8131E">
              <w:rPr>
                <w:sz w:val="18"/>
                <w:lang w:val="de-DE"/>
              </w:rPr>
              <w:t xml:space="preserve">© Nomad Digital Limited </w:t>
            </w:r>
            <w:r w:rsidR="00B75375" w:rsidRPr="00E8131E">
              <w:rPr>
                <w:sz w:val="18"/>
                <w:lang w:val="de-DE"/>
              </w:rPr>
              <w:t>20</w:t>
            </w:r>
            <w:r w:rsidR="00B75375">
              <w:rPr>
                <w:sz w:val="18"/>
                <w:lang w:val="de-DE"/>
              </w:rPr>
              <w:t>23</w:t>
            </w:r>
          </w:p>
        </w:tc>
      </w:tr>
    </w:tbl>
    <w:p w14:paraId="6BA44F3E" w14:textId="7DF9A4B0" w:rsidR="00F13FA2" w:rsidRPr="00E8131E" w:rsidRDefault="00867C78" w:rsidP="00A00E2B">
      <w:pPr>
        <w:tabs>
          <w:tab w:val="left" w:pos="1701"/>
        </w:tabs>
        <w:jc w:val="both"/>
        <w:rPr>
          <w:rFonts w:ascii="Arial" w:hAnsi="Arial" w:cs="Arial"/>
          <w:b/>
          <w:sz w:val="44"/>
          <w:szCs w:val="44"/>
          <w:lang w:val="de-DE"/>
        </w:rPr>
      </w:pPr>
      <w:r w:rsidRPr="00E8131E">
        <w:rPr>
          <w:noProof/>
          <w:lang w:eastAsia="en-GB"/>
        </w:rPr>
        <w:drawing>
          <wp:anchor distT="0" distB="0" distL="114300" distR="114300" simplePos="0" relativeHeight="251658240" behindDoc="1" locked="0" layoutInCell="1" allowOverlap="1" wp14:anchorId="33235251" wp14:editId="49DB98FA">
            <wp:simplePos x="0" y="0"/>
            <wp:positionH relativeFrom="column">
              <wp:posOffset>-888880</wp:posOffset>
            </wp:positionH>
            <wp:positionV relativeFrom="page">
              <wp:posOffset>-9525</wp:posOffset>
            </wp:positionV>
            <wp:extent cx="7595870" cy="1080516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JPEG.jpg"/>
                    <pic:cNvPicPr/>
                  </pic:nvPicPr>
                  <pic:blipFill>
                    <a:blip r:embed="rId11" cstate="print">
                      <a:extLst>
                        <a:ext uri="{28A0092B-C50C-407E-A947-70E740481C1C}">
                          <a14:useLocalDpi xmlns:a14="http://schemas.microsoft.com/office/drawing/2010/main"/>
                        </a:ext>
                      </a:extLst>
                    </a:blip>
                    <a:stretch>
                      <a:fillRect/>
                    </a:stretch>
                  </pic:blipFill>
                  <pic:spPr>
                    <a:xfrm>
                      <a:off x="0" y="0"/>
                      <a:ext cx="7595870" cy="10805160"/>
                    </a:xfrm>
                    <a:prstGeom prst="rect">
                      <a:avLst/>
                    </a:prstGeom>
                  </pic:spPr>
                </pic:pic>
              </a:graphicData>
            </a:graphic>
            <wp14:sizeRelH relativeFrom="margin">
              <wp14:pctWidth>0</wp14:pctWidth>
            </wp14:sizeRelH>
            <wp14:sizeRelV relativeFrom="margin">
              <wp14:pctHeight>0</wp14:pctHeight>
            </wp14:sizeRelV>
          </wp:anchor>
        </w:drawing>
      </w:r>
    </w:p>
    <w:p w14:paraId="1980EF0B" w14:textId="77777777" w:rsidR="00F13FA2" w:rsidRPr="00E8131E" w:rsidRDefault="00F13FA2" w:rsidP="00A00E2B">
      <w:pPr>
        <w:tabs>
          <w:tab w:val="left" w:pos="1701"/>
        </w:tabs>
        <w:jc w:val="both"/>
        <w:rPr>
          <w:rFonts w:ascii="Arial" w:hAnsi="Arial" w:cs="Arial"/>
          <w:b/>
          <w:sz w:val="44"/>
          <w:szCs w:val="44"/>
          <w:lang w:val="de-DE"/>
        </w:rPr>
      </w:pPr>
    </w:p>
    <w:p w14:paraId="025F33AB" w14:textId="77777777" w:rsidR="00F13FA2" w:rsidRPr="00E8131E" w:rsidRDefault="00F13FA2" w:rsidP="00A00E2B">
      <w:pPr>
        <w:tabs>
          <w:tab w:val="left" w:pos="1701"/>
        </w:tabs>
        <w:jc w:val="both"/>
        <w:rPr>
          <w:rFonts w:ascii="Arial" w:hAnsi="Arial" w:cs="Arial"/>
          <w:b/>
          <w:sz w:val="44"/>
          <w:szCs w:val="44"/>
          <w:lang w:val="de-DE"/>
        </w:rPr>
      </w:pPr>
    </w:p>
    <w:p w14:paraId="194DE337" w14:textId="77777777" w:rsidR="00F13FA2" w:rsidRPr="00E8131E" w:rsidRDefault="00F13FA2" w:rsidP="00A00E2B">
      <w:pPr>
        <w:tabs>
          <w:tab w:val="left" w:pos="1701"/>
        </w:tabs>
        <w:jc w:val="both"/>
        <w:rPr>
          <w:rFonts w:ascii="Arial" w:hAnsi="Arial" w:cs="Arial"/>
          <w:b/>
          <w:sz w:val="44"/>
          <w:szCs w:val="44"/>
          <w:lang w:val="de-DE"/>
        </w:rPr>
      </w:pPr>
    </w:p>
    <w:p w14:paraId="70672197" w14:textId="77777777" w:rsidR="00F13FA2" w:rsidRPr="00E8131E" w:rsidRDefault="00F13FA2" w:rsidP="00A00E2B">
      <w:pPr>
        <w:tabs>
          <w:tab w:val="left" w:pos="1701"/>
        </w:tabs>
        <w:jc w:val="both"/>
        <w:rPr>
          <w:rFonts w:ascii="Arial" w:hAnsi="Arial" w:cs="Arial"/>
          <w:b/>
          <w:sz w:val="44"/>
          <w:szCs w:val="44"/>
          <w:lang w:val="de-DE"/>
        </w:rPr>
      </w:pPr>
    </w:p>
    <w:p w14:paraId="3F808EC6" w14:textId="77777777" w:rsidR="00F13FA2" w:rsidRPr="00E8131E" w:rsidRDefault="00F13FA2" w:rsidP="00A00E2B">
      <w:pPr>
        <w:tabs>
          <w:tab w:val="left" w:pos="1701"/>
        </w:tabs>
        <w:jc w:val="both"/>
        <w:rPr>
          <w:rFonts w:ascii="Arial" w:hAnsi="Arial" w:cs="Arial"/>
          <w:b/>
          <w:sz w:val="44"/>
          <w:szCs w:val="44"/>
          <w:lang w:val="de-DE"/>
        </w:rPr>
      </w:pPr>
    </w:p>
    <w:p w14:paraId="07DDB426" w14:textId="77777777" w:rsidR="00973B40" w:rsidRPr="00E8131E" w:rsidRDefault="00973B40" w:rsidP="00A00E2B">
      <w:pPr>
        <w:tabs>
          <w:tab w:val="left" w:pos="1701"/>
        </w:tabs>
        <w:jc w:val="both"/>
        <w:rPr>
          <w:rFonts w:ascii="Arial" w:hAnsi="Arial" w:cs="Arial"/>
          <w:b/>
          <w:sz w:val="44"/>
          <w:szCs w:val="44"/>
          <w:lang w:val="de-DE"/>
        </w:rPr>
      </w:pPr>
    </w:p>
    <w:p w14:paraId="2953C309" w14:textId="77777777" w:rsidR="00973B40" w:rsidRPr="00E8131E" w:rsidRDefault="00973B40" w:rsidP="00A00E2B">
      <w:pPr>
        <w:tabs>
          <w:tab w:val="left" w:pos="1701"/>
        </w:tabs>
        <w:jc w:val="both"/>
        <w:rPr>
          <w:rFonts w:ascii="Arial" w:hAnsi="Arial" w:cs="Arial"/>
          <w:b/>
          <w:sz w:val="44"/>
          <w:szCs w:val="44"/>
          <w:lang w:val="de-DE"/>
        </w:rPr>
      </w:pPr>
    </w:p>
    <w:p w14:paraId="0D6DFF19" w14:textId="77777777" w:rsidR="00973B40" w:rsidRPr="00E8131E" w:rsidRDefault="00973B40" w:rsidP="00A00E2B">
      <w:pPr>
        <w:tabs>
          <w:tab w:val="left" w:pos="1701"/>
        </w:tabs>
        <w:jc w:val="both"/>
        <w:rPr>
          <w:rFonts w:ascii="Arial" w:hAnsi="Arial" w:cs="Arial"/>
          <w:b/>
          <w:sz w:val="44"/>
          <w:szCs w:val="44"/>
          <w:lang w:val="de-DE"/>
        </w:rPr>
      </w:pPr>
    </w:p>
    <w:p w14:paraId="4FE018DB" w14:textId="77777777" w:rsidR="00973B40" w:rsidRPr="00E8131E" w:rsidRDefault="00973B40" w:rsidP="00A00E2B">
      <w:pPr>
        <w:tabs>
          <w:tab w:val="left" w:pos="1701"/>
        </w:tabs>
        <w:jc w:val="both"/>
        <w:rPr>
          <w:rFonts w:ascii="Arial" w:hAnsi="Arial" w:cs="Arial"/>
          <w:b/>
          <w:sz w:val="44"/>
          <w:szCs w:val="44"/>
          <w:lang w:val="de-DE"/>
        </w:rPr>
      </w:pPr>
    </w:p>
    <w:p w14:paraId="63265AEE" w14:textId="77777777" w:rsidR="00973B40" w:rsidRPr="00E8131E" w:rsidRDefault="00973B40" w:rsidP="00A00E2B">
      <w:pPr>
        <w:tabs>
          <w:tab w:val="left" w:pos="1701"/>
        </w:tabs>
        <w:jc w:val="both"/>
        <w:rPr>
          <w:rFonts w:ascii="Arial" w:hAnsi="Arial" w:cs="Arial"/>
          <w:b/>
          <w:sz w:val="44"/>
          <w:szCs w:val="44"/>
          <w:lang w:val="de-DE"/>
        </w:rPr>
      </w:pPr>
    </w:p>
    <w:p w14:paraId="517B4057" w14:textId="77777777" w:rsidR="00973B40" w:rsidRPr="00E8131E" w:rsidRDefault="00973B40" w:rsidP="00A00E2B">
      <w:pPr>
        <w:tabs>
          <w:tab w:val="left" w:pos="1701"/>
        </w:tabs>
        <w:jc w:val="both"/>
        <w:rPr>
          <w:rFonts w:ascii="Arial" w:hAnsi="Arial" w:cs="Arial"/>
          <w:b/>
          <w:sz w:val="44"/>
          <w:szCs w:val="44"/>
          <w:lang w:val="de-DE"/>
        </w:rPr>
      </w:pPr>
    </w:p>
    <w:p w14:paraId="00602852" w14:textId="77777777" w:rsidR="00973B40" w:rsidRPr="00E8131E" w:rsidRDefault="00973B40" w:rsidP="00A00E2B">
      <w:pPr>
        <w:tabs>
          <w:tab w:val="left" w:pos="1701"/>
        </w:tabs>
        <w:jc w:val="both"/>
        <w:rPr>
          <w:rFonts w:ascii="Arial" w:hAnsi="Arial" w:cs="Arial"/>
          <w:b/>
          <w:sz w:val="44"/>
          <w:szCs w:val="44"/>
          <w:lang w:val="de-DE"/>
        </w:rPr>
      </w:pPr>
    </w:p>
    <w:p w14:paraId="03F775AF" w14:textId="77777777" w:rsidR="00973B40" w:rsidRPr="00E8131E" w:rsidRDefault="00973B40" w:rsidP="00A00E2B">
      <w:pPr>
        <w:tabs>
          <w:tab w:val="left" w:pos="1701"/>
        </w:tabs>
        <w:jc w:val="both"/>
        <w:rPr>
          <w:rFonts w:ascii="Arial" w:hAnsi="Arial" w:cs="Arial"/>
          <w:b/>
          <w:sz w:val="44"/>
          <w:szCs w:val="44"/>
          <w:lang w:val="de-DE"/>
        </w:rPr>
      </w:pPr>
    </w:p>
    <w:p w14:paraId="476A6E47" w14:textId="77777777" w:rsidR="00973B40" w:rsidRPr="00E8131E" w:rsidRDefault="00973B40" w:rsidP="00A00E2B">
      <w:pPr>
        <w:tabs>
          <w:tab w:val="left" w:pos="1701"/>
        </w:tabs>
        <w:jc w:val="both"/>
        <w:rPr>
          <w:rFonts w:ascii="Arial" w:hAnsi="Arial" w:cs="Arial"/>
          <w:b/>
          <w:sz w:val="44"/>
          <w:szCs w:val="44"/>
          <w:lang w:val="de-DE"/>
        </w:rPr>
      </w:pPr>
    </w:p>
    <w:tbl>
      <w:tblPr>
        <w:tblpPr w:leftFromText="180" w:rightFromText="180" w:vertAnchor="text" w:horzAnchor="margin" w:tblpXSpec="center" w:tblpY="-34"/>
        <w:tblW w:w="10984" w:type="dxa"/>
        <w:tblLook w:val="01E0" w:firstRow="1" w:lastRow="1" w:firstColumn="1" w:lastColumn="1" w:noHBand="0" w:noVBand="0"/>
      </w:tblPr>
      <w:tblGrid>
        <w:gridCol w:w="10984"/>
      </w:tblGrid>
      <w:tr w:rsidR="00973B40" w:rsidRPr="00E94AE6" w14:paraId="194E7D92" w14:textId="77777777" w:rsidTr="1B910516">
        <w:trPr>
          <w:trHeight w:hRule="exact" w:val="751"/>
        </w:trPr>
        <w:tc>
          <w:tcPr>
            <w:tcW w:w="10984" w:type="dxa"/>
            <w:vAlign w:val="center"/>
          </w:tcPr>
          <w:p w14:paraId="60E71EF5" w14:textId="7A2A55E1" w:rsidR="00CA52C7" w:rsidRPr="006971DF" w:rsidRDefault="72E05A73" w:rsidP="1B910516">
            <w:pPr>
              <w:pStyle w:val="NoSpacing"/>
              <w:rPr>
                <w:rFonts w:asciiTheme="minorHAnsi" w:hAnsiTheme="minorHAnsi" w:cs="Arial"/>
                <w:b/>
                <w:bCs/>
                <w:color w:val="CB333B"/>
                <w:sz w:val="32"/>
                <w:szCs w:val="32"/>
              </w:rPr>
            </w:pPr>
            <w:r w:rsidRPr="1B910516">
              <w:rPr>
                <w:rFonts w:asciiTheme="minorHAnsi" w:hAnsiTheme="minorHAnsi" w:cs="Arial"/>
                <w:b/>
                <w:bCs/>
                <w:color w:val="CB333B"/>
                <w:sz w:val="32"/>
                <w:szCs w:val="32"/>
              </w:rPr>
              <w:t xml:space="preserve">WLAN on </w:t>
            </w:r>
            <w:r w:rsidR="00205CE8">
              <w:rPr>
                <w:rFonts w:asciiTheme="minorHAnsi" w:hAnsiTheme="minorHAnsi" w:cs="Arial"/>
                <w:b/>
                <w:bCs/>
                <w:color w:val="CB333B"/>
                <w:sz w:val="32"/>
                <w:szCs w:val="32"/>
              </w:rPr>
              <w:t>Dosto Neu</w:t>
            </w:r>
            <w:r w:rsidR="777EA61A" w:rsidRPr="1B910516">
              <w:rPr>
                <w:rFonts w:asciiTheme="minorHAnsi" w:hAnsiTheme="minorHAnsi" w:cs="Arial"/>
                <w:b/>
                <w:bCs/>
                <w:color w:val="CB333B"/>
                <w:sz w:val="32"/>
                <w:szCs w:val="32"/>
              </w:rPr>
              <w:t xml:space="preserve"> for ÖBB</w:t>
            </w:r>
            <w:r w:rsidR="3E78FBE1" w:rsidRPr="1B910516">
              <w:rPr>
                <w:rFonts w:asciiTheme="minorHAnsi" w:hAnsiTheme="minorHAnsi" w:cs="Arial"/>
                <w:b/>
                <w:bCs/>
                <w:color w:val="CB333B"/>
                <w:sz w:val="32"/>
                <w:szCs w:val="32"/>
              </w:rPr>
              <w:t xml:space="preserve">: </w:t>
            </w:r>
            <w:r w:rsidR="69CB275B" w:rsidRPr="1B910516">
              <w:rPr>
                <w:rFonts w:asciiTheme="minorHAnsi" w:hAnsiTheme="minorHAnsi" w:cs="Arial"/>
                <w:b/>
                <w:bCs/>
                <w:color w:val="CB333B"/>
                <w:sz w:val="32"/>
                <w:szCs w:val="32"/>
              </w:rPr>
              <w:t>Technical description</w:t>
            </w:r>
          </w:p>
          <w:p w14:paraId="6BF4BE9A" w14:textId="2741022C" w:rsidR="00203B4B" w:rsidRPr="006971DF" w:rsidRDefault="00203B4B" w:rsidP="00973B40">
            <w:pPr>
              <w:pStyle w:val="NoSpacing"/>
              <w:rPr>
                <w:rFonts w:asciiTheme="minorHAnsi" w:hAnsiTheme="minorHAnsi" w:cs="Arial"/>
                <w:b/>
                <w:color w:val="CB333B"/>
                <w:sz w:val="32"/>
                <w:szCs w:val="32"/>
              </w:rPr>
            </w:pPr>
          </w:p>
          <w:p w14:paraId="711A4ED0" w14:textId="77777777" w:rsidR="00973B40" w:rsidRPr="00E17ABE" w:rsidRDefault="00973B40" w:rsidP="00A705FF">
            <w:pPr>
              <w:pStyle w:val="NoSpacing"/>
              <w:rPr>
                <w:rFonts w:asciiTheme="minorHAnsi" w:hAnsiTheme="minorHAnsi"/>
                <w:b/>
                <w:sz w:val="28"/>
              </w:rPr>
            </w:pPr>
          </w:p>
        </w:tc>
      </w:tr>
    </w:tbl>
    <w:p w14:paraId="59156861" w14:textId="77777777" w:rsidR="00973B40" w:rsidRPr="00E17ABE" w:rsidRDefault="00973B40" w:rsidP="00A00E2B">
      <w:pPr>
        <w:tabs>
          <w:tab w:val="left" w:pos="1701"/>
        </w:tabs>
        <w:jc w:val="both"/>
        <w:rPr>
          <w:rFonts w:ascii="Arial" w:hAnsi="Arial" w:cs="Arial"/>
          <w:b/>
          <w:sz w:val="44"/>
          <w:szCs w:val="44"/>
        </w:rPr>
      </w:pPr>
    </w:p>
    <w:p w14:paraId="255228FB" w14:textId="77777777" w:rsidR="00973B40" w:rsidRPr="00E17ABE" w:rsidRDefault="00973B40" w:rsidP="00A00E2B">
      <w:pPr>
        <w:tabs>
          <w:tab w:val="left" w:pos="1701"/>
        </w:tabs>
        <w:jc w:val="both"/>
        <w:rPr>
          <w:rFonts w:ascii="Arial" w:hAnsi="Arial" w:cs="Arial"/>
          <w:b/>
          <w:sz w:val="44"/>
          <w:szCs w:val="44"/>
        </w:rPr>
      </w:pPr>
    </w:p>
    <w:p w14:paraId="41F21194" w14:textId="63B078A5" w:rsidR="00F13FA2" w:rsidRPr="00E17ABE" w:rsidRDefault="00F13FA2" w:rsidP="00867C78">
      <w:pPr>
        <w:tabs>
          <w:tab w:val="left" w:pos="978"/>
        </w:tabs>
        <w:jc w:val="both"/>
        <w:rPr>
          <w:rFonts w:ascii="Arial" w:hAnsi="Arial" w:cs="Arial"/>
          <w:b/>
          <w:sz w:val="44"/>
          <w:szCs w:val="44"/>
        </w:rPr>
      </w:pPr>
    </w:p>
    <w:p w14:paraId="593F5E40" w14:textId="6BBE36EE" w:rsidR="00867C78" w:rsidRPr="00E17ABE" w:rsidRDefault="00867C78" w:rsidP="00DA1D04">
      <w:pPr>
        <w:tabs>
          <w:tab w:val="left" w:pos="4208"/>
        </w:tabs>
        <w:jc w:val="both"/>
        <w:rPr>
          <w:rFonts w:ascii="Arial" w:hAnsi="Arial" w:cs="Arial"/>
          <w:b/>
          <w:sz w:val="44"/>
          <w:szCs w:val="44"/>
        </w:rPr>
      </w:pPr>
    </w:p>
    <w:p w14:paraId="3E066318" w14:textId="5CB03AAF" w:rsidR="00316E1C" w:rsidRDefault="00AE1DE0" w:rsidP="00A00E2B">
      <w:pPr>
        <w:pStyle w:val="TOCHeading"/>
        <w:numPr>
          <w:ilvl w:val="0"/>
          <w:numId w:val="0"/>
        </w:numPr>
        <w:spacing w:before="120" w:after="240" w:line="276" w:lineRule="auto"/>
        <w:jc w:val="both"/>
        <w:rPr>
          <w:lang w:val="de-DE"/>
        </w:rPr>
      </w:pPr>
      <w:r>
        <w:rPr>
          <w:lang w:val="de-DE"/>
        </w:rPr>
        <w:t>d</w:t>
      </w:r>
      <w:r w:rsidR="00AF11CE">
        <w:rPr>
          <w:lang w:val="de-DE"/>
        </w:rPr>
        <w:t>ocument history</w:t>
      </w:r>
    </w:p>
    <w:tbl>
      <w:tblPr>
        <w:tblpPr w:leftFromText="180" w:rightFromText="180" w:vertAnchor="page" w:horzAnchor="margin" w:tblpY="414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09"/>
        <w:gridCol w:w="1947"/>
        <w:gridCol w:w="3910"/>
        <w:gridCol w:w="2179"/>
      </w:tblGrid>
      <w:tr w:rsidR="00AE1DE0" w:rsidRPr="006971DF" w14:paraId="66C92FA6" w14:textId="77777777" w:rsidTr="00AE1DE0">
        <w:tc>
          <w:tcPr>
            <w:tcW w:w="700" w:type="pct"/>
          </w:tcPr>
          <w:p w14:paraId="252384C2" w14:textId="77777777" w:rsidR="00AE1DE0" w:rsidRPr="006971DF" w:rsidRDefault="00AE1DE0" w:rsidP="00AE1DE0">
            <w:pPr>
              <w:pStyle w:val="TableParagraph"/>
              <w:rPr>
                <w:rStyle w:val="IntenseEmphasis"/>
                <w:rFonts w:cs="Calibri"/>
                <w:b/>
                <w:caps w:val="0"/>
                <w:color w:val="auto"/>
                <w:lang w:val="de-DE"/>
              </w:rPr>
            </w:pPr>
            <w:r w:rsidRPr="006971DF">
              <w:rPr>
                <w:color w:val="auto"/>
                <w:lang w:eastAsia="ja-JP"/>
              </w:rPr>
              <w:t>Date</w:t>
            </w:r>
          </w:p>
        </w:tc>
        <w:tc>
          <w:tcPr>
            <w:tcW w:w="1042" w:type="pct"/>
          </w:tcPr>
          <w:p w14:paraId="5EA8CC88" w14:textId="77777777" w:rsidR="00AE1DE0" w:rsidRPr="006971DF" w:rsidRDefault="00AE1DE0" w:rsidP="00AE1DE0">
            <w:pPr>
              <w:pStyle w:val="TableParagraph"/>
              <w:rPr>
                <w:rStyle w:val="IntenseEmphasis"/>
                <w:rFonts w:cs="Calibri"/>
                <w:b/>
                <w:caps w:val="0"/>
                <w:color w:val="auto"/>
                <w:lang w:val="de-DE"/>
              </w:rPr>
            </w:pPr>
            <w:r w:rsidRPr="006971DF">
              <w:rPr>
                <w:rStyle w:val="IntenseEmphasis"/>
                <w:rFonts w:cs="Calibri"/>
                <w:b/>
                <w:caps w:val="0"/>
                <w:color w:val="auto"/>
                <w:lang w:val="de-DE"/>
              </w:rPr>
              <w:t>Issue</w:t>
            </w:r>
          </w:p>
        </w:tc>
        <w:tc>
          <w:tcPr>
            <w:tcW w:w="2092" w:type="pct"/>
          </w:tcPr>
          <w:p w14:paraId="0CBB773E" w14:textId="77777777" w:rsidR="00AE1DE0" w:rsidRPr="006971DF" w:rsidRDefault="00AE1DE0" w:rsidP="00AE1DE0">
            <w:pPr>
              <w:pStyle w:val="TableParagraph"/>
              <w:rPr>
                <w:rStyle w:val="IntenseEmphasis"/>
                <w:rFonts w:cs="Calibri"/>
                <w:b/>
                <w:caps w:val="0"/>
                <w:color w:val="auto"/>
                <w:lang w:val="de-DE"/>
              </w:rPr>
            </w:pPr>
            <w:r w:rsidRPr="006971DF">
              <w:rPr>
                <w:rStyle w:val="IntenseEmphasis"/>
                <w:rFonts w:cs="Calibri"/>
                <w:b/>
                <w:caps w:val="0"/>
                <w:color w:val="auto"/>
                <w:lang w:val="de-DE"/>
              </w:rPr>
              <w:t>Comment</w:t>
            </w:r>
          </w:p>
        </w:tc>
        <w:tc>
          <w:tcPr>
            <w:tcW w:w="1166" w:type="pct"/>
          </w:tcPr>
          <w:p w14:paraId="0EDA4657" w14:textId="77777777" w:rsidR="00AE1DE0" w:rsidRPr="006971DF" w:rsidRDefault="00AE1DE0" w:rsidP="00AE1DE0">
            <w:pPr>
              <w:pStyle w:val="TableParagraph"/>
              <w:rPr>
                <w:rStyle w:val="IntenseEmphasis"/>
                <w:rFonts w:cs="Calibri"/>
                <w:b/>
                <w:caps w:val="0"/>
                <w:color w:val="auto"/>
                <w:lang w:val="de-DE"/>
              </w:rPr>
            </w:pPr>
            <w:r>
              <w:rPr>
                <w:rStyle w:val="IntenseEmphasis"/>
                <w:rFonts w:cs="Calibri"/>
                <w:b/>
                <w:caps w:val="0"/>
                <w:color w:val="auto"/>
                <w:lang w:val="de-DE"/>
              </w:rPr>
              <w:t>Author</w:t>
            </w:r>
          </w:p>
        </w:tc>
      </w:tr>
      <w:tr w:rsidR="00AE1DE0" w:rsidRPr="006971DF" w14:paraId="1EE034BE" w14:textId="77777777" w:rsidTr="00AE1DE0">
        <w:tc>
          <w:tcPr>
            <w:tcW w:w="700" w:type="pct"/>
            <w:vAlign w:val="center"/>
          </w:tcPr>
          <w:p w14:paraId="4F35EE69" w14:textId="77777777" w:rsidR="00AE1DE0" w:rsidRPr="006971DF" w:rsidRDefault="00AE1DE0" w:rsidP="00AE1DE0">
            <w:pPr>
              <w:pStyle w:val="TableParagraph"/>
              <w:rPr>
                <w:rStyle w:val="IntenseEmphasis"/>
                <w:rFonts w:cs="Calibri"/>
                <w:bCs w:val="0"/>
                <w:caps w:val="0"/>
                <w:color w:val="auto"/>
                <w:lang w:val="de-DE"/>
              </w:rPr>
            </w:pPr>
            <w:r w:rsidRPr="006971DF">
              <w:rPr>
                <w:b w:val="0"/>
                <w:bCs w:val="0"/>
                <w:color w:val="auto"/>
              </w:rPr>
              <w:t>V0</w:t>
            </w:r>
            <w:r>
              <w:rPr>
                <w:b w:val="0"/>
                <w:bCs w:val="0"/>
                <w:color w:val="auto"/>
              </w:rPr>
              <w:t>.1</w:t>
            </w:r>
          </w:p>
        </w:tc>
        <w:tc>
          <w:tcPr>
            <w:tcW w:w="1042" w:type="pct"/>
            <w:vAlign w:val="center"/>
          </w:tcPr>
          <w:p w14:paraId="63081CB1" w14:textId="0E127712" w:rsidR="00AE1DE0" w:rsidRPr="0053394C" w:rsidRDefault="00AE1DE0" w:rsidP="00AE1DE0">
            <w:pPr>
              <w:pStyle w:val="TableParagraph"/>
              <w:rPr>
                <w:color w:val="000000" w:themeColor="text1"/>
              </w:rPr>
            </w:pPr>
            <w:r w:rsidRPr="0053394C">
              <w:rPr>
                <w:b w:val="0"/>
                <w:bCs w:val="0"/>
                <w:color w:val="000000" w:themeColor="text1"/>
              </w:rPr>
              <w:t>2</w:t>
            </w:r>
            <w:r w:rsidRPr="1B910516">
              <w:rPr>
                <w:b w:val="0"/>
                <w:bCs w:val="0"/>
                <w:color w:val="000000" w:themeColor="text1"/>
              </w:rPr>
              <w:t>8</w:t>
            </w:r>
            <w:r w:rsidRPr="0053394C">
              <w:rPr>
                <w:b w:val="0"/>
                <w:bCs w:val="0"/>
                <w:color w:val="000000" w:themeColor="text1"/>
              </w:rPr>
              <w:t>.0</w:t>
            </w:r>
            <w:r w:rsidR="002C10BB">
              <w:rPr>
                <w:b w:val="0"/>
                <w:bCs w:val="0"/>
                <w:color w:val="000000" w:themeColor="text1"/>
              </w:rPr>
              <w:t>2</w:t>
            </w:r>
            <w:r w:rsidRPr="0053394C">
              <w:rPr>
                <w:b w:val="0"/>
                <w:bCs w:val="0"/>
                <w:color w:val="000000" w:themeColor="text1"/>
              </w:rPr>
              <w:t>.</w:t>
            </w:r>
            <w:r w:rsidRPr="3DB438BD">
              <w:rPr>
                <w:b w:val="0"/>
                <w:bCs w:val="0"/>
                <w:color w:val="000000" w:themeColor="text1"/>
              </w:rPr>
              <w:t>202</w:t>
            </w:r>
            <w:r w:rsidR="30CC764D" w:rsidRPr="3DB438BD">
              <w:rPr>
                <w:b w:val="0"/>
                <w:bCs w:val="0"/>
                <w:color w:val="000000" w:themeColor="text1"/>
              </w:rPr>
              <w:t>3</w:t>
            </w:r>
          </w:p>
        </w:tc>
        <w:tc>
          <w:tcPr>
            <w:tcW w:w="2092" w:type="pct"/>
            <w:vAlign w:val="center"/>
          </w:tcPr>
          <w:p w14:paraId="49419761" w14:textId="77777777" w:rsidR="00AE1DE0" w:rsidRPr="0053394C" w:rsidRDefault="00AE1DE0" w:rsidP="00AE1DE0">
            <w:pPr>
              <w:pStyle w:val="TableParagraph"/>
              <w:rPr>
                <w:color w:val="000000" w:themeColor="text1"/>
              </w:rPr>
            </w:pPr>
            <w:r w:rsidRPr="0053394C">
              <w:rPr>
                <w:b w:val="0"/>
                <w:bCs w:val="0"/>
                <w:color w:val="000000" w:themeColor="text1"/>
              </w:rPr>
              <w:t>First draft</w:t>
            </w:r>
          </w:p>
        </w:tc>
        <w:tc>
          <w:tcPr>
            <w:tcW w:w="1166" w:type="pct"/>
            <w:vAlign w:val="center"/>
          </w:tcPr>
          <w:p w14:paraId="74593F59" w14:textId="77777777" w:rsidR="00AE1DE0" w:rsidRPr="0053394C" w:rsidRDefault="00AE1DE0" w:rsidP="00AE1DE0">
            <w:pPr>
              <w:pStyle w:val="TableParagraph"/>
              <w:rPr>
                <w:color w:val="000000" w:themeColor="text1"/>
              </w:rPr>
            </w:pPr>
            <w:r w:rsidRPr="0053394C">
              <w:rPr>
                <w:b w:val="0"/>
                <w:bCs w:val="0"/>
                <w:color w:val="000000" w:themeColor="text1"/>
              </w:rPr>
              <w:t>Abbas Rizvi</w:t>
            </w:r>
          </w:p>
        </w:tc>
      </w:tr>
      <w:tr w:rsidR="00AE1DE0" w:rsidRPr="006971DF" w14:paraId="6E5FF231" w14:textId="77777777" w:rsidTr="00AE1DE0">
        <w:tc>
          <w:tcPr>
            <w:tcW w:w="700" w:type="pct"/>
            <w:vAlign w:val="center"/>
          </w:tcPr>
          <w:p w14:paraId="1A5416CC" w14:textId="4A0076A6" w:rsidR="00AE1DE0" w:rsidRPr="006971DF" w:rsidRDefault="009E1ACB" w:rsidP="00AE1DE0">
            <w:pPr>
              <w:pStyle w:val="TableParagraph"/>
              <w:rPr>
                <w:rStyle w:val="IntenseEmphasis"/>
                <w:rFonts w:cs="Calibri"/>
                <w:bCs w:val="0"/>
                <w:caps w:val="0"/>
                <w:color w:val="auto"/>
              </w:rPr>
            </w:pPr>
            <w:r>
              <w:rPr>
                <w:rStyle w:val="IntenseEmphasis"/>
                <w:rFonts w:cs="Calibri"/>
                <w:bCs w:val="0"/>
                <w:caps w:val="0"/>
                <w:color w:val="auto"/>
              </w:rPr>
              <w:t>V</w:t>
            </w:r>
            <w:del w:id="11" w:author="Abbas Rizvi" w:date="2023-03-30T11:07:00Z">
              <w:r w:rsidDel="009413D0">
                <w:rPr>
                  <w:rStyle w:val="IntenseEmphasis"/>
                  <w:rFonts w:cs="Calibri"/>
                </w:rPr>
                <w:delText>1.</w:delText>
              </w:r>
            </w:del>
            <w:r>
              <w:rPr>
                <w:rStyle w:val="IntenseEmphasis"/>
                <w:rFonts w:cs="Calibri"/>
              </w:rPr>
              <w:t>0</w:t>
            </w:r>
            <w:ins w:id="12" w:author="Abbas Rizvi" w:date="2023-03-30T11:07:00Z">
              <w:r w:rsidR="009413D0">
                <w:rPr>
                  <w:rStyle w:val="IntenseEmphasis"/>
                  <w:rFonts w:cs="Calibri"/>
                </w:rPr>
                <w:t>.2</w:t>
              </w:r>
            </w:ins>
          </w:p>
        </w:tc>
        <w:tc>
          <w:tcPr>
            <w:tcW w:w="1042" w:type="pct"/>
            <w:vAlign w:val="center"/>
          </w:tcPr>
          <w:p w14:paraId="26FB454F" w14:textId="6BFFEA47" w:rsidR="00AE1DE0" w:rsidRPr="006971DF" w:rsidRDefault="009413D0" w:rsidP="00AE1DE0">
            <w:pPr>
              <w:pStyle w:val="TableParagraph"/>
              <w:rPr>
                <w:rStyle w:val="IntenseEmphasis"/>
                <w:rFonts w:cs="Calibri"/>
                <w:bCs w:val="0"/>
                <w:caps w:val="0"/>
                <w:color w:val="auto"/>
              </w:rPr>
            </w:pPr>
            <w:ins w:id="13" w:author="Abbas Rizvi" w:date="2023-03-30T11:07:00Z">
              <w:r>
                <w:rPr>
                  <w:rStyle w:val="IntenseEmphasis"/>
                  <w:rFonts w:cs="Calibri"/>
                  <w:caps w:val="0"/>
                  <w:color w:val="auto"/>
                </w:rPr>
                <w:t>30</w:t>
              </w:r>
            </w:ins>
            <w:del w:id="14" w:author="Abbas Rizvi" w:date="2023-03-30T11:07:00Z">
              <w:r w:rsidR="3D0D2723" w:rsidRPr="3DB438BD" w:rsidDel="009413D0">
                <w:rPr>
                  <w:rStyle w:val="IntenseEmphasis"/>
                  <w:rFonts w:cs="Calibri"/>
                  <w:caps w:val="0"/>
                  <w:color w:val="auto"/>
                </w:rPr>
                <w:delText>17</w:delText>
              </w:r>
            </w:del>
            <w:r w:rsidR="3D0D2723" w:rsidRPr="3DB438BD">
              <w:rPr>
                <w:rStyle w:val="IntenseEmphasis"/>
                <w:rFonts w:cs="Calibri"/>
                <w:caps w:val="0"/>
                <w:color w:val="auto"/>
              </w:rPr>
              <w:t>.3.2023</w:t>
            </w:r>
          </w:p>
        </w:tc>
        <w:tc>
          <w:tcPr>
            <w:tcW w:w="2092" w:type="pct"/>
            <w:vAlign w:val="center"/>
          </w:tcPr>
          <w:p w14:paraId="456835F4" w14:textId="77777777" w:rsidR="000066BD" w:rsidRDefault="0A34DBE8" w:rsidP="00AE1DE0">
            <w:pPr>
              <w:pStyle w:val="TableParagraph"/>
              <w:rPr>
                <w:ins w:id="15" w:author="Abbas Rizvi" w:date="2023-03-30T11:08:00Z"/>
                <w:rStyle w:val="IntenseEmphasis"/>
                <w:rFonts w:cs="Calibri"/>
                <w:caps w:val="0"/>
                <w:color w:val="auto"/>
              </w:rPr>
            </w:pPr>
            <w:del w:id="16" w:author="Abbas Rizvi" w:date="2023-03-30T11:07:00Z">
              <w:r w:rsidRPr="3DB438BD" w:rsidDel="009413D0">
                <w:rPr>
                  <w:rStyle w:val="IntenseEmphasis"/>
                  <w:rFonts w:cs="Calibri"/>
                  <w:caps w:val="0"/>
                  <w:color w:val="auto"/>
                </w:rPr>
                <w:delText>Final Version</w:delText>
              </w:r>
            </w:del>
            <w:ins w:id="17" w:author="Abbas Rizvi" w:date="2023-03-30T11:07:00Z">
              <w:r w:rsidR="009413D0">
                <w:rPr>
                  <w:rStyle w:val="IntenseEmphasis"/>
                  <w:rFonts w:cs="Calibri"/>
                  <w:caps w:val="0"/>
                  <w:color w:val="auto"/>
                </w:rPr>
                <w:t>Changes made</w:t>
              </w:r>
            </w:ins>
            <w:ins w:id="18" w:author="Abbas Rizvi" w:date="2023-03-30T11:08:00Z">
              <w:r w:rsidR="000066BD">
                <w:rPr>
                  <w:rStyle w:val="IntenseEmphasis"/>
                  <w:rFonts w:cs="Calibri"/>
                  <w:caps w:val="0"/>
                  <w:color w:val="auto"/>
                </w:rPr>
                <w:t>:</w:t>
              </w:r>
            </w:ins>
          </w:p>
          <w:p w14:paraId="63FEFBA5" w14:textId="77777777" w:rsidR="00AE1DE0" w:rsidRDefault="000066BD" w:rsidP="00AE1DE0">
            <w:pPr>
              <w:pStyle w:val="TableParagraph"/>
              <w:rPr>
                <w:ins w:id="19" w:author="Abbas Rizvi" w:date="2023-03-30T11:08:00Z"/>
                <w:rStyle w:val="IntenseEmphasis"/>
                <w:rFonts w:cs="Calibri"/>
                <w:caps w:val="0"/>
                <w:color w:val="auto"/>
              </w:rPr>
            </w:pPr>
            <w:ins w:id="20" w:author="Abbas Rizvi" w:date="2023-03-30T11:08:00Z">
              <w:r>
                <w:rPr>
                  <w:rStyle w:val="IntenseEmphasis"/>
                  <w:rFonts w:cs="Calibri"/>
                  <w:caps w:val="0"/>
                  <w:color w:val="auto"/>
                </w:rPr>
                <w:t>Chapter 2.11</w:t>
              </w:r>
            </w:ins>
            <w:ins w:id="21" w:author="Abbas Rizvi" w:date="2023-03-30T11:07:00Z">
              <w:r w:rsidR="009413D0">
                <w:rPr>
                  <w:rStyle w:val="IntenseEmphasis"/>
                  <w:rFonts w:cs="Calibri"/>
                  <w:caps w:val="0"/>
                  <w:color w:val="auto"/>
                </w:rPr>
                <w:t xml:space="preserve"> include integration with </w:t>
              </w:r>
            </w:ins>
            <w:ins w:id="22" w:author="Abbas Rizvi" w:date="2023-03-30T11:08:00Z">
              <w:r>
                <w:rPr>
                  <w:rStyle w:val="IntenseEmphasis"/>
                  <w:rFonts w:cs="Calibri"/>
                  <w:caps w:val="0"/>
                  <w:color w:val="auto"/>
                </w:rPr>
                <w:t>Stadler IM for multi-traction consists</w:t>
              </w:r>
            </w:ins>
          </w:p>
          <w:p w14:paraId="2AE3E2B2" w14:textId="1DE3DF93" w:rsidR="008D4E96" w:rsidRDefault="008D4E96" w:rsidP="00AE1DE0">
            <w:pPr>
              <w:pStyle w:val="TableParagraph"/>
              <w:rPr>
                <w:ins w:id="23" w:author="Abbas Rizvi" w:date="2023-03-30T11:10:00Z"/>
                <w:rStyle w:val="IntenseEmphasis"/>
                <w:rFonts w:cs="Calibri"/>
                <w:caps w:val="0"/>
                <w:color w:val="auto"/>
              </w:rPr>
            </w:pPr>
            <w:ins w:id="24" w:author="Abbas Rizvi" w:date="2023-03-30T11:10:00Z">
              <w:r>
                <w:rPr>
                  <w:rStyle w:val="IntenseEmphasis"/>
                  <w:rFonts w:cs="Calibri"/>
                  <w:caps w:val="0"/>
                  <w:color w:val="auto"/>
                </w:rPr>
                <w:t>Chapter 3.2: STP updated to RSTP</w:t>
              </w:r>
            </w:ins>
          </w:p>
          <w:p w14:paraId="56307173" w14:textId="38157986" w:rsidR="000066BD" w:rsidRDefault="000066BD" w:rsidP="00AE1DE0">
            <w:pPr>
              <w:pStyle w:val="TableParagraph"/>
              <w:rPr>
                <w:ins w:id="25" w:author="Abbas Rizvi" w:date="2023-03-30T11:09:00Z"/>
                <w:rStyle w:val="IntenseEmphasis"/>
                <w:rFonts w:cs="Calibri"/>
                <w:caps w:val="0"/>
                <w:color w:val="auto"/>
              </w:rPr>
            </w:pPr>
            <w:ins w:id="26" w:author="Abbas Rizvi" w:date="2023-03-30T11:08:00Z">
              <w:r>
                <w:rPr>
                  <w:rStyle w:val="IntenseEmphasis"/>
                  <w:rFonts w:cs="Calibri"/>
                  <w:caps w:val="0"/>
                  <w:color w:val="auto"/>
                </w:rPr>
                <w:t xml:space="preserve">Chapter 3.6.10: Engineering pages to </w:t>
              </w:r>
              <w:r w:rsidR="00E545AB">
                <w:rPr>
                  <w:rStyle w:val="IntenseEmphasis"/>
                  <w:rFonts w:cs="Calibri"/>
                  <w:caps w:val="0"/>
                  <w:color w:val="auto"/>
                </w:rPr>
                <w:t>include multi-traction infor</w:t>
              </w:r>
            </w:ins>
            <w:ins w:id="27" w:author="Abbas Rizvi" w:date="2023-03-30T11:09:00Z">
              <w:r w:rsidR="00E545AB">
                <w:rPr>
                  <w:rStyle w:val="IntenseEmphasis"/>
                  <w:rFonts w:cs="Calibri"/>
                  <w:caps w:val="0"/>
                  <w:color w:val="auto"/>
                </w:rPr>
                <w:t>mation</w:t>
              </w:r>
            </w:ins>
          </w:p>
          <w:p w14:paraId="3EC32BFF" w14:textId="60B59EE0" w:rsidR="008D4E96" w:rsidRDefault="008D4E96" w:rsidP="00AE1DE0">
            <w:pPr>
              <w:pStyle w:val="TableParagraph"/>
              <w:rPr>
                <w:ins w:id="28" w:author="Abbas Rizvi" w:date="2023-03-30T11:09:00Z"/>
                <w:rStyle w:val="IntenseEmphasis"/>
                <w:rFonts w:cs="Calibri"/>
                <w:caps w:val="0"/>
                <w:color w:val="auto"/>
              </w:rPr>
            </w:pPr>
            <w:ins w:id="29" w:author="Abbas Rizvi" w:date="2023-03-30T11:09:00Z">
              <w:r>
                <w:rPr>
                  <w:rStyle w:val="IntenseEmphasis"/>
                  <w:rFonts w:cs="Calibri"/>
                  <w:caps w:val="0"/>
                  <w:color w:val="auto"/>
                </w:rPr>
                <w:t xml:space="preserve">Chapter </w:t>
              </w:r>
            </w:ins>
            <w:ins w:id="30" w:author="Abbas Rizvi" w:date="2023-03-30T11:10:00Z">
              <w:r>
                <w:rPr>
                  <w:rStyle w:val="IntenseEmphasis"/>
                  <w:rFonts w:cs="Calibri"/>
                  <w:caps w:val="0"/>
                  <w:color w:val="auto"/>
                </w:rPr>
                <w:t>5.2: correction of the</w:t>
              </w:r>
            </w:ins>
            <w:ins w:id="31" w:author="Abbas Rizvi" w:date="2023-03-30T11:11:00Z">
              <w:r w:rsidR="00AC5D0A">
                <w:rPr>
                  <w:rStyle w:val="IntenseEmphasis"/>
                  <w:rFonts w:cs="Calibri"/>
                  <w:caps w:val="0"/>
                  <w:color w:val="auto"/>
                </w:rPr>
                <w:t xml:space="preserve"> max power consumption of VDSrail switch</w:t>
              </w:r>
            </w:ins>
          </w:p>
          <w:p w14:paraId="109EC031" w14:textId="7EEA0504" w:rsidR="00E545AB" w:rsidRPr="006971DF" w:rsidRDefault="00AC5D0A" w:rsidP="00AE1DE0">
            <w:pPr>
              <w:pStyle w:val="TableParagraph"/>
              <w:rPr>
                <w:rStyle w:val="IntenseEmphasis"/>
                <w:rFonts w:cs="Calibri"/>
                <w:bCs w:val="0"/>
                <w:caps w:val="0"/>
                <w:color w:val="auto"/>
              </w:rPr>
            </w:pPr>
            <w:ins w:id="32" w:author="Abbas Rizvi" w:date="2023-03-30T11:11:00Z">
              <w:r>
                <w:rPr>
                  <w:rStyle w:val="IntenseEmphasis"/>
                  <w:rFonts w:cs="Calibri"/>
                  <w:bCs w:val="0"/>
                  <w:caps w:val="0"/>
                  <w:color w:val="auto"/>
                </w:rPr>
                <w:t xml:space="preserve">Chapter </w:t>
              </w:r>
              <w:r w:rsidR="00CF709D">
                <w:rPr>
                  <w:rStyle w:val="IntenseEmphasis"/>
                  <w:rFonts w:cs="Calibri"/>
                  <w:bCs w:val="0"/>
                  <w:caps w:val="0"/>
                  <w:color w:val="auto"/>
                </w:rPr>
                <w:t xml:space="preserve">5.7: </w:t>
              </w:r>
            </w:ins>
            <w:ins w:id="33" w:author="Abbas Rizvi" w:date="2023-03-30T11:12:00Z">
              <w:r w:rsidR="00CF709D">
                <w:rPr>
                  <w:rStyle w:val="IntenseEmphasis"/>
                  <w:rFonts w:cs="Calibri"/>
                  <w:bCs w:val="0"/>
                  <w:caps w:val="0"/>
                  <w:color w:val="auto"/>
                </w:rPr>
                <w:t xml:space="preserve">Optional access point </w:t>
              </w:r>
            </w:ins>
            <w:ins w:id="34" w:author="Abbas Rizvi" w:date="2023-03-30T11:11:00Z">
              <w:r w:rsidR="00CF709D">
                <w:rPr>
                  <w:rStyle w:val="IntenseEmphasis"/>
                  <w:rFonts w:cs="Calibri"/>
                  <w:bCs w:val="0"/>
                  <w:caps w:val="0"/>
                  <w:color w:val="auto"/>
                </w:rPr>
                <w:t>Ibex</w:t>
              </w:r>
            </w:ins>
            <w:ins w:id="35" w:author="Abbas Rizvi" w:date="2023-03-30T11:12:00Z">
              <w:r w:rsidR="00CF709D">
                <w:rPr>
                  <w:rStyle w:val="IntenseEmphasis"/>
                  <w:rFonts w:cs="Calibri"/>
                  <w:bCs w:val="0"/>
                  <w:caps w:val="0"/>
                  <w:color w:val="auto"/>
                </w:rPr>
                <w:t>-3510 added</w:t>
              </w:r>
            </w:ins>
          </w:p>
        </w:tc>
        <w:tc>
          <w:tcPr>
            <w:tcW w:w="1166" w:type="pct"/>
            <w:vAlign w:val="center"/>
          </w:tcPr>
          <w:p w14:paraId="353FDF22" w14:textId="5B5B0574" w:rsidR="00AE1DE0" w:rsidRPr="006971DF" w:rsidRDefault="0A34DBE8" w:rsidP="00AE1DE0">
            <w:pPr>
              <w:pStyle w:val="TableParagraph"/>
              <w:rPr>
                <w:rStyle w:val="IntenseEmphasis"/>
                <w:rFonts w:cs="Calibri"/>
                <w:bCs w:val="0"/>
                <w:caps w:val="0"/>
                <w:color w:val="auto"/>
              </w:rPr>
            </w:pPr>
            <w:r w:rsidRPr="3DB438BD">
              <w:rPr>
                <w:rStyle w:val="IntenseEmphasis"/>
                <w:rFonts w:cs="Calibri"/>
                <w:caps w:val="0"/>
                <w:color w:val="auto"/>
              </w:rPr>
              <w:t>Abbas Rizvi</w:t>
            </w:r>
          </w:p>
        </w:tc>
      </w:tr>
      <w:tr w:rsidR="00AE1DE0" w:rsidRPr="006971DF" w14:paraId="417490DF" w14:textId="77777777" w:rsidTr="00AE1DE0">
        <w:tc>
          <w:tcPr>
            <w:tcW w:w="700" w:type="pct"/>
            <w:vAlign w:val="center"/>
          </w:tcPr>
          <w:p w14:paraId="71DB2FA5" w14:textId="1CE44A8B" w:rsidR="00AE1DE0" w:rsidRPr="006971DF" w:rsidRDefault="009D2DF2" w:rsidP="00AE1DE0">
            <w:pPr>
              <w:pStyle w:val="TableParagraph"/>
              <w:rPr>
                <w:b w:val="0"/>
                <w:bCs w:val="0"/>
                <w:color w:val="auto"/>
              </w:rPr>
            </w:pPr>
            <w:ins w:id="36" w:author="Abbas Rizvi" w:date="2023-05-11T16:28:00Z">
              <w:r>
                <w:rPr>
                  <w:b w:val="0"/>
                  <w:bCs w:val="0"/>
                  <w:color w:val="auto"/>
                </w:rPr>
                <w:t>V0</w:t>
              </w:r>
            </w:ins>
            <w:ins w:id="37" w:author="Abbas Rizvi" w:date="2023-05-11T16:34:00Z">
              <w:r w:rsidR="00974A23">
                <w:rPr>
                  <w:b w:val="0"/>
                  <w:bCs w:val="0"/>
                  <w:color w:val="auto"/>
                </w:rPr>
                <w:t>.3</w:t>
              </w:r>
            </w:ins>
          </w:p>
        </w:tc>
        <w:tc>
          <w:tcPr>
            <w:tcW w:w="1042" w:type="pct"/>
            <w:vAlign w:val="center"/>
          </w:tcPr>
          <w:p w14:paraId="00BFB1E0" w14:textId="1453BC6F" w:rsidR="00AE1DE0" w:rsidRPr="006971DF" w:rsidRDefault="00524469" w:rsidP="00AE1DE0">
            <w:pPr>
              <w:pStyle w:val="TableParagraph"/>
              <w:rPr>
                <w:b w:val="0"/>
                <w:bCs w:val="0"/>
                <w:color w:val="auto"/>
              </w:rPr>
            </w:pPr>
            <w:ins w:id="38" w:author="Abbas Rizvi" w:date="2023-05-11T16:34:00Z">
              <w:r>
                <w:rPr>
                  <w:b w:val="0"/>
                  <w:bCs w:val="0"/>
                  <w:color w:val="auto"/>
                </w:rPr>
                <w:t>1</w:t>
              </w:r>
            </w:ins>
            <w:ins w:id="39" w:author="Abbas Rizvi" w:date="2023-05-15T10:56:00Z">
              <w:r w:rsidR="00420C71">
                <w:rPr>
                  <w:b w:val="0"/>
                  <w:bCs w:val="0"/>
                  <w:color w:val="auto"/>
                </w:rPr>
                <w:t>6</w:t>
              </w:r>
            </w:ins>
            <w:ins w:id="40" w:author="Abbas Rizvi" w:date="2023-05-11T15:47:00Z">
              <w:r w:rsidR="00093D69">
                <w:rPr>
                  <w:b w:val="0"/>
                  <w:bCs w:val="0"/>
                  <w:color w:val="auto"/>
                </w:rPr>
                <w:t>.05.2023</w:t>
              </w:r>
            </w:ins>
          </w:p>
        </w:tc>
        <w:tc>
          <w:tcPr>
            <w:tcW w:w="2092" w:type="pct"/>
            <w:vAlign w:val="center"/>
          </w:tcPr>
          <w:p w14:paraId="1D78C54B" w14:textId="77777777" w:rsidR="00AE1DE0" w:rsidRDefault="00F15F08" w:rsidP="00AE1DE0">
            <w:pPr>
              <w:pStyle w:val="TableParagraph"/>
              <w:rPr>
                <w:ins w:id="41" w:author="Abbas Rizvi" w:date="2023-05-15T10:56:00Z"/>
                <w:b w:val="0"/>
                <w:bCs w:val="0"/>
                <w:color w:val="auto"/>
              </w:rPr>
            </w:pPr>
            <w:ins w:id="42" w:author="Abbas Rizvi" w:date="2023-05-11T15:47:00Z">
              <w:r>
                <w:rPr>
                  <w:b w:val="0"/>
                  <w:bCs w:val="0"/>
                  <w:color w:val="auto"/>
                </w:rPr>
                <w:t>Updated document to match the scope of th</w:t>
              </w:r>
            </w:ins>
            <w:ins w:id="43" w:author="Abbas Rizvi" w:date="2023-05-11T15:48:00Z">
              <w:r>
                <w:rPr>
                  <w:b w:val="0"/>
                  <w:bCs w:val="0"/>
                  <w:color w:val="auto"/>
                </w:rPr>
                <w:t xml:space="preserve">e Standard NRE offer. </w:t>
              </w:r>
            </w:ins>
          </w:p>
          <w:p w14:paraId="40B0097C" w14:textId="6115ECDA" w:rsidR="0089354C" w:rsidRDefault="0089354C" w:rsidP="00AE1DE0">
            <w:pPr>
              <w:pStyle w:val="TableParagraph"/>
              <w:rPr>
                <w:ins w:id="44" w:author="Abbas Rizvi" w:date="2023-05-15T16:07:00Z"/>
                <w:b w:val="0"/>
                <w:bCs w:val="0"/>
                <w:color w:val="auto"/>
              </w:rPr>
            </w:pPr>
            <w:ins w:id="45" w:author="Abbas Rizvi" w:date="2023-05-15T10:56:00Z">
              <w:r>
                <w:rPr>
                  <w:b w:val="0"/>
                  <w:bCs w:val="0"/>
                  <w:color w:val="auto"/>
                </w:rPr>
                <w:t xml:space="preserve">Added chapter </w:t>
              </w:r>
            </w:ins>
            <w:ins w:id="46" w:author="Abbas Rizvi" w:date="2023-05-15T16:07:00Z">
              <w:r w:rsidR="005E5084">
                <w:rPr>
                  <w:b w:val="0"/>
                  <w:bCs w:val="0"/>
                  <w:color w:val="auto"/>
                </w:rPr>
                <w:t>6</w:t>
              </w:r>
            </w:ins>
            <w:ins w:id="47" w:author="Abbas Rizvi" w:date="2023-05-15T10:56:00Z">
              <w:r>
                <w:rPr>
                  <w:b w:val="0"/>
                  <w:bCs w:val="0"/>
                  <w:color w:val="auto"/>
                </w:rPr>
                <w:t xml:space="preserve"> to describe the </w:t>
              </w:r>
            </w:ins>
            <w:ins w:id="48" w:author="Abbas Rizvi" w:date="2023-05-15T10:57:00Z">
              <w:r>
                <w:rPr>
                  <w:b w:val="0"/>
                  <w:bCs w:val="0"/>
                  <w:color w:val="auto"/>
                </w:rPr>
                <w:t xml:space="preserve">scope of standard and extended </w:t>
              </w:r>
            </w:ins>
            <w:ins w:id="49" w:author="Abbas Rizvi" w:date="2023-05-15T16:08:00Z">
              <w:r w:rsidR="005E5084">
                <w:rPr>
                  <w:b w:val="0"/>
                  <w:bCs w:val="0"/>
                  <w:color w:val="auto"/>
                </w:rPr>
                <w:t>functionalities.</w:t>
              </w:r>
            </w:ins>
          </w:p>
          <w:p w14:paraId="1936E37F" w14:textId="5B1B8C78" w:rsidR="005E5084" w:rsidRDefault="005E5084" w:rsidP="00AE1DE0">
            <w:pPr>
              <w:pStyle w:val="TableParagraph"/>
              <w:rPr>
                <w:ins w:id="50" w:author="Abbas Rizvi" w:date="2023-05-15T10:57:00Z"/>
                <w:b w:val="0"/>
                <w:bCs w:val="0"/>
                <w:color w:val="auto"/>
              </w:rPr>
            </w:pPr>
            <w:ins w:id="51" w:author="Abbas Rizvi" w:date="2023-05-15T16:07:00Z">
              <w:r>
                <w:rPr>
                  <w:b w:val="0"/>
                  <w:bCs w:val="0"/>
                  <w:color w:val="auto"/>
                </w:rPr>
                <w:t xml:space="preserve">Added chapter 7 </w:t>
              </w:r>
            </w:ins>
            <w:ins w:id="52" w:author="Abbas Rizvi" w:date="2023-05-15T16:08:00Z">
              <w:r>
                <w:rPr>
                  <w:b w:val="0"/>
                  <w:bCs w:val="0"/>
                  <w:color w:val="auto"/>
                </w:rPr>
                <w:t>for link to functionality test catalog</w:t>
              </w:r>
            </w:ins>
          </w:p>
          <w:p w14:paraId="55178543" w14:textId="1BD1755A" w:rsidR="00B945C9" w:rsidRPr="006971DF" w:rsidRDefault="00B945C9" w:rsidP="00AE1DE0">
            <w:pPr>
              <w:pStyle w:val="TableParagraph"/>
              <w:rPr>
                <w:b w:val="0"/>
                <w:bCs w:val="0"/>
                <w:color w:val="auto"/>
              </w:rPr>
            </w:pPr>
            <w:ins w:id="53" w:author="Abbas Rizvi" w:date="2023-05-15T10:57:00Z">
              <w:r>
                <w:rPr>
                  <w:b w:val="0"/>
                  <w:bCs w:val="0"/>
                  <w:color w:val="auto"/>
                </w:rPr>
                <w:t xml:space="preserve">Updated chapters 4.3, 4.4 and </w:t>
              </w:r>
            </w:ins>
            <w:ins w:id="54" w:author="Abbas Rizvi" w:date="2023-05-15T10:58:00Z">
              <w:r>
                <w:rPr>
                  <w:b w:val="0"/>
                  <w:bCs w:val="0"/>
                  <w:color w:val="auto"/>
                </w:rPr>
                <w:t>4.5 to state missing information from Stadler</w:t>
              </w:r>
            </w:ins>
          </w:p>
        </w:tc>
        <w:tc>
          <w:tcPr>
            <w:tcW w:w="1166" w:type="pct"/>
            <w:vAlign w:val="center"/>
          </w:tcPr>
          <w:p w14:paraId="02603F99" w14:textId="69DC67AA" w:rsidR="00AE1DE0" w:rsidRPr="006971DF" w:rsidRDefault="00F15F08" w:rsidP="00AE1DE0">
            <w:pPr>
              <w:pStyle w:val="TableParagraph"/>
              <w:rPr>
                <w:b w:val="0"/>
                <w:bCs w:val="0"/>
                <w:color w:val="auto"/>
              </w:rPr>
            </w:pPr>
            <w:ins w:id="55" w:author="Abbas Rizvi" w:date="2023-05-11T15:48:00Z">
              <w:r>
                <w:rPr>
                  <w:b w:val="0"/>
                  <w:bCs w:val="0"/>
                  <w:color w:val="auto"/>
                </w:rPr>
                <w:t>Abbas Rizvi</w:t>
              </w:r>
            </w:ins>
          </w:p>
        </w:tc>
      </w:tr>
      <w:tr w:rsidR="00AE1DE0" w:rsidRPr="006971DF" w14:paraId="693A1A24" w14:textId="77777777" w:rsidTr="00AE1DE0">
        <w:tc>
          <w:tcPr>
            <w:tcW w:w="700" w:type="pct"/>
            <w:vAlign w:val="center"/>
          </w:tcPr>
          <w:p w14:paraId="2FE68F03" w14:textId="6AF4FBA0" w:rsidR="00AE1DE0" w:rsidRPr="006971DF" w:rsidRDefault="00CB6013" w:rsidP="00AE1DE0">
            <w:pPr>
              <w:pStyle w:val="TableParagraph"/>
              <w:rPr>
                <w:b w:val="0"/>
                <w:bCs w:val="0"/>
                <w:color w:val="auto"/>
              </w:rPr>
            </w:pPr>
            <w:ins w:id="56" w:author="Christopher Kemeter" w:date="2023-11-13T19:23:00Z">
              <w:r>
                <w:rPr>
                  <w:b w:val="0"/>
                  <w:bCs w:val="0"/>
                  <w:color w:val="auto"/>
                </w:rPr>
                <w:t>V0.4</w:t>
              </w:r>
            </w:ins>
          </w:p>
        </w:tc>
        <w:tc>
          <w:tcPr>
            <w:tcW w:w="1042" w:type="pct"/>
            <w:vAlign w:val="center"/>
          </w:tcPr>
          <w:p w14:paraId="3B0921F5" w14:textId="24A67E5D" w:rsidR="00AE1DE0" w:rsidRPr="006971DF" w:rsidRDefault="00CB6013" w:rsidP="00AE1DE0">
            <w:pPr>
              <w:pStyle w:val="TableParagraph"/>
              <w:rPr>
                <w:b w:val="0"/>
                <w:bCs w:val="0"/>
                <w:color w:val="auto"/>
              </w:rPr>
            </w:pPr>
            <w:ins w:id="57" w:author="Christopher Kemeter" w:date="2023-11-13T19:23:00Z">
              <w:r>
                <w:rPr>
                  <w:b w:val="0"/>
                  <w:bCs w:val="0"/>
                  <w:color w:val="auto"/>
                </w:rPr>
                <w:t>14.11.2023</w:t>
              </w:r>
            </w:ins>
          </w:p>
        </w:tc>
        <w:tc>
          <w:tcPr>
            <w:tcW w:w="2092" w:type="pct"/>
            <w:vAlign w:val="center"/>
          </w:tcPr>
          <w:p w14:paraId="686892DC" w14:textId="6543FAEB" w:rsidR="00AE1DE0" w:rsidRPr="006971DF" w:rsidRDefault="00CB6013" w:rsidP="00AE1DE0">
            <w:pPr>
              <w:pStyle w:val="TableParagraph"/>
              <w:rPr>
                <w:b w:val="0"/>
                <w:bCs w:val="0"/>
                <w:color w:val="auto"/>
              </w:rPr>
            </w:pPr>
            <w:ins w:id="58" w:author="Christopher Kemeter" w:date="2023-11-13T19:23:00Z">
              <w:r>
                <w:rPr>
                  <w:b w:val="0"/>
                  <w:bCs w:val="0"/>
                  <w:color w:val="auto"/>
                </w:rPr>
                <w:t>Tra</w:t>
              </w:r>
            </w:ins>
            <w:ins w:id="59" w:author="Christopher Kemeter" w:date="2023-11-13T19:24:00Z">
              <w:r>
                <w:rPr>
                  <w:b w:val="0"/>
                  <w:bCs w:val="0"/>
                  <w:color w:val="auto"/>
                </w:rPr>
                <w:t>nslated into german</w:t>
              </w:r>
            </w:ins>
          </w:p>
        </w:tc>
        <w:tc>
          <w:tcPr>
            <w:tcW w:w="1166" w:type="pct"/>
            <w:vAlign w:val="center"/>
          </w:tcPr>
          <w:p w14:paraId="0ED7007B" w14:textId="0EACF5FB" w:rsidR="00AE1DE0" w:rsidRPr="006971DF" w:rsidRDefault="00CB6013" w:rsidP="00AE1DE0">
            <w:pPr>
              <w:pStyle w:val="TableParagraph"/>
              <w:rPr>
                <w:b w:val="0"/>
                <w:bCs w:val="0"/>
                <w:color w:val="auto"/>
              </w:rPr>
            </w:pPr>
            <w:ins w:id="60" w:author="Christopher Kemeter" w:date="2023-11-13T19:24:00Z">
              <w:r>
                <w:rPr>
                  <w:b w:val="0"/>
                  <w:bCs w:val="0"/>
                  <w:color w:val="auto"/>
                </w:rPr>
                <w:t>Christopher Kemeter</w:t>
              </w:r>
            </w:ins>
          </w:p>
        </w:tc>
      </w:tr>
      <w:tr w:rsidR="0077673C" w:rsidRPr="006971DF" w14:paraId="33F08DC2" w14:textId="77777777" w:rsidTr="00AE1DE0">
        <w:trPr>
          <w:trHeight w:val="113"/>
        </w:trPr>
        <w:tc>
          <w:tcPr>
            <w:tcW w:w="700" w:type="pct"/>
            <w:vAlign w:val="center"/>
          </w:tcPr>
          <w:p w14:paraId="7509BE67" w14:textId="52B3D5AE" w:rsidR="0077673C" w:rsidRPr="006971DF" w:rsidRDefault="0077673C" w:rsidP="0077673C">
            <w:pPr>
              <w:pStyle w:val="TableParagraph"/>
              <w:rPr>
                <w:b w:val="0"/>
                <w:bCs w:val="0"/>
                <w:color w:val="auto"/>
              </w:rPr>
            </w:pPr>
            <w:ins w:id="61" w:author="Abbas Rizvi" w:date="2023-11-14T15:28:00Z">
              <w:r>
                <w:rPr>
                  <w:b w:val="0"/>
                  <w:bCs w:val="0"/>
                  <w:color w:val="auto"/>
                </w:rPr>
                <w:t>V0.4</w:t>
              </w:r>
            </w:ins>
          </w:p>
        </w:tc>
        <w:tc>
          <w:tcPr>
            <w:tcW w:w="1042" w:type="pct"/>
            <w:vAlign w:val="center"/>
          </w:tcPr>
          <w:p w14:paraId="11DA61C4" w14:textId="5819505F" w:rsidR="0077673C" w:rsidRPr="006971DF" w:rsidRDefault="0077673C" w:rsidP="0077673C">
            <w:pPr>
              <w:pStyle w:val="TableParagraph"/>
              <w:rPr>
                <w:b w:val="0"/>
                <w:bCs w:val="0"/>
                <w:color w:val="auto"/>
              </w:rPr>
            </w:pPr>
            <w:ins w:id="62" w:author="Abbas Rizvi" w:date="2023-11-14T15:28:00Z">
              <w:r>
                <w:rPr>
                  <w:b w:val="0"/>
                  <w:bCs w:val="0"/>
                  <w:color w:val="auto"/>
                </w:rPr>
                <w:t>14.11.2023</w:t>
              </w:r>
            </w:ins>
          </w:p>
        </w:tc>
        <w:tc>
          <w:tcPr>
            <w:tcW w:w="2092" w:type="pct"/>
            <w:vAlign w:val="center"/>
          </w:tcPr>
          <w:p w14:paraId="01E568DC" w14:textId="77777777" w:rsidR="0077673C" w:rsidRPr="006971DF" w:rsidRDefault="0077673C" w:rsidP="0077673C">
            <w:pPr>
              <w:pStyle w:val="TableParagraph"/>
              <w:rPr>
                <w:b w:val="0"/>
                <w:bCs w:val="0"/>
                <w:color w:val="auto"/>
              </w:rPr>
            </w:pPr>
          </w:p>
        </w:tc>
        <w:tc>
          <w:tcPr>
            <w:tcW w:w="1166" w:type="pct"/>
            <w:vAlign w:val="center"/>
          </w:tcPr>
          <w:p w14:paraId="58F46C6E" w14:textId="77777777" w:rsidR="0077673C" w:rsidRPr="006971DF" w:rsidRDefault="0077673C" w:rsidP="0077673C">
            <w:pPr>
              <w:pStyle w:val="TableParagraph"/>
              <w:rPr>
                <w:b w:val="0"/>
                <w:bCs w:val="0"/>
                <w:color w:val="auto"/>
              </w:rPr>
            </w:pPr>
          </w:p>
        </w:tc>
      </w:tr>
      <w:tr w:rsidR="0077673C" w:rsidRPr="006971DF" w14:paraId="71CBA51F" w14:textId="77777777" w:rsidTr="00AE1DE0">
        <w:trPr>
          <w:trHeight w:val="113"/>
        </w:trPr>
        <w:tc>
          <w:tcPr>
            <w:tcW w:w="700" w:type="pct"/>
            <w:vAlign w:val="center"/>
          </w:tcPr>
          <w:p w14:paraId="2E7B1522" w14:textId="77777777" w:rsidR="0077673C" w:rsidRPr="006971DF" w:rsidRDefault="0077673C" w:rsidP="0077673C">
            <w:pPr>
              <w:pStyle w:val="TableParagraph"/>
              <w:rPr>
                <w:b w:val="0"/>
                <w:bCs w:val="0"/>
                <w:color w:val="auto"/>
              </w:rPr>
            </w:pPr>
          </w:p>
        </w:tc>
        <w:tc>
          <w:tcPr>
            <w:tcW w:w="1042" w:type="pct"/>
            <w:vAlign w:val="center"/>
          </w:tcPr>
          <w:p w14:paraId="42E68208" w14:textId="77777777" w:rsidR="0077673C" w:rsidRPr="006971DF" w:rsidRDefault="0077673C" w:rsidP="0077673C">
            <w:pPr>
              <w:pStyle w:val="TableParagraph"/>
              <w:rPr>
                <w:b w:val="0"/>
                <w:bCs w:val="0"/>
                <w:color w:val="auto"/>
              </w:rPr>
            </w:pPr>
          </w:p>
        </w:tc>
        <w:tc>
          <w:tcPr>
            <w:tcW w:w="2092" w:type="pct"/>
            <w:vAlign w:val="center"/>
          </w:tcPr>
          <w:p w14:paraId="20174E17" w14:textId="77777777" w:rsidR="0077673C" w:rsidRPr="006971DF" w:rsidRDefault="0077673C" w:rsidP="0077673C">
            <w:pPr>
              <w:pStyle w:val="TableParagraph"/>
              <w:rPr>
                <w:b w:val="0"/>
                <w:bCs w:val="0"/>
                <w:color w:val="auto"/>
              </w:rPr>
            </w:pPr>
          </w:p>
        </w:tc>
        <w:tc>
          <w:tcPr>
            <w:tcW w:w="1166" w:type="pct"/>
            <w:vAlign w:val="center"/>
          </w:tcPr>
          <w:p w14:paraId="391B9263" w14:textId="77777777" w:rsidR="0077673C" w:rsidRPr="006971DF" w:rsidRDefault="0077673C" w:rsidP="0077673C">
            <w:pPr>
              <w:pStyle w:val="TableParagraph"/>
              <w:rPr>
                <w:b w:val="0"/>
                <w:bCs w:val="0"/>
                <w:color w:val="auto"/>
              </w:rPr>
            </w:pPr>
          </w:p>
        </w:tc>
      </w:tr>
      <w:tr w:rsidR="0077673C" w:rsidRPr="006971DF" w14:paraId="63C6BF04" w14:textId="77777777" w:rsidTr="00AE1DE0">
        <w:trPr>
          <w:trHeight w:val="113"/>
        </w:trPr>
        <w:tc>
          <w:tcPr>
            <w:tcW w:w="700" w:type="pct"/>
            <w:vAlign w:val="center"/>
          </w:tcPr>
          <w:p w14:paraId="2C8A8934" w14:textId="77777777" w:rsidR="0077673C" w:rsidRDefault="0077673C" w:rsidP="0077673C">
            <w:pPr>
              <w:pStyle w:val="TableParagraph"/>
              <w:rPr>
                <w:b w:val="0"/>
                <w:bCs w:val="0"/>
                <w:color w:val="auto"/>
              </w:rPr>
            </w:pPr>
          </w:p>
        </w:tc>
        <w:tc>
          <w:tcPr>
            <w:tcW w:w="1042" w:type="pct"/>
            <w:vAlign w:val="center"/>
          </w:tcPr>
          <w:p w14:paraId="59BE5BF1" w14:textId="77777777" w:rsidR="0077673C" w:rsidRDefault="0077673C" w:rsidP="0077673C">
            <w:pPr>
              <w:pStyle w:val="TableParagraph"/>
              <w:rPr>
                <w:b w:val="0"/>
                <w:bCs w:val="0"/>
                <w:color w:val="auto"/>
              </w:rPr>
            </w:pPr>
          </w:p>
        </w:tc>
        <w:tc>
          <w:tcPr>
            <w:tcW w:w="2092" w:type="pct"/>
            <w:vAlign w:val="center"/>
          </w:tcPr>
          <w:p w14:paraId="76DA1466" w14:textId="77777777" w:rsidR="0077673C" w:rsidRDefault="0077673C" w:rsidP="0077673C">
            <w:pPr>
              <w:pStyle w:val="TableParagraph"/>
              <w:rPr>
                <w:b w:val="0"/>
                <w:bCs w:val="0"/>
                <w:color w:val="auto"/>
              </w:rPr>
            </w:pPr>
          </w:p>
        </w:tc>
        <w:tc>
          <w:tcPr>
            <w:tcW w:w="1166" w:type="pct"/>
            <w:vAlign w:val="center"/>
          </w:tcPr>
          <w:p w14:paraId="274D83D1" w14:textId="77777777" w:rsidR="0077673C" w:rsidRDefault="0077673C" w:rsidP="0077673C">
            <w:pPr>
              <w:pStyle w:val="TableParagraph"/>
              <w:rPr>
                <w:b w:val="0"/>
                <w:bCs w:val="0"/>
                <w:color w:val="auto"/>
              </w:rPr>
            </w:pPr>
          </w:p>
        </w:tc>
      </w:tr>
      <w:tr w:rsidR="0077673C" w:rsidRPr="006971DF" w14:paraId="34A52323" w14:textId="77777777" w:rsidTr="00AE1DE0">
        <w:trPr>
          <w:trHeight w:val="113"/>
        </w:trPr>
        <w:tc>
          <w:tcPr>
            <w:tcW w:w="700" w:type="pct"/>
            <w:vAlign w:val="center"/>
          </w:tcPr>
          <w:p w14:paraId="5A9AF157" w14:textId="77777777" w:rsidR="0077673C" w:rsidRDefault="0077673C" w:rsidP="0077673C">
            <w:pPr>
              <w:pStyle w:val="TableParagraph"/>
              <w:rPr>
                <w:b w:val="0"/>
                <w:bCs w:val="0"/>
                <w:color w:val="auto"/>
              </w:rPr>
            </w:pPr>
          </w:p>
        </w:tc>
        <w:tc>
          <w:tcPr>
            <w:tcW w:w="1042" w:type="pct"/>
            <w:vAlign w:val="center"/>
          </w:tcPr>
          <w:p w14:paraId="05297E3C" w14:textId="77777777" w:rsidR="0077673C" w:rsidRDefault="0077673C" w:rsidP="0077673C">
            <w:pPr>
              <w:pStyle w:val="TableParagraph"/>
              <w:rPr>
                <w:b w:val="0"/>
                <w:bCs w:val="0"/>
                <w:color w:val="auto"/>
              </w:rPr>
            </w:pPr>
          </w:p>
        </w:tc>
        <w:tc>
          <w:tcPr>
            <w:tcW w:w="2092" w:type="pct"/>
            <w:vAlign w:val="center"/>
          </w:tcPr>
          <w:p w14:paraId="23DC7F4B" w14:textId="77777777" w:rsidR="0077673C" w:rsidRDefault="0077673C" w:rsidP="0077673C">
            <w:pPr>
              <w:pStyle w:val="TableParagraph"/>
              <w:rPr>
                <w:b w:val="0"/>
                <w:bCs w:val="0"/>
                <w:color w:val="auto"/>
              </w:rPr>
            </w:pPr>
          </w:p>
        </w:tc>
        <w:tc>
          <w:tcPr>
            <w:tcW w:w="1166" w:type="pct"/>
            <w:vAlign w:val="center"/>
          </w:tcPr>
          <w:p w14:paraId="5D0C1C43" w14:textId="77777777" w:rsidR="0077673C" w:rsidRDefault="0077673C" w:rsidP="0077673C">
            <w:pPr>
              <w:pStyle w:val="TableParagraph"/>
              <w:rPr>
                <w:b w:val="0"/>
                <w:bCs w:val="0"/>
                <w:color w:val="auto"/>
              </w:rPr>
            </w:pPr>
          </w:p>
        </w:tc>
      </w:tr>
      <w:tr w:rsidR="0077673C" w:rsidRPr="006971DF" w14:paraId="0C64B6CB" w14:textId="77777777" w:rsidTr="00AE1DE0">
        <w:trPr>
          <w:trHeight w:val="113"/>
        </w:trPr>
        <w:tc>
          <w:tcPr>
            <w:tcW w:w="700" w:type="pct"/>
            <w:vAlign w:val="center"/>
          </w:tcPr>
          <w:p w14:paraId="3E41C5AA" w14:textId="77777777" w:rsidR="0077673C" w:rsidRDefault="0077673C" w:rsidP="0077673C">
            <w:pPr>
              <w:pStyle w:val="TableParagraph"/>
              <w:rPr>
                <w:b w:val="0"/>
                <w:bCs w:val="0"/>
                <w:color w:val="auto"/>
              </w:rPr>
            </w:pPr>
          </w:p>
        </w:tc>
        <w:tc>
          <w:tcPr>
            <w:tcW w:w="1042" w:type="pct"/>
            <w:vAlign w:val="center"/>
          </w:tcPr>
          <w:p w14:paraId="7C48DD53" w14:textId="77777777" w:rsidR="0077673C" w:rsidRDefault="0077673C" w:rsidP="0077673C">
            <w:pPr>
              <w:pStyle w:val="TableParagraph"/>
              <w:rPr>
                <w:b w:val="0"/>
                <w:bCs w:val="0"/>
                <w:color w:val="auto"/>
              </w:rPr>
            </w:pPr>
          </w:p>
        </w:tc>
        <w:tc>
          <w:tcPr>
            <w:tcW w:w="2092" w:type="pct"/>
            <w:vAlign w:val="center"/>
          </w:tcPr>
          <w:p w14:paraId="125FBFCD" w14:textId="77777777" w:rsidR="0077673C" w:rsidRDefault="0077673C" w:rsidP="0077673C">
            <w:pPr>
              <w:pStyle w:val="TableParagraph"/>
              <w:rPr>
                <w:b w:val="0"/>
                <w:bCs w:val="0"/>
                <w:color w:val="auto"/>
              </w:rPr>
            </w:pPr>
          </w:p>
        </w:tc>
        <w:tc>
          <w:tcPr>
            <w:tcW w:w="1166" w:type="pct"/>
            <w:vAlign w:val="center"/>
          </w:tcPr>
          <w:p w14:paraId="7E4DDEAE" w14:textId="77777777" w:rsidR="0077673C" w:rsidRDefault="0077673C" w:rsidP="0077673C">
            <w:pPr>
              <w:pStyle w:val="TableParagraph"/>
              <w:rPr>
                <w:b w:val="0"/>
                <w:bCs w:val="0"/>
                <w:color w:val="auto"/>
              </w:rPr>
            </w:pPr>
          </w:p>
        </w:tc>
      </w:tr>
      <w:tr w:rsidR="0077673C" w:rsidRPr="006971DF" w14:paraId="58D64E69" w14:textId="77777777" w:rsidTr="00AE1DE0">
        <w:trPr>
          <w:trHeight w:val="113"/>
        </w:trPr>
        <w:tc>
          <w:tcPr>
            <w:tcW w:w="700" w:type="pct"/>
            <w:vAlign w:val="center"/>
          </w:tcPr>
          <w:p w14:paraId="0EC54DB6" w14:textId="77777777" w:rsidR="0077673C" w:rsidRDefault="0077673C" w:rsidP="0077673C">
            <w:pPr>
              <w:pStyle w:val="TableParagraph"/>
              <w:rPr>
                <w:b w:val="0"/>
                <w:bCs w:val="0"/>
                <w:color w:val="auto"/>
              </w:rPr>
            </w:pPr>
          </w:p>
        </w:tc>
        <w:tc>
          <w:tcPr>
            <w:tcW w:w="1042" w:type="pct"/>
            <w:vAlign w:val="center"/>
          </w:tcPr>
          <w:p w14:paraId="4242E8ED" w14:textId="77777777" w:rsidR="0077673C" w:rsidRDefault="0077673C" w:rsidP="0077673C">
            <w:pPr>
              <w:pStyle w:val="TableParagraph"/>
              <w:rPr>
                <w:b w:val="0"/>
                <w:bCs w:val="0"/>
                <w:color w:val="auto"/>
              </w:rPr>
            </w:pPr>
          </w:p>
        </w:tc>
        <w:tc>
          <w:tcPr>
            <w:tcW w:w="2092" w:type="pct"/>
            <w:vAlign w:val="center"/>
          </w:tcPr>
          <w:p w14:paraId="1BEEB393" w14:textId="77777777" w:rsidR="0077673C" w:rsidDel="00C92B63" w:rsidRDefault="0077673C" w:rsidP="0077673C">
            <w:pPr>
              <w:pStyle w:val="TableParagraph"/>
              <w:rPr>
                <w:b w:val="0"/>
                <w:bCs w:val="0"/>
                <w:color w:val="auto"/>
              </w:rPr>
            </w:pPr>
          </w:p>
        </w:tc>
        <w:tc>
          <w:tcPr>
            <w:tcW w:w="1166" w:type="pct"/>
            <w:vAlign w:val="center"/>
          </w:tcPr>
          <w:p w14:paraId="2F6BE253" w14:textId="77777777" w:rsidR="0077673C" w:rsidRPr="007349EB" w:rsidRDefault="0077673C" w:rsidP="0077673C">
            <w:pPr>
              <w:pStyle w:val="TableParagraph"/>
              <w:rPr>
                <w:b w:val="0"/>
                <w:bCs w:val="0"/>
                <w:color w:val="auto"/>
              </w:rPr>
            </w:pPr>
          </w:p>
        </w:tc>
      </w:tr>
      <w:tr w:rsidR="0077673C" w:rsidRPr="006971DF" w14:paraId="0EDDCA1A" w14:textId="77777777" w:rsidTr="00AE1DE0">
        <w:trPr>
          <w:trHeight w:val="113"/>
        </w:trPr>
        <w:tc>
          <w:tcPr>
            <w:tcW w:w="700" w:type="pct"/>
            <w:vAlign w:val="center"/>
          </w:tcPr>
          <w:p w14:paraId="308AFE31" w14:textId="77777777" w:rsidR="0077673C" w:rsidRDefault="0077673C" w:rsidP="0077673C">
            <w:pPr>
              <w:pStyle w:val="TableParagraph"/>
              <w:rPr>
                <w:b w:val="0"/>
                <w:bCs w:val="0"/>
                <w:color w:val="auto"/>
              </w:rPr>
            </w:pPr>
          </w:p>
        </w:tc>
        <w:tc>
          <w:tcPr>
            <w:tcW w:w="1042" w:type="pct"/>
            <w:vAlign w:val="center"/>
          </w:tcPr>
          <w:p w14:paraId="5F4674CA" w14:textId="77777777" w:rsidR="0077673C" w:rsidRDefault="0077673C" w:rsidP="0077673C">
            <w:pPr>
              <w:pStyle w:val="TableParagraph"/>
              <w:rPr>
                <w:b w:val="0"/>
                <w:bCs w:val="0"/>
                <w:color w:val="auto"/>
              </w:rPr>
            </w:pPr>
          </w:p>
        </w:tc>
        <w:tc>
          <w:tcPr>
            <w:tcW w:w="2092" w:type="pct"/>
            <w:vAlign w:val="center"/>
          </w:tcPr>
          <w:p w14:paraId="2CFB652A" w14:textId="77777777" w:rsidR="0077673C" w:rsidDel="00C92B63" w:rsidRDefault="0077673C" w:rsidP="0077673C">
            <w:pPr>
              <w:pStyle w:val="TableParagraph"/>
              <w:rPr>
                <w:b w:val="0"/>
                <w:bCs w:val="0"/>
                <w:color w:val="auto"/>
              </w:rPr>
            </w:pPr>
          </w:p>
        </w:tc>
        <w:tc>
          <w:tcPr>
            <w:tcW w:w="1166" w:type="pct"/>
            <w:vAlign w:val="center"/>
          </w:tcPr>
          <w:p w14:paraId="4364D8CB" w14:textId="77777777" w:rsidR="0077673C" w:rsidRPr="00012F22" w:rsidRDefault="0077673C" w:rsidP="0077673C">
            <w:pPr>
              <w:pStyle w:val="TableParagraph"/>
              <w:rPr>
                <w:b w:val="0"/>
                <w:bCs w:val="0"/>
                <w:color w:val="auto"/>
              </w:rPr>
            </w:pPr>
          </w:p>
        </w:tc>
      </w:tr>
      <w:tr w:rsidR="0077673C" w:rsidRPr="006971DF" w14:paraId="24884640" w14:textId="77777777" w:rsidTr="00AE1DE0">
        <w:trPr>
          <w:trHeight w:val="113"/>
        </w:trPr>
        <w:tc>
          <w:tcPr>
            <w:tcW w:w="700" w:type="pct"/>
            <w:vAlign w:val="center"/>
          </w:tcPr>
          <w:p w14:paraId="6D9EFF90" w14:textId="77777777" w:rsidR="0077673C" w:rsidRDefault="0077673C" w:rsidP="0077673C">
            <w:pPr>
              <w:pStyle w:val="TableParagraph"/>
              <w:rPr>
                <w:b w:val="0"/>
                <w:bCs w:val="0"/>
                <w:color w:val="auto"/>
              </w:rPr>
            </w:pPr>
          </w:p>
        </w:tc>
        <w:tc>
          <w:tcPr>
            <w:tcW w:w="1042" w:type="pct"/>
            <w:vAlign w:val="center"/>
          </w:tcPr>
          <w:p w14:paraId="07BF3964" w14:textId="77777777" w:rsidR="0077673C" w:rsidRDefault="0077673C" w:rsidP="0077673C">
            <w:pPr>
              <w:pStyle w:val="TableParagraph"/>
              <w:rPr>
                <w:b w:val="0"/>
                <w:bCs w:val="0"/>
                <w:color w:val="auto"/>
              </w:rPr>
            </w:pPr>
          </w:p>
        </w:tc>
        <w:tc>
          <w:tcPr>
            <w:tcW w:w="2092" w:type="pct"/>
            <w:vAlign w:val="center"/>
          </w:tcPr>
          <w:p w14:paraId="4E097164" w14:textId="77777777" w:rsidR="0077673C" w:rsidRDefault="0077673C" w:rsidP="0077673C">
            <w:pPr>
              <w:pStyle w:val="TableParagraph"/>
              <w:rPr>
                <w:b w:val="0"/>
                <w:bCs w:val="0"/>
                <w:color w:val="auto"/>
              </w:rPr>
            </w:pPr>
          </w:p>
        </w:tc>
        <w:tc>
          <w:tcPr>
            <w:tcW w:w="1166" w:type="pct"/>
            <w:vAlign w:val="center"/>
          </w:tcPr>
          <w:p w14:paraId="5B4FEEC8" w14:textId="77777777" w:rsidR="0077673C" w:rsidRDefault="0077673C" w:rsidP="0077673C">
            <w:pPr>
              <w:pStyle w:val="TableParagraph"/>
              <w:rPr>
                <w:b w:val="0"/>
                <w:bCs w:val="0"/>
                <w:color w:val="auto"/>
              </w:rPr>
            </w:pPr>
          </w:p>
        </w:tc>
      </w:tr>
    </w:tbl>
    <w:p w14:paraId="14796377" w14:textId="1FB57C03" w:rsidR="009A0E60" w:rsidRDefault="009A0E60">
      <w:r>
        <w:br w:type="page"/>
      </w:r>
    </w:p>
    <w:p w14:paraId="0F7B4A66" w14:textId="1FB57C03" w:rsidR="000C0458" w:rsidRDefault="000C0458" w:rsidP="00496D27">
      <w:pPr>
        <w:pStyle w:val="TOCHeading"/>
        <w:numPr>
          <w:ilvl w:val="0"/>
          <w:numId w:val="0"/>
        </w:numPr>
        <w:pBdr>
          <w:bottom w:val="single" w:sz="24" w:space="11" w:color="4F81BD"/>
        </w:pBdr>
        <w:spacing w:before="120" w:after="240" w:line="276" w:lineRule="auto"/>
        <w:jc w:val="both"/>
        <w:rPr>
          <w:lang w:val="de-DE"/>
        </w:rPr>
      </w:pPr>
      <w:r>
        <w:rPr>
          <w:lang w:val="de-DE"/>
        </w:rPr>
        <w:t>Contents</w:t>
      </w:r>
    </w:p>
    <w:sdt>
      <w:sdtPr>
        <w:rPr>
          <w:rFonts w:ascii="Calibri" w:hAnsi="Calibri" w:cs="Cordia New"/>
          <w:b w:val="0"/>
          <w:bCs w:val="0"/>
          <w:caps w:val="0"/>
          <w:lang w:val="de-DE"/>
        </w:rPr>
        <w:id w:val="-413939744"/>
        <w:docPartObj>
          <w:docPartGallery w:val="Table of Contents"/>
          <w:docPartUnique/>
        </w:docPartObj>
      </w:sdtPr>
      <w:sdtEndPr>
        <w:rPr>
          <w:noProof/>
          <w:sz w:val="8"/>
          <w:szCs w:val="8"/>
        </w:rPr>
      </w:sdtEndPr>
      <w:sdtContent>
        <w:p w14:paraId="3E817799" w14:textId="628414A9" w:rsidR="00605D3A" w:rsidRDefault="00DA1D04">
          <w:pPr>
            <w:pStyle w:val="TOC1"/>
            <w:rPr>
              <w:ins w:id="63" w:author="Christopher Kemeter" w:date="2023-11-13T20:33:00Z"/>
              <w:rFonts w:eastAsiaTheme="minorEastAsia" w:cstheme="minorBidi"/>
              <w:b w:val="0"/>
              <w:bCs w:val="0"/>
              <w:caps w:val="0"/>
              <w:noProof/>
              <w:kern w:val="2"/>
              <w:szCs w:val="22"/>
              <w:lang w:val="de-AT" w:eastAsia="de-AT"/>
              <w14:ligatures w14:val="standardContextual"/>
            </w:rPr>
          </w:pPr>
          <w:r w:rsidRPr="00E8131E">
            <w:rPr>
              <w:lang w:val="de-DE"/>
            </w:rPr>
            <w:fldChar w:fldCharType="begin"/>
          </w:r>
          <w:r w:rsidRPr="00E8131E">
            <w:rPr>
              <w:lang w:val="de-DE"/>
            </w:rPr>
            <w:instrText xml:space="preserve"> TOC \o "1-3" \h \z \u </w:instrText>
          </w:r>
          <w:r w:rsidRPr="00E8131E">
            <w:rPr>
              <w:lang w:val="de-DE"/>
            </w:rPr>
            <w:fldChar w:fldCharType="separate"/>
          </w:r>
          <w:ins w:id="64" w:author="Christopher Kemeter" w:date="2023-11-13T20:33:00Z">
            <w:r w:rsidR="00605D3A" w:rsidRPr="00751B11">
              <w:rPr>
                <w:rStyle w:val="Hyperlink"/>
                <w:noProof/>
              </w:rPr>
              <w:fldChar w:fldCharType="begin"/>
            </w:r>
            <w:r w:rsidR="00605D3A" w:rsidRPr="00751B11">
              <w:rPr>
                <w:rStyle w:val="Hyperlink"/>
                <w:noProof/>
              </w:rPr>
              <w:instrText xml:space="preserve"> </w:instrText>
            </w:r>
            <w:r w:rsidR="00605D3A">
              <w:rPr>
                <w:noProof/>
              </w:rPr>
              <w:instrText>HYPERLINK \l "_Toc150800004"</w:instrText>
            </w:r>
            <w:r w:rsidR="00605D3A" w:rsidRPr="00751B11">
              <w:rPr>
                <w:rStyle w:val="Hyperlink"/>
                <w:noProof/>
              </w:rPr>
              <w:instrText xml:space="preserve"> </w:instrText>
            </w:r>
            <w:r w:rsidR="00605D3A" w:rsidRPr="00751B11">
              <w:rPr>
                <w:rStyle w:val="Hyperlink"/>
                <w:noProof/>
              </w:rPr>
            </w:r>
            <w:r w:rsidR="00605D3A" w:rsidRPr="00751B11">
              <w:rPr>
                <w:rStyle w:val="Hyperlink"/>
                <w:noProof/>
              </w:rPr>
              <w:fldChar w:fldCharType="separate"/>
            </w:r>
            <w:r w:rsidR="00605D3A" w:rsidRPr="00751B11">
              <w:rPr>
                <w:rStyle w:val="Hyperlink"/>
                <w:noProof/>
                <w:lang w:val="de-DE"/>
              </w:rPr>
              <w:t>1</w:t>
            </w:r>
            <w:r w:rsidR="00605D3A">
              <w:rPr>
                <w:rFonts w:eastAsiaTheme="minorEastAsia" w:cstheme="minorBidi"/>
                <w:b w:val="0"/>
                <w:bCs w:val="0"/>
                <w:caps w:val="0"/>
                <w:noProof/>
                <w:kern w:val="2"/>
                <w:szCs w:val="22"/>
                <w:lang w:val="de-AT" w:eastAsia="de-AT"/>
                <w14:ligatures w14:val="standardContextual"/>
              </w:rPr>
              <w:tab/>
            </w:r>
            <w:r w:rsidR="00605D3A" w:rsidRPr="00751B11">
              <w:rPr>
                <w:rStyle w:val="Hyperlink"/>
                <w:noProof/>
                <w:lang w:val="de-DE"/>
              </w:rPr>
              <w:t>Einleitung</w:t>
            </w:r>
            <w:r w:rsidR="00605D3A">
              <w:rPr>
                <w:noProof/>
                <w:webHidden/>
              </w:rPr>
              <w:tab/>
            </w:r>
            <w:r w:rsidR="00605D3A">
              <w:rPr>
                <w:noProof/>
                <w:webHidden/>
              </w:rPr>
              <w:fldChar w:fldCharType="begin"/>
            </w:r>
            <w:r w:rsidR="00605D3A">
              <w:rPr>
                <w:noProof/>
                <w:webHidden/>
              </w:rPr>
              <w:instrText xml:space="preserve"> PAGEREF _Toc150800004 \h </w:instrText>
            </w:r>
          </w:ins>
          <w:r w:rsidR="00605D3A">
            <w:rPr>
              <w:noProof/>
              <w:webHidden/>
            </w:rPr>
          </w:r>
          <w:r w:rsidR="00605D3A">
            <w:rPr>
              <w:noProof/>
              <w:webHidden/>
            </w:rPr>
            <w:fldChar w:fldCharType="separate"/>
          </w:r>
          <w:ins w:id="65" w:author="Christopher Kemeter" w:date="2023-11-13T20:33:00Z">
            <w:r w:rsidR="00605D3A">
              <w:rPr>
                <w:noProof/>
                <w:webHidden/>
              </w:rPr>
              <w:t>5</w:t>
            </w:r>
            <w:r w:rsidR="00605D3A">
              <w:rPr>
                <w:noProof/>
                <w:webHidden/>
              </w:rPr>
              <w:fldChar w:fldCharType="end"/>
            </w:r>
            <w:r w:rsidR="00605D3A" w:rsidRPr="00751B11">
              <w:rPr>
                <w:rStyle w:val="Hyperlink"/>
                <w:noProof/>
              </w:rPr>
              <w:fldChar w:fldCharType="end"/>
            </w:r>
          </w:ins>
        </w:p>
        <w:p w14:paraId="07D60EF0" w14:textId="20D3DF36" w:rsidR="00605D3A" w:rsidRDefault="00605D3A">
          <w:pPr>
            <w:pStyle w:val="TOC1"/>
            <w:rPr>
              <w:ins w:id="66" w:author="Christopher Kemeter" w:date="2023-11-13T20:33:00Z"/>
              <w:rFonts w:eastAsiaTheme="minorEastAsia" w:cstheme="minorBidi"/>
              <w:b w:val="0"/>
              <w:bCs w:val="0"/>
              <w:caps w:val="0"/>
              <w:noProof/>
              <w:kern w:val="2"/>
              <w:szCs w:val="22"/>
              <w:lang w:val="de-AT" w:eastAsia="de-AT"/>
              <w14:ligatures w14:val="standardContextual"/>
            </w:rPr>
          </w:pPr>
          <w:ins w:id="67"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"_Toc150800005"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rPr>
              <w:t>2</w:t>
            </w:r>
            <w:r>
              <w:rPr>
                <w:rFonts w:eastAsiaTheme="minorEastAsia" w:cstheme="minorBidi"/>
                <w:b w:val="0"/>
                <w:bCs w:val="0"/>
                <w:caps w:val="0"/>
                <w:noProof/>
                <w:kern w:val="2"/>
                <w:szCs w:val="22"/>
                <w:lang w:val="de-AT" w:eastAsia="de-AT"/>
                <w14:ligatures w14:val="standardContextual"/>
              </w:rPr>
              <w:tab/>
            </w:r>
            <w:r w:rsidRPr="00751B11">
              <w:rPr>
                <w:rStyle w:val="Hyperlink"/>
                <w:noProof/>
                <w:lang w:eastAsia="ja-JP"/>
              </w:rPr>
              <w:t>Zugzusammensetzung und Netwerktopologie</w:t>
            </w:r>
            <w:r>
              <w:rPr>
                <w:noProof/>
                <w:webHidden/>
              </w:rPr>
              <w:tab/>
            </w:r>
            <w:r>
              <w:rPr>
                <w:noProof/>
                <w:webHidden/>
              </w:rPr>
              <w:fldChar w:fldCharType="begin"/>
            </w:r>
            <w:r>
              <w:rPr>
                <w:noProof/>
                <w:webHidden/>
              </w:rPr>
              <w:instrText xml:space="preserve"> PAGEREF _Toc150800005 \h </w:instrText>
            </w:r>
          </w:ins>
          <w:r>
            <w:rPr>
              <w:noProof/>
              <w:webHidden/>
            </w:rPr>
          </w:r>
          <w:r>
            <w:rPr>
              <w:noProof/>
              <w:webHidden/>
            </w:rPr>
            <w:fldChar w:fldCharType="separate"/>
          </w:r>
          <w:ins w:id="68" w:author="Christopher Kemeter" w:date="2023-11-13T20:33:00Z">
            <w:r>
              <w:rPr>
                <w:noProof/>
                <w:webHidden/>
              </w:rPr>
              <w:t>6</w:t>
            </w:r>
            <w:r>
              <w:rPr>
                <w:noProof/>
                <w:webHidden/>
              </w:rPr>
              <w:fldChar w:fldCharType="end"/>
            </w:r>
            <w:r w:rsidRPr="00751B11">
              <w:rPr>
                <w:rStyle w:val="Hyperlink"/>
                <w:noProof/>
              </w:rPr>
              <w:fldChar w:fldCharType="end"/>
            </w:r>
          </w:ins>
        </w:p>
        <w:p w14:paraId="3A07C54F" w14:textId="4D8479C1" w:rsidR="00605D3A" w:rsidRDefault="00605D3A">
          <w:pPr>
            <w:pStyle w:val="TOC2"/>
            <w:tabs>
              <w:tab w:val="left" w:pos="600"/>
              <w:tab w:val="right" w:leader="dot" w:pos="9345"/>
            </w:tabs>
            <w:rPr>
              <w:ins w:id="69" w:author="Christopher Kemeter" w:date="2023-11-13T20:33:00Z"/>
              <w:rFonts w:eastAsiaTheme="minorEastAsia" w:cstheme="minorBidi"/>
              <w:smallCaps w:val="0"/>
              <w:noProof/>
              <w:kern w:val="2"/>
              <w:szCs w:val="22"/>
              <w:lang w:val="de-AT" w:eastAsia="de-AT"/>
              <w14:ligatures w14:val="standardContextual"/>
            </w:rPr>
          </w:pPr>
          <w:ins w:id="70"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"_Toc150800006"</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2.1</w:t>
            </w:r>
            <w:r>
              <w:rPr>
                <w:rFonts w:eastAsiaTheme="minorEastAsia" w:cstheme="minorBidi"/>
                <w:smallCaps w:val="0"/>
                <w:noProof/>
                <w:kern w:val="2"/>
                <w:szCs w:val="22"/>
                <w:lang w:val="de-AT" w:eastAsia="de-AT"/>
                <w14:ligatures w14:val="standardContextual"/>
              </w:rPr>
              <w:tab/>
            </w:r>
            <w:r w:rsidRPr="00751B11">
              <w:rPr>
                <w:rStyle w:val="Hyperlink"/>
                <w:noProof/>
              </w:rPr>
              <w:t>ÖBB Dosto Neu Zugset</w:t>
            </w:r>
            <w:r>
              <w:rPr>
                <w:noProof/>
                <w:webHidden/>
              </w:rPr>
              <w:tab/>
            </w:r>
            <w:r>
              <w:rPr>
                <w:noProof/>
                <w:webHidden/>
              </w:rPr>
              <w:fldChar w:fldCharType="begin"/>
            </w:r>
            <w:r>
              <w:rPr>
                <w:noProof/>
                <w:webHidden/>
              </w:rPr>
              <w:instrText xml:space="preserve"> PAGEREF _Toc150800006 \h </w:instrText>
            </w:r>
          </w:ins>
          <w:r>
            <w:rPr>
              <w:noProof/>
              <w:webHidden/>
            </w:rPr>
          </w:r>
          <w:r>
            <w:rPr>
              <w:noProof/>
              <w:webHidden/>
            </w:rPr>
            <w:fldChar w:fldCharType="separate"/>
          </w:r>
          <w:ins w:id="71" w:author="Christopher Kemeter" w:date="2023-11-13T20:33:00Z">
            <w:r>
              <w:rPr>
                <w:noProof/>
                <w:webHidden/>
              </w:rPr>
              <w:t>6</w:t>
            </w:r>
            <w:r>
              <w:rPr>
                <w:noProof/>
                <w:webHidden/>
              </w:rPr>
              <w:fldChar w:fldCharType="end"/>
            </w:r>
            <w:r w:rsidRPr="00751B11">
              <w:rPr>
                <w:rStyle w:val="Hyperlink"/>
                <w:noProof/>
              </w:rPr>
              <w:fldChar w:fldCharType="end"/>
            </w:r>
          </w:ins>
        </w:p>
        <w:p w14:paraId="57294369" w14:textId="564489A3" w:rsidR="00605D3A" w:rsidRDefault="00605D3A">
          <w:pPr>
            <w:pStyle w:val="TOC3"/>
            <w:tabs>
              <w:tab w:val="left" w:pos="1200"/>
              <w:tab w:val="right" w:leader="dot" w:pos="9345"/>
            </w:tabs>
            <w:rPr>
              <w:ins w:id="72" w:author="Christopher Kemeter" w:date="2023-11-13T20:33:00Z"/>
              <w:rFonts w:eastAsiaTheme="minorEastAsia" w:cstheme="minorBidi"/>
              <w:iCs w:val="0"/>
              <w:noProof/>
              <w:kern w:val="2"/>
              <w:szCs w:val="22"/>
              <w:lang w:val="de-AT" w:eastAsia="de-AT"/>
              <w14:ligatures w14:val="standardContextual"/>
            </w:rPr>
          </w:pPr>
          <w:ins w:id="73"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"_Toc150800007"</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bidi="th-TH"/>
              </w:rPr>
              <w:t>2.1.1</w:t>
            </w:r>
            <w:r>
              <w:rPr>
                <w:rFonts w:eastAsiaTheme="minorEastAsia" w:cstheme="minorBidi"/>
                <w:iCs w:val="0"/>
                <w:noProof/>
                <w:kern w:val="2"/>
                <w:szCs w:val="22"/>
                <w:lang w:val="de-AT" w:eastAsia="de-AT"/>
                <w14:ligatures w14:val="standardContextual"/>
              </w:rPr>
              <w:tab/>
            </w:r>
            <w:r w:rsidRPr="00751B11">
              <w:rPr>
                <w:rStyle w:val="Hyperlink"/>
                <w:noProof/>
                <w:lang w:bidi="th-TH"/>
              </w:rPr>
              <w:t>Multi-Traction</w:t>
            </w:r>
            <w:r>
              <w:rPr>
                <w:noProof/>
                <w:webHidden/>
              </w:rPr>
              <w:tab/>
            </w:r>
            <w:r>
              <w:rPr>
                <w:noProof/>
                <w:webHidden/>
              </w:rPr>
              <w:fldChar w:fldCharType="begin"/>
            </w:r>
            <w:r>
              <w:rPr>
                <w:noProof/>
                <w:webHidden/>
              </w:rPr>
              <w:instrText xml:space="preserve"> PAGEREF _Toc150800007 \h </w:instrText>
            </w:r>
          </w:ins>
          <w:r>
            <w:rPr>
              <w:noProof/>
              <w:webHidden/>
            </w:rPr>
          </w:r>
          <w:r>
            <w:rPr>
              <w:noProof/>
              <w:webHidden/>
            </w:rPr>
            <w:fldChar w:fldCharType="separate"/>
          </w:r>
          <w:ins w:id="74" w:author="Christopher Kemeter" w:date="2023-11-13T20:33:00Z">
            <w:r>
              <w:rPr>
                <w:noProof/>
                <w:webHidden/>
              </w:rPr>
              <w:t>7</w:t>
            </w:r>
            <w:r>
              <w:rPr>
                <w:noProof/>
                <w:webHidden/>
              </w:rPr>
              <w:fldChar w:fldCharType="end"/>
            </w:r>
            <w:r w:rsidRPr="00751B11">
              <w:rPr>
                <w:rStyle w:val="Hyperlink"/>
                <w:noProof/>
              </w:rPr>
              <w:fldChar w:fldCharType="end"/>
            </w:r>
          </w:ins>
        </w:p>
        <w:p w14:paraId="650BF992" w14:textId="15F60035" w:rsidR="00605D3A" w:rsidRDefault="00605D3A">
          <w:pPr>
            <w:pStyle w:val="TOC2"/>
            <w:tabs>
              <w:tab w:val="left" w:pos="600"/>
              <w:tab w:val="right" w:leader="dot" w:pos="9345"/>
            </w:tabs>
            <w:rPr>
              <w:ins w:id="75" w:author="Christopher Kemeter" w:date="2023-11-13T20:33:00Z"/>
              <w:rFonts w:eastAsiaTheme="minorEastAsia" w:cstheme="minorBidi"/>
              <w:smallCaps w:val="0"/>
              <w:noProof/>
              <w:kern w:val="2"/>
              <w:szCs w:val="22"/>
              <w:lang w:val="de-AT" w:eastAsia="de-AT"/>
              <w14:ligatures w14:val="standardContextual"/>
            </w:rPr>
          </w:pPr>
          <w:ins w:id="76"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"_Toc150800010"</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2.2</w:t>
            </w:r>
            <w:r>
              <w:rPr>
                <w:rFonts w:eastAsiaTheme="minorEastAsia" w:cstheme="minorBidi"/>
                <w:smallCaps w:val="0"/>
                <w:noProof/>
                <w:kern w:val="2"/>
                <w:szCs w:val="22"/>
                <w:lang w:val="de-AT" w:eastAsia="de-AT"/>
                <w14:ligatures w14:val="standardContextual"/>
              </w:rPr>
              <w:tab/>
            </w:r>
            <w:r w:rsidRPr="00751B11">
              <w:rPr>
                <w:rStyle w:val="Hyperlink"/>
                <w:noProof/>
              </w:rPr>
              <w:t>NetzwerkTopologie</w:t>
            </w:r>
            <w:r>
              <w:rPr>
                <w:noProof/>
                <w:webHidden/>
              </w:rPr>
              <w:tab/>
            </w:r>
            <w:r>
              <w:rPr>
                <w:noProof/>
                <w:webHidden/>
              </w:rPr>
              <w:fldChar w:fldCharType="begin"/>
            </w:r>
            <w:r>
              <w:rPr>
                <w:noProof/>
                <w:webHidden/>
              </w:rPr>
              <w:instrText xml:space="preserve"> PAGEREF _Toc150800010 \h </w:instrText>
            </w:r>
          </w:ins>
          <w:r>
            <w:rPr>
              <w:noProof/>
              <w:webHidden/>
            </w:rPr>
          </w:r>
          <w:r>
            <w:rPr>
              <w:noProof/>
              <w:webHidden/>
            </w:rPr>
            <w:fldChar w:fldCharType="separate"/>
          </w:r>
          <w:ins w:id="77" w:author="Christopher Kemeter" w:date="2023-11-13T20:33:00Z">
            <w:r>
              <w:rPr>
                <w:noProof/>
                <w:webHidden/>
              </w:rPr>
              <w:t>8</w:t>
            </w:r>
            <w:r>
              <w:rPr>
                <w:noProof/>
                <w:webHidden/>
              </w:rPr>
              <w:fldChar w:fldCharType="end"/>
            </w:r>
            <w:r w:rsidRPr="00751B11">
              <w:rPr>
                <w:rStyle w:val="Hyperlink"/>
                <w:noProof/>
              </w:rPr>
              <w:fldChar w:fldCharType="end"/>
            </w:r>
          </w:ins>
        </w:p>
        <w:p w14:paraId="17723B7F" w14:textId="0EA2854C" w:rsidR="00605D3A" w:rsidRDefault="00605D3A">
          <w:pPr>
            <w:pStyle w:val="TOC1"/>
            <w:rPr>
              <w:ins w:id="78" w:author="Christopher Kemeter" w:date="2023-11-13T20:33:00Z"/>
              <w:rFonts w:eastAsiaTheme="minorEastAsia" w:cstheme="minorBidi"/>
              <w:b w:val="0"/>
              <w:bCs w:val="0"/>
              <w:caps w:val="0"/>
              <w:noProof/>
              <w:kern w:val="2"/>
              <w:szCs w:val="22"/>
              <w:lang w:val="de-AT" w:eastAsia="de-AT"/>
              <w14:ligatures w14:val="standardContextual"/>
            </w:rPr>
          </w:pPr>
          <w:ins w:id="79"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"_Toc150800011"</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cstheme="minorHAnsi"/>
                <w:noProof/>
              </w:rPr>
              <w:t>3</w:t>
            </w:r>
            <w:r>
              <w:rPr>
                <w:rFonts w:eastAsiaTheme="minorEastAsia" w:cstheme="minorBidi"/>
                <w:b w:val="0"/>
                <w:bCs w:val="0"/>
                <w:caps w:val="0"/>
                <w:noProof/>
                <w:kern w:val="2"/>
                <w:szCs w:val="22"/>
                <w:lang w:val="de-AT" w:eastAsia="de-AT"/>
                <w14:ligatures w14:val="standardContextual"/>
              </w:rPr>
              <w:tab/>
            </w:r>
            <w:r w:rsidRPr="00751B11">
              <w:rPr>
                <w:rStyle w:val="Hyperlink"/>
                <w:rFonts w:cstheme="minorHAnsi"/>
                <w:noProof/>
              </w:rPr>
              <w:t>Internet Onboard Lösung</w:t>
            </w:r>
            <w:r>
              <w:rPr>
                <w:noProof/>
                <w:webHidden/>
              </w:rPr>
              <w:tab/>
            </w:r>
            <w:r>
              <w:rPr>
                <w:noProof/>
                <w:webHidden/>
              </w:rPr>
              <w:fldChar w:fldCharType="begin"/>
            </w:r>
            <w:r>
              <w:rPr>
                <w:noProof/>
                <w:webHidden/>
              </w:rPr>
              <w:instrText xml:space="preserve"> PAGEREF _Toc150800011 \h </w:instrText>
            </w:r>
          </w:ins>
          <w:r>
            <w:rPr>
              <w:noProof/>
              <w:webHidden/>
            </w:rPr>
          </w:r>
          <w:r>
            <w:rPr>
              <w:noProof/>
              <w:webHidden/>
            </w:rPr>
            <w:fldChar w:fldCharType="separate"/>
          </w:r>
          <w:ins w:id="80" w:author="Christopher Kemeter" w:date="2023-11-13T20:33:00Z">
            <w:r>
              <w:rPr>
                <w:noProof/>
                <w:webHidden/>
              </w:rPr>
              <w:t>10</w:t>
            </w:r>
            <w:r>
              <w:rPr>
                <w:noProof/>
                <w:webHidden/>
              </w:rPr>
              <w:fldChar w:fldCharType="end"/>
            </w:r>
            <w:r w:rsidRPr="00751B11">
              <w:rPr>
                <w:rStyle w:val="Hyperlink"/>
                <w:noProof/>
              </w:rPr>
              <w:fldChar w:fldCharType="end"/>
            </w:r>
          </w:ins>
        </w:p>
        <w:p w14:paraId="1461285E" w14:textId="61EC4414" w:rsidR="00605D3A" w:rsidRDefault="00605D3A">
          <w:pPr>
            <w:pStyle w:val="TOC2"/>
            <w:tabs>
              <w:tab w:val="left" w:pos="600"/>
              <w:tab w:val="right" w:leader="dot" w:pos="9345"/>
            </w:tabs>
            <w:rPr>
              <w:ins w:id="81" w:author="Christopher Kemeter" w:date="2023-11-13T20:33:00Z"/>
              <w:rFonts w:eastAsiaTheme="minorEastAsia" w:cstheme="minorBidi"/>
              <w:smallCaps w:val="0"/>
              <w:noProof/>
              <w:kern w:val="2"/>
              <w:szCs w:val="22"/>
              <w:lang w:val="de-AT" w:eastAsia="de-AT"/>
              <w14:ligatures w14:val="standardContextual"/>
            </w:rPr>
          </w:pPr>
          <w:ins w:id="82"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"_Toc150800012"</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3.1</w:t>
            </w:r>
            <w:r>
              <w:rPr>
                <w:rFonts w:eastAsiaTheme="minorEastAsia" w:cstheme="minorBidi"/>
                <w:smallCaps w:val="0"/>
                <w:noProof/>
                <w:kern w:val="2"/>
                <w:szCs w:val="22"/>
                <w:lang w:val="de-AT" w:eastAsia="de-AT"/>
                <w14:ligatures w14:val="standardContextual"/>
              </w:rPr>
              <w:tab/>
            </w:r>
            <w:r w:rsidRPr="00751B11">
              <w:rPr>
                <w:rStyle w:val="Hyperlink"/>
                <w:noProof/>
              </w:rPr>
              <w:t>Nomad Connect CCU</w:t>
            </w:r>
            <w:r>
              <w:rPr>
                <w:noProof/>
                <w:webHidden/>
              </w:rPr>
              <w:tab/>
            </w:r>
            <w:r>
              <w:rPr>
                <w:noProof/>
                <w:webHidden/>
              </w:rPr>
              <w:fldChar w:fldCharType="begin"/>
            </w:r>
            <w:r>
              <w:rPr>
                <w:noProof/>
                <w:webHidden/>
              </w:rPr>
              <w:instrText xml:space="preserve"> PAGEREF _Toc150800012 \h </w:instrText>
            </w:r>
          </w:ins>
          <w:r>
            <w:rPr>
              <w:noProof/>
              <w:webHidden/>
            </w:rPr>
          </w:r>
          <w:r>
            <w:rPr>
              <w:noProof/>
              <w:webHidden/>
            </w:rPr>
            <w:fldChar w:fldCharType="separate"/>
          </w:r>
          <w:ins w:id="83" w:author="Christopher Kemeter" w:date="2023-11-13T20:33:00Z">
            <w:r>
              <w:rPr>
                <w:noProof/>
                <w:webHidden/>
              </w:rPr>
              <w:t>10</w:t>
            </w:r>
            <w:r>
              <w:rPr>
                <w:noProof/>
                <w:webHidden/>
              </w:rPr>
              <w:fldChar w:fldCharType="end"/>
            </w:r>
            <w:r w:rsidRPr="00751B11">
              <w:rPr>
                <w:rStyle w:val="Hyperlink"/>
                <w:noProof/>
              </w:rPr>
              <w:fldChar w:fldCharType="end"/>
            </w:r>
          </w:ins>
        </w:p>
        <w:p w14:paraId="6E565E96" w14:textId="435A58A5" w:rsidR="00605D3A" w:rsidRDefault="00605D3A">
          <w:pPr>
            <w:pStyle w:val="TOC3"/>
            <w:tabs>
              <w:tab w:val="left" w:pos="1200"/>
              <w:tab w:val="right" w:leader="dot" w:pos="9345"/>
            </w:tabs>
            <w:rPr>
              <w:ins w:id="84" w:author="Christopher Kemeter" w:date="2023-11-13T20:33:00Z"/>
              <w:rFonts w:eastAsiaTheme="minorEastAsia" w:cstheme="minorBidi"/>
              <w:iCs w:val="0"/>
              <w:noProof/>
              <w:kern w:val="2"/>
              <w:szCs w:val="22"/>
              <w:lang w:val="de-AT" w:eastAsia="de-AT"/>
              <w14:ligatures w14:val="standardContextual"/>
            </w:rPr>
          </w:pPr>
          <w:ins w:id="85"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"_Toc150800013"</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bidi="th-TH"/>
              </w:rPr>
              <w:t>3.1.1</w:t>
            </w:r>
            <w:r>
              <w:rPr>
                <w:rFonts w:eastAsiaTheme="minorEastAsia" w:cstheme="minorBidi"/>
                <w:iCs w:val="0"/>
                <w:noProof/>
                <w:kern w:val="2"/>
                <w:szCs w:val="22"/>
                <w:lang w:val="de-AT" w:eastAsia="de-AT"/>
                <w14:ligatures w14:val="standardContextual"/>
              </w:rPr>
              <w:tab/>
            </w:r>
            <w:r w:rsidRPr="00751B11">
              <w:rPr>
                <w:rStyle w:val="Hyperlink"/>
                <w:noProof/>
                <w:lang w:bidi="th-TH"/>
              </w:rPr>
              <w:t>Die Zug-Land verbindung</w:t>
            </w:r>
            <w:r>
              <w:rPr>
                <w:noProof/>
                <w:webHidden/>
              </w:rPr>
              <w:tab/>
            </w:r>
            <w:r>
              <w:rPr>
                <w:noProof/>
                <w:webHidden/>
              </w:rPr>
              <w:fldChar w:fldCharType="begin"/>
            </w:r>
            <w:r>
              <w:rPr>
                <w:noProof/>
                <w:webHidden/>
              </w:rPr>
              <w:instrText xml:space="preserve"> PAGEREF _Toc150800013 \h </w:instrText>
            </w:r>
          </w:ins>
          <w:r>
            <w:rPr>
              <w:noProof/>
              <w:webHidden/>
            </w:rPr>
          </w:r>
          <w:r>
            <w:rPr>
              <w:noProof/>
              <w:webHidden/>
            </w:rPr>
            <w:fldChar w:fldCharType="separate"/>
          </w:r>
          <w:ins w:id="86" w:author="Christopher Kemeter" w:date="2023-11-13T20:33:00Z">
            <w:r>
              <w:rPr>
                <w:noProof/>
                <w:webHidden/>
              </w:rPr>
              <w:t>10</w:t>
            </w:r>
            <w:r>
              <w:rPr>
                <w:noProof/>
                <w:webHidden/>
              </w:rPr>
              <w:fldChar w:fldCharType="end"/>
            </w:r>
            <w:r w:rsidRPr="00751B11">
              <w:rPr>
                <w:rStyle w:val="Hyperlink"/>
                <w:noProof/>
              </w:rPr>
              <w:fldChar w:fldCharType="end"/>
            </w:r>
          </w:ins>
        </w:p>
        <w:p w14:paraId="0277826D" w14:textId="436FA4BD" w:rsidR="00605D3A" w:rsidRDefault="00605D3A">
          <w:pPr>
            <w:pStyle w:val="TOC3"/>
            <w:tabs>
              <w:tab w:val="left" w:pos="1200"/>
              <w:tab w:val="right" w:leader="dot" w:pos="9345"/>
            </w:tabs>
            <w:rPr>
              <w:ins w:id="87" w:author="Christopher Kemeter" w:date="2023-11-13T20:33:00Z"/>
              <w:rFonts w:eastAsiaTheme="minorEastAsia" w:cstheme="minorBidi"/>
              <w:iCs w:val="0"/>
              <w:noProof/>
              <w:kern w:val="2"/>
              <w:szCs w:val="22"/>
              <w:lang w:val="de-AT" w:eastAsia="de-AT"/>
              <w14:ligatures w14:val="standardContextual"/>
            </w:rPr>
          </w:pPr>
          <w:ins w:id="88"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bidi="th-TH"/>
              </w:rPr>
              <w:t>3.1.2</w:t>
            </w:r>
            <w:r>
              <w:rPr>
                <w:rFonts w:eastAsiaTheme="minorEastAsia" w:cstheme="minorBidi"/>
                <w:iCs w:val="0"/>
                <w:noProof/>
                <w:kern w:val="2"/>
                <w:szCs w:val="22"/>
                <w:lang w:val="de-AT" w:eastAsia="de-AT"/>
                <w14:ligatures w14:val="standardContextual"/>
              </w:rPr>
              <w:tab/>
            </w:r>
            <w:r w:rsidRPr="00751B11">
              <w:rPr>
                <w:rStyle w:val="Hyperlink"/>
                <w:noProof/>
                <w:lang w:bidi="th-TH"/>
              </w:rPr>
              <w:t>Portal</w:t>
            </w:r>
            <w:r>
              <w:rPr>
                <w:noProof/>
                <w:webHidden/>
              </w:rPr>
              <w:tab/>
            </w:r>
            <w:r>
              <w:rPr>
                <w:noProof/>
                <w:webHidden/>
              </w:rPr>
              <w:fldChar w:fldCharType="begin"/>
            </w:r>
            <w:r>
              <w:rPr>
                <w:noProof/>
                <w:webHidden/>
              </w:rPr>
              <w:instrText xml:space="preserve"> PAGEREF _Toc150800014 \h </w:instrText>
            </w:r>
          </w:ins>
          <w:r>
            <w:rPr>
              <w:noProof/>
              <w:webHidden/>
            </w:rPr>
          </w:r>
          <w:r>
            <w:rPr>
              <w:noProof/>
              <w:webHidden/>
            </w:rPr>
            <w:fldChar w:fldCharType="separate"/>
          </w:r>
          <w:ins w:id="89" w:author="Christopher Kemeter" w:date="2023-11-13T20:33:00Z">
            <w:r>
              <w:rPr>
                <w:noProof/>
                <w:webHidden/>
              </w:rPr>
              <w:t>11</w:t>
            </w:r>
            <w:r>
              <w:rPr>
                <w:noProof/>
                <w:webHidden/>
              </w:rPr>
              <w:fldChar w:fldCharType="end"/>
            </w:r>
            <w:r w:rsidRPr="00751B11">
              <w:rPr>
                <w:rStyle w:val="Hyperlink"/>
                <w:noProof/>
              </w:rPr>
              <w:fldChar w:fldCharType="end"/>
            </w:r>
          </w:ins>
        </w:p>
        <w:p w14:paraId="3DD352A9" w14:textId="40BD8AFB" w:rsidR="00605D3A" w:rsidRDefault="00605D3A">
          <w:pPr>
            <w:pStyle w:val="TOC3"/>
            <w:tabs>
              <w:tab w:val="left" w:pos="1200"/>
              <w:tab w:val="right" w:leader="dot" w:pos="9345"/>
            </w:tabs>
            <w:rPr>
              <w:ins w:id="90" w:author="Christopher Kemeter" w:date="2023-11-13T20:33:00Z"/>
              <w:rFonts w:eastAsiaTheme="minorEastAsia" w:cstheme="minorBidi"/>
              <w:iCs w:val="0"/>
              <w:noProof/>
              <w:kern w:val="2"/>
              <w:szCs w:val="22"/>
              <w:lang w:val="de-AT" w:eastAsia="de-AT"/>
              <w14:ligatures w14:val="standardContextual"/>
            </w:rPr>
          </w:pPr>
          <w:ins w:id="91"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bidi="th-TH"/>
              </w:rPr>
              <w:t>3.1.3</w:t>
            </w:r>
            <w:r>
              <w:rPr>
                <w:rFonts w:eastAsiaTheme="minorEastAsia" w:cstheme="minorBidi"/>
                <w:iCs w:val="0"/>
                <w:noProof/>
                <w:kern w:val="2"/>
                <w:szCs w:val="22"/>
                <w:lang w:val="de-AT" w:eastAsia="de-AT"/>
                <w14:ligatures w14:val="standardContextual"/>
              </w:rPr>
              <w:tab/>
            </w:r>
            <w:r w:rsidRPr="00751B11">
              <w:rPr>
                <w:rStyle w:val="Hyperlink"/>
                <w:noProof/>
                <w:lang w:bidi="th-TH"/>
              </w:rPr>
              <w:t>ND-Redundanz</w:t>
            </w:r>
            <w:r>
              <w:rPr>
                <w:noProof/>
                <w:webHidden/>
              </w:rPr>
              <w:tab/>
            </w:r>
            <w:r>
              <w:rPr>
                <w:noProof/>
                <w:webHidden/>
              </w:rPr>
              <w:fldChar w:fldCharType="begin"/>
            </w:r>
            <w:r>
              <w:rPr>
                <w:noProof/>
                <w:webHidden/>
              </w:rPr>
              <w:instrText xml:space="preserve"> PAGEREF _Toc150800015 \h </w:instrText>
            </w:r>
          </w:ins>
          <w:r>
            <w:rPr>
              <w:noProof/>
              <w:webHidden/>
            </w:rPr>
          </w:r>
          <w:r>
            <w:rPr>
              <w:noProof/>
              <w:webHidden/>
            </w:rPr>
            <w:fldChar w:fldCharType="separate"/>
          </w:r>
          <w:ins w:id="92" w:author="Christopher Kemeter" w:date="2023-11-13T20:33:00Z">
            <w:r>
              <w:rPr>
                <w:noProof/>
                <w:webHidden/>
              </w:rPr>
              <w:t>12</w:t>
            </w:r>
            <w:r>
              <w:rPr>
                <w:noProof/>
                <w:webHidden/>
              </w:rPr>
              <w:fldChar w:fldCharType="end"/>
            </w:r>
            <w:r w:rsidRPr="00751B11">
              <w:rPr>
                <w:rStyle w:val="Hyperlink"/>
                <w:noProof/>
              </w:rPr>
              <w:fldChar w:fldCharType="end"/>
            </w:r>
          </w:ins>
        </w:p>
        <w:p w14:paraId="6F16E6AD" w14:textId="28208B98" w:rsidR="00605D3A" w:rsidRDefault="00605D3A">
          <w:pPr>
            <w:pStyle w:val="TOC2"/>
            <w:tabs>
              <w:tab w:val="left" w:pos="600"/>
              <w:tab w:val="right" w:leader="dot" w:pos="9345"/>
            </w:tabs>
            <w:rPr>
              <w:ins w:id="93" w:author="Christopher Kemeter" w:date="2023-11-13T20:33:00Z"/>
              <w:rFonts w:eastAsiaTheme="minorEastAsia" w:cstheme="minorBidi"/>
              <w:smallCaps w:val="0"/>
              <w:noProof/>
              <w:kern w:val="2"/>
              <w:szCs w:val="22"/>
              <w:lang w:val="de-AT" w:eastAsia="de-AT"/>
              <w14:ligatures w14:val="standardContextual"/>
            </w:rPr>
          </w:pPr>
          <w:ins w:id="94"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"_Toc150800016"</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3.2</w:t>
            </w:r>
            <w:r>
              <w:rPr>
                <w:rFonts w:eastAsiaTheme="minorEastAsia" w:cstheme="minorBidi"/>
                <w:smallCaps w:val="0"/>
                <w:noProof/>
                <w:kern w:val="2"/>
                <w:szCs w:val="22"/>
                <w:lang w:val="de-AT" w:eastAsia="de-AT"/>
                <w14:ligatures w14:val="standardContextual"/>
              </w:rPr>
              <w:tab/>
            </w:r>
            <w:r w:rsidRPr="00751B11">
              <w:rPr>
                <w:rStyle w:val="Hyperlink"/>
                <w:noProof/>
              </w:rPr>
              <w:t>Netzwerk</w:t>
            </w:r>
            <w:r>
              <w:rPr>
                <w:noProof/>
                <w:webHidden/>
              </w:rPr>
              <w:tab/>
            </w:r>
            <w:r>
              <w:rPr>
                <w:noProof/>
                <w:webHidden/>
              </w:rPr>
              <w:fldChar w:fldCharType="begin"/>
            </w:r>
            <w:r>
              <w:rPr>
                <w:noProof/>
                <w:webHidden/>
              </w:rPr>
              <w:instrText xml:space="preserve"> PAGEREF _Toc150800016 \h </w:instrText>
            </w:r>
          </w:ins>
          <w:r>
            <w:rPr>
              <w:noProof/>
              <w:webHidden/>
            </w:rPr>
          </w:r>
          <w:r>
            <w:rPr>
              <w:noProof/>
              <w:webHidden/>
            </w:rPr>
            <w:fldChar w:fldCharType="separate"/>
          </w:r>
          <w:ins w:id="95" w:author="Christopher Kemeter" w:date="2023-11-13T20:33:00Z">
            <w:r>
              <w:rPr>
                <w:noProof/>
                <w:webHidden/>
              </w:rPr>
              <w:t>13</w:t>
            </w:r>
            <w:r>
              <w:rPr>
                <w:noProof/>
                <w:webHidden/>
              </w:rPr>
              <w:fldChar w:fldCharType="end"/>
            </w:r>
            <w:r w:rsidRPr="00751B11">
              <w:rPr>
                <w:rStyle w:val="Hyperlink"/>
                <w:noProof/>
              </w:rPr>
              <w:fldChar w:fldCharType="end"/>
            </w:r>
          </w:ins>
        </w:p>
        <w:p w14:paraId="5C9C5E0D" w14:textId="57E53598" w:rsidR="00605D3A" w:rsidRDefault="00605D3A">
          <w:pPr>
            <w:pStyle w:val="TOC3"/>
            <w:tabs>
              <w:tab w:val="left" w:pos="1200"/>
              <w:tab w:val="right" w:leader="dot" w:pos="9345"/>
            </w:tabs>
            <w:rPr>
              <w:ins w:id="96" w:author="Christopher Kemeter" w:date="2023-11-13T20:33:00Z"/>
              <w:rFonts w:eastAsiaTheme="minorEastAsia" w:cstheme="minorBidi"/>
              <w:iCs w:val="0"/>
              <w:noProof/>
              <w:kern w:val="2"/>
              <w:szCs w:val="22"/>
              <w:lang w:val="de-AT" w:eastAsia="de-AT"/>
              <w14:ligatures w14:val="standardContextual"/>
            </w:rPr>
          </w:pPr>
          <w:ins w:id="97"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"_Toc150800017"</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3.2.1</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VLAN Setup</w:t>
            </w:r>
            <w:r>
              <w:rPr>
                <w:noProof/>
                <w:webHidden/>
              </w:rPr>
              <w:tab/>
            </w:r>
            <w:r>
              <w:rPr>
                <w:noProof/>
                <w:webHidden/>
              </w:rPr>
              <w:fldChar w:fldCharType="begin"/>
            </w:r>
            <w:r>
              <w:rPr>
                <w:noProof/>
                <w:webHidden/>
              </w:rPr>
              <w:instrText xml:space="preserve"> PAGEREF _Toc150800017 \h </w:instrText>
            </w:r>
          </w:ins>
          <w:r>
            <w:rPr>
              <w:noProof/>
              <w:webHidden/>
            </w:rPr>
          </w:r>
          <w:r>
            <w:rPr>
              <w:noProof/>
              <w:webHidden/>
            </w:rPr>
            <w:fldChar w:fldCharType="separate"/>
          </w:r>
          <w:ins w:id="98" w:author="Christopher Kemeter" w:date="2023-11-13T20:33:00Z">
            <w:r>
              <w:rPr>
                <w:noProof/>
                <w:webHidden/>
              </w:rPr>
              <w:t>13</w:t>
            </w:r>
            <w:r>
              <w:rPr>
                <w:noProof/>
                <w:webHidden/>
              </w:rPr>
              <w:fldChar w:fldCharType="end"/>
            </w:r>
            <w:r w:rsidRPr="00751B11">
              <w:rPr>
                <w:rStyle w:val="Hyperlink"/>
                <w:noProof/>
              </w:rPr>
              <w:fldChar w:fldCharType="end"/>
            </w:r>
          </w:ins>
        </w:p>
        <w:p w14:paraId="75D10571" w14:textId="6F003E29" w:rsidR="00605D3A" w:rsidRDefault="00605D3A">
          <w:pPr>
            <w:pStyle w:val="TOC2"/>
            <w:tabs>
              <w:tab w:val="left" w:pos="600"/>
              <w:tab w:val="right" w:leader="dot" w:pos="9345"/>
            </w:tabs>
            <w:rPr>
              <w:ins w:id="99" w:author="Christopher Kemeter" w:date="2023-11-13T20:33:00Z"/>
              <w:rFonts w:eastAsiaTheme="minorEastAsia" w:cstheme="minorBidi"/>
              <w:smallCaps w:val="0"/>
              <w:noProof/>
              <w:kern w:val="2"/>
              <w:szCs w:val="22"/>
              <w:lang w:val="de-AT" w:eastAsia="de-AT"/>
              <w14:ligatures w14:val="standardContextual"/>
            </w:rPr>
          </w:pPr>
          <w:ins w:id="100"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"_Toc150800023"</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val="de-AT"/>
              </w:rPr>
              <w:t>3.3</w:t>
            </w:r>
            <w:r>
              <w:rPr>
                <w:rFonts w:eastAsiaTheme="minorEastAsia" w:cstheme="minorBidi"/>
                <w:smallCaps w:val="0"/>
                <w:noProof/>
                <w:kern w:val="2"/>
                <w:szCs w:val="22"/>
                <w:lang w:val="de-AT" w:eastAsia="de-AT"/>
                <w14:ligatures w14:val="standardContextual"/>
              </w:rPr>
              <w:tab/>
            </w:r>
            <w:r w:rsidRPr="00751B11">
              <w:rPr>
                <w:rStyle w:val="Hyperlink"/>
                <w:noProof/>
                <w:lang w:val="de-AT"/>
              </w:rPr>
              <w:t>Statische IP auf der ccu</w:t>
            </w:r>
            <w:r>
              <w:rPr>
                <w:noProof/>
                <w:webHidden/>
              </w:rPr>
              <w:tab/>
            </w:r>
            <w:r>
              <w:rPr>
                <w:noProof/>
                <w:webHidden/>
              </w:rPr>
              <w:fldChar w:fldCharType="begin"/>
            </w:r>
            <w:r>
              <w:rPr>
                <w:noProof/>
                <w:webHidden/>
              </w:rPr>
              <w:instrText xml:space="preserve"> PAGEREF _Toc150800023 \h </w:instrText>
            </w:r>
          </w:ins>
          <w:r>
            <w:rPr>
              <w:noProof/>
              <w:webHidden/>
            </w:rPr>
          </w:r>
          <w:r>
            <w:rPr>
              <w:noProof/>
              <w:webHidden/>
            </w:rPr>
            <w:fldChar w:fldCharType="separate"/>
          </w:r>
          <w:ins w:id="101" w:author="Christopher Kemeter" w:date="2023-11-13T20:33:00Z">
            <w:r>
              <w:rPr>
                <w:noProof/>
                <w:webHidden/>
              </w:rPr>
              <w:t>14</w:t>
            </w:r>
            <w:r>
              <w:rPr>
                <w:noProof/>
                <w:webHidden/>
              </w:rPr>
              <w:fldChar w:fldCharType="end"/>
            </w:r>
            <w:r w:rsidRPr="00751B11">
              <w:rPr>
                <w:rStyle w:val="Hyperlink"/>
                <w:noProof/>
              </w:rPr>
              <w:fldChar w:fldCharType="end"/>
            </w:r>
          </w:ins>
        </w:p>
        <w:p w14:paraId="6ECAAF64" w14:textId="3B4E8606" w:rsidR="00605D3A" w:rsidRDefault="00605D3A">
          <w:pPr>
            <w:pStyle w:val="TOC2"/>
            <w:tabs>
              <w:tab w:val="left" w:pos="600"/>
              <w:tab w:val="right" w:leader="dot" w:pos="9345"/>
            </w:tabs>
            <w:rPr>
              <w:ins w:id="102" w:author="Christopher Kemeter" w:date="2023-11-13T20:33:00Z"/>
              <w:rFonts w:eastAsiaTheme="minorEastAsia" w:cstheme="minorBidi"/>
              <w:smallCaps w:val="0"/>
              <w:noProof/>
              <w:kern w:val="2"/>
              <w:szCs w:val="22"/>
              <w:lang w:val="de-AT" w:eastAsia="de-AT"/>
              <w14:ligatures w14:val="standardContextual"/>
            </w:rPr>
          </w:pPr>
          <w:ins w:id="103"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"_Toc150800024"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val="de-AT"/>
              </w:rPr>
              <w:t>3.4</w:t>
            </w:r>
            <w:r>
              <w:rPr>
                <w:rFonts w:eastAsiaTheme="minorEastAsia" w:cstheme="minorBidi"/>
                <w:smallCaps w:val="0"/>
                <w:noProof/>
                <w:kern w:val="2"/>
                <w:szCs w:val="22"/>
                <w:lang w:val="de-AT" w:eastAsia="de-AT"/>
                <w14:ligatures w14:val="standardContextual"/>
              </w:rPr>
              <w:tab/>
            </w:r>
            <w:r w:rsidRPr="00751B11">
              <w:rPr>
                <w:rStyle w:val="Hyperlink"/>
                <w:noProof/>
                <w:lang w:val="de-AT"/>
              </w:rPr>
              <w:t>Netzwerkdienste</w:t>
            </w:r>
            <w:r>
              <w:rPr>
                <w:noProof/>
                <w:webHidden/>
              </w:rPr>
              <w:tab/>
            </w:r>
            <w:r>
              <w:rPr>
                <w:noProof/>
                <w:webHidden/>
              </w:rPr>
              <w:fldChar w:fldCharType="begin"/>
            </w:r>
            <w:r>
              <w:rPr>
                <w:noProof/>
                <w:webHidden/>
              </w:rPr>
              <w:instrText xml:space="preserve"> PAGEREF _Toc150800024 \h </w:instrText>
            </w:r>
          </w:ins>
          <w:r>
            <w:rPr>
              <w:noProof/>
              <w:webHidden/>
            </w:rPr>
          </w:r>
          <w:r>
            <w:rPr>
              <w:noProof/>
              <w:webHidden/>
            </w:rPr>
            <w:fldChar w:fldCharType="separate"/>
          </w:r>
          <w:ins w:id="104" w:author="Christopher Kemeter" w:date="2023-11-13T20:33:00Z">
            <w:r>
              <w:rPr>
                <w:noProof/>
                <w:webHidden/>
              </w:rPr>
              <w:t>14</w:t>
            </w:r>
            <w:r>
              <w:rPr>
                <w:noProof/>
                <w:webHidden/>
              </w:rPr>
              <w:fldChar w:fldCharType="end"/>
            </w:r>
            <w:r w:rsidRPr="00751B11">
              <w:rPr>
                <w:rStyle w:val="Hyperlink"/>
                <w:noProof/>
              </w:rPr>
              <w:fldChar w:fldCharType="end"/>
            </w:r>
          </w:ins>
        </w:p>
        <w:p w14:paraId="70B78C88" w14:textId="53C06DD6" w:rsidR="00605D3A" w:rsidRDefault="00605D3A">
          <w:pPr>
            <w:pStyle w:val="TOC2"/>
            <w:tabs>
              <w:tab w:val="left" w:pos="600"/>
              <w:tab w:val="right" w:leader="dot" w:pos="9345"/>
            </w:tabs>
            <w:rPr>
              <w:ins w:id="105" w:author="Christopher Kemeter" w:date="2023-11-13T20:33:00Z"/>
              <w:rFonts w:eastAsiaTheme="minorEastAsia" w:cstheme="minorBidi"/>
              <w:smallCaps w:val="0"/>
              <w:noProof/>
              <w:kern w:val="2"/>
              <w:szCs w:val="22"/>
              <w:lang w:val="de-AT" w:eastAsia="de-AT"/>
              <w14:ligatures w14:val="standardContextual"/>
            </w:rPr>
          </w:pPr>
          <w:ins w:id="106"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"_Toc150800044"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3.5</w:t>
            </w:r>
            <w:r>
              <w:rPr>
                <w:rFonts w:eastAsiaTheme="minorEastAsia" w:cstheme="minorBidi"/>
                <w:smallCaps w:val="0"/>
                <w:noProof/>
                <w:kern w:val="2"/>
                <w:szCs w:val="22"/>
                <w:lang w:val="de-AT" w:eastAsia="de-AT"/>
                <w14:ligatures w14:val="standardContextual"/>
              </w:rPr>
              <w:tab/>
            </w:r>
            <w:r w:rsidRPr="00751B11">
              <w:rPr>
                <w:rStyle w:val="Hyperlink"/>
                <w:noProof/>
              </w:rPr>
              <w:t>Monitoring – NMS</w:t>
            </w:r>
            <w:r>
              <w:rPr>
                <w:noProof/>
                <w:webHidden/>
              </w:rPr>
              <w:tab/>
            </w:r>
            <w:r>
              <w:rPr>
                <w:noProof/>
                <w:webHidden/>
              </w:rPr>
              <w:fldChar w:fldCharType="begin"/>
            </w:r>
            <w:r>
              <w:rPr>
                <w:noProof/>
                <w:webHidden/>
              </w:rPr>
              <w:instrText xml:space="preserve"> PAGEREF _Toc150800044 \h </w:instrText>
            </w:r>
          </w:ins>
          <w:r>
            <w:rPr>
              <w:noProof/>
              <w:webHidden/>
            </w:rPr>
          </w:r>
          <w:r>
            <w:rPr>
              <w:noProof/>
              <w:webHidden/>
            </w:rPr>
            <w:fldChar w:fldCharType="separate"/>
          </w:r>
          <w:ins w:id="107" w:author="Christopher Kemeter" w:date="2023-11-13T20:33:00Z">
            <w:r>
              <w:rPr>
                <w:noProof/>
                <w:webHidden/>
              </w:rPr>
              <w:t>15</w:t>
            </w:r>
            <w:r>
              <w:rPr>
                <w:noProof/>
                <w:webHidden/>
              </w:rPr>
              <w:fldChar w:fldCharType="end"/>
            </w:r>
            <w:r w:rsidRPr="00751B11">
              <w:rPr>
                <w:rStyle w:val="Hyperlink"/>
                <w:noProof/>
              </w:rPr>
              <w:fldChar w:fldCharType="end"/>
            </w:r>
          </w:ins>
        </w:p>
        <w:p w14:paraId="4C972B53" w14:textId="2300E80C" w:rsidR="00605D3A" w:rsidRDefault="00605D3A">
          <w:pPr>
            <w:pStyle w:val="TOC3"/>
            <w:tabs>
              <w:tab w:val="left" w:pos="1200"/>
              <w:tab w:val="right" w:leader="dot" w:pos="9345"/>
            </w:tabs>
            <w:rPr>
              <w:ins w:id="108" w:author="Christopher Kemeter" w:date="2023-11-13T20:33:00Z"/>
              <w:rFonts w:eastAsiaTheme="minorEastAsia" w:cstheme="minorBidi"/>
              <w:iCs w:val="0"/>
              <w:noProof/>
              <w:kern w:val="2"/>
              <w:szCs w:val="22"/>
              <w:lang w:val="de-AT" w:eastAsia="de-AT"/>
              <w14:ligatures w14:val="standardContextual"/>
            </w:rPr>
          </w:pPr>
          <w:ins w:id="109"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"_Toc150800045"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val="de-DE" w:bidi="th-TH"/>
              </w:rPr>
              <w:t>3.5.1</w:t>
            </w:r>
            <w:r>
              <w:rPr>
                <w:rFonts w:eastAsiaTheme="minorEastAsia" w:cstheme="minorBidi"/>
                <w:iCs w:val="0"/>
                <w:noProof/>
                <w:kern w:val="2"/>
                <w:szCs w:val="22"/>
                <w:lang w:val="de-AT" w:eastAsia="de-AT"/>
                <w14:ligatures w14:val="standardContextual"/>
              </w:rPr>
              <w:tab/>
            </w:r>
            <w:r w:rsidRPr="00751B11">
              <w:rPr>
                <w:rStyle w:val="Hyperlink"/>
                <w:noProof/>
                <w:lang w:val="de-DE" w:bidi="th-TH"/>
              </w:rPr>
              <w:t>Geolokalisierung</w:t>
            </w:r>
            <w:r>
              <w:rPr>
                <w:noProof/>
                <w:webHidden/>
              </w:rPr>
              <w:tab/>
            </w:r>
            <w:r>
              <w:rPr>
                <w:noProof/>
                <w:webHidden/>
              </w:rPr>
              <w:fldChar w:fldCharType="begin"/>
            </w:r>
            <w:r>
              <w:rPr>
                <w:noProof/>
                <w:webHidden/>
              </w:rPr>
              <w:instrText xml:space="preserve"> PAGEREF _Toc150800045 \h </w:instrText>
            </w:r>
          </w:ins>
          <w:r>
            <w:rPr>
              <w:noProof/>
              <w:webHidden/>
            </w:rPr>
          </w:r>
          <w:r>
            <w:rPr>
              <w:noProof/>
              <w:webHidden/>
            </w:rPr>
            <w:fldChar w:fldCharType="separate"/>
          </w:r>
          <w:ins w:id="110" w:author="Christopher Kemeter" w:date="2023-11-13T20:33:00Z">
            <w:r>
              <w:rPr>
                <w:noProof/>
                <w:webHidden/>
              </w:rPr>
              <w:t>15</w:t>
            </w:r>
            <w:r>
              <w:rPr>
                <w:noProof/>
                <w:webHidden/>
              </w:rPr>
              <w:fldChar w:fldCharType="end"/>
            </w:r>
            <w:r w:rsidRPr="00751B11">
              <w:rPr>
                <w:rStyle w:val="Hyperlink"/>
                <w:noProof/>
              </w:rPr>
              <w:fldChar w:fldCharType="end"/>
            </w:r>
          </w:ins>
        </w:p>
        <w:p w14:paraId="5E65FAF9" w14:textId="5D062AE1" w:rsidR="00605D3A" w:rsidRDefault="00605D3A">
          <w:pPr>
            <w:pStyle w:val="TOC2"/>
            <w:tabs>
              <w:tab w:val="left" w:pos="600"/>
              <w:tab w:val="right" w:leader="dot" w:pos="9345"/>
            </w:tabs>
            <w:rPr>
              <w:ins w:id="111" w:author="Christopher Kemeter" w:date="2023-11-13T20:33:00Z"/>
              <w:rFonts w:eastAsiaTheme="minorEastAsia" w:cstheme="minorBidi"/>
              <w:smallCaps w:val="0"/>
              <w:noProof/>
              <w:kern w:val="2"/>
              <w:szCs w:val="22"/>
              <w:lang w:val="de-AT" w:eastAsia="de-AT"/>
              <w14:ligatures w14:val="standardContextual"/>
            </w:rPr>
          </w:pPr>
          <w:ins w:id="112"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"_Toc150800046"</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3.6</w:t>
            </w:r>
            <w:r>
              <w:rPr>
                <w:rFonts w:eastAsiaTheme="minorEastAsia" w:cstheme="minorBidi"/>
                <w:smallCaps w:val="0"/>
                <w:noProof/>
                <w:kern w:val="2"/>
                <w:szCs w:val="22"/>
                <w:lang w:val="de-AT" w:eastAsia="de-AT"/>
                <w14:ligatures w14:val="standardContextual"/>
              </w:rPr>
              <w:tab/>
            </w:r>
            <w:r w:rsidRPr="00751B11">
              <w:rPr>
                <w:rStyle w:val="Hyperlink"/>
                <w:noProof/>
              </w:rPr>
              <w:t>Engineering Pages</w:t>
            </w:r>
            <w:r>
              <w:rPr>
                <w:noProof/>
                <w:webHidden/>
              </w:rPr>
              <w:tab/>
            </w:r>
            <w:r>
              <w:rPr>
                <w:noProof/>
                <w:webHidden/>
              </w:rPr>
              <w:fldChar w:fldCharType="begin"/>
            </w:r>
            <w:r>
              <w:rPr>
                <w:noProof/>
                <w:webHidden/>
              </w:rPr>
              <w:instrText xml:space="preserve"> PAGEREF _Toc150800046 \h </w:instrText>
            </w:r>
          </w:ins>
          <w:r>
            <w:rPr>
              <w:noProof/>
              <w:webHidden/>
            </w:rPr>
          </w:r>
          <w:r>
            <w:rPr>
              <w:noProof/>
              <w:webHidden/>
            </w:rPr>
            <w:fldChar w:fldCharType="separate"/>
          </w:r>
          <w:ins w:id="113" w:author="Christopher Kemeter" w:date="2023-11-13T20:33:00Z">
            <w:r>
              <w:rPr>
                <w:noProof/>
                <w:webHidden/>
              </w:rPr>
              <w:t>16</w:t>
            </w:r>
            <w:r>
              <w:rPr>
                <w:noProof/>
                <w:webHidden/>
              </w:rPr>
              <w:fldChar w:fldCharType="end"/>
            </w:r>
            <w:r w:rsidRPr="00751B11">
              <w:rPr>
                <w:rStyle w:val="Hyperlink"/>
                <w:noProof/>
              </w:rPr>
              <w:fldChar w:fldCharType="end"/>
            </w:r>
          </w:ins>
        </w:p>
        <w:p w14:paraId="095A0AE9" w14:textId="775BC750" w:rsidR="00605D3A" w:rsidRDefault="00605D3A">
          <w:pPr>
            <w:pStyle w:val="TOC3"/>
            <w:tabs>
              <w:tab w:val="left" w:pos="1200"/>
              <w:tab w:val="right" w:leader="dot" w:pos="9345"/>
            </w:tabs>
            <w:rPr>
              <w:ins w:id="114" w:author="Christopher Kemeter" w:date="2023-11-13T20:33:00Z"/>
              <w:rFonts w:eastAsiaTheme="minorEastAsia" w:cstheme="minorBidi"/>
              <w:iCs w:val="0"/>
              <w:noProof/>
              <w:kern w:val="2"/>
              <w:szCs w:val="22"/>
              <w:lang w:val="de-AT" w:eastAsia="de-AT"/>
              <w14:ligatures w14:val="standardContextual"/>
            </w:rPr>
          </w:pPr>
          <w:ins w:id="115"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"_Toc150800047"</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eastAsia="de-AT" w:bidi="th-TH"/>
              </w:rPr>
              <w:t>3.6.1</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Landing page</w:t>
            </w:r>
            <w:r>
              <w:rPr>
                <w:noProof/>
                <w:webHidden/>
              </w:rPr>
              <w:tab/>
            </w:r>
            <w:r>
              <w:rPr>
                <w:noProof/>
                <w:webHidden/>
              </w:rPr>
              <w:fldChar w:fldCharType="begin"/>
            </w:r>
            <w:r>
              <w:rPr>
                <w:noProof/>
                <w:webHidden/>
              </w:rPr>
              <w:instrText xml:space="preserve"> PAGEREF _Toc150800047 \h </w:instrText>
            </w:r>
          </w:ins>
          <w:r>
            <w:rPr>
              <w:noProof/>
              <w:webHidden/>
            </w:rPr>
          </w:r>
          <w:r>
            <w:rPr>
              <w:noProof/>
              <w:webHidden/>
            </w:rPr>
            <w:fldChar w:fldCharType="separate"/>
          </w:r>
          <w:ins w:id="116" w:author="Christopher Kemeter" w:date="2023-11-13T20:33:00Z">
            <w:r>
              <w:rPr>
                <w:noProof/>
                <w:webHidden/>
              </w:rPr>
              <w:t>16</w:t>
            </w:r>
            <w:r>
              <w:rPr>
                <w:noProof/>
                <w:webHidden/>
              </w:rPr>
              <w:fldChar w:fldCharType="end"/>
            </w:r>
            <w:r w:rsidRPr="00751B11">
              <w:rPr>
                <w:rStyle w:val="Hyperlink"/>
                <w:noProof/>
              </w:rPr>
              <w:fldChar w:fldCharType="end"/>
            </w:r>
          </w:ins>
        </w:p>
        <w:p w14:paraId="5E614810" w14:textId="58A3AD42" w:rsidR="00605D3A" w:rsidRDefault="00605D3A">
          <w:pPr>
            <w:pStyle w:val="TOC3"/>
            <w:tabs>
              <w:tab w:val="left" w:pos="1200"/>
              <w:tab w:val="right" w:leader="dot" w:pos="9345"/>
            </w:tabs>
            <w:rPr>
              <w:ins w:id="117" w:author="Christopher Kemeter" w:date="2023-11-13T20:33:00Z"/>
              <w:rFonts w:eastAsiaTheme="minorEastAsia" w:cstheme="minorBidi"/>
              <w:iCs w:val="0"/>
              <w:noProof/>
              <w:kern w:val="2"/>
              <w:szCs w:val="22"/>
              <w:lang w:val="de-AT" w:eastAsia="de-AT"/>
              <w14:ligatures w14:val="standardContextual"/>
            </w:rPr>
          </w:pPr>
          <w:ins w:id="118"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"_Toc150800048"</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3.6.2</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Zugidentifikation</w:t>
            </w:r>
            <w:r>
              <w:rPr>
                <w:noProof/>
                <w:webHidden/>
              </w:rPr>
              <w:tab/>
            </w:r>
            <w:r>
              <w:rPr>
                <w:noProof/>
                <w:webHidden/>
              </w:rPr>
              <w:fldChar w:fldCharType="begin"/>
            </w:r>
            <w:r>
              <w:rPr>
                <w:noProof/>
                <w:webHidden/>
              </w:rPr>
              <w:instrText xml:space="preserve"> PAGEREF _Toc150800048 \h </w:instrText>
            </w:r>
          </w:ins>
          <w:r>
            <w:rPr>
              <w:noProof/>
              <w:webHidden/>
            </w:rPr>
          </w:r>
          <w:r>
            <w:rPr>
              <w:noProof/>
              <w:webHidden/>
            </w:rPr>
            <w:fldChar w:fldCharType="separate"/>
          </w:r>
          <w:ins w:id="119" w:author="Christopher Kemeter" w:date="2023-11-13T20:33:00Z">
            <w:r>
              <w:rPr>
                <w:noProof/>
                <w:webHidden/>
              </w:rPr>
              <w:t>16</w:t>
            </w:r>
            <w:r>
              <w:rPr>
                <w:noProof/>
                <w:webHidden/>
              </w:rPr>
              <w:fldChar w:fldCharType="end"/>
            </w:r>
            <w:r w:rsidRPr="00751B11">
              <w:rPr>
                <w:rStyle w:val="Hyperlink"/>
                <w:noProof/>
              </w:rPr>
              <w:fldChar w:fldCharType="end"/>
            </w:r>
          </w:ins>
        </w:p>
        <w:p w14:paraId="55166939" w14:textId="1C2DBA95" w:rsidR="00605D3A" w:rsidRDefault="00605D3A">
          <w:pPr>
            <w:pStyle w:val="TOC3"/>
            <w:tabs>
              <w:tab w:val="left" w:pos="1200"/>
              <w:tab w:val="right" w:leader="dot" w:pos="9345"/>
            </w:tabs>
            <w:rPr>
              <w:ins w:id="120" w:author="Christopher Kemeter" w:date="2023-11-13T20:33:00Z"/>
              <w:rFonts w:eastAsiaTheme="minorEastAsia" w:cstheme="minorBidi"/>
              <w:iCs w:val="0"/>
              <w:noProof/>
              <w:kern w:val="2"/>
              <w:szCs w:val="22"/>
              <w:lang w:val="de-AT" w:eastAsia="de-AT"/>
              <w14:ligatures w14:val="standardContextual"/>
            </w:rPr>
          </w:pPr>
          <w:ins w:id="121"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"_Toc150800049"</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3.6.3</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CCU</w:t>
            </w:r>
            <w:r>
              <w:rPr>
                <w:noProof/>
                <w:webHidden/>
              </w:rPr>
              <w:tab/>
            </w:r>
            <w:r>
              <w:rPr>
                <w:noProof/>
                <w:webHidden/>
              </w:rPr>
              <w:fldChar w:fldCharType="begin"/>
            </w:r>
            <w:r>
              <w:rPr>
                <w:noProof/>
                <w:webHidden/>
              </w:rPr>
              <w:instrText xml:space="preserve"> PAGEREF _Toc150800049 \h </w:instrText>
            </w:r>
          </w:ins>
          <w:r>
            <w:rPr>
              <w:noProof/>
              <w:webHidden/>
            </w:rPr>
          </w:r>
          <w:r>
            <w:rPr>
              <w:noProof/>
              <w:webHidden/>
            </w:rPr>
            <w:fldChar w:fldCharType="separate"/>
          </w:r>
          <w:ins w:id="122" w:author="Christopher Kemeter" w:date="2023-11-13T20:33:00Z">
            <w:r>
              <w:rPr>
                <w:noProof/>
                <w:webHidden/>
              </w:rPr>
              <w:t>16</w:t>
            </w:r>
            <w:r>
              <w:rPr>
                <w:noProof/>
                <w:webHidden/>
              </w:rPr>
              <w:fldChar w:fldCharType="end"/>
            </w:r>
            <w:r w:rsidRPr="00751B11">
              <w:rPr>
                <w:rStyle w:val="Hyperlink"/>
                <w:noProof/>
              </w:rPr>
              <w:fldChar w:fldCharType="end"/>
            </w:r>
          </w:ins>
        </w:p>
        <w:p w14:paraId="57CFA09F" w14:textId="7806727E" w:rsidR="00605D3A" w:rsidRDefault="00605D3A">
          <w:pPr>
            <w:pStyle w:val="TOC3"/>
            <w:tabs>
              <w:tab w:val="left" w:pos="1200"/>
              <w:tab w:val="right" w:leader="dot" w:pos="9345"/>
            </w:tabs>
            <w:rPr>
              <w:ins w:id="123" w:author="Christopher Kemeter" w:date="2023-11-13T20:33:00Z"/>
              <w:rFonts w:eastAsiaTheme="minorEastAsia" w:cstheme="minorBidi"/>
              <w:iCs w:val="0"/>
              <w:noProof/>
              <w:kern w:val="2"/>
              <w:szCs w:val="22"/>
              <w:lang w:val="de-AT" w:eastAsia="de-AT"/>
              <w14:ligatures w14:val="standardContextual"/>
            </w:rPr>
          </w:pPr>
          <w:ins w:id="124"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"_Toc150800050"</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3.6.4</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Modems</w:t>
            </w:r>
            <w:r>
              <w:rPr>
                <w:noProof/>
                <w:webHidden/>
              </w:rPr>
              <w:tab/>
            </w:r>
            <w:r>
              <w:rPr>
                <w:noProof/>
                <w:webHidden/>
              </w:rPr>
              <w:fldChar w:fldCharType="begin"/>
            </w:r>
            <w:r>
              <w:rPr>
                <w:noProof/>
                <w:webHidden/>
              </w:rPr>
              <w:instrText xml:space="preserve"> PAGEREF _Toc150800050 \h </w:instrText>
            </w:r>
          </w:ins>
          <w:r>
            <w:rPr>
              <w:noProof/>
              <w:webHidden/>
            </w:rPr>
          </w:r>
          <w:r>
            <w:rPr>
              <w:noProof/>
              <w:webHidden/>
            </w:rPr>
            <w:fldChar w:fldCharType="separate"/>
          </w:r>
          <w:ins w:id="125" w:author="Christopher Kemeter" w:date="2023-11-13T20:33:00Z">
            <w:r>
              <w:rPr>
                <w:noProof/>
                <w:webHidden/>
              </w:rPr>
              <w:t>17</w:t>
            </w:r>
            <w:r>
              <w:rPr>
                <w:noProof/>
                <w:webHidden/>
              </w:rPr>
              <w:fldChar w:fldCharType="end"/>
            </w:r>
            <w:r w:rsidRPr="00751B11">
              <w:rPr>
                <w:rStyle w:val="Hyperlink"/>
                <w:noProof/>
              </w:rPr>
              <w:fldChar w:fldCharType="end"/>
            </w:r>
          </w:ins>
        </w:p>
        <w:p w14:paraId="5351E9B3" w14:textId="25EAD498" w:rsidR="00605D3A" w:rsidRDefault="00605D3A">
          <w:pPr>
            <w:pStyle w:val="TOC3"/>
            <w:tabs>
              <w:tab w:val="left" w:pos="1200"/>
              <w:tab w:val="right" w:leader="dot" w:pos="9345"/>
            </w:tabs>
            <w:rPr>
              <w:ins w:id="126" w:author="Christopher Kemeter" w:date="2023-11-13T20:33:00Z"/>
              <w:rFonts w:eastAsiaTheme="minorEastAsia" w:cstheme="minorBidi"/>
              <w:iCs w:val="0"/>
              <w:noProof/>
              <w:kern w:val="2"/>
              <w:szCs w:val="22"/>
              <w:lang w:val="de-AT" w:eastAsia="de-AT"/>
              <w14:ligatures w14:val="standardContextual"/>
            </w:rPr>
          </w:pPr>
          <w:ins w:id="127"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"_Toc150800051"</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3.6.5</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GPS</w:t>
            </w:r>
            <w:r>
              <w:rPr>
                <w:noProof/>
                <w:webHidden/>
              </w:rPr>
              <w:tab/>
            </w:r>
            <w:r>
              <w:rPr>
                <w:noProof/>
                <w:webHidden/>
              </w:rPr>
              <w:fldChar w:fldCharType="begin"/>
            </w:r>
            <w:r>
              <w:rPr>
                <w:noProof/>
                <w:webHidden/>
              </w:rPr>
              <w:instrText xml:space="preserve"> PAGEREF _Toc150800051 \h </w:instrText>
            </w:r>
          </w:ins>
          <w:r>
            <w:rPr>
              <w:noProof/>
              <w:webHidden/>
            </w:rPr>
          </w:r>
          <w:r>
            <w:rPr>
              <w:noProof/>
              <w:webHidden/>
            </w:rPr>
            <w:fldChar w:fldCharType="separate"/>
          </w:r>
          <w:ins w:id="128" w:author="Christopher Kemeter" w:date="2023-11-13T20:33:00Z">
            <w:r>
              <w:rPr>
                <w:noProof/>
                <w:webHidden/>
              </w:rPr>
              <w:t>17</w:t>
            </w:r>
            <w:r>
              <w:rPr>
                <w:noProof/>
                <w:webHidden/>
              </w:rPr>
              <w:fldChar w:fldCharType="end"/>
            </w:r>
            <w:r w:rsidRPr="00751B11">
              <w:rPr>
                <w:rStyle w:val="Hyperlink"/>
                <w:noProof/>
              </w:rPr>
              <w:fldChar w:fldCharType="end"/>
            </w:r>
          </w:ins>
        </w:p>
        <w:p w14:paraId="087F4E20" w14:textId="33AA0C6F" w:rsidR="00605D3A" w:rsidRDefault="00605D3A">
          <w:pPr>
            <w:pStyle w:val="TOC3"/>
            <w:tabs>
              <w:tab w:val="left" w:pos="1200"/>
              <w:tab w:val="right" w:leader="dot" w:pos="9345"/>
            </w:tabs>
            <w:rPr>
              <w:ins w:id="129" w:author="Christopher Kemeter" w:date="2023-11-13T20:33:00Z"/>
              <w:rFonts w:eastAsiaTheme="minorEastAsia" w:cstheme="minorBidi"/>
              <w:iCs w:val="0"/>
              <w:noProof/>
              <w:kern w:val="2"/>
              <w:szCs w:val="22"/>
              <w:lang w:val="de-AT" w:eastAsia="de-AT"/>
              <w14:ligatures w14:val="standardContextual"/>
            </w:rPr>
          </w:pPr>
          <w:ins w:id="130"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"_Toc150800052"</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3.6.6</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On-board netzwerk</w:t>
            </w:r>
            <w:r>
              <w:rPr>
                <w:noProof/>
                <w:webHidden/>
              </w:rPr>
              <w:tab/>
            </w:r>
            <w:r>
              <w:rPr>
                <w:noProof/>
                <w:webHidden/>
              </w:rPr>
              <w:fldChar w:fldCharType="begin"/>
            </w:r>
            <w:r>
              <w:rPr>
                <w:noProof/>
                <w:webHidden/>
              </w:rPr>
              <w:instrText xml:space="preserve"> PAGEREF _Toc150800052 \h </w:instrText>
            </w:r>
          </w:ins>
          <w:r>
            <w:rPr>
              <w:noProof/>
              <w:webHidden/>
            </w:rPr>
          </w:r>
          <w:r>
            <w:rPr>
              <w:noProof/>
              <w:webHidden/>
            </w:rPr>
            <w:fldChar w:fldCharType="separate"/>
          </w:r>
          <w:ins w:id="131" w:author="Christopher Kemeter" w:date="2023-11-13T20:33:00Z">
            <w:r>
              <w:rPr>
                <w:noProof/>
                <w:webHidden/>
              </w:rPr>
              <w:t>18</w:t>
            </w:r>
            <w:r>
              <w:rPr>
                <w:noProof/>
                <w:webHidden/>
              </w:rPr>
              <w:fldChar w:fldCharType="end"/>
            </w:r>
            <w:r w:rsidRPr="00751B11">
              <w:rPr>
                <w:rStyle w:val="Hyperlink"/>
                <w:noProof/>
              </w:rPr>
              <w:fldChar w:fldCharType="end"/>
            </w:r>
          </w:ins>
        </w:p>
        <w:p w14:paraId="16E4C9CA" w14:textId="23CC4DB5" w:rsidR="00605D3A" w:rsidRDefault="00605D3A">
          <w:pPr>
            <w:pStyle w:val="TOC3"/>
            <w:tabs>
              <w:tab w:val="left" w:pos="1200"/>
              <w:tab w:val="right" w:leader="dot" w:pos="9345"/>
            </w:tabs>
            <w:rPr>
              <w:ins w:id="132" w:author="Christopher Kemeter" w:date="2023-11-13T20:33:00Z"/>
              <w:rFonts w:eastAsiaTheme="minorEastAsia" w:cstheme="minorBidi"/>
              <w:iCs w:val="0"/>
              <w:noProof/>
              <w:kern w:val="2"/>
              <w:szCs w:val="22"/>
              <w:lang w:val="de-AT" w:eastAsia="de-AT"/>
              <w14:ligatures w14:val="standardContextual"/>
            </w:rPr>
          </w:pPr>
          <w:ins w:id="133"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"_Toc150800053"</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3.6.7</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VLAN</w:t>
            </w:r>
            <w:r>
              <w:rPr>
                <w:noProof/>
                <w:webHidden/>
              </w:rPr>
              <w:tab/>
            </w:r>
            <w:r>
              <w:rPr>
                <w:noProof/>
                <w:webHidden/>
              </w:rPr>
              <w:fldChar w:fldCharType="begin"/>
            </w:r>
            <w:r>
              <w:rPr>
                <w:noProof/>
                <w:webHidden/>
              </w:rPr>
              <w:instrText xml:space="preserve"> PAGEREF _Toc150800053 \h </w:instrText>
            </w:r>
          </w:ins>
          <w:r>
            <w:rPr>
              <w:noProof/>
              <w:webHidden/>
            </w:rPr>
          </w:r>
          <w:r>
            <w:rPr>
              <w:noProof/>
              <w:webHidden/>
            </w:rPr>
            <w:fldChar w:fldCharType="separate"/>
          </w:r>
          <w:ins w:id="134" w:author="Christopher Kemeter" w:date="2023-11-13T20:33:00Z">
            <w:r>
              <w:rPr>
                <w:noProof/>
                <w:webHidden/>
              </w:rPr>
              <w:t>18</w:t>
            </w:r>
            <w:r>
              <w:rPr>
                <w:noProof/>
                <w:webHidden/>
              </w:rPr>
              <w:fldChar w:fldCharType="end"/>
            </w:r>
            <w:r w:rsidRPr="00751B11">
              <w:rPr>
                <w:rStyle w:val="Hyperlink"/>
                <w:noProof/>
              </w:rPr>
              <w:fldChar w:fldCharType="end"/>
            </w:r>
          </w:ins>
        </w:p>
        <w:p w14:paraId="621E0BA5" w14:textId="1CD2069B" w:rsidR="00605D3A" w:rsidRDefault="00605D3A">
          <w:pPr>
            <w:pStyle w:val="TOC3"/>
            <w:tabs>
              <w:tab w:val="left" w:pos="1200"/>
              <w:tab w:val="right" w:leader="dot" w:pos="9345"/>
            </w:tabs>
            <w:rPr>
              <w:ins w:id="135" w:author="Christopher Kemeter" w:date="2023-11-13T20:33:00Z"/>
              <w:rFonts w:eastAsiaTheme="minorEastAsia" w:cstheme="minorBidi"/>
              <w:iCs w:val="0"/>
              <w:noProof/>
              <w:kern w:val="2"/>
              <w:szCs w:val="22"/>
              <w:lang w:val="de-AT" w:eastAsia="de-AT"/>
              <w14:ligatures w14:val="standardContextual"/>
            </w:rPr>
          </w:pPr>
          <w:ins w:id="136"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3.6.8</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Back-end information</w:t>
            </w:r>
            <w:r>
              <w:rPr>
                <w:noProof/>
                <w:webHidden/>
              </w:rPr>
              <w:tab/>
            </w:r>
            <w:r>
              <w:rPr>
                <w:noProof/>
                <w:webHidden/>
              </w:rPr>
              <w:fldChar w:fldCharType="begin"/>
            </w:r>
            <w:r>
              <w:rPr>
                <w:noProof/>
                <w:webHidden/>
              </w:rPr>
              <w:instrText xml:space="preserve"> PAGEREF _Toc150800054 \h </w:instrText>
            </w:r>
          </w:ins>
          <w:r>
            <w:rPr>
              <w:noProof/>
              <w:webHidden/>
            </w:rPr>
          </w:r>
          <w:r>
            <w:rPr>
              <w:noProof/>
              <w:webHidden/>
            </w:rPr>
            <w:fldChar w:fldCharType="separate"/>
          </w:r>
          <w:ins w:id="137" w:author="Christopher Kemeter" w:date="2023-11-13T20:33:00Z">
            <w:r>
              <w:rPr>
                <w:noProof/>
                <w:webHidden/>
              </w:rPr>
              <w:t>18</w:t>
            </w:r>
            <w:r>
              <w:rPr>
                <w:noProof/>
                <w:webHidden/>
              </w:rPr>
              <w:fldChar w:fldCharType="end"/>
            </w:r>
            <w:r w:rsidRPr="00751B11">
              <w:rPr>
                <w:rStyle w:val="Hyperlink"/>
                <w:noProof/>
              </w:rPr>
              <w:fldChar w:fldCharType="end"/>
            </w:r>
          </w:ins>
        </w:p>
        <w:p w14:paraId="35B19ACC" w14:textId="0C159E90" w:rsidR="00605D3A" w:rsidRDefault="00605D3A">
          <w:pPr>
            <w:pStyle w:val="TOC3"/>
            <w:tabs>
              <w:tab w:val="left" w:pos="1200"/>
              <w:tab w:val="right" w:leader="dot" w:pos="9345"/>
            </w:tabs>
            <w:rPr>
              <w:ins w:id="138" w:author="Christopher Kemeter" w:date="2023-11-13T20:33:00Z"/>
              <w:rFonts w:eastAsiaTheme="minorEastAsia" w:cstheme="minorBidi"/>
              <w:iCs w:val="0"/>
              <w:noProof/>
              <w:kern w:val="2"/>
              <w:szCs w:val="22"/>
              <w:lang w:val="de-AT" w:eastAsia="de-AT"/>
              <w14:ligatures w14:val="standardContextual"/>
            </w:rPr>
          </w:pPr>
          <w:ins w:id="139"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eastAsia="Times New Roman"/>
                <w:noProof/>
                <w:lang w:bidi="th-TH"/>
              </w:rPr>
              <w:t>3.6.9</w:t>
            </w:r>
            <w:r>
              <w:rPr>
                <w:rFonts w:eastAsiaTheme="minorEastAsia" w:cstheme="minorBidi"/>
                <w:iCs w:val="0"/>
                <w:noProof/>
                <w:kern w:val="2"/>
                <w:szCs w:val="22"/>
                <w:lang w:val="de-AT" w:eastAsia="de-AT"/>
                <w14:ligatures w14:val="standardContextual"/>
              </w:rPr>
              <w:tab/>
            </w:r>
            <w:r w:rsidRPr="00751B11">
              <w:rPr>
                <w:rStyle w:val="Hyperlink"/>
                <w:rFonts w:eastAsia="Times New Roman"/>
                <w:noProof/>
                <w:lang w:bidi="th-TH"/>
              </w:rPr>
              <w:t>Actions</w:t>
            </w:r>
            <w:r>
              <w:rPr>
                <w:noProof/>
                <w:webHidden/>
              </w:rPr>
              <w:tab/>
            </w:r>
            <w:r>
              <w:rPr>
                <w:noProof/>
                <w:webHidden/>
              </w:rPr>
              <w:fldChar w:fldCharType="begin"/>
            </w:r>
            <w:r>
              <w:rPr>
                <w:noProof/>
                <w:webHidden/>
              </w:rPr>
              <w:instrText xml:space="preserve"> PAGEREF _Toc150800055 \h </w:instrText>
            </w:r>
          </w:ins>
          <w:r>
            <w:rPr>
              <w:noProof/>
              <w:webHidden/>
            </w:rPr>
          </w:r>
          <w:r>
            <w:rPr>
              <w:noProof/>
              <w:webHidden/>
            </w:rPr>
            <w:fldChar w:fldCharType="separate"/>
          </w:r>
          <w:ins w:id="140" w:author="Christopher Kemeter" w:date="2023-11-13T20:33:00Z">
            <w:r>
              <w:rPr>
                <w:noProof/>
                <w:webHidden/>
              </w:rPr>
              <w:t>18</w:t>
            </w:r>
            <w:r>
              <w:rPr>
                <w:noProof/>
                <w:webHidden/>
              </w:rPr>
              <w:fldChar w:fldCharType="end"/>
            </w:r>
            <w:r w:rsidRPr="00751B11">
              <w:rPr>
                <w:rStyle w:val="Hyperlink"/>
                <w:noProof/>
              </w:rPr>
              <w:fldChar w:fldCharType="end"/>
            </w:r>
          </w:ins>
        </w:p>
        <w:p w14:paraId="798C667D" w14:textId="32B7C0BA" w:rsidR="00605D3A" w:rsidRDefault="00605D3A">
          <w:pPr>
            <w:pStyle w:val="TOC2"/>
            <w:tabs>
              <w:tab w:val="left" w:pos="600"/>
              <w:tab w:val="right" w:leader="dot" w:pos="9345"/>
            </w:tabs>
            <w:rPr>
              <w:ins w:id="141" w:author="Christopher Kemeter" w:date="2023-11-13T20:33:00Z"/>
              <w:rFonts w:eastAsiaTheme="minorEastAsia" w:cstheme="minorBidi"/>
              <w:smallCaps w:val="0"/>
              <w:noProof/>
              <w:kern w:val="2"/>
              <w:szCs w:val="22"/>
              <w:lang w:val="de-AT" w:eastAsia="de-AT"/>
              <w14:ligatures w14:val="standardContextual"/>
            </w:rPr>
          </w:pPr>
          <w:ins w:id="142"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"_Toc150800058"</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3.7</w:t>
            </w:r>
            <w:r>
              <w:rPr>
                <w:rFonts w:eastAsiaTheme="minorEastAsia" w:cstheme="minorBidi"/>
                <w:smallCaps w:val="0"/>
                <w:noProof/>
                <w:kern w:val="2"/>
                <w:szCs w:val="22"/>
                <w:lang w:val="de-AT" w:eastAsia="de-AT"/>
                <w14:ligatures w14:val="standardContextual"/>
              </w:rPr>
              <w:tab/>
            </w:r>
            <w:r w:rsidRPr="00751B11">
              <w:rPr>
                <w:rStyle w:val="Hyperlink"/>
                <w:noProof/>
              </w:rPr>
              <w:t>Security</w:t>
            </w:r>
            <w:r>
              <w:rPr>
                <w:noProof/>
                <w:webHidden/>
              </w:rPr>
              <w:tab/>
            </w:r>
            <w:r>
              <w:rPr>
                <w:noProof/>
                <w:webHidden/>
              </w:rPr>
              <w:fldChar w:fldCharType="begin"/>
            </w:r>
            <w:r>
              <w:rPr>
                <w:noProof/>
                <w:webHidden/>
              </w:rPr>
              <w:instrText xml:space="preserve"> PAGEREF _Toc150800058 \h </w:instrText>
            </w:r>
          </w:ins>
          <w:r>
            <w:rPr>
              <w:noProof/>
              <w:webHidden/>
            </w:rPr>
          </w:r>
          <w:r>
            <w:rPr>
              <w:noProof/>
              <w:webHidden/>
            </w:rPr>
            <w:fldChar w:fldCharType="separate"/>
          </w:r>
          <w:ins w:id="143" w:author="Christopher Kemeter" w:date="2023-11-13T20:33:00Z">
            <w:r>
              <w:rPr>
                <w:noProof/>
                <w:webHidden/>
              </w:rPr>
              <w:t>19</w:t>
            </w:r>
            <w:r>
              <w:rPr>
                <w:noProof/>
                <w:webHidden/>
              </w:rPr>
              <w:fldChar w:fldCharType="end"/>
            </w:r>
            <w:r w:rsidRPr="00751B11">
              <w:rPr>
                <w:rStyle w:val="Hyperlink"/>
                <w:noProof/>
              </w:rPr>
              <w:fldChar w:fldCharType="end"/>
            </w:r>
          </w:ins>
        </w:p>
        <w:p w14:paraId="1A44B635" w14:textId="18FD5F85" w:rsidR="00605D3A" w:rsidRDefault="00605D3A">
          <w:pPr>
            <w:pStyle w:val="TOC3"/>
            <w:tabs>
              <w:tab w:val="left" w:pos="1200"/>
              <w:tab w:val="right" w:leader="dot" w:pos="9345"/>
            </w:tabs>
            <w:rPr>
              <w:ins w:id="144" w:author="Christopher Kemeter" w:date="2023-11-13T20:33:00Z"/>
              <w:rFonts w:eastAsiaTheme="minorEastAsia" w:cstheme="minorBidi"/>
              <w:iCs w:val="0"/>
              <w:noProof/>
              <w:kern w:val="2"/>
              <w:szCs w:val="22"/>
              <w:lang w:val="de-AT" w:eastAsia="de-AT"/>
              <w14:ligatures w14:val="standardContextual"/>
            </w:rPr>
          </w:pPr>
          <w:ins w:id="145"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"_Toc150800059"</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3.7.1</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Verschlüsselung</w:t>
            </w:r>
            <w:r>
              <w:rPr>
                <w:noProof/>
                <w:webHidden/>
              </w:rPr>
              <w:tab/>
            </w:r>
            <w:r>
              <w:rPr>
                <w:noProof/>
                <w:webHidden/>
              </w:rPr>
              <w:fldChar w:fldCharType="begin"/>
            </w:r>
            <w:r>
              <w:rPr>
                <w:noProof/>
                <w:webHidden/>
              </w:rPr>
              <w:instrText xml:space="preserve"> PAGEREF _Toc150800059 \h </w:instrText>
            </w:r>
          </w:ins>
          <w:r>
            <w:rPr>
              <w:noProof/>
              <w:webHidden/>
            </w:rPr>
          </w:r>
          <w:r>
            <w:rPr>
              <w:noProof/>
              <w:webHidden/>
            </w:rPr>
            <w:fldChar w:fldCharType="separate"/>
          </w:r>
          <w:ins w:id="146" w:author="Christopher Kemeter" w:date="2023-11-13T20:33:00Z">
            <w:r>
              <w:rPr>
                <w:noProof/>
                <w:webHidden/>
              </w:rPr>
              <w:t>19</w:t>
            </w:r>
            <w:r>
              <w:rPr>
                <w:noProof/>
                <w:webHidden/>
              </w:rPr>
              <w:fldChar w:fldCharType="end"/>
            </w:r>
            <w:r w:rsidRPr="00751B11">
              <w:rPr>
                <w:rStyle w:val="Hyperlink"/>
                <w:noProof/>
              </w:rPr>
              <w:fldChar w:fldCharType="end"/>
            </w:r>
          </w:ins>
        </w:p>
        <w:p w14:paraId="590EDF34" w14:textId="6292DD3A" w:rsidR="00605D3A" w:rsidRDefault="00605D3A">
          <w:pPr>
            <w:pStyle w:val="TOC3"/>
            <w:tabs>
              <w:tab w:val="left" w:pos="1200"/>
              <w:tab w:val="right" w:leader="dot" w:pos="9345"/>
            </w:tabs>
            <w:rPr>
              <w:ins w:id="147" w:author="Christopher Kemeter" w:date="2023-11-13T20:33:00Z"/>
              <w:rFonts w:eastAsiaTheme="minorEastAsia" w:cstheme="minorBidi"/>
              <w:iCs w:val="0"/>
              <w:noProof/>
              <w:kern w:val="2"/>
              <w:szCs w:val="22"/>
              <w:lang w:val="de-AT" w:eastAsia="de-AT"/>
              <w14:ligatures w14:val="standardContextual"/>
            </w:rPr>
          </w:pPr>
          <w:ins w:id="148"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"_Toc150800060"</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3.7.2</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Firewalling</w:t>
            </w:r>
            <w:r>
              <w:rPr>
                <w:noProof/>
                <w:webHidden/>
              </w:rPr>
              <w:tab/>
            </w:r>
            <w:r>
              <w:rPr>
                <w:noProof/>
                <w:webHidden/>
              </w:rPr>
              <w:fldChar w:fldCharType="begin"/>
            </w:r>
            <w:r>
              <w:rPr>
                <w:noProof/>
                <w:webHidden/>
              </w:rPr>
              <w:instrText xml:space="preserve"> PAGEREF _Toc150800060 \h </w:instrText>
            </w:r>
          </w:ins>
          <w:r>
            <w:rPr>
              <w:noProof/>
              <w:webHidden/>
            </w:rPr>
          </w:r>
          <w:r>
            <w:rPr>
              <w:noProof/>
              <w:webHidden/>
            </w:rPr>
            <w:fldChar w:fldCharType="separate"/>
          </w:r>
          <w:ins w:id="149" w:author="Christopher Kemeter" w:date="2023-11-13T20:33:00Z">
            <w:r>
              <w:rPr>
                <w:noProof/>
                <w:webHidden/>
              </w:rPr>
              <w:t>19</w:t>
            </w:r>
            <w:r>
              <w:rPr>
                <w:noProof/>
                <w:webHidden/>
              </w:rPr>
              <w:fldChar w:fldCharType="end"/>
            </w:r>
            <w:r w:rsidRPr="00751B11">
              <w:rPr>
                <w:rStyle w:val="Hyperlink"/>
                <w:noProof/>
              </w:rPr>
              <w:fldChar w:fldCharType="end"/>
            </w:r>
          </w:ins>
        </w:p>
        <w:p w14:paraId="2A95A077" w14:textId="061A64A0" w:rsidR="00605D3A" w:rsidRDefault="00605D3A">
          <w:pPr>
            <w:pStyle w:val="TOC3"/>
            <w:tabs>
              <w:tab w:val="left" w:pos="1200"/>
              <w:tab w:val="right" w:leader="dot" w:pos="9345"/>
            </w:tabs>
            <w:rPr>
              <w:ins w:id="150" w:author="Christopher Kemeter" w:date="2023-11-13T20:33:00Z"/>
              <w:rFonts w:eastAsiaTheme="minorEastAsia" w:cstheme="minorBidi"/>
              <w:iCs w:val="0"/>
              <w:noProof/>
              <w:kern w:val="2"/>
              <w:szCs w:val="22"/>
              <w:lang w:val="de-AT" w:eastAsia="de-AT"/>
              <w14:ligatures w14:val="standardContextual"/>
            </w:rPr>
          </w:pPr>
          <w:ins w:id="151"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"_Toc150800061"</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3.7.3</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CCU</w:t>
            </w:r>
            <w:r>
              <w:rPr>
                <w:noProof/>
                <w:webHidden/>
              </w:rPr>
              <w:tab/>
            </w:r>
            <w:r>
              <w:rPr>
                <w:noProof/>
                <w:webHidden/>
              </w:rPr>
              <w:fldChar w:fldCharType="begin"/>
            </w:r>
            <w:r>
              <w:rPr>
                <w:noProof/>
                <w:webHidden/>
              </w:rPr>
              <w:instrText xml:space="preserve"> PAGEREF _Toc150800061 \h </w:instrText>
            </w:r>
          </w:ins>
          <w:r>
            <w:rPr>
              <w:noProof/>
              <w:webHidden/>
            </w:rPr>
          </w:r>
          <w:r>
            <w:rPr>
              <w:noProof/>
              <w:webHidden/>
            </w:rPr>
            <w:fldChar w:fldCharType="separate"/>
          </w:r>
          <w:ins w:id="152" w:author="Christopher Kemeter" w:date="2023-11-13T20:33:00Z">
            <w:r>
              <w:rPr>
                <w:noProof/>
                <w:webHidden/>
              </w:rPr>
              <w:t>19</w:t>
            </w:r>
            <w:r>
              <w:rPr>
                <w:noProof/>
                <w:webHidden/>
              </w:rPr>
              <w:fldChar w:fldCharType="end"/>
            </w:r>
            <w:r w:rsidRPr="00751B11">
              <w:rPr>
                <w:rStyle w:val="Hyperlink"/>
                <w:noProof/>
              </w:rPr>
              <w:fldChar w:fldCharType="end"/>
            </w:r>
          </w:ins>
        </w:p>
        <w:p w14:paraId="4939AF26" w14:textId="1D3E07BC" w:rsidR="00605D3A" w:rsidRDefault="00605D3A">
          <w:pPr>
            <w:pStyle w:val="TOC3"/>
            <w:tabs>
              <w:tab w:val="left" w:pos="1200"/>
              <w:tab w:val="right" w:leader="dot" w:pos="9345"/>
            </w:tabs>
            <w:rPr>
              <w:ins w:id="153" w:author="Christopher Kemeter" w:date="2023-11-13T20:33:00Z"/>
              <w:rFonts w:eastAsiaTheme="minorEastAsia" w:cstheme="minorBidi"/>
              <w:iCs w:val="0"/>
              <w:noProof/>
              <w:kern w:val="2"/>
              <w:szCs w:val="22"/>
              <w:lang w:val="de-AT" w:eastAsia="de-AT"/>
              <w14:ligatures w14:val="standardContextual"/>
            </w:rPr>
          </w:pPr>
          <w:ins w:id="154"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"_Toc150800062"</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3.7.4</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Customer Data Center</w:t>
            </w:r>
            <w:r>
              <w:rPr>
                <w:noProof/>
                <w:webHidden/>
              </w:rPr>
              <w:tab/>
            </w:r>
            <w:r>
              <w:rPr>
                <w:noProof/>
                <w:webHidden/>
              </w:rPr>
              <w:fldChar w:fldCharType="begin"/>
            </w:r>
            <w:r>
              <w:rPr>
                <w:noProof/>
                <w:webHidden/>
              </w:rPr>
              <w:instrText xml:space="preserve"> PAGEREF _Toc150800062 \h </w:instrText>
            </w:r>
          </w:ins>
          <w:r>
            <w:rPr>
              <w:noProof/>
              <w:webHidden/>
            </w:rPr>
          </w:r>
          <w:r>
            <w:rPr>
              <w:noProof/>
              <w:webHidden/>
            </w:rPr>
            <w:fldChar w:fldCharType="separate"/>
          </w:r>
          <w:ins w:id="155" w:author="Christopher Kemeter" w:date="2023-11-13T20:33:00Z">
            <w:r>
              <w:rPr>
                <w:noProof/>
                <w:webHidden/>
              </w:rPr>
              <w:t>19</w:t>
            </w:r>
            <w:r>
              <w:rPr>
                <w:noProof/>
                <w:webHidden/>
              </w:rPr>
              <w:fldChar w:fldCharType="end"/>
            </w:r>
            <w:r w:rsidRPr="00751B11">
              <w:rPr>
                <w:rStyle w:val="Hyperlink"/>
                <w:noProof/>
              </w:rPr>
              <w:fldChar w:fldCharType="end"/>
            </w:r>
          </w:ins>
        </w:p>
        <w:p w14:paraId="45012E4E" w14:textId="229E4E0F" w:rsidR="00605D3A" w:rsidRDefault="00605D3A">
          <w:pPr>
            <w:pStyle w:val="TOC3"/>
            <w:tabs>
              <w:tab w:val="left" w:pos="1200"/>
              <w:tab w:val="right" w:leader="dot" w:pos="9345"/>
            </w:tabs>
            <w:rPr>
              <w:ins w:id="156" w:author="Christopher Kemeter" w:date="2023-11-13T20:33:00Z"/>
              <w:rFonts w:eastAsiaTheme="minorEastAsia" w:cstheme="minorBidi"/>
              <w:iCs w:val="0"/>
              <w:noProof/>
              <w:kern w:val="2"/>
              <w:szCs w:val="22"/>
              <w:lang w:val="de-AT" w:eastAsia="de-AT"/>
              <w14:ligatures w14:val="standardContextual"/>
            </w:rPr>
          </w:pPr>
          <w:ins w:id="157"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"_Toc150800063"</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3.7.5</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Netzwerk Configuration Management</w:t>
            </w:r>
            <w:r>
              <w:rPr>
                <w:noProof/>
                <w:webHidden/>
              </w:rPr>
              <w:tab/>
            </w:r>
            <w:r>
              <w:rPr>
                <w:noProof/>
                <w:webHidden/>
              </w:rPr>
              <w:fldChar w:fldCharType="begin"/>
            </w:r>
            <w:r>
              <w:rPr>
                <w:noProof/>
                <w:webHidden/>
              </w:rPr>
              <w:instrText xml:space="preserve"> PAGEREF _Toc150800063 \h </w:instrText>
            </w:r>
          </w:ins>
          <w:r>
            <w:rPr>
              <w:noProof/>
              <w:webHidden/>
            </w:rPr>
          </w:r>
          <w:r>
            <w:rPr>
              <w:noProof/>
              <w:webHidden/>
            </w:rPr>
            <w:fldChar w:fldCharType="separate"/>
          </w:r>
          <w:ins w:id="158" w:author="Christopher Kemeter" w:date="2023-11-13T20:33:00Z">
            <w:r>
              <w:rPr>
                <w:noProof/>
                <w:webHidden/>
              </w:rPr>
              <w:t>20</w:t>
            </w:r>
            <w:r>
              <w:rPr>
                <w:noProof/>
                <w:webHidden/>
              </w:rPr>
              <w:fldChar w:fldCharType="end"/>
            </w:r>
            <w:r w:rsidRPr="00751B11">
              <w:rPr>
                <w:rStyle w:val="Hyperlink"/>
                <w:noProof/>
              </w:rPr>
              <w:fldChar w:fldCharType="end"/>
            </w:r>
          </w:ins>
        </w:p>
        <w:p w14:paraId="595A3695" w14:textId="414B0EF1" w:rsidR="00605D3A" w:rsidRDefault="00605D3A">
          <w:pPr>
            <w:pStyle w:val="TOC1"/>
            <w:rPr>
              <w:ins w:id="159" w:author="Christopher Kemeter" w:date="2023-11-13T20:33:00Z"/>
              <w:rFonts w:eastAsiaTheme="minorEastAsia" w:cstheme="minorBidi"/>
              <w:b w:val="0"/>
              <w:bCs w:val="0"/>
              <w:caps w:val="0"/>
              <w:noProof/>
              <w:kern w:val="2"/>
              <w:szCs w:val="22"/>
              <w:lang w:val="de-AT" w:eastAsia="de-AT"/>
              <w14:ligatures w14:val="standardContextual"/>
            </w:rPr>
          </w:pPr>
          <w:ins w:id="160"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cstheme="minorHAnsi"/>
                <w:noProof/>
              </w:rPr>
              <w:t>4</w:t>
            </w:r>
            <w:r>
              <w:rPr>
                <w:rFonts w:eastAsiaTheme="minorEastAsia" w:cstheme="minorBidi"/>
                <w:b w:val="0"/>
                <w:bCs w:val="0"/>
                <w:caps w:val="0"/>
                <w:noProof/>
                <w:kern w:val="2"/>
                <w:szCs w:val="22"/>
                <w:lang w:val="de-AT" w:eastAsia="de-AT"/>
                <w14:ligatures w14:val="standardContextual"/>
              </w:rPr>
              <w:tab/>
            </w:r>
            <w:r w:rsidRPr="00751B11">
              <w:rPr>
                <w:rStyle w:val="Hyperlink"/>
                <w:rFonts w:cstheme="minorHAnsi"/>
                <w:noProof/>
              </w:rPr>
              <w:t>Equipment Mounting</w:t>
            </w:r>
            <w:r>
              <w:rPr>
                <w:noProof/>
                <w:webHidden/>
              </w:rPr>
              <w:tab/>
            </w:r>
            <w:r>
              <w:rPr>
                <w:noProof/>
                <w:webHidden/>
              </w:rPr>
              <w:fldChar w:fldCharType="begin"/>
            </w:r>
            <w:r>
              <w:rPr>
                <w:noProof/>
                <w:webHidden/>
              </w:rPr>
              <w:instrText xml:space="preserve"> PAGEREF _Toc150800064 \h </w:instrText>
            </w:r>
          </w:ins>
          <w:r>
            <w:rPr>
              <w:noProof/>
              <w:webHidden/>
            </w:rPr>
          </w:r>
          <w:r>
            <w:rPr>
              <w:noProof/>
              <w:webHidden/>
            </w:rPr>
            <w:fldChar w:fldCharType="separate"/>
          </w:r>
          <w:ins w:id="161" w:author="Christopher Kemeter" w:date="2023-11-13T20:33:00Z">
            <w:r>
              <w:rPr>
                <w:noProof/>
                <w:webHidden/>
              </w:rPr>
              <w:t>22</w:t>
            </w:r>
            <w:r>
              <w:rPr>
                <w:noProof/>
                <w:webHidden/>
              </w:rPr>
              <w:fldChar w:fldCharType="end"/>
            </w:r>
            <w:r w:rsidRPr="00751B11">
              <w:rPr>
                <w:rStyle w:val="Hyperlink"/>
                <w:noProof/>
              </w:rPr>
              <w:fldChar w:fldCharType="end"/>
            </w:r>
          </w:ins>
        </w:p>
        <w:p w14:paraId="74ECE092" w14:textId="29EC2A69" w:rsidR="00605D3A" w:rsidRDefault="00605D3A">
          <w:pPr>
            <w:pStyle w:val="TOC2"/>
            <w:tabs>
              <w:tab w:val="left" w:pos="600"/>
              <w:tab w:val="right" w:leader="dot" w:pos="9345"/>
            </w:tabs>
            <w:rPr>
              <w:ins w:id="162" w:author="Christopher Kemeter" w:date="2023-11-13T20:33:00Z"/>
              <w:rFonts w:eastAsiaTheme="minorEastAsia" w:cstheme="minorBidi"/>
              <w:smallCaps w:val="0"/>
              <w:noProof/>
              <w:kern w:val="2"/>
              <w:szCs w:val="22"/>
              <w:lang w:val="de-AT" w:eastAsia="de-AT"/>
              <w14:ligatures w14:val="standardContextual"/>
            </w:rPr>
          </w:pPr>
          <w:ins w:id="163"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4.1</w:t>
            </w:r>
            <w:r>
              <w:rPr>
                <w:rFonts w:eastAsiaTheme="minorEastAsia" w:cstheme="minorBidi"/>
                <w:smallCaps w:val="0"/>
                <w:noProof/>
                <w:kern w:val="2"/>
                <w:szCs w:val="22"/>
                <w:lang w:val="de-AT" w:eastAsia="de-AT"/>
                <w14:ligatures w14:val="standardContextual"/>
              </w:rPr>
              <w:tab/>
            </w:r>
            <w:r w:rsidRPr="00751B11">
              <w:rPr>
                <w:rStyle w:val="Hyperlink"/>
                <w:noProof/>
              </w:rPr>
              <w:t>Rooftop Antenna mounting</w:t>
            </w:r>
            <w:r>
              <w:rPr>
                <w:noProof/>
                <w:webHidden/>
              </w:rPr>
              <w:tab/>
            </w:r>
            <w:r>
              <w:rPr>
                <w:noProof/>
                <w:webHidden/>
              </w:rPr>
              <w:fldChar w:fldCharType="begin"/>
            </w:r>
            <w:r>
              <w:rPr>
                <w:noProof/>
                <w:webHidden/>
              </w:rPr>
              <w:instrText xml:space="preserve"> PAGEREF _Toc150800065 \h </w:instrText>
            </w:r>
          </w:ins>
          <w:r>
            <w:rPr>
              <w:noProof/>
              <w:webHidden/>
            </w:rPr>
          </w:r>
          <w:r>
            <w:rPr>
              <w:noProof/>
              <w:webHidden/>
            </w:rPr>
            <w:fldChar w:fldCharType="separate"/>
          </w:r>
          <w:ins w:id="164" w:author="Christopher Kemeter" w:date="2023-11-13T20:33:00Z">
            <w:r>
              <w:rPr>
                <w:noProof/>
                <w:webHidden/>
              </w:rPr>
              <w:t>22</w:t>
            </w:r>
            <w:r>
              <w:rPr>
                <w:noProof/>
                <w:webHidden/>
              </w:rPr>
              <w:fldChar w:fldCharType="end"/>
            </w:r>
            <w:r w:rsidRPr="00751B11">
              <w:rPr>
                <w:rStyle w:val="Hyperlink"/>
                <w:noProof/>
              </w:rPr>
              <w:fldChar w:fldCharType="end"/>
            </w:r>
          </w:ins>
        </w:p>
        <w:p w14:paraId="3E703734" w14:textId="21BF25B4" w:rsidR="00605D3A" w:rsidRDefault="00605D3A">
          <w:pPr>
            <w:pStyle w:val="TOC2"/>
            <w:tabs>
              <w:tab w:val="left" w:pos="600"/>
              <w:tab w:val="right" w:leader="dot" w:pos="9345"/>
            </w:tabs>
            <w:rPr>
              <w:ins w:id="165" w:author="Christopher Kemeter" w:date="2023-11-13T20:33:00Z"/>
              <w:rFonts w:eastAsiaTheme="minorEastAsia" w:cstheme="minorBidi"/>
              <w:smallCaps w:val="0"/>
              <w:noProof/>
              <w:kern w:val="2"/>
              <w:szCs w:val="22"/>
              <w:lang w:val="de-AT" w:eastAsia="de-AT"/>
              <w14:ligatures w14:val="standardContextual"/>
            </w:rPr>
          </w:pPr>
          <w:ins w:id="166"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"_Toc150800066"</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4.2</w:t>
            </w:r>
            <w:r>
              <w:rPr>
                <w:rFonts w:eastAsiaTheme="minorEastAsia" w:cstheme="minorBidi"/>
                <w:smallCaps w:val="0"/>
                <w:noProof/>
                <w:kern w:val="2"/>
                <w:szCs w:val="22"/>
                <w:lang w:val="de-AT" w:eastAsia="de-AT"/>
                <w14:ligatures w14:val="standardContextual"/>
              </w:rPr>
              <w:tab/>
            </w:r>
            <w:r w:rsidRPr="00751B11">
              <w:rPr>
                <w:rStyle w:val="Hyperlink"/>
                <w:noProof/>
              </w:rPr>
              <w:t>R5001C CCU mounting</w:t>
            </w:r>
            <w:r>
              <w:rPr>
                <w:noProof/>
                <w:webHidden/>
              </w:rPr>
              <w:tab/>
            </w:r>
            <w:r>
              <w:rPr>
                <w:noProof/>
                <w:webHidden/>
              </w:rPr>
              <w:fldChar w:fldCharType="begin"/>
            </w:r>
            <w:r>
              <w:rPr>
                <w:noProof/>
                <w:webHidden/>
              </w:rPr>
              <w:instrText xml:space="preserve"> PAGEREF _Toc150800066 \h </w:instrText>
            </w:r>
          </w:ins>
          <w:r>
            <w:rPr>
              <w:noProof/>
              <w:webHidden/>
            </w:rPr>
          </w:r>
          <w:r>
            <w:rPr>
              <w:noProof/>
              <w:webHidden/>
            </w:rPr>
            <w:fldChar w:fldCharType="separate"/>
          </w:r>
          <w:ins w:id="167" w:author="Christopher Kemeter" w:date="2023-11-13T20:33:00Z">
            <w:r>
              <w:rPr>
                <w:noProof/>
                <w:webHidden/>
              </w:rPr>
              <w:t>25</w:t>
            </w:r>
            <w:r>
              <w:rPr>
                <w:noProof/>
                <w:webHidden/>
              </w:rPr>
              <w:fldChar w:fldCharType="end"/>
            </w:r>
            <w:r w:rsidRPr="00751B11">
              <w:rPr>
                <w:rStyle w:val="Hyperlink"/>
                <w:noProof/>
              </w:rPr>
              <w:fldChar w:fldCharType="end"/>
            </w:r>
          </w:ins>
        </w:p>
        <w:p w14:paraId="72028A99" w14:textId="6FE2890E" w:rsidR="00605D3A" w:rsidRDefault="00605D3A">
          <w:pPr>
            <w:pStyle w:val="TOC2"/>
            <w:tabs>
              <w:tab w:val="left" w:pos="600"/>
              <w:tab w:val="right" w:leader="dot" w:pos="9345"/>
            </w:tabs>
            <w:rPr>
              <w:ins w:id="168" w:author="Christopher Kemeter" w:date="2023-11-13T20:33:00Z"/>
              <w:rFonts w:eastAsiaTheme="minorEastAsia" w:cstheme="minorBidi"/>
              <w:smallCaps w:val="0"/>
              <w:noProof/>
              <w:kern w:val="2"/>
              <w:szCs w:val="22"/>
              <w:lang w:val="de-AT" w:eastAsia="de-AT"/>
              <w14:ligatures w14:val="standardContextual"/>
            </w:rPr>
          </w:pPr>
          <w:ins w:id="169"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"_Toc150800067"</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highlight w:val="yellow"/>
              </w:rPr>
              <w:t>4.3</w:t>
            </w:r>
            <w:r>
              <w:rPr>
                <w:rFonts w:eastAsiaTheme="minorEastAsia" w:cstheme="minorBidi"/>
                <w:smallCaps w:val="0"/>
                <w:noProof/>
                <w:kern w:val="2"/>
                <w:szCs w:val="22"/>
                <w:lang w:val="de-AT" w:eastAsia="de-AT"/>
                <w14:ligatures w14:val="standardContextual"/>
              </w:rPr>
              <w:tab/>
            </w:r>
            <w:r w:rsidRPr="00751B11">
              <w:rPr>
                <w:rStyle w:val="Hyperlink"/>
                <w:noProof/>
                <w:highlight w:val="yellow"/>
              </w:rPr>
              <w:t>Access Point (AP)</w:t>
            </w:r>
            <w:r>
              <w:rPr>
                <w:noProof/>
                <w:webHidden/>
              </w:rPr>
              <w:tab/>
            </w:r>
            <w:r>
              <w:rPr>
                <w:noProof/>
                <w:webHidden/>
              </w:rPr>
              <w:fldChar w:fldCharType="begin"/>
            </w:r>
            <w:r>
              <w:rPr>
                <w:noProof/>
                <w:webHidden/>
              </w:rPr>
              <w:instrText xml:space="preserve"> PAGEREF _Toc150800067 \h </w:instrText>
            </w:r>
          </w:ins>
          <w:r>
            <w:rPr>
              <w:noProof/>
              <w:webHidden/>
            </w:rPr>
          </w:r>
          <w:r>
            <w:rPr>
              <w:noProof/>
              <w:webHidden/>
            </w:rPr>
            <w:fldChar w:fldCharType="separate"/>
          </w:r>
          <w:ins w:id="170" w:author="Christopher Kemeter" w:date="2023-11-13T20:33:00Z">
            <w:r>
              <w:rPr>
                <w:noProof/>
                <w:webHidden/>
              </w:rPr>
              <w:t>27</w:t>
            </w:r>
            <w:r>
              <w:rPr>
                <w:noProof/>
                <w:webHidden/>
              </w:rPr>
              <w:fldChar w:fldCharType="end"/>
            </w:r>
            <w:r w:rsidRPr="00751B11">
              <w:rPr>
                <w:rStyle w:val="Hyperlink"/>
                <w:noProof/>
              </w:rPr>
              <w:fldChar w:fldCharType="end"/>
            </w:r>
          </w:ins>
        </w:p>
        <w:p w14:paraId="668BFF13" w14:textId="4398004D" w:rsidR="00605D3A" w:rsidRDefault="00605D3A">
          <w:pPr>
            <w:pStyle w:val="TOC2"/>
            <w:tabs>
              <w:tab w:val="left" w:pos="600"/>
              <w:tab w:val="right" w:leader="dot" w:pos="9345"/>
            </w:tabs>
            <w:rPr>
              <w:ins w:id="171" w:author="Christopher Kemeter" w:date="2023-11-13T20:33:00Z"/>
              <w:rFonts w:eastAsiaTheme="minorEastAsia" w:cstheme="minorBidi"/>
              <w:smallCaps w:val="0"/>
              <w:noProof/>
              <w:kern w:val="2"/>
              <w:szCs w:val="22"/>
              <w:lang w:val="de-AT" w:eastAsia="de-AT"/>
              <w14:ligatures w14:val="standardContextual"/>
            </w:rPr>
          </w:pPr>
          <w:ins w:id="172"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"_Toc150800068"</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highlight w:val="yellow"/>
              </w:rPr>
              <w:t>4.4</w:t>
            </w:r>
            <w:r>
              <w:rPr>
                <w:rFonts w:eastAsiaTheme="minorEastAsia" w:cstheme="minorBidi"/>
                <w:smallCaps w:val="0"/>
                <w:noProof/>
                <w:kern w:val="2"/>
                <w:szCs w:val="22"/>
                <w:lang w:val="de-AT" w:eastAsia="de-AT"/>
                <w14:ligatures w14:val="standardContextual"/>
              </w:rPr>
              <w:tab/>
            </w:r>
            <w:r w:rsidRPr="00751B11">
              <w:rPr>
                <w:rStyle w:val="Hyperlink"/>
                <w:noProof/>
                <w:highlight w:val="yellow"/>
              </w:rPr>
              <w:t>Indoor antennas</w:t>
            </w:r>
            <w:r>
              <w:rPr>
                <w:noProof/>
                <w:webHidden/>
              </w:rPr>
              <w:tab/>
            </w:r>
            <w:r>
              <w:rPr>
                <w:noProof/>
                <w:webHidden/>
              </w:rPr>
              <w:fldChar w:fldCharType="begin"/>
            </w:r>
            <w:r>
              <w:rPr>
                <w:noProof/>
                <w:webHidden/>
              </w:rPr>
              <w:instrText xml:space="preserve"> PAGEREF _Toc150800068 \h </w:instrText>
            </w:r>
          </w:ins>
          <w:r>
            <w:rPr>
              <w:noProof/>
              <w:webHidden/>
            </w:rPr>
          </w:r>
          <w:r>
            <w:rPr>
              <w:noProof/>
              <w:webHidden/>
            </w:rPr>
            <w:fldChar w:fldCharType="separate"/>
          </w:r>
          <w:ins w:id="173" w:author="Christopher Kemeter" w:date="2023-11-13T20:33:00Z">
            <w:r>
              <w:rPr>
                <w:noProof/>
                <w:webHidden/>
              </w:rPr>
              <w:t>27</w:t>
            </w:r>
            <w:r>
              <w:rPr>
                <w:noProof/>
                <w:webHidden/>
              </w:rPr>
              <w:fldChar w:fldCharType="end"/>
            </w:r>
            <w:r w:rsidRPr="00751B11">
              <w:rPr>
                <w:rStyle w:val="Hyperlink"/>
                <w:noProof/>
              </w:rPr>
              <w:fldChar w:fldCharType="end"/>
            </w:r>
          </w:ins>
        </w:p>
        <w:p w14:paraId="23C56088" w14:textId="0E6D6891" w:rsidR="00605D3A" w:rsidRDefault="00605D3A">
          <w:pPr>
            <w:pStyle w:val="TOC2"/>
            <w:tabs>
              <w:tab w:val="left" w:pos="600"/>
              <w:tab w:val="right" w:leader="dot" w:pos="9345"/>
            </w:tabs>
            <w:rPr>
              <w:ins w:id="174" w:author="Christopher Kemeter" w:date="2023-11-13T20:33:00Z"/>
              <w:rFonts w:eastAsiaTheme="minorEastAsia" w:cstheme="minorBidi"/>
              <w:smallCaps w:val="0"/>
              <w:noProof/>
              <w:kern w:val="2"/>
              <w:szCs w:val="22"/>
              <w:lang w:val="de-AT" w:eastAsia="de-AT"/>
              <w14:ligatures w14:val="standardContextual"/>
            </w:rPr>
          </w:pPr>
          <w:ins w:id="175"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"_Toc150800069"</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highlight w:val="yellow"/>
              </w:rPr>
              <w:t>4.5</w:t>
            </w:r>
            <w:r>
              <w:rPr>
                <w:rFonts w:eastAsiaTheme="minorEastAsia" w:cstheme="minorBidi"/>
                <w:smallCaps w:val="0"/>
                <w:noProof/>
                <w:kern w:val="2"/>
                <w:szCs w:val="22"/>
                <w:lang w:val="de-AT" w:eastAsia="de-AT"/>
                <w14:ligatures w14:val="standardContextual"/>
              </w:rPr>
              <w:tab/>
            </w:r>
            <w:r w:rsidRPr="00751B11">
              <w:rPr>
                <w:rStyle w:val="Hyperlink"/>
                <w:noProof/>
                <w:highlight w:val="yellow"/>
              </w:rPr>
              <w:t>Switch mounting for all wagons</w:t>
            </w:r>
            <w:r>
              <w:rPr>
                <w:noProof/>
                <w:webHidden/>
              </w:rPr>
              <w:tab/>
            </w:r>
            <w:r>
              <w:rPr>
                <w:noProof/>
                <w:webHidden/>
              </w:rPr>
              <w:fldChar w:fldCharType="begin"/>
            </w:r>
            <w:r>
              <w:rPr>
                <w:noProof/>
                <w:webHidden/>
              </w:rPr>
              <w:instrText xml:space="preserve"> PAGEREF _Toc150800069 \h </w:instrText>
            </w:r>
          </w:ins>
          <w:r>
            <w:rPr>
              <w:noProof/>
              <w:webHidden/>
            </w:rPr>
          </w:r>
          <w:r>
            <w:rPr>
              <w:noProof/>
              <w:webHidden/>
            </w:rPr>
            <w:fldChar w:fldCharType="separate"/>
          </w:r>
          <w:ins w:id="176" w:author="Christopher Kemeter" w:date="2023-11-13T20:33:00Z">
            <w:r>
              <w:rPr>
                <w:noProof/>
                <w:webHidden/>
              </w:rPr>
              <w:t>27</w:t>
            </w:r>
            <w:r>
              <w:rPr>
                <w:noProof/>
                <w:webHidden/>
              </w:rPr>
              <w:fldChar w:fldCharType="end"/>
            </w:r>
            <w:r w:rsidRPr="00751B11">
              <w:rPr>
                <w:rStyle w:val="Hyperlink"/>
                <w:noProof/>
              </w:rPr>
              <w:fldChar w:fldCharType="end"/>
            </w:r>
          </w:ins>
        </w:p>
        <w:p w14:paraId="66151912" w14:textId="670B6252" w:rsidR="00605D3A" w:rsidRDefault="00605D3A">
          <w:pPr>
            <w:pStyle w:val="TOC2"/>
            <w:tabs>
              <w:tab w:val="left" w:pos="600"/>
              <w:tab w:val="right" w:leader="dot" w:pos="9345"/>
            </w:tabs>
            <w:rPr>
              <w:ins w:id="177" w:author="Christopher Kemeter" w:date="2023-11-13T20:33:00Z"/>
              <w:rFonts w:eastAsiaTheme="minorEastAsia" w:cstheme="minorBidi"/>
              <w:smallCaps w:val="0"/>
              <w:noProof/>
              <w:kern w:val="2"/>
              <w:szCs w:val="22"/>
              <w:lang w:val="de-AT" w:eastAsia="de-AT"/>
              <w14:ligatures w14:val="standardContextual"/>
            </w:rPr>
          </w:pPr>
          <w:ins w:id="178"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"_Toc150800081"</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val="de-AT"/>
              </w:rPr>
              <w:t>4.6</w:t>
            </w:r>
            <w:r>
              <w:rPr>
                <w:rFonts w:eastAsiaTheme="minorEastAsia" w:cstheme="minorBidi"/>
                <w:smallCaps w:val="0"/>
                <w:noProof/>
                <w:kern w:val="2"/>
                <w:szCs w:val="22"/>
                <w:lang w:val="de-AT" w:eastAsia="de-AT"/>
                <w14:ligatures w14:val="standardContextual"/>
              </w:rPr>
              <w:tab/>
            </w:r>
            <w:r w:rsidRPr="00751B11">
              <w:rPr>
                <w:rStyle w:val="Hyperlink"/>
                <w:noProof/>
                <w:lang w:val="de-AT"/>
              </w:rPr>
              <w:t>Netzwerkverkabelung und zwischenwagenverbindungen (Jumper Kabel)</w:t>
            </w:r>
            <w:r>
              <w:rPr>
                <w:noProof/>
                <w:webHidden/>
              </w:rPr>
              <w:tab/>
            </w:r>
            <w:r>
              <w:rPr>
                <w:noProof/>
                <w:webHidden/>
              </w:rPr>
              <w:fldChar w:fldCharType="begin"/>
            </w:r>
            <w:r>
              <w:rPr>
                <w:noProof/>
                <w:webHidden/>
              </w:rPr>
              <w:instrText xml:space="preserve"> PAGEREF _Toc150800081 \h </w:instrText>
            </w:r>
          </w:ins>
          <w:r>
            <w:rPr>
              <w:noProof/>
              <w:webHidden/>
            </w:rPr>
          </w:r>
          <w:r>
            <w:rPr>
              <w:noProof/>
              <w:webHidden/>
            </w:rPr>
            <w:fldChar w:fldCharType="separate"/>
          </w:r>
          <w:ins w:id="179" w:author="Christopher Kemeter" w:date="2023-11-13T20:33:00Z">
            <w:r>
              <w:rPr>
                <w:noProof/>
                <w:webHidden/>
              </w:rPr>
              <w:t>27</w:t>
            </w:r>
            <w:r>
              <w:rPr>
                <w:noProof/>
                <w:webHidden/>
              </w:rPr>
              <w:fldChar w:fldCharType="end"/>
            </w:r>
            <w:r w:rsidRPr="00751B11">
              <w:rPr>
                <w:rStyle w:val="Hyperlink"/>
                <w:noProof/>
              </w:rPr>
              <w:fldChar w:fldCharType="end"/>
            </w:r>
          </w:ins>
        </w:p>
        <w:p w14:paraId="526FB54F" w14:textId="79D69562" w:rsidR="00605D3A" w:rsidRDefault="00605D3A">
          <w:pPr>
            <w:pStyle w:val="TOC1"/>
            <w:rPr>
              <w:ins w:id="180" w:author="Christopher Kemeter" w:date="2023-11-13T20:33:00Z"/>
              <w:rFonts w:eastAsiaTheme="minorEastAsia" w:cstheme="minorBidi"/>
              <w:b w:val="0"/>
              <w:bCs w:val="0"/>
              <w:caps w:val="0"/>
              <w:noProof/>
              <w:kern w:val="2"/>
              <w:szCs w:val="22"/>
              <w:lang w:val="de-AT" w:eastAsia="de-AT"/>
              <w14:ligatures w14:val="standardContextual"/>
            </w:rPr>
          </w:pPr>
          <w:ins w:id="181"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"_Toc150800082"</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cstheme="minorHAnsi"/>
                <w:noProof/>
              </w:rPr>
              <w:t>5</w:t>
            </w:r>
            <w:r>
              <w:rPr>
                <w:rFonts w:eastAsiaTheme="minorEastAsia" w:cstheme="minorBidi"/>
                <w:b w:val="0"/>
                <w:bCs w:val="0"/>
                <w:caps w:val="0"/>
                <w:noProof/>
                <w:kern w:val="2"/>
                <w:szCs w:val="22"/>
                <w:lang w:val="de-AT" w:eastAsia="de-AT"/>
                <w14:ligatures w14:val="standardContextual"/>
              </w:rPr>
              <w:tab/>
            </w:r>
            <w:r w:rsidRPr="00751B11">
              <w:rPr>
                <w:rStyle w:val="Hyperlink"/>
                <w:rFonts w:cstheme="minorHAnsi"/>
                <w:noProof/>
              </w:rPr>
              <w:t>Equipment Details</w:t>
            </w:r>
            <w:r>
              <w:rPr>
                <w:noProof/>
                <w:webHidden/>
              </w:rPr>
              <w:tab/>
            </w:r>
            <w:r>
              <w:rPr>
                <w:noProof/>
                <w:webHidden/>
              </w:rPr>
              <w:fldChar w:fldCharType="begin"/>
            </w:r>
            <w:r>
              <w:rPr>
                <w:noProof/>
                <w:webHidden/>
              </w:rPr>
              <w:instrText xml:space="preserve"> PAGEREF _Toc150800082 \h </w:instrText>
            </w:r>
          </w:ins>
          <w:r>
            <w:rPr>
              <w:noProof/>
              <w:webHidden/>
            </w:rPr>
          </w:r>
          <w:r>
            <w:rPr>
              <w:noProof/>
              <w:webHidden/>
            </w:rPr>
            <w:fldChar w:fldCharType="separate"/>
          </w:r>
          <w:ins w:id="182" w:author="Christopher Kemeter" w:date="2023-11-13T20:33:00Z">
            <w:r>
              <w:rPr>
                <w:noProof/>
                <w:webHidden/>
              </w:rPr>
              <w:t>28</w:t>
            </w:r>
            <w:r>
              <w:rPr>
                <w:noProof/>
                <w:webHidden/>
              </w:rPr>
              <w:fldChar w:fldCharType="end"/>
            </w:r>
            <w:r w:rsidRPr="00751B11">
              <w:rPr>
                <w:rStyle w:val="Hyperlink"/>
                <w:noProof/>
              </w:rPr>
              <w:fldChar w:fldCharType="end"/>
            </w:r>
          </w:ins>
        </w:p>
        <w:p w14:paraId="228B7583" w14:textId="34B00FC5" w:rsidR="00605D3A" w:rsidRDefault="00605D3A">
          <w:pPr>
            <w:pStyle w:val="TOC2"/>
            <w:tabs>
              <w:tab w:val="left" w:pos="600"/>
              <w:tab w:val="right" w:leader="dot" w:pos="9345"/>
            </w:tabs>
            <w:rPr>
              <w:ins w:id="183" w:author="Christopher Kemeter" w:date="2023-11-13T20:33:00Z"/>
              <w:rFonts w:eastAsiaTheme="minorEastAsia" w:cstheme="minorBidi"/>
              <w:smallCaps w:val="0"/>
              <w:noProof/>
              <w:kern w:val="2"/>
              <w:szCs w:val="22"/>
              <w:lang w:val="de-AT" w:eastAsia="de-AT"/>
              <w14:ligatures w14:val="standardContextual"/>
            </w:rPr>
          </w:pPr>
          <w:ins w:id="184"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"_Toc150800083"</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5.1</w:t>
            </w:r>
            <w:r>
              <w:rPr>
                <w:rFonts w:eastAsiaTheme="minorEastAsia" w:cstheme="minorBidi"/>
                <w:smallCaps w:val="0"/>
                <w:noProof/>
                <w:kern w:val="2"/>
                <w:szCs w:val="22"/>
                <w:lang w:val="de-AT" w:eastAsia="de-AT"/>
                <w14:ligatures w14:val="standardContextual"/>
              </w:rPr>
              <w:tab/>
            </w:r>
            <w:r w:rsidRPr="00751B11">
              <w:rPr>
                <w:rStyle w:val="Hyperlink"/>
                <w:noProof/>
              </w:rPr>
              <w:t>Equipment Liste</w:t>
            </w:r>
            <w:r>
              <w:rPr>
                <w:noProof/>
                <w:webHidden/>
              </w:rPr>
              <w:tab/>
            </w:r>
            <w:r>
              <w:rPr>
                <w:noProof/>
                <w:webHidden/>
              </w:rPr>
              <w:fldChar w:fldCharType="begin"/>
            </w:r>
            <w:r>
              <w:rPr>
                <w:noProof/>
                <w:webHidden/>
              </w:rPr>
              <w:instrText xml:space="preserve"> PAGEREF _Toc150800083 \h </w:instrText>
            </w:r>
          </w:ins>
          <w:r>
            <w:rPr>
              <w:noProof/>
              <w:webHidden/>
            </w:rPr>
          </w:r>
          <w:r>
            <w:rPr>
              <w:noProof/>
              <w:webHidden/>
            </w:rPr>
            <w:fldChar w:fldCharType="separate"/>
          </w:r>
          <w:ins w:id="185" w:author="Christopher Kemeter" w:date="2023-11-13T20:33:00Z">
            <w:r>
              <w:rPr>
                <w:noProof/>
                <w:webHidden/>
              </w:rPr>
              <w:t>28</w:t>
            </w:r>
            <w:r>
              <w:rPr>
                <w:noProof/>
                <w:webHidden/>
              </w:rPr>
              <w:fldChar w:fldCharType="end"/>
            </w:r>
            <w:r w:rsidRPr="00751B11">
              <w:rPr>
                <w:rStyle w:val="Hyperlink"/>
                <w:noProof/>
              </w:rPr>
              <w:fldChar w:fldCharType="end"/>
            </w:r>
          </w:ins>
        </w:p>
        <w:p w14:paraId="5B27E5F3" w14:textId="38EEEC9F" w:rsidR="00605D3A" w:rsidRDefault="00605D3A">
          <w:pPr>
            <w:pStyle w:val="TOC2"/>
            <w:tabs>
              <w:tab w:val="left" w:pos="600"/>
              <w:tab w:val="right" w:leader="dot" w:pos="9345"/>
            </w:tabs>
            <w:rPr>
              <w:ins w:id="186" w:author="Christopher Kemeter" w:date="2023-11-13T20:33:00Z"/>
              <w:rFonts w:eastAsiaTheme="minorEastAsia" w:cstheme="minorBidi"/>
              <w:smallCaps w:val="0"/>
              <w:noProof/>
              <w:kern w:val="2"/>
              <w:szCs w:val="22"/>
              <w:lang w:val="de-AT" w:eastAsia="de-AT"/>
              <w14:ligatures w14:val="standardContextual"/>
            </w:rPr>
          </w:pPr>
          <w:ins w:id="187"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5.2</w:t>
            </w:r>
            <w:r>
              <w:rPr>
                <w:rFonts w:eastAsiaTheme="minorEastAsia" w:cstheme="minorBidi"/>
                <w:smallCaps w:val="0"/>
                <w:noProof/>
                <w:kern w:val="2"/>
                <w:szCs w:val="22"/>
                <w:lang w:val="de-AT" w:eastAsia="de-AT"/>
                <w14:ligatures w14:val="standardContextual"/>
              </w:rPr>
              <w:tab/>
            </w:r>
            <w:r w:rsidRPr="00751B11">
              <w:rPr>
                <w:rStyle w:val="Hyperlink"/>
                <w:noProof/>
              </w:rPr>
              <w:t>Stromanforderung für Nomad Geräte</w:t>
            </w:r>
            <w:r>
              <w:rPr>
                <w:noProof/>
                <w:webHidden/>
              </w:rPr>
              <w:tab/>
            </w:r>
            <w:r>
              <w:rPr>
                <w:noProof/>
                <w:webHidden/>
              </w:rPr>
              <w:fldChar w:fldCharType="begin"/>
            </w:r>
            <w:r>
              <w:rPr>
                <w:noProof/>
                <w:webHidden/>
              </w:rPr>
              <w:instrText xml:space="preserve"> PAGEREF _Toc150800084 \h </w:instrText>
            </w:r>
          </w:ins>
          <w:r>
            <w:rPr>
              <w:noProof/>
              <w:webHidden/>
            </w:rPr>
          </w:r>
          <w:r>
            <w:rPr>
              <w:noProof/>
              <w:webHidden/>
            </w:rPr>
            <w:fldChar w:fldCharType="separate"/>
          </w:r>
          <w:ins w:id="188" w:author="Christopher Kemeter" w:date="2023-11-13T20:33:00Z">
            <w:r>
              <w:rPr>
                <w:noProof/>
                <w:webHidden/>
              </w:rPr>
              <w:t>31</w:t>
            </w:r>
            <w:r>
              <w:rPr>
                <w:noProof/>
                <w:webHidden/>
              </w:rPr>
              <w:fldChar w:fldCharType="end"/>
            </w:r>
            <w:r w:rsidRPr="00751B11">
              <w:rPr>
                <w:rStyle w:val="Hyperlink"/>
                <w:noProof/>
              </w:rPr>
              <w:fldChar w:fldCharType="end"/>
            </w:r>
          </w:ins>
        </w:p>
        <w:p w14:paraId="24AD806F" w14:textId="7128C835" w:rsidR="00605D3A" w:rsidRDefault="00605D3A">
          <w:pPr>
            <w:pStyle w:val="TOC2"/>
            <w:tabs>
              <w:tab w:val="left" w:pos="600"/>
              <w:tab w:val="right" w:leader="dot" w:pos="9345"/>
            </w:tabs>
            <w:rPr>
              <w:ins w:id="189" w:author="Christopher Kemeter" w:date="2023-11-13T20:33:00Z"/>
              <w:rFonts w:eastAsiaTheme="minorEastAsia" w:cstheme="minorBidi"/>
              <w:smallCaps w:val="0"/>
              <w:noProof/>
              <w:kern w:val="2"/>
              <w:szCs w:val="22"/>
              <w:lang w:val="de-AT" w:eastAsia="de-AT"/>
              <w14:ligatures w14:val="standardContextual"/>
            </w:rPr>
          </w:pPr>
          <w:ins w:id="190"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5.3</w:t>
            </w:r>
            <w:r>
              <w:rPr>
                <w:rFonts w:eastAsiaTheme="minorEastAsia" w:cstheme="minorBidi"/>
                <w:smallCaps w:val="0"/>
                <w:noProof/>
                <w:kern w:val="2"/>
                <w:szCs w:val="22"/>
                <w:lang w:val="de-AT" w:eastAsia="de-AT"/>
                <w14:ligatures w14:val="standardContextual"/>
              </w:rPr>
              <w:tab/>
            </w:r>
            <w:r w:rsidRPr="00751B11">
              <w:rPr>
                <w:rStyle w:val="Hyperlink"/>
                <w:noProof/>
              </w:rPr>
              <w:t>RF und Ethernet Kabel</w:t>
            </w:r>
            <w:r>
              <w:rPr>
                <w:noProof/>
                <w:webHidden/>
              </w:rPr>
              <w:tab/>
            </w:r>
            <w:r>
              <w:rPr>
                <w:noProof/>
                <w:webHidden/>
              </w:rPr>
              <w:fldChar w:fldCharType="begin"/>
            </w:r>
            <w:r>
              <w:rPr>
                <w:noProof/>
                <w:webHidden/>
              </w:rPr>
              <w:instrText xml:space="preserve"> PAGEREF _Toc150800085 \h </w:instrText>
            </w:r>
          </w:ins>
          <w:r>
            <w:rPr>
              <w:noProof/>
              <w:webHidden/>
            </w:rPr>
          </w:r>
          <w:r>
            <w:rPr>
              <w:noProof/>
              <w:webHidden/>
            </w:rPr>
            <w:fldChar w:fldCharType="separate"/>
          </w:r>
          <w:ins w:id="191" w:author="Christopher Kemeter" w:date="2023-11-13T20:33:00Z">
            <w:r>
              <w:rPr>
                <w:noProof/>
                <w:webHidden/>
              </w:rPr>
              <w:t>32</w:t>
            </w:r>
            <w:r>
              <w:rPr>
                <w:noProof/>
                <w:webHidden/>
              </w:rPr>
              <w:fldChar w:fldCharType="end"/>
            </w:r>
            <w:r w:rsidRPr="00751B11">
              <w:rPr>
                <w:rStyle w:val="Hyperlink"/>
                <w:noProof/>
              </w:rPr>
              <w:fldChar w:fldCharType="end"/>
            </w:r>
          </w:ins>
        </w:p>
        <w:p w14:paraId="2F24DE0B" w14:textId="24604AAA" w:rsidR="00605D3A" w:rsidRDefault="00605D3A">
          <w:pPr>
            <w:pStyle w:val="TOC2"/>
            <w:tabs>
              <w:tab w:val="left" w:pos="600"/>
              <w:tab w:val="right" w:leader="dot" w:pos="9345"/>
            </w:tabs>
            <w:rPr>
              <w:ins w:id="192" w:author="Christopher Kemeter" w:date="2023-11-13T20:33:00Z"/>
              <w:rFonts w:eastAsiaTheme="minorEastAsia" w:cstheme="minorBidi"/>
              <w:smallCaps w:val="0"/>
              <w:noProof/>
              <w:kern w:val="2"/>
              <w:szCs w:val="22"/>
              <w:lang w:val="de-AT" w:eastAsia="de-AT"/>
              <w14:ligatures w14:val="standardContextual"/>
            </w:rPr>
          </w:pPr>
          <w:ins w:id="193"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"_Toc150800086"</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val="de-AT"/>
              </w:rPr>
              <w:t>5.4</w:t>
            </w:r>
            <w:r>
              <w:rPr>
                <w:rFonts w:eastAsiaTheme="minorEastAsia" w:cstheme="minorBidi"/>
                <w:smallCaps w:val="0"/>
                <w:noProof/>
                <w:kern w:val="2"/>
                <w:szCs w:val="22"/>
                <w:lang w:val="de-AT" w:eastAsia="de-AT"/>
                <w14:ligatures w14:val="standardContextual"/>
              </w:rPr>
              <w:tab/>
            </w:r>
            <w:r w:rsidRPr="00751B11">
              <w:rPr>
                <w:rStyle w:val="Hyperlink"/>
                <w:noProof/>
                <w:lang w:val="de-AT"/>
              </w:rPr>
              <w:t>TIA 568B PINOUT für Ethernet Kabel</w:t>
            </w:r>
            <w:r>
              <w:rPr>
                <w:noProof/>
                <w:webHidden/>
              </w:rPr>
              <w:tab/>
            </w:r>
            <w:r>
              <w:rPr>
                <w:noProof/>
                <w:webHidden/>
              </w:rPr>
              <w:fldChar w:fldCharType="begin"/>
            </w:r>
            <w:r>
              <w:rPr>
                <w:noProof/>
                <w:webHidden/>
              </w:rPr>
              <w:instrText xml:space="preserve"> PAGEREF _Toc150800086 \h </w:instrText>
            </w:r>
          </w:ins>
          <w:r>
            <w:rPr>
              <w:noProof/>
              <w:webHidden/>
            </w:rPr>
          </w:r>
          <w:r>
            <w:rPr>
              <w:noProof/>
              <w:webHidden/>
            </w:rPr>
            <w:fldChar w:fldCharType="separate"/>
          </w:r>
          <w:ins w:id="194" w:author="Christopher Kemeter" w:date="2023-11-13T20:33:00Z">
            <w:r>
              <w:rPr>
                <w:noProof/>
                <w:webHidden/>
              </w:rPr>
              <w:t>32</w:t>
            </w:r>
            <w:r>
              <w:rPr>
                <w:noProof/>
                <w:webHidden/>
              </w:rPr>
              <w:fldChar w:fldCharType="end"/>
            </w:r>
            <w:r w:rsidRPr="00751B11">
              <w:rPr>
                <w:rStyle w:val="Hyperlink"/>
                <w:noProof/>
              </w:rPr>
              <w:fldChar w:fldCharType="end"/>
            </w:r>
          </w:ins>
        </w:p>
        <w:p w14:paraId="34671CEB" w14:textId="09D24A47" w:rsidR="00605D3A" w:rsidRDefault="00605D3A">
          <w:pPr>
            <w:pStyle w:val="TOC2"/>
            <w:tabs>
              <w:tab w:val="left" w:pos="600"/>
              <w:tab w:val="right" w:leader="dot" w:pos="9345"/>
            </w:tabs>
            <w:rPr>
              <w:ins w:id="195" w:author="Christopher Kemeter" w:date="2023-11-13T20:33:00Z"/>
              <w:rFonts w:eastAsiaTheme="minorEastAsia" w:cstheme="minorBidi"/>
              <w:smallCaps w:val="0"/>
              <w:noProof/>
              <w:kern w:val="2"/>
              <w:szCs w:val="22"/>
              <w:lang w:val="de-AT" w:eastAsia="de-AT"/>
              <w14:ligatures w14:val="standardContextual"/>
            </w:rPr>
          </w:pPr>
          <w:ins w:id="196"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"_Toc150800087"</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5.5</w:t>
            </w:r>
            <w:r>
              <w:rPr>
                <w:rFonts w:eastAsiaTheme="minorEastAsia" w:cstheme="minorBidi"/>
                <w:smallCaps w:val="0"/>
                <w:noProof/>
                <w:kern w:val="2"/>
                <w:szCs w:val="22"/>
                <w:lang w:val="de-AT" w:eastAsia="de-AT"/>
                <w14:ligatures w14:val="standardContextual"/>
              </w:rPr>
              <w:tab/>
            </w:r>
            <w:r w:rsidRPr="00751B11">
              <w:rPr>
                <w:rStyle w:val="Hyperlink"/>
                <w:noProof/>
              </w:rPr>
              <w:t>CCU: R5001C NMID 1086</w:t>
            </w:r>
            <w:r>
              <w:rPr>
                <w:noProof/>
                <w:webHidden/>
              </w:rPr>
              <w:tab/>
            </w:r>
            <w:r>
              <w:rPr>
                <w:noProof/>
                <w:webHidden/>
              </w:rPr>
              <w:fldChar w:fldCharType="begin"/>
            </w:r>
            <w:r>
              <w:rPr>
                <w:noProof/>
                <w:webHidden/>
              </w:rPr>
              <w:instrText xml:space="preserve"> PAGEREF _Toc150800087 \h </w:instrText>
            </w:r>
          </w:ins>
          <w:r>
            <w:rPr>
              <w:noProof/>
              <w:webHidden/>
            </w:rPr>
          </w:r>
          <w:r>
            <w:rPr>
              <w:noProof/>
              <w:webHidden/>
            </w:rPr>
            <w:fldChar w:fldCharType="separate"/>
          </w:r>
          <w:ins w:id="197" w:author="Christopher Kemeter" w:date="2023-11-13T20:33:00Z">
            <w:r>
              <w:rPr>
                <w:noProof/>
                <w:webHidden/>
              </w:rPr>
              <w:t>32</w:t>
            </w:r>
            <w:r>
              <w:rPr>
                <w:noProof/>
                <w:webHidden/>
              </w:rPr>
              <w:fldChar w:fldCharType="end"/>
            </w:r>
            <w:r w:rsidRPr="00751B11">
              <w:rPr>
                <w:rStyle w:val="Hyperlink"/>
                <w:noProof/>
              </w:rPr>
              <w:fldChar w:fldCharType="end"/>
            </w:r>
          </w:ins>
        </w:p>
        <w:p w14:paraId="72CD43CD" w14:textId="2B3B6C98" w:rsidR="00605D3A" w:rsidRDefault="00605D3A">
          <w:pPr>
            <w:pStyle w:val="TOC3"/>
            <w:tabs>
              <w:tab w:val="left" w:pos="1200"/>
              <w:tab w:val="right" w:leader="dot" w:pos="9345"/>
            </w:tabs>
            <w:rPr>
              <w:ins w:id="198" w:author="Christopher Kemeter" w:date="2023-11-13T20:33:00Z"/>
              <w:rFonts w:eastAsiaTheme="minorEastAsia" w:cstheme="minorBidi"/>
              <w:iCs w:val="0"/>
              <w:noProof/>
              <w:kern w:val="2"/>
              <w:szCs w:val="22"/>
              <w:lang w:val="de-AT" w:eastAsia="de-AT"/>
              <w14:ligatures w14:val="standardContextual"/>
            </w:rPr>
          </w:pPr>
          <w:ins w:id="199"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"_Toc150800088"</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5.5.1</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Power Supply and Ignition</w:t>
            </w:r>
            <w:r>
              <w:rPr>
                <w:noProof/>
                <w:webHidden/>
              </w:rPr>
              <w:tab/>
            </w:r>
            <w:r>
              <w:rPr>
                <w:noProof/>
                <w:webHidden/>
              </w:rPr>
              <w:fldChar w:fldCharType="begin"/>
            </w:r>
            <w:r>
              <w:rPr>
                <w:noProof/>
                <w:webHidden/>
              </w:rPr>
              <w:instrText xml:space="preserve"> PAGEREF _Toc150800088 \h </w:instrText>
            </w:r>
          </w:ins>
          <w:r>
            <w:rPr>
              <w:noProof/>
              <w:webHidden/>
            </w:rPr>
          </w:r>
          <w:r>
            <w:rPr>
              <w:noProof/>
              <w:webHidden/>
            </w:rPr>
            <w:fldChar w:fldCharType="separate"/>
          </w:r>
          <w:ins w:id="200" w:author="Christopher Kemeter" w:date="2023-11-13T20:33:00Z">
            <w:r>
              <w:rPr>
                <w:noProof/>
                <w:webHidden/>
              </w:rPr>
              <w:t>35</w:t>
            </w:r>
            <w:r>
              <w:rPr>
                <w:noProof/>
                <w:webHidden/>
              </w:rPr>
              <w:fldChar w:fldCharType="end"/>
            </w:r>
            <w:r w:rsidRPr="00751B11">
              <w:rPr>
                <w:rStyle w:val="Hyperlink"/>
                <w:noProof/>
              </w:rPr>
              <w:fldChar w:fldCharType="end"/>
            </w:r>
          </w:ins>
        </w:p>
        <w:p w14:paraId="47AF06E9" w14:textId="0F2222B7" w:rsidR="00605D3A" w:rsidRDefault="00605D3A">
          <w:pPr>
            <w:pStyle w:val="TOC3"/>
            <w:tabs>
              <w:tab w:val="left" w:pos="1200"/>
              <w:tab w:val="right" w:leader="dot" w:pos="9345"/>
            </w:tabs>
            <w:rPr>
              <w:ins w:id="201" w:author="Christopher Kemeter" w:date="2023-11-13T20:33:00Z"/>
              <w:rFonts w:eastAsiaTheme="minorEastAsia" w:cstheme="minorBidi"/>
              <w:iCs w:val="0"/>
              <w:noProof/>
              <w:kern w:val="2"/>
              <w:szCs w:val="22"/>
              <w:lang w:val="de-AT" w:eastAsia="de-AT"/>
              <w14:ligatures w14:val="standardContextual"/>
            </w:rPr>
          </w:pPr>
          <w:ins w:id="202"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"_Toc150800089"</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5.5.2</w:t>
            </w:r>
            <w:r>
              <w:rPr>
                <w:rFonts w:eastAsiaTheme="minorEastAsia" w:cstheme="minorBidi"/>
                <w:iCs w:val="0"/>
                <w:noProof/>
                <w:kern w:val="2"/>
                <w:szCs w:val="22"/>
                <w:lang w:val="de-AT" w:eastAsia="de-AT"/>
                <w14:ligatures w14:val="standardContextual"/>
              </w:rPr>
              <w:tab/>
            </w:r>
            <w:r w:rsidRPr="00751B11">
              <w:rPr>
                <w:rStyle w:val="Hyperlink"/>
                <w:noProof/>
                <w:lang w:val="de-AT" w:eastAsia="ja-JP"/>
              </w:rPr>
              <w:t xml:space="preserve">Die Einheit R5001 ist mit einem leitungsgekühlten, galvanisch isolierten 250W-Netzteil ausgestattet, das einen extrem weiten Eingangsspannungsbereich abdeckt und die in der EN50155 spezifizierten Batteriespannungen von 24/36/72/110VDC (16,8 bis 137,5VDC)akzeptiert. </w:t>
            </w:r>
            <w:r w:rsidRPr="00751B11">
              <w:rPr>
                <w:rStyle w:val="Hyperlink"/>
                <w:noProof/>
                <w:lang w:eastAsia="ja-JP"/>
              </w:rPr>
              <w:t>Das Netzteil unterstützt eine fortschrittliche Zündsteuerung mit konfigurierbarem Ausschalttimer.</w:t>
            </w:r>
            <w:r>
              <w:rPr>
                <w:noProof/>
                <w:webHidden/>
              </w:rPr>
              <w:tab/>
            </w:r>
            <w:r>
              <w:rPr>
                <w:noProof/>
                <w:webHidden/>
              </w:rPr>
              <w:fldChar w:fldCharType="begin"/>
            </w:r>
            <w:r>
              <w:rPr>
                <w:noProof/>
                <w:webHidden/>
              </w:rPr>
              <w:instrText xml:space="preserve"> PAGEREF _Toc150800089 \h </w:instrText>
            </w:r>
          </w:ins>
          <w:r>
            <w:rPr>
              <w:noProof/>
              <w:webHidden/>
            </w:rPr>
          </w:r>
          <w:r>
            <w:rPr>
              <w:noProof/>
              <w:webHidden/>
            </w:rPr>
            <w:fldChar w:fldCharType="separate"/>
          </w:r>
          <w:ins w:id="203" w:author="Christopher Kemeter" w:date="2023-11-13T20:33:00Z">
            <w:r>
              <w:rPr>
                <w:noProof/>
                <w:webHidden/>
              </w:rPr>
              <w:t>35</w:t>
            </w:r>
            <w:r>
              <w:rPr>
                <w:noProof/>
                <w:webHidden/>
              </w:rPr>
              <w:fldChar w:fldCharType="end"/>
            </w:r>
            <w:r w:rsidRPr="00751B11">
              <w:rPr>
                <w:rStyle w:val="Hyperlink"/>
                <w:noProof/>
              </w:rPr>
              <w:fldChar w:fldCharType="end"/>
            </w:r>
          </w:ins>
        </w:p>
        <w:p w14:paraId="20A8E0CD" w14:textId="069E9481" w:rsidR="00605D3A" w:rsidRDefault="00605D3A">
          <w:pPr>
            <w:pStyle w:val="TOC3"/>
            <w:tabs>
              <w:tab w:val="left" w:pos="1200"/>
              <w:tab w:val="right" w:leader="dot" w:pos="9345"/>
            </w:tabs>
            <w:rPr>
              <w:ins w:id="204" w:author="Christopher Kemeter" w:date="2023-11-13T20:33:00Z"/>
              <w:rFonts w:eastAsiaTheme="minorEastAsia" w:cstheme="minorBidi"/>
              <w:iCs w:val="0"/>
              <w:noProof/>
              <w:kern w:val="2"/>
              <w:szCs w:val="22"/>
              <w:lang w:val="de-AT" w:eastAsia="de-AT"/>
              <w14:ligatures w14:val="standardContextual"/>
            </w:rPr>
          </w:pPr>
          <w:ins w:id="205"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"_Toc150800090"</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bidi="th-TH"/>
              </w:rPr>
              <w:t>5.5.3</w:t>
            </w:r>
            <w:r>
              <w:rPr>
                <w:rFonts w:eastAsiaTheme="minorEastAsia" w:cstheme="minorBidi"/>
                <w:iCs w:val="0"/>
                <w:noProof/>
                <w:kern w:val="2"/>
                <w:szCs w:val="22"/>
                <w:lang w:val="de-AT" w:eastAsia="de-AT"/>
                <w14:ligatures w14:val="standardContextual"/>
              </w:rPr>
              <w:tab/>
            </w:r>
            <w:r w:rsidRPr="00751B11">
              <w:rPr>
                <w:rStyle w:val="Hyperlink"/>
                <w:noProof/>
                <w:lang w:bidi="th-TH"/>
              </w:rPr>
              <w:t>Verbindung zwischen Dachantenne und CCU</w:t>
            </w:r>
            <w:r>
              <w:rPr>
                <w:noProof/>
                <w:webHidden/>
              </w:rPr>
              <w:tab/>
            </w:r>
            <w:r>
              <w:rPr>
                <w:noProof/>
                <w:webHidden/>
              </w:rPr>
              <w:fldChar w:fldCharType="begin"/>
            </w:r>
            <w:r>
              <w:rPr>
                <w:noProof/>
                <w:webHidden/>
              </w:rPr>
              <w:instrText xml:space="preserve"> PAGEREF _Toc150800090 \h </w:instrText>
            </w:r>
          </w:ins>
          <w:r>
            <w:rPr>
              <w:noProof/>
              <w:webHidden/>
            </w:rPr>
          </w:r>
          <w:r>
            <w:rPr>
              <w:noProof/>
              <w:webHidden/>
            </w:rPr>
            <w:fldChar w:fldCharType="separate"/>
          </w:r>
          <w:ins w:id="206" w:author="Christopher Kemeter" w:date="2023-11-13T20:33:00Z">
            <w:r>
              <w:rPr>
                <w:noProof/>
                <w:webHidden/>
              </w:rPr>
              <w:t>37</w:t>
            </w:r>
            <w:r>
              <w:rPr>
                <w:noProof/>
                <w:webHidden/>
              </w:rPr>
              <w:fldChar w:fldCharType="end"/>
            </w:r>
            <w:r w:rsidRPr="00751B11">
              <w:rPr>
                <w:rStyle w:val="Hyperlink"/>
                <w:noProof/>
              </w:rPr>
              <w:fldChar w:fldCharType="end"/>
            </w:r>
          </w:ins>
        </w:p>
        <w:p w14:paraId="09C4EF3E" w14:textId="254FDD76" w:rsidR="00605D3A" w:rsidRDefault="00605D3A">
          <w:pPr>
            <w:pStyle w:val="TOC3"/>
            <w:tabs>
              <w:tab w:val="left" w:pos="1200"/>
              <w:tab w:val="right" w:leader="dot" w:pos="9345"/>
            </w:tabs>
            <w:rPr>
              <w:ins w:id="207" w:author="Christopher Kemeter" w:date="2023-11-13T20:33:00Z"/>
              <w:rFonts w:eastAsiaTheme="minorEastAsia" w:cstheme="minorBidi"/>
              <w:iCs w:val="0"/>
              <w:noProof/>
              <w:kern w:val="2"/>
              <w:szCs w:val="22"/>
              <w:lang w:val="de-AT" w:eastAsia="de-AT"/>
              <w14:ligatures w14:val="standardContextual"/>
            </w:rPr>
          </w:pPr>
          <w:ins w:id="208"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"_Toc150800091"</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val="de-AT" w:eastAsia="ja-JP"/>
              </w:rPr>
              <w:t>5.5.4</w:t>
            </w:r>
            <w:r>
              <w:rPr>
                <w:rFonts w:eastAsiaTheme="minorEastAsia" w:cstheme="minorBidi"/>
                <w:iCs w:val="0"/>
                <w:noProof/>
                <w:kern w:val="2"/>
                <w:szCs w:val="22"/>
                <w:lang w:val="de-AT" w:eastAsia="de-AT"/>
                <w14:ligatures w14:val="standardContextual"/>
              </w:rPr>
              <w:tab/>
            </w:r>
            <w:r w:rsidRPr="00751B11">
              <w:rPr>
                <w:rStyle w:val="Hyperlink"/>
                <w:noProof/>
                <w:lang w:val="de-AT" w:eastAsia="ja-JP"/>
              </w:rPr>
              <w:t>Die Dachantennen 1399.99.0303 sollen mit der R5001C CCU über kurze RF-Kabel vom Typ SPUMA240 oder einem Kabel mit ähnlichen Eigenschaften verbunden werden, die von einem von Stadler konstruierten Patchpanel innerhalb des Wagens mit CCUs präsentiert werde, entweder innerhalb des Geräteracks oder draußen in der Nähe.</w:t>
            </w:r>
            <w:r>
              <w:rPr>
                <w:noProof/>
                <w:webHidden/>
              </w:rPr>
              <w:tab/>
            </w:r>
            <w:r>
              <w:rPr>
                <w:noProof/>
                <w:webHidden/>
              </w:rPr>
              <w:fldChar w:fldCharType="begin"/>
            </w:r>
            <w:r>
              <w:rPr>
                <w:noProof/>
                <w:webHidden/>
              </w:rPr>
              <w:instrText xml:space="preserve"> PAGEREF _Toc150800091 \h </w:instrText>
            </w:r>
          </w:ins>
          <w:r>
            <w:rPr>
              <w:noProof/>
              <w:webHidden/>
            </w:rPr>
          </w:r>
          <w:r>
            <w:rPr>
              <w:noProof/>
              <w:webHidden/>
            </w:rPr>
            <w:fldChar w:fldCharType="separate"/>
          </w:r>
          <w:ins w:id="209" w:author="Christopher Kemeter" w:date="2023-11-13T20:33:00Z">
            <w:r>
              <w:rPr>
                <w:noProof/>
                <w:webHidden/>
              </w:rPr>
              <w:t>37</w:t>
            </w:r>
            <w:r>
              <w:rPr>
                <w:noProof/>
                <w:webHidden/>
              </w:rPr>
              <w:fldChar w:fldCharType="end"/>
            </w:r>
            <w:r w:rsidRPr="00751B11">
              <w:rPr>
                <w:rStyle w:val="Hyperlink"/>
                <w:noProof/>
              </w:rPr>
              <w:fldChar w:fldCharType="end"/>
            </w:r>
          </w:ins>
        </w:p>
        <w:p w14:paraId="631ADE09" w14:textId="74E4BA54" w:rsidR="00605D3A" w:rsidRDefault="00605D3A">
          <w:pPr>
            <w:pStyle w:val="TOC3"/>
            <w:tabs>
              <w:tab w:val="left" w:pos="800"/>
              <w:tab w:val="right" w:leader="dot" w:pos="9345"/>
            </w:tabs>
            <w:rPr>
              <w:ins w:id="210" w:author="Christopher Kemeter" w:date="2023-11-13T20:33:00Z"/>
              <w:rFonts w:eastAsiaTheme="minorEastAsia" w:cstheme="minorBidi"/>
              <w:iCs w:val="0"/>
              <w:noProof/>
              <w:kern w:val="2"/>
              <w:szCs w:val="22"/>
              <w:lang w:val="de-AT" w:eastAsia="de-AT"/>
              <w14:ligatures w14:val="standardContextual"/>
            </w:rPr>
          </w:pPr>
          <w:ins w:id="211"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"_Toc150800092"</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Pr>
                <w:rFonts w:eastAsiaTheme="minorEastAsia" w:cstheme="minorBidi"/>
                <w:iCs w:val="0"/>
                <w:noProof/>
                <w:kern w:val="2"/>
                <w:szCs w:val="22"/>
                <w:lang w:val="de-AT" w:eastAsia="de-AT"/>
                <w14:ligatures w14:val="standardContextual"/>
              </w:rPr>
              <w:tab/>
            </w:r>
            <w:r w:rsidRPr="00751B11">
              <w:rPr>
                <w:rStyle w:val="Hyperlink"/>
                <w:noProof/>
                <w:lang w:val="de-AT" w:eastAsia="ja-JP" w:bidi="th-TH"/>
              </w:rPr>
              <w:t>Die Zuordnung der RF-Kabelanschlüsse zur CCU ist im Dokument zu finden:</w:t>
            </w:r>
            <w:r>
              <w:rPr>
                <w:noProof/>
                <w:webHidden/>
              </w:rPr>
              <w:tab/>
            </w:r>
            <w:r>
              <w:rPr>
                <w:noProof/>
                <w:webHidden/>
              </w:rPr>
              <w:fldChar w:fldCharType="begin"/>
            </w:r>
            <w:r>
              <w:rPr>
                <w:noProof/>
                <w:webHidden/>
              </w:rPr>
              <w:instrText xml:space="preserve"> PAGEREF _Toc150800092 \h </w:instrText>
            </w:r>
          </w:ins>
          <w:r>
            <w:rPr>
              <w:noProof/>
              <w:webHidden/>
            </w:rPr>
          </w:r>
          <w:r>
            <w:rPr>
              <w:noProof/>
              <w:webHidden/>
            </w:rPr>
            <w:fldChar w:fldCharType="separate"/>
          </w:r>
          <w:ins w:id="212" w:author="Christopher Kemeter" w:date="2023-11-13T20:33:00Z">
            <w:r>
              <w:rPr>
                <w:noProof/>
                <w:webHidden/>
              </w:rPr>
              <w:t>37</w:t>
            </w:r>
            <w:r>
              <w:rPr>
                <w:noProof/>
                <w:webHidden/>
              </w:rPr>
              <w:fldChar w:fldCharType="end"/>
            </w:r>
            <w:r w:rsidRPr="00751B11">
              <w:rPr>
                <w:rStyle w:val="Hyperlink"/>
                <w:noProof/>
              </w:rPr>
              <w:fldChar w:fldCharType="end"/>
            </w:r>
          </w:ins>
        </w:p>
        <w:p w14:paraId="18C4E82C" w14:textId="2973BAF4" w:rsidR="00605D3A" w:rsidRDefault="00605D3A">
          <w:pPr>
            <w:pStyle w:val="TOC3"/>
            <w:tabs>
              <w:tab w:val="left" w:pos="1200"/>
              <w:tab w:val="right" w:leader="dot" w:pos="9345"/>
            </w:tabs>
            <w:rPr>
              <w:ins w:id="213" w:author="Christopher Kemeter" w:date="2023-11-13T20:33:00Z"/>
              <w:rFonts w:eastAsiaTheme="minorEastAsia" w:cstheme="minorBidi"/>
              <w:iCs w:val="0"/>
              <w:noProof/>
              <w:kern w:val="2"/>
              <w:szCs w:val="22"/>
              <w:lang w:val="de-AT" w:eastAsia="de-AT"/>
              <w14:ligatures w14:val="standardContextual"/>
            </w:rPr>
          </w:pPr>
          <w:ins w:id="214"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"_Toc150800093"</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bidi="th-TH"/>
              </w:rPr>
              <w:t>5.5.5</w:t>
            </w:r>
            <w:r>
              <w:rPr>
                <w:rFonts w:eastAsiaTheme="minorEastAsia" w:cstheme="minorBidi"/>
                <w:iCs w:val="0"/>
                <w:noProof/>
                <w:kern w:val="2"/>
                <w:szCs w:val="22"/>
                <w:lang w:val="de-AT" w:eastAsia="de-AT"/>
                <w14:ligatures w14:val="standardContextual"/>
              </w:rPr>
              <w:tab/>
            </w:r>
            <w:r w:rsidRPr="00751B11">
              <w:rPr>
                <w:rStyle w:val="Hyperlink"/>
                <w:noProof/>
                <w:lang w:eastAsia="ja-JP" w:bidi="th-TH"/>
              </w:rPr>
              <w:t>R5001C-hw-configuration.pdf</w:t>
            </w:r>
            <w:r>
              <w:rPr>
                <w:noProof/>
                <w:webHidden/>
              </w:rPr>
              <w:tab/>
            </w:r>
            <w:r>
              <w:rPr>
                <w:noProof/>
                <w:webHidden/>
              </w:rPr>
              <w:fldChar w:fldCharType="begin"/>
            </w:r>
            <w:r>
              <w:rPr>
                <w:noProof/>
                <w:webHidden/>
              </w:rPr>
              <w:instrText xml:space="preserve"> PAGEREF _Toc150800093 \h </w:instrText>
            </w:r>
          </w:ins>
          <w:r>
            <w:rPr>
              <w:noProof/>
              <w:webHidden/>
            </w:rPr>
          </w:r>
          <w:r>
            <w:rPr>
              <w:noProof/>
              <w:webHidden/>
            </w:rPr>
            <w:fldChar w:fldCharType="separate"/>
          </w:r>
          <w:ins w:id="215" w:author="Christopher Kemeter" w:date="2023-11-13T20:33:00Z">
            <w:r>
              <w:rPr>
                <w:noProof/>
                <w:webHidden/>
              </w:rPr>
              <w:t>37</w:t>
            </w:r>
            <w:r>
              <w:rPr>
                <w:noProof/>
                <w:webHidden/>
              </w:rPr>
              <w:fldChar w:fldCharType="end"/>
            </w:r>
            <w:r w:rsidRPr="00751B11">
              <w:rPr>
                <w:rStyle w:val="Hyperlink"/>
                <w:noProof/>
              </w:rPr>
              <w:fldChar w:fldCharType="end"/>
            </w:r>
          </w:ins>
        </w:p>
        <w:p w14:paraId="550B9ED9" w14:textId="653B882A" w:rsidR="00605D3A" w:rsidRDefault="00605D3A">
          <w:pPr>
            <w:pStyle w:val="TOC2"/>
            <w:tabs>
              <w:tab w:val="left" w:pos="600"/>
              <w:tab w:val="right" w:leader="dot" w:pos="9345"/>
            </w:tabs>
            <w:rPr>
              <w:ins w:id="216" w:author="Christopher Kemeter" w:date="2023-11-13T20:33:00Z"/>
              <w:rFonts w:eastAsiaTheme="minorEastAsia" w:cstheme="minorBidi"/>
              <w:smallCaps w:val="0"/>
              <w:noProof/>
              <w:kern w:val="2"/>
              <w:szCs w:val="22"/>
              <w:lang w:val="de-AT" w:eastAsia="de-AT"/>
              <w14:ligatures w14:val="standardContextual"/>
            </w:rPr>
          </w:pPr>
          <w:ins w:id="217"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"_Toc150800094"</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ascii="Arial" w:eastAsia="Arial" w:hAnsi="Arial" w:cs="Arial"/>
                <w:noProof/>
                <w:lang w:val="en-CA"/>
              </w:rPr>
              <w:t>5.6</w:t>
            </w:r>
            <w:r>
              <w:rPr>
                <w:rFonts w:eastAsiaTheme="minorEastAsia" w:cstheme="minorBidi"/>
                <w:smallCaps w:val="0"/>
                <w:noProof/>
                <w:kern w:val="2"/>
                <w:szCs w:val="22"/>
                <w:lang w:val="de-AT" w:eastAsia="de-AT"/>
                <w14:ligatures w14:val="standardContextual"/>
              </w:rPr>
              <w:tab/>
            </w:r>
            <w:r w:rsidRPr="00751B11">
              <w:rPr>
                <w:rStyle w:val="Hyperlink"/>
                <w:noProof/>
              </w:rPr>
              <w:t>Access Point: Westermo Ibex-610 nmid 1043</w:t>
            </w:r>
            <w:r>
              <w:rPr>
                <w:noProof/>
                <w:webHidden/>
              </w:rPr>
              <w:tab/>
            </w:r>
            <w:r>
              <w:rPr>
                <w:noProof/>
                <w:webHidden/>
              </w:rPr>
              <w:fldChar w:fldCharType="begin"/>
            </w:r>
            <w:r>
              <w:rPr>
                <w:noProof/>
                <w:webHidden/>
              </w:rPr>
              <w:instrText xml:space="preserve"> PAGEREF _Toc150800094 \h </w:instrText>
            </w:r>
          </w:ins>
          <w:r>
            <w:rPr>
              <w:noProof/>
              <w:webHidden/>
            </w:rPr>
          </w:r>
          <w:r>
            <w:rPr>
              <w:noProof/>
              <w:webHidden/>
            </w:rPr>
            <w:fldChar w:fldCharType="separate"/>
          </w:r>
          <w:ins w:id="218" w:author="Christopher Kemeter" w:date="2023-11-13T20:33:00Z">
            <w:r>
              <w:rPr>
                <w:noProof/>
                <w:webHidden/>
              </w:rPr>
              <w:t>38</w:t>
            </w:r>
            <w:r>
              <w:rPr>
                <w:noProof/>
                <w:webHidden/>
              </w:rPr>
              <w:fldChar w:fldCharType="end"/>
            </w:r>
            <w:r w:rsidRPr="00751B11">
              <w:rPr>
                <w:rStyle w:val="Hyperlink"/>
                <w:noProof/>
              </w:rPr>
              <w:fldChar w:fldCharType="end"/>
            </w:r>
          </w:ins>
        </w:p>
        <w:p w14:paraId="39D9D3E2" w14:textId="06C02410" w:rsidR="00605D3A" w:rsidRDefault="00605D3A">
          <w:pPr>
            <w:pStyle w:val="TOC2"/>
            <w:tabs>
              <w:tab w:val="left" w:pos="600"/>
              <w:tab w:val="right" w:leader="dot" w:pos="9345"/>
            </w:tabs>
            <w:rPr>
              <w:ins w:id="219" w:author="Christopher Kemeter" w:date="2023-11-13T20:33:00Z"/>
              <w:rFonts w:eastAsiaTheme="minorEastAsia" w:cstheme="minorBidi"/>
              <w:smallCaps w:val="0"/>
              <w:noProof/>
              <w:kern w:val="2"/>
              <w:szCs w:val="22"/>
              <w:lang w:val="de-AT" w:eastAsia="de-AT"/>
              <w14:ligatures w14:val="standardContextual"/>
            </w:rPr>
          </w:pPr>
          <w:ins w:id="220"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"_Toc150800095"</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5.7</w:t>
            </w:r>
            <w:r>
              <w:rPr>
                <w:rFonts w:eastAsiaTheme="minorEastAsia" w:cstheme="minorBidi"/>
                <w:smallCaps w:val="0"/>
                <w:noProof/>
                <w:kern w:val="2"/>
                <w:szCs w:val="22"/>
                <w:lang w:val="de-AT" w:eastAsia="de-AT"/>
                <w14:ligatures w14:val="standardContextual"/>
              </w:rPr>
              <w:tab/>
            </w:r>
            <w:r w:rsidRPr="00751B11">
              <w:rPr>
                <w:rStyle w:val="Hyperlink"/>
                <w:noProof/>
              </w:rPr>
              <w:t>Ethernet Switch VDSRail ds-cswp28-10gbe</w:t>
            </w:r>
            <w:r>
              <w:rPr>
                <w:noProof/>
                <w:webHidden/>
              </w:rPr>
              <w:tab/>
            </w:r>
            <w:r>
              <w:rPr>
                <w:noProof/>
                <w:webHidden/>
              </w:rPr>
              <w:fldChar w:fldCharType="begin"/>
            </w:r>
            <w:r>
              <w:rPr>
                <w:noProof/>
                <w:webHidden/>
              </w:rPr>
              <w:instrText xml:space="preserve"> PAGEREF _Toc150800095 \h </w:instrText>
            </w:r>
          </w:ins>
          <w:r>
            <w:rPr>
              <w:noProof/>
              <w:webHidden/>
            </w:rPr>
          </w:r>
          <w:r>
            <w:rPr>
              <w:noProof/>
              <w:webHidden/>
            </w:rPr>
            <w:fldChar w:fldCharType="separate"/>
          </w:r>
          <w:ins w:id="221" w:author="Christopher Kemeter" w:date="2023-11-13T20:33:00Z">
            <w:r>
              <w:rPr>
                <w:noProof/>
                <w:webHidden/>
              </w:rPr>
              <w:t>39</w:t>
            </w:r>
            <w:r>
              <w:rPr>
                <w:noProof/>
                <w:webHidden/>
              </w:rPr>
              <w:fldChar w:fldCharType="end"/>
            </w:r>
            <w:r w:rsidRPr="00751B11">
              <w:rPr>
                <w:rStyle w:val="Hyperlink"/>
                <w:noProof/>
              </w:rPr>
              <w:fldChar w:fldCharType="end"/>
            </w:r>
          </w:ins>
        </w:p>
        <w:p w14:paraId="74A251E6" w14:textId="5954D0A7" w:rsidR="00605D3A" w:rsidRDefault="00605D3A">
          <w:pPr>
            <w:pStyle w:val="TOC2"/>
            <w:tabs>
              <w:tab w:val="left" w:pos="600"/>
              <w:tab w:val="right" w:leader="dot" w:pos="9345"/>
            </w:tabs>
            <w:rPr>
              <w:ins w:id="222" w:author="Christopher Kemeter" w:date="2023-11-13T20:33:00Z"/>
              <w:rFonts w:eastAsiaTheme="minorEastAsia" w:cstheme="minorBidi"/>
              <w:smallCaps w:val="0"/>
              <w:noProof/>
              <w:kern w:val="2"/>
              <w:szCs w:val="22"/>
              <w:lang w:val="de-AT" w:eastAsia="de-AT"/>
              <w14:ligatures w14:val="standardContextual"/>
            </w:rPr>
          </w:pPr>
          <w:ins w:id="223"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"_Toc150800096"</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5.8</w:t>
            </w:r>
            <w:r>
              <w:rPr>
                <w:rFonts w:eastAsiaTheme="minorEastAsia" w:cstheme="minorBidi"/>
                <w:smallCaps w:val="0"/>
                <w:noProof/>
                <w:kern w:val="2"/>
                <w:szCs w:val="22"/>
                <w:lang w:val="de-AT" w:eastAsia="de-AT"/>
                <w14:ligatures w14:val="standardContextual"/>
              </w:rPr>
              <w:tab/>
            </w:r>
            <w:r w:rsidRPr="00751B11">
              <w:rPr>
                <w:rStyle w:val="Hyperlink"/>
                <w:noProof/>
              </w:rPr>
              <w:t>Rooftop Antenna: Sencity Rail Multi Antenna 1399.99.0303 (NMID 1076)</w:t>
            </w:r>
            <w:r>
              <w:rPr>
                <w:noProof/>
                <w:webHidden/>
              </w:rPr>
              <w:tab/>
            </w:r>
            <w:r>
              <w:rPr>
                <w:noProof/>
                <w:webHidden/>
              </w:rPr>
              <w:fldChar w:fldCharType="begin"/>
            </w:r>
            <w:r>
              <w:rPr>
                <w:noProof/>
                <w:webHidden/>
              </w:rPr>
              <w:instrText xml:space="preserve"> PAGEREF _Toc150800096 \h </w:instrText>
            </w:r>
          </w:ins>
          <w:r>
            <w:rPr>
              <w:noProof/>
              <w:webHidden/>
            </w:rPr>
          </w:r>
          <w:r>
            <w:rPr>
              <w:noProof/>
              <w:webHidden/>
            </w:rPr>
            <w:fldChar w:fldCharType="separate"/>
          </w:r>
          <w:ins w:id="224" w:author="Christopher Kemeter" w:date="2023-11-13T20:33:00Z">
            <w:r>
              <w:rPr>
                <w:noProof/>
                <w:webHidden/>
              </w:rPr>
              <w:t>41</w:t>
            </w:r>
            <w:r>
              <w:rPr>
                <w:noProof/>
                <w:webHidden/>
              </w:rPr>
              <w:fldChar w:fldCharType="end"/>
            </w:r>
            <w:r w:rsidRPr="00751B11">
              <w:rPr>
                <w:rStyle w:val="Hyperlink"/>
                <w:noProof/>
              </w:rPr>
              <w:fldChar w:fldCharType="end"/>
            </w:r>
          </w:ins>
        </w:p>
        <w:p w14:paraId="122CEBBA" w14:textId="73C07557" w:rsidR="00605D3A" w:rsidRDefault="00605D3A">
          <w:pPr>
            <w:pStyle w:val="TOC2"/>
            <w:tabs>
              <w:tab w:val="left" w:pos="600"/>
              <w:tab w:val="right" w:leader="dot" w:pos="9345"/>
            </w:tabs>
            <w:rPr>
              <w:ins w:id="225" w:author="Christopher Kemeter" w:date="2023-11-13T20:33:00Z"/>
              <w:rFonts w:eastAsiaTheme="minorEastAsia" w:cstheme="minorBidi"/>
              <w:smallCaps w:val="0"/>
              <w:noProof/>
              <w:kern w:val="2"/>
              <w:szCs w:val="22"/>
              <w:lang w:val="de-AT" w:eastAsia="de-AT"/>
              <w14:ligatures w14:val="standardContextual"/>
            </w:rPr>
          </w:pPr>
          <w:ins w:id="226"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"_Toc150800097"</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5.9</w:t>
            </w:r>
            <w:r>
              <w:rPr>
                <w:rFonts w:eastAsiaTheme="minorEastAsia" w:cstheme="minorBidi"/>
                <w:smallCaps w:val="0"/>
                <w:noProof/>
                <w:kern w:val="2"/>
                <w:szCs w:val="22"/>
                <w:lang w:val="de-AT" w:eastAsia="de-AT"/>
                <w14:ligatures w14:val="standardContextual"/>
              </w:rPr>
              <w:tab/>
            </w:r>
            <w:r w:rsidRPr="00751B11">
              <w:rPr>
                <w:rStyle w:val="Hyperlink"/>
                <w:noProof/>
              </w:rPr>
              <w:t>Indoor Wifi Antenna (Huber and Suhner 1399.35.0020)</w:t>
            </w:r>
            <w:r>
              <w:rPr>
                <w:noProof/>
                <w:webHidden/>
              </w:rPr>
              <w:tab/>
            </w:r>
            <w:r>
              <w:rPr>
                <w:noProof/>
                <w:webHidden/>
              </w:rPr>
              <w:fldChar w:fldCharType="begin"/>
            </w:r>
            <w:r>
              <w:rPr>
                <w:noProof/>
                <w:webHidden/>
              </w:rPr>
              <w:instrText xml:space="preserve"> PAGEREF _Toc150800097 \h </w:instrText>
            </w:r>
          </w:ins>
          <w:r>
            <w:rPr>
              <w:noProof/>
              <w:webHidden/>
            </w:rPr>
          </w:r>
          <w:r>
            <w:rPr>
              <w:noProof/>
              <w:webHidden/>
            </w:rPr>
            <w:fldChar w:fldCharType="separate"/>
          </w:r>
          <w:ins w:id="227" w:author="Christopher Kemeter" w:date="2023-11-13T20:33:00Z">
            <w:r>
              <w:rPr>
                <w:noProof/>
                <w:webHidden/>
              </w:rPr>
              <w:t>42</w:t>
            </w:r>
            <w:r>
              <w:rPr>
                <w:noProof/>
                <w:webHidden/>
              </w:rPr>
              <w:fldChar w:fldCharType="end"/>
            </w:r>
            <w:r w:rsidRPr="00751B11">
              <w:rPr>
                <w:rStyle w:val="Hyperlink"/>
                <w:noProof/>
              </w:rPr>
              <w:fldChar w:fldCharType="end"/>
            </w:r>
          </w:ins>
        </w:p>
        <w:p w14:paraId="605C0C1F" w14:textId="2543892A" w:rsidR="00605D3A" w:rsidRDefault="00605D3A">
          <w:pPr>
            <w:pStyle w:val="TOC1"/>
            <w:rPr>
              <w:ins w:id="228" w:author="Christopher Kemeter" w:date="2023-11-13T20:33:00Z"/>
              <w:rFonts w:eastAsiaTheme="minorEastAsia" w:cstheme="minorBidi"/>
              <w:b w:val="0"/>
              <w:bCs w:val="0"/>
              <w:caps w:val="0"/>
              <w:noProof/>
              <w:kern w:val="2"/>
              <w:szCs w:val="22"/>
              <w:lang w:val="de-AT" w:eastAsia="de-AT"/>
              <w14:ligatures w14:val="standardContextual"/>
            </w:rPr>
          </w:pPr>
          <w:ins w:id="229"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"_Toc150800098"</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rFonts w:cstheme="minorHAnsi"/>
                <w:noProof/>
              </w:rPr>
              <w:t>6</w:t>
            </w:r>
            <w:r>
              <w:rPr>
                <w:rFonts w:eastAsiaTheme="minorEastAsia" w:cstheme="minorBidi"/>
                <w:b w:val="0"/>
                <w:bCs w:val="0"/>
                <w:caps w:val="0"/>
                <w:noProof/>
                <w:kern w:val="2"/>
                <w:szCs w:val="22"/>
                <w:lang w:val="de-AT" w:eastAsia="de-AT"/>
                <w14:ligatures w14:val="standardContextual"/>
              </w:rPr>
              <w:tab/>
            </w:r>
            <w:r w:rsidRPr="00751B11">
              <w:rPr>
                <w:rStyle w:val="Hyperlink"/>
                <w:rFonts w:cstheme="minorHAnsi"/>
                <w:noProof/>
              </w:rPr>
              <w:t>Scope of standard offer and variation order</w:t>
            </w:r>
            <w:r>
              <w:rPr>
                <w:noProof/>
                <w:webHidden/>
              </w:rPr>
              <w:tab/>
            </w:r>
            <w:r>
              <w:rPr>
                <w:noProof/>
                <w:webHidden/>
              </w:rPr>
              <w:fldChar w:fldCharType="begin"/>
            </w:r>
            <w:r>
              <w:rPr>
                <w:noProof/>
                <w:webHidden/>
              </w:rPr>
              <w:instrText xml:space="preserve"> PAGEREF _Toc150800098 \h </w:instrText>
            </w:r>
          </w:ins>
          <w:r>
            <w:rPr>
              <w:noProof/>
              <w:webHidden/>
            </w:rPr>
          </w:r>
          <w:r>
            <w:rPr>
              <w:noProof/>
              <w:webHidden/>
            </w:rPr>
            <w:fldChar w:fldCharType="separate"/>
          </w:r>
          <w:ins w:id="230" w:author="Christopher Kemeter" w:date="2023-11-13T20:33:00Z">
            <w:r>
              <w:rPr>
                <w:noProof/>
                <w:webHidden/>
              </w:rPr>
              <w:t>44</w:t>
            </w:r>
            <w:r>
              <w:rPr>
                <w:noProof/>
                <w:webHidden/>
              </w:rPr>
              <w:fldChar w:fldCharType="end"/>
            </w:r>
            <w:r w:rsidRPr="00751B11">
              <w:rPr>
                <w:rStyle w:val="Hyperlink"/>
                <w:noProof/>
              </w:rPr>
              <w:fldChar w:fldCharType="end"/>
            </w:r>
          </w:ins>
        </w:p>
        <w:p w14:paraId="4649DB07" w14:textId="04739301" w:rsidR="00605D3A" w:rsidRDefault="00605D3A">
          <w:pPr>
            <w:pStyle w:val="TOC1"/>
            <w:rPr>
              <w:ins w:id="231" w:author="Christopher Kemeter" w:date="2023-11-13T20:33:00Z"/>
              <w:rFonts w:eastAsiaTheme="minorEastAsia" w:cstheme="minorBidi"/>
              <w:b w:val="0"/>
              <w:bCs w:val="0"/>
              <w:caps w:val="0"/>
              <w:noProof/>
              <w:kern w:val="2"/>
              <w:szCs w:val="22"/>
              <w:lang w:val="de-AT" w:eastAsia="de-AT"/>
              <w14:ligatures w14:val="standardContextual"/>
            </w:rPr>
          </w:pPr>
          <w:ins w:id="232"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"_Toc150800099"</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rPr>
              <w:t>7</w:t>
            </w:r>
            <w:r>
              <w:rPr>
                <w:rFonts w:eastAsiaTheme="minorEastAsia" w:cstheme="minorBidi"/>
                <w:b w:val="0"/>
                <w:bCs w:val="0"/>
                <w:caps w:val="0"/>
                <w:noProof/>
                <w:kern w:val="2"/>
                <w:szCs w:val="22"/>
                <w:lang w:val="de-AT" w:eastAsia="de-AT"/>
                <w14:ligatures w14:val="standardContextual"/>
              </w:rPr>
              <w:tab/>
            </w:r>
            <w:r w:rsidRPr="00751B11">
              <w:rPr>
                <w:rStyle w:val="Hyperlink"/>
                <w:noProof/>
              </w:rPr>
              <w:t>Functionality Test</w:t>
            </w:r>
            <w:r>
              <w:rPr>
                <w:noProof/>
                <w:webHidden/>
              </w:rPr>
              <w:tab/>
            </w:r>
            <w:r>
              <w:rPr>
                <w:noProof/>
                <w:webHidden/>
              </w:rPr>
              <w:fldChar w:fldCharType="begin"/>
            </w:r>
            <w:r>
              <w:rPr>
                <w:noProof/>
                <w:webHidden/>
              </w:rPr>
              <w:instrText xml:space="preserve"> PAGEREF _Toc150800099 \h </w:instrText>
            </w:r>
          </w:ins>
          <w:r>
            <w:rPr>
              <w:noProof/>
              <w:webHidden/>
            </w:rPr>
          </w:r>
          <w:r>
            <w:rPr>
              <w:noProof/>
              <w:webHidden/>
            </w:rPr>
            <w:fldChar w:fldCharType="separate"/>
          </w:r>
          <w:ins w:id="233" w:author="Christopher Kemeter" w:date="2023-11-13T20:33:00Z">
            <w:r>
              <w:rPr>
                <w:noProof/>
                <w:webHidden/>
              </w:rPr>
              <w:t>47</w:t>
            </w:r>
            <w:r>
              <w:rPr>
                <w:noProof/>
                <w:webHidden/>
              </w:rPr>
              <w:fldChar w:fldCharType="end"/>
            </w:r>
            <w:r w:rsidRPr="00751B11">
              <w:rPr>
                <w:rStyle w:val="Hyperlink"/>
                <w:noProof/>
              </w:rPr>
              <w:fldChar w:fldCharType="end"/>
            </w:r>
          </w:ins>
        </w:p>
        <w:p w14:paraId="1A646640" w14:textId="3071AD25" w:rsidR="00605D3A" w:rsidRDefault="00605D3A">
          <w:pPr>
            <w:pStyle w:val="TOC1"/>
            <w:rPr>
              <w:ins w:id="234" w:author="Christopher Kemeter" w:date="2023-11-13T20:33:00Z"/>
              <w:rFonts w:eastAsiaTheme="minorEastAsia" w:cstheme="minorBidi"/>
              <w:b w:val="0"/>
              <w:bCs w:val="0"/>
              <w:caps w:val="0"/>
              <w:noProof/>
              <w:kern w:val="2"/>
              <w:szCs w:val="22"/>
              <w:lang w:val="de-AT" w:eastAsia="de-AT"/>
              <w14:ligatures w14:val="standardContextual"/>
            </w:rPr>
          </w:pPr>
          <w:ins w:id="235" w:author="Christopher Kemeter" w:date="2023-11-13T20:33:00Z">
            <w:r w:rsidRPr="00751B11">
              <w:rPr>
                <w:rStyle w:val="Hyperlink"/>
                <w:noProof/>
              </w:rPr>
              <w:fldChar w:fldCharType="begin"/>
            </w:r>
            <w:r w:rsidRPr="00751B11">
              <w:rPr>
                <w:rStyle w:val="Hyperlink"/>
                <w:noProof/>
              </w:rPr>
              <w:instrText xml:space="preserve"> </w:instrText>
            </w:r>
            <w:r>
              <w:rPr>
                <w:noProof/>
              </w:rPr>
              <w:instrText>HYPERLINK \l "_Toc150800101"</w:instrText>
            </w:r>
            <w:r w:rsidRPr="00751B11">
              <w:rPr>
                <w:rStyle w:val="Hyperlink"/>
                <w:noProof/>
              </w:rPr>
              <w:instrText xml:space="preserve"> </w:instrText>
            </w:r>
            <w:r w:rsidRPr="00751B11">
              <w:rPr>
                <w:rStyle w:val="Hyperlink"/>
                <w:noProof/>
              </w:rPr>
            </w:r>
            <w:r w:rsidRPr="00751B11">
              <w:rPr>
                <w:rStyle w:val="Hyperlink"/>
                <w:noProof/>
              </w:rPr>
              <w:fldChar w:fldCharType="separate"/>
            </w:r>
            <w:r w:rsidRPr="00751B11">
              <w:rPr>
                <w:rStyle w:val="Hyperlink"/>
                <w:noProof/>
                <w:lang w:eastAsia="ja-JP"/>
              </w:rPr>
              <w:t>8</w:t>
            </w:r>
            <w:r>
              <w:rPr>
                <w:rFonts w:eastAsiaTheme="minorEastAsia" w:cstheme="minorBidi"/>
                <w:b w:val="0"/>
                <w:bCs w:val="0"/>
                <w:caps w:val="0"/>
                <w:noProof/>
                <w:kern w:val="2"/>
                <w:szCs w:val="22"/>
                <w:lang w:val="de-AT" w:eastAsia="de-AT"/>
                <w14:ligatures w14:val="standardContextual"/>
              </w:rPr>
              <w:tab/>
            </w:r>
            <w:r w:rsidRPr="00751B11">
              <w:rPr>
                <w:rStyle w:val="Hyperlink"/>
                <w:noProof/>
                <w:lang w:eastAsia="ja-JP"/>
              </w:rPr>
              <w:t>Glossary</w:t>
            </w:r>
            <w:r>
              <w:rPr>
                <w:noProof/>
                <w:webHidden/>
              </w:rPr>
              <w:tab/>
            </w:r>
            <w:r>
              <w:rPr>
                <w:noProof/>
                <w:webHidden/>
              </w:rPr>
              <w:fldChar w:fldCharType="begin"/>
            </w:r>
            <w:r>
              <w:rPr>
                <w:noProof/>
                <w:webHidden/>
              </w:rPr>
              <w:instrText xml:space="preserve"> PAGEREF _Toc150800101 \h </w:instrText>
            </w:r>
          </w:ins>
          <w:r>
            <w:rPr>
              <w:noProof/>
              <w:webHidden/>
            </w:rPr>
          </w:r>
          <w:r>
            <w:rPr>
              <w:noProof/>
              <w:webHidden/>
            </w:rPr>
            <w:fldChar w:fldCharType="separate"/>
          </w:r>
          <w:ins w:id="236" w:author="Christopher Kemeter" w:date="2023-11-13T20:33:00Z">
            <w:r>
              <w:rPr>
                <w:noProof/>
                <w:webHidden/>
              </w:rPr>
              <w:t>47</w:t>
            </w:r>
            <w:r>
              <w:rPr>
                <w:noProof/>
                <w:webHidden/>
              </w:rPr>
              <w:fldChar w:fldCharType="end"/>
            </w:r>
            <w:r w:rsidRPr="00751B11">
              <w:rPr>
                <w:rStyle w:val="Hyperlink"/>
                <w:noProof/>
              </w:rPr>
              <w:fldChar w:fldCharType="end"/>
            </w:r>
          </w:ins>
        </w:p>
        <w:p w14:paraId="531C0109" w14:textId="18B35C66" w:rsidR="00AC6301" w:rsidDel="00605D3A" w:rsidRDefault="00AC6301" w:rsidP="00A8629D">
          <w:pPr>
            <w:pStyle w:val="TOC1"/>
            <w:rPr>
              <w:del w:id="237" w:author="Christopher Kemeter" w:date="2023-11-13T20:33:00Z"/>
              <w:rFonts w:eastAsiaTheme="minorEastAsia" w:cstheme="minorBidi"/>
              <w:noProof/>
              <w:szCs w:val="22"/>
              <w:lang w:eastAsia="en-GB"/>
            </w:rPr>
          </w:pPr>
          <w:del w:id="238" w:author="Christopher Kemeter" w:date="2023-11-13T20:33:00Z">
            <w:r w:rsidRPr="00605D3A" w:rsidDel="00605D3A">
              <w:rPr>
                <w:rStyle w:val="Hyperlink"/>
                <w:noProof/>
                <w:lang w:val="de-DE"/>
              </w:rPr>
              <w:delText>1</w:delText>
            </w:r>
            <w:r w:rsidDel="00605D3A">
              <w:rPr>
                <w:rFonts w:eastAsiaTheme="minorEastAsia" w:cstheme="minorBidi"/>
                <w:noProof/>
                <w:szCs w:val="22"/>
                <w:lang w:eastAsia="en-GB"/>
              </w:rPr>
              <w:tab/>
            </w:r>
            <w:r w:rsidRPr="00605D3A" w:rsidDel="00605D3A">
              <w:rPr>
                <w:rStyle w:val="Hyperlink"/>
                <w:noProof/>
                <w:lang w:val="de-DE"/>
              </w:rPr>
              <w:delText>Introduction</w:delText>
            </w:r>
            <w:r w:rsidDel="00605D3A">
              <w:rPr>
                <w:noProof/>
                <w:webHidden/>
              </w:rPr>
              <w:tab/>
            </w:r>
            <w:r w:rsidR="00A8629D" w:rsidDel="00605D3A">
              <w:rPr>
                <w:noProof/>
                <w:webHidden/>
              </w:rPr>
              <w:delText>5</w:delText>
            </w:r>
          </w:del>
        </w:p>
        <w:p w14:paraId="74608C82" w14:textId="496AED47" w:rsidR="00AC6301" w:rsidDel="00605D3A" w:rsidRDefault="00AC6301" w:rsidP="00A8629D">
          <w:pPr>
            <w:pStyle w:val="TOC1"/>
            <w:rPr>
              <w:del w:id="239" w:author="Christopher Kemeter" w:date="2023-11-13T20:33:00Z"/>
              <w:rFonts w:eastAsiaTheme="minorEastAsia" w:cstheme="minorBidi"/>
              <w:noProof/>
              <w:szCs w:val="22"/>
              <w:lang w:eastAsia="en-GB"/>
            </w:rPr>
          </w:pPr>
          <w:del w:id="240" w:author="Christopher Kemeter" w:date="2023-11-13T20:33:00Z">
            <w:r w:rsidRPr="00605D3A" w:rsidDel="00605D3A">
              <w:rPr>
                <w:rStyle w:val="Hyperlink"/>
                <w:noProof/>
                <w:lang w:eastAsia="ja-JP"/>
              </w:rPr>
              <w:delText>2</w:delText>
            </w:r>
            <w:r w:rsidDel="00605D3A">
              <w:rPr>
                <w:rFonts w:eastAsiaTheme="minorEastAsia" w:cstheme="minorBidi"/>
                <w:noProof/>
                <w:szCs w:val="22"/>
                <w:lang w:eastAsia="en-GB"/>
              </w:rPr>
              <w:tab/>
            </w:r>
            <w:r w:rsidRPr="00605D3A" w:rsidDel="00605D3A">
              <w:rPr>
                <w:rStyle w:val="Hyperlink"/>
                <w:noProof/>
                <w:lang w:eastAsia="ja-JP"/>
              </w:rPr>
              <w:delText>Train Consist and Network topology</w:delText>
            </w:r>
            <w:r w:rsidDel="00605D3A">
              <w:rPr>
                <w:noProof/>
                <w:webHidden/>
              </w:rPr>
              <w:tab/>
            </w:r>
            <w:r w:rsidR="00A8629D" w:rsidDel="00605D3A">
              <w:rPr>
                <w:noProof/>
                <w:webHidden/>
              </w:rPr>
              <w:delText>6</w:delText>
            </w:r>
          </w:del>
        </w:p>
        <w:p w14:paraId="36FB5A0D" w14:textId="455AB225" w:rsidR="00AC6301" w:rsidDel="00605D3A" w:rsidRDefault="00AC6301">
          <w:pPr>
            <w:pStyle w:val="TOC2"/>
            <w:tabs>
              <w:tab w:val="left" w:pos="600"/>
              <w:tab w:val="right" w:leader="dot" w:pos="9345"/>
            </w:tabs>
            <w:rPr>
              <w:del w:id="241" w:author="Christopher Kemeter" w:date="2023-11-13T20:33:00Z"/>
              <w:rFonts w:eastAsiaTheme="minorEastAsia" w:cstheme="minorBidi"/>
              <w:smallCaps w:val="0"/>
              <w:noProof/>
              <w:szCs w:val="22"/>
              <w:lang w:eastAsia="en-GB"/>
            </w:rPr>
          </w:pPr>
          <w:del w:id="242" w:author="Christopher Kemeter" w:date="2023-11-13T20:33:00Z">
            <w:r w:rsidRPr="00605D3A" w:rsidDel="00605D3A">
              <w:rPr>
                <w:rStyle w:val="Hyperlink"/>
                <w:noProof/>
              </w:rPr>
              <w:delText>2.1</w:delText>
            </w:r>
            <w:r w:rsidDel="00605D3A">
              <w:rPr>
                <w:rFonts w:eastAsiaTheme="minorEastAsia" w:cstheme="minorBidi"/>
                <w:smallCaps w:val="0"/>
                <w:noProof/>
                <w:szCs w:val="22"/>
                <w:lang w:eastAsia="en-GB"/>
              </w:rPr>
              <w:tab/>
            </w:r>
            <w:r w:rsidRPr="00605D3A" w:rsidDel="00605D3A">
              <w:rPr>
                <w:rStyle w:val="Hyperlink"/>
                <w:noProof/>
              </w:rPr>
              <w:delText>ÖBB Dosto Neu trainset</w:delText>
            </w:r>
            <w:r w:rsidDel="00605D3A">
              <w:rPr>
                <w:noProof/>
                <w:webHidden/>
              </w:rPr>
              <w:tab/>
            </w:r>
            <w:r w:rsidR="00A8629D" w:rsidDel="00605D3A">
              <w:rPr>
                <w:noProof/>
                <w:webHidden/>
              </w:rPr>
              <w:delText>6</w:delText>
            </w:r>
          </w:del>
        </w:p>
        <w:p w14:paraId="63BA8441" w14:textId="25F0F8C8" w:rsidR="00AC6301" w:rsidDel="00605D3A" w:rsidRDefault="00AC6301">
          <w:pPr>
            <w:pStyle w:val="TOC3"/>
            <w:tabs>
              <w:tab w:val="left" w:pos="1200"/>
              <w:tab w:val="right" w:leader="dot" w:pos="9345"/>
            </w:tabs>
            <w:rPr>
              <w:del w:id="243" w:author="Christopher Kemeter" w:date="2023-11-13T20:33:00Z"/>
              <w:rFonts w:eastAsiaTheme="minorEastAsia" w:cstheme="minorBidi"/>
              <w:iCs w:val="0"/>
              <w:noProof/>
              <w:szCs w:val="22"/>
              <w:lang w:eastAsia="en-GB"/>
            </w:rPr>
          </w:pPr>
          <w:del w:id="244" w:author="Christopher Kemeter" w:date="2023-11-13T20:33:00Z">
            <w:r w:rsidRPr="00605D3A" w:rsidDel="00605D3A">
              <w:rPr>
                <w:rStyle w:val="Hyperlink"/>
                <w:noProof/>
                <w:lang w:bidi="th-TH"/>
              </w:rPr>
              <w:delText>2.1.1</w:delText>
            </w:r>
            <w:r w:rsidDel="00605D3A">
              <w:rPr>
                <w:rFonts w:eastAsiaTheme="minorEastAsia" w:cstheme="minorBidi"/>
                <w:iCs w:val="0"/>
                <w:noProof/>
                <w:szCs w:val="22"/>
                <w:lang w:eastAsia="en-GB"/>
              </w:rPr>
              <w:tab/>
            </w:r>
            <w:r w:rsidRPr="00605D3A" w:rsidDel="00605D3A">
              <w:rPr>
                <w:rStyle w:val="Hyperlink"/>
                <w:noProof/>
                <w:lang w:bidi="th-TH"/>
              </w:rPr>
              <w:delText>Multi-Traction</w:delText>
            </w:r>
            <w:r w:rsidDel="00605D3A">
              <w:rPr>
                <w:noProof/>
                <w:webHidden/>
              </w:rPr>
              <w:tab/>
            </w:r>
            <w:r w:rsidR="00A8629D" w:rsidDel="00605D3A">
              <w:rPr>
                <w:noProof/>
                <w:webHidden/>
              </w:rPr>
              <w:delText>7</w:delText>
            </w:r>
          </w:del>
        </w:p>
        <w:p w14:paraId="0570A229" w14:textId="0055868A" w:rsidR="00AC6301" w:rsidDel="00605D3A" w:rsidRDefault="00AC6301">
          <w:pPr>
            <w:pStyle w:val="TOC2"/>
            <w:tabs>
              <w:tab w:val="left" w:pos="600"/>
              <w:tab w:val="right" w:leader="dot" w:pos="9345"/>
            </w:tabs>
            <w:rPr>
              <w:del w:id="245" w:author="Christopher Kemeter" w:date="2023-11-13T20:33:00Z"/>
              <w:rFonts w:eastAsiaTheme="minorEastAsia" w:cstheme="minorBidi"/>
              <w:smallCaps w:val="0"/>
              <w:noProof/>
              <w:szCs w:val="22"/>
              <w:lang w:eastAsia="en-GB"/>
            </w:rPr>
          </w:pPr>
          <w:del w:id="246" w:author="Christopher Kemeter" w:date="2023-11-13T20:33:00Z">
            <w:r w:rsidRPr="00605D3A" w:rsidDel="00605D3A">
              <w:rPr>
                <w:rStyle w:val="Hyperlink"/>
                <w:noProof/>
              </w:rPr>
              <w:delText>2.2</w:delText>
            </w:r>
            <w:r w:rsidDel="00605D3A">
              <w:rPr>
                <w:rFonts w:eastAsiaTheme="minorEastAsia" w:cstheme="minorBidi"/>
                <w:smallCaps w:val="0"/>
                <w:noProof/>
                <w:szCs w:val="22"/>
                <w:lang w:eastAsia="en-GB"/>
              </w:rPr>
              <w:tab/>
            </w:r>
            <w:r w:rsidRPr="00605D3A" w:rsidDel="00605D3A">
              <w:rPr>
                <w:rStyle w:val="Hyperlink"/>
                <w:noProof/>
              </w:rPr>
              <w:delText>Network topology</w:delText>
            </w:r>
            <w:r w:rsidDel="00605D3A">
              <w:rPr>
                <w:noProof/>
                <w:webHidden/>
              </w:rPr>
              <w:tab/>
            </w:r>
            <w:r w:rsidR="00A8629D" w:rsidDel="00605D3A">
              <w:rPr>
                <w:noProof/>
                <w:webHidden/>
              </w:rPr>
              <w:delText>8</w:delText>
            </w:r>
          </w:del>
        </w:p>
        <w:p w14:paraId="4D09ABA0" w14:textId="7E88672D" w:rsidR="00AC6301" w:rsidDel="00605D3A" w:rsidRDefault="00AC6301" w:rsidP="00A8629D">
          <w:pPr>
            <w:pStyle w:val="TOC1"/>
            <w:rPr>
              <w:del w:id="247" w:author="Christopher Kemeter" w:date="2023-11-13T20:33:00Z"/>
              <w:rFonts w:eastAsiaTheme="minorEastAsia" w:cstheme="minorBidi"/>
              <w:noProof/>
              <w:szCs w:val="22"/>
              <w:lang w:eastAsia="en-GB"/>
            </w:rPr>
          </w:pPr>
          <w:del w:id="248" w:author="Christopher Kemeter" w:date="2023-11-13T20:33:00Z">
            <w:r w:rsidRPr="00605D3A" w:rsidDel="00605D3A">
              <w:rPr>
                <w:rStyle w:val="Hyperlink"/>
                <w:rFonts w:cstheme="minorHAnsi"/>
                <w:noProof/>
              </w:rPr>
              <w:delText>3</w:delText>
            </w:r>
            <w:r w:rsidDel="00605D3A">
              <w:rPr>
                <w:rFonts w:eastAsiaTheme="minorEastAsia" w:cstheme="minorBidi"/>
                <w:noProof/>
                <w:szCs w:val="22"/>
                <w:lang w:eastAsia="en-GB"/>
              </w:rPr>
              <w:tab/>
            </w:r>
            <w:r w:rsidRPr="00605D3A" w:rsidDel="00605D3A">
              <w:rPr>
                <w:rStyle w:val="Hyperlink"/>
                <w:rFonts w:cstheme="minorHAnsi"/>
                <w:noProof/>
              </w:rPr>
              <w:delText>Internet Onboard Solution</w:delText>
            </w:r>
            <w:r w:rsidDel="00605D3A">
              <w:rPr>
                <w:noProof/>
                <w:webHidden/>
              </w:rPr>
              <w:tab/>
            </w:r>
            <w:r w:rsidR="00A8629D" w:rsidDel="00605D3A">
              <w:rPr>
                <w:noProof/>
                <w:webHidden/>
              </w:rPr>
              <w:delText>10</w:delText>
            </w:r>
          </w:del>
        </w:p>
        <w:p w14:paraId="070A03D4" w14:textId="343C241E" w:rsidR="00AC6301" w:rsidDel="00605D3A" w:rsidRDefault="00AC6301">
          <w:pPr>
            <w:pStyle w:val="TOC2"/>
            <w:tabs>
              <w:tab w:val="left" w:pos="600"/>
              <w:tab w:val="right" w:leader="dot" w:pos="9345"/>
            </w:tabs>
            <w:rPr>
              <w:del w:id="249" w:author="Christopher Kemeter" w:date="2023-11-13T20:33:00Z"/>
              <w:rFonts w:eastAsiaTheme="minorEastAsia" w:cstheme="minorBidi"/>
              <w:smallCaps w:val="0"/>
              <w:noProof/>
              <w:szCs w:val="22"/>
              <w:lang w:eastAsia="en-GB"/>
            </w:rPr>
          </w:pPr>
          <w:del w:id="250" w:author="Christopher Kemeter" w:date="2023-11-13T20:33:00Z">
            <w:r w:rsidRPr="00605D3A" w:rsidDel="00605D3A">
              <w:rPr>
                <w:rStyle w:val="Hyperlink"/>
                <w:noProof/>
              </w:rPr>
              <w:delText>3.1</w:delText>
            </w:r>
            <w:r w:rsidDel="00605D3A">
              <w:rPr>
                <w:rFonts w:eastAsiaTheme="minorEastAsia" w:cstheme="minorBidi"/>
                <w:smallCaps w:val="0"/>
                <w:noProof/>
                <w:szCs w:val="22"/>
                <w:lang w:eastAsia="en-GB"/>
              </w:rPr>
              <w:tab/>
            </w:r>
            <w:r w:rsidRPr="00605D3A" w:rsidDel="00605D3A">
              <w:rPr>
                <w:rStyle w:val="Hyperlink"/>
                <w:noProof/>
              </w:rPr>
              <w:delText>Nomad Connect CCU</w:delText>
            </w:r>
            <w:r w:rsidDel="00605D3A">
              <w:rPr>
                <w:noProof/>
                <w:webHidden/>
              </w:rPr>
              <w:tab/>
            </w:r>
            <w:r w:rsidR="00A8629D" w:rsidDel="00605D3A">
              <w:rPr>
                <w:noProof/>
                <w:webHidden/>
              </w:rPr>
              <w:delText>10</w:delText>
            </w:r>
          </w:del>
        </w:p>
        <w:p w14:paraId="2641824E" w14:textId="6D89E075" w:rsidR="00AC6301" w:rsidDel="00605D3A" w:rsidRDefault="00AC6301">
          <w:pPr>
            <w:pStyle w:val="TOC3"/>
            <w:tabs>
              <w:tab w:val="left" w:pos="1200"/>
              <w:tab w:val="right" w:leader="dot" w:pos="9345"/>
            </w:tabs>
            <w:rPr>
              <w:del w:id="251" w:author="Christopher Kemeter" w:date="2023-11-13T20:33:00Z"/>
              <w:rFonts w:eastAsiaTheme="minorEastAsia" w:cstheme="minorBidi"/>
              <w:iCs w:val="0"/>
              <w:noProof/>
              <w:szCs w:val="22"/>
              <w:lang w:eastAsia="en-GB"/>
            </w:rPr>
          </w:pPr>
          <w:del w:id="252" w:author="Christopher Kemeter" w:date="2023-11-13T20:33:00Z">
            <w:r w:rsidRPr="00605D3A" w:rsidDel="00605D3A">
              <w:rPr>
                <w:rStyle w:val="Hyperlink"/>
                <w:noProof/>
                <w:lang w:bidi="th-TH"/>
              </w:rPr>
              <w:delText>3.1.1</w:delText>
            </w:r>
            <w:r w:rsidDel="00605D3A">
              <w:rPr>
                <w:rFonts w:eastAsiaTheme="minorEastAsia" w:cstheme="minorBidi"/>
                <w:iCs w:val="0"/>
                <w:noProof/>
                <w:szCs w:val="22"/>
                <w:lang w:eastAsia="en-GB"/>
              </w:rPr>
              <w:tab/>
            </w:r>
            <w:r w:rsidRPr="00605D3A" w:rsidDel="00605D3A">
              <w:rPr>
                <w:rStyle w:val="Hyperlink"/>
                <w:noProof/>
                <w:lang w:bidi="th-TH"/>
              </w:rPr>
              <w:delText>Die Zug-Land verbindung</w:delText>
            </w:r>
            <w:r w:rsidDel="00605D3A">
              <w:rPr>
                <w:noProof/>
                <w:webHidden/>
              </w:rPr>
              <w:tab/>
            </w:r>
            <w:r w:rsidR="00A8629D" w:rsidDel="00605D3A">
              <w:rPr>
                <w:noProof/>
                <w:webHidden/>
              </w:rPr>
              <w:delText>10</w:delText>
            </w:r>
          </w:del>
        </w:p>
        <w:p w14:paraId="3A30BD35" w14:textId="2AE15316" w:rsidR="00AC6301" w:rsidDel="00605D3A" w:rsidRDefault="00AC6301">
          <w:pPr>
            <w:pStyle w:val="TOC3"/>
            <w:tabs>
              <w:tab w:val="left" w:pos="1200"/>
              <w:tab w:val="right" w:leader="dot" w:pos="9345"/>
            </w:tabs>
            <w:rPr>
              <w:del w:id="253" w:author="Christopher Kemeter" w:date="2023-11-13T20:33:00Z"/>
              <w:rFonts w:eastAsiaTheme="minorEastAsia" w:cstheme="minorBidi"/>
              <w:iCs w:val="0"/>
              <w:noProof/>
              <w:szCs w:val="22"/>
              <w:lang w:eastAsia="en-GB"/>
            </w:rPr>
          </w:pPr>
          <w:del w:id="254" w:author="Christopher Kemeter" w:date="2023-11-13T20:33:00Z">
            <w:r w:rsidRPr="00605D3A" w:rsidDel="00605D3A">
              <w:rPr>
                <w:rStyle w:val="Hyperlink"/>
                <w:noProof/>
                <w:lang w:bidi="th-TH"/>
              </w:rPr>
              <w:delText>3.1.2</w:delText>
            </w:r>
            <w:r w:rsidDel="00605D3A">
              <w:rPr>
                <w:rFonts w:eastAsiaTheme="minorEastAsia" w:cstheme="minorBidi"/>
                <w:iCs w:val="0"/>
                <w:noProof/>
                <w:szCs w:val="22"/>
                <w:lang w:eastAsia="en-GB"/>
              </w:rPr>
              <w:tab/>
            </w:r>
            <w:r w:rsidRPr="00605D3A" w:rsidDel="00605D3A">
              <w:rPr>
                <w:rStyle w:val="Hyperlink"/>
                <w:noProof/>
                <w:lang w:bidi="th-TH"/>
              </w:rPr>
              <w:delText>Portal</w:delText>
            </w:r>
            <w:r w:rsidDel="00605D3A">
              <w:rPr>
                <w:noProof/>
                <w:webHidden/>
              </w:rPr>
              <w:tab/>
            </w:r>
            <w:r w:rsidR="00A8629D" w:rsidDel="00605D3A">
              <w:rPr>
                <w:noProof/>
                <w:webHidden/>
              </w:rPr>
              <w:delText>11</w:delText>
            </w:r>
          </w:del>
        </w:p>
        <w:p w14:paraId="7AD7700B" w14:textId="7F379587" w:rsidR="00AC6301" w:rsidDel="00605D3A" w:rsidRDefault="00AC6301">
          <w:pPr>
            <w:pStyle w:val="TOC3"/>
            <w:tabs>
              <w:tab w:val="left" w:pos="1200"/>
              <w:tab w:val="right" w:leader="dot" w:pos="9345"/>
            </w:tabs>
            <w:rPr>
              <w:del w:id="255" w:author="Christopher Kemeter" w:date="2023-11-13T20:33:00Z"/>
              <w:rFonts w:eastAsiaTheme="minorEastAsia" w:cstheme="minorBidi"/>
              <w:iCs w:val="0"/>
              <w:noProof/>
              <w:szCs w:val="22"/>
              <w:lang w:eastAsia="en-GB"/>
            </w:rPr>
          </w:pPr>
          <w:del w:id="256" w:author="Christopher Kemeter" w:date="2023-11-13T20:33:00Z">
            <w:r w:rsidRPr="00605D3A" w:rsidDel="00605D3A">
              <w:rPr>
                <w:rStyle w:val="Hyperlink"/>
                <w:noProof/>
                <w:lang w:bidi="th-TH"/>
              </w:rPr>
              <w:delText>3.1.3</w:delText>
            </w:r>
            <w:r w:rsidDel="00605D3A">
              <w:rPr>
                <w:rFonts w:eastAsiaTheme="minorEastAsia" w:cstheme="minorBidi"/>
                <w:iCs w:val="0"/>
                <w:noProof/>
                <w:szCs w:val="22"/>
                <w:lang w:eastAsia="en-GB"/>
              </w:rPr>
              <w:tab/>
            </w:r>
            <w:r w:rsidRPr="00605D3A" w:rsidDel="00605D3A">
              <w:rPr>
                <w:rStyle w:val="Hyperlink"/>
                <w:noProof/>
                <w:lang w:bidi="th-TH"/>
              </w:rPr>
              <w:delText>ND-Redundancy</w:delText>
            </w:r>
            <w:r w:rsidDel="00605D3A">
              <w:rPr>
                <w:noProof/>
                <w:webHidden/>
              </w:rPr>
              <w:tab/>
            </w:r>
            <w:r w:rsidR="00A8629D" w:rsidDel="00605D3A">
              <w:rPr>
                <w:noProof/>
                <w:webHidden/>
              </w:rPr>
              <w:delText>12</w:delText>
            </w:r>
          </w:del>
        </w:p>
        <w:p w14:paraId="35F25560" w14:textId="302F1312" w:rsidR="00AC6301" w:rsidDel="00605D3A" w:rsidRDefault="00AC6301">
          <w:pPr>
            <w:pStyle w:val="TOC2"/>
            <w:tabs>
              <w:tab w:val="left" w:pos="600"/>
              <w:tab w:val="right" w:leader="dot" w:pos="9345"/>
            </w:tabs>
            <w:rPr>
              <w:del w:id="257" w:author="Christopher Kemeter" w:date="2023-11-13T20:33:00Z"/>
              <w:rFonts w:eastAsiaTheme="minorEastAsia" w:cstheme="minorBidi"/>
              <w:smallCaps w:val="0"/>
              <w:noProof/>
              <w:szCs w:val="22"/>
              <w:lang w:eastAsia="en-GB"/>
            </w:rPr>
          </w:pPr>
          <w:del w:id="258" w:author="Christopher Kemeter" w:date="2023-11-13T20:33:00Z">
            <w:r w:rsidRPr="00605D3A" w:rsidDel="00605D3A">
              <w:rPr>
                <w:rStyle w:val="Hyperlink"/>
                <w:noProof/>
              </w:rPr>
              <w:delText>3.2</w:delText>
            </w:r>
            <w:r w:rsidDel="00605D3A">
              <w:rPr>
                <w:rFonts w:eastAsiaTheme="minorEastAsia" w:cstheme="minorBidi"/>
                <w:smallCaps w:val="0"/>
                <w:noProof/>
                <w:szCs w:val="22"/>
                <w:lang w:eastAsia="en-GB"/>
              </w:rPr>
              <w:tab/>
            </w:r>
            <w:r w:rsidRPr="00605D3A" w:rsidDel="00605D3A">
              <w:rPr>
                <w:rStyle w:val="Hyperlink"/>
                <w:noProof/>
              </w:rPr>
              <w:delText>Networking</w:delText>
            </w:r>
            <w:r w:rsidDel="00605D3A">
              <w:rPr>
                <w:noProof/>
                <w:webHidden/>
              </w:rPr>
              <w:tab/>
            </w:r>
            <w:r w:rsidR="00A8629D" w:rsidDel="00605D3A">
              <w:rPr>
                <w:noProof/>
                <w:webHidden/>
              </w:rPr>
              <w:delText>13</w:delText>
            </w:r>
          </w:del>
        </w:p>
        <w:p w14:paraId="2CC215A0" w14:textId="537663F9" w:rsidR="00AC6301" w:rsidDel="00605D3A" w:rsidRDefault="00AC6301">
          <w:pPr>
            <w:pStyle w:val="TOC3"/>
            <w:tabs>
              <w:tab w:val="left" w:pos="1200"/>
              <w:tab w:val="right" w:leader="dot" w:pos="9345"/>
            </w:tabs>
            <w:rPr>
              <w:del w:id="259" w:author="Christopher Kemeter" w:date="2023-11-13T20:33:00Z"/>
              <w:rFonts w:eastAsiaTheme="minorEastAsia" w:cstheme="minorBidi"/>
              <w:iCs w:val="0"/>
              <w:noProof/>
              <w:szCs w:val="22"/>
              <w:lang w:eastAsia="en-GB"/>
            </w:rPr>
          </w:pPr>
          <w:del w:id="260" w:author="Christopher Kemeter" w:date="2023-11-13T20:33:00Z">
            <w:r w:rsidRPr="00605D3A" w:rsidDel="00605D3A">
              <w:rPr>
                <w:rStyle w:val="Hyperlink"/>
                <w:noProof/>
                <w:lang w:eastAsia="ja-JP" w:bidi="th-TH"/>
              </w:rPr>
              <w:delText>3.2.1</w:delText>
            </w:r>
            <w:r w:rsidDel="00605D3A">
              <w:rPr>
                <w:rFonts w:eastAsiaTheme="minorEastAsia" w:cstheme="minorBidi"/>
                <w:iCs w:val="0"/>
                <w:noProof/>
                <w:szCs w:val="22"/>
                <w:lang w:eastAsia="en-GB"/>
              </w:rPr>
              <w:tab/>
            </w:r>
            <w:r w:rsidRPr="00605D3A" w:rsidDel="00605D3A">
              <w:rPr>
                <w:rStyle w:val="Hyperlink"/>
                <w:noProof/>
                <w:lang w:eastAsia="ja-JP" w:bidi="th-TH"/>
              </w:rPr>
              <w:delText>VLAN Setup</w:delText>
            </w:r>
            <w:r w:rsidDel="00605D3A">
              <w:rPr>
                <w:noProof/>
                <w:webHidden/>
              </w:rPr>
              <w:tab/>
            </w:r>
            <w:r w:rsidR="00A8629D" w:rsidDel="00605D3A">
              <w:rPr>
                <w:noProof/>
                <w:webHidden/>
              </w:rPr>
              <w:delText>13</w:delText>
            </w:r>
          </w:del>
        </w:p>
        <w:p w14:paraId="2CC4551F" w14:textId="3C249469" w:rsidR="00AC6301" w:rsidDel="00605D3A" w:rsidRDefault="00AC6301">
          <w:pPr>
            <w:pStyle w:val="TOC2"/>
            <w:tabs>
              <w:tab w:val="left" w:pos="600"/>
              <w:tab w:val="right" w:leader="dot" w:pos="9345"/>
            </w:tabs>
            <w:rPr>
              <w:del w:id="261" w:author="Christopher Kemeter" w:date="2023-11-13T20:33:00Z"/>
              <w:rFonts w:eastAsiaTheme="minorEastAsia" w:cstheme="minorBidi"/>
              <w:smallCaps w:val="0"/>
              <w:noProof/>
              <w:szCs w:val="22"/>
              <w:lang w:eastAsia="en-GB"/>
            </w:rPr>
          </w:pPr>
          <w:del w:id="262" w:author="Christopher Kemeter" w:date="2023-11-13T20:33:00Z">
            <w:r w:rsidRPr="00605D3A" w:rsidDel="00605D3A">
              <w:rPr>
                <w:rStyle w:val="Hyperlink"/>
                <w:noProof/>
                <w:lang w:val="de-AT"/>
              </w:rPr>
              <w:delText>3.3</w:delText>
            </w:r>
            <w:r w:rsidDel="00605D3A">
              <w:rPr>
                <w:rFonts w:eastAsiaTheme="minorEastAsia" w:cstheme="minorBidi"/>
                <w:smallCaps w:val="0"/>
                <w:noProof/>
                <w:szCs w:val="22"/>
                <w:lang w:eastAsia="en-GB"/>
              </w:rPr>
              <w:tab/>
            </w:r>
            <w:r w:rsidRPr="00605D3A" w:rsidDel="00605D3A">
              <w:rPr>
                <w:rStyle w:val="Hyperlink"/>
                <w:noProof/>
                <w:lang w:val="de-AT"/>
              </w:rPr>
              <w:delText>Statische IP auf der ccu</w:delText>
            </w:r>
            <w:r w:rsidDel="00605D3A">
              <w:rPr>
                <w:noProof/>
                <w:webHidden/>
              </w:rPr>
              <w:tab/>
            </w:r>
            <w:r w:rsidR="00A8629D" w:rsidDel="00605D3A">
              <w:rPr>
                <w:noProof/>
                <w:webHidden/>
              </w:rPr>
              <w:delText>15</w:delText>
            </w:r>
          </w:del>
        </w:p>
        <w:p w14:paraId="0302505F" w14:textId="573D2D26" w:rsidR="00AC6301" w:rsidDel="00605D3A" w:rsidRDefault="00AC6301">
          <w:pPr>
            <w:pStyle w:val="TOC2"/>
            <w:tabs>
              <w:tab w:val="left" w:pos="600"/>
              <w:tab w:val="right" w:leader="dot" w:pos="9345"/>
            </w:tabs>
            <w:rPr>
              <w:del w:id="263" w:author="Christopher Kemeter" w:date="2023-11-13T20:33:00Z"/>
              <w:rFonts w:eastAsiaTheme="minorEastAsia" w:cstheme="minorBidi"/>
              <w:smallCaps w:val="0"/>
              <w:noProof/>
              <w:szCs w:val="22"/>
              <w:lang w:eastAsia="en-GB"/>
            </w:rPr>
          </w:pPr>
          <w:del w:id="264" w:author="Christopher Kemeter" w:date="2023-11-13T20:33:00Z">
            <w:r w:rsidRPr="00605D3A" w:rsidDel="00605D3A">
              <w:rPr>
                <w:rStyle w:val="Hyperlink"/>
                <w:noProof/>
                <w:lang w:val="de-AT"/>
              </w:rPr>
              <w:delText>3.4</w:delText>
            </w:r>
            <w:r w:rsidDel="00605D3A">
              <w:rPr>
                <w:rFonts w:eastAsiaTheme="minorEastAsia" w:cstheme="minorBidi"/>
                <w:smallCaps w:val="0"/>
                <w:noProof/>
                <w:szCs w:val="22"/>
                <w:lang w:eastAsia="en-GB"/>
              </w:rPr>
              <w:tab/>
            </w:r>
            <w:r w:rsidRPr="00605D3A" w:rsidDel="00605D3A">
              <w:rPr>
                <w:rStyle w:val="Hyperlink"/>
                <w:noProof/>
                <w:lang w:val="de-AT"/>
              </w:rPr>
              <w:delText>Netzwerk Services</w:delText>
            </w:r>
            <w:r w:rsidDel="00605D3A">
              <w:rPr>
                <w:noProof/>
                <w:webHidden/>
              </w:rPr>
              <w:tab/>
            </w:r>
            <w:r w:rsidR="00A8629D" w:rsidDel="00605D3A">
              <w:rPr>
                <w:noProof/>
                <w:webHidden/>
              </w:rPr>
              <w:delText>15</w:delText>
            </w:r>
          </w:del>
        </w:p>
        <w:p w14:paraId="0AD1F247" w14:textId="3F1A7175" w:rsidR="00AC6301" w:rsidDel="00605D3A" w:rsidRDefault="00AC6301">
          <w:pPr>
            <w:pStyle w:val="TOC2"/>
            <w:tabs>
              <w:tab w:val="left" w:pos="600"/>
              <w:tab w:val="right" w:leader="dot" w:pos="9345"/>
            </w:tabs>
            <w:rPr>
              <w:del w:id="265" w:author="Christopher Kemeter" w:date="2023-11-13T20:33:00Z"/>
              <w:rFonts w:eastAsiaTheme="minorEastAsia" w:cstheme="minorBidi"/>
              <w:smallCaps w:val="0"/>
              <w:noProof/>
              <w:szCs w:val="22"/>
              <w:lang w:eastAsia="en-GB"/>
            </w:rPr>
          </w:pPr>
          <w:del w:id="266" w:author="Christopher Kemeter" w:date="2023-11-13T20:33:00Z">
            <w:r w:rsidRPr="00605D3A" w:rsidDel="00605D3A">
              <w:rPr>
                <w:rStyle w:val="Hyperlink"/>
                <w:noProof/>
              </w:rPr>
              <w:delText>3.5</w:delText>
            </w:r>
            <w:r w:rsidDel="00605D3A">
              <w:rPr>
                <w:rFonts w:eastAsiaTheme="minorEastAsia" w:cstheme="minorBidi"/>
                <w:smallCaps w:val="0"/>
                <w:noProof/>
                <w:szCs w:val="22"/>
                <w:lang w:eastAsia="en-GB"/>
              </w:rPr>
              <w:tab/>
            </w:r>
            <w:r w:rsidRPr="00605D3A" w:rsidDel="00605D3A">
              <w:rPr>
                <w:rStyle w:val="Hyperlink"/>
                <w:noProof/>
              </w:rPr>
              <w:delText>Monitoring – NMS</w:delText>
            </w:r>
            <w:r w:rsidDel="00605D3A">
              <w:rPr>
                <w:noProof/>
                <w:webHidden/>
              </w:rPr>
              <w:tab/>
            </w:r>
            <w:r w:rsidR="00A8629D" w:rsidDel="00605D3A">
              <w:rPr>
                <w:noProof/>
                <w:webHidden/>
              </w:rPr>
              <w:delText>16</w:delText>
            </w:r>
          </w:del>
        </w:p>
        <w:p w14:paraId="33485641" w14:textId="197A366A" w:rsidR="00AC6301" w:rsidDel="00605D3A" w:rsidRDefault="00AC6301">
          <w:pPr>
            <w:pStyle w:val="TOC3"/>
            <w:tabs>
              <w:tab w:val="left" w:pos="1200"/>
              <w:tab w:val="right" w:leader="dot" w:pos="9345"/>
            </w:tabs>
            <w:rPr>
              <w:del w:id="267" w:author="Christopher Kemeter" w:date="2023-11-13T20:33:00Z"/>
              <w:rFonts w:eastAsiaTheme="minorEastAsia" w:cstheme="minorBidi"/>
              <w:iCs w:val="0"/>
              <w:noProof/>
              <w:szCs w:val="22"/>
              <w:lang w:eastAsia="en-GB"/>
            </w:rPr>
          </w:pPr>
          <w:del w:id="268" w:author="Christopher Kemeter" w:date="2023-11-13T20:33:00Z">
            <w:r w:rsidRPr="00605D3A" w:rsidDel="00605D3A">
              <w:rPr>
                <w:rStyle w:val="Hyperlink"/>
                <w:noProof/>
                <w:lang w:val="de-DE" w:bidi="th-TH"/>
              </w:rPr>
              <w:delText>3.5.1</w:delText>
            </w:r>
            <w:r w:rsidDel="00605D3A">
              <w:rPr>
                <w:rFonts w:eastAsiaTheme="minorEastAsia" w:cstheme="minorBidi"/>
                <w:iCs w:val="0"/>
                <w:noProof/>
                <w:szCs w:val="22"/>
                <w:lang w:eastAsia="en-GB"/>
              </w:rPr>
              <w:tab/>
            </w:r>
            <w:r w:rsidRPr="00605D3A" w:rsidDel="00605D3A">
              <w:rPr>
                <w:rStyle w:val="Hyperlink"/>
                <w:noProof/>
                <w:lang w:val="de-DE" w:bidi="th-TH"/>
              </w:rPr>
              <w:delText>Geolokalisierung</w:delText>
            </w:r>
            <w:r w:rsidDel="00605D3A">
              <w:rPr>
                <w:noProof/>
                <w:webHidden/>
              </w:rPr>
              <w:tab/>
            </w:r>
            <w:r w:rsidR="00A8629D" w:rsidDel="00605D3A">
              <w:rPr>
                <w:noProof/>
                <w:webHidden/>
              </w:rPr>
              <w:delText>16</w:delText>
            </w:r>
          </w:del>
        </w:p>
        <w:p w14:paraId="7921B884" w14:textId="18F9D4B9" w:rsidR="00AC6301" w:rsidDel="00605D3A" w:rsidRDefault="00AC6301">
          <w:pPr>
            <w:pStyle w:val="TOC2"/>
            <w:tabs>
              <w:tab w:val="left" w:pos="600"/>
              <w:tab w:val="right" w:leader="dot" w:pos="9345"/>
            </w:tabs>
            <w:rPr>
              <w:del w:id="269" w:author="Christopher Kemeter" w:date="2023-11-13T20:33:00Z"/>
              <w:rFonts w:eastAsiaTheme="minorEastAsia" w:cstheme="minorBidi"/>
              <w:smallCaps w:val="0"/>
              <w:noProof/>
              <w:szCs w:val="22"/>
              <w:lang w:eastAsia="en-GB"/>
            </w:rPr>
          </w:pPr>
          <w:del w:id="270" w:author="Christopher Kemeter" w:date="2023-11-13T20:33:00Z">
            <w:r w:rsidRPr="00605D3A" w:rsidDel="00605D3A">
              <w:rPr>
                <w:rStyle w:val="Hyperlink"/>
                <w:noProof/>
              </w:rPr>
              <w:delText>3.6</w:delText>
            </w:r>
            <w:r w:rsidDel="00605D3A">
              <w:rPr>
                <w:rFonts w:eastAsiaTheme="minorEastAsia" w:cstheme="minorBidi"/>
                <w:smallCaps w:val="0"/>
                <w:noProof/>
                <w:szCs w:val="22"/>
                <w:lang w:eastAsia="en-GB"/>
              </w:rPr>
              <w:tab/>
            </w:r>
            <w:r w:rsidRPr="00605D3A" w:rsidDel="00605D3A">
              <w:rPr>
                <w:rStyle w:val="Hyperlink"/>
                <w:noProof/>
              </w:rPr>
              <w:delText>Engineering Pages</w:delText>
            </w:r>
            <w:r w:rsidDel="00605D3A">
              <w:rPr>
                <w:noProof/>
                <w:webHidden/>
              </w:rPr>
              <w:tab/>
            </w:r>
            <w:r w:rsidR="00A8629D" w:rsidDel="00605D3A">
              <w:rPr>
                <w:noProof/>
                <w:webHidden/>
              </w:rPr>
              <w:delText>17</w:delText>
            </w:r>
          </w:del>
        </w:p>
        <w:p w14:paraId="1DB0AAC3" w14:textId="6B2D87F3" w:rsidR="00AC6301" w:rsidDel="00605D3A" w:rsidRDefault="00AC6301">
          <w:pPr>
            <w:pStyle w:val="TOC3"/>
            <w:tabs>
              <w:tab w:val="left" w:pos="1200"/>
              <w:tab w:val="right" w:leader="dot" w:pos="9345"/>
            </w:tabs>
            <w:rPr>
              <w:del w:id="271" w:author="Christopher Kemeter" w:date="2023-11-13T20:33:00Z"/>
              <w:rFonts w:eastAsiaTheme="minorEastAsia" w:cstheme="minorBidi"/>
              <w:iCs w:val="0"/>
              <w:noProof/>
              <w:szCs w:val="22"/>
              <w:lang w:eastAsia="en-GB"/>
            </w:rPr>
          </w:pPr>
          <w:del w:id="272" w:author="Christopher Kemeter" w:date="2023-11-13T20:33:00Z">
            <w:r w:rsidRPr="00605D3A" w:rsidDel="00605D3A">
              <w:rPr>
                <w:rStyle w:val="Hyperlink"/>
                <w:rFonts w:eastAsia="Times New Roman"/>
                <w:noProof/>
                <w:lang w:eastAsia="de-AT" w:bidi="th-TH"/>
              </w:rPr>
              <w:delText>3.6.1</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Landing page</w:delText>
            </w:r>
            <w:r w:rsidDel="00605D3A">
              <w:rPr>
                <w:noProof/>
                <w:webHidden/>
              </w:rPr>
              <w:tab/>
            </w:r>
            <w:r w:rsidR="00A8629D" w:rsidDel="00605D3A">
              <w:rPr>
                <w:noProof/>
                <w:webHidden/>
              </w:rPr>
              <w:delText>17</w:delText>
            </w:r>
          </w:del>
        </w:p>
        <w:p w14:paraId="1D93AE05" w14:textId="397F0A4F" w:rsidR="00AC6301" w:rsidDel="00605D3A" w:rsidRDefault="00AC6301">
          <w:pPr>
            <w:pStyle w:val="TOC3"/>
            <w:tabs>
              <w:tab w:val="left" w:pos="1200"/>
              <w:tab w:val="right" w:leader="dot" w:pos="9345"/>
            </w:tabs>
            <w:rPr>
              <w:del w:id="273" w:author="Christopher Kemeter" w:date="2023-11-13T20:33:00Z"/>
              <w:rFonts w:eastAsiaTheme="minorEastAsia" w:cstheme="minorBidi"/>
              <w:iCs w:val="0"/>
              <w:noProof/>
              <w:szCs w:val="22"/>
              <w:lang w:eastAsia="en-GB"/>
            </w:rPr>
          </w:pPr>
          <w:del w:id="274" w:author="Christopher Kemeter" w:date="2023-11-13T20:33:00Z">
            <w:r w:rsidRPr="00605D3A" w:rsidDel="00605D3A">
              <w:rPr>
                <w:rStyle w:val="Hyperlink"/>
                <w:rFonts w:eastAsia="Times New Roman"/>
                <w:noProof/>
                <w:lang w:bidi="th-TH"/>
              </w:rPr>
              <w:delText>3.6.2</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Train identification</w:delText>
            </w:r>
            <w:r w:rsidDel="00605D3A">
              <w:rPr>
                <w:noProof/>
                <w:webHidden/>
              </w:rPr>
              <w:tab/>
            </w:r>
            <w:r w:rsidR="00A8629D" w:rsidDel="00605D3A">
              <w:rPr>
                <w:noProof/>
                <w:webHidden/>
              </w:rPr>
              <w:delText>17</w:delText>
            </w:r>
          </w:del>
        </w:p>
        <w:p w14:paraId="4587AB9D" w14:textId="39BC0D5B" w:rsidR="00AC6301" w:rsidDel="00605D3A" w:rsidRDefault="00AC6301">
          <w:pPr>
            <w:pStyle w:val="TOC3"/>
            <w:tabs>
              <w:tab w:val="left" w:pos="1200"/>
              <w:tab w:val="right" w:leader="dot" w:pos="9345"/>
            </w:tabs>
            <w:rPr>
              <w:del w:id="275" w:author="Christopher Kemeter" w:date="2023-11-13T20:33:00Z"/>
              <w:rFonts w:eastAsiaTheme="minorEastAsia" w:cstheme="minorBidi"/>
              <w:iCs w:val="0"/>
              <w:noProof/>
              <w:szCs w:val="22"/>
              <w:lang w:eastAsia="en-GB"/>
            </w:rPr>
          </w:pPr>
          <w:del w:id="276" w:author="Christopher Kemeter" w:date="2023-11-13T20:33:00Z">
            <w:r w:rsidRPr="00605D3A" w:rsidDel="00605D3A">
              <w:rPr>
                <w:rStyle w:val="Hyperlink"/>
                <w:rFonts w:eastAsia="Times New Roman"/>
                <w:noProof/>
                <w:lang w:bidi="th-TH"/>
              </w:rPr>
              <w:delText>3.6.3</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CCU</w:delText>
            </w:r>
            <w:r w:rsidDel="00605D3A">
              <w:rPr>
                <w:noProof/>
                <w:webHidden/>
              </w:rPr>
              <w:tab/>
            </w:r>
            <w:r w:rsidR="00A8629D" w:rsidDel="00605D3A">
              <w:rPr>
                <w:noProof/>
                <w:webHidden/>
              </w:rPr>
              <w:delText>17</w:delText>
            </w:r>
          </w:del>
        </w:p>
        <w:p w14:paraId="00CF8FEA" w14:textId="6F962A25" w:rsidR="00AC6301" w:rsidDel="00605D3A" w:rsidRDefault="00AC6301">
          <w:pPr>
            <w:pStyle w:val="TOC3"/>
            <w:tabs>
              <w:tab w:val="left" w:pos="1200"/>
              <w:tab w:val="right" w:leader="dot" w:pos="9345"/>
            </w:tabs>
            <w:rPr>
              <w:del w:id="277" w:author="Christopher Kemeter" w:date="2023-11-13T20:33:00Z"/>
              <w:rFonts w:eastAsiaTheme="minorEastAsia" w:cstheme="minorBidi"/>
              <w:iCs w:val="0"/>
              <w:noProof/>
              <w:szCs w:val="22"/>
              <w:lang w:eastAsia="en-GB"/>
            </w:rPr>
          </w:pPr>
          <w:del w:id="278" w:author="Christopher Kemeter" w:date="2023-11-13T20:33:00Z">
            <w:r w:rsidRPr="00605D3A" w:rsidDel="00605D3A">
              <w:rPr>
                <w:rStyle w:val="Hyperlink"/>
                <w:rFonts w:eastAsia="Times New Roman"/>
                <w:noProof/>
                <w:lang w:bidi="th-TH"/>
              </w:rPr>
              <w:delText>3.6.4</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Modems</w:delText>
            </w:r>
            <w:r w:rsidDel="00605D3A">
              <w:rPr>
                <w:noProof/>
                <w:webHidden/>
              </w:rPr>
              <w:tab/>
            </w:r>
            <w:r w:rsidR="00A8629D" w:rsidDel="00605D3A">
              <w:rPr>
                <w:noProof/>
                <w:webHidden/>
              </w:rPr>
              <w:delText>18</w:delText>
            </w:r>
          </w:del>
        </w:p>
        <w:p w14:paraId="35D0AA5F" w14:textId="64073626" w:rsidR="00AC6301" w:rsidDel="00605D3A" w:rsidRDefault="00AC6301">
          <w:pPr>
            <w:pStyle w:val="TOC3"/>
            <w:tabs>
              <w:tab w:val="left" w:pos="1200"/>
              <w:tab w:val="right" w:leader="dot" w:pos="9345"/>
            </w:tabs>
            <w:rPr>
              <w:del w:id="279" w:author="Christopher Kemeter" w:date="2023-11-13T20:33:00Z"/>
              <w:rFonts w:eastAsiaTheme="minorEastAsia" w:cstheme="minorBidi"/>
              <w:iCs w:val="0"/>
              <w:noProof/>
              <w:szCs w:val="22"/>
              <w:lang w:eastAsia="en-GB"/>
            </w:rPr>
          </w:pPr>
          <w:del w:id="280" w:author="Christopher Kemeter" w:date="2023-11-13T20:33:00Z">
            <w:r w:rsidRPr="00605D3A" w:rsidDel="00605D3A">
              <w:rPr>
                <w:rStyle w:val="Hyperlink"/>
                <w:rFonts w:eastAsia="Times New Roman"/>
                <w:noProof/>
                <w:lang w:bidi="th-TH"/>
              </w:rPr>
              <w:delText>3.6.5</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GPS</w:delText>
            </w:r>
            <w:r w:rsidDel="00605D3A">
              <w:rPr>
                <w:noProof/>
                <w:webHidden/>
              </w:rPr>
              <w:tab/>
            </w:r>
            <w:r w:rsidR="00A8629D" w:rsidDel="00605D3A">
              <w:rPr>
                <w:noProof/>
                <w:webHidden/>
              </w:rPr>
              <w:delText>18</w:delText>
            </w:r>
          </w:del>
        </w:p>
        <w:p w14:paraId="2124D85B" w14:textId="3D901C52" w:rsidR="00AC6301" w:rsidDel="00605D3A" w:rsidRDefault="00AC6301">
          <w:pPr>
            <w:pStyle w:val="TOC3"/>
            <w:tabs>
              <w:tab w:val="left" w:pos="1200"/>
              <w:tab w:val="right" w:leader="dot" w:pos="9345"/>
            </w:tabs>
            <w:rPr>
              <w:del w:id="281" w:author="Christopher Kemeter" w:date="2023-11-13T20:33:00Z"/>
              <w:rFonts w:eastAsiaTheme="minorEastAsia" w:cstheme="minorBidi"/>
              <w:iCs w:val="0"/>
              <w:noProof/>
              <w:szCs w:val="22"/>
              <w:lang w:eastAsia="en-GB"/>
            </w:rPr>
          </w:pPr>
          <w:del w:id="282" w:author="Christopher Kemeter" w:date="2023-11-13T20:33:00Z">
            <w:r w:rsidRPr="00605D3A" w:rsidDel="00605D3A">
              <w:rPr>
                <w:rStyle w:val="Hyperlink"/>
                <w:rFonts w:eastAsia="Times New Roman"/>
                <w:noProof/>
                <w:lang w:bidi="th-TH"/>
              </w:rPr>
              <w:delText>3.6.6</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On-board network</w:delText>
            </w:r>
            <w:r w:rsidDel="00605D3A">
              <w:rPr>
                <w:noProof/>
                <w:webHidden/>
              </w:rPr>
              <w:tab/>
            </w:r>
            <w:r w:rsidR="00A8629D" w:rsidDel="00605D3A">
              <w:rPr>
                <w:noProof/>
                <w:webHidden/>
              </w:rPr>
              <w:delText>19</w:delText>
            </w:r>
          </w:del>
        </w:p>
        <w:p w14:paraId="1D8CD1D5" w14:textId="554F78AD" w:rsidR="00AC6301" w:rsidDel="00605D3A" w:rsidRDefault="00AC6301">
          <w:pPr>
            <w:pStyle w:val="TOC3"/>
            <w:tabs>
              <w:tab w:val="left" w:pos="1200"/>
              <w:tab w:val="right" w:leader="dot" w:pos="9345"/>
            </w:tabs>
            <w:rPr>
              <w:del w:id="283" w:author="Christopher Kemeter" w:date="2023-11-13T20:33:00Z"/>
              <w:rFonts w:eastAsiaTheme="minorEastAsia" w:cstheme="minorBidi"/>
              <w:iCs w:val="0"/>
              <w:noProof/>
              <w:szCs w:val="22"/>
              <w:lang w:eastAsia="en-GB"/>
            </w:rPr>
          </w:pPr>
          <w:del w:id="284" w:author="Christopher Kemeter" w:date="2023-11-13T20:33:00Z">
            <w:r w:rsidRPr="00605D3A" w:rsidDel="00605D3A">
              <w:rPr>
                <w:rStyle w:val="Hyperlink"/>
                <w:rFonts w:eastAsia="Times New Roman"/>
                <w:noProof/>
                <w:lang w:bidi="th-TH"/>
              </w:rPr>
              <w:delText>3.6.7</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Virtual LANs</w:delText>
            </w:r>
            <w:r w:rsidDel="00605D3A">
              <w:rPr>
                <w:noProof/>
                <w:webHidden/>
              </w:rPr>
              <w:tab/>
            </w:r>
            <w:r w:rsidR="00A8629D" w:rsidDel="00605D3A">
              <w:rPr>
                <w:noProof/>
                <w:webHidden/>
              </w:rPr>
              <w:delText>19</w:delText>
            </w:r>
          </w:del>
        </w:p>
        <w:p w14:paraId="3E5AA9C0" w14:textId="43910E5E" w:rsidR="00AC6301" w:rsidDel="00605D3A" w:rsidRDefault="00AC6301">
          <w:pPr>
            <w:pStyle w:val="TOC3"/>
            <w:tabs>
              <w:tab w:val="left" w:pos="1200"/>
              <w:tab w:val="right" w:leader="dot" w:pos="9345"/>
            </w:tabs>
            <w:rPr>
              <w:del w:id="285" w:author="Christopher Kemeter" w:date="2023-11-13T20:33:00Z"/>
              <w:rFonts w:eastAsiaTheme="minorEastAsia" w:cstheme="minorBidi"/>
              <w:iCs w:val="0"/>
              <w:noProof/>
              <w:szCs w:val="22"/>
              <w:lang w:eastAsia="en-GB"/>
            </w:rPr>
          </w:pPr>
          <w:del w:id="286" w:author="Christopher Kemeter" w:date="2023-11-13T20:33:00Z">
            <w:r w:rsidRPr="00605D3A" w:rsidDel="00605D3A">
              <w:rPr>
                <w:rStyle w:val="Hyperlink"/>
                <w:rFonts w:eastAsia="Times New Roman"/>
                <w:noProof/>
                <w:lang w:bidi="th-TH"/>
              </w:rPr>
              <w:delText>3.6.8</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Back-end information</w:delText>
            </w:r>
            <w:r w:rsidDel="00605D3A">
              <w:rPr>
                <w:noProof/>
                <w:webHidden/>
              </w:rPr>
              <w:tab/>
            </w:r>
            <w:r w:rsidR="00A8629D" w:rsidDel="00605D3A">
              <w:rPr>
                <w:noProof/>
                <w:webHidden/>
              </w:rPr>
              <w:delText>19</w:delText>
            </w:r>
          </w:del>
        </w:p>
        <w:p w14:paraId="372F0EA1" w14:textId="17063DAD" w:rsidR="00AC6301" w:rsidDel="00605D3A" w:rsidRDefault="00AC6301">
          <w:pPr>
            <w:pStyle w:val="TOC3"/>
            <w:tabs>
              <w:tab w:val="left" w:pos="1200"/>
              <w:tab w:val="right" w:leader="dot" w:pos="9345"/>
            </w:tabs>
            <w:rPr>
              <w:del w:id="287" w:author="Christopher Kemeter" w:date="2023-11-13T20:33:00Z"/>
              <w:rFonts w:eastAsiaTheme="minorEastAsia" w:cstheme="minorBidi"/>
              <w:iCs w:val="0"/>
              <w:noProof/>
              <w:szCs w:val="22"/>
              <w:lang w:eastAsia="en-GB"/>
            </w:rPr>
          </w:pPr>
          <w:del w:id="288" w:author="Christopher Kemeter" w:date="2023-11-13T20:33:00Z">
            <w:r w:rsidRPr="00605D3A" w:rsidDel="00605D3A">
              <w:rPr>
                <w:rStyle w:val="Hyperlink"/>
                <w:rFonts w:eastAsia="Times New Roman"/>
                <w:noProof/>
                <w:lang w:bidi="th-TH"/>
              </w:rPr>
              <w:delText>3.6.9</w:delText>
            </w:r>
            <w:r w:rsidDel="00605D3A">
              <w:rPr>
                <w:rFonts w:eastAsiaTheme="minorEastAsia" w:cstheme="minorBidi"/>
                <w:iCs w:val="0"/>
                <w:noProof/>
                <w:szCs w:val="22"/>
                <w:lang w:eastAsia="en-GB"/>
              </w:rPr>
              <w:tab/>
            </w:r>
            <w:r w:rsidRPr="00605D3A" w:rsidDel="00605D3A">
              <w:rPr>
                <w:rStyle w:val="Hyperlink"/>
                <w:rFonts w:eastAsia="Times New Roman"/>
                <w:noProof/>
                <w:lang w:bidi="th-TH"/>
              </w:rPr>
              <w:delText>Actions</w:delText>
            </w:r>
            <w:r w:rsidDel="00605D3A">
              <w:rPr>
                <w:noProof/>
                <w:webHidden/>
              </w:rPr>
              <w:tab/>
            </w:r>
            <w:r w:rsidR="00A8629D" w:rsidDel="00605D3A">
              <w:rPr>
                <w:noProof/>
                <w:webHidden/>
              </w:rPr>
              <w:delText>19</w:delText>
            </w:r>
          </w:del>
        </w:p>
        <w:p w14:paraId="23511533" w14:textId="25EA99FC" w:rsidR="00AC6301" w:rsidDel="00605D3A" w:rsidRDefault="00AC6301">
          <w:pPr>
            <w:pStyle w:val="TOC2"/>
            <w:tabs>
              <w:tab w:val="left" w:pos="600"/>
              <w:tab w:val="right" w:leader="dot" w:pos="9345"/>
            </w:tabs>
            <w:rPr>
              <w:del w:id="289" w:author="Christopher Kemeter" w:date="2023-11-13T20:33:00Z"/>
              <w:rFonts w:eastAsiaTheme="minorEastAsia" w:cstheme="minorBidi"/>
              <w:smallCaps w:val="0"/>
              <w:noProof/>
              <w:szCs w:val="22"/>
              <w:lang w:eastAsia="en-GB"/>
            </w:rPr>
          </w:pPr>
          <w:del w:id="290" w:author="Christopher Kemeter" w:date="2023-11-13T20:33:00Z">
            <w:r w:rsidRPr="00605D3A" w:rsidDel="00605D3A">
              <w:rPr>
                <w:rStyle w:val="Hyperlink"/>
                <w:noProof/>
              </w:rPr>
              <w:delText>3.7</w:delText>
            </w:r>
            <w:r w:rsidDel="00605D3A">
              <w:rPr>
                <w:rFonts w:eastAsiaTheme="minorEastAsia" w:cstheme="minorBidi"/>
                <w:smallCaps w:val="0"/>
                <w:noProof/>
                <w:szCs w:val="22"/>
                <w:lang w:eastAsia="en-GB"/>
              </w:rPr>
              <w:tab/>
            </w:r>
            <w:r w:rsidRPr="00605D3A" w:rsidDel="00605D3A">
              <w:rPr>
                <w:rStyle w:val="Hyperlink"/>
                <w:noProof/>
              </w:rPr>
              <w:delText>Security</w:delText>
            </w:r>
            <w:r w:rsidDel="00605D3A">
              <w:rPr>
                <w:noProof/>
                <w:webHidden/>
              </w:rPr>
              <w:tab/>
            </w:r>
            <w:r w:rsidR="00A8629D" w:rsidDel="00605D3A">
              <w:rPr>
                <w:noProof/>
                <w:webHidden/>
              </w:rPr>
              <w:delText>20</w:delText>
            </w:r>
          </w:del>
        </w:p>
        <w:p w14:paraId="78A70FC7" w14:textId="6B7A9FD3" w:rsidR="00AC6301" w:rsidDel="00605D3A" w:rsidRDefault="00AC6301">
          <w:pPr>
            <w:pStyle w:val="TOC3"/>
            <w:tabs>
              <w:tab w:val="left" w:pos="1200"/>
              <w:tab w:val="right" w:leader="dot" w:pos="9345"/>
            </w:tabs>
            <w:rPr>
              <w:del w:id="291" w:author="Christopher Kemeter" w:date="2023-11-13T20:33:00Z"/>
              <w:rFonts w:eastAsiaTheme="minorEastAsia" w:cstheme="minorBidi"/>
              <w:iCs w:val="0"/>
              <w:noProof/>
              <w:szCs w:val="22"/>
              <w:lang w:eastAsia="en-GB"/>
            </w:rPr>
          </w:pPr>
          <w:del w:id="292" w:author="Christopher Kemeter" w:date="2023-11-13T20:33:00Z">
            <w:r w:rsidRPr="00605D3A" w:rsidDel="00605D3A">
              <w:rPr>
                <w:rStyle w:val="Hyperlink"/>
                <w:noProof/>
                <w:lang w:eastAsia="ja-JP" w:bidi="th-TH"/>
              </w:rPr>
              <w:delText>3.7.1</w:delText>
            </w:r>
            <w:r w:rsidDel="00605D3A">
              <w:rPr>
                <w:rFonts w:eastAsiaTheme="minorEastAsia" w:cstheme="minorBidi"/>
                <w:iCs w:val="0"/>
                <w:noProof/>
                <w:szCs w:val="22"/>
                <w:lang w:eastAsia="en-GB"/>
              </w:rPr>
              <w:tab/>
            </w:r>
            <w:r w:rsidRPr="00605D3A" w:rsidDel="00605D3A">
              <w:rPr>
                <w:rStyle w:val="Hyperlink"/>
                <w:noProof/>
                <w:lang w:eastAsia="ja-JP" w:bidi="th-TH"/>
              </w:rPr>
              <w:delText>Verschlüsselung</w:delText>
            </w:r>
            <w:r w:rsidDel="00605D3A">
              <w:rPr>
                <w:noProof/>
                <w:webHidden/>
              </w:rPr>
              <w:tab/>
            </w:r>
            <w:r w:rsidR="00A8629D" w:rsidDel="00605D3A">
              <w:rPr>
                <w:noProof/>
                <w:webHidden/>
              </w:rPr>
              <w:delText>20</w:delText>
            </w:r>
          </w:del>
        </w:p>
        <w:p w14:paraId="3C1545B8" w14:textId="7A1899EA" w:rsidR="00AC6301" w:rsidDel="00605D3A" w:rsidRDefault="00AC6301">
          <w:pPr>
            <w:pStyle w:val="TOC3"/>
            <w:tabs>
              <w:tab w:val="left" w:pos="1200"/>
              <w:tab w:val="right" w:leader="dot" w:pos="9345"/>
            </w:tabs>
            <w:rPr>
              <w:del w:id="293" w:author="Christopher Kemeter" w:date="2023-11-13T20:33:00Z"/>
              <w:rFonts w:eastAsiaTheme="minorEastAsia" w:cstheme="minorBidi"/>
              <w:iCs w:val="0"/>
              <w:noProof/>
              <w:szCs w:val="22"/>
              <w:lang w:eastAsia="en-GB"/>
            </w:rPr>
          </w:pPr>
          <w:del w:id="294" w:author="Christopher Kemeter" w:date="2023-11-13T20:33:00Z">
            <w:r w:rsidRPr="00605D3A" w:rsidDel="00605D3A">
              <w:rPr>
                <w:rStyle w:val="Hyperlink"/>
                <w:noProof/>
                <w:lang w:eastAsia="ja-JP" w:bidi="th-TH"/>
              </w:rPr>
              <w:delText>3.7.2</w:delText>
            </w:r>
            <w:r w:rsidDel="00605D3A">
              <w:rPr>
                <w:rFonts w:eastAsiaTheme="minorEastAsia" w:cstheme="minorBidi"/>
                <w:iCs w:val="0"/>
                <w:noProof/>
                <w:szCs w:val="22"/>
                <w:lang w:eastAsia="en-GB"/>
              </w:rPr>
              <w:tab/>
            </w:r>
            <w:r w:rsidRPr="00605D3A" w:rsidDel="00605D3A">
              <w:rPr>
                <w:rStyle w:val="Hyperlink"/>
                <w:noProof/>
                <w:lang w:eastAsia="ja-JP" w:bidi="th-TH"/>
              </w:rPr>
              <w:delText>Firewalling</w:delText>
            </w:r>
            <w:r w:rsidDel="00605D3A">
              <w:rPr>
                <w:noProof/>
                <w:webHidden/>
              </w:rPr>
              <w:tab/>
            </w:r>
            <w:r w:rsidR="00A8629D" w:rsidDel="00605D3A">
              <w:rPr>
                <w:noProof/>
                <w:webHidden/>
              </w:rPr>
              <w:delText>20</w:delText>
            </w:r>
          </w:del>
        </w:p>
        <w:p w14:paraId="17208A93" w14:textId="1A612154" w:rsidR="00AC6301" w:rsidDel="00605D3A" w:rsidRDefault="00AC6301">
          <w:pPr>
            <w:pStyle w:val="TOC3"/>
            <w:tabs>
              <w:tab w:val="left" w:pos="1200"/>
              <w:tab w:val="right" w:leader="dot" w:pos="9345"/>
            </w:tabs>
            <w:rPr>
              <w:del w:id="295" w:author="Christopher Kemeter" w:date="2023-11-13T20:33:00Z"/>
              <w:rFonts w:eastAsiaTheme="minorEastAsia" w:cstheme="minorBidi"/>
              <w:iCs w:val="0"/>
              <w:noProof/>
              <w:szCs w:val="22"/>
              <w:lang w:eastAsia="en-GB"/>
            </w:rPr>
          </w:pPr>
          <w:del w:id="296" w:author="Christopher Kemeter" w:date="2023-11-13T20:33:00Z">
            <w:r w:rsidRPr="00605D3A" w:rsidDel="00605D3A">
              <w:rPr>
                <w:rStyle w:val="Hyperlink"/>
                <w:noProof/>
                <w:lang w:eastAsia="ja-JP" w:bidi="th-TH"/>
              </w:rPr>
              <w:delText>3.7.3</w:delText>
            </w:r>
            <w:r w:rsidDel="00605D3A">
              <w:rPr>
                <w:rFonts w:eastAsiaTheme="minorEastAsia" w:cstheme="minorBidi"/>
                <w:iCs w:val="0"/>
                <w:noProof/>
                <w:szCs w:val="22"/>
                <w:lang w:eastAsia="en-GB"/>
              </w:rPr>
              <w:tab/>
            </w:r>
            <w:r w:rsidRPr="00605D3A" w:rsidDel="00605D3A">
              <w:rPr>
                <w:rStyle w:val="Hyperlink"/>
                <w:noProof/>
                <w:lang w:eastAsia="ja-JP" w:bidi="th-TH"/>
              </w:rPr>
              <w:delText>CCU</w:delText>
            </w:r>
            <w:r w:rsidDel="00605D3A">
              <w:rPr>
                <w:noProof/>
                <w:webHidden/>
              </w:rPr>
              <w:tab/>
            </w:r>
            <w:r w:rsidR="00A8629D" w:rsidDel="00605D3A">
              <w:rPr>
                <w:noProof/>
                <w:webHidden/>
              </w:rPr>
              <w:delText>20</w:delText>
            </w:r>
          </w:del>
        </w:p>
        <w:p w14:paraId="5670DE00" w14:textId="27F30058" w:rsidR="00AC6301" w:rsidDel="00605D3A" w:rsidRDefault="00AC6301">
          <w:pPr>
            <w:pStyle w:val="TOC3"/>
            <w:tabs>
              <w:tab w:val="left" w:pos="1200"/>
              <w:tab w:val="right" w:leader="dot" w:pos="9345"/>
            </w:tabs>
            <w:rPr>
              <w:del w:id="297" w:author="Christopher Kemeter" w:date="2023-11-13T20:33:00Z"/>
              <w:rFonts w:eastAsiaTheme="minorEastAsia" w:cstheme="minorBidi"/>
              <w:iCs w:val="0"/>
              <w:noProof/>
              <w:szCs w:val="22"/>
              <w:lang w:eastAsia="en-GB"/>
            </w:rPr>
          </w:pPr>
          <w:del w:id="298" w:author="Christopher Kemeter" w:date="2023-11-13T20:33:00Z">
            <w:r w:rsidRPr="00605D3A" w:rsidDel="00605D3A">
              <w:rPr>
                <w:rStyle w:val="Hyperlink"/>
                <w:noProof/>
                <w:lang w:eastAsia="ja-JP" w:bidi="th-TH"/>
              </w:rPr>
              <w:delText>3.7.4</w:delText>
            </w:r>
            <w:r w:rsidDel="00605D3A">
              <w:rPr>
                <w:rFonts w:eastAsiaTheme="minorEastAsia" w:cstheme="minorBidi"/>
                <w:iCs w:val="0"/>
                <w:noProof/>
                <w:szCs w:val="22"/>
                <w:lang w:eastAsia="en-GB"/>
              </w:rPr>
              <w:tab/>
            </w:r>
            <w:r w:rsidRPr="00605D3A" w:rsidDel="00605D3A">
              <w:rPr>
                <w:rStyle w:val="Hyperlink"/>
                <w:noProof/>
                <w:lang w:eastAsia="ja-JP" w:bidi="th-TH"/>
              </w:rPr>
              <w:delText>Customer Data Center</w:delText>
            </w:r>
            <w:r w:rsidDel="00605D3A">
              <w:rPr>
                <w:noProof/>
                <w:webHidden/>
              </w:rPr>
              <w:tab/>
            </w:r>
            <w:r w:rsidR="00A8629D" w:rsidDel="00605D3A">
              <w:rPr>
                <w:noProof/>
                <w:webHidden/>
              </w:rPr>
              <w:delText>20</w:delText>
            </w:r>
          </w:del>
        </w:p>
        <w:p w14:paraId="43019378" w14:textId="2B39401D" w:rsidR="00AC6301" w:rsidDel="00605D3A" w:rsidRDefault="00AC6301">
          <w:pPr>
            <w:pStyle w:val="TOC3"/>
            <w:tabs>
              <w:tab w:val="left" w:pos="1200"/>
              <w:tab w:val="right" w:leader="dot" w:pos="9345"/>
            </w:tabs>
            <w:rPr>
              <w:del w:id="299" w:author="Christopher Kemeter" w:date="2023-11-13T20:33:00Z"/>
              <w:rFonts w:eastAsiaTheme="minorEastAsia" w:cstheme="minorBidi"/>
              <w:iCs w:val="0"/>
              <w:noProof/>
              <w:szCs w:val="22"/>
              <w:lang w:eastAsia="en-GB"/>
            </w:rPr>
          </w:pPr>
          <w:del w:id="300" w:author="Christopher Kemeter" w:date="2023-11-13T20:33:00Z">
            <w:r w:rsidRPr="00605D3A" w:rsidDel="00605D3A">
              <w:rPr>
                <w:rStyle w:val="Hyperlink"/>
                <w:noProof/>
                <w:lang w:eastAsia="ja-JP" w:bidi="th-TH"/>
              </w:rPr>
              <w:delText>3.7.5</w:delText>
            </w:r>
            <w:r w:rsidDel="00605D3A">
              <w:rPr>
                <w:rFonts w:eastAsiaTheme="minorEastAsia" w:cstheme="minorBidi"/>
                <w:iCs w:val="0"/>
                <w:noProof/>
                <w:szCs w:val="22"/>
                <w:lang w:eastAsia="en-GB"/>
              </w:rPr>
              <w:tab/>
            </w:r>
            <w:r w:rsidRPr="00605D3A" w:rsidDel="00605D3A">
              <w:rPr>
                <w:rStyle w:val="Hyperlink"/>
                <w:noProof/>
                <w:lang w:eastAsia="ja-JP" w:bidi="th-TH"/>
              </w:rPr>
              <w:delText>Netzwerk Configuration Management</w:delText>
            </w:r>
            <w:r w:rsidDel="00605D3A">
              <w:rPr>
                <w:noProof/>
                <w:webHidden/>
              </w:rPr>
              <w:tab/>
            </w:r>
            <w:r w:rsidR="00A8629D" w:rsidDel="00605D3A">
              <w:rPr>
                <w:noProof/>
                <w:webHidden/>
              </w:rPr>
              <w:delText>21</w:delText>
            </w:r>
          </w:del>
        </w:p>
        <w:p w14:paraId="2E834AE5" w14:textId="606EB205" w:rsidR="00AC6301" w:rsidDel="00605D3A" w:rsidRDefault="00AC6301" w:rsidP="00A8629D">
          <w:pPr>
            <w:pStyle w:val="TOC1"/>
            <w:rPr>
              <w:del w:id="301" w:author="Christopher Kemeter" w:date="2023-11-13T20:33:00Z"/>
              <w:rFonts w:eastAsiaTheme="minorEastAsia" w:cstheme="minorBidi"/>
              <w:noProof/>
              <w:szCs w:val="22"/>
              <w:lang w:eastAsia="en-GB"/>
            </w:rPr>
          </w:pPr>
          <w:del w:id="302" w:author="Christopher Kemeter" w:date="2023-11-13T20:33:00Z">
            <w:r w:rsidRPr="00605D3A" w:rsidDel="00605D3A">
              <w:rPr>
                <w:rStyle w:val="Hyperlink"/>
                <w:rFonts w:cstheme="minorHAnsi"/>
                <w:noProof/>
              </w:rPr>
              <w:delText>4</w:delText>
            </w:r>
            <w:r w:rsidDel="00605D3A">
              <w:rPr>
                <w:rFonts w:eastAsiaTheme="minorEastAsia" w:cstheme="minorBidi"/>
                <w:noProof/>
                <w:szCs w:val="22"/>
                <w:lang w:eastAsia="en-GB"/>
              </w:rPr>
              <w:tab/>
            </w:r>
            <w:r w:rsidRPr="00605D3A" w:rsidDel="00605D3A">
              <w:rPr>
                <w:rStyle w:val="Hyperlink"/>
                <w:rFonts w:cstheme="minorHAnsi"/>
                <w:noProof/>
              </w:rPr>
              <w:delText>Equipment Mounting</w:delText>
            </w:r>
            <w:r w:rsidDel="00605D3A">
              <w:rPr>
                <w:noProof/>
                <w:webHidden/>
              </w:rPr>
              <w:tab/>
            </w:r>
            <w:r w:rsidR="00A8629D" w:rsidDel="00605D3A">
              <w:rPr>
                <w:noProof/>
                <w:webHidden/>
              </w:rPr>
              <w:delText>23</w:delText>
            </w:r>
          </w:del>
        </w:p>
        <w:p w14:paraId="7DDD0708" w14:textId="2CD339C7" w:rsidR="00AC6301" w:rsidDel="00605D3A" w:rsidRDefault="00AC6301">
          <w:pPr>
            <w:pStyle w:val="TOC2"/>
            <w:tabs>
              <w:tab w:val="left" w:pos="600"/>
              <w:tab w:val="right" w:leader="dot" w:pos="9345"/>
            </w:tabs>
            <w:rPr>
              <w:del w:id="303" w:author="Christopher Kemeter" w:date="2023-11-13T20:33:00Z"/>
              <w:rFonts w:eastAsiaTheme="minorEastAsia" w:cstheme="minorBidi"/>
              <w:smallCaps w:val="0"/>
              <w:noProof/>
              <w:szCs w:val="22"/>
              <w:lang w:eastAsia="en-GB"/>
            </w:rPr>
          </w:pPr>
          <w:del w:id="304" w:author="Christopher Kemeter" w:date="2023-11-13T20:33:00Z">
            <w:r w:rsidRPr="00605D3A" w:rsidDel="00605D3A">
              <w:rPr>
                <w:rStyle w:val="Hyperlink"/>
                <w:noProof/>
              </w:rPr>
              <w:delText>4.1</w:delText>
            </w:r>
            <w:r w:rsidDel="00605D3A">
              <w:rPr>
                <w:rFonts w:eastAsiaTheme="minorEastAsia" w:cstheme="minorBidi"/>
                <w:smallCaps w:val="0"/>
                <w:noProof/>
                <w:szCs w:val="22"/>
                <w:lang w:eastAsia="en-GB"/>
              </w:rPr>
              <w:tab/>
            </w:r>
            <w:r w:rsidRPr="00605D3A" w:rsidDel="00605D3A">
              <w:rPr>
                <w:rStyle w:val="Hyperlink"/>
                <w:noProof/>
              </w:rPr>
              <w:delText>Rooftop Antenna mounting</w:delText>
            </w:r>
            <w:r w:rsidDel="00605D3A">
              <w:rPr>
                <w:noProof/>
                <w:webHidden/>
              </w:rPr>
              <w:tab/>
            </w:r>
            <w:r w:rsidR="00A8629D" w:rsidDel="00605D3A">
              <w:rPr>
                <w:noProof/>
                <w:webHidden/>
              </w:rPr>
              <w:delText>23</w:delText>
            </w:r>
          </w:del>
        </w:p>
        <w:p w14:paraId="2363C7ED" w14:textId="09D00338" w:rsidR="00AC6301" w:rsidDel="00605D3A" w:rsidRDefault="00AC6301">
          <w:pPr>
            <w:pStyle w:val="TOC2"/>
            <w:tabs>
              <w:tab w:val="left" w:pos="600"/>
              <w:tab w:val="right" w:leader="dot" w:pos="9345"/>
            </w:tabs>
            <w:rPr>
              <w:del w:id="305" w:author="Christopher Kemeter" w:date="2023-11-13T20:33:00Z"/>
              <w:rFonts w:eastAsiaTheme="minorEastAsia" w:cstheme="minorBidi"/>
              <w:smallCaps w:val="0"/>
              <w:noProof/>
              <w:szCs w:val="22"/>
              <w:lang w:eastAsia="en-GB"/>
            </w:rPr>
          </w:pPr>
          <w:del w:id="306" w:author="Christopher Kemeter" w:date="2023-11-13T20:33:00Z">
            <w:r w:rsidRPr="00605D3A" w:rsidDel="00605D3A">
              <w:rPr>
                <w:rStyle w:val="Hyperlink"/>
                <w:noProof/>
              </w:rPr>
              <w:delText>4.2</w:delText>
            </w:r>
            <w:r w:rsidDel="00605D3A">
              <w:rPr>
                <w:rFonts w:eastAsiaTheme="minorEastAsia" w:cstheme="minorBidi"/>
                <w:smallCaps w:val="0"/>
                <w:noProof/>
                <w:szCs w:val="22"/>
                <w:lang w:eastAsia="en-GB"/>
              </w:rPr>
              <w:tab/>
            </w:r>
            <w:r w:rsidRPr="00605D3A" w:rsidDel="00605D3A">
              <w:rPr>
                <w:rStyle w:val="Hyperlink"/>
                <w:noProof/>
              </w:rPr>
              <w:delText>R5001C CCU mounting</w:delText>
            </w:r>
            <w:r w:rsidDel="00605D3A">
              <w:rPr>
                <w:noProof/>
                <w:webHidden/>
              </w:rPr>
              <w:tab/>
            </w:r>
            <w:r w:rsidR="00A8629D" w:rsidDel="00605D3A">
              <w:rPr>
                <w:noProof/>
                <w:webHidden/>
              </w:rPr>
              <w:delText>26</w:delText>
            </w:r>
          </w:del>
        </w:p>
        <w:p w14:paraId="45F9990D" w14:textId="54E7284D" w:rsidR="00AC6301" w:rsidDel="00605D3A" w:rsidRDefault="00AC6301">
          <w:pPr>
            <w:pStyle w:val="TOC2"/>
            <w:tabs>
              <w:tab w:val="left" w:pos="600"/>
              <w:tab w:val="right" w:leader="dot" w:pos="9345"/>
            </w:tabs>
            <w:rPr>
              <w:del w:id="307" w:author="Christopher Kemeter" w:date="2023-11-13T20:33:00Z"/>
              <w:rFonts w:eastAsiaTheme="minorEastAsia" w:cstheme="minorBidi"/>
              <w:smallCaps w:val="0"/>
              <w:noProof/>
              <w:szCs w:val="22"/>
              <w:lang w:eastAsia="en-GB"/>
            </w:rPr>
          </w:pPr>
          <w:del w:id="308" w:author="Christopher Kemeter" w:date="2023-11-13T20:33:00Z">
            <w:r w:rsidRPr="00605D3A" w:rsidDel="00605D3A">
              <w:rPr>
                <w:rStyle w:val="Hyperlink"/>
                <w:noProof/>
                <w:highlight w:val="yellow"/>
              </w:rPr>
              <w:delText>4.3</w:delText>
            </w:r>
            <w:r w:rsidDel="00605D3A">
              <w:rPr>
                <w:rFonts w:eastAsiaTheme="minorEastAsia" w:cstheme="minorBidi"/>
                <w:smallCaps w:val="0"/>
                <w:noProof/>
                <w:szCs w:val="22"/>
                <w:lang w:eastAsia="en-GB"/>
              </w:rPr>
              <w:tab/>
            </w:r>
            <w:r w:rsidRPr="00605D3A" w:rsidDel="00605D3A">
              <w:rPr>
                <w:rStyle w:val="Hyperlink"/>
                <w:noProof/>
                <w:highlight w:val="yellow"/>
              </w:rPr>
              <w:delText>Access Point</w:delText>
            </w:r>
            <w:r w:rsidDel="00605D3A">
              <w:rPr>
                <w:noProof/>
                <w:webHidden/>
              </w:rPr>
              <w:tab/>
            </w:r>
            <w:r w:rsidR="00A8629D" w:rsidDel="00605D3A">
              <w:rPr>
                <w:noProof/>
                <w:webHidden/>
              </w:rPr>
              <w:delText>28</w:delText>
            </w:r>
          </w:del>
        </w:p>
        <w:p w14:paraId="13716C48" w14:textId="6218771D" w:rsidR="00AC6301" w:rsidDel="00605D3A" w:rsidRDefault="00AC6301">
          <w:pPr>
            <w:pStyle w:val="TOC2"/>
            <w:tabs>
              <w:tab w:val="left" w:pos="600"/>
              <w:tab w:val="right" w:leader="dot" w:pos="9345"/>
            </w:tabs>
            <w:rPr>
              <w:del w:id="309" w:author="Christopher Kemeter" w:date="2023-11-13T20:33:00Z"/>
              <w:rFonts w:eastAsiaTheme="minorEastAsia" w:cstheme="minorBidi"/>
              <w:smallCaps w:val="0"/>
              <w:noProof/>
              <w:szCs w:val="22"/>
              <w:lang w:eastAsia="en-GB"/>
            </w:rPr>
          </w:pPr>
          <w:del w:id="310" w:author="Christopher Kemeter" w:date="2023-11-13T20:33:00Z">
            <w:r w:rsidRPr="00605D3A" w:rsidDel="00605D3A">
              <w:rPr>
                <w:rStyle w:val="Hyperlink"/>
                <w:noProof/>
                <w:highlight w:val="yellow"/>
              </w:rPr>
              <w:delText>4.4</w:delText>
            </w:r>
            <w:r w:rsidDel="00605D3A">
              <w:rPr>
                <w:rFonts w:eastAsiaTheme="minorEastAsia" w:cstheme="minorBidi"/>
                <w:smallCaps w:val="0"/>
                <w:noProof/>
                <w:szCs w:val="22"/>
                <w:lang w:eastAsia="en-GB"/>
              </w:rPr>
              <w:tab/>
            </w:r>
            <w:r w:rsidRPr="00605D3A" w:rsidDel="00605D3A">
              <w:rPr>
                <w:rStyle w:val="Hyperlink"/>
                <w:noProof/>
                <w:highlight w:val="yellow"/>
              </w:rPr>
              <w:delText>Indoor antennas</w:delText>
            </w:r>
            <w:r w:rsidDel="00605D3A">
              <w:rPr>
                <w:noProof/>
                <w:webHidden/>
              </w:rPr>
              <w:tab/>
            </w:r>
            <w:r w:rsidR="00A8629D" w:rsidDel="00605D3A">
              <w:rPr>
                <w:noProof/>
                <w:webHidden/>
              </w:rPr>
              <w:delText>28</w:delText>
            </w:r>
          </w:del>
        </w:p>
        <w:p w14:paraId="0153B07F" w14:textId="37E336FE" w:rsidR="00AC6301" w:rsidDel="00605D3A" w:rsidRDefault="00AC6301">
          <w:pPr>
            <w:pStyle w:val="TOC2"/>
            <w:tabs>
              <w:tab w:val="left" w:pos="600"/>
              <w:tab w:val="right" w:leader="dot" w:pos="9345"/>
            </w:tabs>
            <w:rPr>
              <w:del w:id="311" w:author="Christopher Kemeter" w:date="2023-11-13T20:33:00Z"/>
              <w:rFonts w:eastAsiaTheme="minorEastAsia" w:cstheme="minorBidi"/>
              <w:smallCaps w:val="0"/>
              <w:noProof/>
              <w:szCs w:val="22"/>
              <w:lang w:eastAsia="en-GB"/>
            </w:rPr>
          </w:pPr>
          <w:del w:id="312" w:author="Christopher Kemeter" w:date="2023-11-13T20:33:00Z">
            <w:r w:rsidRPr="00605D3A" w:rsidDel="00605D3A">
              <w:rPr>
                <w:rStyle w:val="Hyperlink"/>
                <w:noProof/>
                <w:highlight w:val="yellow"/>
              </w:rPr>
              <w:delText>4.5</w:delText>
            </w:r>
            <w:r w:rsidDel="00605D3A">
              <w:rPr>
                <w:rFonts w:eastAsiaTheme="minorEastAsia" w:cstheme="minorBidi"/>
                <w:smallCaps w:val="0"/>
                <w:noProof/>
                <w:szCs w:val="22"/>
                <w:lang w:eastAsia="en-GB"/>
              </w:rPr>
              <w:tab/>
            </w:r>
            <w:r w:rsidRPr="00605D3A" w:rsidDel="00605D3A">
              <w:rPr>
                <w:rStyle w:val="Hyperlink"/>
                <w:noProof/>
                <w:highlight w:val="yellow"/>
              </w:rPr>
              <w:delText>Switch mounting for all wagons</w:delText>
            </w:r>
            <w:r w:rsidDel="00605D3A">
              <w:rPr>
                <w:noProof/>
                <w:webHidden/>
              </w:rPr>
              <w:tab/>
            </w:r>
            <w:r w:rsidR="00A8629D" w:rsidDel="00605D3A">
              <w:rPr>
                <w:noProof/>
                <w:webHidden/>
              </w:rPr>
              <w:delText>28</w:delText>
            </w:r>
          </w:del>
        </w:p>
        <w:p w14:paraId="02A69D4E" w14:textId="1B1431A6" w:rsidR="00AC6301" w:rsidDel="00605D3A" w:rsidRDefault="00AC6301">
          <w:pPr>
            <w:pStyle w:val="TOC2"/>
            <w:tabs>
              <w:tab w:val="left" w:pos="600"/>
              <w:tab w:val="right" w:leader="dot" w:pos="9345"/>
            </w:tabs>
            <w:rPr>
              <w:del w:id="313" w:author="Christopher Kemeter" w:date="2023-11-13T20:33:00Z"/>
              <w:rFonts w:eastAsiaTheme="minorEastAsia" w:cstheme="minorBidi"/>
              <w:smallCaps w:val="0"/>
              <w:noProof/>
              <w:szCs w:val="22"/>
              <w:lang w:eastAsia="en-GB"/>
            </w:rPr>
          </w:pPr>
          <w:del w:id="314" w:author="Christopher Kemeter" w:date="2023-11-13T20:33:00Z">
            <w:r w:rsidRPr="00605D3A" w:rsidDel="00605D3A">
              <w:rPr>
                <w:rStyle w:val="Hyperlink"/>
                <w:noProof/>
              </w:rPr>
              <w:delText>4.6</w:delText>
            </w:r>
            <w:r w:rsidDel="00605D3A">
              <w:rPr>
                <w:rFonts w:eastAsiaTheme="minorEastAsia" w:cstheme="minorBidi"/>
                <w:smallCaps w:val="0"/>
                <w:noProof/>
                <w:szCs w:val="22"/>
                <w:lang w:eastAsia="en-GB"/>
              </w:rPr>
              <w:tab/>
            </w:r>
            <w:r w:rsidRPr="00605D3A" w:rsidDel="00605D3A">
              <w:rPr>
                <w:rStyle w:val="Hyperlink"/>
                <w:noProof/>
              </w:rPr>
              <w:delText>Network cabling and Intercarriage Links (Jumper cables)</w:delText>
            </w:r>
            <w:r w:rsidDel="00605D3A">
              <w:rPr>
                <w:noProof/>
                <w:webHidden/>
              </w:rPr>
              <w:tab/>
            </w:r>
            <w:r w:rsidR="00A8629D" w:rsidDel="00605D3A">
              <w:rPr>
                <w:noProof/>
                <w:webHidden/>
              </w:rPr>
              <w:delText>28</w:delText>
            </w:r>
          </w:del>
        </w:p>
        <w:p w14:paraId="4CED7069" w14:textId="3B605493" w:rsidR="00AC6301" w:rsidDel="00605D3A" w:rsidRDefault="00AC6301" w:rsidP="00A8629D">
          <w:pPr>
            <w:pStyle w:val="TOC1"/>
            <w:rPr>
              <w:del w:id="315" w:author="Christopher Kemeter" w:date="2023-11-13T20:33:00Z"/>
              <w:rFonts w:eastAsiaTheme="minorEastAsia" w:cstheme="minorBidi"/>
              <w:noProof/>
              <w:szCs w:val="22"/>
              <w:lang w:eastAsia="en-GB"/>
            </w:rPr>
          </w:pPr>
          <w:del w:id="316" w:author="Christopher Kemeter" w:date="2023-11-13T20:33:00Z">
            <w:r w:rsidRPr="00605D3A" w:rsidDel="00605D3A">
              <w:rPr>
                <w:rStyle w:val="Hyperlink"/>
                <w:rFonts w:cstheme="minorHAnsi"/>
                <w:noProof/>
              </w:rPr>
              <w:delText>5</w:delText>
            </w:r>
            <w:r w:rsidDel="00605D3A">
              <w:rPr>
                <w:rFonts w:eastAsiaTheme="minorEastAsia" w:cstheme="minorBidi"/>
                <w:noProof/>
                <w:szCs w:val="22"/>
                <w:lang w:eastAsia="en-GB"/>
              </w:rPr>
              <w:tab/>
            </w:r>
            <w:r w:rsidRPr="00605D3A" w:rsidDel="00605D3A">
              <w:rPr>
                <w:rStyle w:val="Hyperlink"/>
                <w:rFonts w:cstheme="minorHAnsi"/>
                <w:noProof/>
              </w:rPr>
              <w:delText>Equipment Details</w:delText>
            </w:r>
            <w:r w:rsidDel="00605D3A">
              <w:rPr>
                <w:noProof/>
                <w:webHidden/>
              </w:rPr>
              <w:tab/>
            </w:r>
            <w:r w:rsidR="00A8629D" w:rsidDel="00605D3A">
              <w:rPr>
                <w:noProof/>
                <w:webHidden/>
              </w:rPr>
              <w:delText>29</w:delText>
            </w:r>
          </w:del>
        </w:p>
        <w:p w14:paraId="4BFE3E87" w14:textId="68A48874" w:rsidR="00AC6301" w:rsidDel="00605D3A" w:rsidRDefault="00AC6301">
          <w:pPr>
            <w:pStyle w:val="TOC2"/>
            <w:tabs>
              <w:tab w:val="left" w:pos="600"/>
              <w:tab w:val="right" w:leader="dot" w:pos="9345"/>
            </w:tabs>
            <w:rPr>
              <w:del w:id="317" w:author="Christopher Kemeter" w:date="2023-11-13T20:33:00Z"/>
              <w:rFonts w:eastAsiaTheme="minorEastAsia" w:cstheme="minorBidi"/>
              <w:smallCaps w:val="0"/>
              <w:noProof/>
              <w:szCs w:val="22"/>
              <w:lang w:eastAsia="en-GB"/>
            </w:rPr>
          </w:pPr>
          <w:del w:id="318" w:author="Christopher Kemeter" w:date="2023-11-13T20:33:00Z">
            <w:r w:rsidRPr="00605D3A" w:rsidDel="00605D3A">
              <w:rPr>
                <w:rStyle w:val="Hyperlink"/>
                <w:noProof/>
              </w:rPr>
              <w:delText>5.1</w:delText>
            </w:r>
            <w:r w:rsidDel="00605D3A">
              <w:rPr>
                <w:rFonts w:eastAsiaTheme="minorEastAsia" w:cstheme="minorBidi"/>
                <w:smallCaps w:val="0"/>
                <w:noProof/>
                <w:szCs w:val="22"/>
                <w:lang w:eastAsia="en-GB"/>
              </w:rPr>
              <w:tab/>
            </w:r>
            <w:r w:rsidRPr="00605D3A" w:rsidDel="00605D3A">
              <w:rPr>
                <w:rStyle w:val="Hyperlink"/>
                <w:noProof/>
              </w:rPr>
              <w:delText>Equipment List</w:delText>
            </w:r>
            <w:r w:rsidDel="00605D3A">
              <w:rPr>
                <w:noProof/>
                <w:webHidden/>
              </w:rPr>
              <w:tab/>
            </w:r>
            <w:r w:rsidR="00A8629D" w:rsidDel="00605D3A">
              <w:rPr>
                <w:noProof/>
                <w:webHidden/>
              </w:rPr>
              <w:delText>29</w:delText>
            </w:r>
          </w:del>
        </w:p>
        <w:p w14:paraId="73B18C1E" w14:textId="1B2A4B11" w:rsidR="00AC6301" w:rsidDel="00605D3A" w:rsidRDefault="00AC6301">
          <w:pPr>
            <w:pStyle w:val="TOC2"/>
            <w:tabs>
              <w:tab w:val="left" w:pos="600"/>
              <w:tab w:val="right" w:leader="dot" w:pos="9345"/>
            </w:tabs>
            <w:rPr>
              <w:del w:id="319" w:author="Christopher Kemeter" w:date="2023-11-13T20:33:00Z"/>
              <w:rFonts w:eastAsiaTheme="minorEastAsia" w:cstheme="minorBidi"/>
              <w:smallCaps w:val="0"/>
              <w:noProof/>
              <w:szCs w:val="22"/>
              <w:lang w:eastAsia="en-GB"/>
            </w:rPr>
          </w:pPr>
          <w:del w:id="320" w:author="Christopher Kemeter" w:date="2023-11-13T20:33:00Z">
            <w:r w:rsidRPr="00605D3A" w:rsidDel="00605D3A">
              <w:rPr>
                <w:rStyle w:val="Hyperlink"/>
                <w:noProof/>
              </w:rPr>
              <w:delText>5.2</w:delText>
            </w:r>
            <w:r w:rsidDel="00605D3A">
              <w:rPr>
                <w:rFonts w:eastAsiaTheme="minorEastAsia" w:cstheme="minorBidi"/>
                <w:smallCaps w:val="0"/>
                <w:noProof/>
                <w:szCs w:val="22"/>
                <w:lang w:eastAsia="en-GB"/>
              </w:rPr>
              <w:tab/>
            </w:r>
            <w:r w:rsidRPr="00605D3A" w:rsidDel="00605D3A">
              <w:rPr>
                <w:rStyle w:val="Hyperlink"/>
                <w:noProof/>
              </w:rPr>
              <w:delText>Nomad Equipment power requirements</w:delText>
            </w:r>
            <w:r w:rsidDel="00605D3A">
              <w:rPr>
                <w:noProof/>
                <w:webHidden/>
              </w:rPr>
              <w:tab/>
            </w:r>
            <w:r w:rsidR="00A8629D" w:rsidDel="00605D3A">
              <w:rPr>
                <w:noProof/>
                <w:webHidden/>
              </w:rPr>
              <w:delText>32</w:delText>
            </w:r>
          </w:del>
        </w:p>
        <w:p w14:paraId="7D595B3F" w14:textId="6F86614B" w:rsidR="00AC6301" w:rsidDel="00605D3A" w:rsidRDefault="00AC6301">
          <w:pPr>
            <w:pStyle w:val="TOC2"/>
            <w:tabs>
              <w:tab w:val="left" w:pos="600"/>
              <w:tab w:val="right" w:leader="dot" w:pos="9345"/>
            </w:tabs>
            <w:rPr>
              <w:del w:id="321" w:author="Christopher Kemeter" w:date="2023-11-13T20:33:00Z"/>
              <w:rFonts w:eastAsiaTheme="minorEastAsia" w:cstheme="minorBidi"/>
              <w:smallCaps w:val="0"/>
              <w:noProof/>
              <w:szCs w:val="22"/>
              <w:lang w:eastAsia="en-GB"/>
            </w:rPr>
          </w:pPr>
          <w:del w:id="322" w:author="Christopher Kemeter" w:date="2023-11-13T20:33:00Z">
            <w:r w:rsidRPr="00605D3A" w:rsidDel="00605D3A">
              <w:rPr>
                <w:rStyle w:val="Hyperlink"/>
                <w:noProof/>
              </w:rPr>
              <w:delText>5.3</w:delText>
            </w:r>
            <w:r w:rsidDel="00605D3A">
              <w:rPr>
                <w:rFonts w:eastAsiaTheme="minorEastAsia" w:cstheme="minorBidi"/>
                <w:smallCaps w:val="0"/>
                <w:noProof/>
                <w:szCs w:val="22"/>
                <w:lang w:eastAsia="en-GB"/>
              </w:rPr>
              <w:tab/>
            </w:r>
            <w:r w:rsidRPr="00605D3A" w:rsidDel="00605D3A">
              <w:rPr>
                <w:rStyle w:val="Hyperlink"/>
                <w:noProof/>
              </w:rPr>
              <w:delText>RF and Ethernet Cabling</w:delText>
            </w:r>
            <w:r w:rsidDel="00605D3A">
              <w:rPr>
                <w:noProof/>
                <w:webHidden/>
              </w:rPr>
              <w:tab/>
            </w:r>
            <w:r w:rsidR="00A8629D" w:rsidDel="00605D3A">
              <w:rPr>
                <w:noProof/>
                <w:webHidden/>
              </w:rPr>
              <w:delText>33</w:delText>
            </w:r>
          </w:del>
        </w:p>
        <w:p w14:paraId="680E85EE" w14:textId="0870DC7F" w:rsidR="00AC6301" w:rsidDel="00605D3A" w:rsidRDefault="00AC6301">
          <w:pPr>
            <w:pStyle w:val="TOC2"/>
            <w:tabs>
              <w:tab w:val="left" w:pos="600"/>
              <w:tab w:val="right" w:leader="dot" w:pos="9345"/>
            </w:tabs>
            <w:rPr>
              <w:del w:id="323" w:author="Christopher Kemeter" w:date="2023-11-13T20:33:00Z"/>
              <w:rFonts w:eastAsiaTheme="minorEastAsia" w:cstheme="minorBidi"/>
              <w:smallCaps w:val="0"/>
              <w:noProof/>
              <w:szCs w:val="22"/>
              <w:lang w:eastAsia="en-GB"/>
            </w:rPr>
          </w:pPr>
          <w:del w:id="324" w:author="Christopher Kemeter" w:date="2023-11-13T20:33:00Z">
            <w:r w:rsidRPr="00605D3A" w:rsidDel="00605D3A">
              <w:rPr>
                <w:rStyle w:val="Hyperlink"/>
                <w:noProof/>
              </w:rPr>
              <w:delText>5.4</w:delText>
            </w:r>
            <w:r w:rsidDel="00605D3A">
              <w:rPr>
                <w:rFonts w:eastAsiaTheme="minorEastAsia" w:cstheme="minorBidi"/>
                <w:smallCaps w:val="0"/>
                <w:noProof/>
                <w:szCs w:val="22"/>
                <w:lang w:eastAsia="en-GB"/>
              </w:rPr>
              <w:tab/>
            </w:r>
            <w:r w:rsidRPr="00605D3A" w:rsidDel="00605D3A">
              <w:rPr>
                <w:rStyle w:val="Hyperlink"/>
                <w:noProof/>
              </w:rPr>
              <w:delText>TIA 568B PINOUT for Ethernet cables</w:delText>
            </w:r>
            <w:r w:rsidDel="00605D3A">
              <w:rPr>
                <w:noProof/>
                <w:webHidden/>
              </w:rPr>
              <w:tab/>
            </w:r>
            <w:r w:rsidR="00A8629D" w:rsidDel="00605D3A">
              <w:rPr>
                <w:noProof/>
                <w:webHidden/>
              </w:rPr>
              <w:delText>33</w:delText>
            </w:r>
          </w:del>
        </w:p>
        <w:p w14:paraId="1034FA05" w14:textId="471B41E3" w:rsidR="00AC6301" w:rsidDel="00605D3A" w:rsidRDefault="00AC6301">
          <w:pPr>
            <w:pStyle w:val="TOC2"/>
            <w:tabs>
              <w:tab w:val="left" w:pos="600"/>
              <w:tab w:val="right" w:leader="dot" w:pos="9345"/>
            </w:tabs>
            <w:rPr>
              <w:del w:id="325" w:author="Christopher Kemeter" w:date="2023-11-13T20:33:00Z"/>
              <w:rFonts w:eastAsiaTheme="minorEastAsia" w:cstheme="minorBidi"/>
              <w:smallCaps w:val="0"/>
              <w:noProof/>
              <w:szCs w:val="22"/>
              <w:lang w:eastAsia="en-GB"/>
            </w:rPr>
          </w:pPr>
          <w:del w:id="326" w:author="Christopher Kemeter" w:date="2023-11-13T20:33:00Z">
            <w:r w:rsidRPr="00605D3A" w:rsidDel="00605D3A">
              <w:rPr>
                <w:rStyle w:val="Hyperlink"/>
                <w:noProof/>
              </w:rPr>
              <w:delText>5.5</w:delText>
            </w:r>
            <w:r w:rsidDel="00605D3A">
              <w:rPr>
                <w:rFonts w:eastAsiaTheme="minorEastAsia" w:cstheme="minorBidi"/>
                <w:smallCaps w:val="0"/>
                <w:noProof/>
                <w:szCs w:val="22"/>
                <w:lang w:eastAsia="en-GB"/>
              </w:rPr>
              <w:tab/>
            </w:r>
            <w:r w:rsidRPr="00605D3A" w:rsidDel="00605D3A">
              <w:rPr>
                <w:rStyle w:val="Hyperlink"/>
                <w:noProof/>
              </w:rPr>
              <w:delText>CCU: R5001C NMID 1086</w:delText>
            </w:r>
            <w:r w:rsidDel="00605D3A">
              <w:rPr>
                <w:noProof/>
                <w:webHidden/>
              </w:rPr>
              <w:tab/>
            </w:r>
            <w:r w:rsidR="00A8629D" w:rsidDel="00605D3A">
              <w:rPr>
                <w:noProof/>
                <w:webHidden/>
              </w:rPr>
              <w:delText>33</w:delText>
            </w:r>
          </w:del>
        </w:p>
        <w:p w14:paraId="5B683D46" w14:textId="7FB7C0B8" w:rsidR="00AC6301" w:rsidDel="00605D3A" w:rsidRDefault="00AC6301">
          <w:pPr>
            <w:pStyle w:val="TOC3"/>
            <w:tabs>
              <w:tab w:val="left" w:pos="1200"/>
              <w:tab w:val="right" w:leader="dot" w:pos="9345"/>
            </w:tabs>
            <w:rPr>
              <w:del w:id="327" w:author="Christopher Kemeter" w:date="2023-11-13T20:33:00Z"/>
              <w:rFonts w:eastAsiaTheme="minorEastAsia" w:cstheme="minorBidi"/>
              <w:iCs w:val="0"/>
              <w:noProof/>
              <w:szCs w:val="22"/>
              <w:lang w:eastAsia="en-GB"/>
            </w:rPr>
          </w:pPr>
          <w:del w:id="328" w:author="Christopher Kemeter" w:date="2023-11-13T20:33:00Z">
            <w:r w:rsidRPr="00605D3A" w:rsidDel="00605D3A">
              <w:rPr>
                <w:rStyle w:val="Hyperlink"/>
                <w:noProof/>
                <w:lang w:eastAsia="ja-JP" w:bidi="th-TH"/>
              </w:rPr>
              <w:delText>5.5.1</w:delText>
            </w:r>
            <w:r w:rsidDel="00605D3A">
              <w:rPr>
                <w:rFonts w:eastAsiaTheme="minorEastAsia" w:cstheme="minorBidi"/>
                <w:iCs w:val="0"/>
                <w:noProof/>
                <w:szCs w:val="22"/>
                <w:lang w:eastAsia="en-GB"/>
              </w:rPr>
              <w:tab/>
            </w:r>
            <w:r w:rsidRPr="00605D3A" w:rsidDel="00605D3A">
              <w:rPr>
                <w:rStyle w:val="Hyperlink"/>
                <w:noProof/>
                <w:lang w:eastAsia="ja-JP" w:bidi="th-TH"/>
              </w:rPr>
              <w:delText>Power Supply and Ignition</w:delText>
            </w:r>
            <w:r w:rsidDel="00605D3A">
              <w:rPr>
                <w:noProof/>
                <w:webHidden/>
              </w:rPr>
              <w:tab/>
            </w:r>
            <w:r w:rsidR="00A8629D" w:rsidDel="00605D3A">
              <w:rPr>
                <w:noProof/>
                <w:webHidden/>
              </w:rPr>
              <w:delText>36</w:delText>
            </w:r>
          </w:del>
        </w:p>
        <w:p w14:paraId="49038DC1" w14:textId="0F0554C5" w:rsidR="00AC6301" w:rsidDel="00605D3A" w:rsidRDefault="00AC6301">
          <w:pPr>
            <w:pStyle w:val="TOC3"/>
            <w:tabs>
              <w:tab w:val="left" w:pos="1200"/>
              <w:tab w:val="right" w:leader="dot" w:pos="9345"/>
            </w:tabs>
            <w:rPr>
              <w:del w:id="329" w:author="Christopher Kemeter" w:date="2023-11-13T20:33:00Z"/>
              <w:rFonts w:eastAsiaTheme="minorEastAsia" w:cstheme="minorBidi"/>
              <w:iCs w:val="0"/>
              <w:noProof/>
              <w:szCs w:val="22"/>
              <w:lang w:eastAsia="en-GB"/>
            </w:rPr>
          </w:pPr>
          <w:del w:id="330" w:author="Christopher Kemeter" w:date="2023-11-13T20:33:00Z">
            <w:r w:rsidRPr="00605D3A" w:rsidDel="00605D3A">
              <w:rPr>
                <w:rStyle w:val="Hyperlink"/>
                <w:noProof/>
                <w:lang w:bidi="th-TH"/>
              </w:rPr>
              <w:delText>5.5.2</w:delText>
            </w:r>
            <w:r w:rsidDel="00605D3A">
              <w:rPr>
                <w:rFonts w:eastAsiaTheme="minorEastAsia" w:cstheme="minorBidi"/>
                <w:iCs w:val="0"/>
                <w:noProof/>
                <w:szCs w:val="22"/>
                <w:lang w:eastAsia="en-GB"/>
              </w:rPr>
              <w:tab/>
            </w:r>
            <w:r w:rsidRPr="00605D3A" w:rsidDel="00605D3A">
              <w:rPr>
                <w:rStyle w:val="Hyperlink"/>
                <w:noProof/>
                <w:lang w:bidi="th-TH"/>
              </w:rPr>
              <w:delText>Connections between rooftop antenna and ccu</w:delText>
            </w:r>
            <w:r w:rsidDel="00605D3A">
              <w:rPr>
                <w:noProof/>
                <w:webHidden/>
              </w:rPr>
              <w:tab/>
            </w:r>
            <w:r w:rsidR="00A8629D" w:rsidDel="00605D3A">
              <w:rPr>
                <w:noProof/>
                <w:webHidden/>
              </w:rPr>
              <w:delText>38</w:delText>
            </w:r>
          </w:del>
        </w:p>
        <w:p w14:paraId="28621176" w14:textId="4D8415DD" w:rsidR="00AC6301" w:rsidDel="00605D3A" w:rsidRDefault="00AC6301">
          <w:pPr>
            <w:pStyle w:val="TOC2"/>
            <w:tabs>
              <w:tab w:val="left" w:pos="600"/>
              <w:tab w:val="right" w:leader="dot" w:pos="9345"/>
            </w:tabs>
            <w:rPr>
              <w:del w:id="331" w:author="Christopher Kemeter" w:date="2023-11-13T20:33:00Z"/>
              <w:rFonts w:eastAsiaTheme="minorEastAsia" w:cstheme="minorBidi"/>
              <w:smallCaps w:val="0"/>
              <w:noProof/>
              <w:szCs w:val="22"/>
              <w:lang w:eastAsia="en-GB"/>
            </w:rPr>
          </w:pPr>
          <w:del w:id="332" w:author="Christopher Kemeter" w:date="2023-11-13T20:33:00Z">
            <w:r w:rsidRPr="00605D3A" w:rsidDel="00605D3A">
              <w:rPr>
                <w:rStyle w:val="Hyperlink"/>
                <w:rFonts w:ascii="Arial" w:eastAsia="Arial" w:hAnsi="Arial" w:cs="Arial"/>
                <w:noProof/>
                <w:lang w:val="en-CA"/>
              </w:rPr>
              <w:delText>5.6</w:delText>
            </w:r>
            <w:r w:rsidDel="00605D3A">
              <w:rPr>
                <w:rFonts w:eastAsiaTheme="minorEastAsia" w:cstheme="minorBidi"/>
                <w:smallCaps w:val="0"/>
                <w:noProof/>
                <w:szCs w:val="22"/>
                <w:lang w:eastAsia="en-GB"/>
              </w:rPr>
              <w:tab/>
            </w:r>
            <w:r w:rsidRPr="00605D3A" w:rsidDel="00605D3A">
              <w:rPr>
                <w:rStyle w:val="Hyperlink"/>
                <w:noProof/>
              </w:rPr>
              <w:delText>Access Point: Westermo Ibex-610 nmid 1043</w:delText>
            </w:r>
            <w:r w:rsidDel="00605D3A">
              <w:rPr>
                <w:noProof/>
                <w:webHidden/>
              </w:rPr>
              <w:tab/>
            </w:r>
            <w:r w:rsidR="00A8629D" w:rsidDel="00605D3A">
              <w:rPr>
                <w:noProof/>
                <w:webHidden/>
              </w:rPr>
              <w:delText>39</w:delText>
            </w:r>
          </w:del>
        </w:p>
        <w:p w14:paraId="5544A85E" w14:textId="28B2DC77" w:rsidR="00AC6301" w:rsidDel="00605D3A" w:rsidRDefault="00AC6301">
          <w:pPr>
            <w:pStyle w:val="TOC2"/>
            <w:tabs>
              <w:tab w:val="left" w:pos="600"/>
              <w:tab w:val="right" w:leader="dot" w:pos="9345"/>
            </w:tabs>
            <w:rPr>
              <w:del w:id="333" w:author="Christopher Kemeter" w:date="2023-11-13T20:33:00Z"/>
              <w:rFonts w:eastAsiaTheme="minorEastAsia" w:cstheme="minorBidi"/>
              <w:smallCaps w:val="0"/>
              <w:noProof/>
              <w:szCs w:val="22"/>
              <w:lang w:eastAsia="en-GB"/>
            </w:rPr>
          </w:pPr>
          <w:del w:id="334" w:author="Christopher Kemeter" w:date="2023-11-13T20:33:00Z">
            <w:r w:rsidRPr="00605D3A" w:rsidDel="00605D3A">
              <w:rPr>
                <w:rStyle w:val="Hyperlink"/>
                <w:noProof/>
              </w:rPr>
              <w:delText>5.7</w:delText>
            </w:r>
            <w:r w:rsidDel="00605D3A">
              <w:rPr>
                <w:rFonts w:eastAsiaTheme="minorEastAsia" w:cstheme="minorBidi"/>
                <w:smallCaps w:val="0"/>
                <w:noProof/>
                <w:szCs w:val="22"/>
                <w:lang w:eastAsia="en-GB"/>
              </w:rPr>
              <w:tab/>
            </w:r>
            <w:r w:rsidRPr="00605D3A" w:rsidDel="00605D3A">
              <w:rPr>
                <w:rStyle w:val="Hyperlink"/>
                <w:noProof/>
              </w:rPr>
              <w:delText>Ethernet Switch VDSRail ds-cswp28-10gbe</w:delText>
            </w:r>
            <w:r w:rsidDel="00605D3A">
              <w:rPr>
                <w:noProof/>
                <w:webHidden/>
              </w:rPr>
              <w:tab/>
            </w:r>
            <w:r w:rsidR="00A8629D" w:rsidDel="00605D3A">
              <w:rPr>
                <w:noProof/>
                <w:webHidden/>
              </w:rPr>
              <w:delText>40</w:delText>
            </w:r>
          </w:del>
        </w:p>
        <w:p w14:paraId="45FC0972" w14:textId="78F86961" w:rsidR="00AC6301" w:rsidDel="00605D3A" w:rsidRDefault="00AC6301">
          <w:pPr>
            <w:pStyle w:val="TOC2"/>
            <w:tabs>
              <w:tab w:val="left" w:pos="600"/>
              <w:tab w:val="right" w:leader="dot" w:pos="9345"/>
            </w:tabs>
            <w:rPr>
              <w:del w:id="335" w:author="Christopher Kemeter" w:date="2023-11-13T20:33:00Z"/>
              <w:rFonts w:eastAsiaTheme="minorEastAsia" w:cstheme="minorBidi"/>
              <w:smallCaps w:val="0"/>
              <w:noProof/>
              <w:szCs w:val="22"/>
              <w:lang w:eastAsia="en-GB"/>
            </w:rPr>
          </w:pPr>
          <w:del w:id="336" w:author="Christopher Kemeter" w:date="2023-11-13T20:33:00Z">
            <w:r w:rsidRPr="00605D3A" w:rsidDel="00605D3A">
              <w:rPr>
                <w:rStyle w:val="Hyperlink"/>
                <w:noProof/>
              </w:rPr>
              <w:delText>5.8</w:delText>
            </w:r>
            <w:r w:rsidDel="00605D3A">
              <w:rPr>
                <w:rFonts w:eastAsiaTheme="minorEastAsia" w:cstheme="minorBidi"/>
                <w:smallCaps w:val="0"/>
                <w:noProof/>
                <w:szCs w:val="22"/>
                <w:lang w:eastAsia="en-GB"/>
              </w:rPr>
              <w:tab/>
            </w:r>
            <w:r w:rsidRPr="00605D3A" w:rsidDel="00605D3A">
              <w:rPr>
                <w:rStyle w:val="Hyperlink"/>
                <w:noProof/>
              </w:rPr>
              <w:delText>Rooftop Antenna: Sencity Rail Multi Antenna 1399.99.0303 (NMID 1076)</w:delText>
            </w:r>
            <w:r w:rsidDel="00605D3A">
              <w:rPr>
                <w:noProof/>
                <w:webHidden/>
              </w:rPr>
              <w:tab/>
            </w:r>
            <w:r w:rsidR="00A8629D" w:rsidDel="00605D3A">
              <w:rPr>
                <w:noProof/>
                <w:webHidden/>
              </w:rPr>
              <w:delText>42</w:delText>
            </w:r>
          </w:del>
        </w:p>
        <w:p w14:paraId="71033872" w14:textId="7948E753" w:rsidR="00AC6301" w:rsidDel="00605D3A" w:rsidRDefault="00AC6301">
          <w:pPr>
            <w:pStyle w:val="TOC2"/>
            <w:tabs>
              <w:tab w:val="left" w:pos="600"/>
              <w:tab w:val="right" w:leader="dot" w:pos="9345"/>
            </w:tabs>
            <w:rPr>
              <w:del w:id="337" w:author="Christopher Kemeter" w:date="2023-11-13T20:33:00Z"/>
              <w:rFonts w:eastAsiaTheme="minorEastAsia" w:cstheme="minorBidi"/>
              <w:smallCaps w:val="0"/>
              <w:noProof/>
              <w:szCs w:val="22"/>
              <w:lang w:eastAsia="en-GB"/>
            </w:rPr>
          </w:pPr>
          <w:del w:id="338" w:author="Christopher Kemeter" w:date="2023-11-13T20:33:00Z">
            <w:r w:rsidRPr="00605D3A" w:rsidDel="00605D3A">
              <w:rPr>
                <w:rStyle w:val="Hyperlink"/>
                <w:noProof/>
              </w:rPr>
              <w:delText>5.9</w:delText>
            </w:r>
            <w:r w:rsidDel="00605D3A">
              <w:rPr>
                <w:rFonts w:eastAsiaTheme="minorEastAsia" w:cstheme="minorBidi"/>
                <w:smallCaps w:val="0"/>
                <w:noProof/>
                <w:szCs w:val="22"/>
                <w:lang w:eastAsia="en-GB"/>
              </w:rPr>
              <w:tab/>
            </w:r>
            <w:r w:rsidRPr="00605D3A" w:rsidDel="00605D3A">
              <w:rPr>
                <w:rStyle w:val="Hyperlink"/>
                <w:noProof/>
              </w:rPr>
              <w:delText>Indoor Wifi Antenna (Huber and Suhner 1399.35.0020)</w:delText>
            </w:r>
            <w:r w:rsidDel="00605D3A">
              <w:rPr>
                <w:noProof/>
                <w:webHidden/>
              </w:rPr>
              <w:tab/>
            </w:r>
            <w:r w:rsidR="00A8629D" w:rsidDel="00605D3A">
              <w:rPr>
                <w:noProof/>
                <w:webHidden/>
              </w:rPr>
              <w:delText>43</w:delText>
            </w:r>
          </w:del>
        </w:p>
        <w:p w14:paraId="23996C0C" w14:textId="06E4F532" w:rsidR="00AC6301" w:rsidDel="00605D3A" w:rsidRDefault="00AC6301" w:rsidP="00A8629D">
          <w:pPr>
            <w:pStyle w:val="TOC1"/>
            <w:rPr>
              <w:del w:id="339" w:author="Christopher Kemeter" w:date="2023-11-13T20:33:00Z"/>
              <w:rFonts w:eastAsiaTheme="minorEastAsia" w:cstheme="minorBidi"/>
              <w:noProof/>
              <w:szCs w:val="22"/>
              <w:lang w:eastAsia="en-GB"/>
            </w:rPr>
          </w:pPr>
          <w:del w:id="340" w:author="Christopher Kemeter" w:date="2023-11-13T20:33:00Z">
            <w:r w:rsidRPr="00605D3A" w:rsidDel="00605D3A">
              <w:rPr>
                <w:rStyle w:val="Hyperlink"/>
                <w:rFonts w:cstheme="minorHAnsi"/>
                <w:noProof/>
              </w:rPr>
              <w:delText>6</w:delText>
            </w:r>
            <w:r w:rsidDel="00605D3A">
              <w:rPr>
                <w:rFonts w:eastAsiaTheme="minorEastAsia" w:cstheme="minorBidi"/>
                <w:noProof/>
                <w:szCs w:val="22"/>
                <w:lang w:eastAsia="en-GB"/>
              </w:rPr>
              <w:tab/>
            </w:r>
            <w:r w:rsidRPr="00605D3A" w:rsidDel="00605D3A">
              <w:rPr>
                <w:rStyle w:val="Hyperlink"/>
                <w:rFonts w:cstheme="minorHAnsi"/>
                <w:noProof/>
              </w:rPr>
              <w:delText>Scope of standard offer and variation order</w:delText>
            </w:r>
            <w:r w:rsidDel="00605D3A">
              <w:rPr>
                <w:noProof/>
                <w:webHidden/>
              </w:rPr>
              <w:tab/>
            </w:r>
            <w:r w:rsidR="00A8629D" w:rsidDel="00605D3A">
              <w:rPr>
                <w:noProof/>
                <w:webHidden/>
              </w:rPr>
              <w:delText>45</w:delText>
            </w:r>
          </w:del>
        </w:p>
        <w:p w14:paraId="4FD2BAEF" w14:textId="5639DA42" w:rsidR="00AC6301" w:rsidDel="00605D3A" w:rsidRDefault="00AC6301" w:rsidP="00A8629D">
          <w:pPr>
            <w:pStyle w:val="TOC1"/>
            <w:rPr>
              <w:del w:id="341" w:author="Christopher Kemeter" w:date="2023-11-13T20:33:00Z"/>
              <w:rFonts w:eastAsiaTheme="minorEastAsia" w:cstheme="minorBidi"/>
              <w:noProof/>
              <w:szCs w:val="22"/>
              <w:lang w:eastAsia="en-GB"/>
            </w:rPr>
          </w:pPr>
          <w:del w:id="342" w:author="Christopher Kemeter" w:date="2023-11-13T20:33:00Z">
            <w:r w:rsidRPr="00605D3A" w:rsidDel="00605D3A">
              <w:rPr>
                <w:rStyle w:val="Hyperlink"/>
                <w:noProof/>
              </w:rPr>
              <w:delText>7</w:delText>
            </w:r>
            <w:r w:rsidDel="00605D3A">
              <w:rPr>
                <w:rFonts w:eastAsiaTheme="minorEastAsia" w:cstheme="minorBidi"/>
                <w:noProof/>
                <w:szCs w:val="22"/>
                <w:lang w:eastAsia="en-GB"/>
              </w:rPr>
              <w:tab/>
            </w:r>
            <w:r w:rsidRPr="00605D3A" w:rsidDel="00605D3A">
              <w:rPr>
                <w:rStyle w:val="Hyperlink"/>
                <w:noProof/>
              </w:rPr>
              <w:delText>Functionality Testing</w:delText>
            </w:r>
            <w:r w:rsidDel="00605D3A">
              <w:rPr>
                <w:noProof/>
                <w:webHidden/>
              </w:rPr>
              <w:tab/>
            </w:r>
            <w:r w:rsidR="00A8629D" w:rsidDel="00605D3A">
              <w:rPr>
                <w:noProof/>
                <w:webHidden/>
              </w:rPr>
              <w:delText>48</w:delText>
            </w:r>
          </w:del>
        </w:p>
        <w:p w14:paraId="625A53F7" w14:textId="24C84690" w:rsidR="00AC6301" w:rsidDel="00605D3A" w:rsidRDefault="00AC6301" w:rsidP="00A8629D">
          <w:pPr>
            <w:pStyle w:val="TOC1"/>
            <w:rPr>
              <w:del w:id="343" w:author="Christopher Kemeter" w:date="2023-11-13T20:33:00Z"/>
              <w:rFonts w:eastAsiaTheme="minorEastAsia" w:cstheme="minorBidi"/>
              <w:noProof/>
              <w:szCs w:val="22"/>
              <w:lang w:eastAsia="en-GB"/>
            </w:rPr>
          </w:pPr>
          <w:del w:id="344" w:author="Christopher Kemeter" w:date="2023-11-13T20:33:00Z">
            <w:r w:rsidRPr="00605D3A" w:rsidDel="00605D3A">
              <w:rPr>
                <w:rStyle w:val="Hyperlink"/>
                <w:noProof/>
                <w:lang w:eastAsia="ja-JP"/>
              </w:rPr>
              <w:delText>8</w:delText>
            </w:r>
            <w:r w:rsidDel="00605D3A">
              <w:rPr>
                <w:rFonts w:eastAsiaTheme="minorEastAsia" w:cstheme="minorBidi"/>
                <w:noProof/>
                <w:szCs w:val="22"/>
                <w:lang w:eastAsia="en-GB"/>
              </w:rPr>
              <w:tab/>
            </w:r>
            <w:r w:rsidRPr="00605D3A" w:rsidDel="00605D3A">
              <w:rPr>
                <w:rStyle w:val="Hyperlink"/>
                <w:noProof/>
                <w:lang w:eastAsia="ja-JP"/>
              </w:rPr>
              <w:delText>Glossary</w:delText>
            </w:r>
            <w:r w:rsidDel="00605D3A">
              <w:rPr>
                <w:noProof/>
                <w:webHidden/>
              </w:rPr>
              <w:tab/>
            </w:r>
            <w:r w:rsidR="00A8629D" w:rsidDel="00605D3A">
              <w:rPr>
                <w:noProof/>
                <w:webHidden/>
              </w:rPr>
              <w:delText>48</w:delText>
            </w:r>
          </w:del>
        </w:p>
        <w:p w14:paraId="43A4A176" w14:textId="3E540F36" w:rsidR="00C83B40" w:rsidDel="00605D3A" w:rsidRDefault="00C83B40">
          <w:pPr>
            <w:pStyle w:val="TOC1"/>
            <w:rPr>
              <w:del w:id="345" w:author="Christopher Kemeter" w:date="2023-11-13T20:33:00Z"/>
              <w:rFonts w:eastAsiaTheme="minorEastAsia" w:cstheme="minorBidi"/>
              <w:b w:val="0"/>
              <w:bCs w:val="0"/>
              <w:caps w:val="0"/>
              <w:noProof/>
              <w:szCs w:val="22"/>
              <w:lang w:val="de-AT" w:eastAsia="de-AT"/>
            </w:rPr>
          </w:pPr>
          <w:del w:id="346" w:author="Christopher Kemeter" w:date="2023-11-13T20:33:00Z">
            <w:r w:rsidRPr="000C6F50" w:rsidDel="00605D3A">
              <w:rPr>
                <w:rPrChange w:id="347" w:author="Abbas Rizvi" w:date="2023-03-30T11:32:00Z">
                  <w:rPr>
                    <w:rStyle w:val="Hyperlink"/>
                    <w:noProof/>
                    <w:lang w:val="de-DE"/>
                  </w:rPr>
                </w:rPrChange>
              </w:rPr>
              <w:delText>1</w:delText>
            </w:r>
            <w:r w:rsidDel="00605D3A">
              <w:rPr>
                <w:rFonts w:eastAsiaTheme="minorEastAsia" w:cstheme="minorBidi"/>
                <w:b w:val="0"/>
                <w:bCs w:val="0"/>
                <w:caps w:val="0"/>
                <w:noProof/>
                <w:szCs w:val="22"/>
                <w:lang w:val="de-AT" w:eastAsia="de-AT"/>
              </w:rPr>
              <w:tab/>
            </w:r>
            <w:r w:rsidRPr="000C6F50" w:rsidDel="00605D3A">
              <w:rPr>
                <w:rPrChange w:id="348" w:author="Abbas Rizvi" w:date="2023-03-30T11:32:00Z">
                  <w:rPr>
                    <w:rStyle w:val="Hyperlink"/>
                    <w:noProof/>
                    <w:lang w:val="de-DE"/>
                  </w:rPr>
                </w:rPrChange>
              </w:rPr>
              <w:delText>Introduction</w:delText>
            </w:r>
            <w:r w:rsidDel="00605D3A">
              <w:rPr>
                <w:noProof/>
                <w:webHidden/>
              </w:rPr>
              <w:tab/>
              <w:delText>6</w:delText>
            </w:r>
          </w:del>
        </w:p>
        <w:p w14:paraId="1DD30B1A" w14:textId="032AF91B" w:rsidR="00C83B40" w:rsidDel="00605D3A" w:rsidRDefault="00C83B40">
          <w:pPr>
            <w:pStyle w:val="TOC1"/>
            <w:rPr>
              <w:del w:id="349" w:author="Christopher Kemeter" w:date="2023-11-13T20:33:00Z"/>
              <w:rFonts w:eastAsiaTheme="minorEastAsia" w:cstheme="minorBidi"/>
              <w:b w:val="0"/>
              <w:bCs w:val="0"/>
              <w:caps w:val="0"/>
              <w:noProof/>
              <w:szCs w:val="22"/>
              <w:lang w:val="de-AT" w:eastAsia="de-AT"/>
            </w:rPr>
          </w:pPr>
          <w:del w:id="350" w:author="Christopher Kemeter" w:date="2023-11-13T20:33:00Z">
            <w:r w:rsidRPr="000C6F50" w:rsidDel="00605D3A">
              <w:rPr>
                <w:rPrChange w:id="351" w:author="Abbas Rizvi" w:date="2023-03-30T11:32:00Z">
                  <w:rPr>
                    <w:rStyle w:val="Hyperlink"/>
                    <w:noProof/>
                    <w:lang w:eastAsia="ja-JP"/>
                  </w:rPr>
                </w:rPrChange>
              </w:rPr>
              <w:delText>2</w:delText>
            </w:r>
            <w:r w:rsidDel="00605D3A">
              <w:rPr>
                <w:rFonts w:eastAsiaTheme="minorEastAsia" w:cstheme="minorBidi"/>
                <w:b w:val="0"/>
                <w:bCs w:val="0"/>
                <w:caps w:val="0"/>
                <w:noProof/>
                <w:szCs w:val="22"/>
                <w:lang w:val="de-AT" w:eastAsia="de-AT"/>
              </w:rPr>
              <w:tab/>
            </w:r>
            <w:r w:rsidRPr="000C6F50" w:rsidDel="00605D3A">
              <w:rPr>
                <w:rPrChange w:id="352" w:author="Abbas Rizvi" w:date="2023-03-30T11:32:00Z">
                  <w:rPr>
                    <w:rStyle w:val="Hyperlink"/>
                    <w:noProof/>
                    <w:lang w:eastAsia="ja-JP"/>
                  </w:rPr>
                </w:rPrChange>
              </w:rPr>
              <w:delText>Train Consist and Network topology</w:delText>
            </w:r>
            <w:r w:rsidDel="00605D3A">
              <w:rPr>
                <w:noProof/>
                <w:webHidden/>
              </w:rPr>
              <w:tab/>
              <w:delText>7</w:delText>
            </w:r>
          </w:del>
        </w:p>
        <w:p w14:paraId="445DB91D" w14:textId="22A34299" w:rsidR="00C83B40" w:rsidDel="00605D3A" w:rsidRDefault="00C83B40">
          <w:pPr>
            <w:pStyle w:val="TOC2"/>
            <w:tabs>
              <w:tab w:val="left" w:pos="600"/>
              <w:tab w:val="right" w:leader="dot" w:pos="9345"/>
            </w:tabs>
            <w:rPr>
              <w:del w:id="353" w:author="Christopher Kemeter" w:date="2023-11-13T20:33:00Z"/>
              <w:rFonts w:eastAsiaTheme="minorEastAsia" w:cstheme="minorBidi"/>
              <w:smallCaps w:val="0"/>
              <w:noProof/>
              <w:szCs w:val="22"/>
              <w:lang w:val="de-AT" w:eastAsia="de-AT"/>
            </w:rPr>
          </w:pPr>
          <w:del w:id="354" w:author="Christopher Kemeter" w:date="2023-11-13T20:33:00Z">
            <w:r w:rsidRPr="000C6F50" w:rsidDel="00605D3A">
              <w:rPr>
                <w:rPrChange w:id="355" w:author="Abbas Rizvi" w:date="2023-03-30T11:32:00Z">
                  <w:rPr>
                    <w:rStyle w:val="Hyperlink"/>
                    <w:noProof/>
                  </w:rPr>
                </w:rPrChange>
              </w:rPr>
              <w:delText>2.1</w:delText>
            </w:r>
            <w:r w:rsidDel="00605D3A">
              <w:rPr>
                <w:rFonts w:eastAsiaTheme="minorEastAsia" w:cstheme="minorBidi"/>
                <w:smallCaps w:val="0"/>
                <w:noProof/>
                <w:szCs w:val="22"/>
                <w:lang w:val="de-AT" w:eastAsia="de-AT"/>
              </w:rPr>
              <w:tab/>
            </w:r>
            <w:r w:rsidRPr="000C6F50" w:rsidDel="00605D3A">
              <w:rPr>
                <w:rPrChange w:id="356" w:author="Abbas Rizvi" w:date="2023-03-30T11:32:00Z">
                  <w:rPr>
                    <w:rStyle w:val="Hyperlink"/>
                    <w:noProof/>
                  </w:rPr>
                </w:rPrChange>
              </w:rPr>
              <w:delText>ÖBB Dosto Neu trainset</w:delText>
            </w:r>
            <w:r w:rsidDel="00605D3A">
              <w:rPr>
                <w:noProof/>
                <w:webHidden/>
              </w:rPr>
              <w:tab/>
              <w:delText>7</w:delText>
            </w:r>
          </w:del>
        </w:p>
        <w:p w14:paraId="5A93711D" w14:textId="6C3EAD7D" w:rsidR="00C83B40" w:rsidDel="00605D3A" w:rsidRDefault="00C83B40">
          <w:pPr>
            <w:pStyle w:val="TOC3"/>
            <w:tabs>
              <w:tab w:val="left" w:pos="1200"/>
              <w:tab w:val="right" w:leader="dot" w:pos="9345"/>
            </w:tabs>
            <w:rPr>
              <w:del w:id="357" w:author="Christopher Kemeter" w:date="2023-11-13T20:33:00Z"/>
              <w:rFonts w:eastAsiaTheme="minorEastAsia" w:cstheme="minorBidi"/>
              <w:iCs w:val="0"/>
              <w:noProof/>
              <w:szCs w:val="22"/>
              <w:lang w:val="de-AT" w:eastAsia="de-AT"/>
            </w:rPr>
          </w:pPr>
          <w:del w:id="358" w:author="Christopher Kemeter" w:date="2023-11-13T20:33:00Z">
            <w:r w:rsidRPr="000C6F50" w:rsidDel="00605D3A">
              <w:rPr>
                <w:rPrChange w:id="359" w:author="Abbas Rizvi" w:date="2023-03-30T11:32:00Z">
                  <w:rPr>
                    <w:rStyle w:val="Hyperlink"/>
                    <w:noProof/>
                    <w:lang w:bidi="th-TH"/>
                  </w:rPr>
                </w:rPrChange>
              </w:rPr>
              <w:delText>2.1.1</w:delText>
            </w:r>
            <w:r w:rsidDel="00605D3A">
              <w:rPr>
                <w:rFonts w:eastAsiaTheme="minorEastAsia" w:cstheme="minorBidi"/>
                <w:iCs w:val="0"/>
                <w:noProof/>
                <w:szCs w:val="22"/>
                <w:lang w:val="de-AT" w:eastAsia="de-AT"/>
              </w:rPr>
              <w:tab/>
            </w:r>
            <w:r w:rsidRPr="000C6F50" w:rsidDel="00605D3A">
              <w:rPr>
                <w:rPrChange w:id="360" w:author="Abbas Rizvi" w:date="2023-03-30T11:32:00Z">
                  <w:rPr>
                    <w:rStyle w:val="Hyperlink"/>
                    <w:noProof/>
                    <w:lang w:bidi="th-TH"/>
                  </w:rPr>
                </w:rPrChange>
              </w:rPr>
              <w:delText>Multi-Traction</w:delText>
            </w:r>
            <w:r w:rsidDel="00605D3A">
              <w:rPr>
                <w:noProof/>
                <w:webHidden/>
              </w:rPr>
              <w:tab/>
              <w:delText>8</w:delText>
            </w:r>
          </w:del>
        </w:p>
        <w:p w14:paraId="65674EBC" w14:textId="3B92974F" w:rsidR="00C83B40" w:rsidDel="00605D3A" w:rsidRDefault="00C83B40">
          <w:pPr>
            <w:pStyle w:val="TOC2"/>
            <w:tabs>
              <w:tab w:val="left" w:pos="600"/>
              <w:tab w:val="right" w:leader="dot" w:pos="9345"/>
            </w:tabs>
            <w:rPr>
              <w:del w:id="361" w:author="Christopher Kemeter" w:date="2023-11-13T20:33:00Z"/>
              <w:rFonts w:eastAsiaTheme="minorEastAsia" w:cstheme="minorBidi"/>
              <w:smallCaps w:val="0"/>
              <w:noProof/>
              <w:szCs w:val="22"/>
              <w:lang w:val="de-AT" w:eastAsia="de-AT"/>
            </w:rPr>
          </w:pPr>
          <w:del w:id="362" w:author="Christopher Kemeter" w:date="2023-11-13T20:33:00Z">
            <w:r w:rsidRPr="000C6F50" w:rsidDel="00605D3A">
              <w:rPr>
                <w:rPrChange w:id="363" w:author="Abbas Rizvi" w:date="2023-03-30T11:32:00Z">
                  <w:rPr>
                    <w:rStyle w:val="Hyperlink"/>
                    <w:noProof/>
                  </w:rPr>
                </w:rPrChange>
              </w:rPr>
              <w:delText>2.2</w:delText>
            </w:r>
            <w:r w:rsidDel="00605D3A">
              <w:rPr>
                <w:rFonts w:eastAsiaTheme="minorEastAsia" w:cstheme="minorBidi"/>
                <w:smallCaps w:val="0"/>
                <w:noProof/>
                <w:szCs w:val="22"/>
                <w:lang w:val="de-AT" w:eastAsia="de-AT"/>
              </w:rPr>
              <w:tab/>
            </w:r>
            <w:r w:rsidRPr="000C6F50" w:rsidDel="00605D3A">
              <w:rPr>
                <w:rPrChange w:id="364" w:author="Abbas Rizvi" w:date="2023-03-30T11:32:00Z">
                  <w:rPr>
                    <w:rStyle w:val="Hyperlink"/>
                    <w:noProof/>
                  </w:rPr>
                </w:rPrChange>
              </w:rPr>
              <w:delText>Network topology</w:delText>
            </w:r>
            <w:r w:rsidDel="00605D3A">
              <w:rPr>
                <w:noProof/>
                <w:webHidden/>
              </w:rPr>
              <w:tab/>
              <w:delText>9</w:delText>
            </w:r>
          </w:del>
        </w:p>
        <w:p w14:paraId="47445D09" w14:textId="19E8C607" w:rsidR="00C83B40" w:rsidDel="00605D3A" w:rsidRDefault="00C83B40">
          <w:pPr>
            <w:pStyle w:val="TOC1"/>
            <w:rPr>
              <w:del w:id="365" w:author="Christopher Kemeter" w:date="2023-11-13T20:33:00Z"/>
              <w:rFonts w:eastAsiaTheme="minorEastAsia" w:cstheme="minorBidi"/>
              <w:b w:val="0"/>
              <w:bCs w:val="0"/>
              <w:caps w:val="0"/>
              <w:noProof/>
              <w:szCs w:val="22"/>
              <w:lang w:val="de-AT" w:eastAsia="de-AT"/>
            </w:rPr>
          </w:pPr>
          <w:del w:id="366" w:author="Christopher Kemeter" w:date="2023-11-13T20:33:00Z">
            <w:r w:rsidRPr="000C6F50" w:rsidDel="00605D3A">
              <w:rPr>
                <w:rPrChange w:id="367" w:author="Abbas Rizvi" w:date="2023-03-30T11:32:00Z">
                  <w:rPr>
                    <w:rStyle w:val="Hyperlink"/>
                    <w:rFonts w:cstheme="minorHAnsi"/>
                    <w:noProof/>
                  </w:rPr>
                </w:rPrChange>
              </w:rPr>
              <w:delText>3</w:delText>
            </w:r>
            <w:r w:rsidDel="00605D3A">
              <w:rPr>
                <w:rFonts w:eastAsiaTheme="minorEastAsia" w:cstheme="minorBidi"/>
                <w:b w:val="0"/>
                <w:bCs w:val="0"/>
                <w:caps w:val="0"/>
                <w:noProof/>
                <w:szCs w:val="22"/>
                <w:lang w:val="de-AT" w:eastAsia="de-AT"/>
              </w:rPr>
              <w:tab/>
            </w:r>
            <w:r w:rsidRPr="000C6F50" w:rsidDel="00605D3A">
              <w:rPr>
                <w:rPrChange w:id="368" w:author="Abbas Rizvi" w:date="2023-03-30T11:32:00Z">
                  <w:rPr>
                    <w:rStyle w:val="Hyperlink"/>
                    <w:rFonts w:cstheme="minorHAnsi"/>
                    <w:noProof/>
                  </w:rPr>
                </w:rPrChange>
              </w:rPr>
              <w:delText>Internet Onboard Solution</w:delText>
            </w:r>
            <w:r w:rsidDel="00605D3A">
              <w:rPr>
                <w:noProof/>
                <w:webHidden/>
              </w:rPr>
              <w:tab/>
            </w:r>
            <w:r w:rsidR="000C6F50" w:rsidDel="00605D3A">
              <w:rPr>
                <w:noProof/>
                <w:webHidden/>
              </w:rPr>
              <w:delText>11</w:delText>
            </w:r>
          </w:del>
        </w:p>
        <w:p w14:paraId="24B1FAD6" w14:textId="5AA5E2C8" w:rsidR="00C83B40" w:rsidDel="00605D3A" w:rsidRDefault="00C83B40">
          <w:pPr>
            <w:pStyle w:val="TOC2"/>
            <w:tabs>
              <w:tab w:val="left" w:pos="600"/>
              <w:tab w:val="right" w:leader="dot" w:pos="9345"/>
            </w:tabs>
            <w:rPr>
              <w:del w:id="369" w:author="Christopher Kemeter" w:date="2023-11-13T20:33:00Z"/>
              <w:rFonts w:eastAsiaTheme="minorEastAsia" w:cstheme="minorBidi"/>
              <w:smallCaps w:val="0"/>
              <w:noProof/>
              <w:szCs w:val="22"/>
              <w:lang w:val="de-AT" w:eastAsia="de-AT"/>
            </w:rPr>
          </w:pPr>
          <w:del w:id="370" w:author="Christopher Kemeter" w:date="2023-11-13T20:33:00Z">
            <w:r w:rsidRPr="000C6F50" w:rsidDel="00605D3A">
              <w:rPr>
                <w:rPrChange w:id="371" w:author="Abbas Rizvi" w:date="2023-03-30T11:32:00Z">
                  <w:rPr>
                    <w:rStyle w:val="Hyperlink"/>
                    <w:noProof/>
                  </w:rPr>
                </w:rPrChange>
              </w:rPr>
              <w:delText>3.1</w:delText>
            </w:r>
            <w:r w:rsidDel="00605D3A">
              <w:rPr>
                <w:rFonts w:eastAsiaTheme="minorEastAsia" w:cstheme="minorBidi"/>
                <w:smallCaps w:val="0"/>
                <w:noProof/>
                <w:szCs w:val="22"/>
                <w:lang w:val="de-AT" w:eastAsia="de-AT"/>
              </w:rPr>
              <w:tab/>
            </w:r>
            <w:r w:rsidRPr="000C6F50" w:rsidDel="00605D3A">
              <w:rPr>
                <w:rPrChange w:id="372" w:author="Abbas Rizvi" w:date="2023-03-30T11:32:00Z">
                  <w:rPr>
                    <w:rStyle w:val="Hyperlink"/>
                    <w:noProof/>
                  </w:rPr>
                </w:rPrChange>
              </w:rPr>
              <w:delText>Nomad Connect CCU</w:delText>
            </w:r>
            <w:r w:rsidDel="00605D3A">
              <w:rPr>
                <w:noProof/>
                <w:webHidden/>
              </w:rPr>
              <w:tab/>
            </w:r>
            <w:r w:rsidR="000C6F50" w:rsidDel="00605D3A">
              <w:rPr>
                <w:noProof/>
                <w:webHidden/>
              </w:rPr>
              <w:delText>11</w:delText>
            </w:r>
          </w:del>
        </w:p>
        <w:p w14:paraId="5AF0B20A" w14:textId="1302D10C" w:rsidR="00C83B40" w:rsidDel="00605D3A" w:rsidRDefault="00C83B40">
          <w:pPr>
            <w:pStyle w:val="TOC3"/>
            <w:tabs>
              <w:tab w:val="left" w:pos="1200"/>
              <w:tab w:val="right" w:leader="dot" w:pos="9345"/>
            </w:tabs>
            <w:rPr>
              <w:del w:id="373" w:author="Christopher Kemeter" w:date="2023-11-13T20:33:00Z"/>
              <w:rFonts w:eastAsiaTheme="minorEastAsia" w:cstheme="minorBidi"/>
              <w:iCs w:val="0"/>
              <w:noProof/>
              <w:szCs w:val="22"/>
              <w:lang w:val="de-AT" w:eastAsia="de-AT"/>
            </w:rPr>
          </w:pPr>
          <w:del w:id="374" w:author="Christopher Kemeter" w:date="2023-11-13T20:33:00Z">
            <w:r w:rsidRPr="000C6F50" w:rsidDel="00605D3A">
              <w:rPr>
                <w:rPrChange w:id="375" w:author="Abbas Rizvi" w:date="2023-03-30T11:32:00Z">
                  <w:rPr>
                    <w:rStyle w:val="Hyperlink"/>
                    <w:noProof/>
                    <w:lang w:bidi="th-TH"/>
                  </w:rPr>
                </w:rPrChange>
              </w:rPr>
              <w:delText>3.1.1</w:delText>
            </w:r>
            <w:r w:rsidDel="00605D3A">
              <w:rPr>
                <w:rFonts w:eastAsiaTheme="minorEastAsia" w:cstheme="minorBidi"/>
                <w:iCs w:val="0"/>
                <w:noProof/>
                <w:szCs w:val="22"/>
                <w:lang w:val="de-AT" w:eastAsia="de-AT"/>
              </w:rPr>
              <w:tab/>
            </w:r>
            <w:r w:rsidRPr="000C6F50" w:rsidDel="00605D3A">
              <w:rPr>
                <w:rPrChange w:id="376" w:author="Abbas Rizvi" w:date="2023-03-30T11:32:00Z">
                  <w:rPr>
                    <w:rStyle w:val="Hyperlink"/>
                    <w:noProof/>
                    <w:lang w:bidi="th-TH"/>
                  </w:rPr>
                </w:rPrChange>
              </w:rPr>
              <w:delText>Die Zug-Land verbindung</w:delText>
            </w:r>
            <w:r w:rsidDel="00605D3A">
              <w:rPr>
                <w:noProof/>
                <w:webHidden/>
              </w:rPr>
              <w:tab/>
            </w:r>
            <w:r w:rsidR="000C6F50" w:rsidDel="00605D3A">
              <w:rPr>
                <w:noProof/>
                <w:webHidden/>
              </w:rPr>
              <w:delText>11</w:delText>
            </w:r>
          </w:del>
        </w:p>
        <w:p w14:paraId="5EEB22B7" w14:textId="021B781D" w:rsidR="00C83B40" w:rsidDel="00605D3A" w:rsidRDefault="00C83B40">
          <w:pPr>
            <w:pStyle w:val="TOC3"/>
            <w:tabs>
              <w:tab w:val="left" w:pos="1200"/>
              <w:tab w:val="right" w:leader="dot" w:pos="9345"/>
            </w:tabs>
            <w:rPr>
              <w:del w:id="377" w:author="Christopher Kemeter" w:date="2023-11-13T20:33:00Z"/>
              <w:rFonts w:eastAsiaTheme="minorEastAsia" w:cstheme="minorBidi"/>
              <w:iCs w:val="0"/>
              <w:noProof/>
              <w:szCs w:val="22"/>
              <w:lang w:val="de-AT" w:eastAsia="de-AT"/>
            </w:rPr>
          </w:pPr>
          <w:del w:id="378" w:author="Christopher Kemeter" w:date="2023-11-13T20:33:00Z">
            <w:r w:rsidRPr="000C6F50" w:rsidDel="00605D3A">
              <w:rPr>
                <w:rPrChange w:id="379" w:author="Abbas Rizvi" w:date="2023-03-30T11:32:00Z">
                  <w:rPr>
                    <w:rStyle w:val="Hyperlink"/>
                    <w:noProof/>
                    <w:lang w:bidi="th-TH"/>
                  </w:rPr>
                </w:rPrChange>
              </w:rPr>
              <w:delText>3.1.2</w:delText>
            </w:r>
            <w:r w:rsidDel="00605D3A">
              <w:rPr>
                <w:rFonts w:eastAsiaTheme="minorEastAsia" w:cstheme="minorBidi"/>
                <w:iCs w:val="0"/>
                <w:noProof/>
                <w:szCs w:val="22"/>
                <w:lang w:val="de-AT" w:eastAsia="de-AT"/>
              </w:rPr>
              <w:tab/>
            </w:r>
            <w:r w:rsidRPr="000C6F50" w:rsidDel="00605D3A">
              <w:rPr>
                <w:rPrChange w:id="380" w:author="Abbas Rizvi" w:date="2023-03-30T11:32:00Z">
                  <w:rPr>
                    <w:rStyle w:val="Hyperlink"/>
                    <w:noProof/>
                    <w:lang w:bidi="th-TH"/>
                  </w:rPr>
                </w:rPrChange>
              </w:rPr>
              <w:delText>Portal</w:delText>
            </w:r>
            <w:r w:rsidDel="00605D3A">
              <w:rPr>
                <w:noProof/>
                <w:webHidden/>
              </w:rPr>
              <w:tab/>
            </w:r>
            <w:r w:rsidR="000C6F50" w:rsidDel="00605D3A">
              <w:rPr>
                <w:noProof/>
                <w:webHidden/>
              </w:rPr>
              <w:delText>12</w:delText>
            </w:r>
          </w:del>
        </w:p>
        <w:p w14:paraId="7D9FB4B2" w14:textId="4F06E377" w:rsidR="00C83B40" w:rsidDel="00605D3A" w:rsidRDefault="00C83B40">
          <w:pPr>
            <w:pStyle w:val="TOC3"/>
            <w:tabs>
              <w:tab w:val="left" w:pos="1200"/>
              <w:tab w:val="right" w:leader="dot" w:pos="9345"/>
            </w:tabs>
            <w:rPr>
              <w:del w:id="381" w:author="Christopher Kemeter" w:date="2023-11-13T20:33:00Z"/>
              <w:rFonts w:eastAsiaTheme="minorEastAsia" w:cstheme="minorBidi"/>
              <w:iCs w:val="0"/>
              <w:noProof/>
              <w:szCs w:val="22"/>
              <w:lang w:val="de-AT" w:eastAsia="de-AT"/>
            </w:rPr>
          </w:pPr>
          <w:del w:id="382" w:author="Christopher Kemeter" w:date="2023-11-13T20:33:00Z">
            <w:r w:rsidRPr="000C6F50" w:rsidDel="00605D3A">
              <w:rPr>
                <w:rPrChange w:id="383" w:author="Abbas Rizvi" w:date="2023-03-30T11:32:00Z">
                  <w:rPr>
                    <w:rStyle w:val="Hyperlink"/>
                    <w:noProof/>
                    <w:lang w:bidi="th-TH"/>
                  </w:rPr>
                </w:rPrChange>
              </w:rPr>
              <w:delText>3.1.3</w:delText>
            </w:r>
            <w:r w:rsidDel="00605D3A">
              <w:rPr>
                <w:rFonts w:eastAsiaTheme="minorEastAsia" w:cstheme="minorBidi"/>
                <w:iCs w:val="0"/>
                <w:noProof/>
                <w:szCs w:val="22"/>
                <w:lang w:val="de-AT" w:eastAsia="de-AT"/>
              </w:rPr>
              <w:tab/>
            </w:r>
            <w:r w:rsidRPr="000C6F50" w:rsidDel="00605D3A">
              <w:rPr>
                <w:rPrChange w:id="384" w:author="Abbas Rizvi" w:date="2023-03-30T11:32:00Z">
                  <w:rPr>
                    <w:rStyle w:val="Hyperlink"/>
                    <w:noProof/>
                    <w:lang w:bidi="th-TH"/>
                  </w:rPr>
                </w:rPrChange>
              </w:rPr>
              <w:delText>ND-Redundancy</w:delText>
            </w:r>
            <w:r w:rsidDel="00605D3A">
              <w:rPr>
                <w:noProof/>
                <w:webHidden/>
              </w:rPr>
              <w:tab/>
            </w:r>
            <w:r w:rsidR="000C6F50" w:rsidDel="00605D3A">
              <w:rPr>
                <w:noProof/>
                <w:webHidden/>
              </w:rPr>
              <w:delText>13</w:delText>
            </w:r>
          </w:del>
        </w:p>
        <w:p w14:paraId="72E41848" w14:textId="103D9E66" w:rsidR="00C83B40" w:rsidDel="00605D3A" w:rsidRDefault="00C83B40">
          <w:pPr>
            <w:pStyle w:val="TOC2"/>
            <w:tabs>
              <w:tab w:val="left" w:pos="600"/>
              <w:tab w:val="right" w:leader="dot" w:pos="9345"/>
            </w:tabs>
            <w:rPr>
              <w:del w:id="385" w:author="Christopher Kemeter" w:date="2023-11-13T20:33:00Z"/>
              <w:rFonts w:eastAsiaTheme="minorEastAsia" w:cstheme="minorBidi"/>
              <w:smallCaps w:val="0"/>
              <w:noProof/>
              <w:szCs w:val="22"/>
              <w:lang w:val="de-AT" w:eastAsia="de-AT"/>
            </w:rPr>
          </w:pPr>
          <w:del w:id="386" w:author="Christopher Kemeter" w:date="2023-11-13T20:33:00Z">
            <w:r w:rsidRPr="000C6F50" w:rsidDel="00605D3A">
              <w:rPr>
                <w:rPrChange w:id="387" w:author="Abbas Rizvi" w:date="2023-03-30T11:32:00Z">
                  <w:rPr>
                    <w:rStyle w:val="Hyperlink"/>
                    <w:noProof/>
                  </w:rPr>
                </w:rPrChange>
              </w:rPr>
              <w:delText>3.2</w:delText>
            </w:r>
            <w:r w:rsidDel="00605D3A">
              <w:rPr>
                <w:rFonts w:eastAsiaTheme="minorEastAsia" w:cstheme="minorBidi"/>
                <w:smallCaps w:val="0"/>
                <w:noProof/>
                <w:szCs w:val="22"/>
                <w:lang w:val="de-AT" w:eastAsia="de-AT"/>
              </w:rPr>
              <w:tab/>
            </w:r>
            <w:r w:rsidRPr="000C6F50" w:rsidDel="00605D3A">
              <w:rPr>
                <w:rPrChange w:id="388" w:author="Abbas Rizvi" w:date="2023-03-30T11:32:00Z">
                  <w:rPr>
                    <w:rStyle w:val="Hyperlink"/>
                    <w:noProof/>
                  </w:rPr>
                </w:rPrChange>
              </w:rPr>
              <w:delText>Networking</w:delText>
            </w:r>
            <w:r w:rsidDel="00605D3A">
              <w:rPr>
                <w:noProof/>
                <w:webHidden/>
              </w:rPr>
              <w:tab/>
            </w:r>
            <w:r w:rsidR="000C6F50" w:rsidDel="00605D3A">
              <w:rPr>
                <w:noProof/>
                <w:webHidden/>
              </w:rPr>
              <w:delText>14</w:delText>
            </w:r>
          </w:del>
        </w:p>
        <w:p w14:paraId="338479AB" w14:textId="0A672A37" w:rsidR="00C83B40" w:rsidDel="00605D3A" w:rsidRDefault="00C83B40">
          <w:pPr>
            <w:pStyle w:val="TOC3"/>
            <w:tabs>
              <w:tab w:val="left" w:pos="1200"/>
              <w:tab w:val="right" w:leader="dot" w:pos="9345"/>
            </w:tabs>
            <w:rPr>
              <w:del w:id="389" w:author="Christopher Kemeter" w:date="2023-11-13T20:33:00Z"/>
              <w:rFonts w:eastAsiaTheme="minorEastAsia" w:cstheme="minorBidi"/>
              <w:iCs w:val="0"/>
              <w:noProof/>
              <w:szCs w:val="22"/>
              <w:lang w:val="de-AT" w:eastAsia="de-AT"/>
            </w:rPr>
          </w:pPr>
          <w:del w:id="390" w:author="Christopher Kemeter" w:date="2023-11-13T20:33:00Z">
            <w:r w:rsidRPr="000C6F50" w:rsidDel="00605D3A">
              <w:rPr>
                <w:rPrChange w:id="391" w:author="Abbas Rizvi" w:date="2023-03-30T11:32:00Z">
                  <w:rPr>
                    <w:rStyle w:val="Hyperlink"/>
                    <w:noProof/>
                    <w:lang w:eastAsia="ja-JP" w:bidi="th-TH"/>
                  </w:rPr>
                </w:rPrChange>
              </w:rPr>
              <w:delText>3.2.1</w:delText>
            </w:r>
            <w:r w:rsidDel="00605D3A">
              <w:rPr>
                <w:rFonts w:eastAsiaTheme="minorEastAsia" w:cstheme="minorBidi"/>
                <w:iCs w:val="0"/>
                <w:noProof/>
                <w:szCs w:val="22"/>
                <w:lang w:val="de-AT" w:eastAsia="de-AT"/>
              </w:rPr>
              <w:tab/>
            </w:r>
            <w:r w:rsidRPr="000C6F50" w:rsidDel="00605D3A">
              <w:rPr>
                <w:rPrChange w:id="392" w:author="Abbas Rizvi" w:date="2023-03-30T11:32:00Z">
                  <w:rPr>
                    <w:rStyle w:val="Hyperlink"/>
                    <w:noProof/>
                    <w:lang w:eastAsia="ja-JP" w:bidi="th-TH"/>
                  </w:rPr>
                </w:rPrChange>
              </w:rPr>
              <w:delText>VLAN Setup</w:delText>
            </w:r>
            <w:r w:rsidDel="00605D3A">
              <w:rPr>
                <w:noProof/>
                <w:webHidden/>
              </w:rPr>
              <w:tab/>
            </w:r>
            <w:r w:rsidR="000C6F50" w:rsidDel="00605D3A">
              <w:rPr>
                <w:noProof/>
                <w:webHidden/>
              </w:rPr>
              <w:delText>15</w:delText>
            </w:r>
          </w:del>
        </w:p>
        <w:p w14:paraId="7C3C642B" w14:textId="3366F4D6" w:rsidR="00C83B40" w:rsidDel="00605D3A" w:rsidRDefault="00C83B40">
          <w:pPr>
            <w:pStyle w:val="TOC2"/>
            <w:tabs>
              <w:tab w:val="left" w:pos="600"/>
              <w:tab w:val="right" w:leader="dot" w:pos="9345"/>
            </w:tabs>
            <w:rPr>
              <w:del w:id="393" w:author="Christopher Kemeter" w:date="2023-11-13T20:33:00Z"/>
              <w:rFonts w:eastAsiaTheme="minorEastAsia" w:cstheme="minorBidi"/>
              <w:smallCaps w:val="0"/>
              <w:noProof/>
              <w:szCs w:val="22"/>
              <w:lang w:val="de-AT" w:eastAsia="de-AT"/>
            </w:rPr>
          </w:pPr>
          <w:del w:id="394" w:author="Christopher Kemeter" w:date="2023-11-13T20:33:00Z">
            <w:r w:rsidRPr="000C6F50" w:rsidDel="00605D3A">
              <w:rPr>
                <w:rPrChange w:id="395" w:author="Abbas Rizvi" w:date="2023-03-30T11:32:00Z">
                  <w:rPr>
                    <w:rStyle w:val="Hyperlink"/>
                    <w:noProof/>
                    <w:lang w:val="de-AT"/>
                  </w:rPr>
                </w:rPrChange>
              </w:rPr>
              <w:delText>3.3</w:delText>
            </w:r>
            <w:r w:rsidDel="00605D3A">
              <w:rPr>
                <w:rFonts w:eastAsiaTheme="minorEastAsia" w:cstheme="minorBidi"/>
                <w:smallCaps w:val="0"/>
                <w:noProof/>
                <w:szCs w:val="22"/>
                <w:lang w:val="de-AT" w:eastAsia="de-AT"/>
              </w:rPr>
              <w:tab/>
            </w:r>
            <w:r w:rsidRPr="000C6F50" w:rsidDel="00605D3A">
              <w:rPr>
                <w:rPrChange w:id="396" w:author="Abbas Rizvi" w:date="2023-03-30T11:32:00Z">
                  <w:rPr>
                    <w:rStyle w:val="Hyperlink"/>
                    <w:noProof/>
                    <w:lang w:val="de-AT"/>
                  </w:rPr>
                </w:rPrChange>
              </w:rPr>
              <w:delText>Statische IP auf der ccu</w:delText>
            </w:r>
            <w:r w:rsidDel="00605D3A">
              <w:rPr>
                <w:noProof/>
                <w:webHidden/>
              </w:rPr>
              <w:tab/>
            </w:r>
            <w:r w:rsidR="000C6F50" w:rsidDel="00605D3A">
              <w:rPr>
                <w:noProof/>
                <w:webHidden/>
              </w:rPr>
              <w:delText>17</w:delText>
            </w:r>
          </w:del>
        </w:p>
        <w:p w14:paraId="33DBB7AA" w14:textId="495756D3" w:rsidR="00C83B40" w:rsidDel="00605D3A" w:rsidRDefault="00C83B40">
          <w:pPr>
            <w:pStyle w:val="TOC2"/>
            <w:tabs>
              <w:tab w:val="left" w:pos="600"/>
              <w:tab w:val="right" w:leader="dot" w:pos="9345"/>
            </w:tabs>
            <w:rPr>
              <w:del w:id="397" w:author="Christopher Kemeter" w:date="2023-11-13T20:33:00Z"/>
              <w:rFonts w:eastAsiaTheme="minorEastAsia" w:cstheme="minorBidi"/>
              <w:smallCaps w:val="0"/>
              <w:noProof/>
              <w:szCs w:val="22"/>
              <w:lang w:val="de-AT" w:eastAsia="de-AT"/>
            </w:rPr>
          </w:pPr>
          <w:del w:id="398" w:author="Christopher Kemeter" w:date="2023-11-13T20:33:00Z">
            <w:r w:rsidRPr="000C6F50" w:rsidDel="00605D3A">
              <w:rPr>
                <w:rPrChange w:id="399" w:author="Abbas Rizvi" w:date="2023-03-30T11:32:00Z">
                  <w:rPr>
                    <w:rStyle w:val="Hyperlink"/>
                    <w:noProof/>
                    <w:lang w:val="de-AT"/>
                  </w:rPr>
                </w:rPrChange>
              </w:rPr>
              <w:delText>3.4</w:delText>
            </w:r>
            <w:r w:rsidDel="00605D3A">
              <w:rPr>
                <w:rFonts w:eastAsiaTheme="minorEastAsia" w:cstheme="minorBidi"/>
                <w:smallCaps w:val="0"/>
                <w:noProof/>
                <w:szCs w:val="22"/>
                <w:lang w:val="de-AT" w:eastAsia="de-AT"/>
              </w:rPr>
              <w:tab/>
            </w:r>
            <w:r w:rsidRPr="000C6F50" w:rsidDel="00605D3A">
              <w:rPr>
                <w:rPrChange w:id="400" w:author="Abbas Rizvi" w:date="2023-03-30T11:32:00Z">
                  <w:rPr>
                    <w:rStyle w:val="Hyperlink"/>
                    <w:noProof/>
                    <w:lang w:val="de-AT"/>
                  </w:rPr>
                </w:rPrChange>
              </w:rPr>
              <w:delText>Netzwerk Services</w:delText>
            </w:r>
            <w:r w:rsidDel="00605D3A">
              <w:rPr>
                <w:noProof/>
                <w:webHidden/>
              </w:rPr>
              <w:tab/>
            </w:r>
            <w:r w:rsidR="000C6F50" w:rsidDel="00605D3A">
              <w:rPr>
                <w:noProof/>
                <w:webHidden/>
              </w:rPr>
              <w:delText>17</w:delText>
            </w:r>
          </w:del>
        </w:p>
        <w:p w14:paraId="0F21B9EC" w14:textId="1CF2315D" w:rsidR="00C83B40" w:rsidDel="00605D3A" w:rsidRDefault="00C83B40">
          <w:pPr>
            <w:pStyle w:val="TOC2"/>
            <w:tabs>
              <w:tab w:val="left" w:pos="600"/>
              <w:tab w:val="right" w:leader="dot" w:pos="9345"/>
            </w:tabs>
            <w:rPr>
              <w:del w:id="401" w:author="Christopher Kemeter" w:date="2023-11-13T20:33:00Z"/>
              <w:rFonts w:eastAsiaTheme="minorEastAsia" w:cstheme="minorBidi"/>
              <w:smallCaps w:val="0"/>
              <w:noProof/>
              <w:szCs w:val="22"/>
              <w:lang w:val="de-AT" w:eastAsia="de-AT"/>
            </w:rPr>
          </w:pPr>
          <w:del w:id="402" w:author="Christopher Kemeter" w:date="2023-11-13T20:33:00Z">
            <w:r w:rsidRPr="000C6F50" w:rsidDel="00605D3A">
              <w:rPr>
                <w:rPrChange w:id="403" w:author="Abbas Rizvi" w:date="2023-03-30T11:32:00Z">
                  <w:rPr>
                    <w:rStyle w:val="Hyperlink"/>
                    <w:noProof/>
                  </w:rPr>
                </w:rPrChange>
              </w:rPr>
              <w:delText>3.5</w:delText>
            </w:r>
            <w:r w:rsidDel="00605D3A">
              <w:rPr>
                <w:rFonts w:eastAsiaTheme="minorEastAsia" w:cstheme="minorBidi"/>
                <w:smallCaps w:val="0"/>
                <w:noProof/>
                <w:szCs w:val="22"/>
                <w:lang w:val="de-AT" w:eastAsia="de-AT"/>
              </w:rPr>
              <w:tab/>
            </w:r>
            <w:r w:rsidRPr="000C6F50" w:rsidDel="00605D3A">
              <w:rPr>
                <w:rPrChange w:id="404" w:author="Abbas Rizvi" w:date="2023-03-30T11:32:00Z">
                  <w:rPr>
                    <w:rStyle w:val="Hyperlink"/>
                    <w:noProof/>
                  </w:rPr>
                </w:rPrChange>
              </w:rPr>
              <w:delText>Monitoring – NMS</w:delText>
            </w:r>
            <w:r w:rsidDel="00605D3A">
              <w:rPr>
                <w:noProof/>
                <w:webHidden/>
              </w:rPr>
              <w:tab/>
            </w:r>
            <w:r w:rsidR="000C6F50" w:rsidDel="00605D3A">
              <w:rPr>
                <w:noProof/>
                <w:webHidden/>
              </w:rPr>
              <w:delText>18</w:delText>
            </w:r>
          </w:del>
        </w:p>
        <w:p w14:paraId="1BE638F3" w14:textId="43952C40" w:rsidR="00C83B40" w:rsidDel="00605D3A" w:rsidRDefault="00C83B40">
          <w:pPr>
            <w:pStyle w:val="TOC3"/>
            <w:tabs>
              <w:tab w:val="left" w:pos="1200"/>
              <w:tab w:val="right" w:leader="dot" w:pos="9345"/>
            </w:tabs>
            <w:rPr>
              <w:del w:id="405" w:author="Christopher Kemeter" w:date="2023-11-13T20:33:00Z"/>
              <w:rFonts w:eastAsiaTheme="minorEastAsia" w:cstheme="minorBidi"/>
              <w:iCs w:val="0"/>
              <w:noProof/>
              <w:szCs w:val="22"/>
              <w:lang w:val="de-AT" w:eastAsia="de-AT"/>
            </w:rPr>
          </w:pPr>
          <w:del w:id="406" w:author="Christopher Kemeter" w:date="2023-11-13T20:33:00Z">
            <w:r w:rsidRPr="000C6F50" w:rsidDel="00605D3A">
              <w:rPr>
                <w:rPrChange w:id="407" w:author="Abbas Rizvi" w:date="2023-03-30T11:32:00Z">
                  <w:rPr>
                    <w:rStyle w:val="Hyperlink"/>
                    <w:noProof/>
                    <w:lang w:val="de-DE" w:bidi="th-TH"/>
                  </w:rPr>
                </w:rPrChange>
              </w:rPr>
              <w:delText>3.5.1</w:delText>
            </w:r>
            <w:r w:rsidDel="00605D3A">
              <w:rPr>
                <w:rFonts w:eastAsiaTheme="minorEastAsia" w:cstheme="minorBidi"/>
                <w:iCs w:val="0"/>
                <w:noProof/>
                <w:szCs w:val="22"/>
                <w:lang w:val="de-AT" w:eastAsia="de-AT"/>
              </w:rPr>
              <w:tab/>
            </w:r>
            <w:r w:rsidRPr="000C6F50" w:rsidDel="00605D3A">
              <w:rPr>
                <w:rPrChange w:id="408" w:author="Abbas Rizvi" w:date="2023-03-30T11:32:00Z">
                  <w:rPr>
                    <w:rStyle w:val="Hyperlink"/>
                    <w:noProof/>
                    <w:lang w:val="de-DE" w:bidi="th-TH"/>
                  </w:rPr>
                </w:rPrChange>
              </w:rPr>
              <w:delText>Geolokalisierung</w:delText>
            </w:r>
            <w:r w:rsidDel="00605D3A">
              <w:rPr>
                <w:noProof/>
                <w:webHidden/>
              </w:rPr>
              <w:tab/>
            </w:r>
            <w:r w:rsidR="000C6F50" w:rsidDel="00605D3A">
              <w:rPr>
                <w:noProof/>
                <w:webHidden/>
              </w:rPr>
              <w:delText>18</w:delText>
            </w:r>
          </w:del>
        </w:p>
        <w:p w14:paraId="6A238E2D" w14:textId="3BAF93EA" w:rsidR="00C83B40" w:rsidDel="00605D3A" w:rsidRDefault="00C83B40">
          <w:pPr>
            <w:pStyle w:val="TOC2"/>
            <w:tabs>
              <w:tab w:val="left" w:pos="600"/>
              <w:tab w:val="right" w:leader="dot" w:pos="9345"/>
            </w:tabs>
            <w:rPr>
              <w:del w:id="409" w:author="Christopher Kemeter" w:date="2023-11-13T20:33:00Z"/>
              <w:rFonts w:eastAsiaTheme="minorEastAsia" w:cstheme="minorBidi"/>
              <w:smallCaps w:val="0"/>
              <w:noProof/>
              <w:szCs w:val="22"/>
              <w:lang w:val="de-AT" w:eastAsia="de-AT"/>
            </w:rPr>
          </w:pPr>
          <w:del w:id="410" w:author="Christopher Kemeter" w:date="2023-11-13T20:33:00Z">
            <w:r w:rsidRPr="000C6F50" w:rsidDel="00605D3A">
              <w:rPr>
                <w:rPrChange w:id="411" w:author="Abbas Rizvi" w:date="2023-03-30T11:32:00Z">
                  <w:rPr>
                    <w:rStyle w:val="Hyperlink"/>
                    <w:noProof/>
                  </w:rPr>
                </w:rPrChange>
              </w:rPr>
              <w:delText>3.6</w:delText>
            </w:r>
            <w:r w:rsidDel="00605D3A">
              <w:rPr>
                <w:rFonts w:eastAsiaTheme="minorEastAsia" w:cstheme="minorBidi"/>
                <w:smallCaps w:val="0"/>
                <w:noProof/>
                <w:szCs w:val="22"/>
                <w:lang w:val="de-AT" w:eastAsia="de-AT"/>
              </w:rPr>
              <w:tab/>
            </w:r>
            <w:r w:rsidRPr="000C6F50" w:rsidDel="00605D3A">
              <w:rPr>
                <w:rPrChange w:id="412" w:author="Abbas Rizvi" w:date="2023-03-30T11:32:00Z">
                  <w:rPr>
                    <w:rStyle w:val="Hyperlink"/>
                    <w:noProof/>
                  </w:rPr>
                </w:rPrChange>
              </w:rPr>
              <w:delText>Engineering Pages</w:delText>
            </w:r>
            <w:r w:rsidDel="00605D3A">
              <w:rPr>
                <w:noProof/>
                <w:webHidden/>
              </w:rPr>
              <w:tab/>
            </w:r>
            <w:r w:rsidR="000C6F50" w:rsidDel="00605D3A">
              <w:rPr>
                <w:noProof/>
                <w:webHidden/>
              </w:rPr>
              <w:delText>19</w:delText>
            </w:r>
          </w:del>
        </w:p>
        <w:p w14:paraId="7112549F" w14:textId="4307D76A" w:rsidR="00C83B40" w:rsidDel="00605D3A" w:rsidRDefault="00C83B40">
          <w:pPr>
            <w:pStyle w:val="TOC3"/>
            <w:tabs>
              <w:tab w:val="left" w:pos="1200"/>
              <w:tab w:val="right" w:leader="dot" w:pos="9345"/>
            </w:tabs>
            <w:rPr>
              <w:del w:id="413" w:author="Christopher Kemeter" w:date="2023-11-13T20:33:00Z"/>
              <w:rFonts w:eastAsiaTheme="minorEastAsia" w:cstheme="minorBidi"/>
              <w:iCs w:val="0"/>
              <w:noProof/>
              <w:szCs w:val="22"/>
              <w:lang w:val="de-AT" w:eastAsia="de-AT"/>
            </w:rPr>
          </w:pPr>
          <w:del w:id="414" w:author="Christopher Kemeter" w:date="2023-11-13T20:33:00Z">
            <w:r w:rsidRPr="000C6F50" w:rsidDel="00605D3A">
              <w:rPr>
                <w:rPrChange w:id="415" w:author="Abbas Rizvi" w:date="2023-03-30T11:32:00Z">
                  <w:rPr>
                    <w:rStyle w:val="Hyperlink"/>
                    <w:rFonts w:eastAsia="Times New Roman"/>
                    <w:noProof/>
                    <w:lang w:eastAsia="de-AT" w:bidi="th-TH"/>
                  </w:rPr>
                </w:rPrChange>
              </w:rPr>
              <w:delText>3.6.1</w:delText>
            </w:r>
            <w:r w:rsidDel="00605D3A">
              <w:rPr>
                <w:rFonts w:eastAsiaTheme="minorEastAsia" w:cstheme="minorBidi"/>
                <w:iCs w:val="0"/>
                <w:noProof/>
                <w:szCs w:val="22"/>
                <w:lang w:val="de-AT" w:eastAsia="de-AT"/>
              </w:rPr>
              <w:tab/>
            </w:r>
            <w:r w:rsidRPr="000C6F50" w:rsidDel="00605D3A">
              <w:rPr>
                <w:rPrChange w:id="416" w:author="Abbas Rizvi" w:date="2023-03-30T11:32:00Z">
                  <w:rPr>
                    <w:rStyle w:val="Hyperlink"/>
                    <w:rFonts w:eastAsia="Times New Roman"/>
                    <w:noProof/>
                    <w:lang w:bidi="th-TH"/>
                  </w:rPr>
                </w:rPrChange>
              </w:rPr>
              <w:delText>Landing page</w:delText>
            </w:r>
            <w:r w:rsidDel="00605D3A">
              <w:rPr>
                <w:noProof/>
                <w:webHidden/>
              </w:rPr>
              <w:tab/>
            </w:r>
            <w:r w:rsidR="000C6F50" w:rsidDel="00605D3A">
              <w:rPr>
                <w:noProof/>
                <w:webHidden/>
              </w:rPr>
              <w:delText>19</w:delText>
            </w:r>
          </w:del>
        </w:p>
        <w:p w14:paraId="674556C3" w14:textId="646624C5" w:rsidR="00C83B40" w:rsidDel="00605D3A" w:rsidRDefault="00C83B40">
          <w:pPr>
            <w:pStyle w:val="TOC3"/>
            <w:tabs>
              <w:tab w:val="left" w:pos="1200"/>
              <w:tab w:val="right" w:leader="dot" w:pos="9345"/>
            </w:tabs>
            <w:rPr>
              <w:del w:id="417" w:author="Christopher Kemeter" w:date="2023-11-13T20:33:00Z"/>
              <w:rFonts w:eastAsiaTheme="minorEastAsia" w:cstheme="minorBidi"/>
              <w:iCs w:val="0"/>
              <w:noProof/>
              <w:szCs w:val="22"/>
              <w:lang w:val="de-AT" w:eastAsia="de-AT"/>
            </w:rPr>
          </w:pPr>
          <w:del w:id="418" w:author="Christopher Kemeter" w:date="2023-11-13T20:33:00Z">
            <w:r w:rsidRPr="000C6F50" w:rsidDel="00605D3A">
              <w:rPr>
                <w:rPrChange w:id="419" w:author="Abbas Rizvi" w:date="2023-03-30T11:32:00Z">
                  <w:rPr>
                    <w:rStyle w:val="Hyperlink"/>
                    <w:rFonts w:eastAsia="Times New Roman"/>
                    <w:noProof/>
                    <w:lang w:bidi="th-TH"/>
                  </w:rPr>
                </w:rPrChange>
              </w:rPr>
              <w:delText>3.6.2</w:delText>
            </w:r>
            <w:r w:rsidDel="00605D3A">
              <w:rPr>
                <w:rFonts w:eastAsiaTheme="minorEastAsia" w:cstheme="minorBidi"/>
                <w:iCs w:val="0"/>
                <w:noProof/>
                <w:szCs w:val="22"/>
                <w:lang w:val="de-AT" w:eastAsia="de-AT"/>
              </w:rPr>
              <w:tab/>
            </w:r>
            <w:r w:rsidRPr="000C6F50" w:rsidDel="00605D3A">
              <w:rPr>
                <w:rPrChange w:id="420" w:author="Abbas Rizvi" w:date="2023-03-30T11:32:00Z">
                  <w:rPr>
                    <w:rStyle w:val="Hyperlink"/>
                    <w:rFonts w:eastAsia="Times New Roman"/>
                    <w:noProof/>
                    <w:lang w:bidi="th-TH"/>
                  </w:rPr>
                </w:rPrChange>
              </w:rPr>
              <w:delText>Train identification</w:delText>
            </w:r>
            <w:r w:rsidDel="00605D3A">
              <w:rPr>
                <w:noProof/>
                <w:webHidden/>
              </w:rPr>
              <w:tab/>
            </w:r>
            <w:r w:rsidR="000C6F50" w:rsidDel="00605D3A">
              <w:rPr>
                <w:noProof/>
                <w:webHidden/>
              </w:rPr>
              <w:delText>19</w:delText>
            </w:r>
          </w:del>
        </w:p>
        <w:p w14:paraId="6A1E728B" w14:textId="73FA4B4E" w:rsidR="00C83B40" w:rsidDel="00605D3A" w:rsidRDefault="00C83B40">
          <w:pPr>
            <w:pStyle w:val="TOC3"/>
            <w:tabs>
              <w:tab w:val="left" w:pos="1200"/>
              <w:tab w:val="right" w:leader="dot" w:pos="9345"/>
            </w:tabs>
            <w:rPr>
              <w:del w:id="421" w:author="Christopher Kemeter" w:date="2023-11-13T20:33:00Z"/>
              <w:rFonts w:eastAsiaTheme="minorEastAsia" w:cstheme="minorBidi"/>
              <w:iCs w:val="0"/>
              <w:noProof/>
              <w:szCs w:val="22"/>
              <w:lang w:val="de-AT" w:eastAsia="de-AT"/>
            </w:rPr>
          </w:pPr>
          <w:del w:id="422" w:author="Christopher Kemeter" w:date="2023-11-13T20:33:00Z">
            <w:r w:rsidRPr="000C6F50" w:rsidDel="00605D3A">
              <w:rPr>
                <w:rPrChange w:id="423" w:author="Abbas Rizvi" w:date="2023-03-30T11:32:00Z">
                  <w:rPr>
                    <w:rStyle w:val="Hyperlink"/>
                    <w:rFonts w:eastAsia="Times New Roman"/>
                    <w:noProof/>
                    <w:lang w:bidi="th-TH"/>
                  </w:rPr>
                </w:rPrChange>
              </w:rPr>
              <w:delText>3.6.3</w:delText>
            </w:r>
            <w:r w:rsidDel="00605D3A">
              <w:rPr>
                <w:rFonts w:eastAsiaTheme="minorEastAsia" w:cstheme="minorBidi"/>
                <w:iCs w:val="0"/>
                <w:noProof/>
                <w:szCs w:val="22"/>
                <w:lang w:val="de-AT" w:eastAsia="de-AT"/>
              </w:rPr>
              <w:tab/>
            </w:r>
            <w:r w:rsidRPr="000C6F50" w:rsidDel="00605D3A">
              <w:rPr>
                <w:rPrChange w:id="424" w:author="Abbas Rizvi" w:date="2023-03-30T11:32:00Z">
                  <w:rPr>
                    <w:rStyle w:val="Hyperlink"/>
                    <w:rFonts w:eastAsia="Times New Roman"/>
                    <w:noProof/>
                    <w:lang w:bidi="th-TH"/>
                  </w:rPr>
                </w:rPrChange>
              </w:rPr>
              <w:delText>CCU</w:delText>
            </w:r>
            <w:r w:rsidDel="00605D3A">
              <w:rPr>
                <w:noProof/>
                <w:webHidden/>
              </w:rPr>
              <w:tab/>
            </w:r>
            <w:r w:rsidR="000C6F50" w:rsidDel="00605D3A">
              <w:rPr>
                <w:noProof/>
                <w:webHidden/>
              </w:rPr>
              <w:delText>19</w:delText>
            </w:r>
          </w:del>
        </w:p>
        <w:p w14:paraId="2D1D3A6E" w14:textId="56B4E272" w:rsidR="00C83B40" w:rsidDel="00605D3A" w:rsidRDefault="00C83B40">
          <w:pPr>
            <w:pStyle w:val="TOC3"/>
            <w:tabs>
              <w:tab w:val="left" w:pos="1200"/>
              <w:tab w:val="right" w:leader="dot" w:pos="9345"/>
            </w:tabs>
            <w:rPr>
              <w:del w:id="425" w:author="Christopher Kemeter" w:date="2023-11-13T20:33:00Z"/>
              <w:rFonts w:eastAsiaTheme="minorEastAsia" w:cstheme="minorBidi"/>
              <w:iCs w:val="0"/>
              <w:noProof/>
              <w:szCs w:val="22"/>
              <w:lang w:val="de-AT" w:eastAsia="de-AT"/>
            </w:rPr>
          </w:pPr>
          <w:del w:id="426" w:author="Christopher Kemeter" w:date="2023-11-13T20:33:00Z">
            <w:r w:rsidRPr="000C6F50" w:rsidDel="00605D3A">
              <w:rPr>
                <w:rPrChange w:id="427" w:author="Abbas Rizvi" w:date="2023-03-30T11:32:00Z">
                  <w:rPr>
                    <w:rStyle w:val="Hyperlink"/>
                    <w:rFonts w:eastAsia="Times New Roman"/>
                    <w:noProof/>
                    <w:lang w:bidi="th-TH"/>
                  </w:rPr>
                </w:rPrChange>
              </w:rPr>
              <w:delText>3.6.4</w:delText>
            </w:r>
            <w:r w:rsidDel="00605D3A">
              <w:rPr>
                <w:rFonts w:eastAsiaTheme="minorEastAsia" w:cstheme="minorBidi"/>
                <w:iCs w:val="0"/>
                <w:noProof/>
                <w:szCs w:val="22"/>
                <w:lang w:val="de-AT" w:eastAsia="de-AT"/>
              </w:rPr>
              <w:tab/>
            </w:r>
            <w:r w:rsidRPr="000C6F50" w:rsidDel="00605D3A">
              <w:rPr>
                <w:rPrChange w:id="428" w:author="Abbas Rizvi" w:date="2023-03-30T11:32:00Z">
                  <w:rPr>
                    <w:rStyle w:val="Hyperlink"/>
                    <w:rFonts w:eastAsia="Times New Roman"/>
                    <w:noProof/>
                    <w:lang w:bidi="th-TH"/>
                  </w:rPr>
                </w:rPrChange>
              </w:rPr>
              <w:delText>Modems</w:delText>
            </w:r>
            <w:r w:rsidDel="00605D3A">
              <w:rPr>
                <w:noProof/>
                <w:webHidden/>
              </w:rPr>
              <w:tab/>
            </w:r>
            <w:r w:rsidR="000C6F50" w:rsidDel="00605D3A">
              <w:rPr>
                <w:noProof/>
                <w:webHidden/>
              </w:rPr>
              <w:delText>20</w:delText>
            </w:r>
          </w:del>
        </w:p>
        <w:p w14:paraId="55575212" w14:textId="6EC85DE1" w:rsidR="00C83B40" w:rsidDel="00605D3A" w:rsidRDefault="00C83B40">
          <w:pPr>
            <w:pStyle w:val="TOC3"/>
            <w:tabs>
              <w:tab w:val="left" w:pos="1200"/>
              <w:tab w:val="right" w:leader="dot" w:pos="9345"/>
            </w:tabs>
            <w:rPr>
              <w:del w:id="429" w:author="Christopher Kemeter" w:date="2023-11-13T20:33:00Z"/>
              <w:rFonts w:eastAsiaTheme="minorEastAsia" w:cstheme="minorBidi"/>
              <w:iCs w:val="0"/>
              <w:noProof/>
              <w:szCs w:val="22"/>
              <w:lang w:val="de-AT" w:eastAsia="de-AT"/>
            </w:rPr>
          </w:pPr>
          <w:del w:id="430" w:author="Christopher Kemeter" w:date="2023-11-13T20:33:00Z">
            <w:r w:rsidRPr="000C6F50" w:rsidDel="00605D3A">
              <w:rPr>
                <w:rPrChange w:id="431" w:author="Abbas Rizvi" w:date="2023-03-30T11:32:00Z">
                  <w:rPr>
                    <w:rStyle w:val="Hyperlink"/>
                    <w:rFonts w:eastAsia="Times New Roman"/>
                    <w:noProof/>
                    <w:lang w:bidi="th-TH"/>
                  </w:rPr>
                </w:rPrChange>
              </w:rPr>
              <w:delText>3.6.5</w:delText>
            </w:r>
            <w:r w:rsidDel="00605D3A">
              <w:rPr>
                <w:rFonts w:eastAsiaTheme="minorEastAsia" w:cstheme="minorBidi"/>
                <w:iCs w:val="0"/>
                <w:noProof/>
                <w:szCs w:val="22"/>
                <w:lang w:val="de-AT" w:eastAsia="de-AT"/>
              </w:rPr>
              <w:tab/>
            </w:r>
            <w:r w:rsidRPr="000C6F50" w:rsidDel="00605D3A">
              <w:rPr>
                <w:rPrChange w:id="432" w:author="Abbas Rizvi" w:date="2023-03-30T11:32:00Z">
                  <w:rPr>
                    <w:rStyle w:val="Hyperlink"/>
                    <w:rFonts w:eastAsia="Times New Roman"/>
                    <w:noProof/>
                    <w:lang w:bidi="th-TH"/>
                  </w:rPr>
                </w:rPrChange>
              </w:rPr>
              <w:delText>GPS</w:delText>
            </w:r>
            <w:r w:rsidDel="00605D3A">
              <w:rPr>
                <w:noProof/>
                <w:webHidden/>
              </w:rPr>
              <w:tab/>
            </w:r>
            <w:r w:rsidR="000C6F50" w:rsidDel="00605D3A">
              <w:rPr>
                <w:noProof/>
                <w:webHidden/>
              </w:rPr>
              <w:delText>20</w:delText>
            </w:r>
          </w:del>
        </w:p>
        <w:p w14:paraId="11F45AA7" w14:textId="757F225A" w:rsidR="00C83B40" w:rsidDel="00605D3A" w:rsidRDefault="00C83B40">
          <w:pPr>
            <w:pStyle w:val="TOC3"/>
            <w:tabs>
              <w:tab w:val="left" w:pos="1200"/>
              <w:tab w:val="right" w:leader="dot" w:pos="9345"/>
            </w:tabs>
            <w:rPr>
              <w:del w:id="433" w:author="Christopher Kemeter" w:date="2023-11-13T20:33:00Z"/>
              <w:rFonts w:eastAsiaTheme="minorEastAsia" w:cstheme="minorBidi"/>
              <w:iCs w:val="0"/>
              <w:noProof/>
              <w:szCs w:val="22"/>
              <w:lang w:val="de-AT" w:eastAsia="de-AT"/>
            </w:rPr>
          </w:pPr>
          <w:del w:id="434" w:author="Christopher Kemeter" w:date="2023-11-13T20:33:00Z">
            <w:r w:rsidRPr="000C6F50" w:rsidDel="00605D3A">
              <w:rPr>
                <w:rPrChange w:id="435" w:author="Abbas Rizvi" w:date="2023-03-30T11:32:00Z">
                  <w:rPr>
                    <w:rStyle w:val="Hyperlink"/>
                    <w:rFonts w:eastAsia="Times New Roman"/>
                    <w:noProof/>
                    <w:lang w:bidi="th-TH"/>
                  </w:rPr>
                </w:rPrChange>
              </w:rPr>
              <w:delText>3.6.6</w:delText>
            </w:r>
            <w:r w:rsidDel="00605D3A">
              <w:rPr>
                <w:rFonts w:eastAsiaTheme="minorEastAsia" w:cstheme="minorBidi"/>
                <w:iCs w:val="0"/>
                <w:noProof/>
                <w:szCs w:val="22"/>
                <w:lang w:val="de-AT" w:eastAsia="de-AT"/>
              </w:rPr>
              <w:tab/>
            </w:r>
            <w:r w:rsidRPr="000C6F50" w:rsidDel="00605D3A">
              <w:rPr>
                <w:rPrChange w:id="436" w:author="Abbas Rizvi" w:date="2023-03-30T11:32:00Z">
                  <w:rPr>
                    <w:rStyle w:val="Hyperlink"/>
                    <w:rFonts w:eastAsia="Times New Roman"/>
                    <w:noProof/>
                    <w:lang w:bidi="th-TH"/>
                  </w:rPr>
                </w:rPrChange>
              </w:rPr>
              <w:delText>On-board network</w:delText>
            </w:r>
            <w:r w:rsidDel="00605D3A">
              <w:rPr>
                <w:noProof/>
                <w:webHidden/>
              </w:rPr>
              <w:tab/>
            </w:r>
            <w:r w:rsidR="000C6F50" w:rsidDel="00605D3A">
              <w:rPr>
                <w:noProof/>
                <w:webHidden/>
              </w:rPr>
              <w:delText>21</w:delText>
            </w:r>
          </w:del>
        </w:p>
        <w:p w14:paraId="66467189" w14:textId="2C37111F" w:rsidR="00C83B40" w:rsidDel="00605D3A" w:rsidRDefault="00C83B40">
          <w:pPr>
            <w:pStyle w:val="TOC3"/>
            <w:tabs>
              <w:tab w:val="left" w:pos="1200"/>
              <w:tab w:val="right" w:leader="dot" w:pos="9345"/>
            </w:tabs>
            <w:rPr>
              <w:del w:id="437" w:author="Christopher Kemeter" w:date="2023-11-13T20:33:00Z"/>
              <w:rFonts w:eastAsiaTheme="minorEastAsia" w:cstheme="minorBidi"/>
              <w:iCs w:val="0"/>
              <w:noProof/>
              <w:szCs w:val="22"/>
              <w:lang w:val="de-AT" w:eastAsia="de-AT"/>
            </w:rPr>
          </w:pPr>
          <w:del w:id="438" w:author="Christopher Kemeter" w:date="2023-11-13T20:33:00Z">
            <w:r w:rsidRPr="000C6F50" w:rsidDel="00605D3A">
              <w:rPr>
                <w:rPrChange w:id="439" w:author="Abbas Rizvi" w:date="2023-03-30T11:32:00Z">
                  <w:rPr>
                    <w:rStyle w:val="Hyperlink"/>
                    <w:rFonts w:eastAsia="Times New Roman"/>
                    <w:noProof/>
                    <w:lang w:bidi="th-TH"/>
                  </w:rPr>
                </w:rPrChange>
              </w:rPr>
              <w:delText>3.6.7</w:delText>
            </w:r>
            <w:r w:rsidDel="00605D3A">
              <w:rPr>
                <w:rFonts w:eastAsiaTheme="minorEastAsia" w:cstheme="minorBidi"/>
                <w:iCs w:val="0"/>
                <w:noProof/>
                <w:szCs w:val="22"/>
                <w:lang w:val="de-AT" w:eastAsia="de-AT"/>
              </w:rPr>
              <w:tab/>
            </w:r>
            <w:r w:rsidRPr="000C6F50" w:rsidDel="00605D3A">
              <w:rPr>
                <w:rPrChange w:id="440" w:author="Abbas Rizvi" w:date="2023-03-30T11:32:00Z">
                  <w:rPr>
                    <w:rStyle w:val="Hyperlink"/>
                    <w:rFonts w:eastAsia="Times New Roman"/>
                    <w:noProof/>
                    <w:lang w:bidi="th-TH"/>
                  </w:rPr>
                </w:rPrChange>
              </w:rPr>
              <w:delText>Virtual LANs</w:delText>
            </w:r>
            <w:r w:rsidDel="00605D3A">
              <w:rPr>
                <w:noProof/>
                <w:webHidden/>
              </w:rPr>
              <w:tab/>
            </w:r>
            <w:r w:rsidR="000C6F50" w:rsidDel="00605D3A">
              <w:rPr>
                <w:noProof/>
                <w:webHidden/>
              </w:rPr>
              <w:delText>21</w:delText>
            </w:r>
          </w:del>
        </w:p>
        <w:p w14:paraId="377E8FCD" w14:textId="555EDAF5" w:rsidR="00C83B40" w:rsidDel="00605D3A" w:rsidRDefault="00C83B40">
          <w:pPr>
            <w:pStyle w:val="TOC3"/>
            <w:tabs>
              <w:tab w:val="left" w:pos="1200"/>
              <w:tab w:val="right" w:leader="dot" w:pos="9345"/>
            </w:tabs>
            <w:rPr>
              <w:del w:id="441" w:author="Christopher Kemeter" w:date="2023-11-13T20:33:00Z"/>
              <w:rFonts w:eastAsiaTheme="minorEastAsia" w:cstheme="minorBidi"/>
              <w:iCs w:val="0"/>
              <w:noProof/>
              <w:szCs w:val="22"/>
              <w:lang w:val="de-AT" w:eastAsia="de-AT"/>
            </w:rPr>
          </w:pPr>
          <w:del w:id="442" w:author="Christopher Kemeter" w:date="2023-11-13T20:33:00Z">
            <w:r w:rsidRPr="000C6F50" w:rsidDel="00605D3A">
              <w:rPr>
                <w:rPrChange w:id="443" w:author="Abbas Rizvi" w:date="2023-03-30T11:32:00Z">
                  <w:rPr>
                    <w:rStyle w:val="Hyperlink"/>
                    <w:rFonts w:eastAsia="Times New Roman"/>
                    <w:noProof/>
                    <w:lang w:bidi="th-TH"/>
                  </w:rPr>
                </w:rPrChange>
              </w:rPr>
              <w:delText>3.6.8</w:delText>
            </w:r>
            <w:r w:rsidDel="00605D3A">
              <w:rPr>
                <w:rFonts w:eastAsiaTheme="minorEastAsia" w:cstheme="minorBidi"/>
                <w:iCs w:val="0"/>
                <w:noProof/>
                <w:szCs w:val="22"/>
                <w:lang w:val="de-AT" w:eastAsia="de-AT"/>
              </w:rPr>
              <w:tab/>
            </w:r>
            <w:r w:rsidRPr="000C6F50" w:rsidDel="00605D3A">
              <w:rPr>
                <w:rPrChange w:id="444" w:author="Abbas Rizvi" w:date="2023-03-30T11:32:00Z">
                  <w:rPr>
                    <w:rStyle w:val="Hyperlink"/>
                    <w:rFonts w:eastAsia="Times New Roman"/>
                    <w:noProof/>
                    <w:lang w:bidi="th-TH"/>
                  </w:rPr>
                </w:rPrChange>
              </w:rPr>
              <w:delText>Back-end information</w:delText>
            </w:r>
            <w:r w:rsidDel="00605D3A">
              <w:rPr>
                <w:noProof/>
                <w:webHidden/>
              </w:rPr>
              <w:tab/>
            </w:r>
            <w:r w:rsidR="000C6F50" w:rsidDel="00605D3A">
              <w:rPr>
                <w:noProof/>
                <w:webHidden/>
              </w:rPr>
              <w:delText>21</w:delText>
            </w:r>
          </w:del>
        </w:p>
        <w:p w14:paraId="0D5F8F0E" w14:textId="0F1BA92E" w:rsidR="00C83B40" w:rsidDel="00605D3A" w:rsidRDefault="00C83B40">
          <w:pPr>
            <w:pStyle w:val="TOC3"/>
            <w:tabs>
              <w:tab w:val="left" w:pos="1200"/>
              <w:tab w:val="right" w:leader="dot" w:pos="9345"/>
            </w:tabs>
            <w:rPr>
              <w:del w:id="445" w:author="Christopher Kemeter" w:date="2023-11-13T20:33:00Z"/>
              <w:rFonts w:eastAsiaTheme="minorEastAsia" w:cstheme="minorBidi"/>
              <w:iCs w:val="0"/>
              <w:noProof/>
              <w:szCs w:val="22"/>
              <w:lang w:val="de-AT" w:eastAsia="de-AT"/>
            </w:rPr>
          </w:pPr>
          <w:del w:id="446" w:author="Christopher Kemeter" w:date="2023-11-13T20:33:00Z">
            <w:r w:rsidRPr="000C6F50" w:rsidDel="00605D3A">
              <w:rPr>
                <w:rPrChange w:id="447" w:author="Abbas Rizvi" w:date="2023-03-30T11:32:00Z">
                  <w:rPr>
                    <w:rStyle w:val="Hyperlink"/>
                    <w:rFonts w:eastAsia="Times New Roman"/>
                    <w:noProof/>
                    <w:lang w:bidi="th-TH"/>
                  </w:rPr>
                </w:rPrChange>
              </w:rPr>
              <w:delText>3.6.9</w:delText>
            </w:r>
            <w:r w:rsidDel="00605D3A">
              <w:rPr>
                <w:rFonts w:eastAsiaTheme="minorEastAsia" w:cstheme="minorBidi"/>
                <w:iCs w:val="0"/>
                <w:noProof/>
                <w:szCs w:val="22"/>
                <w:lang w:val="de-AT" w:eastAsia="de-AT"/>
              </w:rPr>
              <w:tab/>
            </w:r>
            <w:r w:rsidRPr="000C6F50" w:rsidDel="00605D3A">
              <w:rPr>
                <w:rPrChange w:id="448" w:author="Abbas Rizvi" w:date="2023-03-30T11:32:00Z">
                  <w:rPr>
                    <w:rStyle w:val="Hyperlink"/>
                    <w:rFonts w:eastAsia="Times New Roman"/>
                    <w:noProof/>
                    <w:lang w:bidi="th-TH"/>
                  </w:rPr>
                </w:rPrChange>
              </w:rPr>
              <w:delText>Actions</w:delText>
            </w:r>
            <w:r w:rsidDel="00605D3A">
              <w:rPr>
                <w:noProof/>
                <w:webHidden/>
              </w:rPr>
              <w:tab/>
            </w:r>
            <w:r w:rsidR="000C6F50" w:rsidDel="00605D3A">
              <w:rPr>
                <w:noProof/>
                <w:webHidden/>
              </w:rPr>
              <w:delText>21</w:delText>
            </w:r>
          </w:del>
        </w:p>
        <w:p w14:paraId="25FFCEED" w14:textId="51850E64" w:rsidR="00C83B40" w:rsidDel="00605D3A" w:rsidRDefault="00C83B40">
          <w:pPr>
            <w:pStyle w:val="TOC2"/>
            <w:tabs>
              <w:tab w:val="left" w:pos="600"/>
              <w:tab w:val="right" w:leader="dot" w:pos="9345"/>
            </w:tabs>
            <w:rPr>
              <w:del w:id="449" w:author="Christopher Kemeter" w:date="2023-11-13T20:33:00Z"/>
              <w:rFonts w:eastAsiaTheme="minorEastAsia" w:cstheme="minorBidi"/>
              <w:smallCaps w:val="0"/>
              <w:noProof/>
              <w:szCs w:val="22"/>
              <w:lang w:val="de-AT" w:eastAsia="de-AT"/>
            </w:rPr>
          </w:pPr>
          <w:del w:id="450" w:author="Christopher Kemeter" w:date="2023-11-13T20:33:00Z">
            <w:r w:rsidRPr="000C6F50" w:rsidDel="00605D3A">
              <w:rPr>
                <w:rPrChange w:id="451" w:author="Abbas Rizvi" w:date="2023-03-30T11:32:00Z">
                  <w:rPr>
                    <w:rStyle w:val="Hyperlink"/>
                    <w:noProof/>
                  </w:rPr>
                </w:rPrChange>
              </w:rPr>
              <w:delText>3.7</w:delText>
            </w:r>
            <w:r w:rsidDel="00605D3A">
              <w:rPr>
                <w:rFonts w:eastAsiaTheme="minorEastAsia" w:cstheme="minorBidi"/>
                <w:smallCaps w:val="0"/>
                <w:noProof/>
                <w:szCs w:val="22"/>
                <w:lang w:val="de-AT" w:eastAsia="de-AT"/>
              </w:rPr>
              <w:tab/>
            </w:r>
            <w:r w:rsidRPr="000C6F50" w:rsidDel="00605D3A">
              <w:rPr>
                <w:rPrChange w:id="452" w:author="Abbas Rizvi" w:date="2023-03-30T11:32:00Z">
                  <w:rPr>
                    <w:rStyle w:val="Hyperlink"/>
                    <w:noProof/>
                  </w:rPr>
                </w:rPrChange>
              </w:rPr>
              <w:delText>Security</w:delText>
            </w:r>
            <w:r w:rsidDel="00605D3A">
              <w:rPr>
                <w:noProof/>
                <w:webHidden/>
              </w:rPr>
              <w:tab/>
            </w:r>
            <w:r w:rsidR="000C6F50" w:rsidDel="00605D3A">
              <w:rPr>
                <w:noProof/>
                <w:webHidden/>
              </w:rPr>
              <w:delText>22</w:delText>
            </w:r>
          </w:del>
        </w:p>
        <w:p w14:paraId="61B20E79" w14:textId="4CC6A199" w:rsidR="00C83B40" w:rsidDel="00605D3A" w:rsidRDefault="00C83B40">
          <w:pPr>
            <w:pStyle w:val="TOC3"/>
            <w:tabs>
              <w:tab w:val="left" w:pos="1200"/>
              <w:tab w:val="right" w:leader="dot" w:pos="9345"/>
            </w:tabs>
            <w:rPr>
              <w:del w:id="453" w:author="Christopher Kemeter" w:date="2023-11-13T20:33:00Z"/>
              <w:rFonts w:eastAsiaTheme="minorEastAsia" w:cstheme="minorBidi"/>
              <w:iCs w:val="0"/>
              <w:noProof/>
              <w:szCs w:val="22"/>
              <w:lang w:val="de-AT" w:eastAsia="de-AT"/>
            </w:rPr>
          </w:pPr>
          <w:del w:id="454" w:author="Christopher Kemeter" w:date="2023-11-13T20:33:00Z">
            <w:r w:rsidRPr="000C6F50" w:rsidDel="00605D3A">
              <w:rPr>
                <w:rPrChange w:id="455" w:author="Abbas Rizvi" w:date="2023-03-30T11:32:00Z">
                  <w:rPr>
                    <w:rStyle w:val="Hyperlink"/>
                    <w:noProof/>
                    <w:lang w:eastAsia="ja-JP" w:bidi="th-TH"/>
                  </w:rPr>
                </w:rPrChange>
              </w:rPr>
              <w:delText>3.7.1</w:delText>
            </w:r>
            <w:r w:rsidDel="00605D3A">
              <w:rPr>
                <w:rFonts w:eastAsiaTheme="minorEastAsia" w:cstheme="minorBidi"/>
                <w:iCs w:val="0"/>
                <w:noProof/>
                <w:szCs w:val="22"/>
                <w:lang w:val="de-AT" w:eastAsia="de-AT"/>
              </w:rPr>
              <w:tab/>
            </w:r>
            <w:r w:rsidRPr="000C6F50" w:rsidDel="00605D3A">
              <w:rPr>
                <w:rPrChange w:id="456" w:author="Abbas Rizvi" w:date="2023-03-30T11:32:00Z">
                  <w:rPr>
                    <w:rStyle w:val="Hyperlink"/>
                    <w:noProof/>
                    <w:lang w:eastAsia="ja-JP" w:bidi="th-TH"/>
                  </w:rPr>
                </w:rPrChange>
              </w:rPr>
              <w:delText>Verschlüsselung</w:delText>
            </w:r>
            <w:r w:rsidDel="00605D3A">
              <w:rPr>
                <w:noProof/>
                <w:webHidden/>
              </w:rPr>
              <w:tab/>
            </w:r>
            <w:r w:rsidR="000C6F50" w:rsidDel="00605D3A">
              <w:rPr>
                <w:noProof/>
                <w:webHidden/>
              </w:rPr>
              <w:delText>22</w:delText>
            </w:r>
          </w:del>
        </w:p>
        <w:p w14:paraId="06E21087" w14:textId="7D725478" w:rsidR="00C83B40" w:rsidDel="00605D3A" w:rsidRDefault="00C83B40">
          <w:pPr>
            <w:pStyle w:val="TOC3"/>
            <w:tabs>
              <w:tab w:val="left" w:pos="1200"/>
              <w:tab w:val="right" w:leader="dot" w:pos="9345"/>
            </w:tabs>
            <w:rPr>
              <w:del w:id="457" w:author="Christopher Kemeter" w:date="2023-11-13T20:33:00Z"/>
              <w:rFonts w:eastAsiaTheme="minorEastAsia" w:cstheme="minorBidi"/>
              <w:iCs w:val="0"/>
              <w:noProof/>
              <w:szCs w:val="22"/>
              <w:lang w:val="de-AT" w:eastAsia="de-AT"/>
            </w:rPr>
          </w:pPr>
          <w:del w:id="458" w:author="Christopher Kemeter" w:date="2023-11-13T20:33:00Z">
            <w:r w:rsidRPr="000C6F50" w:rsidDel="00605D3A">
              <w:rPr>
                <w:rPrChange w:id="459" w:author="Abbas Rizvi" w:date="2023-03-30T11:32:00Z">
                  <w:rPr>
                    <w:rStyle w:val="Hyperlink"/>
                    <w:noProof/>
                    <w:lang w:eastAsia="ja-JP" w:bidi="th-TH"/>
                  </w:rPr>
                </w:rPrChange>
              </w:rPr>
              <w:delText>3.7.2</w:delText>
            </w:r>
            <w:r w:rsidDel="00605D3A">
              <w:rPr>
                <w:rFonts w:eastAsiaTheme="minorEastAsia" w:cstheme="minorBidi"/>
                <w:iCs w:val="0"/>
                <w:noProof/>
                <w:szCs w:val="22"/>
                <w:lang w:val="de-AT" w:eastAsia="de-AT"/>
              </w:rPr>
              <w:tab/>
            </w:r>
            <w:r w:rsidRPr="000C6F50" w:rsidDel="00605D3A">
              <w:rPr>
                <w:rPrChange w:id="460" w:author="Abbas Rizvi" w:date="2023-03-30T11:32:00Z">
                  <w:rPr>
                    <w:rStyle w:val="Hyperlink"/>
                    <w:noProof/>
                    <w:lang w:eastAsia="ja-JP" w:bidi="th-TH"/>
                  </w:rPr>
                </w:rPrChange>
              </w:rPr>
              <w:delText>Firewalling</w:delText>
            </w:r>
            <w:r w:rsidDel="00605D3A">
              <w:rPr>
                <w:noProof/>
                <w:webHidden/>
              </w:rPr>
              <w:tab/>
            </w:r>
            <w:r w:rsidR="000C6F50" w:rsidDel="00605D3A">
              <w:rPr>
                <w:noProof/>
                <w:webHidden/>
              </w:rPr>
              <w:delText>22</w:delText>
            </w:r>
          </w:del>
        </w:p>
        <w:p w14:paraId="29A0B2FB" w14:textId="2C6B5676" w:rsidR="00C83B40" w:rsidDel="00605D3A" w:rsidRDefault="00C83B40">
          <w:pPr>
            <w:pStyle w:val="TOC3"/>
            <w:tabs>
              <w:tab w:val="left" w:pos="1200"/>
              <w:tab w:val="right" w:leader="dot" w:pos="9345"/>
            </w:tabs>
            <w:rPr>
              <w:del w:id="461" w:author="Christopher Kemeter" w:date="2023-11-13T20:33:00Z"/>
              <w:rFonts w:eastAsiaTheme="minorEastAsia" w:cstheme="minorBidi"/>
              <w:iCs w:val="0"/>
              <w:noProof/>
              <w:szCs w:val="22"/>
              <w:lang w:val="de-AT" w:eastAsia="de-AT"/>
            </w:rPr>
          </w:pPr>
          <w:del w:id="462" w:author="Christopher Kemeter" w:date="2023-11-13T20:33:00Z">
            <w:r w:rsidRPr="000C6F50" w:rsidDel="00605D3A">
              <w:rPr>
                <w:rPrChange w:id="463" w:author="Abbas Rizvi" w:date="2023-03-30T11:32:00Z">
                  <w:rPr>
                    <w:rStyle w:val="Hyperlink"/>
                    <w:noProof/>
                    <w:lang w:eastAsia="ja-JP" w:bidi="th-TH"/>
                  </w:rPr>
                </w:rPrChange>
              </w:rPr>
              <w:delText>3.7.3</w:delText>
            </w:r>
            <w:r w:rsidDel="00605D3A">
              <w:rPr>
                <w:rFonts w:eastAsiaTheme="minorEastAsia" w:cstheme="minorBidi"/>
                <w:iCs w:val="0"/>
                <w:noProof/>
                <w:szCs w:val="22"/>
                <w:lang w:val="de-AT" w:eastAsia="de-AT"/>
              </w:rPr>
              <w:tab/>
            </w:r>
            <w:r w:rsidRPr="000C6F50" w:rsidDel="00605D3A">
              <w:rPr>
                <w:rPrChange w:id="464" w:author="Abbas Rizvi" w:date="2023-03-30T11:32:00Z">
                  <w:rPr>
                    <w:rStyle w:val="Hyperlink"/>
                    <w:noProof/>
                    <w:lang w:eastAsia="ja-JP" w:bidi="th-TH"/>
                  </w:rPr>
                </w:rPrChange>
              </w:rPr>
              <w:delText>CCU</w:delText>
            </w:r>
            <w:r w:rsidDel="00605D3A">
              <w:rPr>
                <w:noProof/>
                <w:webHidden/>
              </w:rPr>
              <w:tab/>
            </w:r>
            <w:r w:rsidR="000C6F50" w:rsidDel="00605D3A">
              <w:rPr>
                <w:noProof/>
                <w:webHidden/>
              </w:rPr>
              <w:delText>22</w:delText>
            </w:r>
          </w:del>
        </w:p>
        <w:p w14:paraId="14FF19E8" w14:textId="248A541B" w:rsidR="00C83B40" w:rsidDel="00605D3A" w:rsidRDefault="00C83B40">
          <w:pPr>
            <w:pStyle w:val="TOC3"/>
            <w:tabs>
              <w:tab w:val="left" w:pos="1200"/>
              <w:tab w:val="right" w:leader="dot" w:pos="9345"/>
            </w:tabs>
            <w:rPr>
              <w:del w:id="465" w:author="Christopher Kemeter" w:date="2023-11-13T20:33:00Z"/>
              <w:rFonts w:eastAsiaTheme="minorEastAsia" w:cstheme="minorBidi"/>
              <w:iCs w:val="0"/>
              <w:noProof/>
              <w:szCs w:val="22"/>
              <w:lang w:val="de-AT" w:eastAsia="de-AT"/>
            </w:rPr>
          </w:pPr>
          <w:del w:id="466" w:author="Christopher Kemeter" w:date="2023-11-13T20:33:00Z">
            <w:r w:rsidRPr="000C6F50" w:rsidDel="00605D3A">
              <w:rPr>
                <w:rPrChange w:id="467" w:author="Abbas Rizvi" w:date="2023-03-30T11:32:00Z">
                  <w:rPr>
                    <w:rStyle w:val="Hyperlink"/>
                    <w:noProof/>
                    <w:lang w:eastAsia="ja-JP" w:bidi="th-TH"/>
                  </w:rPr>
                </w:rPrChange>
              </w:rPr>
              <w:delText>3.7.4</w:delText>
            </w:r>
            <w:r w:rsidDel="00605D3A">
              <w:rPr>
                <w:rFonts w:eastAsiaTheme="minorEastAsia" w:cstheme="minorBidi"/>
                <w:iCs w:val="0"/>
                <w:noProof/>
                <w:szCs w:val="22"/>
                <w:lang w:val="de-AT" w:eastAsia="de-AT"/>
              </w:rPr>
              <w:tab/>
            </w:r>
            <w:r w:rsidRPr="000C6F50" w:rsidDel="00605D3A">
              <w:rPr>
                <w:rPrChange w:id="468" w:author="Abbas Rizvi" w:date="2023-03-30T11:32:00Z">
                  <w:rPr>
                    <w:rStyle w:val="Hyperlink"/>
                    <w:noProof/>
                    <w:lang w:eastAsia="ja-JP" w:bidi="th-TH"/>
                  </w:rPr>
                </w:rPrChange>
              </w:rPr>
              <w:delText>Customer Data Center</w:delText>
            </w:r>
            <w:r w:rsidDel="00605D3A">
              <w:rPr>
                <w:noProof/>
                <w:webHidden/>
              </w:rPr>
              <w:tab/>
            </w:r>
            <w:r w:rsidR="000C6F50" w:rsidDel="00605D3A">
              <w:rPr>
                <w:noProof/>
                <w:webHidden/>
              </w:rPr>
              <w:delText>22</w:delText>
            </w:r>
          </w:del>
        </w:p>
        <w:p w14:paraId="1991A124" w14:textId="1E8F0EF2" w:rsidR="00C83B40" w:rsidDel="00605D3A" w:rsidRDefault="00C83B40">
          <w:pPr>
            <w:pStyle w:val="TOC3"/>
            <w:tabs>
              <w:tab w:val="left" w:pos="1200"/>
              <w:tab w:val="right" w:leader="dot" w:pos="9345"/>
            </w:tabs>
            <w:rPr>
              <w:del w:id="469" w:author="Christopher Kemeter" w:date="2023-11-13T20:33:00Z"/>
              <w:rFonts w:eastAsiaTheme="minorEastAsia" w:cstheme="minorBidi"/>
              <w:iCs w:val="0"/>
              <w:noProof/>
              <w:szCs w:val="22"/>
              <w:lang w:val="de-AT" w:eastAsia="de-AT"/>
            </w:rPr>
          </w:pPr>
          <w:del w:id="470" w:author="Christopher Kemeter" w:date="2023-11-13T20:33:00Z">
            <w:r w:rsidRPr="000C6F50" w:rsidDel="00605D3A">
              <w:rPr>
                <w:rPrChange w:id="471" w:author="Abbas Rizvi" w:date="2023-03-30T11:32:00Z">
                  <w:rPr>
                    <w:rStyle w:val="Hyperlink"/>
                    <w:noProof/>
                    <w:lang w:eastAsia="ja-JP" w:bidi="th-TH"/>
                  </w:rPr>
                </w:rPrChange>
              </w:rPr>
              <w:delText>3.7.5</w:delText>
            </w:r>
            <w:r w:rsidDel="00605D3A">
              <w:rPr>
                <w:rFonts w:eastAsiaTheme="minorEastAsia" w:cstheme="minorBidi"/>
                <w:iCs w:val="0"/>
                <w:noProof/>
                <w:szCs w:val="22"/>
                <w:lang w:val="de-AT" w:eastAsia="de-AT"/>
              </w:rPr>
              <w:tab/>
            </w:r>
            <w:r w:rsidRPr="000C6F50" w:rsidDel="00605D3A">
              <w:rPr>
                <w:rPrChange w:id="472" w:author="Abbas Rizvi" w:date="2023-03-30T11:32:00Z">
                  <w:rPr>
                    <w:rStyle w:val="Hyperlink"/>
                    <w:noProof/>
                    <w:lang w:eastAsia="ja-JP" w:bidi="th-TH"/>
                  </w:rPr>
                </w:rPrChange>
              </w:rPr>
              <w:delText>Netzwerk Configuration Management</w:delText>
            </w:r>
            <w:r w:rsidDel="00605D3A">
              <w:rPr>
                <w:noProof/>
                <w:webHidden/>
              </w:rPr>
              <w:tab/>
            </w:r>
            <w:r w:rsidR="000C6F50" w:rsidDel="00605D3A">
              <w:rPr>
                <w:noProof/>
                <w:webHidden/>
              </w:rPr>
              <w:delText>23</w:delText>
            </w:r>
          </w:del>
        </w:p>
        <w:p w14:paraId="02DF9CFA" w14:textId="028D47B6" w:rsidR="00C83B40" w:rsidDel="00605D3A" w:rsidRDefault="00C83B40">
          <w:pPr>
            <w:pStyle w:val="TOC1"/>
            <w:rPr>
              <w:del w:id="473" w:author="Christopher Kemeter" w:date="2023-11-13T20:33:00Z"/>
              <w:rFonts w:eastAsiaTheme="minorEastAsia" w:cstheme="minorBidi"/>
              <w:b w:val="0"/>
              <w:bCs w:val="0"/>
              <w:caps w:val="0"/>
              <w:noProof/>
              <w:szCs w:val="22"/>
              <w:lang w:val="de-AT" w:eastAsia="de-AT"/>
            </w:rPr>
          </w:pPr>
          <w:del w:id="474" w:author="Christopher Kemeter" w:date="2023-11-13T20:33:00Z">
            <w:r w:rsidRPr="000C6F50" w:rsidDel="00605D3A">
              <w:rPr>
                <w:rPrChange w:id="475" w:author="Abbas Rizvi" w:date="2023-03-30T11:32:00Z">
                  <w:rPr>
                    <w:rStyle w:val="Hyperlink"/>
                    <w:rFonts w:cstheme="minorHAnsi"/>
                    <w:noProof/>
                  </w:rPr>
                </w:rPrChange>
              </w:rPr>
              <w:delText>4</w:delText>
            </w:r>
            <w:r w:rsidDel="00605D3A">
              <w:rPr>
                <w:rFonts w:eastAsiaTheme="minorEastAsia" w:cstheme="minorBidi"/>
                <w:b w:val="0"/>
                <w:bCs w:val="0"/>
                <w:caps w:val="0"/>
                <w:noProof/>
                <w:szCs w:val="22"/>
                <w:lang w:val="de-AT" w:eastAsia="de-AT"/>
              </w:rPr>
              <w:tab/>
            </w:r>
            <w:r w:rsidRPr="000C6F50" w:rsidDel="00605D3A">
              <w:rPr>
                <w:rPrChange w:id="476" w:author="Abbas Rizvi" w:date="2023-03-30T11:32:00Z">
                  <w:rPr>
                    <w:rStyle w:val="Hyperlink"/>
                    <w:rFonts w:cstheme="minorHAnsi"/>
                    <w:noProof/>
                  </w:rPr>
                </w:rPrChange>
              </w:rPr>
              <w:delText>Equipment Mounting</w:delText>
            </w:r>
            <w:r w:rsidDel="00605D3A">
              <w:rPr>
                <w:noProof/>
                <w:webHidden/>
              </w:rPr>
              <w:tab/>
            </w:r>
            <w:r w:rsidR="000C6F50" w:rsidDel="00605D3A">
              <w:rPr>
                <w:noProof/>
                <w:webHidden/>
              </w:rPr>
              <w:delText>25</w:delText>
            </w:r>
          </w:del>
        </w:p>
        <w:p w14:paraId="5795CD74" w14:textId="0F36ED59" w:rsidR="00C83B40" w:rsidDel="00605D3A" w:rsidRDefault="00C83B40">
          <w:pPr>
            <w:pStyle w:val="TOC2"/>
            <w:tabs>
              <w:tab w:val="left" w:pos="600"/>
              <w:tab w:val="right" w:leader="dot" w:pos="9345"/>
            </w:tabs>
            <w:rPr>
              <w:del w:id="477" w:author="Christopher Kemeter" w:date="2023-11-13T20:33:00Z"/>
              <w:rFonts w:eastAsiaTheme="minorEastAsia" w:cstheme="minorBidi"/>
              <w:smallCaps w:val="0"/>
              <w:noProof/>
              <w:szCs w:val="22"/>
              <w:lang w:val="de-AT" w:eastAsia="de-AT"/>
            </w:rPr>
          </w:pPr>
          <w:del w:id="478" w:author="Christopher Kemeter" w:date="2023-11-13T20:33:00Z">
            <w:r w:rsidRPr="000C6F50" w:rsidDel="00605D3A">
              <w:rPr>
                <w:rPrChange w:id="479" w:author="Abbas Rizvi" w:date="2023-03-30T11:32:00Z">
                  <w:rPr>
                    <w:rStyle w:val="Hyperlink"/>
                    <w:noProof/>
                  </w:rPr>
                </w:rPrChange>
              </w:rPr>
              <w:delText>4.1</w:delText>
            </w:r>
            <w:r w:rsidDel="00605D3A">
              <w:rPr>
                <w:rFonts w:eastAsiaTheme="minorEastAsia" w:cstheme="minorBidi"/>
                <w:smallCaps w:val="0"/>
                <w:noProof/>
                <w:szCs w:val="22"/>
                <w:lang w:val="de-AT" w:eastAsia="de-AT"/>
              </w:rPr>
              <w:tab/>
            </w:r>
            <w:r w:rsidRPr="000C6F50" w:rsidDel="00605D3A">
              <w:rPr>
                <w:rPrChange w:id="480" w:author="Abbas Rizvi" w:date="2023-03-30T11:32:00Z">
                  <w:rPr>
                    <w:rStyle w:val="Hyperlink"/>
                    <w:noProof/>
                  </w:rPr>
                </w:rPrChange>
              </w:rPr>
              <w:delText>Rooftop Antenna mounting</w:delText>
            </w:r>
            <w:r w:rsidDel="00605D3A">
              <w:rPr>
                <w:noProof/>
                <w:webHidden/>
              </w:rPr>
              <w:tab/>
            </w:r>
            <w:r w:rsidR="000C6F50" w:rsidDel="00605D3A">
              <w:rPr>
                <w:noProof/>
                <w:webHidden/>
              </w:rPr>
              <w:delText>25</w:delText>
            </w:r>
          </w:del>
        </w:p>
        <w:p w14:paraId="28F7C28C" w14:textId="46BDFD3A" w:rsidR="00C83B40" w:rsidDel="00605D3A" w:rsidRDefault="00C83B40">
          <w:pPr>
            <w:pStyle w:val="TOC2"/>
            <w:tabs>
              <w:tab w:val="left" w:pos="600"/>
              <w:tab w:val="right" w:leader="dot" w:pos="9345"/>
            </w:tabs>
            <w:rPr>
              <w:del w:id="481" w:author="Christopher Kemeter" w:date="2023-11-13T20:33:00Z"/>
              <w:rFonts w:eastAsiaTheme="minorEastAsia" w:cstheme="minorBidi"/>
              <w:smallCaps w:val="0"/>
              <w:noProof/>
              <w:szCs w:val="22"/>
              <w:lang w:val="de-AT" w:eastAsia="de-AT"/>
            </w:rPr>
          </w:pPr>
          <w:del w:id="482" w:author="Christopher Kemeter" w:date="2023-11-13T20:33:00Z">
            <w:r w:rsidRPr="000C6F50" w:rsidDel="00605D3A">
              <w:rPr>
                <w:rPrChange w:id="483" w:author="Abbas Rizvi" w:date="2023-03-30T11:32:00Z">
                  <w:rPr>
                    <w:rStyle w:val="Hyperlink"/>
                    <w:noProof/>
                  </w:rPr>
                </w:rPrChange>
              </w:rPr>
              <w:delText>4.2</w:delText>
            </w:r>
            <w:r w:rsidDel="00605D3A">
              <w:rPr>
                <w:rFonts w:eastAsiaTheme="minorEastAsia" w:cstheme="minorBidi"/>
                <w:smallCaps w:val="0"/>
                <w:noProof/>
                <w:szCs w:val="22"/>
                <w:lang w:val="de-AT" w:eastAsia="de-AT"/>
              </w:rPr>
              <w:tab/>
            </w:r>
            <w:r w:rsidRPr="000C6F50" w:rsidDel="00605D3A">
              <w:rPr>
                <w:rPrChange w:id="484" w:author="Abbas Rizvi" w:date="2023-03-30T11:32:00Z">
                  <w:rPr>
                    <w:rStyle w:val="Hyperlink"/>
                    <w:noProof/>
                  </w:rPr>
                </w:rPrChange>
              </w:rPr>
              <w:delText>R5001C CCU mounting</w:delText>
            </w:r>
            <w:r w:rsidDel="00605D3A">
              <w:rPr>
                <w:noProof/>
                <w:webHidden/>
              </w:rPr>
              <w:tab/>
            </w:r>
            <w:r w:rsidR="000C6F50" w:rsidDel="00605D3A">
              <w:rPr>
                <w:noProof/>
                <w:webHidden/>
              </w:rPr>
              <w:delText>28</w:delText>
            </w:r>
          </w:del>
        </w:p>
        <w:p w14:paraId="43EF3273" w14:textId="01C39821" w:rsidR="00C83B40" w:rsidDel="00605D3A" w:rsidRDefault="00C83B40">
          <w:pPr>
            <w:pStyle w:val="TOC2"/>
            <w:tabs>
              <w:tab w:val="left" w:pos="600"/>
              <w:tab w:val="right" w:leader="dot" w:pos="9345"/>
            </w:tabs>
            <w:rPr>
              <w:del w:id="485" w:author="Christopher Kemeter" w:date="2023-11-13T20:33:00Z"/>
              <w:rFonts w:eastAsiaTheme="minorEastAsia" w:cstheme="minorBidi"/>
              <w:smallCaps w:val="0"/>
              <w:noProof/>
              <w:szCs w:val="22"/>
              <w:lang w:val="de-AT" w:eastAsia="de-AT"/>
            </w:rPr>
          </w:pPr>
          <w:del w:id="486" w:author="Christopher Kemeter" w:date="2023-11-13T20:33:00Z">
            <w:r w:rsidRPr="000C6F50" w:rsidDel="00605D3A">
              <w:rPr>
                <w:rPrChange w:id="487" w:author="Abbas Rizvi" w:date="2023-03-30T11:32:00Z">
                  <w:rPr>
                    <w:rStyle w:val="Hyperlink"/>
                    <w:noProof/>
                  </w:rPr>
                </w:rPrChange>
              </w:rPr>
              <w:delText>4.3</w:delText>
            </w:r>
            <w:r w:rsidDel="00605D3A">
              <w:rPr>
                <w:rFonts w:eastAsiaTheme="minorEastAsia" w:cstheme="minorBidi"/>
                <w:smallCaps w:val="0"/>
                <w:noProof/>
                <w:szCs w:val="22"/>
                <w:lang w:val="de-AT" w:eastAsia="de-AT"/>
              </w:rPr>
              <w:tab/>
            </w:r>
            <w:r w:rsidRPr="000C6F50" w:rsidDel="00605D3A">
              <w:rPr>
                <w:rPrChange w:id="488" w:author="Abbas Rizvi" w:date="2023-03-30T11:32:00Z">
                  <w:rPr>
                    <w:rStyle w:val="Hyperlink"/>
                    <w:noProof/>
                  </w:rPr>
                </w:rPrChange>
              </w:rPr>
              <w:delText>Access Point + Indoor Antenna mounting</w:delText>
            </w:r>
            <w:r w:rsidDel="00605D3A">
              <w:rPr>
                <w:noProof/>
                <w:webHidden/>
              </w:rPr>
              <w:tab/>
              <w:delText>29</w:delText>
            </w:r>
          </w:del>
        </w:p>
        <w:p w14:paraId="4A6F4B74" w14:textId="47AFE914" w:rsidR="00C83B40" w:rsidDel="00605D3A" w:rsidRDefault="00C83B40">
          <w:pPr>
            <w:pStyle w:val="TOC2"/>
            <w:tabs>
              <w:tab w:val="left" w:pos="600"/>
              <w:tab w:val="right" w:leader="dot" w:pos="9345"/>
            </w:tabs>
            <w:rPr>
              <w:del w:id="489" w:author="Christopher Kemeter" w:date="2023-11-13T20:33:00Z"/>
              <w:rFonts w:eastAsiaTheme="minorEastAsia" w:cstheme="minorBidi"/>
              <w:smallCaps w:val="0"/>
              <w:noProof/>
              <w:szCs w:val="22"/>
              <w:lang w:val="de-AT" w:eastAsia="de-AT"/>
            </w:rPr>
          </w:pPr>
          <w:del w:id="490" w:author="Christopher Kemeter" w:date="2023-11-13T20:33:00Z">
            <w:r w:rsidRPr="000C6F50" w:rsidDel="00605D3A">
              <w:rPr>
                <w:rPrChange w:id="491" w:author="Abbas Rizvi" w:date="2023-03-30T11:32:00Z">
                  <w:rPr>
                    <w:rStyle w:val="Hyperlink"/>
                    <w:noProof/>
                  </w:rPr>
                </w:rPrChange>
              </w:rPr>
              <w:delText>4.4</w:delText>
            </w:r>
            <w:r w:rsidDel="00605D3A">
              <w:rPr>
                <w:rFonts w:eastAsiaTheme="minorEastAsia" w:cstheme="minorBidi"/>
                <w:smallCaps w:val="0"/>
                <w:noProof/>
                <w:szCs w:val="22"/>
                <w:lang w:val="de-AT" w:eastAsia="de-AT"/>
              </w:rPr>
              <w:tab/>
            </w:r>
            <w:r w:rsidRPr="000C6F50" w:rsidDel="00605D3A">
              <w:rPr>
                <w:rPrChange w:id="492" w:author="Abbas Rizvi" w:date="2023-03-30T11:32:00Z">
                  <w:rPr>
                    <w:rStyle w:val="Hyperlink"/>
                    <w:noProof/>
                  </w:rPr>
                </w:rPrChange>
              </w:rPr>
              <w:delText>Switch mounting for End wagons</w:delText>
            </w:r>
            <w:r w:rsidDel="00605D3A">
              <w:rPr>
                <w:noProof/>
                <w:webHidden/>
              </w:rPr>
              <w:tab/>
              <w:delText>31</w:delText>
            </w:r>
          </w:del>
        </w:p>
        <w:p w14:paraId="2AAE8DA3" w14:textId="428D7BDC" w:rsidR="00C83B40" w:rsidDel="00605D3A" w:rsidRDefault="00C83B40">
          <w:pPr>
            <w:pStyle w:val="TOC2"/>
            <w:tabs>
              <w:tab w:val="left" w:pos="600"/>
              <w:tab w:val="right" w:leader="dot" w:pos="9345"/>
            </w:tabs>
            <w:rPr>
              <w:del w:id="493" w:author="Christopher Kemeter" w:date="2023-11-13T20:33:00Z"/>
              <w:rFonts w:eastAsiaTheme="minorEastAsia" w:cstheme="minorBidi"/>
              <w:smallCaps w:val="0"/>
              <w:noProof/>
              <w:szCs w:val="22"/>
              <w:lang w:val="de-AT" w:eastAsia="de-AT"/>
            </w:rPr>
          </w:pPr>
          <w:del w:id="494" w:author="Christopher Kemeter" w:date="2023-11-13T20:33:00Z">
            <w:r w:rsidRPr="000C6F50" w:rsidDel="00605D3A">
              <w:rPr>
                <w:rPrChange w:id="495" w:author="Abbas Rizvi" w:date="2023-03-30T11:32:00Z">
                  <w:rPr>
                    <w:rStyle w:val="Hyperlink"/>
                    <w:noProof/>
                  </w:rPr>
                </w:rPrChange>
              </w:rPr>
              <w:delText>4.5</w:delText>
            </w:r>
            <w:r w:rsidDel="00605D3A">
              <w:rPr>
                <w:rFonts w:eastAsiaTheme="minorEastAsia" w:cstheme="minorBidi"/>
                <w:smallCaps w:val="0"/>
                <w:noProof/>
                <w:szCs w:val="22"/>
                <w:lang w:val="de-AT" w:eastAsia="de-AT"/>
              </w:rPr>
              <w:tab/>
            </w:r>
            <w:r w:rsidRPr="000C6F50" w:rsidDel="00605D3A">
              <w:rPr>
                <w:rPrChange w:id="496" w:author="Abbas Rizvi" w:date="2023-03-30T11:32:00Z">
                  <w:rPr>
                    <w:rStyle w:val="Hyperlink"/>
                    <w:noProof/>
                  </w:rPr>
                </w:rPrChange>
              </w:rPr>
              <w:delText>Switch mounting for Middle wagons</w:delText>
            </w:r>
            <w:r w:rsidDel="00605D3A">
              <w:rPr>
                <w:noProof/>
                <w:webHidden/>
              </w:rPr>
              <w:tab/>
              <w:delText>32</w:delText>
            </w:r>
          </w:del>
        </w:p>
        <w:p w14:paraId="057C80A8" w14:textId="48D57E5D" w:rsidR="00C83B40" w:rsidDel="00605D3A" w:rsidRDefault="00C83B40">
          <w:pPr>
            <w:pStyle w:val="TOC2"/>
            <w:tabs>
              <w:tab w:val="left" w:pos="600"/>
              <w:tab w:val="right" w:leader="dot" w:pos="9345"/>
            </w:tabs>
            <w:rPr>
              <w:del w:id="497" w:author="Christopher Kemeter" w:date="2023-11-13T20:33:00Z"/>
              <w:rFonts w:eastAsiaTheme="minorEastAsia" w:cstheme="minorBidi"/>
              <w:smallCaps w:val="0"/>
              <w:noProof/>
              <w:szCs w:val="22"/>
              <w:lang w:val="de-AT" w:eastAsia="de-AT"/>
            </w:rPr>
          </w:pPr>
          <w:del w:id="498" w:author="Christopher Kemeter" w:date="2023-11-13T20:33:00Z">
            <w:r w:rsidRPr="000C6F50" w:rsidDel="00605D3A">
              <w:rPr>
                <w:rPrChange w:id="499" w:author="Abbas Rizvi" w:date="2023-03-30T11:32:00Z">
                  <w:rPr>
                    <w:rStyle w:val="Hyperlink"/>
                    <w:noProof/>
                  </w:rPr>
                </w:rPrChange>
              </w:rPr>
              <w:delText>4.6</w:delText>
            </w:r>
            <w:r w:rsidDel="00605D3A">
              <w:rPr>
                <w:rFonts w:eastAsiaTheme="minorEastAsia" w:cstheme="minorBidi"/>
                <w:smallCaps w:val="0"/>
                <w:noProof/>
                <w:szCs w:val="22"/>
                <w:lang w:val="de-AT" w:eastAsia="de-AT"/>
              </w:rPr>
              <w:tab/>
            </w:r>
            <w:r w:rsidRPr="000C6F50" w:rsidDel="00605D3A">
              <w:rPr>
                <w:rPrChange w:id="500" w:author="Abbas Rizvi" w:date="2023-03-30T11:32:00Z">
                  <w:rPr>
                    <w:rStyle w:val="Hyperlink"/>
                    <w:noProof/>
                  </w:rPr>
                </w:rPrChange>
              </w:rPr>
              <w:delText>Network cabling and Intercarriage Links (Jumper cables)</w:delText>
            </w:r>
            <w:r w:rsidDel="00605D3A">
              <w:rPr>
                <w:noProof/>
                <w:webHidden/>
              </w:rPr>
              <w:tab/>
              <w:delText>33</w:delText>
            </w:r>
          </w:del>
        </w:p>
        <w:p w14:paraId="146069BA" w14:textId="415D8EA6" w:rsidR="00C83B40" w:rsidDel="00605D3A" w:rsidRDefault="00C83B40">
          <w:pPr>
            <w:pStyle w:val="TOC1"/>
            <w:rPr>
              <w:del w:id="501" w:author="Christopher Kemeter" w:date="2023-11-13T20:33:00Z"/>
              <w:rFonts w:eastAsiaTheme="minorEastAsia" w:cstheme="minorBidi"/>
              <w:b w:val="0"/>
              <w:bCs w:val="0"/>
              <w:caps w:val="0"/>
              <w:noProof/>
              <w:szCs w:val="22"/>
              <w:lang w:val="de-AT" w:eastAsia="de-AT"/>
            </w:rPr>
          </w:pPr>
          <w:del w:id="502" w:author="Christopher Kemeter" w:date="2023-11-13T20:33:00Z">
            <w:r w:rsidRPr="000C6F50" w:rsidDel="00605D3A">
              <w:rPr>
                <w:rPrChange w:id="503" w:author="Abbas Rizvi" w:date="2023-03-30T11:32:00Z">
                  <w:rPr>
                    <w:rStyle w:val="Hyperlink"/>
                    <w:rFonts w:cstheme="minorHAnsi"/>
                    <w:noProof/>
                  </w:rPr>
                </w:rPrChange>
              </w:rPr>
              <w:delText>5</w:delText>
            </w:r>
            <w:r w:rsidDel="00605D3A">
              <w:rPr>
                <w:rFonts w:eastAsiaTheme="minorEastAsia" w:cstheme="minorBidi"/>
                <w:b w:val="0"/>
                <w:bCs w:val="0"/>
                <w:caps w:val="0"/>
                <w:noProof/>
                <w:szCs w:val="22"/>
                <w:lang w:val="de-AT" w:eastAsia="de-AT"/>
              </w:rPr>
              <w:tab/>
            </w:r>
            <w:r w:rsidRPr="000C6F50" w:rsidDel="00605D3A">
              <w:rPr>
                <w:rPrChange w:id="504" w:author="Abbas Rizvi" w:date="2023-03-30T11:32:00Z">
                  <w:rPr>
                    <w:rStyle w:val="Hyperlink"/>
                    <w:rFonts w:cstheme="minorHAnsi"/>
                    <w:noProof/>
                  </w:rPr>
                </w:rPrChange>
              </w:rPr>
              <w:delText>Equipment Details</w:delText>
            </w:r>
            <w:r w:rsidDel="00605D3A">
              <w:rPr>
                <w:noProof/>
                <w:webHidden/>
              </w:rPr>
              <w:tab/>
              <w:delText>34</w:delText>
            </w:r>
          </w:del>
        </w:p>
        <w:p w14:paraId="51C4BCFE" w14:textId="3D36607B" w:rsidR="00C83B40" w:rsidDel="00605D3A" w:rsidRDefault="00C83B40">
          <w:pPr>
            <w:pStyle w:val="TOC2"/>
            <w:tabs>
              <w:tab w:val="left" w:pos="600"/>
              <w:tab w:val="right" w:leader="dot" w:pos="9345"/>
            </w:tabs>
            <w:rPr>
              <w:del w:id="505" w:author="Christopher Kemeter" w:date="2023-11-13T20:33:00Z"/>
              <w:rFonts w:eastAsiaTheme="minorEastAsia" w:cstheme="minorBidi"/>
              <w:smallCaps w:val="0"/>
              <w:noProof/>
              <w:szCs w:val="22"/>
              <w:lang w:val="de-AT" w:eastAsia="de-AT"/>
            </w:rPr>
          </w:pPr>
          <w:del w:id="506" w:author="Christopher Kemeter" w:date="2023-11-13T20:33:00Z">
            <w:r w:rsidRPr="000C6F50" w:rsidDel="00605D3A">
              <w:rPr>
                <w:rPrChange w:id="507" w:author="Abbas Rizvi" w:date="2023-03-30T11:32:00Z">
                  <w:rPr>
                    <w:rStyle w:val="Hyperlink"/>
                    <w:noProof/>
                  </w:rPr>
                </w:rPrChange>
              </w:rPr>
              <w:delText>5.1</w:delText>
            </w:r>
            <w:r w:rsidDel="00605D3A">
              <w:rPr>
                <w:rFonts w:eastAsiaTheme="minorEastAsia" w:cstheme="minorBidi"/>
                <w:smallCaps w:val="0"/>
                <w:noProof/>
                <w:szCs w:val="22"/>
                <w:lang w:val="de-AT" w:eastAsia="de-AT"/>
              </w:rPr>
              <w:tab/>
            </w:r>
            <w:r w:rsidRPr="000C6F50" w:rsidDel="00605D3A">
              <w:rPr>
                <w:rPrChange w:id="508" w:author="Abbas Rizvi" w:date="2023-03-30T11:32:00Z">
                  <w:rPr>
                    <w:rStyle w:val="Hyperlink"/>
                    <w:noProof/>
                  </w:rPr>
                </w:rPrChange>
              </w:rPr>
              <w:delText>Equipment List</w:delText>
            </w:r>
            <w:r w:rsidDel="00605D3A">
              <w:rPr>
                <w:noProof/>
                <w:webHidden/>
              </w:rPr>
              <w:tab/>
              <w:delText>34</w:delText>
            </w:r>
          </w:del>
        </w:p>
        <w:p w14:paraId="03932D80" w14:textId="6A2010EB" w:rsidR="00C83B40" w:rsidDel="00605D3A" w:rsidRDefault="00C83B40">
          <w:pPr>
            <w:pStyle w:val="TOC2"/>
            <w:tabs>
              <w:tab w:val="left" w:pos="600"/>
              <w:tab w:val="right" w:leader="dot" w:pos="9345"/>
            </w:tabs>
            <w:rPr>
              <w:del w:id="509" w:author="Christopher Kemeter" w:date="2023-11-13T20:33:00Z"/>
              <w:rFonts w:eastAsiaTheme="minorEastAsia" w:cstheme="minorBidi"/>
              <w:smallCaps w:val="0"/>
              <w:noProof/>
              <w:szCs w:val="22"/>
              <w:lang w:val="de-AT" w:eastAsia="de-AT"/>
            </w:rPr>
          </w:pPr>
          <w:del w:id="510" w:author="Christopher Kemeter" w:date="2023-11-13T20:33:00Z">
            <w:r w:rsidRPr="000C6F50" w:rsidDel="00605D3A">
              <w:rPr>
                <w:rPrChange w:id="511" w:author="Abbas Rizvi" w:date="2023-03-30T11:32:00Z">
                  <w:rPr>
                    <w:rStyle w:val="Hyperlink"/>
                    <w:noProof/>
                  </w:rPr>
                </w:rPrChange>
              </w:rPr>
              <w:delText>5.2</w:delText>
            </w:r>
            <w:r w:rsidDel="00605D3A">
              <w:rPr>
                <w:rFonts w:eastAsiaTheme="minorEastAsia" w:cstheme="minorBidi"/>
                <w:smallCaps w:val="0"/>
                <w:noProof/>
                <w:szCs w:val="22"/>
                <w:lang w:val="de-AT" w:eastAsia="de-AT"/>
              </w:rPr>
              <w:tab/>
            </w:r>
            <w:r w:rsidRPr="000C6F50" w:rsidDel="00605D3A">
              <w:rPr>
                <w:rPrChange w:id="512" w:author="Abbas Rizvi" w:date="2023-03-30T11:32:00Z">
                  <w:rPr>
                    <w:rStyle w:val="Hyperlink"/>
                    <w:noProof/>
                  </w:rPr>
                </w:rPrChange>
              </w:rPr>
              <w:delText>Nomad Equipment power requirements</w:delText>
            </w:r>
            <w:r w:rsidDel="00605D3A">
              <w:rPr>
                <w:noProof/>
                <w:webHidden/>
              </w:rPr>
              <w:tab/>
              <w:delText>37</w:delText>
            </w:r>
          </w:del>
        </w:p>
        <w:p w14:paraId="40453714" w14:textId="6B35F716" w:rsidR="00C83B40" w:rsidDel="00605D3A" w:rsidRDefault="00C83B40">
          <w:pPr>
            <w:pStyle w:val="TOC2"/>
            <w:tabs>
              <w:tab w:val="left" w:pos="600"/>
              <w:tab w:val="right" w:leader="dot" w:pos="9345"/>
            </w:tabs>
            <w:rPr>
              <w:del w:id="513" w:author="Christopher Kemeter" w:date="2023-11-13T20:33:00Z"/>
              <w:rFonts w:eastAsiaTheme="minorEastAsia" w:cstheme="minorBidi"/>
              <w:smallCaps w:val="0"/>
              <w:noProof/>
              <w:szCs w:val="22"/>
              <w:lang w:val="de-AT" w:eastAsia="de-AT"/>
            </w:rPr>
          </w:pPr>
          <w:del w:id="514" w:author="Christopher Kemeter" w:date="2023-11-13T20:33:00Z">
            <w:r w:rsidRPr="000C6F50" w:rsidDel="00605D3A">
              <w:rPr>
                <w:rPrChange w:id="515" w:author="Abbas Rizvi" w:date="2023-03-30T11:32:00Z">
                  <w:rPr>
                    <w:rStyle w:val="Hyperlink"/>
                    <w:noProof/>
                  </w:rPr>
                </w:rPrChange>
              </w:rPr>
              <w:delText>5.3</w:delText>
            </w:r>
            <w:r w:rsidDel="00605D3A">
              <w:rPr>
                <w:rFonts w:eastAsiaTheme="minorEastAsia" w:cstheme="minorBidi"/>
                <w:smallCaps w:val="0"/>
                <w:noProof/>
                <w:szCs w:val="22"/>
                <w:lang w:val="de-AT" w:eastAsia="de-AT"/>
              </w:rPr>
              <w:tab/>
            </w:r>
            <w:r w:rsidRPr="000C6F50" w:rsidDel="00605D3A">
              <w:rPr>
                <w:rPrChange w:id="516" w:author="Abbas Rizvi" w:date="2023-03-30T11:32:00Z">
                  <w:rPr>
                    <w:rStyle w:val="Hyperlink"/>
                    <w:noProof/>
                  </w:rPr>
                </w:rPrChange>
              </w:rPr>
              <w:delText>RF and Ethernet Cabling</w:delText>
            </w:r>
            <w:r w:rsidDel="00605D3A">
              <w:rPr>
                <w:noProof/>
                <w:webHidden/>
              </w:rPr>
              <w:tab/>
              <w:delText>37</w:delText>
            </w:r>
          </w:del>
        </w:p>
        <w:p w14:paraId="3A5EE138" w14:textId="10550087" w:rsidR="00C83B40" w:rsidDel="00605D3A" w:rsidRDefault="00C83B40">
          <w:pPr>
            <w:pStyle w:val="TOC2"/>
            <w:tabs>
              <w:tab w:val="left" w:pos="600"/>
              <w:tab w:val="right" w:leader="dot" w:pos="9345"/>
            </w:tabs>
            <w:rPr>
              <w:del w:id="517" w:author="Christopher Kemeter" w:date="2023-11-13T20:33:00Z"/>
              <w:rFonts w:eastAsiaTheme="minorEastAsia" w:cstheme="minorBidi"/>
              <w:smallCaps w:val="0"/>
              <w:noProof/>
              <w:szCs w:val="22"/>
              <w:lang w:val="de-AT" w:eastAsia="de-AT"/>
            </w:rPr>
          </w:pPr>
          <w:del w:id="518" w:author="Christopher Kemeter" w:date="2023-11-13T20:33:00Z">
            <w:r w:rsidRPr="000C6F50" w:rsidDel="00605D3A">
              <w:rPr>
                <w:rPrChange w:id="519" w:author="Abbas Rizvi" w:date="2023-03-30T11:32:00Z">
                  <w:rPr>
                    <w:rStyle w:val="Hyperlink"/>
                    <w:noProof/>
                  </w:rPr>
                </w:rPrChange>
              </w:rPr>
              <w:delText>5.4</w:delText>
            </w:r>
            <w:r w:rsidDel="00605D3A">
              <w:rPr>
                <w:rFonts w:eastAsiaTheme="minorEastAsia" w:cstheme="minorBidi"/>
                <w:smallCaps w:val="0"/>
                <w:noProof/>
                <w:szCs w:val="22"/>
                <w:lang w:val="de-AT" w:eastAsia="de-AT"/>
              </w:rPr>
              <w:tab/>
            </w:r>
            <w:r w:rsidRPr="000C6F50" w:rsidDel="00605D3A">
              <w:rPr>
                <w:rPrChange w:id="520" w:author="Abbas Rizvi" w:date="2023-03-30T11:32:00Z">
                  <w:rPr>
                    <w:rStyle w:val="Hyperlink"/>
                    <w:noProof/>
                  </w:rPr>
                </w:rPrChange>
              </w:rPr>
              <w:delText>TIA 568B PINOUT for Ethernet cables</w:delText>
            </w:r>
            <w:r w:rsidDel="00605D3A">
              <w:rPr>
                <w:noProof/>
                <w:webHidden/>
              </w:rPr>
              <w:tab/>
              <w:delText>38</w:delText>
            </w:r>
          </w:del>
        </w:p>
        <w:p w14:paraId="64F2EAD9" w14:textId="2802067F" w:rsidR="00C83B40" w:rsidDel="00605D3A" w:rsidRDefault="00C83B40">
          <w:pPr>
            <w:pStyle w:val="TOC2"/>
            <w:tabs>
              <w:tab w:val="left" w:pos="600"/>
              <w:tab w:val="right" w:leader="dot" w:pos="9345"/>
            </w:tabs>
            <w:rPr>
              <w:del w:id="521" w:author="Christopher Kemeter" w:date="2023-11-13T20:33:00Z"/>
              <w:rFonts w:eastAsiaTheme="minorEastAsia" w:cstheme="minorBidi"/>
              <w:smallCaps w:val="0"/>
              <w:noProof/>
              <w:szCs w:val="22"/>
              <w:lang w:val="de-AT" w:eastAsia="de-AT"/>
            </w:rPr>
          </w:pPr>
          <w:del w:id="522" w:author="Christopher Kemeter" w:date="2023-11-13T20:33:00Z">
            <w:r w:rsidRPr="000C6F50" w:rsidDel="00605D3A">
              <w:rPr>
                <w:rPrChange w:id="523" w:author="Abbas Rizvi" w:date="2023-03-30T11:32:00Z">
                  <w:rPr>
                    <w:rStyle w:val="Hyperlink"/>
                    <w:noProof/>
                  </w:rPr>
                </w:rPrChange>
              </w:rPr>
              <w:delText>5.5</w:delText>
            </w:r>
            <w:r w:rsidDel="00605D3A">
              <w:rPr>
                <w:rFonts w:eastAsiaTheme="minorEastAsia" w:cstheme="minorBidi"/>
                <w:smallCaps w:val="0"/>
                <w:noProof/>
                <w:szCs w:val="22"/>
                <w:lang w:val="de-AT" w:eastAsia="de-AT"/>
              </w:rPr>
              <w:tab/>
            </w:r>
            <w:r w:rsidRPr="000C6F50" w:rsidDel="00605D3A">
              <w:rPr>
                <w:rPrChange w:id="524" w:author="Abbas Rizvi" w:date="2023-03-30T11:32:00Z">
                  <w:rPr>
                    <w:rStyle w:val="Hyperlink"/>
                    <w:noProof/>
                  </w:rPr>
                </w:rPrChange>
              </w:rPr>
              <w:delText>CCU: R5001C NMID 1086</w:delText>
            </w:r>
            <w:r w:rsidDel="00605D3A">
              <w:rPr>
                <w:noProof/>
                <w:webHidden/>
              </w:rPr>
              <w:tab/>
              <w:delText>38</w:delText>
            </w:r>
          </w:del>
        </w:p>
        <w:p w14:paraId="562867F0" w14:textId="70C00C9A" w:rsidR="00C83B40" w:rsidDel="00605D3A" w:rsidRDefault="00C83B40">
          <w:pPr>
            <w:pStyle w:val="TOC3"/>
            <w:tabs>
              <w:tab w:val="left" w:pos="1200"/>
              <w:tab w:val="right" w:leader="dot" w:pos="9345"/>
            </w:tabs>
            <w:rPr>
              <w:del w:id="525" w:author="Christopher Kemeter" w:date="2023-11-13T20:33:00Z"/>
              <w:rFonts w:eastAsiaTheme="minorEastAsia" w:cstheme="minorBidi"/>
              <w:iCs w:val="0"/>
              <w:noProof/>
              <w:szCs w:val="22"/>
              <w:lang w:val="de-AT" w:eastAsia="de-AT"/>
            </w:rPr>
          </w:pPr>
          <w:del w:id="526" w:author="Christopher Kemeter" w:date="2023-11-13T20:33:00Z">
            <w:r w:rsidRPr="000C6F50" w:rsidDel="00605D3A">
              <w:rPr>
                <w:rPrChange w:id="527" w:author="Abbas Rizvi" w:date="2023-03-30T11:32:00Z">
                  <w:rPr>
                    <w:rStyle w:val="Hyperlink"/>
                    <w:noProof/>
                    <w:lang w:eastAsia="ja-JP" w:bidi="th-TH"/>
                  </w:rPr>
                </w:rPrChange>
              </w:rPr>
              <w:delText>5.5.1</w:delText>
            </w:r>
            <w:r w:rsidDel="00605D3A">
              <w:rPr>
                <w:rFonts w:eastAsiaTheme="minorEastAsia" w:cstheme="minorBidi"/>
                <w:iCs w:val="0"/>
                <w:noProof/>
                <w:szCs w:val="22"/>
                <w:lang w:val="de-AT" w:eastAsia="de-AT"/>
              </w:rPr>
              <w:tab/>
            </w:r>
            <w:r w:rsidRPr="000C6F50" w:rsidDel="00605D3A">
              <w:rPr>
                <w:rPrChange w:id="528" w:author="Abbas Rizvi" w:date="2023-03-30T11:32:00Z">
                  <w:rPr>
                    <w:rStyle w:val="Hyperlink"/>
                    <w:noProof/>
                    <w:lang w:eastAsia="ja-JP" w:bidi="th-TH"/>
                  </w:rPr>
                </w:rPrChange>
              </w:rPr>
              <w:delText>Power Supply and Ignition</w:delText>
            </w:r>
            <w:r w:rsidDel="00605D3A">
              <w:rPr>
                <w:noProof/>
                <w:webHidden/>
              </w:rPr>
              <w:tab/>
              <w:delText>39</w:delText>
            </w:r>
          </w:del>
        </w:p>
        <w:p w14:paraId="67284B9C" w14:textId="12B06151" w:rsidR="00C83B40" w:rsidDel="00605D3A" w:rsidRDefault="00C83B40">
          <w:pPr>
            <w:pStyle w:val="TOC3"/>
            <w:tabs>
              <w:tab w:val="left" w:pos="1200"/>
              <w:tab w:val="right" w:leader="dot" w:pos="9345"/>
            </w:tabs>
            <w:rPr>
              <w:del w:id="529" w:author="Christopher Kemeter" w:date="2023-11-13T20:33:00Z"/>
              <w:rFonts w:eastAsiaTheme="minorEastAsia" w:cstheme="minorBidi"/>
              <w:iCs w:val="0"/>
              <w:noProof/>
              <w:szCs w:val="22"/>
              <w:lang w:val="de-AT" w:eastAsia="de-AT"/>
            </w:rPr>
          </w:pPr>
          <w:del w:id="530" w:author="Christopher Kemeter" w:date="2023-11-13T20:33:00Z">
            <w:r w:rsidRPr="000C6F50" w:rsidDel="00605D3A">
              <w:rPr>
                <w:rPrChange w:id="531" w:author="Abbas Rizvi" w:date="2023-03-30T11:32:00Z">
                  <w:rPr>
                    <w:rStyle w:val="Hyperlink"/>
                    <w:noProof/>
                    <w:lang w:bidi="th-TH"/>
                  </w:rPr>
                </w:rPrChange>
              </w:rPr>
              <w:delText>5.5.2</w:delText>
            </w:r>
            <w:r w:rsidDel="00605D3A">
              <w:rPr>
                <w:rFonts w:eastAsiaTheme="minorEastAsia" w:cstheme="minorBidi"/>
                <w:iCs w:val="0"/>
                <w:noProof/>
                <w:szCs w:val="22"/>
                <w:lang w:val="de-AT" w:eastAsia="de-AT"/>
              </w:rPr>
              <w:tab/>
            </w:r>
            <w:r w:rsidRPr="000C6F50" w:rsidDel="00605D3A">
              <w:rPr>
                <w:rPrChange w:id="532" w:author="Abbas Rizvi" w:date="2023-03-30T11:32:00Z">
                  <w:rPr>
                    <w:rStyle w:val="Hyperlink"/>
                    <w:noProof/>
                    <w:lang w:bidi="th-TH"/>
                  </w:rPr>
                </w:rPrChange>
              </w:rPr>
              <w:delText>Connections between rooftop antenna and ccu</w:delText>
            </w:r>
            <w:r w:rsidDel="00605D3A">
              <w:rPr>
                <w:noProof/>
                <w:webHidden/>
              </w:rPr>
              <w:tab/>
              <w:delText>40</w:delText>
            </w:r>
          </w:del>
        </w:p>
        <w:p w14:paraId="0FE98F51" w14:textId="13920D29" w:rsidR="00C83B40" w:rsidDel="00605D3A" w:rsidRDefault="00C83B40">
          <w:pPr>
            <w:pStyle w:val="TOC2"/>
            <w:tabs>
              <w:tab w:val="left" w:pos="600"/>
              <w:tab w:val="right" w:leader="dot" w:pos="9345"/>
            </w:tabs>
            <w:rPr>
              <w:del w:id="533" w:author="Christopher Kemeter" w:date="2023-11-13T20:33:00Z"/>
              <w:rFonts w:eastAsiaTheme="minorEastAsia" w:cstheme="minorBidi"/>
              <w:smallCaps w:val="0"/>
              <w:noProof/>
              <w:szCs w:val="22"/>
              <w:lang w:val="de-AT" w:eastAsia="de-AT"/>
            </w:rPr>
          </w:pPr>
          <w:del w:id="534" w:author="Christopher Kemeter" w:date="2023-11-13T20:33:00Z">
            <w:r w:rsidRPr="000C6F50" w:rsidDel="00605D3A">
              <w:rPr>
                <w:rPrChange w:id="535" w:author="Abbas Rizvi" w:date="2023-03-30T11:32:00Z">
                  <w:rPr>
                    <w:rStyle w:val="Hyperlink"/>
                    <w:rFonts w:ascii="Arial" w:eastAsia="Arial" w:hAnsi="Arial" w:cs="Arial"/>
                    <w:noProof/>
                    <w:lang w:val="en-CA"/>
                  </w:rPr>
                </w:rPrChange>
              </w:rPr>
              <w:delText>5.6</w:delText>
            </w:r>
            <w:r w:rsidDel="00605D3A">
              <w:rPr>
                <w:rFonts w:eastAsiaTheme="minorEastAsia" w:cstheme="minorBidi"/>
                <w:smallCaps w:val="0"/>
                <w:noProof/>
                <w:szCs w:val="22"/>
                <w:lang w:val="de-AT" w:eastAsia="de-AT"/>
              </w:rPr>
              <w:tab/>
            </w:r>
            <w:r w:rsidRPr="000C6F50" w:rsidDel="00605D3A">
              <w:rPr>
                <w:rPrChange w:id="536" w:author="Abbas Rizvi" w:date="2023-03-30T11:32:00Z">
                  <w:rPr>
                    <w:rStyle w:val="Hyperlink"/>
                    <w:noProof/>
                  </w:rPr>
                </w:rPrChange>
              </w:rPr>
              <w:delText>Access Point: Westermo Ibex-610 nmid 1043</w:delText>
            </w:r>
            <w:r w:rsidDel="00605D3A">
              <w:rPr>
                <w:noProof/>
                <w:webHidden/>
              </w:rPr>
              <w:tab/>
              <w:delText>41</w:delText>
            </w:r>
          </w:del>
        </w:p>
        <w:p w14:paraId="0E2BE2A2" w14:textId="650FA23A" w:rsidR="00C83B40" w:rsidDel="00605D3A" w:rsidRDefault="00C83B40">
          <w:pPr>
            <w:pStyle w:val="TOC2"/>
            <w:tabs>
              <w:tab w:val="left" w:pos="600"/>
              <w:tab w:val="right" w:leader="dot" w:pos="9345"/>
            </w:tabs>
            <w:rPr>
              <w:del w:id="537" w:author="Christopher Kemeter" w:date="2023-11-13T20:33:00Z"/>
              <w:rFonts w:eastAsiaTheme="minorEastAsia" w:cstheme="minorBidi"/>
              <w:smallCaps w:val="0"/>
              <w:noProof/>
              <w:szCs w:val="22"/>
              <w:lang w:val="de-AT" w:eastAsia="de-AT"/>
            </w:rPr>
          </w:pPr>
          <w:del w:id="538" w:author="Christopher Kemeter" w:date="2023-11-13T20:33:00Z">
            <w:r w:rsidRPr="000C6F50" w:rsidDel="00605D3A">
              <w:rPr>
                <w:rPrChange w:id="539" w:author="Abbas Rizvi" w:date="2023-03-30T11:32:00Z">
                  <w:rPr>
                    <w:rStyle w:val="Hyperlink"/>
                    <w:noProof/>
                  </w:rPr>
                </w:rPrChange>
              </w:rPr>
              <w:delText>5.7</w:delText>
            </w:r>
            <w:r w:rsidDel="00605D3A">
              <w:rPr>
                <w:rFonts w:eastAsiaTheme="minorEastAsia" w:cstheme="minorBidi"/>
                <w:smallCaps w:val="0"/>
                <w:noProof/>
                <w:szCs w:val="22"/>
                <w:lang w:val="de-AT" w:eastAsia="de-AT"/>
              </w:rPr>
              <w:tab/>
            </w:r>
            <w:r w:rsidRPr="000C6F50" w:rsidDel="00605D3A">
              <w:rPr>
                <w:rPrChange w:id="540" w:author="Abbas Rizvi" w:date="2023-03-30T11:32:00Z">
                  <w:rPr>
                    <w:rStyle w:val="Hyperlink"/>
                    <w:noProof/>
                  </w:rPr>
                </w:rPrChange>
              </w:rPr>
              <w:delText>Ethernet SWITCH vdsrail ds-cswp28-10gbe</w:delText>
            </w:r>
            <w:r w:rsidDel="00605D3A">
              <w:rPr>
                <w:noProof/>
                <w:webHidden/>
              </w:rPr>
              <w:tab/>
              <w:delText>42</w:delText>
            </w:r>
          </w:del>
        </w:p>
        <w:p w14:paraId="44A209EA" w14:textId="23CF7E16" w:rsidR="00C83B40" w:rsidDel="00605D3A" w:rsidRDefault="00C83B40">
          <w:pPr>
            <w:pStyle w:val="TOC2"/>
            <w:tabs>
              <w:tab w:val="left" w:pos="600"/>
              <w:tab w:val="right" w:leader="dot" w:pos="9345"/>
            </w:tabs>
            <w:rPr>
              <w:del w:id="541" w:author="Christopher Kemeter" w:date="2023-11-13T20:33:00Z"/>
              <w:rFonts w:eastAsiaTheme="minorEastAsia" w:cstheme="minorBidi"/>
              <w:smallCaps w:val="0"/>
              <w:noProof/>
              <w:szCs w:val="22"/>
              <w:lang w:val="de-AT" w:eastAsia="de-AT"/>
            </w:rPr>
          </w:pPr>
          <w:del w:id="542" w:author="Christopher Kemeter" w:date="2023-11-13T20:33:00Z">
            <w:r w:rsidRPr="000C6F50" w:rsidDel="00605D3A">
              <w:rPr>
                <w:rPrChange w:id="543" w:author="Abbas Rizvi" w:date="2023-03-30T11:32:00Z">
                  <w:rPr>
                    <w:rStyle w:val="Hyperlink"/>
                    <w:noProof/>
                  </w:rPr>
                </w:rPrChange>
              </w:rPr>
              <w:delText>5.8</w:delText>
            </w:r>
            <w:r w:rsidDel="00605D3A">
              <w:rPr>
                <w:rFonts w:eastAsiaTheme="minorEastAsia" w:cstheme="minorBidi"/>
                <w:smallCaps w:val="0"/>
                <w:noProof/>
                <w:szCs w:val="22"/>
                <w:lang w:val="de-AT" w:eastAsia="de-AT"/>
              </w:rPr>
              <w:tab/>
            </w:r>
            <w:r w:rsidRPr="000C6F50" w:rsidDel="00605D3A">
              <w:rPr>
                <w:rPrChange w:id="544" w:author="Abbas Rizvi" w:date="2023-03-30T11:32:00Z">
                  <w:rPr>
                    <w:rStyle w:val="Hyperlink"/>
                    <w:noProof/>
                  </w:rPr>
                </w:rPrChange>
              </w:rPr>
              <w:delText>Rooftop Antenna: Sencity Rail Multi Antenna 1399.99.0303 (NMID 1076)</w:delText>
            </w:r>
            <w:r w:rsidDel="00605D3A">
              <w:rPr>
                <w:noProof/>
                <w:webHidden/>
              </w:rPr>
              <w:tab/>
              <w:delText>44</w:delText>
            </w:r>
          </w:del>
        </w:p>
        <w:p w14:paraId="17631E2B" w14:textId="6A24E4DC" w:rsidR="00C83B40" w:rsidDel="00605D3A" w:rsidRDefault="00C83B40">
          <w:pPr>
            <w:pStyle w:val="TOC2"/>
            <w:tabs>
              <w:tab w:val="left" w:pos="600"/>
              <w:tab w:val="right" w:leader="dot" w:pos="9345"/>
            </w:tabs>
            <w:rPr>
              <w:del w:id="545" w:author="Christopher Kemeter" w:date="2023-11-13T20:33:00Z"/>
              <w:rFonts w:eastAsiaTheme="minorEastAsia" w:cstheme="minorBidi"/>
              <w:smallCaps w:val="0"/>
              <w:noProof/>
              <w:szCs w:val="22"/>
              <w:lang w:val="de-AT" w:eastAsia="de-AT"/>
            </w:rPr>
          </w:pPr>
          <w:del w:id="546" w:author="Christopher Kemeter" w:date="2023-11-13T20:33:00Z">
            <w:r w:rsidRPr="000C6F50" w:rsidDel="00605D3A">
              <w:rPr>
                <w:rPrChange w:id="547" w:author="Abbas Rizvi" w:date="2023-03-30T11:32:00Z">
                  <w:rPr>
                    <w:rStyle w:val="Hyperlink"/>
                    <w:noProof/>
                  </w:rPr>
                </w:rPrChange>
              </w:rPr>
              <w:delText>5.9</w:delText>
            </w:r>
            <w:r w:rsidDel="00605D3A">
              <w:rPr>
                <w:rFonts w:eastAsiaTheme="minorEastAsia" w:cstheme="minorBidi"/>
                <w:smallCaps w:val="0"/>
                <w:noProof/>
                <w:szCs w:val="22"/>
                <w:lang w:val="de-AT" w:eastAsia="de-AT"/>
              </w:rPr>
              <w:tab/>
            </w:r>
            <w:r w:rsidRPr="000C6F50" w:rsidDel="00605D3A">
              <w:rPr>
                <w:rPrChange w:id="548" w:author="Abbas Rizvi" w:date="2023-03-30T11:32:00Z">
                  <w:rPr>
                    <w:rStyle w:val="Hyperlink"/>
                    <w:noProof/>
                  </w:rPr>
                </w:rPrChange>
              </w:rPr>
              <w:delText>Indoor Wifi Antenna (Huber and Suhner 1399.35.0020)</w:delText>
            </w:r>
            <w:r w:rsidDel="00605D3A">
              <w:rPr>
                <w:noProof/>
                <w:webHidden/>
              </w:rPr>
              <w:tab/>
              <w:delText>45</w:delText>
            </w:r>
          </w:del>
        </w:p>
        <w:p w14:paraId="50890806" w14:textId="246CC814" w:rsidR="00C83B40" w:rsidDel="00605D3A" w:rsidRDefault="00C83B40">
          <w:pPr>
            <w:pStyle w:val="TOC1"/>
            <w:rPr>
              <w:del w:id="549" w:author="Christopher Kemeter" w:date="2023-11-13T20:33:00Z"/>
              <w:rFonts w:eastAsiaTheme="minorEastAsia" w:cstheme="minorBidi"/>
              <w:b w:val="0"/>
              <w:bCs w:val="0"/>
              <w:caps w:val="0"/>
              <w:noProof/>
              <w:szCs w:val="22"/>
              <w:lang w:val="de-AT" w:eastAsia="de-AT"/>
            </w:rPr>
          </w:pPr>
          <w:del w:id="550" w:author="Christopher Kemeter" w:date="2023-11-13T20:33:00Z">
            <w:r w:rsidRPr="000C6F50" w:rsidDel="00605D3A">
              <w:rPr>
                <w:rPrChange w:id="551" w:author="Abbas Rizvi" w:date="2023-03-30T11:32:00Z">
                  <w:rPr>
                    <w:rStyle w:val="Hyperlink"/>
                    <w:rFonts w:cstheme="minorHAnsi"/>
                    <w:noProof/>
                  </w:rPr>
                </w:rPrChange>
              </w:rPr>
              <w:delText>6</w:delText>
            </w:r>
            <w:r w:rsidDel="00605D3A">
              <w:rPr>
                <w:rFonts w:eastAsiaTheme="minorEastAsia" w:cstheme="minorBidi"/>
                <w:b w:val="0"/>
                <w:bCs w:val="0"/>
                <w:caps w:val="0"/>
                <w:noProof/>
                <w:szCs w:val="22"/>
                <w:lang w:val="de-AT" w:eastAsia="de-AT"/>
              </w:rPr>
              <w:tab/>
            </w:r>
            <w:r w:rsidRPr="000C6F50" w:rsidDel="00605D3A">
              <w:rPr>
                <w:rPrChange w:id="552" w:author="Abbas Rizvi" w:date="2023-03-30T11:32:00Z">
                  <w:rPr>
                    <w:rStyle w:val="Hyperlink"/>
                    <w:rFonts w:cstheme="minorHAnsi"/>
                    <w:noProof/>
                  </w:rPr>
                </w:rPrChange>
              </w:rPr>
              <w:delText>detailed Design Review and Freeze</w:delText>
            </w:r>
            <w:r w:rsidDel="00605D3A">
              <w:rPr>
                <w:noProof/>
                <w:webHidden/>
              </w:rPr>
              <w:tab/>
              <w:delText>47</w:delText>
            </w:r>
          </w:del>
        </w:p>
        <w:p w14:paraId="3405B50F" w14:textId="7C448047" w:rsidR="00C83B40" w:rsidDel="00605D3A" w:rsidRDefault="00C83B40">
          <w:pPr>
            <w:pStyle w:val="TOC1"/>
            <w:rPr>
              <w:del w:id="553" w:author="Christopher Kemeter" w:date="2023-11-13T20:33:00Z"/>
              <w:rFonts w:eastAsiaTheme="minorEastAsia" w:cstheme="minorBidi"/>
              <w:b w:val="0"/>
              <w:bCs w:val="0"/>
              <w:caps w:val="0"/>
              <w:noProof/>
              <w:szCs w:val="22"/>
              <w:lang w:val="de-AT" w:eastAsia="de-AT"/>
            </w:rPr>
          </w:pPr>
          <w:del w:id="554" w:author="Christopher Kemeter" w:date="2023-11-13T20:33:00Z">
            <w:r w:rsidRPr="000C6F50" w:rsidDel="00605D3A">
              <w:rPr>
                <w:rPrChange w:id="555" w:author="Abbas Rizvi" w:date="2023-03-30T11:32:00Z">
                  <w:rPr>
                    <w:rStyle w:val="Hyperlink"/>
                    <w:noProof/>
                    <w:lang w:eastAsia="ja-JP"/>
                  </w:rPr>
                </w:rPrChange>
              </w:rPr>
              <w:delText>7</w:delText>
            </w:r>
            <w:r w:rsidDel="00605D3A">
              <w:rPr>
                <w:rFonts w:eastAsiaTheme="minorEastAsia" w:cstheme="minorBidi"/>
                <w:b w:val="0"/>
                <w:bCs w:val="0"/>
                <w:caps w:val="0"/>
                <w:noProof/>
                <w:szCs w:val="22"/>
                <w:lang w:val="de-AT" w:eastAsia="de-AT"/>
              </w:rPr>
              <w:tab/>
            </w:r>
            <w:r w:rsidRPr="000C6F50" w:rsidDel="00605D3A">
              <w:rPr>
                <w:rPrChange w:id="556" w:author="Abbas Rizvi" w:date="2023-03-30T11:32:00Z">
                  <w:rPr>
                    <w:rStyle w:val="Hyperlink"/>
                    <w:noProof/>
                    <w:lang w:eastAsia="ja-JP"/>
                  </w:rPr>
                </w:rPrChange>
              </w:rPr>
              <w:delText>Glossary</w:delText>
            </w:r>
            <w:r w:rsidDel="00605D3A">
              <w:rPr>
                <w:noProof/>
                <w:webHidden/>
              </w:rPr>
              <w:tab/>
              <w:delText>47</w:delText>
            </w:r>
          </w:del>
        </w:p>
        <w:p w14:paraId="3CD3B9AA" w14:textId="59FFC2FC" w:rsidR="00496D27" w:rsidRDefault="00DA1D04" w:rsidP="00241460">
          <w:pPr>
            <w:spacing w:before="0" w:after="0"/>
            <w:rPr>
              <w:noProof/>
              <w:sz w:val="8"/>
              <w:szCs w:val="8"/>
              <w:lang w:val="de-DE"/>
            </w:rPr>
          </w:pPr>
          <w:r w:rsidRPr="00E8131E">
            <w:rPr>
              <w:b/>
              <w:bCs/>
              <w:noProof/>
              <w:lang w:val="de-DE"/>
            </w:rPr>
            <w:fldChar w:fldCharType="end"/>
          </w:r>
        </w:p>
      </w:sdtContent>
    </w:sdt>
    <w:p w14:paraId="7DE33F86" w14:textId="77777777" w:rsidR="00496D27" w:rsidRDefault="00496D27">
      <w:pPr>
        <w:rPr>
          <w:noProof/>
          <w:sz w:val="8"/>
          <w:szCs w:val="8"/>
          <w:lang w:val="de-DE"/>
        </w:rPr>
      </w:pPr>
      <w:r>
        <w:rPr>
          <w:noProof/>
          <w:sz w:val="8"/>
          <w:szCs w:val="8"/>
          <w:lang w:val="de-DE"/>
        </w:rPr>
        <w:br w:type="page"/>
      </w:r>
    </w:p>
    <w:p w14:paraId="476156CC" w14:textId="77777777" w:rsidR="00CD2F9F" w:rsidRPr="00241460" w:rsidRDefault="00CD2F9F" w:rsidP="00241460">
      <w:pPr>
        <w:spacing w:before="0" w:after="0"/>
        <w:rPr>
          <w:sz w:val="8"/>
          <w:szCs w:val="8"/>
          <w:lang w:val="de-DE"/>
        </w:rPr>
      </w:pPr>
    </w:p>
    <w:p w14:paraId="3BA77270" w14:textId="349B2BBC" w:rsidR="00752D70" w:rsidRPr="00E8131E" w:rsidRDefault="00112504" w:rsidP="00752D70">
      <w:pPr>
        <w:pStyle w:val="Heading1"/>
        <w:rPr>
          <w:lang w:val="de-DE"/>
        </w:rPr>
      </w:pPr>
      <w:bookmarkStart w:id="557" w:name="_Ref126241098"/>
      <w:del w:id="558" w:author="Christopher Kemeter" w:date="2023-11-13T19:24:00Z">
        <w:r w:rsidDel="00CD5D58">
          <w:rPr>
            <w:lang w:val="de-DE"/>
          </w:rPr>
          <w:delText>I</w:delText>
        </w:r>
      </w:del>
      <w:bookmarkStart w:id="559" w:name="_Toc150800004"/>
      <w:ins w:id="560" w:author="Christopher Kemeter" w:date="2023-11-13T19:24:00Z">
        <w:r w:rsidR="00CD5D58">
          <w:rPr>
            <w:lang w:val="de-DE"/>
          </w:rPr>
          <w:t>Einleitung</w:t>
        </w:r>
      </w:ins>
      <w:bookmarkEnd w:id="559"/>
      <w:del w:id="561" w:author="Christopher Kemeter" w:date="2023-11-13T19:24:00Z">
        <w:r w:rsidDel="00CD5D58">
          <w:rPr>
            <w:lang w:val="de-DE"/>
          </w:rPr>
          <w:delText>ntroduction</w:delText>
        </w:r>
      </w:del>
      <w:bookmarkEnd w:id="557"/>
    </w:p>
    <w:p w14:paraId="0B87A367" w14:textId="30FC468F" w:rsidR="00CD5D58" w:rsidRPr="00CD5D58" w:rsidRDefault="00CD5D58" w:rsidP="00CD5D58">
      <w:pPr>
        <w:rPr>
          <w:ins w:id="562" w:author="Christopher Kemeter" w:date="2023-11-13T19:25:00Z"/>
          <w:lang w:val="de-AT"/>
        </w:rPr>
      </w:pPr>
      <w:ins w:id="563" w:author="Christopher Kemeter" w:date="2023-11-13T19:25:00Z">
        <w:r w:rsidRPr="00CD5D58">
          <w:rPr>
            <w:lang w:val="de-AT"/>
          </w:rPr>
          <w:t xml:space="preserve">Zweck dieses Dokuments ist es, den technischen Umfang und das Design der IOB-Lösung für das ÖBB Dosto Neu-Projekt detailliert zu beschreiben. Es wird als Dokument vor dem Verkauf </w:t>
        </w:r>
      </w:ins>
      <w:ins w:id="564" w:author="Christopher Kemeter" w:date="2023-11-13T19:31:00Z">
        <w:r>
          <w:rPr>
            <w:lang w:val="de-AT"/>
          </w:rPr>
          <w:t xml:space="preserve">(pre sale) </w:t>
        </w:r>
      </w:ins>
      <w:ins w:id="565" w:author="Christopher Kemeter" w:date="2023-11-13T19:25:00Z">
        <w:r w:rsidRPr="00CD5D58">
          <w:rPr>
            <w:lang w:val="de-AT"/>
          </w:rPr>
          <w:t>bereitgestellt, um die relevanten Details der von Nomad gelieferten Komponenten, physischen Designempfehlungen und den Umfang der technischen Aktivitäten in dieser Phase offenzulegen. Es sollte nicht als Beitrag von Nomad zur Detailed Design Review (DDR) betrachtet werden, die typischerweise als Aktivität nach dem Verkauf im Rahmen eines Projektmodus durchgeführt wird.</w:t>
        </w:r>
      </w:ins>
    </w:p>
    <w:p w14:paraId="6D945D1D" w14:textId="66B0BB16" w:rsidR="00CD5D58" w:rsidRPr="00CD5D58" w:rsidRDefault="00CD5D58" w:rsidP="00CD5D58">
      <w:pPr>
        <w:rPr>
          <w:ins w:id="566" w:author="Christopher Kemeter" w:date="2023-11-13T19:25:00Z"/>
          <w:lang w:val="de-AT"/>
        </w:rPr>
      </w:pPr>
    </w:p>
    <w:p w14:paraId="6FC5124D" w14:textId="26E1104C" w:rsidR="00CD5D58" w:rsidRPr="00CD5D58" w:rsidRDefault="00CD5D58" w:rsidP="00CD5D58">
      <w:pPr>
        <w:rPr>
          <w:ins w:id="567" w:author="Christopher Kemeter" w:date="2023-11-13T19:25:00Z"/>
          <w:lang w:val="de-AT"/>
        </w:rPr>
      </w:pPr>
      <w:ins w:id="568" w:author="Christopher Kemeter" w:date="2023-11-13T19:25:00Z">
        <w:r w:rsidRPr="00CD5D58">
          <w:rPr>
            <w:lang w:val="de-AT"/>
          </w:rPr>
          <w:t xml:space="preserve">Nomad </w:t>
        </w:r>
      </w:ins>
      <w:ins w:id="569" w:author="Christopher Kemeter" w:date="2023-11-13T19:33:00Z">
        <w:r w:rsidR="001D70BD">
          <w:rPr>
            <w:lang w:val="de-AT"/>
          </w:rPr>
          <w:t>stellt</w:t>
        </w:r>
        <w:r>
          <w:rPr>
            <w:lang w:val="de-AT"/>
          </w:rPr>
          <w:t xml:space="preserve"> </w:t>
        </w:r>
      </w:ins>
      <w:ins w:id="570" w:author="Christopher Kemeter" w:date="2023-11-13T19:25:00Z">
        <w:r w:rsidRPr="00CD5D58">
          <w:rPr>
            <w:lang w:val="de-AT"/>
          </w:rPr>
          <w:t>in diesem Vorverkaufsdokument</w:t>
        </w:r>
      </w:ins>
      <w:ins w:id="571" w:author="Christopher Kemeter" w:date="2023-11-13T19:33:00Z">
        <w:r>
          <w:rPr>
            <w:lang w:val="de-AT"/>
          </w:rPr>
          <w:t xml:space="preserve"> so gut </w:t>
        </w:r>
        <w:r w:rsidR="001D70BD">
          <w:rPr>
            <w:lang w:val="de-AT"/>
          </w:rPr>
          <w:t>wie</w:t>
        </w:r>
        <w:r>
          <w:rPr>
            <w:lang w:val="de-AT"/>
          </w:rPr>
          <w:t xml:space="preserve"> möglich </w:t>
        </w:r>
        <w:r w:rsidR="001D70BD">
          <w:rPr>
            <w:lang w:val="de-AT"/>
          </w:rPr>
          <w:t>dar wie das</w:t>
        </w:r>
      </w:ins>
      <w:ins w:id="572" w:author="Christopher Kemeter" w:date="2023-11-13T19:25:00Z">
        <w:r w:rsidRPr="00CD5D58">
          <w:rPr>
            <w:lang w:val="de-AT"/>
          </w:rPr>
          <w:t xml:space="preserve"> System zu definier</w:t>
        </w:r>
      </w:ins>
      <w:ins w:id="573" w:author="Christopher Kemeter" w:date="2023-11-13T19:34:00Z">
        <w:r w:rsidR="001D70BD">
          <w:rPr>
            <w:lang w:val="de-AT"/>
          </w:rPr>
          <w:t>t ist</w:t>
        </w:r>
      </w:ins>
      <w:ins w:id="574" w:author="Christopher Kemeter" w:date="2023-11-13T19:25:00Z">
        <w:r w:rsidRPr="00CD5D58">
          <w:rPr>
            <w:lang w:val="de-AT"/>
          </w:rPr>
          <w:t>, das von ÖBB und Stadler als Grundlage für die Abgrenzung und Dimensionierung ihrer Integration und Installation der Nomad-Komponenten in ihr Gesamtdesign genutzt werden kann. Es sollte jedoch erneut darauf hingewiesen werden, dass dies keine DDR / Design Freeze ist.</w:t>
        </w:r>
      </w:ins>
    </w:p>
    <w:p w14:paraId="765BFC0C" w14:textId="77777777" w:rsidR="00CD5D58" w:rsidRPr="00CD5D58" w:rsidRDefault="00CD5D58" w:rsidP="00CD5D58">
      <w:pPr>
        <w:rPr>
          <w:ins w:id="575" w:author="Christopher Kemeter" w:date="2023-11-13T19:25:00Z"/>
          <w:lang w:val="de-AT"/>
        </w:rPr>
      </w:pPr>
    </w:p>
    <w:p w14:paraId="41E13DBD" w14:textId="77777777" w:rsidR="00CD5D58" w:rsidRPr="00CD5D58" w:rsidRDefault="00CD5D58" w:rsidP="00CD5D58">
      <w:pPr>
        <w:rPr>
          <w:ins w:id="576" w:author="Christopher Kemeter" w:date="2023-11-13T19:25:00Z"/>
          <w:lang w:val="de-AT"/>
        </w:rPr>
      </w:pPr>
      <w:ins w:id="577" w:author="Christopher Kemeter" w:date="2023-11-13T19:25:00Z">
        <w:r w:rsidRPr="00CD5D58">
          <w:rPr>
            <w:lang w:val="de-AT"/>
          </w:rPr>
          <w:t>Die voraussichtliche Konfiguration für das Dosto Neu-Projekt wird von ÖBB wie folgt dargelegt:</w:t>
        </w:r>
      </w:ins>
    </w:p>
    <w:p w14:paraId="790A4C5B" w14:textId="72A5FC21" w:rsidR="00CD5D58" w:rsidRPr="00CD5D58" w:rsidRDefault="00CD5D58">
      <w:pPr>
        <w:pStyle w:val="ListParagraph"/>
        <w:numPr>
          <w:ilvl w:val="0"/>
          <w:numId w:val="47"/>
        </w:numPr>
        <w:rPr>
          <w:ins w:id="578" w:author="Christopher Kemeter" w:date="2023-11-13T19:25:00Z"/>
          <w:lang w:val="de-AT"/>
        </w:rPr>
        <w:pPrChange w:id="579" w:author="Christopher Kemeter" w:date="2023-11-13T19:28:00Z">
          <w:pPr/>
        </w:pPrChange>
      </w:pPr>
      <w:ins w:id="580" w:author="Christopher Kemeter" w:date="2023-11-13T19:25:00Z">
        <w:r w:rsidRPr="00CD5D58">
          <w:rPr>
            <w:lang w:val="de-AT"/>
          </w:rPr>
          <w:t>Umfang: 21x 4-Teiler und 20x 6-Teiler</w:t>
        </w:r>
      </w:ins>
    </w:p>
    <w:p w14:paraId="1B2030F4" w14:textId="54CCBF8A" w:rsidR="00CD5D58" w:rsidRPr="00CD5D58" w:rsidRDefault="00CD5D58">
      <w:pPr>
        <w:pStyle w:val="ListParagraph"/>
        <w:numPr>
          <w:ilvl w:val="0"/>
          <w:numId w:val="47"/>
        </w:numPr>
        <w:rPr>
          <w:ins w:id="581" w:author="Christopher Kemeter" w:date="2023-11-13T19:25:00Z"/>
          <w:lang w:val="de-AT"/>
        </w:rPr>
        <w:pPrChange w:id="582" w:author="Christopher Kemeter" w:date="2023-11-13T19:28:00Z">
          <w:pPr/>
        </w:pPrChange>
      </w:pPr>
      <w:ins w:id="583" w:author="Christopher Kemeter" w:date="2023-11-13T19:25:00Z">
        <w:r w:rsidRPr="00CD5D58">
          <w:rPr>
            <w:lang w:val="de-AT"/>
          </w:rPr>
          <w:t>Allgemeines Unternehmen = PV-D</w:t>
        </w:r>
      </w:ins>
    </w:p>
    <w:p w14:paraId="3D02B7B7" w14:textId="746051B5" w:rsidR="00CD5D58" w:rsidRPr="00CD5D58" w:rsidRDefault="00CD5D58">
      <w:pPr>
        <w:pStyle w:val="ListParagraph"/>
        <w:numPr>
          <w:ilvl w:val="0"/>
          <w:numId w:val="47"/>
        </w:numPr>
        <w:rPr>
          <w:ins w:id="584" w:author="Christopher Kemeter" w:date="2023-11-13T19:25:00Z"/>
          <w:lang w:val="de-AT"/>
        </w:rPr>
        <w:pPrChange w:id="585" w:author="Christopher Kemeter" w:date="2023-11-13T19:28:00Z">
          <w:pPr/>
        </w:pPrChange>
      </w:pPr>
      <w:ins w:id="586" w:author="Christopher Kemeter" w:date="2023-11-13T19:25:00Z">
        <w:r w:rsidRPr="00CD5D58">
          <w:rPr>
            <w:rFonts w:hint="eastAsia"/>
            <w:lang w:val="de-AT"/>
          </w:rPr>
          <w:t xml:space="preserve">Installation der Hardware </w:t>
        </w:r>
        <w:r w:rsidRPr="00CD5D58">
          <w:rPr>
            <w:rFonts w:hint="eastAsia"/>
            <w:lang w:val="de-AT"/>
          </w:rPr>
          <w:t>→</w:t>
        </w:r>
        <w:r w:rsidRPr="00CD5D58">
          <w:rPr>
            <w:rFonts w:hint="eastAsia"/>
            <w:lang w:val="de-AT"/>
          </w:rPr>
          <w:t xml:space="preserve"> Stadler</w:t>
        </w:r>
      </w:ins>
    </w:p>
    <w:p w14:paraId="2C4EAE5D" w14:textId="1B584991" w:rsidR="00CD5D58" w:rsidRPr="00CD5D58" w:rsidRDefault="00CD5D58">
      <w:pPr>
        <w:pStyle w:val="ListParagraph"/>
        <w:numPr>
          <w:ilvl w:val="0"/>
          <w:numId w:val="47"/>
        </w:numPr>
        <w:rPr>
          <w:ins w:id="587" w:author="Christopher Kemeter" w:date="2023-11-13T19:25:00Z"/>
          <w:lang w:val="de-AT"/>
        </w:rPr>
        <w:pPrChange w:id="588" w:author="Christopher Kemeter" w:date="2023-11-13T19:28:00Z">
          <w:pPr/>
        </w:pPrChange>
      </w:pPr>
      <w:ins w:id="589" w:author="Christopher Kemeter" w:date="2023-11-13T19:25:00Z">
        <w:r w:rsidRPr="00CD5D58">
          <w:rPr>
            <w:rFonts w:hint="eastAsia"/>
            <w:lang w:val="de-AT"/>
          </w:rPr>
          <w:t xml:space="preserve">Installation der Software </w:t>
        </w:r>
        <w:r w:rsidRPr="00CD5D58">
          <w:rPr>
            <w:rFonts w:hint="eastAsia"/>
            <w:lang w:val="de-AT"/>
          </w:rPr>
          <w:t>→</w:t>
        </w:r>
        <w:r w:rsidRPr="00CD5D58">
          <w:rPr>
            <w:rFonts w:hint="eastAsia"/>
            <w:lang w:val="de-AT"/>
          </w:rPr>
          <w:t xml:space="preserve"> Nomad</w:t>
        </w:r>
      </w:ins>
    </w:p>
    <w:p w14:paraId="6183F92E" w14:textId="41EBD6E8" w:rsidR="00CD5D58" w:rsidRPr="00CD5D58" w:rsidRDefault="00CD5D58">
      <w:pPr>
        <w:pStyle w:val="ListParagraph"/>
        <w:numPr>
          <w:ilvl w:val="0"/>
          <w:numId w:val="47"/>
        </w:numPr>
        <w:rPr>
          <w:ins w:id="590" w:author="Christopher Kemeter" w:date="2023-11-13T19:25:00Z"/>
          <w:lang w:val="de-AT"/>
        </w:rPr>
        <w:pPrChange w:id="591" w:author="Christopher Kemeter" w:date="2023-11-13T19:28:00Z">
          <w:pPr/>
        </w:pPrChange>
      </w:pPr>
      <w:ins w:id="592" w:author="Christopher Kemeter" w:date="2023-11-13T19:25:00Z">
        <w:r w:rsidRPr="00CD5D58">
          <w:rPr>
            <w:rFonts w:hint="eastAsia"/>
            <w:lang w:val="de-AT"/>
          </w:rPr>
          <w:t xml:space="preserve">Installation / Änderungen im Backend </w:t>
        </w:r>
        <w:r w:rsidRPr="00CD5D58">
          <w:rPr>
            <w:rFonts w:hint="eastAsia"/>
            <w:lang w:val="de-AT"/>
          </w:rPr>
          <w:t>→</w:t>
        </w:r>
        <w:r w:rsidRPr="00CD5D58">
          <w:rPr>
            <w:rFonts w:hint="eastAsia"/>
            <w:lang w:val="de-AT"/>
          </w:rPr>
          <w:t xml:space="preserve"> Nomad</w:t>
        </w:r>
      </w:ins>
    </w:p>
    <w:p w14:paraId="1EFB39EC" w14:textId="2058D45B" w:rsidR="00CD5D58" w:rsidRPr="00CD5D58" w:rsidRDefault="00CD5D58">
      <w:pPr>
        <w:pStyle w:val="ListParagraph"/>
        <w:numPr>
          <w:ilvl w:val="0"/>
          <w:numId w:val="47"/>
        </w:numPr>
        <w:rPr>
          <w:ins w:id="593" w:author="Christopher Kemeter" w:date="2023-11-13T19:25:00Z"/>
          <w:lang w:val="de-AT"/>
        </w:rPr>
        <w:pPrChange w:id="594" w:author="Christopher Kemeter" w:date="2023-11-13T19:28:00Z">
          <w:pPr/>
        </w:pPrChange>
      </w:pPr>
      <w:ins w:id="595" w:author="Christopher Kemeter" w:date="2023-11-13T19:25:00Z">
        <w:r w:rsidRPr="00CD5D58">
          <w:rPr>
            <w:rFonts w:hint="eastAsia"/>
            <w:lang w:val="de-AT"/>
          </w:rPr>
          <w:t xml:space="preserve">Systemdesign auf hoher Ebene </w:t>
        </w:r>
        <w:r w:rsidRPr="00CD5D58">
          <w:rPr>
            <w:rFonts w:hint="eastAsia"/>
            <w:lang w:val="de-AT"/>
          </w:rPr>
          <w:t>→</w:t>
        </w:r>
        <w:r w:rsidRPr="00CD5D58">
          <w:rPr>
            <w:rFonts w:hint="eastAsia"/>
            <w:lang w:val="de-AT"/>
          </w:rPr>
          <w:t xml:space="preserve"> Nomad &amp; PV-D</w:t>
        </w:r>
      </w:ins>
    </w:p>
    <w:p w14:paraId="26E9CEE7" w14:textId="659C3D91" w:rsidR="00CD5D58" w:rsidRPr="00CD5D58" w:rsidRDefault="00CD5D58">
      <w:pPr>
        <w:pStyle w:val="ListParagraph"/>
        <w:numPr>
          <w:ilvl w:val="0"/>
          <w:numId w:val="47"/>
        </w:numPr>
        <w:rPr>
          <w:ins w:id="596" w:author="Christopher Kemeter" w:date="2023-11-13T19:25:00Z"/>
          <w:lang w:val="de-AT"/>
        </w:rPr>
        <w:pPrChange w:id="597" w:author="Christopher Kemeter" w:date="2023-11-13T19:28:00Z">
          <w:pPr/>
        </w:pPrChange>
      </w:pPr>
      <w:ins w:id="598" w:author="Christopher Kemeter" w:date="2023-11-13T19:25:00Z">
        <w:r w:rsidRPr="00CD5D58">
          <w:rPr>
            <w:lang w:val="de-AT"/>
          </w:rPr>
          <w:t>Kommerzielles verbindliches Angebot für Hardware, Nomad-Arbeitskraft und für Software</w:t>
        </w:r>
      </w:ins>
    </w:p>
    <w:p w14:paraId="13ACD579" w14:textId="77777777" w:rsidR="001D70BD" w:rsidRDefault="00CD5D58" w:rsidP="001D70BD">
      <w:pPr>
        <w:pStyle w:val="ListParagraph"/>
        <w:numPr>
          <w:ilvl w:val="0"/>
          <w:numId w:val="47"/>
        </w:numPr>
        <w:rPr>
          <w:ins w:id="599" w:author="Christopher Kemeter" w:date="2023-11-13T19:34:00Z"/>
          <w:lang w:val="de-AT"/>
        </w:rPr>
      </w:pPr>
      <w:ins w:id="600" w:author="Christopher Kemeter" w:date="2023-11-13T19:25:00Z">
        <w:r w:rsidRPr="00CD5D58">
          <w:rPr>
            <w:lang w:val="de-AT"/>
          </w:rPr>
          <w:t>Kaufauftrag fü</w:t>
        </w:r>
      </w:ins>
      <w:ins w:id="601" w:author="Christopher Kemeter" w:date="2023-11-13T19:30:00Z">
        <w:r w:rsidRPr="00CD5D58">
          <w:rPr>
            <w:lang w:val="de-AT"/>
          </w:rPr>
          <w:t>r:</w:t>
        </w:r>
      </w:ins>
    </w:p>
    <w:p w14:paraId="412A2550" w14:textId="717243F2" w:rsidR="001D70BD" w:rsidRPr="001D70BD" w:rsidRDefault="001D70BD">
      <w:pPr>
        <w:ind w:left="158" w:firstLine="562"/>
        <w:rPr>
          <w:ins w:id="602" w:author="Christopher Kemeter" w:date="2023-11-13T19:34:00Z"/>
          <w:lang w:val="de-AT"/>
        </w:rPr>
        <w:pPrChange w:id="603" w:author="Christopher Kemeter" w:date="2023-11-13T19:34:00Z">
          <w:pPr>
            <w:pStyle w:val="ListParagraph"/>
          </w:pPr>
        </w:pPrChange>
      </w:pPr>
      <w:ins w:id="604" w:author="Christopher Kemeter" w:date="2023-11-13T19:34:00Z">
        <w:r>
          <w:rPr>
            <w:lang w:val="de-AT"/>
          </w:rPr>
          <w:t xml:space="preserve">- </w:t>
        </w:r>
      </w:ins>
      <w:ins w:id="605" w:author="Christopher Kemeter" w:date="2023-11-13T19:25:00Z">
        <w:r w:rsidR="00CD5D58" w:rsidRPr="001D70BD">
          <w:rPr>
            <w:rFonts w:hint="eastAsia"/>
            <w:lang w:val="de-AT"/>
          </w:rPr>
          <w:t xml:space="preserve">Hardware </w:t>
        </w:r>
        <w:r w:rsidR="00CD5D58" w:rsidRPr="001D70BD">
          <w:rPr>
            <w:rFonts w:hint="eastAsia"/>
            <w:lang w:val="de-AT"/>
          </w:rPr>
          <w:t>→</w:t>
        </w:r>
        <w:r w:rsidR="00CD5D58" w:rsidRPr="001D70BD">
          <w:rPr>
            <w:rFonts w:hint="eastAsia"/>
            <w:lang w:val="de-AT"/>
          </w:rPr>
          <w:t xml:space="preserve"> PV-D</w:t>
        </w:r>
      </w:ins>
    </w:p>
    <w:p w14:paraId="0DAC2DB9" w14:textId="2C5376A2" w:rsidR="00D0570E" w:rsidRPr="001D70BD" w:rsidDel="00CD5D58" w:rsidRDefault="001D70BD">
      <w:pPr>
        <w:ind w:left="562" w:firstLine="130"/>
        <w:rPr>
          <w:del w:id="606" w:author="Christopher Kemeter" w:date="2023-11-13T19:25:00Z"/>
          <w:lang w:val="de-AT"/>
          <w:rPrChange w:id="607" w:author="Christopher Kemeter" w:date="2023-11-13T19:34:00Z">
            <w:rPr>
              <w:del w:id="608" w:author="Christopher Kemeter" w:date="2023-11-13T19:25:00Z"/>
            </w:rPr>
          </w:rPrChange>
        </w:rPr>
        <w:pPrChange w:id="609" w:author="Christopher Kemeter" w:date="2023-11-13T19:34:00Z">
          <w:pPr/>
        </w:pPrChange>
      </w:pPr>
      <w:ins w:id="610" w:author="Christopher Kemeter" w:date="2023-11-13T19:34:00Z">
        <w:r w:rsidRPr="001D70BD">
          <w:rPr>
            <w:rFonts w:hint="eastAsia"/>
            <w:lang w:val="de-AT"/>
          </w:rPr>
          <w:t>-</w:t>
        </w:r>
        <w:r>
          <w:rPr>
            <w:rFonts w:hint="eastAsia"/>
            <w:lang w:val="de-AT"/>
          </w:rPr>
          <w:t xml:space="preserve"> </w:t>
        </w:r>
      </w:ins>
      <w:ins w:id="611" w:author="Christopher Kemeter" w:date="2023-11-13T19:25:00Z">
        <w:r w:rsidR="00CD5D58" w:rsidRPr="001D70BD">
          <w:rPr>
            <w:rFonts w:hint="eastAsia"/>
            <w:lang w:val="de-AT"/>
          </w:rPr>
          <w:t xml:space="preserve">Software und Nomad-Arbeitskraft (einschließlich Serviceleistungen wie z. B. PM, Staging und Kitting + IBS) </w:t>
        </w:r>
        <w:r w:rsidR="00CD5D58" w:rsidRPr="001D70BD">
          <w:rPr>
            <w:rFonts w:hint="eastAsia"/>
            <w:lang w:val="de-AT"/>
          </w:rPr>
          <w:t>→</w:t>
        </w:r>
        <w:r w:rsidR="00CD5D58" w:rsidRPr="001D70BD">
          <w:rPr>
            <w:rFonts w:hint="eastAsia"/>
            <w:lang w:val="de-AT"/>
          </w:rPr>
          <w:t xml:space="preserve"> PV-D</w:t>
        </w:r>
      </w:ins>
      <w:del w:id="612" w:author="Christopher Kemeter" w:date="2023-11-13T19:25:00Z">
        <w:r w:rsidR="007334B8" w:rsidRPr="001D70BD" w:rsidDel="00CD5D58">
          <w:rPr>
            <w:lang w:val="de-AT"/>
            <w:rPrChange w:id="613" w:author="Christopher Kemeter" w:date="2023-11-13T19:34:00Z">
              <w:rPr/>
            </w:rPrChange>
          </w:rPr>
          <w:delText>The</w:delText>
        </w:r>
      </w:del>
      <w:ins w:id="614" w:author="Christopher Kemeter" w:date="2023-11-13T19:25:00Z">
        <w:r w:rsidR="00CD5D58" w:rsidRPr="001D70BD">
          <w:rPr>
            <w:lang w:val="de-AT"/>
            <w:rPrChange w:id="615" w:author="Christopher Kemeter" w:date="2023-11-13T19:34:00Z">
              <w:rPr/>
            </w:rPrChange>
          </w:rPr>
          <w:br/>
        </w:r>
        <w:r w:rsidR="00CD5D58" w:rsidRPr="001D70BD">
          <w:rPr>
            <w:lang w:val="de-AT"/>
            <w:rPrChange w:id="616" w:author="Christopher Kemeter" w:date="2023-11-13T19:34:00Z">
              <w:rPr/>
            </w:rPrChange>
          </w:rPr>
          <w:br/>
        </w:r>
      </w:ins>
      <w:del w:id="617" w:author="Christopher Kemeter" w:date="2023-11-13T19:25:00Z">
        <w:r w:rsidR="007334B8" w:rsidRPr="001D70BD" w:rsidDel="00CD5D58">
          <w:rPr>
            <w:lang w:val="de-AT"/>
            <w:rPrChange w:id="618" w:author="Christopher Kemeter" w:date="2023-11-13T19:34:00Z">
              <w:rPr/>
            </w:rPrChange>
          </w:rPr>
          <w:delText xml:space="preserve"> purpose of this document is to detail the</w:delText>
        </w:r>
      </w:del>
      <w:ins w:id="619" w:author="Abbas Rizvi" w:date="2023-05-11T15:51:00Z">
        <w:del w:id="620" w:author="Christopher Kemeter" w:date="2023-11-13T19:25:00Z">
          <w:r w:rsidR="00FE38BB" w:rsidRPr="001D70BD" w:rsidDel="00CD5D58">
            <w:rPr>
              <w:lang w:val="de-AT"/>
              <w:rPrChange w:id="621" w:author="Christopher Kemeter" w:date="2023-11-13T19:34:00Z">
                <w:rPr/>
              </w:rPrChange>
            </w:rPr>
            <w:delText xml:space="preserve"> </w:delText>
          </w:r>
        </w:del>
      </w:ins>
      <w:ins w:id="622" w:author="Abbas Rizvi" w:date="2023-05-11T15:52:00Z">
        <w:del w:id="623" w:author="Christopher Kemeter" w:date="2023-11-13T19:25:00Z">
          <w:r w:rsidR="00B27E6E" w:rsidRPr="001D70BD" w:rsidDel="00CD5D58">
            <w:rPr>
              <w:lang w:val="de-AT"/>
              <w:rPrChange w:id="624" w:author="Christopher Kemeter" w:date="2023-11-13T19:34:00Z">
                <w:rPr/>
              </w:rPrChange>
            </w:rPr>
            <w:delText xml:space="preserve">engineering </w:delText>
          </w:r>
        </w:del>
      </w:ins>
      <w:ins w:id="625" w:author="Abbas Rizvi" w:date="2023-05-11T15:51:00Z">
        <w:del w:id="626" w:author="Christopher Kemeter" w:date="2023-11-13T19:25:00Z">
          <w:r w:rsidR="00FE38BB" w:rsidRPr="001D70BD" w:rsidDel="00CD5D58">
            <w:rPr>
              <w:lang w:val="de-AT"/>
              <w:rPrChange w:id="627" w:author="Christopher Kemeter" w:date="2023-11-13T19:34:00Z">
                <w:rPr/>
              </w:rPrChange>
            </w:rPr>
            <w:delText xml:space="preserve">scope </w:delText>
          </w:r>
          <w:r w:rsidR="00CE7917" w:rsidRPr="001D70BD" w:rsidDel="00CD5D58">
            <w:rPr>
              <w:lang w:val="de-AT"/>
              <w:rPrChange w:id="628" w:author="Christopher Kemeter" w:date="2023-11-13T19:34:00Z">
                <w:rPr/>
              </w:rPrChange>
            </w:rPr>
            <w:delText>and design of the</w:delText>
          </w:r>
        </w:del>
      </w:ins>
      <w:del w:id="629" w:author="Christopher Kemeter" w:date="2023-11-13T19:25:00Z">
        <w:r w:rsidR="007334B8" w:rsidRPr="001D70BD" w:rsidDel="00CD5D58">
          <w:rPr>
            <w:lang w:val="de-AT"/>
            <w:rPrChange w:id="630" w:author="Christopher Kemeter" w:date="2023-11-13T19:34:00Z">
              <w:rPr/>
            </w:rPrChange>
          </w:rPr>
          <w:delText xml:space="preserve"> IOB solution design </w:delText>
        </w:r>
        <w:r w:rsidR="00D0570E" w:rsidRPr="001D70BD" w:rsidDel="00CD5D58">
          <w:rPr>
            <w:lang w:val="de-AT"/>
            <w:rPrChange w:id="631" w:author="Christopher Kemeter" w:date="2023-11-13T19:34:00Z">
              <w:rPr/>
            </w:rPrChange>
          </w:rPr>
          <w:delText xml:space="preserve">for the </w:delText>
        </w:r>
        <w:r w:rsidR="003F62AA" w:rsidRPr="001D70BD" w:rsidDel="00CD5D58">
          <w:rPr>
            <w:lang w:val="de-AT"/>
            <w:rPrChange w:id="632" w:author="Christopher Kemeter" w:date="2023-11-13T19:34:00Z">
              <w:rPr/>
            </w:rPrChange>
          </w:rPr>
          <w:delText xml:space="preserve">ÖBB </w:delText>
        </w:r>
        <w:r w:rsidR="00CA3F79" w:rsidRPr="001D70BD" w:rsidDel="00CD5D58">
          <w:rPr>
            <w:lang w:val="de-AT"/>
            <w:rPrChange w:id="633" w:author="Christopher Kemeter" w:date="2023-11-13T19:34:00Z">
              <w:rPr/>
            </w:rPrChange>
          </w:rPr>
          <w:delText>Dosto Neu</w:delText>
        </w:r>
        <w:r w:rsidR="003F62AA" w:rsidRPr="001D70BD" w:rsidDel="00CD5D58">
          <w:rPr>
            <w:lang w:val="de-AT"/>
            <w:rPrChange w:id="634" w:author="Christopher Kemeter" w:date="2023-11-13T19:34:00Z">
              <w:rPr/>
            </w:rPrChange>
          </w:rPr>
          <w:delText xml:space="preserve"> project. It is provided as a pre-sale document, in order to expose the relevant detail of the Nomad-supplied components</w:delText>
        </w:r>
      </w:del>
      <w:ins w:id="635" w:author="Abbas Rizvi" w:date="2023-04-28T14:28:00Z">
        <w:del w:id="636" w:author="Christopher Kemeter" w:date="2023-11-13T19:25:00Z">
          <w:r w:rsidR="00CC1CA8" w:rsidRPr="001D70BD" w:rsidDel="00CD5D58">
            <w:rPr>
              <w:lang w:val="de-AT"/>
              <w:rPrChange w:id="637" w:author="Christopher Kemeter" w:date="2023-11-13T19:34:00Z">
                <w:rPr/>
              </w:rPrChange>
            </w:rPr>
            <w:delText xml:space="preserve">, </w:delText>
          </w:r>
        </w:del>
      </w:ins>
      <w:ins w:id="638" w:author="Abbas Rizvi" w:date="2023-04-28T14:29:00Z">
        <w:del w:id="639" w:author="Christopher Kemeter" w:date="2023-11-13T19:25:00Z">
          <w:r w:rsidR="00462FB9" w:rsidRPr="001D70BD" w:rsidDel="00CD5D58">
            <w:rPr>
              <w:lang w:val="de-AT"/>
              <w:rPrChange w:id="640" w:author="Christopher Kemeter" w:date="2023-11-13T19:34:00Z">
                <w:rPr/>
              </w:rPrChange>
            </w:rPr>
            <w:delText xml:space="preserve">physical </w:delText>
          </w:r>
        </w:del>
      </w:ins>
      <w:del w:id="641" w:author="Christopher Kemeter" w:date="2023-11-13T19:25:00Z">
        <w:r w:rsidR="003F62AA" w:rsidRPr="001D70BD" w:rsidDel="00CD5D58">
          <w:rPr>
            <w:lang w:val="de-AT"/>
            <w:rPrChange w:id="642" w:author="Christopher Kemeter" w:date="2023-11-13T19:34:00Z">
              <w:rPr/>
            </w:rPrChange>
          </w:rPr>
          <w:delText xml:space="preserve"> and design recommendations </w:delText>
        </w:r>
      </w:del>
      <w:ins w:id="643" w:author="Abbas Rizvi" w:date="2023-04-28T14:28:00Z">
        <w:del w:id="644" w:author="Christopher Kemeter" w:date="2023-11-13T19:25:00Z">
          <w:r w:rsidR="00CC1CA8" w:rsidRPr="001D70BD" w:rsidDel="00CD5D58">
            <w:rPr>
              <w:lang w:val="de-AT"/>
              <w:rPrChange w:id="645" w:author="Christopher Kemeter" w:date="2023-11-13T19:34:00Z">
                <w:rPr/>
              </w:rPrChange>
            </w:rPr>
            <w:delText xml:space="preserve">and the scope of </w:delText>
          </w:r>
        </w:del>
      </w:ins>
      <w:ins w:id="646" w:author="Abbas Rizvi" w:date="2023-04-28T14:29:00Z">
        <w:del w:id="647" w:author="Christopher Kemeter" w:date="2023-11-13T19:25:00Z">
          <w:r w:rsidR="00462FB9" w:rsidRPr="001D70BD" w:rsidDel="00CD5D58">
            <w:rPr>
              <w:lang w:val="de-AT"/>
              <w:rPrChange w:id="648" w:author="Christopher Kemeter" w:date="2023-11-13T19:34:00Z">
                <w:rPr/>
              </w:rPrChange>
            </w:rPr>
            <w:delText xml:space="preserve">engineering activities </w:delText>
          </w:r>
        </w:del>
      </w:ins>
      <w:del w:id="649" w:author="Christopher Kemeter" w:date="2023-11-13T19:25:00Z">
        <w:r w:rsidR="003F62AA" w:rsidRPr="001D70BD" w:rsidDel="00CD5D58">
          <w:rPr>
            <w:lang w:val="de-AT"/>
            <w:rPrChange w:id="650" w:author="Christopher Kemeter" w:date="2023-11-13T19:34:00Z">
              <w:rPr/>
            </w:rPrChange>
          </w:rPr>
          <w:delText xml:space="preserve">at this stage. It should not be taken as Nomad input to Detailed Design Review </w:delText>
        </w:r>
        <w:r w:rsidR="00BE5B29" w:rsidRPr="001D70BD" w:rsidDel="00CD5D58">
          <w:rPr>
            <w:lang w:val="de-AT"/>
            <w:rPrChange w:id="651" w:author="Christopher Kemeter" w:date="2023-11-13T19:34:00Z">
              <w:rPr/>
            </w:rPrChange>
          </w:rPr>
          <w:delText xml:space="preserve">(DDR) </w:delText>
        </w:r>
        <w:r w:rsidR="003F62AA" w:rsidRPr="001D70BD" w:rsidDel="00CD5D58">
          <w:rPr>
            <w:lang w:val="de-AT"/>
            <w:rPrChange w:id="652" w:author="Christopher Kemeter" w:date="2023-11-13T19:34:00Z">
              <w:rPr/>
            </w:rPrChange>
          </w:rPr>
          <w:delText>that would typically be performed as a post-sale activity within a Project mode.</w:delText>
        </w:r>
      </w:del>
    </w:p>
    <w:p w14:paraId="4BD6D19D" w14:textId="24CB1BF0" w:rsidR="00283ABE" w:rsidRPr="00CD5D58" w:rsidDel="00CD5D58" w:rsidRDefault="00BE5B29">
      <w:pPr>
        <w:ind w:left="562" w:firstLine="130"/>
        <w:rPr>
          <w:ins w:id="653" w:author="Abbas Rizvi" w:date="2023-04-28T14:33:00Z"/>
          <w:del w:id="654" w:author="Christopher Kemeter" w:date="2023-11-13T19:25:00Z"/>
          <w:lang w:val="de-AT"/>
          <w:rPrChange w:id="655" w:author="Christopher Kemeter" w:date="2023-11-13T19:30:00Z">
            <w:rPr>
              <w:ins w:id="656" w:author="Abbas Rizvi" w:date="2023-04-28T14:33:00Z"/>
              <w:del w:id="657" w:author="Christopher Kemeter" w:date="2023-11-13T19:25:00Z"/>
            </w:rPr>
          </w:rPrChange>
        </w:rPr>
        <w:pPrChange w:id="658" w:author="Christopher Kemeter" w:date="2023-11-13T19:34:00Z">
          <w:pPr/>
        </w:pPrChange>
      </w:pPr>
      <w:del w:id="659" w:author="Christopher Kemeter" w:date="2023-11-13T19:25:00Z">
        <w:r w:rsidRPr="00CD5D58" w:rsidDel="00CD5D58">
          <w:rPr>
            <w:lang w:val="de-AT"/>
            <w:rPrChange w:id="660" w:author="Christopher Kemeter" w:date="2023-11-13T19:30:00Z">
              <w:rPr/>
            </w:rPrChange>
          </w:rPr>
          <w:delText xml:space="preserve">Nomad does its best in this pre-sale document to define the system, which can be used by </w:delText>
        </w:r>
        <w:r w:rsidR="002E35B1" w:rsidRPr="00CD5D58" w:rsidDel="00CD5D58">
          <w:rPr>
            <w:lang w:val="de-AT"/>
            <w:rPrChange w:id="661" w:author="Christopher Kemeter" w:date="2023-11-13T19:30:00Z">
              <w:rPr/>
            </w:rPrChange>
          </w:rPr>
          <w:delText xml:space="preserve">OEBB and </w:delText>
        </w:r>
        <w:r w:rsidR="00F52D88" w:rsidRPr="00CD5D58" w:rsidDel="00CD5D58">
          <w:rPr>
            <w:lang w:val="de-AT"/>
            <w:rPrChange w:id="662" w:author="Christopher Kemeter" w:date="2023-11-13T19:30:00Z">
              <w:rPr/>
            </w:rPrChange>
          </w:rPr>
          <w:delText>Stadler</w:delText>
        </w:r>
        <w:r w:rsidRPr="00CD5D58" w:rsidDel="00CD5D58">
          <w:rPr>
            <w:lang w:val="de-AT"/>
            <w:rPrChange w:id="663" w:author="Christopher Kemeter" w:date="2023-11-13T19:30:00Z">
              <w:rPr/>
            </w:rPrChange>
          </w:rPr>
          <w:delText xml:space="preserve"> as a basis for scoping and sizing their integration and installation of the Nomad components within their overall design, but we need to remark again that this is </w:delText>
        </w:r>
        <w:r w:rsidR="4B934B87" w:rsidRPr="00CD5D58" w:rsidDel="00CD5D58">
          <w:rPr>
            <w:lang w:val="de-AT"/>
            <w:rPrChange w:id="664" w:author="Christopher Kemeter" w:date="2023-11-13T19:30:00Z">
              <w:rPr/>
            </w:rPrChange>
          </w:rPr>
          <w:delText>no</w:delText>
        </w:r>
      </w:del>
      <w:ins w:id="665" w:author="Syed Naqvi" w:date="2023-05-15T13:38:00Z">
        <w:del w:id="666" w:author="Christopher Kemeter" w:date="2023-11-13T19:25:00Z">
          <w:r w:rsidR="09B1879B" w:rsidRPr="00CD5D58" w:rsidDel="00CD5D58">
            <w:rPr>
              <w:lang w:val="de-AT"/>
              <w:rPrChange w:id="667" w:author="Christopher Kemeter" w:date="2023-11-13T19:30:00Z">
                <w:rPr/>
              </w:rPrChange>
            </w:rPr>
            <w:delText xml:space="preserve">t a  </w:delText>
          </w:r>
        </w:del>
      </w:ins>
      <w:del w:id="668" w:author="Christopher Kemeter" w:date="2023-11-13T19:25:00Z">
        <w:r w:rsidRPr="00CD5D58" w:rsidDel="00CD5D58">
          <w:rPr>
            <w:lang w:val="de-AT"/>
            <w:rPrChange w:id="669" w:author="Christopher Kemeter" w:date="2023-11-13T19:30:00Z">
              <w:rPr/>
            </w:rPrChange>
          </w:rPr>
          <w:delText xml:space="preserve"> DDR / Design Freeze</w:delText>
        </w:r>
      </w:del>
      <w:ins w:id="670" w:author="Abbas Rizvi" w:date="2023-04-28T14:31:00Z">
        <w:del w:id="671" w:author="Christopher Kemeter" w:date="2023-11-13T19:25:00Z">
          <w:r w:rsidR="00C06434" w:rsidRPr="00CD5D58" w:rsidDel="00CD5D58">
            <w:rPr>
              <w:lang w:val="de-AT"/>
              <w:rPrChange w:id="672" w:author="Christopher Kemeter" w:date="2023-11-13T19:30:00Z">
                <w:rPr/>
              </w:rPrChange>
            </w:rPr>
            <w:delText xml:space="preserve">. </w:delText>
          </w:r>
        </w:del>
      </w:ins>
    </w:p>
    <w:p w14:paraId="137AC6CB" w14:textId="4F826906" w:rsidR="00BE5B29" w:rsidRPr="00CD5D58" w:rsidDel="00CD5D58" w:rsidRDefault="00BE5B29">
      <w:pPr>
        <w:ind w:left="562" w:firstLine="130"/>
        <w:rPr>
          <w:del w:id="673" w:author="Christopher Kemeter" w:date="2023-11-13T19:25:00Z"/>
          <w:lang w:val="de-AT"/>
          <w:rPrChange w:id="674" w:author="Christopher Kemeter" w:date="2023-11-13T19:30:00Z">
            <w:rPr>
              <w:del w:id="675" w:author="Christopher Kemeter" w:date="2023-11-13T19:25:00Z"/>
            </w:rPr>
          </w:rPrChange>
        </w:rPr>
        <w:pPrChange w:id="676" w:author="Christopher Kemeter" w:date="2023-11-13T19:34:00Z">
          <w:pPr/>
        </w:pPrChange>
      </w:pPr>
      <w:del w:id="677" w:author="Christopher Kemeter" w:date="2023-11-13T19:25:00Z">
        <w:r w:rsidRPr="00CD5D58" w:rsidDel="00CD5D58">
          <w:rPr>
            <w:lang w:val="de-AT"/>
            <w:rPrChange w:id="678" w:author="Christopher Kemeter" w:date="2023-11-13T19:30:00Z">
              <w:rPr/>
            </w:rPrChange>
          </w:rPr>
          <w:delText xml:space="preserve"> and so stated information is subject to change during DDR.</w:delText>
        </w:r>
      </w:del>
    </w:p>
    <w:p w14:paraId="12BF1DFA" w14:textId="0B587AFB" w:rsidR="003F62AA" w:rsidRPr="00CD5D58" w:rsidDel="00CD5D58" w:rsidRDefault="003F62AA">
      <w:pPr>
        <w:ind w:left="562" w:firstLine="130"/>
        <w:rPr>
          <w:del w:id="679" w:author="Christopher Kemeter" w:date="2023-11-13T19:25:00Z"/>
          <w:lang w:val="de-AT"/>
          <w:rPrChange w:id="680" w:author="Christopher Kemeter" w:date="2023-11-13T19:30:00Z">
            <w:rPr>
              <w:del w:id="681" w:author="Christopher Kemeter" w:date="2023-11-13T19:25:00Z"/>
            </w:rPr>
          </w:rPrChange>
        </w:rPr>
        <w:pPrChange w:id="682" w:author="Christopher Kemeter" w:date="2023-11-13T19:34:00Z">
          <w:pPr/>
        </w:pPrChange>
      </w:pPr>
      <w:del w:id="683" w:author="Christopher Kemeter" w:date="2023-11-13T19:25:00Z">
        <w:r w:rsidRPr="00CD5D58" w:rsidDel="00CD5D58">
          <w:rPr>
            <w:lang w:val="de-AT"/>
            <w:rPrChange w:id="684" w:author="Christopher Kemeter" w:date="2023-11-13T19:30:00Z">
              <w:rPr/>
            </w:rPrChange>
          </w:rPr>
          <w:delText xml:space="preserve">The anticipated configuration for the </w:delText>
        </w:r>
        <w:r w:rsidR="008D1396" w:rsidRPr="00CD5D58" w:rsidDel="00CD5D58">
          <w:rPr>
            <w:lang w:val="de-AT"/>
            <w:rPrChange w:id="685" w:author="Christopher Kemeter" w:date="2023-11-13T19:30:00Z">
              <w:rPr/>
            </w:rPrChange>
          </w:rPr>
          <w:delText>Dosto Neu</w:delText>
        </w:r>
        <w:r w:rsidRPr="00CD5D58" w:rsidDel="00CD5D58">
          <w:rPr>
            <w:lang w:val="de-AT"/>
            <w:rPrChange w:id="686" w:author="Christopher Kemeter" w:date="2023-11-13T19:30:00Z">
              <w:rPr/>
            </w:rPrChange>
          </w:rPr>
          <w:delText xml:space="preserve"> project </w:delText>
        </w:r>
        <w:r w:rsidR="008D1396" w:rsidRPr="00CD5D58" w:rsidDel="00CD5D58">
          <w:rPr>
            <w:lang w:val="de-AT"/>
            <w:rPrChange w:id="687" w:author="Christopher Kemeter" w:date="2023-11-13T19:30:00Z">
              <w:rPr/>
            </w:rPrChange>
          </w:rPr>
          <w:delText>is</w:delText>
        </w:r>
        <w:r w:rsidRPr="00CD5D58" w:rsidDel="00CD5D58">
          <w:rPr>
            <w:lang w:val="de-AT"/>
            <w:rPrChange w:id="688" w:author="Christopher Kemeter" w:date="2023-11-13T19:30:00Z">
              <w:rPr/>
            </w:rPrChange>
          </w:rPr>
          <w:delText xml:space="preserve"> outlined by ÖBB as follows:</w:delText>
        </w:r>
      </w:del>
    </w:p>
    <w:p w14:paraId="7B268C1E" w14:textId="423D4A48" w:rsidR="003F62AA" w:rsidRPr="00EB45A8" w:rsidDel="00CD5D58" w:rsidRDefault="003F62AA">
      <w:pPr>
        <w:ind w:left="562" w:firstLine="130"/>
        <w:rPr>
          <w:del w:id="689" w:author="Christopher Kemeter" w:date="2023-11-13T19:30:00Z"/>
          <w:lang w:val="de-AT"/>
        </w:rPr>
        <w:pPrChange w:id="690" w:author="Christopher Kemeter" w:date="2023-11-13T19:34:00Z">
          <w:pPr>
            <w:pStyle w:val="ListParagraph"/>
            <w:numPr>
              <w:numId w:val="10"/>
            </w:numPr>
            <w:ind w:hanging="360"/>
          </w:pPr>
        </w:pPrChange>
      </w:pPr>
      <w:del w:id="691" w:author="Christopher Kemeter" w:date="2023-11-13T19:30:00Z">
        <w:r w:rsidRPr="00EB45A8" w:rsidDel="00CD5D58">
          <w:rPr>
            <w:lang w:val="de-AT"/>
          </w:rPr>
          <w:delText xml:space="preserve">Scope: </w:delText>
        </w:r>
      </w:del>
      <w:ins w:id="692" w:author="Abbas Rizvi" w:date="2023-05-10T10:56:00Z">
        <w:del w:id="693" w:author="Christopher Kemeter" w:date="2023-11-13T19:30:00Z">
          <w:r w:rsidR="00EB45A8" w:rsidRPr="00EB45A8" w:rsidDel="00CD5D58">
            <w:rPr>
              <w:lang w:val="de-AT"/>
              <w:rPrChange w:id="694" w:author="Abbas Rizvi" w:date="2023-05-10T10:56:00Z">
                <w:rPr>
                  <w:highlight w:val="yellow"/>
                  <w:lang w:val="de-AT"/>
                </w:rPr>
              </w:rPrChange>
            </w:rPr>
            <w:delText>2</w:delText>
          </w:r>
        </w:del>
      </w:ins>
      <w:ins w:id="695" w:author="Abbas Rizvi" w:date="2023-05-08T12:10:00Z">
        <w:del w:id="696" w:author="Christopher Kemeter" w:date="2023-11-13T19:30:00Z">
          <w:r w:rsidR="00CA23DF" w:rsidRPr="00EB45A8" w:rsidDel="00CD5D58">
            <w:rPr>
              <w:lang w:val="de-AT"/>
            </w:rPr>
            <w:delText>1</w:delText>
          </w:r>
        </w:del>
      </w:ins>
      <w:del w:id="697" w:author="Christopher Kemeter" w:date="2023-11-13T19:30:00Z">
        <w:r w:rsidR="0089230C" w:rsidRPr="00EB45A8" w:rsidDel="00CD5D58">
          <w:rPr>
            <w:lang w:val="de-AT"/>
          </w:rPr>
          <w:delText>2</w:delText>
        </w:r>
        <w:r w:rsidR="000C2AB3" w:rsidRPr="00EB45A8" w:rsidDel="00CD5D58">
          <w:rPr>
            <w:lang w:val="de-AT"/>
          </w:rPr>
          <w:delText>1</w:delText>
        </w:r>
        <w:r w:rsidRPr="00EB45A8" w:rsidDel="00CD5D58">
          <w:rPr>
            <w:lang w:val="de-AT"/>
          </w:rPr>
          <w:delText xml:space="preserve">x </w:delText>
        </w:r>
        <w:r w:rsidR="0089230C" w:rsidRPr="00EB45A8" w:rsidDel="00CD5D58">
          <w:rPr>
            <w:lang w:val="de-AT"/>
          </w:rPr>
          <w:delText xml:space="preserve">4-Teiler and </w:delText>
        </w:r>
      </w:del>
      <w:ins w:id="698" w:author="Abbas Rizvi" w:date="2023-05-10T10:56:00Z">
        <w:del w:id="699" w:author="Christopher Kemeter" w:date="2023-11-13T19:30:00Z">
          <w:r w:rsidR="00EB45A8" w:rsidRPr="00EB45A8" w:rsidDel="00CD5D58">
            <w:rPr>
              <w:lang w:val="de-AT"/>
              <w:rPrChange w:id="700" w:author="Abbas Rizvi" w:date="2023-05-10T10:56:00Z">
                <w:rPr>
                  <w:highlight w:val="yellow"/>
                  <w:lang w:val="de-AT"/>
                </w:rPr>
              </w:rPrChange>
            </w:rPr>
            <w:delText>20</w:delText>
          </w:r>
        </w:del>
      </w:ins>
      <w:del w:id="701" w:author="Christopher Kemeter" w:date="2023-11-13T19:30:00Z">
        <w:r w:rsidR="0089230C" w:rsidRPr="00EB45A8" w:rsidDel="00CD5D58">
          <w:rPr>
            <w:lang w:val="de-AT"/>
          </w:rPr>
          <w:delText>20x 6-Teiler</w:delText>
        </w:r>
      </w:del>
    </w:p>
    <w:p w14:paraId="36BABDA7" w14:textId="37583642" w:rsidR="005C27E8" w:rsidRPr="00CD5D58" w:rsidDel="00CD5D58" w:rsidRDefault="005C27E8">
      <w:pPr>
        <w:ind w:left="562" w:firstLine="130"/>
        <w:rPr>
          <w:del w:id="702" w:author="Christopher Kemeter" w:date="2023-11-13T19:30:00Z"/>
          <w:lang w:val="de-AT"/>
          <w:rPrChange w:id="703" w:author="Christopher Kemeter" w:date="2023-11-13T19:30:00Z">
            <w:rPr>
              <w:del w:id="704" w:author="Christopher Kemeter" w:date="2023-11-13T19:30:00Z"/>
            </w:rPr>
          </w:rPrChange>
        </w:rPr>
        <w:pPrChange w:id="705" w:author="Christopher Kemeter" w:date="2023-11-13T19:34:00Z">
          <w:pPr>
            <w:pStyle w:val="ListParagraph"/>
            <w:numPr>
              <w:numId w:val="10"/>
            </w:numPr>
            <w:ind w:hanging="360"/>
          </w:pPr>
        </w:pPrChange>
      </w:pPr>
      <w:del w:id="706" w:author="Christopher Kemeter" w:date="2023-11-13T19:30:00Z">
        <w:r w:rsidRPr="00CD5D58" w:rsidDel="00CD5D58">
          <w:rPr>
            <w:lang w:val="de-AT"/>
            <w:rPrChange w:id="707" w:author="Christopher Kemeter" w:date="2023-11-13T19:30:00Z">
              <w:rPr/>
            </w:rPrChange>
          </w:rPr>
          <w:delText>G</w:delText>
        </w:r>
        <w:r w:rsidR="00E15E16" w:rsidRPr="00CD5D58" w:rsidDel="00CD5D58">
          <w:rPr>
            <w:lang w:val="de-AT"/>
            <w:rPrChange w:id="708" w:author="Christopher Kemeter" w:date="2023-11-13T19:30:00Z">
              <w:rPr/>
            </w:rPrChange>
          </w:rPr>
          <w:delText xml:space="preserve">eneral </w:delText>
        </w:r>
        <w:r w:rsidRPr="00CD5D58" w:rsidDel="00CD5D58">
          <w:rPr>
            <w:lang w:val="de-AT"/>
            <w:rPrChange w:id="709" w:author="Christopher Kemeter" w:date="2023-11-13T19:30:00Z">
              <w:rPr/>
            </w:rPrChange>
          </w:rPr>
          <w:delText>U</w:delText>
        </w:r>
        <w:r w:rsidR="00E15E16" w:rsidRPr="00CD5D58" w:rsidDel="00CD5D58">
          <w:rPr>
            <w:lang w:val="de-AT"/>
            <w:rPrChange w:id="710" w:author="Christopher Kemeter" w:date="2023-11-13T19:30:00Z">
              <w:rPr/>
            </w:rPrChange>
          </w:rPr>
          <w:delText>nternehmen</w:delText>
        </w:r>
        <w:r w:rsidRPr="00CD5D58" w:rsidDel="00CD5D58">
          <w:rPr>
            <w:lang w:val="de-AT"/>
            <w:rPrChange w:id="711" w:author="Christopher Kemeter" w:date="2023-11-13T19:30:00Z">
              <w:rPr/>
            </w:rPrChange>
          </w:rPr>
          <w:delText xml:space="preserve"> = </w:delText>
        </w:r>
        <w:r w:rsidR="00C7656C" w:rsidRPr="00CD5D58" w:rsidDel="00CD5D58">
          <w:rPr>
            <w:lang w:val="de-AT"/>
            <w:rPrChange w:id="712" w:author="Christopher Kemeter" w:date="2023-11-13T19:30:00Z">
              <w:rPr/>
            </w:rPrChange>
          </w:rPr>
          <w:delText>PV-D</w:delText>
        </w:r>
      </w:del>
    </w:p>
    <w:p w14:paraId="130D27E2" w14:textId="2F0083B6" w:rsidR="005C27E8" w:rsidRPr="00CD5D58" w:rsidDel="00CD5D58" w:rsidRDefault="005C27E8">
      <w:pPr>
        <w:ind w:left="562" w:firstLine="130"/>
        <w:rPr>
          <w:del w:id="713" w:author="Christopher Kemeter" w:date="2023-11-13T19:30:00Z"/>
          <w:lang w:val="de-AT"/>
          <w:rPrChange w:id="714" w:author="Christopher Kemeter" w:date="2023-11-13T19:30:00Z">
            <w:rPr>
              <w:del w:id="715" w:author="Christopher Kemeter" w:date="2023-11-13T19:30:00Z"/>
            </w:rPr>
          </w:rPrChange>
        </w:rPr>
        <w:pPrChange w:id="716" w:author="Christopher Kemeter" w:date="2023-11-13T19:34:00Z">
          <w:pPr>
            <w:pStyle w:val="ListParagraph"/>
            <w:numPr>
              <w:numId w:val="10"/>
            </w:numPr>
            <w:ind w:hanging="360"/>
          </w:pPr>
        </w:pPrChange>
      </w:pPr>
      <w:del w:id="717" w:author="Christopher Kemeter" w:date="2023-11-13T19:30:00Z">
        <w:r w:rsidRPr="00CD5D58" w:rsidDel="00CD5D58">
          <w:rPr>
            <w:lang w:val="de-AT"/>
            <w:rPrChange w:id="718" w:author="Christopher Kemeter" w:date="2023-11-13T19:30:00Z">
              <w:rPr/>
            </w:rPrChange>
          </w:rPr>
          <w:delText xml:space="preserve">Installation of Hardware </w:delText>
        </w:r>
        <w:r w:rsidRPr="00CD5D58" w:rsidDel="00CD5D58">
          <w:rPr>
            <w:rFonts w:hint="eastAsia"/>
            <w:lang w:val="de-AT"/>
            <w:rPrChange w:id="719" w:author="Christopher Kemeter" w:date="2023-11-13T19:30:00Z">
              <w:rPr>
                <w:rFonts w:hint="eastAsia"/>
              </w:rPr>
            </w:rPrChange>
          </w:rPr>
          <w:delText>→</w:delText>
        </w:r>
        <w:r w:rsidRPr="00CD5D58" w:rsidDel="00CD5D58">
          <w:rPr>
            <w:lang w:val="de-AT"/>
            <w:rPrChange w:id="720" w:author="Christopher Kemeter" w:date="2023-11-13T19:30:00Z">
              <w:rPr/>
            </w:rPrChange>
          </w:rPr>
          <w:delText xml:space="preserve"> </w:delText>
        </w:r>
        <w:r w:rsidR="00C7656C" w:rsidRPr="00CD5D58" w:rsidDel="00CD5D58">
          <w:rPr>
            <w:lang w:val="de-AT"/>
            <w:rPrChange w:id="721" w:author="Christopher Kemeter" w:date="2023-11-13T19:30:00Z">
              <w:rPr/>
            </w:rPrChange>
          </w:rPr>
          <w:delText>Stadler</w:delText>
        </w:r>
      </w:del>
    </w:p>
    <w:p w14:paraId="73E1FDE7" w14:textId="185EB816" w:rsidR="005C27E8" w:rsidRPr="00CD5D58" w:rsidDel="00CD5D58" w:rsidRDefault="005C27E8">
      <w:pPr>
        <w:ind w:left="562" w:firstLine="130"/>
        <w:rPr>
          <w:del w:id="722" w:author="Christopher Kemeter" w:date="2023-11-13T19:30:00Z"/>
          <w:lang w:val="de-AT"/>
          <w:rPrChange w:id="723" w:author="Christopher Kemeter" w:date="2023-11-13T19:30:00Z">
            <w:rPr>
              <w:del w:id="724" w:author="Christopher Kemeter" w:date="2023-11-13T19:30:00Z"/>
            </w:rPr>
          </w:rPrChange>
        </w:rPr>
        <w:pPrChange w:id="725" w:author="Christopher Kemeter" w:date="2023-11-13T19:34:00Z">
          <w:pPr>
            <w:pStyle w:val="ListParagraph"/>
            <w:numPr>
              <w:numId w:val="10"/>
            </w:numPr>
            <w:ind w:hanging="360"/>
          </w:pPr>
        </w:pPrChange>
      </w:pPr>
      <w:del w:id="726" w:author="Christopher Kemeter" w:date="2023-11-13T19:30:00Z">
        <w:r w:rsidRPr="00CD5D58" w:rsidDel="00CD5D58">
          <w:rPr>
            <w:lang w:val="de-AT"/>
            <w:rPrChange w:id="727" w:author="Christopher Kemeter" w:date="2023-11-13T19:30:00Z">
              <w:rPr/>
            </w:rPrChange>
          </w:rPr>
          <w:delText xml:space="preserve">Installation of Software </w:delText>
        </w:r>
        <w:r w:rsidRPr="00CD5D58" w:rsidDel="00CD5D58">
          <w:rPr>
            <w:rFonts w:hint="eastAsia"/>
            <w:lang w:val="de-AT"/>
            <w:rPrChange w:id="728" w:author="Christopher Kemeter" w:date="2023-11-13T19:30:00Z">
              <w:rPr>
                <w:rFonts w:hint="eastAsia"/>
              </w:rPr>
            </w:rPrChange>
          </w:rPr>
          <w:delText>→</w:delText>
        </w:r>
        <w:r w:rsidRPr="00CD5D58" w:rsidDel="00CD5D58">
          <w:rPr>
            <w:lang w:val="de-AT"/>
            <w:rPrChange w:id="729" w:author="Christopher Kemeter" w:date="2023-11-13T19:30:00Z">
              <w:rPr/>
            </w:rPrChange>
          </w:rPr>
          <w:delText xml:space="preserve"> Nomad</w:delText>
        </w:r>
      </w:del>
    </w:p>
    <w:p w14:paraId="36570119" w14:textId="15900943" w:rsidR="005C27E8" w:rsidRPr="00CD5D58" w:rsidDel="00CD5D58" w:rsidRDefault="005C27E8">
      <w:pPr>
        <w:ind w:left="562" w:firstLine="130"/>
        <w:rPr>
          <w:del w:id="730" w:author="Christopher Kemeter" w:date="2023-11-13T19:30:00Z"/>
          <w:lang w:val="de-AT"/>
          <w:rPrChange w:id="731" w:author="Christopher Kemeter" w:date="2023-11-13T19:30:00Z">
            <w:rPr>
              <w:del w:id="732" w:author="Christopher Kemeter" w:date="2023-11-13T19:30:00Z"/>
            </w:rPr>
          </w:rPrChange>
        </w:rPr>
        <w:pPrChange w:id="733" w:author="Christopher Kemeter" w:date="2023-11-13T19:34:00Z">
          <w:pPr>
            <w:pStyle w:val="ListParagraph"/>
            <w:numPr>
              <w:numId w:val="10"/>
            </w:numPr>
            <w:ind w:hanging="360"/>
          </w:pPr>
        </w:pPrChange>
      </w:pPr>
      <w:del w:id="734" w:author="Christopher Kemeter" w:date="2023-11-13T19:30:00Z">
        <w:r w:rsidRPr="00CD5D58" w:rsidDel="00CD5D58">
          <w:rPr>
            <w:lang w:val="de-AT"/>
            <w:rPrChange w:id="735" w:author="Christopher Kemeter" w:date="2023-11-13T19:30:00Z">
              <w:rPr/>
            </w:rPrChange>
          </w:rPr>
          <w:delText xml:space="preserve">Installation / changes backend </w:delText>
        </w:r>
        <w:r w:rsidRPr="00CD5D58" w:rsidDel="00CD5D58">
          <w:rPr>
            <w:rFonts w:hint="eastAsia"/>
            <w:lang w:val="de-AT"/>
            <w:rPrChange w:id="736" w:author="Christopher Kemeter" w:date="2023-11-13T19:30:00Z">
              <w:rPr>
                <w:rFonts w:hint="eastAsia"/>
              </w:rPr>
            </w:rPrChange>
          </w:rPr>
          <w:delText>→</w:delText>
        </w:r>
        <w:r w:rsidRPr="00CD5D58" w:rsidDel="00CD5D58">
          <w:rPr>
            <w:lang w:val="de-AT"/>
            <w:rPrChange w:id="737" w:author="Christopher Kemeter" w:date="2023-11-13T19:30:00Z">
              <w:rPr/>
            </w:rPrChange>
          </w:rPr>
          <w:delText xml:space="preserve"> Nomad</w:delText>
        </w:r>
      </w:del>
    </w:p>
    <w:p w14:paraId="0CFE5632" w14:textId="167A89C4" w:rsidR="005C27E8" w:rsidRPr="00CD5D58" w:rsidDel="00CD5D58" w:rsidRDefault="00845D86">
      <w:pPr>
        <w:ind w:left="562" w:firstLine="130"/>
        <w:rPr>
          <w:del w:id="738" w:author="Christopher Kemeter" w:date="2023-11-13T19:30:00Z"/>
          <w:lang w:val="de-AT"/>
          <w:rPrChange w:id="739" w:author="Christopher Kemeter" w:date="2023-11-13T19:30:00Z">
            <w:rPr>
              <w:del w:id="740" w:author="Christopher Kemeter" w:date="2023-11-13T19:30:00Z"/>
            </w:rPr>
          </w:rPrChange>
        </w:rPr>
        <w:pPrChange w:id="741" w:author="Christopher Kemeter" w:date="2023-11-13T19:34:00Z">
          <w:pPr>
            <w:pStyle w:val="ListParagraph"/>
            <w:numPr>
              <w:numId w:val="10"/>
            </w:numPr>
            <w:ind w:hanging="360"/>
          </w:pPr>
        </w:pPrChange>
      </w:pPr>
      <w:del w:id="742" w:author="Christopher Kemeter" w:date="2023-11-13T19:30:00Z">
        <w:r w:rsidRPr="00CD5D58" w:rsidDel="00CD5D58">
          <w:rPr>
            <w:lang w:val="de-AT"/>
            <w:rPrChange w:id="743" w:author="Christopher Kemeter" w:date="2023-11-13T19:30:00Z">
              <w:rPr/>
            </w:rPrChange>
          </w:rPr>
          <w:delText xml:space="preserve">High level </w:delText>
        </w:r>
        <w:r w:rsidR="005C27E8" w:rsidRPr="00CD5D58" w:rsidDel="00CD5D58">
          <w:rPr>
            <w:lang w:val="de-AT"/>
            <w:rPrChange w:id="744" w:author="Christopher Kemeter" w:date="2023-11-13T19:30:00Z">
              <w:rPr/>
            </w:rPrChange>
          </w:rPr>
          <w:delText>System</w:delText>
        </w:r>
      </w:del>
      <w:ins w:id="745" w:author="Ken Cowley" w:date="2023-05-16T06:57:00Z">
        <w:del w:id="746" w:author="Christopher Kemeter" w:date="2023-11-13T19:30:00Z">
          <w:r w:rsidR="40E11EDA" w:rsidRPr="00CD5D58" w:rsidDel="00CD5D58">
            <w:rPr>
              <w:lang w:val="de-AT"/>
              <w:rPrChange w:id="747" w:author="Christopher Kemeter" w:date="2023-11-13T19:30:00Z">
                <w:rPr/>
              </w:rPrChange>
            </w:rPr>
            <w:delText xml:space="preserve"> </w:delText>
          </w:r>
        </w:del>
      </w:ins>
      <w:del w:id="748" w:author="Christopher Kemeter" w:date="2023-11-13T19:30:00Z">
        <w:r w:rsidR="005C27E8" w:rsidRPr="00CD5D58" w:rsidDel="00CD5D58">
          <w:rPr>
            <w:lang w:val="de-AT"/>
            <w:rPrChange w:id="749" w:author="Christopher Kemeter" w:date="2023-11-13T19:30:00Z">
              <w:rPr/>
            </w:rPrChange>
          </w:rPr>
          <w:delText xml:space="preserve">design </w:delText>
        </w:r>
        <w:r w:rsidR="005C27E8" w:rsidRPr="00CD5D58" w:rsidDel="00CD5D58">
          <w:rPr>
            <w:rFonts w:hint="eastAsia"/>
            <w:lang w:val="de-AT"/>
            <w:rPrChange w:id="750" w:author="Christopher Kemeter" w:date="2023-11-13T19:30:00Z">
              <w:rPr>
                <w:rFonts w:hint="eastAsia"/>
              </w:rPr>
            </w:rPrChange>
          </w:rPr>
          <w:delText>→</w:delText>
        </w:r>
        <w:r w:rsidR="005C27E8" w:rsidRPr="00CD5D58" w:rsidDel="00CD5D58">
          <w:rPr>
            <w:lang w:val="de-AT"/>
            <w:rPrChange w:id="751" w:author="Christopher Kemeter" w:date="2023-11-13T19:30:00Z">
              <w:rPr/>
            </w:rPrChange>
          </w:rPr>
          <w:delText xml:space="preserve"> Nomad &amp; PV-D</w:delText>
        </w:r>
      </w:del>
    </w:p>
    <w:p w14:paraId="32C8B79D" w14:textId="1CA26B8F" w:rsidR="00A211D5" w:rsidRPr="00CD5D58" w:rsidDel="00CD5D58" w:rsidRDefault="00C22C77">
      <w:pPr>
        <w:ind w:left="562" w:firstLine="130"/>
        <w:rPr>
          <w:del w:id="752" w:author="Christopher Kemeter" w:date="2023-11-13T19:30:00Z"/>
          <w:lang w:val="de-AT"/>
          <w:rPrChange w:id="753" w:author="Christopher Kemeter" w:date="2023-11-13T19:30:00Z">
            <w:rPr>
              <w:del w:id="754" w:author="Christopher Kemeter" w:date="2023-11-13T19:30:00Z"/>
            </w:rPr>
          </w:rPrChange>
        </w:rPr>
        <w:pPrChange w:id="755" w:author="Christopher Kemeter" w:date="2023-11-13T19:34:00Z">
          <w:pPr>
            <w:pStyle w:val="ListParagraph"/>
            <w:numPr>
              <w:numId w:val="10"/>
            </w:numPr>
            <w:ind w:hanging="360"/>
          </w:pPr>
        </w:pPrChange>
      </w:pPr>
      <w:del w:id="756" w:author="Christopher Kemeter" w:date="2023-11-13T19:30:00Z">
        <w:r w:rsidRPr="00CD5D58" w:rsidDel="00CD5D58">
          <w:rPr>
            <w:lang w:val="de-AT"/>
            <w:rPrChange w:id="757" w:author="Christopher Kemeter" w:date="2023-11-13T19:30:00Z">
              <w:rPr/>
            </w:rPrChange>
          </w:rPr>
          <w:delText>Commercial binding o</w:delText>
        </w:r>
        <w:r w:rsidR="007E09E5" w:rsidRPr="00CD5D58" w:rsidDel="00CD5D58">
          <w:rPr>
            <w:lang w:val="de-AT"/>
            <w:rPrChange w:id="758" w:author="Christopher Kemeter" w:date="2023-11-13T19:30:00Z">
              <w:rPr/>
            </w:rPrChange>
          </w:rPr>
          <w:delText>ffer</w:delText>
        </w:r>
        <w:r w:rsidR="00A211D5" w:rsidRPr="00CD5D58" w:rsidDel="00CD5D58">
          <w:rPr>
            <w:lang w:val="de-AT"/>
            <w:rPrChange w:id="759" w:author="Christopher Kemeter" w:date="2023-11-13T19:30:00Z">
              <w:rPr/>
            </w:rPrChange>
          </w:rPr>
          <w:delText xml:space="preserve"> for Hardware</w:delText>
        </w:r>
        <w:r w:rsidR="00A4687C" w:rsidRPr="00CD5D58" w:rsidDel="00CD5D58">
          <w:rPr>
            <w:lang w:val="de-AT"/>
            <w:rPrChange w:id="760" w:author="Christopher Kemeter" w:date="2023-11-13T19:30:00Z">
              <w:rPr/>
            </w:rPrChange>
          </w:rPr>
          <w:delText xml:space="preserve">, </w:delText>
        </w:r>
        <w:r w:rsidR="008F3D77" w:rsidRPr="00CD5D58" w:rsidDel="00CD5D58">
          <w:rPr>
            <w:lang w:val="de-AT"/>
            <w:rPrChange w:id="761" w:author="Christopher Kemeter" w:date="2023-11-13T19:30:00Z">
              <w:rPr/>
            </w:rPrChange>
          </w:rPr>
          <w:delText>Nomad labo</w:delText>
        </w:r>
      </w:del>
      <w:ins w:id="762" w:author="Ken Cowley" w:date="2023-05-16T06:57:00Z">
        <w:del w:id="763" w:author="Christopher Kemeter" w:date="2023-11-13T19:30:00Z">
          <w:r w:rsidR="1ECC613B" w:rsidRPr="00CD5D58" w:rsidDel="00CD5D58">
            <w:rPr>
              <w:lang w:val="de-AT"/>
              <w:rPrChange w:id="764" w:author="Christopher Kemeter" w:date="2023-11-13T19:30:00Z">
                <w:rPr/>
              </w:rPrChange>
            </w:rPr>
            <w:delText>u</w:delText>
          </w:r>
        </w:del>
      </w:ins>
      <w:del w:id="765" w:author="Christopher Kemeter" w:date="2023-11-13T19:30:00Z">
        <w:r w:rsidR="008F3D77" w:rsidRPr="00CD5D58" w:rsidDel="00CD5D58">
          <w:rPr>
            <w:lang w:val="de-AT"/>
            <w:rPrChange w:id="766" w:author="Christopher Kemeter" w:date="2023-11-13T19:30:00Z">
              <w:rPr/>
            </w:rPrChange>
          </w:rPr>
          <w:delText xml:space="preserve">r and </w:delText>
        </w:r>
        <w:r w:rsidR="00A211D5" w:rsidRPr="00CD5D58" w:rsidDel="00CD5D58">
          <w:rPr>
            <w:lang w:val="de-AT"/>
            <w:rPrChange w:id="767" w:author="Christopher Kemeter" w:date="2023-11-13T19:30:00Z">
              <w:rPr/>
            </w:rPrChange>
          </w:rPr>
          <w:delText>for software</w:delText>
        </w:r>
      </w:del>
    </w:p>
    <w:p w14:paraId="1586988A" w14:textId="6D1F9322" w:rsidR="005C27E8" w:rsidRPr="00CD5D58" w:rsidDel="00CD5D58" w:rsidRDefault="005C27E8">
      <w:pPr>
        <w:ind w:left="562" w:firstLine="130"/>
        <w:rPr>
          <w:del w:id="768" w:author="Christopher Kemeter" w:date="2023-11-13T19:30:00Z"/>
          <w:lang w:val="de-AT"/>
          <w:rPrChange w:id="769" w:author="Christopher Kemeter" w:date="2023-11-13T19:30:00Z">
            <w:rPr>
              <w:del w:id="770" w:author="Christopher Kemeter" w:date="2023-11-13T19:30:00Z"/>
            </w:rPr>
          </w:rPrChange>
        </w:rPr>
        <w:pPrChange w:id="771" w:author="Christopher Kemeter" w:date="2023-11-13T19:34:00Z">
          <w:pPr>
            <w:pStyle w:val="ListParagraph"/>
            <w:numPr>
              <w:numId w:val="10"/>
            </w:numPr>
            <w:ind w:hanging="360"/>
          </w:pPr>
        </w:pPrChange>
      </w:pPr>
      <w:del w:id="772" w:author="Christopher Kemeter" w:date="2023-11-13T19:30:00Z">
        <w:r w:rsidRPr="00CD5D58" w:rsidDel="00CD5D58">
          <w:rPr>
            <w:lang w:val="de-AT"/>
            <w:rPrChange w:id="773" w:author="Christopher Kemeter" w:date="2023-11-13T19:30:00Z">
              <w:rPr/>
            </w:rPrChange>
          </w:rPr>
          <w:delText>P</w:delText>
        </w:r>
        <w:r w:rsidR="00433437" w:rsidRPr="00CD5D58" w:rsidDel="00CD5D58">
          <w:rPr>
            <w:lang w:val="de-AT"/>
            <w:rPrChange w:id="774" w:author="Christopher Kemeter" w:date="2023-11-13T19:30:00Z">
              <w:rPr/>
            </w:rPrChange>
          </w:rPr>
          <w:delText xml:space="preserve">urchase </w:delText>
        </w:r>
        <w:r w:rsidRPr="00CD5D58" w:rsidDel="00CD5D58">
          <w:rPr>
            <w:lang w:val="de-AT"/>
            <w:rPrChange w:id="775" w:author="Christopher Kemeter" w:date="2023-11-13T19:30:00Z">
              <w:rPr/>
            </w:rPrChange>
          </w:rPr>
          <w:delText>O</w:delText>
        </w:r>
        <w:r w:rsidR="00433437" w:rsidRPr="00CD5D58" w:rsidDel="00CD5D58">
          <w:rPr>
            <w:lang w:val="de-AT"/>
            <w:rPrChange w:id="776" w:author="Christopher Kemeter" w:date="2023-11-13T19:30:00Z">
              <w:rPr/>
            </w:rPrChange>
          </w:rPr>
          <w:delText>rder for</w:delText>
        </w:r>
      </w:del>
    </w:p>
    <w:p w14:paraId="2F6B96AC" w14:textId="6360C321" w:rsidR="005C27E8" w:rsidRPr="00CD5D58" w:rsidDel="00CD5D58" w:rsidRDefault="005C27E8">
      <w:pPr>
        <w:ind w:left="562" w:firstLine="130"/>
        <w:rPr>
          <w:del w:id="777" w:author="Christopher Kemeter" w:date="2023-11-13T19:30:00Z"/>
          <w:lang w:val="de-AT"/>
          <w:rPrChange w:id="778" w:author="Christopher Kemeter" w:date="2023-11-13T19:30:00Z">
            <w:rPr>
              <w:del w:id="779" w:author="Christopher Kemeter" w:date="2023-11-13T19:30:00Z"/>
            </w:rPr>
          </w:rPrChange>
        </w:rPr>
        <w:pPrChange w:id="780" w:author="Christopher Kemeter" w:date="2023-11-13T19:34:00Z">
          <w:pPr>
            <w:pStyle w:val="ListParagraph"/>
            <w:numPr>
              <w:ilvl w:val="1"/>
              <w:numId w:val="10"/>
            </w:numPr>
            <w:ind w:left="1440" w:hanging="360"/>
          </w:pPr>
        </w:pPrChange>
      </w:pPr>
      <w:del w:id="781" w:author="Christopher Kemeter" w:date="2023-11-13T19:30:00Z">
        <w:r w:rsidRPr="00CD5D58" w:rsidDel="00CD5D58">
          <w:rPr>
            <w:lang w:val="de-AT"/>
            <w:rPrChange w:id="782" w:author="Christopher Kemeter" w:date="2023-11-13T19:30:00Z">
              <w:rPr/>
            </w:rPrChange>
          </w:rPr>
          <w:delText xml:space="preserve">Hardware </w:delText>
        </w:r>
        <w:r w:rsidRPr="00CD5D58" w:rsidDel="00CD5D58">
          <w:rPr>
            <w:rFonts w:hint="eastAsia"/>
            <w:lang w:val="de-AT"/>
            <w:rPrChange w:id="783" w:author="Christopher Kemeter" w:date="2023-11-13T19:30:00Z">
              <w:rPr>
                <w:rFonts w:hint="eastAsia"/>
              </w:rPr>
            </w:rPrChange>
          </w:rPr>
          <w:delText>→</w:delText>
        </w:r>
        <w:r w:rsidRPr="00CD5D58" w:rsidDel="00CD5D58">
          <w:rPr>
            <w:lang w:val="de-AT"/>
            <w:rPrChange w:id="784" w:author="Christopher Kemeter" w:date="2023-11-13T19:30:00Z">
              <w:rPr/>
            </w:rPrChange>
          </w:rPr>
          <w:delText xml:space="preserve"> </w:delText>
        </w:r>
        <w:r w:rsidR="00C7656C" w:rsidRPr="00CD5D58" w:rsidDel="00CD5D58">
          <w:rPr>
            <w:lang w:val="de-AT"/>
            <w:rPrChange w:id="785" w:author="Christopher Kemeter" w:date="2023-11-13T19:30:00Z">
              <w:rPr/>
            </w:rPrChange>
          </w:rPr>
          <w:delText>PV-D</w:delText>
        </w:r>
      </w:del>
    </w:p>
    <w:p w14:paraId="4C5E0259" w14:textId="6DF976BC" w:rsidR="00787FBD" w:rsidRPr="00CD5D58" w:rsidDel="00CD5D58" w:rsidRDefault="005C27E8">
      <w:pPr>
        <w:ind w:left="562" w:firstLine="130"/>
        <w:rPr>
          <w:del w:id="786" w:author="Christopher Kemeter" w:date="2023-11-13T19:30:00Z"/>
          <w:lang w:val="de-AT"/>
          <w:rPrChange w:id="787" w:author="Christopher Kemeter" w:date="2023-11-13T19:30:00Z">
            <w:rPr>
              <w:del w:id="788" w:author="Christopher Kemeter" w:date="2023-11-13T19:30:00Z"/>
            </w:rPr>
          </w:rPrChange>
        </w:rPr>
        <w:pPrChange w:id="789" w:author="Christopher Kemeter" w:date="2023-11-13T19:34:00Z">
          <w:pPr>
            <w:pStyle w:val="ListParagraph"/>
            <w:numPr>
              <w:ilvl w:val="1"/>
              <w:numId w:val="10"/>
            </w:numPr>
            <w:ind w:left="1440" w:hanging="360"/>
          </w:pPr>
        </w:pPrChange>
      </w:pPr>
      <w:del w:id="790" w:author="Christopher Kemeter" w:date="2023-11-13T19:30:00Z">
        <w:r w:rsidRPr="00CD5D58" w:rsidDel="00CD5D58">
          <w:rPr>
            <w:lang w:val="de-AT"/>
            <w:rPrChange w:id="791" w:author="Christopher Kemeter" w:date="2023-11-13T19:30:00Z">
              <w:rPr/>
            </w:rPrChange>
          </w:rPr>
          <w:delText>Software and Nomad labour</w:delText>
        </w:r>
        <w:r w:rsidR="00437637" w:rsidRPr="00CD5D58" w:rsidDel="00CD5D58">
          <w:rPr>
            <w:lang w:val="de-AT"/>
            <w:rPrChange w:id="792" w:author="Christopher Kemeter" w:date="2023-11-13T19:30:00Z">
              <w:rPr/>
            </w:rPrChange>
          </w:rPr>
          <w:delText xml:space="preserve"> (including </w:delText>
        </w:r>
        <w:r w:rsidR="00462F97" w:rsidRPr="00CD5D58" w:rsidDel="00CD5D58">
          <w:rPr>
            <w:lang w:val="de-AT"/>
            <w:rPrChange w:id="793" w:author="Christopher Kemeter" w:date="2023-11-13T19:30:00Z">
              <w:rPr/>
            </w:rPrChange>
          </w:rPr>
          <w:delText>servic</w:delText>
        </w:r>
        <w:r w:rsidR="009C17BC" w:rsidRPr="00CD5D58" w:rsidDel="00CD5D58">
          <w:rPr>
            <w:lang w:val="de-AT"/>
            <w:rPrChange w:id="794" w:author="Christopher Kemeter" w:date="2023-11-13T19:30:00Z">
              <w:rPr/>
            </w:rPrChange>
          </w:rPr>
          <w:delText>e deliver</w:delText>
        </w:r>
        <w:r w:rsidR="00135DC7" w:rsidRPr="00CD5D58" w:rsidDel="00CD5D58">
          <w:rPr>
            <w:lang w:val="de-AT"/>
            <w:rPrChange w:id="795" w:author="Christopher Kemeter" w:date="2023-11-13T19:30:00Z">
              <w:rPr/>
            </w:rPrChange>
          </w:rPr>
          <w:delText>y</w:delText>
        </w:r>
        <w:r w:rsidR="00D71D97" w:rsidRPr="00CD5D58" w:rsidDel="00CD5D58">
          <w:rPr>
            <w:lang w:val="de-AT"/>
            <w:rPrChange w:id="796" w:author="Christopher Kemeter" w:date="2023-11-13T19:30:00Z">
              <w:rPr/>
            </w:rPrChange>
          </w:rPr>
          <w:delText xml:space="preserve"> for e.g PM</w:delText>
        </w:r>
        <w:r w:rsidR="00977ADA" w:rsidRPr="00CD5D58" w:rsidDel="00CD5D58">
          <w:rPr>
            <w:lang w:val="de-AT"/>
            <w:rPrChange w:id="797" w:author="Christopher Kemeter" w:date="2023-11-13T19:30:00Z">
              <w:rPr/>
            </w:rPrChange>
          </w:rPr>
          <w:delText xml:space="preserve">, </w:delText>
        </w:r>
        <w:r w:rsidR="00437637" w:rsidRPr="00CD5D58" w:rsidDel="00CD5D58">
          <w:rPr>
            <w:lang w:val="de-AT"/>
            <w:rPrChange w:id="798" w:author="Christopher Kemeter" w:date="2023-11-13T19:30:00Z">
              <w:rPr/>
            </w:rPrChange>
          </w:rPr>
          <w:delText>staging and kitting + IBS)</w:delText>
        </w:r>
        <w:r w:rsidRPr="00CD5D58" w:rsidDel="00CD5D58">
          <w:rPr>
            <w:lang w:val="de-AT"/>
            <w:rPrChange w:id="799" w:author="Christopher Kemeter" w:date="2023-11-13T19:30:00Z">
              <w:rPr/>
            </w:rPrChange>
          </w:rPr>
          <w:delText xml:space="preserve"> </w:delText>
        </w:r>
        <w:r w:rsidRPr="00CD5D58" w:rsidDel="00CD5D58">
          <w:rPr>
            <w:rFonts w:hint="eastAsia"/>
            <w:lang w:val="de-AT"/>
            <w:rPrChange w:id="800" w:author="Christopher Kemeter" w:date="2023-11-13T19:30:00Z">
              <w:rPr>
                <w:rFonts w:hint="eastAsia"/>
              </w:rPr>
            </w:rPrChange>
          </w:rPr>
          <w:delText>→</w:delText>
        </w:r>
        <w:r w:rsidRPr="00CD5D58" w:rsidDel="00CD5D58">
          <w:rPr>
            <w:lang w:val="de-AT"/>
            <w:rPrChange w:id="801" w:author="Christopher Kemeter" w:date="2023-11-13T19:30:00Z">
              <w:rPr/>
            </w:rPrChange>
          </w:rPr>
          <w:delText xml:space="preserve"> PV-D</w:delText>
        </w:r>
      </w:del>
    </w:p>
    <w:p w14:paraId="300C0837" w14:textId="77777777" w:rsidR="00787FBD" w:rsidRPr="00CD5D58" w:rsidRDefault="00787FBD">
      <w:pPr>
        <w:ind w:left="562" w:firstLine="130"/>
        <w:rPr>
          <w:highlight w:val="yellow"/>
          <w:lang w:val="de-AT"/>
          <w:rPrChange w:id="802" w:author="Christopher Kemeter" w:date="2023-11-13T19:30:00Z">
            <w:rPr>
              <w:highlight w:val="yellow"/>
            </w:rPr>
          </w:rPrChange>
        </w:rPr>
        <w:pPrChange w:id="803" w:author="Christopher Kemeter" w:date="2023-11-13T19:34:00Z">
          <w:pPr/>
        </w:pPrChange>
      </w:pPr>
      <w:r w:rsidRPr="00CD5D58">
        <w:rPr>
          <w:highlight w:val="yellow"/>
          <w:lang w:val="de-AT"/>
          <w:rPrChange w:id="804" w:author="Christopher Kemeter" w:date="2023-11-13T19:30:00Z">
            <w:rPr>
              <w:highlight w:val="yellow"/>
            </w:rPr>
          </w:rPrChange>
        </w:rPr>
        <w:br w:type="page"/>
      </w:r>
    </w:p>
    <w:p w14:paraId="18182CA8" w14:textId="77777777" w:rsidR="005C27E8" w:rsidRPr="00CD5D58" w:rsidRDefault="005C27E8" w:rsidP="00787FBD">
      <w:pPr>
        <w:pStyle w:val="ListParagraph"/>
        <w:ind w:left="1440"/>
        <w:rPr>
          <w:highlight w:val="yellow"/>
          <w:lang w:val="de-AT"/>
          <w:rPrChange w:id="805" w:author="Christopher Kemeter" w:date="2023-11-13T19:30:00Z">
            <w:rPr>
              <w:highlight w:val="yellow"/>
            </w:rPr>
          </w:rPrChange>
        </w:rPr>
      </w:pPr>
    </w:p>
    <w:p w14:paraId="1607B8E7" w14:textId="22106A87" w:rsidR="00582625" w:rsidRDefault="001D70BD" w:rsidP="00582625">
      <w:pPr>
        <w:pStyle w:val="Heading1"/>
        <w:rPr>
          <w:lang w:eastAsia="ja-JP"/>
        </w:rPr>
      </w:pPr>
      <w:bookmarkStart w:id="806" w:name="_Toc150800005"/>
      <w:ins w:id="807" w:author="Christopher Kemeter" w:date="2023-11-13T19:35:00Z">
        <w:r>
          <w:rPr>
            <w:lang w:eastAsia="ja-JP"/>
          </w:rPr>
          <w:t>Zugzusammensetzung und Netwerktopologie</w:t>
        </w:r>
      </w:ins>
      <w:bookmarkEnd w:id="806"/>
      <w:del w:id="808" w:author="Christopher Kemeter" w:date="2023-11-13T19:35:00Z">
        <w:r w:rsidR="00071F37" w:rsidDel="001D70BD">
          <w:rPr>
            <w:lang w:eastAsia="ja-JP"/>
          </w:rPr>
          <w:delText>Train Consist and N</w:delText>
        </w:r>
        <w:r w:rsidR="007E191C" w:rsidDel="001D70BD">
          <w:rPr>
            <w:lang w:eastAsia="ja-JP"/>
          </w:rPr>
          <w:delText>etwork topology</w:delText>
        </w:r>
      </w:del>
    </w:p>
    <w:p w14:paraId="4F9B1828" w14:textId="3F2268A1" w:rsidR="007E191C" w:rsidRDefault="005C27E8" w:rsidP="007E191C">
      <w:pPr>
        <w:pStyle w:val="Heading2"/>
      </w:pPr>
      <w:bookmarkStart w:id="809" w:name="_Toc4064245"/>
      <w:bookmarkStart w:id="810" w:name="_Toc150800006"/>
      <w:bookmarkStart w:id="811" w:name="_Hlk531872603"/>
      <w:r>
        <w:t xml:space="preserve">ÖBB </w:t>
      </w:r>
      <w:bookmarkEnd w:id="809"/>
      <w:r w:rsidR="008C135C">
        <w:t>Dosto Neu</w:t>
      </w:r>
      <w:r>
        <w:t xml:space="preserve"> </w:t>
      </w:r>
      <w:del w:id="812" w:author="Christopher Kemeter" w:date="2023-11-13T19:35:00Z">
        <w:r w:rsidDel="001D70BD">
          <w:delText>trainset</w:delText>
        </w:r>
      </w:del>
      <w:ins w:id="813" w:author="Christopher Kemeter" w:date="2023-11-13T19:35:00Z">
        <w:r w:rsidR="001D70BD">
          <w:t>Zugset</w:t>
        </w:r>
      </w:ins>
      <w:bookmarkEnd w:id="810"/>
    </w:p>
    <w:p w14:paraId="57B1CD2C" w14:textId="2AC1D4B0" w:rsidR="00B474B2" w:rsidRPr="00981303" w:rsidDel="001D70BD" w:rsidRDefault="00D06220" w:rsidP="1B910516">
      <w:pPr>
        <w:rPr>
          <w:del w:id="814" w:author="Christopher Kemeter" w:date="2023-11-13T19:36:00Z"/>
          <w:rFonts w:cstheme="minorBidi"/>
          <w:lang w:val="de-AT"/>
          <w:rPrChange w:id="815" w:author="Abbas Rizvi" w:date="2023-11-14T14:51:00Z">
            <w:rPr>
              <w:del w:id="816" w:author="Christopher Kemeter" w:date="2023-11-13T19:36:00Z"/>
              <w:rFonts w:cstheme="minorBidi"/>
            </w:rPr>
          </w:rPrChange>
        </w:rPr>
      </w:pPr>
      <w:del w:id="817" w:author="Christopher Kemeter" w:date="2023-11-13T19:36:00Z">
        <w:r w:rsidRPr="001D70BD" w:rsidDel="001D70BD">
          <w:rPr>
            <w:rFonts w:cstheme="minorBidi"/>
            <w:lang w:val="de-AT"/>
            <w:rPrChange w:id="818" w:author="Christopher Kemeter" w:date="2023-11-13T19:36:00Z">
              <w:rPr>
                <w:rFonts w:cstheme="minorBidi"/>
              </w:rPr>
            </w:rPrChange>
          </w:rPr>
          <w:delText xml:space="preserve">The </w:delText>
        </w:r>
      </w:del>
      <w:ins w:id="819" w:author="Christopher Kemeter" w:date="2023-11-13T19:36:00Z">
        <w:r w:rsidR="001D70BD" w:rsidRPr="001D70BD">
          <w:rPr>
            <w:rFonts w:cstheme="minorBidi"/>
            <w:lang w:val="de-AT"/>
            <w:rPrChange w:id="820" w:author="Christopher Kemeter" w:date="2023-11-13T19:36:00Z">
              <w:rPr>
                <w:rFonts w:cstheme="minorBidi"/>
              </w:rPr>
            </w:rPrChange>
          </w:rPr>
          <w:t xml:space="preserve">Die neue ÖBB Dosto-Flotte besteht aus 21 Vierteiler-Zugsets und 20 Sechsteiler-Zugsets. </w:t>
        </w:r>
        <w:r w:rsidR="001D70BD" w:rsidRPr="00981303">
          <w:rPr>
            <w:rFonts w:cstheme="minorBidi"/>
            <w:lang w:val="de-AT"/>
            <w:rPrChange w:id="821" w:author="Abbas Rizvi" w:date="2023-11-14T14:51:00Z">
              <w:rPr>
                <w:rFonts w:cstheme="minorBidi"/>
              </w:rPr>
            </w:rPrChange>
          </w:rPr>
          <w:t>Die Schematik für beide werden unten dargestellt:</w:t>
        </w:r>
      </w:ins>
      <w:del w:id="822" w:author="Christopher Kemeter" w:date="2023-11-13T19:36:00Z">
        <w:r w:rsidRPr="00981303" w:rsidDel="001D70BD">
          <w:rPr>
            <w:rFonts w:cstheme="minorBidi"/>
            <w:lang w:val="de-AT"/>
            <w:rPrChange w:id="823" w:author="Abbas Rizvi" w:date="2023-11-14T14:51:00Z">
              <w:rPr>
                <w:rFonts w:cstheme="minorBidi"/>
              </w:rPr>
            </w:rPrChange>
          </w:rPr>
          <w:delText xml:space="preserve">new </w:delText>
        </w:r>
        <w:r w:rsidR="00BC6117" w:rsidRPr="00981303" w:rsidDel="001D70BD">
          <w:rPr>
            <w:rFonts w:cstheme="minorBidi"/>
            <w:lang w:val="de-AT"/>
            <w:rPrChange w:id="824" w:author="Abbas Rizvi" w:date="2023-11-14T14:51:00Z">
              <w:rPr>
                <w:rFonts w:cstheme="minorBidi"/>
              </w:rPr>
            </w:rPrChange>
          </w:rPr>
          <w:delText xml:space="preserve">ÖBB </w:delText>
        </w:r>
        <w:r w:rsidRPr="00981303" w:rsidDel="001D70BD">
          <w:rPr>
            <w:rFonts w:cstheme="minorBidi"/>
            <w:lang w:val="de-AT"/>
            <w:rPrChange w:id="825" w:author="Abbas Rizvi" w:date="2023-11-14T14:51:00Z">
              <w:rPr>
                <w:rFonts w:cstheme="minorBidi"/>
              </w:rPr>
            </w:rPrChange>
          </w:rPr>
          <w:delText xml:space="preserve">Dosto fleet contains </w:delText>
        </w:r>
      </w:del>
      <w:ins w:id="826" w:author="Abbas Rizvi" w:date="2023-05-11T15:54:00Z">
        <w:del w:id="827" w:author="Christopher Kemeter" w:date="2023-11-13T19:36:00Z">
          <w:r w:rsidR="004F215C" w:rsidRPr="00981303" w:rsidDel="001D70BD">
            <w:rPr>
              <w:rFonts w:cstheme="minorBidi"/>
              <w:lang w:val="de-AT"/>
              <w:rPrChange w:id="828" w:author="Abbas Rizvi" w:date="2023-11-14T14:51:00Z">
                <w:rPr>
                  <w:rFonts w:cstheme="minorBidi"/>
                </w:rPr>
              </w:rPrChange>
            </w:rPr>
            <w:delText>21</w:delText>
          </w:r>
        </w:del>
      </w:ins>
      <w:del w:id="829" w:author="Christopher Kemeter" w:date="2023-11-13T19:36:00Z">
        <w:r w:rsidRPr="00981303" w:rsidDel="001D70BD">
          <w:rPr>
            <w:rFonts w:cstheme="minorBidi"/>
            <w:lang w:val="de-AT"/>
            <w:rPrChange w:id="830" w:author="Abbas Rizvi" w:date="2023-11-14T14:51:00Z">
              <w:rPr>
                <w:rFonts w:cstheme="minorBidi"/>
              </w:rPr>
            </w:rPrChange>
          </w:rPr>
          <w:delText xml:space="preserve">21x 4 wagon train sets and </w:delText>
        </w:r>
      </w:del>
      <w:ins w:id="831" w:author="Abbas Rizvi" w:date="2023-05-11T15:54:00Z">
        <w:del w:id="832" w:author="Christopher Kemeter" w:date="2023-11-13T19:36:00Z">
          <w:r w:rsidR="004F215C" w:rsidRPr="00981303" w:rsidDel="001D70BD">
            <w:rPr>
              <w:rFonts w:cstheme="minorBidi"/>
              <w:lang w:val="de-AT"/>
              <w:rPrChange w:id="833" w:author="Abbas Rizvi" w:date="2023-11-14T14:51:00Z">
                <w:rPr>
                  <w:rFonts w:cstheme="minorBidi"/>
                </w:rPr>
              </w:rPrChange>
            </w:rPr>
            <w:delText>20</w:delText>
          </w:r>
        </w:del>
      </w:ins>
      <w:del w:id="834" w:author="Christopher Kemeter" w:date="2023-11-13T19:36:00Z">
        <w:r w:rsidRPr="00981303" w:rsidDel="001D70BD">
          <w:rPr>
            <w:rFonts w:cstheme="minorBidi"/>
            <w:lang w:val="de-AT"/>
            <w:rPrChange w:id="835" w:author="Abbas Rizvi" w:date="2023-11-14T14:51:00Z">
              <w:rPr>
                <w:rFonts w:cstheme="minorBidi"/>
              </w:rPr>
            </w:rPrChange>
          </w:rPr>
          <w:delText xml:space="preserve">20x 6 wagon train sets. The schematics for both </w:delText>
        </w:r>
      </w:del>
      <w:ins w:id="836" w:author="Abbas Rizvi" w:date="2023-05-11T15:54:00Z">
        <w:del w:id="837" w:author="Christopher Kemeter" w:date="2023-11-13T19:36:00Z">
          <w:r w:rsidR="00CB5E18" w:rsidRPr="00981303" w:rsidDel="001D70BD">
            <w:rPr>
              <w:rFonts w:cstheme="minorBidi"/>
              <w:lang w:val="de-AT"/>
              <w:rPrChange w:id="838" w:author="Abbas Rizvi" w:date="2023-11-14T14:51:00Z">
                <w:rPr>
                  <w:rFonts w:cstheme="minorBidi"/>
                </w:rPr>
              </w:rPrChange>
            </w:rPr>
            <w:delText>are</w:delText>
          </w:r>
        </w:del>
      </w:ins>
      <w:del w:id="839" w:author="Christopher Kemeter" w:date="2023-11-13T19:36:00Z">
        <w:r w:rsidR="00B474B2" w:rsidRPr="00981303" w:rsidDel="001D70BD">
          <w:rPr>
            <w:rFonts w:cstheme="minorBidi"/>
            <w:lang w:val="de-AT"/>
            <w:rPrChange w:id="840" w:author="Abbas Rizvi" w:date="2023-11-14T14:51:00Z">
              <w:rPr>
                <w:rFonts w:cstheme="minorBidi"/>
              </w:rPr>
            </w:rPrChange>
          </w:rPr>
          <w:delText>is shown below:</w:delText>
        </w:r>
      </w:del>
    </w:p>
    <w:p w14:paraId="5B9CA745" w14:textId="77777777" w:rsidR="001D70BD" w:rsidRPr="00981303" w:rsidRDefault="001D70BD" w:rsidP="1B910516">
      <w:pPr>
        <w:rPr>
          <w:ins w:id="841" w:author="Christopher Kemeter" w:date="2023-11-13T19:36:00Z"/>
          <w:rFonts w:cstheme="minorBidi"/>
          <w:lang w:val="de-AT"/>
          <w:rPrChange w:id="842" w:author="Abbas Rizvi" w:date="2023-11-14T14:51:00Z">
            <w:rPr>
              <w:ins w:id="843" w:author="Christopher Kemeter" w:date="2023-11-13T19:36:00Z"/>
              <w:rFonts w:cstheme="minorBidi"/>
            </w:rPr>
          </w:rPrChange>
        </w:rPr>
      </w:pPr>
    </w:p>
    <w:p w14:paraId="66C46903" w14:textId="3F6E61B9" w:rsidR="00B474B2" w:rsidRPr="00981303" w:rsidRDefault="009F09E8" w:rsidP="1B910516">
      <w:pPr>
        <w:rPr>
          <w:rFonts w:cstheme="minorBidi"/>
          <w:lang w:val="de-AT"/>
          <w:rPrChange w:id="844" w:author="Abbas Rizvi" w:date="2023-11-14T14:51:00Z">
            <w:rPr>
              <w:rFonts w:cstheme="minorBidi"/>
            </w:rPr>
          </w:rPrChange>
        </w:rPr>
      </w:pPr>
      <w:r w:rsidRPr="00981303">
        <w:rPr>
          <w:rFonts w:cstheme="minorBidi"/>
          <w:lang w:val="de-AT"/>
          <w:rPrChange w:id="845" w:author="Abbas Rizvi" w:date="2023-11-14T14:51:00Z">
            <w:rPr>
              <w:rFonts w:cstheme="minorBidi"/>
            </w:rPr>
          </w:rPrChange>
        </w:rPr>
        <w:t>Dosto Neu 4-teiler:</w:t>
      </w:r>
    </w:p>
    <w:p w14:paraId="295828DC" w14:textId="4B71FD8D" w:rsidR="009F09E8" w:rsidRDefault="009F09E8" w:rsidP="1B910516">
      <w:pPr>
        <w:rPr>
          <w:rFonts w:cstheme="minorBidi"/>
        </w:rPr>
      </w:pPr>
      <w:r w:rsidRPr="009F09E8">
        <w:rPr>
          <w:rFonts w:cstheme="minorBidi"/>
          <w:noProof/>
        </w:rPr>
        <w:drawing>
          <wp:inline distT="0" distB="0" distL="0" distR="0" wp14:anchorId="6F18EC00" wp14:editId="0C1A8BE7">
            <wp:extent cx="5940425" cy="4197350"/>
            <wp:effectExtent l="0" t="0" r="0" b="0"/>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2"/>
                    <a:stretch>
                      <a:fillRect/>
                    </a:stretch>
                  </pic:blipFill>
                  <pic:spPr>
                    <a:xfrm>
                      <a:off x="0" y="0"/>
                      <a:ext cx="5940425" cy="4197350"/>
                    </a:xfrm>
                    <a:prstGeom prst="rect">
                      <a:avLst/>
                    </a:prstGeom>
                  </pic:spPr>
                </pic:pic>
              </a:graphicData>
            </a:graphic>
          </wp:inline>
        </w:drawing>
      </w:r>
    </w:p>
    <w:p w14:paraId="51D96C91" w14:textId="77777777" w:rsidR="009F09E8" w:rsidRDefault="009F09E8" w:rsidP="1B910516">
      <w:pPr>
        <w:rPr>
          <w:rFonts w:cstheme="minorBidi"/>
        </w:rPr>
      </w:pPr>
    </w:p>
    <w:p w14:paraId="51BE6358" w14:textId="77777777" w:rsidR="003A5C24" w:rsidRDefault="003A5C24">
      <w:pPr>
        <w:rPr>
          <w:rFonts w:cstheme="minorBidi"/>
        </w:rPr>
      </w:pPr>
      <w:r>
        <w:rPr>
          <w:rFonts w:cstheme="minorBidi"/>
        </w:rPr>
        <w:br w:type="page"/>
      </w:r>
    </w:p>
    <w:p w14:paraId="69DD8A23" w14:textId="77777777" w:rsidR="003A5C24" w:rsidRDefault="003A5C24" w:rsidP="1B910516">
      <w:pPr>
        <w:rPr>
          <w:rFonts w:cstheme="minorBidi"/>
        </w:rPr>
      </w:pPr>
    </w:p>
    <w:p w14:paraId="76679A9F" w14:textId="0FF5F5A6" w:rsidR="009F09E8" w:rsidRDefault="009F09E8" w:rsidP="1B910516">
      <w:pPr>
        <w:rPr>
          <w:rFonts w:cstheme="minorBidi"/>
        </w:rPr>
      </w:pPr>
      <w:r>
        <w:rPr>
          <w:rFonts w:cstheme="minorBidi"/>
        </w:rPr>
        <w:t>Dosto Neu 6-teiler:</w:t>
      </w:r>
    </w:p>
    <w:p w14:paraId="4600833D" w14:textId="2D4AE11C" w:rsidR="009F09E8" w:rsidRDefault="003A5C24" w:rsidP="1B910516">
      <w:pPr>
        <w:rPr>
          <w:rFonts w:cstheme="minorBidi"/>
        </w:rPr>
      </w:pPr>
      <w:r w:rsidRPr="003A5C24">
        <w:rPr>
          <w:rFonts w:cstheme="minorBidi"/>
          <w:noProof/>
        </w:rPr>
        <w:drawing>
          <wp:inline distT="0" distB="0" distL="0" distR="0" wp14:anchorId="2CAAC471" wp14:editId="45C24F7D">
            <wp:extent cx="5940425" cy="4200525"/>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3"/>
                    <a:stretch>
                      <a:fillRect/>
                    </a:stretch>
                  </pic:blipFill>
                  <pic:spPr>
                    <a:xfrm>
                      <a:off x="0" y="0"/>
                      <a:ext cx="5940425" cy="4200525"/>
                    </a:xfrm>
                    <a:prstGeom prst="rect">
                      <a:avLst/>
                    </a:prstGeom>
                  </pic:spPr>
                </pic:pic>
              </a:graphicData>
            </a:graphic>
          </wp:inline>
        </w:drawing>
      </w:r>
    </w:p>
    <w:p w14:paraId="09C21665" w14:textId="77777777" w:rsidR="005E5D1F" w:rsidRDefault="005E5D1F" w:rsidP="007E191C">
      <w:pPr>
        <w:rPr>
          <w:rFonts w:cstheme="minorHAnsi"/>
        </w:rPr>
      </w:pPr>
    </w:p>
    <w:p w14:paraId="35CA3D6B" w14:textId="77777777" w:rsidR="00336127" w:rsidRDefault="002513E2" w:rsidP="002513E2">
      <w:pPr>
        <w:pStyle w:val="Heading3"/>
      </w:pPr>
      <w:bookmarkStart w:id="846" w:name="_Toc150800007"/>
      <w:r>
        <w:t>Multi</w:t>
      </w:r>
      <w:r w:rsidR="00E77ECE">
        <w:t>-Traction</w:t>
      </w:r>
      <w:bookmarkEnd w:id="846"/>
    </w:p>
    <w:p w14:paraId="35691348" w14:textId="77777777" w:rsidR="001D70BD" w:rsidRDefault="00F13A69" w:rsidP="001D70BD">
      <w:pPr>
        <w:rPr>
          <w:ins w:id="847" w:author="Christopher Kemeter" w:date="2023-11-13T19:37:00Z"/>
          <w:lang w:val="de-AT" w:bidi="th-TH"/>
        </w:rPr>
      </w:pPr>
      <w:del w:id="848" w:author="Ken Cowley" w:date="2023-05-16T06:58:00Z">
        <w:r w:rsidRPr="001D70BD">
          <w:rPr>
            <w:lang w:val="de-AT" w:bidi="th-TH"/>
            <w:rPrChange w:id="849" w:author="Christopher Kemeter" w:date="2023-11-13T19:37:00Z">
              <w:rPr>
                <w:lang w:bidi="th-TH"/>
              </w:rPr>
            </w:rPrChange>
          </w:rPr>
          <w:delText>Each</w:delText>
        </w:r>
        <w:r w:rsidR="00CD054D" w:rsidRPr="001D70BD">
          <w:rPr>
            <w:lang w:val="de-AT" w:bidi="th-TH"/>
            <w:rPrChange w:id="850" w:author="Christopher Kemeter" w:date="2023-11-13T19:37:00Z">
              <w:rPr>
                <w:lang w:bidi="th-TH"/>
              </w:rPr>
            </w:rPrChange>
          </w:rPr>
          <w:delText xml:space="preserve"> </w:delText>
        </w:r>
        <w:r w:rsidR="000A41D1" w:rsidRPr="001D70BD">
          <w:rPr>
            <w:lang w:val="de-AT" w:bidi="th-TH"/>
            <w:rPrChange w:id="851" w:author="Christopher Kemeter" w:date="2023-11-13T19:37:00Z">
              <w:rPr>
                <w:lang w:bidi="th-TH"/>
              </w:rPr>
            </w:rPrChange>
          </w:rPr>
          <w:delText xml:space="preserve">vehicle can be coupled </w:delText>
        </w:r>
        <w:r w:rsidR="00AA4F0E" w:rsidRPr="001D70BD">
          <w:rPr>
            <w:lang w:val="de-AT" w:bidi="th-TH"/>
            <w:rPrChange w:id="852" w:author="Christopher Kemeter" w:date="2023-11-13T19:37:00Z">
              <w:rPr>
                <w:lang w:bidi="th-TH"/>
              </w:rPr>
            </w:rPrChange>
          </w:rPr>
          <w:delText xml:space="preserve">to two or </w:delText>
        </w:r>
        <w:r w:rsidR="76B8E926" w:rsidRPr="001D70BD">
          <w:rPr>
            <w:lang w:val="de-AT" w:bidi="th-TH"/>
            <w:rPrChange w:id="853" w:author="Christopher Kemeter" w:date="2023-11-13T19:37:00Z">
              <w:rPr>
                <w:lang w:bidi="th-TH"/>
              </w:rPr>
            </w:rPrChange>
          </w:rPr>
          <w:delText>up to</w:delText>
        </w:r>
        <w:r w:rsidR="545810D3" w:rsidRPr="001D70BD">
          <w:rPr>
            <w:lang w:val="de-AT" w:bidi="th-TH"/>
            <w:rPrChange w:id="854" w:author="Christopher Kemeter" w:date="2023-11-13T19:37:00Z">
              <w:rPr>
                <w:lang w:bidi="th-TH"/>
              </w:rPr>
            </w:rPrChange>
          </w:rPr>
          <w:delText xml:space="preserve"> </w:delText>
        </w:r>
        <w:r w:rsidR="00AA4F0E" w:rsidRPr="001D70BD">
          <w:rPr>
            <w:lang w:val="de-AT" w:bidi="th-TH"/>
            <w:rPrChange w:id="855" w:author="Christopher Kemeter" w:date="2023-11-13T19:37:00Z">
              <w:rPr>
                <w:lang w:bidi="th-TH"/>
              </w:rPr>
            </w:rPrChange>
          </w:rPr>
          <w:delText xml:space="preserve">four </w:delText>
        </w:r>
        <w:r w:rsidR="00BE18B3" w:rsidRPr="001D70BD">
          <w:rPr>
            <w:lang w:val="de-AT" w:bidi="th-TH"/>
            <w:rPrChange w:id="856" w:author="Christopher Kemeter" w:date="2023-11-13T19:37:00Z">
              <w:rPr>
                <w:lang w:bidi="th-TH"/>
              </w:rPr>
            </w:rPrChange>
          </w:rPr>
          <w:delText>times</w:delText>
        </w:r>
      </w:del>
      <w:ins w:id="857" w:author="Ken Cowley" w:date="2023-05-16T06:58:00Z">
        <w:del w:id="858" w:author="Christopher Kemeter" w:date="2023-11-13T19:37:00Z">
          <w:r w:rsidR="48888189" w:rsidRPr="001D70BD" w:rsidDel="001D70BD">
            <w:rPr>
              <w:lang w:val="de-AT" w:bidi="th-TH"/>
              <w:rPrChange w:id="859" w:author="Christopher Kemeter" w:date="2023-11-13T19:37:00Z">
                <w:rPr>
                  <w:lang w:bidi="th-TH"/>
                </w:rPr>
              </w:rPrChange>
            </w:rPr>
            <w:delText>Up</w:delText>
          </w:r>
          <w:r w:rsidR="00AA4F0E" w:rsidRPr="001D70BD" w:rsidDel="001D70BD">
            <w:rPr>
              <w:lang w:val="de-AT" w:bidi="th-TH"/>
              <w:rPrChange w:id="860" w:author="Christopher Kemeter" w:date="2023-11-13T19:37:00Z">
                <w:rPr>
                  <w:lang w:bidi="th-TH"/>
                </w:rPr>
              </w:rPrChange>
            </w:rPr>
            <w:delText xml:space="preserve"> </w:delText>
          </w:r>
        </w:del>
      </w:ins>
      <w:ins w:id="861" w:author="Christopher Kemeter" w:date="2023-11-13T19:37:00Z">
        <w:r w:rsidR="001D70BD" w:rsidRPr="001D70BD">
          <w:rPr>
            <w:lang w:val="de-AT" w:bidi="th-TH"/>
            <w:rPrChange w:id="862" w:author="Christopher Kemeter" w:date="2023-11-13T19:37:00Z">
              <w:rPr>
                <w:lang w:bidi="th-TH"/>
              </w:rPr>
            </w:rPrChange>
          </w:rPr>
          <w:t xml:space="preserve">Bis zu vier Fahrzeuge können miteinander gekuppelt werden, um eine Zugzusammenstellung zu erstellen. Die Nomad Connect-Anwendung führt regelmäßig eine Infrastrukturautomatik-Erkennung durch (standardmäßig alle 5 Minuten). In Fällen, in denen sich die Zugzusammenstellung geändert hat, werden alle Backbone-Switches und Zugangspunkte erneut erkannt und die Zugzusammenstellung aktualisiert (weitere Details zur Funktionalität des Bordnetzwerks finden Sie im Kapitel zur Netzwerkkonfigurationsverwaltung). In Fällen, in denen mehr als eine CCU in einer Zugzusammenstellung gefunden wird, wählt die ND-Redundanzfunktionalität eine primäre CCU für DHCP-Dienste aus, und alle anderen fungieren als Router für ihr lokales Fahrzeug. </w:t>
        </w:r>
      </w:ins>
    </w:p>
    <w:p w14:paraId="4B9A91F1" w14:textId="2F64499F" w:rsidR="0091604D" w:rsidRPr="001D70BD" w:rsidDel="001D70BD" w:rsidRDefault="001D70BD" w:rsidP="001D70BD">
      <w:pPr>
        <w:rPr>
          <w:ins w:id="863" w:author="Abbas Rizvi" w:date="2023-03-22T17:11:00Z"/>
          <w:del w:id="864" w:author="Christopher Kemeter" w:date="2023-11-13T19:37:00Z"/>
          <w:lang w:val="de-AT" w:bidi="th-TH"/>
          <w:rPrChange w:id="865" w:author="Christopher Kemeter" w:date="2023-11-13T19:37:00Z">
            <w:rPr>
              <w:ins w:id="866" w:author="Abbas Rizvi" w:date="2023-03-22T17:11:00Z"/>
              <w:del w:id="867" w:author="Christopher Kemeter" w:date="2023-11-13T19:37:00Z"/>
              <w:lang w:bidi="th-TH"/>
            </w:rPr>
          </w:rPrChange>
        </w:rPr>
      </w:pPr>
      <w:ins w:id="868" w:author="Christopher Kemeter" w:date="2023-11-13T19:37:00Z">
        <w:r w:rsidRPr="001D70BD">
          <w:rPr>
            <w:lang w:val="de-AT" w:bidi="th-TH"/>
            <w:rPrChange w:id="869" w:author="Christopher Kemeter" w:date="2023-11-13T19:37:00Z">
              <w:rPr>
                <w:lang w:bidi="th-TH"/>
              </w:rPr>
            </w:rPrChange>
          </w:rPr>
          <w:t>Zur Berichterstattung über Mehrfachtraktionszusammenstellungen und im Rahmen dieses Angebots wird Nomad die verfügbaren Zusammenstellungsinformationen aus der Integration von Nomad mit OEBBs JourneyFeed analysieren.</w:t>
        </w:r>
      </w:ins>
      <w:ins w:id="870" w:author="Ken Cowley" w:date="2023-05-16T06:58:00Z">
        <w:del w:id="871" w:author="Christopher Kemeter" w:date="2023-11-13T19:37:00Z">
          <w:r w:rsidR="00AA4F0E" w:rsidRPr="001D70BD" w:rsidDel="001D70BD">
            <w:rPr>
              <w:lang w:val="de-AT" w:bidi="th-TH"/>
              <w:rPrChange w:id="872" w:author="Christopher Kemeter" w:date="2023-11-13T19:37:00Z">
                <w:rPr>
                  <w:lang w:bidi="th-TH"/>
                </w:rPr>
              </w:rPrChange>
            </w:rPr>
            <w:delText xml:space="preserve">to </w:delText>
          </w:r>
          <w:r w:rsidR="48888189" w:rsidRPr="001D70BD" w:rsidDel="001D70BD">
            <w:rPr>
              <w:lang w:val="de-AT" w:bidi="th-TH"/>
              <w:rPrChange w:id="873" w:author="Christopher Kemeter" w:date="2023-11-13T19:37:00Z">
                <w:rPr>
                  <w:lang w:bidi="th-TH"/>
                </w:rPr>
              </w:rPrChange>
            </w:rPr>
            <w:delText>four vehicles may be coupled together</w:delText>
          </w:r>
        </w:del>
      </w:ins>
      <w:del w:id="874" w:author="Christopher Kemeter" w:date="2023-11-13T19:37:00Z">
        <w:r w:rsidR="00AA4F0E" w:rsidRPr="001D70BD" w:rsidDel="001D70BD">
          <w:rPr>
            <w:lang w:val="de-AT" w:bidi="th-TH"/>
            <w:rPrChange w:id="875" w:author="Christopher Kemeter" w:date="2023-11-13T19:37:00Z">
              <w:rPr>
                <w:lang w:bidi="th-TH"/>
              </w:rPr>
            </w:rPrChange>
          </w:rPr>
          <w:delText xml:space="preserve"> to build a train consist</w:delText>
        </w:r>
        <w:r w:rsidR="00476153" w:rsidRPr="001D70BD" w:rsidDel="001D70BD">
          <w:rPr>
            <w:lang w:val="de-AT" w:bidi="th-TH"/>
            <w:rPrChange w:id="876" w:author="Christopher Kemeter" w:date="2023-11-13T19:37:00Z">
              <w:rPr>
                <w:lang w:bidi="th-TH"/>
              </w:rPr>
            </w:rPrChange>
          </w:rPr>
          <w:delText xml:space="preserve">. The Nomad Connect application does a periodic </w:delText>
        </w:r>
        <w:r w:rsidR="00145BF2" w:rsidRPr="001D70BD" w:rsidDel="001D70BD">
          <w:rPr>
            <w:lang w:val="de-AT" w:bidi="th-TH"/>
            <w:rPrChange w:id="877" w:author="Christopher Kemeter" w:date="2023-11-13T19:37:00Z">
              <w:rPr>
                <w:lang w:bidi="th-TH"/>
              </w:rPr>
            </w:rPrChange>
          </w:rPr>
          <w:delText xml:space="preserve">infrastructure </w:delText>
        </w:r>
        <w:r w:rsidR="00476153" w:rsidRPr="001D70BD" w:rsidDel="001D70BD">
          <w:rPr>
            <w:lang w:val="de-AT" w:bidi="th-TH"/>
            <w:rPrChange w:id="878" w:author="Christopher Kemeter" w:date="2023-11-13T19:37:00Z">
              <w:rPr>
                <w:lang w:bidi="th-TH"/>
              </w:rPr>
            </w:rPrChange>
          </w:rPr>
          <w:delText xml:space="preserve">auto-discovery </w:delText>
        </w:r>
      </w:del>
      <w:ins w:id="879" w:author="Abbas Rizvi" w:date="2023-05-11T15:55:00Z">
        <w:del w:id="880" w:author="Christopher Kemeter" w:date="2023-11-13T19:37:00Z">
          <w:r w:rsidR="00CB5E18" w:rsidRPr="001D70BD" w:rsidDel="001D70BD">
            <w:rPr>
              <w:lang w:val="de-AT" w:bidi="th-TH"/>
              <w:rPrChange w:id="881" w:author="Christopher Kemeter" w:date="2023-11-13T19:37:00Z">
                <w:rPr>
                  <w:lang w:bidi="th-TH"/>
                </w:rPr>
              </w:rPrChange>
            </w:rPr>
            <w:delText xml:space="preserve">(every 5 minutes by default) </w:delText>
          </w:r>
        </w:del>
      </w:ins>
      <w:del w:id="882" w:author="Christopher Kemeter" w:date="2023-11-13T19:37:00Z">
        <w:r w:rsidR="00504984" w:rsidRPr="001D70BD" w:rsidDel="001D70BD">
          <w:rPr>
            <w:lang w:val="de-AT" w:bidi="th-TH"/>
            <w:rPrChange w:id="883" w:author="Christopher Kemeter" w:date="2023-11-13T19:37:00Z">
              <w:rPr>
                <w:lang w:bidi="th-TH"/>
              </w:rPr>
            </w:rPrChange>
          </w:rPr>
          <w:delText>and in cases where the train consist has changed, all backbone switches and a</w:delText>
        </w:r>
        <w:r w:rsidR="00E22898" w:rsidRPr="001D70BD" w:rsidDel="001D70BD">
          <w:rPr>
            <w:lang w:val="de-AT" w:bidi="th-TH"/>
            <w:rPrChange w:id="884" w:author="Christopher Kemeter" w:date="2023-11-13T19:37:00Z">
              <w:rPr>
                <w:lang w:bidi="th-TH"/>
              </w:rPr>
            </w:rPrChange>
          </w:rPr>
          <w:delText>ccess points are rediscovered</w:delText>
        </w:r>
        <w:r w:rsidR="7F92D480" w:rsidRPr="001D70BD" w:rsidDel="001D70BD">
          <w:rPr>
            <w:lang w:val="de-AT" w:bidi="th-TH"/>
            <w:rPrChange w:id="885" w:author="Christopher Kemeter" w:date="2023-11-13T19:37:00Z">
              <w:rPr>
                <w:lang w:bidi="th-TH"/>
              </w:rPr>
            </w:rPrChange>
          </w:rPr>
          <w:delText>,</w:delText>
        </w:r>
        <w:r w:rsidR="00E22898" w:rsidRPr="001D70BD" w:rsidDel="001D70BD">
          <w:rPr>
            <w:lang w:val="de-AT" w:bidi="th-TH"/>
            <w:rPrChange w:id="886" w:author="Christopher Kemeter" w:date="2023-11-13T19:37:00Z">
              <w:rPr>
                <w:lang w:bidi="th-TH"/>
              </w:rPr>
            </w:rPrChange>
          </w:rPr>
          <w:delText xml:space="preserve"> and </w:delText>
        </w:r>
        <w:r w:rsidR="007A5C03" w:rsidRPr="001D70BD" w:rsidDel="001D70BD">
          <w:rPr>
            <w:lang w:val="de-AT" w:bidi="th-TH"/>
            <w:rPrChange w:id="887" w:author="Christopher Kemeter" w:date="2023-11-13T19:37:00Z">
              <w:rPr>
                <w:lang w:bidi="th-TH"/>
              </w:rPr>
            </w:rPrChange>
          </w:rPr>
          <w:delText>the train consist updated</w:delText>
        </w:r>
        <w:r w:rsidR="005B792D" w:rsidRPr="001D70BD" w:rsidDel="001D70BD">
          <w:rPr>
            <w:lang w:val="de-AT" w:bidi="th-TH"/>
            <w:rPrChange w:id="888" w:author="Christopher Kemeter" w:date="2023-11-13T19:37:00Z">
              <w:rPr>
                <w:lang w:bidi="th-TH"/>
              </w:rPr>
            </w:rPrChange>
          </w:rPr>
          <w:delText xml:space="preserve"> </w:delText>
        </w:r>
        <w:r w:rsidR="00B53E0A" w:rsidRPr="001D70BD" w:rsidDel="001D70BD">
          <w:rPr>
            <w:lang w:val="de-AT" w:bidi="th-TH"/>
            <w:rPrChange w:id="889" w:author="Christopher Kemeter" w:date="2023-11-13T19:37:00Z">
              <w:rPr>
                <w:lang w:bidi="th-TH"/>
              </w:rPr>
            </w:rPrChange>
          </w:rPr>
          <w:delText xml:space="preserve">(further </w:delText>
        </w:r>
        <w:r w:rsidR="000D4645" w:rsidRPr="001D70BD" w:rsidDel="001D70BD">
          <w:rPr>
            <w:lang w:val="de-AT" w:bidi="th-TH"/>
            <w:rPrChange w:id="890" w:author="Christopher Kemeter" w:date="2023-11-13T19:37:00Z">
              <w:rPr>
                <w:lang w:bidi="th-TH"/>
              </w:rPr>
            </w:rPrChange>
          </w:rPr>
          <w:delText>details</w:delText>
        </w:r>
        <w:r w:rsidR="00B53E0A" w:rsidRPr="001D70BD" w:rsidDel="001D70BD">
          <w:rPr>
            <w:lang w:val="de-AT" w:bidi="th-TH"/>
            <w:rPrChange w:id="891" w:author="Christopher Kemeter" w:date="2023-11-13T19:37:00Z">
              <w:rPr>
                <w:lang w:bidi="th-TH"/>
              </w:rPr>
            </w:rPrChange>
          </w:rPr>
          <w:delText xml:space="preserve"> o</w:delText>
        </w:r>
        <w:r w:rsidR="000D4645" w:rsidRPr="001D70BD" w:rsidDel="001D70BD">
          <w:rPr>
            <w:lang w:val="de-AT" w:bidi="th-TH"/>
            <w:rPrChange w:id="892" w:author="Christopher Kemeter" w:date="2023-11-13T19:37:00Z">
              <w:rPr>
                <w:lang w:bidi="th-TH"/>
              </w:rPr>
            </w:rPrChange>
          </w:rPr>
          <w:delText xml:space="preserve">f </w:delText>
        </w:r>
        <w:r w:rsidR="00A13E94" w:rsidRPr="001D70BD" w:rsidDel="001D70BD">
          <w:rPr>
            <w:lang w:val="de-AT" w:bidi="th-TH"/>
            <w:rPrChange w:id="893" w:author="Christopher Kemeter" w:date="2023-11-13T19:37:00Z">
              <w:rPr>
                <w:lang w:bidi="th-TH"/>
              </w:rPr>
            </w:rPrChange>
          </w:rPr>
          <w:delText>the Onboard-Networking</w:delText>
        </w:r>
        <w:r w:rsidR="000D4645" w:rsidRPr="001D70BD" w:rsidDel="001D70BD">
          <w:rPr>
            <w:lang w:val="de-AT" w:bidi="th-TH"/>
            <w:rPrChange w:id="894" w:author="Christopher Kemeter" w:date="2023-11-13T19:37:00Z">
              <w:rPr>
                <w:lang w:bidi="th-TH"/>
              </w:rPr>
            </w:rPrChange>
          </w:rPr>
          <w:delText xml:space="preserve"> functionality can be found in</w:delText>
        </w:r>
        <w:r w:rsidR="00980C7F" w:rsidRPr="001D70BD" w:rsidDel="001D70BD">
          <w:rPr>
            <w:lang w:val="de-AT" w:bidi="th-TH"/>
            <w:rPrChange w:id="895" w:author="Christopher Kemeter" w:date="2023-11-13T19:37:00Z">
              <w:rPr>
                <w:lang w:bidi="th-TH"/>
              </w:rPr>
            </w:rPrChange>
          </w:rPr>
          <w:delText xml:space="preserve"> </w:delText>
        </w:r>
        <w:r w:rsidR="00BB21D5" w:rsidRPr="001D70BD" w:rsidDel="001D70BD">
          <w:rPr>
            <w:lang w:val="de-AT" w:bidi="th-TH"/>
            <w:rPrChange w:id="896" w:author="Christopher Kemeter" w:date="2023-11-13T19:37:00Z">
              <w:rPr>
                <w:lang w:bidi="th-TH"/>
              </w:rPr>
            </w:rPrChange>
          </w:rPr>
          <w:delText>the Network configuration management chapter)</w:delText>
        </w:r>
        <w:r w:rsidR="00B5205B" w:rsidRPr="001D70BD" w:rsidDel="001D70BD">
          <w:rPr>
            <w:lang w:val="de-AT" w:bidi="th-TH"/>
            <w:rPrChange w:id="897" w:author="Christopher Kemeter" w:date="2023-11-13T19:37:00Z">
              <w:rPr>
                <w:lang w:bidi="th-TH"/>
              </w:rPr>
            </w:rPrChange>
          </w:rPr>
          <w:delText xml:space="preserve">. </w:delText>
        </w:r>
        <w:r w:rsidR="0091604D" w:rsidRPr="001D70BD" w:rsidDel="001D70BD">
          <w:rPr>
            <w:lang w:val="de-AT" w:bidi="th-TH"/>
            <w:rPrChange w:id="898" w:author="Christopher Kemeter" w:date="2023-11-13T19:37:00Z">
              <w:rPr>
                <w:lang w:bidi="th-TH"/>
              </w:rPr>
            </w:rPrChange>
          </w:rPr>
          <w:delText xml:space="preserve"> </w:delText>
        </w:r>
        <w:commentRangeStart w:id="899"/>
        <w:commentRangeStart w:id="900"/>
        <w:r w:rsidR="0091604D" w:rsidRPr="001D70BD" w:rsidDel="001D70BD">
          <w:rPr>
            <w:lang w:val="de-AT" w:bidi="th-TH"/>
            <w:rPrChange w:id="901" w:author="Christopher Kemeter" w:date="2023-11-13T19:37:00Z">
              <w:rPr>
                <w:lang w:bidi="th-TH"/>
              </w:rPr>
            </w:rPrChange>
          </w:rPr>
          <w:delText>In cases where more than one CCU is found in a consist the ND-</w:delText>
        </w:r>
        <w:r w:rsidR="6645A2FB" w:rsidRPr="001D70BD" w:rsidDel="001D70BD">
          <w:rPr>
            <w:lang w:val="de-AT" w:bidi="th-TH"/>
            <w:rPrChange w:id="902" w:author="Christopher Kemeter" w:date="2023-11-13T19:37:00Z">
              <w:rPr>
                <w:lang w:bidi="th-TH"/>
              </w:rPr>
            </w:rPrChange>
          </w:rPr>
          <w:delText>redundancy</w:delText>
        </w:r>
        <w:r w:rsidR="0091604D" w:rsidRPr="001D70BD" w:rsidDel="001D70BD">
          <w:rPr>
            <w:lang w:val="de-AT" w:bidi="th-TH"/>
            <w:rPrChange w:id="903" w:author="Christopher Kemeter" w:date="2023-11-13T19:37:00Z">
              <w:rPr>
                <w:lang w:bidi="th-TH"/>
              </w:rPr>
            </w:rPrChange>
          </w:rPr>
          <w:delText xml:space="preserve"> functionality</w:delText>
        </w:r>
        <w:r w:rsidR="002B3187" w:rsidRPr="001D70BD" w:rsidDel="001D70BD">
          <w:rPr>
            <w:lang w:val="de-AT" w:bidi="th-TH"/>
            <w:rPrChange w:id="904" w:author="Christopher Kemeter" w:date="2023-11-13T19:37:00Z">
              <w:rPr>
                <w:lang w:bidi="th-TH"/>
              </w:rPr>
            </w:rPrChange>
          </w:rPr>
          <w:delText xml:space="preserve"> </w:delText>
        </w:r>
        <w:r w:rsidR="005453D9" w:rsidRPr="001D70BD" w:rsidDel="001D70BD">
          <w:rPr>
            <w:lang w:val="de-AT" w:bidi="th-TH"/>
            <w:rPrChange w:id="905" w:author="Christopher Kemeter" w:date="2023-11-13T19:37:00Z">
              <w:rPr>
                <w:lang w:bidi="th-TH"/>
              </w:rPr>
            </w:rPrChange>
          </w:rPr>
          <w:delText>will</w:delText>
        </w:r>
        <w:r w:rsidR="00937EEE" w:rsidRPr="001D70BD" w:rsidDel="001D70BD">
          <w:rPr>
            <w:lang w:val="de-AT" w:bidi="th-TH"/>
            <w:rPrChange w:id="906" w:author="Christopher Kemeter" w:date="2023-11-13T19:37:00Z">
              <w:rPr>
                <w:lang w:bidi="th-TH"/>
              </w:rPr>
            </w:rPrChange>
          </w:rPr>
          <w:delText xml:space="preserve"> select a primary CCU</w:delText>
        </w:r>
      </w:del>
      <w:ins w:id="907" w:author="Abbas" w:date="2023-05-04T14:41:00Z">
        <w:del w:id="908" w:author="Christopher Kemeter" w:date="2023-11-13T19:37:00Z">
          <w:r w:rsidR="008D2217" w:rsidRPr="001D70BD" w:rsidDel="001D70BD">
            <w:rPr>
              <w:lang w:val="de-AT" w:bidi="th-TH"/>
              <w:rPrChange w:id="909" w:author="Christopher Kemeter" w:date="2023-11-13T19:37:00Z">
                <w:rPr>
                  <w:lang w:bidi="th-TH"/>
                </w:rPr>
              </w:rPrChange>
            </w:rPr>
            <w:delText xml:space="preserve"> for dh</w:delText>
          </w:r>
          <w:r w:rsidR="007B4A5A" w:rsidRPr="001D70BD" w:rsidDel="001D70BD">
            <w:rPr>
              <w:lang w:val="de-AT" w:bidi="th-TH"/>
              <w:rPrChange w:id="910" w:author="Christopher Kemeter" w:date="2023-11-13T19:37:00Z">
                <w:rPr>
                  <w:lang w:bidi="th-TH"/>
                </w:rPr>
              </w:rPrChange>
            </w:rPr>
            <w:delText>cp services</w:delText>
          </w:r>
        </w:del>
      </w:ins>
      <w:del w:id="911" w:author="Christopher Kemeter" w:date="2023-11-13T19:37:00Z">
        <w:r w:rsidR="00937EEE" w:rsidRPr="001D70BD" w:rsidDel="001D70BD">
          <w:rPr>
            <w:lang w:val="de-AT" w:bidi="th-TH"/>
            <w:rPrChange w:id="912" w:author="Christopher Kemeter" w:date="2023-11-13T19:37:00Z">
              <w:rPr>
                <w:lang w:bidi="th-TH"/>
              </w:rPr>
            </w:rPrChange>
          </w:rPr>
          <w:delText xml:space="preserve"> and all others will </w:delText>
        </w:r>
      </w:del>
      <w:ins w:id="913" w:author="Abbas" w:date="2023-05-04T14:41:00Z">
        <w:del w:id="914" w:author="Christopher Kemeter" w:date="2023-11-13T19:37:00Z">
          <w:r w:rsidR="007B4A5A" w:rsidRPr="001D70BD" w:rsidDel="001D70BD">
            <w:rPr>
              <w:lang w:val="de-AT" w:bidi="th-TH"/>
              <w:rPrChange w:id="915" w:author="Christopher Kemeter" w:date="2023-11-13T19:37:00Z">
                <w:rPr>
                  <w:lang w:bidi="th-TH"/>
                </w:rPr>
              </w:rPrChange>
            </w:rPr>
            <w:delText>be routers for their l</w:delText>
          </w:r>
        </w:del>
      </w:ins>
      <w:ins w:id="916" w:author="Abbas" w:date="2023-05-04T14:42:00Z">
        <w:del w:id="917" w:author="Christopher Kemeter" w:date="2023-11-13T19:37:00Z">
          <w:r w:rsidR="007B4A5A" w:rsidRPr="001D70BD" w:rsidDel="001D70BD">
            <w:rPr>
              <w:lang w:val="de-AT" w:bidi="th-TH"/>
              <w:rPrChange w:id="918" w:author="Christopher Kemeter" w:date="2023-11-13T19:37:00Z">
                <w:rPr>
                  <w:lang w:bidi="th-TH"/>
                </w:rPr>
              </w:rPrChange>
            </w:rPr>
            <w:delText>ocal consist</w:delText>
          </w:r>
        </w:del>
      </w:ins>
      <w:ins w:id="919" w:author="Ken Cowley" w:date="2023-05-16T06:59:00Z">
        <w:del w:id="920" w:author="Christopher Kemeter" w:date="2023-11-13T19:37:00Z">
          <w:r w:rsidR="29176549" w:rsidRPr="001D70BD" w:rsidDel="001D70BD">
            <w:rPr>
              <w:lang w:val="de-AT" w:bidi="th-TH"/>
              <w:rPrChange w:id="921" w:author="Christopher Kemeter" w:date="2023-11-13T19:37:00Z">
                <w:rPr>
                  <w:lang w:bidi="th-TH"/>
                </w:rPr>
              </w:rPrChange>
            </w:rPr>
            <w:delText>vehicle</w:delText>
          </w:r>
        </w:del>
      </w:ins>
      <w:commentRangeEnd w:id="899"/>
      <w:del w:id="922" w:author="Christopher Kemeter" w:date="2023-11-13T19:37:00Z">
        <w:r w:rsidR="00F13A69" w:rsidRPr="001D70BD" w:rsidDel="001D70BD">
          <w:rPr>
            <w:rStyle w:val="CommentReference"/>
            <w:sz w:val="22"/>
            <w:szCs w:val="20"/>
            <w:lang w:val="de-AT" w:bidi="th-TH"/>
            <w:rPrChange w:id="923" w:author="Christopher Kemeter" w:date="2023-11-13T19:37:00Z">
              <w:rPr>
                <w:rStyle w:val="CommentReference"/>
                <w:sz w:val="22"/>
                <w:szCs w:val="20"/>
                <w:lang w:bidi="th-TH"/>
              </w:rPr>
            </w:rPrChange>
          </w:rPr>
          <w:commentReference w:id="899"/>
        </w:r>
        <w:commentRangeEnd w:id="900"/>
        <w:r w:rsidR="00F13A69" w:rsidRPr="001D70BD" w:rsidDel="001D70BD">
          <w:rPr>
            <w:rStyle w:val="CommentReference"/>
            <w:sz w:val="22"/>
            <w:szCs w:val="20"/>
            <w:lang w:val="de-AT" w:bidi="th-TH"/>
            <w:rPrChange w:id="924" w:author="Christopher Kemeter" w:date="2023-11-13T19:37:00Z">
              <w:rPr>
                <w:rStyle w:val="CommentReference"/>
                <w:sz w:val="22"/>
                <w:szCs w:val="20"/>
                <w:lang w:bidi="th-TH"/>
              </w:rPr>
            </w:rPrChange>
          </w:rPr>
          <w:commentReference w:id="900"/>
        </w:r>
      </w:del>
      <w:ins w:id="925" w:author="Abbas" w:date="2023-05-04T14:42:00Z">
        <w:del w:id="926" w:author="Christopher Kemeter" w:date="2023-11-13T19:37:00Z">
          <w:r w:rsidR="007B4A5A" w:rsidRPr="001D70BD" w:rsidDel="001D70BD">
            <w:rPr>
              <w:lang w:val="de-AT" w:bidi="th-TH"/>
              <w:rPrChange w:id="927" w:author="Christopher Kemeter" w:date="2023-11-13T19:37:00Z">
                <w:rPr>
                  <w:lang w:bidi="th-TH"/>
                </w:rPr>
              </w:rPrChange>
            </w:rPr>
            <w:delText>.</w:delText>
          </w:r>
        </w:del>
      </w:ins>
      <w:del w:id="928" w:author="Christopher Kemeter" w:date="2023-11-13T19:37:00Z">
        <w:r w:rsidR="00937EEE" w:rsidRPr="001D70BD" w:rsidDel="001D70BD">
          <w:rPr>
            <w:lang w:val="de-AT" w:bidi="th-TH"/>
            <w:rPrChange w:id="929" w:author="Christopher Kemeter" w:date="2023-11-13T19:37:00Z">
              <w:rPr>
                <w:lang w:bidi="th-TH"/>
              </w:rPr>
            </w:rPrChange>
          </w:rPr>
          <w:delText>act as backups</w:delText>
        </w:r>
        <w:r w:rsidR="00811184" w:rsidRPr="001D70BD" w:rsidDel="001D70BD">
          <w:rPr>
            <w:lang w:val="de-AT" w:bidi="th-TH"/>
            <w:rPrChange w:id="930" w:author="Christopher Kemeter" w:date="2023-11-13T19:37:00Z">
              <w:rPr>
                <w:lang w:bidi="th-TH"/>
              </w:rPr>
            </w:rPrChange>
          </w:rPr>
          <w:delText xml:space="preserve"> (described in more detail in the chapter ND-Redundancy</w:delText>
        </w:r>
        <w:r w:rsidR="00B065D0" w:rsidRPr="001D70BD" w:rsidDel="001D70BD">
          <w:rPr>
            <w:lang w:val="de-AT" w:bidi="th-TH"/>
            <w:rPrChange w:id="931" w:author="Christopher Kemeter" w:date="2023-11-13T19:37:00Z">
              <w:rPr>
                <w:lang w:bidi="th-TH"/>
              </w:rPr>
            </w:rPrChange>
          </w:rPr>
          <w:delText>)</w:delText>
        </w:r>
        <w:r w:rsidR="00937EEE" w:rsidRPr="001D70BD" w:rsidDel="001D70BD">
          <w:rPr>
            <w:lang w:val="de-AT" w:bidi="th-TH"/>
            <w:rPrChange w:id="932" w:author="Christopher Kemeter" w:date="2023-11-13T19:37:00Z">
              <w:rPr>
                <w:lang w:bidi="th-TH"/>
              </w:rPr>
            </w:rPrChange>
          </w:rPr>
          <w:delText>.</w:delText>
        </w:r>
      </w:del>
    </w:p>
    <w:p w14:paraId="01B87F10" w14:textId="3ECFB6A5" w:rsidR="002934A7" w:rsidRPr="001D70BD" w:rsidDel="001D70BD" w:rsidRDefault="00596720" w:rsidP="001D70BD">
      <w:pPr>
        <w:rPr>
          <w:ins w:id="933" w:author="Abbas Rizvi" w:date="2023-03-22T17:12:00Z"/>
          <w:del w:id="934" w:author="Christopher Kemeter" w:date="2023-11-13T19:37:00Z"/>
          <w:lang w:val="de-AT" w:bidi="th-TH"/>
          <w:rPrChange w:id="935" w:author="Christopher Kemeter" w:date="2023-11-13T19:37:00Z">
            <w:rPr>
              <w:ins w:id="936" w:author="Abbas Rizvi" w:date="2023-03-22T17:12:00Z"/>
              <w:del w:id="937" w:author="Christopher Kemeter" w:date="2023-11-13T19:37:00Z"/>
              <w:lang w:bidi="th-TH"/>
            </w:rPr>
          </w:rPrChange>
        </w:rPr>
      </w:pPr>
      <w:ins w:id="938" w:author="Abbas Rizvi" w:date="2023-03-22T17:11:00Z">
        <w:del w:id="939" w:author="Christopher Kemeter" w:date="2023-11-13T19:37:00Z">
          <w:r w:rsidRPr="001D70BD" w:rsidDel="001D70BD">
            <w:rPr>
              <w:lang w:val="de-AT" w:bidi="th-TH"/>
              <w:rPrChange w:id="940" w:author="Christopher Kemeter" w:date="2023-11-13T19:37:00Z">
                <w:rPr>
                  <w:lang w:bidi="th-TH"/>
                </w:rPr>
              </w:rPrChange>
            </w:rPr>
            <w:delText xml:space="preserve">For reporting </w:delText>
          </w:r>
        </w:del>
      </w:ins>
      <w:ins w:id="941" w:author="Abbas Rizvi" w:date="2023-03-30T11:23:00Z">
        <w:del w:id="942" w:author="Christopher Kemeter" w:date="2023-11-13T19:37:00Z">
          <w:r w:rsidR="00D80DDB" w:rsidRPr="001D70BD" w:rsidDel="001D70BD">
            <w:rPr>
              <w:lang w:val="de-AT" w:bidi="th-TH"/>
              <w:rPrChange w:id="943" w:author="Christopher Kemeter" w:date="2023-11-13T19:37:00Z">
                <w:rPr>
                  <w:lang w:bidi="th-TH"/>
                </w:rPr>
              </w:rPrChange>
            </w:rPr>
            <w:delText>multi-traction</w:delText>
          </w:r>
        </w:del>
      </w:ins>
      <w:ins w:id="944" w:author="Abbas Rizvi" w:date="2023-03-22T17:11:00Z">
        <w:del w:id="945" w:author="Christopher Kemeter" w:date="2023-11-13T19:37:00Z">
          <w:r w:rsidRPr="001D70BD" w:rsidDel="001D70BD">
            <w:rPr>
              <w:lang w:val="de-AT" w:bidi="th-TH"/>
              <w:rPrChange w:id="946" w:author="Christopher Kemeter" w:date="2023-11-13T19:37:00Z">
                <w:rPr>
                  <w:lang w:bidi="th-TH"/>
                </w:rPr>
              </w:rPrChange>
            </w:rPr>
            <w:delText xml:space="preserve"> consists</w:delText>
          </w:r>
        </w:del>
      </w:ins>
      <w:ins w:id="947" w:author="Abbas Rizvi" w:date="2023-05-11T15:56:00Z">
        <w:del w:id="948" w:author="Christopher Kemeter" w:date="2023-11-13T19:37:00Z">
          <w:r w:rsidR="007A480E" w:rsidRPr="001D70BD" w:rsidDel="001D70BD">
            <w:rPr>
              <w:lang w:val="de-AT" w:bidi="th-TH"/>
              <w:rPrChange w:id="949" w:author="Christopher Kemeter" w:date="2023-11-13T19:37:00Z">
                <w:rPr>
                  <w:lang w:bidi="th-TH"/>
                </w:rPr>
              </w:rPrChange>
            </w:rPr>
            <w:delText xml:space="preserve"> and in the scope of this offer</w:delText>
          </w:r>
        </w:del>
      </w:ins>
      <w:ins w:id="950" w:author="Abbas Rizvi" w:date="2023-05-11T15:58:00Z">
        <w:del w:id="951" w:author="Christopher Kemeter" w:date="2023-11-13T19:37:00Z">
          <w:r w:rsidR="00941430" w:rsidRPr="001D70BD" w:rsidDel="001D70BD">
            <w:rPr>
              <w:lang w:val="de-AT" w:bidi="th-TH"/>
              <w:rPrChange w:id="952" w:author="Christopher Kemeter" w:date="2023-11-13T19:37:00Z">
                <w:rPr>
                  <w:lang w:bidi="th-TH"/>
                </w:rPr>
              </w:rPrChange>
            </w:rPr>
            <w:delText>,</w:delText>
          </w:r>
        </w:del>
      </w:ins>
      <w:ins w:id="953" w:author="Abbas Rizvi" w:date="2023-05-11T15:56:00Z">
        <w:del w:id="954" w:author="Christopher Kemeter" w:date="2023-11-13T19:37:00Z">
          <w:r w:rsidR="007A480E" w:rsidRPr="001D70BD" w:rsidDel="001D70BD">
            <w:rPr>
              <w:lang w:val="de-AT" w:bidi="th-TH"/>
              <w:rPrChange w:id="955" w:author="Christopher Kemeter" w:date="2023-11-13T19:37:00Z">
                <w:rPr>
                  <w:lang w:bidi="th-TH"/>
                </w:rPr>
              </w:rPrChange>
            </w:rPr>
            <w:delText xml:space="preserve"> Nomad will </w:delText>
          </w:r>
          <w:r w:rsidR="00FA298D" w:rsidRPr="001D70BD" w:rsidDel="001D70BD">
            <w:rPr>
              <w:lang w:val="de-AT" w:bidi="th-TH"/>
              <w:rPrChange w:id="956" w:author="Christopher Kemeter" w:date="2023-11-13T19:37:00Z">
                <w:rPr>
                  <w:lang w:bidi="th-TH"/>
                </w:rPr>
              </w:rPrChange>
            </w:rPr>
            <w:delText>parse the consist information available from Nomad’s integration with OEBB</w:delText>
          </w:r>
        </w:del>
      </w:ins>
      <w:ins w:id="957" w:author="Abbas Rizvi" w:date="2023-05-11T15:57:00Z">
        <w:del w:id="958" w:author="Christopher Kemeter" w:date="2023-11-13T19:37:00Z">
          <w:r w:rsidR="0014175D" w:rsidRPr="001D70BD" w:rsidDel="001D70BD">
            <w:rPr>
              <w:lang w:val="de-AT" w:bidi="th-TH"/>
              <w:rPrChange w:id="959" w:author="Christopher Kemeter" w:date="2023-11-13T19:37:00Z">
                <w:rPr>
                  <w:lang w:bidi="th-TH"/>
                </w:rPr>
              </w:rPrChange>
            </w:rPr>
            <w:delText>’s</w:delText>
          </w:r>
        </w:del>
      </w:ins>
      <w:ins w:id="960" w:author="Abbas Rizvi" w:date="2023-05-11T15:56:00Z">
        <w:del w:id="961" w:author="Christopher Kemeter" w:date="2023-11-13T19:37:00Z">
          <w:r w:rsidR="00FA298D" w:rsidRPr="001D70BD" w:rsidDel="001D70BD">
            <w:rPr>
              <w:lang w:val="de-AT" w:bidi="th-TH"/>
              <w:rPrChange w:id="962" w:author="Christopher Kemeter" w:date="2023-11-13T19:37:00Z">
                <w:rPr>
                  <w:lang w:bidi="th-TH"/>
                </w:rPr>
              </w:rPrChange>
            </w:rPr>
            <w:delText xml:space="preserve"> JourneyFeed</w:delText>
          </w:r>
        </w:del>
      </w:ins>
      <w:ins w:id="963" w:author="Abbas Rizvi" w:date="2023-03-30T11:23:00Z">
        <w:del w:id="964" w:author="Christopher Kemeter" w:date="2023-11-13T19:37:00Z">
          <w:r w:rsidR="00DD098B" w:rsidRPr="001D70BD" w:rsidDel="001D70BD">
            <w:rPr>
              <w:lang w:val="de-AT" w:bidi="th-TH"/>
              <w:rPrChange w:id="965" w:author="Christopher Kemeter" w:date="2023-11-13T19:37:00Z">
                <w:rPr>
                  <w:lang w:bidi="th-TH"/>
                </w:rPr>
              </w:rPrChange>
            </w:rPr>
            <w:delText>.</w:delText>
          </w:r>
        </w:del>
      </w:ins>
      <w:ins w:id="966" w:author="Abbas Rizvi" w:date="2023-03-30T11:21:00Z">
        <w:del w:id="967" w:author="Christopher Kemeter" w:date="2023-11-13T19:37:00Z">
          <w:r w:rsidR="00FE2D4A" w:rsidRPr="001D70BD" w:rsidDel="001D70BD">
            <w:rPr>
              <w:lang w:val="de-AT" w:bidi="th-TH"/>
              <w:rPrChange w:id="968" w:author="Christopher Kemeter" w:date="2023-11-13T19:37:00Z">
                <w:rPr>
                  <w:lang w:bidi="th-TH"/>
                </w:rPr>
              </w:rPrChange>
            </w:rPr>
            <w:delText xml:space="preserve"> </w:delText>
          </w:r>
        </w:del>
      </w:ins>
      <w:ins w:id="969" w:author="Abbas Rizvi" w:date="2023-03-30T11:19:00Z">
        <w:del w:id="970" w:author="Christopher Kemeter" w:date="2023-11-13T19:37:00Z">
          <w:r w:rsidR="00BE53B2" w:rsidRPr="001D70BD" w:rsidDel="001D70BD">
            <w:rPr>
              <w:lang w:val="de-AT" w:bidi="th-TH"/>
              <w:rPrChange w:id="971" w:author="Christopher Kemeter" w:date="2023-11-13T19:37:00Z">
                <w:rPr>
                  <w:lang w:bidi="th-TH"/>
                </w:rPr>
              </w:rPrChange>
            </w:rPr>
            <w:delText xml:space="preserve"> </w:delText>
          </w:r>
        </w:del>
      </w:ins>
    </w:p>
    <w:p w14:paraId="46E1DDDE" w14:textId="77777777" w:rsidR="002934A7" w:rsidRPr="001D70BD" w:rsidRDefault="002934A7" w:rsidP="001D70BD">
      <w:pPr>
        <w:rPr>
          <w:ins w:id="972" w:author="Abbas Rizvi" w:date="2023-03-22T17:12:00Z"/>
          <w:lang w:val="de-AT" w:bidi="th-TH"/>
          <w:rPrChange w:id="973" w:author="Christopher Kemeter" w:date="2023-11-13T19:37:00Z">
            <w:rPr>
              <w:ins w:id="974" w:author="Abbas Rizvi" w:date="2023-03-22T17:12:00Z"/>
              <w:lang w:bidi="th-TH"/>
            </w:rPr>
          </w:rPrChange>
        </w:rPr>
      </w:pPr>
      <w:ins w:id="975" w:author="Abbas Rizvi" w:date="2023-03-22T17:12:00Z">
        <w:r w:rsidRPr="001D70BD">
          <w:rPr>
            <w:lang w:val="de-AT" w:bidi="th-TH"/>
            <w:rPrChange w:id="976" w:author="Christopher Kemeter" w:date="2023-11-13T19:37:00Z">
              <w:rPr>
                <w:lang w:bidi="th-TH"/>
              </w:rPr>
            </w:rPrChange>
          </w:rPr>
          <w:br w:type="page"/>
        </w:r>
      </w:ins>
    </w:p>
    <w:p w14:paraId="62C1103F" w14:textId="33E76269" w:rsidR="00596720" w:rsidDel="002D51DF" w:rsidRDefault="00596720" w:rsidP="00E77ECE">
      <w:pPr>
        <w:rPr>
          <w:del w:id="977" w:author="Abbas Rizvi" w:date="2023-04-05T12:03:00Z"/>
          <w:lang w:bidi="th-TH"/>
        </w:rPr>
      </w:pPr>
      <w:bookmarkStart w:id="978" w:name="_Toc135036976"/>
      <w:bookmarkStart w:id="979" w:name="_Toc135040550"/>
      <w:bookmarkStart w:id="980" w:name="_Toc135143764"/>
      <w:bookmarkStart w:id="981" w:name="_Toc150800008"/>
      <w:bookmarkEnd w:id="978"/>
      <w:bookmarkEnd w:id="979"/>
      <w:bookmarkEnd w:id="980"/>
      <w:bookmarkEnd w:id="981"/>
    </w:p>
    <w:p w14:paraId="5130F814" w14:textId="6059869E" w:rsidR="00114A73" w:rsidDel="002934A7" w:rsidRDefault="00114A73" w:rsidP="00114A73">
      <w:pPr>
        <w:rPr>
          <w:del w:id="982" w:author="Abbas Rizvi" w:date="2023-03-22T17:12:00Z"/>
          <w:rStyle w:val="ui-provider"/>
        </w:rPr>
        <w:sectPr w:rsidR="00114A73" w:rsidDel="002934A7" w:rsidSect="00E303FD">
          <w:headerReference w:type="default" r:id="rId18"/>
          <w:footerReference w:type="default" r:id="rId19"/>
          <w:headerReference w:type="first" r:id="rId20"/>
          <w:footerReference w:type="first" r:id="rId21"/>
          <w:pgSz w:w="11907" w:h="16840" w:code="9"/>
          <w:pgMar w:top="1140" w:right="1140" w:bottom="720" w:left="1412" w:header="0" w:footer="544" w:gutter="0"/>
          <w:cols w:space="720"/>
          <w:titlePg/>
          <w:docGrid w:linePitch="272"/>
        </w:sectPr>
      </w:pPr>
      <w:bookmarkStart w:id="985" w:name="_Toc126597956"/>
      <w:bookmarkStart w:id="986" w:name="_Toc126869925"/>
      <w:bookmarkStart w:id="987" w:name="_Toc126875810"/>
      <w:bookmarkStart w:id="988" w:name="_Toc126876901"/>
      <w:bookmarkEnd w:id="985"/>
      <w:bookmarkEnd w:id="986"/>
      <w:bookmarkEnd w:id="987"/>
      <w:bookmarkEnd w:id="988"/>
      <w:del w:id="989" w:author="Abbas Rizvi" w:date="2023-03-22T17:12:00Z">
        <w:r w:rsidRPr="6EF39356" w:rsidDel="002934A7">
          <w:rPr>
            <w:rStyle w:val="ui-provider"/>
          </w:rPr>
          <w:delText xml:space="preserve">A detailed discussion of the requirements around handling upto 4 CCUs in a consist and reporting such consists will be done in the detailed design review stage of the project. </w:delText>
        </w:r>
        <w:r w:rsidRPr="7F171440" w:rsidDel="002934A7">
          <w:rPr>
            <w:rStyle w:val="ui-provider"/>
          </w:rPr>
          <w:delText>In</w:delText>
        </w:r>
        <w:r w:rsidR="2D348FFD" w:rsidRPr="7F171440" w:rsidDel="002934A7">
          <w:rPr>
            <w:rStyle w:val="ui-provider"/>
          </w:rPr>
          <w:delText xml:space="preserve"> </w:delText>
        </w:r>
        <w:r w:rsidRPr="7F171440" w:rsidDel="002934A7">
          <w:rPr>
            <w:rStyle w:val="ui-provider"/>
          </w:rPr>
          <w:delText>case</w:delText>
        </w:r>
        <w:r w:rsidRPr="6EF39356" w:rsidDel="002934A7">
          <w:rPr>
            <w:rStyle w:val="ui-provider"/>
          </w:rPr>
          <w:delText xml:space="preserve"> functionality is required that is not provided by the standard </w:delText>
        </w:r>
        <w:r w:rsidDel="002934A7">
          <w:rPr>
            <w:rStyle w:val="ui-provider"/>
          </w:rPr>
          <w:delText xml:space="preserve">Nomad Connect OBN and </w:delText>
        </w:r>
        <w:r w:rsidRPr="6EF39356" w:rsidDel="002934A7">
          <w:rPr>
            <w:rStyle w:val="ui-provider"/>
          </w:rPr>
          <w:delText>ND-Redundancy package (described in chapters below), Nomad may need to raise a variation order for further development.</w:delText>
        </w:r>
        <w:bookmarkStart w:id="990" w:name="_Toc131068379"/>
        <w:bookmarkStart w:id="991" w:name="_Toc135036977"/>
        <w:bookmarkStart w:id="992" w:name="_Toc135040551"/>
        <w:bookmarkStart w:id="993" w:name="_Toc135143765"/>
        <w:bookmarkStart w:id="994" w:name="_Toc150800009"/>
        <w:bookmarkEnd w:id="990"/>
        <w:bookmarkEnd w:id="991"/>
        <w:bookmarkEnd w:id="992"/>
        <w:bookmarkEnd w:id="993"/>
        <w:bookmarkEnd w:id="994"/>
      </w:del>
    </w:p>
    <w:p w14:paraId="434619D0" w14:textId="71A4C295" w:rsidR="00071F37" w:rsidRPr="006D62D6" w:rsidRDefault="00071F37" w:rsidP="00071F37">
      <w:pPr>
        <w:pStyle w:val="Heading2"/>
      </w:pPr>
      <w:del w:id="995" w:author="Christopher Kemeter" w:date="2023-11-13T19:38:00Z">
        <w:r w:rsidRPr="006D62D6" w:rsidDel="001D70BD">
          <w:delText>Network topology</w:delText>
        </w:r>
      </w:del>
      <w:bookmarkStart w:id="996" w:name="_Toc150800010"/>
      <w:ins w:id="997" w:author="Christopher Kemeter" w:date="2023-11-13T19:38:00Z">
        <w:r w:rsidR="001D70BD">
          <w:t>NetzwerkTopologie</w:t>
        </w:r>
      </w:ins>
      <w:bookmarkEnd w:id="996"/>
    </w:p>
    <w:p w14:paraId="6DA3C035" w14:textId="033E4A9B" w:rsidR="0071312E" w:rsidRPr="001D70BD" w:rsidRDefault="0088666F" w:rsidP="0071312E">
      <w:pPr>
        <w:rPr>
          <w:lang w:val="de-AT"/>
          <w:rPrChange w:id="998" w:author="Christopher Kemeter" w:date="2023-11-13T19:38:00Z">
            <w:rPr/>
          </w:rPrChange>
        </w:rPr>
      </w:pPr>
      <w:del w:id="999" w:author="Christopher Kemeter" w:date="2023-11-13T19:38:00Z">
        <w:r w:rsidRPr="001D70BD" w:rsidDel="001D70BD">
          <w:rPr>
            <w:lang w:val="de-AT"/>
            <w:rPrChange w:id="1000" w:author="Christopher Kemeter" w:date="2023-11-13T19:38:00Z">
              <w:rPr/>
            </w:rPrChange>
          </w:rPr>
          <w:delText>The</w:delText>
        </w:r>
        <w:r w:rsidR="00690924" w:rsidRPr="001D70BD" w:rsidDel="001D70BD">
          <w:rPr>
            <w:lang w:val="de-AT"/>
            <w:rPrChange w:id="1001" w:author="Christopher Kemeter" w:date="2023-11-13T19:38:00Z">
              <w:rPr/>
            </w:rPrChange>
          </w:rPr>
          <w:delText xml:space="preserve"> </w:delText>
        </w:r>
      </w:del>
      <w:ins w:id="1002" w:author="Christopher Kemeter" w:date="2023-11-13T19:38:00Z">
        <w:r w:rsidR="001D70BD" w:rsidRPr="001D70BD">
          <w:rPr>
            <w:lang w:val="de-AT"/>
            <w:rPrChange w:id="1003" w:author="Christopher Kemeter" w:date="2023-11-13T19:38:00Z">
              <w:rPr/>
            </w:rPrChange>
          </w:rPr>
          <w:t>Das Netzwerk und dessen Betrieb und Wartung des IOB-Backbonenetzes im Zug werden von Nomad bereitgestellt. Es gibt jedoch mehrere Teilsysteme, die von Stadler gewartet werden und mit dem IOB-Netzwerk verbunden sind, wie zum Beispiel:</w:t>
        </w:r>
      </w:ins>
      <w:del w:id="1004" w:author="Christopher Kemeter" w:date="2023-11-13T19:38:00Z">
        <w:r w:rsidR="00690924" w:rsidRPr="001D70BD" w:rsidDel="001D70BD">
          <w:rPr>
            <w:lang w:val="de-AT"/>
            <w:rPrChange w:id="1005" w:author="Christopher Kemeter" w:date="2023-11-13T19:38:00Z">
              <w:rPr/>
            </w:rPrChange>
          </w:rPr>
          <w:delText>on-train</w:delText>
        </w:r>
        <w:r w:rsidRPr="001D70BD" w:rsidDel="001D70BD">
          <w:rPr>
            <w:lang w:val="de-AT"/>
            <w:rPrChange w:id="1006" w:author="Christopher Kemeter" w:date="2023-11-13T19:38:00Z">
              <w:rPr/>
            </w:rPrChange>
          </w:rPr>
          <w:delText xml:space="preserve"> IOB backbone network and its operations and maintenance is provided by Nomad. </w:delText>
        </w:r>
      </w:del>
      <w:ins w:id="1007" w:author="Syed Naqvi" w:date="2023-05-15T13:44:00Z">
        <w:del w:id="1008" w:author="Christopher Kemeter" w:date="2023-11-13T19:38:00Z">
          <w:r w:rsidRPr="001D70BD" w:rsidDel="001D70BD">
            <w:rPr>
              <w:lang w:val="de-AT"/>
              <w:rPrChange w:id="1009" w:author="Christopher Kemeter" w:date="2023-11-13T19:38:00Z">
                <w:rPr/>
              </w:rPrChange>
            </w:rPr>
            <w:delText>However</w:delText>
          </w:r>
          <w:r w:rsidR="351109CF" w:rsidRPr="001D70BD" w:rsidDel="001D70BD">
            <w:rPr>
              <w:lang w:val="de-AT"/>
              <w:rPrChange w:id="1010" w:author="Christopher Kemeter" w:date="2023-11-13T19:38:00Z">
                <w:rPr/>
              </w:rPrChange>
            </w:rPr>
            <w:delText>,</w:delText>
          </w:r>
        </w:del>
      </w:ins>
      <w:del w:id="1011" w:author="Christopher Kemeter" w:date="2023-11-13T19:38:00Z">
        <w:r w:rsidRPr="001D70BD" w:rsidDel="001D70BD">
          <w:rPr>
            <w:lang w:val="de-AT"/>
            <w:rPrChange w:id="1012" w:author="Christopher Kemeter" w:date="2023-11-13T19:38:00Z">
              <w:rPr/>
            </w:rPrChange>
          </w:rPr>
          <w:delText xml:space="preserve"> there are a number of sub-systems </w:delText>
        </w:r>
        <w:r w:rsidR="003C4426" w:rsidRPr="001D70BD" w:rsidDel="001D70BD">
          <w:rPr>
            <w:lang w:val="de-AT"/>
            <w:rPrChange w:id="1013" w:author="Christopher Kemeter" w:date="2023-11-13T19:38:00Z">
              <w:rPr/>
            </w:rPrChange>
          </w:rPr>
          <w:delText xml:space="preserve">maintained by Stadler </w:delText>
        </w:r>
        <w:r w:rsidRPr="001D70BD" w:rsidDel="001D70BD">
          <w:rPr>
            <w:lang w:val="de-AT"/>
            <w:rPrChange w:id="1014" w:author="Christopher Kemeter" w:date="2023-11-13T19:38:00Z">
              <w:rPr/>
            </w:rPrChange>
          </w:rPr>
          <w:delText xml:space="preserve">that </w:delText>
        </w:r>
        <w:r w:rsidR="003C4426" w:rsidRPr="001D70BD" w:rsidDel="001D70BD">
          <w:rPr>
            <w:lang w:val="de-AT"/>
            <w:rPrChange w:id="1015" w:author="Christopher Kemeter" w:date="2023-11-13T19:38:00Z">
              <w:rPr/>
            </w:rPrChange>
          </w:rPr>
          <w:delText>connect to the IOB network</w:delText>
        </w:r>
        <w:r w:rsidR="006179EB" w:rsidRPr="001D70BD" w:rsidDel="001D70BD">
          <w:rPr>
            <w:lang w:val="de-AT"/>
            <w:rPrChange w:id="1016" w:author="Christopher Kemeter" w:date="2023-11-13T19:38:00Z">
              <w:rPr/>
            </w:rPrChange>
          </w:rPr>
          <w:delText>, such as:</w:delText>
        </w:r>
      </w:del>
    </w:p>
    <w:p w14:paraId="3E11A505" w14:textId="6DCABC32" w:rsidR="0071312E" w:rsidRPr="00C41746" w:rsidRDefault="006179EB" w:rsidP="0097188A">
      <w:pPr>
        <w:pStyle w:val="ListParagraph"/>
        <w:numPr>
          <w:ilvl w:val="0"/>
          <w:numId w:val="24"/>
        </w:numPr>
      </w:pPr>
      <w:del w:id="1017" w:author="Christopher Kemeter" w:date="2023-11-13T19:38:00Z">
        <w:r w:rsidRPr="00C41746" w:rsidDel="001D70BD">
          <w:delText>Passenger Information System</w:delText>
        </w:r>
      </w:del>
      <w:ins w:id="1018" w:author="Christopher Kemeter" w:date="2023-11-13T19:38:00Z">
        <w:r w:rsidR="001D70BD">
          <w:t>Fahrgastinformationssystem</w:t>
        </w:r>
      </w:ins>
      <w:r w:rsidR="000B5D12" w:rsidRPr="00C41746">
        <w:t xml:space="preserve"> (FIS)</w:t>
      </w:r>
    </w:p>
    <w:p w14:paraId="45F47CB8" w14:textId="1F5A0CB9" w:rsidR="0071312E" w:rsidRPr="00C41746" w:rsidRDefault="001D70BD" w:rsidP="0097188A">
      <w:pPr>
        <w:pStyle w:val="ListParagraph"/>
        <w:numPr>
          <w:ilvl w:val="0"/>
          <w:numId w:val="24"/>
        </w:numPr>
      </w:pPr>
      <w:ins w:id="1019" w:author="Christopher Kemeter" w:date="2023-11-13T19:39:00Z">
        <w:r>
          <w:t xml:space="preserve">Fahrgastzählung </w:t>
        </w:r>
      </w:ins>
      <w:del w:id="1020" w:author="Christopher Kemeter" w:date="2023-11-13T19:39:00Z">
        <w:r w:rsidR="0071312E" w:rsidRPr="00C41746" w:rsidDel="001D70BD">
          <w:delText>Passenger counting</w:delText>
        </w:r>
        <w:r w:rsidR="001A2DDD" w:rsidRPr="00C41746" w:rsidDel="001D70BD">
          <w:delText xml:space="preserve"> </w:delText>
        </w:r>
      </w:del>
      <w:r w:rsidR="001A2DDD" w:rsidRPr="00C41746">
        <w:t>(AFZ)</w:t>
      </w:r>
    </w:p>
    <w:p w14:paraId="6A115FA5" w14:textId="595CAD41" w:rsidR="001A2DDD" w:rsidRPr="00C41746" w:rsidRDefault="001D70BD" w:rsidP="0097188A">
      <w:pPr>
        <w:pStyle w:val="ListParagraph"/>
        <w:numPr>
          <w:ilvl w:val="0"/>
          <w:numId w:val="24"/>
        </w:numPr>
      </w:pPr>
      <w:ins w:id="1021" w:author="Christopher Kemeter" w:date="2023-11-13T19:39:00Z">
        <w:r>
          <w:t>K</w:t>
        </w:r>
      </w:ins>
      <w:del w:id="1022" w:author="Christopher Kemeter" w:date="2023-11-13T19:39:00Z">
        <w:r w:rsidR="001A2DDD" w:rsidRPr="00C41746" w:rsidDel="001D70BD">
          <w:delText xml:space="preserve">CCTV </w:delText>
        </w:r>
      </w:del>
      <w:ins w:id="1023" w:author="Christopher Kemeter" w:date="2023-11-13T19:39:00Z">
        <w:r>
          <w:t>ameras (CCTV)</w:t>
        </w:r>
      </w:ins>
    </w:p>
    <w:p w14:paraId="4F6178C2" w14:textId="11D9DC90" w:rsidR="0071312E" w:rsidRPr="00C41746" w:rsidRDefault="0071312E" w:rsidP="0097188A">
      <w:pPr>
        <w:pStyle w:val="ListParagraph"/>
        <w:numPr>
          <w:ilvl w:val="0"/>
          <w:numId w:val="24"/>
        </w:numPr>
      </w:pPr>
      <w:del w:id="1024" w:author="Christopher Kemeter" w:date="2023-11-13T19:39:00Z">
        <w:r w:rsidRPr="00C41746" w:rsidDel="001D70BD">
          <w:delText>Ticket</w:delText>
        </w:r>
        <w:r w:rsidR="006179EB" w:rsidRPr="00C41746" w:rsidDel="001D70BD">
          <w:delText xml:space="preserve"> and Vending</w:delText>
        </w:r>
        <w:r w:rsidRPr="00C41746" w:rsidDel="001D70BD">
          <w:delText xml:space="preserve"> </w:delText>
        </w:r>
      </w:del>
      <w:ins w:id="1025" w:author="Christopher Kemeter" w:date="2023-11-13T19:39:00Z">
        <w:r w:rsidR="001D70BD">
          <w:t>Fahrkarten- und Verkaufsautomaten</w:t>
        </w:r>
      </w:ins>
      <w:del w:id="1026" w:author="Christopher Kemeter" w:date="2023-11-13T19:39:00Z">
        <w:r w:rsidRPr="00C41746" w:rsidDel="001D70BD">
          <w:delText>machine</w:delText>
        </w:r>
        <w:r w:rsidR="006179EB" w:rsidRPr="00C41746" w:rsidDel="001D70BD">
          <w:delText>s</w:delText>
        </w:r>
      </w:del>
    </w:p>
    <w:p w14:paraId="14D10517" w14:textId="57C5ADA1" w:rsidR="00F0707A" w:rsidRPr="00C41746" w:rsidRDefault="0071312E" w:rsidP="0097188A">
      <w:pPr>
        <w:pStyle w:val="ListParagraph"/>
        <w:numPr>
          <w:ilvl w:val="0"/>
          <w:numId w:val="24"/>
        </w:numPr>
      </w:pPr>
      <w:r w:rsidRPr="00C41746">
        <w:t>RCU (Stadler train computer for diagnostics)</w:t>
      </w:r>
    </w:p>
    <w:p w14:paraId="7FC1DDCD" w14:textId="08DE39F7" w:rsidR="00B83D87" w:rsidDel="00F970BA" w:rsidRDefault="00B83D87" w:rsidP="002935D1">
      <w:pPr>
        <w:rPr>
          <w:del w:id="1027" w:author="Abbas" w:date="2023-05-04T14:48:00Z"/>
        </w:rPr>
      </w:pPr>
    </w:p>
    <w:p w14:paraId="13B9A99A" w14:textId="7D9D2CCE" w:rsidR="00A62FA0" w:rsidRPr="001D70BD" w:rsidDel="002D51DF" w:rsidRDefault="00F42489" w:rsidP="002935D1">
      <w:pPr>
        <w:rPr>
          <w:del w:id="1028" w:author="Abbas Rizvi" w:date="2023-04-05T12:04:00Z"/>
          <w:lang w:val="de-AT"/>
          <w:rPrChange w:id="1029" w:author="Christopher Kemeter" w:date="2023-11-13T19:40:00Z">
            <w:rPr>
              <w:del w:id="1030" w:author="Abbas Rizvi" w:date="2023-04-05T12:04:00Z"/>
            </w:rPr>
          </w:rPrChange>
        </w:rPr>
      </w:pPr>
      <w:r w:rsidRPr="001D70BD">
        <w:rPr>
          <w:lang w:val="de-AT"/>
          <w:rPrChange w:id="1031" w:author="Christopher Kemeter" w:date="2023-11-13T19:40:00Z">
            <w:rPr/>
          </w:rPrChange>
        </w:rPr>
        <w:t xml:space="preserve">Stadler </w:t>
      </w:r>
      <w:ins w:id="1032" w:author="Christopher Kemeter" w:date="2023-11-13T19:39:00Z">
        <w:r w:rsidR="001D70BD" w:rsidRPr="001D70BD">
          <w:rPr>
            <w:lang w:val="de-AT"/>
            <w:rPrChange w:id="1033" w:author="Christopher Kemeter" w:date="2023-11-13T19:40:00Z">
              <w:rPr/>
            </w:rPrChange>
          </w:rPr>
          <w:t>hat die folgenden Dienstleistungen von den IOB-Backboneswitches angefordert, die im Rahmen der Detailed Design Review-Phase des Projekts weiter erörtert werden:</w:t>
        </w:r>
      </w:ins>
      <w:del w:id="1034" w:author="Christopher Kemeter" w:date="2023-11-13T19:39:00Z">
        <w:r w:rsidRPr="001D70BD" w:rsidDel="001D70BD">
          <w:rPr>
            <w:lang w:val="de-AT"/>
            <w:rPrChange w:id="1035" w:author="Christopher Kemeter" w:date="2023-11-13T19:40:00Z">
              <w:rPr/>
            </w:rPrChange>
          </w:rPr>
          <w:delText xml:space="preserve">have requested the following </w:delText>
        </w:r>
        <w:r w:rsidR="00C41746" w:rsidRPr="001D70BD" w:rsidDel="001D70BD">
          <w:rPr>
            <w:lang w:val="de-AT"/>
            <w:rPrChange w:id="1036" w:author="Christopher Kemeter" w:date="2023-11-13T19:40:00Z">
              <w:rPr/>
            </w:rPrChange>
          </w:rPr>
          <w:delText xml:space="preserve">services </w:delText>
        </w:r>
        <w:r w:rsidRPr="001D70BD" w:rsidDel="001D70BD">
          <w:rPr>
            <w:lang w:val="de-AT"/>
            <w:rPrChange w:id="1037" w:author="Christopher Kemeter" w:date="2023-11-13T19:40:00Z">
              <w:rPr/>
            </w:rPrChange>
          </w:rPr>
          <w:delText xml:space="preserve">from </w:delText>
        </w:r>
        <w:r w:rsidR="00B83D87" w:rsidRPr="001D70BD" w:rsidDel="001D70BD">
          <w:rPr>
            <w:lang w:val="de-AT"/>
            <w:rPrChange w:id="1038" w:author="Christopher Kemeter" w:date="2023-11-13T19:40:00Z">
              <w:rPr/>
            </w:rPrChange>
          </w:rPr>
          <w:delText>the</w:delText>
        </w:r>
        <w:r w:rsidR="00C41746" w:rsidRPr="001D70BD" w:rsidDel="001D70BD">
          <w:rPr>
            <w:lang w:val="de-AT"/>
            <w:rPrChange w:id="1039" w:author="Christopher Kemeter" w:date="2023-11-13T19:40:00Z">
              <w:rPr/>
            </w:rPrChange>
          </w:rPr>
          <w:delText xml:space="preserve"> </w:delText>
        </w:r>
        <w:r w:rsidR="00B83D87" w:rsidRPr="001D70BD" w:rsidDel="001D70BD">
          <w:rPr>
            <w:lang w:val="de-AT"/>
            <w:rPrChange w:id="1040" w:author="Christopher Kemeter" w:date="2023-11-13T19:40:00Z">
              <w:rPr/>
            </w:rPrChange>
          </w:rPr>
          <w:delText>IOB</w:delText>
        </w:r>
        <w:r w:rsidR="00C41746" w:rsidRPr="001D70BD" w:rsidDel="001D70BD">
          <w:rPr>
            <w:lang w:val="de-AT"/>
            <w:rPrChange w:id="1041" w:author="Christopher Kemeter" w:date="2023-11-13T19:40:00Z">
              <w:rPr/>
            </w:rPrChange>
          </w:rPr>
          <w:delText xml:space="preserve"> </w:delText>
        </w:r>
        <w:r w:rsidR="00016E2F" w:rsidRPr="001D70BD" w:rsidDel="001D70BD">
          <w:rPr>
            <w:lang w:val="de-AT"/>
            <w:rPrChange w:id="1042" w:author="Christopher Kemeter" w:date="2023-11-13T19:40:00Z">
              <w:rPr/>
            </w:rPrChange>
          </w:rPr>
          <w:delText xml:space="preserve">backbone </w:delText>
        </w:r>
        <w:r w:rsidR="00C41746" w:rsidRPr="001D70BD" w:rsidDel="001D70BD">
          <w:rPr>
            <w:lang w:val="de-AT"/>
            <w:rPrChange w:id="1043" w:author="Christopher Kemeter" w:date="2023-11-13T19:40:00Z">
              <w:rPr/>
            </w:rPrChange>
          </w:rPr>
          <w:delText>switches</w:delText>
        </w:r>
        <w:r w:rsidR="00307ACE" w:rsidRPr="001D70BD" w:rsidDel="001D70BD">
          <w:rPr>
            <w:lang w:val="de-AT"/>
            <w:rPrChange w:id="1044" w:author="Christopher Kemeter" w:date="2023-11-13T19:40:00Z">
              <w:rPr/>
            </w:rPrChange>
          </w:rPr>
          <w:delText xml:space="preserve"> which will be further discussed in the Detailed Design Review phase of the project</w:delText>
        </w:r>
        <w:r w:rsidR="00C41746" w:rsidRPr="001D70BD" w:rsidDel="001D70BD">
          <w:rPr>
            <w:lang w:val="de-AT"/>
            <w:rPrChange w:id="1045" w:author="Christopher Kemeter" w:date="2023-11-13T19:40:00Z">
              <w:rPr/>
            </w:rPrChange>
          </w:rPr>
          <w:delText>:</w:delText>
        </w:r>
      </w:del>
    </w:p>
    <w:p w14:paraId="0E7BAD61" w14:textId="77777777" w:rsidR="00B25175" w:rsidRPr="001D70BD" w:rsidRDefault="00B25175" w:rsidP="002935D1">
      <w:pPr>
        <w:rPr>
          <w:lang w:val="de-AT"/>
          <w:rPrChange w:id="1046" w:author="Christopher Kemeter" w:date="2023-11-13T19:40:00Z">
            <w:rPr/>
          </w:rPrChange>
        </w:rPr>
      </w:pPr>
    </w:p>
    <w:tbl>
      <w:tblPr>
        <w:tblStyle w:val="TableGrid4"/>
        <w:tblW w:w="0" w:type="auto"/>
        <w:tblLook w:val="04A0" w:firstRow="1" w:lastRow="0" w:firstColumn="1" w:lastColumn="0" w:noHBand="0" w:noVBand="1"/>
      </w:tblPr>
      <w:tblGrid>
        <w:gridCol w:w="4680"/>
        <w:gridCol w:w="4665"/>
      </w:tblGrid>
      <w:tr w:rsidR="00352805" w14:paraId="53947276" w14:textId="77777777" w:rsidTr="00F01FC0">
        <w:tc>
          <w:tcPr>
            <w:tcW w:w="4747" w:type="dxa"/>
          </w:tcPr>
          <w:p w14:paraId="43159BFF" w14:textId="32302FBD" w:rsidR="00352805" w:rsidRPr="00F01FC0" w:rsidRDefault="006E06DD" w:rsidP="002935D1">
            <w:pPr>
              <w:rPr>
                <w:b/>
                <w:bCs/>
                <w:highlight w:val="yellow"/>
              </w:rPr>
            </w:pPr>
            <w:r w:rsidRPr="00F01FC0">
              <w:rPr>
                <w:b/>
                <w:bCs/>
              </w:rPr>
              <w:t xml:space="preserve">Stadler </w:t>
            </w:r>
            <w:del w:id="1047" w:author="Christopher Kemeter" w:date="2023-11-13T19:40:00Z">
              <w:r w:rsidRPr="00F01FC0" w:rsidDel="00960F8E">
                <w:rPr>
                  <w:b/>
                  <w:bCs/>
                </w:rPr>
                <w:delText>requirements</w:delText>
              </w:r>
            </w:del>
            <w:ins w:id="1048" w:author="Christopher Kemeter" w:date="2023-11-13T19:40:00Z">
              <w:r w:rsidR="00960F8E">
                <w:rPr>
                  <w:b/>
                  <w:bCs/>
                </w:rPr>
                <w:t>Anforderungen</w:t>
              </w:r>
            </w:ins>
            <w:r w:rsidRPr="00F01FC0">
              <w:rPr>
                <w:b/>
                <w:bCs/>
              </w:rPr>
              <w:t>:</w:t>
            </w:r>
          </w:p>
        </w:tc>
        <w:tc>
          <w:tcPr>
            <w:tcW w:w="4748" w:type="dxa"/>
          </w:tcPr>
          <w:p w14:paraId="2F0E530A" w14:textId="6B5C8F01" w:rsidR="00352805" w:rsidRPr="00F01FC0" w:rsidRDefault="006E06DD" w:rsidP="002935D1">
            <w:pPr>
              <w:rPr>
                <w:b/>
                <w:bCs/>
              </w:rPr>
            </w:pPr>
            <w:r w:rsidRPr="00F01FC0">
              <w:rPr>
                <w:b/>
                <w:bCs/>
              </w:rPr>
              <w:t xml:space="preserve">Nomad </w:t>
            </w:r>
            <w:del w:id="1049" w:author="Christopher Kemeter" w:date="2023-11-13T19:40:00Z">
              <w:r w:rsidRPr="00F01FC0" w:rsidDel="00960F8E">
                <w:rPr>
                  <w:b/>
                  <w:bCs/>
                </w:rPr>
                <w:delText>compliance</w:delText>
              </w:r>
            </w:del>
            <w:ins w:id="1050" w:author="Christopher Kemeter" w:date="2023-11-13T19:40:00Z">
              <w:r w:rsidR="00960F8E">
                <w:rPr>
                  <w:b/>
                  <w:bCs/>
                </w:rPr>
                <w:t>Konformität</w:t>
              </w:r>
            </w:ins>
          </w:p>
        </w:tc>
      </w:tr>
      <w:tr w:rsidR="00352805" w14:paraId="236EB00D" w14:textId="77777777" w:rsidTr="00F01FC0">
        <w:tc>
          <w:tcPr>
            <w:tcW w:w="4747" w:type="dxa"/>
          </w:tcPr>
          <w:p w14:paraId="6E44A34E" w14:textId="77777777" w:rsidR="006E06DD" w:rsidRPr="00F01FC0" w:rsidRDefault="006E06DD" w:rsidP="006E06DD">
            <w:r w:rsidRPr="00F01FC0">
              <w:t>-Startup Zeit maximal 30 Sekunden</w:t>
            </w:r>
          </w:p>
          <w:p w14:paraId="00F7EBD1" w14:textId="77777777" w:rsidR="00352805" w:rsidRPr="00F01FC0" w:rsidRDefault="00352805" w:rsidP="002935D1"/>
        </w:tc>
        <w:tc>
          <w:tcPr>
            <w:tcW w:w="4748" w:type="dxa"/>
          </w:tcPr>
          <w:p w14:paraId="421E6753" w14:textId="2A21C6C5" w:rsidR="00352805" w:rsidRDefault="00960F8E" w:rsidP="002935D1">
            <w:ins w:id="1051" w:author="Christopher Kemeter" w:date="2023-11-13T19:40:00Z">
              <w:r>
                <w:t>Ja</w:t>
              </w:r>
            </w:ins>
            <w:del w:id="1052" w:author="Christopher Kemeter" w:date="2023-11-13T19:40:00Z">
              <w:r w:rsidR="00114A73" w:rsidDel="00960F8E">
                <w:delText>Yes</w:delText>
              </w:r>
            </w:del>
          </w:p>
        </w:tc>
      </w:tr>
      <w:tr w:rsidR="00352805" w14:paraId="287FD074" w14:textId="77777777" w:rsidTr="00F01FC0">
        <w:tc>
          <w:tcPr>
            <w:tcW w:w="4747" w:type="dxa"/>
          </w:tcPr>
          <w:p w14:paraId="4F4E2AD3" w14:textId="77777777" w:rsidR="006E06DD" w:rsidRPr="00F01FC0" w:rsidRDefault="006E06DD" w:rsidP="006E06DD">
            <w:r w:rsidRPr="00F01FC0">
              <w:t>-DNS Server</w:t>
            </w:r>
          </w:p>
          <w:p w14:paraId="686499F1" w14:textId="77777777" w:rsidR="00352805" w:rsidRPr="00F01FC0" w:rsidRDefault="00352805" w:rsidP="002935D1"/>
        </w:tc>
        <w:tc>
          <w:tcPr>
            <w:tcW w:w="4748" w:type="dxa"/>
          </w:tcPr>
          <w:p w14:paraId="7672ADBB" w14:textId="399C3550" w:rsidR="00352805" w:rsidRDefault="00960F8E" w:rsidP="002935D1">
            <w:ins w:id="1053" w:author="Christopher Kemeter" w:date="2023-11-13T19:40:00Z">
              <w:r>
                <w:t>Ja</w:t>
              </w:r>
            </w:ins>
            <w:del w:id="1054" w:author="Christopher Kemeter" w:date="2023-11-13T19:40:00Z">
              <w:r w:rsidR="00F93D86" w:rsidDel="00960F8E">
                <w:delText>Yes</w:delText>
              </w:r>
            </w:del>
          </w:p>
        </w:tc>
      </w:tr>
      <w:tr w:rsidR="00352805" w14:paraId="7CB1F16E" w14:textId="77777777" w:rsidTr="00F01FC0">
        <w:tc>
          <w:tcPr>
            <w:tcW w:w="4747" w:type="dxa"/>
          </w:tcPr>
          <w:p w14:paraId="7DEC5ABC" w14:textId="77777777" w:rsidR="006E06DD" w:rsidRPr="00F01FC0" w:rsidRDefault="006E06DD" w:rsidP="006E06DD"/>
          <w:p w14:paraId="6F61CE89" w14:textId="77777777" w:rsidR="006E06DD" w:rsidRPr="00F01FC0" w:rsidRDefault="006E06DD" w:rsidP="006E06DD">
            <w:r w:rsidRPr="00F01FC0">
              <w:t>-Port Based DHCP</w:t>
            </w:r>
          </w:p>
          <w:p w14:paraId="4A6CACCF" w14:textId="77777777" w:rsidR="00352805" w:rsidRPr="00F01FC0" w:rsidRDefault="00352805" w:rsidP="002935D1"/>
        </w:tc>
        <w:tc>
          <w:tcPr>
            <w:tcW w:w="4748" w:type="dxa"/>
          </w:tcPr>
          <w:p w14:paraId="462E63A8" w14:textId="11DD790F" w:rsidR="00352805" w:rsidRDefault="00960F8E" w:rsidP="002935D1">
            <w:ins w:id="1055" w:author="Christopher Kemeter" w:date="2023-11-13T19:40:00Z">
              <w:r>
                <w:t>Ja</w:t>
              </w:r>
            </w:ins>
            <w:del w:id="1056" w:author="Christopher Kemeter" w:date="2023-11-13T19:40:00Z">
              <w:r w:rsidR="00F93D86" w:rsidDel="00960F8E">
                <w:delText>Yes</w:delText>
              </w:r>
            </w:del>
          </w:p>
        </w:tc>
      </w:tr>
      <w:tr w:rsidR="00352805" w14:paraId="634E674B" w14:textId="77777777" w:rsidTr="00F01FC0">
        <w:tc>
          <w:tcPr>
            <w:tcW w:w="4747" w:type="dxa"/>
          </w:tcPr>
          <w:p w14:paraId="58D61EF9" w14:textId="77777777" w:rsidR="006E06DD" w:rsidRPr="00F01FC0" w:rsidRDefault="006E06DD" w:rsidP="006E06DD">
            <w:r w:rsidRPr="00F01FC0">
              <w:t>-IP / Netmask</w:t>
            </w:r>
          </w:p>
          <w:p w14:paraId="5187FB27" w14:textId="77777777" w:rsidR="00352805" w:rsidRPr="00F01FC0" w:rsidRDefault="00352805" w:rsidP="002935D1"/>
        </w:tc>
        <w:tc>
          <w:tcPr>
            <w:tcW w:w="4748" w:type="dxa"/>
          </w:tcPr>
          <w:p w14:paraId="68BADA1D" w14:textId="13FFB0DF" w:rsidR="00352805" w:rsidRDefault="00960F8E" w:rsidP="002935D1">
            <w:ins w:id="1057" w:author="Christopher Kemeter" w:date="2023-11-13T19:40:00Z">
              <w:r>
                <w:t>Ja</w:t>
              </w:r>
            </w:ins>
            <w:del w:id="1058" w:author="Christopher Kemeter" w:date="2023-11-13T19:40:00Z">
              <w:r w:rsidR="00F93D86" w:rsidDel="00960F8E">
                <w:delText>Yes</w:delText>
              </w:r>
            </w:del>
          </w:p>
        </w:tc>
      </w:tr>
      <w:tr w:rsidR="00352805" w14:paraId="40E06962" w14:textId="77777777" w:rsidTr="00F01FC0">
        <w:tc>
          <w:tcPr>
            <w:tcW w:w="4747" w:type="dxa"/>
          </w:tcPr>
          <w:p w14:paraId="649F14D2" w14:textId="77777777" w:rsidR="006E06DD" w:rsidRPr="00F01FC0" w:rsidRDefault="006E06DD" w:rsidP="006E06DD">
            <w:r w:rsidRPr="00F01FC0">
              <w:t>-Gateway</w:t>
            </w:r>
          </w:p>
          <w:p w14:paraId="51DDA381" w14:textId="77777777" w:rsidR="00352805" w:rsidRPr="00F01FC0" w:rsidRDefault="00352805" w:rsidP="002935D1"/>
        </w:tc>
        <w:tc>
          <w:tcPr>
            <w:tcW w:w="4748" w:type="dxa"/>
          </w:tcPr>
          <w:p w14:paraId="3ED65DFC" w14:textId="39BCBA8C" w:rsidR="00352805" w:rsidRDefault="00960F8E" w:rsidP="002935D1">
            <w:ins w:id="1059" w:author="Christopher Kemeter" w:date="2023-11-13T19:40:00Z">
              <w:r>
                <w:t>Ja</w:t>
              </w:r>
            </w:ins>
            <w:del w:id="1060" w:author="Christopher Kemeter" w:date="2023-11-13T19:40:00Z">
              <w:r w:rsidR="00F93D86" w:rsidDel="00960F8E">
                <w:delText>Yes</w:delText>
              </w:r>
            </w:del>
          </w:p>
        </w:tc>
      </w:tr>
      <w:tr w:rsidR="00352805" w14:paraId="76121BB7" w14:textId="77777777" w:rsidTr="00F01FC0">
        <w:tc>
          <w:tcPr>
            <w:tcW w:w="4747" w:type="dxa"/>
          </w:tcPr>
          <w:p w14:paraId="420AD810" w14:textId="77777777" w:rsidR="006E06DD" w:rsidRPr="00F01FC0" w:rsidRDefault="006E06DD" w:rsidP="006E06DD">
            <w:r w:rsidRPr="00F01FC0">
              <w:t>-NTP Server</w:t>
            </w:r>
          </w:p>
          <w:p w14:paraId="7C37B076" w14:textId="77777777" w:rsidR="00352805" w:rsidRPr="00F01FC0" w:rsidRDefault="00352805" w:rsidP="006E06DD"/>
        </w:tc>
        <w:tc>
          <w:tcPr>
            <w:tcW w:w="4748" w:type="dxa"/>
          </w:tcPr>
          <w:p w14:paraId="7F79933A" w14:textId="433E009E" w:rsidR="00352805" w:rsidRDefault="00960F8E" w:rsidP="002935D1">
            <w:ins w:id="1061" w:author="Christopher Kemeter" w:date="2023-11-13T19:40:00Z">
              <w:r>
                <w:t>Ja</w:t>
              </w:r>
            </w:ins>
            <w:del w:id="1062" w:author="Christopher Kemeter" w:date="2023-11-13T19:40:00Z">
              <w:r w:rsidR="00F93D86" w:rsidDel="00960F8E">
                <w:delText>Yes</w:delText>
              </w:r>
            </w:del>
          </w:p>
        </w:tc>
      </w:tr>
      <w:tr w:rsidR="00352805" w14:paraId="1730180F" w14:textId="77777777" w:rsidTr="00F01FC0">
        <w:tc>
          <w:tcPr>
            <w:tcW w:w="4747" w:type="dxa"/>
          </w:tcPr>
          <w:p w14:paraId="297E2282" w14:textId="77777777" w:rsidR="006E06DD" w:rsidRPr="00F01FC0" w:rsidRDefault="006E06DD" w:rsidP="006E06DD">
            <w:r w:rsidRPr="00F01FC0">
              <w:t>-NTP Server und Client</w:t>
            </w:r>
          </w:p>
          <w:p w14:paraId="2FBE413B" w14:textId="77777777" w:rsidR="00352805" w:rsidRPr="00F01FC0" w:rsidRDefault="00352805" w:rsidP="002935D1"/>
        </w:tc>
        <w:tc>
          <w:tcPr>
            <w:tcW w:w="4748" w:type="dxa"/>
          </w:tcPr>
          <w:p w14:paraId="30D930C1" w14:textId="36FEAF97" w:rsidR="00352805" w:rsidRDefault="00960F8E" w:rsidP="002935D1">
            <w:ins w:id="1063" w:author="Christopher Kemeter" w:date="2023-11-13T19:40:00Z">
              <w:r>
                <w:t>Ja</w:t>
              </w:r>
            </w:ins>
            <w:del w:id="1064" w:author="Christopher Kemeter" w:date="2023-11-13T19:40:00Z">
              <w:r w:rsidR="00F93D86" w:rsidDel="00960F8E">
                <w:delText>Yes</w:delText>
              </w:r>
            </w:del>
          </w:p>
        </w:tc>
      </w:tr>
      <w:tr w:rsidR="006E06DD" w14:paraId="4E10F064" w14:textId="77777777" w:rsidTr="00F01FC0">
        <w:tc>
          <w:tcPr>
            <w:tcW w:w="4747" w:type="dxa"/>
          </w:tcPr>
          <w:p w14:paraId="4D52B815" w14:textId="77777777" w:rsidR="006E06DD" w:rsidRPr="00F01FC0" w:rsidRDefault="006E06DD" w:rsidP="006E06DD">
            <w:pPr>
              <w:rPr>
                <w:lang w:val="de-AT"/>
              </w:rPr>
            </w:pPr>
            <w:r w:rsidRPr="00F01FC0">
              <w:rPr>
                <w:lang w:val="de-AT"/>
              </w:rPr>
              <w:t>-SNMPV3 (Zustand der Netzwerkstrutur)</w:t>
            </w:r>
          </w:p>
          <w:p w14:paraId="005B91AF" w14:textId="77777777" w:rsidR="006E06DD" w:rsidRPr="00F01FC0" w:rsidRDefault="006E06DD" w:rsidP="006E06DD"/>
        </w:tc>
        <w:tc>
          <w:tcPr>
            <w:tcW w:w="4748" w:type="dxa"/>
          </w:tcPr>
          <w:p w14:paraId="53F08AFD" w14:textId="60DD07AA" w:rsidR="006E06DD" w:rsidRDefault="00960F8E" w:rsidP="002935D1">
            <w:ins w:id="1065" w:author="Christopher Kemeter" w:date="2023-11-13T19:40:00Z">
              <w:r>
                <w:t>Ja</w:t>
              </w:r>
            </w:ins>
            <w:del w:id="1066" w:author="Christopher Kemeter" w:date="2023-11-13T19:40:00Z">
              <w:r w:rsidR="00F93D86" w:rsidDel="00960F8E">
                <w:delText>Yes</w:delText>
              </w:r>
            </w:del>
          </w:p>
        </w:tc>
      </w:tr>
      <w:tr w:rsidR="006E06DD" w:rsidRPr="006E06DD" w14:paraId="03DD9528" w14:textId="77777777" w:rsidTr="00F01FC0">
        <w:tc>
          <w:tcPr>
            <w:tcW w:w="4747" w:type="dxa"/>
          </w:tcPr>
          <w:p w14:paraId="26872263" w14:textId="77777777" w:rsidR="006E06DD" w:rsidRPr="00F01FC0" w:rsidRDefault="006E06DD" w:rsidP="006E06DD">
            <w:pPr>
              <w:rPr>
                <w:lang w:val="de-AT"/>
              </w:rPr>
            </w:pPr>
            <w:r w:rsidRPr="00F01FC0">
              <w:rPr>
                <w:lang w:val="de-AT"/>
              </w:rPr>
              <w:t>-Pro Port</w:t>
            </w:r>
          </w:p>
          <w:p w14:paraId="293EFF9E" w14:textId="77777777" w:rsidR="006E06DD" w:rsidRPr="00F01FC0" w:rsidRDefault="006E06DD" w:rsidP="006E06DD">
            <w:pPr>
              <w:ind w:left="562"/>
              <w:rPr>
                <w:lang w:val="de-AT"/>
              </w:rPr>
            </w:pPr>
            <w:r w:rsidRPr="00F01FC0">
              <w:rPr>
                <w:lang w:val="de-AT"/>
              </w:rPr>
              <w:t>-Link Zustand</w:t>
            </w:r>
          </w:p>
          <w:p w14:paraId="70E10718" w14:textId="77777777" w:rsidR="006E06DD" w:rsidRPr="00F01FC0" w:rsidRDefault="006E06DD" w:rsidP="006E06DD">
            <w:pPr>
              <w:ind w:left="562"/>
              <w:rPr>
                <w:lang w:val="de-AT"/>
              </w:rPr>
            </w:pPr>
            <w:r w:rsidRPr="00F01FC0">
              <w:rPr>
                <w:lang w:val="de-AT"/>
              </w:rPr>
              <w:t>-Auslastung</w:t>
            </w:r>
          </w:p>
          <w:p w14:paraId="03DA147D" w14:textId="77777777" w:rsidR="006E06DD" w:rsidRPr="00F01FC0" w:rsidRDefault="006E06DD" w:rsidP="006E06DD">
            <w:pPr>
              <w:ind w:left="562"/>
              <w:rPr>
                <w:lang w:val="de-AT"/>
              </w:rPr>
            </w:pPr>
            <w:r w:rsidRPr="00F01FC0">
              <w:rPr>
                <w:lang w:val="de-AT"/>
              </w:rPr>
              <w:t>-Angeschlossene MAC Adresse</w:t>
            </w:r>
          </w:p>
          <w:p w14:paraId="7663A039" w14:textId="77777777" w:rsidR="006E06DD" w:rsidRPr="00F01FC0" w:rsidRDefault="006E06DD" w:rsidP="006E06DD">
            <w:pPr>
              <w:rPr>
                <w:lang w:val="de-AT"/>
              </w:rPr>
            </w:pPr>
          </w:p>
        </w:tc>
        <w:tc>
          <w:tcPr>
            <w:tcW w:w="4748" w:type="dxa"/>
          </w:tcPr>
          <w:p w14:paraId="67069DB8" w14:textId="5C18A413" w:rsidR="006E06DD" w:rsidRPr="006E06DD" w:rsidRDefault="00114A73" w:rsidP="002935D1">
            <w:pPr>
              <w:rPr>
                <w:lang w:val="de-AT"/>
              </w:rPr>
            </w:pPr>
            <w:r>
              <w:rPr>
                <w:lang w:val="de-AT"/>
              </w:rPr>
              <w:t>To be clarified</w:t>
            </w:r>
          </w:p>
        </w:tc>
      </w:tr>
      <w:tr w:rsidR="006E06DD" w:rsidRPr="00D10705" w14:paraId="478647B7" w14:textId="77777777" w:rsidTr="00F01FC0">
        <w:tc>
          <w:tcPr>
            <w:tcW w:w="4747" w:type="dxa"/>
          </w:tcPr>
          <w:p w14:paraId="09E1D52F" w14:textId="4542471D" w:rsidR="006E06DD" w:rsidRPr="00F01FC0" w:rsidRDefault="006E06DD" w:rsidP="006E06DD">
            <w:pPr>
              <w:rPr>
                <w:lang w:val="de-AT"/>
              </w:rPr>
            </w:pPr>
            <w:r w:rsidRPr="00F01FC0">
              <w:rPr>
                <w:lang w:val="de-AT"/>
              </w:rPr>
              <w:t>-Benutzerauthentifizierung auf allen Schnittstellen: Webinterface, SNMP, Seriell</w:t>
            </w:r>
          </w:p>
        </w:tc>
        <w:tc>
          <w:tcPr>
            <w:tcW w:w="4748" w:type="dxa"/>
          </w:tcPr>
          <w:p w14:paraId="3E5A2938" w14:textId="46B53666" w:rsidR="006E06DD" w:rsidRPr="003F05A7" w:rsidRDefault="1E32D2C9" w:rsidP="15906C68">
            <w:pPr>
              <w:rPr>
                <w:ins w:id="1067" w:author="Ken Cowley" w:date="2023-05-16T07:06:00Z"/>
                <w:rPrChange w:id="1068" w:author="Abbas Rizvi" w:date="2023-05-16T14:25:00Z">
                  <w:rPr>
                    <w:ins w:id="1069" w:author="Ken Cowley" w:date="2023-05-16T07:06:00Z"/>
                    <w:lang w:val="de-AT"/>
                  </w:rPr>
                </w:rPrChange>
              </w:rPr>
            </w:pPr>
            <w:ins w:id="1070" w:author="Ken Cowley" w:date="2023-05-16T07:06:00Z">
              <w:r w:rsidRPr="003F05A7">
                <w:rPr>
                  <w:rPrChange w:id="1071" w:author="Abbas Rizvi" w:date="2023-05-16T14:25:00Z">
                    <w:rPr>
                      <w:lang w:val="de-AT"/>
                    </w:rPr>
                  </w:rPrChange>
                </w:rPr>
                <w:t xml:space="preserve">SNMP – </w:t>
              </w:r>
            </w:ins>
            <w:ins w:id="1072" w:author="Christopher Kemeter" w:date="2023-11-13T19:41:00Z">
              <w:r w:rsidR="00960F8E">
                <w:t>Ja</w:t>
              </w:r>
            </w:ins>
            <w:ins w:id="1073" w:author="Ken Cowley" w:date="2023-05-16T07:06:00Z">
              <w:del w:id="1074" w:author="Christopher Kemeter" w:date="2023-11-13T19:41:00Z">
                <w:r w:rsidRPr="003F05A7" w:rsidDel="00960F8E">
                  <w:rPr>
                    <w:rPrChange w:id="1075" w:author="Abbas Rizvi" w:date="2023-05-16T14:25:00Z">
                      <w:rPr>
                        <w:lang w:val="de-AT"/>
                      </w:rPr>
                    </w:rPrChange>
                  </w:rPr>
                  <w:delText>Yes</w:delText>
                </w:r>
              </w:del>
            </w:ins>
          </w:p>
          <w:p w14:paraId="375199A8" w14:textId="3918F77A" w:rsidR="006E06DD" w:rsidRPr="003F05A7" w:rsidRDefault="1E32D2C9" w:rsidP="15906C68">
            <w:pPr>
              <w:rPr>
                <w:ins w:id="1076" w:author="Ken Cowley" w:date="2023-05-16T07:06:00Z"/>
                <w:rPrChange w:id="1077" w:author="Abbas Rizvi" w:date="2023-05-16T14:25:00Z">
                  <w:rPr>
                    <w:ins w:id="1078" w:author="Ken Cowley" w:date="2023-05-16T07:06:00Z"/>
                    <w:lang w:val="de-AT"/>
                  </w:rPr>
                </w:rPrChange>
              </w:rPr>
            </w:pPr>
            <w:ins w:id="1079" w:author="Ken Cowley" w:date="2023-05-16T07:06:00Z">
              <w:r w:rsidRPr="003F05A7">
                <w:rPr>
                  <w:rPrChange w:id="1080" w:author="Abbas Rizvi" w:date="2023-05-16T14:25:00Z">
                    <w:rPr>
                      <w:lang w:val="de-AT"/>
                    </w:rPr>
                  </w:rPrChange>
                </w:rPr>
                <w:t xml:space="preserve">Web – </w:t>
              </w:r>
            </w:ins>
            <w:ins w:id="1081" w:author="Christopher Kemeter" w:date="2023-11-13T19:41:00Z">
              <w:r w:rsidR="00960F8E">
                <w:t>Ja</w:t>
              </w:r>
            </w:ins>
            <w:ins w:id="1082" w:author="Ken Cowley" w:date="2023-05-16T07:06:00Z">
              <w:del w:id="1083" w:author="Christopher Kemeter" w:date="2023-11-13T19:41:00Z">
                <w:r w:rsidRPr="003F05A7" w:rsidDel="00960F8E">
                  <w:rPr>
                    <w:rPrChange w:id="1084" w:author="Abbas Rizvi" w:date="2023-05-16T14:25:00Z">
                      <w:rPr>
                        <w:lang w:val="de-AT"/>
                      </w:rPr>
                    </w:rPrChange>
                  </w:rPr>
                  <w:delText>Yes</w:delText>
                </w:r>
              </w:del>
            </w:ins>
          </w:p>
          <w:p w14:paraId="37BC228D" w14:textId="60A8AB6C" w:rsidR="006E06DD" w:rsidRPr="003F05A7" w:rsidRDefault="1E32D2C9" w:rsidP="002935D1">
            <w:pPr>
              <w:rPr>
                <w:rPrChange w:id="1085" w:author="Abbas Rizvi" w:date="2023-05-16T14:25:00Z">
                  <w:rPr>
                    <w:lang w:val="de-AT"/>
                  </w:rPr>
                </w:rPrChange>
              </w:rPr>
            </w:pPr>
            <w:ins w:id="1086" w:author="Ken Cowley" w:date="2023-05-16T07:06:00Z">
              <w:r w:rsidRPr="003F05A7">
                <w:rPr>
                  <w:rPrChange w:id="1087" w:author="Abbas Rizvi" w:date="2023-05-16T14:25:00Z">
                    <w:rPr>
                      <w:lang w:val="de-AT"/>
                    </w:rPr>
                  </w:rPrChange>
                </w:rPr>
                <w:t xml:space="preserve">Serial - </w:t>
              </w:r>
            </w:ins>
            <w:r w:rsidR="00114A73" w:rsidRPr="003F05A7">
              <w:rPr>
                <w:rPrChange w:id="1088" w:author="Abbas Rizvi" w:date="2023-05-16T14:25:00Z">
                  <w:rPr>
                    <w:lang w:val="de-AT"/>
                  </w:rPr>
                </w:rPrChange>
              </w:rPr>
              <w:t>To be clarified</w:t>
            </w:r>
          </w:p>
        </w:tc>
      </w:tr>
      <w:tr w:rsidR="006E06DD" w:rsidRPr="00114A73" w14:paraId="5874112A" w14:textId="77777777" w:rsidTr="00F01FC0">
        <w:tc>
          <w:tcPr>
            <w:tcW w:w="4747" w:type="dxa"/>
          </w:tcPr>
          <w:p w14:paraId="10967427" w14:textId="2B441D74" w:rsidR="006E06DD" w:rsidRPr="00F01FC0" w:rsidRDefault="00913892" w:rsidP="006E06DD">
            <w:pPr>
              <w:rPr>
                <w:lang w:val="de-AT"/>
              </w:rPr>
            </w:pPr>
            <w:r w:rsidRPr="00F01FC0">
              <w:rPr>
                <w:lang w:val="de-AT"/>
              </w:rPr>
              <w:t>-</w:t>
            </w:r>
            <w:commentRangeStart w:id="1089"/>
            <w:commentRangeStart w:id="1090"/>
            <w:r w:rsidRPr="00F01FC0">
              <w:rPr>
                <w:lang w:val="de-AT"/>
              </w:rPr>
              <w:t>Redundanz Protokoll, um einen Ring zu bilden, Zeit für Recovery 20ms</w:t>
            </w:r>
            <w:commentRangeEnd w:id="1089"/>
            <w:r w:rsidRPr="00F01FC0">
              <w:rPr>
                <w:rStyle w:val="CommentReference"/>
                <w:sz w:val="20"/>
                <w:szCs w:val="20"/>
                <w:lang w:val="de-AT"/>
              </w:rPr>
              <w:commentReference w:id="1089"/>
            </w:r>
            <w:commentRangeEnd w:id="1090"/>
            <w:r w:rsidRPr="00F01FC0">
              <w:rPr>
                <w:rStyle w:val="CommentReference"/>
                <w:sz w:val="20"/>
                <w:szCs w:val="20"/>
                <w:lang w:val="de-AT"/>
              </w:rPr>
              <w:commentReference w:id="1090"/>
            </w:r>
          </w:p>
        </w:tc>
        <w:tc>
          <w:tcPr>
            <w:tcW w:w="4748" w:type="dxa"/>
          </w:tcPr>
          <w:p w14:paraId="76F2B76F" w14:textId="0FBC61DC" w:rsidR="006E06DD" w:rsidRPr="00114A73" w:rsidRDefault="00114A73" w:rsidP="002935D1">
            <w:r w:rsidRPr="00114A73">
              <w:t>To be clarified</w:t>
            </w:r>
          </w:p>
        </w:tc>
      </w:tr>
      <w:tr w:rsidR="006E06DD" w:rsidRPr="00D10705" w14:paraId="1F31D1F2" w14:textId="77777777" w:rsidTr="00F01FC0">
        <w:tc>
          <w:tcPr>
            <w:tcW w:w="4747" w:type="dxa"/>
          </w:tcPr>
          <w:p w14:paraId="4AAC4385" w14:textId="77777777" w:rsidR="00913892" w:rsidRPr="00F01FC0" w:rsidRDefault="00913892" w:rsidP="00913892">
            <w:pPr>
              <w:rPr>
                <w:lang w:val="de-AT"/>
              </w:rPr>
            </w:pPr>
            <w:r w:rsidRPr="00F01FC0">
              <w:rPr>
                <w:lang w:val="de-AT"/>
              </w:rPr>
              <w:t>-mehrere Ringe zu verbinden mit Redundanten Leitungen für Mehrfachtraktion , Zeit ca 10 Sekunden, für die Anzahl an Fahrzeugen in Mehrfachtraktion die im Projekt moeglich sind</w:t>
            </w:r>
          </w:p>
          <w:p w14:paraId="2E2569B7" w14:textId="77777777" w:rsidR="006E06DD" w:rsidRPr="00F01FC0" w:rsidRDefault="006E06DD" w:rsidP="006E06DD">
            <w:pPr>
              <w:rPr>
                <w:lang w:val="de-AT"/>
              </w:rPr>
            </w:pPr>
          </w:p>
        </w:tc>
        <w:tc>
          <w:tcPr>
            <w:tcW w:w="4748" w:type="dxa"/>
          </w:tcPr>
          <w:p w14:paraId="6C554B2C" w14:textId="0A91A039" w:rsidR="006E06DD" w:rsidRPr="006E06DD" w:rsidRDefault="00114A73" w:rsidP="002935D1">
            <w:pPr>
              <w:rPr>
                <w:lang w:val="de-AT"/>
              </w:rPr>
            </w:pPr>
            <w:r>
              <w:rPr>
                <w:lang w:val="de-AT"/>
              </w:rPr>
              <w:t>To be clarified</w:t>
            </w:r>
          </w:p>
        </w:tc>
      </w:tr>
      <w:tr w:rsidR="006E06DD" w:rsidRPr="006E06DD" w14:paraId="05D4D83C" w14:textId="77777777" w:rsidTr="00F01FC0">
        <w:tc>
          <w:tcPr>
            <w:tcW w:w="4747" w:type="dxa"/>
          </w:tcPr>
          <w:p w14:paraId="2DC48F6E" w14:textId="034A32F8" w:rsidR="00F01FC0" w:rsidRDefault="00F01FC0" w:rsidP="00F01FC0">
            <w:pPr>
              <w:rPr>
                <w:b/>
                <w:bCs/>
              </w:rPr>
            </w:pPr>
            <w:r w:rsidRPr="00F01FC0">
              <w:rPr>
                <w:b/>
                <w:bCs/>
              </w:rPr>
              <w:t>Nice to have:</w:t>
            </w:r>
          </w:p>
          <w:p w14:paraId="14E4261C" w14:textId="77777777" w:rsidR="00F93D86" w:rsidRPr="00F01FC0" w:rsidRDefault="00F93D86" w:rsidP="00F01FC0">
            <w:pPr>
              <w:rPr>
                <w:b/>
                <w:bCs/>
              </w:rPr>
            </w:pPr>
          </w:p>
          <w:p w14:paraId="730FBA09" w14:textId="77777777" w:rsidR="00F01FC0" w:rsidRPr="00F01FC0" w:rsidRDefault="00F01FC0" w:rsidP="00F01FC0">
            <w:r w:rsidRPr="00F01FC0">
              <w:t>-IEC 62443 4 2:2018 Zertifiziert d.h. mit Secure Boot etc.</w:t>
            </w:r>
          </w:p>
          <w:p w14:paraId="3D60EBFF" w14:textId="77777777" w:rsidR="00F01FC0" w:rsidRPr="00F01FC0" w:rsidRDefault="00F01FC0" w:rsidP="00F01FC0">
            <w:r w:rsidRPr="00F01FC0">
              <w:t>-ACL</w:t>
            </w:r>
          </w:p>
          <w:p w14:paraId="063C6B3D" w14:textId="77777777" w:rsidR="006E06DD" w:rsidRPr="00F01FC0" w:rsidRDefault="006E06DD" w:rsidP="006E06DD">
            <w:pPr>
              <w:rPr>
                <w:lang w:val="de-AT"/>
              </w:rPr>
            </w:pPr>
          </w:p>
        </w:tc>
        <w:tc>
          <w:tcPr>
            <w:tcW w:w="4748" w:type="dxa"/>
          </w:tcPr>
          <w:p w14:paraId="56EAB955" w14:textId="0977FED1" w:rsidR="006E06DD" w:rsidRPr="006E06DD" w:rsidRDefault="00114A73" w:rsidP="002935D1">
            <w:pPr>
              <w:rPr>
                <w:lang w:val="de-AT"/>
              </w:rPr>
            </w:pPr>
            <w:r>
              <w:rPr>
                <w:lang w:val="de-AT"/>
              </w:rPr>
              <w:t>To be clarified</w:t>
            </w:r>
          </w:p>
        </w:tc>
      </w:tr>
    </w:tbl>
    <w:p w14:paraId="256279D2" w14:textId="77777777" w:rsidR="00FA60CF" w:rsidRDefault="00FA60CF" w:rsidP="00046476">
      <w:pPr>
        <w:sectPr w:rsidR="00FA60CF" w:rsidSect="00E303FD">
          <w:headerReference w:type="default" r:id="rId22"/>
          <w:footerReference w:type="default" r:id="rId23"/>
          <w:headerReference w:type="first" r:id="rId24"/>
          <w:pgSz w:w="11907" w:h="16840" w:code="9"/>
          <w:pgMar w:top="1140" w:right="1140" w:bottom="720" w:left="1412" w:header="0" w:footer="544" w:gutter="0"/>
          <w:cols w:space="720"/>
          <w:titlePg/>
          <w:docGrid w:linePitch="272"/>
        </w:sectPr>
      </w:pPr>
    </w:p>
    <w:p w14:paraId="696AA127" w14:textId="77777777" w:rsidR="00FA60CF" w:rsidRDefault="00FA60CF" w:rsidP="00046476"/>
    <w:p w14:paraId="59681162" w14:textId="77777777" w:rsidR="00FA60CF" w:rsidRDefault="00FA60CF" w:rsidP="00046476"/>
    <w:p w14:paraId="3FA5CB02" w14:textId="77777777" w:rsidR="00FA60CF" w:rsidRDefault="00FA60CF" w:rsidP="00046476"/>
    <w:p w14:paraId="3ED0E9AD" w14:textId="268C90F6" w:rsidR="00C91D65" w:rsidDel="00960F8E" w:rsidRDefault="00960F8E" w:rsidP="00046476">
      <w:pPr>
        <w:rPr>
          <w:ins w:id="1093" w:author="Abbas Rizvi" w:date="2023-05-11T16:00:00Z"/>
          <w:del w:id="1094" w:author="Christopher Kemeter" w:date="2023-11-13T19:41:00Z"/>
        </w:rPr>
      </w:pPr>
      <w:ins w:id="1095" w:author="Christopher Kemeter" w:date="2023-11-13T19:41:00Z">
        <w:r w:rsidRPr="00960F8E">
          <w:rPr>
            <w:lang w:val="de-AT"/>
            <w:rPrChange w:id="1096" w:author="Christopher Kemeter" w:date="2023-11-13T19:42:00Z">
              <w:rPr/>
            </w:rPrChange>
          </w:rPr>
          <w:t xml:space="preserve">Die unten gezeigte Netztopologie gilt für den 4-Wagen-Zug. Der 6-Wagen-Zug wird jedoch identisch sein, jedoch mit zwei zusätzlichen Mittelwagen. </w:t>
        </w:r>
        <w:r w:rsidRPr="00960F8E">
          <w:t>Das Bild unten veranschaulicht zwei gekoppelte 4-Teiler-Zugzusammenstellungen:</w:t>
        </w:r>
      </w:ins>
      <w:del w:id="1097" w:author="Christopher Kemeter" w:date="2023-11-13T19:41:00Z">
        <w:r w:rsidR="007B6628" w:rsidRPr="009778F1" w:rsidDel="00960F8E">
          <w:delText xml:space="preserve">The network topology shown below is for the </w:delText>
        </w:r>
      </w:del>
      <w:ins w:id="1098" w:author="Abbas Rizvi" w:date="2023-10-31T14:48:00Z">
        <w:del w:id="1099" w:author="Christopher Kemeter" w:date="2023-11-13T19:41:00Z">
          <w:r w:rsidR="00774DFA" w:rsidDel="00960F8E">
            <w:delText>4</w:delText>
          </w:r>
        </w:del>
      </w:ins>
      <w:del w:id="1100" w:author="Christopher Kemeter" w:date="2023-11-13T19:41:00Z">
        <w:r w:rsidR="007B6628" w:rsidRPr="009778F1" w:rsidDel="00960F8E">
          <w:delText>6-teiler</w:delText>
        </w:r>
      </w:del>
      <w:ins w:id="1101" w:author="Abbas Rizvi" w:date="2023-10-31T14:49:00Z">
        <w:del w:id="1102" w:author="Christopher Kemeter" w:date="2023-11-13T19:41:00Z">
          <w:r w:rsidR="000350F5" w:rsidDel="00960F8E">
            <w:delText>wagon</w:delText>
          </w:r>
        </w:del>
      </w:ins>
      <w:del w:id="1103" w:author="Christopher Kemeter" w:date="2023-11-13T19:41:00Z">
        <w:r w:rsidR="009A66B5" w:rsidRPr="009778F1" w:rsidDel="00960F8E">
          <w:delText xml:space="preserve">, </w:delText>
        </w:r>
        <w:r w:rsidR="007B6628" w:rsidRPr="009778F1" w:rsidDel="00960F8E">
          <w:delText xml:space="preserve">the </w:delText>
        </w:r>
      </w:del>
      <w:ins w:id="1104" w:author="Abbas Rizvi" w:date="2023-10-31T14:49:00Z">
        <w:del w:id="1105" w:author="Christopher Kemeter" w:date="2023-11-13T19:41:00Z">
          <w:r w:rsidR="000350F5" w:rsidDel="00960F8E">
            <w:delText>6</w:delText>
          </w:r>
        </w:del>
      </w:ins>
      <w:del w:id="1106" w:author="Christopher Kemeter" w:date="2023-11-13T19:41:00Z">
        <w:r w:rsidR="007B6628" w:rsidRPr="009778F1" w:rsidDel="00960F8E">
          <w:delText xml:space="preserve">4-teiler </w:delText>
        </w:r>
      </w:del>
      <w:ins w:id="1107" w:author="Abbas Rizvi" w:date="2023-10-31T14:49:00Z">
        <w:del w:id="1108" w:author="Christopher Kemeter" w:date="2023-11-13T19:41:00Z">
          <w:r w:rsidR="000350F5" w:rsidDel="00960F8E">
            <w:delText xml:space="preserve">wagon trainset </w:delText>
          </w:r>
        </w:del>
      </w:ins>
      <w:del w:id="1109" w:author="Christopher Kemeter" w:date="2023-11-13T19:41:00Z">
        <w:r w:rsidR="007B6628" w:rsidRPr="009778F1" w:rsidDel="00960F8E">
          <w:delText>will</w:delText>
        </w:r>
        <w:r w:rsidR="009A66B5" w:rsidRPr="009778F1" w:rsidDel="00960F8E">
          <w:delText xml:space="preserve"> be identical however</w:delText>
        </w:r>
        <w:r w:rsidR="007B6628" w:rsidRPr="009778F1" w:rsidDel="00960F8E">
          <w:delText xml:space="preserve"> </w:delText>
        </w:r>
        <w:r w:rsidR="009A66B5" w:rsidRPr="009778F1" w:rsidDel="00960F8E">
          <w:delText>with</w:delText>
        </w:r>
      </w:del>
      <w:ins w:id="1110" w:author="Abbas Rizvi" w:date="2023-10-31T14:49:00Z">
        <w:del w:id="1111" w:author="Christopher Kemeter" w:date="2023-11-13T19:41:00Z">
          <w:r w:rsidR="000350F5" w:rsidDel="00960F8E">
            <w:delText xml:space="preserve"> an additional</w:delText>
          </w:r>
        </w:del>
      </w:ins>
      <w:del w:id="1112" w:author="Christopher Kemeter" w:date="2023-11-13T19:41:00Z">
        <w:r w:rsidR="009A66B5" w:rsidRPr="009778F1" w:rsidDel="00960F8E">
          <w:delText>out</w:delText>
        </w:r>
        <w:r w:rsidR="007B6628" w:rsidRPr="009778F1" w:rsidDel="00960F8E">
          <w:delText xml:space="preserve"> two</w:delText>
        </w:r>
        <w:r w:rsidR="007B6628" w:rsidDel="00960F8E">
          <w:delText xml:space="preserve"> </w:delText>
        </w:r>
        <w:r w:rsidR="009A66B5" w:rsidDel="00960F8E">
          <w:delText xml:space="preserve">of the middle </w:delText>
        </w:r>
        <w:r w:rsidR="007B6628" w:rsidDel="00960F8E">
          <w:delText>middle wagons</w:delText>
        </w:r>
      </w:del>
      <w:ins w:id="1113" w:author="Abbas Rizvi" w:date="2023-05-11T16:00:00Z">
        <w:del w:id="1114" w:author="Christopher Kemeter" w:date="2023-11-13T19:41:00Z">
          <w:r w:rsidR="00C91D65" w:rsidDel="00960F8E">
            <w:delText>.</w:delText>
          </w:r>
        </w:del>
      </w:ins>
    </w:p>
    <w:p w14:paraId="3C74B5BC" w14:textId="242E7D60" w:rsidR="00540DAB" w:rsidRPr="00C91D65" w:rsidDel="00960F8E" w:rsidRDefault="00C91D65" w:rsidP="00046476">
      <w:pPr>
        <w:rPr>
          <w:del w:id="1115" w:author="Christopher Kemeter" w:date="2023-11-13T19:41:00Z"/>
          <w:rPrChange w:id="1116" w:author="Abbas Rizvi" w:date="2023-05-11T16:00:00Z">
            <w:rPr>
              <w:del w:id="1117" w:author="Christopher Kemeter" w:date="2023-11-13T19:41:00Z"/>
              <w:b/>
              <w:bCs/>
            </w:rPr>
          </w:rPrChange>
        </w:rPr>
      </w:pPr>
      <w:ins w:id="1118" w:author="Abbas Rizvi" w:date="2023-05-11T16:00:00Z">
        <w:del w:id="1119" w:author="Christopher Kemeter" w:date="2023-11-13T19:41:00Z">
          <w:r w:rsidDel="00960F8E">
            <w:delText>The picture below illustrates two 4-teiler consists coupled</w:delText>
          </w:r>
        </w:del>
      </w:ins>
      <w:ins w:id="1120" w:author="Abbas Rizvi" w:date="2023-05-11T16:01:00Z">
        <w:del w:id="1121" w:author="Christopher Kemeter" w:date="2023-11-13T19:41:00Z">
          <w:r w:rsidDel="00960F8E">
            <w:delText xml:space="preserve"> together</w:delText>
          </w:r>
        </w:del>
      </w:ins>
      <w:del w:id="1122" w:author="Christopher Kemeter" w:date="2023-11-13T19:41:00Z">
        <w:r w:rsidR="009A66B5" w:rsidDel="00960F8E">
          <w:delText>:</w:delText>
        </w:r>
        <w:r w:rsidR="007B6628" w:rsidDel="00960F8E">
          <w:rPr>
            <w:b/>
            <w:bCs/>
          </w:rPr>
          <w:delText xml:space="preserve"> </w:delText>
        </w:r>
      </w:del>
    </w:p>
    <w:p w14:paraId="01E5B2B3" w14:textId="77777777" w:rsidR="00FA60CF" w:rsidRDefault="00FA60CF" w:rsidP="00046476">
      <w:pPr>
        <w:rPr>
          <w:b/>
          <w:bCs/>
        </w:rPr>
      </w:pPr>
    </w:p>
    <w:p w14:paraId="2E6999DA" w14:textId="373BC32B" w:rsidR="00BF04F5" w:rsidRDefault="5B80054E">
      <w:ins w:id="1123" w:author="Abbas Rizvi" w:date="2023-05-11T16:08:00Z">
        <w:r>
          <w:rPr>
            <w:noProof/>
          </w:rPr>
          <w:drawing>
            <wp:inline distT="0" distB="0" distL="0" distR="0" wp14:anchorId="43C34360" wp14:editId="6F248F86">
              <wp:extent cx="9512302" cy="2985135"/>
              <wp:effectExtent l="0" t="0" r="0" b="0"/>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9512302" cy="2985135"/>
                      </a:xfrm>
                      <a:prstGeom prst="rect">
                        <a:avLst/>
                      </a:prstGeom>
                    </pic:spPr>
                  </pic:pic>
                </a:graphicData>
              </a:graphic>
            </wp:inline>
          </w:drawing>
        </w:r>
      </w:ins>
      <w:del w:id="1124" w:author="Abbas Rizvi" w:date="2023-05-11T16:00:00Z">
        <w:r w:rsidR="00DD6989" w:rsidDel="5B80054E">
          <w:delText>￼</w:delText>
        </w:r>
      </w:del>
    </w:p>
    <w:p w14:paraId="202AFA4D" w14:textId="77777777" w:rsidR="00785BCC" w:rsidRDefault="00785BCC"/>
    <w:p w14:paraId="348C5F57" w14:textId="77777777" w:rsidR="00960F8E" w:rsidRPr="00960F8E" w:rsidRDefault="00960F8E" w:rsidP="00960F8E">
      <w:pPr>
        <w:rPr>
          <w:ins w:id="1125" w:author="Christopher Kemeter" w:date="2023-11-13T19:42:00Z"/>
          <w:lang w:val="de-AT"/>
          <w:rPrChange w:id="1126" w:author="Christopher Kemeter" w:date="2023-11-13T19:42:00Z">
            <w:rPr>
              <w:ins w:id="1127" w:author="Christopher Kemeter" w:date="2023-11-13T19:42:00Z"/>
            </w:rPr>
          </w:rPrChange>
        </w:rPr>
      </w:pPr>
      <w:ins w:id="1128" w:author="Christopher Kemeter" w:date="2023-11-13T19:42:00Z">
        <w:r w:rsidRPr="00960F8E">
          <w:rPr>
            <w:lang w:val="de-AT"/>
            <w:rPrChange w:id="1129" w:author="Christopher Kemeter" w:date="2023-11-13T19:42:00Z">
              <w:rPr/>
            </w:rPrChange>
          </w:rPr>
          <w:t>Die oben gezeigten Komponenten werden von Nomad geliefert. Ein detaillierteres Netzwerkschema mit definierten Komponenten von Drittanbietern wird von Stadler erstellt.</w:t>
        </w:r>
      </w:ins>
    </w:p>
    <w:p w14:paraId="0FF80046" w14:textId="722946C1" w:rsidR="004E36CC" w:rsidRPr="00960F8E" w:rsidDel="00960F8E" w:rsidRDefault="00785BCC">
      <w:pPr>
        <w:rPr>
          <w:del w:id="1130" w:author="Christopher Kemeter" w:date="2023-11-13T19:42:00Z"/>
          <w:lang w:val="de-AT"/>
          <w:rPrChange w:id="1131" w:author="Christopher Kemeter" w:date="2023-11-13T19:42:00Z">
            <w:rPr>
              <w:del w:id="1132" w:author="Christopher Kemeter" w:date="2023-11-13T19:42:00Z"/>
            </w:rPr>
          </w:rPrChange>
        </w:rPr>
      </w:pPr>
      <w:del w:id="1133" w:author="Christopher Kemeter" w:date="2023-11-13T19:42:00Z">
        <w:r w:rsidRPr="00960F8E" w:rsidDel="00960F8E">
          <w:rPr>
            <w:lang w:val="de-AT"/>
            <w:rPrChange w:id="1134" w:author="Christopher Kemeter" w:date="2023-11-13T19:42:00Z">
              <w:rPr/>
            </w:rPrChange>
          </w:rPr>
          <w:delText xml:space="preserve">The </w:delText>
        </w:r>
        <w:r w:rsidR="002266E8" w:rsidRPr="00960F8E" w:rsidDel="00960F8E">
          <w:rPr>
            <w:lang w:val="de-AT"/>
            <w:rPrChange w:id="1135" w:author="Christopher Kemeter" w:date="2023-11-13T19:42:00Z">
              <w:rPr/>
            </w:rPrChange>
          </w:rPr>
          <w:delText xml:space="preserve">links drawn in green form the IOB network of the train </w:delText>
        </w:r>
        <w:r w:rsidR="005E3622" w:rsidRPr="00960F8E" w:rsidDel="00960F8E">
          <w:rPr>
            <w:lang w:val="de-AT"/>
            <w:rPrChange w:id="1136" w:author="Christopher Kemeter" w:date="2023-11-13T19:42:00Z">
              <w:rPr/>
            </w:rPrChange>
          </w:rPr>
          <w:delText xml:space="preserve">managed by Nomad </w:delText>
        </w:r>
        <w:r w:rsidR="002266E8" w:rsidRPr="00960F8E" w:rsidDel="00960F8E">
          <w:rPr>
            <w:lang w:val="de-AT"/>
            <w:rPrChange w:id="1137" w:author="Christopher Kemeter" w:date="2023-11-13T19:42:00Z">
              <w:rPr/>
            </w:rPrChange>
          </w:rPr>
          <w:delText xml:space="preserve">and the orange links </w:delText>
        </w:r>
        <w:r w:rsidR="005E3622" w:rsidRPr="00960F8E" w:rsidDel="00960F8E">
          <w:rPr>
            <w:lang w:val="de-AT"/>
            <w:rPrChange w:id="1138" w:author="Christopher Kemeter" w:date="2023-11-13T19:42:00Z">
              <w:rPr/>
            </w:rPrChange>
          </w:rPr>
          <w:delText xml:space="preserve">are </w:delText>
        </w:r>
        <w:r w:rsidR="002266E8" w:rsidRPr="00960F8E" w:rsidDel="00960F8E">
          <w:rPr>
            <w:lang w:val="de-AT"/>
            <w:rPrChange w:id="1139" w:author="Christopher Kemeter" w:date="2023-11-13T19:42:00Z">
              <w:rPr/>
            </w:rPrChange>
          </w:rPr>
          <w:delText xml:space="preserve">the </w:delText>
        </w:r>
        <w:r w:rsidR="005E3622" w:rsidRPr="00960F8E" w:rsidDel="00960F8E">
          <w:rPr>
            <w:lang w:val="de-AT"/>
            <w:rPrChange w:id="1140" w:author="Christopher Kemeter" w:date="2023-11-13T19:42:00Z">
              <w:rPr/>
            </w:rPrChange>
          </w:rPr>
          <w:delText>TCMS network managed by Stadler. The two network</w:delText>
        </w:r>
        <w:r w:rsidR="00640476" w:rsidRPr="00960F8E" w:rsidDel="00960F8E">
          <w:rPr>
            <w:lang w:val="de-AT"/>
            <w:rPrChange w:id="1141" w:author="Christopher Kemeter" w:date="2023-11-13T19:42:00Z">
              <w:rPr/>
            </w:rPrChange>
          </w:rPr>
          <w:delText>s</w:delText>
        </w:r>
        <w:r w:rsidR="005E3622" w:rsidRPr="00960F8E" w:rsidDel="00960F8E">
          <w:rPr>
            <w:lang w:val="de-AT"/>
            <w:rPrChange w:id="1142" w:author="Christopher Kemeter" w:date="2023-11-13T19:42:00Z">
              <w:rPr/>
            </w:rPrChange>
          </w:rPr>
          <w:delText xml:space="preserve"> do interface together through the Stadler Gateway</w:delText>
        </w:r>
        <w:r w:rsidR="00640476" w:rsidRPr="00960F8E" w:rsidDel="00960F8E">
          <w:rPr>
            <w:lang w:val="de-AT"/>
            <w:rPrChange w:id="1143" w:author="Christopher Kemeter" w:date="2023-11-13T19:42:00Z">
              <w:rPr/>
            </w:rPrChange>
          </w:rPr>
          <w:delText>/Firewall connect</w:delText>
        </w:r>
        <w:r w:rsidR="001A50A9" w:rsidRPr="00960F8E" w:rsidDel="00960F8E">
          <w:rPr>
            <w:lang w:val="de-AT"/>
            <w:rPrChange w:id="1144" w:author="Christopher Kemeter" w:date="2023-11-13T19:42:00Z">
              <w:rPr/>
            </w:rPrChange>
          </w:rPr>
          <w:delText>ed</w:delText>
        </w:r>
        <w:r w:rsidR="00640476" w:rsidRPr="00960F8E" w:rsidDel="00960F8E">
          <w:rPr>
            <w:lang w:val="de-AT"/>
            <w:rPrChange w:id="1145" w:author="Christopher Kemeter" w:date="2023-11-13T19:42:00Z">
              <w:rPr/>
            </w:rPrChange>
          </w:rPr>
          <w:delText xml:space="preserve"> to the IOB network switch.</w:delText>
        </w:r>
        <w:r w:rsidR="00126D8D" w:rsidRPr="00960F8E" w:rsidDel="00960F8E">
          <w:rPr>
            <w:lang w:val="de-AT"/>
            <w:rPrChange w:id="1146" w:author="Christopher Kemeter" w:date="2023-11-13T19:42:00Z">
              <w:rPr/>
            </w:rPrChange>
          </w:rPr>
          <w:delText xml:space="preserve"> </w:delText>
        </w:r>
      </w:del>
      <w:ins w:id="1147" w:author="Abbas Rizvi" w:date="2023-05-11T16:08:00Z">
        <w:del w:id="1148" w:author="Christopher Kemeter" w:date="2023-11-13T19:42:00Z">
          <w:r w:rsidR="00A120D0" w:rsidRPr="00960F8E" w:rsidDel="00960F8E">
            <w:rPr>
              <w:lang w:val="de-AT"/>
              <w:rPrChange w:id="1149" w:author="Christopher Kemeter" w:date="2023-11-13T19:42:00Z">
                <w:rPr/>
              </w:rPrChange>
            </w:rPr>
            <w:delText xml:space="preserve">The components shown above are </w:delText>
          </w:r>
          <w:r w:rsidR="00687DCB" w:rsidRPr="00960F8E" w:rsidDel="00960F8E">
            <w:rPr>
              <w:lang w:val="de-AT"/>
              <w:rPrChange w:id="1150" w:author="Christopher Kemeter" w:date="2023-11-13T19:42:00Z">
                <w:rPr/>
              </w:rPrChange>
            </w:rPr>
            <w:delText xml:space="preserve">supplied by Nomad. A more detailed </w:delText>
          </w:r>
        </w:del>
      </w:ins>
      <w:ins w:id="1151" w:author="Abbas Rizvi" w:date="2023-05-11T16:09:00Z">
        <w:del w:id="1152" w:author="Christopher Kemeter" w:date="2023-11-13T19:42:00Z">
          <w:r w:rsidR="00687DCB" w:rsidRPr="00960F8E" w:rsidDel="00960F8E">
            <w:rPr>
              <w:lang w:val="de-AT"/>
              <w:rPrChange w:id="1153" w:author="Christopher Kemeter" w:date="2023-11-13T19:42:00Z">
                <w:rPr/>
              </w:rPrChange>
            </w:rPr>
            <w:delText>network schematic with 3</w:delText>
          </w:r>
          <w:r w:rsidR="00687DCB" w:rsidRPr="00960F8E" w:rsidDel="00960F8E">
            <w:rPr>
              <w:vertAlign w:val="superscript"/>
              <w:lang w:val="de-AT"/>
              <w:rPrChange w:id="1154" w:author="Christopher Kemeter" w:date="2023-11-13T19:42:00Z">
                <w:rPr/>
              </w:rPrChange>
            </w:rPr>
            <w:delText>rd</w:delText>
          </w:r>
          <w:r w:rsidR="00687DCB" w:rsidRPr="00960F8E" w:rsidDel="00960F8E">
            <w:rPr>
              <w:lang w:val="de-AT"/>
              <w:rPrChange w:id="1155" w:author="Christopher Kemeter" w:date="2023-11-13T19:42:00Z">
                <w:rPr/>
              </w:rPrChange>
            </w:rPr>
            <w:delText xml:space="preserve"> party equipment defined is to be produced by Stadler.</w:delText>
          </w:r>
        </w:del>
      </w:ins>
      <w:del w:id="1156" w:author="Christopher Kemeter" w:date="2023-11-13T19:42:00Z">
        <w:r w:rsidR="004E36CC" w:rsidRPr="00960F8E" w:rsidDel="00960F8E">
          <w:rPr>
            <w:lang w:val="de-AT"/>
            <w:rPrChange w:id="1157" w:author="Christopher Kemeter" w:date="2023-11-13T19:42:00Z">
              <w:rPr/>
            </w:rPrChange>
          </w:rPr>
          <w:br w:type="page"/>
        </w:r>
      </w:del>
    </w:p>
    <w:p w14:paraId="4DE83AEA" w14:textId="77777777" w:rsidR="00FA60CF" w:rsidRPr="00960F8E" w:rsidRDefault="00FA60CF">
      <w:pPr>
        <w:rPr>
          <w:lang w:val="de-AT"/>
          <w:rPrChange w:id="1158" w:author="Christopher Kemeter" w:date="2023-11-13T19:42:00Z">
            <w:rPr/>
          </w:rPrChange>
        </w:rPr>
        <w:sectPr w:rsidR="00FA60CF" w:rsidRPr="00960F8E" w:rsidSect="00E303FD">
          <w:pgSz w:w="16840" w:h="11907" w:orient="landscape" w:code="9"/>
          <w:pgMar w:top="1140" w:right="720" w:bottom="1412" w:left="1140" w:header="0" w:footer="544" w:gutter="0"/>
          <w:cols w:space="720"/>
          <w:titlePg/>
          <w:docGrid w:linePitch="272"/>
        </w:sectPr>
      </w:pPr>
    </w:p>
    <w:p w14:paraId="5257EAC9" w14:textId="77777777" w:rsidR="004E36CC" w:rsidRPr="00960F8E" w:rsidRDefault="004E36CC">
      <w:pPr>
        <w:rPr>
          <w:lang w:val="de-AT"/>
          <w:rPrChange w:id="1159" w:author="Christopher Kemeter" w:date="2023-11-13T19:42:00Z">
            <w:rPr/>
          </w:rPrChange>
        </w:rPr>
      </w:pPr>
    </w:p>
    <w:p w14:paraId="3D20B908" w14:textId="619C7CBE" w:rsidR="00DD0311" w:rsidRDefault="00DD0311" w:rsidP="00224EE0">
      <w:pPr>
        <w:pStyle w:val="Heading1"/>
        <w:rPr>
          <w:rFonts w:asciiTheme="minorHAnsi" w:hAnsiTheme="minorHAnsi" w:cstheme="minorHAnsi"/>
        </w:rPr>
      </w:pPr>
      <w:bookmarkStart w:id="1160" w:name="_Toc126597958"/>
      <w:bookmarkStart w:id="1161" w:name="_Toc126869927"/>
      <w:bookmarkStart w:id="1162" w:name="_Toc126875812"/>
      <w:bookmarkStart w:id="1163" w:name="_Toc126876903"/>
      <w:bookmarkStart w:id="1164" w:name="_Toc126597959"/>
      <w:bookmarkStart w:id="1165" w:name="_Toc126869928"/>
      <w:bookmarkStart w:id="1166" w:name="_Toc126875813"/>
      <w:bookmarkStart w:id="1167" w:name="_Toc126876904"/>
      <w:bookmarkStart w:id="1168" w:name="_Toc4074108"/>
      <w:bookmarkStart w:id="1169" w:name="_Toc150800011"/>
      <w:bookmarkEnd w:id="811"/>
      <w:bookmarkEnd w:id="1160"/>
      <w:bookmarkEnd w:id="1161"/>
      <w:bookmarkEnd w:id="1162"/>
      <w:bookmarkEnd w:id="1163"/>
      <w:bookmarkEnd w:id="1164"/>
      <w:bookmarkEnd w:id="1165"/>
      <w:bookmarkEnd w:id="1166"/>
      <w:bookmarkEnd w:id="1167"/>
      <w:bookmarkEnd w:id="1168"/>
      <w:r>
        <w:rPr>
          <w:rFonts w:asciiTheme="minorHAnsi" w:hAnsiTheme="minorHAnsi" w:cstheme="minorHAnsi"/>
        </w:rPr>
        <w:t xml:space="preserve">Internet Onboard </w:t>
      </w:r>
      <w:del w:id="1170" w:author="Christopher Kemeter" w:date="2023-11-13T19:42:00Z">
        <w:r w:rsidDel="00960F8E">
          <w:rPr>
            <w:rFonts w:asciiTheme="minorHAnsi" w:hAnsiTheme="minorHAnsi" w:cstheme="minorHAnsi"/>
          </w:rPr>
          <w:delText>Solution</w:delText>
        </w:r>
      </w:del>
      <w:ins w:id="1171" w:author="Christopher Kemeter" w:date="2023-11-13T19:42:00Z">
        <w:r w:rsidR="00960F8E">
          <w:rPr>
            <w:rFonts w:asciiTheme="minorHAnsi" w:hAnsiTheme="minorHAnsi" w:cstheme="minorHAnsi"/>
          </w:rPr>
          <w:t>Lösung</w:t>
        </w:r>
      </w:ins>
      <w:bookmarkEnd w:id="1169"/>
    </w:p>
    <w:p w14:paraId="08A62CC8" w14:textId="6CF39333" w:rsidR="00DD0311" w:rsidRDefault="00DD0311" w:rsidP="00DD0311">
      <w:pPr>
        <w:pStyle w:val="Heading2"/>
      </w:pPr>
      <w:bookmarkStart w:id="1172" w:name="_Toc150800012"/>
      <w:r>
        <w:t>Nomad Connect CCU</w:t>
      </w:r>
      <w:bookmarkEnd w:id="1172"/>
    </w:p>
    <w:p w14:paraId="7BB1333E" w14:textId="27E7CFD2" w:rsidR="00DD0311" w:rsidRPr="004352A2" w:rsidRDefault="00DD0311" w:rsidP="1B910516">
      <w:pPr>
        <w:rPr>
          <w:lang w:val="de-AT"/>
        </w:rPr>
      </w:pPr>
      <w:r w:rsidRPr="00B16FE9">
        <w:rPr>
          <w:lang w:val="de-AT"/>
        </w:rPr>
        <w:t>Die</w:t>
      </w:r>
      <w:r w:rsidRPr="1B910516">
        <w:rPr>
          <w:lang w:val="de-AT"/>
        </w:rPr>
        <w:t xml:space="preserve"> Nomad Connect CCU </w:t>
      </w:r>
      <w:r w:rsidRPr="004A3E0A">
        <w:rPr>
          <w:lang w:val="de-AT"/>
        </w:rPr>
        <w:t>fungiert</w:t>
      </w:r>
      <w:r w:rsidRPr="1B910516">
        <w:rPr>
          <w:lang w:val="de-AT"/>
        </w:rPr>
        <w:t xml:space="preserve"> als Router.</w:t>
      </w:r>
    </w:p>
    <w:p w14:paraId="5807D612" w14:textId="5AB41550" w:rsidR="00DD0311" w:rsidRDefault="00DD0311" w:rsidP="00DD0311">
      <w:pPr>
        <w:rPr>
          <w:lang w:val="de-AT"/>
        </w:rPr>
      </w:pPr>
      <w:r w:rsidRPr="004352A2">
        <w:rPr>
          <w:lang w:val="de-AT"/>
        </w:rPr>
        <w:t>In einer mobilen Umgebung sind Links nicht stabil und nicht immer verfügbar. Durch die Kombination mehrerer Verbindungen und eine</w:t>
      </w:r>
      <w:r>
        <w:rPr>
          <w:lang w:val="de-AT"/>
        </w:rPr>
        <w:t>r</w:t>
      </w:r>
      <w:r w:rsidRPr="004352A2">
        <w:rPr>
          <w:lang w:val="de-AT"/>
        </w:rPr>
        <w:t xml:space="preserve"> Zug-Landseitige</w:t>
      </w:r>
      <w:r>
        <w:rPr>
          <w:lang w:val="de-AT"/>
        </w:rPr>
        <w:t>n</w:t>
      </w:r>
      <w:r w:rsidRPr="004352A2">
        <w:rPr>
          <w:lang w:val="de-AT"/>
        </w:rPr>
        <w:t>-Verbindung bietet die CCU eine höhere Verfügbarkeit und Ausfallsicherheit der Verbindung gegen Ausfälle einzelner Verbindungen.</w:t>
      </w:r>
    </w:p>
    <w:p w14:paraId="4C61F48D" w14:textId="74850E36" w:rsidR="00DD0311" w:rsidRPr="00FD6E8E" w:rsidRDefault="00DD0311" w:rsidP="00860C01">
      <w:pPr>
        <w:pStyle w:val="ListParagraph"/>
        <w:rPr>
          <w:lang w:val="de-AT"/>
        </w:rPr>
      </w:pPr>
      <w:bookmarkStart w:id="1173" w:name="_Toc107346226"/>
      <w:bookmarkStart w:id="1174" w:name="_Toc107348098"/>
      <w:bookmarkStart w:id="1175" w:name="_Toc107348648"/>
      <w:bookmarkStart w:id="1176" w:name="_Toc112664177"/>
      <w:bookmarkEnd w:id="1173"/>
      <w:bookmarkEnd w:id="1174"/>
      <w:bookmarkEnd w:id="1175"/>
      <w:bookmarkEnd w:id="1176"/>
      <w:r w:rsidRPr="00FD6E8E">
        <w:rPr>
          <w:lang w:val="de-AT"/>
        </w:rPr>
        <w:br/>
      </w:r>
      <w:bookmarkStart w:id="1177" w:name="_Toc107346231"/>
      <w:bookmarkStart w:id="1178" w:name="_Toc107348103"/>
      <w:bookmarkStart w:id="1179" w:name="_Toc107348653"/>
      <w:bookmarkStart w:id="1180" w:name="_Toc112664182"/>
      <w:bookmarkStart w:id="1181" w:name="_Toc64459701"/>
      <w:bookmarkEnd w:id="1177"/>
      <w:bookmarkEnd w:id="1178"/>
      <w:bookmarkEnd w:id="1179"/>
      <w:bookmarkEnd w:id="1180"/>
      <w:r w:rsidRPr="00FD6E8E">
        <w:rPr>
          <w:rFonts w:cs="Times New Roman"/>
          <w:caps/>
          <w:color w:val="000000" w:themeColor="text1"/>
          <w:lang w:val="de-AT" w:eastAsia="ja-JP"/>
        </w:rPr>
        <w:t>Backend</w:t>
      </w:r>
      <w:bookmarkEnd w:id="1181"/>
    </w:p>
    <w:p w14:paraId="64EFA488" w14:textId="06E89CD7" w:rsidR="00DD0311" w:rsidRPr="00CB465E" w:rsidRDefault="00DD0311" w:rsidP="1B910516">
      <w:pPr>
        <w:rPr>
          <w:lang w:val="de-AT"/>
        </w:rPr>
      </w:pPr>
      <w:r w:rsidRPr="1B910516">
        <w:rPr>
          <w:lang w:val="de-AT"/>
        </w:rPr>
        <w:t>Im Zuge des</w:t>
      </w:r>
      <w:r w:rsidR="00FA60CF">
        <w:rPr>
          <w:lang w:val="de-AT"/>
        </w:rPr>
        <w:t xml:space="preserve"> Dosto Neu</w:t>
      </w:r>
      <w:r w:rsidRPr="1B910516">
        <w:rPr>
          <w:lang w:val="de-AT"/>
        </w:rPr>
        <w:t>-Projekts wird ein neues Backend aufgesetzt. Die VMs sind im NOC angelegt und werden Nomad-intern verwaltet.</w:t>
      </w:r>
      <w:r w:rsidRPr="00FD6E8E">
        <w:rPr>
          <w:lang w:val="de-AT"/>
        </w:rPr>
        <w:br/>
      </w:r>
      <w:r w:rsidRPr="00FD6E8E">
        <w:rPr>
          <w:lang w:val="de-AT"/>
        </w:rPr>
        <w:br/>
      </w:r>
      <w:r w:rsidRPr="1B910516">
        <w:rPr>
          <w:lang w:val="de-AT"/>
        </w:rPr>
        <w:t>Ein Überblick über die installierten virtuellen Maschinen bietet die nachfolgende Tabelle.</w:t>
      </w:r>
    </w:p>
    <w:tbl>
      <w:tblPr>
        <w:tblW w:w="6232" w:type="dxa"/>
        <w:jc w:val="center"/>
        <w:tblLook w:val="04A0" w:firstRow="1" w:lastRow="0" w:firstColumn="1" w:lastColumn="0" w:noHBand="0" w:noVBand="1"/>
      </w:tblPr>
      <w:tblGrid>
        <w:gridCol w:w="2547"/>
        <w:gridCol w:w="3685"/>
      </w:tblGrid>
      <w:tr w:rsidR="009B61A6" w:rsidRPr="00443BE8" w14:paraId="3ED204C6" w14:textId="77777777" w:rsidTr="009B61A6">
        <w:trPr>
          <w:trHeight w:val="315"/>
          <w:jc w:val="center"/>
        </w:trPr>
        <w:tc>
          <w:tcPr>
            <w:tcW w:w="2547" w:type="dxa"/>
            <w:tcBorders>
              <w:top w:val="single" w:sz="4" w:space="0" w:color="auto"/>
              <w:left w:val="single" w:sz="4" w:space="0" w:color="auto"/>
              <w:bottom w:val="single" w:sz="4" w:space="0" w:color="auto"/>
              <w:right w:val="single" w:sz="4" w:space="0" w:color="auto"/>
            </w:tcBorders>
            <w:shd w:val="clear" w:color="D9D9D9" w:fill="E7E6E6"/>
            <w:noWrap/>
            <w:vAlign w:val="bottom"/>
            <w:hideMark/>
          </w:tcPr>
          <w:p w14:paraId="5887D10B" w14:textId="77777777" w:rsidR="009B61A6" w:rsidRPr="00443BE8" w:rsidRDefault="009B61A6" w:rsidP="00353F42">
            <w:pPr>
              <w:spacing w:before="0" w:after="0"/>
              <w:rPr>
                <w:rFonts w:ascii="Arial" w:eastAsia="Times New Roman" w:hAnsi="Arial" w:cs="Arial"/>
                <w:b/>
                <w:bCs/>
                <w:sz w:val="20"/>
                <w:lang w:eastAsia="en-GB"/>
              </w:rPr>
            </w:pPr>
            <w:r w:rsidRPr="00443BE8">
              <w:rPr>
                <w:rFonts w:ascii="Arial" w:eastAsia="Times New Roman" w:hAnsi="Arial" w:cs="Arial"/>
                <w:b/>
                <w:bCs/>
                <w:sz w:val="20"/>
                <w:lang w:eastAsia="en-GB"/>
              </w:rPr>
              <w:t>Server</w:t>
            </w:r>
          </w:p>
        </w:tc>
        <w:tc>
          <w:tcPr>
            <w:tcW w:w="3685" w:type="dxa"/>
            <w:tcBorders>
              <w:top w:val="single" w:sz="4" w:space="0" w:color="auto"/>
              <w:left w:val="nil"/>
              <w:bottom w:val="single" w:sz="4" w:space="0" w:color="auto"/>
              <w:right w:val="single" w:sz="4" w:space="0" w:color="auto"/>
            </w:tcBorders>
            <w:shd w:val="clear" w:color="D9D9D9" w:fill="E7E6E6"/>
            <w:noWrap/>
            <w:vAlign w:val="bottom"/>
            <w:hideMark/>
          </w:tcPr>
          <w:p w14:paraId="6D6B7274" w14:textId="77777777" w:rsidR="009B61A6" w:rsidRPr="00443BE8" w:rsidRDefault="009B61A6" w:rsidP="00353F42">
            <w:pPr>
              <w:spacing w:before="0" w:after="0"/>
              <w:rPr>
                <w:rFonts w:ascii="Arial" w:eastAsia="Times New Roman" w:hAnsi="Arial" w:cs="Arial"/>
                <w:b/>
                <w:bCs/>
                <w:sz w:val="20"/>
                <w:lang w:eastAsia="en-GB"/>
              </w:rPr>
            </w:pPr>
            <w:r w:rsidRPr="00443BE8">
              <w:rPr>
                <w:rFonts w:ascii="Arial" w:eastAsia="Times New Roman" w:hAnsi="Arial" w:cs="Arial"/>
                <w:b/>
                <w:bCs/>
                <w:sz w:val="20"/>
                <w:lang w:eastAsia="en-GB"/>
              </w:rPr>
              <w:t>Fun</w:t>
            </w:r>
            <w:r>
              <w:rPr>
                <w:rFonts w:ascii="Arial" w:eastAsia="Times New Roman" w:hAnsi="Arial" w:cs="Arial"/>
                <w:b/>
                <w:bCs/>
                <w:sz w:val="20"/>
                <w:lang w:eastAsia="en-GB"/>
              </w:rPr>
              <w:t>ktion(en)</w:t>
            </w:r>
          </w:p>
        </w:tc>
      </w:tr>
      <w:tr w:rsidR="009B61A6" w:rsidRPr="00443BE8" w14:paraId="4CA1AC19"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1A0DEADC"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Database</w:t>
            </w:r>
          </w:p>
        </w:tc>
        <w:tc>
          <w:tcPr>
            <w:tcW w:w="3685" w:type="dxa"/>
            <w:tcBorders>
              <w:top w:val="nil"/>
              <w:left w:val="nil"/>
              <w:bottom w:val="single" w:sz="4" w:space="0" w:color="auto"/>
              <w:right w:val="single" w:sz="4" w:space="0" w:color="auto"/>
            </w:tcBorders>
            <w:noWrap/>
            <w:vAlign w:val="bottom"/>
            <w:hideMark/>
          </w:tcPr>
          <w:p w14:paraId="22F7C5FA"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Central NMS database</w:t>
            </w:r>
          </w:p>
        </w:tc>
      </w:tr>
      <w:tr w:rsidR="009B61A6" w:rsidRPr="00443BE8" w14:paraId="637CE9BD"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71541119"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DNS Server CDC</w:t>
            </w:r>
          </w:p>
        </w:tc>
        <w:tc>
          <w:tcPr>
            <w:tcW w:w="3685" w:type="dxa"/>
            <w:tcBorders>
              <w:top w:val="nil"/>
              <w:left w:val="nil"/>
              <w:bottom w:val="single" w:sz="4" w:space="0" w:color="auto"/>
              <w:right w:val="single" w:sz="4" w:space="0" w:color="auto"/>
            </w:tcBorders>
            <w:noWrap/>
            <w:vAlign w:val="bottom"/>
            <w:hideMark/>
          </w:tcPr>
          <w:p w14:paraId="4120DA01" w14:textId="00C18CD8"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 xml:space="preserve">DNS server </w:t>
            </w:r>
            <w:del w:id="1182" w:author="Christopher Kemeter" w:date="2023-11-13T19:43:00Z">
              <w:r w:rsidRPr="00443BE8" w:rsidDel="00960F8E">
                <w:rPr>
                  <w:rFonts w:ascii="Arial" w:eastAsia="Times New Roman" w:hAnsi="Arial" w:cs="Arial"/>
                  <w:color w:val="000000"/>
                  <w:sz w:val="20"/>
                  <w:lang w:eastAsia="en-GB"/>
                </w:rPr>
                <w:delText xml:space="preserve">for </w:delText>
              </w:r>
            </w:del>
            <w:ins w:id="1183" w:author="Christopher Kemeter" w:date="2023-11-13T19:43:00Z">
              <w:r w:rsidR="00960F8E">
                <w:rPr>
                  <w:rFonts w:ascii="Arial" w:eastAsia="Times New Roman" w:hAnsi="Arial" w:cs="Arial"/>
                  <w:color w:val="000000"/>
                  <w:sz w:val="20"/>
                  <w:lang w:eastAsia="en-GB"/>
                </w:rPr>
                <w:t>für</w:t>
              </w:r>
              <w:r w:rsidR="00960F8E" w:rsidRPr="00443BE8">
                <w:rPr>
                  <w:rFonts w:ascii="Arial" w:eastAsia="Times New Roman" w:hAnsi="Arial" w:cs="Arial"/>
                  <w:color w:val="000000"/>
                  <w:sz w:val="20"/>
                  <w:lang w:eastAsia="en-GB"/>
                </w:rPr>
                <w:t xml:space="preserve"> </w:t>
              </w:r>
            </w:ins>
            <w:r w:rsidRPr="00443BE8">
              <w:rPr>
                <w:rFonts w:ascii="Arial" w:eastAsia="Times New Roman" w:hAnsi="Arial" w:cs="Arial"/>
                <w:color w:val="000000"/>
                <w:sz w:val="20"/>
                <w:lang w:eastAsia="en-GB"/>
              </w:rPr>
              <w:t>CDC</w:t>
            </w:r>
          </w:p>
        </w:tc>
      </w:tr>
      <w:tr w:rsidR="009B61A6" w:rsidRPr="00E47100" w14:paraId="2E918898"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4A1FD971"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DNS Server Trains</w:t>
            </w:r>
          </w:p>
        </w:tc>
        <w:tc>
          <w:tcPr>
            <w:tcW w:w="3685" w:type="dxa"/>
            <w:tcBorders>
              <w:top w:val="nil"/>
              <w:left w:val="nil"/>
              <w:bottom w:val="single" w:sz="4" w:space="0" w:color="auto"/>
              <w:right w:val="single" w:sz="4" w:space="0" w:color="auto"/>
            </w:tcBorders>
            <w:noWrap/>
            <w:vAlign w:val="bottom"/>
            <w:hideMark/>
          </w:tcPr>
          <w:p w14:paraId="42E59F77" w14:textId="04CD8602" w:rsidR="009B61A6" w:rsidRPr="00960F8E" w:rsidRDefault="009B61A6" w:rsidP="00353F42">
            <w:pPr>
              <w:spacing w:before="0" w:after="0"/>
              <w:rPr>
                <w:rFonts w:ascii="Arial" w:eastAsia="Times New Roman" w:hAnsi="Arial" w:cs="Arial"/>
                <w:color w:val="000000"/>
                <w:sz w:val="20"/>
                <w:lang w:val="de-AT" w:eastAsia="en-GB"/>
                <w:rPrChange w:id="1184" w:author="Christopher Kemeter" w:date="2023-11-13T19:43:00Z">
                  <w:rPr>
                    <w:rFonts w:ascii="Arial" w:eastAsia="Times New Roman" w:hAnsi="Arial" w:cs="Arial"/>
                    <w:color w:val="000000"/>
                    <w:sz w:val="20"/>
                    <w:lang w:eastAsia="en-GB"/>
                  </w:rPr>
                </w:rPrChange>
              </w:rPr>
            </w:pPr>
            <w:r w:rsidRPr="00960F8E">
              <w:rPr>
                <w:rFonts w:ascii="Arial" w:eastAsia="Times New Roman" w:hAnsi="Arial" w:cs="Arial"/>
                <w:color w:val="000000"/>
                <w:sz w:val="20"/>
                <w:lang w:val="de-AT" w:eastAsia="en-GB"/>
                <w:rPrChange w:id="1185" w:author="Christopher Kemeter" w:date="2023-11-13T19:43:00Z">
                  <w:rPr>
                    <w:rFonts w:ascii="Arial" w:eastAsia="Times New Roman" w:hAnsi="Arial" w:cs="Arial"/>
                    <w:color w:val="000000"/>
                    <w:sz w:val="20"/>
                    <w:lang w:eastAsia="en-GB"/>
                  </w:rPr>
                </w:rPrChange>
              </w:rPr>
              <w:t xml:space="preserve">DNS server </w:t>
            </w:r>
            <w:del w:id="1186" w:author="Christopher Kemeter" w:date="2023-11-13T19:43:00Z">
              <w:r w:rsidRPr="00960F8E" w:rsidDel="00960F8E">
                <w:rPr>
                  <w:rFonts w:ascii="Arial" w:eastAsia="Times New Roman" w:hAnsi="Arial" w:cs="Arial"/>
                  <w:color w:val="000000"/>
                  <w:sz w:val="20"/>
                  <w:lang w:val="de-AT" w:eastAsia="en-GB"/>
                  <w:rPrChange w:id="1187" w:author="Christopher Kemeter" w:date="2023-11-13T19:43:00Z">
                    <w:rPr>
                      <w:rFonts w:ascii="Arial" w:eastAsia="Times New Roman" w:hAnsi="Arial" w:cs="Arial"/>
                      <w:color w:val="000000"/>
                      <w:sz w:val="20"/>
                      <w:lang w:eastAsia="en-GB"/>
                    </w:rPr>
                  </w:rPrChange>
                </w:rPr>
                <w:delText xml:space="preserve">with </w:delText>
              </w:r>
            </w:del>
            <w:ins w:id="1188" w:author="Christopher Kemeter" w:date="2023-11-13T19:43:00Z">
              <w:r w:rsidR="00960F8E" w:rsidRPr="00960F8E">
                <w:rPr>
                  <w:rFonts w:ascii="Arial" w:eastAsia="Times New Roman" w:hAnsi="Arial" w:cs="Arial"/>
                  <w:color w:val="000000"/>
                  <w:sz w:val="20"/>
                  <w:lang w:val="de-AT" w:eastAsia="en-GB"/>
                  <w:rPrChange w:id="1189" w:author="Christopher Kemeter" w:date="2023-11-13T19:43:00Z">
                    <w:rPr>
                      <w:rFonts w:ascii="Arial" w:eastAsia="Times New Roman" w:hAnsi="Arial" w:cs="Arial"/>
                      <w:color w:val="000000"/>
                      <w:sz w:val="20"/>
                      <w:lang w:eastAsia="en-GB"/>
                    </w:rPr>
                  </w:rPrChange>
                </w:rPr>
                <w:t xml:space="preserve">mit </w:t>
              </w:r>
            </w:ins>
            <w:r w:rsidRPr="00960F8E">
              <w:rPr>
                <w:rFonts w:ascii="Arial" w:eastAsia="Times New Roman" w:hAnsi="Arial" w:cs="Arial"/>
                <w:color w:val="000000"/>
                <w:sz w:val="20"/>
                <w:lang w:val="de-AT" w:eastAsia="en-GB"/>
                <w:rPrChange w:id="1190" w:author="Christopher Kemeter" w:date="2023-11-13T19:43:00Z">
                  <w:rPr>
                    <w:rFonts w:ascii="Arial" w:eastAsia="Times New Roman" w:hAnsi="Arial" w:cs="Arial"/>
                    <w:color w:val="000000"/>
                    <w:sz w:val="20"/>
                    <w:lang w:eastAsia="en-GB"/>
                  </w:rPr>
                </w:rPrChange>
              </w:rPr>
              <w:t>blacklisting f</w:t>
            </w:r>
            <w:del w:id="1191" w:author="Christopher Kemeter" w:date="2023-11-13T19:43:00Z">
              <w:r w:rsidRPr="00960F8E" w:rsidDel="00960F8E">
                <w:rPr>
                  <w:rFonts w:ascii="Arial" w:eastAsia="Times New Roman" w:hAnsi="Arial" w:cs="Arial"/>
                  <w:color w:val="000000"/>
                  <w:sz w:val="20"/>
                  <w:lang w:val="de-AT" w:eastAsia="en-GB"/>
                  <w:rPrChange w:id="1192" w:author="Christopher Kemeter" w:date="2023-11-13T19:43:00Z">
                    <w:rPr>
                      <w:rFonts w:ascii="Arial" w:eastAsia="Times New Roman" w:hAnsi="Arial" w:cs="Arial"/>
                      <w:color w:val="000000"/>
                      <w:sz w:val="20"/>
                      <w:lang w:eastAsia="en-GB"/>
                    </w:rPr>
                  </w:rPrChange>
                </w:rPr>
                <w:delText>or trains</w:delText>
              </w:r>
            </w:del>
            <w:ins w:id="1193" w:author="Christopher Kemeter" w:date="2023-11-13T19:43:00Z">
              <w:r w:rsidR="00960F8E" w:rsidRPr="00960F8E">
                <w:rPr>
                  <w:rFonts w:ascii="Arial" w:eastAsia="Times New Roman" w:hAnsi="Arial" w:cs="Arial"/>
                  <w:color w:val="000000"/>
                  <w:sz w:val="20"/>
                  <w:lang w:val="de-AT" w:eastAsia="en-GB"/>
                  <w:rPrChange w:id="1194" w:author="Christopher Kemeter" w:date="2023-11-13T19:43:00Z">
                    <w:rPr>
                      <w:rFonts w:ascii="Arial" w:eastAsia="Times New Roman" w:hAnsi="Arial" w:cs="Arial"/>
                      <w:color w:val="000000"/>
                      <w:sz w:val="20"/>
                      <w:lang w:eastAsia="en-GB"/>
                    </w:rPr>
                  </w:rPrChange>
                </w:rPr>
                <w:t>ür Züge</w:t>
              </w:r>
            </w:ins>
          </w:p>
        </w:tc>
      </w:tr>
      <w:tr w:rsidR="009B61A6" w:rsidRPr="00443BE8" w14:paraId="1B49172A"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20320577"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Gateway</w:t>
            </w:r>
          </w:p>
        </w:tc>
        <w:tc>
          <w:tcPr>
            <w:tcW w:w="3685" w:type="dxa"/>
            <w:tcBorders>
              <w:top w:val="nil"/>
              <w:left w:val="nil"/>
              <w:bottom w:val="single" w:sz="4" w:space="0" w:color="auto"/>
              <w:right w:val="single" w:sz="4" w:space="0" w:color="auto"/>
            </w:tcBorders>
            <w:noWrap/>
            <w:vAlign w:val="bottom"/>
            <w:hideMark/>
          </w:tcPr>
          <w:p w14:paraId="3A085C54"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Central router</w:t>
            </w:r>
          </w:p>
        </w:tc>
      </w:tr>
      <w:tr w:rsidR="009B61A6" w:rsidRPr="00DD0311" w14:paraId="4A662054"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5E0A5B3B" w14:textId="77777777" w:rsidR="009B61A6" w:rsidRPr="00F362BC" w:rsidRDefault="009B61A6" w:rsidP="00353F42">
            <w:pPr>
              <w:spacing w:before="0" w:after="0"/>
              <w:rPr>
                <w:rFonts w:ascii="Arial" w:eastAsia="Times New Roman" w:hAnsi="Arial" w:cs="Arial"/>
                <w:color w:val="000000"/>
                <w:sz w:val="20"/>
                <w:lang w:eastAsia="en-GB"/>
              </w:rPr>
            </w:pPr>
            <w:r w:rsidRPr="00F362BC">
              <w:rPr>
                <w:rFonts w:ascii="Arial" w:eastAsia="Times New Roman" w:hAnsi="Arial" w:cs="Arial"/>
                <w:color w:val="000000"/>
                <w:sz w:val="20"/>
                <w:lang w:eastAsia="en-GB"/>
              </w:rPr>
              <w:t>MAR3 backend</w:t>
            </w:r>
          </w:p>
        </w:tc>
        <w:tc>
          <w:tcPr>
            <w:tcW w:w="3685" w:type="dxa"/>
            <w:tcBorders>
              <w:top w:val="nil"/>
              <w:left w:val="nil"/>
              <w:bottom w:val="single" w:sz="4" w:space="0" w:color="auto"/>
              <w:right w:val="single" w:sz="4" w:space="0" w:color="auto"/>
            </w:tcBorders>
            <w:noWrap/>
            <w:vAlign w:val="bottom"/>
            <w:hideMark/>
          </w:tcPr>
          <w:p w14:paraId="4E5AD062" w14:textId="77777777" w:rsidR="009B61A6" w:rsidRPr="00F362BC" w:rsidRDefault="009B61A6" w:rsidP="00353F42">
            <w:pPr>
              <w:spacing w:before="0" w:after="0"/>
              <w:rPr>
                <w:rFonts w:ascii="Arial" w:eastAsia="Times New Roman" w:hAnsi="Arial" w:cs="Arial"/>
                <w:color w:val="000000"/>
                <w:sz w:val="20"/>
                <w:lang w:eastAsia="en-GB"/>
              </w:rPr>
            </w:pPr>
            <w:r w:rsidRPr="00F362BC">
              <w:rPr>
                <w:rFonts w:ascii="Arial" w:eastAsia="Times New Roman" w:hAnsi="Arial" w:cs="Arial"/>
                <w:color w:val="000000"/>
                <w:sz w:val="20"/>
                <w:lang w:eastAsia="en-GB"/>
              </w:rPr>
              <w:t>MAR3 Home Agent</w:t>
            </w:r>
          </w:p>
        </w:tc>
      </w:tr>
      <w:tr w:rsidR="009B61A6" w:rsidRPr="00443BE8" w14:paraId="19B4104B"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4AF30890"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MongoDB</w:t>
            </w:r>
          </w:p>
        </w:tc>
        <w:tc>
          <w:tcPr>
            <w:tcW w:w="3685" w:type="dxa"/>
            <w:tcBorders>
              <w:top w:val="nil"/>
              <w:left w:val="nil"/>
              <w:bottom w:val="single" w:sz="4" w:space="0" w:color="auto"/>
              <w:right w:val="single" w:sz="4" w:space="0" w:color="auto"/>
            </w:tcBorders>
            <w:noWrap/>
            <w:vAlign w:val="bottom"/>
            <w:hideMark/>
          </w:tcPr>
          <w:p w14:paraId="689C522E" w14:textId="24D1FEB4"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MongoDB server f</w:t>
            </w:r>
            <w:ins w:id="1195" w:author="Christopher Kemeter" w:date="2023-11-13T19:43:00Z">
              <w:r w:rsidR="00960F8E">
                <w:rPr>
                  <w:rFonts w:ascii="Arial" w:eastAsia="Times New Roman" w:hAnsi="Arial" w:cs="Arial"/>
                  <w:color w:val="000000"/>
                  <w:sz w:val="20"/>
                  <w:lang w:eastAsia="en-GB"/>
                </w:rPr>
                <w:t>ür</w:t>
              </w:r>
            </w:ins>
            <w:del w:id="1196" w:author="Christopher Kemeter" w:date="2023-11-13T19:43:00Z">
              <w:r w:rsidRPr="00443BE8" w:rsidDel="00960F8E">
                <w:rPr>
                  <w:rFonts w:ascii="Arial" w:eastAsia="Times New Roman" w:hAnsi="Arial" w:cs="Arial"/>
                  <w:color w:val="000000"/>
                  <w:sz w:val="20"/>
                  <w:lang w:eastAsia="en-GB"/>
                </w:rPr>
                <w:delText>or the</w:delText>
              </w:r>
            </w:del>
            <w:r w:rsidRPr="00443BE8">
              <w:rPr>
                <w:rFonts w:ascii="Arial" w:eastAsia="Times New Roman" w:hAnsi="Arial" w:cs="Arial"/>
                <w:color w:val="000000"/>
                <w:sz w:val="20"/>
                <w:lang w:eastAsia="en-GB"/>
              </w:rPr>
              <w:t xml:space="preserve"> NMS</w:t>
            </w:r>
          </w:p>
        </w:tc>
      </w:tr>
      <w:tr w:rsidR="009B61A6" w:rsidRPr="00443BE8" w14:paraId="440E59DE"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2BE1C79E"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MQTT Broker</w:t>
            </w:r>
          </w:p>
        </w:tc>
        <w:tc>
          <w:tcPr>
            <w:tcW w:w="3685" w:type="dxa"/>
            <w:tcBorders>
              <w:top w:val="nil"/>
              <w:left w:val="nil"/>
              <w:bottom w:val="single" w:sz="4" w:space="0" w:color="auto"/>
              <w:right w:val="single" w:sz="4" w:space="0" w:color="auto"/>
            </w:tcBorders>
            <w:noWrap/>
            <w:vAlign w:val="bottom"/>
            <w:hideMark/>
          </w:tcPr>
          <w:p w14:paraId="0FB3BEFC"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MQTT HiveMQ broker</w:t>
            </w:r>
          </w:p>
        </w:tc>
      </w:tr>
      <w:tr w:rsidR="009B61A6" w:rsidRPr="00443BE8" w14:paraId="1515F840"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759A7AAD"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NMS</w:t>
            </w:r>
          </w:p>
        </w:tc>
        <w:tc>
          <w:tcPr>
            <w:tcW w:w="3685" w:type="dxa"/>
            <w:tcBorders>
              <w:top w:val="nil"/>
              <w:left w:val="nil"/>
              <w:bottom w:val="single" w:sz="4" w:space="0" w:color="auto"/>
              <w:right w:val="single" w:sz="4" w:space="0" w:color="auto"/>
            </w:tcBorders>
            <w:noWrap/>
            <w:vAlign w:val="bottom"/>
            <w:hideMark/>
          </w:tcPr>
          <w:p w14:paraId="426147AB"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NMS application server</w:t>
            </w:r>
          </w:p>
        </w:tc>
      </w:tr>
      <w:tr w:rsidR="009B61A6" w:rsidRPr="00443BE8" w14:paraId="236C9818"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06E179F5"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Proxy</w:t>
            </w:r>
          </w:p>
        </w:tc>
        <w:tc>
          <w:tcPr>
            <w:tcW w:w="3685" w:type="dxa"/>
            <w:tcBorders>
              <w:top w:val="nil"/>
              <w:left w:val="nil"/>
              <w:bottom w:val="single" w:sz="4" w:space="0" w:color="auto"/>
              <w:right w:val="single" w:sz="4" w:space="0" w:color="auto"/>
            </w:tcBorders>
            <w:noWrap/>
            <w:vAlign w:val="bottom"/>
            <w:hideMark/>
          </w:tcPr>
          <w:p w14:paraId="13106327"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Apache webproxy</w:t>
            </w:r>
          </w:p>
        </w:tc>
      </w:tr>
      <w:tr w:rsidR="009B61A6" w:rsidRPr="00443BE8" w14:paraId="0A78B33C"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18138B17"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RTL Batch</w:t>
            </w:r>
          </w:p>
        </w:tc>
        <w:tc>
          <w:tcPr>
            <w:tcW w:w="3685" w:type="dxa"/>
            <w:tcBorders>
              <w:top w:val="nil"/>
              <w:left w:val="nil"/>
              <w:bottom w:val="single" w:sz="4" w:space="0" w:color="auto"/>
              <w:right w:val="single" w:sz="4" w:space="0" w:color="auto"/>
            </w:tcBorders>
            <w:noWrap/>
            <w:vAlign w:val="bottom"/>
            <w:hideMark/>
          </w:tcPr>
          <w:p w14:paraId="40CBB7F0"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RTL batch processing</w:t>
            </w:r>
          </w:p>
        </w:tc>
      </w:tr>
      <w:tr w:rsidR="009B61A6" w:rsidRPr="00DD0311" w14:paraId="6DF7986E"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5380BF77" w14:textId="77777777" w:rsidR="009B61A6" w:rsidRPr="00F362BC" w:rsidRDefault="009B61A6" w:rsidP="00353F42">
            <w:pPr>
              <w:spacing w:before="0" w:after="0"/>
              <w:rPr>
                <w:rFonts w:ascii="Arial" w:eastAsia="Times New Roman" w:hAnsi="Arial" w:cs="Arial"/>
                <w:color w:val="000000"/>
                <w:sz w:val="20"/>
                <w:lang w:eastAsia="en-GB"/>
              </w:rPr>
            </w:pPr>
            <w:r w:rsidRPr="00F362BC">
              <w:rPr>
                <w:rFonts w:ascii="Arial" w:eastAsia="Times New Roman" w:hAnsi="Arial" w:cs="Arial"/>
                <w:color w:val="000000"/>
                <w:sz w:val="20"/>
                <w:lang w:eastAsia="en-GB"/>
              </w:rPr>
              <w:t>RTL Server</w:t>
            </w:r>
          </w:p>
        </w:tc>
        <w:tc>
          <w:tcPr>
            <w:tcW w:w="3685" w:type="dxa"/>
            <w:tcBorders>
              <w:top w:val="nil"/>
              <w:left w:val="nil"/>
              <w:bottom w:val="single" w:sz="4" w:space="0" w:color="auto"/>
              <w:right w:val="single" w:sz="4" w:space="0" w:color="auto"/>
            </w:tcBorders>
            <w:noWrap/>
            <w:vAlign w:val="bottom"/>
            <w:hideMark/>
          </w:tcPr>
          <w:p w14:paraId="0D3E1AB1" w14:textId="77777777" w:rsidR="009B61A6" w:rsidRPr="00F362BC" w:rsidRDefault="009B61A6" w:rsidP="00353F42">
            <w:pPr>
              <w:spacing w:before="0" w:after="0"/>
              <w:rPr>
                <w:rFonts w:ascii="Arial" w:eastAsia="Times New Roman" w:hAnsi="Arial" w:cs="Arial"/>
                <w:color w:val="000000"/>
                <w:sz w:val="20"/>
                <w:lang w:eastAsia="en-GB"/>
              </w:rPr>
            </w:pPr>
            <w:r w:rsidRPr="00F362BC">
              <w:rPr>
                <w:rFonts w:ascii="Arial" w:eastAsia="Times New Roman" w:hAnsi="Arial" w:cs="Arial"/>
                <w:color w:val="000000"/>
                <w:sz w:val="20"/>
                <w:lang w:eastAsia="en-GB"/>
              </w:rPr>
              <w:t>RTL log collector</w:t>
            </w:r>
          </w:p>
        </w:tc>
      </w:tr>
      <w:tr w:rsidR="009B61A6" w:rsidRPr="00443BE8" w14:paraId="598427A8"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4E9FAD45"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Zabbix Proxy</w:t>
            </w:r>
          </w:p>
        </w:tc>
        <w:tc>
          <w:tcPr>
            <w:tcW w:w="3685" w:type="dxa"/>
            <w:tcBorders>
              <w:top w:val="nil"/>
              <w:left w:val="nil"/>
              <w:bottom w:val="single" w:sz="4" w:space="0" w:color="auto"/>
              <w:right w:val="single" w:sz="4" w:space="0" w:color="auto"/>
            </w:tcBorders>
            <w:noWrap/>
            <w:vAlign w:val="bottom"/>
            <w:hideMark/>
          </w:tcPr>
          <w:p w14:paraId="5EC70CE7" w14:textId="11ACD1B2"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 xml:space="preserve">Zabbix Proxy </w:t>
            </w:r>
            <w:del w:id="1197" w:author="Christopher Kemeter" w:date="2023-11-13T19:43:00Z">
              <w:r w:rsidRPr="00443BE8" w:rsidDel="007E7FC7">
                <w:rPr>
                  <w:rFonts w:ascii="Arial" w:eastAsia="Times New Roman" w:hAnsi="Arial" w:cs="Arial"/>
                  <w:color w:val="000000"/>
                  <w:sz w:val="20"/>
                  <w:lang w:eastAsia="en-GB"/>
                </w:rPr>
                <w:delText xml:space="preserve">for </w:delText>
              </w:r>
            </w:del>
            <w:ins w:id="1198" w:author="Christopher Kemeter" w:date="2023-11-13T19:43:00Z">
              <w:r w:rsidR="007E7FC7">
                <w:rPr>
                  <w:rFonts w:ascii="Arial" w:eastAsia="Times New Roman" w:hAnsi="Arial" w:cs="Arial"/>
                  <w:color w:val="000000"/>
                  <w:sz w:val="20"/>
                  <w:lang w:eastAsia="en-GB"/>
                </w:rPr>
                <w:t>für</w:t>
              </w:r>
              <w:r w:rsidR="007E7FC7" w:rsidRPr="00443BE8">
                <w:rPr>
                  <w:rFonts w:ascii="Arial" w:eastAsia="Times New Roman" w:hAnsi="Arial" w:cs="Arial"/>
                  <w:color w:val="000000"/>
                  <w:sz w:val="20"/>
                  <w:lang w:eastAsia="en-GB"/>
                </w:rPr>
                <w:t xml:space="preserve"> </w:t>
              </w:r>
            </w:ins>
            <w:r w:rsidRPr="00443BE8">
              <w:rPr>
                <w:rFonts w:ascii="Arial" w:eastAsia="Times New Roman" w:hAnsi="Arial" w:cs="Arial"/>
                <w:color w:val="000000"/>
                <w:sz w:val="20"/>
                <w:lang w:eastAsia="en-GB"/>
              </w:rPr>
              <w:t>CDC monitoring</w:t>
            </w:r>
          </w:p>
        </w:tc>
      </w:tr>
      <w:tr w:rsidR="009B61A6" w:rsidRPr="00E47100" w14:paraId="66158614" w14:textId="77777777" w:rsidTr="009B61A6">
        <w:trPr>
          <w:trHeight w:val="315"/>
          <w:jc w:val="center"/>
        </w:trPr>
        <w:tc>
          <w:tcPr>
            <w:tcW w:w="2547" w:type="dxa"/>
            <w:tcBorders>
              <w:top w:val="nil"/>
              <w:left w:val="single" w:sz="4" w:space="0" w:color="auto"/>
              <w:bottom w:val="single" w:sz="4" w:space="0" w:color="auto"/>
              <w:right w:val="single" w:sz="4" w:space="0" w:color="auto"/>
            </w:tcBorders>
            <w:noWrap/>
            <w:vAlign w:val="bottom"/>
            <w:hideMark/>
          </w:tcPr>
          <w:p w14:paraId="3DF2353E" w14:textId="77777777" w:rsidR="009B61A6" w:rsidRPr="00443BE8" w:rsidRDefault="009B61A6" w:rsidP="00353F42">
            <w:pPr>
              <w:spacing w:before="0" w:after="0"/>
              <w:rPr>
                <w:rFonts w:ascii="Arial" w:eastAsia="Times New Roman" w:hAnsi="Arial" w:cs="Arial"/>
                <w:color w:val="000000"/>
                <w:sz w:val="20"/>
                <w:lang w:eastAsia="en-GB"/>
              </w:rPr>
            </w:pPr>
            <w:r w:rsidRPr="00443BE8">
              <w:rPr>
                <w:rFonts w:ascii="Arial" w:eastAsia="Times New Roman" w:hAnsi="Arial" w:cs="Arial"/>
                <w:color w:val="000000"/>
                <w:sz w:val="20"/>
                <w:lang w:eastAsia="en-GB"/>
              </w:rPr>
              <w:t>Zabbix Server</w:t>
            </w:r>
          </w:p>
        </w:tc>
        <w:tc>
          <w:tcPr>
            <w:tcW w:w="3685" w:type="dxa"/>
            <w:tcBorders>
              <w:top w:val="nil"/>
              <w:left w:val="nil"/>
              <w:bottom w:val="single" w:sz="4" w:space="0" w:color="auto"/>
              <w:right w:val="single" w:sz="4" w:space="0" w:color="auto"/>
            </w:tcBorders>
            <w:noWrap/>
            <w:vAlign w:val="bottom"/>
            <w:hideMark/>
          </w:tcPr>
          <w:p w14:paraId="0FF163DE" w14:textId="5C8862F6" w:rsidR="009B61A6" w:rsidRPr="007E7FC7" w:rsidRDefault="009B61A6" w:rsidP="00353F42">
            <w:pPr>
              <w:spacing w:before="0" w:after="0"/>
              <w:rPr>
                <w:rFonts w:ascii="Arial" w:eastAsia="Times New Roman" w:hAnsi="Arial" w:cs="Arial"/>
                <w:color w:val="000000"/>
                <w:sz w:val="20"/>
                <w:lang w:val="de-AT" w:eastAsia="en-GB"/>
                <w:rPrChange w:id="1199" w:author="Christopher Kemeter" w:date="2023-11-13T19:43:00Z">
                  <w:rPr>
                    <w:rFonts w:ascii="Arial" w:eastAsia="Times New Roman" w:hAnsi="Arial" w:cs="Arial"/>
                    <w:color w:val="000000"/>
                    <w:sz w:val="20"/>
                    <w:lang w:eastAsia="en-GB"/>
                  </w:rPr>
                </w:rPrChange>
              </w:rPr>
            </w:pPr>
            <w:r w:rsidRPr="007E7FC7">
              <w:rPr>
                <w:rFonts w:ascii="Arial" w:eastAsia="Times New Roman" w:hAnsi="Arial" w:cs="Arial"/>
                <w:color w:val="000000"/>
                <w:sz w:val="20"/>
                <w:lang w:val="de-AT" w:eastAsia="en-GB"/>
                <w:rPrChange w:id="1200" w:author="Christopher Kemeter" w:date="2023-11-13T19:43:00Z">
                  <w:rPr>
                    <w:rFonts w:ascii="Arial" w:eastAsia="Times New Roman" w:hAnsi="Arial" w:cs="Arial"/>
                    <w:color w:val="000000"/>
                    <w:sz w:val="20"/>
                    <w:lang w:eastAsia="en-GB"/>
                  </w:rPr>
                </w:rPrChange>
              </w:rPr>
              <w:t xml:space="preserve">Zabbix Server </w:t>
            </w:r>
            <w:del w:id="1201" w:author="Christopher Kemeter" w:date="2023-11-13T19:43:00Z">
              <w:r w:rsidRPr="007E7FC7" w:rsidDel="007E7FC7">
                <w:rPr>
                  <w:rFonts w:ascii="Arial" w:eastAsia="Times New Roman" w:hAnsi="Arial" w:cs="Arial"/>
                  <w:color w:val="000000"/>
                  <w:sz w:val="20"/>
                  <w:lang w:val="de-AT" w:eastAsia="en-GB"/>
                  <w:rPrChange w:id="1202" w:author="Christopher Kemeter" w:date="2023-11-13T19:43:00Z">
                    <w:rPr>
                      <w:rFonts w:ascii="Arial" w:eastAsia="Times New Roman" w:hAnsi="Arial" w:cs="Arial"/>
                      <w:color w:val="000000"/>
                      <w:sz w:val="20"/>
                      <w:lang w:eastAsia="en-GB"/>
                    </w:rPr>
                  </w:rPrChange>
                </w:rPr>
                <w:delText xml:space="preserve">for </w:delText>
              </w:r>
            </w:del>
            <w:ins w:id="1203" w:author="Christopher Kemeter" w:date="2023-11-13T19:43:00Z">
              <w:r w:rsidR="007E7FC7" w:rsidRPr="007E7FC7">
                <w:rPr>
                  <w:rFonts w:ascii="Arial" w:eastAsia="Times New Roman" w:hAnsi="Arial" w:cs="Arial"/>
                  <w:color w:val="000000"/>
                  <w:sz w:val="20"/>
                  <w:lang w:val="de-AT" w:eastAsia="en-GB"/>
                  <w:rPrChange w:id="1204" w:author="Christopher Kemeter" w:date="2023-11-13T19:43:00Z">
                    <w:rPr>
                      <w:rFonts w:ascii="Arial" w:eastAsia="Times New Roman" w:hAnsi="Arial" w:cs="Arial"/>
                      <w:color w:val="000000"/>
                      <w:sz w:val="20"/>
                      <w:lang w:eastAsia="en-GB"/>
                    </w:rPr>
                  </w:rPrChange>
                </w:rPr>
                <w:t>für Zug</w:t>
              </w:r>
            </w:ins>
            <w:del w:id="1205" w:author="Christopher Kemeter" w:date="2023-11-13T19:43:00Z">
              <w:r w:rsidRPr="007E7FC7" w:rsidDel="007E7FC7">
                <w:rPr>
                  <w:rFonts w:ascii="Arial" w:eastAsia="Times New Roman" w:hAnsi="Arial" w:cs="Arial"/>
                  <w:color w:val="000000"/>
                  <w:sz w:val="20"/>
                  <w:lang w:val="de-AT" w:eastAsia="en-GB"/>
                  <w:rPrChange w:id="1206" w:author="Christopher Kemeter" w:date="2023-11-13T19:43:00Z">
                    <w:rPr>
                      <w:rFonts w:ascii="Arial" w:eastAsia="Times New Roman" w:hAnsi="Arial" w:cs="Arial"/>
                      <w:color w:val="000000"/>
                      <w:sz w:val="20"/>
                      <w:lang w:eastAsia="en-GB"/>
                    </w:rPr>
                  </w:rPrChange>
                </w:rPr>
                <w:delText>train</w:delText>
              </w:r>
            </w:del>
            <w:r w:rsidRPr="007E7FC7">
              <w:rPr>
                <w:rFonts w:ascii="Arial" w:eastAsia="Times New Roman" w:hAnsi="Arial" w:cs="Arial"/>
                <w:color w:val="000000"/>
                <w:sz w:val="20"/>
                <w:lang w:val="de-AT" w:eastAsia="en-GB"/>
                <w:rPrChange w:id="1207" w:author="Christopher Kemeter" w:date="2023-11-13T19:43:00Z">
                  <w:rPr>
                    <w:rFonts w:ascii="Arial" w:eastAsia="Times New Roman" w:hAnsi="Arial" w:cs="Arial"/>
                    <w:color w:val="000000"/>
                    <w:sz w:val="20"/>
                    <w:lang w:eastAsia="en-GB"/>
                  </w:rPr>
                </w:rPrChange>
              </w:rPr>
              <w:t xml:space="preserve"> monitoring</w:t>
            </w:r>
          </w:p>
        </w:tc>
      </w:tr>
    </w:tbl>
    <w:p w14:paraId="62C59A5C" w14:textId="77777777" w:rsidR="00DD0311" w:rsidRPr="007E7FC7" w:rsidRDefault="00DD0311" w:rsidP="00DD0311">
      <w:pPr>
        <w:rPr>
          <w:lang w:val="de-AT"/>
          <w:rPrChange w:id="1208" w:author="Christopher Kemeter" w:date="2023-11-13T19:43:00Z">
            <w:rPr/>
          </w:rPrChange>
        </w:rPr>
      </w:pPr>
    </w:p>
    <w:p w14:paraId="51BFA73E" w14:textId="77777777" w:rsidR="00DD0311" w:rsidRDefault="00DD0311" w:rsidP="0097188A">
      <w:pPr>
        <w:pStyle w:val="Heading3"/>
        <w:numPr>
          <w:ilvl w:val="2"/>
          <w:numId w:val="6"/>
        </w:numPr>
      </w:pPr>
      <w:bookmarkStart w:id="1209" w:name="_Toc59556253"/>
      <w:bookmarkStart w:id="1210" w:name="_Toc64459702"/>
      <w:bookmarkStart w:id="1211" w:name="_Toc150800013"/>
      <w:r>
        <w:t>Die Zug-Land verbindung</w:t>
      </w:r>
      <w:bookmarkEnd w:id="1209"/>
      <w:bookmarkEnd w:id="1210"/>
      <w:bookmarkEnd w:id="1211"/>
    </w:p>
    <w:p w14:paraId="407FDDF9" w14:textId="77777777" w:rsidR="00DD0311" w:rsidRPr="00151518" w:rsidRDefault="00DD0311" w:rsidP="00DD0311">
      <w:pPr>
        <w:rPr>
          <w:lang w:val="de-AT" w:bidi="th-TH"/>
        </w:rPr>
      </w:pPr>
      <w:r w:rsidRPr="00151518">
        <w:rPr>
          <w:lang w:val="de-AT" w:bidi="th-TH"/>
        </w:rPr>
        <w:t xml:space="preserve">Das folgende Diagramm zeigt eine allgemeine Ansicht der Verbindung zwischen Zug und </w:t>
      </w:r>
      <w:r>
        <w:rPr>
          <w:lang w:val="de-AT" w:bidi="th-TH"/>
        </w:rPr>
        <w:t>Land:</w:t>
      </w:r>
    </w:p>
    <w:p w14:paraId="04737B3E" w14:textId="77777777" w:rsidR="00DD0311" w:rsidRDefault="00DD0311" w:rsidP="00DD0311">
      <w:r>
        <w:rPr>
          <w:noProof/>
        </w:rPr>
        <w:drawing>
          <wp:inline distT="0" distB="0" distL="0" distR="0" wp14:anchorId="0AB17D94" wp14:editId="562B4273">
            <wp:extent cx="5220428" cy="1276528"/>
            <wp:effectExtent l="0" t="0" r="0" b="0"/>
            <wp:docPr id="211415530" name="Picture 21141553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530" name="Picture 211415530" descr="Text&#10;&#10;Description automatically generated with medium confidence"/>
                    <pic:cNvPicPr/>
                  </pic:nvPicPr>
                  <pic:blipFill>
                    <a:blip r:embed="rId26">
                      <a:extLst>
                        <a:ext uri="{28A0092B-C50C-407E-A947-70E740481C1C}">
                          <a14:useLocalDpi xmlns:a14="http://schemas.microsoft.com/office/drawing/2010/main"/>
                        </a:ext>
                      </a:extLst>
                    </a:blip>
                    <a:stretch>
                      <a:fillRect/>
                    </a:stretch>
                  </pic:blipFill>
                  <pic:spPr>
                    <a:xfrm>
                      <a:off x="0" y="0"/>
                      <a:ext cx="5220428" cy="1276528"/>
                    </a:xfrm>
                    <a:prstGeom prst="rect">
                      <a:avLst/>
                    </a:prstGeom>
                  </pic:spPr>
                </pic:pic>
              </a:graphicData>
            </a:graphic>
          </wp:inline>
        </w:drawing>
      </w:r>
    </w:p>
    <w:p w14:paraId="5D4BAE92" w14:textId="24F9D927" w:rsidR="00DD0311" w:rsidRPr="004352A2" w:rsidRDefault="00DD0311" w:rsidP="00DD0311">
      <w:pPr>
        <w:rPr>
          <w:lang w:val="de-AT"/>
        </w:rPr>
      </w:pPr>
      <w:r w:rsidRPr="004352A2">
        <w:rPr>
          <w:lang w:val="de-AT"/>
        </w:rPr>
        <w:t xml:space="preserve">Die Zug-Land-Verbindung wird durch eine On-Train-Komponente (das </w:t>
      </w:r>
      <w:r w:rsidR="00987C4D">
        <w:rPr>
          <w:lang w:val="de-AT"/>
        </w:rPr>
        <w:t>Nomad Connect CCU</w:t>
      </w:r>
      <w:r w:rsidRPr="004352A2">
        <w:rPr>
          <w:lang w:val="de-AT"/>
        </w:rPr>
        <w:t xml:space="preserve">) und eine Backend-Komponente (das </w:t>
      </w:r>
      <w:r w:rsidR="00136580">
        <w:rPr>
          <w:lang w:val="de-AT"/>
        </w:rPr>
        <w:t>MAR3 Home Agent</w:t>
      </w:r>
      <w:r w:rsidRPr="004352A2">
        <w:rPr>
          <w:lang w:val="de-AT"/>
        </w:rPr>
        <w:t>) eingerichtet. Das mar3-Frontend initiiert den Tunnel mit allen verfügbaren IP-Links und stellt über das mar3-Backend eine Internetverbindung her.</w:t>
      </w:r>
    </w:p>
    <w:p w14:paraId="3B7507F5" w14:textId="77777777" w:rsidR="00DD0311" w:rsidRPr="004352A2" w:rsidRDefault="00DD0311" w:rsidP="00DD0311">
      <w:pPr>
        <w:rPr>
          <w:lang w:val="de-AT"/>
        </w:rPr>
      </w:pPr>
      <w:r w:rsidRPr="004352A2">
        <w:rPr>
          <w:lang w:val="de-AT"/>
        </w:rPr>
        <w:t>Daten vom Endbenutzer werden über die Zug-Land-Verbindung übertragen, die die Daten einkapselt. Daten werden von der CCU über die Tunnelverbindung zum Backend und weiter ins Internet übertragen.</w:t>
      </w:r>
    </w:p>
    <w:p w14:paraId="13BF1195" w14:textId="20D99323" w:rsidR="00DD0311" w:rsidRPr="004352A2" w:rsidRDefault="00DD0311" w:rsidP="00DD0311">
      <w:pPr>
        <w:rPr>
          <w:lang w:val="de-AT"/>
        </w:rPr>
      </w:pPr>
      <w:r w:rsidRPr="004352A2">
        <w:rPr>
          <w:lang w:val="de-AT"/>
        </w:rPr>
        <w:t>Das Backend ist der zentrale Punkt, an dem der gesamte Flottenverkehr verbunden ist. Das Backend besteht ausschließlich aus virtuellen Maschinen (VMs), die in einer VMware-Umgebung ausgeführt werden. Es umfasst die „traffic pipelines“, in dem die Passagierdaten transportiert, und den „Servicebereich“, in dem d</w:t>
      </w:r>
      <w:r>
        <w:rPr>
          <w:lang w:val="de-AT"/>
        </w:rPr>
        <w:t>ie</w:t>
      </w:r>
      <w:r w:rsidRPr="004352A2">
        <w:rPr>
          <w:lang w:val="de-AT"/>
        </w:rPr>
        <w:t xml:space="preserve"> Servicedaten transportiert werden.</w:t>
      </w:r>
      <w:r>
        <w:rPr>
          <w:lang w:val="de-AT"/>
        </w:rPr>
        <w:br/>
        <w:t xml:space="preserve">Die virtuellen Maschinen des CDC für die </w:t>
      </w:r>
      <w:r w:rsidR="00FA60CF">
        <w:rPr>
          <w:lang w:val="de-AT"/>
        </w:rPr>
        <w:t>Dosto Neu</w:t>
      </w:r>
      <w:r>
        <w:rPr>
          <w:lang w:val="de-AT"/>
        </w:rPr>
        <w:t>-Flotte werden im Nextlayer Datacenter in Wien gehostet.</w:t>
      </w:r>
    </w:p>
    <w:p w14:paraId="241230DC" w14:textId="77777777" w:rsidR="00DD0311" w:rsidRPr="004352A2" w:rsidRDefault="00DD0311" w:rsidP="00DD0311">
      <w:pPr>
        <w:rPr>
          <w:lang w:val="de-AT"/>
        </w:rPr>
      </w:pPr>
      <w:r w:rsidRPr="004352A2">
        <w:rPr>
          <w:lang w:val="de-AT"/>
        </w:rPr>
        <w:t>Die Server für zentralisierte Dienste wie Inhaltssynchronisierung, DNS und Netzwerküberwachung werden ebenfalls im Servicebereich gehostet.</w:t>
      </w:r>
    </w:p>
    <w:p w14:paraId="68E93672" w14:textId="77777777" w:rsidR="00DD0311" w:rsidRPr="004352A2" w:rsidRDefault="00DD0311" w:rsidP="00DD0311">
      <w:pPr>
        <w:rPr>
          <w:lang w:val="de-AT"/>
        </w:rPr>
      </w:pPr>
      <w:r w:rsidRPr="004352A2">
        <w:rPr>
          <w:lang w:val="de-AT"/>
        </w:rPr>
        <w:t>Der Servicebereich umfasst auch das Network Management System, das von Überwachungsdaten gespeist wird, die vom Fahrzeug an das Backend übertragen werden.</w:t>
      </w:r>
    </w:p>
    <w:p w14:paraId="19396B2E" w14:textId="2F7F225C" w:rsidR="00DD0311" w:rsidRPr="00FD6E8E" w:rsidRDefault="00DD0311" w:rsidP="0097188A">
      <w:pPr>
        <w:pStyle w:val="Heading3"/>
        <w:numPr>
          <w:ilvl w:val="2"/>
          <w:numId w:val="6"/>
        </w:numPr>
      </w:pPr>
      <w:bookmarkStart w:id="1212" w:name="_Toc107346238"/>
      <w:bookmarkStart w:id="1213" w:name="_Toc107348110"/>
      <w:bookmarkStart w:id="1214" w:name="_Toc107348660"/>
      <w:bookmarkStart w:id="1215" w:name="_Toc112664189"/>
      <w:bookmarkStart w:id="1216" w:name="_Toc64459704"/>
      <w:bookmarkStart w:id="1217" w:name="_Toc150800014"/>
      <w:bookmarkEnd w:id="1212"/>
      <w:bookmarkEnd w:id="1213"/>
      <w:bookmarkEnd w:id="1214"/>
      <w:bookmarkEnd w:id="1215"/>
      <w:r w:rsidRPr="00FD6E8E">
        <w:t>Portal</w:t>
      </w:r>
      <w:bookmarkStart w:id="1218" w:name="_Toc64459705"/>
      <w:bookmarkEnd w:id="1216"/>
      <w:bookmarkEnd w:id="1217"/>
      <w:bookmarkEnd w:id="1218"/>
    </w:p>
    <w:p w14:paraId="469EC003" w14:textId="6CAF53FA" w:rsidR="00DD0311" w:rsidRDefault="00DD0311" w:rsidP="1B910516">
      <w:pPr>
        <w:rPr>
          <w:rFonts w:asciiTheme="minorHAnsi" w:hAnsiTheme="minorHAnsi" w:cstheme="minorBidi"/>
          <w:lang w:val="de-AT"/>
        </w:rPr>
      </w:pPr>
      <w:r w:rsidRPr="1B910516">
        <w:rPr>
          <w:rFonts w:asciiTheme="minorHAnsi" w:hAnsiTheme="minorHAnsi" w:cstheme="minorBidi"/>
          <w:lang w:val="de-AT"/>
        </w:rPr>
        <w:t>Das Portal wird in einem Docker-Container ausgeführt</w:t>
      </w:r>
      <w:r w:rsidRPr="00955ED0">
        <w:rPr>
          <w:rFonts w:asciiTheme="minorHAnsi" w:hAnsiTheme="minorHAnsi" w:cstheme="minorBidi"/>
          <w:lang w:val="de-AT"/>
        </w:rPr>
        <w:t xml:space="preserve">, </w:t>
      </w:r>
      <w:r w:rsidR="00E2445B" w:rsidRPr="00955ED0">
        <w:rPr>
          <w:rFonts w:asciiTheme="minorHAnsi" w:hAnsiTheme="minorHAnsi" w:cstheme="minorBidi"/>
          <w:lang w:val="de-AT"/>
        </w:rPr>
        <w:t>Dieser Docker Container kann sich auf der CCU</w:t>
      </w:r>
      <w:ins w:id="1219" w:author="Abbas Rizvi" w:date="2023-05-11T16:10:00Z">
        <w:r w:rsidR="00F7069C">
          <w:rPr>
            <w:rFonts w:asciiTheme="minorHAnsi" w:hAnsiTheme="minorHAnsi" w:cstheme="minorBidi"/>
            <w:lang w:val="de-AT"/>
          </w:rPr>
          <w:t>.</w:t>
        </w:r>
      </w:ins>
      <w:r w:rsidR="00E2445B" w:rsidRPr="00955ED0">
        <w:rPr>
          <w:rFonts w:asciiTheme="minorHAnsi" w:hAnsiTheme="minorHAnsi" w:cstheme="minorBidi"/>
          <w:lang w:val="de-AT"/>
        </w:rPr>
        <w:t xml:space="preserve"> </w:t>
      </w:r>
      <w:del w:id="1220" w:author="Abbas Rizvi" w:date="2023-05-11T16:10:00Z">
        <w:r w:rsidR="00E2445B" w:rsidRPr="00955ED0" w:rsidDel="00F7069C">
          <w:rPr>
            <w:rFonts w:asciiTheme="minorHAnsi" w:hAnsiTheme="minorHAnsi" w:cstheme="minorBidi"/>
            <w:lang w:val="de-AT"/>
          </w:rPr>
          <w:delText xml:space="preserve">oder im </w:delText>
        </w:r>
        <w:r w:rsidR="00E2445B" w:rsidRPr="00D660FD" w:rsidDel="00F7069C">
          <w:rPr>
            <w:rFonts w:asciiTheme="minorHAnsi" w:hAnsiTheme="minorHAnsi" w:cstheme="minorBidi"/>
            <w:highlight w:val="yellow"/>
            <w:lang w:val="de-AT"/>
            <w:rPrChange w:id="1221" w:author="Abbas" w:date="2023-05-04T15:14:00Z">
              <w:rPr>
                <w:rFonts w:asciiTheme="minorHAnsi" w:hAnsiTheme="minorHAnsi" w:cstheme="minorBidi"/>
                <w:lang w:val="de-AT"/>
              </w:rPr>
            </w:rPrChange>
          </w:rPr>
          <w:delText>RDC (Railway Data Center) befinden</w:delText>
        </w:r>
        <w:r w:rsidR="00E2445B" w:rsidRPr="00955ED0" w:rsidDel="00F7069C">
          <w:rPr>
            <w:rFonts w:asciiTheme="minorHAnsi" w:hAnsiTheme="minorHAnsi" w:cstheme="minorBidi"/>
            <w:lang w:val="de-AT"/>
          </w:rPr>
          <w:delText>.</w:delText>
        </w:r>
      </w:del>
      <w:ins w:id="1222" w:author="Abbas" w:date="2023-05-04T15:14:00Z">
        <w:r w:rsidR="001D2DC1">
          <w:rPr>
            <w:rFonts w:asciiTheme="minorHAnsi" w:hAnsiTheme="minorHAnsi" w:cstheme="minorBidi"/>
            <w:lang w:val="de-AT"/>
          </w:rPr>
          <w:t xml:space="preserve"> </w:t>
        </w:r>
      </w:ins>
      <w:r w:rsidR="00E2445B" w:rsidRPr="00FD6E8E">
        <w:rPr>
          <w:lang w:val="de-AT"/>
        </w:rPr>
        <w:br/>
      </w:r>
      <w:del w:id="1223" w:author="Abbas Rizvi" w:date="2023-05-11T16:10:00Z">
        <w:r w:rsidR="00E2445B" w:rsidRPr="00FD6E8E" w:rsidDel="00F7069C">
          <w:rPr>
            <w:lang w:val="de-AT"/>
          </w:rPr>
          <w:br/>
        </w:r>
      </w:del>
      <w:r w:rsidRPr="00FD6E8E">
        <w:rPr>
          <w:lang w:val="de-AT"/>
        </w:rPr>
        <w:br/>
      </w:r>
      <w:r w:rsidRPr="1B910516">
        <w:rPr>
          <w:rFonts w:asciiTheme="minorHAnsi" w:hAnsiTheme="minorHAnsi" w:cstheme="minorBidi"/>
          <w:lang w:val="de-AT"/>
        </w:rPr>
        <w:t>Falls eine Aktualisierung der Portal-Version für die Flotte vorhanden ist, kann basierend auf der Funktionalität der automatischen System-Updates von Nomad-Connect eine Aktualisierung erfolgen.</w:t>
      </w:r>
      <w:r w:rsidRPr="00FD6E8E">
        <w:rPr>
          <w:lang w:val="de-AT"/>
        </w:rPr>
        <w:br/>
      </w:r>
      <w:r w:rsidRPr="1B910516">
        <w:rPr>
          <w:rFonts w:asciiTheme="minorHAnsi" w:hAnsiTheme="minorHAnsi" w:cstheme="minorBidi"/>
          <w:lang w:val="de-AT"/>
        </w:rPr>
        <w:t>Zum Zeitpunkt des Konzepts wurde mit der ÖBB kein Wartungsfenster für etwaige Aktualisierungen festgelegt, dies kann nach Absprache mit Nomad konfiguriert werden.</w:t>
      </w:r>
      <w:r w:rsidRPr="00FD6E8E">
        <w:rPr>
          <w:lang w:val="de-AT"/>
        </w:rPr>
        <w:br/>
      </w:r>
      <w:r w:rsidRPr="1B910516">
        <w:rPr>
          <w:rFonts w:asciiTheme="minorHAnsi" w:hAnsiTheme="minorHAnsi" w:cstheme="minorBidi"/>
          <w:lang w:val="de-AT"/>
        </w:rPr>
        <w:t>Nach dem Bezug des Images, wird automatisch der Container aus dem Image generiert und ausgeführt.</w:t>
      </w:r>
    </w:p>
    <w:p w14:paraId="53391C97" w14:textId="77777777" w:rsidR="00DD0311" w:rsidRDefault="00DD0311" w:rsidP="00DD0311">
      <w:pPr>
        <w:rPr>
          <w:rFonts w:asciiTheme="minorHAnsi" w:hAnsiTheme="minorHAnsi" w:cstheme="minorHAnsi"/>
          <w:szCs w:val="22"/>
          <w:lang w:val="de-AT"/>
        </w:rPr>
      </w:pPr>
      <w:r w:rsidRPr="00CB465E">
        <w:rPr>
          <w:rFonts w:asciiTheme="minorHAnsi" w:hAnsiTheme="minorHAnsi" w:cstheme="minorHAnsi"/>
          <w:b/>
          <w:bCs/>
          <w:szCs w:val="22"/>
          <w:lang w:val="de-AT"/>
        </w:rPr>
        <w:t>Healthcheck</w:t>
      </w:r>
      <w:r>
        <w:rPr>
          <w:rFonts w:asciiTheme="minorHAnsi" w:hAnsiTheme="minorHAnsi" w:cstheme="minorHAnsi"/>
          <w:szCs w:val="22"/>
          <w:lang w:val="de-AT"/>
        </w:rPr>
        <w:br/>
      </w:r>
      <w:r>
        <w:rPr>
          <w:rFonts w:asciiTheme="minorHAnsi" w:hAnsiTheme="minorHAnsi" w:cstheme="minorHAnsi"/>
          <w:szCs w:val="22"/>
          <w:lang w:val="de-AT"/>
        </w:rPr>
        <w:br/>
        <w:t>Nomad benutzt die Healthcheck-Funktionalität von Docker, um zu überprüfen ob das Portal erreichbar ist. Das Ergebnis dessen, kann im NMS gesehen werden.</w:t>
      </w:r>
    </w:p>
    <w:p w14:paraId="510A9D1A" w14:textId="5673B359" w:rsidR="00DD0311" w:rsidRPr="00CB465E" w:rsidRDefault="00DD0311" w:rsidP="00DD0311">
      <w:pPr>
        <w:rPr>
          <w:rFonts w:asciiTheme="minorHAnsi" w:hAnsiTheme="minorHAnsi" w:cstheme="minorHAnsi"/>
          <w:b/>
          <w:bCs/>
          <w:szCs w:val="22"/>
          <w:lang w:val="de-AT"/>
        </w:rPr>
      </w:pPr>
      <w:r>
        <w:rPr>
          <w:rFonts w:asciiTheme="minorHAnsi" w:hAnsiTheme="minorHAnsi" w:cstheme="minorHAnsi"/>
          <w:b/>
          <w:bCs/>
          <w:szCs w:val="22"/>
          <w:lang w:val="de-AT"/>
        </w:rPr>
        <w:t>Monitoring</w:t>
      </w:r>
    </w:p>
    <w:p w14:paraId="1F39DCE4" w14:textId="64701097" w:rsidR="00B04F14" w:rsidRDefault="00DD0311" w:rsidP="00DD0311">
      <w:pPr>
        <w:rPr>
          <w:lang w:val="de-AT"/>
        </w:rPr>
      </w:pPr>
      <w:r>
        <w:rPr>
          <w:lang w:val="de-AT"/>
        </w:rPr>
        <w:t>Das Portal wird mittels Rolloutmanager und NMS überwacht.</w:t>
      </w:r>
      <w:r>
        <w:rPr>
          <w:lang w:val="de-AT"/>
        </w:rPr>
        <w:br/>
        <w:t xml:space="preserve">Die Informationen bezüglich des Synchronisationsstatus, der zurzeit eingesetzten Version werden wie bei anderen </w:t>
      </w:r>
      <w:r w:rsidR="004402D7">
        <w:rPr>
          <w:lang w:val="de-AT"/>
        </w:rPr>
        <w:t xml:space="preserve">Nahverkehr oder </w:t>
      </w:r>
      <w:r>
        <w:rPr>
          <w:lang w:val="de-AT"/>
        </w:rPr>
        <w:t>Fernverkehr-Flotten im Rolloutmanager angezeigt.</w:t>
      </w:r>
      <w:r>
        <w:rPr>
          <w:lang w:val="de-AT"/>
        </w:rPr>
        <w:br/>
      </w:r>
      <w:r>
        <w:rPr>
          <w:lang w:val="de-AT"/>
        </w:rPr>
        <w:br/>
      </w:r>
      <w:r>
        <w:rPr>
          <w:noProof/>
        </w:rPr>
        <w:drawing>
          <wp:inline distT="0" distB="0" distL="0" distR="0" wp14:anchorId="54A10BA5" wp14:editId="414898ED">
            <wp:extent cx="5940425" cy="725170"/>
            <wp:effectExtent l="0" t="0" r="3175" b="0"/>
            <wp:docPr id="3835" name="Picture 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a:ext>
                      </a:extLst>
                    </a:blip>
                    <a:stretch>
                      <a:fillRect/>
                    </a:stretch>
                  </pic:blipFill>
                  <pic:spPr>
                    <a:xfrm>
                      <a:off x="0" y="0"/>
                      <a:ext cx="5940425" cy="725170"/>
                    </a:xfrm>
                    <a:prstGeom prst="rect">
                      <a:avLst/>
                    </a:prstGeom>
                  </pic:spPr>
                </pic:pic>
              </a:graphicData>
            </a:graphic>
          </wp:inline>
        </w:drawing>
      </w:r>
    </w:p>
    <w:p w14:paraId="3A395842" w14:textId="77777777" w:rsidR="00B04F14" w:rsidRDefault="00B04F14">
      <w:pPr>
        <w:rPr>
          <w:lang w:val="de-AT"/>
        </w:rPr>
      </w:pPr>
      <w:r>
        <w:rPr>
          <w:lang w:val="de-AT"/>
        </w:rPr>
        <w:br w:type="page"/>
      </w:r>
    </w:p>
    <w:p w14:paraId="167A1479" w14:textId="77777777" w:rsidR="00DD0311" w:rsidRDefault="00DD0311" w:rsidP="00DD0311">
      <w:pPr>
        <w:rPr>
          <w:lang w:val="de-AT"/>
        </w:rPr>
      </w:pPr>
    </w:p>
    <w:p w14:paraId="2A891D17" w14:textId="571A133D" w:rsidR="004402D7" w:rsidRPr="004402D7" w:rsidRDefault="004402D7" w:rsidP="00CF2EE2">
      <w:pPr>
        <w:pStyle w:val="Heading3"/>
      </w:pPr>
      <w:bookmarkStart w:id="1224" w:name="_Toc150800015"/>
      <w:r w:rsidRPr="004402D7">
        <w:t>ND-</w:t>
      </w:r>
      <w:del w:id="1225" w:author="Christopher Kemeter" w:date="2023-11-13T19:44:00Z">
        <w:r w:rsidRPr="004402D7" w:rsidDel="007E7FC7">
          <w:delText>Redundancy</w:delText>
        </w:r>
      </w:del>
      <w:ins w:id="1226" w:author="Christopher Kemeter" w:date="2023-11-13T19:44:00Z">
        <w:r w:rsidR="007E7FC7">
          <w:t>Redundanz</w:t>
        </w:r>
      </w:ins>
      <w:bookmarkEnd w:id="1224"/>
    </w:p>
    <w:p w14:paraId="39E88DFA" w14:textId="77777777" w:rsidR="007E7FC7" w:rsidRPr="007E7FC7" w:rsidRDefault="00C062C4" w:rsidP="007E7FC7">
      <w:pPr>
        <w:shd w:val="clear" w:color="auto" w:fill="FFFFFF"/>
        <w:spacing w:before="100" w:beforeAutospacing="1" w:after="100" w:afterAutospacing="1"/>
        <w:rPr>
          <w:ins w:id="1227" w:author="Christopher Kemeter" w:date="2023-11-13T19:44:00Z"/>
          <w:lang w:val="de-AT"/>
          <w:rPrChange w:id="1228" w:author="Christopher Kemeter" w:date="2023-11-13T19:44:00Z">
            <w:rPr>
              <w:ins w:id="1229" w:author="Christopher Kemeter" w:date="2023-11-13T19:44:00Z"/>
            </w:rPr>
          </w:rPrChange>
        </w:rPr>
      </w:pPr>
      <w:del w:id="1230" w:author="Christopher Kemeter" w:date="2023-11-13T19:44:00Z">
        <w:r w:rsidRPr="007E7FC7" w:rsidDel="007E7FC7">
          <w:rPr>
            <w:lang w:val="de-AT"/>
            <w:rPrChange w:id="1231" w:author="Christopher Kemeter" w:date="2023-11-13T19:44:00Z">
              <w:rPr/>
            </w:rPrChange>
          </w:rPr>
          <w:delText xml:space="preserve">In </w:delText>
        </w:r>
      </w:del>
      <w:ins w:id="1232" w:author="Christopher Kemeter" w:date="2023-11-13T19:44:00Z">
        <w:r w:rsidR="007E7FC7" w:rsidRPr="007E7FC7">
          <w:rPr>
            <w:lang w:val="de-AT"/>
            <w:rPrChange w:id="1233" w:author="Christopher Kemeter" w:date="2023-11-13T19:44:00Z">
              <w:rPr/>
            </w:rPrChange>
          </w:rPr>
          <w:t>In Fällen von Mehrfachtraktion, bei der bis zu 4 Züge (4 CCUs) miteinander gekuppelt werden können, unterstützt Nomad mehrere CCUs an Bord mit automatischer Failover-Funktion.</w:t>
        </w:r>
      </w:ins>
    </w:p>
    <w:p w14:paraId="692DD69E" w14:textId="326AB0A2" w:rsidR="004402D7" w:rsidDel="007E7FC7" w:rsidRDefault="007E7FC7" w:rsidP="007E7FC7">
      <w:pPr>
        <w:shd w:val="clear" w:color="auto" w:fill="FFFFFF"/>
        <w:spacing w:before="100" w:beforeAutospacing="1" w:after="100" w:afterAutospacing="1"/>
        <w:rPr>
          <w:del w:id="1234" w:author="Christopher Kemeter" w:date="2023-11-13T19:44:00Z"/>
          <w:lang w:val="de-AT"/>
        </w:rPr>
      </w:pPr>
      <w:ins w:id="1235" w:author="Christopher Kemeter" w:date="2023-11-13T19:44:00Z">
        <w:r w:rsidRPr="007E7FC7">
          <w:rPr>
            <w:lang w:val="de-AT"/>
            <w:rPrChange w:id="1236" w:author="Christopher Kemeter" w:date="2023-11-13T19:44:00Z">
              <w:rPr/>
            </w:rPrChange>
          </w:rPr>
          <w:t xml:space="preserve">Das Nomad Connect "ND </w:t>
        </w:r>
      </w:ins>
      <w:ins w:id="1237" w:author="Christopher Kemeter" w:date="2023-11-13T19:45:00Z">
        <w:r>
          <w:rPr>
            <w:lang w:val="de-AT"/>
          </w:rPr>
          <w:t>Redundanz</w:t>
        </w:r>
      </w:ins>
      <w:ins w:id="1238" w:author="Christopher Kemeter" w:date="2023-11-13T19:44:00Z">
        <w:r w:rsidRPr="007E7FC7">
          <w:rPr>
            <w:lang w:val="de-AT"/>
            <w:rPrChange w:id="1239" w:author="Christopher Kemeter" w:date="2023-11-13T19:44:00Z">
              <w:rPr/>
            </w:rPrChange>
          </w:rPr>
          <w:t>"-Paket ist für die Netzwerkkonfiguration an Bord verantwortlich und in dieser Rolle für:</w:t>
        </w:r>
      </w:ins>
      <w:del w:id="1240" w:author="Christopher Kemeter" w:date="2023-11-13T19:44:00Z">
        <w:r w:rsidR="00C062C4" w:rsidRPr="007E7FC7" w:rsidDel="007E7FC7">
          <w:rPr>
            <w:lang w:val="de-AT"/>
            <w:rPrChange w:id="1241" w:author="Christopher Kemeter" w:date="2023-11-13T19:44:00Z">
              <w:rPr/>
            </w:rPrChange>
          </w:rPr>
          <w:delText>cases of</w:delText>
        </w:r>
        <w:r w:rsidR="00F01FC6" w:rsidRPr="007E7FC7" w:rsidDel="007E7FC7">
          <w:rPr>
            <w:lang w:val="de-AT"/>
            <w:rPrChange w:id="1242" w:author="Christopher Kemeter" w:date="2023-11-13T19:44:00Z">
              <w:rPr/>
            </w:rPrChange>
          </w:rPr>
          <w:delText xml:space="preserve"> multi-traction </w:delText>
        </w:r>
        <w:r w:rsidR="00614EF6" w:rsidRPr="007E7FC7" w:rsidDel="007E7FC7">
          <w:rPr>
            <w:lang w:val="de-AT"/>
            <w:rPrChange w:id="1243" w:author="Christopher Kemeter" w:date="2023-11-13T19:44:00Z">
              <w:rPr/>
            </w:rPrChange>
          </w:rPr>
          <w:delText>where up</w:delText>
        </w:r>
      </w:del>
      <w:ins w:id="1244" w:author="Abbas Rizvi" w:date="2023-05-11T16:10:00Z">
        <w:del w:id="1245" w:author="Christopher Kemeter" w:date="2023-11-13T19:44:00Z">
          <w:r w:rsidR="00F7069C" w:rsidRPr="007E7FC7" w:rsidDel="007E7FC7">
            <w:rPr>
              <w:lang w:val="de-AT"/>
              <w:rPrChange w:id="1246" w:author="Christopher Kemeter" w:date="2023-11-13T19:44:00Z">
                <w:rPr/>
              </w:rPrChange>
            </w:rPr>
            <w:delText xml:space="preserve"> </w:delText>
          </w:r>
        </w:del>
      </w:ins>
      <w:del w:id="1247" w:author="Christopher Kemeter" w:date="2023-11-13T19:44:00Z">
        <w:r w:rsidR="00614EF6" w:rsidRPr="007E7FC7" w:rsidDel="007E7FC7">
          <w:rPr>
            <w:lang w:val="de-AT"/>
            <w:rPrChange w:id="1248" w:author="Christopher Kemeter" w:date="2023-11-13T19:44:00Z">
              <w:rPr/>
            </w:rPrChange>
          </w:rPr>
          <w:delText xml:space="preserve">to 4 trains </w:delText>
        </w:r>
        <w:r w:rsidR="003E054B" w:rsidRPr="007E7FC7" w:rsidDel="007E7FC7">
          <w:rPr>
            <w:lang w:val="de-AT"/>
            <w:rPrChange w:id="1249" w:author="Christopher Kemeter" w:date="2023-11-13T19:44:00Z">
              <w:rPr/>
            </w:rPrChange>
          </w:rPr>
          <w:delText xml:space="preserve">(4 CCUs) </w:delText>
        </w:r>
        <w:r w:rsidR="00614EF6" w:rsidRPr="007E7FC7" w:rsidDel="007E7FC7">
          <w:rPr>
            <w:lang w:val="de-AT"/>
            <w:rPrChange w:id="1250" w:author="Christopher Kemeter" w:date="2023-11-13T19:44:00Z">
              <w:rPr/>
            </w:rPrChange>
          </w:rPr>
          <w:delText>can be coupled together, Nomad</w:delText>
        </w:r>
        <w:r w:rsidR="004402D7" w:rsidRPr="007E7FC7" w:rsidDel="007E7FC7">
          <w:rPr>
            <w:lang w:val="de-AT"/>
            <w:rPrChange w:id="1251" w:author="Christopher Kemeter" w:date="2023-11-13T19:44:00Z">
              <w:rPr/>
            </w:rPrChange>
          </w:rPr>
          <w:delText xml:space="preserve"> supports multiple CCU`s on board with automatic failover</w:delText>
        </w:r>
        <w:r w:rsidR="00885383" w:rsidRPr="007E7FC7" w:rsidDel="007E7FC7">
          <w:rPr>
            <w:lang w:val="de-AT"/>
            <w:rPrChange w:id="1252" w:author="Christopher Kemeter" w:date="2023-11-13T19:44:00Z">
              <w:rPr/>
            </w:rPrChange>
          </w:rPr>
          <w:delText>.</w:delText>
        </w:r>
      </w:del>
    </w:p>
    <w:p w14:paraId="4BA625D0" w14:textId="77777777" w:rsidR="007E7FC7" w:rsidRPr="007E7FC7" w:rsidRDefault="007E7FC7" w:rsidP="007E7FC7">
      <w:pPr>
        <w:shd w:val="clear" w:color="auto" w:fill="FFFFFF"/>
        <w:spacing w:before="100" w:beforeAutospacing="1" w:after="100" w:afterAutospacing="1"/>
        <w:rPr>
          <w:ins w:id="1253" w:author="Christopher Kemeter" w:date="2023-11-13T19:44:00Z"/>
          <w:lang w:val="de-AT"/>
          <w:rPrChange w:id="1254" w:author="Christopher Kemeter" w:date="2023-11-13T19:44:00Z">
            <w:rPr>
              <w:ins w:id="1255" w:author="Christopher Kemeter" w:date="2023-11-13T19:44:00Z"/>
            </w:rPr>
          </w:rPrChange>
        </w:rPr>
      </w:pPr>
    </w:p>
    <w:p w14:paraId="1E8F4E62" w14:textId="6CD170FD" w:rsidR="004402D7" w:rsidRPr="00A4687C" w:rsidDel="007E7FC7" w:rsidRDefault="004402D7" w:rsidP="007E7FC7">
      <w:pPr>
        <w:shd w:val="clear" w:color="auto" w:fill="FFFFFF"/>
        <w:spacing w:before="100" w:beforeAutospacing="1" w:after="100" w:afterAutospacing="1"/>
        <w:rPr>
          <w:del w:id="1256" w:author="Christopher Kemeter" w:date="2023-11-13T19:44:00Z"/>
        </w:rPr>
      </w:pPr>
      <w:del w:id="1257" w:author="Christopher Kemeter" w:date="2023-11-13T19:44:00Z">
        <w:r w:rsidRPr="00A4687C" w:rsidDel="007E7FC7">
          <w:delText>The Nomad Connect “ND Redundancy” package is responsible for the network configuration on-board and in that role for:</w:delText>
        </w:r>
      </w:del>
    </w:p>
    <w:p w14:paraId="23B61EE3" w14:textId="77777777" w:rsidR="007E7FC7" w:rsidRDefault="007E7FC7" w:rsidP="007E7FC7">
      <w:pPr>
        <w:pStyle w:val="ListParagraph"/>
        <w:numPr>
          <w:ilvl w:val="0"/>
          <w:numId w:val="27"/>
        </w:numPr>
        <w:shd w:val="clear" w:color="auto" w:fill="FFFFFF"/>
        <w:spacing w:before="100" w:beforeAutospacing="1" w:after="100" w:afterAutospacing="1"/>
        <w:rPr>
          <w:ins w:id="1258" w:author="Christopher Kemeter" w:date="2023-11-13T19:46:00Z"/>
          <w:lang w:val="de-AT"/>
        </w:rPr>
      </w:pPr>
      <w:ins w:id="1259" w:author="Christopher Kemeter" w:date="2023-11-13T19:45:00Z">
        <w:r w:rsidRPr="007E7FC7">
          <w:rPr>
            <w:lang w:val="de-AT"/>
          </w:rPr>
          <w:t>Konfiguration von Netzwerkschnittstellen</w:t>
        </w:r>
      </w:ins>
    </w:p>
    <w:p w14:paraId="7824F948" w14:textId="77777777" w:rsidR="007E7FC7" w:rsidRDefault="007E7FC7" w:rsidP="007E7FC7">
      <w:pPr>
        <w:pStyle w:val="ListParagraph"/>
        <w:numPr>
          <w:ilvl w:val="0"/>
          <w:numId w:val="27"/>
        </w:numPr>
        <w:shd w:val="clear" w:color="auto" w:fill="FFFFFF"/>
        <w:spacing w:before="100" w:beforeAutospacing="1" w:after="100" w:afterAutospacing="1"/>
        <w:rPr>
          <w:ins w:id="1260" w:author="Christopher Kemeter" w:date="2023-11-13T19:46:00Z"/>
          <w:lang w:val="de-AT"/>
        </w:rPr>
      </w:pPr>
      <w:ins w:id="1261" w:author="Christopher Kemeter" w:date="2023-11-13T19:45:00Z">
        <w:r w:rsidRPr="007E7FC7">
          <w:rPr>
            <w:lang w:val="de-AT"/>
          </w:rPr>
          <w:t>Konfiguration von Routing</w:t>
        </w:r>
      </w:ins>
    </w:p>
    <w:p w14:paraId="2D79A180" w14:textId="77777777" w:rsidR="007E7FC7" w:rsidRDefault="007E7FC7" w:rsidP="007E7FC7">
      <w:pPr>
        <w:pStyle w:val="ListParagraph"/>
        <w:numPr>
          <w:ilvl w:val="0"/>
          <w:numId w:val="27"/>
        </w:numPr>
        <w:shd w:val="clear" w:color="auto" w:fill="FFFFFF"/>
        <w:spacing w:before="100" w:beforeAutospacing="1" w:after="100" w:afterAutospacing="1"/>
        <w:rPr>
          <w:ins w:id="1262" w:author="Christopher Kemeter" w:date="2023-11-13T19:47:00Z"/>
          <w:lang w:val="de-AT"/>
        </w:rPr>
      </w:pPr>
      <w:ins w:id="1263" w:author="Christopher Kemeter" w:date="2023-11-13T19:45:00Z">
        <w:r w:rsidRPr="007E7FC7">
          <w:rPr>
            <w:lang w:val="de-AT"/>
          </w:rPr>
          <w:t>Konfiguration von Sicherheit (Schreiben von IP-Bereichen, die von Firewall-Skripten gefunden werden sollen)</w:t>
        </w:r>
      </w:ins>
    </w:p>
    <w:p w14:paraId="7613D3E3" w14:textId="77777777" w:rsidR="007E7FC7" w:rsidRDefault="007E7FC7" w:rsidP="007E7FC7">
      <w:pPr>
        <w:pStyle w:val="ListParagraph"/>
        <w:numPr>
          <w:ilvl w:val="0"/>
          <w:numId w:val="27"/>
        </w:numPr>
        <w:shd w:val="clear" w:color="auto" w:fill="FFFFFF"/>
        <w:spacing w:before="100" w:beforeAutospacing="1" w:after="100" w:afterAutospacing="1"/>
        <w:rPr>
          <w:ins w:id="1264" w:author="Christopher Kemeter" w:date="2023-11-13T19:47:00Z"/>
          <w:lang w:val="de-AT"/>
        </w:rPr>
      </w:pPr>
      <w:ins w:id="1265" w:author="Christopher Kemeter" w:date="2023-11-13T19:45:00Z">
        <w:r w:rsidRPr="007E7FC7">
          <w:rPr>
            <w:lang w:val="de-AT"/>
          </w:rPr>
          <w:t>Konfiguration des DHCP-Dienstes</w:t>
        </w:r>
      </w:ins>
    </w:p>
    <w:p w14:paraId="7ABEB70D" w14:textId="7180D261" w:rsidR="004402D7" w:rsidDel="007E7FC7" w:rsidRDefault="007E7FC7" w:rsidP="004402D7">
      <w:pPr>
        <w:rPr>
          <w:del w:id="1266" w:author="Christopher Kemeter" w:date="2023-11-13T19:45:00Z"/>
          <w:lang w:val="de-AT"/>
        </w:rPr>
      </w:pPr>
      <w:ins w:id="1267" w:author="Christopher Kemeter" w:date="2023-11-13T19:45:00Z">
        <w:r w:rsidRPr="007E7FC7">
          <w:rPr>
            <w:lang w:val="de-AT"/>
          </w:rPr>
          <w:t>Konfiguration des OSPF-Dienstes</w:t>
        </w:r>
      </w:ins>
      <w:del w:id="1268" w:author="Christopher Kemeter" w:date="2023-11-13T19:45:00Z">
        <w:r w:rsidR="004402D7" w:rsidRPr="007E7FC7" w:rsidDel="007E7FC7">
          <w:rPr>
            <w:lang w:val="de-AT"/>
          </w:rPr>
          <w:delText>configuration of network interfaces</w:delText>
        </w:r>
      </w:del>
    </w:p>
    <w:p w14:paraId="47BE4DBF" w14:textId="77777777" w:rsidR="007E7FC7" w:rsidRPr="007E7FC7" w:rsidRDefault="007E7FC7">
      <w:pPr>
        <w:pStyle w:val="ListParagraph"/>
        <w:numPr>
          <w:ilvl w:val="0"/>
          <w:numId w:val="27"/>
        </w:numPr>
        <w:shd w:val="clear" w:color="auto" w:fill="FFFFFF"/>
        <w:spacing w:before="100" w:beforeAutospacing="1" w:after="100" w:afterAutospacing="1"/>
        <w:rPr>
          <w:ins w:id="1269" w:author="Christopher Kemeter" w:date="2023-11-13T19:46:00Z"/>
          <w:lang w:val="de-AT"/>
        </w:rPr>
        <w:pPrChange w:id="1270" w:author="Christopher Kemeter" w:date="2023-11-13T19:46:00Z">
          <w:pPr>
            <w:numPr>
              <w:numId w:val="27"/>
            </w:numPr>
            <w:shd w:val="clear" w:color="auto" w:fill="FFFFFF"/>
            <w:tabs>
              <w:tab w:val="num" w:pos="720"/>
            </w:tabs>
            <w:spacing w:before="0" w:after="0"/>
            <w:ind w:left="720" w:hanging="360"/>
            <w:jc w:val="both"/>
          </w:pPr>
        </w:pPrChange>
      </w:pPr>
    </w:p>
    <w:p w14:paraId="0181696F" w14:textId="1E11AE39" w:rsidR="004402D7" w:rsidRPr="004402D7" w:rsidDel="007E7FC7" w:rsidRDefault="004402D7">
      <w:pPr>
        <w:numPr>
          <w:ilvl w:val="0"/>
          <w:numId w:val="27"/>
        </w:numPr>
        <w:shd w:val="clear" w:color="auto" w:fill="FFFFFF"/>
        <w:spacing w:before="0" w:after="0"/>
        <w:rPr>
          <w:del w:id="1271" w:author="Christopher Kemeter" w:date="2023-11-13T19:45:00Z"/>
          <w:lang w:val="de-AT"/>
        </w:rPr>
        <w:pPrChange w:id="1272" w:author="Abbas Rizvi" w:date="2023-05-11T16:11:00Z">
          <w:pPr>
            <w:numPr>
              <w:numId w:val="27"/>
            </w:numPr>
            <w:shd w:val="clear" w:color="auto" w:fill="FFFFFF"/>
            <w:tabs>
              <w:tab w:val="num" w:pos="720"/>
            </w:tabs>
            <w:spacing w:before="0" w:after="0"/>
            <w:ind w:left="720" w:hanging="360"/>
            <w:jc w:val="both"/>
          </w:pPr>
        </w:pPrChange>
      </w:pPr>
      <w:del w:id="1273" w:author="Christopher Kemeter" w:date="2023-11-13T19:45:00Z">
        <w:r w:rsidRPr="004402D7" w:rsidDel="007E7FC7">
          <w:rPr>
            <w:lang w:val="de-AT"/>
          </w:rPr>
          <w:delText>configuration of routing</w:delText>
        </w:r>
      </w:del>
    </w:p>
    <w:p w14:paraId="5CB6769A" w14:textId="1DF13B1B" w:rsidR="004402D7" w:rsidRPr="00A4687C" w:rsidDel="007E7FC7" w:rsidRDefault="004402D7">
      <w:pPr>
        <w:numPr>
          <w:ilvl w:val="0"/>
          <w:numId w:val="27"/>
        </w:numPr>
        <w:shd w:val="clear" w:color="auto" w:fill="FFFFFF"/>
        <w:spacing w:before="0" w:after="0"/>
        <w:rPr>
          <w:del w:id="1274" w:author="Christopher Kemeter" w:date="2023-11-13T19:45:00Z"/>
        </w:rPr>
        <w:pPrChange w:id="1275" w:author="Abbas Rizvi" w:date="2023-05-11T16:11:00Z">
          <w:pPr>
            <w:numPr>
              <w:numId w:val="27"/>
            </w:numPr>
            <w:shd w:val="clear" w:color="auto" w:fill="FFFFFF"/>
            <w:tabs>
              <w:tab w:val="num" w:pos="720"/>
            </w:tabs>
            <w:spacing w:before="0" w:after="0"/>
            <w:ind w:left="720" w:hanging="360"/>
            <w:jc w:val="both"/>
          </w:pPr>
        </w:pPrChange>
      </w:pPr>
      <w:del w:id="1276" w:author="Christopher Kemeter" w:date="2023-11-13T19:45:00Z">
        <w:r w:rsidRPr="00A4687C" w:rsidDel="007E7FC7">
          <w:delText>configuration of security (writing IP ranges to be found by firewalling scripts)</w:delText>
        </w:r>
      </w:del>
    </w:p>
    <w:p w14:paraId="5EF0E363" w14:textId="168A3FCD" w:rsidR="004402D7" w:rsidDel="007E7FC7" w:rsidRDefault="004402D7">
      <w:pPr>
        <w:numPr>
          <w:ilvl w:val="0"/>
          <w:numId w:val="27"/>
        </w:numPr>
        <w:shd w:val="clear" w:color="auto" w:fill="FFFFFF"/>
        <w:spacing w:before="0" w:after="0"/>
        <w:rPr>
          <w:ins w:id="1277" w:author="Abbas" w:date="2023-05-04T15:18:00Z"/>
          <w:del w:id="1278" w:author="Christopher Kemeter" w:date="2023-11-13T19:45:00Z"/>
        </w:rPr>
        <w:pPrChange w:id="1279" w:author="Abbas Rizvi" w:date="2023-05-11T16:11:00Z">
          <w:pPr>
            <w:numPr>
              <w:numId w:val="27"/>
            </w:numPr>
            <w:shd w:val="clear" w:color="auto" w:fill="FFFFFF"/>
            <w:tabs>
              <w:tab w:val="num" w:pos="720"/>
            </w:tabs>
            <w:spacing w:before="0" w:after="0"/>
            <w:ind w:left="720" w:hanging="360"/>
            <w:jc w:val="both"/>
          </w:pPr>
        </w:pPrChange>
      </w:pPr>
      <w:del w:id="1280" w:author="Christopher Kemeter" w:date="2023-11-13T19:45:00Z">
        <w:r w:rsidRPr="00A4687C" w:rsidDel="007E7FC7">
          <w:delText>configuration of DHCP service and load balancing</w:delText>
        </w:r>
      </w:del>
    </w:p>
    <w:p w14:paraId="574140C2" w14:textId="301E2F7E" w:rsidR="00B12B83" w:rsidRPr="00A4687C" w:rsidDel="007E7FC7" w:rsidRDefault="00B12B83">
      <w:pPr>
        <w:numPr>
          <w:ilvl w:val="0"/>
          <w:numId w:val="27"/>
        </w:numPr>
        <w:shd w:val="clear" w:color="auto" w:fill="FFFFFF"/>
        <w:spacing w:before="0" w:after="0"/>
        <w:rPr>
          <w:del w:id="1281" w:author="Christopher Kemeter" w:date="2023-11-13T19:45:00Z"/>
        </w:rPr>
        <w:pPrChange w:id="1282" w:author="Abbas Rizvi" w:date="2023-05-11T16:11:00Z">
          <w:pPr>
            <w:numPr>
              <w:numId w:val="27"/>
            </w:numPr>
            <w:shd w:val="clear" w:color="auto" w:fill="FFFFFF"/>
            <w:tabs>
              <w:tab w:val="num" w:pos="720"/>
            </w:tabs>
            <w:spacing w:before="0" w:after="0"/>
            <w:ind w:left="720" w:hanging="360"/>
            <w:jc w:val="both"/>
          </w:pPr>
        </w:pPrChange>
      </w:pPr>
      <w:ins w:id="1283" w:author="Abbas" w:date="2023-05-04T15:18:00Z">
        <w:del w:id="1284" w:author="Christopher Kemeter" w:date="2023-11-13T19:45:00Z">
          <w:r w:rsidDel="007E7FC7">
            <w:delText>configuration of OSPF service</w:delText>
          </w:r>
        </w:del>
      </w:ins>
    </w:p>
    <w:p w14:paraId="5A50326B" w14:textId="75CDE0D1" w:rsidR="004402D7" w:rsidRPr="007E7FC7" w:rsidDel="00984A14" w:rsidRDefault="003D4E60">
      <w:pPr>
        <w:numPr>
          <w:ilvl w:val="0"/>
          <w:numId w:val="27"/>
        </w:numPr>
        <w:shd w:val="clear" w:color="auto" w:fill="FFFFFF" w:themeFill="background1"/>
        <w:spacing w:before="0" w:after="0"/>
        <w:rPr>
          <w:del w:id="1285" w:author="Abbas" w:date="2023-05-04T15:17:00Z"/>
          <w:lang w:val="de-AT"/>
        </w:rPr>
        <w:pPrChange w:id="1286" w:author="Abbas Rizvi" w:date="2023-05-11T16:11:00Z">
          <w:pPr>
            <w:numPr>
              <w:numId w:val="27"/>
            </w:numPr>
            <w:shd w:val="clear" w:color="auto" w:fill="FFFFFF"/>
            <w:tabs>
              <w:tab w:val="num" w:pos="720"/>
            </w:tabs>
            <w:spacing w:before="0" w:after="0"/>
            <w:ind w:left="720" w:hanging="360"/>
            <w:jc w:val="both"/>
          </w:pPr>
        </w:pPrChange>
      </w:pPr>
      <w:ins w:id="1287" w:author="Abbas" w:date="2023-05-04T15:30:00Z">
        <w:del w:id="1288" w:author="Christopher Kemeter" w:date="2023-11-13T19:46:00Z">
          <w:r w:rsidRPr="007E7FC7" w:rsidDel="007E7FC7">
            <w:rPr>
              <w:lang w:val="de-AT"/>
            </w:rPr>
            <w:delText xml:space="preserve">When </w:delText>
          </w:r>
        </w:del>
      </w:ins>
      <w:ins w:id="1289" w:author="Christopher Kemeter" w:date="2023-11-13T19:46:00Z">
        <w:r w:rsidR="007E7FC7" w:rsidRPr="007E7FC7">
          <w:rPr>
            <w:lang w:val="de-AT"/>
            <w:rPrChange w:id="1290" w:author="Christopher Kemeter" w:date="2023-11-13T19:46:00Z">
              <w:rPr>
                <w:lang w:val="en-US"/>
              </w:rPr>
            </w:rPrChange>
          </w:rPr>
          <w:t>Wenn Benutzer auf eine Standby-CCU umgeschaltet werden, wird die Sitzung nicht fortgesetzt, und sie müssen sich erneut über die Landing Page anmelden.</w:t>
        </w:r>
      </w:ins>
      <w:ins w:id="1291" w:author="Abbas" w:date="2023-05-04T15:30:00Z">
        <w:del w:id="1292" w:author="Christopher Kemeter" w:date="2023-11-13T19:46:00Z">
          <w:r w:rsidRPr="007E7FC7" w:rsidDel="007E7FC7">
            <w:rPr>
              <w:lang w:val="de-AT"/>
            </w:rPr>
            <w:delText>users are failed ove</w:delText>
          </w:r>
          <w:r w:rsidRPr="007E7FC7" w:rsidDel="007E7FC7">
            <w:rPr>
              <w:lang w:val="de-AT"/>
              <w:rPrChange w:id="1293" w:author="Christopher Kemeter" w:date="2023-11-13T19:46:00Z">
                <w:rPr/>
              </w:rPrChange>
            </w:rPr>
            <w:delText>r to a standby CCU the session will not continue</w:delText>
          </w:r>
        </w:del>
      </w:ins>
      <w:ins w:id="1294" w:author="Ken Cowley" w:date="2023-05-16T07:10:00Z">
        <w:del w:id="1295" w:author="Christopher Kemeter" w:date="2023-11-13T19:46:00Z">
          <w:r w:rsidR="5E2411F8" w:rsidRPr="007E7FC7" w:rsidDel="007E7FC7">
            <w:rPr>
              <w:lang w:val="de-AT"/>
              <w:rPrChange w:id="1296" w:author="Christopher Kemeter" w:date="2023-11-13T19:46:00Z">
                <w:rPr/>
              </w:rPrChange>
            </w:rPr>
            <w:delText>, and</w:delText>
          </w:r>
        </w:del>
      </w:ins>
      <w:ins w:id="1297" w:author="Abbas" w:date="2023-05-04T15:30:00Z">
        <w:del w:id="1298" w:author="Christopher Kemeter" w:date="2023-11-13T19:46:00Z">
          <w:r w:rsidRPr="007E7FC7" w:rsidDel="007E7FC7">
            <w:rPr>
              <w:lang w:val="de-AT"/>
              <w:rPrChange w:id="1299" w:author="Christopher Kemeter" w:date="2023-11-13T19:46:00Z">
                <w:rPr/>
              </w:rPrChange>
            </w:rPr>
            <w:delText xml:space="preserve"> they will need login again</w:delText>
          </w:r>
        </w:del>
      </w:ins>
      <w:ins w:id="1300" w:author="Abbas" w:date="2023-05-04T15:32:00Z">
        <w:del w:id="1301" w:author="Christopher Kemeter" w:date="2023-11-13T19:46:00Z">
          <w:r w:rsidR="001F515D" w:rsidRPr="007E7FC7" w:rsidDel="007E7FC7">
            <w:rPr>
              <w:lang w:val="de-AT"/>
              <w:rPrChange w:id="1302" w:author="Christopher Kemeter" w:date="2023-11-13T19:46:00Z">
                <w:rPr/>
              </w:rPrChange>
            </w:rPr>
            <w:delText xml:space="preserve"> through the landing page.</w:delText>
          </w:r>
        </w:del>
      </w:ins>
      <w:del w:id="1303" w:author="Abbas" w:date="2023-05-04T15:17:00Z">
        <w:r w:rsidR="004402D7" w:rsidRPr="007E7FC7" w:rsidDel="00984A14">
          <w:rPr>
            <w:lang w:val="de-AT"/>
          </w:rPr>
          <w:delText>OSPF routing if enabled</w:delText>
        </w:r>
      </w:del>
    </w:p>
    <w:p w14:paraId="51AB0A76" w14:textId="7ADA5049" w:rsidR="004402D7" w:rsidRPr="007E7FC7" w:rsidDel="00984A14" w:rsidRDefault="004402D7">
      <w:pPr>
        <w:numPr>
          <w:ilvl w:val="0"/>
          <w:numId w:val="27"/>
        </w:numPr>
        <w:shd w:val="clear" w:color="auto" w:fill="FFFFFF"/>
        <w:spacing w:before="0" w:after="0"/>
        <w:rPr>
          <w:del w:id="1304" w:author="Abbas" w:date="2023-05-04T15:17:00Z"/>
          <w:lang w:val="de-AT"/>
        </w:rPr>
        <w:pPrChange w:id="1305" w:author="Abbas Rizvi" w:date="2023-05-11T16:11:00Z">
          <w:pPr>
            <w:numPr>
              <w:numId w:val="27"/>
            </w:numPr>
            <w:shd w:val="clear" w:color="auto" w:fill="FFFFFF"/>
            <w:tabs>
              <w:tab w:val="num" w:pos="720"/>
            </w:tabs>
            <w:spacing w:before="0" w:after="0"/>
            <w:ind w:left="720" w:hanging="360"/>
            <w:jc w:val="both"/>
          </w:pPr>
        </w:pPrChange>
      </w:pPr>
      <w:del w:id="1306" w:author="Abbas" w:date="2023-05-04T15:17:00Z">
        <w:r w:rsidRPr="007E7FC7" w:rsidDel="00984A14">
          <w:rPr>
            <w:lang w:val="de-AT"/>
          </w:rPr>
          <w:delText>Link sharing</w:delText>
        </w:r>
      </w:del>
    </w:p>
    <w:p w14:paraId="29BD37AC" w14:textId="4A5C8CA1" w:rsidR="004402D7" w:rsidRPr="007E7FC7" w:rsidDel="00DD628E" w:rsidRDefault="004402D7">
      <w:pPr>
        <w:rPr>
          <w:del w:id="1307" w:author="Abbas Rizvi" w:date="2023-05-11T16:11:00Z"/>
          <w:lang w:val="de-AT"/>
          <w:rPrChange w:id="1308" w:author="Christopher Kemeter" w:date="2023-11-13T19:46:00Z">
            <w:rPr>
              <w:del w:id="1309" w:author="Abbas Rizvi" w:date="2023-05-11T16:11:00Z"/>
            </w:rPr>
          </w:rPrChange>
        </w:rPr>
        <w:pPrChange w:id="1310" w:author="Abbas Rizvi" w:date="2023-05-11T16:11:00Z">
          <w:pPr>
            <w:jc w:val="both"/>
          </w:pPr>
        </w:pPrChange>
      </w:pPr>
    </w:p>
    <w:p w14:paraId="37BD44D2" w14:textId="1E3FCAFA" w:rsidR="004402D7" w:rsidRPr="007E7FC7" w:rsidDel="00DD628E" w:rsidRDefault="004402D7" w:rsidP="00E87591">
      <w:pPr>
        <w:pStyle w:val="Heading4"/>
        <w:rPr>
          <w:del w:id="1311" w:author="Abbas Rizvi" w:date="2023-05-11T16:11:00Z"/>
          <w:lang w:val="de-AT" w:bidi="th-TH"/>
          <w:rPrChange w:id="1312" w:author="Christopher Kemeter" w:date="2023-11-13T19:46:00Z">
            <w:rPr>
              <w:del w:id="1313" w:author="Abbas Rizvi" w:date="2023-05-11T16:11:00Z"/>
              <w:lang w:bidi="th-TH"/>
            </w:rPr>
          </w:rPrChange>
        </w:rPr>
      </w:pPr>
      <w:del w:id="1314" w:author="Abbas Rizvi" w:date="2023-05-11T16:11:00Z">
        <w:r w:rsidRPr="007E7FC7" w:rsidDel="00DD628E">
          <w:rPr>
            <w:lang w:val="de-AT" w:bidi="th-TH"/>
            <w:rPrChange w:id="1315" w:author="Christopher Kemeter" w:date="2023-11-13T19:46:00Z">
              <w:rPr>
                <w:lang w:bidi="th-TH"/>
              </w:rPr>
            </w:rPrChange>
          </w:rPr>
          <w:delText>Discovery of multiple CCUs</w:delText>
        </w:r>
      </w:del>
    </w:p>
    <w:p w14:paraId="73060D2B" w14:textId="7FFAF49F" w:rsidR="004402D7" w:rsidRPr="007E7FC7" w:rsidDel="00DD628E" w:rsidRDefault="004402D7" w:rsidP="004402D7">
      <w:pPr>
        <w:jc w:val="both"/>
        <w:rPr>
          <w:del w:id="1316" w:author="Abbas Rizvi" w:date="2023-05-11T16:11:00Z"/>
          <w:rFonts w:asciiTheme="minorHAnsi" w:hAnsiTheme="minorHAnsi" w:cstheme="minorBidi"/>
          <w:sz w:val="20"/>
          <w:lang w:val="de-AT"/>
          <w:rPrChange w:id="1317" w:author="Christopher Kemeter" w:date="2023-11-13T19:46:00Z">
            <w:rPr>
              <w:del w:id="1318" w:author="Abbas Rizvi" w:date="2023-05-11T16:11:00Z"/>
              <w:rFonts w:asciiTheme="minorHAnsi" w:hAnsiTheme="minorHAnsi" w:cstheme="minorBidi"/>
              <w:sz w:val="20"/>
            </w:rPr>
          </w:rPrChange>
        </w:rPr>
      </w:pPr>
      <w:del w:id="1319" w:author="Abbas Rizvi" w:date="2023-05-11T16:11:00Z">
        <w:r w:rsidRPr="007E7FC7" w:rsidDel="00DD628E">
          <w:rPr>
            <w:rFonts w:asciiTheme="minorHAnsi" w:hAnsiTheme="minorHAnsi" w:cstheme="minorBidi"/>
            <w:sz w:val="20"/>
            <w:lang w:val="de-AT"/>
            <w:rPrChange w:id="1320" w:author="Christopher Kemeter" w:date="2023-11-13T19:46:00Z">
              <w:rPr>
                <w:rFonts w:asciiTheme="minorHAnsi" w:hAnsiTheme="minorHAnsi" w:cstheme="minorBidi"/>
                <w:sz w:val="20"/>
              </w:rPr>
            </w:rPrChange>
          </w:rPr>
          <w:delText>ND Redundancy uses multicast to discover other CCUs in the consist and update the configuration accordingly. By convention CCUs are ordered from lowest number to highest number, based on</w:delText>
        </w:r>
      </w:del>
    </w:p>
    <w:p w14:paraId="4A342581" w14:textId="3A49308D" w:rsidR="004402D7" w:rsidRPr="007E7FC7" w:rsidDel="00DD628E" w:rsidRDefault="004402D7" w:rsidP="0097188A">
      <w:pPr>
        <w:numPr>
          <w:ilvl w:val="0"/>
          <w:numId w:val="27"/>
        </w:numPr>
        <w:contextualSpacing/>
        <w:jc w:val="both"/>
        <w:rPr>
          <w:del w:id="1321" w:author="Abbas Rizvi" w:date="2023-05-11T16:11:00Z"/>
          <w:rFonts w:asciiTheme="minorHAnsi" w:hAnsiTheme="minorHAnsi" w:cstheme="minorBidi"/>
          <w:sz w:val="20"/>
          <w:lang w:val="de-AT"/>
          <w:rPrChange w:id="1322" w:author="Christopher Kemeter" w:date="2023-11-13T19:46:00Z">
            <w:rPr>
              <w:del w:id="1323" w:author="Abbas Rizvi" w:date="2023-05-11T16:11:00Z"/>
              <w:rFonts w:asciiTheme="minorHAnsi" w:hAnsiTheme="minorHAnsi" w:cstheme="minorBidi"/>
              <w:sz w:val="20"/>
            </w:rPr>
          </w:rPrChange>
        </w:rPr>
      </w:pPr>
      <w:del w:id="1324" w:author="Abbas Rizvi" w:date="2023-05-11T16:11:00Z">
        <w:r w:rsidRPr="007E7FC7" w:rsidDel="00DD628E">
          <w:rPr>
            <w:rFonts w:asciiTheme="minorHAnsi" w:hAnsiTheme="minorHAnsi" w:cstheme="minorBidi"/>
            <w:sz w:val="20"/>
            <w:lang w:val="de-AT"/>
            <w:rPrChange w:id="1325" w:author="Christopher Kemeter" w:date="2023-11-13T19:46:00Z">
              <w:rPr>
                <w:rFonts w:asciiTheme="minorHAnsi" w:hAnsiTheme="minorHAnsi" w:cstheme="minorBidi"/>
                <w:sz w:val="20"/>
              </w:rPr>
            </w:rPrChange>
          </w:rPr>
          <w:delText>project ID (in case of multiple project IDs for a single project)</w:delText>
        </w:r>
      </w:del>
    </w:p>
    <w:p w14:paraId="4D8F9B81" w14:textId="1C794308" w:rsidR="004402D7" w:rsidRPr="007E7FC7" w:rsidDel="00DD628E" w:rsidRDefault="004402D7" w:rsidP="0097188A">
      <w:pPr>
        <w:numPr>
          <w:ilvl w:val="0"/>
          <w:numId w:val="27"/>
        </w:numPr>
        <w:contextualSpacing/>
        <w:jc w:val="both"/>
        <w:rPr>
          <w:del w:id="1326" w:author="Abbas Rizvi" w:date="2023-05-11T16:11:00Z"/>
          <w:rFonts w:asciiTheme="minorHAnsi" w:hAnsiTheme="minorHAnsi" w:cstheme="minorBidi"/>
          <w:sz w:val="20"/>
          <w:lang w:val="de-AT"/>
          <w:rPrChange w:id="1327" w:author="Christopher Kemeter" w:date="2023-11-13T19:46:00Z">
            <w:rPr>
              <w:del w:id="1328" w:author="Abbas Rizvi" w:date="2023-05-11T16:11:00Z"/>
              <w:rFonts w:asciiTheme="minorHAnsi" w:hAnsiTheme="minorHAnsi" w:cstheme="minorBidi"/>
              <w:sz w:val="20"/>
            </w:rPr>
          </w:rPrChange>
        </w:rPr>
      </w:pPr>
      <w:del w:id="1329" w:author="Abbas Rizvi" w:date="2023-05-11T16:11:00Z">
        <w:r w:rsidRPr="007E7FC7" w:rsidDel="00DD628E">
          <w:rPr>
            <w:rFonts w:asciiTheme="minorHAnsi" w:hAnsiTheme="minorHAnsi" w:cstheme="minorBidi"/>
            <w:sz w:val="20"/>
            <w:lang w:val="de-AT"/>
            <w:rPrChange w:id="1330" w:author="Christopher Kemeter" w:date="2023-11-13T19:46:00Z">
              <w:rPr>
                <w:rFonts w:asciiTheme="minorHAnsi" w:hAnsiTheme="minorHAnsi" w:cstheme="minorBidi"/>
                <w:sz w:val="20"/>
              </w:rPr>
            </w:rPrChange>
          </w:rPr>
          <w:delText>train ID</w:delText>
        </w:r>
      </w:del>
    </w:p>
    <w:p w14:paraId="194D954F" w14:textId="60516F3E" w:rsidR="004402D7" w:rsidRPr="007E7FC7" w:rsidDel="00DD628E" w:rsidRDefault="004402D7" w:rsidP="0097188A">
      <w:pPr>
        <w:numPr>
          <w:ilvl w:val="0"/>
          <w:numId w:val="27"/>
        </w:numPr>
        <w:contextualSpacing/>
        <w:jc w:val="both"/>
        <w:rPr>
          <w:del w:id="1331" w:author="Abbas Rizvi" w:date="2023-05-11T16:11:00Z"/>
          <w:rFonts w:asciiTheme="minorHAnsi" w:hAnsiTheme="minorHAnsi" w:cstheme="minorHAnsi"/>
          <w:sz w:val="20"/>
          <w:lang w:val="de-AT"/>
          <w:rPrChange w:id="1332" w:author="Christopher Kemeter" w:date="2023-11-13T19:46:00Z">
            <w:rPr>
              <w:del w:id="1333" w:author="Abbas Rizvi" w:date="2023-05-11T16:11:00Z"/>
              <w:rFonts w:asciiTheme="minorHAnsi" w:hAnsiTheme="minorHAnsi" w:cstheme="minorHAnsi"/>
              <w:sz w:val="20"/>
            </w:rPr>
          </w:rPrChange>
        </w:rPr>
      </w:pPr>
      <w:del w:id="1334" w:author="Abbas Rizvi" w:date="2023-05-11T16:11:00Z">
        <w:r w:rsidRPr="007E7FC7" w:rsidDel="00DD628E">
          <w:rPr>
            <w:rFonts w:asciiTheme="minorHAnsi" w:hAnsiTheme="minorHAnsi" w:cstheme="minorHAnsi"/>
            <w:sz w:val="20"/>
            <w:lang w:val="de-AT"/>
            <w:rPrChange w:id="1335" w:author="Christopher Kemeter" w:date="2023-11-13T19:46:00Z">
              <w:rPr>
                <w:rFonts w:asciiTheme="minorHAnsi" w:hAnsiTheme="minorHAnsi" w:cstheme="minorHAnsi"/>
                <w:sz w:val="20"/>
              </w:rPr>
            </w:rPrChange>
          </w:rPr>
          <w:delText>unit ID</w:delText>
        </w:r>
      </w:del>
    </w:p>
    <w:p w14:paraId="35FBFB6C" w14:textId="77777777" w:rsidR="00B12B83" w:rsidRPr="007E7FC7" w:rsidRDefault="00B12B83" w:rsidP="004402D7">
      <w:pPr>
        <w:rPr>
          <w:ins w:id="1336" w:author="Abbas" w:date="2023-05-04T15:18:00Z"/>
          <w:rFonts w:asciiTheme="minorHAnsi" w:hAnsiTheme="minorHAnsi" w:cstheme="minorHAnsi"/>
          <w:sz w:val="20"/>
          <w:lang w:val="de-AT"/>
          <w:rPrChange w:id="1337" w:author="Christopher Kemeter" w:date="2023-11-13T19:46:00Z">
            <w:rPr>
              <w:ins w:id="1338" w:author="Abbas" w:date="2023-05-04T15:18:00Z"/>
              <w:rFonts w:asciiTheme="minorHAnsi" w:hAnsiTheme="minorHAnsi" w:cstheme="minorHAnsi"/>
              <w:sz w:val="20"/>
            </w:rPr>
          </w:rPrChange>
        </w:rPr>
      </w:pPr>
    </w:p>
    <w:p w14:paraId="5065AB53" w14:textId="4AFFC2D2" w:rsidR="004402D7" w:rsidRPr="004402D7" w:rsidDel="00824869" w:rsidRDefault="004402D7" w:rsidP="004402D7">
      <w:pPr>
        <w:rPr>
          <w:del w:id="1339" w:author="Abbas" w:date="2023-05-04T15:21:00Z"/>
          <w:rFonts w:asciiTheme="minorHAnsi" w:hAnsiTheme="minorHAnsi" w:cstheme="minorHAnsi"/>
          <w:sz w:val="20"/>
        </w:rPr>
      </w:pPr>
      <w:del w:id="1340" w:author="Abbas" w:date="2023-05-04T15:21:00Z">
        <w:r w:rsidRPr="004402D7" w:rsidDel="00824869">
          <w:rPr>
            <w:rFonts w:asciiTheme="minorHAnsi" w:hAnsiTheme="minorHAnsi" w:cstheme="minorHAnsi"/>
            <w:sz w:val="20"/>
          </w:rPr>
          <w:delText xml:space="preserve">The first CCU in the ordering is the master </w:delText>
        </w:r>
        <w:r w:rsidR="00CF2EE2" w:rsidDel="00824869">
          <w:rPr>
            <w:rFonts w:asciiTheme="minorHAnsi" w:hAnsiTheme="minorHAnsi" w:cstheme="minorHAnsi"/>
            <w:sz w:val="20"/>
          </w:rPr>
          <w:delText>CCU.</w:delText>
        </w:r>
        <w:r w:rsidRPr="004402D7" w:rsidDel="00824869">
          <w:rPr>
            <w:rFonts w:asciiTheme="minorHAnsi" w:hAnsiTheme="minorHAnsi" w:cstheme="minorHAnsi"/>
            <w:sz w:val="20"/>
          </w:rPr>
          <w:br/>
        </w:r>
      </w:del>
    </w:p>
    <w:p w14:paraId="676A6EC2" w14:textId="6BD49CFD" w:rsidR="004402D7" w:rsidRPr="004402D7" w:rsidRDefault="004402D7" w:rsidP="00D63584">
      <w:pPr>
        <w:pStyle w:val="Heading4"/>
        <w:rPr>
          <w:lang w:bidi="th-TH"/>
        </w:rPr>
      </w:pPr>
      <w:del w:id="1341" w:author="Christopher Kemeter" w:date="2023-11-13T19:47:00Z">
        <w:r w:rsidRPr="004402D7" w:rsidDel="007E7FC7">
          <w:rPr>
            <w:lang w:bidi="th-TH"/>
          </w:rPr>
          <w:delText>Discovery</w:delText>
        </w:r>
      </w:del>
      <w:ins w:id="1342" w:author="Christopher Kemeter" w:date="2023-11-13T19:47:00Z">
        <w:r w:rsidR="007E7FC7">
          <w:rPr>
            <w:lang w:bidi="th-TH"/>
          </w:rPr>
          <w:t>Entdeckung</w:t>
        </w:r>
      </w:ins>
    </w:p>
    <w:p w14:paraId="4C85B5AA" w14:textId="77777777" w:rsidR="007E7FC7" w:rsidRPr="007E7FC7" w:rsidRDefault="00824869">
      <w:pPr>
        <w:rPr>
          <w:ins w:id="1343" w:author="Christopher Kemeter" w:date="2023-11-13T19:47:00Z"/>
          <w:rFonts w:asciiTheme="minorHAnsi" w:hAnsiTheme="minorHAnsi" w:cstheme="minorBidi"/>
          <w:sz w:val="20"/>
          <w:lang w:val="de-AT"/>
          <w:rPrChange w:id="1344" w:author="Christopher Kemeter" w:date="2023-11-13T19:47:00Z">
            <w:rPr>
              <w:ins w:id="1345" w:author="Christopher Kemeter" w:date="2023-11-13T19:47:00Z"/>
              <w:rFonts w:asciiTheme="minorHAnsi" w:hAnsiTheme="minorHAnsi" w:cstheme="minorBidi"/>
              <w:sz w:val="20"/>
            </w:rPr>
          </w:rPrChange>
        </w:rPr>
        <w:pPrChange w:id="1346" w:author="Christopher Kemeter" w:date="2023-11-13T19:49:00Z">
          <w:pPr>
            <w:jc w:val="both"/>
          </w:pPr>
        </w:pPrChange>
      </w:pPr>
      <w:ins w:id="1347" w:author="Abbas" w:date="2023-05-04T15:21:00Z">
        <w:del w:id="1348" w:author="Christopher Kemeter" w:date="2023-11-13T19:47:00Z">
          <w:r w:rsidRPr="007E7FC7" w:rsidDel="007E7FC7">
            <w:rPr>
              <w:rFonts w:asciiTheme="minorHAnsi" w:hAnsiTheme="minorHAnsi" w:cstheme="minorBidi"/>
              <w:sz w:val="20"/>
              <w:lang w:val="de-AT"/>
              <w:rPrChange w:id="1349" w:author="Christopher Kemeter" w:date="2023-11-13T19:47:00Z">
                <w:rPr>
                  <w:rFonts w:asciiTheme="minorHAnsi" w:hAnsiTheme="minorHAnsi" w:cstheme="minorBidi"/>
                  <w:sz w:val="20"/>
                </w:rPr>
              </w:rPrChange>
            </w:rPr>
            <w:delText xml:space="preserve">ND </w:delText>
          </w:r>
        </w:del>
      </w:ins>
      <w:ins w:id="1350" w:author="Christopher Kemeter" w:date="2023-11-13T19:47:00Z">
        <w:r w:rsidR="007E7FC7" w:rsidRPr="007E7FC7">
          <w:rPr>
            <w:rFonts w:asciiTheme="minorHAnsi" w:hAnsiTheme="minorHAnsi" w:cstheme="minorBidi"/>
            <w:sz w:val="20"/>
            <w:lang w:val="de-AT"/>
            <w:rPrChange w:id="1351" w:author="Christopher Kemeter" w:date="2023-11-13T19:47:00Z">
              <w:rPr>
                <w:rFonts w:asciiTheme="minorHAnsi" w:hAnsiTheme="minorHAnsi" w:cstheme="minorBidi"/>
                <w:sz w:val="20"/>
              </w:rPr>
            </w:rPrChange>
          </w:rPr>
          <w:t>Die ND-Redundanz verwendet Multicast, um andere CCUs in der Zusammenstellung zu entdecken und die Konfiguration entsprechend zu aktualisieren. Nach Konvention werden CCUs von der niedrigsten Nummer zur höchsten Nummer bestellt, basierend auf</w:t>
        </w:r>
      </w:ins>
    </w:p>
    <w:p w14:paraId="71841C8F" w14:textId="1597AECE" w:rsidR="00824869" w:rsidRPr="007E7FC7" w:rsidDel="007E7FC7" w:rsidRDefault="007E7FC7">
      <w:pPr>
        <w:rPr>
          <w:del w:id="1352" w:author="Christopher Kemeter" w:date="2023-11-13T19:47:00Z"/>
          <w:rFonts w:asciiTheme="minorHAnsi" w:hAnsiTheme="minorHAnsi" w:cstheme="minorBidi"/>
          <w:sz w:val="20"/>
          <w:lang w:val="de-AT"/>
          <w:rPrChange w:id="1353" w:author="Christopher Kemeter" w:date="2023-11-13T19:47:00Z">
            <w:rPr>
              <w:del w:id="1354" w:author="Christopher Kemeter" w:date="2023-11-13T19:47:00Z"/>
              <w:rFonts w:asciiTheme="minorHAnsi" w:hAnsiTheme="minorHAnsi" w:cstheme="minorBidi"/>
              <w:sz w:val="20"/>
            </w:rPr>
          </w:rPrChange>
        </w:rPr>
        <w:pPrChange w:id="1355" w:author="Christopher Kemeter" w:date="2023-11-13T19:50:00Z">
          <w:pPr>
            <w:jc w:val="both"/>
          </w:pPr>
        </w:pPrChange>
      </w:pPr>
      <w:ins w:id="1356" w:author="Christopher Kemeter" w:date="2023-11-13T19:47:00Z">
        <w:r w:rsidRPr="007E7FC7">
          <w:rPr>
            <w:rFonts w:asciiTheme="minorHAnsi" w:hAnsiTheme="minorHAnsi" w:cstheme="minorBidi"/>
            <w:sz w:val="20"/>
            <w:lang w:val="de-AT"/>
            <w:rPrChange w:id="1357" w:author="Christopher Kemeter" w:date="2023-11-13T19:47:00Z">
              <w:rPr>
                <w:rFonts w:asciiTheme="minorHAnsi" w:hAnsiTheme="minorHAnsi" w:cstheme="minorBidi"/>
                <w:sz w:val="20"/>
              </w:rPr>
            </w:rPrChange>
          </w:rPr>
          <w:t xml:space="preserve">Die CCU sendet und empfängt Multicast-Nachrichten </w:t>
        </w:r>
      </w:ins>
      <w:ins w:id="1358" w:author="Christopher Kemeter" w:date="2023-11-13T19:50:00Z">
        <w:r>
          <w:rPr>
            <w:rFonts w:asciiTheme="minorHAnsi" w:hAnsiTheme="minorHAnsi" w:cstheme="minorBidi"/>
            <w:sz w:val="20"/>
            <w:lang w:val="de-AT"/>
          </w:rPr>
          <w:t>mit:</w:t>
        </w:r>
      </w:ins>
      <w:ins w:id="1359" w:author="Abbas" w:date="2023-05-04T15:21:00Z">
        <w:del w:id="1360" w:author="Christopher Kemeter" w:date="2023-11-13T19:47:00Z">
          <w:r w:rsidR="00824869" w:rsidRPr="007E7FC7" w:rsidDel="007E7FC7">
            <w:rPr>
              <w:rFonts w:asciiTheme="minorHAnsi" w:hAnsiTheme="minorHAnsi" w:cstheme="minorBidi"/>
              <w:sz w:val="20"/>
              <w:lang w:val="de-AT"/>
              <w:rPrChange w:id="1361" w:author="Christopher Kemeter" w:date="2023-11-13T19:47:00Z">
                <w:rPr>
                  <w:rFonts w:asciiTheme="minorHAnsi" w:hAnsiTheme="minorHAnsi" w:cstheme="minorBidi"/>
                  <w:sz w:val="20"/>
                </w:rPr>
              </w:rPrChange>
            </w:rPr>
            <w:delText>Redundancy uses multicast to discover other CCUs in the consist and update the configuration accordingly. By convention CCUs are ordered from lowest number to highest number, based on</w:delText>
          </w:r>
        </w:del>
      </w:ins>
    </w:p>
    <w:p w14:paraId="7927FFFC" w14:textId="351A4995" w:rsidR="004402D7" w:rsidDel="007E7FC7" w:rsidRDefault="004402D7">
      <w:pPr>
        <w:rPr>
          <w:del w:id="1362" w:author="Christopher Kemeter" w:date="2023-11-13T19:47:00Z"/>
          <w:rFonts w:asciiTheme="minorHAnsi" w:hAnsiTheme="minorHAnsi" w:cstheme="minorBidi"/>
          <w:sz w:val="20"/>
          <w:lang w:val="de-AT"/>
        </w:rPr>
      </w:pPr>
      <w:del w:id="1363" w:author="Christopher Kemeter" w:date="2023-11-13T19:47:00Z">
        <w:r w:rsidRPr="007E7FC7" w:rsidDel="007E7FC7">
          <w:rPr>
            <w:rFonts w:asciiTheme="minorHAnsi" w:hAnsiTheme="minorHAnsi" w:cstheme="minorHAnsi"/>
            <w:sz w:val="20"/>
            <w:lang w:val="de-AT"/>
            <w:rPrChange w:id="1364" w:author="Christopher Kemeter" w:date="2023-11-13T19:50:00Z">
              <w:rPr/>
            </w:rPrChange>
          </w:rPr>
          <w:delText>The CCU sends and receives multicast messages with</w:delText>
        </w:r>
      </w:del>
    </w:p>
    <w:p w14:paraId="0E945BE3" w14:textId="328880D3" w:rsidR="004402D7" w:rsidRPr="007E7FC7" w:rsidDel="007E7FC7" w:rsidRDefault="004402D7">
      <w:pPr>
        <w:rPr>
          <w:del w:id="1365" w:author="Christopher Kemeter" w:date="2023-11-13T19:47:00Z"/>
          <w:lang w:val="de-AT"/>
          <w:rPrChange w:id="1366" w:author="Christopher Kemeter" w:date="2023-11-13T19:50:00Z">
            <w:rPr>
              <w:del w:id="1367" w:author="Christopher Kemeter" w:date="2023-11-13T19:47:00Z"/>
            </w:rPr>
          </w:rPrChange>
        </w:rPr>
      </w:pPr>
      <w:del w:id="1368" w:author="Christopher Kemeter" w:date="2023-11-13T19:47:00Z">
        <w:r w:rsidRPr="007E7FC7" w:rsidDel="007E7FC7">
          <w:rPr>
            <w:lang w:val="de-AT"/>
            <w:rPrChange w:id="1369" w:author="Christopher Kemeter" w:date="2023-11-13T19:50:00Z">
              <w:rPr/>
            </w:rPrChange>
          </w:rPr>
          <w:delText>project ID</w:delText>
        </w:r>
      </w:del>
    </w:p>
    <w:p w14:paraId="11ECE3A8" w14:textId="77777777" w:rsidR="007E7FC7" w:rsidRPr="007E7FC7" w:rsidRDefault="007E7FC7" w:rsidP="007E7FC7">
      <w:pPr>
        <w:rPr>
          <w:ins w:id="1370" w:author="Christopher Kemeter" w:date="2023-11-13T19:49:00Z"/>
          <w:lang w:val="de-AT"/>
          <w:rPrChange w:id="1371" w:author="Christopher Kemeter" w:date="2023-11-13T19:50:00Z">
            <w:rPr>
              <w:ins w:id="1372" w:author="Christopher Kemeter" w:date="2023-11-13T19:49:00Z"/>
            </w:rPr>
          </w:rPrChange>
        </w:rPr>
      </w:pPr>
    </w:p>
    <w:p w14:paraId="67B1144D" w14:textId="600E7402" w:rsidR="007E7FC7" w:rsidRDefault="007E7FC7" w:rsidP="007E7FC7">
      <w:pPr>
        <w:pStyle w:val="ListParagraph"/>
        <w:numPr>
          <w:ilvl w:val="0"/>
          <w:numId w:val="54"/>
        </w:numPr>
        <w:rPr>
          <w:ins w:id="1373" w:author="Christopher Kemeter" w:date="2023-11-13T19:50:00Z"/>
        </w:rPr>
      </w:pPr>
      <w:ins w:id="1374" w:author="Christopher Kemeter" w:date="2023-11-13T19:49:00Z">
        <w:r>
          <w:t>Projekt-ID</w:t>
        </w:r>
      </w:ins>
    </w:p>
    <w:p w14:paraId="70BB18FF" w14:textId="4FAC320C" w:rsidR="007E7FC7" w:rsidRDefault="007E7FC7" w:rsidP="007E7FC7">
      <w:pPr>
        <w:pStyle w:val="ListParagraph"/>
        <w:numPr>
          <w:ilvl w:val="0"/>
          <w:numId w:val="54"/>
        </w:numPr>
        <w:rPr>
          <w:ins w:id="1375" w:author="Christopher Kemeter" w:date="2023-11-13T19:50:00Z"/>
        </w:rPr>
      </w:pPr>
      <w:ins w:id="1376" w:author="Christopher Kemeter" w:date="2023-11-13T19:50:00Z">
        <w:r>
          <w:t>Zug-ID</w:t>
        </w:r>
      </w:ins>
    </w:p>
    <w:p w14:paraId="0F76863B" w14:textId="2FB42659" w:rsidR="007E7FC7" w:rsidRPr="004402D7" w:rsidRDefault="007E7FC7">
      <w:pPr>
        <w:pStyle w:val="ListParagraph"/>
        <w:numPr>
          <w:ilvl w:val="0"/>
          <w:numId w:val="54"/>
        </w:numPr>
        <w:rPr>
          <w:ins w:id="1377" w:author="Christopher Kemeter" w:date="2023-11-13T19:47:00Z"/>
        </w:rPr>
        <w:pPrChange w:id="1378" w:author="Christopher Kemeter" w:date="2023-11-13T19:49:00Z">
          <w:pPr>
            <w:jc w:val="both"/>
          </w:pPr>
        </w:pPrChange>
      </w:pPr>
      <w:ins w:id="1379" w:author="Christopher Kemeter" w:date="2023-11-13T19:50:00Z">
        <w:r>
          <w:t>Geräte-ID</w:t>
        </w:r>
      </w:ins>
    </w:p>
    <w:p w14:paraId="6C95D852" w14:textId="4954DCF2" w:rsidR="004402D7" w:rsidRPr="004402D7" w:rsidDel="007E7FC7" w:rsidRDefault="004402D7">
      <w:pPr>
        <w:numPr>
          <w:ilvl w:val="0"/>
          <w:numId w:val="26"/>
        </w:numPr>
        <w:shd w:val="clear" w:color="auto" w:fill="FFFFFF"/>
        <w:spacing w:before="0" w:after="0"/>
        <w:rPr>
          <w:del w:id="1380" w:author="Christopher Kemeter" w:date="2023-11-13T19:47:00Z"/>
          <w:rFonts w:asciiTheme="minorHAnsi" w:hAnsiTheme="minorHAnsi" w:cstheme="minorHAnsi"/>
          <w:sz w:val="20"/>
        </w:rPr>
        <w:pPrChange w:id="1381" w:author="Christopher Kemeter" w:date="2023-11-13T19:49:00Z">
          <w:pPr>
            <w:numPr>
              <w:numId w:val="26"/>
            </w:numPr>
            <w:shd w:val="clear" w:color="auto" w:fill="FFFFFF"/>
            <w:tabs>
              <w:tab w:val="num" w:pos="720"/>
            </w:tabs>
            <w:spacing w:before="0" w:after="0"/>
            <w:ind w:left="720" w:hanging="360"/>
            <w:jc w:val="both"/>
          </w:pPr>
        </w:pPrChange>
      </w:pPr>
      <w:del w:id="1382" w:author="Christopher Kemeter" w:date="2023-11-13T19:47:00Z">
        <w:r w:rsidRPr="004402D7" w:rsidDel="007E7FC7">
          <w:rPr>
            <w:rFonts w:asciiTheme="minorHAnsi" w:hAnsiTheme="minorHAnsi" w:cstheme="minorHAnsi"/>
            <w:sz w:val="20"/>
          </w:rPr>
          <w:delText>train ID</w:delText>
        </w:r>
      </w:del>
    </w:p>
    <w:p w14:paraId="4B98BF38" w14:textId="259B146F" w:rsidR="004402D7" w:rsidRPr="004402D7" w:rsidDel="007E7FC7" w:rsidRDefault="004402D7">
      <w:pPr>
        <w:numPr>
          <w:ilvl w:val="0"/>
          <w:numId w:val="26"/>
        </w:numPr>
        <w:shd w:val="clear" w:color="auto" w:fill="FFFFFF"/>
        <w:spacing w:before="0" w:after="0"/>
        <w:rPr>
          <w:del w:id="1383" w:author="Christopher Kemeter" w:date="2023-11-13T19:47:00Z"/>
          <w:rFonts w:asciiTheme="minorHAnsi" w:hAnsiTheme="minorHAnsi" w:cstheme="minorHAnsi"/>
          <w:sz w:val="20"/>
        </w:rPr>
        <w:pPrChange w:id="1384" w:author="Christopher Kemeter" w:date="2023-11-13T19:49:00Z">
          <w:pPr>
            <w:numPr>
              <w:numId w:val="26"/>
            </w:numPr>
            <w:shd w:val="clear" w:color="auto" w:fill="FFFFFF"/>
            <w:tabs>
              <w:tab w:val="num" w:pos="720"/>
            </w:tabs>
            <w:spacing w:before="0" w:after="0"/>
            <w:ind w:left="720" w:hanging="360"/>
            <w:jc w:val="both"/>
          </w:pPr>
        </w:pPrChange>
      </w:pPr>
      <w:del w:id="1385" w:author="Christopher Kemeter" w:date="2023-11-13T19:47:00Z">
        <w:r w:rsidRPr="004402D7" w:rsidDel="007E7FC7">
          <w:rPr>
            <w:rFonts w:asciiTheme="minorHAnsi" w:hAnsiTheme="minorHAnsi" w:cstheme="minorHAnsi"/>
            <w:sz w:val="20"/>
          </w:rPr>
          <w:delText>unit ID</w:delText>
        </w:r>
      </w:del>
    </w:p>
    <w:p w14:paraId="3DECA3E1" w14:textId="44EEC887" w:rsidR="004402D7" w:rsidRPr="004402D7" w:rsidDel="007E7FC7" w:rsidRDefault="004402D7">
      <w:pPr>
        <w:shd w:val="clear" w:color="auto" w:fill="FFFFFF"/>
        <w:spacing w:before="100" w:beforeAutospacing="1" w:after="100" w:afterAutospacing="1"/>
        <w:rPr>
          <w:del w:id="1386" w:author="Christopher Kemeter" w:date="2023-11-13T19:49:00Z"/>
          <w:rFonts w:asciiTheme="minorHAnsi" w:hAnsiTheme="minorHAnsi" w:cstheme="minorHAnsi"/>
          <w:sz w:val="20"/>
        </w:rPr>
        <w:pPrChange w:id="1387" w:author="Christopher Kemeter" w:date="2023-11-13T19:49:00Z">
          <w:pPr>
            <w:shd w:val="clear" w:color="auto" w:fill="FFFFFF"/>
            <w:spacing w:before="100" w:beforeAutospacing="1" w:after="100" w:afterAutospacing="1"/>
            <w:jc w:val="both"/>
          </w:pPr>
        </w:pPrChange>
      </w:pPr>
      <w:del w:id="1388" w:author="Christopher Kemeter" w:date="2023-11-13T19:49:00Z">
        <w:r w:rsidRPr="004402D7" w:rsidDel="007E7FC7">
          <w:rPr>
            <w:rFonts w:asciiTheme="minorHAnsi" w:hAnsiTheme="minorHAnsi" w:cstheme="minorHAnsi"/>
            <w:sz w:val="20"/>
          </w:rPr>
          <w:delText>This enables each CCU to know how many CCUs there are in the consist and the CCU with the lowest ID (decided in the above order) will become the master CCU</w:delText>
        </w:r>
      </w:del>
      <w:ins w:id="1389" w:author="Abbas" w:date="2023-05-04T15:21:00Z">
        <w:del w:id="1390" w:author="Christopher Kemeter" w:date="2023-11-13T19:49:00Z">
          <w:r w:rsidR="00A109AD" w:rsidDel="007E7FC7">
            <w:rPr>
              <w:rFonts w:asciiTheme="minorHAnsi" w:hAnsiTheme="minorHAnsi" w:cstheme="minorHAnsi"/>
              <w:sz w:val="20"/>
            </w:rPr>
            <w:delText xml:space="preserve"> </w:delText>
          </w:r>
        </w:del>
      </w:ins>
      <w:ins w:id="1391" w:author="Abbas" w:date="2023-05-04T15:22:00Z">
        <w:del w:id="1392" w:author="Christopher Kemeter" w:date="2023-11-13T19:49:00Z">
          <w:r w:rsidR="00EC5CB2" w:rsidDel="007E7FC7">
            <w:rPr>
              <w:rFonts w:asciiTheme="minorHAnsi" w:hAnsiTheme="minorHAnsi" w:cstheme="minorHAnsi"/>
              <w:sz w:val="20"/>
            </w:rPr>
            <w:delText>running the DHCP service</w:delText>
          </w:r>
        </w:del>
      </w:ins>
      <w:del w:id="1393" w:author="Christopher Kemeter" w:date="2023-11-13T19:49:00Z">
        <w:r w:rsidRPr="004402D7" w:rsidDel="007E7FC7">
          <w:rPr>
            <w:rFonts w:asciiTheme="minorHAnsi" w:hAnsiTheme="minorHAnsi" w:cstheme="minorHAnsi"/>
            <w:sz w:val="20"/>
          </w:rPr>
          <w:delText>.</w:delText>
        </w:r>
      </w:del>
    </w:p>
    <w:p w14:paraId="3A57D517" w14:textId="4C695E2B" w:rsidR="004402D7" w:rsidRPr="004402D7" w:rsidDel="007E7FC7" w:rsidRDefault="004402D7">
      <w:pPr>
        <w:shd w:val="clear" w:color="auto" w:fill="FFFFFF"/>
        <w:spacing w:before="100" w:beforeAutospacing="1" w:after="100" w:afterAutospacing="1"/>
        <w:rPr>
          <w:del w:id="1394" w:author="Christopher Kemeter" w:date="2023-11-13T19:49:00Z"/>
          <w:rFonts w:asciiTheme="minorHAnsi" w:hAnsiTheme="minorHAnsi" w:cstheme="minorHAnsi"/>
          <w:sz w:val="20"/>
        </w:rPr>
        <w:pPrChange w:id="1395" w:author="Christopher Kemeter" w:date="2023-11-13T19:49:00Z">
          <w:pPr>
            <w:shd w:val="clear" w:color="auto" w:fill="FFFFFF"/>
            <w:spacing w:before="100" w:beforeAutospacing="1" w:after="100" w:afterAutospacing="1"/>
            <w:jc w:val="both"/>
          </w:pPr>
        </w:pPrChange>
      </w:pPr>
      <w:del w:id="1396" w:author="Christopher Kemeter" w:date="2023-11-13T19:49:00Z">
        <w:r w:rsidRPr="004402D7" w:rsidDel="007E7FC7">
          <w:rPr>
            <w:rFonts w:asciiTheme="minorHAnsi" w:hAnsiTheme="minorHAnsi" w:cstheme="minorHAnsi"/>
            <w:sz w:val="20"/>
          </w:rPr>
          <w:delText xml:space="preserve">At Startup time ND-Redundancy waits 30 seconds to discover other CCU`s if present, before taking actions. </w:delText>
        </w:r>
      </w:del>
    </w:p>
    <w:p w14:paraId="5696B1D7" w14:textId="3B382F76" w:rsidR="004402D7" w:rsidRPr="004402D7" w:rsidDel="007E7FC7" w:rsidRDefault="004402D7">
      <w:pPr>
        <w:shd w:val="clear" w:color="auto" w:fill="FFFFFF"/>
        <w:spacing w:before="100" w:beforeAutospacing="1" w:after="100" w:afterAutospacing="1"/>
        <w:rPr>
          <w:del w:id="1397" w:author="Christopher Kemeter" w:date="2023-11-13T19:49:00Z"/>
          <w:rFonts w:asciiTheme="minorHAnsi" w:hAnsiTheme="minorHAnsi" w:cstheme="minorHAnsi"/>
          <w:sz w:val="20"/>
        </w:rPr>
      </w:pPr>
      <w:del w:id="1398" w:author="Christopher Kemeter" w:date="2023-11-13T19:49:00Z">
        <w:r w:rsidRPr="004402D7" w:rsidDel="007E7FC7">
          <w:rPr>
            <w:rFonts w:asciiTheme="minorHAnsi" w:hAnsiTheme="minorHAnsi" w:cstheme="minorHAnsi"/>
            <w:sz w:val="20"/>
          </w:rPr>
          <w:delText>Multicast messages are sent every interval (default 10s) and another CCU in the consist is considered dead after it has failed sending messages for 3 intervals in a row.</w:delText>
        </w:r>
      </w:del>
    </w:p>
    <w:p w14:paraId="26CE5601" w14:textId="77777777" w:rsidR="007E7FC7" w:rsidRPr="007E7FC7" w:rsidRDefault="004402D7">
      <w:pPr>
        <w:shd w:val="clear" w:color="auto" w:fill="FFFFFF"/>
        <w:spacing w:before="100" w:beforeAutospacing="1" w:after="100" w:afterAutospacing="1"/>
        <w:rPr>
          <w:ins w:id="1399" w:author="Christopher Kemeter" w:date="2023-11-13T19:49:00Z"/>
          <w:rFonts w:asciiTheme="minorHAnsi" w:hAnsiTheme="minorHAnsi" w:cstheme="minorHAnsi"/>
          <w:sz w:val="20"/>
          <w:lang w:val="de-AT"/>
          <w:rPrChange w:id="1400" w:author="Christopher Kemeter" w:date="2023-11-13T19:49:00Z">
            <w:rPr>
              <w:ins w:id="1401" w:author="Christopher Kemeter" w:date="2023-11-13T19:49:00Z"/>
              <w:rFonts w:asciiTheme="minorHAnsi" w:hAnsiTheme="minorHAnsi" w:cstheme="minorHAnsi"/>
              <w:sz w:val="20"/>
            </w:rPr>
          </w:rPrChange>
        </w:rPr>
        <w:pPrChange w:id="1402" w:author="Christopher Kemeter" w:date="2023-11-13T19:49:00Z">
          <w:pPr>
            <w:shd w:val="clear" w:color="auto" w:fill="FFFFFF"/>
            <w:spacing w:before="100" w:beforeAutospacing="1" w:after="100" w:afterAutospacing="1"/>
            <w:jc w:val="both"/>
          </w:pPr>
        </w:pPrChange>
      </w:pPr>
      <w:del w:id="1403" w:author="Christopher Kemeter" w:date="2023-11-13T19:49:00Z">
        <w:r w:rsidRPr="007E7FC7" w:rsidDel="007E7FC7">
          <w:rPr>
            <w:rFonts w:asciiTheme="minorHAnsi" w:hAnsiTheme="minorHAnsi" w:cstheme="minorHAnsi"/>
            <w:sz w:val="20"/>
            <w:lang w:val="de-AT"/>
            <w:rPrChange w:id="1404" w:author="Christopher Kemeter" w:date="2023-11-13T19:49:00Z">
              <w:rPr>
                <w:rFonts w:asciiTheme="minorHAnsi" w:hAnsiTheme="minorHAnsi" w:cstheme="minorHAnsi"/>
                <w:sz w:val="20"/>
              </w:rPr>
            </w:rPrChange>
          </w:rPr>
          <w:delText>Recovery is done immediately after multicast message is received from the second CCU.</w:delText>
        </w:r>
        <w:r w:rsidRPr="007E7FC7" w:rsidDel="007E7FC7">
          <w:rPr>
            <w:rFonts w:asciiTheme="minorHAnsi" w:hAnsiTheme="minorHAnsi" w:cstheme="minorHAnsi"/>
            <w:sz w:val="20"/>
            <w:lang w:val="de-AT"/>
            <w:rPrChange w:id="1405" w:author="Christopher Kemeter" w:date="2023-11-13T19:49:00Z">
              <w:rPr>
                <w:rFonts w:asciiTheme="minorHAnsi" w:hAnsiTheme="minorHAnsi" w:cstheme="minorHAnsi"/>
                <w:sz w:val="20"/>
              </w:rPr>
            </w:rPrChange>
          </w:rPr>
          <w:br/>
          <w:delText>In a Split-brain-scenario the two</w:delText>
        </w:r>
      </w:del>
      <w:ins w:id="1406" w:author="Abbas" w:date="2023-05-04T15:25:00Z">
        <w:del w:id="1407" w:author="Christopher Kemeter" w:date="2023-11-13T19:49:00Z">
          <w:r w:rsidR="00FF0373" w:rsidRPr="007E7FC7" w:rsidDel="007E7FC7">
            <w:rPr>
              <w:rFonts w:asciiTheme="minorHAnsi" w:hAnsiTheme="minorHAnsi" w:cstheme="minorHAnsi"/>
              <w:sz w:val="20"/>
              <w:lang w:val="de-AT"/>
              <w:rPrChange w:id="1408" w:author="Christopher Kemeter" w:date="2023-11-13T19:49:00Z">
                <w:rPr>
                  <w:rFonts w:asciiTheme="minorHAnsi" w:hAnsiTheme="minorHAnsi" w:cstheme="minorHAnsi"/>
                  <w:sz w:val="20"/>
                </w:rPr>
              </w:rPrChange>
            </w:rPr>
            <w:delText xml:space="preserve"> or more </w:delText>
          </w:r>
        </w:del>
      </w:ins>
      <w:del w:id="1409" w:author="Christopher Kemeter" w:date="2023-11-13T19:49:00Z">
        <w:r w:rsidRPr="007E7FC7" w:rsidDel="007E7FC7">
          <w:rPr>
            <w:rFonts w:asciiTheme="minorHAnsi" w:hAnsiTheme="minorHAnsi" w:cstheme="minorHAnsi"/>
            <w:sz w:val="20"/>
            <w:lang w:val="de-AT"/>
            <w:rPrChange w:id="1410" w:author="Christopher Kemeter" w:date="2023-11-13T19:49:00Z">
              <w:rPr>
                <w:rFonts w:asciiTheme="minorHAnsi" w:hAnsiTheme="minorHAnsi" w:cstheme="minorHAnsi"/>
                <w:sz w:val="20"/>
              </w:rPr>
            </w:rPrChange>
          </w:rPr>
          <w:delText xml:space="preserve"> CCU`s do a recovery when they receive each other’s multicast messages.</w:delText>
        </w:r>
      </w:del>
      <w:ins w:id="1411" w:author="Christopher Kemeter" w:date="2023-11-13T19:49:00Z">
        <w:r w:rsidR="007E7FC7" w:rsidRPr="007E7FC7">
          <w:rPr>
            <w:rFonts w:asciiTheme="minorHAnsi" w:hAnsiTheme="minorHAnsi" w:cstheme="minorHAnsi"/>
            <w:sz w:val="20"/>
            <w:lang w:val="de-AT"/>
            <w:rPrChange w:id="1412" w:author="Christopher Kemeter" w:date="2023-11-13T19:49:00Z">
              <w:rPr>
                <w:rFonts w:asciiTheme="minorHAnsi" w:hAnsiTheme="minorHAnsi" w:cstheme="minorHAnsi"/>
                <w:sz w:val="20"/>
              </w:rPr>
            </w:rPrChange>
          </w:rPr>
          <w:t>Dies ermöglicht es jeder CCU zu wissen, wie viele CCUs es in der Zusammenstellung gibt, und die CCU mit der niedrigsten ID (entschieden in der oben genannten Reihenfolge) wird die Master-CCU, die den DHCP-Dienst ausführt.</w:t>
        </w:r>
      </w:ins>
    </w:p>
    <w:p w14:paraId="54C61D75" w14:textId="77777777" w:rsidR="007E7FC7" w:rsidRPr="007E7FC7" w:rsidRDefault="007E7FC7">
      <w:pPr>
        <w:shd w:val="clear" w:color="auto" w:fill="FFFFFF"/>
        <w:spacing w:before="100" w:beforeAutospacing="1" w:after="100" w:afterAutospacing="1"/>
        <w:rPr>
          <w:ins w:id="1413" w:author="Christopher Kemeter" w:date="2023-11-13T19:49:00Z"/>
          <w:rFonts w:asciiTheme="minorHAnsi" w:hAnsiTheme="minorHAnsi" w:cstheme="minorHAnsi"/>
          <w:sz w:val="20"/>
          <w:lang w:val="de-AT"/>
          <w:rPrChange w:id="1414" w:author="Christopher Kemeter" w:date="2023-11-13T19:49:00Z">
            <w:rPr>
              <w:ins w:id="1415" w:author="Christopher Kemeter" w:date="2023-11-13T19:49:00Z"/>
              <w:rFonts w:asciiTheme="minorHAnsi" w:hAnsiTheme="minorHAnsi" w:cstheme="minorHAnsi"/>
              <w:sz w:val="20"/>
            </w:rPr>
          </w:rPrChange>
        </w:rPr>
        <w:pPrChange w:id="1416" w:author="Christopher Kemeter" w:date="2023-11-13T19:49:00Z">
          <w:pPr>
            <w:shd w:val="clear" w:color="auto" w:fill="FFFFFF"/>
            <w:spacing w:before="100" w:beforeAutospacing="1" w:after="100" w:afterAutospacing="1"/>
            <w:jc w:val="both"/>
          </w:pPr>
        </w:pPrChange>
      </w:pPr>
      <w:ins w:id="1417" w:author="Christopher Kemeter" w:date="2023-11-13T19:49:00Z">
        <w:r w:rsidRPr="007E7FC7">
          <w:rPr>
            <w:rFonts w:asciiTheme="minorHAnsi" w:hAnsiTheme="minorHAnsi" w:cstheme="minorHAnsi"/>
            <w:sz w:val="20"/>
            <w:lang w:val="de-AT"/>
            <w:rPrChange w:id="1418" w:author="Christopher Kemeter" w:date="2023-11-13T19:49:00Z">
              <w:rPr>
                <w:rFonts w:asciiTheme="minorHAnsi" w:hAnsiTheme="minorHAnsi" w:cstheme="minorHAnsi"/>
                <w:sz w:val="20"/>
              </w:rPr>
            </w:rPrChange>
          </w:rPr>
          <w:t>Zur Startzeit wartet die ND-Redundanz 30 Sekunden, um andere CCUs zu entdecken, falls vorhanden, bevor Maßnahmen ergriffen werden.</w:t>
        </w:r>
      </w:ins>
    </w:p>
    <w:p w14:paraId="4F64FB14" w14:textId="77777777" w:rsidR="007E7FC7" w:rsidRPr="007E7FC7" w:rsidRDefault="007E7FC7">
      <w:pPr>
        <w:shd w:val="clear" w:color="auto" w:fill="FFFFFF"/>
        <w:spacing w:before="100" w:beforeAutospacing="1" w:after="100" w:afterAutospacing="1"/>
        <w:rPr>
          <w:ins w:id="1419" w:author="Christopher Kemeter" w:date="2023-11-13T19:49:00Z"/>
          <w:rFonts w:asciiTheme="minorHAnsi" w:hAnsiTheme="minorHAnsi" w:cstheme="minorHAnsi"/>
          <w:sz w:val="20"/>
          <w:lang w:val="de-AT"/>
          <w:rPrChange w:id="1420" w:author="Christopher Kemeter" w:date="2023-11-13T19:49:00Z">
            <w:rPr>
              <w:ins w:id="1421" w:author="Christopher Kemeter" w:date="2023-11-13T19:49:00Z"/>
              <w:rFonts w:asciiTheme="minorHAnsi" w:hAnsiTheme="minorHAnsi" w:cstheme="minorHAnsi"/>
              <w:sz w:val="20"/>
            </w:rPr>
          </w:rPrChange>
        </w:rPr>
        <w:pPrChange w:id="1422" w:author="Christopher Kemeter" w:date="2023-11-13T19:49:00Z">
          <w:pPr>
            <w:shd w:val="clear" w:color="auto" w:fill="FFFFFF"/>
            <w:spacing w:before="100" w:beforeAutospacing="1" w:after="100" w:afterAutospacing="1"/>
            <w:jc w:val="both"/>
          </w:pPr>
        </w:pPrChange>
      </w:pPr>
      <w:ins w:id="1423" w:author="Christopher Kemeter" w:date="2023-11-13T19:49:00Z">
        <w:r w:rsidRPr="007E7FC7">
          <w:rPr>
            <w:rFonts w:asciiTheme="minorHAnsi" w:hAnsiTheme="minorHAnsi" w:cstheme="minorHAnsi"/>
            <w:sz w:val="20"/>
            <w:lang w:val="de-AT"/>
            <w:rPrChange w:id="1424" w:author="Christopher Kemeter" w:date="2023-11-13T19:49:00Z">
              <w:rPr>
                <w:rFonts w:asciiTheme="minorHAnsi" w:hAnsiTheme="minorHAnsi" w:cstheme="minorHAnsi"/>
                <w:sz w:val="20"/>
              </w:rPr>
            </w:rPrChange>
          </w:rPr>
          <w:t>Multicast-Nachrichten werden alle Intervalle (standardmäßig 10s) gesendet, und eine andere CCU in der Zusammenstellung gilt als tot, nachdem sie 3 Intervalle hintereinander keine Nachrichten gesendet hat.</w:t>
        </w:r>
      </w:ins>
    </w:p>
    <w:p w14:paraId="7001057B" w14:textId="77777777" w:rsidR="007E7FC7" w:rsidRPr="007E7FC7" w:rsidRDefault="007E7FC7">
      <w:pPr>
        <w:shd w:val="clear" w:color="auto" w:fill="FFFFFF"/>
        <w:spacing w:before="100" w:beforeAutospacing="1" w:after="100" w:afterAutospacing="1"/>
        <w:rPr>
          <w:ins w:id="1425" w:author="Christopher Kemeter" w:date="2023-11-13T19:49:00Z"/>
          <w:rFonts w:asciiTheme="minorHAnsi" w:hAnsiTheme="minorHAnsi" w:cstheme="minorHAnsi"/>
          <w:sz w:val="20"/>
          <w:lang w:val="de-AT"/>
          <w:rPrChange w:id="1426" w:author="Christopher Kemeter" w:date="2023-11-13T19:49:00Z">
            <w:rPr>
              <w:ins w:id="1427" w:author="Christopher Kemeter" w:date="2023-11-13T19:49:00Z"/>
              <w:rFonts w:asciiTheme="minorHAnsi" w:hAnsiTheme="minorHAnsi" w:cstheme="minorHAnsi"/>
              <w:sz w:val="20"/>
            </w:rPr>
          </w:rPrChange>
        </w:rPr>
        <w:pPrChange w:id="1428" w:author="Christopher Kemeter" w:date="2023-11-13T19:49:00Z">
          <w:pPr>
            <w:shd w:val="clear" w:color="auto" w:fill="FFFFFF"/>
            <w:spacing w:before="100" w:beforeAutospacing="1" w:after="100" w:afterAutospacing="1"/>
            <w:jc w:val="both"/>
          </w:pPr>
        </w:pPrChange>
      </w:pPr>
      <w:ins w:id="1429" w:author="Christopher Kemeter" w:date="2023-11-13T19:49:00Z">
        <w:r w:rsidRPr="007E7FC7">
          <w:rPr>
            <w:rFonts w:asciiTheme="minorHAnsi" w:hAnsiTheme="minorHAnsi" w:cstheme="minorHAnsi"/>
            <w:sz w:val="20"/>
            <w:lang w:val="de-AT"/>
            <w:rPrChange w:id="1430" w:author="Christopher Kemeter" w:date="2023-11-13T19:49:00Z">
              <w:rPr>
                <w:rFonts w:asciiTheme="minorHAnsi" w:hAnsiTheme="minorHAnsi" w:cstheme="minorHAnsi"/>
                <w:sz w:val="20"/>
              </w:rPr>
            </w:rPrChange>
          </w:rPr>
          <w:t>Die Wiederherstellung erfolgt sofort, nachdem eine Multicast-Nachricht von der zweiten CCU empfangen wurde.</w:t>
        </w:r>
      </w:ins>
    </w:p>
    <w:p w14:paraId="02A6D114" w14:textId="77777777" w:rsidR="007E7FC7" w:rsidRDefault="007E7FC7" w:rsidP="007E7FC7">
      <w:pPr>
        <w:shd w:val="clear" w:color="auto" w:fill="FFFFFF"/>
        <w:spacing w:before="100" w:beforeAutospacing="1" w:after="100" w:afterAutospacing="1"/>
        <w:rPr>
          <w:ins w:id="1431" w:author="Christopher Kemeter" w:date="2023-11-13T19:50:00Z"/>
          <w:rFonts w:asciiTheme="minorHAnsi" w:hAnsiTheme="minorHAnsi" w:cstheme="minorHAnsi"/>
          <w:sz w:val="20"/>
          <w:lang w:val="de-AT"/>
        </w:rPr>
      </w:pPr>
      <w:ins w:id="1432" w:author="Christopher Kemeter" w:date="2023-11-13T19:49:00Z">
        <w:r w:rsidRPr="007E7FC7">
          <w:rPr>
            <w:rFonts w:asciiTheme="minorHAnsi" w:hAnsiTheme="minorHAnsi" w:cstheme="minorHAnsi"/>
            <w:sz w:val="20"/>
            <w:lang w:val="de-AT"/>
            <w:rPrChange w:id="1433" w:author="Christopher Kemeter" w:date="2023-11-13T19:49:00Z">
              <w:rPr>
                <w:rFonts w:asciiTheme="minorHAnsi" w:hAnsiTheme="minorHAnsi" w:cstheme="minorHAnsi"/>
                <w:sz w:val="20"/>
              </w:rPr>
            </w:rPrChange>
          </w:rPr>
          <w:t>In einem Split-Brain-Szenario führen die zwei oder mehr CCUs eine Wiederherstellung durch, wenn sie die Multicast-Nachrichten des jeweils anderen erhalten.</w:t>
        </w:r>
      </w:ins>
    </w:p>
    <w:p w14:paraId="6E3160D1" w14:textId="7ECC6760" w:rsidR="004402D7" w:rsidRPr="007E7FC7" w:rsidRDefault="004402D7" w:rsidP="007E7FC7">
      <w:pPr>
        <w:shd w:val="clear" w:color="auto" w:fill="FFFFFF"/>
        <w:spacing w:before="100" w:beforeAutospacing="1" w:after="100" w:afterAutospacing="1"/>
        <w:rPr>
          <w:rFonts w:asciiTheme="minorHAnsi" w:hAnsiTheme="minorHAnsi" w:cstheme="minorHAnsi"/>
          <w:sz w:val="20"/>
          <w:lang w:val="de-AT"/>
          <w:rPrChange w:id="1434" w:author="Christopher Kemeter" w:date="2023-11-13T19:49:00Z">
            <w:rPr>
              <w:rFonts w:asciiTheme="minorHAnsi" w:hAnsiTheme="minorHAnsi" w:cstheme="minorHAnsi"/>
              <w:sz w:val="20"/>
            </w:rPr>
          </w:rPrChange>
        </w:rPr>
      </w:pPr>
      <w:r w:rsidRPr="007E7FC7">
        <w:rPr>
          <w:rFonts w:asciiTheme="minorHAnsi" w:hAnsiTheme="minorHAnsi" w:cstheme="minorHAnsi"/>
          <w:sz w:val="20"/>
          <w:lang w:val="de-AT"/>
          <w:rPrChange w:id="1435" w:author="Christopher Kemeter" w:date="2023-11-13T19:49:00Z">
            <w:rPr>
              <w:rFonts w:asciiTheme="minorHAnsi" w:hAnsiTheme="minorHAnsi" w:cstheme="minorHAnsi"/>
              <w:sz w:val="20"/>
            </w:rPr>
          </w:rPrChange>
        </w:rPr>
        <w:br/>
      </w:r>
    </w:p>
    <w:p w14:paraId="56EFB6D9" w14:textId="7760F1F1" w:rsidR="007A5DC3" w:rsidDel="00FF0373" w:rsidRDefault="007A5DC3" w:rsidP="004402D7">
      <w:pPr>
        <w:shd w:val="clear" w:color="auto" w:fill="FFFFFF"/>
        <w:spacing w:before="100" w:beforeAutospacing="1" w:after="100" w:afterAutospacing="1"/>
        <w:rPr>
          <w:del w:id="1436" w:author="Abbas" w:date="2023-05-04T15:25:00Z"/>
          <w:rFonts w:asciiTheme="minorHAnsi" w:hAnsiTheme="minorHAnsi" w:cstheme="minorHAnsi"/>
          <w:sz w:val="20"/>
        </w:rPr>
      </w:pPr>
    </w:p>
    <w:p w14:paraId="3BE4A743" w14:textId="27035C14" w:rsidR="007A5DC3" w:rsidDel="003266A5" w:rsidRDefault="007A5DC3" w:rsidP="004402D7">
      <w:pPr>
        <w:shd w:val="clear" w:color="auto" w:fill="FFFFFF"/>
        <w:spacing w:before="100" w:beforeAutospacing="1" w:after="100" w:afterAutospacing="1"/>
        <w:rPr>
          <w:del w:id="1437" w:author="Abbas Rizvi" w:date="2023-05-11T16:11:00Z"/>
          <w:rFonts w:asciiTheme="minorHAnsi" w:hAnsiTheme="minorHAnsi" w:cstheme="minorHAnsi"/>
          <w:sz w:val="20"/>
        </w:rPr>
      </w:pPr>
    </w:p>
    <w:p w14:paraId="44908618" w14:textId="1CD150C8" w:rsidR="007A5DC3" w:rsidRPr="004402D7" w:rsidDel="00072631" w:rsidRDefault="007A5DC3" w:rsidP="004402D7">
      <w:pPr>
        <w:shd w:val="clear" w:color="auto" w:fill="FFFFFF"/>
        <w:spacing w:before="100" w:beforeAutospacing="1" w:after="100" w:afterAutospacing="1"/>
        <w:rPr>
          <w:del w:id="1438" w:author="Abbas Rizvi" w:date="2023-04-28T15:15:00Z"/>
          <w:rFonts w:asciiTheme="minorHAnsi" w:hAnsiTheme="minorHAnsi" w:cstheme="minorHAnsi"/>
          <w:sz w:val="20"/>
        </w:rPr>
      </w:pPr>
    </w:p>
    <w:p w14:paraId="775C185A" w14:textId="77777777" w:rsidR="004402D7" w:rsidRPr="004402D7" w:rsidRDefault="004402D7" w:rsidP="008D1D13">
      <w:pPr>
        <w:pStyle w:val="Heading4"/>
        <w:rPr>
          <w:lang w:bidi="th-TH"/>
        </w:rPr>
      </w:pPr>
      <w:r w:rsidRPr="004402D7">
        <w:rPr>
          <w:lang w:bidi="th-TH"/>
        </w:rPr>
        <w:t>DHCP</w:t>
      </w:r>
    </w:p>
    <w:p w14:paraId="1794F16A" w14:textId="77777777" w:rsidR="007E7FC7" w:rsidRPr="007E7FC7" w:rsidRDefault="004402D7">
      <w:pPr>
        <w:shd w:val="clear" w:color="auto" w:fill="FFFFFF"/>
        <w:spacing w:before="100" w:beforeAutospacing="1" w:after="100" w:afterAutospacing="1"/>
        <w:rPr>
          <w:ins w:id="1439" w:author="Christopher Kemeter" w:date="2023-11-13T19:51:00Z"/>
          <w:rFonts w:asciiTheme="minorHAnsi" w:hAnsiTheme="minorHAnsi" w:cstheme="minorHAnsi"/>
          <w:sz w:val="20"/>
          <w:lang w:val="de-AT"/>
          <w:rPrChange w:id="1440" w:author="Christopher Kemeter" w:date="2023-11-13T19:51:00Z">
            <w:rPr>
              <w:ins w:id="1441" w:author="Christopher Kemeter" w:date="2023-11-13T19:51:00Z"/>
              <w:rFonts w:asciiTheme="minorHAnsi" w:hAnsiTheme="minorHAnsi" w:cstheme="minorHAnsi"/>
              <w:sz w:val="20"/>
            </w:rPr>
          </w:rPrChange>
        </w:rPr>
        <w:pPrChange w:id="1442" w:author="Christopher Kemeter" w:date="2023-11-13T19:51:00Z">
          <w:pPr>
            <w:shd w:val="clear" w:color="auto" w:fill="FFFFFF"/>
            <w:spacing w:before="100" w:beforeAutospacing="1" w:after="100" w:afterAutospacing="1"/>
            <w:jc w:val="both"/>
          </w:pPr>
        </w:pPrChange>
      </w:pPr>
      <w:del w:id="1443" w:author="Christopher Kemeter" w:date="2023-11-13T19:50:00Z">
        <w:r w:rsidRPr="007E7FC7" w:rsidDel="007E7FC7">
          <w:rPr>
            <w:rFonts w:asciiTheme="minorHAnsi" w:hAnsiTheme="minorHAnsi" w:cstheme="minorHAnsi"/>
            <w:sz w:val="20"/>
            <w:lang w:val="de-AT"/>
            <w:rPrChange w:id="1444" w:author="Christopher Kemeter" w:date="2023-11-13T19:51:00Z">
              <w:rPr>
                <w:rFonts w:asciiTheme="minorHAnsi" w:hAnsiTheme="minorHAnsi" w:cstheme="minorHAnsi"/>
                <w:sz w:val="20"/>
              </w:rPr>
            </w:rPrChange>
          </w:rPr>
          <w:delText xml:space="preserve">The </w:delText>
        </w:r>
      </w:del>
      <w:ins w:id="1445" w:author="Christopher Kemeter" w:date="2023-11-13T19:50:00Z">
        <w:r w:rsidR="007E7FC7" w:rsidRPr="007E7FC7">
          <w:rPr>
            <w:rFonts w:asciiTheme="minorHAnsi" w:hAnsiTheme="minorHAnsi" w:cstheme="minorHAnsi"/>
            <w:sz w:val="20"/>
            <w:lang w:val="de-AT"/>
            <w:rPrChange w:id="1446" w:author="Christopher Kemeter" w:date="2023-11-13T19:51:00Z">
              <w:rPr>
                <w:rFonts w:asciiTheme="minorHAnsi" w:hAnsiTheme="minorHAnsi" w:cstheme="minorHAnsi"/>
                <w:sz w:val="20"/>
              </w:rPr>
            </w:rPrChange>
          </w:rPr>
          <w:t xml:space="preserve">Der DHCP-Server läuft auf der Master-CCU, alle anderen CCUs stoppen den DHCP-Server. Die Master-CCU verwendet die aus den Multicast-Nachrichten abgerufenen Informationen, um die gesamte Konfiguration aufzubauen und bestimmte Netzwerke oder Netzwerksubnetze über die anderen CCUs in der Zusammenstellung zu routen. Die DHCP-Lease-Zeit ist konfigurierbar. </w:t>
        </w:r>
      </w:ins>
    </w:p>
    <w:p w14:paraId="231F1A3A" w14:textId="6A429682" w:rsidR="004402D7" w:rsidRPr="007E7FC7" w:rsidDel="007E7FC7" w:rsidRDefault="007E7FC7">
      <w:pPr>
        <w:shd w:val="clear" w:color="auto" w:fill="FFFFFF"/>
        <w:spacing w:before="100" w:beforeAutospacing="1" w:after="100" w:afterAutospacing="1"/>
        <w:rPr>
          <w:del w:id="1447" w:author="Christopher Kemeter" w:date="2023-11-13T19:50:00Z"/>
          <w:rFonts w:asciiTheme="minorHAnsi" w:hAnsiTheme="minorHAnsi" w:cstheme="minorHAnsi"/>
          <w:sz w:val="20"/>
          <w:lang w:val="de-AT"/>
          <w:rPrChange w:id="1448" w:author="Christopher Kemeter" w:date="2023-11-13T19:51:00Z">
            <w:rPr>
              <w:del w:id="1449" w:author="Christopher Kemeter" w:date="2023-11-13T19:50:00Z"/>
              <w:rFonts w:asciiTheme="minorHAnsi" w:hAnsiTheme="minorHAnsi" w:cstheme="minorHAnsi"/>
              <w:sz w:val="20"/>
            </w:rPr>
          </w:rPrChange>
        </w:rPr>
        <w:pPrChange w:id="1450" w:author="Christopher Kemeter" w:date="2023-11-13T19:51:00Z">
          <w:pPr>
            <w:shd w:val="clear" w:color="auto" w:fill="FFFFFF"/>
            <w:spacing w:before="100" w:beforeAutospacing="1" w:after="100" w:afterAutospacing="1"/>
            <w:jc w:val="both"/>
          </w:pPr>
        </w:pPrChange>
      </w:pPr>
      <w:ins w:id="1451" w:author="Christopher Kemeter" w:date="2023-11-13T19:50:00Z">
        <w:r w:rsidRPr="007E7FC7">
          <w:rPr>
            <w:rFonts w:asciiTheme="minorHAnsi" w:hAnsiTheme="minorHAnsi" w:cstheme="minorHAnsi"/>
            <w:sz w:val="20"/>
            <w:lang w:val="de-AT"/>
            <w:rPrChange w:id="1452" w:author="Christopher Kemeter" w:date="2023-11-13T19:51:00Z">
              <w:rPr>
                <w:rFonts w:asciiTheme="minorHAnsi" w:hAnsiTheme="minorHAnsi" w:cstheme="minorHAnsi"/>
                <w:sz w:val="20"/>
              </w:rPr>
            </w:rPrChange>
          </w:rPr>
          <w:t>Diese wird während des Detailed Design Freeze auf eine angemessene Zeit eingestellt.</w:t>
        </w:r>
      </w:ins>
      <w:del w:id="1453" w:author="Christopher Kemeter" w:date="2023-11-13T19:50:00Z">
        <w:r w:rsidR="004402D7" w:rsidRPr="007E7FC7" w:rsidDel="007E7FC7">
          <w:rPr>
            <w:rFonts w:asciiTheme="minorHAnsi" w:hAnsiTheme="minorHAnsi" w:cstheme="minorHAnsi"/>
            <w:sz w:val="20"/>
            <w:lang w:val="de-AT"/>
            <w:rPrChange w:id="1454" w:author="Christopher Kemeter" w:date="2023-11-13T19:51:00Z">
              <w:rPr>
                <w:rFonts w:asciiTheme="minorHAnsi" w:hAnsiTheme="minorHAnsi" w:cstheme="minorHAnsi"/>
                <w:sz w:val="20"/>
              </w:rPr>
            </w:rPrChange>
          </w:rPr>
          <w:delText xml:space="preserve">DHCP server runs on the master CCU, all other CCUs will stop the DHCP server. The master CCU uses the information retrieved from the multicast messages to build the entire configuration, routing certain networks or network subnets via the other CCUs in the consist. </w:delText>
        </w:r>
      </w:del>
    </w:p>
    <w:p w14:paraId="7B3DDB57" w14:textId="67C359E1" w:rsidR="004402D7" w:rsidRPr="007E7FC7" w:rsidDel="007E7FC7" w:rsidRDefault="0027759C">
      <w:pPr>
        <w:shd w:val="clear" w:color="auto" w:fill="FFFFFF"/>
        <w:spacing w:before="100" w:beforeAutospacing="1" w:after="100" w:afterAutospacing="1"/>
        <w:rPr>
          <w:del w:id="1455" w:author="Christopher Kemeter" w:date="2023-11-13T19:50:00Z"/>
          <w:rFonts w:asciiTheme="minorHAnsi" w:hAnsiTheme="minorHAnsi" w:cstheme="minorHAnsi"/>
          <w:sz w:val="20"/>
          <w:lang w:val="de-AT"/>
          <w:rPrChange w:id="1456" w:author="Christopher Kemeter" w:date="2023-11-13T19:51:00Z">
            <w:rPr>
              <w:del w:id="1457" w:author="Christopher Kemeter" w:date="2023-11-13T19:50:00Z"/>
              <w:rFonts w:asciiTheme="minorHAnsi" w:hAnsiTheme="minorHAnsi" w:cstheme="minorHAnsi"/>
              <w:sz w:val="20"/>
            </w:rPr>
          </w:rPrChange>
        </w:rPr>
        <w:pPrChange w:id="1458" w:author="Christopher Kemeter" w:date="2023-11-13T19:51:00Z">
          <w:pPr>
            <w:shd w:val="clear" w:color="auto" w:fill="FFFFFF"/>
            <w:spacing w:before="100" w:beforeAutospacing="1" w:after="100" w:afterAutospacing="1"/>
            <w:jc w:val="both"/>
          </w:pPr>
        </w:pPrChange>
      </w:pPr>
      <w:ins w:id="1459" w:author="Abbas" w:date="2023-05-04T15:28:00Z">
        <w:del w:id="1460" w:author="Christopher Kemeter" w:date="2023-11-13T19:50:00Z">
          <w:r w:rsidRPr="007E7FC7" w:rsidDel="007E7FC7">
            <w:rPr>
              <w:rFonts w:asciiTheme="minorHAnsi" w:hAnsiTheme="minorHAnsi" w:cstheme="minorHAnsi"/>
              <w:sz w:val="20"/>
              <w:lang w:val="de-AT"/>
              <w:rPrChange w:id="1461" w:author="Christopher Kemeter" w:date="2023-11-13T19:51:00Z">
                <w:rPr>
                  <w:rFonts w:asciiTheme="minorHAnsi" w:hAnsiTheme="minorHAnsi" w:cstheme="minorHAnsi"/>
                  <w:sz w:val="20"/>
                </w:rPr>
              </w:rPrChange>
            </w:rPr>
            <w:delText>T</w:delText>
          </w:r>
        </w:del>
      </w:ins>
      <w:del w:id="1462" w:author="Christopher Kemeter" w:date="2023-11-13T19:50:00Z">
        <w:r w:rsidR="004402D7" w:rsidRPr="007E7FC7" w:rsidDel="007E7FC7">
          <w:rPr>
            <w:rFonts w:asciiTheme="minorHAnsi" w:hAnsiTheme="minorHAnsi" w:cstheme="minorHAnsi"/>
            <w:sz w:val="20"/>
            <w:lang w:val="de-AT"/>
            <w:rPrChange w:id="1463" w:author="Christopher Kemeter" w:date="2023-11-13T19:51:00Z">
              <w:rPr>
                <w:rFonts w:asciiTheme="minorHAnsi" w:hAnsiTheme="minorHAnsi" w:cstheme="minorHAnsi"/>
                <w:sz w:val="20"/>
              </w:rPr>
            </w:rPrChange>
          </w:rPr>
          <w:delText>By default, the DHCP</w:delText>
        </w:r>
      </w:del>
      <w:ins w:id="1464" w:author="Abbas" w:date="2023-05-04T15:28:00Z">
        <w:del w:id="1465" w:author="Christopher Kemeter" w:date="2023-11-13T19:50:00Z">
          <w:r w:rsidRPr="007E7FC7" w:rsidDel="007E7FC7">
            <w:rPr>
              <w:rFonts w:asciiTheme="minorHAnsi" w:hAnsiTheme="minorHAnsi" w:cstheme="minorHAnsi"/>
              <w:sz w:val="20"/>
              <w:lang w:val="de-AT"/>
              <w:rPrChange w:id="1466" w:author="Christopher Kemeter" w:date="2023-11-13T19:51:00Z">
                <w:rPr>
                  <w:rFonts w:asciiTheme="minorHAnsi" w:hAnsiTheme="minorHAnsi" w:cstheme="minorHAnsi"/>
                  <w:sz w:val="20"/>
                </w:rPr>
              </w:rPrChange>
            </w:rPr>
            <w:delText xml:space="preserve"> </w:delText>
          </w:r>
        </w:del>
      </w:ins>
      <w:del w:id="1467" w:author="Christopher Kemeter" w:date="2023-11-13T19:50:00Z">
        <w:r w:rsidR="004402D7" w:rsidRPr="007E7FC7" w:rsidDel="007E7FC7">
          <w:rPr>
            <w:rFonts w:asciiTheme="minorHAnsi" w:hAnsiTheme="minorHAnsi" w:cstheme="minorHAnsi"/>
            <w:sz w:val="20"/>
            <w:lang w:val="de-AT"/>
            <w:rPrChange w:id="1468" w:author="Christopher Kemeter" w:date="2023-11-13T19:51:00Z">
              <w:rPr>
                <w:rFonts w:asciiTheme="minorHAnsi" w:hAnsiTheme="minorHAnsi" w:cstheme="minorHAnsi"/>
                <w:sz w:val="20"/>
              </w:rPr>
            </w:rPrChange>
          </w:rPr>
          <w:delText xml:space="preserve"> and lease time is configured to be </w:delText>
        </w:r>
        <w:r w:rsidR="004402D7" w:rsidRPr="007E7FC7" w:rsidDel="007E7FC7">
          <w:rPr>
            <w:rFonts w:asciiTheme="minorHAnsi" w:hAnsiTheme="minorHAnsi" w:cstheme="minorHAnsi"/>
            <w:sz w:val="20"/>
            <w:highlight w:val="yellow"/>
            <w:lang w:val="de-AT"/>
            <w:rPrChange w:id="1469" w:author="Christopher Kemeter" w:date="2023-11-13T19:51:00Z">
              <w:rPr>
                <w:rFonts w:asciiTheme="minorHAnsi" w:hAnsiTheme="minorHAnsi" w:cstheme="minorHAnsi"/>
                <w:sz w:val="20"/>
              </w:rPr>
            </w:rPrChange>
          </w:rPr>
          <w:delText>two minutes</w:delText>
        </w:r>
      </w:del>
      <w:ins w:id="1470" w:author="Abbas" w:date="2023-05-04T15:27:00Z">
        <w:del w:id="1471" w:author="Christopher Kemeter" w:date="2023-11-13T19:50:00Z">
          <w:r w:rsidR="0031658D" w:rsidRPr="007E7FC7" w:rsidDel="007E7FC7">
            <w:rPr>
              <w:rFonts w:asciiTheme="minorHAnsi" w:hAnsiTheme="minorHAnsi" w:cstheme="minorHAnsi"/>
              <w:sz w:val="20"/>
              <w:lang w:val="de-AT"/>
              <w:rPrChange w:id="1472" w:author="Christopher Kemeter" w:date="2023-11-13T19:51:00Z">
                <w:rPr>
                  <w:rFonts w:asciiTheme="minorHAnsi" w:hAnsiTheme="minorHAnsi" w:cstheme="minorHAnsi"/>
                  <w:sz w:val="20"/>
                </w:rPr>
              </w:rPrChange>
            </w:rPr>
            <w:delText>configurable</w:delText>
          </w:r>
          <w:r w:rsidR="0031658D" w:rsidRPr="007E7FC7" w:rsidDel="007E7FC7">
            <w:rPr>
              <w:rFonts w:asciiTheme="minorHAnsi" w:hAnsiTheme="minorHAnsi" w:cstheme="minorHAnsi"/>
              <w:sz w:val="20"/>
              <w:lang w:val="de-AT"/>
              <w:rPrChange w:id="1473" w:author="Christopher Kemeter" w:date="2023-11-13T19:51:00Z">
                <w:rPr>
                  <w:rFonts w:asciiTheme="minorHAnsi" w:hAnsiTheme="minorHAnsi" w:cstheme="minorHAnsi"/>
                  <w:sz w:val="20"/>
                  <w:highlight w:val="yellow"/>
                </w:rPr>
              </w:rPrChange>
            </w:rPr>
            <w:delText>.</w:delText>
          </w:r>
        </w:del>
      </w:ins>
      <w:del w:id="1474" w:author="Christopher Kemeter" w:date="2023-11-13T19:50:00Z">
        <w:r w:rsidR="004402D7" w:rsidRPr="007E7FC7" w:rsidDel="007E7FC7">
          <w:rPr>
            <w:rFonts w:asciiTheme="minorHAnsi" w:hAnsiTheme="minorHAnsi" w:cstheme="minorHAnsi"/>
            <w:sz w:val="20"/>
            <w:lang w:val="de-AT"/>
            <w:rPrChange w:id="1475" w:author="Christopher Kemeter" w:date="2023-11-13T19:51:00Z">
              <w:rPr>
                <w:rFonts w:asciiTheme="minorHAnsi" w:hAnsiTheme="minorHAnsi" w:cstheme="minorHAnsi"/>
                <w:sz w:val="20"/>
              </w:rPr>
            </w:rPrChange>
          </w:rPr>
          <w:delText>. This</w:delText>
        </w:r>
      </w:del>
      <w:ins w:id="1476" w:author="Abbas" w:date="2023-05-04T15:29:00Z">
        <w:del w:id="1477" w:author="Christopher Kemeter" w:date="2023-11-13T19:50:00Z">
          <w:r w:rsidR="00E71A40" w:rsidRPr="007E7FC7" w:rsidDel="007E7FC7">
            <w:rPr>
              <w:rFonts w:asciiTheme="minorHAnsi" w:hAnsiTheme="minorHAnsi" w:cstheme="minorHAnsi"/>
              <w:sz w:val="20"/>
              <w:lang w:val="de-AT"/>
              <w:rPrChange w:id="1478" w:author="Christopher Kemeter" w:date="2023-11-13T19:51:00Z">
                <w:rPr>
                  <w:rFonts w:asciiTheme="minorHAnsi" w:hAnsiTheme="minorHAnsi" w:cstheme="minorHAnsi"/>
                  <w:sz w:val="20"/>
                </w:rPr>
              </w:rPrChange>
            </w:rPr>
            <w:delText xml:space="preserve"> will be set to an appropriate time during detailed design freeze</w:delText>
          </w:r>
        </w:del>
      </w:ins>
      <w:del w:id="1479" w:author="Christopher Kemeter" w:date="2023-11-13T19:50:00Z">
        <w:r w:rsidR="004402D7" w:rsidRPr="007E7FC7" w:rsidDel="007E7FC7">
          <w:rPr>
            <w:rFonts w:asciiTheme="minorHAnsi" w:hAnsiTheme="minorHAnsi" w:cstheme="minorHAnsi"/>
            <w:sz w:val="20"/>
            <w:lang w:val="de-AT"/>
            <w:rPrChange w:id="1480" w:author="Christopher Kemeter" w:date="2023-11-13T19:51:00Z">
              <w:rPr>
                <w:rFonts w:asciiTheme="minorHAnsi" w:hAnsiTheme="minorHAnsi" w:cstheme="minorHAnsi"/>
                <w:sz w:val="20"/>
              </w:rPr>
            </w:rPrChange>
          </w:rPr>
          <w:delText xml:space="preserve"> allows for swift failovers in case of CCU failures. The CCU`s do not share the allocated DHCP-leases as this is not supported by standard DHCP implementation beyond the master-slave-scenario.</w:delText>
        </w:r>
      </w:del>
    </w:p>
    <w:p w14:paraId="0F148242" w14:textId="0BAAE939" w:rsidR="004402D7" w:rsidRPr="007E7FC7" w:rsidRDefault="004402D7">
      <w:pPr>
        <w:shd w:val="clear" w:color="auto" w:fill="FFFFFF"/>
        <w:spacing w:before="100" w:beforeAutospacing="1" w:after="100" w:afterAutospacing="1"/>
        <w:rPr>
          <w:rFonts w:asciiTheme="minorHAnsi" w:hAnsiTheme="minorHAnsi" w:cstheme="minorHAnsi"/>
          <w:sz w:val="20"/>
          <w:lang w:val="de-AT"/>
          <w:rPrChange w:id="1481" w:author="Christopher Kemeter" w:date="2023-11-13T19:51:00Z">
            <w:rPr>
              <w:rFonts w:asciiTheme="minorHAnsi" w:hAnsiTheme="minorHAnsi" w:cstheme="minorHAnsi"/>
              <w:sz w:val="20"/>
            </w:rPr>
          </w:rPrChange>
        </w:rPr>
        <w:pPrChange w:id="1482" w:author="Christopher Kemeter" w:date="2023-11-13T19:51:00Z">
          <w:pPr>
            <w:shd w:val="clear" w:color="auto" w:fill="FFFFFF"/>
            <w:spacing w:before="100" w:beforeAutospacing="1" w:after="100" w:afterAutospacing="1"/>
            <w:jc w:val="both"/>
          </w:pPr>
        </w:pPrChange>
      </w:pPr>
      <w:del w:id="1483" w:author="Christopher Kemeter" w:date="2023-11-13T19:50:00Z">
        <w:r w:rsidRPr="007E7FC7" w:rsidDel="007E7FC7">
          <w:rPr>
            <w:rFonts w:asciiTheme="minorHAnsi" w:hAnsiTheme="minorHAnsi" w:cstheme="minorBidi"/>
            <w:sz w:val="20"/>
            <w:lang w:val="de-AT"/>
            <w:rPrChange w:id="1484" w:author="Christopher Kemeter" w:date="2023-11-13T19:51:00Z">
              <w:rPr>
                <w:rFonts w:asciiTheme="minorHAnsi" w:hAnsiTheme="minorHAnsi" w:cstheme="minorBidi"/>
                <w:sz w:val="20"/>
              </w:rPr>
            </w:rPrChange>
          </w:rPr>
          <w:delText>The short lease time of two minutes is not expected to cause any issues like IP-conflicts, in failover scenarios since DHCP uses a duplicate address detection to cope with the potential problem of two clients having the same IP address.</w:delText>
        </w:r>
      </w:del>
    </w:p>
    <w:p w14:paraId="09DBE6A1" w14:textId="78CF07A3" w:rsidR="00DD0311" w:rsidRPr="007E7FC7" w:rsidRDefault="00DD0311">
      <w:pPr>
        <w:spacing w:line="259" w:lineRule="auto"/>
        <w:rPr>
          <w:lang w:val="de-AT"/>
          <w:rPrChange w:id="1485" w:author="Christopher Kemeter" w:date="2023-11-13T19:51:00Z">
            <w:rPr/>
          </w:rPrChange>
        </w:rPr>
        <w:pPrChange w:id="1486" w:author="Ken Cowley" w:date="2023-05-16T08:51:00Z">
          <w:pPr/>
        </w:pPrChange>
      </w:pPr>
    </w:p>
    <w:p w14:paraId="2F7886B8" w14:textId="105538FD" w:rsidR="00DD0311" w:rsidRPr="001E360E" w:rsidRDefault="00DD0311" w:rsidP="004D147B">
      <w:pPr>
        <w:pStyle w:val="Heading2"/>
      </w:pPr>
      <w:bookmarkStart w:id="1487" w:name="_Toc126069764"/>
      <w:bookmarkStart w:id="1488" w:name="_Toc126597964"/>
      <w:bookmarkStart w:id="1489" w:name="_Toc126869933"/>
      <w:bookmarkStart w:id="1490" w:name="_Toc126875818"/>
      <w:bookmarkStart w:id="1491" w:name="_Toc126876909"/>
      <w:bookmarkStart w:id="1492" w:name="_Toc126069765"/>
      <w:bookmarkStart w:id="1493" w:name="_Toc126597965"/>
      <w:bookmarkStart w:id="1494" w:name="_Toc126869934"/>
      <w:bookmarkStart w:id="1495" w:name="_Toc126875819"/>
      <w:bookmarkStart w:id="1496" w:name="_Toc126876910"/>
      <w:bookmarkStart w:id="1497" w:name="_Toc126069766"/>
      <w:bookmarkStart w:id="1498" w:name="_Toc126597966"/>
      <w:bookmarkStart w:id="1499" w:name="_Toc126869935"/>
      <w:bookmarkStart w:id="1500" w:name="_Toc126875820"/>
      <w:bookmarkStart w:id="1501" w:name="_Toc126876911"/>
      <w:bookmarkStart w:id="1502" w:name="_Toc126069767"/>
      <w:bookmarkStart w:id="1503" w:name="_Toc126597967"/>
      <w:bookmarkStart w:id="1504" w:name="_Toc126869936"/>
      <w:bookmarkStart w:id="1505" w:name="_Toc126875821"/>
      <w:bookmarkStart w:id="1506" w:name="_Toc126876912"/>
      <w:bookmarkStart w:id="1507" w:name="_Toc126069768"/>
      <w:bookmarkStart w:id="1508" w:name="_Toc126597968"/>
      <w:bookmarkStart w:id="1509" w:name="_Toc126869937"/>
      <w:bookmarkStart w:id="1510" w:name="_Toc126875822"/>
      <w:bookmarkStart w:id="1511" w:name="_Toc126876913"/>
      <w:bookmarkStart w:id="1512" w:name="_Toc126069769"/>
      <w:bookmarkStart w:id="1513" w:name="_Toc126597969"/>
      <w:bookmarkStart w:id="1514" w:name="_Toc126869938"/>
      <w:bookmarkStart w:id="1515" w:name="_Toc126875823"/>
      <w:bookmarkStart w:id="1516" w:name="_Toc126876914"/>
      <w:bookmarkStart w:id="1517" w:name="_Toc126069770"/>
      <w:bookmarkStart w:id="1518" w:name="_Toc126597970"/>
      <w:bookmarkStart w:id="1519" w:name="_Toc126869939"/>
      <w:bookmarkStart w:id="1520" w:name="_Toc126875824"/>
      <w:bookmarkStart w:id="1521" w:name="_Toc126876915"/>
      <w:bookmarkStart w:id="1522" w:name="_Toc126069771"/>
      <w:bookmarkStart w:id="1523" w:name="_Toc126597971"/>
      <w:bookmarkStart w:id="1524" w:name="_Toc126869940"/>
      <w:bookmarkStart w:id="1525" w:name="_Toc126875825"/>
      <w:bookmarkStart w:id="1526" w:name="_Toc126876916"/>
      <w:bookmarkStart w:id="1527" w:name="_Toc126069772"/>
      <w:bookmarkStart w:id="1528" w:name="_Toc126597972"/>
      <w:bookmarkStart w:id="1529" w:name="_Toc126869941"/>
      <w:bookmarkStart w:id="1530" w:name="_Toc126875826"/>
      <w:bookmarkStart w:id="1531" w:name="_Toc126876917"/>
      <w:bookmarkStart w:id="1532" w:name="_Toc126069773"/>
      <w:bookmarkStart w:id="1533" w:name="_Toc126597973"/>
      <w:bookmarkStart w:id="1534" w:name="_Toc126869942"/>
      <w:bookmarkStart w:id="1535" w:name="_Toc126875827"/>
      <w:bookmarkStart w:id="1536" w:name="_Toc126876918"/>
      <w:bookmarkStart w:id="1537" w:name="_Toc126069774"/>
      <w:bookmarkStart w:id="1538" w:name="_Toc126597974"/>
      <w:bookmarkStart w:id="1539" w:name="_Toc126869943"/>
      <w:bookmarkStart w:id="1540" w:name="_Toc126875828"/>
      <w:bookmarkStart w:id="1541" w:name="_Toc126876919"/>
      <w:bookmarkStart w:id="1542" w:name="_Toc126069775"/>
      <w:bookmarkStart w:id="1543" w:name="_Toc126597975"/>
      <w:bookmarkStart w:id="1544" w:name="_Toc126869944"/>
      <w:bookmarkStart w:id="1545" w:name="_Toc126875829"/>
      <w:bookmarkStart w:id="1546" w:name="_Toc126876920"/>
      <w:bookmarkStart w:id="1547" w:name="_Toc100064777"/>
      <w:bookmarkStart w:id="1548" w:name="_Toc100067197"/>
      <w:bookmarkStart w:id="1549" w:name="_Toc100067354"/>
      <w:bookmarkStart w:id="1550" w:name="_Toc100074581"/>
      <w:bookmarkStart w:id="1551" w:name="_Toc107140291"/>
      <w:bookmarkStart w:id="1552" w:name="_Toc107160647"/>
      <w:bookmarkStart w:id="1553" w:name="_Toc107213121"/>
      <w:bookmarkStart w:id="1554" w:name="_Toc107346243"/>
      <w:bookmarkStart w:id="1555" w:name="_Toc107348115"/>
      <w:bookmarkStart w:id="1556" w:name="_Toc107348665"/>
      <w:bookmarkStart w:id="1557" w:name="_Toc112664194"/>
      <w:bookmarkStart w:id="1558" w:name="_Toc107346252"/>
      <w:bookmarkStart w:id="1559" w:name="_Toc107348124"/>
      <w:bookmarkStart w:id="1560" w:name="_Toc107348674"/>
      <w:bookmarkStart w:id="1561" w:name="_Toc112664203"/>
      <w:bookmarkStart w:id="1562" w:name="_Toc107346261"/>
      <w:bookmarkStart w:id="1563" w:name="_Toc107348133"/>
      <w:bookmarkStart w:id="1564" w:name="_Toc107348683"/>
      <w:bookmarkStart w:id="1565" w:name="_Toc112664212"/>
      <w:bookmarkStart w:id="1566" w:name="_Toc100064780"/>
      <w:bookmarkStart w:id="1567" w:name="_Toc100067200"/>
      <w:bookmarkStart w:id="1568" w:name="_Toc100067357"/>
      <w:bookmarkStart w:id="1569" w:name="_Toc100074599"/>
      <w:bookmarkStart w:id="1570" w:name="_Toc107140309"/>
      <w:bookmarkStart w:id="1571" w:name="_Toc107160665"/>
      <w:bookmarkStart w:id="1572" w:name="_Toc107213139"/>
      <w:bookmarkStart w:id="1573" w:name="_Toc107346295"/>
      <w:bookmarkStart w:id="1574" w:name="_Toc107348167"/>
      <w:bookmarkStart w:id="1575" w:name="_Toc107348717"/>
      <w:bookmarkStart w:id="1576" w:name="_Toc112664246"/>
      <w:bookmarkStart w:id="1577" w:name="_Toc126069776"/>
      <w:bookmarkStart w:id="1578" w:name="_Toc126597976"/>
      <w:bookmarkStart w:id="1579" w:name="_Toc126869945"/>
      <w:bookmarkStart w:id="1580" w:name="_Toc126875830"/>
      <w:bookmarkStart w:id="1581" w:name="_Toc126876921"/>
      <w:bookmarkStart w:id="1582" w:name="_Toc126069777"/>
      <w:bookmarkStart w:id="1583" w:name="_Toc126597977"/>
      <w:bookmarkStart w:id="1584" w:name="_Toc126869946"/>
      <w:bookmarkStart w:id="1585" w:name="_Toc126875831"/>
      <w:bookmarkStart w:id="1586" w:name="_Toc126876922"/>
      <w:bookmarkStart w:id="1587" w:name="_Toc126069778"/>
      <w:bookmarkStart w:id="1588" w:name="_Toc126597978"/>
      <w:bookmarkStart w:id="1589" w:name="_Toc126869947"/>
      <w:bookmarkStart w:id="1590" w:name="_Toc126875832"/>
      <w:bookmarkStart w:id="1591" w:name="_Toc126876923"/>
      <w:bookmarkStart w:id="1592" w:name="_Toc126069779"/>
      <w:bookmarkStart w:id="1593" w:name="_Toc126597979"/>
      <w:bookmarkStart w:id="1594" w:name="_Toc126869948"/>
      <w:bookmarkStart w:id="1595" w:name="_Toc126875833"/>
      <w:bookmarkStart w:id="1596" w:name="_Toc126876924"/>
      <w:bookmarkStart w:id="1597" w:name="_Toc126069780"/>
      <w:bookmarkStart w:id="1598" w:name="_Toc126597980"/>
      <w:bookmarkStart w:id="1599" w:name="_Toc126869949"/>
      <w:bookmarkStart w:id="1600" w:name="_Toc126875834"/>
      <w:bookmarkStart w:id="1601" w:name="_Toc126876925"/>
      <w:bookmarkStart w:id="1602" w:name="_Toc126069781"/>
      <w:bookmarkStart w:id="1603" w:name="_Toc126597981"/>
      <w:bookmarkStart w:id="1604" w:name="_Toc126869950"/>
      <w:bookmarkStart w:id="1605" w:name="_Toc126875835"/>
      <w:bookmarkStart w:id="1606" w:name="_Toc126876926"/>
      <w:bookmarkStart w:id="1607" w:name="_Toc126069782"/>
      <w:bookmarkStart w:id="1608" w:name="_Toc126597982"/>
      <w:bookmarkStart w:id="1609" w:name="_Toc126869951"/>
      <w:bookmarkStart w:id="1610" w:name="_Toc126875836"/>
      <w:bookmarkStart w:id="1611" w:name="_Toc126876927"/>
      <w:bookmarkStart w:id="1612" w:name="_Toc126069783"/>
      <w:bookmarkStart w:id="1613" w:name="_Toc126597983"/>
      <w:bookmarkStart w:id="1614" w:name="_Toc126869952"/>
      <w:bookmarkStart w:id="1615" w:name="_Toc126875837"/>
      <w:bookmarkStart w:id="1616" w:name="_Toc126876928"/>
      <w:bookmarkStart w:id="1617" w:name="_Toc126069784"/>
      <w:bookmarkStart w:id="1618" w:name="_Toc126597984"/>
      <w:bookmarkStart w:id="1619" w:name="_Toc126869953"/>
      <w:bookmarkStart w:id="1620" w:name="_Toc126875838"/>
      <w:bookmarkStart w:id="1621" w:name="_Toc126876929"/>
      <w:bookmarkStart w:id="1622" w:name="_Toc126069785"/>
      <w:bookmarkStart w:id="1623" w:name="_Toc126597985"/>
      <w:bookmarkStart w:id="1624" w:name="_Toc126869954"/>
      <w:bookmarkStart w:id="1625" w:name="_Toc126875839"/>
      <w:bookmarkStart w:id="1626" w:name="_Toc126876930"/>
      <w:bookmarkStart w:id="1627" w:name="_Toc126069786"/>
      <w:bookmarkStart w:id="1628" w:name="_Toc126597986"/>
      <w:bookmarkStart w:id="1629" w:name="_Toc126869955"/>
      <w:bookmarkStart w:id="1630" w:name="_Toc126875840"/>
      <w:bookmarkStart w:id="1631" w:name="_Toc126876931"/>
      <w:bookmarkStart w:id="1632" w:name="_Toc126069787"/>
      <w:bookmarkStart w:id="1633" w:name="_Toc126597987"/>
      <w:bookmarkStart w:id="1634" w:name="_Toc126869956"/>
      <w:bookmarkStart w:id="1635" w:name="_Toc126875841"/>
      <w:bookmarkStart w:id="1636" w:name="_Toc126876932"/>
      <w:bookmarkStart w:id="1637" w:name="_Toc107348170"/>
      <w:bookmarkStart w:id="1638" w:name="_Toc107348720"/>
      <w:bookmarkStart w:id="1639" w:name="_Toc112664249"/>
      <w:bookmarkStart w:id="1640" w:name="_Toc107348171"/>
      <w:bookmarkStart w:id="1641" w:name="_Toc107348721"/>
      <w:bookmarkStart w:id="1642" w:name="_Toc112664250"/>
      <w:bookmarkStart w:id="1643" w:name="_Toc107348172"/>
      <w:bookmarkStart w:id="1644" w:name="_Toc107348722"/>
      <w:bookmarkStart w:id="1645" w:name="_Toc112664251"/>
      <w:bookmarkStart w:id="1646" w:name="_Toc107348173"/>
      <w:bookmarkStart w:id="1647" w:name="_Toc107348723"/>
      <w:bookmarkStart w:id="1648" w:name="_Toc112664252"/>
      <w:bookmarkStart w:id="1649" w:name="_Toc107348174"/>
      <w:bookmarkStart w:id="1650" w:name="_Toc107348724"/>
      <w:bookmarkStart w:id="1651" w:name="_Toc112664253"/>
      <w:bookmarkStart w:id="1652" w:name="_Toc107348175"/>
      <w:bookmarkStart w:id="1653" w:name="_Toc107348725"/>
      <w:bookmarkStart w:id="1654" w:name="_Toc112664254"/>
      <w:bookmarkStart w:id="1655" w:name="_Toc107348176"/>
      <w:bookmarkStart w:id="1656" w:name="_Toc107348726"/>
      <w:bookmarkStart w:id="1657" w:name="_Toc112664255"/>
      <w:bookmarkStart w:id="1658" w:name="_Toc107348177"/>
      <w:bookmarkStart w:id="1659" w:name="_Toc107348727"/>
      <w:bookmarkStart w:id="1660" w:name="_Toc112664256"/>
      <w:bookmarkStart w:id="1661" w:name="_Toc107348178"/>
      <w:bookmarkStart w:id="1662" w:name="_Toc107348728"/>
      <w:bookmarkStart w:id="1663" w:name="_Toc112664257"/>
      <w:bookmarkStart w:id="1664" w:name="_Toc107348192"/>
      <w:bookmarkStart w:id="1665" w:name="_Toc107348742"/>
      <w:bookmarkStart w:id="1666" w:name="_Toc112664271"/>
      <w:bookmarkStart w:id="1667" w:name="_Toc126069788"/>
      <w:bookmarkStart w:id="1668" w:name="_Toc126597988"/>
      <w:bookmarkStart w:id="1669" w:name="_Toc126869957"/>
      <w:bookmarkStart w:id="1670" w:name="_Toc126875842"/>
      <w:bookmarkStart w:id="1671" w:name="_Toc126876933"/>
      <w:bookmarkStart w:id="1672" w:name="_Toc126069789"/>
      <w:bookmarkStart w:id="1673" w:name="_Toc126597989"/>
      <w:bookmarkStart w:id="1674" w:name="_Toc126869958"/>
      <w:bookmarkStart w:id="1675" w:name="_Toc126875843"/>
      <w:bookmarkStart w:id="1676" w:name="_Toc126876934"/>
      <w:bookmarkStart w:id="1677" w:name="_Toc126069790"/>
      <w:bookmarkStart w:id="1678" w:name="_Toc126597990"/>
      <w:bookmarkStart w:id="1679" w:name="_Toc126869959"/>
      <w:bookmarkStart w:id="1680" w:name="_Toc126875844"/>
      <w:bookmarkStart w:id="1681" w:name="_Toc126876935"/>
      <w:bookmarkStart w:id="1682" w:name="_Toc126069791"/>
      <w:bookmarkStart w:id="1683" w:name="_Toc126597991"/>
      <w:bookmarkStart w:id="1684" w:name="_Toc126869960"/>
      <w:bookmarkStart w:id="1685" w:name="_Toc126875845"/>
      <w:bookmarkStart w:id="1686" w:name="_Toc126876936"/>
      <w:bookmarkStart w:id="1687" w:name="_Toc126069792"/>
      <w:bookmarkStart w:id="1688" w:name="_Toc126597992"/>
      <w:bookmarkStart w:id="1689" w:name="_Toc126869961"/>
      <w:bookmarkStart w:id="1690" w:name="_Toc126875846"/>
      <w:bookmarkStart w:id="1691" w:name="_Toc126876937"/>
      <w:bookmarkStart w:id="1692" w:name="_Toc126069793"/>
      <w:bookmarkStart w:id="1693" w:name="_Toc126597993"/>
      <w:bookmarkStart w:id="1694" w:name="_Toc126869962"/>
      <w:bookmarkStart w:id="1695" w:name="_Toc126875847"/>
      <w:bookmarkStart w:id="1696" w:name="_Toc126876938"/>
      <w:bookmarkStart w:id="1697" w:name="_Toc126069794"/>
      <w:bookmarkStart w:id="1698" w:name="_Toc126597994"/>
      <w:bookmarkStart w:id="1699" w:name="_Toc126869963"/>
      <w:bookmarkStart w:id="1700" w:name="_Toc126875848"/>
      <w:bookmarkStart w:id="1701" w:name="_Toc126876939"/>
      <w:bookmarkStart w:id="1702" w:name="_Toc126069795"/>
      <w:bookmarkStart w:id="1703" w:name="_Toc126597995"/>
      <w:bookmarkStart w:id="1704" w:name="_Toc126869964"/>
      <w:bookmarkStart w:id="1705" w:name="_Toc126875849"/>
      <w:bookmarkStart w:id="1706" w:name="_Toc126876940"/>
      <w:bookmarkStart w:id="1707" w:name="_Toc126069796"/>
      <w:bookmarkStart w:id="1708" w:name="_Toc126597996"/>
      <w:bookmarkStart w:id="1709" w:name="_Toc126869965"/>
      <w:bookmarkStart w:id="1710" w:name="_Toc126875850"/>
      <w:bookmarkStart w:id="1711" w:name="_Toc126876941"/>
      <w:bookmarkStart w:id="1712" w:name="_Toc126069797"/>
      <w:bookmarkStart w:id="1713" w:name="_Toc126597997"/>
      <w:bookmarkStart w:id="1714" w:name="_Toc126869966"/>
      <w:bookmarkStart w:id="1715" w:name="_Toc126875851"/>
      <w:bookmarkStart w:id="1716" w:name="_Toc126876942"/>
      <w:bookmarkStart w:id="1717" w:name="_Toc126069798"/>
      <w:bookmarkStart w:id="1718" w:name="_Toc126597998"/>
      <w:bookmarkStart w:id="1719" w:name="_Toc126869967"/>
      <w:bookmarkStart w:id="1720" w:name="_Toc126875852"/>
      <w:bookmarkStart w:id="1721" w:name="_Toc126876943"/>
      <w:bookmarkStart w:id="1722" w:name="_Toc126069799"/>
      <w:bookmarkStart w:id="1723" w:name="_Toc126597999"/>
      <w:bookmarkStart w:id="1724" w:name="_Toc126869968"/>
      <w:bookmarkStart w:id="1725" w:name="_Toc126875853"/>
      <w:bookmarkStart w:id="1726" w:name="_Toc126876944"/>
      <w:bookmarkStart w:id="1727" w:name="_Toc126069800"/>
      <w:bookmarkStart w:id="1728" w:name="_Toc126598000"/>
      <w:bookmarkStart w:id="1729" w:name="_Toc126869969"/>
      <w:bookmarkStart w:id="1730" w:name="_Toc126875854"/>
      <w:bookmarkStart w:id="1731" w:name="_Toc126876945"/>
      <w:bookmarkStart w:id="1732" w:name="_Toc126069801"/>
      <w:bookmarkStart w:id="1733" w:name="_Toc126598001"/>
      <w:bookmarkStart w:id="1734" w:name="_Toc126869970"/>
      <w:bookmarkStart w:id="1735" w:name="_Toc126875855"/>
      <w:bookmarkStart w:id="1736" w:name="_Toc126876946"/>
      <w:bookmarkStart w:id="1737" w:name="_Toc126069802"/>
      <w:bookmarkStart w:id="1738" w:name="_Toc126598002"/>
      <w:bookmarkStart w:id="1739" w:name="_Toc126869971"/>
      <w:bookmarkStart w:id="1740" w:name="_Toc126875856"/>
      <w:bookmarkStart w:id="1741" w:name="_Toc126876947"/>
      <w:bookmarkStart w:id="1742" w:name="_Toc126069803"/>
      <w:bookmarkStart w:id="1743" w:name="_Toc126598003"/>
      <w:bookmarkStart w:id="1744" w:name="_Toc126869972"/>
      <w:bookmarkStart w:id="1745" w:name="_Toc126875857"/>
      <w:bookmarkStart w:id="1746" w:name="_Toc126876948"/>
      <w:bookmarkStart w:id="1747" w:name="_Toc126069804"/>
      <w:bookmarkStart w:id="1748" w:name="_Toc126598004"/>
      <w:bookmarkStart w:id="1749" w:name="_Toc126869973"/>
      <w:bookmarkStart w:id="1750" w:name="_Toc126875858"/>
      <w:bookmarkStart w:id="1751" w:name="_Toc126876949"/>
      <w:bookmarkStart w:id="1752" w:name="_Toc126069805"/>
      <w:bookmarkStart w:id="1753" w:name="_Toc126598005"/>
      <w:bookmarkStart w:id="1754" w:name="_Toc126869974"/>
      <w:bookmarkStart w:id="1755" w:name="_Toc126875859"/>
      <w:bookmarkStart w:id="1756" w:name="_Toc126876950"/>
      <w:bookmarkStart w:id="1757" w:name="_Toc126069806"/>
      <w:bookmarkStart w:id="1758" w:name="_Toc126598006"/>
      <w:bookmarkStart w:id="1759" w:name="_Toc126869975"/>
      <w:bookmarkStart w:id="1760" w:name="_Toc126875860"/>
      <w:bookmarkStart w:id="1761" w:name="_Toc126876951"/>
      <w:bookmarkStart w:id="1762" w:name="_Toc126069807"/>
      <w:bookmarkStart w:id="1763" w:name="_Toc126598007"/>
      <w:bookmarkStart w:id="1764" w:name="_Toc126869976"/>
      <w:bookmarkStart w:id="1765" w:name="_Toc126875861"/>
      <w:bookmarkStart w:id="1766" w:name="_Toc126876952"/>
      <w:bookmarkStart w:id="1767" w:name="_Toc126069808"/>
      <w:bookmarkStart w:id="1768" w:name="_Toc126598008"/>
      <w:bookmarkStart w:id="1769" w:name="_Toc126869977"/>
      <w:bookmarkStart w:id="1770" w:name="_Toc126875862"/>
      <w:bookmarkStart w:id="1771" w:name="_Toc126876953"/>
      <w:bookmarkStart w:id="1772" w:name="_Toc126069809"/>
      <w:bookmarkStart w:id="1773" w:name="_Toc126598009"/>
      <w:bookmarkStart w:id="1774" w:name="_Toc126869978"/>
      <w:bookmarkStart w:id="1775" w:name="_Toc126875863"/>
      <w:bookmarkStart w:id="1776" w:name="_Toc126876954"/>
      <w:bookmarkStart w:id="1777" w:name="_Toc126069810"/>
      <w:bookmarkStart w:id="1778" w:name="_Toc126598010"/>
      <w:bookmarkStart w:id="1779" w:name="_Toc126869979"/>
      <w:bookmarkStart w:id="1780" w:name="_Toc126875864"/>
      <w:bookmarkStart w:id="1781" w:name="_Toc126876955"/>
      <w:bookmarkStart w:id="1782" w:name="_Toc107346300"/>
      <w:bookmarkStart w:id="1783" w:name="_Toc107348199"/>
      <w:bookmarkStart w:id="1784" w:name="_Toc107348749"/>
      <w:bookmarkStart w:id="1785" w:name="_Toc112664278"/>
      <w:bookmarkStart w:id="1786" w:name="_Toc107346301"/>
      <w:bookmarkStart w:id="1787" w:name="_Toc107348200"/>
      <w:bookmarkStart w:id="1788" w:name="_Toc107348750"/>
      <w:bookmarkStart w:id="1789" w:name="_Toc112664279"/>
      <w:bookmarkStart w:id="1790" w:name="_Toc126069811"/>
      <w:bookmarkStart w:id="1791" w:name="_Toc126598011"/>
      <w:bookmarkStart w:id="1792" w:name="_Toc126869980"/>
      <w:bookmarkStart w:id="1793" w:name="_Toc126875865"/>
      <w:bookmarkStart w:id="1794" w:name="_Toc126876956"/>
      <w:bookmarkStart w:id="1795" w:name="_Toc126069812"/>
      <w:bookmarkStart w:id="1796" w:name="_Toc126598012"/>
      <w:bookmarkStart w:id="1797" w:name="_Toc126869981"/>
      <w:bookmarkStart w:id="1798" w:name="_Toc126875866"/>
      <w:bookmarkStart w:id="1799" w:name="_Toc126876957"/>
      <w:bookmarkStart w:id="1800" w:name="_Toc126069813"/>
      <w:bookmarkStart w:id="1801" w:name="_Toc126598013"/>
      <w:bookmarkStart w:id="1802" w:name="_Toc126869982"/>
      <w:bookmarkStart w:id="1803" w:name="_Toc126875867"/>
      <w:bookmarkStart w:id="1804" w:name="_Toc126876958"/>
      <w:bookmarkStart w:id="1805" w:name="_Toc126069814"/>
      <w:bookmarkStart w:id="1806" w:name="_Toc126598014"/>
      <w:bookmarkStart w:id="1807" w:name="_Toc126869983"/>
      <w:bookmarkStart w:id="1808" w:name="_Toc126875868"/>
      <w:bookmarkStart w:id="1809" w:name="_Toc126876959"/>
      <w:bookmarkStart w:id="1810" w:name="_Toc126069815"/>
      <w:bookmarkStart w:id="1811" w:name="_Toc126598015"/>
      <w:bookmarkStart w:id="1812" w:name="_Toc126869984"/>
      <w:bookmarkStart w:id="1813" w:name="_Toc126875869"/>
      <w:bookmarkStart w:id="1814" w:name="_Toc126876960"/>
      <w:bookmarkStart w:id="1815" w:name="_Toc126069816"/>
      <w:bookmarkStart w:id="1816" w:name="_Toc126598016"/>
      <w:bookmarkStart w:id="1817" w:name="_Toc126869985"/>
      <w:bookmarkStart w:id="1818" w:name="_Toc126875870"/>
      <w:bookmarkStart w:id="1819" w:name="_Toc126876961"/>
      <w:bookmarkStart w:id="1820" w:name="_Toc126069817"/>
      <w:bookmarkStart w:id="1821" w:name="_Toc126598017"/>
      <w:bookmarkStart w:id="1822" w:name="_Toc126869986"/>
      <w:bookmarkStart w:id="1823" w:name="_Toc126875871"/>
      <w:bookmarkStart w:id="1824" w:name="_Toc126876962"/>
      <w:bookmarkStart w:id="1825" w:name="_Toc126069818"/>
      <w:bookmarkStart w:id="1826" w:name="_Toc126598018"/>
      <w:bookmarkStart w:id="1827" w:name="_Toc126869987"/>
      <w:bookmarkStart w:id="1828" w:name="_Toc126875872"/>
      <w:bookmarkStart w:id="1829" w:name="_Toc126876963"/>
      <w:bookmarkStart w:id="1830" w:name="_Toc126069819"/>
      <w:bookmarkStart w:id="1831" w:name="_Toc126598019"/>
      <w:bookmarkStart w:id="1832" w:name="_Toc126869988"/>
      <w:bookmarkStart w:id="1833" w:name="_Toc126875873"/>
      <w:bookmarkStart w:id="1834" w:name="_Toc126876964"/>
      <w:bookmarkStart w:id="1835" w:name="_Toc126069820"/>
      <w:bookmarkStart w:id="1836" w:name="_Toc126598020"/>
      <w:bookmarkStart w:id="1837" w:name="_Toc126869989"/>
      <w:bookmarkStart w:id="1838" w:name="_Toc126875874"/>
      <w:bookmarkStart w:id="1839" w:name="_Toc126876965"/>
      <w:bookmarkStart w:id="1840" w:name="_Toc126069821"/>
      <w:bookmarkStart w:id="1841" w:name="_Toc126598021"/>
      <w:bookmarkStart w:id="1842" w:name="_Toc126869990"/>
      <w:bookmarkStart w:id="1843" w:name="_Toc126875875"/>
      <w:bookmarkStart w:id="1844" w:name="_Toc126876966"/>
      <w:bookmarkStart w:id="1845" w:name="_Toc126069822"/>
      <w:bookmarkStart w:id="1846" w:name="_Toc126598022"/>
      <w:bookmarkStart w:id="1847" w:name="_Toc126869991"/>
      <w:bookmarkStart w:id="1848" w:name="_Toc126875876"/>
      <w:bookmarkStart w:id="1849" w:name="_Toc126876967"/>
      <w:bookmarkStart w:id="1850" w:name="_Toc126069823"/>
      <w:bookmarkStart w:id="1851" w:name="_Toc126598023"/>
      <w:bookmarkStart w:id="1852" w:name="_Toc126869992"/>
      <w:bookmarkStart w:id="1853" w:name="_Toc126875877"/>
      <w:bookmarkStart w:id="1854" w:name="_Toc126876968"/>
      <w:bookmarkStart w:id="1855" w:name="_Toc126069824"/>
      <w:bookmarkStart w:id="1856" w:name="_Toc126598024"/>
      <w:bookmarkStart w:id="1857" w:name="_Toc126869993"/>
      <w:bookmarkStart w:id="1858" w:name="_Toc126875878"/>
      <w:bookmarkStart w:id="1859" w:name="_Toc126876969"/>
      <w:bookmarkStart w:id="1860" w:name="_Toc126069825"/>
      <w:bookmarkStart w:id="1861" w:name="_Toc126598025"/>
      <w:bookmarkStart w:id="1862" w:name="_Toc126869994"/>
      <w:bookmarkStart w:id="1863" w:name="_Toc126875879"/>
      <w:bookmarkStart w:id="1864" w:name="_Toc126876970"/>
      <w:bookmarkStart w:id="1865" w:name="_Toc126069826"/>
      <w:bookmarkStart w:id="1866" w:name="_Toc126598026"/>
      <w:bookmarkStart w:id="1867" w:name="_Toc126869995"/>
      <w:bookmarkStart w:id="1868" w:name="_Toc126875880"/>
      <w:bookmarkStart w:id="1869" w:name="_Toc126876971"/>
      <w:bookmarkStart w:id="1870" w:name="_Toc126069827"/>
      <w:bookmarkStart w:id="1871" w:name="_Toc126598027"/>
      <w:bookmarkStart w:id="1872" w:name="_Toc126869996"/>
      <w:bookmarkStart w:id="1873" w:name="_Toc126875881"/>
      <w:bookmarkStart w:id="1874" w:name="_Toc126876972"/>
      <w:bookmarkStart w:id="1875" w:name="_Toc126069828"/>
      <w:bookmarkStart w:id="1876" w:name="_Toc126598028"/>
      <w:bookmarkStart w:id="1877" w:name="_Toc126869997"/>
      <w:bookmarkStart w:id="1878" w:name="_Toc126875882"/>
      <w:bookmarkStart w:id="1879" w:name="_Toc126876973"/>
      <w:bookmarkStart w:id="1880" w:name="_Toc126069829"/>
      <w:bookmarkStart w:id="1881" w:name="_Toc126598029"/>
      <w:bookmarkStart w:id="1882" w:name="_Toc126869998"/>
      <w:bookmarkStart w:id="1883" w:name="_Toc126875883"/>
      <w:bookmarkStart w:id="1884" w:name="_Toc126876974"/>
      <w:bookmarkStart w:id="1885" w:name="_Toc126069830"/>
      <w:bookmarkStart w:id="1886" w:name="_Toc126598030"/>
      <w:bookmarkStart w:id="1887" w:name="_Toc126869999"/>
      <w:bookmarkStart w:id="1888" w:name="_Toc126875884"/>
      <w:bookmarkStart w:id="1889" w:name="_Toc126876975"/>
      <w:bookmarkStart w:id="1890" w:name="_Toc126069831"/>
      <w:bookmarkStart w:id="1891" w:name="_Toc126598031"/>
      <w:bookmarkStart w:id="1892" w:name="_Toc126870000"/>
      <w:bookmarkStart w:id="1893" w:name="_Toc126875885"/>
      <w:bookmarkStart w:id="1894" w:name="_Toc126876976"/>
      <w:bookmarkStart w:id="1895" w:name="_Toc126069832"/>
      <w:bookmarkStart w:id="1896" w:name="_Toc126598032"/>
      <w:bookmarkStart w:id="1897" w:name="_Toc126870001"/>
      <w:bookmarkStart w:id="1898" w:name="_Toc126875886"/>
      <w:bookmarkStart w:id="1899" w:name="_Toc126876977"/>
      <w:bookmarkStart w:id="1900" w:name="_Toc126069833"/>
      <w:bookmarkStart w:id="1901" w:name="_Toc126598033"/>
      <w:bookmarkStart w:id="1902" w:name="_Toc126870002"/>
      <w:bookmarkStart w:id="1903" w:name="_Toc126875887"/>
      <w:bookmarkStart w:id="1904" w:name="_Toc126876978"/>
      <w:bookmarkStart w:id="1905" w:name="_Toc126069834"/>
      <w:bookmarkStart w:id="1906" w:name="_Toc126598034"/>
      <w:bookmarkStart w:id="1907" w:name="_Toc126870003"/>
      <w:bookmarkStart w:id="1908" w:name="_Toc126875888"/>
      <w:bookmarkStart w:id="1909" w:name="_Toc126876979"/>
      <w:bookmarkStart w:id="1910" w:name="_Toc126069835"/>
      <w:bookmarkStart w:id="1911" w:name="_Toc126598035"/>
      <w:bookmarkStart w:id="1912" w:name="_Toc126870004"/>
      <w:bookmarkStart w:id="1913" w:name="_Toc126875889"/>
      <w:bookmarkStart w:id="1914" w:name="_Toc126876980"/>
      <w:bookmarkStart w:id="1915" w:name="_Toc126069836"/>
      <w:bookmarkStart w:id="1916" w:name="_Toc126598036"/>
      <w:bookmarkStart w:id="1917" w:name="_Toc126870005"/>
      <w:bookmarkStart w:id="1918" w:name="_Toc126875890"/>
      <w:bookmarkStart w:id="1919" w:name="_Toc126876981"/>
      <w:bookmarkStart w:id="1920" w:name="_Toc126069837"/>
      <w:bookmarkStart w:id="1921" w:name="_Toc126598037"/>
      <w:bookmarkStart w:id="1922" w:name="_Toc126870006"/>
      <w:bookmarkStart w:id="1923" w:name="_Toc126875891"/>
      <w:bookmarkStart w:id="1924" w:name="_Toc126876982"/>
      <w:bookmarkStart w:id="1925" w:name="_Toc126069838"/>
      <w:bookmarkStart w:id="1926" w:name="_Toc126598038"/>
      <w:bookmarkStart w:id="1927" w:name="_Toc126870007"/>
      <w:bookmarkStart w:id="1928" w:name="_Toc126875892"/>
      <w:bookmarkStart w:id="1929" w:name="_Toc126876983"/>
      <w:bookmarkStart w:id="1930" w:name="_Toc6445970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del w:id="1931" w:author="Christopher Kemeter" w:date="2023-11-13T19:51:00Z">
        <w:r w:rsidDel="007E7FC7">
          <w:delText>Net</w:delText>
        </w:r>
        <w:r w:rsidR="00101C5C" w:rsidDel="007E7FC7">
          <w:delText>wor</w:delText>
        </w:r>
        <w:r w:rsidDel="007E7FC7">
          <w:delText>king</w:delText>
        </w:r>
      </w:del>
      <w:bookmarkStart w:id="1932" w:name="_Toc150800016"/>
      <w:bookmarkEnd w:id="1930"/>
      <w:ins w:id="1933" w:author="Christopher Kemeter" w:date="2023-11-13T19:51:00Z">
        <w:r w:rsidR="007E7FC7">
          <w:t>Netzwerk</w:t>
        </w:r>
      </w:ins>
      <w:bookmarkEnd w:id="1932"/>
    </w:p>
    <w:p w14:paraId="7B246FE7" w14:textId="77777777" w:rsidR="007E7FC7" w:rsidRDefault="00BC79DE" w:rsidP="007E7FC7">
      <w:pPr>
        <w:rPr>
          <w:ins w:id="1934" w:author="Christopher Kemeter" w:date="2023-11-13T19:51:00Z"/>
          <w:rFonts w:asciiTheme="minorHAnsi" w:eastAsiaTheme="minorHAnsi" w:hAnsiTheme="minorHAnsi" w:cstheme="minorBidi"/>
          <w:color w:val="000000" w:themeColor="text1" w:themeShade="80"/>
          <w:sz w:val="20"/>
          <w:lang w:val="de-AT" w:eastAsia="ja-JP"/>
        </w:rPr>
      </w:pPr>
      <w:r w:rsidRPr="007E7FC7">
        <w:rPr>
          <w:rFonts w:asciiTheme="minorHAnsi" w:eastAsiaTheme="minorHAnsi" w:hAnsiTheme="minorHAnsi" w:cstheme="minorBidi"/>
          <w:color w:val="000000" w:themeColor="text1" w:themeShade="80"/>
          <w:sz w:val="20"/>
          <w:lang w:val="de-AT" w:eastAsia="ja-JP"/>
          <w:rPrChange w:id="1935" w:author="Christopher Kemeter" w:date="2023-11-13T19:51:00Z">
            <w:rPr>
              <w:rFonts w:asciiTheme="minorHAnsi" w:eastAsiaTheme="minorHAnsi" w:hAnsiTheme="minorHAnsi" w:cstheme="minorBidi"/>
              <w:color w:val="000000" w:themeColor="text1" w:themeShade="80"/>
              <w:sz w:val="20"/>
              <w:lang w:eastAsia="ja-JP"/>
            </w:rPr>
          </w:rPrChange>
        </w:rPr>
        <w:t>T</w:t>
      </w:r>
      <w:del w:id="1936" w:author="Christopher Kemeter" w:date="2023-11-13T19:51:00Z">
        <w:r w:rsidRPr="007E7FC7" w:rsidDel="007E7FC7">
          <w:rPr>
            <w:rFonts w:asciiTheme="minorHAnsi" w:eastAsiaTheme="minorHAnsi" w:hAnsiTheme="minorHAnsi" w:cstheme="minorBidi"/>
            <w:color w:val="000000" w:themeColor="text1" w:themeShade="80"/>
            <w:sz w:val="20"/>
            <w:lang w:val="de-AT" w:eastAsia="ja-JP"/>
            <w:rPrChange w:id="1937" w:author="Christopher Kemeter" w:date="2023-11-13T19:51:00Z">
              <w:rPr>
                <w:rFonts w:asciiTheme="minorHAnsi" w:eastAsiaTheme="minorHAnsi" w:hAnsiTheme="minorHAnsi" w:cstheme="minorBidi"/>
                <w:color w:val="000000" w:themeColor="text1" w:themeShade="80"/>
                <w:sz w:val="20"/>
                <w:lang w:eastAsia="ja-JP"/>
              </w:rPr>
            </w:rPrChange>
          </w:rPr>
          <w:delText xml:space="preserve">he </w:delText>
        </w:r>
      </w:del>
      <w:ins w:id="1938" w:author="Christopher Kemeter" w:date="2023-11-13T19:51:00Z">
        <w:r w:rsidR="007E7FC7" w:rsidRPr="007E7FC7">
          <w:rPr>
            <w:rFonts w:asciiTheme="minorHAnsi" w:eastAsiaTheme="minorHAnsi" w:hAnsiTheme="minorHAnsi" w:cstheme="minorBidi"/>
            <w:color w:val="000000" w:themeColor="text1" w:themeShade="80"/>
            <w:sz w:val="20"/>
            <w:lang w:val="de-AT" w:eastAsia="ja-JP"/>
            <w:rPrChange w:id="1939" w:author="Christopher Kemeter" w:date="2023-11-13T19:51:00Z">
              <w:rPr>
                <w:rFonts w:asciiTheme="minorHAnsi" w:eastAsiaTheme="minorHAnsi" w:hAnsiTheme="minorHAnsi" w:cstheme="minorBidi"/>
                <w:color w:val="000000" w:themeColor="text1" w:themeShade="80"/>
                <w:sz w:val="20"/>
                <w:lang w:eastAsia="ja-JP"/>
              </w:rPr>
            </w:rPrChange>
          </w:rPr>
          <w:t xml:space="preserve">Die IOB-Netzwerk-Backboneswitches werden einen geeigneten Redundanzmechanismus verwenden, um einen Failover im Falle eines Ausfalls zwischen den verschiedenen Wagen und zwischen den Switches innerhalb eines Wagens zu gewährleisten. </w:t>
        </w:r>
      </w:ins>
    </w:p>
    <w:p w14:paraId="648DCC06" w14:textId="7D532E4E" w:rsidR="000331C7" w:rsidRPr="007E7FC7" w:rsidDel="007E7FC7" w:rsidRDefault="007E7FC7" w:rsidP="007E7FC7">
      <w:pPr>
        <w:rPr>
          <w:del w:id="1940" w:author="Christopher Kemeter" w:date="2023-11-13T19:51:00Z"/>
          <w:rFonts w:asciiTheme="minorHAnsi" w:eastAsiaTheme="minorHAnsi" w:hAnsiTheme="minorHAnsi" w:cstheme="minorBidi"/>
          <w:color w:val="000000" w:themeColor="text1" w:themeShade="80"/>
          <w:sz w:val="20"/>
          <w:lang w:val="de-AT" w:eastAsia="ja-JP"/>
          <w:rPrChange w:id="1941" w:author="Christopher Kemeter" w:date="2023-11-13T19:52:00Z">
            <w:rPr>
              <w:del w:id="1942" w:author="Christopher Kemeter" w:date="2023-11-13T19:51:00Z"/>
              <w:rFonts w:asciiTheme="minorHAnsi" w:eastAsiaTheme="minorHAnsi" w:hAnsiTheme="minorHAnsi" w:cstheme="minorBidi"/>
              <w:color w:val="000000" w:themeColor="text1" w:themeShade="80"/>
              <w:sz w:val="20"/>
              <w:lang w:eastAsia="ja-JP"/>
            </w:rPr>
          </w:rPrChange>
        </w:rPr>
      </w:pPr>
      <w:ins w:id="1943" w:author="Christopher Kemeter" w:date="2023-11-13T19:51:00Z">
        <w:r w:rsidRPr="007E7FC7">
          <w:rPr>
            <w:rFonts w:asciiTheme="minorHAnsi" w:eastAsiaTheme="minorHAnsi" w:hAnsiTheme="minorHAnsi" w:cstheme="minorBidi"/>
            <w:color w:val="000000" w:themeColor="text1" w:themeShade="80"/>
            <w:sz w:val="20"/>
            <w:highlight w:val="yellow"/>
            <w:lang w:val="de-AT" w:eastAsia="ja-JP"/>
            <w:rPrChange w:id="1944" w:author="Christopher Kemeter" w:date="2023-11-13T19:52:00Z">
              <w:rPr>
                <w:rFonts w:asciiTheme="minorHAnsi" w:eastAsiaTheme="minorHAnsi" w:hAnsiTheme="minorHAnsi" w:cstheme="minorBidi"/>
                <w:color w:val="000000" w:themeColor="text1" w:themeShade="80"/>
                <w:sz w:val="20"/>
                <w:lang w:eastAsia="ja-JP"/>
              </w:rPr>
            </w:rPrChange>
          </w:rPr>
          <w:t>Ein detailliertes Netzwerkkonzept wird während der DDR/Design-Freeze-Phase des Projekts erstellt. Nomad ist stark auf Eingaben von Stadler angewiesen, z. B. VLAN-Adressierung, IP-Adressschema, QoS-Maßnahmen, um das Netzwerkkonzept abzuschließen.</w:t>
        </w:r>
        <w:r w:rsidRPr="007E7FC7" w:rsidDel="007E7FC7">
          <w:rPr>
            <w:rFonts w:asciiTheme="minorHAnsi" w:eastAsiaTheme="minorHAnsi" w:hAnsiTheme="minorHAnsi" w:cstheme="minorBidi"/>
            <w:color w:val="000000" w:themeColor="text1" w:themeShade="80"/>
            <w:sz w:val="20"/>
            <w:lang w:val="de-AT" w:eastAsia="ja-JP"/>
            <w:rPrChange w:id="1945" w:author="Christopher Kemeter" w:date="2023-11-13T19:52:00Z">
              <w:rPr>
                <w:rFonts w:asciiTheme="minorHAnsi" w:eastAsiaTheme="minorHAnsi" w:hAnsiTheme="minorHAnsi" w:cstheme="minorBidi"/>
                <w:color w:val="000000" w:themeColor="text1" w:themeShade="80"/>
                <w:sz w:val="20"/>
                <w:lang w:eastAsia="ja-JP"/>
              </w:rPr>
            </w:rPrChange>
          </w:rPr>
          <w:t xml:space="preserve"> </w:t>
        </w:r>
      </w:ins>
      <w:del w:id="1946" w:author="Christopher Kemeter" w:date="2023-11-13T19:51:00Z">
        <w:r w:rsidR="00BC79DE" w:rsidRPr="007E7FC7" w:rsidDel="007E7FC7">
          <w:rPr>
            <w:rFonts w:asciiTheme="minorHAnsi" w:eastAsiaTheme="minorHAnsi" w:hAnsiTheme="minorHAnsi" w:cstheme="minorBidi"/>
            <w:color w:val="000000" w:themeColor="text1" w:themeShade="80"/>
            <w:sz w:val="20"/>
            <w:lang w:val="de-AT" w:eastAsia="ja-JP"/>
            <w:rPrChange w:id="1947" w:author="Christopher Kemeter" w:date="2023-11-13T19:52:00Z">
              <w:rPr>
                <w:rFonts w:asciiTheme="minorHAnsi" w:eastAsiaTheme="minorHAnsi" w:hAnsiTheme="minorHAnsi" w:cstheme="minorBidi"/>
                <w:color w:val="000000" w:themeColor="text1" w:themeShade="80"/>
                <w:sz w:val="20"/>
                <w:lang w:eastAsia="ja-JP"/>
              </w:rPr>
            </w:rPrChange>
          </w:rPr>
          <w:delText xml:space="preserve">IOB network backbone switches </w:delText>
        </w:r>
      </w:del>
      <w:ins w:id="1948" w:author="Abbas" w:date="2023-05-04T15:33:00Z">
        <w:del w:id="1949" w:author="Christopher Kemeter" w:date="2023-11-13T19:51:00Z">
          <w:r w:rsidR="00DD1225" w:rsidRPr="007E7FC7" w:rsidDel="007E7FC7">
            <w:rPr>
              <w:rFonts w:asciiTheme="minorHAnsi" w:eastAsiaTheme="minorHAnsi" w:hAnsiTheme="minorHAnsi" w:cstheme="minorBidi"/>
              <w:color w:val="000000" w:themeColor="text1" w:themeShade="80"/>
              <w:sz w:val="20"/>
              <w:lang w:val="de-AT" w:eastAsia="ja-JP"/>
              <w:rPrChange w:id="1950" w:author="Christopher Kemeter" w:date="2023-11-13T19:52:00Z">
                <w:rPr>
                  <w:rFonts w:asciiTheme="minorHAnsi" w:eastAsiaTheme="minorHAnsi" w:hAnsiTheme="minorHAnsi" w:cstheme="minorBidi"/>
                  <w:color w:val="000000" w:themeColor="text1" w:themeShade="80"/>
                  <w:sz w:val="20"/>
                  <w:lang w:eastAsia="ja-JP"/>
                </w:rPr>
              </w:rPrChange>
            </w:rPr>
            <w:delText xml:space="preserve">will </w:delText>
          </w:r>
        </w:del>
      </w:ins>
      <w:del w:id="1951" w:author="Christopher Kemeter" w:date="2023-11-13T19:51:00Z">
        <w:r w:rsidR="000331C7" w:rsidRPr="007E7FC7" w:rsidDel="007E7FC7">
          <w:rPr>
            <w:rFonts w:asciiTheme="minorHAnsi" w:eastAsiaTheme="minorHAnsi" w:hAnsiTheme="minorHAnsi" w:cstheme="minorBidi"/>
            <w:color w:val="000000" w:themeColor="text1" w:themeShade="80"/>
            <w:sz w:val="20"/>
            <w:lang w:val="de-AT" w:eastAsia="ja-JP"/>
            <w:rPrChange w:id="1952" w:author="Christopher Kemeter" w:date="2023-11-13T19:52:00Z">
              <w:rPr>
                <w:rFonts w:asciiTheme="minorHAnsi" w:eastAsiaTheme="minorHAnsi" w:hAnsiTheme="minorHAnsi" w:cstheme="minorBidi"/>
                <w:color w:val="000000" w:themeColor="text1" w:themeShade="80"/>
                <w:sz w:val="20"/>
                <w:lang w:eastAsia="ja-JP"/>
              </w:rPr>
            </w:rPrChange>
          </w:rPr>
          <w:delText xml:space="preserve">use rapid spanning tree (IEEE 802.1w) as </w:delText>
        </w:r>
        <w:r w:rsidR="00BC79DE" w:rsidRPr="007E7FC7" w:rsidDel="007E7FC7">
          <w:rPr>
            <w:rFonts w:asciiTheme="minorHAnsi" w:eastAsiaTheme="minorHAnsi" w:hAnsiTheme="minorHAnsi" w:cstheme="minorBidi"/>
            <w:color w:val="000000" w:themeColor="text1" w:themeShade="80"/>
            <w:sz w:val="20"/>
            <w:lang w:val="de-AT" w:eastAsia="ja-JP"/>
            <w:rPrChange w:id="1953" w:author="Christopher Kemeter" w:date="2023-11-13T19:52:00Z">
              <w:rPr>
                <w:rFonts w:asciiTheme="minorHAnsi" w:eastAsiaTheme="minorHAnsi" w:hAnsiTheme="minorHAnsi" w:cstheme="minorBidi"/>
                <w:color w:val="000000" w:themeColor="text1" w:themeShade="80"/>
                <w:sz w:val="20"/>
                <w:lang w:eastAsia="ja-JP"/>
              </w:rPr>
            </w:rPrChange>
          </w:rPr>
          <w:delText xml:space="preserve">a </w:delText>
        </w:r>
      </w:del>
      <w:ins w:id="1954" w:author="Abbas" w:date="2023-05-04T15:33:00Z">
        <w:del w:id="1955" w:author="Christopher Kemeter" w:date="2023-11-13T19:51:00Z">
          <w:r w:rsidR="00DD1225" w:rsidRPr="007E7FC7" w:rsidDel="007E7FC7">
            <w:rPr>
              <w:rFonts w:asciiTheme="minorHAnsi" w:eastAsiaTheme="minorHAnsi" w:hAnsiTheme="minorHAnsi" w:cstheme="minorBidi"/>
              <w:color w:val="000000" w:themeColor="text1" w:themeShade="80"/>
              <w:sz w:val="20"/>
              <w:lang w:val="de-AT" w:eastAsia="ja-JP"/>
              <w:rPrChange w:id="1956" w:author="Christopher Kemeter" w:date="2023-11-13T19:52:00Z">
                <w:rPr>
                  <w:rFonts w:asciiTheme="minorHAnsi" w:eastAsiaTheme="minorHAnsi" w:hAnsiTheme="minorHAnsi" w:cstheme="minorBidi"/>
                  <w:color w:val="000000" w:themeColor="text1" w:themeShade="80"/>
                  <w:sz w:val="20"/>
                  <w:lang w:eastAsia="ja-JP"/>
                </w:rPr>
              </w:rPrChange>
            </w:rPr>
            <w:delText xml:space="preserve">suitable </w:delText>
          </w:r>
        </w:del>
      </w:ins>
      <w:del w:id="1957" w:author="Christopher Kemeter" w:date="2023-11-13T19:51:00Z">
        <w:r w:rsidR="000331C7" w:rsidRPr="007E7FC7" w:rsidDel="007E7FC7">
          <w:rPr>
            <w:rFonts w:asciiTheme="minorHAnsi" w:eastAsiaTheme="minorHAnsi" w:hAnsiTheme="minorHAnsi" w:cstheme="minorBidi"/>
            <w:color w:val="000000" w:themeColor="text1" w:themeShade="80"/>
            <w:sz w:val="20"/>
            <w:lang w:val="de-AT" w:eastAsia="ja-JP"/>
            <w:rPrChange w:id="1958" w:author="Christopher Kemeter" w:date="2023-11-13T19:52:00Z">
              <w:rPr>
                <w:rFonts w:asciiTheme="minorHAnsi" w:eastAsiaTheme="minorHAnsi" w:hAnsiTheme="minorHAnsi" w:cstheme="minorBidi"/>
                <w:color w:val="000000" w:themeColor="text1" w:themeShade="80"/>
                <w:sz w:val="20"/>
                <w:lang w:eastAsia="ja-JP"/>
              </w:rPr>
            </w:rPrChange>
          </w:rPr>
          <w:delText>redundancy mechanism to provide failover in case of an outage between the different cars and between the switches inside a car.</w:delText>
        </w:r>
      </w:del>
    </w:p>
    <w:p w14:paraId="2ED8FBA4" w14:textId="521519A6" w:rsidR="000331C7" w:rsidRPr="007E7FC7" w:rsidDel="00690EAF" w:rsidRDefault="00997AAD" w:rsidP="007E7FC7">
      <w:pPr>
        <w:rPr>
          <w:del w:id="1959" w:author="Abbas Rizvi" w:date="2023-05-11T16:18:00Z"/>
          <w:lang w:val="de-AT"/>
          <w:rPrChange w:id="1960" w:author="Christopher Kemeter" w:date="2023-11-13T19:52:00Z">
            <w:rPr>
              <w:del w:id="1961" w:author="Abbas Rizvi" w:date="2023-05-11T16:18:00Z"/>
            </w:rPr>
          </w:rPrChange>
        </w:rPr>
      </w:pPr>
      <w:ins w:id="1962" w:author="Abbas Rizvi" w:date="2023-05-11T16:14:00Z">
        <w:del w:id="1963" w:author="Christopher Kemeter" w:date="2023-11-13T19:51:00Z">
          <w:r w:rsidRPr="007E7FC7" w:rsidDel="007E7FC7">
            <w:rPr>
              <w:rFonts w:asciiTheme="minorHAnsi" w:eastAsiaTheme="minorEastAsia" w:hAnsiTheme="minorHAnsi" w:cstheme="minorBidi"/>
              <w:color w:val="000000" w:themeColor="text1"/>
              <w:sz w:val="20"/>
              <w:highlight w:val="yellow"/>
              <w:lang w:val="de-AT" w:eastAsia="ja-JP"/>
              <w:rPrChange w:id="1964"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A detailed network design </w:delText>
          </w:r>
        </w:del>
      </w:ins>
      <w:ins w:id="1965" w:author="Abbas Rizvi" w:date="2023-05-11T16:15:00Z">
        <w:del w:id="1966" w:author="Christopher Kemeter" w:date="2023-11-13T19:51:00Z">
          <w:r w:rsidR="00CC0FC3" w:rsidRPr="007E7FC7" w:rsidDel="007E7FC7">
            <w:rPr>
              <w:rFonts w:asciiTheme="minorHAnsi" w:eastAsiaTheme="minorEastAsia" w:hAnsiTheme="minorHAnsi" w:cstheme="minorBidi"/>
              <w:color w:val="000000" w:themeColor="text1"/>
              <w:sz w:val="20"/>
              <w:highlight w:val="yellow"/>
              <w:lang w:val="de-AT" w:eastAsia="ja-JP"/>
              <w:rPrChange w:id="1967" w:author="Christopher Kemeter" w:date="2023-11-13T19:52:00Z">
                <w:rPr>
                  <w:rFonts w:asciiTheme="minorHAnsi" w:eastAsiaTheme="minorEastAsia" w:hAnsiTheme="minorHAnsi" w:cstheme="minorBidi"/>
                  <w:color w:val="000000" w:themeColor="text1"/>
                  <w:sz w:val="20"/>
                  <w:highlight w:val="yellow"/>
                  <w:lang w:eastAsia="ja-JP"/>
                </w:rPr>
              </w:rPrChange>
            </w:rPr>
            <w:delText>will be produced during the DDR/Design freeze stage of the project. Nomad is heavily dependent on</w:delText>
          </w:r>
        </w:del>
      </w:ins>
      <w:ins w:id="1968" w:author="Abbas Rizvi" w:date="2023-05-11T16:16:00Z">
        <w:del w:id="1969" w:author="Christopher Kemeter" w:date="2023-11-13T19:51:00Z">
          <w:r w:rsidR="0091632D" w:rsidRPr="007E7FC7" w:rsidDel="007E7FC7">
            <w:rPr>
              <w:rFonts w:asciiTheme="minorHAnsi" w:eastAsiaTheme="minorEastAsia" w:hAnsiTheme="minorHAnsi" w:cstheme="minorBidi"/>
              <w:color w:val="000000" w:themeColor="text1"/>
              <w:sz w:val="20"/>
              <w:highlight w:val="yellow"/>
              <w:lang w:val="de-AT" w:eastAsia="ja-JP"/>
              <w:rPrChange w:id="1970"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 input from</w:delText>
          </w:r>
        </w:del>
      </w:ins>
      <w:ins w:id="1971" w:author="Abbas Rizvi" w:date="2023-05-11T16:15:00Z">
        <w:del w:id="1972" w:author="Christopher Kemeter" w:date="2023-11-13T19:51:00Z">
          <w:r w:rsidR="00CC0FC3" w:rsidRPr="007E7FC7" w:rsidDel="007E7FC7">
            <w:rPr>
              <w:rFonts w:asciiTheme="minorHAnsi" w:eastAsiaTheme="minorEastAsia" w:hAnsiTheme="minorHAnsi" w:cstheme="minorBidi"/>
              <w:color w:val="000000" w:themeColor="text1"/>
              <w:sz w:val="20"/>
              <w:highlight w:val="yellow"/>
              <w:lang w:val="de-AT" w:eastAsia="ja-JP"/>
              <w:rPrChange w:id="1973"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 Stadler</w:delText>
          </w:r>
        </w:del>
      </w:ins>
      <w:ins w:id="1974" w:author="Abbas Rizvi" w:date="2023-05-11T16:16:00Z">
        <w:del w:id="1975" w:author="Christopher Kemeter" w:date="2023-11-13T19:51:00Z">
          <w:r w:rsidR="002A3BE2" w:rsidRPr="007E7FC7" w:rsidDel="007E7FC7">
            <w:rPr>
              <w:rFonts w:asciiTheme="minorHAnsi" w:eastAsiaTheme="minorEastAsia" w:hAnsiTheme="minorHAnsi" w:cstheme="minorBidi"/>
              <w:color w:val="000000" w:themeColor="text1"/>
              <w:sz w:val="20"/>
              <w:highlight w:val="yellow"/>
              <w:lang w:val="de-AT" w:eastAsia="ja-JP"/>
              <w:rPrChange w:id="1976"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 </w:delText>
          </w:r>
        </w:del>
      </w:ins>
      <w:ins w:id="1977" w:author="Abbas Rizvi" w:date="2023-05-11T16:17:00Z">
        <w:del w:id="1978" w:author="Christopher Kemeter" w:date="2023-11-13T19:51:00Z">
          <w:r w:rsidR="00306348" w:rsidRPr="007E7FC7" w:rsidDel="007E7FC7">
            <w:rPr>
              <w:rFonts w:asciiTheme="minorHAnsi" w:eastAsiaTheme="minorEastAsia" w:hAnsiTheme="minorHAnsi" w:cstheme="minorBidi"/>
              <w:color w:val="000000" w:themeColor="text1"/>
              <w:sz w:val="20"/>
              <w:highlight w:val="yellow"/>
              <w:lang w:val="de-AT" w:eastAsia="ja-JP"/>
              <w:rPrChange w:id="1979" w:author="Christopher Kemeter" w:date="2023-11-13T19:52:00Z">
                <w:rPr>
                  <w:rFonts w:asciiTheme="minorHAnsi" w:eastAsiaTheme="minorEastAsia" w:hAnsiTheme="minorHAnsi" w:cstheme="minorBidi"/>
                  <w:color w:val="000000" w:themeColor="text1"/>
                  <w:sz w:val="20"/>
                  <w:highlight w:val="yellow"/>
                  <w:lang w:eastAsia="ja-JP"/>
                </w:rPr>
              </w:rPrChange>
            </w:rPr>
            <w:delText>e.g.,</w:delText>
          </w:r>
          <w:r w:rsidR="00967E94" w:rsidRPr="007E7FC7" w:rsidDel="007E7FC7">
            <w:rPr>
              <w:rFonts w:asciiTheme="minorHAnsi" w:eastAsiaTheme="minorEastAsia" w:hAnsiTheme="minorHAnsi" w:cstheme="minorBidi"/>
              <w:color w:val="000000" w:themeColor="text1"/>
              <w:sz w:val="20"/>
              <w:highlight w:val="yellow"/>
              <w:lang w:val="de-AT" w:eastAsia="ja-JP"/>
              <w:rPrChange w:id="1980" w:author="Christopher Kemeter" w:date="2023-11-13T19:52:00Z">
                <w:rPr>
                  <w:rFonts w:asciiTheme="minorHAnsi" w:eastAsiaTheme="minorEastAsia" w:hAnsiTheme="minorHAnsi" w:cstheme="minorBidi"/>
                  <w:color w:val="000000" w:themeColor="text1"/>
                  <w:sz w:val="20"/>
                  <w:highlight w:val="yellow"/>
                  <w:lang w:eastAsia="ja-JP"/>
                </w:rPr>
              </w:rPrChange>
            </w:rPr>
            <w:delText>Vl</w:delText>
          </w:r>
        </w:del>
      </w:ins>
      <w:ins w:id="1981" w:author="Abbas Rizvi" w:date="2023-05-11T16:16:00Z">
        <w:del w:id="1982" w:author="Christopher Kemeter" w:date="2023-11-13T19:51:00Z">
          <w:r w:rsidR="002A3BE2" w:rsidRPr="007E7FC7" w:rsidDel="007E7FC7">
            <w:rPr>
              <w:rFonts w:asciiTheme="minorHAnsi" w:eastAsiaTheme="minorEastAsia" w:hAnsiTheme="minorHAnsi" w:cstheme="minorBidi"/>
              <w:color w:val="000000" w:themeColor="text1"/>
              <w:sz w:val="20"/>
              <w:highlight w:val="yellow"/>
              <w:lang w:val="de-AT" w:eastAsia="ja-JP"/>
              <w:rPrChange w:id="1983"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an addressing, </w:delText>
          </w:r>
        </w:del>
      </w:ins>
      <w:ins w:id="1984" w:author="Abbas Rizvi" w:date="2023-05-11T16:18:00Z">
        <w:del w:id="1985" w:author="Christopher Kemeter" w:date="2023-11-13T19:51:00Z">
          <w:r w:rsidR="00967E94" w:rsidRPr="007E7FC7" w:rsidDel="007E7FC7">
            <w:rPr>
              <w:rFonts w:asciiTheme="minorHAnsi" w:eastAsiaTheme="minorEastAsia" w:hAnsiTheme="minorHAnsi" w:cstheme="minorBidi"/>
              <w:color w:val="000000" w:themeColor="text1"/>
              <w:sz w:val="20"/>
              <w:highlight w:val="yellow"/>
              <w:lang w:val="de-AT" w:eastAsia="ja-JP"/>
              <w:rPrChange w:id="1986" w:author="Christopher Kemeter" w:date="2023-11-13T19:52:00Z">
                <w:rPr>
                  <w:rFonts w:asciiTheme="minorHAnsi" w:eastAsiaTheme="minorEastAsia" w:hAnsiTheme="minorHAnsi" w:cstheme="minorBidi"/>
                  <w:color w:val="000000" w:themeColor="text1"/>
                  <w:sz w:val="20"/>
                  <w:highlight w:val="yellow"/>
                  <w:lang w:eastAsia="ja-JP"/>
                </w:rPr>
              </w:rPrChange>
            </w:rPr>
            <w:delText>IP</w:delText>
          </w:r>
        </w:del>
      </w:ins>
      <w:ins w:id="1987" w:author="Abbas Rizvi" w:date="2023-05-11T16:16:00Z">
        <w:del w:id="1988" w:author="Christopher Kemeter" w:date="2023-11-13T19:51:00Z">
          <w:r w:rsidR="002A3BE2" w:rsidRPr="007E7FC7" w:rsidDel="007E7FC7">
            <w:rPr>
              <w:rFonts w:asciiTheme="minorHAnsi" w:eastAsiaTheme="minorEastAsia" w:hAnsiTheme="minorHAnsi" w:cstheme="minorBidi"/>
              <w:color w:val="000000" w:themeColor="text1"/>
              <w:sz w:val="20"/>
              <w:highlight w:val="yellow"/>
              <w:lang w:val="de-AT" w:eastAsia="ja-JP"/>
              <w:rPrChange w:id="1989"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 address schema, </w:delText>
          </w:r>
          <w:r w:rsidR="7A6CD985" w:rsidRPr="007E7FC7" w:rsidDel="007E7FC7">
            <w:rPr>
              <w:rFonts w:asciiTheme="minorHAnsi" w:eastAsiaTheme="minorEastAsia" w:hAnsiTheme="minorHAnsi" w:cstheme="minorBidi"/>
              <w:color w:val="000000" w:themeColor="text1"/>
              <w:sz w:val="20"/>
              <w:highlight w:val="yellow"/>
              <w:lang w:val="de-AT" w:eastAsia="ja-JP"/>
              <w:rPrChange w:id="1990" w:author="Christopher Kemeter" w:date="2023-11-13T19:52:00Z">
                <w:rPr>
                  <w:rFonts w:asciiTheme="minorHAnsi" w:eastAsiaTheme="minorEastAsia" w:hAnsiTheme="minorHAnsi" w:cstheme="minorBidi"/>
                  <w:color w:val="000000" w:themeColor="text1"/>
                  <w:sz w:val="20"/>
                  <w:highlight w:val="yellow"/>
                  <w:lang w:eastAsia="ja-JP"/>
                </w:rPr>
              </w:rPrChange>
            </w:rPr>
            <w:delText>Q</w:delText>
          </w:r>
        </w:del>
      </w:ins>
      <w:ins w:id="1991" w:author="Syed Naqvi" w:date="2023-05-15T13:54:00Z">
        <w:del w:id="1992" w:author="Christopher Kemeter" w:date="2023-11-13T19:51:00Z">
          <w:r w:rsidR="1110B461" w:rsidRPr="007E7FC7" w:rsidDel="007E7FC7">
            <w:rPr>
              <w:rFonts w:asciiTheme="minorHAnsi" w:eastAsiaTheme="minorEastAsia" w:hAnsiTheme="minorHAnsi" w:cstheme="minorBidi"/>
              <w:color w:val="000000" w:themeColor="text1"/>
              <w:sz w:val="20"/>
              <w:highlight w:val="yellow"/>
              <w:lang w:val="de-AT" w:eastAsia="ja-JP"/>
              <w:rPrChange w:id="1993" w:author="Christopher Kemeter" w:date="2023-11-13T19:52:00Z">
                <w:rPr>
                  <w:rFonts w:asciiTheme="minorHAnsi" w:eastAsiaTheme="minorEastAsia" w:hAnsiTheme="minorHAnsi" w:cstheme="minorBidi"/>
                  <w:color w:val="000000" w:themeColor="text1"/>
                  <w:sz w:val="20"/>
                  <w:highlight w:val="yellow"/>
                  <w:lang w:eastAsia="ja-JP"/>
                </w:rPr>
              </w:rPrChange>
            </w:rPr>
            <w:delText>o</w:delText>
          </w:r>
        </w:del>
      </w:ins>
      <w:ins w:id="1994" w:author="Abbas Rizvi" w:date="2023-05-11T16:16:00Z">
        <w:del w:id="1995" w:author="Christopher Kemeter" w:date="2023-11-13T19:51:00Z">
          <w:r w:rsidRPr="007E7FC7" w:rsidDel="007E7FC7">
            <w:rPr>
              <w:rFonts w:asciiTheme="minorHAnsi" w:eastAsiaTheme="minorEastAsia" w:hAnsiTheme="minorHAnsi" w:cstheme="minorBidi"/>
              <w:color w:val="000000" w:themeColor="text1"/>
              <w:sz w:val="20"/>
              <w:highlight w:val="yellow"/>
              <w:lang w:val="de-AT" w:eastAsia="ja-JP"/>
              <w:rPrChange w:id="1996" w:author="Christopher Kemeter" w:date="2023-11-13T19:52:00Z">
                <w:rPr>
                  <w:rFonts w:asciiTheme="minorHAnsi" w:eastAsiaTheme="minorEastAsia" w:hAnsiTheme="minorHAnsi" w:cstheme="minorBidi"/>
                  <w:color w:val="000000" w:themeColor="text1"/>
                  <w:sz w:val="20"/>
                  <w:highlight w:val="yellow"/>
                  <w:lang w:eastAsia="ja-JP"/>
                </w:rPr>
              </w:rPrChange>
            </w:rPr>
            <w:delText>O</w:delText>
          </w:r>
          <w:r w:rsidR="7A6CD985" w:rsidRPr="007E7FC7" w:rsidDel="007E7FC7">
            <w:rPr>
              <w:rFonts w:asciiTheme="minorHAnsi" w:eastAsiaTheme="minorEastAsia" w:hAnsiTheme="minorHAnsi" w:cstheme="minorBidi"/>
              <w:color w:val="000000" w:themeColor="text1"/>
              <w:sz w:val="20"/>
              <w:highlight w:val="yellow"/>
              <w:lang w:val="de-AT" w:eastAsia="ja-JP"/>
              <w:rPrChange w:id="1997" w:author="Christopher Kemeter" w:date="2023-11-13T19:52:00Z">
                <w:rPr>
                  <w:rFonts w:asciiTheme="minorHAnsi" w:eastAsiaTheme="minorEastAsia" w:hAnsiTheme="minorHAnsi" w:cstheme="minorBidi"/>
                  <w:color w:val="000000" w:themeColor="text1"/>
                  <w:sz w:val="20"/>
                  <w:highlight w:val="yellow"/>
                  <w:lang w:eastAsia="ja-JP"/>
                </w:rPr>
              </w:rPrChange>
            </w:rPr>
            <w:delText>S</w:delText>
          </w:r>
          <w:r w:rsidR="002A3BE2" w:rsidRPr="007E7FC7" w:rsidDel="007E7FC7">
            <w:rPr>
              <w:rFonts w:asciiTheme="minorHAnsi" w:eastAsiaTheme="minorEastAsia" w:hAnsiTheme="minorHAnsi" w:cstheme="minorBidi"/>
              <w:color w:val="000000" w:themeColor="text1"/>
              <w:sz w:val="20"/>
              <w:highlight w:val="yellow"/>
              <w:lang w:val="de-AT" w:eastAsia="ja-JP"/>
              <w:rPrChange w:id="1998" w:author="Christopher Kemeter" w:date="2023-11-13T19:52:00Z">
                <w:rPr>
                  <w:rFonts w:asciiTheme="minorHAnsi" w:eastAsiaTheme="minorEastAsia" w:hAnsiTheme="minorHAnsi" w:cstheme="minorBidi"/>
                  <w:color w:val="000000" w:themeColor="text1"/>
                  <w:sz w:val="20"/>
                  <w:highlight w:val="yellow"/>
                  <w:lang w:eastAsia="ja-JP"/>
                </w:rPr>
              </w:rPrChange>
            </w:rPr>
            <w:delText xml:space="preserve"> measures to </w:delText>
          </w:r>
        </w:del>
      </w:ins>
      <w:ins w:id="1999" w:author="Abbas Rizvi" w:date="2023-05-11T16:17:00Z">
        <w:del w:id="2000" w:author="Christopher Kemeter" w:date="2023-11-13T19:51:00Z">
          <w:r w:rsidR="007B5229" w:rsidRPr="007E7FC7" w:rsidDel="007E7FC7">
            <w:rPr>
              <w:rFonts w:asciiTheme="minorHAnsi" w:eastAsiaTheme="minorEastAsia" w:hAnsiTheme="minorHAnsi" w:cstheme="minorBidi"/>
              <w:color w:val="000000" w:themeColor="text1"/>
              <w:sz w:val="20"/>
              <w:highlight w:val="yellow"/>
              <w:lang w:val="de-AT" w:eastAsia="ja-JP"/>
              <w:rPrChange w:id="2001" w:author="Christopher Kemeter" w:date="2023-11-13T19:52:00Z">
                <w:rPr>
                  <w:rFonts w:asciiTheme="minorHAnsi" w:eastAsiaTheme="minorEastAsia" w:hAnsiTheme="minorHAnsi" w:cstheme="minorBidi"/>
                  <w:color w:val="000000" w:themeColor="text1"/>
                  <w:sz w:val="20"/>
                  <w:highlight w:val="yellow"/>
                  <w:lang w:eastAsia="ja-JP"/>
                </w:rPr>
              </w:rPrChange>
            </w:rPr>
            <w:delText>finalise the network design</w:delText>
          </w:r>
        </w:del>
      </w:ins>
      <w:ins w:id="2002" w:author="Abbas Rizvi" w:date="2023-05-11T16:16:00Z">
        <w:del w:id="2003" w:author="Christopher Kemeter" w:date="2023-11-13T19:51:00Z">
          <w:r w:rsidR="002A3BE2" w:rsidRPr="007E7FC7" w:rsidDel="007E7FC7">
            <w:rPr>
              <w:rFonts w:asciiTheme="minorHAnsi" w:eastAsiaTheme="minorEastAsia" w:hAnsiTheme="minorHAnsi" w:cstheme="minorBidi"/>
              <w:color w:val="000000" w:themeColor="text1"/>
              <w:sz w:val="20"/>
              <w:highlight w:val="yellow"/>
              <w:lang w:val="de-AT" w:eastAsia="ja-JP"/>
              <w:rPrChange w:id="2004" w:author="Christopher Kemeter" w:date="2023-11-13T19:52:00Z">
                <w:rPr>
                  <w:rFonts w:asciiTheme="minorHAnsi" w:eastAsiaTheme="minorEastAsia" w:hAnsiTheme="minorHAnsi" w:cstheme="minorBidi"/>
                  <w:color w:val="000000" w:themeColor="text1"/>
                  <w:sz w:val="20"/>
                  <w:highlight w:val="yellow"/>
                  <w:lang w:eastAsia="ja-JP"/>
                </w:rPr>
              </w:rPrChange>
            </w:rPr>
            <w:delText>.</w:delText>
          </w:r>
        </w:del>
      </w:ins>
      <w:del w:id="2005" w:author="Abbas Rizvi" w:date="2023-05-11T16:18:00Z">
        <w:r w:rsidR="000331C7" w:rsidRPr="007E7FC7" w:rsidDel="00967E94">
          <w:rPr>
            <w:rFonts w:asciiTheme="minorHAnsi" w:eastAsiaTheme="minorHAnsi" w:hAnsiTheme="minorHAnsi" w:cstheme="minorBidi"/>
            <w:color w:val="000000" w:themeColor="text1" w:themeShade="80"/>
            <w:sz w:val="20"/>
            <w:highlight w:val="yellow"/>
            <w:lang w:val="de-AT" w:eastAsia="ja-JP"/>
            <w:rPrChange w:id="2006" w:author="Christopher Kemeter" w:date="2023-11-13T19:52:00Z">
              <w:rPr>
                <w:rFonts w:asciiTheme="minorHAnsi" w:eastAsiaTheme="minorHAnsi" w:hAnsiTheme="minorHAnsi" w:cstheme="minorBidi"/>
                <w:color w:val="000000" w:themeColor="text1" w:themeShade="80"/>
                <w:sz w:val="20"/>
                <w:lang w:eastAsia="ja-JP"/>
              </w:rPr>
            </w:rPrChange>
          </w:rPr>
          <w:delText>STP is being used as protocol variant. STP ensures convergence times of typically 2s in case of a path error meaning a cable link broken.</w:delText>
        </w:r>
      </w:del>
    </w:p>
    <w:p w14:paraId="51FBFA92" w14:textId="77777777" w:rsidR="00690EAF" w:rsidRPr="007E7FC7" w:rsidRDefault="00690EAF" w:rsidP="007E7FC7">
      <w:pPr>
        <w:rPr>
          <w:ins w:id="2007" w:author="Abbas Rizvi" w:date="2023-11-09T13:53:00Z"/>
          <w:rFonts w:asciiTheme="minorHAnsi" w:eastAsiaTheme="minorHAnsi" w:hAnsiTheme="minorHAnsi" w:cstheme="minorBidi"/>
          <w:color w:val="000000" w:themeColor="text1" w:themeShade="80"/>
          <w:sz w:val="20"/>
          <w:highlight w:val="yellow"/>
          <w:lang w:val="de-AT" w:eastAsia="ja-JP"/>
          <w:rPrChange w:id="2008" w:author="Christopher Kemeter" w:date="2023-11-13T19:52:00Z">
            <w:rPr>
              <w:ins w:id="2009" w:author="Abbas Rizvi" w:date="2023-11-09T13:53:00Z"/>
              <w:rFonts w:asciiTheme="minorHAnsi" w:eastAsiaTheme="minorHAnsi" w:hAnsiTheme="minorHAnsi" w:cstheme="minorBidi"/>
              <w:color w:val="000000" w:themeColor="text1" w:themeShade="80"/>
              <w:sz w:val="20"/>
              <w:lang w:eastAsia="ja-JP"/>
            </w:rPr>
          </w:rPrChange>
        </w:rPr>
      </w:pPr>
    </w:p>
    <w:p w14:paraId="553A86E9" w14:textId="62B92D84" w:rsidR="000331C7" w:rsidRPr="007E7FC7" w:rsidDel="00266374" w:rsidRDefault="004A7065" w:rsidP="000331C7">
      <w:pPr>
        <w:rPr>
          <w:del w:id="2010" w:author="Abbas Rizvi" w:date="2023-05-11T16:13:00Z"/>
          <w:rFonts w:asciiTheme="minorHAnsi" w:eastAsiaTheme="minorHAnsi" w:hAnsiTheme="minorHAnsi" w:cstheme="minorBidi"/>
          <w:color w:val="000000" w:themeColor="text1" w:themeShade="80"/>
          <w:sz w:val="20"/>
          <w:highlight w:val="yellow"/>
          <w:lang w:val="de-AT" w:eastAsia="ja-JP"/>
          <w:rPrChange w:id="2011" w:author="Christopher Kemeter" w:date="2023-11-13T19:52:00Z">
            <w:rPr>
              <w:del w:id="2012" w:author="Abbas Rizvi" w:date="2023-05-11T16:13:00Z"/>
              <w:rFonts w:asciiTheme="minorHAnsi" w:eastAsiaTheme="minorHAnsi" w:hAnsiTheme="minorHAnsi" w:cstheme="minorBidi"/>
              <w:color w:val="000000" w:themeColor="text1" w:themeShade="80"/>
              <w:sz w:val="20"/>
              <w:lang w:eastAsia="ja-JP"/>
            </w:rPr>
          </w:rPrChange>
        </w:rPr>
      </w:pPr>
      <w:del w:id="2013" w:author="Abbas Rizvi" w:date="2023-05-11T16:13:00Z">
        <w:r w:rsidRPr="007E7FC7" w:rsidDel="00266374">
          <w:rPr>
            <w:rFonts w:asciiTheme="minorHAnsi" w:eastAsiaTheme="minorHAnsi" w:hAnsiTheme="minorHAnsi" w:cstheme="minorBidi"/>
            <w:color w:val="000000" w:themeColor="text1" w:themeShade="80"/>
            <w:sz w:val="20"/>
            <w:highlight w:val="yellow"/>
            <w:lang w:val="de-AT" w:eastAsia="ja-JP"/>
            <w:rPrChange w:id="2014" w:author="Christopher Kemeter" w:date="2023-11-13T19:52:00Z">
              <w:rPr>
                <w:rFonts w:asciiTheme="minorHAnsi" w:eastAsiaTheme="minorHAnsi" w:hAnsiTheme="minorHAnsi" w:cstheme="minorBidi"/>
                <w:color w:val="000000" w:themeColor="text1" w:themeShade="80"/>
                <w:sz w:val="20"/>
                <w:lang w:eastAsia="ja-JP"/>
              </w:rPr>
            </w:rPrChange>
          </w:rPr>
          <w:delText>The s</w:delText>
        </w:r>
        <w:r w:rsidR="000331C7" w:rsidRPr="007E7FC7" w:rsidDel="00266374">
          <w:rPr>
            <w:rFonts w:asciiTheme="minorHAnsi" w:eastAsiaTheme="minorHAnsi" w:hAnsiTheme="minorHAnsi" w:cstheme="minorBidi"/>
            <w:color w:val="000000" w:themeColor="text1" w:themeShade="80"/>
            <w:sz w:val="20"/>
            <w:highlight w:val="yellow"/>
            <w:lang w:val="de-AT" w:eastAsia="ja-JP"/>
            <w:rPrChange w:id="2015" w:author="Christopher Kemeter" w:date="2023-11-13T19:52:00Z">
              <w:rPr>
                <w:rFonts w:asciiTheme="minorHAnsi" w:eastAsiaTheme="minorHAnsi" w:hAnsiTheme="minorHAnsi" w:cstheme="minorBidi"/>
                <w:color w:val="000000" w:themeColor="text1" w:themeShade="80"/>
                <w:sz w:val="20"/>
                <w:lang w:eastAsia="ja-JP"/>
              </w:rPr>
            </w:rPrChange>
          </w:rPr>
          <w:delText xml:space="preserve">witch connected to </w:delText>
        </w:r>
        <w:r w:rsidR="000251A8" w:rsidRPr="007E7FC7" w:rsidDel="00266374">
          <w:rPr>
            <w:rFonts w:asciiTheme="minorHAnsi" w:eastAsiaTheme="minorHAnsi" w:hAnsiTheme="minorHAnsi" w:cstheme="minorBidi"/>
            <w:color w:val="000000" w:themeColor="text1" w:themeShade="80"/>
            <w:sz w:val="20"/>
            <w:highlight w:val="yellow"/>
            <w:lang w:val="de-AT" w:eastAsia="ja-JP"/>
            <w:rPrChange w:id="2016" w:author="Christopher Kemeter" w:date="2023-11-13T19:52:00Z">
              <w:rPr>
                <w:rFonts w:asciiTheme="minorHAnsi" w:eastAsiaTheme="minorHAnsi" w:hAnsiTheme="minorHAnsi" w:cstheme="minorBidi"/>
                <w:color w:val="000000" w:themeColor="text1" w:themeShade="80"/>
                <w:sz w:val="20"/>
                <w:lang w:eastAsia="ja-JP"/>
              </w:rPr>
            </w:rPrChange>
          </w:rPr>
          <w:delText xml:space="preserve">the </w:delText>
        </w:r>
        <w:r w:rsidR="000331C7" w:rsidRPr="007E7FC7" w:rsidDel="00266374">
          <w:rPr>
            <w:rFonts w:asciiTheme="minorHAnsi" w:eastAsiaTheme="minorHAnsi" w:hAnsiTheme="minorHAnsi" w:cstheme="minorBidi"/>
            <w:color w:val="000000" w:themeColor="text1" w:themeShade="80"/>
            <w:sz w:val="20"/>
            <w:highlight w:val="yellow"/>
            <w:lang w:val="de-AT" w:eastAsia="ja-JP"/>
            <w:rPrChange w:id="2017" w:author="Christopher Kemeter" w:date="2023-11-13T19:52:00Z">
              <w:rPr>
                <w:rFonts w:asciiTheme="minorHAnsi" w:eastAsiaTheme="minorHAnsi" w:hAnsiTheme="minorHAnsi" w:cstheme="minorBidi"/>
                <w:color w:val="000000" w:themeColor="text1" w:themeShade="80"/>
                <w:sz w:val="20"/>
                <w:lang w:eastAsia="ja-JP"/>
              </w:rPr>
            </w:rPrChange>
          </w:rPr>
          <w:delText>CCU is normally the spanning tree master with priority 0 set in the config.</w:delText>
        </w:r>
      </w:del>
    </w:p>
    <w:p w14:paraId="3038A544" w14:textId="7F260E48" w:rsidR="000331C7" w:rsidRPr="007E7FC7" w:rsidDel="00266374" w:rsidRDefault="000331C7" w:rsidP="000331C7">
      <w:pPr>
        <w:rPr>
          <w:del w:id="2018" w:author="Abbas Rizvi" w:date="2023-05-11T16:13:00Z"/>
          <w:rFonts w:asciiTheme="minorHAnsi" w:eastAsiaTheme="minorHAnsi" w:hAnsiTheme="minorHAnsi" w:cstheme="minorBidi"/>
          <w:color w:val="000000" w:themeColor="text1" w:themeShade="80"/>
          <w:sz w:val="20"/>
          <w:highlight w:val="yellow"/>
          <w:lang w:val="de-AT" w:eastAsia="ja-JP"/>
          <w:rPrChange w:id="2019" w:author="Christopher Kemeter" w:date="2023-11-13T19:52:00Z">
            <w:rPr>
              <w:del w:id="2020" w:author="Abbas Rizvi" w:date="2023-05-11T16:13:00Z"/>
              <w:rFonts w:asciiTheme="minorHAnsi" w:eastAsiaTheme="minorHAnsi" w:hAnsiTheme="minorHAnsi" w:cstheme="minorBidi"/>
              <w:color w:val="000000" w:themeColor="text1" w:themeShade="80"/>
              <w:sz w:val="20"/>
              <w:lang w:eastAsia="ja-JP"/>
            </w:rPr>
          </w:rPrChange>
        </w:rPr>
      </w:pPr>
      <w:del w:id="2021" w:author="Abbas Rizvi" w:date="2023-05-11T16:13:00Z">
        <w:r w:rsidRPr="007E7FC7" w:rsidDel="00266374">
          <w:rPr>
            <w:rFonts w:asciiTheme="minorHAnsi" w:eastAsiaTheme="minorHAnsi" w:hAnsiTheme="minorHAnsi" w:cstheme="minorBidi"/>
            <w:color w:val="000000" w:themeColor="text1" w:themeShade="80"/>
            <w:sz w:val="20"/>
            <w:highlight w:val="yellow"/>
            <w:lang w:val="de-AT" w:eastAsia="ja-JP"/>
            <w:rPrChange w:id="2022" w:author="Christopher Kemeter" w:date="2023-11-13T19:52:00Z">
              <w:rPr>
                <w:rFonts w:asciiTheme="minorHAnsi" w:eastAsiaTheme="minorHAnsi" w:hAnsiTheme="minorHAnsi" w:cstheme="minorBidi"/>
                <w:color w:val="000000" w:themeColor="text1" w:themeShade="80"/>
                <w:sz w:val="20"/>
                <w:lang w:eastAsia="ja-JP"/>
              </w:rPr>
            </w:rPrChange>
          </w:rPr>
          <w:delText xml:space="preserve">All other switches have been set to stp priority 16384 so that they are just becoming master if </w:delText>
        </w:r>
        <w:r w:rsidR="004C05F1" w:rsidRPr="007E7FC7" w:rsidDel="00266374">
          <w:rPr>
            <w:rFonts w:asciiTheme="minorHAnsi" w:eastAsiaTheme="minorHAnsi" w:hAnsiTheme="minorHAnsi" w:cstheme="minorBidi"/>
            <w:color w:val="000000" w:themeColor="text1" w:themeShade="80"/>
            <w:sz w:val="20"/>
            <w:highlight w:val="yellow"/>
            <w:lang w:val="de-AT" w:eastAsia="ja-JP"/>
            <w:rPrChange w:id="2023" w:author="Christopher Kemeter" w:date="2023-11-13T19:52:00Z">
              <w:rPr>
                <w:rFonts w:asciiTheme="minorHAnsi" w:eastAsiaTheme="minorHAnsi" w:hAnsiTheme="minorHAnsi" w:cstheme="minorBidi"/>
                <w:color w:val="000000" w:themeColor="text1" w:themeShade="80"/>
                <w:sz w:val="20"/>
                <w:lang w:eastAsia="ja-JP"/>
              </w:rPr>
            </w:rPrChange>
          </w:rPr>
          <w:delText>the</w:delText>
        </w:r>
        <w:r w:rsidRPr="007E7FC7" w:rsidDel="00266374">
          <w:rPr>
            <w:rFonts w:asciiTheme="minorHAnsi" w:eastAsiaTheme="minorHAnsi" w:hAnsiTheme="minorHAnsi" w:cstheme="minorBidi"/>
            <w:color w:val="000000" w:themeColor="text1" w:themeShade="80"/>
            <w:sz w:val="20"/>
            <w:highlight w:val="yellow"/>
            <w:lang w:val="de-AT" w:eastAsia="ja-JP"/>
            <w:rPrChange w:id="2024" w:author="Christopher Kemeter" w:date="2023-11-13T19:52:00Z">
              <w:rPr>
                <w:rFonts w:asciiTheme="minorHAnsi" w:eastAsiaTheme="minorHAnsi" w:hAnsiTheme="minorHAnsi" w:cstheme="minorBidi"/>
                <w:color w:val="000000" w:themeColor="text1" w:themeShade="80"/>
                <w:sz w:val="20"/>
                <w:lang w:eastAsia="ja-JP"/>
              </w:rPr>
            </w:rPrChange>
          </w:rPr>
          <w:delText xml:space="preserve"> CCU switch </w:delText>
        </w:r>
        <w:r w:rsidR="004C05F1" w:rsidRPr="007E7FC7" w:rsidDel="00266374">
          <w:rPr>
            <w:rFonts w:asciiTheme="minorHAnsi" w:eastAsiaTheme="minorHAnsi" w:hAnsiTheme="minorHAnsi" w:cstheme="minorBidi"/>
            <w:color w:val="000000" w:themeColor="text1" w:themeShade="80"/>
            <w:sz w:val="20"/>
            <w:highlight w:val="yellow"/>
            <w:lang w:val="de-AT" w:eastAsia="ja-JP"/>
            <w:rPrChange w:id="2025" w:author="Christopher Kemeter" w:date="2023-11-13T19:52:00Z">
              <w:rPr>
                <w:rFonts w:asciiTheme="minorHAnsi" w:eastAsiaTheme="minorHAnsi" w:hAnsiTheme="minorHAnsi" w:cstheme="minorBidi"/>
                <w:color w:val="000000" w:themeColor="text1" w:themeShade="80"/>
                <w:sz w:val="20"/>
                <w:lang w:eastAsia="ja-JP"/>
              </w:rPr>
            </w:rPrChange>
          </w:rPr>
          <w:delText>fails</w:delText>
        </w:r>
        <w:r w:rsidRPr="007E7FC7" w:rsidDel="00266374">
          <w:rPr>
            <w:rFonts w:asciiTheme="minorHAnsi" w:eastAsiaTheme="minorHAnsi" w:hAnsiTheme="minorHAnsi" w:cstheme="minorBidi"/>
            <w:color w:val="000000" w:themeColor="text1" w:themeShade="80"/>
            <w:sz w:val="20"/>
            <w:highlight w:val="yellow"/>
            <w:lang w:val="de-AT" w:eastAsia="ja-JP"/>
            <w:rPrChange w:id="2026" w:author="Christopher Kemeter" w:date="2023-11-13T19:52:00Z">
              <w:rPr>
                <w:rFonts w:asciiTheme="minorHAnsi" w:eastAsiaTheme="minorHAnsi" w:hAnsiTheme="minorHAnsi" w:cstheme="minorBidi"/>
                <w:color w:val="000000" w:themeColor="text1" w:themeShade="80"/>
                <w:sz w:val="20"/>
                <w:lang w:eastAsia="ja-JP"/>
              </w:rPr>
            </w:rPrChange>
          </w:rPr>
          <w:delText xml:space="preserve"> In that case the MAC address of the remaining switches itself are determining who becomes the STP master switch.</w:delText>
        </w:r>
      </w:del>
    </w:p>
    <w:p w14:paraId="0828F780" w14:textId="117530AD" w:rsidR="000331C7" w:rsidRPr="007E7FC7" w:rsidDel="00266374" w:rsidRDefault="000331C7" w:rsidP="000331C7">
      <w:pPr>
        <w:rPr>
          <w:del w:id="2027" w:author="Abbas Rizvi" w:date="2023-05-11T16:13:00Z"/>
          <w:rFonts w:asciiTheme="minorHAnsi" w:eastAsiaTheme="minorHAnsi" w:hAnsiTheme="minorHAnsi" w:cstheme="minorBidi"/>
          <w:color w:val="000000" w:themeColor="text1" w:themeShade="80"/>
          <w:sz w:val="20"/>
          <w:highlight w:val="yellow"/>
          <w:lang w:val="de-AT" w:eastAsia="ja-JP"/>
          <w:rPrChange w:id="2028" w:author="Christopher Kemeter" w:date="2023-11-13T19:52:00Z">
            <w:rPr>
              <w:del w:id="2029" w:author="Abbas Rizvi" w:date="2023-05-11T16:13:00Z"/>
              <w:rFonts w:asciiTheme="minorHAnsi" w:eastAsiaTheme="minorHAnsi" w:hAnsiTheme="minorHAnsi" w:cstheme="minorBidi"/>
              <w:color w:val="000000" w:themeColor="text1" w:themeShade="80"/>
              <w:sz w:val="20"/>
              <w:lang w:eastAsia="ja-JP"/>
            </w:rPr>
          </w:rPrChange>
        </w:rPr>
      </w:pPr>
      <w:del w:id="2030" w:author="Abbas Rizvi" w:date="2023-05-11T16:13:00Z">
        <w:r w:rsidRPr="007E7FC7" w:rsidDel="00266374">
          <w:rPr>
            <w:rFonts w:asciiTheme="minorHAnsi" w:eastAsiaTheme="minorHAnsi" w:hAnsiTheme="minorHAnsi" w:cstheme="minorBidi"/>
            <w:color w:val="000000" w:themeColor="text1" w:themeShade="80"/>
            <w:sz w:val="20"/>
            <w:highlight w:val="yellow"/>
            <w:lang w:val="de-AT" w:eastAsia="ja-JP"/>
            <w:rPrChange w:id="2031" w:author="Christopher Kemeter" w:date="2023-11-13T19:52:00Z">
              <w:rPr>
                <w:rFonts w:asciiTheme="minorHAnsi" w:eastAsiaTheme="minorHAnsi" w:hAnsiTheme="minorHAnsi" w:cstheme="minorBidi"/>
                <w:color w:val="000000" w:themeColor="text1" w:themeShade="80"/>
                <w:sz w:val="20"/>
                <w:lang w:eastAsia="ja-JP"/>
              </w:rPr>
            </w:rPrChange>
          </w:rPr>
          <w:delText>For the master coach that contains CCU1 , stp priority = 0</w:delText>
        </w:r>
        <w:r w:rsidRPr="007E7FC7" w:rsidDel="00266374">
          <w:rPr>
            <w:rFonts w:asciiTheme="minorHAnsi" w:eastAsiaTheme="minorHAnsi" w:hAnsiTheme="minorHAnsi" w:cstheme="minorBidi"/>
            <w:color w:val="000000" w:themeColor="text1" w:themeShade="80"/>
            <w:sz w:val="20"/>
            <w:highlight w:val="yellow"/>
            <w:lang w:val="de-AT" w:eastAsia="ja-JP"/>
            <w:rPrChange w:id="2032" w:author="Christopher Kemeter" w:date="2023-11-13T19:52:00Z">
              <w:rPr>
                <w:rFonts w:asciiTheme="minorHAnsi" w:eastAsiaTheme="minorHAnsi" w:hAnsiTheme="minorHAnsi" w:cstheme="minorBidi"/>
                <w:color w:val="000000" w:themeColor="text1" w:themeShade="80"/>
                <w:sz w:val="20"/>
                <w:lang w:eastAsia="ja-JP"/>
              </w:rPr>
            </w:rPrChange>
          </w:rPr>
          <w:br/>
          <w:delText>For all other coaches , stp priority = 16384 (in case the switches in the master coach fail, the next master switch is the one with the lowest MAC address)</w:delText>
        </w:r>
      </w:del>
    </w:p>
    <w:p w14:paraId="26AB9C27" w14:textId="44A359F5" w:rsidR="000331C7" w:rsidRPr="007E7FC7" w:rsidDel="00266374" w:rsidRDefault="000331C7" w:rsidP="000331C7">
      <w:pPr>
        <w:rPr>
          <w:del w:id="2033" w:author="Abbas Rizvi" w:date="2023-05-11T16:13:00Z"/>
          <w:rFonts w:asciiTheme="minorHAnsi" w:eastAsiaTheme="minorHAnsi" w:hAnsiTheme="minorHAnsi" w:cstheme="minorBidi"/>
          <w:color w:val="000000" w:themeColor="text1" w:themeShade="80"/>
          <w:sz w:val="20"/>
          <w:highlight w:val="yellow"/>
          <w:lang w:val="de-AT" w:eastAsia="ja-JP"/>
          <w:rPrChange w:id="2034" w:author="Christopher Kemeter" w:date="2023-11-13T19:52:00Z">
            <w:rPr>
              <w:del w:id="2035" w:author="Abbas Rizvi" w:date="2023-05-11T16:13:00Z"/>
              <w:rFonts w:asciiTheme="minorHAnsi" w:eastAsiaTheme="minorHAnsi" w:hAnsiTheme="minorHAnsi" w:cstheme="minorBidi"/>
              <w:color w:val="000000" w:themeColor="text1" w:themeShade="80"/>
              <w:sz w:val="20"/>
              <w:lang w:eastAsia="ja-JP"/>
            </w:rPr>
          </w:rPrChange>
        </w:rPr>
      </w:pPr>
      <w:del w:id="2036" w:author="Abbas Rizvi" w:date="2023-05-11T16:13:00Z">
        <w:r w:rsidRPr="007E7FC7" w:rsidDel="00266374">
          <w:rPr>
            <w:rFonts w:asciiTheme="minorHAnsi" w:eastAsiaTheme="minorHAnsi" w:hAnsiTheme="minorHAnsi" w:cstheme="minorBidi"/>
            <w:color w:val="000000" w:themeColor="text1" w:themeShade="80"/>
            <w:sz w:val="20"/>
            <w:highlight w:val="yellow"/>
            <w:lang w:val="de-AT" w:eastAsia="ja-JP"/>
            <w:rPrChange w:id="2037" w:author="Christopher Kemeter" w:date="2023-11-13T19:52:00Z">
              <w:rPr>
                <w:rFonts w:asciiTheme="minorHAnsi" w:eastAsiaTheme="minorHAnsi" w:hAnsiTheme="minorHAnsi" w:cstheme="minorBidi"/>
                <w:color w:val="000000" w:themeColor="text1" w:themeShade="80"/>
                <w:sz w:val="20"/>
                <w:lang w:eastAsia="ja-JP"/>
              </w:rPr>
            </w:rPrChange>
          </w:rPr>
          <w:delText xml:space="preserve">Client facing ports are configured using “spanning-tree edge” mode option so that the time to go into forward mode is faster. </w:delText>
        </w:r>
      </w:del>
    </w:p>
    <w:p w14:paraId="209255EB" w14:textId="38C717B3" w:rsidR="000331C7" w:rsidRPr="007E7FC7" w:rsidDel="00266374" w:rsidRDefault="000331C7" w:rsidP="000331C7">
      <w:pPr>
        <w:rPr>
          <w:del w:id="2038" w:author="Abbas Rizvi" w:date="2023-05-11T16:13:00Z"/>
          <w:rFonts w:asciiTheme="minorHAnsi" w:eastAsiaTheme="minorHAnsi" w:hAnsiTheme="minorHAnsi" w:cstheme="minorBidi"/>
          <w:color w:val="000000" w:themeColor="text1" w:themeShade="80"/>
          <w:sz w:val="20"/>
          <w:highlight w:val="yellow"/>
          <w:lang w:val="de-AT" w:eastAsia="ja-JP"/>
          <w:rPrChange w:id="2039" w:author="Christopher Kemeter" w:date="2023-11-13T19:52:00Z">
            <w:rPr>
              <w:del w:id="2040" w:author="Abbas Rizvi" w:date="2023-05-11T16:13:00Z"/>
              <w:rFonts w:asciiTheme="minorHAnsi" w:eastAsiaTheme="minorHAnsi" w:hAnsiTheme="minorHAnsi" w:cstheme="minorBidi"/>
              <w:color w:val="000000" w:themeColor="text1" w:themeShade="80"/>
              <w:sz w:val="20"/>
              <w:lang w:eastAsia="ja-JP"/>
            </w:rPr>
          </w:rPrChange>
        </w:rPr>
      </w:pPr>
      <w:del w:id="2041" w:author="Abbas Rizvi" w:date="2023-05-11T16:13:00Z">
        <w:r w:rsidRPr="007E7FC7" w:rsidDel="00266374">
          <w:rPr>
            <w:rFonts w:asciiTheme="minorHAnsi" w:eastAsiaTheme="minorHAnsi" w:hAnsiTheme="minorHAnsi" w:cstheme="minorBidi"/>
            <w:color w:val="000000" w:themeColor="text1" w:themeShade="80"/>
            <w:sz w:val="20"/>
            <w:highlight w:val="yellow"/>
            <w:lang w:val="de-AT" w:eastAsia="ja-JP"/>
            <w:rPrChange w:id="2042" w:author="Christopher Kemeter" w:date="2023-11-13T19:52:00Z">
              <w:rPr>
                <w:rFonts w:asciiTheme="minorHAnsi" w:eastAsiaTheme="minorHAnsi" w:hAnsiTheme="minorHAnsi" w:cstheme="minorBidi"/>
                <w:color w:val="000000" w:themeColor="text1" w:themeShade="80"/>
                <w:sz w:val="20"/>
                <w:lang w:eastAsia="ja-JP"/>
              </w:rPr>
            </w:rPrChange>
          </w:rPr>
          <w:delText xml:space="preserve">Edge ports immediately transition to the forwarding state without passing through the blocking or learning state at linkup.  </w:delText>
        </w:r>
      </w:del>
    </w:p>
    <w:p w14:paraId="1FF12A41" w14:textId="5400F8E2" w:rsidR="000331C7" w:rsidRPr="007E7FC7" w:rsidDel="00266374" w:rsidRDefault="000331C7" w:rsidP="00DD0311">
      <w:pPr>
        <w:rPr>
          <w:del w:id="2043" w:author="Abbas Rizvi" w:date="2023-05-11T16:13:00Z"/>
          <w:rFonts w:asciiTheme="minorHAnsi" w:eastAsiaTheme="minorHAnsi" w:hAnsiTheme="minorHAnsi" w:cstheme="minorBidi"/>
          <w:color w:val="000000" w:themeColor="text1" w:themeShade="80"/>
          <w:sz w:val="20"/>
          <w:lang w:val="de-AT" w:eastAsia="ja-JP"/>
          <w:rPrChange w:id="2044" w:author="Christopher Kemeter" w:date="2023-11-13T19:52:00Z">
            <w:rPr>
              <w:del w:id="2045" w:author="Abbas Rizvi" w:date="2023-05-11T16:13:00Z"/>
              <w:rFonts w:asciiTheme="minorHAnsi" w:eastAsiaTheme="minorHAnsi" w:hAnsiTheme="minorHAnsi" w:cstheme="minorBidi"/>
              <w:color w:val="000000" w:themeColor="text1" w:themeShade="80"/>
              <w:sz w:val="20"/>
              <w:lang w:eastAsia="ja-JP"/>
            </w:rPr>
          </w:rPrChange>
        </w:rPr>
      </w:pPr>
      <w:del w:id="2046" w:author="Abbas Rizvi" w:date="2023-05-11T16:13:00Z">
        <w:r w:rsidRPr="007E7FC7" w:rsidDel="00266374">
          <w:rPr>
            <w:rFonts w:asciiTheme="minorHAnsi" w:eastAsiaTheme="minorHAnsi" w:hAnsiTheme="minorHAnsi" w:cstheme="minorBidi"/>
            <w:color w:val="000000" w:themeColor="text1" w:themeShade="80"/>
            <w:sz w:val="20"/>
            <w:highlight w:val="yellow"/>
            <w:lang w:val="de-AT" w:eastAsia="ja-JP"/>
            <w:rPrChange w:id="2047" w:author="Christopher Kemeter" w:date="2023-11-13T19:52:00Z">
              <w:rPr>
                <w:rFonts w:asciiTheme="minorHAnsi" w:eastAsiaTheme="minorHAnsi" w:hAnsiTheme="minorHAnsi" w:cstheme="minorBidi"/>
                <w:color w:val="000000" w:themeColor="text1" w:themeShade="80"/>
                <w:sz w:val="20"/>
                <w:lang w:eastAsia="ja-JP"/>
              </w:rPr>
            </w:rPrChange>
          </w:rPr>
          <w:delText xml:space="preserve">In case the trunk ports of the switches fail, power off relay or coldbypass is provided on the first two </w:delText>
        </w:r>
        <w:r w:rsidR="00812251" w:rsidRPr="007E7FC7" w:rsidDel="00266374">
          <w:rPr>
            <w:rFonts w:asciiTheme="minorHAnsi" w:eastAsiaTheme="minorHAnsi" w:hAnsiTheme="minorHAnsi" w:cstheme="minorBidi"/>
            <w:color w:val="000000" w:themeColor="text1" w:themeShade="80"/>
            <w:sz w:val="20"/>
            <w:highlight w:val="yellow"/>
            <w:lang w:val="de-AT" w:eastAsia="ja-JP"/>
            <w:rPrChange w:id="2048" w:author="Christopher Kemeter" w:date="2023-11-13T19:52:00Z">
              <w:rPr>
                <w:rFonts w:asciiTheme="minorHAnsi" w:eastAsiaTheme="minorHAnsi" w:hAnsiTheme="minorHAnsi" w:cstheme="minorBidi"/>
                <w:color w:val="000000" w:themeColor="text1" w:themeShade="80"/>
                <w:sz w:val="20"/>
                <w:lang w:eastAsia="ja-JP"/>
              </w:rPr>
            </w:rPrChange>
          </w:rPr>
          <w:delText xml:space="preserve">pairs </w:delText>
        </w:r>
      </w:del>
      <w:del w:id="2049" w:author="Abbas Rizvi" w:date="2023-03-29T23:01:00Z">
        <w:r w:rsidR="00812251" w:rsidRPr="007E7FC7" w:rsidDel="00FE796C">
          <w:rPr>
            <w:rFonts w:asciiTheme="minorHAnsi" w:eastAsiaTheme="minorHAnsi" w:hAnsiTheme="minorHAnsi" w:cstheme="minorBidi"/>
            <w:color w:val="000000" w:themeColor="text1" w:themeShade="80"/>
            <w:sz w:val="20"/>
            <w:highlight w:val="yellow"/>
            <w:lang w:val="de-AT" w:eastAsia="ja-JP"/>
            <w:rPrChange w:id="2050" w:author="Christopher Kemeter" w:date="2023-11-13T19:52:00Z">
              <w:rPr>
                <w:rFonts w:asciiTheme="minorHAnsi" w:eastAsiaTheme="minorHAnsi" w:hAnsiTheme="minorHAnsi" w:cstheme="minorBidi"/>
                <w:color w:val="000000" w:themeColor="text1" w:themeShade="80"/>
                <w:sz w:val="20"/>
                <w:lang w:eastAsia="ja-JP"/>
              </w:rPr>
            </w:rPrChange>
          </w:rPr>
          <w:delText>p</w:delText>
        </w:r>
      </w:del>
      <w:del w:id="2051" w:author="Abbas Rizvi" w:date="2023-05-11T16:13:00Z">
        <w:r w:rsidR="00812251" w:rsidRPr="007E7FC7" w:rsidDel="00266374">
          <w:rPr>
            <w:rFonts w:asciiTheme="minorHAnsi" w:eastAsiaTheme="minorHAnsi" w:hAnsiTheme="minorHAnsi" w:cstheme="minorBidi"/>
            <w:color w:val="000000" w:themeColor="text1" w:themeShade="80"/>
            <w:sz w:val="20"/>
            <w:highlight w:val="yellow"/>
            <w:lang w:val="de-AT" w:eastAsia="ja-JP"/>
            <w:rPrChange w:id="2052" w:author="Christopher Kemeter" w:date="2023-11-13T19:52:00Z">
              <w:rPr>
                <w:rFonts w:asciiTheme="minorHAnsi" w:eastAsiaTheme="minorHAnsi" w:hAnsiTheme="minorHAnsi" w:cstheme="minorBidi"/>
                <w:color w:val="000000" w:themeColor="text1" w:themeShade="80"/>
                <w:sz w:val="20"/>
                <w:lang w:eastAsia="ja-JP"/>
              </w:rPr>
            </w:rPrChange>
          </w:rPr>
          <w:delText xml:space="preserve">f </w:delText>
        </w:r>
        <w:r w:rsidRPr="007E7FC7" w:rsidDel="00266374">
          <w:rPr>
            <w:rFonts w:asciiTheme="minorHAnsi" w:eastAsiaTheme="minorHAnsi" w:hAnsiTheme="minorHAnsi" w:cstheme="minorBidi"/>
            <w:color w:val="000000" w:themeColor="text1" w:themeShade="80"/>
            <w:sz w:val="20"/>
            <w:highlight w:val="yellow"/>
            <w:lang w:val="de-AT" w:eastAsia="ja-JP"/>
            <w:rPrChange w:id="2053" w:author="Christopher Kemeter" w:date="2023-11-13T19:52:00Z">
              <w:rPr>
                <w:rFonts w:asciiTheme="minorHAnsi" w:eastAsiaTheme="minorHAnsi" w:hAnsiTheme="minorHAnsi" w:cstheme="minorBidi"/>
                <w:color w:val="000000" w:themeColor="text1" w:themeShade="80"/>
                <w:sz w:val="20"/>
                <w:lang w:eastAsia="ja-JP"/>
              </w:rPr>
            </w:rPrChange>
          </w:rPr>
          <w:delText>ports of the switch.</w:delText>
        </w:r>
      </w:del>
    </w:p>
    <w:p w14:paraId="43094DAA" w14:textId="2461C823" w:rsidR="0079569D" w:rsidRPr="007E7FC7" w:rsidDel="00266374" w:rsidRDefault="0079569D" w:rsidP="000331C7">
      <w:pPr>
        <w:rPr>
          <w:ins w:id="2054" w:author="Abbas" w:date="2023-05-04T15:44:00Z"/>
          <w:del w:id="2055" w:author="Abbas Rizvi" w:date="2023-05-11T16:13:00Z"/>
          <w:rFonts w:asciiTheme="minorHAnsi" w:eastAsiaTheme="minorHAnsi" w:hAnsiTheme="minorHAnsi" w:cstheme="minorBidi"/>
          <w:color w:val="000000" w:themeColor="text1" w:themeShade="80"/>
          <w:sz w:val="20"/>
          <w:lang w:val="de-AT" w:eastAsia="ja-JP"/>
          <w:rPrChange w:id="2056" w:author="Christopher Kemeter" w:date="2023-11-13T19:52:00Z">
            <w:rPr>
              <w:ins w:id="2057" w:author="Abbas" w:date="2023-05-04T15:44:00Z"/>
              <w:del w:id="2058" w:author="Abbas Rizvi" w:date="2023-05-11T16:13:00Z"/>
              <w:rFonts w:asciiTheme="minorHAnsi" w:eastAsiaTheme="minorHAnsi" w:hAnsiTheme="minorHAnsi" w:cstheme="minorBidi"/>
              <w:color w:val="000000" w:themeColor="text1" w:themeShade="80"/>
              <w:sz w:val="20"/>
              <w:lang w:eastAsia="ja-JP"/>
            </w:rPr>
          </w:rPrChange>
        </w:rPr>
      </w:pPr>
    </w:p>
    <w:p w14:paraId="5CA9818F" w14:textId="4477FE5B" w:rsidR="00777CDA" w:rsidRPr="007E7FC7" w:rsidDel="00967E94" w:rsidRDefault="00B56D47" w:rsidP="000331C7">
      <w:pPr>
        <w:rPr>
          <w:del w:id="2059" w:author="Abbas Rizvi" w:date="2023-05-11T16:18:00Z"/>
          <w:rFonts w:asciiTheme="minorHAnsi" w:eastAsiaTheme="minorHAnsi" w:hAnsiTheme="minorHAnsi" w:cstheme="minorBidi"/>
          <w:color w:val="000000" w:themeColor="text1" w:themeShade="80"/>
          <w:sz w:val="20"/>
          <w:lang w:val="de-AT" w:eastAsia="ja-JP"/>
          <w:rPrChange w:id="2060" w:author="Christopher Kemeter" w:date="2023-11-13T19:52:00Z">
            <w:rPr>
              <w:del w:id="2061" w:author="Abbas Rizvi" w:date="2023-05-11T16:18:00Z"/>
              <w:rFonts w:asciiTheme="minorHAnsi" w:eastAsiaTheme="minorHAnsi" w:hAnsiTheme="minorHAnsi" w:cstheme="minorBidi"/>
              <w:color w:val="000000" w:themeColor="text1" w:themeShade="80"/>
              <w:sz w:val="20"/>
              <w:lang w:eastAsia="ja-JP"/>
            </w:rPr>
          </w:rPrChange>
        </w:rPr>
      </w:pPr>
      <w:ins w:id="2062" w:author="Abbas" w:date="2023-05-04T15:44:00Z">
        <w:del w:id="2063" w:author="Abbas Rizvi" w:date="2023-05-11T16:18:00Z">
          <w:r w:rsidRPr="007E7FC7" w:rsidDel="00967E94">
            <w:rPr>
              <w:rFonts w:asciiTheme="minorHAnsi" w:eastAsiaTheme="minorHAnsi" w:hAnsiTheme="minorHAnsi" w:cstheme="minorBidi"/>
              <w:color w:val="000000" w:themeColor="text1" w:themeShade="80"/>
              <w:sz w:val="20"/>
              <w:lang w:val="de-AT" w:eastAsia="ja-JP"/>
              <w:rPrChange w:id="2064" w:author="Christopher Kemeter" w:date="2023-11-13T19:52:00Z">
                <w:rPr>
                  <w:rFonts w:asciiTheme="minorHAnsi" w:eastAsiaTheme="minorHAnsi" w:hAnsiTheme="minorHAnsi" w:cstheme="minorBidi"/>
                  <w:color w:val="000000" w:themeColor="text1" w:themeShade="80"/>
                  <w:sz w:val="20"/>
                  <w:lang w:eastAsia="ja-JP"/>
                </w:rPr>
              </w:rPrChange>
            </w:rPr>
            <w:delText xml:space="preserve">Third party network design which includes IP Schema and switch </w:delText>
          </w:r>
        </w:del>
      </w:ins>
      <w:ins w:id="2065" w:author="Abbas" w:date="2023-05-04T15:45:00Z">
        <w:del w:id="2066" w:author="Abbas Rizvi" w:date="2023-05-11T16:18:00Z">
          <w:r w:rsidRPr="007E7FC7" w:rsidDel="00967E94">
            <w:rPr>
              <w:rFonts w:asciiTheme="minorHAnsi" w:eastAsiaTheme="minorHAnsi" w:hAnsiTheme="minorHAnsi" w:cstheme="minorBidi"/>
              <w:color w:val="000000" w:themeColor="text1" w:themeShade="80"/>
              <w:sz w:val="20"/>
              <w:lang w:val="de-AT" w:eastAsia="ja-JP"/>
              <w:rPrChange w:id="2067" w:author="Christopher Kemeter" w:date="2023-11-13T19:52:00Z">
                <w:rPr>
                  <w:rFonts w:asciiTheme="minorHAnsi" w:eastAsiaTheme="minorHAnsi" w:hAnsiTheme="minorHAnsi" w:cstheme="minorBidi"/>
                  <w:color w:val="000000" w:themeColor="text1" w:themeShade="80"/>
                  <w:sz w:val="20"/>
                  <w:lang w:eastAsia="ja-JP"/>
                </w:rPr>
              </w:rPrChange>
            </w:rPr>
            <w:delText>port allocation</w:delText>
          </w:r>
          <w:r w:rsidR="007956E7" w:rsidRPr="007E7FC7" w:rsidDel="00967E94">
            <w:rPr>
              <w:rFonts w:asciiTheme="minorHAnsi" w:eastAsiaTheme="minorHAnsi" w:hAnsiTheme="minorHAnsi" w:cstheme="minorBidi"/>
              <w:color w:val="000000" w:themeColor="text1" w:themeShade="80"/>
              <w:sz w:val="20"/>
              <w:lang w:val="de-AT" w:eastAsia="ja-JP"/>
              <w:rPrChange w:id="2068" w:author="Christopher Kemeter" w:date="2023-11-13T19:52:00Z">
                <w:rPr>
                  <w:rFonts w:asciiTheme="minorHAnsi" w:eastAsiaTheme="minorHAnsi" w:hAnsiTheme="minorHAnsi" w:cstheme="minorBidi"/>
                  <w:color w:val="000000" w:themeColor="text1" w:themeShade="80"/>
                  <w:sz w:val="20"/>
                  <w:lang w:eastAsia="ja-JP"/>
                </w:rPr>
              </w:rPrChange>
            </w:rPr>
            <w:delText xml:space="preserve"> is part of the network </w:delText>
          </w:r>
        </w:del>
      </w:ins>
    </w:p>
    <w:p w14:paraId="355EBE4F" w14:textId="4A65B75C" w:rsidR="00777CDA" w:rsidRPr="007E7FC7" w:rsidDel="00967E94" w:rsidRDefault="00777CDA" w:rsidP="000331C7">
      <w:pPr>
        <w:rPr>
          <w:del w:id="2069" w:author="Abbas Rizvi" w:date="2023-05-11T16:18:00Z"/>
          <w:rFonts w:asciiTheme="minorHAnsi" w:eastAsiaTheme="minorHAnsi" w:hAnsiTheme="minorHAnsi" w:cstheme="minorBidi"/>
          <w:color w:val="000000" w:themeColor="text1" w:themeShade="80"/>
          <w:sz w:val="20"/>
          <w:lang w:val="de-AT" w:eastAsia="ja-JP"/>
          <w:rPrChange w:id="2070" w:author="Christopher Kemeter" w:date="2023-11-13T19:52:00Z">
            <w:rPr>
              <w:del w:id="2071" w:author="Abbas Rizvi" w:date="2023-05-11T16:18:00Z"/>
              <w:rFonts w:asciiTheme="minorHAnsi" w:eastAsiaTheme="minorHAnsi" w:hAnsiTheme="minorHAnsi" w:cstheme="minorBidi"/>
              <w:color w:val="000000" w:themeColor="text1" w:themeShade="80"/>
              <w:sz w:val="20"/>
              <w:lang w:eastAsia="ja-JP"/>
            </w:rPr>
          </w:rPrChange>
        </w:rPr>
      </w:pPr>
    </w:p>
    <w:p w14:paraId="2EAE547D" w14:textId="3B381725" w:rsidR="0040692C" w:rsidRPr="007E7FC7" w:rsidDel="00967E94" w:rsidRDefault="0040692C" w:rsidP="00DD0311">
      <w:pPr>
        <w:rPr>
          <w:del w:id="2072" w:author="Abbas Rizvi" w:date="2023-05-11T16:18:00Z"/>
          <w:highlight w:val="yellow"/>
          <w:lang w:val="de-AT" w:eastAsia="ja-JP" w:bidi="th-TH"/>
          <w:rPrChange w:id="2073" w:author="Christopher Kemeter" w:date="2023-11-13T19:52:00Z">
            <w:rPr>
              <w:del w:id="2074" w:author="Abbas Rizvi" w:date="2023-05-11T16:18:00Z"/>
              <w:highlight w:val="yellow"/>
              <w:lang w:eastAsia="ja-JP" w:bidi="th-TH"/>
            </w:rPr>
          </w:rPrChange>
        </w:rPr>
      </w:pPr>
    </w:p>
    <w:p w14:paraId="37DA29B4" w14:textId="31D167CC" w:rsidR="00777CDA" w:rsidRPr="007E7FC7" w:rsidDel="00967E94" w:rsidRDefault="00777CDA" w:rsidP="00DD0311">
      <w:pPr>
        <w:rPr>
          <w:del w:id="2075" w:author="Abbas Rizvi" w:date="2023-05-11T16:18:00Z"/>
          <w:highlight w:val="yellow"/>
          <w:lang w:val="de-AT" w:eastAsia="ja-JP" w:bidi="th-TH"/>
          <w:rPrChange w:id="2076" w:author="Christopher Kemeter" w:date="2023-11-13T19:52:00Z">
            <w:rPr>
              <w:del w:id="2077" w:author="Abbas Rizvi" w:date="2023-05-11T16:18:00Z"/>
              <w:highlight w:val="yellow"/>
              <w:lang w:eastAsia="ja-JP" w:bidi="th-TH"/>
            </w:rPr>
          </w:rPrChange>
        </w:rPr>
      </w:pPr>
    </w:p>
    <w:p w14:paraId="62B0C9A4" w14:textId="77777777" w:rsidR="00777CDA" w:rsidRPr="007E7FC7" w:rsidRDefault="00777CDA" w:rsidP="00DD0311">
      <w:pPr>
        <w:rPr>
          <w:highlight w:val="yellow"/>
          <w:lang w:val="de-AT" w:eastAsia="ja-JP" w:bidi="th-TH"/>
          <w:rPrChange w:id="2078" w:author="Christopher Kemeter" w:date="2023-11-13T19:52:00Z">
            <w:rPr>
              <w:highlight w:val="yellow"/>
              <w:lang w:eastAsia="ja-JP" w:bidi="th-TH"/>
            </w:rPr>
          </w:rPrChange>
        </w:rPr>
      </w:pPr>
    </w:p>
    <w:p w14:paraId="7E893F5E" w14:textId="592981C5" w:rsidR="00777CDA" w:rsidRPr="00186EBA" w:rsidRDefault="00A6537C" w:rsidP="00BC79DE">
      <w:pPr>
        <w:pStyle w:val="Heading3"/>
        <w:rPr>
          <w:lang w:eastAsia="ja-JP"/>
        </w:rPr>
      </w:pPr>
      <w:bookmarkStart w:id="2079" w:name="_Toc150800017"/>
      <w:r w:rsidRPr="00186EBA">
        <w:rPr>
          <w:lang w:eastAsia="ja-JP"/>
        </w:rPr>
        <w:t xml:space="preserve">VLAN </w:t>
      </w:r>
      <w:r w:rsidR="00BC79DE" w:rsidRPr="00186EBA">
        <w:rPr>
          <w:lang w:eastAsia="ja-JP"/>
        </w:rPr>
        <w:t>Setup</w:t>
      </w:r>
      <w:bookmarkEnd w:id="2079"/>
    </w:p>
    <w:p w14:paraId="0D6183DE" w14:textId="77777777" w:rsidR="007E7FC7" w:rsidRDefault="00186EBA" w:rsidP="007E7FC7">
      <w:pPr>
        <w:rPr>
          <w:ins w:id="2080" w:author="Christopher Kemeter" w:date="2023-11-13T19:52:00Z"/>
          <w:rFonts w:asciiTheme="minorHAnsi" w:eastAsiaTheme="minorEastAsia" w:hAnsiTheme="minorHAnsi" w:cstheme="minorBidi"/>
          <w:color w:val="000000" w:themeColor="text1"/>
          <w:sz w:val="20"/>
          <w:lang w:val="de-AT" w:eastAsia="ja-JP"/>
        </w:rPr>
      </w:pPr>
      <w:del w:id="2081" w:author="Christopher Kemeter" w:date="2023-11-13T19:52:00Z">
        <w:r w:rsidRPr="007E7FC7" w:rsidDel="007E7FC7">
          <w:rPr>
            <w:rFonts w:asciiTheme="minorHAnsi" w:eastAsiaTheme="minorEastAsia" w:hAnsiTheme="minorHAnsi" w:cstheme="minorBidi"/>
            <w:color w:val="000000" w:themeColor="text1"/>
            <w:sz w:val="20"/>
            <w:lang w:val="de-AT" w:eastAsia="ja-JP"/>
            <w:rPrChange w:id="2082" w:author="Christopher Kemeter" w:date="2023-11-13T19:52:00Z">
              <w:rPr>
                <w:rFonts w:asciiTheme="minorHAnsi" w:eastAsiaTheme="minorEastAsia" w:hAnsiTheme="minorHAnsi" w:cstheme="minorBidi"/>
                <w:color w:val="000000" w:themeColor="text1"/>
                <w:sz w:val="20"/>
                <w:lang w:eastAsia="ja-JP"/>
              </w:rPr>
            </w:rPrChange>
          </w:rPr>
          <w:delText>For</w:delText>
        </w:r>
      </w:del>
      <w:ins w:id="2083" w:author="Christopher Kemeter" w:date="2023-11-13T19:52:00Z">
        <w:r w:rsidR="007E7FC7" w:rsidRPr="007E7FC7">
          <w:rPr>
            <w:rFonts w:asciiTheme="minorHAnsi" w:eastAsiaTheme="minorEastAsia" w:hAnsiTheme="minorHAnsi" w:cstheme="minorBidi"/>
            <w:color w:val="000000" w:themeColor="text1"/>
            <w:sz w:val="20"/>
            <w:lang w:val="de-AT" w:eastAsia="ja-JP"/>
            <w:rPrChange w:id="2084" w:author="Christopher Kemeter" w:date="2023-11-13T19:52:00Z">
              <w:rPr>
                <w:rFonts w:asciiTheme="minorHAnsi" w:eastAsiaTheme="minorEastAsia" w:hAnsiTheme="minorHAnsi" w:cstheme="minorBidi"/>
                <w:color w:val="000000" w:themeColor="text1"/>
                <w:sz w:val="20"/>
                <w:lang w:eastAsia="ja-JP"/>
              </w:rPr>
            </w:rPrChange>
          </w:rPr>
          <w:t xml:space="preserve">Für die Trennung der Kommunikation zwischen all diesen Subsystemen, die mit dem Backbone-Netzwerk verbunden sind, werden VLANs auf jedem Switch konfiguriert. Die Konfiguration, der Betrieb und die Wartung dieser Switches werden von Nomad durchgeführt, jedoch definiert Stadler die erforderlichen VLANs und andere notwendige Konfigurationen für die Switches (switch-spezifische DHCP-Konfigurationen, Radius-Service-Konfiguration für Service-Ports) für seine gelieferten Komponenten. </w:t>
        </w:r>
      </w:ins>
    </w:p>
    <w:p w14:paraId="4D2019C2" w14:textId="208AF18D" w:rsidR="00186EBA" w:rsidRPr="007E7FC7" w:rsidDel="007E7FC7" w:rsidRDefault="007E7FC7">
      <w:pPr>
        <w:rPr>
          <w:del w:id="2085" w:author="Christopher Kemeter" w:date="2023-11-13T19:52:00Z"/>
          <w:rFonts w:asciiTheme="minorHAnsi" w:eastAsiaTheme="minorEastAsia" w:hAnsiTheme="minorHAnsi" w:cstheme="minorBidi"/>
          <w:color w:val="000000" w:themeColor="text1" w:themeShade="80"/>
          <w:sz w:val="20"/>
          <w:lang w:val="de-AT" w:eastAsia="ja-JP"/>
          <w:rPrChange w:id="2086" w:author="Christopher Kemeter" w:date="2023-11-13T19:52:00Z">
            <w:rPr>
              <w:del w:id="2087" w:author="Christopher Kemeter" w:date="2023-11-13T19:52:00Z"/>
              <w:rFonts w:asciiTheme="minorHAnsi" w:eastAsiaTheme="minorEastAsia" w:hAnsiTheme="minorHAnsi" w:cstheme="minorBidi"/>
              <w:color w:val="000000" w:themeColor="text1" w:themeShade="80"/>
              <w:sz w:val="20"/>
              <w:lang w:eastAsia="ja-JP"/>
            </w:rPr>
          </w:rPrChange>
        </w:rPr>
      </w:pPr>
      <w:ins w:id="2088" w:author="Christopher Kemeter" w:date="2023-11-13T19:52:00Z">
        <w:r w:rsidRPr="007E7FC7">
          <w:rPr>
            <w:rFonts w:asciiTheme="minorHAnsi" w:eastAsiaTheme="minorEastAsia" w:hAnsiTheme="minorHAnsi" w:cstheme="minorBidi"/>
            <w:color w:val="000000" w:themeColor="text1"/>
            <w:sz w:val="20"/>
            <w:lang w:val="de-AT" w:eastAsia="ja-JP"/>
            <w:rPrChange w:id="2089" w:author="Christopher Kemeter" w:date="2023-11-13T19:52:00Z">
              <w:rPr>
                <w:rFonts w:asciiTheme="minorHAnsi" w:eastAsiaTheme="minorEastAsia" w:hAnsiTheme="minorHAnsi" w:cstheme="minorBidi"/>
                <w:color w:val="000000" w:themeColor="text1"/>
                <w:sz w:val="20"/>
                <w:lang w:eastAsia="ja-JP"/>
              </w:rPr>
            </w:rPrChange>
          </w:rPr>
          <w:t>Die folgende Netzwerkbeschreibung wurde von der ÖBB bereitgestellt:</w:t>
        </w:r>
      </w:ins>
      <w:del w:id="2090" w:author="Christopher Kemeter" w:date="2023-11-13T19:52:00Z">
        <w:r w:rsidR="00186EBA" w:rsidRPr="007E7FC7" w:rsidDel="007E7FC7">
          <w:rPr>
            <w:rFonts w:asciiTheme="minorHAnsi" w:eastAsiaTheme="minorEastAsia" w:hAnsiTheme="minorHAnsi" w:cstheme="minorBidi"/>
            <w:color w:val="000000" w:themeColor="text1"/>
            <w:sz w:val="20"/>
            <w:lang w:val="de-AT" w:eastAsia="ja-JP"/>
            <w:rPrChange w:id="2091" w:author="Christopher Kemeter" w:date="2023-11-13T19:52:00Z">
              <w:rPr>
                <w:rFonts w:asciiTheme="minorHAnsi" w:eastAsiaTheme="minorEastAsia" w:hAnsiTheme="minorHAnsi" w:cstheme="minorBidi"/>
                <w:color w:val="000000" w:themeColor="text1"/>
                <w:sz w:val="20"/>
                <w:lang w:eastAsia="ja-JP"/>
              </w:rPr>
            </w:rPrChange>
          </w:rPr>
          <w:delText xml:space="preserve"> the separation of the communication between all </w:delText>
        </w:r>
      </w:del>
      <w:ins w:id="2092" w:author="Syed Naqvi" w:date="2023-05-15T13:55:00Z">
        <w:del w:id="2093" w:author="Christopher Kemeter" w:date="2023-11-13T19:52:00Z">
          <w:r w:rsidR="713C6164" w:rsidRPr="007E7FC7" w:rsidDel="007E7FC7">
            <w:rPr>
              <w:rFonts w:asciiTheme="minorHAnsi" w:eastAsiaTheme="minorEastAsia" w:hAnsiTheme="minorHAnsi" w:cstheme="minorBidi"/>
              <w:color w:val="000000" w:themeColor="text1"/>
              <w:sz w:val="20"/>
              <w:lang w:val="de-AT" w:eastAsia="ja-JP"/>
              <w:rPrChange w:id="2094" w:author="Christopher Kemeter" w:date="2023-11-13T19:52:00Z">
                <w:rPr>
                  <w:rFonts w:asciiTheme="minorHAnsi" w:eastAsiaTheme="minorEastAsia" w:hAnsiTheme="minorHAnsi" w:cstheme="minorBidi"/>
                  <w:color w:val="000000" w:themeColor="text1"/>
                  <w:sz w:val="20"/>
                  <w:lang w:eastAsia="ja-JP"/>
                </w:rPr>
              </w:rPrChange>
            </w:rPr>
            <w:delText xml:space="preserve">of </w:delText>
          </w:r>
        </w:del>
      </w:ins>
      <w:del w:id="2095" w:author="Christopher Kemeter" w:date="2023-11-13T19:52:00Z">
        <w:r w:rsidR="00186EBA" w:rsidRPr="007E7FC7" w:rsidDel="007E7FC7">
          <w:rPr>
            <w:rFonts w:asciiTheme="minorHAnsi" w:eastAsiaTheme="minorEastAsia" w:hAnsiTheme="minorHAnsi" w:cstheme="minorBidi"/>
            <w:color w:val="000000" w:themeColor="text1"/>
            <w:sz w:val="20"/>
            <w:lang w:val="de-AT" w:eastAsia="ja-JP"/>
            <w:rPrChange w:id="2096" w:author="Christopher Kemeter" w:date="2023-11-13T19:52:00Z">
              <w:rPr>
                <w:rFonts w:asciiTheme="minorHAnsi" w:eastAsiaTheme="minorEastAsia" w:hAnsiTheme="minorHAnsi" w:cstheme="minorBidi"/>
                <w:color w:val="000000" w:themeColor="text1"/>
                <w:sz w:val="20"/>
                <w:lang w:eastAsia="ja-JP"/>
              </w:rPr>
            </w:rPrChange>
          </w:rPr>
          <w:delText xml:space="preserve">these sub systems connected to the backbone network, vlans will be configured on each switch. The configuration, operation and maintenance of these switches is done by Nomad however </w:delText>
        </w:r>
        <w:r w:rsidR="005A4CC8" w:rsidRPr="007E7FC7" w:rsidDel="007E7FC7">
          <w:rPr>
            <w:rFonts w:asciiTheme="minorHAnsi" w:eastAsiaTheme="minorEastAsia" w:hAnsiTheme="minorHAnsi" w:cstheme="minorBidi"/>
            <w:color w:val="000000" w:themeColor="text1"/>
            <w:sz w:val="20"/>
            <w:lang w:val="de-AT" w:eastAsia="ja-JP"/>
            <w:rPrChange w:id="2097" w:author="Christopher Kemeter" w:date="2023-11-13T19:52:00Z">
              <w:rPr>
                <w:rFonts w:asciiTheme="minorHAnsi" w:eastAsiaTheme="minorEastAsia" w:hAnsiTheme="minorHAnsi" w:cstheme="minorBidi"/>
                <w:color w:val="000000" w:themeColor="text1"/>
                <w:sz w:val="20"/>
                <w:lang w:eastAsia="ja-JP"/>
              </w:rPr>
            </w:rPrChange>
          </w:rPr>
          <w:delText>Stadler</w:delText>
        </w:r>
        <w:r w:rsidR="00186EBA" w:rsidRPr="007E7FC7" w:rsidDel="007E7FC7">
          <w:rPr>
            <w:rFonts w:asciiTheme="minorHAnsi" w:eastAsiaTheme="minorEastAsia" w:hAnsiTheme="minorHAnsi" w:cstheme="minorBidi"/>
            <w:color w:val="000000" w:themeColor="text1"/>
            <w:sz w:val="20"/>
            <w:lang w:val="de-AT" w:eastAsia="ja-JP"/>
            <w:rPrChange w:id="2098" w:author="Christopher Kemeter" w:date="2023-11-13T19:52:00Z">
              <w:rPr>
                <w:rFonts w:asciiTheme="minorHAnsi" w:eastAsiaTheme="minorEastAsia" w:hAnsiTheme="minorHAnsi" w:cstheme="minorBidi"/>
                <w:color w:val="000000" w:themeColor="text1"/>
                <w:sz w:val="20"/>
                <w:lang w:eastAsia="ja-JP"/>
              </w:rPr>
            </w:rPrChange>
          </w:rPr>
          <w:delText xml:space="preserve"> defines the required VLANs, </w:delText>
        </w:r>
        <w:commentRangeStart w:id="2099"/>
        <w:commentRangeStart w:id="2100"/>
        <w:r w:rsidR="00186EBA" w:rsidRPr="007E7FC7" w:rsidDel="007E7FC7">
          <w:rPr>
            <w:rFonts w:asciiTheme="minorHAnsi" w:eastAsiaTheme="minorEastAsia" w:hAnsiTheme="minorHAnsi" w:cstheme="minorBidi"/>
            <w:color w:val="000000" w:themeColor="text1"/>
            <w:sz w:val="20"/>
            <w:lang w:val="de-AT" w:eastAsia="ja-JP"/>
            <w:rPrChange w:id="2101" w:author="Christopher Kemeter" w:date="2023-11-13T19:52:00Z">
              <w:rPr>
                <w:rFonts w:asciiTheme="minorHAnsi" w:eastAsiaTheme="minorEastAsia" w:hAnsiTheme="minorHAnsi" w:cstheme="minorBidi"/>
                <w:color w:val="000000" w:themeColor="text1"/>
                <w:sz w:val="20"/>
                <w:lang w:eastAsia="ja-JP"/>
              </w:rPr>
            </w:rPrChange>
          </w:rPr>
          <w:delText>their required properties (QoE, QoS)</w:delText>
        </w:r>
        <w:commentRangeEnd w:id="2099"/>
        <w:r w:rsidR="00186EBA" w:rsidRPr="007E7FC7" w:rsidDel="007E7FC7">
          <w:rPr>
            <w:rStyle w:val="CommentReference"/>
            <w:rFonts w:asciiTheme="minorHAnsi" w:eastAsiaTheme="minorEastAsia" w:hAnsiTheme="minorHAnsi" w:cstheme="minorBidi"/>
            <w:color w:val="000000" w:themeColor="text1"/>
            <w:sz w:val="20"/>
            <w:szCs w:val="20"/>
            <w:lang w:val="de-AT" w:eastAsia="ja-JP"/>
            <w:rPrChange w:id="2102" w:author="Christopher Kemeter" w:date="2023-11-13T19:52:00Z">
              <w:rPr>
                <w:rStyle w:val="CommentReference"/>
                <w:rFonts w:asciiTheme="minorHAnsi" w:eastAsiaTheme="minorEastAsia" w:hAnsiTheme="minorHAnsi" w:cstheme="minorBidi"/>
                <w:color w:val="000000" w:themeColor="text1"/>
                <w:sz w:val="20"/>
                <w:szCs w:val="20"/>
                <w:lang w:eastAsia="ja-JP"/>
              </w:rPr>
            </w:rPrChange>
          </w:rPr>
          <w:commentReference w:id="2099"/>
        </w:r>
        <w:commentRangeEnd w:id="2100"/>
        <w:r w:rsidR="00CA484C" w:rsidRPr="007E7FC7" w:rsidDel="007E7FC7">
          <w:rPr>
            <w:rStyle w:val="CommentReference"/>
            <w:rFonts w:asciiTheme="minorHAnsi" w:eastAsiaTheme="minorEastAsia" w:hAnsiTheme="minorHAnsi" w:cstheme="minorBidi"/>
            <w:color w:val="000000" w:themeColor="text1"/>
            <w:sz w:val="20"/>
            <w:szCs w:val="20"/>
            <w:lang w:val="de-AT" w:eastAsia="ja-JP"/>
            <w:rPrChange w:id="2103" w:author="Christopher Kemeter" w:date="2023-11-13T19:52:00Z">
              <w:rPr>
                <w:rStyle w:val="CommentReference"/>
                <w:rFonts w:asciiTheme="minorHAnsi" w:eastAsiaTheme="minorEastAsia" w:hAnsiTheme="minorHAnsi" w:cstheme="minorBidi"/>
                <w:color w:val="000000" w:themeColor="text1"/>
                <w:sz w:val="20"/>
                <w:szCs w:val="20"/>
                <w:lang w:eastAsia="ja-JP"/>
              </w:rPr>
            </w:rPrChange>
          </w:rPr>
          <w:commentReference w:id="2100"/>
        </w:r>
        <w:r w:rsidR="00186EBA" w:rsidRPr="007E7FC7" w:rsidDel="007E7FC7">
          <w:rPr>
            <w:rFonts w:asciiTheme="minorHAnsi" w:eastAsiaTheme="minorEastAsia" w:hAnsiTheme="minorHAnsi" w:cstheme="minorBidi"/>
            <w:color w:val="000000" w:themeColor="text1"/>
            <w:sz w:val="20"/>
            <w:lang w:val="de-AT" w:eastAsia="ja-JP"/>
            <w:rPrChange w:id="2104" w:author="Christopher Kemeter" w:date="2023-11-13T19:52:00Z">
              <w:rPr>
                <w:rFonts w:asciiTheme="minorHAnsi" w:eastAsiaTheme="minorEastAsia" w:hAnsiTheme="minorHAnsi" w:cstheme="minorBidi"/>
                <w:color w:val="000000" w:themeColor="text1"/>
                <w:sz w:val="20"/>
                <w:lang w:eastAsia="ja-JP"/>
              </w:rPr>
            </w:rPrChange>
          </w:rPr>
          <w:delText xml:space="preserve"> and other necessary configurations for the switches (switch-specific DHCP configurations, radius service configuration for service ports) for its delivered components.</w:delText>
        </w:r>
      </w:del>
    </w:p>
    <w:p w14:paraId="4E0C66B1" w14:textId="36AA11A7" w:rsidR="0047761D" w:rsidRPr="00E47100" w:rsidDel="007E7FC7" w:rsidRDefault="0047761D">
      <w:pPr>
        <w:rPr>
          <w:ins w:id="2105" w:author="Abbas Rizvi" w:date="2023-05-11T16:19:00Z"/>
          <w:del w:id="2106" w:author="Christopher Kemeter" w:date="2023-11-13T19:52:00Z"/>
          <w:rFonts w:asciiTheme="minorHAnsi" w:eastAsiaTheme="minorHAnsi" w:hAnsiTheme="minorHAnsi" w:cstheme="minorBidi"/>
          <w:color w:val="000000" w:themeColor="text1" w:themeShade="80"/>
          <w:sz w:val="20"/>
          <w:lang w:val="de-AT" w:eastAsia="ja-JP"/>
          <w:rPrChange w:id="2107" w:author="Abbas Rizvi" w:date="2024-04-24T14:54:00Z">
            <w:rPr>
              <w:ins w:id="2108" w:author="Abbas Rizvi" w:date="2023-05-11T16:19:00Z"/>
              <w:del w:id="2109" w:author="Christopher Kemeter" w:date="2023-11-13T19:52:00Z"/>
              <w:rFonts w:asciiTheme="minorHAnsi" w:eastAsiaTheme="minorHAnsi" w:hAnsiTheme="minorHAnsi" w:cstheme="minorBidi"/>
              <w:color w:val="000000" w:themeColor="text1" w:themeShade="80"/>
              <w:sz w:val="20"/>
              <w:lang w:eastAsia="ja-JP"/>
            </w:rPr>
          </w:rPrChange>
        </w:rPr>
      </w:pPr>
    </w:p>
    <w:p w14:paraId="6388F46D" w14:textId="7BE4D440" w:rsidR="00186EBA" w:rsidRPr="00E47100" w:rsidDel="007E7FC7" w:rsidRDefault="00186EBA">
      <w:pPr>
        <w:rPr>
          <w:del w:id="2110" w:author="Christopher Kemeter" w:date="2023-11-13T19:52:00Z"/>
          <w:rFonts w:asciiTheme="minorHAnsi" w:eastAsiaTheme="minorHAnsi" w:hAnsiTheme="minorHAnsi" w:cstheme="minorBidi"/>
          <w:color w:val="000000" w:themeColor="text1" w:themeShade="80"/>
          <w:sz w:val="20"/>
          <w:lang w:val="de-AT" w:eastAsia="ja-JP"/>
          <w:rPrChange w:id="2111" w:author="Abbas Rizvi" w:date="2024-04-24T14:54:00Z">
            <w:rPr>
              <w:del w:id="2112" w:author="Christopher Kemeter" w:date="2023-11-13T19:52:00Z"/>
              <w:rFonts w:asciiTheme="minorHAnsi" w:eastAsiaTheme="minorHAnsi" w:hAnsiTheme="minorHAnsi" w:cstheme="minorBidi"/>
              <w:color w:val="000000" w:themeColor="text1" w:themeShade="80"/>
              <w:sz w:val="20"/>
              <w:lang w:eastAsia="ja-JP"/>
            </w:rPr>
          </w:rPrChange>
        </w:rPr>
      </w:pPr>
      <w:del w:id="2113" w:author="Christopher Kemeter" w:date="2023-11-13T19:52:00Z">
        <w:r w:rsidRPr="00E47100" w:rsidDel="007E7FC7">
          <w:rPr>
            <w:rFonts w:asciiTheme="minorHAnsi" w:eastAsiaTheme="minorHAnsi" w:hAnsiTheme="minorHAnsi" w:cstheme="minorBidi"/>
            <w:color w:val="000000" w:themeColor="text1" w:themeShade="80"/>
            <w:sz w:val="20"/>
            <w:lang w:val="de-AT" w:eastAsia="ja-JP"/>
            <w:rPrChange w:id="2114" w:author="Abbas Rizvi" w:date="2024-04-24T14:54:00Z">
              <w:rPr>
                <w:rFonts w:asciiTheme="minorHAnsi" w:eastAsiaTheme="minorHAnsi" w:hAnsiTheme="minorHAnsi" w:cstheme="minorBidi"/>
                <w:color w:val="000000" w:themeColor="text1" w:themeShade="80"/>
                <w:sz w:val="20"/>
                <w:lang w:eastAsia="ja-JP"/>
              </w:rPr>
            </w:rPrChange>
          </w:rPr>
          <w:delText xml:space="preserve">How the switch configuration from </w:delText>
        </w:r>
        <w:r w:rsidR="005A4CC8" w:rsidRPr="00E47100" w:rsidDel="007E7FC7">
          <w:rPr>
            <w:rFonts w:asciiTheme="minorHAnsi" w:eastAsiaTheme="minorHAnsi" w:hAnsiTheme="minorHAnsi" w:cstheme="minorBidi"/>
            <w:color w:val="000000" w:themeColor="text1" w:themeShade="80"/>
            <w:sz w:val="20"/>
            <w:lang w:val="de-AT" w:eastAsia="ja-JP"/>
            <w:rPrChange w:id="2115" w:author="Abbas Rizvi" w:date="2024-04-24T14:54:00Z">
              <w:rPr>
                <w:rFonts w:asciiTheme="minorHAnsi" w:eastAsiaTheme="minorHAnsi" w:hAnsiTheme="minorHAnsi" w:cstheme="minorBidi"/>
                <w:color w:val="000000" w:themeColor="text1" w:themeShade="80"/>
                <w:sz w:val="20"/>
                <w:lang w:eastAsia="ja-JP"/>
              </w:rPr>
            </w:rPrChange>
          </w:rPr>
          <w:delText>Stadler</w:delText>
        </w:r>
        <w:r w:rsidRPr="00E47100" w:rsidDel="007E7FC7">
          <w:rPr>
            <w:rFonts w:asciiTheme="minorHAnsi" w:eastAsiaTheme="minorHAnsi" w:hAnsiTheme="minorHAnsi" w:cstheme="minorBidi"/>
            <w:color w:val="000000" w:themeColor="text1" w:themeShade="80"/>
            <w:sz w:val="20"/>
            <w:lang w:val="de-AT" w:eastAsia="ja-JP"/>
            <w:rPrChange w:id="2116" w:author="Abbas Rizvi" w:date="2024-04-24T14:54:00Z">
              <w:rPr>
                <w:rFonts w:asciiTheme="minorHAnsi" w:eastAsiaTheme="minorHAnsi" w:hAnsiTheme="minorHAnsi" w:cstheme="minorBidi"/>
                <w:color w:val="000000" w:themeColor="text1" w:themeShade="80"/>
                <w:sz w:val="20"/>
                <w:lang w:eastAsia="ja-JP"/>
              </w:rPr>
            </w:rPrChange>
          </w:rPr>
          <w:delText xml:space="preserve"> and Nomad are shared, merged and deployed can be found in the document “NDL-DEL-021-CFG-002_Configuration_Management_20220320”. </w:delText>
        </w:r>
      </w:del>
    </w:p>
    <w:p w14:paraId="22790225" w14:textId="4BB71F1A" w:rsidR="00B44FBC" w:rsidRPr="00E47100" w:rsidRDefault="000D5CFF" w:rsidP="007E7FC7">
      <w:pPr>
        <w:rPr>
          <w:ins w:id="2117" w:author="Abbas Rizvi" w:date="2023-11-14T14:51:00Z"/>
          <w:lang w:val="de-AT"/>
          <w:rPrChange w:id="2118" w:author="Abbas Rizvi" w:date="2024-04-24T14:56:00Z">
            <w:rPr>
              <w:ins w:id="2119" w:author="Abbas Rizvi" w:date="2023-11-14T14:51:00Z"/>
            </w:rPr>
          </w:rPrChange>
        </w:rPr>
      </w:pPr>
      <w:del w:id="2120" w:author="Christopher Kemeter" w:date="2023-11-13T19:52:00Z">
        <w:r w:rsidRPr="00354D08" w:rsidDel="007E7FC7">
          <w:rPr>
            <w:rFonts w:asciiTheme="minorHAnsi" w:eastAsiaTheme="minorHAnsi" w:hAnsiTheme="minorHAnsi" w:cstheme="minorBidi"/>
            <w:color w:val="000000" w:themeColor="text1" w:themeShade="80"/>
            <w:sz w:val="20"/>
            <w:lang w:val="de-AT" w:eastAsia="ja-JP"/>
            <w:rPrChange w:id="2121" w:author="Abbas Rizvi" w:date="2023-11-14T14:50:00Z">
              <w:rPr>
                <w:rFonts w:asciiTheme="minorHAnsi" w:eastAsiaTheme="minorHAnsi" w:hAnsiTheme="minorHAnsi" w:cstheme="minorBidi"/>
                <w:color w:val="000000" w:themeColor="text1" w:themeShade="80"/>
                <w:sz w:val="20"/>
                <w:lang w:eastAsia="ja-JP"/>
              </w:rPr>
            </w:rPrChange>
          </w:rPr>
          <w:delText>The following network description has been provided by OEBB</w:delText>
        </w:r>
      </w:del>
      <w:del w:id="2122" w:author="Abbas Rizvi" w:date="2023-11-09T13:55:00Z">
        <w:r w:rsidRPr="00354D08" w:rsidDel="007A5CD1">
          <w:rPr>
            <w:rFonts w:asciiTheme="minorHAnsi" w:eastAsiaTheme="minorHAnsi" w:hAnsiTheme="minorHAnsi" w:cstheme="minorBidi"/>
            <w:color w:val="000000" w:themeColor="text1" w:themeShade="80"/>
            <w:sz w:val="20"/>
            <w:lang w:val="de-AT" w:eastAsia="ja-JP"/>
            <w:rPrChange w:id="2123" w:author="Abbas Rizvi" w:date="2023-11-14T14:50:00Z">
              <w:rPr>
                <w:rFonts w:asciiTheme="minorHAnsi" w:eastAsiaTheme="minorHAnsi" w:hAnsiTheme="minorHAnsi" w:cstheme="minorBidi"/>
                <w:color w:val="000000" w:themeColor="text1" w:themeShade="80"/>
                <w:sz w:val="20"/>
                <w:lang w:eastAsia="ja-JP"/>
              </w:rPr>
            </w:rPrChange>
          </w:rPr>
          <w:delText xml:space="preserve"> </w:delText>
        </w:r>
        <w:r w:rsidR="00AB1461" w:rsidRPr="00354D08" w:rsidDel="007A5CD1">
          <w:rPr>
            <w:rFonts w:asciiTheme="minorHAnsi" w:eastAsiaTheme="minorHAnsi" w:hAnsiTheme="minorHAnsi" w:cstheme="minorBidi"/>
            <w:color w:val="000000" w:themeColor="text1" w:themeShade="80"/>
            <w:sz w:val="20"/>
            <w:lang w:val="de-AT" w:eastAsia="ja-JP"/>
            <w:rPrChange w:id="2124" w:author="Abbas Rizvi" w:date="2023-11-14T14:50:00Z">
              <w:rPr>
                <w:rFonts w:asciiTheme="minorHAnsi" w:eastAsiaTheme="minorHAnsi" w:hAnsiTheme="minorHAnsi" w:cstheme="minorBidi"/>
                <w:color w:val="000000" w:themeColor="text1" w:themeShade="80"/>
                <w:sz w:val="20"/>
                <w:lang w:eastAsia="ja-JP"/>
              </w:rPr>
            </w:rPrChange>
          </w:rPr>
          <w:delText>in the</w:delText>
        </w:r>
      </w:del>
      <w:r w:rsidR="00AB1461" w:rsidRPr="00354D08">
        <w:rPr>
          <w:rFonts w:asciiTheme="minorHAnsi" w:eastAsiaTheme="minorHAnsi" w:hAnsiTheme="minorHAnsi" w:cstheme="minorBidi"/>
          <w:color w:val="000000" w:themeColor="text1" w:themeShade="80"/>
          <w:sz w:val="20"/>
          <w:lang w:val="de-AT" w:eastAsia="ja-JP"/>
          <w:rPrChange w:id="2125" w:author="Abbas Rizvi" w:date="2023-11-14T14:50:00Z">
            <w:rPr>
              <w:rFonts w:asciiTheme="minorHAnsi" w:eastAsiaTheme="minorHAnsi" w:hAnsiTheme="minorHAnsi" w:cstheme="minorBidi"/>
              <w:color w:val="000000" w:themeColor="text1" w:themeShade="80"/>
              <w:sz w:val="20"/>
              <w:lang w:eastAsia="ja-JP"/>
            </w:rPr>
          </w:rPrChange>
        </w:rPr>
        <w:t xml:space="preserve"> </w:t>
      </w:r>
      <w:ins w:id="2126" w:author="Abbas Rizvi" w:date="2023-11-09T13:55:00Z">
        <w:r w:rsidR="007A5CD1">
          <w:fldChar w:fldCharType="begin"/>
        </w:r>
        <w:r w:rsidR="007A5CD1" w:rsidRPr="00354D08">
          <w:rPr>
            <w:lang w:val="de-AT"/>
            <w:rPrChange w:id="2127" w:author="Abbas Rizvi" w:date="2023-11-14T14:50:00Z">
              <w:rPr/>
            </w:rPrChange>
          </w:rPr>
          <w:instrText>HYPERLINK "https://nomadrail.sharepoint.com/:x:/s/projects/ob01/EWBRszbZ7tdDi8Vb9aLx_C0BWdm3glA5kkHKQAZXJD96hQ?e=KEqQM2"</w:instrText>
        </w:r>
        <w:r w:rsidR="007A5CD1">
          <w:fldChar w:fldCharType="separate"/>
        </w:r>
        <w:r w:rsidR="007A5CD1" w:rsidRPr="00354D08">
          <w:rPr>
            <w:rStyle w:val="Hyperlink"/>
            <w:lang w:val="de-AT"/>
            <w:rPrChange w:id="2128" w:author="Abbas Rizvi" w:date="2023-11-14T14:50:00Z">
              <w:rPr>
                <w:rStyle w:val="Hyperlink"/>
              </w:rPr>
            </w:rPrChange>
          </w:rPr>
          <w:t>Dosto_Neu_Netzwerk Planung V0.2_23-10-24.xlsx</w:t>
        </w:r>
        <w:r w:rsidR="007A5CD1">
          <w:fldChar w:fldCharType="end"/>
        </w:r>
      </w:ins>
      <w:del w:id="2129" w:author="Abbas Rizvi" w:date="2023-11-09T13:55:00Z">
        <w:r w:rsidR="00AB1461" w:rsidRPr="00354D08" w:rsidDel="007A5CD1">
          <w:rPr>
            <w:rFonts w:asciiTheme="minorHAnsi" w:eastAsiaTheme="minorHAnsi" w:hAnsiTheme="minorHAnsi" w:cstheme="minorBidi"/>
            <w:color w:val="000000" w:themeColor="text1" w:themeShade="80"/>
            <w:sz w:val="20"/>
            <w:lang w:val="de-AT" w:eastAsia="ja-JP"/>
            <w:rPrChange w:id="2130" w:author="Abbas Rizvi" w:date="2023-11-14T14:50:00Z">
              <w:rPr>
                <w:rFonts w:asciiTheme="minorHAnsi" w:eastAsiaTheme="minorHAnsi" w:hAnsiTheme="minorHAnsi" w:cstheme="minorBidi"/>
                <w:color w:val="000000" w:themeColor="text1" w:themeShade="80"/>
                <w:sz w:val="20"/>
                <w:lang w:eastAsia="ja-JP"/>
              </w:rPr>
            </w:rPrChange>
          </w:rPr>
          <w:delText>Netzwerk Planung V0.1</w:delText>
        </w:r>
        <w:r w:rsidR="002635E1" w:rsidRPr="00354D08" w:rsidDel="007A5CD1">
          <w:rPr>
            <w:rFonts w:asciiTheme="minorHAnsi" w:eastAsiaTheme="minorHAnsi" w:hAnsiTheme="minorHAnsi" w:cstheme="minorBidi"/>
            <w:color w:val="000000" w:themeColor="text1" w:themeShade="80"/>
            <w:sz w:val="20"/>
            <w:lang w:val="de-AT" w:eastAsia="ja-JP"/>
            <w:rPrChange w:id="2131" w:author="Abbas Rizvi" w:date="2023-11-14T14:50:00Z">
              <w:rPr>
                <w:rFonts w:asciiTheme="minorHAnsi" w:eastAsiaTheme="minorHAnsi" w:hAnsiTheme="minorHAnsi" w:cstheme="minorBidi"/>
                <w:color w:val="000000" w:themeColor="text1" w:themeShade="80"/>
                <w:sz w:val="20"/>
                <w:lang w:eastAsia="ja-JP"/>
              </w:rPr>
            </w:rPrChange>
          </w:rPr>
          <w:delText>.</w:delText>
        </w:r>
        <w:r w:rsidR="00AB1461" w:rsidRPr="00354D08" w:rsidDel="007A5CD1">
          <w:rPr>
            <w:rFonts w:asciiTheme="minorHAnsi" w:eastAsiaTheme="minorHAnsi" w:hAnsiTheme="minorHAnsi" w:cstheme="minorBidi"/>
            <w:color w:val="000000" w:themeColor="text1" w:themeShade="80"/>
            <w:sz w:val="20"/>
            <w:lang w:val="de-AT" w:eastAsia="ja-JP"/>
            <w:rPrChange w:id="2132" w:author="Abbas Rizvi" w:date="2023-11-14T14:50:00Z">
              <w:rPr>
                <w:rFonts w:asciiTheme="minorHAnsi" w:eastAsiaTheme="minorHAnsi" w:hAnsiTheme="minorHAnsi" w:cstheme="minorBidi"/>
                <w:color w:val="000000" w:themeColor="text1" w:themeShade="80"/>
                <w:sz w:val="20"/>
                <w:lang w:eastAsia="ja-JP"/>
              </w:rPr>
            </w:rPrChange>
          </w:rPr>
          <w:delText xml:space="preserve">xls file however this will be reviewed in the </w:delText>
        </w:r>
        <w:r w:rsidR="0068433B" w:rsidRPr="00354D08" w:rsidDel="007A5CD1">
          <w:rPr>
            <w:rFonts w:asciiTheme="minorHAnsi" w:eastAsiaTheme="minorHAnsi" w:hAnsiTheme="minorHAnsi" w:cstheme="minorBidi"/>
            <w:color w:val="000000" w:themeColor="text1" w:themeShade="80"/>
            <w:sz w:val="20"/>
            <w:lang w:val="de-AT" w:eastAsia="ja-JP"/>
            <w:rPrChange w:id="2133" w:author="Abbas Rizvi" w:date="2023-11-14T14:50:00Z">
              <w:rPr>
                <w:rFonts w:asciiTheme="minorHAnsi" w:eastAsiaTheme="minorHAnsi" w:hAnsiTheme="minorHAnsi" w:cstheme="minorBidi"/>
                <w:color w:val="000000" w:themeColor="text1" w:themeShade="80"/>
                <w:sz w:val="20"/>
                <w:lang w:eastAsia="ja-JP"/>
              </w:rPr>
            </w:rPrChange>
          </w:rPr>
          <w:delText>DDR</w:delText>
        </w:r>
        <w:r w:rsidR="00AB1461" w:rsidRPr="00354D08" w:rsidDel="007A5CD1">
          <w:rPr>
            <w:rFonts w:asciiTheme="minorHAnsi" w:eastAsiaTheme="minorHAnsi" w:hAnsiTheme="minorHAnsi" w:cstheme="minorBidi"/>
            <w:color w:val="000000" w:themeColor="text1" w:themeShade="80"/>
            <w:sz w:val="20"/>
            <w:lang w:val="de-AT" w:eastAsia="ja-JP"/>
            <w:rPrChange w:id="2134" w:author="Abbas Rizvi" w:date="2023-11-14T14:50:00Z">
              <w:rPr>
                <w:rFonts w:asciiTheme="minorHAnsi" w:eastAsiaTheme="minorHAnsi" w:hAnsiTheme="minorHAnsi" w:cstheme="minorBidi"/>
                <w:color w:val="000000" w:themeColor="text1" w:themeShade="80"/>
                <w:sz w:val="20"/>
                <w:lang w:eastAsia="ja-JP"/>
              </w:rPr>
            </w:rPrChange>
          </w:rPr>
          <w:delText xml:space="preserve"> phase of the project</w:delText>
        </w:r>
        <w:r w:rsidR="00F75CAF" w:rsidRPr="00354D08" w:rsidDel="007A5CD1">
          <w:rPr>
            <w:rFonts w:asciiTheme="minorHAnsi" w:eastAsiaTheme="minorHAnsi" w:hAnsiTheme="minorHAnsi" w:cstheme="minorBidi"/>
            <w:color w:val="000000" w:themeColor="text1" w:themeShade="80"/>
            <w:sz w:val="20"/>
            <w:lang w:val="de-AT" w:eastAsia="ja-JP"/>
            <w:rPrChange w:id="2135" w:author="Abbas Rizvi" w:date="2023-11-14T14:50:00Z">
              <w:rPr>
                <w:rFonts w:asciiTheme="minorHAnsi" w:eastAsiaTheme="minorHAnsi" w:hAnsiTheme="minorHAnsi" w:cstheme="minorBidi"/>
                <w:color w:val="000000" w:themeColor="text1" w:themeShade="80"/>
                <w:sz w:val="20"/>
                <w:lang w:eastAsia="ja-JP"/>
              </w:rPr>
            </w:rPrChange>
          </w:rPr>
          <w:delText xml:space="preserve"> t</w:delText>
        </w:r>
        <w:r w:rsidR="000730D6" w:rsidRPr="00354D08" w:rsidDel="007A5CD1">
          <w:rPr>
            <w:rFonts w:asciiTheme="minorHAnsi" w:eastAsiaTheme="minorHAnsi" w:hAnsiTheme="minorHAnsi" w:cstheme="minorBidi"/>
            <w:color w:val="000000" w:themeColor="text1" w:themeShade="80"/>
            <w:sz w:val="20"/>
            <w:lang w:val="de-AT" w:eastAsia="ja-JP"/>
            <w:rPrChange w:id="2136" w:author="Abbas Rizvi" w:date="2023-11-14T14:50:00Z">
              <w:rPr>
                <w:rFonts w:asciiTheme="minorHAnsi" w:eastAsiaTheme="minorHAnsi" w:hAnsiTheme="minorHAnsi" w:cstheme="minorBidi"/>
                <w:color w:val="000000" w:themeColor="text1" w:themeShade="80"/>
                <w:sz w:val="20"/>
                <w:lang w:eastAsia="ja-JP"/>
              </w:rPr>
            </w:rPrChange>
          </w:rPr>
          <w:delText>o confirm</w:delText>
        </w:r>
        <w:r w:rsidR="00F75CAF" w:rsidRPr="00354D08" w:rsidDel="007A5CD1">
          <w:rPr>
            <w:rFonts w:asciiTheme="minorHAnsi" w:eastAsiaTheme="minorHAnsi" w:hAnsiTheme="minorHAnsi" w:cstheme="minorBidi"/>
            <w:color w:val="000000" w:themeColor="text1" w:themeShade="80"/>
            <w:sz w:val="20"/>
            <w:lang w:val="de-AT" w:eastAsia="ja-JP"/>
            <w:rPrChange w:id="2137" w:author="Abbas Rizvi" w:date="2023-11-14T14:50:00Z">
              <w:rPr>
                <w:rFonts w:asciiTheme="minorHAnsi" w:eastAsiaTheme="minorHAnsi" w:hAnsiTheme="minorHAnsi" w:cstheme="minorBidi"/>
                <w:color w:val="000000" w:themeColor="text1" w:themeShade="80"/>
                <w:sz w:val="20"/>
                <w:lang w:eastAsia="ja-JP"/>
              </w:rPr>
            </w:rPrChange>
          </w:rPr>
          <w:delText xml:space="preserve"> all vlans </w:delText>
        </w:r>
        <w:r w:rsidR="0068433B" w:rsidRPr="00354D08" w:rsidDel="007A5CD1">
          <w:rPr>
            <w:rFonts w:asciiTheme="minorHAnsi" w:eastAsiaTheme="minorHAnsi" w:hAnsiTheme="minorHAnsi" w:cstheme="minorBidi"/>
            <w:color w:val="000000" w:themeColor="text1" w:themeShade="80"/>
            <w:sz w:val="20"/>
            <w:lang w:val="de-AT" w:eastAsia="ja-JP"/>
            <w:rPrChange w:id="2138" w:author="Abbas Rizvi" w:date="2023-11-14T14:50:00Z">
              <w:rPr>
                <w:rFonts w:asciiTheme="minorHAnsi" w:eastAsiaTheme="minorHAnsi" w:hAnsiTheme="minorHAnsi" w:cstheme="minorBidi"/>
                <w:color w:val="000000" w:themeColor="text1" w:themeShade="80"/>
                <w:sz w:val="20"/>
                <w:lang w:eastAsia="ja-JP"/>
              </w:rPr>
            </w:rPrChange>
          </w:rPr>
          <w:delText>and their details</w:delText>
        </w:r>
        <w:r w:rsidR="000730D6" w:rsidRPr="00354D08" w:rsidDel="007A5CD1">
          <w:rPr>
            <w:rFonts w:asciiTheme="minorHAnsi" w:eastAsiaTheme="minorHAnsi" w:hAnsiTheme="minorHAnsi" w:cstheme="minorBidi"/>
            <w:color w:val="000000" w:themeColor="text1" w:themeShade="80"/>
            <w:sz w:val="20"/>
            <w:lang w:val="de-AT" w:eastAsia="ja-JP"/>
            <w:rPrChange w:id="2139" w:author="Abbas Rizvi" w:date="2023-11-14T14:50:00Z">
              <w:rPr>
                <w:rFonts w:asciiTheme="minorHAnsi" w:eastAsiaTheme="minorHAnsi" w:hAnsiTheme="minorHAnsi" w:cstheme="minorBidi"/>
                <w:color w:val="000000" w:themeColor="text1" w:themeShade="80"/>
                <w:sz w:val="20"/>
                <w:lang w:eastAsia="ja-JP"/>
              </w:rPr>
            </w:rPrChange>
          </w:rPr>
          <w:delText xml:space="preserve"> are present</w:delText>
        </w:r>
        <w:r w:rsidR="0068433B" w:rsidRPr="00354D08" w:rsidDel="007A5CD1">
          <w:rPr>
            <w:rFonts w:asciiTheme="minorHAnsi" w:eastAsiaTheme="minorHAnsi" w:hAnsiTheme="minorHAnsi" w:cstheme="minorBidi"/>
            <w:color w:val="000000" w:themeColor="text1" w:themeShade="80"/>
            <w:sz w:val="20"/>
            <w:lang w:val="de-AT" w:eastAsia="ja-JP"/>
            <w:rPrChange w:id="2140" w:author="Abbas Rizvi" w:date="2023-11-14T14:50:00Z">
              <w:rPr>
                <w:rFonts w:asciiTheme="minorHAnsi" w:eastAsiaTheme="minorHAnsi" w:hAnsiTheme="minorHAnsi" w:cstheme="minorBidi"/>
                <w:color w:val="000000" w:themeColor="text1" w:themeShade="80"/>
                <w:sz w:val="20"/>
                <w:lang w:eastAsia="ja-JP"/>
              </w:rPr>
            </w:rPrChange>
          </w:rPr>
          <w:delText xml:space="preserve"> </w:delText>
        </w:r>
        <w:r w:rsidR="00AB1461" w:rsidRPr="00354D08" w:rsidDel="007A5CD1">
          <w:rPr>
            <w:rFonts w:asciiTheme="minorHAnsi" w:eastAsiaTheme="minorHAnsi" w:hAnsiTheme="minorHAnsi" w:cstheme="minorBidi"/>
            <w:color w:val="000000" w:themeColor="text1" w:themeShade="80"/>
            <w:sz w:val="20"/>
            <w:lang w:val="de-AT" w:eastAsia="ja-JP"/>
            <w:rPrChange w:id="2141" w:author="Abbas Rizvi" w:date="2023-11-14T14:50:00Z">
              <w:rPr>
                <w:rFonts w:asciiTheme="minorHAnsi" w:eastAsiaTheme="minorHAnsi" w:hAnsiTheme="minorHAnsi" w:cstheme="minorBidi"/>
                <w:color w:val="000000" w:themeColor="text1" w:themeShade="80"/>
                <w:sz w:val="20"/>
                <w:lang w:eastAsia="ja-JP"/>
              </w:rPr>
            </w:rPrChange>
          </w:rPr>
          <w:delText>:</w:delText>
        </w:r>
      </w:del>
    </w:p>
    <w:p w14:paraId="162BE306" w14:textId="62991EF6" w:rsidR="00981303" w:rsidRPr="00354D08" w:rsidRDefault="00981303" w:rsidP="007E7FC7">
      <w:pPr>
        <w:rPr>
          <w:rFonts w:asciiTheme="minorHAnsi" w:eastAsiaTheme="minorHAnsi" w:hAnsiTheme="minorHAnsi" w:cstheme="minorBidi"/>
          <w:color w:val="000000" w:themeColor="text1" w:themeShade="80"/>
          <w:sz w:val="20"/>
          <w:lang w:val="de-AT" w:eastAsia="ja-JP"/>
          <w:rPrChange w:id="2142" w:author="Abbas Rizvi" w:date="2023-11-14T14:50:00Z">
            <w:rPr>
              <w:rFonts w:asciiTheme="minorHAnsi" w:eastAsiaTheme="minorHAnsi" w:hAnsiTheme="minorHAnsi" w:cstheme="minorBidi"/>
              <w:color w:val="000000" w:themeColor="text1" w:themeShade="80"/>
              <w:sz w:val="20"/>
              <w:lang w:eastAsia="ja-JP"/>
            </w:rPr>
          </w:rPrChange>
        </w:rPr>
      </w:pPr>
      <w:ins w:id="2143" w:author="Abbas Rizvi" w:date="2023-11-14T14:51:00Z">
        <w:r w:rsidRPr="00981303">
          <w:rPr>
            <w:rFonts w:asciiTheme="minorHAnsi" w:eastAsiaTheme="minorHAnsi" w:hAnsiTheme="minorHAnsi" w:cstheme="minorBidi"/>
            <w:noProof/>
            <w:color w:val="000000" w:themeColor="text1" w:themeShade="80"/>
            <w:sz w:val="20"/>
            <w:lang w:val="de-AT" w:eastAsia="ja-JP"/>
          </w:rPr>
          <w:drawing>
            <wp:inline distT="0" distB="0" distL="0" distR="0" wp14:anchorId="2745B389" wp14:editId="6E514D30">
              <wp:extent cx="5940425" cy="2367915"/>
              <wp:effectExtent l="0" t="0" r="0" b="0"/>
              <wp:docPr id="785634752"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34752" name="Picture 1" descr="A close-up of a document&#10;&#10;Description automatically generated"/>
                      <pic:cNvPicPr/>
                    </pic:nvPicPr>
                    <pic:blipFill>
                      <a:blip r:embed="rId28"/>
                      <a:stretch>
                        <a:fillRect/>
                      </a:stretch>
                    </pic:blipFill>
                    <pic:spPr>
                      <a:xfrm>
                        <a:off x="0" y="0"/>
                        <a:ext cx="5940425" cy="2367915"/>
                      </a:xfrm>
                      <a:prstGeom prst="rect">
                        <a:avLst/>
                      </a:prstGeom>
                    </pic:spPr>
                  </pic:pic>
                </a:graphicData>
              </a:graphic>
            </wp:inline>
          </w:drawing>
        </w:r>
      </w:ins>
    </w:p>
    <w:p w14:paraId="5ED48B75" w14:textId="3E731C64" w:rsidR="004432ED" w:rsidRPr="00354D08" w:rsidDel="00E47100" w:rsidRDefault="004432ED" w:rsidP="50B1EB6E">
      <w:pPr>
        <w:rPr>
          <w:del w:id="2144" w:author="Abbas Rizvi" w:date="2024-04-24T14:56:00Z"/>
          <w:lang w:eastAsia="ja-JP" w:bidi="th-TH"/>
        </w:rPr>
      </w:pPr>
      <w:r w:rsidRPr="50B1EB6E">
        <w:rPr>
          <w:lang w:eastAsia="ja-JP" w:bidi="th-TH"/>
        </w:rPr>
        <w:br w:type="page"/>
      </w:r>
      <w:ins w:id="2145" w:author="Christopher Kemeter" w:date="2024-04-17T11:03:00Z">
        <w:del w:id="2146" w:author="Abbas Rizvi" w:date="2024-04-24T14:56:00Z">
          <w:r w:rsidR="3C358393" w:rsidRPr="50B1EB6E" w:rsidDel="00E47100">
            <w:rPr>
              <w:lang w:eastAsia="ja-JP" w:bidi="th-TH"/>
            </w:rPr>
            <w:delText>ind</w:delText>
          </w:r>
        </w:del>
      </w:ins>
    </w:p>
    <w:p w14:paraId="20ECD65A" w14:textId="77777777" w:rsidR="0090677B" w:rsidRPr="00354D08" w:rsidRDefault="0090677B" w:rsidP="00DD0311">
      <w:pPr>
        <w:rPr>
          <w:lang w:val="de-AT" w:eastAsia="ja-JP" w:bidi="th-TH"/>
          <w:rPrChange w:id="2147" w:author="Abbas Rizvi" w:date="2023-11-14T14:50:00Z">
            <w:rPr>
              <w:lang w:eastAsia="ja-JP" w:bidi="th-TH"/>
            </w:rPr>
          </w:rPrChange>
        </w:rPr>
        <w:sectPr w:rsidR="0090677B" w:rsidRPr="00354D08" w:rsidSect="00E303FD">
          <w:pgSz w:w="11907" w:h="16840" w:code="9"/>
          <w:pgMar w:top="1140" w:right="1140" w:bottom="720" w:left="1412" w:header="0" w:footer="544" w:gutter="0"/>
          <w:cols w:space="720"/>
          <w:titlePg/>
          <w:docGrid w:linePitch="272"/>
        </w:sectPr>
      </w:pPr>
    </w:p>
    <w:p w14:paraId="0D6070EF" w14:textId="12590382" w:rsidR="004432ED" w:rsidRPr="00354D08" w:rsidRDefault="004432ED" w:rsidP="00DD0311">
      <w:pPr>
        <w:rPr>
          <w:lang w:val="de-AT" w:eastAsia="ja-JP" w:bidi="th-TH"/>
          <w:rPrChange w:id="2148" w:author="Abbas Rizvi" w:date="2023-11-14T14:50:00Z">
            <w:rPr>
              <w:lang w:eastAsia="ja-JP" w:bidi="th-TH"/>
            </w:rPr>
          </w:rPrChange>
        </w:rPr>
      </w:pPr>
    </w:p>
    <w:p w14:paraId="1C674DF3" w14:textId="493DB343" w:rsidR="00CE0CAB" w:rsidRPr="000644E4" w:rsidDel="007E7FC7" w:rsidRDefault="00CE0CAB" w:rsidP="00DD0311">
      <w:pPr>
        <w:rPr>
          <w:del w:id="2149" w:author="Christopher Kemeter" w:date="2023-11-13T19:53:00Z"/>
          <w:lang w:eastAsia="ja-JP" w:bidi="th-TH"/>
        </w:rPr>
      </w:pPr>
      <w:bookmarkStart w:id="2150" w:name="_Toc150800018"/>
      <w:bookmarkEnd w:id="2150"/>
    </w:p>
    <w:p w14:paraId="4CA5205E" w14:textId="2F45640F" w:rsidR="00CE0CAB" w:rsidRPr="000644E4" w:rsidDel="007A5CD1" w:rsidRDefault="00CE0CAB" w:rsidP="00DD0311">
      <w:pPr>
        <w:rPr>
          <w:del w:id="2151" w:author="Abbas Rizvi" w:date="2023-11-09T13:55:00Z"/>
          <w:lang w:eastAsia="ja-JP" w:bidi="th-TH"/>
        </w:rPr>
      </w:pPr>
      <w:bookmarkStart w:id="2152" w:name="_Toc150800019"/>
      <w:bookmarkEnd w:id="2152"/>
    </w:p>
    <w:p w14:paraId="21ED9652" w14:textId="1F26DDC0" w:rsidR="00CE0CAB" w:rsidRPr="007C5F04" w:rsidDel="007A5CD1" w:rsidRDefault="000D5CFF" w:rsidP="00DD0311">
      <w:pPr>
        <w:rPr>
          <w:del w:id="2153" w:author="Abbas Rizvi" w:date="2023-11-09T13:55:00Z"/>
          <w:lang w:eastAsia="ja-JP" w:bidi="th-TH"/>
          <w:rPrChange w:id="2154" w:author="Abbas Rizvi" w:date="2023-11-09T13:55:00Z">
            <w:rPr>
              <w:del w:id="2155" w:author="Abbas Rizvi" w:date="2023-11-09T13:55:00Z"/>
              <w:lang w:val="de-AT" w:eastAsia="ja-JP" w:bidi="th-TH"/>
            </w:rPr>
          </w:rPrChange>
        </w:rPr>
        <w:sectPr w:rsidR="00CE0CAB" w:rsidRPr="007C5F04" w:rsidDel="007A5CD1" w:rsidSect="00E303FD">
          <w:pgSz w:w="16840" w:h="11907" w:orient="landscape" w:code="9"/>
          <w:pgMar w:top="1140" w:right="720" w:bottom="1412" w:left="1140" w:header="0" w:footer="544" w:gutter="0"/>
          <w:cols w:space="720"/>
          <w:titlePg/>
          <w:docGrid w:linePitch="272"/>
        </w:sectPr>
      </w:pPr>
      <w:del w:id="2156" w:author="Abbas Rizvi" w:date="2023-11-09T13:55:00Z">
        <w:r w:rsidRPr="000D5CFF" w:rsidDel="007A5CD1">
          <w:rPr>
            <w:noProof/>
            <w:lang w:val="de-AT" w:eastAsia="ja-JP" w:bidi="th-TH"/>
          </w:rPr>
          <w:drawing>
            <wp:inline distT="0" distB="0" distL="0" distR="0" wp14:anchorId="742EE326" wp14:editId="39D951F6">
              <wp:extent cx="8188657" cy="4901714"/>
              <wp:effectExtent l="0" t="0" r="0" b="0"/>
              <wp:docPr id="3813" name="Picture 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191683" cy="4903525"/>
                      </a:xfrm>
                      <a:prstGeom prst="rect">
                        <a:avLst/>
                      </a:prstGeom>
                    </pic:spPr>
                  </pic:pic>
                </a:graphicData>
              </a:graphic>
            </wp:inline>
          </w:drawing>
        </w:r>
        <w:bookmarkStart w:id="2157" w:name="_Toc150800020"/>
        <w:bookmarkEnd w:id="2157"/>
      </w:del>
    </w:p>
    <w:p w14:paraId="7307F7EC" w14:textId="3E18DCD1" w:rsidR="00425A53" w:rsidRPr="007C5F04" w:rsidDel="007E7FC7" w:rsidRDefault="00425A53" w:rsidP="00DD0311">
      <w:pPr>
        <w:rPr>
          <w:del w:id="2158" w:author="Christopher Kemeter" w:date="2023-11-13T19:53:00Z"/>
          <w:lang w:eastAsia="ja-JP" w:bidi="th-TH"/>
          <w:rPrChange w:id="2159" w:author="Abbas Rizvi" w:date="2023-11-09T13:55:00Z">
            <w:rPr>
              <w:del w:id="2160" w:author="Christopher Kemeter" w:date="2023-11-13T19:53:00Z"/>
              <w:lang w:val="de-AT" w:eastAsia="ja-JP" w:bidi="th-TH"/>
            </w:rPr>
          </w:rPrChange>
        </w:rPr>
      </w:pPr>
      <w:bookmarkStart w:id="2161" w:name="_Toc150800021"/>
      <w:bookmarkEnd w:id="2161"/>
    </w:p>
    <w:p w14:paraId="23D67040" w14:textId="241D7334" w:rsidR="00425A53" w:rsidDel="006078B6" w:rsidRDefault="00425A53" w:rsidP="00DD0311">
      <w:pPr>
        <w:rPr>
          <w:del w:id="2162" w:author="Abbas Rizvi" w:date="2023-05-11T16:20:00Z"/>
          <w:lang w:val="de-AT" w:eastAsia="ja-JP" w:bidi="th-TH"/>
        </w:rPr>
      </w:pPr>
      <w:bookmarkStart w:id="2163" w:name="_Toc135036986"/>
      <w:bookmarkStart w:id="2164" w:name="_Toc135040560"/>
      <w:bookmarkStart w:id="2165" w:name="_Toc135143774"/>
      <w:bookmarkStart w:id="2166" w:name="_Toc150800022"/>
      <w:bookmarkEnd w:id="2163"/>
      <w:bookmarkEnd w:id="2164"/>
      <w:bookmarkEnd w:id="2165"/>
      <w:bookmarkEnd w:id="2166"/>
    </w:p>
    <w:p w14:paraId="612AB133" w14:textId="77777777" w:rsidR="00D03927" w:rsidRDefault="00D03927" w:rsidP="00B04D81">
      <w:pPr>
        <w:pStyle w:val="Heading2"/>
        <w:rPr>
          <w:lang w:val="de-AT"/>
        </w:rPr>
      </w:pPr>
      <w:bookmarkStart w:id="2167" w:name="_Toc126069840"/>
      <w:bookmarkStart w:id="2168" w:name="_Toc126598040"/>
      <w:bookmarkStart w:id="2169" w:name="_Toc126870009"/>
      <w:bookmarkStart w:id="2170" w:name="_Toc126875894"/>
      <w:bookmarkStart w:id="2171" w:name="_Toc126876985"/>
      <w:bookmarkStart w:id="2172" w:name="_Toc126069841"/>
      <w:bookmarkStart w:id="2173" w:name="_Toc126598041"/>
      <w:bookmarkStart w:id="2174" w:name="_Toc126870010"/>
      <w:bookmarkStart w:id="2175" w:name="_Toc126875895"/>
      <w:bookmarkStart w:id="2176" w:name="_Toc126876986"/>
      <w:bookmarkStart w:id="2177" w:name="_Toc126069953"/>
      <w:bookmarkStart w:id="2178" w:name="_Toc126598153"/>
      <w:bookmarkStart w:id="2179" w:name="_Toc126870122"/>
      <w:bookmarkStart w:id="2180" w:name="_Toc126876007"/>
      <w:bookmarkStart w:id="2181" w:name="_Toc126877098"/>
      <w:bookmarkStart w:id="2182" w:name="_Toc126069963"/>
      <w:bookmarkStart w:id="2183" w:name="_Toc126598163"/>
      <w:bookmarkStart w:id="2184" w:name="_Toc126870132"/>
      <w:bookmarkStart w:id="2185" w:name="_Toc126876017"/>
      <w:bookmarkStart w:id="2186" w:name="_Toc126877108"/>
      <w:bookmarkStart w:id="2187" w:name="_Toc126069971"/>
      <w:bookmarkStart w:id="2188" w:name="_Toc126598171"/>
      <w:bookmarkStart w:id="2189" w:name="_Toc126870140"/>
      <w:bookmarkStart w:id="2190" w:name="_Toc126876025"/>
      <w:bookmarkStart w:id="2191" w:name="_Toc126877116"/>
      <w:bookmarkStart w:id="2192" w:name="_Toc126069979"/>
      <w:bookmarkStart w:id="2193" w:name="_Toc126598179"/>
      <w:bookmarkStart w:id="2194" w:name="_Toc126870148"/>
      <w:bookmarkStart w:id="2195" w:name="_Toc126876033"/>
      <w:bookmarkStart w:id="2196" w:name="_Toc126877124"/>
      <w:bookmarkStart w:id="2197" w:name="_Toc126069987"/>
      <w:bookmarkStart w:id="2198" w:name="_Toc126598187"/>
      <w:bookmarkStart w:id="2199" w:name="_Toc126870156"/>
      <w:bookmarkStart w:id="2200" w:name="_Toc126876041"/>
      <w:bookmarkStart w:id="2201" w:name="_Toc126877132"/>
      <w:bookmarkStart w:id="2202" w:name="_Toc126069995"/>
      <w:bookmarkStart w:id="2203" w:name="_Toc126598195"/>
      <w:bookmarkStart w:id="2204" w:name="_Toc126870164"/>
      <w:bookmarkStart w:id="2205" w:name="_Toc126876049"/>
      <w:bookmarkStart w:id="2206" w:name="_Toc126877140"/>
      <w:bookmarkStart w:id="2207" w:name="_Toc126070003"/>
      <w:bookmarkStart w:id="2208" w:name="_Toc126598203"/>
      <w:bookmarkStart w:id="2209" w:name="_Toc126870172"/>
      <w:bookmarkStart w:id="2210" w:name="_Toc126876057"/>
      <w:bookmarkStart w:id="2211" w:name="_Toc126877148"/>
      <w:bookmarkStart w:id="2212" w:name="_Toc126070011"/>
      <w:bookmarkStart w:id="2213" w:name="_Toc126598211"/>
      <w:bookmarkStart w:id="2214" w:name="_Toc126870180"/>
      <w:bookmarkStart w:id="2215" w:name="_Toc126876065"/>
      <w:bookmarkStart w:id="2216" w:name="_Toc126877156"/>
      <w:bookmarkStart w:id="2217" w:name="_Toc126070019"/>
      <w:bookmarkStart w:id="2218" w:name="_Toc126598219"/>
      <w:bookmarkStart w:id="2219" w:name="_Toc126870188"/>
      <w:bookmarkStart w:id="2220" w:name="_Toc126876073"/>
      <w:bookmarkStart w:id="2221" w:name="_Toc126877164"/>
      <w:bookmarkStart w:id="2222" w:name="_Toc126070027"/>
      <w:bookmarkStart w:id="2223" w:name="_Toc126598227"/>
      <w:bookmarkStart w:id="2224" w:name="_Toc126870196"/>
      <w:bookmarkStart w:id="2225" w:name="_Toc126876081"/>
      <w:bookmarkStart w:id="2226" w:name="_Toc126877172"/>
      <w:bookmarkStart w:id="2227" w:name="_Toc126070035"/>
      <w:bookmarkStart w:id="2228" w:name="_Toc126598235"/>
      <w:bookmarkStart w:id="2229" w:name="_Toc126870204"/>
      <w:bookmarkStart w:id="2230" w:name="_Toc126876089"/>
      <w:bookmarkStart w:id="2231" w:name="_Toc126877180"/>
      <w:bookmarkStart w:id="2232" w:name="_Toc126070043"/>
      <w:bookmarkStart w:id="2233" w:name="_Toc126598243"/>
      <w:bookmarkStart w:id="2234" w:name="_Toc126870212"/>
      <w:bookmarkStart w:id="2235" w:name="_Toc126876097"/>
      <w:bookmarkStart w:id="2236" w:name="_Toc126877188"/>
      <w:bookmarkStart w:id="2237" w:name="_Toc126070051"/>
      <w:bookmarkStart w:id="2238" w:name="_Toc126598251"/>
      <w:bookmarkStart w:id="2239" w:name="_Toc126870220"/>
      <w:bookmarkStart w:id="2240" w:name="_Toc126876105"/>
      <w:bookmarkStart w:id="2241" w:name="_Toc126877196"/>
      <w:bookmarkStart w:id="2242" w:name="_Toc126070059"/>
      <w:bookmarkStart w:id="2243" w:name="_Toc126598259"/>
      <w:bookmarkStart w:id="2244" w:name="_Toc126870228"/>
      <w:bookmarkStart w:id="2245" w:name="_Toc126876113"/>
      <w:bookmarkStart w:id="2246" w:name="_Toc126877204"/>
      <w:bookmarkStart w:id="2247" w:name="_Toc126070067"/>
      <w:bookmarkStart w:id="2248" w:name="_Toc126598267"/>
      <w:bookmarkStart w:id="2249" w:name="_Toc126870236"/>
      <w:bookmarkStart w:id="2250" w:name="_Toc126876121"/>
      <w:bookmarkStart w:id="2251" w:name="_Toc126877212"/>
      <w:bookmarkStart w:id="2252" w:name="_Toc126070075"/>
      <w:bookmarkStart w:id="2253" w:name="_Toc126598275"/>
      <w:bookmarkStart w:id="2254" w:name="_Toc126870244"/>
      <w:bookmarkStart w:id="2255" w:name="_Toc126876129"/>
      <w:bookmarkStart w:id="2256" w:name="_Toc126877220"/>
      <w:bookmarkStart w:id="2257" w:name="_Toc126070083"/>
      <w:bookmarkStart w:id="2258" w:name="_Toc126598283"/>
      <w:bookmarkStart w:id="2259" w:name="_Toc126870252"/>
      <w:bookmarkStart w:id="2260" w:name="_Toc126876137"/>
      <w:bookmarkStart w:id="2261" w:name="_Toc126877228"/>
      <w:bookmarkStart w:id="2262" w:name="_Toc126070091"/>
      <w:bookmarkStart w:id="2263" w:name="_Toc126598291"/>
      <w:bookmarkStart w:id="2264" w:name="_Toc126870260"/>
      <w:bookmarkStart w:id="2265" w:name="_Toc126876145"/>
      <w:bookmarkStart w:id="2266" w:name="_Toc126877236"/>
      <w:bookmarkStart w:id="2267" w:name="_Toc126070099"/>
      <w:bookmarkStart w:id="2268" w:name="_Toc126598299"/>
      <w:bookmarkStart w:id="2269" w:name="_Toc126870268"/>
      <w:bookmarkStart w:id="2270" w:name="_Toc126876153"/>
      <w:bookmarkStart w:id="2271" w:name="_Toc126877244"/>
      <w:bookmarkStart w:id="2272" w:name="_Toc126070107"/>
      <w:bookmarkStart w:id="2273" w:name="_Toc126598307"/>
      <w:bookmarkStart w:id="2274" w:name="_Toc126870276"/>
      <w:bookmarkStart w:id="2275" w:name="_Toc126876161"/>
      <w:bookmarkStart w:id="2276" w:name="_Toc126877252"/>
      <w:bookmarkStart w:id="2277" w:name="_Toc126070115"/>
      <w:bookmarkStart w:id="2278" w:name="_Toc126598315"/>
      <w:bookmarkStart w:id="2279" w:name="_Toc126870284"/>
      <w:bookmarkStart w:id="2280" w:name="_Toc126876169"/>
      <w:bookmarkStart w:id="2281" w:name="_Toc126877260"/>
      <w:bookmarkStart w:id="2282" w:name="_Toc126070123"/>
      <w:bookmarkStart w:id="2283" w:name="_Toc126598323"/>
      <w:bookmarkStart w:id="2284" w:name="_Toc126870292"/>
      <w:bookmarkStart w:id="2285" w:name="_Toc126876177"/>
      <w:bookmarkStart w:id="2286" w:name="_Toc126877268"/>
      <w:bookmarkStart w:id="2287" w:name="_Toc126070131"/>
      <w:bookmarkStart w:id="2288" w:name="_Toc126598331"/>
      <w:bookmarkStart w:id="2289" w:name="_Toc126870300"/>
      <w:bookmarkStart w:id="2290" w:name="_Toc126876185"/>
      <w:bookmarkStart w:id="2291" w:name="_Toc126877276"/>
      <w:bookmarkStart w:id="2292" w:name="_Toc126070139"/>
      <w:bookmarkStart w:id="2293" w:name="_Toc126598339"/>
      <w:bookmarkStart w:id="2294" w:name="_Toc126870308"/>
      <w:bookmarkStart w:id="2295" w:name="_Toc126876193"/>
      <w:bookmarkStart w:id="2296" w:name="_Toc126877284"/>
      <w:bookmarkStart w:id="2297" w:name="_Toc126070147"/>
      <w:bookmarkStart w:id="2298" w:name="_Toc126598347"/>
      <w:bookmarkStart w:id="2299" w:name="_Toc126870316"/>
      <w:bookmarkStart w:id="2300" w:name="_Toc126876201"/>
      <w:bookmarkStart w:id="2301" w:name="_Toc126877292"/>
      <w:bookmarkStart w:id="2302" w:name="_Toc126070148"/>
      <w:bookmarkStart w:id="2303" w:name="_Toc126598348"/>
      <w:bookmarkStart w:id="2304" w:name="_Toc126870317"/>
      <w:bookmarkStart w:id="2305" w:name="_Toc126876202"/>
      <w:bookmarkStart w:id="2306" w:name="_Toc126877293"/>
      <w:bookmarkStart w:id="2307" w:name="_Toc126070153"/>
      <w:bookmarkStart w:id="2308" w:name="_Toc126598353"/>
      <w:bookmarkStart w:id="2309" w:name="_Toc126870322"/>
      <w:bookmarkStart w:id="2310" w:name="_Toc126876207"/>
      <w:bookmarkStart w:id="2311" w:name="_Toc126877298"/>
      <w:bookmarkStart w:id="2312" w:name="_Toc126070157"/>
      <w:bookmarkStart w:id="2313" w:name="_Toc126598357"/>
      <w:bookmarkStart w:id="2314" w:name="_Toc126870326"/>
      <w:bookmarkStart w:id="2315" w:name="_Toc126876211"/>
      <w:bookmarkStart w:id="2316" w:name="_Toc126877302"/>
      <w:bookmarkStart w:id="2317" w:name="_Toc126070161"/>
      <w:bookmarkStart w:id="2318" w:name="_Toc126598361"/>
      <w:bookmarkStart w:id="2319" w:name="_Toc126870330"/>
      <w:bookmarkStart w:id="2320" w:name="_Toc126876215"/>
      <w:bookmarkStart w:id="2321" w:name="_Toc126877306"/>
      <w:bookmarkStart w:id="2322" w:name="_Toc126070165"/>
      <w:bookmarkStart w:id="2323" w:name="_Toc126598365"/>
      <w:bookmarkStart w:id="2324" w:name="_Toc126870334"/>
      <w:bookmarkStart w:id="2325" w:name="_Toc126876219"/>
      <w:bookmarkStart w:id="2326" w:name="_Toc126877310"/>
      <w:bookmarkStart w:id="2327" w:name="_Toc126070169"/>
      <w:bookmarkStart w:id="2328" w:name="_Toc126598369"/>
      <w:bookmarkStart w:id="2329" w:name="_Toc126870338"/>
      <w:bookmarkStart w:id="2330" w:name="_Toc126876223"/>
      <w:bookmarkStart w:id="2331" w:name="_Toc126877314"/>
      <w:bookmarkStart w:id="2332" w:name="_Toc126070173"/>
      <w:bookmarkStart w:id="2333" w:name="_Toc126598373"/>
      <w:bookmarkStart w:id="2334" w:name="_Toc126870342"/>
      <w:bookmarkStart w:id="2335" w:name="_Toc126876227"/>
      <w:bookmarkStart w:id="2336" w:name="_Toc126877318"/>
      <w:bookmarkStart w:id="2337" w:name="_Toc126070177"/>
      <w:bookmarkStart w:id="2338" w:name="_Toc126598377"/>
      <w:bookmarkStart w:id="2339" w:name="_Toc126870346"/>
      <w:bookmarkStart w:id="2340" w:name="_Toc126876231"/>
      <w:bookmarkStart w:id="2341" w:name="_Toc126877322"/>
      <w:bookmarkStart w:id="2342" w:name="_Toc126070181"/>
      <w:bookmarkStart w:id="2343" w:name="_Toc126598381"/>
      <w:bookmarkStart w:id="2344" w:name="_Toc126870350"/>
      <w:bookmarkStart w:id="2345" w:name="_Toc126876235"/>
      <w:bookmarkStart w:id="2346" w:name="_Toc126877326"/>
      <w:bookmarkStart w:id="2347" w:name="_Toc126070185"/>
      <w:bookmarkStart w:id="2348" w:name="_Toc126598385"/>
      <w:bookmarkStart w:id="2349" w:name="_Toc126870354"/>
      <w:bookmarkStart w:id="2350" w:name="_Toc126876239"/>
      <w:bookmarkStart w:id="2351" w:name="_Toc126877330"/>
      <w:bookmarkStart w:id="2352" w:name="_Toc126070189"/>
      <w:bookmarkStart w:id="2353" w:name="_Toc126598389"/>
      <w:bookmarkStart w:id="2354" w:name="_Toc126870358"/>
      <w:bookmarkStart w:id="2355" w:name="_Toc126876243"/>
      <w:bookmarkStart w:id="2356" w:name="_Toc126877334"/>
      <w:bookmarkStart w:id="2357" w:name="_Toc126070193"/>
      <w:bookmarkStart w:id="2358" w:name="_Toc126598393"/>
      <w:bookmarkStart w:id="2359" w:name="_Toc126870362"/>
      <w:bookmarkStart w:id="2360" w:name="_Toc126876247"/>
      <w:bookmarkStart w:id="2361" w:name="_Toc126877338"/>
      <w:bookmarkStart w:id="2362" w:name="_Toc126070197"/>
      <w:bookmarkStart w:id="2363" w:name="_Toc126598397"/>
      <w:bookmarkStart w:id="2364" w:name="_Toc126870366"/>
      <w:bookmarkStart w:id="2365" w:name="_Toc126876251"/>
      <w:bookmarkStart w:id="2366" w:name="_Toc126877342"/>
      <w:bookmarkStart w:id="2367" w:name="_Toc126070201"/>
      <w:bookmarkStart w:id="2368" w:name="_Toc126598401"/>
      <w:bookmarkStart w:id="2369" w:name="_Toc126870370"/>
      <w:bookmarkStart w:id="2370" w:name="_Toc126876255"/>
      <w:bookmarkStart w:id="2371" w:name="_Toc126877346"/>
      <w:bookmarkStart w:id="2372" w:name="_Toc126070205"/>
      <w:bookmarkStart w:id="2373" w:name="_Toc126598405"/>
      <w:bookmarkStart w:id="2374" w:name="_Toc126870374"/>
      <w:bookmarkStart w:id="2375" w:name="_Toc126876259"/>
      <w:bookmarkStart w:id="2376" w:name="_Toc126877350"/>
      <w:bookmarkStart w:id="2377" w:name="_Toc126070209"/>
      <w:bookmarkStart w:id="2378" w:name="_Toc126598409"/>
      <w:bookmarkStart w:id="2379" w:name="_Toc126870378"/>
      <w:bookmarkStart w:id="2380" w:name="_Toc126876263"/>
      <w:bookmarkStart w:id="2381" w:name="_Toc126877354"/>
      <w:bookmarkStart w:id="2382" w:name="_Toc126070213"/>
      <w:bookmarkStart w:id="2383" w:name="_Toc126598413"/>
      <w:bookmarkStart w:id="2384" w:name="_Toc126870382"/>
      <w:bookmarkStart w:id="2385" w:name="_Toc126876267"/>
      <w:bookmarkStart w:id="2386" w:name="_Toc126877358"/>
      <w:bookmarkStart w:id="2387" w:name="_Toc126070217"/>
      <w:bookmarkStart w:id="2388" w:name="_Toc126598417"/>
      <w:bookmarkStart w:id="2389" w:name="_Toc126870386"/>
      <w:bookmarkStart w:id="2390" w:name="_Toc126876271"/>
      <w:bookmarkStart w:id="2391" w:name="_Toc126877362"/>
      <w:bookmarkStart w:id="2392" w:name="_Toc126070221"/>
      <w:bookmarkStart w:id="2393" w:name="_Toc126598421"/>
      <w:bookmarkStart w:id="2394" w:name="_Toc126870390"/>
      <w:bookmarkStart w:id="2395" w:name="_Toc126876275"/>
      <w:bookmarkStart w:id="2396" w:name="_Toc126877366"/>
      <w:bookmarkStart w:id="2397" w:name="_Toc126070225"/>
      <w:bookmarkStart w:id="2398" w:name="_Toc126598425"/>
      <w:bookmarkStart w:id="2399" w:name="_Toc126870394"/>
      <w:bookmarkStart w:id="2400" w:name="_Toc126876279"/>
      <w:bookmarkStart w:id="2401" w:name="_Toc126877370"/>
      <w:bookmarkStart w:id="2402" w:name="_Toc126070229"/>
      <w:bookmarkStart w:id="2403" w:name="_Toc126598429"/>
      <w:bookmarkStart w:id="2404" w:name="_Toc126870398"/>
      <w:bookmarkStart w:id="2405" w:name="_Toc126876283"/>
      <w:bookmarkStart w:id="2406" w:name="_Toc126877374"/>
      <w:bookmarkStart w:id="2407" w:name="_Toc126070233"/>
      <w:bookmarkStart w:id="2408" w:name="_Toc126598433"/>
      <w:bookmarkStart w:id="2409" w:name="_Toc126870402"/>
      <w:bookmarkStart w:id="2410" w:name="_Toc126876287"/>
      <w:bookmarkStart w:id="2411" w:name="_Toc126877378"/>
      <w:bookmarkStart w:id="2412" w:name="_Toc126070237"/>
      <w:bookmarkStart w:id="2413" w:name="_Toc126598437"/>
      <w:bookmarkStart w:id="2414" w:name="_Toc126870406"/>
      <w:bookmarkStart w:id="2415" w:name="_Toc126876291"/>
      <w:bookmarkStart w:id="2416" w:name="_Toc126877382"/>
      <w:bookmarkStart w:id="2417" w:name="_Toc126070241"/>
      <w:bookmarkStart w:id="2418" w:name="_Toc126598441"/>
      <w:bookmarkStart w:id="2419" w:name="_Toc126870410"/>
      <w:bookmarkStart w:id="2420" w:name="_Toc126876295"/>
      <w:bookmarkStart w:id="2421" w:name="_Toc126877386"/>
      <w:bookmarkStart w:id="2422" w:name="_Toc126070242"/>
      <w:bookmarkStart w:id="2423" w:name="_Toc126598442"/>
      <w:bookmarkStart w:id="2424" w:name="_Toc126870411"/>
      <w:bookmarkStart w:id="2425" w:name="_Toc126876296"/>
      <w:bookmarkStart w:id="2426" w:name="_Toc126877387"/>
      <w:bookmarkStart w:id="2427" w:name="_Toc150800023"/>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r>
        <w:rPr>
          <w:lang w:val="de-AT"/>
        </w:rPr>
        <w:t>Statische IP auf der ccu</w:t>
      </w:r>
      <w:bookmarkEnd w:id="2427"/>
    </w:p>
    <w:p w14:paraId="3DDCD3C2" w14:textId="77777777" w:rsidR="00D03927" w:rsidRDefault="00D03927" w:rsidP="00D03927">
      <w:pPr>
        <w:rPr>
          <w:lang w:val="de-AT" w:eastAsia="ja-JP" w:bidi="th-TH"/>
        </w:rPr>
      </w:pPr>
      <w:r>
        <w:rPr>
          <w:lang w:val="de-AT" w:eastAsia="ja-JP" w:bidi="th-TH"/>
        </w:rPr>
        <w:t>Auf der CCU wird eine statische IP jeweils für die CCU und das Portal konfiguriert.</w:t>
      </w:r>
      <w:r>
        <w:rPr>
          <w:lang w:val="de-AT" w:eastAsia="ja-JP" w:bidi="th-TH"/>
        </w:rPr>
        <w:br/>
        <w:t>Die statischen IP-Adressen werden VLAN abhängig erreichbar sein, auch die zur Verfügung stehenden Services auf der jeweiligen IP-Adresse hängen von dem VLAN ab, in dem sich das Gerät befindet.</w:t>
      </w:r>
    </w:p>
    <w:p w14:paraId="5BB49856" w14:textId="0A63998E" w:rsidR="00D03927" w:rsidDel="00B620EE" w:rsidRDefault="00D03927" w:rsidP="00D03927">
      <w:pPr>
        <w:rPr>
          <w:del w:id="2428" w:author="Christopher Kemeter" w:date="2023-11-13T19:56:00Z"/>
          <w:rStyle w:val="CommentReference"/>
          <w:lang w:val="de-AT"/>
        </w:rPr>
      </w:pPr>
      <w:r>
        <w:rPr>
          <w:lang w:val="de-AT" w:eastAsia="ja-JP" w:bidi="th-TH"/>
        </w:rPr>
        <w:t>In der nachfolgenden Tabelle kann entnommen werden, aus welchen VLANs die statischen IP-Adressen erreichbar und auf welchen Ports die Services gegebenenfalls zur Verfügung stehen.</w:t>
      </w:r>
      <w:r w:rsidRPr="00CB465E" w:rsidDel="00AF74E9">
        <w:rPr>
          <w:rStyle w:val="CommentReference"/>
          <w:lang w:val="de-AT"/>
        </w:rPr>
        <w:t xml:space="preserve"> </w:t>
      </w:r>
      <w:ins w:id="2429" w:author="Christopher Kemeter" w:date="2023-11-13T19:56:00Z">
        <w:r w:rsidR="00B620EE">
          <w:rPr>
            <w:rStyle w:val="CommentReference"/>
            <w:lang w:val="de-AT"/>
          </w:rPr>
          <w:br/>
        </w:r>
      </w:ins>
    </w:p>
    <w:p w14:paraId="3A44F36F" w14:textId="27E61C8F" w:rsidR="00D03927" w:rsidRPr="008608F6" w:rsidDel="008608F6" w:rsidRDefault="00D03927" w:rsidP="00D03927">
      <w:pPr>
        <w:rPr>
          <w:del w:id="2430" w:author="Christopher Kemeter" w:date="2023-11-13T19:53:00Z"/>
          <w:lang w:val="de-AT" w:eastAsia="ja-JP" w:bidi="th-TH"/>
          <w:rPrChange w:id="2431" w:author="Christopher Kemeter" w:date="2023-11-13T19:53:00Z">
            <w:rPr>
              <w:del w:id="2432" w:author="Christopher Kemeter" w:date="2023-11-13T19:53:00Z"/>
              <w:lang w:eastAsia="ja-JP" w:bidi="th-TH"/>
            </w:rPr>
          </w:rPrChange>
        </w:rPr>
      </w:pPr>
      <w:del w:id="2433" w:author="Christopher Kemeter" w:date="2023-11-13T19:53:00Z">
        <w:r w:rsidRPr="008608F6" w:rsidDel="008608F6">
          <w:rPr>
            <w:highlight w:val="yellow"/>
            <w:lang w:val="de-AT" w:eastAsia="ja-JP" w:bidi="th-TH"/>
            <w:rPrChange w:id="2434" w:author="Christopher Kemeter" w:date="2023-11-13T19:53:00Z">
              <w:rPr>
                <w:lang w:eastAsia="ja-JP" w:bidi="th-TH"/>
              </w:rPr>
            </w:rPrChange>
          </w:rPr>
          <w:delText xml:space="preserve">Final </w:delText>
        </w:r>
      </w:del>
      <w:ins w:id="2435" w:author="Christopher Kemeter" w:date="2023-11-13T19:53:00Z">
        <w:r w:rsidR="008608F6" w:rsidRPr="008608F6">
          <w:rPr>
            <w:highlight w:val="yellow"/>
            <w:lang w:val="de-AT" w:eastAsia="ja-JP" w:bidi="th-TH"/>
            <w:rPrChange w:id="2436" w:author="Christopher Kemeter" w:date="2023-11-13T19:53:00Z">
              <w:rPr>
                <w:lang w:eastAsia="ja-JP" w:bidi="th-TH"/>
              </w:rPr>
            </w:rPrChange>
          </w:rPr>
          <w:t>Die endgültige IP-Adresszuweisung wird in der Designüberprüfungsphase abgeschlossen.</w:t>
        </w:r>
      </w:ins>
      <w:del w:id="2437" w:author="Christopher Kemeter" w:date="2023-11-13T19:53:00Z">
        <w:r w:rsidRPr="008608F6" w:rsidDel="008608F6">
          <w:rPr>
            <w:highlight w:val="yellow"/>
            <w:lang w:val="de-AT" w:eastAsia="ja-JP" w:bidi="th-TH"/>
            <w:rPrChange w:id="2438" w:author="Christopher Kemeter" w:date="2023-11-13T19:53:00Z">
              <w:rPr>
                <w:lang w:eastAsia="ja-JP" w:bidi="th-TH"/>
              </w:rPr>
            </w:rPrChange>
          </w:rPr>
          <w:delText>IP address assignment to be completed at design review stage.</w:delText>
        </w:r>
      </w:del>
    </w:p>
    <w:p w14:paraId="52CF0772" w14:textId="55E04114" w:rsidR="00912B2A" w:rsidRPr="008608F6" w:rsidRDefault="00912B2A">
      <w:pPr>
        <w:rPr>
          <w:lang w:val="de-AT"/>
          <w:rPrChange w:id="2439" w:author="Christopher Kemeter" w:date="2023-11-13T19:53:00Z">
            <w:rPr/>
          </w:rPrChange>
        </w:rPr>
      </w:pPr>
    </w:p>
    <w:p w14:paraId="00C077D3" w14:textId="473CF216" w:rsidR="00E144BD" w:rsidRDefault="00E144BD" w:rsidP="00E144BD">
      <w:pPr>
        <w:pStyle w:val="Heading2"/>
        <w:rPr>
          <w:lang w:val="de-AT"/>
        </w:rPr>
      </w:pPr>
      <w:bookmarkStart w:id="2440" w:name="_Toc150800024"/>
      <w:r>
        <w:rPr>
          <w:lang w:val="de-AT"/>
        </w:rPr>
        <w:t>N</w:t>
      </w:r>
      <w:ins w:id="2441" w:author="Christopher Kemeter" w:date="2023-11-13T19:54:00Z">
        <w:r w:rsidR="00B620EE">
          <w:rPr>
            <w:lang w:val="de-AT"/>
          </w:rPr>
          <w:t>etzwerkdienste</w:t>
        </w:r>
      </w:ins>
      <w:bookmarkEnd w:id="2440"/>
      <w:del w:id="2442" w:author="Christopher Kemeter" w:date="2023-11-13T19:54:00Z">
        <w:r w:rsidRPr="1B910516" w:rsidDel="00B620EE">
          <w:rPr>
            <w:lang w:val="de-AT"/>
          </w:rPr>
          <w:delText>etzwerk Services</w:delText>
        </w:r>
      </w:del>
    </w:p>
    <w:p w14:paraId="2138DC22" w14:textId="27D7E5AC" w:rsidR="00077D91" w:rsidRPr="00B620EE" w:rsidRDefault="00077D91" w:rsidP="00E144BD">
      <w:pPr>
        <w:rPr>
          <w:lang w:val="de-AT" w:eastAsia="ja-JP" w:bidi="th-TH"/>
          <w:rPrChange w:id="2443" w:author="Christopher Kemeter" w:date="2023-11-13T19:54:00Z">
            <w:rPr>
              <w:lang w:eastAsia="ja-JP" w:bidi="th-TH"/>
            </w:rPr>
          </w:rPrChange>
        </w:rPr>
      </w:pPr>
      <w:del w:id="2444" w:author="Christopher Kemeter" w:date="2023-11-13T19:54:00Z">
        <w:r w:rsidRPr="00B620EE" w:rsidDel="00B620EE">
          <w:rPr>
            <w:lang w:val="de-AT" w:eastAsia="ja-JP" w:bidi="th-TH"/>
            <w:rPrChange w:id="2445" w:author="Christopher Kemeter" w:date="2023-11-13T19:54:00Z">
              <w:rPr>
                <w:lang w:eastAsia="ja-JP" w:bidi="th-TH"/>
              </w:rPr>
            </w:rPrChange>
          </w:rPr>
          <w:delText xml:space="preserve">The </w:delText>
        </w:r>
      </w:del>
      <w:ins w:id="2446" w:author="Christopher Kemeter" w:date="2023-11-13T19:54:00Z">
        <w:r w:rsidR="00B620EE" w:rsidRPr="00B620EE">
          <w:rPr>
            <w:lang w:val="de-AT" w:eastAsia="ja-JP" w:bidi="th-TH"/>
            <w:rPrChange w:id="2447" w:author="Christopher Kemeter" w:date="2023-11-13T19:54:00Z">
              <w:rPr>
                <w:lang w:eastAsia="ja-JP" w:bidi="th-TH"/>
              </w:rPr>
            </w:rPrChange>
          </w:rPr>
          <w:t>Die Nomad CCU kann folgende Netzwerkdienste für jedes Gerät im IOB-Netzwerk bereitstellen. Die Nutzung dieser Dienste und durch welche Geräte sie genutzt werden, wird in der detaillierten Designüberprüfungsphase des Projekts definiert.</w:t>
        </w:r>
      </w:ins>
      <w:del w:id="2448" w:author="Christopher Kemeter" w:date="2023-11-13T19:54:00Z">
        <w:r w:rsidRPr="00B620EE" w:rsidDel="00B620EE">
          <w:rPr>
            <w:lang w:val="de-AT" w:eastAsia="ja-JP" w:bidi="th-TH"/>
            <w:rPrChange w:id="2449" w:author="Christopher Kemeter" w:date="2023-11-13T19:54:00Z">
              <w:rPr>
                <w:lang w:eastAsia="ja-JP" w:bidi="th-TH"/>
              </w:rPr>
            </w:rPrChange>
          </w:rPr>
          <w:delText xml:space="preserve">Nomad CCU can provide </w:delText>
        </w:r>
        <w:r w:rsidR="00772136" w:rsidRPr="00B620EE" w:rsidDel="00B620EE">
          <w:rPr>
            <w:lang w:val="de-AT" w:eastAsia="ja-JP" w:bidi="th-TH"/>
            <w:rPrChange w:id="2450" w:author="Christopher Kemeter" w:date="2023-11-13T19:54:00Z">
              <w:rPr>
                <w:lang w:eastAsia="ja-JP" w:bidi="th-TH"/>
              </w:rPr>
            </w:rPrChange>
          </w:rPr>
          <w:delText xml:space="preserve">the following </w:delText>
        </w:r>
        <w:r w:rsidRPr="00B620EE" w:rsidDel="00B620EE">
          <w:rPr>
            <w:lang w:val="de-AT" w:eastAsia="ja-JP" w:bidi="th-TH"/>
            <w:rPrChange w:id="2451" w:author="Christopher Kemeter" w:date="2023-11-13T19:54:00Z">
              <w:rPr>
                <w:lang w:eastAsia="ja-JP" w:bidi="th-TH"/>
              </w:rPr>
            </w:rPrChange>
          </w:rPr>
          <w:delText>network services to</w:delText>
        </w:r>
        <w:r w:rsidR="00FA5C86" w:rsidRPr="00B620EE" w:rsidDel="00B620EE">
          <w:rPr>
            <w:lang w:val="de-AT" w:eastAsia="ja-JP" w:bidi="th-TH"/>
            <w:rPrChange w:id="2452" w:author="Christopher Kemeter" w:date="2023-11-13T19:54:00Z">
              <w:rPr>
                <w:lang w:eastAsia="ja-JP" w:bidi="th-TH"/>
              </w:rPr>
            </w:rPrChange>
          </w:rPr>
          <w:delText xml:space="preserve"> any device on the IOB network</w:delText>
        </w:r>
        <w:r w:rsidR="00772136" w:rsidRPr="00B620EE" w:rsidDel="00B620EE">
          <w:rPr>
            <w:lang w:val="de-AT" w:eastAsia="ja-JP" w:bidi="th-TH"/>
            <w:rPrChange w:id="2453" w:author="Christopher Kemeter" w:date="2023-11-13T19:54:00Z">
              <w:rPr>
                <w:lang w:eastAsia="ja-JP" w:bidi="th-TH"/>
              </w:rPr>
            </w:rPrChange>
          </w:rPr>
          <w:delText>.</w:delText>
        </w:r>
        <w:r w:rsidR="00AD3D39" w:rsidRPr="00B620EE" w:rsidDel="00B620EE">
          <w:rPr>
            <w:lang w:val="de-AT" w:eastAsia="ja-JP" w:bidi="th-TH"/>
            <w:rPrChange w:id="2454" w:author="Christopher Kemeter" w:date="2023-11-13T19:54:00Z">
              <w:rPr>
                <w:lang w:eastAsia="ja-JP" w:bidi="th-TH"/>
              </w:rPr>
            </w:rPrChange>
          </w:rPr>
          <w:delText xml:space="preserve"> Usage of these services and by which devices will be defined in the detailed design review phase of the project.</w:delText>
        </w:r>
        <w:r w:rsidR="00FA5C86" w:rsidRPr="00B620EE" w:rsidDel="00B620EE">
          <w:rPr>
            <w:lang w:val="de-AT" w:eastAsia="ja-JP" w:bidi="th-TH"/>
            <w:rPrChange w:id="2455" w:author="Christopher Kemeter" w:date="2023-11-13T19:54:00Z">
              <w:rPr>
                <w:lang w:eastAsia="ja-JP" w:bidi="th-TH"/>
              </w:rPr>
            </w:rPrChange>
          </w:rPr>
          <w:delText xml:space="preserve"> </w:delText>
        </w:r>
      </w:del>
    </w:p>
    <w:p w14:paraId="72C191C5" w14:textId="1D61D19B" w:rsidR="00E144BD" w:rsidRPr="00124B1C" w:rsidRDefault="00E144BD" w:rsidP="00E144BD">
      <w:pPr>
        <w:rPr>
          <w:b/>
          <w:bCs/>
          <w:u w:val="single"/>
          <w:lang w:val="de-AT" w:eastAsia="ja-JP" w:bidi="th-TH"/>
        </w:rPr>
      </w:pPr>
      <w:r w:rsidRPr="00124B1C">
        <w:rPr>
          <w:b/>
          <w:bCs/>
          <w:u w:val="single"/>
          <w:lang w:val="de-AT" w:eastAsia="ja-JP" w:bidi="th-TH"/>
        </w:rPr>
        <w:t>NTP</w:t>
      </w:r>
    </w:p>
    <w:p w14:paraId="070234A6" w14:textId="77777777" w:rsidR="00E144BD" w:rsidRPr="00C038CE" w:rsidRDefault="00E144BD" w:rsidP="00E144BD">
      <w:pPr>
        <w:rPr>
          <w:lang w:eastAsia="ja-JP" w:bidi="th-TH"/>
        </w:rPr>
      </w:pPr>
      <w:r>
        <w:rPr>
          <w:lang w:val="de-AT" w:eastAsia="ja-JP" w:bidi="th-TH"/>
        </w:rPr>
        <w:t xml:space="preserve">Die CCU </w:t>
      </w:r>
      <w:r w:rsidRPr="00CB465E">
        <w:rPr>
          <w:lang w:val="de-AT" w:eastAsia="ja-JP" w:bidi="th-TH"/>
        </w:rPr>
        <w:t>fungiert als NTP-Server für die On-Board Komponenten, das NTP Service ist auf dem Port 123 verfügbar.</w:t>
      </w:r>
      <w:r w:rsidRPr="00CB465E">
        <w:rPr>
          <w:lang w:val="de-AT" w:eastAsia="ja-JP" w:bidi="th-TH"/>
        </w:rPr>
        <w:br/>
        <w:t xml:space="preserve">Abhängig von dem Zug, auf dem sich die Komponente befindet wird die CCU eine andere IP-Adresse im </w:t>
      </w:r>
      <w:r>
        <w:rPr>
          <w:lang w:val="de-AT" w:eastAsia="ja-JP" w:bidi="th-TH"/>
        </w:rPr>
        <w:t xml:space="preserve">FIS netzwerk </w:t>
      </w:r>
      <w:r w:rsidRPr="00CB465E">
        <w:rPr>
          <w:lang w:val="de-AT" w:eastAsia="ja-JP" w:bidi="th-TH"/>
        </w:rPr>
        <w:t>haben. Diese kann in der oberen Tabelle gesehen werden</w:t>
      </w:r>
      <w:r>
        <w:rPr>
          <w:lang w:val="de-AT" w:eastAsia="ja-JP" w:bidi="th-TH"/>
        </w:rPr>
        <w:t xml:space="preserve"> </w:t>
      </w:r>
      <w:r w:rsidRPr="00AE4C60">
        <w:rPr>
          <w:lang w:val="de-AT" w:eastAsia="ja-JP" w:bidi="th-TH"/>
        </w:rPr>
        <w:t>(table to be completed at design review stage)</w:t>
      </w:r>
      <w:r w:rsidRPr="00CB465E">
        <w:rPr>
          <w:lang w:val="de-AT" w:eastAsia="ja-JP" w:bidi="th-TH"/>
        </w:rPr>
        <w:t xml:space="preserve">. </w:t>
      </w:r>
      <w:r w:rsidRPr="00CB465E">
        <w:rPr>
          <w:lang w:val="de-AT" w:eastAsia="ja-JP" w:bidi="th-TH"/>
        </w:rPr>
        <w:br/>
      </w:r>
      <w:r>
        <w:rPr>
          <w:b/>
          <w:bCs/>
          <w:u w:val="single"/>
          <w:lang w:val="de-AT" w:eastAsia="ja-JP" w:bidi="th-TH"/>
        </w:rPr>
        <w:br/>
      </w:r>
      <w:r w:rsidRPr="00124B1C">
        <w:rPr>
          <w:b/>
          <w:bCs/>
          <w:u w:val="single"/>
          <w:lang w:val="de-AT" w:eastAsia="ja-JP" w:bidi="th-TH"/>
        </w:rPr>
        <w:t>GPS (NMEA Stream)</w:t>
      </w:r>
      <w:r w:rsidRPr="00124B1C">
        <w:rPr>
          <w:b/>
          <w:bCs/>
          <w:u w:val="single"/>
          <w:lang w:val="de-AT" w:eastAsia="ja-JP" w:bidi="th-TH"/>
        </w:rPr>
        <w:br/>
      </w:r>
      <w:r w:rsidRPr="00F50AD5">
        <w:rPr>
          <w:lang w:val="de-AT" w:eastAsia="ja-JP" w:bidi="th-TH"/>
        </w:rPr>
        <w:br/>
        <w:t>Die CCU s</w:t>
      </w:r>
      <w:r w:rsidRPr="00CB465E">
        <w:rPr>
          <w:lang w:val="de-AT" w:eastAsia="ja-JP" w:bidi="th-TH"/>
        </w:rPr>
        <w:t>e</w:t>
      </w:r>
      <w:r w:rsidRPr="00F50AD5">
        <w:rPr>
          <w:lang w:val="de-AT" w:eastAsia="ja-JP" w:bidi="th-TH"/>
        </w:rPr>
        <w:t>n</w:t>
      </w:r>
      <w:r w:rsidRPr="00CB465E">
        <w:rPr>
          <w:lang w:val="de-AT" w:eastAsia="ja-JP" w:bidi="th-TH"/>
        </w:rPr>
        <w:t>d</w:t>
      </w:r>
      <w:r>
        <w:rPr>
          <w:lang w:val="de-AT" w:eastAsia="ja-JP" w:bidi="th-TH"/>
        </w:rPr>
        <w:t>et einen kontinuierlichen NMEA-Stream, sofern ein Gerät im Diagnose- oder iobstaff-Netzwerk eine TCP-Verbindung zum Port 2947 der CCU aufbaut</w:t>
      </w:r>
      <w:r w:rsidRPr="005B3ECF">
        <w:rPr>
          <w:lang w:val="de-AT" w:eastAsia="ja-JP" w:bidi="th-TH"/>
        </w:rPr>
        <w:t xml:space="preserve">. </w:t>
      </w:r>
      <w:r w:rsidRPr="005B3ECF">
        <w:rPr>
          <w:lang w:eastAsia="ja-JP" w:bidi="th-TH"/>
        </w:rPr>
        <w:t>This service can also be offered to vlans used by 3</w:t>
      </w:r>
      <w:r w:rsidRPr="005B3ECF">
        <w:rPr>
          <w:vertAlign w:val="superscript"/>
          <w:lang w:eastAsia="ja-JP" w:bidi="th-TH"/>
        </w:rPr>
        <w:t>rd</w:t>
      </w:r>
      <w:r w:rsidRPr="005B3ECF">
        <w:rPr>
          <w:lang w:eastAsia="ja-JP" w:bidi="th-TH"/>
        </w:rPr>
        <w:t xml:space="preserve"> party devices such as the FIS components.</w:t>
      </w:r>
    </w:p>
    <w:p w14:paraId="7AAA698A" w14:textId="77777777" w:rsidR="00E144BD" w:rsidRPr="00862A85" w:rsidRDefault="00E144BD" w:rsidP="00E144BD">
      <w:pPr>
        <w:rPr>
          <w:b/>
          <w:bCs/>
          <w:u w:val="single"/>
          <w:lang w:val="de-AT" w:eastAsia="ja-JP" w:bidi="th-TH"/>
          <w:rPrChange w:id="2456" w:author="Abbas Rizvi" w:date="2023-11-14T14:51:00Z">
            <w:rPr>
              <w:b/>
              <w:bCs/>
              <w:u w:val="single"/>
              <w:lang w:eastAsia="ja-JP" w:bidi="th-TH"/>
            </w:rPr>
          </w:rPrChange>
        </w:rPr>
      </w:pPr>
      <w:r w:rsidRPr="00862A85">
        <w:rPr>
          <w:b/>
          <w:bCs/>
          <w:u w:val="single"/>
          <w:lang w:val="de-AT" w:eastAsia="ja-JP" w:bidi="th-TH"/>
          <w:rPrChange w:id="2457" w:author="Abbas Rizvi" w:date="2023-11-14T14:51:00Z">
            <w:rPr>
              <w:b/>
              <w:bCs/>
              <w:u w:val="single"/>
              <w:lang w:eastAsia="ja-JP" w:bidi="th-TH"/>
            </w:rPr>
          </w:rPrChange>
        </w:rPr>
        <w:t>DHCP</w:t>
      </w:r>
    </w:p>
    <w:p w14:paraId="769FDDE6" w14:textId="06D463B3" w:rsidR="00E144BD" w:rsidRPr="00B620EE" w:rsidDel="00B620EE" w:rsidRDefault="00E144BD" w:rsidP="00B620EE">
      <w:pPr>
        <w:rPr>
          <w:del w:id="2458" w:author="Christopher Kemeter" w:date="2023-11-13T19:55:00Z"/>
          <w:strike/>
          <w:lang w:val="de-AT" w:eastAsia="ja-JP" w:bidi="th-TH"/>
          <w:rPrChange w:id="2459" w:author="Christopher Kemeter" w:date="2023-11-13T19:55:00Z">
            <w:rPr>
              <w:del w:id="2460" w:author="Christopher Kemeter" w:date="2023-11-13T19:55:00Z"/>
              <w:strike/>
              <w:lang w:eastAsia="ja-JP" w:bidi="th-TH"/>
            </w:rPr>
          </w:rPrChange>
        </w:rPr>
      </w:pPr>
      <w:del w:id="2461" w:author="Christopher Kemeter" w:date="2023-11-13T19:55:00Z">
        <w:r w:rsidRPr="00B620EE" w:rsidDel="00B620EE">
          <w:rPr>
            <w:lang w:val="de-AT" w:eastAsia="ja-JP" w:bidi="th-TH"/>
            <w:rPrChange w:id="2462" w:author="Christopher Kemeter" w:date="2023-11-13T19:55:00Z">
              <w:rPr>
                <w:lang w:eastAsia="ja-JP" w:bidi="th-TH"/>
              </w:rPr>
            </w:rPrChange>
          </w:rPr>
          <w:delText>DHCP</w:delText>
        </w:r>
      </w:del>
      <w:ins w:id="2463" w:author="Christopher Kemeter" w:date="2023-11-13T19:55:00Z">
        <w:r w:rsidR="00B620EE" w:rsidRPr="00B620EE">
          <w:rPr>
            <w:lang w:val="de-AT" w:eastAsia="ja-JP" w:bidi="th-TH"/>
            <w:rPrChange w:id="2464" w:author="Christopher Kemeter" w:date="2023-11-13T19:55:00Z">
              <w:rPr>
                <w:lang w:eastAsia="ja-JP" w:bidi="th-TH"/>
              </w:rPr>
            </w:rPrChange>
          </w:rPr>
          <w:t>Der DHCP-Dienst für Geräte von Drittanbietern kann über die Nomad CCU oder Switches bereitgestellt werden.</w:t>
        </w:r>
      </w:ins>
      <w:ins w:id="2465" w:author="Christopher Kemeter" w:date="2023-11-13T19:57:00Z">
        <w:r w:rsidR="00B620EE">
          <w:rPr>
            <w:lang w:val="de-AT" w:eastAsia="ja-JP" w:bidi="th-TH"/>
          </w:rPr>
          <w:br/>
        </w:r>
      </w:ins>
      <w:ins w:id="2466" w:author="Christopher Kemeter" w:date="2023-11-13T19:55:00Z">
        <w:r w:rsidR="00B620EE" w:rsidRPr="00B620EE">
          <w:rPr>
            <w:lang w:val="de-AT" w:eastAsia="ja-JP" w:bidi="th-TH"/>
            <w:rPrChange w:id="2467" w:author="Christopher Kemeter" w:date="2023-11-13T19:55:00Z">
              <w:rPr>
                <w:lang w:eastAsia="ja-JP" w:bidi="th-TH"/>
              </w:rPr>
            </w:rPrChange>
          </w:rPr>
          <w:t>Zur Unterstützung von Geräten von Drittanbietern werden unter anderem folgende Funktionen auf den Switches benötigt:</w:t>
        </w:r>
      </w:ins>
      <w:del w:id="2468" w:author="Christopher Kemeter" w:date="2023-11-13T19:55:00Z">
        <w:r w:rsidRPr="00B620EE" w:rsidDel="00B620EE">
          <w:rPr>
            <w:lang w:val="de-AT" w:eastAsia="ja-JP" w:bidi="th-TH"/>
            <w:rPrChange w:id="2469" w:author="Christopher Kemeter" w:date="2023-11-13T19:55:00Z">
              <w:rPr>
                <w:lang w:eastAsia="ja-JP" w:bidi="th-TH"/>
              </w:rPr>
            </w:rPrChange>
          </w:rPr>
          <w:delText xml:space="preserve"> service for 3</w:delText>
        </w:r>
        <w:r w:rsidRPr="00B620EE" w:rsidDel="00B620EE">
          <w:rPr>
            <w:vertAlign w:val="superscript"/>
            <w:lang w:val="de-AT" w:eastAsia="ja-JP" w:bidi="th-TH"/>
            <w:rPrChange w:id="2470" w:author="Christopher Kemeter" w:date="2023-11-13T19:55:00Z">
              <w:rPr>
                <w:vertAlign w:val="superscript"/>
                <w:lang w:eastAsia="ja-JP" w:bidi="th-TH"/>
              </w:rPr>
            </w:rPrChange>
          </w:rPr>
          <w:delText>rd</w:delText>
        </w:r>
        <w:r w:rsidRPr="00B620EE" w:rsidDel="00B620EE">
          <w:rPr>
            <w:lang w:val="de-AT" w:eastAsia="ja-JP" w:bidi="th-TH"/>
            <w:rPrChange w:id="2471" w:author="Christopher Kemeter" w:date="2023-11-13T19:55:00Z">
              <w:rPr>
                <w:lang w:eastAsia="ja-JP" w:bidi="th-TH"/>
              </w:rPr>
            </w:rPrChange>
          </w:rPr>
          <w:delText xml:space="preserve"> party devices can be provided through the Nomad CCU or switches. </w:delText>
        </w:r>
      </w:del>
    </w:p>
    <w:p w14:paraId="6E10A9AD" w14:textId="540A7A02" w:rsidR="00E144BD" w:rsidRPr="00FD6E8E" w:rsidDel="00B620EE" w:rsidRDefault="00E144BD" w:rsidP="00B620EE">
      <w:pPr>
        <w:rPr>
          <w:del w:id="2472" w:author="Christopher Kemeter" w:date="2023-11-13T19:55:00Z"/>
          <w:lang w:val="de-AT" w:eastAsia="ja-JP" w:bidi="th-TH"/>
        </w:rPr>
      </w:pPr>
      <w:del w:id="2473" w:author="Christopher Kemeter" w:date="2023-11-13T19:55:00Z">
        <w:r w:rsidRPr="00FD6E8E" w:rsidDel="00B620EE">
          <w:rPr>
            <w:lang w:val="de-AT" w:eastAsia="ja-JP" w:bidi="th-TH"/>
          </w:rPr>
          <w:delText>Zur Unterstützung von 3</w:delText>
        </w:r>
        <w:r w:rsidRPr="00FD6E8E" w:rsidDel="00B620EE">
          <w:rPr>
            <w:vertAlign w:val="superscript"/>
            <w:lang w:val="de-AT" w:eastAsia="ja-JP" w:bidi="th-TH"/>
          </w:rPr>
          <w:delText>rd</w:delText>
        </w:r>
        <w:r w:rsidRPr="00FD6E8E" w:rsidDel="00B620EE">
          <w:rPr>
            <w:lang w:val="de-AT" w:eastAsia="ja-JP" w:bidi="th-TH"/>
          </w:rPr>
          <w:delText xml:space="preserve"> Party Devices werden unter anderem folgende Funktionen auf den Switches benöitgt:</w:delText>
        </w:r>
      </w:del>
    </w:p>
    <w:p w14:paraId="104A4C0F" w14:textId="6E7F5DA9" w:rsidR="00E144BD" w:rsidRDefault="00E144BD" w:rsidP="00B620EE">
      <w:pPr>
        <w:rPr>
          <w:ins w:id="2474" w:author="Christopher Kemeter" w:date="2023-11-13T19:55:00Z"/>
          <w:lang w:val="de-AT" w:eastAsia="ja-JP" w:bidi="th-TH"/>
        </w:rPr>
      </w:pPr>
      <w:del w:id="2475" w:author="Christopher Kemeter" w:date="2023-11-13T19:55:00Z">
        <w:r w:rsidRPr="00FD6E8E" w:rsidDel="00B620EE">
          <w:rPr>
            <w:lang w:val="de-AT" w:eastAsia="ja-JP" w:bidi="th-TH"/>
          </w:rPr>
          <w:delText>Port Based Static DHCP direct am Switchport mit eindeutiger IP</w:delText>
        </w:r>
      </w:del>
    </w:p>
    <w:p w14:paraId="40D3E6ED" w14:textId="618A42AD" w:rsidR="00B620EE" w:rsidRPr="00B620EE" w:rsidRDefault="00B620EE">
      <w:pPr>
        <w:pStyle w:val="ListParagraph"/>
        <w:numPr>
          <w:ilvl w:val="0"/>
          <w:numId w:val="55"/>
        </w:numPr>
        <w:rPr>
          <w:lang w:val="de-AT" w:eastAsia="ja-JP" w:bidi="th-TH"/>
        </w:rPr>
        <w:pPrChange w:id="2476" w:author="Christopher Kemeter" w:date="2023-11-13T19:55:00Z">
          <w:pPr/>
        </w:pPrChange>
      </w:pPr>
      <w:ins w:id="2477" w:author="Christopher Kemeter" w:date="2023-11-13T19:55:00Z">
        <w:r>
          <w:rPr>
            <w:lang w:val="de-AT" w:eastAsia="ja-JP" w:bidi="th-TH"/>
          </w:rPr>
          <w:t>Port</w:t>
        </w:r>
        <w:r w:rsidRPr="00B620EE">
          <w:rPr>
            <w:lang w:val="de-AT" w:eastAsia="ja-JP" w:bidi="th-TH"/>
          </w:rPr>
          <w:t>basiertes statisches DHCP direkt am Switchport mit eindeutiger IP</w:t>
        </w:r>
      </w:ins>
    </w:p>
    <w:p w14:paraId="0D5498D2" w14:textId="1B4B13FC" w:rsidR="00E144BD" w:rsidRPr="00467F72" w:rsidDel="004C2D4C" w:rsidRDefault="009B50CE" w:rsidP="00E144BD">
      <w:pPr>
        <w:rPr>
          <w:del w:id="2478" w:author="Abbas Rizvi" w:date="2023-05-11T16:28:00Z"/>
          <w:b/>
          <w:bCs/>
          <w:u w:val="single"/>
          <w:lang w:eastAsia="ja-JP" w:bidi="th-TH"/>
        </w:rPr>
      </w:pPr>
      <w:del w:id="2479" w:author="Abbas Rizvi" w:date="2023-05-11T16:28:00Z">
        <w:r w:rsidDel="004C2D4C">
          <w:rPr>
            <w:b/>
            <w:bCs/>
            <w:u w:val="single"/>
            <w:lang w:eastAsia="ja-JP" w:bidi="th-TH"/>
          </w:rPr>
          <w:delText>Shared switch configuration management: 3</w:delText>
        </w:r>
        <w:r w:rsidRPr="009B50CE" w:rsidDel="004C2D4C">
          <w:rPr>
            <w:b/>
            <w:bCs/>
            <w:u w:val="single"/>
            <w:vertAlign w:val="superscript"/>
            <w:lang w:eastAsia="ja-JP" w:bidi="th-TH"/>
          </w:rPr>
          <w:delText>rd</w:delText>
        </w:r>
        <w:r w:rsidDel="004C2D4C">
          <w:rPr>
            <w:b/>
            <w:bCs/>
            <w:u w:val="single"/>
            <w:lang w:eastAsia="ja-JP" w:bidi="th-TH"/>
          </w:rPr>
          <w:delText xml:space="preserve"> party </w:delText>
        </w:r>
        <w:r w:rsidR="00E144BD" w:rsidRPr="00124B1C" w:rsidDel="004C2D4C">
          <w:rPr>
            <w:b/>
            <w:bCs/>
            <w:u w:val="single"/>
            <w:lang w:eastAsia="ja-JP" w:bidi="th-TH"/>
          </w:rPr>
          <w:delText>VLAN</w:delText>
        </w:r>
        <w:r w:rsidDel="004C2D4C">
          <w:rPr>
            <w:b/>
            <w:bCs/>
            <w:u w:val="single"/>
            <w:lang w:eastAsia="ja-JP" w:bidi="th-TH"/>
          </w:rPr>
          <w:delText>s, QOS</w:delText>
        </w:r>
        <w:r w:rsidR="00727C7F" w:rsidDel="004C2D4C">
          <w:rPr>
            <w:b/>
            <w:bCs/>
            <w:u w:val="single"/>
            <w:lang w:eastAsia="ja-JP" w:bidi="th-TH"/>
          </w:rPr>
          <w:delText xml:space="preserve"> settings</w:delText>
        </w:r>
        <w:r w:rsidDel="004C2D4C">
          <w:rPr>
            <w:b/>
            <w:bCs/>
            <w:u w:val="single"/>
            <w:lang w:eastAsia="ja-JP" w:bidi="th-TH"/>
          </w:rPr>
          <w:delText>, etc.</w:delText>
        </w:r>
      </w:del>
    </w:p>
    <w:p w14:paraId="2539F578" w14:textId="647FD1E1" w:rsidR="00A32B18" w:rsidDel="004C2D4C" w:rsidRDefault="00A32B18" w:rsidP="00E144BD">
      <w:pPr>
        <w:rPr>
          <w:del w:id="2480" w:author="Abbas Rizvi" w:date="2023-05-11T16:28:00Z"/>
          <w:lang w:eastAsia="ja-JP" w:bidi="th-TH"/>
        </w:rPr>
      </w:pPr>
      <w:del w:id="2481" w:author="Abbas Rizvi" w:date="2023-05-11T16:28:00Z">
        <w:r w:rsidDel="004C2D4C">
          <w:rPr>
            <w:lang w:eastAsia="ja-JP" w:bidi="th-TH"/>
          </w:rPr>
          <w:delText>The configuration of all switches will be shared between Stadler and Nomad. Any configuration that is specific for devices managed by Stadler, such as v</w:delText>
        </w:r>
        <w:r w:rsidR="00E144BD" w:rsidDel="004C2D4C">
          <w:rPr>
            <w:lang w:eastAsia="ja-JP" w:bidi="th-TH"/>
          </w:rPr>
          <w:delText>lans</w:delText>
        </w:r>
        <w:r w:rsidDel="004C2D4C">
          <w:rPr>
            <w:lang w:eastAsia="ja-JP" w:bidi="th-TH"/>
          </w:rPr>
          <w:delText xml:space="preserve">, quality of service settings, port based ip address assignment etc., will be provided by Stadler. Nomad will merge the configuration of its managed vlans including more admin specific settings like STP, trunk ports etc. and deploy it on </w:delText>
        </w:r>
        <w:r w:rsidR="00CE2184" w:rsidDel="004C2D4C">
          <w:rPr>
            <w:lang w:eastAsia="ja-JP" w:bidi="th-TH"/>
          </w:rPr>
          <w:delText xml:space="preserve">the required </w:delText>
        </w:r>
        <w:r w:rsidDel="004C2D4C">
          <w:rPr>
            <w:lang w:eastAsia="ja-JP" w:bidi="th-TH"/>
          </w:rPr>
          <w:delText>switches</w:delText>
        </w:r>
        <w:r w:rsidR="00CE2184" w:rsidDel="004C2D4C">
          <w:rPr>
            <w:lang w:eastAsia="ja-JP" w:bidi="th-TH"/>
          </w:rPr>
          <w:delText xml:space="preserve"> in the fleet</w:delText>
        </w:r>
        <w:r w:rsidDel="004C2D4C">
          <w:rPr>
            <w:lang w:eastAsia="ja-JP" w:bidi="th-TH"/>
          </w:rPr>
          <w:delText>.</w:delText>
        </w:r>
      </w:del>
    </w:p>
    <w:p w14:paraId="6B99DEE8" w14:textId="16A385A0" w:rsidR="00EA1F31" w:rsidDel="004C2D4C" w:rsidRDefault="00EA1F31" w:rsidP="00E144BD">
      <w:pPr>
        <w:rPr>
          <w:del w:id="2482" w:author="Abbas Rizvi" w:date="2023-05-11T16:28:00Z"/>
          <w:b/>
          <w:bCs/>
          <w:u w:val="single"/>
          <w:lang w:eastAsia="ja-JP" w:bidi="th-TH"/>
        </w:rPr>
      </w:pPr>
    </w:p>
    <w:p w14:paraId="48F66C6A" w14:textId="66652BCA" w:rsidR="00EA1F31" w:rsidDel="00485256" w:rsidRDefault="00EA1F31" w:rsidP="00E144BD">
      <w:pPr>
        <w:rPr>
          <w:del w:id="2483" w:author="Abbas Rizvi" w:date="2023-05-11T16:28:00Z"/>
          <w:b/>
          <w:bCs/>
          <w:u w:val="single"/>
          <w:lang w:eastAsia="ja-JP" w:bidi="th-TH"/>
        </w:rPr>
      </w:pPr>
    </w:p>
    <w:p w14:paraId="5ADF5786" w14:textId="09096864" w:rsidR="00E144BD" w:rsidRPr="00B620EE" w:rsidRDefault="00E144BD" w:rsidP="00E144BD">
      <w:pPr>
        <w:rPr>
          <w:b/>
          <w:bCs/>
          <w:u w:val="single"/>
          <w:lang w:val="de-AT" w:eastAsia="ja-JP" w:bidi="th-TH"/>
          <w:rPrChange w:id="2484" w:author="Christopher Kemeter" w:date="2023-11-13T19:56:00Z">
            <w:rPr>
              <w:b/>
              <w:bCs/>
              <w:u w:val="single"/>
              <w:lang w:eastAsia="ja-JP" w:bidi="th-TH"/>
            </w:rPr>
          </w:rPrChange>
        </w:rPr>
      </w:pPr>
      <w:r w:rsidRPr="00B620EE">
        <w:rPr>
          <w:b/>
          <w:bCs/>
          <w:u w:val="single"/>
          <w:lang w:val="de-AT" w:eastAsia="ja-JP" w:bidi="th-TH"/>
          <w:rPrChange w:id="2485" w:author="Christopher Kemeter" w:date="2023-11-13T19:56:00Z">
            <w:rPr>
              <w:b/>
              <w:bCs/>
              <w:u w:val="single"/>
              <w:lang w:eastAsia="ja-JP" w:bidi="th-TH"/>
            </w:rPr>
          </w:rPrChange>
        </w:rPr>
        <w:t>Power Over Ethernet</w:t>
      </w:r>
    </w:p>
    <w:p w14:paraId="452D88FF" w14:textId="00DFBBF4" w:rsidR="00E144BD" w:rsidRPr="00B620EE" w:rsidRDefault="00E144BD" w:rsidP="00E144BD">
      <w:pPr>
        <w:rPr>
          <w:ins w:id="2486" w:author="Abbas Rizvi" w:date="2023-11-09T13:55:00Z"/>
          <w:lang w:val="de-AT" w:eastAsia="ja-JP" w:bidi="th-TH"/>
          <w:rPrChange w:id="2487" w:author="Christopher Kemeter" w:date="2023-11-13T19:56:00Z">
            <w:rPr>
              <w:ins w:id="2488" w:author="Abbas Rizvi" w:date="2023-11-09T13:55:00Z"/>
              <w:lang w:eastAsia="ja-JP" w:bidi="th-TH"/>
            </w:rPr>
          </w:rPrChange>
        </w:rPr>
      </w:pPr>
      <w:del w:id="2489" w:author="Christopher Kemeter" w:date="2023-11-13T19:56:00Z">
        <w:r w:rsidRPr="00B620EE" w:rsidDel="00B620EE">
          <w:rPr>
            <w:lang w:val="de-AT" w:eastAsia="ja-JP" w:bidi="th-TH"/>
            <w:rPrChange w:id="2490" w:author="Christopher Kemeter" w:date="2023-11-13T19:56:00Z">
              <w:rPr>
                <w:lang w:eastAsia="ja-JP" w:bidi="th-TH"/>
              </w:rPr>
            </w:rPrChange>
          </w:rPr>
          <w:delText xml:space="preserve">The </w:delText>
        </w:r>
      </w:del>
      <w:ins w:id="2491" w:author="Christopher Kemeter" w:date="2023-11-13T19:56:00Z">
        <w:r w:rsidR="00B620EE" w:rsidRPr="00B620EE">
          <w:rPr>
            <w:lang w:val="de-AT" w:eastAsia="ja-JP" w:bidi="th-TH"/>
            <w:rPrChange w:id="2492" w:author="Christopher Kemeter" w:date="2023-11-13T19:56:00Z">
              <w:rPr>
                <w:lang w:eastAsia="ja-JP" w:bidi="th-TH"/>
              </w:rPr>
            </w:rPrChange>
          </w:rPr>
          <w:t>Die Switches sind in der Lage, PoE oder PoE+ für Geräte bereitzustellen, die es benötigen. Bitte beachten Sie, dass ein Leistungsbudget berechnet werden muss, um sicherzustellen, dass wir die PoE-Kapazität von 160 Watt der Switches nicht überschreiten.</w:t>
        </w:r>
      </w:ins>
      <w:del w:id="2493" w:author="Christopher Kemeter" w:date="2023-11-13T19:56:00Z">
        <w:r w:rsidRPr="00B620EE" w:rsidDel="00B620EE">
          <w:rPr>
            <w:lang w:val="de-AT" w:eastAsia="ja-JP" w:bidi="th-TH"/>
            <w:rPrChange w:id="2494" w:author="Christopher Kemeter" w:date="2023-11-13T19:56:00Z">
              <w:rPr>
                <w:lang w:eastAsia="ja-JP" w:bidi="th-TH"/>
              </w:rPr>
            </w:rPrChange>
          </w:rPr>
          <w:delText xml:space="preserve">switches are capable of providing </w:delText>
        </w:r>
        <w:r w:rsidR="35357C0B" w:rsidRPr="00B620EE" w:rsidDel="00B620EE">
          <w:rPr>
            <w:lang w:val="de-AT" w:eastAsia="ja-JP" w:bidi="th-TH"/>
            <w:rPrChange w:id="2495" w:author="Christopher Kemeter" w:date="2023-11-13T19:56:00Z">
              <w:rPr>
                <w:lang w:eastAsia="ja-JP" w:bidi="th-TH"/>
              </w:rPr>
            </w:rPrChange>
          </w:rPr>
          <w:delText>P</w:delText>
        </w:r>
      </w:del>
      <w:ins w:id="2496" w:author="Syed Naqvi" w:date="2023-05-15T13:58:00Z">
        <w:del w:id="2497" w:author="Christopher Kemeter" w:date="2023-11-13T19:56:00Z">
          <w:r w:rsidR="11DCC3DA" w:rsidRPr="00B620EE" w:rsidDel="00B620EE">
            <w:rPr>
              <w:lang w:val="de-AT" w:eastAsia="ja-JP" w:bidi="th-TH"/>
              <w:rPrChange w:id="2498" w:author="Christopher Kemeter" w:date="2023-11-13T19:56:00Z">
                <w:rPr>
                  <w:lang w:eastAsia="ja-JP" w:bidi="th-TH"/>
                </w:rPr>
              </w:rPrChange>
            </w:rPr>
            <w:delText>o</w:delText>
          </w:r>
        </w:del>
      </w:ins>
      <w:del w:id="2499" w:author="Christopher Kemeter" w:date="2023-11-13T19:56:00Z">
        <w:r w:rsidRPr="00B620EE" w:rsidDel="00B620EE">
          <w:rPr>
            <w:lang w:val="de-AT" w:eastAsia="ja-JP" w:bidi="th-TH"/>
            <w:rPrChange w:id="2500" w:author="Christopher Kemeter" w:date="2023-11-13T19:56:00Z">
              <w:rPr>
                <w:lang w:eastAsia="ja-JP" w:bidi="th-TH"/>
              </w:rPr>
            </w:rPrChange>
          </w:rPr>
          <w:delText>O</w:delText>
        </w:r>
        <w:r w:rsidR="35357C0B" w:rsidRPr="00B620EE" w:rsidDel="00B620EE">
          <w:rPr>
            <w:lang w:val="de-AT" w:eastAsia="ja-JP" w:bidi="th-TH"/>
            <w:rPrChange w:id="2501" w:author="Christopher Kemeter" w:date="2023-11-13T19:56:00Z">
              <w:rPr>
                <w:lang w:eastAsia="ja-JP" w:bidi="th-TH"/>
              </w:rPr>
            </w:rPrChange>
          </w:rPr>
          <w:delText>E</w:delText>
        </w:r>
        <w:r w:rsidRPr="00B620EE" w:rsidDel="00B620EE">
          <w:rPr>
            <w:lang w:val="de-AT" w:eastAsia="ja-JP" w:bidi="th-TH"/>
            <w:rPrChange w:id="2502" w:author="Christopher Kemeter" w:date="2023-11-13T19:56:00Z">
              <w:rPr>
                <w:lang w:eastAsia="ja-JP" w:bidi="th-TH"/>
              </w:rPr>
            </w:rPrChange>
          </w:rPr>
          <w:delText xml:space="preserve"> or </w:delText>
        </w:r>
        <w:r w:rsidR="35357C0B" w:rsidRPr="00B620EE" w:rsidDel="00B620EE">
          <w:rPr>
            <w:lang w:val="de-AT" w:eastAsia="ja-JP" w:bidi="th-TH"/>
            <w:rPrChange w:id="2503" w:author="Christopher Kemeter" w:date="2023-11-13T19:56:00Z">
              <w:rPr>
                <w:lang w:eastAsia="ja-JP" w:bidi="th-TH"/>
              </w:rPr>
            </w:rPrChange>
          </w:rPr>
          <w:delText>P</w:delText>
        </w:r>
      </w:del>
      <w:ins w:id="2504" w:author="Syed Naqvi" w:date="2023-05-15T13:58:00Z">
        <w:del w:id="2505" w:author="Christopher Kemeter" w:date="2023-11-13T19:56:00Z">
          <w:r w:rsidR="15982F74" w:rsidRPr="00B620EE" w:rsidDel="00B620EE">
            <w:rPr>
              <w:lang w:val="de-AT" w:eastAsia="ja-JP" w:bidi="th-TH"/>
              <w:rPrChange w:id="2506" w:author="Christopher Kemeter" w:date="2023-11-13T19:56:00Z">
                <w:rPr>
                  <w:lang w:eastAsia="ja-JP" w:bidi="th-TH"/>
                </w:rPr>
              </w:rPrChange>
            </w:rPr>
            <w:delText>o</w:delText>
          </w:r>
        </w:del>
      </w:ins>
      <w:del w:id="2507" w:author="Christopher Kemeter" w:date="2023-11-13T19:56:00Z">
        <w:r w:rsidRPr="00B620EE" w:rsidDel="00B620EE">
          <w:rPr>
            <w:lang w:val="de-AT" w:eastAsia="ja-JP" w:bidi="th-TH"/>
            <w:rPrChange w:id="2508" w:author="Christopher Kemeter" w:date="2023-11-13T19:56:00Z">
              <w:rPr>
                <w:lang w:eastAsia="ja-JP" w:bidi="th-TH"/>
              </w:rPr>
            </w:rPrChange>
          </w:rPr>
          <w:delText>O</w:delText>
        </w:r>
        <w:r w:rsidR="35357C0B" w:rsidRPr="00B620EE" w:rsidDel="00B620EE">
          <w:rPr>
            <w:lang w:val="de-AT" w:eastAsia="ja-JP" w:bidi="th-TH"/>
            <w:rPrChange w:id="2509" w:author="Christopher Kemeter" w:date="2023-11-13T19:56:00Z">
              <w:rPr>
                <w:lang w:eastAsia="ja-JP" w:bidi="th-TH"/>
              </w:rPr>
            </w:rPrChange>
          </w:rPr>
          <w:delText>E</w:delText>
        </w:r>
        <w:r w:rsidRPr="00B620EE" w:rsidDel="00B620EE">
          <w:rPr>
            <w:lang w:val="de-AT" w:eastAsia="ja-JP" w:bidi="th-TH"/>
            <w:rPrChange w:id="2510" w:author="Christopher Kemeter" w:date="2023-11-13T19:56:00Z">
              <w:rPr>
                <w:lang w:eastAsia="ja-JP" w:bidi="th-TH"/>
              </w:rPr>
            </w:rPrChange>
          </w:rPr>
          <w:delText xml:space="preserve">+ to any devices that may require it. Please note a power budget has to be calculated to make sure </w:delText>
        </w:r>
      </w:del>
      <w:ins w:id="2511" w:author="Syed Naqvi" w:date="2023-05-15T13:59:00Z">
        <w:del w:id="2512" w:author="Christopher Kemeter" w:date="2023-11-13T19:56:00Z">
          <w:r w:rsidR="74835FD7" w:rsidRPr="00B620EE" w:rsidDel="00B620EE">
            <w:rPr>
              <w:lang w:val="de-AT" w:eastAsia="ja-JP" w:bidi="th-TH"/>
              <w:rPrChange w:id="2513" w:author="Christopher Kemeter" w:date="2023-11-13T19:56:00Z">
                <w:rPr>
                  <w:lang w:eastAsia="ja-JP" w:bidi="th-TH"/>
                </w:rPr>
              </w:rPrChange>
            </w:rPr>
            <w:delText xml:space="preserve">that </w:delText>
          </w:r>
        </w:del>
      </w:ins>
      <w:del w:id="2514" w:author="Christopher Kemeter" w:date="2023-11-13T19:56:00Z">
        <w:r w:rsidRPr="00B620EE" w:rsidDel="00B620EE">
          <w:rPr>
            <w:lang w:val="de-AT" w:eastAsia="ja-JP" w:bidi="th-TH"/>
            <w:rPrChange w:id="2515" w:author="Christopher Kemeter" w:date="2023-11-13T19:56:00Z">
              <w:rPr>
                <w:lang w:eastAsia="ja-JP" w:bidi="th-TH"/>
              </w:rPr>
            </w:rPrChange>
          </w:rPr>
          <w:delText xml:space="preserve">we do not go over the </w:delText>
        </w:r>
        <w:r w:rsidR="00261436" w:rsidRPr="00B620EE" w:rsidDel="00B620EE">
          <w:rPr>
            <w:lang w:val="de-AT" w:eastAsia="ja-JP" w:bidi="th-TH"/>
            <w:rPrChange w:id="2516" w:author="Christopher Kemeter" w:date="2023-11-13T19:56:00Z">
              <w:rPr>
                <w:lang w:eastAsia="ja-JP" w:bidi="th-TH"/>
              </w:rPr>
            </w:rPrChange>
          </w:rPr>
          <w:delText xml:space="preserve">160 watt </w:delText>
        </w:r>
        <w:r w:rsidR="35357C0B" w:rsidRPr="00B620EE" w:rsidDel="00B620EE">
          <w:rPr>
            <w:lang w:val="de-AT" w:eastAsia="ja-JP" w:bidi="th-TH"/>
            <w:rPrChange w:id="2517" w:author="Christopher Kemeter" w:date="2023-11-13T19:56:00Z">
              <w:rPr>
                <w:lang w:eastAsia="ja-JP" w:bidi="th-TH"/>
              </w:rPr>
            </w:rPrChange>
          </w:rPr>
          <w:delText>P</w:delText>
        </w:r>
      </w:del>
      <w:ins w:id="2518" w:author="Syed Naqvi" w:date="2023-05-15T13:58:00Z">
        <w:del w:id="2519" w:author="Christopher Kemeter" w:date="2023-11-13T19:56:00Z">
          <w:r w:rsidR="4ACCA724" w:rsidRPr="00B620EE" w:rsidDel="00B620EE">
            <w:rPr>
              <w:lang w:val="de-AT" w:eastAsia="ja-JP" w:bidi="th-TH"/>
              <w:rPrChange w:id="2520" w:author="Christopher Kemeter" w:date="2023-11-13T19:56:00Z">
                <w:rPr>
                  <w:lang w:eastAsia="ja-JP" w:bidi="th-TH"/>
                </w:rPr>
              </w:rPrChange>
            </w:rPr>
            <w:delText>o</w:delText>
          </w:r>
        </w:del>
      </w:ins>
      <w:del w:id="2521" w:author="Christopher Kemeter" w:date="2023-11-13T19:56:00Z">
        <w:r w:rsidRPr="00B620EE" w:rsidDel="00B620EE">
          <w:rPr>
            <w:lang w:val="de-AT" w:eastAsia="ja-JP" w:bidi="th-TH"/>
            <w:rPrChange w:id="2522" w:author="Christopher Kemeter" w:date="2023-11-13T19:56:00Z">
              <w:rPr>
                <w:lang w:eastAsia="ja-JP" w:bidi="th-TH"/>
              </w:rPr>
            </w:rPrChange>
          </w:rPr>
          <w:delText>O</w:delText>
        </w:r>
        <w:r w:rsidR="35357C0B" w:rsidRPr="00B620EE" w:rsidDel="00B620EE">
          <w:rPr>
            <w:lang w:val="de-AT" w:eastAsia="ja-JP" w:bidi="th-TH"/>
            <w:rPrChange w:id="2523" w:author="Christopher Kemeter" w:date="2023-11-13T19:56:00Z">
              <w:rPr>
                <w:lang w:eastAsia="ja-JP" w:bidi="th-TH"/>
              </w:rPr>
            </w:rPrChange>
          </w:rPr>
          <w:delText>E</w:delText>
        </w:r>
        <w:r w:rsidRPr="00B620EE" w:rsidDel="00B620EE">
          <w:rPr>
            <w:lang w:val="de-AT" w:eastAsia="ja-JP" w:bidi="th-TH"/>
            <w:rPrChange w:id="2524" w:author="Christopher Kemeter" w:date="2023-11-13T19:56:00Z">
              <w:rPr>
                <w:lang w:eastAsia="ja-JP" w:bidi="th-TH"/>
              </w:rPr>
            </w:rPrChange>
          </w:rPr>
          <w:delText xml:space="preserve"> capacity of the switches</w:delText>
        </w:r>
      </w:del>
    </w:p>
    <w:p w14:paraId="34E66653" w14:textId="33BCB0B6" w:rsidR="007C5F04" w:rsidDel="00B620EE" w:rsidRDefault="007C5F04" w:rsidP="00E144BD">
      <w:pPr>
        <w:rPr>
          <w:ins w:id="2525" w:author="Abbas Rizvi" w:date="2023-11-09T13:55:00Z"/>
          <w:del w:id="2526" w:author="Christopher Kemeter" w:date="2023-11-13T19:54:00Z"/>
          <w:lang w:eastAsia="ja-JP" w:bidi="th-TH"/>
        </w:rPr>
      </w:pPr>
    </w:p>
    <w:p w14:paraId="33D5555C" w14:textId="147BC95F" w:rsidR="007C5F04" w:rsidDel="00B620EE" w:rsidRDefault="007C5F04" w:rsidP="00E144BD">
      <w:pPr>
        <w:rPr>
          <w:del w:id="2527" w:author="Christopher Kemeter" w:date="2023-11-13T19:54:00Z"/>
          <w:lang w:eastAsia="ja-JP" w:bidi="th-TH"/>
        </w:rPr>
      </w:pPr>
    </w:p>
    <w:p w14:paraId="76229E46" w14:textId="77777777" w:rsidR="00E144BD" w:rsidRPr="00862A85" w:rsidRDefault="00E144BD" w:rsidP="00E144BD">
      <w:pPr>
        <w:rPr>
          <w:b/>
          <w:bCs/>
          <w:u w:val="single"/>
          <w:lang w:val="de-AT" w:eastAsia="ja-JP" w:bidi="th-TH"/>
          <w:rPrChange w:id="2528" w:author="Abbas Rizvi" w:date="2023-11-14T14:51:00Z">
            <w:rPr>
              <w:b/>
              <w:bCs/>
              <w:u w:val="single"/>
              <w:lang w:eastAsia="ja-JP" w:bidi="th-TH"/>
            </w:rPr>
          </w:rPrChange>
        </w:rPr>
      </w:pPr>
      <w:r w:rsidRPr="00862A85">
        <w:rPr>
          <w:b/>
          <w:bCs/>
          <w:u w:val="single"/>
          <w:lang w:val="de-AT" w:eastAsia="ja-JP" w:bidi="th-TH"/>
          <w:rPrChange w:id="2529" w:author="Abbas Rizvi" w:date="2023-11-14T14:51:00Z">
            <w:rPr>
              <w:b/>
              <w:bCs/>
              <w:u w:val="single"/>
              <w:lang w:eastAsia="ja-JP" w:bidi="th-TH"/>
            </w:rPr>
          </w:rPrChange>
        </w:rPr>
        <w:t>Traffic routing</w:t>
      </w:r>
    </w:p>
    <w:p w14:paraId="714D39F1" w14:textId="0E23D608" w:rsidR="00CE0CAB" w:rsidRPr="00B620EE" w:rsidDel="00B620EE" w:rsidRDefault="00E144BD" w:rsidP="00E144BD">
      <w:pPr>
        <w:rPr>
          <w:del w:id="2530" w:author="Christopher Kemeter" w:date="2023-11-13T19:57:00Z"/>
          <w:b/>
          <w:bCs/>
          <w:u w:val="single"/>
          <w:lang w:val="de-AT" w:eastAsia="ja-JP" w:bidi="th-TH"/>
          <w:rPrChange w:id="2531" w:author="Christopher Kemeter" w:date="2023-11-13T19:57:00Z">
            <w:rPr>
              <w:del w:id="2532" w:author="Christopher Kemeter" w:date="2023-11-13T19:57:00Z"/>
              <w:b/>
              <w:bCs/>
              <w:u w:val="single"/>
              <w:lang w:eastAsia="ja-JP" w:bidi="th-TH"/>
            </w:rPr>
          </w:rPrChange>
        </w:rPr>
      </w:pPr>
      <w:del w:id="2533" w:author="Christopher Kemeter" w:date="2023-11-13T19:57:00Z">
        <w:r w:rsidRPr="00B620EE" w:rsidDel="00B620EE">
          <w:rPr>
            <w:lang w:val="de-AT" w:eastAsia="ja-JP" w:bidi="th-TH"/>
            <w:rPrChange w:id="2534" w:author="Christopher Kemeter" w:date="2023-11-13T19:57:00Z">
              <w:rPr>
                <w:lang w:eastAsia="ja-JP" w:bidi="th-TH"/>
              </w:rPr>
            </w:rPrChange>
          </w:rPr>
          <w:delText>B</w:delText>
        </w:r>
      </w:del>
      <w:ins w:id="2535" w:author="Christopher Kemeter" w:date="2023-11-13T19:57:00Z">
        <w:r w:rsidR="00B620EE" w:rsidRPr="00B620EE">
          <w:rPr>
            <w:lang w:val="de-AT" w:eastAsia="ja-JP" w:bidi="th-TH"/>
            <w:rPrChange w:id="2536" w:author="Christopher Kemeter" w:date="2023-11-13T19:57:00Z">
              <w:rPr>
                <w:lang w:eastAsia="ja-JP" w:bidi="th-TH"/>
              </w:rPr>
            </w:rPrChange>
          </w:rPr>
          <w:t>Bidirektionaler Datenverkehr von Subsystemen wie CCTV oder FIS-Geräten kann über die CCU in Richtung Außengelände geroutet werden.</w:t>
        </w:r>
      </w:ins>
      <w:del w:id="2537" w:author="Christopher Kemeter" w:date="2023-11-13T19:57:00Z">
        <w:r w:rsidRPr="00B620EE" w:rsidDel="00B620EE">
          <w:rPr>
            <w:lang w:val="de-AT" w:eastAsia="ja-JP" w:bidi="th-TH"/>
            <w:rPrChange w:id="2538" w:author="Christopher Kemeter" w:date="2023-11-13T19:57:00Z">
              <w:rPr>
                <w:lang w:eastAsia="ja-JP" w:bidi="th-TH"/>
              </w:rPr>
            </w:rPrChange>
          </w:rPr>
          <w:delText xml:space="preserve">idirectional traffic from </w:delText>
        </w:r>
        <w:r w:rsidR="00A439C6" w:rsidRPr="00B620EE" w:rsidDel="00B620EE">
          <w:rPr>
            <w:lang w:val="de-AT" w:eastAsia="ja-JP" w:bidi="th-TH"/>
            <w:rPrChange w:id="2539" w:author="Christopher Kemeter" w:date="2023-11-13T19:57:00Z">
              <w:rPr>
                <w:lang w:eastAsia="ja-JP" w:bidi="th-TH"/>
              </w:rPr>
            </w:rPrChange>
          </w:rPr>
          <w:delText>sub-systems</w:delText>
        </w:r>
        <w:r w:rsidRPr="00B620EE" w:rsidDel="00B620EE">
          <w:rPr>
            <w:lang w:val="de-AT" w:eastAsia="ja-JP" w:bidi="th-TH"/>
            <w:rPrChange w:id="2540" w:author="Christopher Kemeter" w:date="2023-11-13T19:57:00Z">
              <w:rPr>
                <w:lang w:eastAsia="ja-JP" w:bidi="th-TH"/>
              </w:rPr>
            </w:rPrChange>
          </w:rPr>
          <w:delText xml:space="preserve"> such as the</w:delText>
        </w:r>
        <w:r w:rsidR="00A439C6" w:rsidRPr="00B620EE" w:rsidDel="00B620EE">
          <w:rPr>
            <w:lang w:val="de-AT" w:eastAsia="ja-JP" w:bidi="th-TH"/>
            <w:rPrChange w:id="2541" w:author="Christopher Kemeter" w:date="2023-11-13T19:57:00Z">
              <w:rPr>
                <w:lang w:eastAsia="ja-JP" w:bidi="th-TH"/>
              </w:rPr>
            </w:rPrChange>
          </w:rPr>
          <w:delText xml:space="preserve"> CCTV</w:delText>
        </w:r>
        <w:r w:rsidRPr="00B620EE" w:rsidDel="00B620EE">
          <w:rPr>
            <w:lang w:val="de-AT" w:eastAsia="ja-JP" w:bidi="th-TH"/>
            <w:rPrChange w:id="2542" w:author="Christopher Kemeter" w:date="2023-11-13T19:57:00Z">
              <w:rPr>
                <w:lang w:eastAsia="ja-JP" w:bidi="th-TH"/>
              </w:rPr>
            </w:rPrChange>
          </w:rPr>
          <w:delText xml:space="preserve"> or the FIS devices can be routed towards the </w:delText>
        </w:r>
      </w:del>
      <w:ins w:id="2543" w:author="Syed Naqvi" w:date="2023-05-15T14:00:00Z">
        <w:del w:id="2544" w:author="Christopher Kemeter" w:date="2023-11-13T19:57:00Z">
          <w:r w:rsidR="5BB95374" w:rsidRPr="00B620EE" w:rsidDel="00B620EE">
            <w:rPr>
              <w:lang w:val="de-AT" w:eastAsia="ja-JP" w:bidi="th-TH"/>
              <w:rPrChange w:id="2545" w:author="Christopher Kemeter" w:date="2023-11-13T19:57:00Z">
                <w:rPr>
                  <w:lang w:eastAsia="ja-JP" w:bidi="th-TH"/>
                </w:rPr>
              </w:rPrChange>
            </w:rPr>
            <w:delText>way</w:delText>
          </w:r>
        </w:del>
      </w:ins>
      <w:del w:id="2546" w:author="Christopher Kemeter" w:date="2023-11-13T19:57:00Z">
        <w:r w:rsidR="00A439C6" w:rsidRPr="00B620EE" w:rsidDel="00B620EE">
          <w:rPr>
            <w:lang w:val="de-AT" w:eastAsia="ja-JP" w:bidi="th-TH"/>
            <w:rPrChange w:id="2547" w:author="Christopher Kemeter" w:date="2023-11-13T19:57:00Z">
              <w:rPr>
                <w:lang w:eastAsia="ja-JP" w:bidi="th-TH"/>
              </w:rPr>
            </w:rPrChange>
          </w:rPr>
          <w:delText>land</w:delText>
        </w:r>
      </w:del>
      <w:ins w:id="2548" w:author="Abbas Rizvi" w:date="2023-05-11T16:28:00Z">
        <w:del w:id="2549" w:author="Christopher Kemeter" w:date="2023-11-13T19:57:00Z">
          <w:r w:rsidR="00E20AF2" w:rsidRPr="00B620EE" w:rsidDel="00B620EE">
            <w:rPr>
              <w:lang w:val="de-AT" w:eastAsia="ja-JP" w:bidi="th-TH"/>
              <w:rPrChange w:id="2550" w:author="Christopher Kemeter" w:date="2023-11-13T19:57:00Z">
                <w:rPr>
                  <w:lang w:eastAsia="ja-JP" w:bidi="th-TH"/>
                </w:rPr>
              </w:rPrChange>
            </w:rPr>
            <w:delText xml:space="preserve"> </w:delText>
          </w:r>
        </w:del>
      </w:ins>
      <w:del w:id="2551" w:author="Christopher Kemeter" w:date="2023-11-13T19:57:00Z">
        <w:r w:rsidR="00A439C6" w:rsidRPr="00B620EE" w:rsidDel="00B620EE">
          <w:rPr>
            <w:lang w:val="de-AT" w:eastAsia="ja-JP" w:bidi="th-TH"/>
            <w:rPrChange w:id="2552" w:author="Christopher Kemeter" w:date="2023-11-13T19:57:00Z">
              <w:rPr>
                <w:lang w:eastAsia="ja-JP" w:bidi="th-TH"/>
              </w:rPr>
            </w:rPrChange>
          </w:rPr>
          <w:delText>side</w:delText>
        </w:r>
      </w:del>
      <w:ins w:id="2553" w:author="Abbas Rizvi" w:date="2023-05-11T16:28:00Z">
        <w:del w:id="2554" w:author="Christopher Kemeter" w:date="2023-11-13T19:57:00Z">
          <w:r w:rsidR="00E20AF2" w:rsidRPr="00B620EE" w:rsidDel="00B620EE">
            <w:rPr>
              <w:lang w:val="de-AT" w:eastAsia="ja-JP" w:bidi="th-TH"/>
              <w:rPrChange w:id="2555" w:author="Christopher Kemeter" w:date="2023-11-13T19:57:00Z">
                <w:rPr>
                  <w:lang w:eastAsia="ja-JP" w:bidi="th-TH"/>
                </w:rPr>
              </w:rPrChange>
            </w:rPr>
            <w:delText xml:space="preserve"> </w:delText>
          </w:r>
        </w:del>
      </w:ins>
      <w:ins w:id="2556" w:author="Syed Naqvi" w:date="2023-05-15T14:01:00Z">
        <w:del w:id="2557" w:author="Christopher Kemeter" w:date="2023-11-13T19:57:00Z">
          <w:r w:rsidR="393596B5" w:rsidRPr="00B620EE" w:rsidDel="00B620EE">
            <w:rPr>
              <w:lang w:val="de-AT" w:eastAsia="ja-JP" w:bidi="th-TH"/>
              <w:rPrChange w:id="2558" w:author="Christopher Kemeter" w:date="2023-11-13T19:57:00Z">
                <w:rPr>
                  <w:lang w:eastAsia="ja-JP" w:bidi="th-TH"/>
                </w:rPr>
              </w:rPrChange>
            </w:rPr>
            <w:delText>via</w:delText>
          </w:r>
        </w:del>
      </w:ins>
      <w:ins w:id="2559" w:author="Abbas Rizvi" w:date="2023-05-11T16:28:00Z">
        <w:del w:id="2560" w:author="Christopher Kemeter" w:date="2023-11-13T19:57:00Z">
          <w:r w:rsidR="00E20AF2" w:rsidRPr="00B620EE" w:rsidDel="00B620EE">
            <w:rPr>
              <w:lang w:val="de-AT" w:eastAsia="ja-JP" w:bidi="th-TH"/>
              <w:rPrChange w:id="2561" w:author="Christopher Kemeter" w:date="2023-11-13T19:57:00Z">
                <w:rPr>
                  <w:lang w:eastAsia="ja-JP" w:bidi="th-TH"/>
                </w:rPr>
              </w:rPrChange>
            </w:rPr>
            <w:delText>over the CCU</w:delText>
          </w:r>
        </w:del>
      </w:ins>
    </w:p>
    <w:p w14:paraId="29853C6A" w14:textId="41C1ACFE" w:rsidR="004E6D40" w:rsidRPr="00B620EE" w:rsidRDefault="004E6D40">
      <w:pPr>
        <w:rPr>
          <w:ins w:id="2562" w:author="Abbas Rizvi" w:date="2023-05-11T16:29:00Z"/>
          <w:b/>
          <w:bCs/>
          <w:u w:val="single"/>
          <w:lang w:val="de-AT" w:eastAsia="ja-JP" w:bidi="th-TH"/>
          <w:rPrChange w:id="2563" w:author="Christopher Kemeter" w:date="2023-11-13T19:57:00Z">
            <w:rPr>
              <w:ins w:id="2564" w:author="Abbas Rizvi" w:date="2023-05-11T16:29:00Z"/>
              <w:b/>
              <w:bCs/>
              <w:u w:val="single"/>
              <w:lang w:eastAsia="ja-JP" w:bidi="th-TH"/>
            </w:rPr>
          </w:rPrChange>
        </w:rPr>
      </w:pPr>
    </w:p>
    <w:p w14:paraId="00861E03" w14:textId="4D720060" w:rsidR="00E144BD" w:rsidRPr="00862A85" w:rsidRDefault="00A730AF" w:rsidP="00E144BD">
      <w:pPr>
        <w:rPr>
          <w:b/>
          <w:bCs/>
          <w:u w:val="single"/>
          <w:lang w:val="de-AT" w:eastAsia="ja-JP" w:bidi="th-TH"/>
          <w:rPrChange w:id="2565" w:author="Abbas Rizvi" w:date="2023-11-14T14:51:00Z">
            <w:rPr>
              <w:b/>
              <w:bCs/>
              <w:u w:val="single"/>
              <w:lang w:eastAsia="ja-JP" w:bidi="th-TH"/>
            </w:rPr>
          </w:rPrChange>
        </w:rPr>
      </w:pPr>
      <w:r w:rsidRPr="00862A85">
        <w:rPr>
          <w:b/>
          <w:bCs/>
          <w:u w:val="single"/>
          <w:lang w:val="de-AT" w:eastAsia="ja-JP" w:bidi="th-TH"/>
          <w:rPrChange w:id="2566" w:author="Abbas Rizvi" w:date="2023-11-14T14:51:00Z">
            <w:rPr>
              <w:b/>
              <w:bCs/>
              <w:u w:val="single"/>
              <w:lang w:eastAsia="ja-JP" w:bidi="th-TH"/>
            </w:rPr>
          </w:rPrChange>
        </w:rPr>
        <w:t>SSID Broadcast</w:t>
      </w:r>
    </w:p>
    <w:p w14:paraId="27DC2BFB" w14:textId="5A5199F3" w:rsidR="00A730AF" w:rsidRPr="00B620EE" w:rsidRDefault="00A730AF" w:rsidP="00E144BD">
      <w:pPr>
        <w:rPr>
          <w:lang w:val="de-AT" w:eastAsia="ja-JP" w:bidi="th-TH"/>
          <w:rPrChange w:id="2567" w:author="Christopher Kemeter" w:date="2023-11-13T19:57:00Z">
            <w:rPr>
              <w:lang w:eastAsia="ja-JP" w:bidi="th-TH"/>
            </w:rPr>
          </w:rPrChange>
        </w:rPr>
      </w:pPr>
      <w:del w:id="2568" w:author="Christopher Kemeter" w:date="2023-11-13T19:57:00Z">
        <w:r w:rsidRPr="00B620EE" w:rsidDel="00B620EE">
          <w:rPr>
            <w:lang w:val="de-AT" w:eastAsia="ja-JP" w:bidi="th-TH"/>
            <w:rPrChange w:id="2569" w:author="Christopher Kemeter" w:date="2023-11-13T19:57:00Z">
              <w:rPr>
                <w:lang w:eastAsia="ja-JP" w:bidi="th-TH"/>
              </w:rPr>
            </w:rPrChange>
          </w:rPr>
          <w:delText>If required,</w:delText>
        </w:r>
        <w:r w:rsidR="009A74FC" w:rsidRPr="00B620EE" w:rsidDel="00B620EE">
          <w:rPr>
            <w:lang w:val="de-AT" w:eastAsia="ja-JP" w:bidi="th-TH"/>
            <w:rPrChange w:id="2570" w:author="Christopher Kemeter" w:date="2023-11-13T19:57:00Z">
              <w:rPr>
                <w:lang w:eastAsia="ja-JP" w:bidi="th-TH"/>
              </w:rPr>
            </w:rPrChange>
          </w:rPr>
          <w:delText xml:space="preserve"> m</w:delText>
        </w:r>
        <w:commentRangeStart w:id="2571"/>
        <w:commentRangeStart w:id="2572"/>
        <w:r w:rsidR="009A74FC" w:rsidRPr="00B620EE" w:rsidDel="00B620EE">
          <w:rPr>
            <w:lang w:val="de-AT" w:eastAsia="ja-JP" w:bidi="th-TH"/>
            <w:rPrChange w:id="2573" w:author="Christopher Kemeter" w:date="2023-11-13T19:57:00Z">
              <w:rPr>
                <w:lang w:eastAsia="ja-JP" w:bidi="th-TH"/>
              </w:rPr>
            </w:rPrChange>
          </w:rPr>
          <w:delText>ultiple SSIDs can be setup</w:delText>
        </w:r>
        <w:r w:rsidR="00706E8B" w:rsidRPr="00B620EE" w:rsidDel="00B620EE">
          <w:rPr>
            <w:lang w:val="de-AT" w:eastAsia="ja-JP" w:bidi="th-TH"/>
            <w:rPrChange w:id="2574" w:author="Christopher Kemeter" w:date="2023-11-13T19:57:00Z">
              <w:rPr>
                <w:lang w:eastAsia="ja-JP" w:bidi="th-TH"/>
              </w:rPr>
            </w:rPrChange>
          </w:rPr>
          <w:delText xml:space="preserve"> on the access points</w:delText>
        </w:r>
        <w:r w:rsidR="009A74FC" w:rsidRPr="00B620EE" w:rsidDel="00B620EE">
          <w:rPr>
            <w:lang w:val="de-AT" w:eastAsia="ja-JP" w:bidi="th-TH"/>
            <w:rPrChange w:id="2575" w:author="Christopher Kemeter" w:date="2023-11-13T19:57:00Z">
              <w:rPr>
                <w:lang w:eastAsia="ja-JP" w:bidi="th-TH"/>
              </w:rPr>
            </w:rPrChange>
          </w:rPr>
          <w:delText xml:space="preserve"> for third party</w:delText>
        </w:r>
        <w:commentRangeEnd w:id="2571"/>
        <w:r w:rsidRPr="00B620EE" w:rsidDel="00B620EE">
          <w:rPr>
            <w:rStyle w:val="CommentReference"/>
            <w:sz w:val="22"/>
            <w:szCs w:val="20"/>
            <w:lang w:val="de-AT" w:eastAsia="ja-JP" w:bidi="th-TH"/>
            <w:rPrChange w:id="2576" w:author="Christopher Kemeter" w:date="2023-11-13T19:57:00Z">
              <w:rPr>
                <w:rStyle w:val="CommentReference"/>
                <w:sz w:val="22"/>
                <w:szCs w:val="20"/>
                <w:lang w:eastAsia="ja-JP" w:bidi="th-TH"/>
              </w:rPr>
            </w:rPrChange>
          </w:rPr>
          <w:commentReference w:id="2571"/>
        </w:r>
        <w:commentRangeEnd w:id="2572"/>
        <w:r w:rsidR="00D3087C" w:rsidRPr="00B620EE" w:rsidDel="00B620EE">
          <w:rPr>
            <w:rStyle w:val="CommentReference"/>
            <w:sz w:val="22"/>
            <w:szCs w:val="20"/>
            <w:lang w:val="de-AT" w:eastAsia="ja-JP" w:bidi="th-TH"/>
            <w:rPrChange w:id="2577" w:author="Christopher Kemeter" w:date="2023-11-13T19:57:00Z">
              <w:rPr>
                <w:rStyle w:val="CommentReference"/>
                <w:sz w:val="22"/>
                <w:szCs w:val="20"/>
                <w:lang w:eastAsia="ja-JP" w:bidi="th-TH"/>
              </w:rPr>
            </w:rPrChange>
          </w:rPr>
          <w:commentReference w:id="2572"/>
        </w:r>
        <w:r w:rsidR="009A74FC" w:rsidRPr="00B620EE" w:rsidDel="00B620EE">
          <w:rPr>
            <w:lang w:val="de-AT" w:eastAsia="ja-JP" w:bidi="th-TH"/>
            <w:rPrChange w:id="2578" w:author="Christopher Kemeter" w:date="2023-11-13T19:57:00Z">
              <w:rPr>
                <w:lang w:eastAsia="ja-JP" w:bidi="th-TH"/>
              </w:rPr>
            </w:rPrChange>
          </w:rPr>
          <w:delText xml:space="preserve"> </w:delText>
        </w:r>
      </w:del>
      <w:del w:id="2579" w:author="Abbas Rizvi" w:date="2023-05-11T16:29:00Z">
        <w:r w:rsidR="009A74FC" w:rsidRPr="00B620EE" w:rsidDel="003852C9">
          <w:rPr>
            <w:lang w:val="de-AT" w:eastAsia="ja-JP" w:bidi="th-TH"/>
            <w:rPrChange w:id="2580" w:author="Christopher Kemeter" w:date="2023-11-13T19:57:00Z">
              <w:rPr>
                <w:lang w:eastAsia="ja-JP" w:bidi="th-TH"/>
              </w:rPr>
            </w:rPrChange>
          </w:rPr>
          <w:delText>operators</w:delText>
        </w:r>
      </w:del>
      <w:ins w:id="2581" w:author="Abbas Rizvi" w:date="2023-05-11T16:29:00Z">
        <w:del w:id="2582" w:author="Christopher Kemeter" w:date="2023-11-13T19:57:00Z">
          <w:r w:rsidR="003852C9" w:rsidRPr="00B620EE" w:rsidDel="00B620EE">
            <w:rPr>
              <w:lang w:val="de-AT" w:eastAsia="ja-JP" w:bidi="th-TH"/>
              <w:rPrChange w:id="2583" w:author="Christopher Kemeter" w:date="2023-11-13T19:57:00Z">
                <w:rPr>
                  <w:lang w:eastAsia="ja-JP" w:bidi="th-TH"/>
                </w:rPr>
              </w:rPrChange>
            </w:rPr>
            <w:delText>sub-systems</w:delText>
          </w:r>
        </w:del>
      </w:ins>
      <w:ins w:id="2584" w:author="Christopher Kemeter" w:date="2023-11-13T19:57:00Z">
        <w:r w:rsidR="00B620EE" w:rsidRPr="00B620EE">
          <w:rPr>
            <w:lang w:val="de-AT" w:eastAsia="ja-JP" w:bidi="th-TH"/>
            <w:rPrChange w:id="2585" w:author="Christopher Kemeter" w:date="2023-11-13T19:57:00Z">
              <w:rPr>
                <w:lang w:eastAsia="ja-JP" w:bidi="th-TH"/>
              </w:rPr>
            </w:rPrChange>
          </w:rPr>
          <w:t>Bei Bedarf können auf den Zugangspunkten mehrere SSIDs für Subsysteme von Drittanbietern eingerichtet werden.</w:t>
        </w:r>
      </w:ins>
      <w:ins w:id="2586" w:author="Abbas Rizvi" w:date="2023-05-11T16:29:00Z">
        <w:del w:id="2587" w:author="Christopher Kemeter" w:date="2023-11-13T19:57:00Z">
          <w:r w:rsidR="003852C9" w:rsidRPr="00B620EE" w:rsidDel="00B620EE">
            <w:rPr>
              <w:lang w:val="de-AT" w:eastAsia="ja-JP" w:bidi="th-TH"/>
              <w:rPrChange w:id="2588" w:author="Christopher Kemeter" w:date="2023-11-13T19:57:00Z">
                <w:rPr>
                  <w:lang w:eastAsia="ja-JP" w:bidi="th-TH"/>
                </w:rPr>
              </w:rPrChange>
            </w:rPr>
            <w:delText>.</w:delText>
          </w:r>
        </w:del>
      </w:ins>
    </w:p>
    <w:p w14:paraId="57D002D4" w14:textId="39107428" w:rsidR="00A439C6" w:rsidRPr="00444A91" w:rsidDel="003852C9" w:rsidRDefault="000D5FFC" w:rsidP="00E144BD">
      <w:pPr>
        <w:rPr>
          <w:del w:id="2589" w:author="Abbas Rizvi" w:date="2023-05-11T16:29:00Z"/>
          <w:b/>
          <w:bCs/>
          <w:u w:val="single"/>
          <w:lang w:eastAsia="ja-JP" w:bidi="th-TH"/>
        </w:rPr>
      </w:pPr>
      <w:del w:id="2590" w:author="Abbas Rizvi" w:date="2023-05-11T16:29:00Z">
        <w:r w:rsidRPr="00444A91" w:rsidDel="003852C9">
          <w:rPr>
            <w:b/>
            <w:bCs/>
            <w:u w:val="single"/>
            <w:lang w:eastAsia="ja-JP" w:bidi="th-TH"/>
          </w:rPr>
          <w:delText>Diagnostic information forward to Stadler IM</w:delText>
        </w:r>
        <w:r w:rsidR="00444A91" w:rsidRPr="00444A91" w:rsidDel="003852C9">
          <w:rPr>
            <w:b/>
            <w:bCs/>
            <w:u w:val="single"/>
            <w:lang w:eastAsia="ja-JP" w:bidi="th-TH"/>
          </w:rPr>
          <w:delText xml:space="preserve"> (Information middleware)</w:delText>
        </w:r>
        <w:bookmarkStart w:id="2591" w:name="_Toc135036989"/>
        <w:bookmarkStart w:id="2592" w:name="_Toc135040563"/>
        <w:bookmarkStart w:id="2593" w:name="_Toc135143777"/>
        <w:bookmarkStart w:id="2594" w:name="_Toc150800025"/>
        <w:bookmarkEnd w:id="2591"/>
        <w:bookmarkEnd w:id="2592"/>
        <w:bookmarkEnd w:id="2593"/>
        <w:bookmarkEnd w:id="2594"/>
      </w:del>
    </w:p>
    <w:p w14:paraId="717B1500" w14:textId="70C336AB" w:rsidR="00500413" w:rsidDel="003852C9" w:rsidRDefault="00444A91" w:rsidP="006D4972">
      <w:pPr>
        <w:rPr>
          <w:ins w:id="2595" w:author="Abbas" w:date="2023-05-04T13:13:00Z"/>
          <w:del w:id="2596" w:author="Abbas Rizvi" w:date="2023-05-11T16:29:00Z"/>
          <w:lang w:eastAsia="ja-JP" w:bidi="th-TH"/>
        </w:rPr>
      </w:pPr>
      <w:del w:id="2597" w:author="Abbas Rizvi" w:date="2023-05-11T16:29:00Z">
        <w:r w:rsidDel="003852C9">
          <w:rPr>
            <w:lang w:eastAsia="ja-JP" w:bidi="th-TH"/>
          </w:rPr>
          <w:delText xml:space="preserve">Diagnostic information from Nomad components (CCU, Switches and Access Points) </w:delText>
        </w:r>
        <w:r w:rsidR="001F7224" w:rsidDel="003852C9">
          <w:rPr>
            <w:lang w:eastAsia="ja-JP" w:bidi="th-TH"/>
          </w:rPr>
          <w:delText xml:space="preserve">can be provided in the form of snmp traps to the Stadler IM service. For clarity only ethernet link up/down or power on/off traps </w:delText>
        </w:r>
        <w:r w:rsidR="004146AB" w:rsidDel="003852C9">
          <w:rPr>
            <w:lang w:eastAsia="ja-JP" w:bidi="th-TH"/>
          </w:rPr>
          <w:delText>for these devices will be provided.</w:delText>
        </w:r>
      </w:del>
      <w:ins w:id="2598" w:author="Abbas" w:date="2023-05-04T13:04:00Z">
        <w:del w:id="2599" w:author="Abbas Rizvi" w:date="2023-05-11T16:29:00Z">
          <w:r w:rsidR="000551AB" w:rsidDel="003852C9">
            <w:rPr>
              <w:lang w:eastAsia="ja-JP" w:bidi="th-TH"/>
            </w:rPr>
            <w:delText xml:space="preserve">es Zabbix to collect </w:delText>
          </w:r>
        </w:del>
      </w:ins>
      <w:ins w:id="2600" w:author="Abbas" w:date="2023-05-04T13:07:00Z">
        <w:del w:id="2601" w:author="Abbas Rizvi" w:date="2023-05-11T16:29:00Z">
          <w:r w:rsidR="0050150B" w:rsidDel="003852C9">
            <w:rPr>
              <w:lang w:eastAsia="ja-JP" w:bidi="th-TH"/>
            </w:rPr>
            <w:delText>information</w:delText>
          </w:r>
        </w:del>
      </w:ins>
      <w:ins w:id="2602" w:author="Abbas" w:date="2023-05-04T13:08:00Z">
        <w:del w:id="2603" w:author="Abbas Rizvi" w:date="2023-05-11T16:29:00Z">
          <w:r w:rsidR="00455048" w:rsidDel="003852C9">
            <w:rPr>
              <w:lang w:eastAsia="ja-JP" w:bidi="th-TH"/>
            </w:rPr>
            <w:delText xml:space="preserve"> through</w:delText>
          </w:r>
        </w:del>
      </w:ins>
      <w:ins w:id="2604" w:author="Abbas" w:date="2023-05-04T13:09:00Z">
        <w:del w:id="2605" w:author="Abbas Rizvi" w:date="2023-05-11T16:29:00Z">
          <w:r w:rsidR="00B05D17" w:rsidDel="003852C9">
            <w:rPr>
              <w:lang w:eastAsia="ja-JP" w:bidi="th-TH"/>
            </w:rPr>
            <w:delText xml:space="preserve"> the available </w:delText>
          </w:r>
          <w:r w:rsidR="0070722D" w:rsidDel="003852C9">
            <w:rPr>
              <w:lang w:eastAsia="ja-JP" w:bidi="th-TH"/>
            </w:rPr>
            <w:delText>Stadler IM SNMP</w:delText>
          </w:r>
          <w:r w:rsidR="00B05D17" w:rsidDel="003852C9">
            <w:rPr>
              <w:lang w:eastAsia="ja-JP" w:bidi="th-TH"/>
            </w:rPr>
            <w:delText xml:space="preserve">v2 interface. </w:delText>
          </w:r>
          <w:r w:rsidR="0070722D" w:rsidDel="003852C9">
            <w:rPr>
              <w:lang w:eastAsia="ja-JP" w:bidi="th-TH"/>
            </w:rPr>
            <w:delText>The MIB s</w:delText>
          </w:r>
        </w:del>
      </w:ins>
      <w:ins w:id="2606" w:author="Abbas" w:date="2023-05-04T13:10:00Z">
        <w:del w:id="2607" w:author="Abbas Rizvi" w:date="2023-05-11T16:29:00Z">
          <w:r w:rsidR="0070722D" w:rsidDel="003852C9">
            <w:rPr>
              <w:lang w:eastAsia="ja-JP" w:bidi="th-TH"/>
            </w:rPr>
            <w:delText>chema</w:delText>
          </w:r>
        </w:del>
      </w:ins>
      <w:ins w:id="2608" w:author="Abbas" w:date="2023-05-04T13:11:00Z">
        <w:del w:id="2609" w:author="Abbas Rizvi" w:date="2023-05-11T16:29:00Z">
          <w:r w:rsidR="00A061E2" w:rsidDel="003852C9">
            <w:rPr>
              <w:lang w:eastAsia="ja-JP" w:bidi="th-TH"/>
            </w:rPr>
            <w:delText xml:space="preserve"> (v2.0)</w:delText>
          </w:r>
        </w:del>
      </w:ins>
      <w:ins w:id="2610" w:author="Abbas" w:date="2023-05-04T13:10:00Z">
        <w:del w:id="2611" w:author="Abbas Rizvi" w:date="2023-05-11T16:29:00Z">
          <w:r w:rsidR="0070722D" w:rsidDel="003852C9">
            <w:rPr>
              <w:lang w:eastAsia="ja-JP" w:bidi="th-TH"/>
            </w:rPr>
            <w:delText xml:space="preserve"> defined in the S</w:delText>
          </w:r>
        </w:del>
      </w:ins>
      <w:ins w:id="2612" w:author="Abbas" w:date="2023-05-04T13:11:00Z">
        <w:del w:id="2613" w:author="Abbas Rizvi" w:date="2023-05-11T16:29:00Z">
          <w:r w:rsidR="00646EE4" w:rsidDel="003852C9">
            <w:rPr>
              <w:lang w:eastAsia="ja-JP" w:bidi="th-TH"/>
            </w:rPr>
            <w:delText xml:space="preserve">tadler document </w:delText>
          </w:r>
          <w:r w:rsidR="00646EE4" w:rsidRPr="00646EE4" w:rsidDel="003852C9">
            <w:rPr>
              <w:lang w:eastAsia="ja-JP" w:bidi="th-TH"/>
            </w:rPr>
            <w:delText>BU_2088941</w:delText>
          </w:r>
        </w:del>
      </w:ins>
      <w:ins w:id="2614" w:author="Abbas" w:date="2023-05-04T13:13:00Z">
        <w:del w:id="2615" w:author="Abbas Rizvi" w:date="2023-05-11T16:29:00Z">
          <w:r w:rsidR="00500413" w:rsidDel="003852C9">
            <w:rPr>
              <w:lang w:eastAsia="ja-JP" w:bidi="th-TH"/>
            </w:rPr>
            <w:delText xml:space="preserve"> and all the information present in the following OIDs will be retrieved:</w:delText>
          </w:r>
          <w:bookmarkStart w:id="2616" w:name="_Toc135036990"/>
          <w:bookmarkStart w:id="2617" w:name="_Toc135040564"/>
          <w:bookmarkStart w:id="2618" w:name="_Toc135143778"/>
          <w:bookmarkStart w:id="2619" w:name="_Toc150800026"/>
          <w:bookmarkEnd w:id="2616"/>
          <w:bookmarkEnd w:id="2617"/>
          <w:bookmarkEnd w:id="2618"/>
          <w:bookmarkEnd w:id="2619"/>
        </w:del>
      </w:ins>
    </w:p>
    <w:p w14:paraId="0D1F303E" w14:textId="2604C7E7" w:rsidR="00444A2F" w:rsidRPr="00412696" w:rsidDel="003852C9" w:rsidRDefault="00444A2F">
      <w:pPr>
        <w:pStyle w:val="ListParagraph"/>
        <w:numPr>
          <w:ilvl w:val="0"/>
          <w:numId w:val="18"/>
        </w:numPr>
        <w:rPr>
          <w:ins w:id="2620" w:author="Abbas" w:date="2023-05-04T13:14:00Z"/>
          <w:del w:id="2621" w:author="Abbas Rizvi" w:date="2023-05-11T16:29:00Z"/>
          <w:lang w:eastAsia="ja-JP" w:bidi="th-TH"/>
        </w:rPr>
        <w:pPrChange w:id="2622" w:author="Abbas" w:date="2023-05-04T13:24:00Z">
          <w:pPr/>
        </w:pPrChange>
      </w:pPr>
      <w:ins w:id="2623" w:author="Abbas" w:date="2023-05-04T13:14:00Z">
        <w:del w:id="2624" w:author="Abbas Rizvi" w:date="2023-05-11T16:29:00Z">
          <w:r w:rsidRPr="00412696" w:rsidDel="003852C9">
            <w:rPr>
              <w:szCs w:val="22"/>
            </w:rPr>
            <w:delText>imInterface (1.3.6.1.4.1.42054.10.1.1.1)</w:delText>
          </w:r>
          <w:bookmarkStart w:id="2625" w:name="_Toc135036991"/>
          <w:bookmarkStart w:id="2626" w:name="_Toc135040565"/>
          <w:bookmarkStart w:id="2627" w:name="_Toc135143779"/>
          <w:bookmarkStart w:id="2628" w:name="_Toc150800027"/>
          <w:bookmarkEnd w:id="2625"/>
          <w:bookmarkEnd w:id="2626"/>
          <w:bookmarkEnd w:id="2627"/>
          <w:bookmarkEnd w:id="2628"/>
        </w:del>
      </w:ins>
    </w:p>
    <w:p w14:paraId="18BE68F6" w14:textId="5BF7B51C" w:rsidR="0024312C" w:rsidDel="003852C9" w:rsidRDefault="00CA7828">
      <w:pPr>
        <w:pStyle w:val="ListParagraph"/>
        <w:numPr>
          <w:ilvl w:val="0"/>
          <w:numId w:val="18"/>
        </w:numPr>
        <w:rPr>
          <w:ins w:id="2629" w:author="Abbas" w:date="2023-05-04T13:26:00Z"/>
          <w:del w:id="2630" w:author="Abbas Rizvi" w:date="2023-05-11T16:29:00Z"/>
          <w:szCs w:val="22"/>
        </w:rPr>
        <w:pPrChange w:id="2631" w:author="Abbas" w:date="2023-05-04T13:26:00Z">
          <w:pPr>
            <w:pStyle w:val="ListParagraph"/>
          </w:pPr>
        </w:pPrChange>
      </w:pPr>
      <w:ins w:id="2632" w:author="Abbas" w:date="2023-05-04T13:14:00Z">
        <w:del w:id="2633" w:author="Abbas Rizvi" w:date="2023-05-11T16:29:00Z">
          <w:r w:rsidRPr="00412696" w:rsidDel="003852C9">
            <w:rPr>
              <w:szCs w:val="22"/>
            </w:rPr>
            <w:delText>im0 (1.3.6.1.4.1.42054.10.1.1.10.1)</w:delText>
          </w:r>
        </w:del>
      </w:ins>
      <w:bookmarkStart w:id="2634" w:name="_Toc135036992"/>
      <w:bookmarkStart w:id="2635" w:name="_Toc135040566"/>
      <w:bookmarkStart w:id="2636" w:name="_Toc135143780"/>
      <w:bookmarkStart w:id="2637" w:name="_Toc150800028"/>
      <w:bookmarkEnd w:id="2634"/>
      <w:bookmarkEnd w:id="2635"/>
      <w:bookmarkEnd w:id="2636"/>
      <w:bookmarkEnd w:id="2637"/>
    </w:p>
    <w:p w14:paraId="5CA2A1D8" w14:textId="557EA75E" w:rsidR="00CA7828" w:rsidRPr="00267AA8" w:rsidDel="003852C9" w:rsidRDefault="0024312C">
      <w:pPr>
        <w:pStyle w:val="ListParagraph"/>
        <w:numPr>
          <w:ilvl w:val="0"/>
          <w:numId w:val="18"/>
        </w:numPr>
        <w:rPr>
          <w:del w:id="2638" w:author="Abbas Rizvi" w:date="2023-05-11T16:29:00Z"/>
          <w:vanish/>
          <w:szCs w:val="22"/>
          <w:rPrChange w:id="2639" w:author="Abbas" w:date="2023-05-04T13:26:00Z">
            <w:rPr>
              <w:del w:id="2640" w:author="Abbas Rizvi" w:date="2023-05-11T16:29:00Z"/>
              <w:b/>
              <w:bCs/>
              <w:szCs w:val="22"/>
            </w:rPr>
          </w:rPrChange>
        </w:rPr>
        <w:pPrChange w:id="2641" w:author="Abbas" w:date="2023-05-04T13:26:00Z">
          <w:pPr>
            <w:spacing w:before="100" w:beforeAutospacing="1" w:after="240"/>
          </w:pPr>
        </w:pPrChange>
      </w:pPr>
      <w:del w:id="2642" w:author="Abbas Rizvi" w:date="2023-05-11T16:29:00Z">
        <w:r w:rsidDel="003852C9">
          <w:delText>im</w:delText>
        </w:r>
        <w:r w:rsidR="00444A2F" w:rsidRPr="003F05A7" w:rsidDel="003852C9">
          <w:delText xml:space="preserve"> </w:delText>
        </w:r>
        <w:bookmarkStart w:id="2643" w:name="_Toc135036993"/>
        <w:bookmarkStart w:id="2644" w:name="_Toc135040567"/>
        <w:bookmarkStart w:id="2645" w:name="_Toc135143781"/>
        <w:bookmarkStart w:id="2646" w:name="_Toc150800029"/>
        <w:bookmarkEnd w:id="2643"/>
        <w:bookmarkEnd w:id="2644"/>
        <w:bookmarkEnd w:id="2645"/>
        <w:bookmarkEnd w:id="2646"/>
      </w:del>
    </w:p>
    <w:p w14:paraId="0366FD7C" w14:textId="75A6706D" w:rsidR="00CD645D" w:rsidRPr="00267AA8" w:rsidDel="003852C9" w:rsidRDefault="00A30712">
      <w:pPr>
        <w:pStyle w:val="ListParagraph"/>
        <w:numPr>
          <w:ilvl w:val="0"/>
          <w:numId w:val="18"/>
        </w:numPr>
        <w:rPr>
          <w:ins w:id="2647" w:author="Abbas" w:date="2023-05-04T13:18:00Z"/>
          <w:del w:id="2648" w:author="Abbas Rizvi" w:date="2023-05-11T16:29:00Z"/>
        </w:rPr>
        <w:pPrChange w:id="2649" w:author="Abbas" w:date="2023-05-04T13:26:00Z">
          <w:pPr>
            <w:spacing w:before="100" w:beforeAutospacing="1" w:after="240"/>
          </w:pPr>
        </w:pPrChange>
      </w:pPr>
      <w:ins w:id="2650" w:author="Abbas" w:date="2023-05-04T13:17:00Z">
        <w:del w:id="2651" w:author="Abbas Rizvi" w:date="2023-05-11T16:29:00Z">
          <w:r w:rsidRPr="00267AA8" w:rsidDel="003852C9">
            <w:delText>0Time (1.3.6.1.4.1.42054.10.1.1.10.1.20)</w:delText>
          </w:r>
        </w:del>
      </w:ins>
      <w:bookmarkStart w:id="2652" w:name="_Toc135036994"/>
      <w:bookmarkStart w:id="2653" w:name="_Toc135040568"/>
      <w:bookmarkStart w:id="2654" w:name="_Toc135143782"/>
      <w:bookmarkStart w:id="2655" w:name="_Toc150800030"/>
      <w:bookmarkEnd w:id="2652"/>
      <w:bookmarkEnd w:id="2653"/>
      <w:bookmarkEnd w:id="2654"/>
      <w:bookmarkEnd w:id="2655"/>
    </w:p>
    <w:p w14:paraId="4640ADD7" w14:textId="20280F7F" w:rsidR="00CD645D" w:rsidRPr="00412696" w:rsidDel="003852C9" w:rsidRDefault="00C26AEC">
      <w:pPr>
        <w:pStyle w:val="ListParagraph"/>
        <w:numPr>
          <w:ilvl w:val="0"/>
          <w:numId w:val="18"/>
        </w:numPr>
        <w:spacing w:before="100" w:beforeAutospacing="1" w:after="240"/>
        <w:rPr>
          <w:ins w:id="2656" w:author="Abbas" w:date="2023-05-04T13:17:00Z"/>
          <w:del w:id="2657" w:author="Abbas Rizvi" w:date="2023-05-11T16:29:00Z"/>
          <w:szCs w:val="22"/>
        </w:rPr>
        <w:pPrChange w:id="2658" w:author="Abbas" w:date="2023-05-04T13:24:00Z">
          <w:pPr>
            <w:spacing w:before="100" w:beforeAutospacing="1" w:after="240"/>
          </w:pPr>
        </w:pPrChange>
      </w:pPr>
      <w:ins w:id="2659" w:author="Abbas" w:date="2023-05-04T13:19:00Z">
        <w:del w:id="2660" w:author="Abbas Rizvi" w:date="2023-05-11T16:29:00Z">
          <w:r w:rsidRPr="00412696" w:rsidDel="003852C9">
            <w:rPr>
              <w:szCs w:val="22"/>
            </w:rPr>
            <w:delText>im0Orientation (1.3.6.1.4.1.42054.10.1.1.10.1.30)</w:delText>
          </w:r>
        </w:del>
      </w:ins>
      <w:ins w:id="2661" w:author="Abbas" w:date="2023-05-04T13:20:00Z">
        <w:del w:id="2662" w:author="Abbas Rizvi" w:date="2023-05-11T16:29:00Z">
          <w:r w:rsidR="00077D61" w:rsidRPr="00412696" w:rsidDel="003852C9">
            <w:rPr>
              <w:szCs w:val="22"/>
            </w:rPr>
            <w:delText xml:space="preserve"> </w:delText>
          </w:r>
        </w:del>
      </w:ins>
      <w:bookmarkStart w:id="2663" w:name="_Toc135036995"/>
      <w:bookmarkStart w:id="2664" w:name="_Toc135040569"/>
      <w:bookmarkStart w:id="2665" w:name="_Toc135143783"/>
      <w:bookmarkStart w:id="2666" w:name="_Toc150800031"/>
      <w:bookmarkEnd w:id="2663"/>
      <w:bookmarkEnd w:id="2664"/>
      <w:bookmarkEnd w:id="2665"/>
      <w:bookmarkEnd w:id="2666"/>
    </w:p>
    <w:p w14:paraId="5A0D05FD" w14:textId="32CB227B" w:rsidR="00A30712" w:rsidRPr="00412696" w:rsidDel="003852C9" w:rsidRDefault="008E153D">
      <w:pPr>
        <w:pStyle w:val="ListParagraph"/>
        <w:numPr>
          <w:ilvl w:val="0"/>
          <w:numId w:val="18"/>
        </w:numPr>
        <w:spacing w:before="100" w:beforeAutospacing="1" w:after="240"/>
        <w:rPr>
          <w:ins w:id="2667" w:author="Abbas" w:date="2023-05-04T13:21:00Z"/>
          <w:del w:id="2668" w:author="Abbas Rizvi" w:date="2023-05-11T16:29:00Z"/>
          <w:szCs w:val="22"/>
        </w:rPr>
        <w:pPrChange w:id="2669" w:author="Abbas" w:date="2023-05-04T13:24:00Z">
          <w:pPr>
            <w:spacing w:before="100" w:beforeAutospacing="1" w:after="240"/>
          </w:pPr>
        </w:pPrChange>
      </w:pPr>
      <w:ins w:id="2670" w:author="Abbas" w:date="2023-05-04T13:20:00Z">
        <w:del w:id="2671" w:author="Abbas Rizvi" w:date="2023-05-11T16:29:00Z">
          <w:r w:rsidRPr="00412696" w:rsidDel="003852C9">
            <w:rPr>
              <w:szCs w:val="22"/>
            </w:rPr>
            <w:delText>im0Gps (1.3.6.1.4.1.42054.10.1.1.10.1.40)</w:delText>
          </w:r>
        </w:del>
      </w:ins>
      <w:bookmarkStart w:id="2672" w:name="_Toc135036996"/>
      <w:bookmarkStart w:id="2673" w:name="_Toc135040570"/>
      <w:bookmarkStart w:id="2674" w:name="_Toc135143784"/>
      <w:bookmarkStart w:id="2675" w:name="_Toc150800032"/>
      <w:bookmarkEnd w:id="2672"/>
      <w:bookmarkEnd w:id="2673"/>
      <w:bookmarkEnd w:id="2674"/>
      <w:bookmarkEnd w:id="2675"/>
    </w:p>
    <w:p w14:paraId="57DC7277" w14:textId="4D75F203" w:rsidR="00412696" w:rsidRPr="00412696" w:rsidDel="003852C9" w:rsidRDefault="00412696">
      <w:pPr>
        <w:pStyle w:val="ListParagraph"/>
        <w:numPr>
          <w:ilvl w:val="0"/>
          <w:numId w:val="18"/>
        </w:numPr>
        <w:spacing w:before="100" w:beforeAutospacing="1" w:after="240"/>
        <w:rPr>
          <w:ins w:id="2676" w:author="Abbas" w:date="2023-05-04T13:23:00Z"/>
          <w:del w:id="2677" w:author="Abbas Rizvi" w:date="2023-05-11T16:29:00Z"/>
          <w:szCs w:val="22"/>
        </w:rPr>
        <w:pPrChange w:id="2678" w:author="Abbas" w:date="2023-05-04T13:24:00Z">
          <w:pPr>
            <w:spacing w:before="100" w:beforeAutospacing="1" w:after="240"/>
          </w:pPr>
        </w:pPrChange>
      </w:pPr>
      <w:ins w:id="2679" w:author="Abbas" w:date="2023-05-04T13:23:00Z">
        <w:del w:id="2680" w:author="Abbas Rizvi" w:date="2023-05-11T16:29:00Z">
          <w:r w:rsidRPr="00412696" w:rsidDel="003852C9">
            <w:rPr>
              <w:szCs w:val="22"/>
            </w:rPr>
            <w:delText>im0Temperature (1.3.6.1.4.1.42054.10.1.1.10.1.50</w:delText>
          </w:r>
          <w:bookmarkStart w:id="2681" w:name="_Toc135036997"/>
          <w:bookmarkStart w:id="2682" w:name="_Toc135040571"/>
          <w:bookmarkStart w:id="2683" w:name="_Toc135143785"/>
          <w:bookmarkStart w:id="2684" w:name="_Toc150800033"/>
          <w:bookmarkEnd w:id="2681"/>
          <w:bookmarkEnd w:id="2682"/>
          <w:bookmarkEnd w:id="2683"/>
          <w:bookmarkEnd w:id="2684"/>
        </w:del>
      </w:ins>
    </w:p>
    <w:p w14:paraId="3F20358B" w14:textId="5CF0CA5B" w:rsidR="00412696" w:rsidRPr="00412696" w:rsidDel="003852C9" w:rsidRDefault="00412696">
      <w:pPr>
        <w:pStyle w:val="ListParagraph"/>
        <w:numPr>
          <w:ilvl w:val="0"/>
          <w:numId w:val="18"/>
        </w:numPr>
        <w:spacing w:before="100" w:beforeAutospacing="1" w:after="240"/>
        <w:rPr>
          <w:ins w:id="2685" w:author="Abbas" w:date="2023-05-04T13:23:00Z"/>
          <w:del w:id="2686" w:author="Abbas Rizvi" w:date="2023-05-11T16:29:00Z"/>
          <w:szCs w:val="22"/>
        </w:rPr>
        <w:pPrChange w:id="2687" w:author="Abbas" w:date="2023-05-04T13:24:00Z">
          <w:pPr>
            <w:spacing w:before="100" w:beforeAutospacing="1" w:after="240"/>
          </w:pPr>
        </w:pPrChange>
      </w:pPr>
      <w:ins w:id="2688" w:author="Abbas" w:date="2023-05-04T13:23:00Z">
        <w:del w:id="2689" w:author="Abbas Rizvi" w:date="2023-05-11T16:29:00Z">
          <w:r w:rsidRPr="00412696" w:rsidDel="003852C9">
            <w:rPr>
              <w:szCs w:val="22"/>
            </w:rPr>
            <w:delText xml:space="preserve">im0VehicleState (1.3.6.1.4.1.42054.10.1.1.10.1.60) </w:delText>
          </w:r>
          <w:bookmarkStart w:id="2690" w:name="_Toc135036998"/>
          <w:bookmarkStart w:id="2691" w:name="_Toc135040572"/>
          <w:bookmarkStart w:id="2692" w:name="_Toc135143786"/>
          <w:bookmarkStart w:id="2693" w:name="_Toc150800034"/>
          <w:bookmarkEnd w:id="2690"/>
          <w:bookmarkEnd w:id="2691"/>
          <w:bookmarkEnd w:id="2692"/>
          <w:bookmarkEnd w:id="2693"/>
        </w:del>
      </w:ins>
    </w:p>
    <w:p w14:paraId="51B2E811" w14:textId="55BA76FC" w:rsidR="00412696" w:rsidRPr="00412696" w:rsidDel="003852C9" w:rsidRDefault="00412696">
      <w:pPr>
        <w:pStyle w:val="ListParagraph"/>
        <w:numPr>
          <w:ilvl w:val="0"/>
          <w:numId w:val="18"/>
        </w:numPr>
        <w:spacing w:before="100" w:beforeAutospacing="1" w:after="240"/>
        <w:rPr>
          <w:ins w:id="2694" w:author="Abbas" w:date="2023-05-04T13:23:00Z"/>
          <w:del w:id="2695" w:author="Abbas Rizvi" w:date="2023-05-11T16:29:00Z"/>
          <w:szCs w:val="22"/>
        </w:rPr>
        <w:pPrChange w:id="2696" w:author="Abbas" w:date="2023-05-04T13:24:00Z">
          <w:pPr>
            <w:spacing w:before="100" w:beforeAutospacing="1" w:after="240"/>
          </w:pPr>
        </w:pPrChange>
      </w:pPr>
      <w:ins w:id="2697" w:author="Abbas" w:date="2023-05-04T13:23:00Z">
        <w:del w:id="2698" w:author="Abbas Rizvi" w:date="2023-05-11T16:29:00Z">
          <w:r w:rsidRPr="00412696" w:rsidDel="003852C9">
            <w:rPr>
              <w:szCs w:val="22"/>
            </w:rPr>
            <w:delText xml:space="preserve">im0VstGeneral (1.3.6.1.4.1.42054.10.1.1.10.1.60.1) </w:delText>
          </w:r>
          <w:bookmarkStart w:id="2699" w:name="_Toc135036999"/>
          <w:bookmarkStart w:id="2700" w:name="_Toc135040573"/>
          <w:bookmarkStart w:id="2701" w:name="_Toc135143787"/>
          <w:bookmarkStart w:id="2702" w:name="_Toc150800035"/>
          <w:bookmarkEnd w:id="2699"/>
          <w:bookmarkEnd w:id="2700"/>
          <w:bookmarkEnd w:id="2701"/>
          <w:bookmarkEnd w:id="2702"/>
        </w:del>
      </w:ins>
    </w:p>
    <w:p w14:paraId="577DB475" w14:textId="04CF79EE" w:rsidR="00412696" w:rsidRPr="00412696" w:rsidDel="003852C9" w:rsidRDefault="00412696">
      <w:pPr>
        <w:pStyle w:val="ListParagraph"/>
        <w:numPr>
          <w:ilvl w:val="0"/>
          <w:numId w:val="18"/>
        </w:numPr>
        <w:spacing w:before="100" w:beforeAutospacing="1" w:after="240"/>
        <w:rPr>
          <w:ins w:id="2703" w:author="Abbas" w:date="2023-05-04T13:23:00Z"/>
          <w:del w:id="2704" w:author="Abbas Rizvi" w:date="2023-05-11T16:29:00Z"/>
          <w:szCs w:val="22"/>
          <w:lang w:val="de-AT"/>
          <w:rPrChange w:id="2705" w:author="Abbas" w:date="2023-05-04T13:24:00Z">
            <w:rPr>
              <w:ins w:id="2706" w:author="Abbas" w:date="2023-05-04T13:23:00Z"/>
              <w:del w:id="2707" w:author="Abbas Rizvi" w:date="2023-05-11T16:29:00Z"/>
              <w:b/>
              <w:bCs/>
              <w:szCs w:val="22"/>
            </w:rPr>
          </w:rPrChange>
        </w:rPr>
        <w:pPrChange w:id="2708" w:author="Abbas" w:date="2023-05-04T13:24:00Z">
          <w:pPr>
            <w:spacing w:before="100" w:beforeAutospacing="1" w:after="240"/>
          </w:pPr>
        </w:pPrChange>
      </w:pPr>
      <w:ins w:id="2709" w:author="Abbas" w:date="2023-05-04T13:23:00Z">
        <w:del w:id="2710" w:author="Abbas Rizvi" w:date="2023-05-11T16:29:00Z">
          <w:r w:rsidRPr="00412696" w:rsidDel="003852C9">
            <w:rPr>
              <w:szCs w:val="22"/>
              <w:lang w:val="de-AT"/>
              <w:rPrChange w:id="2711" w:author="Abbas" w:date="2023-05-04T13:24:00Z">
                <w:rPr>
                  <w:b/>
                  <w:bCs/>
                  <w:szCs w:val="22"/>
                </w:rPr>
              </w:rPrChange>
            </w:rPr>
            <w:delText xml:space="preserve">im0Alarm (1.3.6.1.4.1.42054.10.1.1.10.1.70) </w:delText>
          </w:r>
          <w:bookmarkStart w:id="2712" w:name="_Toc135037000"/>
          <w:bookmarkStart w:id="2713" w:name="_Toc135040574"/>
          <w:bookmarkStart w:id="2714" w:name="_Toc135143788"/>
          <w:bookmarkStart w:id="2715" w:name="_Toc150800036"/>
          <w:bookmarkEnd w:id="2712"/>
          <w:bookmarkEnd w:id="2713"/>
          <w:bookmarkEnd w:id="2714"/>
          <w:bookmarkEnd w:id="2715"/>
        </w:del>
      </w:ins>
    </w:p>
    <w:p w14:paraId="0C80D602" w14:textId="649A898C" w:rsidR="00412696" w:rsidRPr="00412696" w:rsidDel="003852C9" w:rsidRDefault="00412696">
      <w:pPr>
        <w:pStyle w:val="ListParagraph"/>
        <w:numPr>
          <w:ilvl w:val="0"/>
          <w:numId w:val="18"/>
        </w:numPr>
        <w:spacing w:before="100" w:beforeAutospacing="1" w:after="240"/>
        <w:rPr>
          <w:ins w:id="2716" w:author="Abbas" w:date="2023-05-04T13:23:00Z"/>
          <w:del w:id="2717" w:author="Abbas Rizvi" w:date="2023-05-11T16:29:00Z"/>
          <w:szCs w:val="22"/>
          <w:lang w:val="de-AT"/>
          <w:rPrChange w:id="2718" w:author="Abbas" w:date="2023-05-04T13:24:00Z">
            <w:rPr>
              <w:ins w:id="2719" w:author="Abbas" w:date="2023-05-04T13:23:00Z"/>
              <w:del w:id="2720" w:author="Abbas Rizvi" w:date="2023-05-11T16:29:00Z"/>
              <w:b/>
              <w:bCs/>
              <w:szCs w:val="22"/>
            </w:rPr>
          </w:rPrChange>
        </w:rPr>
        <w:pPrChange w:id="2721" w:author="Abbas" w:date="2023-05-04T13:24:00Z">
          <w:pPr>
            <w:spacing w:before="100" w:beforeAutospacing="1" w:after="240"/>
          </w:pPr>
        </w:pPrChange>
      </w:pPr>
      <w:ins w:id="2722" w:author="Abbas" w:date="2023-05-04T13:23:00Z">
        <w:del w:id="2723" w:author="Abbas Rizvi" w:date="2023-05-11T16:29:00Z">
          <w:r w:rsidRPr="00412696" w:rsidDel="003852C9">
            <w:rPr>
              <w:szCs w:val="22"/>
              <w:lang w:val="de-AT"/>
              <w:rPrChange w:id="2724" w:author="Abbas" w:date="2023-05-04T13:24:00Z">
                <w:rPr>
                  <w:b/>
                  <w:bCs/>
                  <w:szCs w:val="22"/>
                </w:rPr>
              </w:rPrChange>
            </w:rPr>
            <w:delText xml:space="preserve">im0Error (1.3.6.1.4.1.42054.10.1.1.10.1.80) </w:delText>
          </w:r>
          <w:bookmarkStart w:id="2725" w:name="_Toc135037001"/>
          <w:bookmarkStart w:id="2726" w:name="_Toc135040575"/>
          <w:bookmarkStart w:id="2727" w:name="_Toc135143789"/>
          <w:bookmarkStart w:id="2728" w:name="_Toc150800037"/>
          <w:bookmarkEnd w:id="2725"/>
          <w:bookmarkEnd w:id="2726"/>
          <w:bookmarkEnd w:id="2727"/>
          <w:bookmarkEnd w:id="2728"/>
        </w:del>
      </w:ins>
    </w:p>
    <w:p w14:paraId="459EB49D" w14:textId="48D9E8E3" w:rsidR="00412696" w:rsidRPr="00412696" w:rsidDel="003852C9" w:rsidRDefault="00412696">
      <w:pPr>
        <w:pStyle w:val="ListParagraph"/>
        <w:numPr>
          <w:ilvl w:val="0"/>
          <w:numId w:val="18"/>
        </w:numPr>
        <w:spacing w:before="100" w:beforeAutospacing="1" w:after="240"/>
        <w:rPr>
          <w:ins w:id="2729" w:author="Abbas" w:date="2023-05-04T13:23:00Z"/>
          <w:del w:id="2730" w:author="Abbas Rizvi" w:date="2023-05-11T16:29:00Z"/>
          <w:szCs w:val="22"/>
          <w:lang w:val="de-AT"/>
          <w:rPrChange w:id="2731" w:author="Abbas" w:date="2023-05-04T13:24:00Z">
            <w:rPr>
              <w:ins w:id="2732" w:author="Abbas" w:date="2023-05-04T13:23:00Z"/>
              <w:del w:id="2733" w:author="Abbas Rizvi" w:date="2023-05-11T16:29:00Z"/>
              <w:b/>
              <w:bCs/>
              <w:szCs w:val="22"/>
            </w:rPr>
          </w:rPrChange>
        </w:rPr>
        <w:pPrChange w:id="2734" w:author="Abbas" w:date="2023-05-04T13:24:00Z">
          <w:pPr>
            <w:spacing w:before="100" w:beforeAutospacing="1" w:after="240"/>
          </w:pPr>
        </w:pPrChange>
      </w:pPr>
      <w:ins w:id="2735" w:author="Abbas" w:date="2023-05-04T13:23:00Z">
        <w:del w:id="2736" w:author="Abbas Rizvi" w:date="2023-05-11T16:29:00Z">
          <w:r w:rsidRPr="00412696" w:rsidDel="003852C9">
            <w:rPr>
              <w:szCs w:val="22"/>
              <w:lang w:val="de-AT"/>
              <w:rPrChange w:id="2737" w:author="Abbas" w:date="2023-05-04T13:24:00Z">
                <w:rPr>
                  <w:b/>
                  <w:bCs/>
                  <w:szCs w:val="22"/>
                </w:rPr>
              </w:rPrChange>
            </w:rPr>
            <w:delText xml:space="preserve">im0Trip (1.3.6.1.4.1.42054.10.1.1.10.1.90) </w:delText>
          </w:r>
          <w:bookmarkStart w:id="2738" w:name="_Toc135037002"/>
          <w:bookmarkStart w:id="2739" w:name="_Toc135040576"/>
          <w:bookmarkStart w:id="2740" w:name="_Toc135143790"/>
          <w:bookmarkStart w:id="2741" w:name="_Toc150800038"/>
          <w:bookmarkEnd w:id="2738"/>
          <w:bookmarkEnd w:id="2739"/>
          <w:bookmarkEnd w:id="2740"/>
          <w:bookmarkEnd w:id="2741"/>
        </w:del>
      </w:ins>
    </w:p>
    <w:p w14:paraId="11BB0514" w14:textId="36C12CF4" w:rsidR="008E153D" w:rsidDel="003852C9" w:rsidRDefault="00412696" w:rsidP="00DC22A4">
      <w:pPr>
        <w:pStyle w:val="ListParagraph"/>
        <w:numPr>
          <w:ilvl w:val="0"/>
          <w:numId w:val="18"/>
        </w:numPr>
        <w:spacing w:before="100" w:beforeAutospacing="1" w:after="240"/>
        <w:rPr>
          <w:ins w:id="2742" w:author="Abbas" w:date="2023-05-04T13:26:00Z"/>
          <w:del w:id="2743" w:author="Abbas Rizvi" w:date="2023-05-11T16:29:00Z"/>
          <w:szCs w:val="22"/>
          <w:lang w:val="de-AT"/>
        </w:rPr>
      </w:pPr>
      <w:ins w:id="2744" w:author="Abbas" w:date="2023-05-04T13:23:00Z">
        <w:del w:id="2745" w:author="Abbas Rizvi" w:date="2023-05-11T16:29:00Z">
          <w:r w:rsidRPr="00412696" w:rsidDel="003852C9">
            <w:rPr>
              <w:szCs w:val="22"/>
              <w:lang w:val="de-AT"/>
              <w:rPrChange w:id="2746" w:author="Abbas" w:date="2023-05-04T13:24:00Z">
                <w:rPr>
                  <w:b/>
                  <w:bCs/>
                  <w:szCs w:val="22"/>
                </w:rPr>
              </w:rPrChange>
            </w:rPr>
            <w:delText>im0SoftwareVersion (1.3.6.1.4.1.42054.10.1.1.10.1.100)</w:delText>
          </w:r>
        </w:del>
      </w:ins>
      <w:bookmarkStart w:id="2747" w:name="_Toc135037003"/>
      <w:bookmarkStart w:id="2748" w:name="_Toc135040577"/>
      <w:bookmarkStart w:id="2749" w:name="_Toc135143791"/>
      <w:bookmarkStart w:id="2750" w:name="_Toc150800039"/>
      <w:bookmarkEnd w:id="2747"/>
      <w:bookmarkEnd w:id="2748"/>
      <w:bookmarkEnd w:id="2749"/>
      <w:bookmarkEnd w:id="2750"/>
    </w:p>
    <w:p w14:paraId="633CBF88" w14:textId="2DCF232F" w:rsidR="00285E5E" w:rsidDel="003852C9" w:rsidRDefault="002150EA" w:rsidP="002150EA">
      <w:pPr>
        <w:spacing w:before="100" w:beforeAutospacing="1" w:after="240"/>
        <w:rPr>
          <w:ins w:id="2751" w:author="Abbas" w:date="2023-05-04T13:35:00Z"/>
          <w:del w:id="2752" w:author="Abbas Rizvi" w:date="2023-05-11T16:29:00Z"/>
          <w:szCs w:val="22"/>
        </w:rPr>
      </w:pPr>
      <w:ins w:id="2753" w:author="Abbas" w:date="2023-05-04T13:26:00Z">
        <w:del w:id="2754" w:author="Abbas Rizvi" w:date="2023-05-11T16:29:00Z">
          <w:r w:rsidRPr="002150EA" w:rsidDel="003852C9">
            <w:rPr>
              <w:szCs w:val="22"/>
              <w:rPrChange w:id="2755" w:author="Abbas" w:date="2023-05-04T13:27:00Z">
                <w:rPr>
                  <w:szCs w:val="22"/>
                  <w:lang w:val="de-AT"/>
                </w:rPr>
              </w:rPrChange>
            </w:rPr>
            <w:delText xml:space="preserve">Data retrevied from </w:delText>
          </w:r>
        </w:del>
      </w:ins>
      <w:ins w:id="2756" w:author="Abbas" w:date="2023-05-04T13:27:00Z">
        <w:del w:id="2757" w:author="Abbas Rizvi" w:date="2023-05-11T16:29:00Z">
          <w:r w:rsidDel="003852C9">
            <w:rPr>
              <w:szCs w:val="22"/>
            </w:rPr>
            <w:delText>Zabbi</w:delText>
          </w:r>
          <w:r w:rsidR="00727BB6" w:rsidDel="003852C9">
            <w:rPr>
              <w:szCs w:val="22"/>
            </w:rPr>
            <w:delText xml:space="preserve">x will be </w:delText>
          </w:r>
        </w:del>
      </w:ins>
      <w:ins w:id="2758" w:author="Abbas" w:date="2023-05-04T13:29:00Z">
        <w:del w:id="2759" w:author="Abbas Rizvi" w:date="2023-05-11T16:29:00Z">
          <w:r w:rsidR="009202D5" w:rsidDel="003852C9">
            <w:rPr>
              <w:szCs w:val="22"/>
            </w:rPr>
            <w:delText>published on t</w:delText>
          </w:r>
        </w:del>
      </w:ins>
      <w:ins w:id="2760" w:author="Abbas" w:date="2023-05-04T13:30:00Z">
        <w:del w:id="2761" w:author="Abbas Rizvi" w:date="2023-05-11T16:29:00Z">
          <w:r w:rsidR="009202D5" w:rsidDel="003852C9">
            <w:rPr>
              <w:szCs w:val="22"/>
            </w:rPr>
            <w:delText>he Nomad MQTT broker in the CDC which is inte</w:delText>
          </w:r>
        </w:del>
      </w:ins>
      <w:ins w:id="2762" w:author="Abbas" w:date="2023-05-04T13:31:00Z">
        <w:del w:id="2763" w:author="Abbas Rizvi" w:date="2023-05-11T16:29:00Z">
          <w:r w:rsidR="009202D5" w:rsidDel="003852C9">
            <w:rPr>
              <w:szCs w:val="22"/>
            </w:rPr>
            <w:delText>g</w:delText>
          </w:r>
        </w:del>
      </w:ins>
      <w:ins w:id="2764" w:author="Abbas" w:date="2023-05-04T13:32:00Z">
        <w:del w:id="2765" w:author="Abbas Rizvi" w:date="2023-05-11T16:29:00Z">
          <w:r w:rsidR="00021C95" w:rsidDel="003852C9">
            <w:rPr>
              <w:szCs w:val="22"/>
            </w:rPr>
            <w:delText xml:space="preserve">raed </w:delText>
          </w:r>
        </w:del>
      </w:ins>
      <w:ins w:id="2766" w:author="Abbas" w:date="2023-05-04T13:31:00Z">
        <w:del w:id="2767" w:author="Abbas Rizvi" w:date="2023-05-11T16:29:00Z">
          <w:r w:rsidR="009202D5" w:rsidDel="003852C9">
            <w:rPr>
              <w:szCs w:val="22"/>
            </w:rPr>
            <w:delText xml:space="preserve">with the OEBB MQTT brokers and </w:delText>
          </w:r>
        </w:del>
      </w:ins>
      <w:ins w:id="2768" w:author="Abbas" w:date="2023-05-04T13:32:00Z">
        <w:del w:id="2769" w:author="Abbas Rizvi" w:date="2023-05-11T16:29:00Z">
          <w:r w:rsidR="00021C95" w:rsidDel="003852C9">
            <w:rPr>
              <w:szCs w:val="22"/>
            </w:rPr>
            <w:delText xml:space="preserve">all message collected from Stadler IM will be published to the OEBB </w:delText>
          </w:r>
        </w:del>
      </w:ins>
      <w:ins w:id="2770" w:author="Abbas" w:date="2023-05-04T13:33:00Z">
        <w:del w:id="2771" w:author="Abbas Rizvi" w:date="2023-05-11T16:29:00Z">
          <w:r w:rsidR="00021C95" w:rsidDel="003852C9">
            <w:rPr>
              <w:szCs w:val="22"/>
            </w:rPr>
            <w:delText>b</w:delText>
          </w:r>
        </w:del>
      </w:ins>
      <w:ins w:id="2772" w:author="Abbas" w:date="2023-05-04T13:32:00Z">
        <w:del w:id="2773" w:author="Abbas Rizvi" w:date="2023-05-11T16:29:00Z">
          <w:r w:rsidR="00021C95" w:rsidDel="003852C9">
            <w:rPr>
              <w:szCs w:val="22"/>
            </w:rPr>
            <w:delText>rokers.</w:delText>
          </w:r>
        </w:del>
      </w:ins>
      <w:ins w:id="2774" w:author="Abbas" w:date="2023-05-04T13:33:00Z">
        <w:del w:id="2775" w:author="Abbas Rizvi" w:date="2023-05-11T16:29:00Z">
          <w:r w:rsidR="004E550C" w:rsidDel="003852C9">
            <w:rPr>
              <w:szCs w:val="22"/>
            </w:rPr>
            <w:delText xml:space="preserve"> Further details like frequency of collecti</w:delText>
          </w:r>
        </w:del>
      </w:ins>
      <w:ins w:id="2776" w:author="Abbas" w:date="2023-05-04T13:34:00Z">
        <w:del w:id="2777" w:author="Abbas Rizvi" w:date="2023-05-11T16:29:00Z">
          <w:r w:rsidR="004E550C" w:rsidDel="003852C9">
            <w:rPr>
              <w:szCs w:val="22"/>
            </w:rPr>
            <w:delText>on</w:delText>
          </w:r>
          <w:r w:rsidR="00A52A1F" w:rsidDel="003852C9">
            <w:rPr>
              <w:szCs w:val="22"/>
            </w:rPr>
            <w:delText>, MQTT QOS levels etc.are to be discussed in the design review/freeze stag</w:delText>
          </w:r>
        </w:del>
      </w:ins>
      <w:ins w:id="2778" w:author="Abbas" w:date="2023-05-04T13:35:00Z">
        <w:del w:id="2779" w:author="Abbas Rizvi" w:date="2023-05-11T16:29:00Z">
          <w:r w:rsidR="00ED6C45" w:rsidDel="003852C9">
            <w:rPr>
              <w:szCs w:val="22"/>
            </w:rPr>
            <w:delText>e.</w:delText>
          </w:r>
          <w:bookmarkStart w:id="2780" w:name="_Toc135037004"/>
          <w:bookmarkStart w:id="2781" w:name="_Toc135040578"/>
          <w:bookmarkStart w:id="2782" w:name="_Toc135143792"/>
          <w:bookmarkStart w:id="2783" w:name="_Toc150800040"/>
          <w:bookmarkEnd w:id="2780"/>
          <w:bookmarkEnd w:id="2781"/>
          <w:bookmarkEnd w:id="2782"/>
          <w:bookmarkEnd w:id="2783"/>
        </w:del>
      </w:ins>
    </w:p>
    <w:p w14:paraId="16198BAF" w14:textId="38BB3445" w:rsidR="00285E5E" w:rsidDel="003852C9" w:rsidRDefault="00285E5E">
      <w:pPr>
        <w:rPr>
          <w:ins w:id="2784" w:author="Abbas" w:date="2023-05-04T13:35:00Z"/>
          <w:del w:id="2785" w:author="Abbas Rizvi" w:date="2023-05-11T16:29:00Z"/>
          <w:szCs w:val="22"/>
        </w:rPr>
      </w:pPr>
      <w:ins w:id="2786" w:author="Abbas" w:date="2023-05-04T13:35:00Z">
        <w:del w:id="2787" w:author="Abbas Rizvi" w:date="2023-05-11T16:29:00Z">
          <w:r w:rsidDel="003852C9">
            <w:rPr>
              <w:szCs w:val="22"/>
            </w:rPr>
            <w:br w:type="page"/>
          </w:r>
        </w:del>
      </w:ins>
    </w:p>
    <w:p w14:paraId="1E34F71D" w14:textId="2CC543D0" w:rsidR="002150EA" w:rsidRPr="002150EA" w:rsidDel="003852C9" w:rsidRDefault="002150EA">
      <w:pPr>
        <w:rPr>
          <w:ins w:id="2788" w:author="Abbas" w:date="2023-05-04T13:17:00Z"/>
          <w:del w:id="2789" w:author="Abbas Rizvi" w:date="2023-05-11T16:29:00Z"/>
          <w:szCs w:val="22"/>
          <w:rPrChange w:id="2790" w:author="Abbas" w:date="2023-05-04T13:27:00Z">
            <w:rPr>
              <w:ins w:id="2791" w:author="Abbas" w:date="2023-05-04T13:17:00Z"/>
              <w:del w:id="2792" w:author="Abbas Rizvi" w:date="2023-05-11T16:29:00Z"/>
              <w:b/>
              <w:bCs/>
              <w:szCs w:val="22"/>
            </w:rPr>
          </w:rPrChange>
        </w:rPr>
        <w:pPrChange w:id="2793" w:author="Abbas Rizvi" w:date="2023-05-11T16:29:00Z">
          <w:pPr>
            <w:spacing w:before="100" w:beforeAutospacing="1" w:after="240"/>
          </w:pPr>
        </w:pPrChange>
      </w:pPr>
      <w:bookmarkStart w:id="2794" w:name="_Toc135037005"/>
      <w:bookmarkStart w:id="2795" w:name="_Toc135040579"/>
      <w:bookmarkStart w:id="2796" w:name="_Toc135143793"/>
      <w:bookmarkStart w:id="2797" w:name="_Toc150800041"/>
      <w:bookmarkEnd w:id="2794"/>
      <w:bookmarkEnd w:id="2795"/>
      <w:bookmarkEnd w:id="2796"/>
      <w:bookmarkEnd w:id="2797"/>
    </w:p>
    <w:p w14:paraId="04FB8E6E" w14:textId="0F43C961" w:rsidR="0050186B" w:rsidDel="003852C9" w:rsidRDefault="0050186B" w:rsidP="00E144BD">
      <w:pPr>
        <w:rPr>
          <w:del w:id="2798" w:author="Abbas Rizvi" w:date="2023-05-11T16:29:00Z"/>
          <w:lang w:eastAsia="ja-JP" w:bidi="th-TH"/>
        </w:rPr>
      </w:pPr>
      <w:bookmarkStart w:id="2799" w:name="_Toc135037006"/>
      <w:bookmarkStart w:id="2800" w:name="_Toc135040580"/>
      <w:bookmarkStart w:id="2801" w:name="_Toc135143794"/>
      <w:bookmarkStart w:id="2802" w:name="_Toc150800042"/>
      <w:bookmarkEnd w:id="2799"/>
      <w:bookmarkEnd w:id="2800"/>
      <w:bookmarkEnd w:id="2801"/>
      <w:bookmarkEnd w:id="2802"/>
    </w:p>
    <w:p w14:paraId="1C0A1694" w14:textId="738A4976" w:rsidR="00A439C6" w:rsidRPr="007713C8" w:rsidDel="003852C9" w:rsidRDefault="00A439C6" w:rsidP="00E144BD">
      <w:pPr>
        <w:rPr>
          <w:del w:id="2803" w:author="Abbas Rizvi" w:date="2023-05-11T16:29:00Z"/>
          <w:lang w:eastAsia="ja-JP" w:bidi="th-TH"/>
        </w:rPr>
      </w:pPr>
      <w:bookmarkStart w:id="2804" w:name="_Toc135037007"/>
      <w:bookmarkStart w:id="2805" w:name="_Toc135040581"/>
      <w:bookmarkStart w:id="2806" w:name="_Toc135143795"/>
      <w:bookmarkStart w:id="2807" w:name="_Toc150800043"/>
      <w:bookmarkEnd w:id="2804"/>
      <w:bookmarkEnd w:id="2805"/>
      <w:bookmarkEnd w:id="2806"/>
      <w:bookmarkEnd w:id="2807"/>
    </w:p>
    <w:p w14:paraId="38A3A4DD" w14:textId="7DB4AAE0" w:rsidR="00CF6FF3" w:rsidRPr="004235A3" w:rsidRDefault="00CF6FF3" w:rsidP="00CF6FF3">
      <w:pPr>
        <w:pStyle w:val="Heading2"/>
      </w:pPr>
      <w:bookmarkStart w:id="2808" w:name="_Toc126070245"/>
      <w:bookmarkStart w:id="2809" w:name="_Toc126598445"/>
      <w:bookmarkStart w:id="2810" w:name="_Toc126870414"/>
      <w:bookmarkStart w:id="2811" w:name="_Toc126876299"/>
      <w:bookmarkStart w:id="2812" w:name="_Toc126877390"/>
      <w:bookmarkStart w:id="2813" w:name="_Toc126070246"/>
      <w:bookmarkStart w:id="2814" w:name="_Toc126598446"/>
      <w:bookmarkStart w:id="2815" w:name="_Toc126870415"/>
      <w:bookmarkStart w:id="2816" w:name="_Toc126876300"/>
      <w:bookmarkStart w:id="2817" w:name="_Toc126877391"/>
      <w:bookmarkStart w:id="2818" w:name="_Toc126070247"/>
      <w:bookmarkStart w:id="2819" w:name="_Toc126598447"/>
      <w:bookmarkStart w:id="2820" w:name="_Toc126870416"/>
      <w:bookmarkStart w:id="2821" w:name="_Toc126876301"/>
      <w:bookmarkStart w:id="2822" w:name="_Toc126877392"/>
      <w:bookmarkStart w:id="2823" w:name="_Toc126070248"/>
      <w:bookmarkStart w:id="2824" w:name="_Toc126598448"/>
      <w:bookmarkStart w:id="2825" w:name="_Toc126870417"/>
      <w:bookmarkStart w:id="2826" w:name="_Toc126876302"/>
      <w:bookmarkStart w:id="2827" w:name="_Toc126877393"/>
      <w:bookmarkStart w:id="2828" w:name="_Toc126070249"/>
      <w:bookmarkStart w:id="2829" w:name="_Toc126598449"/>
      <w:bookmarkStart w:id="2830" w:name="_Toc126870418"/>
      <w:bookmarkStart w:id="2831" w:name="_Toc126876303"/>
      <w:bookmarkStart w:id="2832" w:name="_Toc126877394"/>
      <w:bookmarkStart w:id="2833" w:name="_Toc126070250"/>
      <w:bookmarkStart w:id="2834" w:name="_Toc126598450"/>
      <w:bookmarkStart w:id="2835" w:name="_Toc126870419"/>
      <w:bookmarkStart w:id="2836" w:name="_Toc126876304"/>
      <w:bookmarkStart w:id="2837" w:name="_Toc126877395"/>
      <w:bookmarkStart w:id="2838" w:name="_Toc126070251"/>
      <w:bookmarkStart w:id="2839" w:name="_Toc126598451"/>
      <w:bookmarkStart w:id="2840" w:name="_Toc126870420"/>
      <w:bookmarkStart w:id="2841" w:name="_Toc126876305"/>
      <w:bookmarkStart w:id="2842" w:name="_Toc126877396"/>
      <w:bookmarkStart w:id="2843" w:name="_Toc126070252"/>
      <w:bookmarkStart w:id="2844" w:name="_Toc126598452"/>
      <w:bookmarkStart w:id="2845" w:name="_Toc126870421"/>
      <w:bookmarkStart w:id="2846" w:name="_Toc126876306"/>
      <w:bookmarkStart w:id="2847" w:name="_Toc126877397"/>
      <w:bookmarkStart w:id="2848" w:name="_Toc126070253"/>
      <w:bookmarkStart w:id="2849" w:name="_Toc126598453"/>
      <w:bookmarkStart w:id="2850" w:name="_Toc126870422"/>
      <w:bookmarkStart w:id="2851" w:name="_Toc126876307"/>
      <w:bookmarkStart w:id="2852" w:name="_Toc126877398"/>
      <w:bookmarkStart w:id="2853" w:name="_Toc126070254"/>
      <w:bookmarkStart w:id="2854" w:name="_Toc126598454"/>
      <w:bookmarkStart w:id="2855" w:name="_Toc126870423"/>
      <w:bookmarkStart w:id="2856" w:name="_Toc126876308"/>
      <w:bookmarkStart w:id="2857" w:name="_Toc126877399"/>
      <w:bookmarkStart w:id="2858" w:name="_Toc126070255"/>
      <w:bookmarkStart w:id="2859" w:name="_Toc126598455"/>
      <w:bookmarkStart w:id="2860" w:name="_Toc126870424"/>
      <w:bookmarkStart w:id="2861" w:name="_Toc126876309"/>
      <w:bookmarkStart w:id="2862" w:name="_Toc126877400"/>
      <w:bookmarkStart w:id="2863" w:name="_Toc100064788"/>
      <w:bookmarkStart w:id="2864" w:name="_Toc100067208"/>
      <w:bookmarkStart w:id="2865" w:name="_Toc100067365"/>
      <w:bookmarkStart w:id="2866" w:name="_Toc100074607"/>
      <w:bookmarkStart w:id="2867" w:name="_Toc107140317"/>
      <w:bookmarkStart w:id="2868" w:name="_Toc107160673"/>
      <w:bookmarkStart w:id="2869" w:name="_Toc107213147"/>
      <w:bookmarkStart w:id="2870" w:name="_Toc107346497"/>
      <w:bookmarkStart w:id="2871" w:name="_Toc107348396"/>
      <w:bookmarkStart w:id="2872" w:name="_Toc107348946"/>
      <w:bookmarkStart w:id="2873" w:name="_Toc112664475"/>
      <w:bookmarkStart w:id="2874" w:name="_Toc107346498"/>
      <w:bookmarkStart w:id="2875" w:name="_Toc107348397"/>
      <w:bookmarkStart w:id="2876" w:name="_Toc107348947"/>
      <w:bookmarkStart w:id="2877" w:name="_Toc112664476"/>
      <w:bookmarkStart w:id="2878" w:name="_Toc107346499"/>
      <w:bookmarkStart w:id="2879" w:name="_Toc107348398"/>
      <w:bookmarkStart w:id="2880" w:name="_Toc107348948"/>
      <w:bookmarkStart w:id="2881" w:name="_Toc112664477"/>
      <w:bookmarkStart w:id="2882" w:name="_Toc107346500"/>
      <w:bookmarkStart w:id="2883" w:name="_Toc107348399"/>
      <w:bookmarkStart w:id="2884" w:name="_Toc107348949"/>
      <w:bookmarkStart w:id="2885" w:name="_Toc112664478"/>
      <w:bookmarkStart w:id="2886" w:name="_Toc107346501"/>
      <w:bookmarkStart w:id="2887" w:name="_Toc107348400"/>
      <w:bookmarkStart w:id="2888" w:name="_Toc107348950"/>
      <w:bookmarkStart w:id="2889" w:name="_Toc112664479"/>
      <w:bookmarkStart w:id="2890" w:name="_Toc107346502"/>
      <w:bookmarkStart w:id="2891" w:name="_Toc107348401"/>
      <w:bookmarkStart w:id="2892" w:name="_Toc107348951"/>
      <w:bookmarkStart w:id="2893" w:name="_Toc112664480"/>
      <w:bookmarkStart w:id="2894" w:name="_Toc107346503"/>
      <w:bookmarkStart w:id="2895" w:name="_Toc107348402"/>
      <w:bookmarkStart w:id="2896" w:name="_Toc107348952"/>
      <w:bookmarkStart w:id="2897" w:name="_Toc112664481"/>
      <w:bookmarkStart w:id="2898" w:name="_Toc107346504"/>
      <w:bookmarkStart w:id="2899" w:name="_Toc107348403"/>
      <w:bookmarkStart w:id="2900" w:name="_Toc107348953"/>
      <w:bookmarkStart w:id="2901" w:name="_Toc112664482"/>
      <w:bookmarkStart w:id="2902" w:name="_Toc107346505"/>
      <w:bookmarkStart w:id="2903" w:name="_Toc107348404"/>
      <w:bookmarkStart w:id="2904" w:name="_Toc107348954"/>
      <w:bookmarkStart w:id="2905" w:name="_Toc112664483"/>
      <w:bookmarkStart w:id="2906" w:name="_Toc107346506"/>
      <w:bookmarkStart w:id="2907" w:name="_Toc107348405"/>
      <w:bookmarkStart w:id="2908" w:name="_Toc107348955"/>
      <w:bookmarkStart w:id="2909" w:name="_Toc112664484"/>
      <w:bookmarkStart w:id="2910" w:name="_Toc107346507"/>
      <w:bookmarkStart w:id="2911" w:name="_Toc107348406"/>
      <w:bookmarkStart w:id="2912" w:name="_Toc107348956"/>
      <w:bookmarkStart w:id="2913" w:name="_Toc112664485"/>
      <w:bookmarkStart w:id="2914" w:name="_Toc107346508"/>
      <w:bookmarkStart w:id="2915" w:name="_Toc107348407"/>
      <w:bookmarkStart w:id="2916" w:name="_Toc107348957"/>
      <w:bookmarkStart w:id="2917" w:name="_Toc112664486"/>
      <w:bookmarkStart w:id="2918" w:name="_Toc107346509"/>
      <w:bookmarkStart w:id="2919" w:name="_Toc107348408"/>
      <w:bookmarkStart w:id="2920" w:name="_Toc107348958"/>
      <w:bookmarkStart w:id="2921" w:name="_Toc112664487"/>
      <w:bookmarkStart w:id="2922" w:name="_Toc107346510"/>
      <w:bookmarkStart w:id="2923" w:name="_Toc107348409"/>
      <w:bookmarkStart w:id="2924" w:name="_Toc107348959"/>
      <w:bookmarkStart w:id="2925" w:name="_Toc112664488"/>
      <w:bookmarkStart w:id="2926" w:name="_Toc107346511"/>
      <w:bookmarkStart w:id="2927" w:name="_Toc107348410"/>
      <w:bookmarkStart w:id="2928" w:name="_Toc107348960"/>
      <w:bookmarkStart w:id="2929" w:name="_Toc112664489"/>
      <w:bookmarkStart w:id="2930" w:name="_Toc150800044"/>
      <w:bookmarkStart w:id="2931" w:name="_Toc59556258"/>
      <w:bookmarkStart w:id="2932" w:name="_Toc64459709"/>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r>
        <w:t>Monitoring – NMS</w:t>
      </w:r>
      <w:bookmarkEnd w:id="2930"/>
      <w:r>
        <w:t xml:space="preserve"> </w:t>
      </w:r>
    </w:p>
    <w:p w14:paraId="78F8957D" w14:textId="77777777" w:rsidR="00CF6FF3" w:rsidRPr="004235A3" w:rsidRDefault="00CF6FF3" w:rsidP="00CF6FF3">
      <w:pPr>
        <w:rPr>
          <w:lang w:val="de-DE"/>
        </w:rPr>
      </w:pPr>
      <w:r w:rsidRPr="004235A3">
        <w:rPr>
          <w:lang w:val="de-DE"/>
        </w:rPr>
        <w:t xml:space="preserve">Das Network Management System (NMS) ist ein Network Monitoring Tool in der Qualität, wie es von Mobilnetzbetreibern eingesetzt wird. Es besteht aus 4 Grundbausteinen: </w:t>
      </w:r>
    </w:p>
    <w:p w14:paraId="738BC921" w14:textId="77777777" w:rsidR="00CF6FF3" w:rsidRPr="004235A3" w:rsidRDefault="00CF6FF3" w:rsidP="0097188A">
      <w:pPr>
        <w:pStyle w:val="ListParagraph"/>
        <w:numPr>
          <w:ilvl w:val="0"/>
          <w:numId w:val="9"/>
        </w:numPr>
        <w:jc w:val="both"/>
        <w:rPr>
          <w:lang w:val="de-DE"/>
        </w:rPr>
      </w:pPr>
      <w:r w:rsidRPr="004235A3">
        <w:rPr>
          <w:lang w:val="de-DE"/>
        </w:rPr>
        <w:t>Echtzeit-Flottenstatus und -standort</w:t>
      </w:r>
    </w:p>
    <w:p w14:paraId="54AFE668" w14:textId="77777777" w:rsidR="00CF6FF3" w:rsidRPr="004235A3" w:rsidRDefault="00CF6FF3" w:rsidP="0097188A">
      <w:pPr>
        <w:pStyle w:val="ListParagraph"/>
        <w:numPr>
          <w:ilvl w:val="0"/>
          <w:numId w:val="9"/>
        </w:numPr>
        <w:jc w:val="both"/>
        <w:rPr>
          <w:lang w:val="de-DE"/>
        </w:rPr>
      </w:pPr>
      <w:r w:rsidRPr="1B910516">
        <w:rPr>
          <w:lang w:val="de-DE"/>
        </w:rPr>
        <w:t xml:space="preserve">Störungsmanagement  </w:t>
      </w:r>
    </w:p>
    <w:p w14:paraId="7B270183" w14:textId="77777777" w:rsidR="00CF6FF3" w:rsidRPr="004235A3" w:rsidRDefault="00CF6FF3" w:rsidP="0097188A">
      <w:pPr>
        <w:pStyle w:val="ListParagraph"/>
        <w:numPr>
          <w:ilvl w:val="0"/>
          <w:numId w:val="9"/>
        </w:numPr>
        <w:jc w:val="both"/>
        <w:rPr>
          <w:lang w:val="de-DE"/>
        </w:rPr>
      </w:pPr>
      <w:r w:rsidRPr="004235A3">
        <w:rPr>
          <w:lang w:val="de-DE"/>
        </w:rPr>
        <w:t xml:space="preserve">Reporting von Anwenderaktivitäten </w:t>
      </w:r>
    </w:p>
    <w:p w14:paraId="227207B6" w14:textId="77777777" w:rsidR="00CF6FF3" w:rsidRPr="004235A3" w:rsidRDefault="00CF6FF3" w:rsidP="00CF6FF3">
      <w:pPr>
        <w:pStyle w:val="figurend"/>
        <w:jc w:val="left"/>
        <w:rPr>
          <w:lang w:val="de-DE"/>
        </w:rPr>
      </w:pPr>
      <w:r w:rsidRPr="004235A3">
        <w:rPr>
          <w:lang w:val="de-DE"/>
        </w:rPr>
        <w:t xml:space="preserve">Das NMS steht über eine benutzerfreundliche Webschnittstelle zur Verfügung, bei der ein responsives Design zum Einsatz kommt, das für die Anzeige auf mobilen Endgeräten optimiert wurde. Rollenbasierte Sicherheit ermöglicht es, mehrere Anwenderebenen zu definieren. So kann verschiedenen Anwendergruppen der Zugang zu genau den Daten bereitgestellt werden, die sie benötigen. </w:t>
      </w:r>
    </w:p>
    <w:p w14:paraId="0B9E942E" w14:textId="77777777" w:rsidR="00CF6FF3" w:rsidRPr="004235A3" w:rsidRDefault="00CF6FF3" w:rsidP="00CF6FF3">
      <w:pPr>
        <w:spacing w:before="0" w:after="0"/>
        <w:rPr>
          <w:lang w:val="de-DE"/>
        </w:rPr>
      </w:pPr>
    </w:p>
    <w:p w14:paraId="5DA771FD" w14:textId="77777777" w:rsidR="00CF6FF3" w:rsidRDefault="00CF6FF3" w:rsidP="00CF6FF3">
      <w:pPr>
        <w:spacing w:before="0" w:after="0"/>
        <w:rPr>
          <w:lang w:val="de-DE"/>
        </w:rPr>
      </w:pPr>
      <w:r w:rsidRPr="004235A3">
        <w:rPr>
          <w:lang w:val="de-DE"/>
        </w:rPr>
        <w:t xml:space="preserve">Das NMS kann in Remedyforce, das Support-Ticket-System von Nomad, integriert werden. Wenn also ein Alarm erscheint, wird das vom Service Desk erstellte Ticket automatisch mit allen relevanten Informationen zu diesem Alarm ausgefüllt. </w:t>
      </w:r>
    </w:p>
    <w:p w14:paraId="03839D49" w14:textId="77777777" w:rsidR="00490F77" w:rsidRDefault="00490F77" w:rsidP="00CF6FF3">
      <w:pPr>
        <w:spacing w:before="0" w:after="0"/>
        <w:rPr>
          <w:lang w:val="de-DE"/>
        </w:rPr>
      </w:pPr>
    </w:p>
    <w:p w14:paraId="7BCCE979" w14:textId="77777777" w:rsidR="00CF6FF3" w:rsidRPr="004235A3" w:rsidRDefault="00CF6FF3" w:rsidP="00CF6FF3">
      <w:pPr>
        <w:pStyle w:val="Heading3"/>
        <w:rPr>
          <w:lang w:val="de-DE"/>
        </w:rPr>
      </w:pPr>
      <w:bookmarkStart w:id="2933" w:name="_Toc150800045"/>
      <w:r w:rsidRPr="1B910516">
        <w:rPr>
          <w:lang w:val="de-DE"/>
        </w:rPr>
        <w:t>Geolokalisierung</w:t>
      </w:r>
      <w:bookmarkEnd w:id="2933"/>
    </w:p>
    <w:p w14:paraId="7F25BCBE" w14:textId="77777777" w:rsidR="00CF6FF3" w:rsidRPr="004235A3" w:rsidRDefault="00CF6FF3" w:rsidP="00CF6FF3">
      <w:pPr>
        <w:rPr>
          <w:lang w:val="de-DE"/>
        </w:rPr>
      </w:pPr>
      <w:r w:rsidRPr="004235A3">
        <w:rPr>
          <w:lang w:val="de-DE"/>
        </w:rPr>
        <w:t>Das NMS zeigt den aktuellen Standort und Status aller Züge innerhalb der Flotte an. Beispielsweise werden Fahrzeuge, die online sind, grün dargestellt, Fahrzeuge, die offline werden grau und kritische Probleme werden rot hervorgehoben. Wenn Sie auf das Fahrzeugsymbol klicken, zeigt das NMS Informationen wie Geschwindigkeit, Anwenderzahl und gesamte Bandbreite des Fahrzeugs an.</w:t>
      </w:r>
    </w:p>
    <w:p w14:paraId="65C6B38A" w14:textId="77777777" w:rsidR="00CF6FF3" w:rsidRDefault="00CF6FF3" w:rsidP="00CF6FF3">
      <w:pPr>
        <w:jc w:val="center"/>
        <w:rPr>
          <w:lang w:val="de-DE"/>
        </w:rPr>
      </w:pPr>
      <w:r w:rsidRPr="004235A3">
        <w:rPr>
          <w:noProof/>
          <w:color w:val="2B579A"/>
          <w:shd w:val="clear" w:color="auto" w:fill="E6E6E6"/>
          <w:lang w:val="de-DE"/>
        </w:rPr>
        <w:drawing>
          <wp:inline distT="0" distB="0" distL="0" distR="0" wp14:anchorId="4C3B6E2B" wp14:editId="1EFE4D27">
            <wp:extent cx="3733800" cy="2010385"/>
            <wp:effectExtent l="19050" t="19050" r="19050" b="28575"/>
            <wp:docPr id="8" name="Picture 8" descr="Ein Bild, das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67761" name="Picture 273767761" descr="Ein Bild, das Karte enthält.&#10;&#10;Automatisch generierte Beschreibung"/>
                    <pic:cNvPicPr/>
                  </pic:nvPicPr>
                  <pic:blipFill>
                    <a:blip r:embed="rId30" cstate="print">
                      <a:extLst>
                        <a:ext uri="{28A0092B-C50C-407E-A947-70E740481C1C}">
                          <a14:useLocalDpi xmlns:a14="http://schemas.microsoft.com/office/drawing/2010/main"/>
                        </a:ext>
                      </a:extLst>
                    </a:blip>
                    <a:stretch>
                      <a:fillRect/>
                    </a:stretch>
                  </pic:blipFill>
                  <pic:spPr>
                    <a:xfrm>
                      <a:off x="0" y="0"/>
                      <a:ext cx="3733800" cy="2010385"/>
                    </a:xfrm>
                    <a:prstGeom prst="rect">
                      <a:avLst/>
                    </a:prstGeom>
                    <a:ln>
                      <a:solidFill>
                        <a:schemeClr val="tx1"/>
                      </a:solidFill>
                    </a:ln>
                  </pic:spPr>
                </pic:pic>
              </a:graphicData>
            </a:graphic>
          </wp:inline>
        </w:drawing>
      </w:r>
    </w:p>
    <w:p w14:paraId="1DE07B17" w14:textId="77777777" w:rsidR="00CF6FF3" w:rsidRPr="004235A3" w:rsidRDefault="00CF6FF3" w:rsidP="00CF6FF3">
      <w:pPr>
        <w:jc w:val="center"/>
        <w:rPr>
          <w:lang w:val="de-DE"/>
        </w:rPr>
      </w:pPr>
    </w:p>
    <w:p w14:paraId="47DEDFC5" w14:textId="77777777" w:rsidR="00CF6FF3" w:rsidRDefault="00CF6FF3" w:rsidP="00CF6FF3">
      <w:pPr>
        <w:jc w:val="center"/>
        <w:rPr>
          <w:ins w:id="2934" w:author="Christopher Kemeter" w:date="2023-11-13T19:58:00Z"/>
          <w:b/>
          <w:lang w:val="de-DE"/>
        </w:rPr>
      </w:pPr>
      <w:r w:rsidRPr="004235A3">
        <w:rPr>
          <w:b/>
          <w:lang w:val="de-DE"/>
        </w:rPr>
        <w:t>Abbildung: NMS zeigt Fahrzeugstandort- und Status</w:t>
      </w:r>
    </w:p>
    <w:p w14:paraId="55FD82B1" w14:textId="77777777" w:rsidR="00FD3E25" w:rsidRDefault="00FD3E25" w:rsidP="00CF6FF3">
      <w:pPr>
        <w:jc w:val="center"/>
        <w:rPr>
          <w:ins w:id="2935" w:author="Christopher Kemeter" w:date="2023-11-13T19:58:00Z"/>
          <w:b/>
          <w:lang w:val="de-DE"/>
        </w:rPr>
      </w:pPr>
    </w:p>
    <w:p w14:paraId="3C3C7DAA" w14:textId="77777777" w:rsidR="00FD3E25" w:rsidRPr="004235A3" w:rsidRDefault="00FD3E25" w:rsidP="00CF6FF3">
      <w:pPr>
        <w:jc w:val="center"/>
        <w:rPr>
          <w:b/>
          <w:lang w:val="de-DE"/>
        </w:rPr>
      </w:pPr>
    </w:p>
    <w:p w14:paraId="6B99C81D" w14:textId="77777777" w:rsidR="00CF6FF3" w:rsidRPr="005B3ECF" w:rsidRDefault="00CF6FF3" w:rsidP="00CF6FF3">
      <w:pPr>
        <w:pStyle w:val="Heading2"/>
      </w:pPr>
      <w:bookmarkStart w:id="2936" w:name="_Toc150800046"/>
      <w:r>
        <w:t>Engineering Pages</w:t>
      </w:r>
      <w:bookmarkEnd w:id="2936"/>
    </w:p>
    <w:p w14:paraId="059EE7B7" w14:textId="7DCF651B" w:rsidR="00CF6FF3" w:rsidRPr="00FD3E25" w:rsidRDefault="00CF6FF3" w:rsidP="00CF6FF3">
      <w:pPr>
        <w:pStyle w:val="NormalWeb"/>
        <w:rPr>
          <w:rFonts w:ascii="Calibri" w:hAnsi="Calibri"/>
          <w:sz w:val="22"/>
          <w:szCs w:val="20"/>
          <w:lang w:val="de-AT" w:eastAsia="ja-JP" w:bidi="th-TH"/>
          <w:rPrChange w:id="2937" w:author="Christopher Kemeter" w:date="2023-11-13T19:58:00Z">
            <w:rPr>
              <w:rFonts w:ascii="Calibri" w:hAnsi="Calibri"/>
              <w:sz w:val="22"/>
              <w:szCs w:val="20"/>
              <w:lang w:eastAsia="ja-JP" w:bidi="th-TH"/>
            </w:rPr>
          </w:rPrChange>
        </w:rPr>
      </w:pPr>
      <w:del w:id="2938" w:author="Christopher Kemeter" w:date="2023-11-13T19:58:00Z">
        <w:r w:rsidRPr="00FD3E25" w:rsidDel="00FD3E25">
          <w:rPr>
            <w:rFonts w:ascii="Calibri" w:hAnsi="Calibri"/>
            <w:sz w:val="22"/>
            <w:szCs w:val="20"/>
            <w:lang w:val="de-AT" w:eastAsia="ja-JP" w:bidi="th-TH"/>
            <w:rPrChange w:id="2939" w:author="Christopher Kemeter" w:date="2023-11-13T19:58:00Z">
              <w:rPr>
                <w:rFonts w:ascii="Calibri" w:hAnsi="Calibri"/>
                <w:sz w:val="22"/>
                <w:szCs w:val="20"/>
                <w:lang w:eastAsia="ja-JP" w:bidi="th-TH"/>
              </w:rPr>
            </w:rPrChange>
          </w:rPr>
          <w:delText xml:space="preserve">The </w:delText>
        </w:r>
      </w:del>
      <w:ins w:id="2940" w:author="Christopher Kemeter" w:date="2023-11-13T19:58:00Z">
        <w:r w:rsidR="00FD3E25" w:rsidRPr="00FD3E25">
          <w:rPr>
            <w:rFonts w:ascii="Calibri" w:hAnsi="Calibri"/>
            <w:sz w:val="22"/>
            <w:szCs w:val="20"/>
            <w:lang w:val="de-AT" w:eastAsia="ja-JP" w:bidi="th-TH"/>
            <w:rPrChange w:id="2941" w:author="Christopher Kemeter" w:date="2023-11-13T19:58:00Z">
              <w:rPr>
                <w:rFonts w:ascii="Calibri" w:hAnsi="Calibri"/>
                <w:sz w:val="22"/>
                <w:szCs w:val="20"/>
                <w:lang w:eastAsia="ja-JP" w:bidi="th-TH"/>
              </w:rPr>
            </w:rPrChange>
          </w:rPr>
          <w:t>Die Engineering Pages (EP) sind eine webbasierte Benutzeroberfläche, die bestimmte interne Daten für Feldingenieure zur Fehlerbehebung freigibt. Sie läuft auf der CCU und ist durch HTTP-Basisauthentifizierung geschützt. Sie ist über die iobstaff SSID erreichbar, indem Sie die folgende URL aufrufen:</w:t>
        </w:r>
      </w:ins>
      <w:del w:id="2942" w:author="Christopher Kemeter" w:date="2023-11-13T19:58:00Z">
        <w:r w:rsidRPr="00FD3E25" w:rsidDel="00FD3E25">
          <w:rPr>
            <w:rFonts w:ascii="Calibri" w:hAnsi="Calibri"/>
            <w:sz w:val="22"/>
            <w:szCs w:val="20"/>
            <w:lang w:val="de-AT" w:eastAsia="ja-JP" w:bidi="th-TH"/>
            <w:rPrChange w:id="2943" w:author="Christopher Kemeter" w:date="2023-11-13T19:58:00Z">
              <w:rPr>
                <w:rFonts w:ascii="Calibri" w:hAnsi="Calibri"/>
                <w:sz w:val="22"/>
                <w:szCs w:val="20"/>
                <w:lang w:eastAsia="ja-JP" w:bidi="th-TH"/>
              </w:rPr>
            </w:rPrChange>
          </w:rPr>
          <w:delText>engineering pages (EP) is a web user interface that shares some internal data to field engineers for troubleshooting. It runs on the CCU and is protected by HTTP basic authentication. It is accessible from the iobstaff ssid by going to the following url:</w:delText>
        </w:r>
      </w:del>
    </w:p>
    <w:p w14:paraId="3C2C0F9A" w14:textId="77777777" w:rsidR="00CF6FF3" w:rsidRPr="00FD3E25" w:rsidRDefault="00CF6FF3" w:rsidP="00CF6FF3">
      <w:pPr>
        <w:pStyle w:val="NormalWeb"/>
        <w:rPr>
          <w:rFonts w:ascii="Calibri" w:hAnsi="Calibri"/>
          <w:sz w:val="22"/>
          <w:szCs w:val="20"/>
          <w:lang w:val="de-AT" w:eastAsia="ja-JP" w:bidi="th-TH"/>
          <w:rPrChange w:id="2944" w:author="Christopher Kemeter" w:date="2023-11-13T19:58:00Z">
            <w:rPr>
              <w:rFonts w:ascii="Calibri" w:hAnsi="Calibri"/>
              <w:sz w:val="22"/>
              <w:szCs w:val="20"/>
              <w:lang w:eastAsia="ja-JP" w:bidi="th-TH"/>
            </w:rPr>
          </w:rPrChange>
        </w:rPr>
      </w:pPr>
      <w:r w:rsidRPr="00FD3E25">
        <w:rPr>
          <w:rFonts w:ascii="Calibri" w:hAnsi="Calibri"/>
          <w:sz w:val="22"/>
          <w:szCs w:val="20"/>
          <w:lang w:val="de-AT" w:eastAsia="ja-JP" w:bidi="th-TH"/>
          <w:rPrChange w:id="2945" w:author="Christopher Kemeter" w:date="2023-11-13T19:58:00Z">
            <w:rPr>
              <w:rFonts w:ascii="Calibri" w:hAnsi="Calibri"/>
              <w:sz w:val="22"/>
              <w:szCs w:val="20"/>
              <w:lang w:eastAsia="ja-JP" w:bidi="th-TH"/>
            </w:rPr>
          </w:rPrChange>
        </w:rPr>
        <w:t>https://ipoftrain:8000</w:t>
      </w:r>
    </w:p>
    <w:p w14:paraId="015F62A9" w14:textId="2540B7F9" w:rsidR="00CF6FF3" w:rsidRPr="00FD3E25" w:rsidRDefault="00CF6FF3" w:rsidP="00CF6FF3">
      <w:pPr>
        <w:pStyle w:val="NormalWeb"/>
        <w:rPr>
          <w:rFonts w:ascii="Calibri" w:hAnsi="Calibri"/>
          <w:sz w:val="22"/>
          <w:szCs w:val="20"/>
          <w:lang w:val="de-AT" w:eastAsia="ja-JP" w:bidi="th-TH"/>
          <w:rPrChange w:id="2946" w:author="Christopher Kemeter" w:date="2023-11-13T19:58:00Z">
            <w:rPr>
              <w:rFonts w:ascii="Calibri" w:hAnsi="Calibri"/>
              <w:sz w:val="22"/>
              <w:szCs w:val="20"/>
              <w:lang w:eastAsia="ja-JP" w:bidi="th-TH"/>
            </w:rPr>
          </w:rPrChange>
        </w:rPr>
      </w:pPr>
      <w:del w:id="2947" w:author="Christopher Kemeter" w:date="2023-11-13T19:58:00Z">
        <w:r w:rsidRPr="00FD3E25" w:rsidDel="00FD3E25">
          <w:rPr>
            <w:rFonts w:ascii="Calibri" w:hAnsi="Calibri"/>
            <w:sz w:val="22"/>
            <w:szCs w:val="20"/>
            <w:lang w:val="de-AT" w:eastAsia="ja-JP" w:bidi="th-TH"/>
            <w:rPrChange w:id="2948" w:author="Christopher Kemeter" w:date="2023-11-13T19:58:00Z">
              <w:rPr>
                <w:rFonts w:ascii="Calibri" w:hAnsi="Calibri"/>
                <w:sz w:val="22"/>
                <w:szCs w:val="20"/>
                <w:lang w:eastAsia="ja-JP" w:bidi="th-TH"/>
              </w:rPr>
            </w:rPrChange>
          </w:rPr>
          <w:delText>As some of the pages contain information that is static and others have info that changes rapidly, each of the pages has its own page refresh strategy.The following information and pages are available when logged into the engineering pages:</w:delText>
        </w:r>
      </w:del>
      <w:ins w:id="2949" w:author="Christopher Kemeter" w:date="2023-11-13T19:58:00Z">
        <w:r w:rsidR="00FD3E25" w:rsidRPr="00FD3E25">
          <w:rPr>
            <w:rFonts w:ascii="Calibri" w:hAnsi="Calibri"/>
            <w:sz w:val="22"/>
            <w:szCs w:val="20"/>
            <w:lang w:val="de-AT" w:eastAsia="ja-JP" w:bidi="th-TH"/>
            <w:rPrChange w:id="2950" w:author="Christopher Kemeter" w:date="2023-11-13T19:58:00Z">
              <w:rPr>
                <w:rFonts w:ascii="Calibri" w:hAnsi="Calibri"/>
                <w:sz w:val="22"/>
                <w:szCs w:val="20"/>
                <w:lang w:eastAsia="ja-JP" w:bidi="th-TH"/>
              </w:rPr>
            </w:rPrChange>
          </w:rPr>
          <w:t>Da einige der Seiten statische Informationen enthalten und andere Informationen, die sich schnell ändern, hat jede Seite ihre eigene Aktualisierungsstrategie. Die folgenden Informationen und Seiten stehen zur Verfügung, wenn Sie sich in den Engineering Pages anmelden:</w:t>
        </w:r>
      </w:ins>
    </w:p>
    <w:p w14:paraId="4358AD75" w14:textId="77777777" w:rsidR="00CF6FF3" w:rsidRDefault="00CF6FF3" w:rsidP="00CF6FF3">
      <w:pPr>
        <w:pStyle w:val="Heading3"/>
        <w:rPr>
          <w:rFonts w:eastAsia="Times New Roman"/>
          <w:lang w:eastAsia="de-AT"/>
        </w:rPr>
      </w:pPr>
      <w:bookmarkStart w:id="2951" w:name="_Toc150800047"/>
      <w:r>
        <w:rPr>
          <w:rFonts w:eastAsia="Times New Roman"/>
        </w:rPr>
        <w:t>Landing page</w:t>
      </w:r>
      <w:bookmarkEnd w:id="2951"/>
    </w:p>
    <w:p w14:paraId="3C0346F5" w14:textId="2509E187" w:rsidR="00CF6FF3" w:rsidRPr="00FD3E25" w:rsidRDefault="00CF6FF3" w:rsidP="00CF6FF3">
      <w:pPr>
        <w:pStyle w:val="NormalWeb"/>
        <w:rPr>
          <w:rFonts w:ascii="Calibri" w:hAnsi="Calibri"/>
          <w:sz w:val="22"/>
          <w:szCs w:val="20"/>
          <w:lang w:val="de-AT" w:eastAsia="ja-JP" w:bidi="th-TH"/>
          <w:rPrChange w:id="2952" w:author="Christopher Kemeter" w:date="2023-11-13T19:59:00Z">
            <w:rPr>
              <w:rFonts w:ascii="Calibri" w:hAnsi="Calibri"/>
              <w:sz w:val="22"/>
              <w:szCs w:val="20"/>
              <w:lang w:eastAsia="ja-JP" w:bidi="th-TH"/>
            </w:rPr>
          </w:rPrChange>
        </w:rPr>
      </w:pPr>
      <w:del w:id="2953" w:author="Christopher Kemeter" w:date="2023-11-13T19:59:00Z">
        <w:r w:rsidRPr="00FD3E25" w:rsidDel="00FD3E25">
          <w:rPr>
            <w:rFonts w:ascii="Calibri" w:hAnsi="Calibri"/>
            <w:sz w:val="22"/>
            <w:szCs w:val="20"/>
            <w:lang w:val="de-AT" w:eastAsia="ja-JP" w:bidi="th-TH"/>
            <w:rPrChange w:id="2954" w:author="Christopher Kemeter" w:date="2023-11-13T19:59:00Z">
              <w:rPr>
                <w:rFonts w:ascii="Calibri" w:hAnsi="Calibri"/>
                <w:sz w:val="22"/>
                <w:szCs w:val="20"/>
                <w:lang w:eastAsia="ja-JP" w:bidi="th-TH"/>
              </w:rPr>
            </w:rPrChange>
          </w:rPr>
          <w:delText xml:space="preserve">The </w:delText>
        </w:r>
      </w:del>
      <w:ins w:id="2955" w:author="Christopher Kemeter" w:date="2023-11-13T19:59:00Z">
        <w:r w:rsidR="00FD3E25" w:rsidRPr="00FD3E25">
          <w:rPr>
            <w:rFonts w:ascii="Calibri" w:hAnsi="Calibri"/>
            <w:sz w:val="22"/>
            <w:szCs w:val="20"/>
            <w:lang w:val="de-AT" w:eastAsia="ja-JP" w:bidi="th-TH"/>
            <w:rPrChange w:id="2956" w:author="Christopher Kemeter" w:date="2023-11-13T19:59:00Z">
              <w:rPr>
                <w:rFonts w:ascii="Calibri" w:hAnsi="Calibri"/>
                <w:sz w:val="22"/>
                <w:szCs w:val="20"/>
                <w:lang w:eastAsia="ja-JP" w:bidi="th-TH"/>
              </w:rPr>
            </w:rPrChange>
          </w:rPr>
          <w:t>Die Startseite kann etwas Text enthalten, um dem Feldingenieur bei der Verwendung der Anwendung zu helfen. Eine wichtige Benachrichtigung, die nicht ignoriert werden sollte, betrifft die Datendatei. Wenn die Benachrichtigung eine Warnung enthält, dass die Datendatei nicht gelesen werden konnte, wird die Anwendung nicht in der Lage sein, nützliche Informationen anzuzeigen, und es wird empfohlen, Fehlerbehebungen vorzunehmen.</w:t>
        </w:r>
      </w:ins>
      <w:del w:id="2957" w:author="Christopher Kemeter" w:date="2023-11-13T19:59:00Z">
        <w:r w:rsidRPr="00FD3E25" w:rsidDel="00FD3E25">
          <w:rPr>
            <w:rFonts w:ascii="Calibri" w:hAnsi="Calibri"/>
            <w:sz w:val="22"/>
            <w:szCs w:val="20"/>
            <w:lang w:val="de-AT" w:eastAsia="ja-JP" w:bidi="th-TH"/>
            <w:rPrChange w:id="2958" w:author="Christopher Kemeter" w:date="2023-11-13T19:59:00Z">
              <w:rPr>
                <w:rFonts w:ascii="Calibri" w:hAnsi="Calibri"/>
                <w:sz w:val="22"/>
                <w:szCs w:val="20"/>
                <w:lang w:eastAsia="ja-JP" w:bidi="th-TH"/>
              </w:rPr>
            </w:rPrChange>
          </w:rPr>
          <w:delText>landing page can contain some text to help the field engineer use the application. One important notice not to be ignored is the one about the datafile. If the notice is a warning that mentions that the datafile could not be read, the application will be unable to show any useful information and troubleshooting is advised.</w:delText>
        </w:r>
      </w:del>
    </w:p>
    <w:p w14:paraId="64C6080F" w14:textId="0A57E979" w:rsidR="00CF6FF3" w:rsidRDefault="00FD3E25" w:rsidP="00CF6FF3">
      <w:pPr>
        <w:pStyle w:val="Heading3"/>
        <w:rPr>
          <w:rFonts w:eastAsia="Times New Roman"/>
        </w:rPr>
      </w:pPr>
      <w:bookmarkStart w:id="2959" w:name="_Toc150800048"/>
      <w:ins w:id="2960" w:author="Christopher Kemeter" w:date="2023-11-13T19:59:00Z">
        <w:r>
          <w:rPr>
            <w:rFonts w:eastAsia="Times New Roman"/>
          </w:rPr>
          <w:t>Zugidentifikation</w:t>
        </w:r>
      </w:ins>
      <w:bookmarkEnd w:id="2959"/>
      <w:del w:id="2961" w:author="Christopher Kemeter" w:date="2023-11-13T19:59:00Z">
        <w:r w:rsidR="00CF6FF3" w:rsidDel="00FD3E25">
          <w:rPr>
            <w:rFonts w:eastAsia="Times New Roman"/>
          </w:rPr>
          <w:delText>Train identification</w:delText>
        </w:r>
      </w:del>
    </w:p>
    <w:p w14:paraId="1C30063C" w14:textId="0BCC71F2" w:rsidR="00CF6FF3" w:rsidRPr="00FD6E8E" w:rsidRDefault="00CF6FF3" w:rsidP="00CF6FF3">
      <w:pPr>
        <w:pStyle w:val="NormalWeb"/>
        <w:rPr>
          <w:rFonts w:ascii="Calibri" w:hAnsi="Calibri"/>
          <w:sz w:val="22"/>
          <w:szCs w:val="20"/>
          <w:lang w:eastAsia="ja-JP" w:bidi="th-TH"/>
        </w:rPr>
      </w:pPr>
      <w:del w:id="2962" w:author="Christopher Kemeter" w:date="2023-11-13T19:59:00Z">
        <w:r w:rsidRPr="001B1124" w:rsidDel="001B1124">
          <w:rPr>
            <w:rFonts w:ascii="Calibri" w:hAnsi="Calibri"/>
            <w:sz w:val="22"/>
            <w:szCs w:val="20"/>
            <w:lang w:val="de-AT" w:eastAsia="ja-JP" w:bidi="th-TH"/>
            <w:rPrChange w:id="2963" w:author="Christopher Kemeter" w:date="2023-11-13T19:59:00Z">
              <w:rPr>
                <w:rFonts w:ascii="Calibri" w:hAnsi="Calibri"/>
                <w:sz w:val="22"/>
                <w:szCs w:val="20"/>
                <w:lang w:eastAsia="ja-JP" w:bidi="th-TH"/>
              </w:rPr>
            </w:rPrChange>
          </w:rPr>
          <w:delText xml:space="preserve">The </w:delText>
        </w:r>
      </w:del>
      <w:ins w:id="2964" w:author="Christopher Kemeter" w:date="2023-11-13T19:59:00Z">
        <w:r w:rsidR="001B1124" w:rsidRPr="001B1124">
          <w:rPr>
            <w:rFonts w:ascii="Calibri" w:hAnsi="Calibri"/>
            <w:sz w:val="22"/>
            <w:szCs w:val="20"/>
            <w:lang w:val="de-AT" w:eastAsia="ja-JP" w:bidi="th-TH"/>
            <w:rPrChange w:id="2965" w:author="Christopher Kemeter" w:date="2023-11-13T19:59:00Z">
              <w:rPr>
                <w:rFonts w:ascii="Calibri" w:hAnsi="Calibri"/>
                <w:sz w:val="22"/>
                <w:szCs w:val="20"/>
                <w:lang w:eastAsia="ja-JP" w:bidi="th-TH"/>
              </w:rPr>
            </w:rPrChange>
          </w:rPr>
          <w:t xml:space="preserve">Die Zugidentifikationsseite ist relativ einfach und unkompliziert. </w:t>
        </w:r>
        <w:r w:rsidR="001B1124" w:rsidRPr="00FC0C0C">
          <w:rPr>
            <w:rFonts w:ascii="Calibri" w:hAnsi="Calibri"/>
            <w:sz w:val="22"/>
            <w:szCs w:val="20"/>
            <w:lang w:val="de-AT" w:eastAsia="ja-JP" w:bidi="th-TH"/>
            <w:rPrChange w:id="2966" w:author="Christopher Kemeter" w:date="2023-11-13T20:00:00Z">
              <w:rPr>
                <w:rFonts w:ascii="Calibri" w:hAnsi="Calibri"/>
                <w:sz w:val="22"/>
                <w:szCs w:val="20"/>
                <w:lang w:eastAsia="ja-JP" w:bidi="th-TH"/>
              </w:rPr>
            </w:rPrChange>
          </w:rPr>
          <w:t xml:space="preserve">Alle Daten auf dieser Seite stammen aus fest codierten Werten: Da Werte wie Projekt-ID und CCU-Hostname nicht änderbar sind, stammen ihre Werte nicht aus einem MQTT-Feed, sondern werden in der Konfigurations-YAML durch Verwendung einer Puppet-EPP-Vorlage festgehalten. </w:t>
        </w:r>
        <w:r w:rsidR="001B1124" w:rsidRPr="001B1124">
          <w:rPr>
            <w:rFonts w:ascii="Calibri" w:hAnsi="Calibri"/>
            <w:sz w:val="22"/>
            <w:szCs w:val="20"/>
            <w:lang w:eastAsia="ja-JP" w:bidi="th-TH"/>
          </w:rPr>
          <w:t>Offensichtlich besteht keine Notwendigkeit, diese Seite automatisch zu aktualisieren.</w:t>
        </w:r>
      </w:ins>
      <w:del w:id="2967" w:author="Christopher Kemeter" w:date="2023-11-13T19:59:00Z">
        <w:r w:rsidRPr="00FD6E8E" w:rsidDel="001B1124">
          <w:rPr>
            <w:rFonts w:ascii="Calibri" w:hAnsi="Calibri"/>
            <w:sz w:val="22"/>
            <w:szCs w:val="20"/>
            <w:lang w:eastAsia="ja-JP" w:bidi="th-TH"/>
          </w:rPr>
          <w:delText>train identification page is a relatively straight-forward and simple one. All of the data on this page comes from hard-coded values: as values as project ID and CCU hostname are not bound to change, their values do not come from an MQTT feed but are written down in the config YAML by use of a Puppet EPP template. Obviously, there’s no need for this page to automatically refresh either.</w:delText>
        </w:r>
      </w:del>
    </w:p>
    <w:p w14:paraId="796BFD04" w14:textId="77777777" w:rsidR="00CF6FF3" w:rsidRDefault="00CF6FF3" w:rsidP="00CF6FF3">
      <w:pPr>
        <w:pStyle w:val="Heading3"/>
        <w:rPr>
          <w:rFonts w:eastAsia="Times New Roman"/>
        </w:rPr>
      </w:pPr>
      <w:bookmarkStart w:id="2968" w:name="_Toc150800049"/>
      <w:r>
        <w:rPr>
          <w:rFonts w:eastAsia="Times New Roman"/>
        </w:rPr>
        <w:t>CCU</w:t>
      </w:r>
      <w:bookmarkEnd w:id="2968"/>
    </w:p>
    <w:p w14:paraId="3ED67EC2" w14:textId="1FCBA324" w:rsidR="00CF6FF3" w:rsidRPr="00FC0C0C" w:rsidRDefault="00CF6FF3" w:rsidP="00CF6FF3">
      <w:pPr>
        <w:pStyle w:val="NormalWeb"/>
        <w:rPr>
          <w:rFonts w:ascii="Calibri" w:hAnsi="Calibri"/>
          <w:sz w:val="22"/>
          <w:szCs w:val="22"/>
          <w:lang w:val="de-AT" w:eastAsia="ja-JP" w:bidi="th-TH"/>
          <w:rPrChange w:id="2969" w:author="Christopher Kemeter" w:date="2023-11-13T20:00:00Z">
            <w:rPr>
              <w:rFonts w:ascii="Calibri" w:hAnsi="Calibri"/>
              <w:sz w:val="22"/>
              <w:szCs w:val="22"/>
              <w:lang w:eastAsia="ja-JP" w:bidi="th-TH"/>
            </w:rPr>
          </w:rPrChange>
        </w:rPr>
      </w:pPr>
      <w:del w:id="2970" w:author="Christopher Kemeter" w:date="2023-11-13T20:00:00Z">
        <w:r w:rsidRPr="00FC0C0C" w:rsidDel="001B1124">
          <w:rPr>
            <w:rFonts w:ascii="Calibri" w:hAnsi="Calibri"/>
            <w:sz w:val="22"/>
            <w:szCs w:val="22"/>
            <w:lang w:val="de-AT" w:eastAsia="ja-JP" w:bidi="th-TH"/>
            <w:rPrChange w:id="2971" w:author="Christopher Kemeter" w:date="2023-11-13T20:00:00Z">
              <w:rPr>
                <w:rFonts w:ascii="Calibri" w:hAnsi="Calibri"/>
                <w:sz w:val="22"/>
                <w:szCs w:val="22"/>
                <w:lang w:eastAsia="ja-JP" w:bidi="th-TH"/>
              </w:rPr>
            </w:rPrChange>
          </w:rPr>
          <w:delText xml:space="preserve">Contains </w:delText>
        </w:r>
      </w:del>
      <w:ins w:id="2972" w:author="Christopher Kemeter" w:date="2023-11-13T20:00:00Z">
        <w:r w:rsidR="001B1124" w:rsidRPr="00FC0C0C">
          <w:rPr>
            <w:rFonts w:ascii="Calibri" w:hAnsi="Calibri"/>
            <w:sz w:val="22"/>
            <w:szCs w:val="22"/>
            <w:lang w:val="de-AT" w:eastAsia="ja-JP" w:bidi="th-TH"/>
            <w:rPrChange w:id="2973" w:author="Christopher Kemeter" w:date="2023-11-13T20:00:00Z">
              <w:rPr>
                <w:rFonts w:ascii="Calibri" w:hAnsi="Calibri"/>
                <w:sz w:val="22"/>
                <w:szCs w:val="22"/>
                <w:lang w:eastAsia="ja-JP" w:bidi="th-TH"/>
              </w:rPr>
            </w:rPrChange>
          </w:rPr>
          <w:t>Enthält den Typ und die Seriennummer der CCU-Hardware, die Firmware- und Konfigurationsversionen des Betriebssystems sowie einige Metriken zu den Hardware-Ressourcen. Alle diese Datenpunkte sind Eins-zu-Eins-Zuordnungen von Informationen, die von Telemetrie zur Verfügung gestellt werden. Das Hinzufügen neuer Informationen wird sehr einfach sein, sofern die neue Information ebenfalls eine Eins-zu-Eins-Zuordnung ist.</w:t>
        </w:r>
      </w:ins>
      <w:del w:id="2974" w:author="Christopher Kemeter" w:date="2023-11-13T20:00:00Z">
        <w:r w:rsidRPr="00FC0C0C" w:rsidDel="001B1124">
          <w:rPr>
            <w:rFonts w:ascii="Calibri" w:hAnsi="Calibri"/>
            <w:sz w:val="22"/>
            <w:szCs w:val="22"/>
            <w:lang w:val="de-AT" w:eastAsia="ja-JP" w:bidi="th-TH"/>
            <w:rPrChange w:id="2975" w:author="Christopher Kemeter" w:date="2023-11-13T20:00:00Z">
              <w:rPr>
                <w:rFonts w:ascii="Calibri" w:hAnsi="Calibri"/>
                <w:sz w:val="22"/>
                <w:szCs w:val="22"/>
                <w:lang w:eastAsia="ja-JP" w:bidi="th-TH"/>
              </w:rPr>
            </w:rPrChange>
          </w:rPr>
          <w:delText xml:space="preserve">the type and serial number of the CCU hardware, the firmware and configuration versions of the operating system on it and some metrics on the hardware resources. All these data points are one to one mappings of information made available by Telemetry. Adding new information to it will be very easy providing that new info is a </w:delText>
        </w:r>
      </w:del>
      <w:ins w:id="2976" w:author="Syed Naqvi" w:date="2023-05-15T14:04:00Z">
        <w:del w:id="2977" w:author="Christopher Kemeter" w:date="2023-11-13T20:00:00Z">
          <w:r w:rsidRPr="00FC0C0C" w:rsidDel="001B1124">
            <w:rPr>
              <w:rFonts w:ascii="Calibri" w:hAnsi="Calibri"/>
              <w:sz w:val="22"/>
              <w:szCs w:val="22"/>
              <w:lang w:val="de-AT" w:eastAsia="ja-JP" w:bidi="th-TH"/>
              <w:rPrChange w:id="2978" w:author="Christopher Kemeter" w:date="2023-11-13T20:00:00Z">
                <w:rPr>
                  <w:rFonts w:ascii="Calibri" w:hAnsi="Calibri"/>
                  <w:sz w:val="22"/>
                  <w:szCs w:val="22"/>
                  <w:lang w:eastAsia="ja-JP" w:bidi="th-TH"/>
                </w:rPr>
              </w:rPrChange>
            </w:rPr>
            <w:delText>one</w:delText>
          </w:r>
          <w:r w:rsidR="5F60CB73" w:rsidRPr="00FC0C0C" w:rsidDel="001B1124">
            <w:rPr>
              <w:rFonts w:ascii="Calibri" w:hAnsi="Calibri"/>
              <w:sz w:val="22"/>
              <w:szCs w:val="22"/>
              <w:lang w:val="de-AT" w:eastAsia="ja-JP" w:bidi="th-TH"/>
              <w:rPrChange w:id="2979" w:author="Christopher Kemeter" w:date="2023-11-13T20:00:00Z">
                <w:rPr>
                  <w:rFonts w:ascii="Calibri" w:hAnsi="Calibri"/>
                  <w:sz w:val="22"/>
                  <w:szCs w:val="22"/>
                  <w:lang w:eastAsia="ja-JP" w:bidi="th-TH"/>
                </w:rPr>
              </w:rPrChange>
            </w:rPr>
            <w:delText>-</w:delText>
          </w:r>
          <w:r w:rsidRPr="00FC0C0C" w:rsidDel="001B1124">
            <w:rPr>
              <w:rFonts w:ascii="Calibri" w:hAnsi="Calibri"/>
              <w:sz w:val="22"/>
              <w:szCs w:val="22"/>
              <w:lang w:val="de-AT" w:eastAsia="ja-JP" w:bidi="th-TH"/>
              <w:rPrChange w:id="2980" w:author="Christopher Kemeter" w:date="2023-11-13T20:00:00Z">
                <w:rPr>
                  <w:rFonts w:ascii="Calibri" w:hAnsi="Calibri"/>
                  <w:sz w:val="22"/>
                  <w:szCs w:val="22"/>
                  <w:lang w:eastAsia="ja-JP" w:bidi="th-TH"/>
                </w:rPr>
              </w:rPrChange>
            </w:rPr>
            <w:delText>to</w:delText>
          </w:r>
          <w:r w:rsidR="5F60CB73" w:rsidRPr="00FC0C0C" w:rsidDel="001B1124">
            <w:rPr>
              <w:rFonts w:ascii="Calibri" w:hAnsi="Calibri"/>
              <w:sz w:val="22"/>
              <w:szCs w:val="22"/>
              <w:lang w:val="de-AT" w:eastAsia="ja-JP" w:bidi="th-TH"/>
              <w:rPrChange w:id="2981" w:author="Christopher Kemeter" w:date="2023-11-13T20:00:00Z">
                <w:rPr>
                  <w:rFonts w:ascii="Calibri" w:hAnsi="Calibri"/>
                  <w:sz w:val="22"/>
                  <w:szCs w:val="22"/>
                  <w:lang w:eastAsia="ja-JP" w:bidi="th-TH"/>
                </w:rPr>
              </w:rPrChange>
            </w:rPr>
            <w:delText>-</w:delText>
          </w:r>
          <w:r w:rsidRPr="00FC0C0C" w:rsidDel="001B1124">
            <w:rPr>
              <w:rFonts w:ascii="Calibri" w:hAnsi="Calibri"/>
              <w:sz w:val="22"/>
              <w:szCs w:val="22"/>
              <w:lang w:val="de-AT" w:eastAsia="ja-JP" w:bidi="th-TH"/>
              <w:rPrChange w:id="2982" w:author="Christopher Kemeter" w:date="2023-11-13T20:00:00Z">
                <w:rPr>
                  <w:rFonts w:ascii="Calibri" w:hAnsi="Calibri"/>
                  <w:sz w:val="22"/>
                  <w:szCs w:val="22"/>
                  <w:lang w:eastAsia="ja-JP" w:bidi="th-TH"/>
                </w:rPr>
              </w:rPrChange>
            </w:rPr>
            <w:delText>one</w:delText>
          </w:r>
        </w:del>
      </w:ins>
      <w:del w:id="2983" w:author="Christopher Kemeter" w:date="2023-11-13T20:00:00Z">
        <w:r w:rsidRPr="00FC0C0C" w:rsidDel="001B1124">
          <w:rPr>
            <w:rFonts w:ascii="Calibri" w:hAnsi="Calibri"/>
            <w:sz w:val="22"/>
            <w:szCs w:val="22"/>
            <w:lang w:val="de-AT" w:eastAsia="ja-JP" w:bidi="th-TH"/>
            <w:rPrChange w:id="2984" w:author="Christopher Kemeter" w:date="2023-11-13T20:00:00Z">
              <w:rPr>
                <w:rFonts w:ascii="Calibri" w:hAnsi="Calibri"/>
                <w:sz w:val="22"/>
                <w:szCs w:val="22"/>
                <w:lang w:eastAsia="ja-JP" w:bidi="th-TH"/>
              </w:rPr>
            </w:rPrChange>
          </w:rPr>
          <w:delText xml:space="preserve"> mapping too.</w:delText>
        </w:r>
      </w:del>
    </w:p>
    <w:p w14:paraId="45C9BF81" w14:textId="77777777" w:rsidR="00CF6FF3" w:rsidRDefault="00CF6FF3" w:rsidP="00CF6FF3">
      <w:pPr>
        <w:pStyle w:val="Heading3"/>
        <w:rPr>
          <w:rFonts w:eastAsia="Times New Roman"/>
        </w:rPr>
      </w:pPr>
      <w:bookmarkStart w:id="2985" w:name="_Toc150800050"/>
      <w:r>
        <w:rPr>
          <w:rFonts w:eastAsia="Times New Roman"/>
        </w:rPr>
        <w:t>Modems</w:t>
      </w:r>
      <w:bookmarkEnd w:id="2985"/>
    </w:p>
    <w:p w14:paraId="67C48856" w14:textId="77777777" w:rsidR="00CF6FF3" w:rsidRDefault="00CF6FF3" w:rsidP="00CF6FF3">
      <w:pPr>
        <w:rPr>
          <w:rFonts w:eastAsia="Times New Roman"/>
        </w:rPr>
      </w:pPr>
      <w:r>
        <w:rPr>
          <w:rFonts w:eastAsia="Times New Roman"/>
          <w:noProof/>
        </w:rPr>
        <w:drawing>
          <wp:inline distT="0" distB="0" distL="0" distR="0" wp14:anchorId="6321CB9C" wp14:editId="228D1D54">
            <wp:extent cx="4457700" cy="2752725"/>
            <wp:effectExtent l="0" t="0" r="0" b="0"/>
            <wp:docPr id="7" name="Picture 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abl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7700" cy="2752725"/>
                    </a:xfrm>
                    <a:prstGeom prst="rect">
                      <a:avLst/>
                    </a:prstGeom>
                    <a:noFill/>
                    <a:ln>
                      <a:noFill/>
                    </a:ln>
                  </pic:spPr>
                </pic:pic>
              </a:graphicData>
            </a:graphic>
          </wp:inline>
        </w:drawing>
      </w:r>
    </w:p>
    <w:p w14:paraId="79AF283A" w14:textId="3EA6140A" w:rsidR="00CF6FF3" w:rsidRPr="00F42E40" w:rsidRDefault="00CF6FF3" w:rsidP="00CF6FF3">
      <w:pPr>
        <w:pStyle w:val="NormalWeb"/>
        <w:rPr>
          <w:rFonts w:ascii="Calibri" w:hAnsi="Calibri"/>
          <w:sz w:val="22"/>
          <w:szCs w:val="20"/>
          <w:lang w:val="de-AT" w:eastAsia="ja-JP" w:bidi="th-TH"/>
          <w:rPrChange w:id="2986" w:author="Christopher Kemeter" w:date="2023-11-13T20:01:00Z">
            <w:rPr>
              <w:rFonts w:ascii="Calibri" w:hAnsi="Calibri"/>
              <w:sz w:val="22"/>
              <w:szCs w:val="20"/>
              <w:lang w:eastAsia="ja-JP" w:bidi="th-TH"/>
            </w:rPr>
          </w:rPrChange>
        </w:rPr>
      </w:pPr>
      <w:del w:id="2987" w:author="Christopher Kemeter" w:date="2023-11-13T20:01:00Z">
        <w:r w:rsidRPr="00F42E40" w:rsidDel="00F42E40">
          <w:rPr>
            <w:rFonts w:ascii="Calibri" w:hAnsi="Calibri"/>
            <w:sz w:val="22"/>
            <w:szCs w:val="20"/>
            <w:lang w:val="de-AT" w:eastAsia="ja-JP" w:bidi="th-TH"/>
            <w:rPrChange w:id="2988" w:author="Christopher Kemeter" w:date="2023-11-13T20:01:00Z">
              <w:rPr>
                <w:rFonts w:ascii="Calibri" w:hAnsi="Calibri"/>
                <w:sz w:val="22"/>
                <w:szCs w:val="20"/>
                <w:lang w:eastAsia="ja-JP" w:bidi="th-TH"/>
              </w:rPr>
            </w:rPrChange>
          </w:rPr>
          <w:delText>The modem information screen is a bit more complex. The values for this screen do not come from one single, unprocessed source, but instead are built up using the messages on at least three different MQTT topics and using some data analysis and processing in the Python code of the message handler. The number of modems and their names are not built-in, but extracted from the modem messages on MQTT, as are their status, provider and so on. The throughput table works in the same way, but adds some temporary internal data structures in the collector to aggregate data for the peak and average throughput calculations.</w:delText>
        </w:r>
      </w:del>
      <w:ins w:id="2989" w:author="Christopher Kemeter" w:date="2023-11-13T20:01:00Z">
        <w:r w:rsidR="00F42E40" w:rsidRPr="00F42E40">
          <w:rPr>
            <w:rFonts w:ascii="Calibri" w:hAnsi="Calibri"/>
            <w:sz w:val="22"/>
            <w:szCs w:val="20"/>
            <w:lang w:val="de-AT" w:eastAsia="ja-JP" w:bidi="th-TH"/>
            <w:rPrChange w:id="2990" w:author="Christopher Kemeter" w:date="2023-11-13T20:01:00Z">
              <w:rPr>
                <w:rFonts w:ascii="Calibri" w:hAnsi="Calibri"/>
                <w:sz w:val="22"/>
                <w:szCs w:val="20"/>
                <w:lang w:eastAsia="ja-JP" w:bidi="th-TH"/>
              </w:rPr>
            </w:rPrChange>
          </w:rPr>
          <w:t>Die Bildschirmanzeige für Modeminformationen ist etwas komplexer. Die Werte für diesen Bildschirm stammen nicht aus einer einzigen, unbearbeiteten Quelle, sondern werden stattdessen unter Verwendung von Nachrichten aus mindestens drei verschiedenen MQTT-Themen aufgebaut und unter Verwendung von Datenanalyse und -verarbeitung im Python-Code des Nachrichtenhandlers verarbeitet. Die Anzahl der Modems und ihre Namen sind nicht fest codiert, sondern werden aus den Modemnachrichten auf MQTT extrahiert, ebenso wie deren Status, Anbieter und so weiter. Die Durchsatz-Tabelle funktioniert auf die gleiche Weise, fügt jedoch einige temporäre interne Datenstrukturen im Sammler hinzu, um Daten für die Spitzen- und Durchschnittsdurchsatzberechnungen zu aggregieren.</w:t>
        </w:r>
      </w:ins>
    </w:p>
    <w:p w14:paraId="4FA722DE" w14:textId="77777777" w:rsidR="00CF6FF3" w:rsidRDefault="00CF6FF3" w:rsidP="00CF6FF3">
      <w:pPr>
        <w:pStyle w:val="Heading3"/>
        <w:rPr>
          <w:rFonts w:eastAsia="Times New Roman"/>
        </w:rPr>
      </w:pPr>
      <w:bookmarkStart w:id="2991" w:name="_Toc150800051"/>
      <w:r>
        <w:rPr>
          <w:rFonts w:eastAsia="Times New Roman"/>
        </w:rPr>
        <w:t>GPS</w:t>
      </w:r>
      <w:bookmarkEnd w:id="2991"/>
    </w:p>
    <w:p w14:paraId="44B080C0" w14:textId="4AA81DA5" w:rsidR="00F42E40" w:rsidRPr="00F42E40" w:rsidRDefault="00CF6FF3" w:rsidP="00F42E40">
      <w:pPr>
        <w:pStyle w:val="NormalWeb"/>
        <w:rPr>
          <w:ins w:id="2992" w:author="Christopher Kemeter" w:date="2023-11-13T20:02:00Z"/>
          <w:rFonts w:ascii="Calibri" w:hAnsi="Calibri"/>
          <w:sz w:val="22"/>
          <w:szCs w:val="20"/>
          <w:lang w:val="de-AT" w:eastAsia="ja-JP" w:bidi="th-TH"/>
          <w:rPrChange w:id="2993" w:author="Christopher Kemeter" w:date="2023-11-13T20:02:00Z">
            <w:rPr>
              <w:ins w:id="2994" w:author="Christopher Kemeter" w:date="2023-11-13T20:02:00Z"/>
              <w:rFonts w:ascii="Calibri" w:hAnsi="Calibri"/>
              <w:sz w:val="22"/>
              <w:szCs w:val="20"/>
              <w:lang w:eastAsia="ja-JP" w:bidi="th-TH"/>
            </w:rPr>
          </w:rPrChange>
        </w:rPr>
      </w:pPr>
      <w:del w:id="2995" w:author="Christopher Kemeter" w:date="2023-11-13T20:02:00Z">
        <w:r w:rsidRPr="00F42E40" w:rsidDel="00F42E40">
          <w:rPr>
            <w:rFonts w:ascii="Calibri" w:hAnsi="Calibri"/>
            <w:sz w:val="22"/>
            <w:szCs w:val="20"/>
            <w:lang w:val="de-AT" w:eastAsia="ja-JP" w:bidi="th-TH"/>
            <w:rPrChange w:id="2996" w:author="Christopher Kemeter" w:date="2023-11-13T20:02:00Z">
              <w:rPr>
                <w:rFonts w:ascii="Calibri" w:hAnsi="Calibri"/>
                <w:sz w:val="22"/>
                <w:szCs w:val="20"/>
                <w:lang w:eastAsia="ja-JP" w:bidi="th-TH"/>
              </w:rPr>
            </w:rPrChange>
          </w:rPr>
          <w:delText>GPS information comes from one MQTT source and is, like the CCU page, an example of a basic dynamic engineering page. Easily extensible if Telemetry provides the new information directly, ready for consumption.</w:delText>
        </w:r>
      </w:del>
      <w:ins w:id="2997" w:author="Christopher Kemeter" w:date="2023-11-13T20:02:00Z">
        <w:r w:rsidR="00F42E40" w:rsidRPr="00F42E40">
          <w:rPr>
            <w:rFonts w:ascii="Calibri" w:hAnsi="Calibri"/>
            <w:sz w:val="22"/>
            <w:szCs w:val="20"/>
            <w:lang w:val="de-AT" w:eastAsia="ja-JP" w:bidi="th-TH"/>
            <w:rPrChange w:id="2998" w:author="Christopher Kemeter" w:date="2023-11-13T20:02:00Z">
              <w:rPr>
                <w:rFonts w:ascii="Calibri" w:hAnsi="Calibri"/>
                <w:sz w:val="22"/>
                <w:szCs w:val="20"/>
                <w:lang w:eastAsia="ja-JP" w:bidi="th-TH"/>
              </w:rPr>
            </w:rPrChange>
          </w:rPr>
          <w:t>Die GPS-Informationen stammen von einer MQTT-Quelle und sind, wie die CCU-Seite, ein Beispiel für eine grundlegende dynamische Engineering-Seite. Sie lässt sich leicht erweitern, wenn Telemetrie die neuen Informationen direkt bereitstellt und zur Verwendung bereit ist.</w:t>
        </w:r>
      </w:ins>
    </w:p>
    <w:p w14:paraId="42481FE4" w14:textId="77777777" w:rsidR="00F42E40" w:rsidRPr="00F42E40" w:rsidRDefault="00F42E40" w:rsidP="00F42E40">
      <w:pPr>
        <w:pStyle w:val="NormalWeb"/>
        <w:rPr>
          <w:ins w:id="2999" w:author="Christopher Kemeter" w:date="2023-11-13T20:02:00Z"/>
          <w:rFonts w:ascii="Calibri" w:hAnsi="Calibri"/>
          <w:sz w:val="22"/>
          <w:szCs w:val="20"/>
          <w:lang w:val="de-AT" w:eastAsia="ja-JP" w:bidi="th-TH"/>
          <w:rPrChange w:id="3000" w:author="Christopher Kemeter" w:date="2023-11-13T20:02:00Z">
            <w:rPr>
              <w:ins w:id="3001" w:author="Christopher Kemeter" w:date="2023-11-13T20:02:00Z"/>
              <w:rFonts w:ascii="Calibri" w:hAnsi="Calibri"/>
              <w:sz w:val="22"/>
              <w:szCs w:val="20"/>
              <w:lang w:eastAsia="ja-JP" w:bidi="th-TH"/>
            </w:rPr>
          </w:rPrChange>
        </w:rPr>
      </w:pPr>
    </w:p>
    <w:p w14:paraId="63FC3502" w14:textId="77777777" w:rsidR="00F42E40" w:rsidRPr="00F42E40" w:rsidRDefault="00F42E40" w:rsidP="00F42E40">
      <w:pPr>
        <w:pStyle w:val="NormalWeb"/>
        <w:rPr>
          <w:ins w:id="3002" w:author="Christopher Kemeter" w:date="2023-11-13T20:02:00Z"/>
          <w:rFonts w:ascii="Calibri" w:hAnsi="Calibri"/>
          <w:sz w:val="22"/>
          <w:szCs w:val="20"/>
          <w:lang w:val="de-AT" w:eastAsia="ja-JP" w:bidi="th-TH"/>
          <w:rPrChange w:id="3003" w:author="Christopher Kemeter" w:date="2023-11-13T20:02:00Z">
            <w:rPr>
              <w:ins w:id="3004" w:author="Christopher Kemeter" w:date="2023-11-13T20:02:00Z"/>
              <w:rFonts w:ascii="Calibri" w:hAnsi="Calibri"/>
              <w:sz w:val="22"/>
              <w:szCs w:val="20"/>
              <w:lang w:eastAsia="ja-JP" w:bidi="th-TH"/>
            </w:rPr>
          </w:rPrChange>
        </w:rPr>
      </w:pPr>
    </w:p>
    <w:p w14:paraId="5D8A7CFE" w14:textId="77777777" w:rsidR="00F42E40" w:rsidRPr="00F42E40" w:rsidRDefault="00F42E40" w:rsidP="00F42E40">
      <w:pPr>
        <w:pStyle w:val="NormalWeb"/>
        <w:rPr>
          <w:ins w:id="3005" w:author="Christopher Kemeter" w:date="2023-11-13T20:02:00Z"/>
          <w:rFonts w:ascii="Calibri" w:hAnsi="Calibri"/>
          <w:sz w:val="22"/>
          <w:szCs w:val="20"/>
          <w:lang w:val="de-AT" w:eastAsia="ja-JP" w:bidi="th-TH"/>
          <w:rPrChange w:id="3006" w:author="Christopher Kemeter" w:date="2023-11-13T20:02:00Z">
            <w:rPr>
              <w:ins w:id="3007" w:author="Christopher Kemeter" w:date="2023-11-13T20:02:00Z"/>
              <w:rFonts w:ascii="Calibri" w:hAnsi="Calibri"/>
              <w:sz w:val="22"/>
              <w:szCs w:val="20"/>
              <w:lang w:eastAsia="ja-JP" w:bidi="th-TH"/>
            </w:rPr>
          </w:rPrChange>
        </w:rPr>
      </w:pPr>
    </w:p>
    <w:p w14:paraId="59F18AC5" w14:textId="24EA125D" w:rsidR="00CF6FF3" w:rsidRPr="00F42E40" w:rsidRDefault="00CF6FF3" w:rsidP="00CF6FF3">
      <w:pPr>
        <w:pStyle w:val="NormalWeb"/>
        <w:rPr>
          <w:rFonts w:ascii="Calibri" w:hAnsi="Calibri"/>
          <w:sz w:val="22"/>
          <w:szCs w:val="20"/>
          <w:lang w:val="de-AT" w:eastAsia="ja-JP" w:bidi="th-TH"/>
          <w:rPrChange w:id="3008" w:author="Christopher Kemeter" w:date="2023-11-13T20:02:00Z">
            <w:rPr>
              <w:rFonts w:ascii="Calibri" w:hAnsi="Calibri"/>
              <w:sz w:val="22"/>
              <w:szCs w:val="20"/>
              <w:lang w:eastAsia="ja-JP" w:bidi="th-TH"/>
            </w:rPr>
          </w:rPrChange>
        </w:rPr>
      </w:pPr>
    </w:p>
    <w:p w14:paraId="22658587" w14:textId="6F322B1B" w:rsidR="00CF6FF3" w:rsidRDefault="00CF6FF3" w:rsidP="00CF6FF3">
      <w:pPr>
        <w:pStyle w:val="Heading3"/>
        <w:rPr>
          <w:rFonts w:eastAsia="Times New Roman"/>
        </w:rPr>
      </w:pPr>
      <w:bookmarkStart w:id="3009" w:name="_Toc150800052"/>
      <w:r>
        <w:rPr>
          <w:rFonts w:eastAsia="Times New Roman"/>
        </w:rPr>
        <w:t>On-board n</w:t>
      </w:r>
      <w:ins w:id="3010" w:author="Christopher Kemeter" w:date="2023-11-13T20:03:00Z">
        <w:r w:rsidR="00F42E40">
          <w:rPr>
            <w:rFonts w:eastAsia="Times New Roman"/>
          </w:rPr>
          <w:t>et</w:t>
        </w:r>
      </w:ins>
      <w:del w:id="3011" w:author="Christopher Kemeter" w:date="2023-11-13T20:03:00Z">
        <w:r w:rsidDel="00F42E40">
          <w:rPr>
            <w:rFonts w:eastAsia="Times New Roman"/>
          </w:rPr>
          <w:delText>et</w:delText>
        </w:r>
      </w:del>
      <w:ins w:id="3012" w:author="Christopher Kemeter" w:date="2023-11-13T20:03:00Z">
        <w:r w:rsidR="00F42E40">
          <w:rPr>
            <w:rFonts w:eastAsia="Times New Roman"/>
          </w:rPr>
          <w:t>zwerk</w:t>
        </w:r>
      </w:ins>
      <w:bookmarkEnd w:id="3009"/>
      <w:del w:id="3013" w:author="Christopher Kemeter" w:date="2023-11-13T20:03:00Z">
        <w:r w:rsidDel="00F42E40">
          <w:rPr>
            <w:rFonts w:eastAsia="Times New Roman"/>
          </w:rPr>
          <w:delText>work</w:delText>
        </w:r>
      </w:del>
    </w:p>
    <w:p w14:paraId="2BC05D57" w14:textId="77777777" w:rsidR="00CF6FF3" w:rsidRDefault="6F521749" w:rsidP="00CF6FF3">
      <w:pPr>
        <w:rPr>
          <w:rFonts w:eastAsia="Times New Roman"/>
        </w:rPr>
      </w:pPr>
      <w:r>
        <w:rPr>
          <w:noProof/>
        </w:rPr>
        <w:drawing>
          <wp:inline distT="0" distB="0" distL="0" distR="0" wp14:anchorId="1AAAEA72" wp14:editId="2E1C866D">
            <wp:extent cx="4448175" cy="2714625"/>
            <wp:effectExtent l="0" t="0" r="0" b="0"/>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4448175" cy="2714625"/>
                    </a:xfrm>
                    <a:prstGeom prst="rect">
                      <a:avLst/>
                    </a:prstGeom>
                  </pic:spPr>
                </pic:pic>
              </a:graphicData>
            </a:graphic>
          </wp:inline>
        </w:drawing>
      </w:r>
    </w:p>
    <w:p w14:paraId="0DC9AF85" w14:textId="1C5E6E4F" w:rsidR="00CF6FF3" w:rsidRPr="00F42E40" w:rsidRDefault="00CF6FF3" w:rsidP="00CF6FF3">
      <w:pPr>
        <w:pStyle w:val="NormalWeb"/>
        <w:rPr>
          <w:rFonts w:ascii="Calibri" w:hAnsi="Calibri"/>
          <w:sz w:val="22"/>
          <w:szCs w:val="20"/>
          <w:lang w:val="de-AT" w:eastAsia="ja-JP" w:bidi="th-TH"/>
          <w:rPrChange w:id="3014" w:author="Christopher Kemeter" w:date="2023-11-13T20:03:00Z">
            <w:rPr>
              <w:rFonts w:ascii="Calibri" w:hAnsi="Calibri"/>
              <w:sz w:val="22"/>
              <w:szCs w:val="20"/>
              <w:lang w:eastAsia="ja-JP" w:bidi="th-TH"/>
            </w:rPr>
          </w:rPrChange>
        </w:rPr>
      </w:pPr>
      <w:del w:id="3015" w:author="Christopher Kemeter" w:date="2023-11-13T20:03:00Z">
        <w:r w:rsidRPr="00F42E40" w:rsidDel="00F42E40">
          <w:rPr>
            <w:rFonts w:ascii="Calibri" w:hAnsi="Calibri"/>
            <w:sz w:val="22"/>
            <w:szCs w:val="20"/>
            <w:lang w:val="de-AT" w:eastAsia="ja-JP" w:bidi="th-TH"/>
            <w:rPrChange w:id="3016" w:author="Christopher Kemeter" w:date="2023-11-13T20:03:00Z">
              <w:rPr>
                <w:rFonts w:ascii="Calibri" w:hAnsi="Calibri"/>
                <w:sz w:val="22"/>
                <w:szCs w:val="20"/>
                <w:lang w:eastAsia="ja-JP" w:bidi="th-TH"/>
              </w:rPr>
            </w:rPrChange>
          </w:rPr>
          <w:delText xml:space="preserve">The </w:delText>
        </w:r>
      </w:del>
      <w:ins w:id="3017" w:author="Christopher Kemeter" w:date="2023-11-13T20:03:00Z">
        <w:r w:rsidR="00F42E40" w:rsidRPr="00F42E40">
          <w:rPr>
            <w:rFonts w:ascii="Calibri" w:hAnsi="Calibri"/>
            <w:sz w:val="22"/>
            <w:szCs w:val="20"/>
            <w:lang w:val="de-AT" w:eastAsia="ja-JP" w:bidi="th-TH"/>
            <w:rPrChange w:id="3018" w:author="Christopher Kemeter" w:date="2023-11-13T20:03:00Z">
              <w:rPr>
                <w:rFonts w:ascii="Calibri" w:hAnsi="Calibri"/>
                <w:sz w:val="22"/>
                <w:szCs w:val="20"/>
                <w:lang w:eastAsia="ja-JP" w:bidi="th-TH"/>
              </w:rPr>
            </w:rPrChange>
          </w:rPr>
          <w:t>Die Daten für die Engineering-Seiten des Wi-Fi-Backbones stammen indirekt von der OBN-Software. OBN wird das Backbone analysieren und Informationen darüber in JSON-Berichten speichern, die von Telemetrie gelesen werden. Telemetrie veröffentlicht MQTT-Nachrichten auf +/+/device/identifier, +/+/device/stats und +/+/device/ports, und es obliegt dem EP-Collector, die relevanten Informationen daraus zu destillieren, um die Seiten des On-Board-Netzwerks zu füllen.</w:t>
        </w:r>
      </w:ins>
      <w:del w:id="3019" w:author="Christopher Kemeter" w:date="2023-11-13T20:03:00Z">
        <w:r w:rsidRPr="00F42E40" w:rsidDel="00F42E40">
          <w:rPr>
            <w:rFonts w:ascii="Calibri" w:hAnsi="Calibri"/>
            <w:sz w:val="22"/>
            <w:szCs w:val="20"/>
            <w:lang w:val="de-AT" w:eastAsia="ja-JP" w:bidi="th-TH"/>
            <w:rPrChange w:id="3020" w:author="Christopher Kemeter" w:date="2023-11-13T20:03:00Z">
              <w:rPr>
                <w:rFonts w:ascii="Calibri" w:hAnsi="Calibri"/>
                <w:sz w:val="22"/>
                <w:szCs w:val="20"/>
                <w:lang w:eastAsia="ja-JP" w:bidi="th-TH"/>
              </w:rPr>
            </w:rPrChange>
          </w:rPr>
          <w:delText xml:space="preserve">engineering pages data for the Wi-Fi backbone indirectly comes from the OBN software. OBN will analyze the backbone and store information about it in JSON reports, which will be read by Telemetry. Telemetry publishes MQTT messages on </w:delText>
        </w:r>
        <w:r w:rsidRPr="00F42E40" w:rsidDel="00F42E40">
          <w:rPr>
            <w:rFonts w:ascii="Calibri" w:hAnsi="Calibri"/>
            <w:sz w:val="22"/>
            <w:lang w:val="de-AT" w:eastAsia="ja-JP" w:bidi="th-TH"/>
            <w:rPrChange w:id="3021" w:author="Christopher Kemeter" w:date="2023-11-13T20:03:00Z">
              <w:rPr>
                <w:rFonts w:ascii="Calibri" w:hAnsi="Calibri"/>
                <w:sz w:val="22"/>
                <w:lang w:eastAsia="ja-JP" w:bidi="th-TH"/>
              </w:rPr>
            </w:rPrChange>
          </w:rPr>
          <w:delText>+/+/device/identifier</w:delText>
        </w:r>
        <w:r w:rsidRPr="00F42E40" w:rsidDel="00F42E40">
          <w:rPr>
            <w:rFonts w:ascii="Calibri" w:hAnsi="Calibri"/>
            <w:sz w:val="22"/>
            <w:szCs w:val="20"/>
            <w:lang w:val="de-AT" w:eastAsia="ja-JP" w:bidi="th-TH"/>
            <w:rPrChange w:id="3022" w:author="Christopher Kemeter" w:date="2023-11-13T20:03:00Z">
              <w:rPr>
                <w:rFonts w:ascii="Calibri" w:hAnsi="Calibri"/>
                <w:sz w:val="22"/>
                <w:szCs w:val="20"/>
                <w:lang w:eastAsia="ja-JP" w:bidi="th-TH"/>
              </w:rPr>
            </w:rPrChange>
          </w:rPr>
          <w:delText xml:space="preserve">, </w:delText>
        </w:r>
        <w:r w:rsidRPr="00F42E40" w:rsidDel="00F42E40">
          <w:rPr>
            <w:rFonts w:ascii="Calibri" w:hAnsi="Calibri"/>
            <w:sz w:val="22"/>
            <w:lang w:val="de-AT" w:eastAsia="ja-JP" w:bidi="th-TH"/>
            <w:rPrChange w:id="3023" w:author="Christopher Kemeter" w:date="2023-11-13T20:03:00Z">
              <w:rPr>
                <w:rFonts w:ascii="Calibri" w:hAnsi="Calibri"/>
                <w:sz w:val="22"/>
                <w:lang w:eastAsia="ja-JP" w:bidi="th-TH"/>
              </w:rPr>
            </w:rPrChange>
          </w:rPr>
          <w:delText>+/+/device/stats</w:delText>
        </w:r>
        <w:r w:rsidRPr="00F42E40" w:rsidDel="00F42E40">
          <w:rPr>
            <w:rFonts w:ascii="Calibri" w:hAnsi="Calibri"/>
            <w:sz w:val="22"/>
            <w:szCs w:val="20"/>
            <w:lang w:val="de-AT" w:eastAsia="ja-JP" w:bidi="th-TH"/>
            <w:rPrChange w:id="3024" w:author="Christopher Kemeter" w:date="2023-11-13T20:03:00Z">
              <w:rPr>
                <w:rFonts w:ascii="Calibri" w:hAnsi="Calibri"/>
                <w:sz w:val="22"/>
                <w:szCs w:val="20"/>
                <w:lang w:eastAsia="ja-JP" w:bidi="th-TH"/>
              </w:rPr>
            </w:rPrChange>
          </w:rPr>
          <w:delText xml:space="preserve"> and </w:delText>
        </w:r>
        <w:r w:rsidRPr="00F42E40" w:rsidDel="00F42E40">
          <w:rPr>
            <w:rFonts w:ascii="Calibri" w:hAnsi="Calibri"/>
            <w:sz w:val="22"/>
            <w:lang w:val="de-AT" w:eastAsia="ja-JP" w:bidi="th-TH"/>
            <w:rPrChange w:id="3025" w:author="Christopher Kemeter" w:date="2023-11-13T20:03:00Z">
              <w:rPr>
                <w:rFonts w:ascii="Calibri" w:hAnsi="Calibri"/>
                <w:sz w:val="22"/>
                <w:lang w:eastAsia="ja-JP" w:bidi="th-TH"/>
              </w:rPr>
            </w:rPrChange>
          </w:rPr>
          <w:delText>+/+/device/ports</w:delText>
        </w:r>
        <w:r w:rsidRPr="00F42E40" w:rsidDel="00F42E40">
          <w:rPr>
            <w:rFonts w:ascii="Calibri" w:hAnsi="Calibri"/>
            <w:sz w:val="22"/>
            <w:szCs w:val="20"/>
            <w:lang w:val="de-AT" w:eastAsia="ja-JP" w:bidi="th-TH"/>
            <w:rPrChange w:id="3026" w:author="Christopher Kemeter" w:date="2023-11-13T20:03:00Z">
              <w:rPr>
                <w:rFonts w:ascii="Calibri" w:hAnsi="Calibri"/>
                <w:sz w:val="22"/>
                <w:szCs w:val="20"/>
                <w:lang w:eastAsia="ja-JP" w:bidi="th-TH"/>
              </w:rPr>
            </w:rPrChange>
          </w:rPr>
          <w:delText xml:space="preserve"> and it’s up to the EP collector to distill the relevant information from these to populate the on-board network pages.</w:delText>
        </w:r>
      </w:del>
    </w:p>
    <w:p w14:paraId="0D5F3DC9" w14:textId="1D140814" w:rsidR="00CF6FF3" w:rsidRDefault="00F42E40" w:rsidP="00CF6FF3">
      <w:pPr>
        <w:pStyle w:val="Heading3"/>
        <w:rPr>
          <w:rFonts w:eastAsia="Times New Roman"/>
        </w:rPr>
      </w:pPr>
      <w:bookmarkStart w:id="3027" w:name="_Toc150800053"/>
      <w:ins w:id="3028" w:author="Christopher Kemeter" w:date="2023-11-13T20:03:00Z">
        <w:r>
          <w:rPr>
            <w:rFonts w:eastAsia="Times New Roman"/>
          </w:rPr>
          <w:t>VLAN</w:t>
        </w:r>
      </w:ins>
      <w:bookmarkEnd w:id="3027"/>
      <w:del w:id="3029" w:author="Christopher Kemeter" w:date="2023-11-13T20:03:00Z">
        <w:r w:rsidR="00CF6FF3" w:rsidDel="00F42E40">
          <w:rPr>
            <w:rFonts w:eastAsia="Times New Roman"/>
          </w:rPr>
          <w:delText>Virtual LANs</w:delText>
        </w:r>
      </w:del>
    </w:p>
    <w:p w14:paraId="19D211E7" w14:textId="74D5D63F" w:rsidR="00CF6FF3" w:rsidRPr="00F42E40" w:rsidRDefault="00CF6FF3" w:rsidP="00CF6FF3">
      <w:pPr>
        <w:pStyle w:val="NormalWeb"/>
        <w:rPr>
          <w:rFonts w:eastAsiaTheme="minorEastAsia"/>
          <w:lang w:val="de-AT"/>
          <w:rPrChange w:id="3030" w:author="Christopher Kemeter" w:date="2023-11-13T20:04:00Z">
            <w:rPr>
              <w:rFonts w:eastAsiaTheme="minorEastAsia"/>
            </w:rPr>
          </w:rPrChange>
        </w:rPr>
      </w:pPr>
      <w:del w:id="3031" w:author="Christopher Kemeter" w:date="2023-11-13T20:04:00Z">
        <w:r w:rsidRPr="00F42E40" w:rsidDel="00F42E40">
          <w:rPr>
            <w:rFonts w:ascii="Calibri" w:hAnsi="Calibri"/>
            <w:sz w:val="22"/>
            <w:szCs w:val="20"/>
            <w:lang w:val="de-AT" w:eastAsia="ja-JP" w:bidi="th-TH"/>
            <w:rPrChange w:id="3032" w:author="Christopher Kemeter" w:date="2023-11-13T20:04:00Z">
              <w:rPr>
                <w:rFonts w:ascii="Calibri" w:hAnsi="Calibri"/>
                <w:sz w:val="22"/>
                <w:szCs w:val="20"/>
                <w:lang w:eastAsia="ja-JP" w:bidi="th-TH"/>
              </w:rPr>
            </w:rPrChange>
          </w:rPr>
          <w:delText>The VLAN information is coming from Telemetry data collection on the +/+/device/vlans topic.</w:delText>
        </w:r>
        <w:r w:rsidRPr="00F42E40" w:rsidDel="00F42E40">
          <w:rPr>
            <w:lang w:val="de-AT"/>
            <w:rPrChange w:id="3033" w:author="Christopher Kemeter" w:date="2023-11-13T20:04:00Z">
              <w:rPr/>
            </w:rPrChange>
          </w:rPr>
          <w:delText xml:space="preserve"> </w:delText>
        </w:r>
        <w:r w:rsidRPr="00F42E40" w:rsidDel="00F42E40">
          <w:rPr>
            <w:rFonts w:ascii="Calibri" w:hAnsi="Calibri"/>
            <w:sz w:val="22"/>
            <w:szCs w:val="20"/>
            <w:lang w:val="de-AT" w:eastAsia="ja-JP" w:bidi="th-TH"/>
            <w:rPrChange w:id="3034" w:author="Christopher Kemeter" w:date="2023-11-13T20:04:00Z">
              <w:rPr>
                <w:rFonts w:ascii="Calibri" w:hAnsi="Calibri"/>
                <w:sz w:val="22"/>
                <w:szCs w:val="20"/>
                <w:lang w:eastAsia="ja-JP" w:bidi="th-TH"/>
              </w:rPr>
            </w:rPrChange>
          </w:rPr>
          <w:delText>Like the GPS and OBN pages, this information first needs to be aggregated before the engineering pages get the information that needs to be displayed.</w:delText>
        </w:r>
      </w:del>
      <w:ins w:id="3035" w:author="Christopher Kemeter" w:date="2023-11-13T20:04:00Z">
        <w:r w:rsidR="00F42E40" w:rsidRPr="00F42E40">
          <w:rPr>
            <w:rFonts w:ascii="Calibri" w:hAnsi="Calibri"/>
            <w:sz w:val="22"/>
            <w:szCs w:val="20"/>
            <w:lang w:val="de-AT" w:eastAsia="ja-JP" w:bidi="th-TH"/>
            <w:rPrChange w:id="3036" w:author="Christopher Kemeter" w:date="2023-11-13T20:04:00Z">
              <w:rPr>
                <w:rFonts w:ascii="Calibri" w:hAnsi="Calibri"/>
                <w:sz w:val="22"/>
                <w:szCs w:val="20"/>
                <w:lang w:eastAsia="ja-JP" w:bidi="th-TH"/>
              </w:rPr>
            </w:rPrChange>
          </w:rPr>
          <w:t>Die VLAN-Informationen stammen aus der Telemetriedatensammlung zum Thema +/+/device/vlans. Wie bei den GPS- und OBN-Seiten müssen diese Informationen zunächst aggregiert werden, bevor sie von den Engineering-Seiten abgerufen werden können.</w:t>
        </w:r>
      </w:ins>
    </w:p>
    <w:p w14:paraId="2B058224" w14:textId="77777777" w:rsidR="00CF6FF3" w:rsidRDefault="00CF6FF3" w:rsidP="00CF6FF3">
      <w:pPr>
        <w:pStyle w:val="Heading3"/>
        <w:rPr>
          <w:rFonts w:eastAsia="Times New Roman"/>
        </w:rPr>
      </w:pPr>
      <w:bookmarkStart w:id="3037" w:name="_Toc150800054"/>
      <w:r>
        <w:rPr>
          <w:rFonts w:eastAsia="Times New Roman"/>
        </w:rPr>
        <w:t>Back-end information</w:t>
      </w:r>
      <w:bookmarkEnd w:id="3037"/>
    </w:p>
    <w:p w14:paraId="0D5E73E6" w14:textId="7701D8C1" w:rsidR="00CF6FF3" w:rsidRPr="001C6825" w:rsidRDefault="00CF6FF3" w:rsidP="00CF6FF3">
      <w:pPr>
        <w:pStyle w:val="NormalWeb"/>
        <w:rPr>
          <w:rFonts w:ascii="Calibri" w:hAnsi="Calibri"/>
          <w:sz w:val="22"/>
          <w:szCs w:val="20"/>
          <w:lang w:val="de-AT" w:eastAsia="ja-JP" w:bidi="th-TH"/>
          <w:rPrChange w:id="3038" w:author="Christopher Kemeter" w:date="2023-11-13T20:04:00Z">
            <w:rPr>
              <w:rFonts w:ascii="Calibri" w:hAnsi="Calibri"/>
              <w:sz w:val="22"/>
              <w:szCs w:val="20"/>
              <w:lang w:eastAsia="ja-JP" w:bidi="th-TH"/>
            </w:rPr>
          </w:rPrChange>
        </w:rPr>
      </w:pPr>
      <w:del w:id="3039" w:author="Christopher Kemeter" w:date="2023-11-13T20:04:00Z">
        <w:r w:rsidRPr="001C6825" w:rsidDel="001C6825">
          <w:rPr>
            <w:rFonts w:ascii="Calibri" w:hAnsi="Calibri"/>
            <w:sz w:val="22"/>
            <w:szCs w:val="20"/>
            <w:lang w:val="de-AT" w:eastAsia="ja-JP" w:bidi="th-TH"/>
            <w:rPrChange w:id="3040" w:author="Christopher Kemeter" w:date="2023-11-13T20:04:00Z">
              <w:rPr>
                <w:rFonts w:ascii="Calibri" w:hAnsi="Calibri"/>
                <w:sz w:val="22"/>
                <w:szCs w:val="20"/>
                <w:lang w:eastAsia="ja-JP" w:bidi="th-TH"/>
              </w:rPr>
            </w:rPrChange>
          </w:rPr>
          <w:delText>This page is meant to display information on the connection to the back-end. At this moment, it only contains one data point, the IP address of the MAR3 server the CCU connects to. This is a static value, like in the case of the train information page, but it will change to a dynamic value when the dynamic connection manager (or “DCM”) will be implemented: from that moment on, the CCU will be able to connect to any host of a farm of MAR3 back-end servers. This page will have to regularly refresh to show the correct value – refresh is scheduled once per minute.</w:delText>
        </w:r>
      </w:del>
      <w:ins w:id="3041" w:author="Christopher Kemeter" w:date="2023-11-13T20:04:00Z">
        <w:r w:rsidR="001C6825" w:rsidRPr="001C6825">
          <w:rPr>
            <w:rFonts w:ascii="Calibri" w:hAnsi="Calibri"/>
            <w:sz w:val="22"/>
            <w:szCs w:val="20"/>
            <w:lang w:val="de-AT" w:eastAsia="ja-JP" w:bidi="th-TH"/>
            <w:rPrChange w:id="3042" w:author="Christopher Kemeter" w:date="2023-11-13T20:04:00Z">
              <w:rPr>
                <w:rFonts w:ascii="Calibri" w:hAnsi="Calibri"/>
                <w:sz w:val="22"/>
                <w:szCs w:val="20"/>
                <w:lang w:eastAsia="ja-JP" w:bidi="th-TH"/>
              </w:rPr>
            </w:rPrChange>
          </w:rPr>
          <w:t>Diese Seite soll Informationen zur Verbindung zum Backend anzeigen. Im Moment enthält sie nur einen Datenpunkt, die IP-Adresse des MAR3-Servers, mit dem die CCU verbunden ist. Dies ist ein statischer Wert, wie im Fall der Zuginformationsseite, aber er wird zu einem dynamischen Wert, wenn der dynamische Verbindungsmanager (oder "DCM") implementiert wird: Ab diesem Zeitpunkt wird die CCU in der Lage sein, sich mit jedem Host eines MAR3-Back-End-Servers zu verbinden. Diese Seite muss regelmäßig aktualisiert werden, um den korrekten Wert anzuzeigen - die Aktualisierung ist einmal pro Minute geplant.</w:t>
        </w:r>
      </w:ins>
    </w:p>
    <w:p w14:paraId="7B9109B4" w14:textId="77777777" w:rsidR="00CF6FF3" w:rsidRDefault="00CF6FF3" w:rsidP="00CF6FF3">
      <w:pPr>
        <w:pStyle w:val="Heading3"/>
        <w:rPr>
          <w:rFonts w:eastAsia="Times New Roman"/>
        </w:rPr>
      </w:pPr>
      <w:bookmarkStart w:id="3043" w:name="_Toc150800055"/>
      <w:r>
        <w:rPr>
          <w:rFonts w:eastAsia="Times New Roman"/>
        </w:rPr>
        <w:t>Actions</w:t>
      </w:r>
      <w:bookmarkEnd w:id="3043"/>
    </w:p>
    <w:p w14:paraId="062E45B7" w14:textId="7FFEA000" w:rsidR="00CF6FF3" w:rsidRPr="001C6825" w:rsidRDefault="00CF6FF3" w:rsidP="00CF6FF3">
      <w:pPr>
        <w:pStyle w:val="NormalWeb"/>
        <w:rPr>
          <w:rFonts w:ascii="Calibri" w:hAnsi="Calibri"/>
          <w:sz w:val="22"/>
          <w:szCs w:val="20"/>
          <w:lang w:val="de-AT" w:eastAsia="ja-JP" w:bidi="th-TH"/>
          <w:rPrChange w:id="3044" w:author="Christopher Kemeter" w:date="2023-11-13T20:04:00Z">
            <w:rPr>
              <w:rFonts w:ascii="Calibri" w:hAnsi="Calibri"/>
              <w:sz w:val="22"/>
              <w:szCs w:val="20"/>
              <w:lang w:eastAsia="ja-JP" w:bidi="th-TH"/>
            </w:rPr>
          </w:rPrChange>
        </w:rPr>
      </w:pPr>
      <w:del w:id="3045" w:author="Christopher Kemeter" w:date="2023-11-13T20:04:00Z">
        <w:r w:rsidRPr="001C6825" w:rsidDel="001C6825">
          <w:rPr>
            <w:rFonts w:ascii="Calibri" w:hAnsi="Calibri"/>
            <w:sz w:val="22"/>
            <w:szCs w:val="20"/>
            <w:lang w:val="de-AT" w:eastAsia="ja-JP" w:bidi="th-TH"/>
            <w:rPrChange w:id="3046" w:author="Christopher Kemeter" w:date="2023-11-13T20:04:00Z">
              <w:rPr>
                <w:rFonts w:ascii="Calibri" w:hAnsi="Calibri"/>
                <w:sz w:val="22"/>
                <w:szCs w:val="20"/>
                <w:lang w:eastAsia="ja-JP" w:bidi="th-TH"/>
              </w:rPr>
            </w:rPrChange>
          </w:rPr>
          <w:delText xml:space="preserve">This page displays </w:delText>
        </w:r>
        <w:r w:rsidRPr="001C6825" w:rsidDel="001C6825">
          <w:rPr>
            <w:rFonts w:ascii="Calibri" w:hAnsi="Calibri"/>
            <w:sz w:val="22"/>
            <w:lang w:val="de-AT" w:eastAsia="ja-JP" w:bidi="th-TH"/>
            <w:rPrChange w:id="3047" w:author="Christopher Kemeter" w:date="2023-11-13T20:04:00Z">
              <w:rPr>
                <w:rFonts w:ascii="Calibri" w:hAnsi="Calibri"/>
                <w:sz w:val="22"/>
                <w:lang w:eastAsia="ja-JP" w:bidi="th-TH"/>
              </w:rPr>
            </w:rPrChange>
          </w:rPr>
          <w:delText>actions</w:delText>
        </w:r>
        <w:r w:rsidRPr="001C6825" w:rsidDel="001C6825">
          <w:rPr>
            <w:rFonts w:ascii="Calibri" w:hAnsi="Calibri"/>
            <w:sz w:val="22"/>
            <w:szCs w:val="20"/>
            <w:lang w:val="de-AT" w:eastAsia="ja-JP" w:bidi="th-TH"/>
            <w:rPrChange w:id="3048" w:author="Christopher Kemeter" w:date="2023-11-13T20:04:00Z">
              <w:rPr>
                <w:rFonts w:ascii="Calibri" w:hAnsi="Calibri"/>
                <w:sz w:val="22"/>
                <w:szCs w:val="20"/>
                <w:lang w:eastAsia="ja-JP" w:bidi="th-TH"/>
              </w:rPr>
            </w:rPrChange>
          </w:rPr>
          <w:delText xml:space="preserve"> carried out by </w:delText>
        </w:r>
        <w:r w:rsidRPr="001C6825" w:rsidDel="001C6825">
          <w:rPr>
            <w:rFonts w:ascii="Calibri" w:hAnsi="Calibri"/>
            <w:sz w:val="22"/>
            <w:lang w:val="de-AT" w:eastAsia="ja-JP" w:bidi="th-TH"/>
            <w:rPrChange w:id="3049" w:author="Christopher Kemeter" w:date="2023-11-13T20:04:00Z">
              <w:rPr>
                <w:rFonts w:ascii="Calibri" w:hAnsi="Calibri"/>
                <w:sz w:val="22"/>
                <w:lang w:eastAsia="ja-JP" w:bidi="th-TH"/>
              </w:rPr>
            </w:rPrChange>
          </w:rPr>
          <w:delText>mar3</w:delText>
        </w:r>
        <w:r w:rsidRPr="001C6825" w:rsidDel="001C6825">
          <w:rPr>
            <w:rFonts w:ascii="Calibri" w:hAnsi="Calibri"/>
            <w:sz w:val="22"/>
            <w:szCs w:val="20"/>
            <w:lang w:val="de-AT" w:eastAsia="ja-JP" w:bidi="th-TH"/>
            <w:rPrChange w:id="3050" w:author="Christopher Kemeter" w:date="2023-11-13T20:04:00Z">
              <w:rPr>
                <w:rFonts w:ascii="Calibri" w:hAnsi="Calibri"/>
                <w:sz w:val="22"/>
                <w:szCs w:val="20"/>
                <w:lang w:eastAsia="ja-JP" w:bidi="th-TH"/>
              </w:rPr>
            </w:rPrChange>
          </w:rPr>
          <w:delText xml:space="preserve">. </w:delText>
        </w:r>
        <w:r w:rsidRPr="001C6825" w:rsidDel="001C6825">
          <w:rPr>
            <w:rFonts w:ascii="Calibri" w:hAnsi="Calibri"/>
            <w:sz w:val="22"/>
            <w:lang w:val="de-AT" w:eastAsia="ja-JP" w:bidi="th-TH"/>
            <w:rPrChange w:id="3051" w:author="Christopher Kemeter" w:date="2023-11-13T20:04:00Z">
              <w:rPr>
                <w:rFonts w:ascii="Calibri" w:hAnsi="Calibri"/>
                <w:sz w:val="22"/>
                <w:lang w:eastAsia="ja-JP" w:bidi="th-TH"/>
              </w:rPr>
            </w:rPrChange>
          </w:rPr>
          <w:delText>mar3</w:delText>
        </w:r>
        <w:r w:rsidRPr="001C6825" w:rsidDel="001C6825">
          <w:rPr>
            <w:rFonts w:ascii="Calibri" w:hAnsi="Calibri"/>
            <w:sz w:val="22"/>
            <w:szCs w:val="20"/>
            <w:lang w:val="de-AT" w:eastAsia="ja-JP" w:bidi="th-TH"/>
            <w:rPrChange w:id="3052" w:author="Christopher Kemeter" w:date="2023-11-13T20:04:00Z">
              <w:rPr>
                <w:rFonts w:ascii="Calibri" w:hAnsi="Calibri"/>
                <w:sz w:val="22"/>
                <w:szCs w:val="20"/>
                <w:lang w:eastAsia="ja-JP" w:bidi="th-TH"/>
              </w:rPr>
            </w:rPrChange>
          </w:rPr>
          <w:delText xml:space="preserve"> will execute an action and send an MQTT message on topic </w:delText>
        </w:r>
        <w:r w:rsidRPr="001C6825" w:rsidDel="001C6825">
          <w:rPr>
            <w:rFonts w:ascii="Calibri" w:hAnsi="Calibri"/>
            <w:sz w:val="22"/>
            <w:lang w:val="de-AT" w:eastAsia="ja-JP" w:bidi="th-TH"/>
            <w:rPrChange w:id="3053" w:author="Christopher Kemeter" w:date="2023-11-13T20:04:00Z">
              <w:rPr>
                <w:rFonts w:ascii="Calibri" w:hAnsi="Calibri"/>
                <w:sz w:val="22"/>
                <w:lang w:eastAsia="ja-JP" w:bidi="th-TH"/>
              </w:rPr>
            </w:rPrChange>
          </w:rPr>
          <w:delText>mar3/action</w:delText>
        </w:r>
        <w:r w:rsidRPr="001C6825" w:rsidDel="001C6825">
          <w:rPr>
            <w:rFonts w:ascii="Calibri" w:hAnsi="Calibri"/>
            <w:sz w:val="22"/>
            <w:szCs w:val="20"/>
            <w:lang w:val="de-AT" w:eastAsia="ja-JP" w:bidi="th-TH"/>
            <w:rPrChange w:id="3054" w:author="Christopher Kemeter" w:date="2023-11-13T20:04:00Z">
              <w:rPr>
                <w:rFonts w:ascii="Calibri" w:hAnsi="Calibri"/>
                <w:sz w:val="22"/>
                <w:szCs w:val="20"/>
                <w:lang w:eastAsia="ja-JP" w:bidi="th-TH"/>
              </w:rPr>
            </w:rPrChange>
          </w:rPr>
          <w:delText xml:space="preserve">. </w:delText>
        </w:r>
        <w:r w:rsidRPr="001C6825" w:rsidDel="001C6825">
          <w:rPr>
            <w:rFonts w:ascii="Calibri" w:hAnsi="Calibri"/>
            <w:sz w:val="22"/>
            <w:lang w:val="de-AT" w:eastAsia="ja-JP" w:bidi="th-TH"/>
            <w:rPrChange w:id="3055" w:author="Christopher Kemeter" w:date="2023-11-13T20:04:00Z">
              <w:rPr>
                <w:rFonts w:ascii="Calibri" w:hAnsi="Calibri"/>
                <w:sz w:val="22"/>
                <w:lang w:eastAsia="ja-JP" w:bidi="th-TH"/>
              </w:rPr>
            </w:rPrChange>
          </w:rPr>
          <w:delText>telemetry</w:delText>
        </w:r>
        <w:r w:rsidRPr="001C6825" w:rsidDel="001C6825">
          <w:rPr>
            <w:rFonts w:ascii="Calibri" w:hAnsi="Calibri"/>
            <w:sz w:val="22"/>
            <w:szCs w:val="20"/>
            <w:lang w:val="de-AT" w:eastAsia="ja-JP" w:bidi="th-TH"/>
            <w:rPrChange w:id="3056" w:author="Christopher Kemeter" w:date="2023-11-13T20:04:00Z">
              <w:rPr>
                <w:rFonts w:ascii="Calibri" w:hAnsi="Calibri"/>
                <w:sz w:val="22"/>
                <w:szCs w:val="20"/>
                <w:lang w:eastAsia="ja-JP" w:bidi="th-TH"/>
              </w:rPr>
            </w:rPrChange>
          </w:rPr>
          <w:delText xml:space="preserve"> then consumes and processes that message then sends it out as an MQTT message on topic </w:delText>
        </w:r>
        <w:r w:rsidRPr="001C6825" w:rsidDel="001C6825">
          <w:rPr>
            <w:rFonts w:ascii="Calibri" w:hAnsi="Calibri"/>
            <w:sz w:val="22"/>
            <w:lang w:val="de-AT" w:eastAsia="ja-JP" w:bidi="th-TH"/>
            <w:rPrChange w:id="3057" w:author="Christopher Kemeter" w:date="2023-11-13T20:04:00Z">
              <w:rPr>
                <w:rFonts w:ascii="Calibri" w:hAnsi="Calibri"/>
                <w:sz w:val="22"/>
                <w:lang w:eastAsia="ja-JP" w:bidi="th-TH"/>
              </w:rPr>
            </w:rPrChange>
          </w:rPr>
          <w:delText>event_action</w:delText>
        </w:r>
        <w:r w:rsidRPr="001C6825" w:rsidDel="001C6825">
          <w:rPr>
            <w:rFonts w:ascii="Calibri" w:hAnsi="Calibri"/>
            <w:sz w:val="22"/>
            <w:szCs w:val="20"/>
            <w:lang w:val="de-AT" w:eastAsia="ja-JP" w:bidi="th-TH"/>
            <w:rPrChange w:id="3058" w:author="Christopher Kemeter" w:date="2023-11-13T20:04:00Z">
              <w:rPr>
                <w:rFonts w:ascii="Calibri" w:hAnsi="Calibri"/>
                <w:sz w:val="22"/>
                <w:szCs w:val="20"/>
                <w:lang w:eastAsia="ja-JP" w:bidi="th-TH"/>
              </w:rPr>
            </w:rPrChange>
          </w:rPr>
          <w:delText>. The page will display the action name, longitude, latitude and time of the action</w:delText>
        </w:r>
      </w:del>
      <w:ins w:id="3059" w:author="Christopher Kemeter" w:date="2023-11-13T20:04:00Z">
        <w:r w:rsidR="001C6825" w:rsidRPr="001C6825">
          <w:rPr>
            <w:rFonts w:ascii="Calibri" w:hAnsi="Calibri"/>
            <w:sz w:val="22"/>
            <w:szCs w:val="20"/>
            <w:lang w:val="de-AT" w:eastAsia="ja-JP" w:bidi="th-TH"/>
            <w:rPrChange w:id="3060" w:author="Christopher Kemeter" w:date="2023-11-13T20:04:00Z">
              <w:rPr>
                <w:rFonts w:ascii="Calibri" w:hAnsi="Calibri"/>
                <w:sz w:val="22"/>
                <w:szCs w:val="20"/>
                <w:lang w:eastAsia="ja-JP" w:bidi="th-TH"/>
              </w:rPr>
            </w:rPrChange>
          </w:rPr>
          <w:t>Diese Seite zeigt Aktionen an, die von MAR3 durchgeführt wurden. MAR3 führt eine Aktion aus und sendet eine MQTT-Nachricht zum Thema mar3/action. Telemetrie verarbeitet diese Nachricht und sendet sie dann als MQTT-Nachricht zum Thema event_action weiter. Die Seite zeigt den Aktionstitel, Längen- und Breitengrad sowie die Zeit der Aktion an.</w:t>
        </w:r>
      </w:ins>
      <w:del w:id="3061" w:author="Christopher Kemeter" w:date="2023-11-13T20:04:00Z">
        <w:r w:rsidRPr="001C6825" w:rsidDel="001C6825">
          <w:rPr>
            <w:rFonts w:ascii="Calibri" w:hAnsi="Calibri"/>
            <w:sz w:val="22"/>
            <w:szCs w:val="20"/>
            <w:lang w:val="de-AT" w:eastAsia="ja-JP" w:bidi="th-TH"/>
            <w:rPrChange w:id="3062" w:author="Christopher Kemeter" w:date="2023-11-13T20:04:00Z">
              <w:rPr>
                <w:rFonts w:ascii="Calibri" w:hAnsi="Calibri"/>
                <w:sz w:val="22"/>
                <w:szCs w:val="20"/>
                <w:lang w:eastAsia="ja-JP" w:bidi="th-TH"/>
              </w:rPr>
            </w:rPrChange>
          </w:rPr>
          <w:delText>.</w:delText>
        </w:r>
      </w:del>
    </w:p>
    <w:p w14:paraId="383532C1" w14:textId="594C63AF" w:rsidR="00CF6FF3" w:rsidRPr="00D45222" w:rsidDel="003852C9" w:rsidRDefault="00CF6FF3" w:rsidP="00CF6FF3">
      <w:pPr>
        <w:pStyle w:val="NormalWeb"/>
        <w:shd w:val="clear" w:color="auto" w:fill="FFFFFF"/>
        <w:rPr>
          <w:del w:id="3063" w:author="Abbas Rizvi" w:date="2023-05-11T16:30:00Z"/>
          <w:rFonts w:ascii="Calibri" w:hAnsi="Calibri"/>
          <w:sz w:val="22"/>
          <w:szCs w:val="20"/>
          <w:lang w:bidi="th-TH"/>
        </w:rPr>
      </w:pPr>
      <w:bookmarkStart w:id="3064" w:name="_Toc135037020"/>
      <w:bookmarkStart w:id="3065" w:name="_Toc135040594"/>
      <w:bookmarkStart w:id="3066" w:name="_Toc135143808"/>
      <w:bookmarkStart w:id="3067" w:name="_Toc150800056"/>
      <w:bookmarkEnd w:id="3064"/>
      <w:bookmarkEnd w:id="3065"/>
      <w:bookmarkEnd w:id="3066"/>
      <w:bookmarkEnd w:id="3067"/>
    </w:p>
    <w:p w14:paraId="6BE8F592" w14:textId="6E2C1FA1" w:rsidR="00CF6FF3" w:rsidRPr="003D5B1C" w:rsidDel="003852C9" w:rsidRDefault="00CF6FF3" w:rsidP="00CF6FF3">
      <w:pPr>
        <w:pStyle w:val="NormalWeb"/>
        <w:shd w:val="clear" w:color="auto" w:fill="FFFFFF"/>
        <w:rPr>
          <w:del w:id="3068" w:author="Abbas Rizvi" w:date="2023-05-11T16:30:00Z"/>
          <w:rFonts w:ascii="Calibri" w:hAnsi="Calibri"/>
          <w:sz w:val="22"/>
          <w:szCs w:val="20"/>
          <w:lang w:bidi="th-TH"/>
        </w:rPr>
      </w:pPr>
      <w:bookmarkStart w:id="3069" w:name="_Toc135037021"/>
      <w:bookmarkStart w:id="3070" w:name="_Toc135040595"/>
      <w:bookmarkStart w:id="3071" w:name="_Toc135143809"/>
      <w:bookmarkStart w:id="3072" w:name="_Toc150800057"/>
      <w:bookmarkEnd w:id="3069"/>
      <w:bookmarkEnd w:id="3070"/>
      <w:bookmarkEnd w:id="3071"/>
      <w:bookmarkEnd w:id="3072"/>
    </w:p>
    <w:p w14:paraId="5351756F" w14:textId="77777777" w:rsidR="00DD0311" w:rsidRPr="00497828" w:rsidRDefault="00DD0311" w:rsidP="00197970">
      <w:pPr>
        <w:pStyle w:val="Heading2"/>
      </w:pPr>
      <w:bookmarkStart w:id="3073" w:name="_Toc150800058"/>
      <w:r>
        <w:t>Security</w:t>
      </w:r>
      <w:bookmarkEnd w:id="2931"/>
      <w:bookmarkEnd w:id="2932"/>
      <w:bookmarkEnd w:id="3073"/>
    </w:p>
    <w:p w14:paraId="77130148" w14:textId="77777777" w:rsidR="00DD0311" w:rsidRPr="00497828" w:rsidRDefault="00DD0311" w:rsidP="00101255">
      <w:pPr>
        <w:pStyle w:val="Heading3"/>
        <w:rPr>
          <w:lang w:eastAsia="ja-JP"/>
        </w:rPr>
      </w:pPr>
      <w:bookmarkStart w:id="3074" w:name="_Toc150800059"/>
      <w:r w:rsidRPr="00497828">
        <w:rPr>
          <w:lang w:eastAsia="ja-JP"/>
        </w:rPr>
        <w:t>Verschlüsselung</w:t>
      </w:r>
      <w:bookmarkEnd w:id="3074"/>
    </w:p>
    <w:p w14:paraId="2F251ED1" w14:textId="77777777" w:rsidR="00DD0311" w:rsidRPr="00497828" w:rsidRDefault="00DD0311" w:rsidP="00197970">
      <w:pPr>
        <w:rPr>
          <w:lang w:val="de-AT" w:eastAsia="ja-JP" w:bidi="th-TH"/>
        </w:rPr>
      </w:pPr>
      <w:r w:rsidRPr="00497828">
        <w:rPr>
          <w:lang w:val="de-AT" w:eastAsia="ja-JP" w:bidi="th-TH"/>
        </w:rPr>
        <w:t>Der Nomad Connect-Tunnel verwendet die AES 256-Verschlüsselung für den Diagnoseverkehr. Die Verschlüsselung kann für den gesamten Datenverkehr</w:t>
      </w:r>
      <w:r w:rsidRPr="00CB465E">
        <w:rPr>
          <w:lang w:val="de-AT" w:eastAsia="ja-JP" w:bidi="th-TH"/>
        </w:rPr>
        <w:t xml:space="preserve">, </w:t>
      </w:r>
      <w:r w:rsidRPr="00497828">
        <w:rPr>
          <w:lang w:val="de-AT" w:eastAsia="ja-JP" w:bidi="th-TH"/>
        </w:rPr>
        <w:t xml:space="preserve">der </w:t>
      </w:r>
      <w:r w:rsidRPr="00CB465E">
        <w:rPr>
          <w:lang w:val="de-AT" w:eastAsia="ja-JP" w:bidi="th-TH"/>
        </w:rPr>
        <w:t>diese</w:t>
      </w:r>
      <w:r w:rsidRPr="00497828">
        <w:rPr>
          <w:lang w:val="de-AT" w:eastAsia="ja-JP" w:bidi="th-TH"/>
        </w:rPr>
        <w:t xml:space="preserve"> benötigt</w:t>
      </w:r>
      <w:r w:rsidRPr="00CB465E">
        <w:rPr>
          <w:lang w:val="de-AT" w:eastAsia="ja-JP" w:bidi="th-TH"/>
        </w:rPr>
        <w:t xml:space="preserve">, </w:t>
      </w:r>
      <w:r w:rsidRPr="00497828">
        <w:rPr>
          <w:lang w:val="de-AT" w:eastAsia="ja-JP" w:bidi="th-TH"/>
        </w:rPr>
        <w:t>aktiviert werden.</w:t>
      </w:r>
    </w:p>
    <w:p w14:paraId="3E1C14EA" w14:textId="77777777" w:rsidR="00DD0311" w:rsidRPr="00497828" w:rsidRDefault="00DD0311" w:rsidP="00101255">
      <w:pPr>
        <w:pStyle w:val="Heading3"/>
        <w:rPr>
          <w:lang w:eastAsia="ja-JP"/>
        </w:rPr>
      </w:pPr>
      <w:bookmarkStart w:id="3075" w:name="_Toc150800060"/>
      <w:r w:rsidRPr="00497828">
        <w:rPr>
          <w:lang w:eastAsia="ja-JP"/>
        </w:rPr>
        <w:t>Firewalling</w:t>
      </w:r>
      <w:bookmarkEnd w:id="3075"/>
    </w:p>
    <w:p w14:paraId="565B1871" w14:textId="77777777" w:rsidR="00DD0311" w:rsidRPr="00497828" w:rsidRDefault="00DD0311" w:rsidP="00197970">
      <w:pPr>
        <w:rPr>
          <w:lang w:val="de-AT" w:eastAsia="ja-JP" w:bidi="th-TH"/>
        </w:rPr>
      </w:pPr>
      <w:r w:rsidRPr="00497828">
        <w:rPr>
          <w:lang w:val="de-AT" w:eastAsia="ja-JP" w:bidi="th-TH"/>
        </w:rPr>
        <w:t>• Die Nomad Connect-Lösung enthält eine default DROP-Policy sowohl für die INPUT- als auch für die FORWARD-Chain.</w:t>
      </w:r>
    </w:p>
    <w:p w14:paraId="32691145" w14:textId="160F06D4" w:rsidR="00DD0311" w:rsidRDefault="00DD0311">
      <w:pPr>
        <w:pStyle w:val="Heading3"/>
        <w:rPr>
          <w:lang w:eastAsia="ja-JP"/>
        </w:rPr>
      </w:pPr>
      <w:bookmarkStart w:id="3076" w:name="_Toc126070271"/>
      <w:bookmarkStart w:id="3077" w:name="_Toc126598471"/>
      <w:bookmarkStart w:id="3078" w:name="_Toc126870440"/>
      <w:bookmarkStart w:id="3079" w:name="_Toc126876325"/>
      <w:bookmarkStart w:id="3080" w:name="_Toc126877416"/>
      <w:bookmarkStart w:id="3081" w:name="_Toc150800061"/>
      <w:bookmarkEnd w:id="3076"/>
      <w:bookmarkEnd w:id="3077"/>
      <w:bookmarkEnd w:id="3078"/>
      <w:bookmarkEnd w:id="3079"/>
      <w:bookmarkEnd w:id="3080"/>
      <w:r w:rsidRPr="00497828">
        <w:rPr>
          <w:lang w:eastAsia="ja-JP"/>
        </w:rPr>
        <w:t>CCU</w:t>
      </w:r>
      <w:bookmarkEnd w:id="3081"/>
    </w:p>
    <w:p w14:paraId="5985AFEE" w14:textId="55FA85A0" w:rsidR="00D629DE" w:rsidRPr="00FD6E8E" w:rsidRDefault="00D629DE" w:rsidP="00FD6E8E">
      <w:pPr>
        <w:rPr>
          <w:b/>
          <w:bCs/>
          <w:lang w:eastAsia="ja-JP" w:bidi="th-TH"/>
        </w:rPr>
      </w:pPr>
      <w:r w:rsidRPr="00FD6E8E">
        <w:rPr>
          <w:b/>
          <w:bCs/>
          <w:lang w:eastAsia="ja-JP" w:bidi="th-TH"/>
        </w:rPr>
        <w:t>Passagier Netzwerke</w:t>
      </w:r>
    </w:p>
    <w:p w14:paraId="03C85EA9" w14:textId="77777777" w:rsidR="00DD0311" w:rsidRPr="00096855" w:rsidRDefault="00DD0311" w:rsidP="00197970">
      <w:pPr>
        <w:rPr>
          <w:lang w:val="de-AT" w:eastAsia="ja-JP" w:bidi="th-TH"/>
        </w:rPr>
      </w:pPr>
      <w:r w:rsidRPr="00096855">
        <w:rPr>
          <w:lang w:val="de-AT" w:eastAsia="ja-JP" w:bidi="th-TH"/>
        </w:rPr>
        <w:t>Passagiere können auf folgende Dienste zugreifen:</w:t>
      </w:r>
    </w:p>
    <w:p w14:paraId="38E41DA9" w14:textId="77777777" w:rsidR="00DD0311" w:rsidRPr="00096855" w:rsidRDefault="00DD0311" w:rsidP="0097188A">
      <w:pPr>
        <w:numPr>
          <w:ilvl w:val="0"/>
          <w:numId w:val="7"/>
        </w:numPr>
        <w:contextualSpacing/>
        <w:rPr>
          <w:lang w:val="de-AT" w:eastAsia="ja-JP" w:bidi="th-TH"/>
        </w:rPr>
      </w:pPr>
      <w:r w:rsidRPr="00096855">
        <w:rPr>
          <w:lang w:val="de-AT" w:eastAsia="ja-JP" w:bidi="th-TH"/>
        </w:rPr>
        <w:t>Dienste, die sie auf der CCU benötigen</w:t>
      </w:r>
    </w:p>
    <w:p w14:paraId="2252B2F0" w14:textId="77777777" w:rsidR="00DD0311" w:rsidRPr="00096855" w:rsidRDefault="00DD0311" w:rsidP="0097188A">
      <w:pPr>
        <w:numPr>
          <w:ilvl w:val="0"/>
          <w:numId w:val="7"/>
        </w:numPr>
        <w:contextualSpacing/>
        <w:rPr>
          <w:lang w:val="de-AT" w:eastAsia="ja-JP" w:bidi="th-TH"/>
        </w:rPr>
      </w:pPr>
      <w:r w:rsidRPr="00096855">
        <w:rPr>
          <w:lang w:val="pl-PL" w:eastAsia="ja-JP" w:bidi="th-TH"/>
        </w:rPr>
        <w:t>HTTP / HTTPS (Portal)</w:t>
      </w:r>
    </w:p>
    <w:p w14:paraId="59A77328" w14:textId="77777777" w:rsidR="00DD0311" w:rsidRPr="00096855" w:rsidRDefault="00DD0311" w:rsidP="0097188A">
      <w:pPr>
        <w:numPr>
          <w:ilvl w:val="0"/>
          <w:numId w:val="7"/>
        </w:numPr>
        <w:contextualSpacing/>
        <w:rPr>
          <w:lang w:val="de-AT" w:eastAsia="ja-JP" w:bidi="th-TH"/>
        </w:rPr>
      </w:pPr>
      <w:r w:rsidRPr="00096855">
        <w:rPr>
          <w:lang w:val="pl-PL" w:eastAsia="ja-JP" w:bidi="th-TH"/>
        </w:rPr>
        <w:t>DNS</w:t>
      </w:r>
    </w:p>
    <w:p w14:paraId="07F9BACC" w14:textId="77777777" w:rsidR="00DD0311" w:rsidRPr="00096855" w:rsidRDefault="00DD0311" w:rsidP="0097188A">
      <w:pPr>
        <w:numPr>
          <w:ilvl w:val="0"/>
          <w:numId w:val="7"/>
        </w:numPr>
        <w:contextualSpacing/>
        <w:rPr>
          <w:lang w:val="de-AT" w:eastAsia="ja-JP" w:bidi="th-TH"/>
        </w:rPr>
      </w:pPr>
      <w:r w:rsidRPr="00096855">
        <w:rPr>
          <w:lang w:val="de-AT" w:eastAsia="ja-JP" w:bidi="th-TH"/>
        </w:rPr>
        <w:t>Internet</w:t>
      </w:r>
    </w:p>
    <w:p w14:paraId="127FE1DA" w14:textId="4C762D85" w:rsidR="00DD0311" w:rsidRPr="00FD6E8E" w:rsidRDefault="00DD0311" w:rsidP="00197970">
      <w:pPr>
        <w:rPr>
          <w:lang w:val="de-AT" w:eastAsia="ja-JP" w:bidi="th-TH"/>
        </w:rPr>
      </w:pPr>
      <w:r w:rsidRPr="00096855">
        <w:rPr>
          <w:lang w:val="de-AT" w:eastAsia="ja-JP" w:bidi="th-TH"/>
        </w:rPr>
        <w:t>Der gesamte Verkehr von Passagieren zu privaten IP-Adressen (RFC1918) ist ausnahmslos verboten und blockiert.</w:t>
      </w:r>
    </w:p>
    <w:p w14:paraId="6CBD158A" w14:textId="76E4E598" w:rsidR="003E5B6E" w:rsidRPr="00096855" w:rsidRDefault="003E5B6E" w:rsidP="00197970">
      <w:pPr>
        <w:rPr>
          <w:lang w:val="de-AT" w:eastAsia="ja-JP" w:bidi="th-TH"/>
        </w:rPr>
      </w:pPr>
      <w:r w:rsidRPr="00FD6E8E">
        <w:rPr>
          <w:lang w:val="de-AT" w:eastAsia="ja-JP" w:bidi="th-TH"/>
        </w:rPr>
        <w:t xml:space="preserve">Alle Endgeräte der Passagiere werden </w:t>
      </w:r>
      <w:r w:rsidR="003D7883" w:rsidRPr="00FD6E8E">
        <w:rPr>
          <w:lang w:val="de-AT" w:eastAsia="ja-JP" w:bidi="th-TH"/>
        </w:rPr>
        <w:t>Netzwerktechnisch separiert (Client Isolation)</w:t>
      </w:r>
    </w:p>
    <w:p w14:paraId="678C9156" w14:textId="5B14BAD6" w:rsidR="00AC47BB" w:rsidRPr="00FD6E8E" w:rsidRDefault="00AC47BB" w:rsidP="00197970">
      <w:pPr>
        <w:rPr>
          <w:b/>
          <w:bCs/>
          <w:lang w:val="de-AT" w:eastAsia="ja-JP" w:bidi="th-TH"/>
        </w:rPr>
      </w:pPr>
      <w:r w:rsidRPr="00FD6E8E">
        <w:rPr>
          <w:b/>
          <w:bCs/>
          <w:lang w:val="de-AT" w:eastAsia="ja-JP" w:bidi="th-TH"/>
        </w:rPr>
        <w:t>Service Netzwerke</w:t>
      </w:r>
    </w:p>
    <w:p w14:paraId="359C1BFD" w14:textId="77777777" w:rsidR="00092724" w:rsidRPr="00096855" w:rsidRDefault="00DD0311" w:rsidP="00197970">
      <w:pPr>
        <w:rPr>
          <w:lang w:val="de-AT" w:eastAsia="ja-JP" w:bidi="th-TH"/>
        </w:rPr>
      </w:pPr>
      <w:r w:rsidRPr="00096855">
        <w:rPr>
          <w:lang w:val="de-AT" w:eastAsia="ja-JP" w:bidi="th-TH"/>
        </w:rPr>
        <w:t xml:space="preserve">Die VLANs werden durch die Firewall separiert, um voreinander geschützt zu sein. </w:t>
      </w:r>
    </w:p>
    <w:p w14:paraId="4C87D1FD" w14:textId="378F90A9" w:rsidR="002F250E" w:rsidRDefault="002F250E" w:rsidP="00197970">
      <w:pPr>
        <w:rPr>
          <w:lang w:val="de-AT" w:eastAsia="ja-JP" w:bidi="th-TH"/>
        </w:rPr>
      </w:pPr>
      <w:r w:rsidRPr="00096855">
        <w:rPr>
          <w:lang w:val="de-AT" w:eastAsia="ja-JP" w:bidi="th-TH"/>
        </w:rPr>
        <w:t>Der Datenverkehr der Servicenetzwerke ins Internet</w:t>
      </w:r>
      <w:r w:rsidR="00AC47BB" w:rsidRPr="00096855">
        <w:rPr>
          <w:lang w:val="de-AT" w:eastAsia="ja-JP" w:bidi="th-TH"/>
        </w:rPr>
        <w:t xml:space="preserve"> (offen oder eingeschränkt)</w:t>
      </w:r>
      <w:r w:rsidRPr="00096855">
        <w:rPr>
          <w:lang w:val="de-AT" w:eastAsia="ja-JP" w:bidi="th-TH"/>
        </w:rPr>
        <w:t xml:space="preserve"> oder zu definierten Zielen in einem </w:t>
      </w:r>
      <w:r w:rsidR="00144241" w:rsidRPr="00096855">
        <w:rPr>
          <w:lang w:val="de-AT" w:eastAsia="ja-JP" w:bidi="th-TH"/>
        </w:rPr>
        <w:t>ÖBB oder Custom Datacenter wird definiert. Ebenso eventuell notwend</w:t>
      </w:r>
      <w:r w:rsidR="00D629DE" w:rsidRPr="00096855">
        <w:rPr>
          <w:lang w:val="de-AT" w:eastAsia="ja-JP" w:bidi="th-TH"/>
        </w:rPr>
        <w:t>iger Datenverkerh zwischen den Servicenetzwerken.</w:t>
      </w:r>
    </w:p>
    <w:p w14:paraId="0F928D50" w14:textId="277DBDB0" w:rsidR="00DD0311" w:rsidRPr="00497828" w:rsidRDefault="00DD0311" w:rsidP="00E07B05">
      <w:pPr>
        <w:pStyle w:val="Heading3"/>
        <w:rPr>
          <w:lang w:eastAsia="ja-JP"/>
        </w:rPr>
      </w:pPr>
      <w:bookmarkStart w:id="3082" w:name="_Toc126070273"/>
      <w:bookmarkStart w:id="3083" w:name="_Toc126598473"/>
      <w:bookmarkStart w:id="3084" w:name="_Toc126870442"/>
      <w:bookmarkStart w:id="3085" w:name="_Toc126876327"/>
      <w:bookmarkStart w:id="3086" w:name="_Toc126877418"/>
      <w:bookmarkStart w:id="3087" w:name="_Toc126070274"/>
      <w:bookmarkStart w:id="3088" w:name="_Toc126598474"/>
      <w:bookmarkStart w:id="3089" w:name="_Toc126870443"/>
      <w:bookmarkStart w:id="3090" w:name="_Toc126876328"/>
      <w:bookmarkStart w:id="3091" w:name="_Toc126877419"/>
      <w:bookmarkStart w:id="3092" w:name="_Toc150800062"/>
      <w:bookmarkEnd w:id="3082"/>
      <w:bookmarkEnd w:id="3083"/>
      <w:bookmarkEnd w:id="3084"/>
      <w:bookmarkEnd w:id="3085"/>
      <w:bookmarkEnd w:id="3086"/>
      <w:bookmarkEnd w:id="3087"/>
      <w:bookmarkEnd w:id="3088"/>
      <w:bookmarkEnd w:id="3089"/>
      <w:bookmarkEnd w:id="3090"/>
      <w:bookmarkEnd w:id="3091"/>
      <w:r w:rsidRPr="00497828">
        <w:rPr>
          <w:lang w:eastAsia="ja-JP"/>
        </w:rPr>
        <w:t>C</w:t>
      </w:r>
      <w:r w:rsidR="00CC7C1E">
        <w:rPr>
          <w:lang w:eastAsia="ja-JP"/>
        </w:rPr>
        <w:t xml:space="preserve">ustomer </w:t>
      </w:r>
      <w:r w:rsidRPr="00497828">
        <w:rPr>
          <w:lang w:eastAsia="ja-JP"/>
        </w:rPr>
        <w:t>D</w:t>
      </w:r>
      <w:r w:rsidR="00CC7C1E">
        <w:rPr>
          <w:lang w:eastAsia="ja-JP"/>
        </w:rPr>
        <w:t xml:space="preserve">ata </w:t>
      </w:r>
      <w:r w:rsidRPr="00497828">
        <w:rPr>
          <w:lang w:eastAsia="ja-JP"/>
        </w:rPr>
        <w:t>C</w:t>
      </w:r>
      <w:r w:rsidR="00CC7C1E">
        <w:rPr>
          <w:lang w:eastAsia="ja-JP"/>
        </w:rPr>
        <w:t>enter</w:t>
      </w:r>
      <w:bookmarkEnd w:id="3092"/>
    </w:p>
    <w:p w14:paraId="0443EBB7" w14:textId="77777777" w:rsidR="00DD0311" w:rsidRPr="00497828" w:rsidRDefault="00DD0311" w:rsidP="00DD0311">
      <w:pPr>
        <w:rPr>
          <w:b/>
          <w:bCs/>
          <w:lang w:eastAsia="ja-JP" w:bidi="th-TH"/>
        </w:rPr>
      </w:pPr>
      <w:r w:rsidRPr="00497828">
        <w:rPr>
          <w:b/>
          <w:bCs/>
          <w:lang w:eastAsia="ja-JP" w:bidi="th-TH"/>
        </w:rPr>
        <w:t>Home Agent</w:t>
      </w:r>
    </w:p>
    <w:p w14:paraId="3CB6810E" w14:textId="713227F7" w:rsidR="00DD0311" w:rsidRPr="00497828" w:rsidRDefault="00DD0311" w:rsidP="00DD0311">
      <w:pPr>
        <w:rPr>
          <w:lang w:val="de-AT" w:eastAsia="ja-JP" w:bidi="th-TH"/>
        </w:rPr>
      </w:pPr>
      <w:r w:rsidRPr="00497828">
        <w:rPr>
          <w:lang w:val="de-AT" w:eastAsia="ja-JP" w:bidi="th-TH"/>
        </w:rPr>
        <w:t>Vom Zug eingehendes Interface: Nur Nomad Connect-Tunnels zulässig, kein anderer eingehender oder ausgehender Verkehr ist zulässig.</w:t>
      </w:r>
      <w:r w:rsidRPr="00497828">
        <w:rPr>
          <w:lang w:val="de-AT" w:eastAsia="ja-JP" w:bidi="th-TH"/>
        </w:rPr>
        <w:br/>
        <w:t>Tunnelinterface: Nur Verkehr zu den Zügen erlaubt, Verkehr zwischen Zügen wird verhindert.</w:t>
      </w:r>
      <w:r w:rsidRPr="00497828">
        <w:rPr>
          <w:lang w:val="de-AT" w:eastAsia="ja-JP" w:bidi="th-TH"/>
        </w:rPr>
        <w:br/>
        <w:t>Interface zum Internet: Es wird nur Verkehr von Passagieren oder Geräten im Staff-Netzwerk zum Internet zugelassen, kein eingehender Verkehr.</w:t>
      </w:r>
    </w:p>
    <w:p w14:paraId="63D83AF3" w14:textId="77777777" w:rsidR="00096855" w:rsidRDefault="00096855" w:rsidP="00DD0311">
      <w:pPr>
        <w:rPr>
          <w:b/>
          <w:bCs/>
          <w:lang w:val="de-AT" w:eastAsia="ja-JP" w:bidi="th-TH"/>
        </w:rPr>
      </w:pPr>
    </w:p>
    <w:p w14:paraId="15F05002" w14:textId="3222EA21" w:rsidR="00096855" w:rsidDel="009419B0" w:rsidRDefault="00096855" w:rsidP="00DD0311">
      <w:pPr>
        <w:rPr>
          <w:del w:id="3093" w:author="Abbas Rizvi" w:date="2023-03-29T23:03:00Z"/>
          <w:b/>
          <w:bCs/>
          <w:lang w:val="de-AT" w:eastAsia="ja-JP" w:bidi="th-TH"/>
        </w:rPr>
      </w:pPr>
    </w:p>
    <w:p w14:paraId="3BCE8615" w14:textId="6538D5E1" w:rsidR="00096855" w:rsidDel="009419B0" w:rsidRDefault="00096855" w:rsidP="00DD0311">
      <w:pPr>
        <w:rPr>
          <w:del w:id="3094" w:author="Abbas Rizvi" w:date="2023-03-29T23:03:00Z"/>
          <w:b/>
          <w:bCs/>
          <w:lang w:val="de-AT" w:eastAsia="ja-JP" w:bidi="th-TH"/>
        </w:rPr>
      </w:pPr>
    </w:p>
    <w:p w14:paraId="4081CB0E" w14:textId="0FF16C25" w:rsidR="00DD0311" w:rsidRPr="00497828" w:rsidRDefault="00DD0311" w:rsidP="00DD0311">
      <w:pPr>
        <w:rPr>
          <w:b/>
          <w:bCs/>
          <w:lang w:val="de-AT" w:eastAsia="ja-JP" w:bidi="th-TH"/>
        </w:rPr>
      </w:pPr>
      <w:r w:rsidRPr="00497828">
        <w:rPr>
          <w:b/>
          <w:bCs/>
          <w:lang w:val="de-AT" w:eastAsia="ja-JP" w:bidi="th-TH"/>
        </w:rPr>
        <w:t>CDC Gateway</w:t>
      </w:r>
    </w:p>
    <w:p w14:paraId="1BD92EE0" w14:textId="60812CC9" w:rsidR="006F0EF2" w:rsidRDefault="00DD0311" w:rsidP="00DD0311">
      <w:pPr>
        <w:rPr>
          <w:lang w:val="de-AT" w:eastAsia="ja-JP" w:bidi="th-TH"/>
        </w:rPr>
      </w:pPr>
      <w:r w:rsidRPr="00497828">
        <w:rPr>
          <w:lang w:val="de-AT" w:eastAsia="ja-JP" w:bidi="th-TH"/>
        </w:rPr>
        <w:t>Interface zum Internet: Ausgehender Datenverkehr für DNS, NTP, Systemaktualisierungen</w:t>
      </w:r>
      <w:r w:rsidRPr="00CB465E">
        <w:rPr>
          <w:lang w:val="de-AT" w:eastAsia="ja-JP" w:bidi="th-TH"/>
        </w:rPr>
        <w:t>, etc</w:t>
      </w:r>
      <w:r w:rsidRPr="00497828">
        <w:rPr>
          <w:lang w:val="de-AT" w:eastAsia="ja-JP" w:bidi="th-TH"/>
        </w:rPr>
        <w:br/>
        <w:t>Tunnelinterface: Nur Datenverkehr zwischen den Diagnosenetzwerken (Subnetzen des Management-Netzwerks) und dem ÖBB-Netzwerk zulassen. Der gesamte andere Datenverkehr wird blockiert.</w:t>
      </w:r>
    </w:p>
    <w:p w14:paraId="603F0433" w14:textId="77777777" w:rsidR="00096855" w:rsidRDefault="00096855" w:rsidP="00DD0311">
      <w:pPr>
        <w:rPr>
          <w:lang w:val="de-AT" w:eastAsia="ja-JP" w:bidi="th-TH"/>
        </w:rPr>
      </w:pPr>
    </w:p>
    <w:p w14:paraId="4EA50A97" w14:textId="3FB344E9" w:rsidR="003E2B4C" w:rsidRPr="00FD6E8E" w:rsidRDefault="003E2B4C" w:rsidP="00FD6E8E">
      <w:pPr>
        <w:pStyle w:val="Heading3"/>
        <w:rPr>
          <w:lang w:eastAsia="ja-JP"/>
        </w:rPr>
      </w:pPr>
      <w:bookmarkStart w:id="3095" w:name="_Toc150800063"/>
      <w:r w:rsidRPr="00FD6E8E">
        <w:rPr>
          <w:lang w:eastAsia="ja-JP"/>
        </w:rPr>
        <w:t xml:space="preserve">Netzwerk </w:t>
      </w:r>
      <w:r w:rsidR="002F7E5D" w:rsidRPr="00FD6E8E">
        <w:rPr>
          <w:lang w:eastAsia="ja-JP"/>
        </w:rPr>
        <w:t>Configuration Management</w:t>
      </w:r>
      <w:bookmarkEnd w:id="3095"/>
    </w:p>
    <w:p w14:paraId="200587EB" w14:textId="4617CB0F" w:rsidR="004972CF" w:rsidRPr="00497828" w:rsidRDefault="004972CF" w:rsidP="004972CF">
      <w:pPr>
        <w:rPr>
          <w:lang w:val="de-AT" w:eastAsia="ja-JP" w:bidi="th-TH"/>
        </w:rPr>
      </w:pPr>
      <w:r w:rsidRPr="00497828">
        <w:rPr>
          <w:lang w:val="de-AT" w:eastAsia="ja-JP" w:bidi="th-TH"/>
        </w:rPr>
        <w:t>Grundsätzlich gibt es ein fest definiertes Layout, welches die Information enthält, welches Gerät welche Konfigurationsdatei und Firmware enthalten soll.</w:t>
      </w:r>
      <w:r w:rsidRPr="00497828">
        <w:rPr>
          <w:lang w:val="de-AT" w:eastAsia="ja-JP" w:bidi="th-TH"/>
        </w:rPr>
        <w:br/>
        <w:t>Um die Information über den aktuellen und gewünschten Konfigurationsstand der Geräte zu erhalten, werden folgende Phasen durchgeführt.</w:t>
      </w:r>
      <w:r>
        <w:rPr>
          <w:lang w:val="de-AT" w:eastAsia="ja-JP" w:bidi="th-TH"/>
        </w:rPr>
        <w:br/>
      </w:r>
      <w:r w:rsidRPr="00BF2C12">
        <w:rPr>
          <w:lang w:val="de-AT" w:eastAsia="ja-JP" w:bidi="th-TH"/>
        </w:rPr>
        <w:t xml:space="preserve">Die OBN-Funktionalität </w:t>
      </w:r>
      <w:r>
        <w:rPr>
          <w:lang w:val="de-AT" w:eastAsia="ja-JP" w:bidi="th-TH"/>
        </w:rPr>
        <w:t>wird</w:t>
      </w:r>
      <w:r w:rsidRPr="00BF2C12">
        <w:rPr>
          <w:lang w:val="de-AT" w:eastAsia="ja-JP" w:bidi="th-TH"/>
        </w:rPr>
        <w:t xml:space="preserve"> nur für von Nomad gelieferte Netzwerkgeräte</w:t>
      </w:r>
      <w:r>
        <w:rPr>
          <w:lang w:val="de-AT" w:eastAsia="ja-JP" w:bidi="th-TH"/>
        </w:rPr>
        <w:t xml:space="preserve"> </w:t>
      </w:r>
      <w:r w:rsidRPr="00BF2C12">
        <w:rPr>
          <w:lang w:val="de-AT" w:eastAsia="ja-JP" w:bidi="th-TH"/>
        </w:rPr>
        <w:t xml:space="preserve">(Switches und Access-Points) </w:t>
      </w:r>
      <w:r>
        <w:rPr>
          <w:lang w:val="de-AT" w:eastAsia="ja-JP" w:bidi="th-TH"/>
        </w:rPr>
        <w:t>umgesetzt</w:t>
      </w:r>
      <w:r w:rsidRPr="00BF2C12">
        <w:rPr>
          <w:lang w:val="de-AT" w:eastAsia="ja-JP" w:bidi="th-TH"/>
        </w:rPr>
        <w:t>.</w:t>
      </w:r>
    </w:p>
    <w:p w14:paraId="0F3C1851" w14:textId="77777777" w:rsidR="004972CF" w:rsidRPr="00497828" w:rsidRDefault="004972CF" w:rsidP="004972CF">
      <w:pPr>
        <w:rPr>
          <w:u w:val="single"/>
          <w:lang w:val="de-AT" w:eastAsia="ja-JP" w:bidi="th-TH"/>
        </w:rPr>
      </w:pPr>
      <w:r w:rsidRPr="00497828">
        <w:rPr>
          <w:u w:val="single"/>
          <w:lang w:val="de-AT" w:eastAsia="ja-JP" w:bidi="th-TH"/>
        </w:rPr>
        <w:t>Discovery-Phase:</w:t>
      </w:r>
    </w:p>
    <w:p w14:paraId="0F7D9C04" w14:textId="77777777" w:rsidR="004972CF" w:rsidRPr="00497828" w:rsidRDefault="004972CF" w:rsidP="004972CF">
      <w:pPr>
        <w:rPr>
          <w:lang w:val="de-AT" w:eastAsia="ja-JP" w:bidi="th-TH"/>
        </w:rPr>
      </w:pPr>
      <w:r w:rsidRPr="00497828">
        <w:rPr>
          <w:lang w:val="de-AT" w:eastAsia="ja-JP" w:bidi="th-TH"/>
        </w:rPr>
        <w:t xml:space="preserve">Während der Discovery-Phase von OBN verwendet die Anwendung das LLDP-Protokoll, um eine Karte des On-Train-Netzwerks zu erstellen. Dieser Prozess beginnt bei der CCU. </w:t>
      </w:r>
      <w:r w:rsidRPr="00497828">
        <w:rPr>
          <w:lang w:val="de-AT" w:eastAsia="ja-JP" w:bidi="th-TH"/>
        </w:rPr>
        <w:br/>
        <w:t xml:space="preserve">Die Anwendung springt </w:t>
      </w:r>
      <w:r>
        <w:rPr>
          <w:lang w:val="de-AT" w:eastAsia="ja-JP" w:bidi="th-TH"/>
        </w:rPr>
        <w:t>von</w:t>
      </w:r>
      <w:r w:rsidRPr="00497828">
        <w:rPr>
          <w:lang w:val="de-AT" w:eastAsia="ja-JP" w:bidi="th-TH"/>
        </w:rPr>
        <w:t xml:space="preserve"> Switch zu Switch, </w:t>
      </w:r>
      <w:r>
        <w:rPr>
          <w:lang w:val="de-AT" w:eastAsia="ja-JP" w:bidi="th-TH"/>
        </w:rPr>
        <w:t>von</w:t>
      </w:r>
      <w:r w:rsidRPr="00497828">
        <w:rPr>
          <w:lang w:val="de-AT" w:eastAsia="ja-JP" w:bidi="th-TH"/>
        </w:rPr>
        <w:t xml:space="preserve"> Switch zu Access Point und erstellt eine interne Topologie der Art und Weise, wie das Netzwerk aufgebaut ist. LLDP macht die Nachbarn sichtbar, die die CCU, ein Switch oder ein Access Point sein können, wodurch OBN von einem Knoten zum nächsten springt und sich langsam über das gesamte Netzwerk verzweigen kann. Unterwegs sammelt OBN Daten wie IP-Adressen, MAC-Adressen, Gerätetyp, Firmware-Version, Konfigurationsversion usw.</w:t>
      </w:r>
    </w:p>
    <w:p w14:paraId="3565AE1D" w14:textId="77777777" w:rsidR="004972CF" w:rsidRPr="00497828" w:rsidRDefault="004972CF" w:rsidP="004972CF">
      <w:pPr>
        <w:rPr>
          <w:lang w:val="de-AT" w:eastAsia="ja-JP" w:bidi="th-TH"/>
        </w:rPr>
      </w:pPr>
      <w:r w:rsidRPr="00497828">
        <w:rPr>
          <w:lang w:val="de-AT" w:eastAsia="ja-JP" w:bidi="th-TH"/>
        </w:rPr>
        <w:t>Um dies zu erreichen, müssen die Netzwerkkomponenten einen Mindestsatz an Funktionen implementieren, z. B. die Möglichkeit, die LLDP-Nachbarn über ein Protokoll wie SNMP oder SSH zu erkennen. Da jedes Gerät über einen anderen Satz von SNMP-OIDs verfügt, die diese Art der Erkennung ermöglichen, ist es für OBN auch wichtig zu wissen, mit welcher Art von Gerät es kommuniziert. Dies erfolgt basierend auf dem MAC-Präfix. Intern speichert OBN eine Liste bekannter Geräte zusammen mit ihren bekannten MAC-Präfixen, sodass OBN entscheiden kann, wie das Gerät abgefragt werden soll.</w:t>
      </w:r>
      <w:r>
        <w:rPr>
          <w:lang w:val="de-AT" w:eastAsia="ja-JP" w:bidi="th-TH"/>
        </w:rPr>
        <w:br/>
        <w:t xml:space="preserve">Das Ergebnis der Discovery-Phase wird im File /tmp/discovery.json gespeichert.  </w:t>
      </w:r>
    </w:p>
    <w:p w14:paraId="18D55199" w14:textId="77777777" w:rsidR="004972CF" w:rsidRPr="00497828" w:rsidRDefault="004972CF" w:rsidP="004972CF">
      <w:pPr>
        <w:rPr>
          <w:u w:val="single"/>
          <w:lang w:val="de-AT" w:eastAsia="ja-JP" w:bidi="th-TH"/>
        </w:rPr>
      </w:pPr>
      <w:r w:rsidRPr="00497828">
        <w:rPr>
          <w:u w:val="single"/>
          <w:lang w:val="de-AT" w:eastAsia="ja-JP" w:bidi="th-TH"/>
        </w:rPr>
        <w:t>Reporting-Phase:</w:t>
      </w:r>
    </w:p>
    <w:p w14:paraId="4AA823DD" w14:textId="77777777" w:rsidR="004972CF" w:rsidRPr="00497828" w:rsidRDefault="004972CF" w:rsidP="004972CF">
      <w:pPr>
        <w:rPr>
          <w:lang w:val="de-AT" w:eastAsia="ja-JP" w:bidi="th-TH"/>
        </w:rPr>
      </w:pPr>
      <w:r w:rsidRPr="00497828">
        <w:rPr>
          <w:lang w:val="de-AT" w:eastAsia="ja-JP" w:bidi="th-TH"/>
        </w:rPr>
        <w:t xml:space="preserve">Die Reporting-Phase von OBN verwendet die Ausgabe der vorherigen Discovery-Phase und übersetzt sie in ein tatsächliches Layout. Der anfängliche Discovery-Prozess kennt </w:t>
      </w:r>
      <w:r>
        <w:rPr>
          <w:lang w:val="de-AT" w:eastAsia="ja-JP" w:bidi="th-TH"/>
        </w:rPr>
        <w:t>Werte</w:t>
      </w:r>
      <w:r w:rsidRPr="00497828">
        <w:rPr>
          <w:lang w:val="de-AT" w:eastAsia="ja-JP" w:bidi="th-TH"/>
        </w:rPr>
        <w:t xml:space="preserve"> wie die Waggonnummerierung nicht - erst in dieser Phase wird die Ausgabe in eine reale Karte des Zuges übersetzt. Diese Karte kann anschließend entweder vom NMS oder für die Konfigurationsphase verwendet werden.</w:t>
      </w:r>
    </w:p>
    <w:p w14:paraId="286407D6" w14:textId="77777777" w:rsidR="004972CF" w:rsidRPr="00497828" w:rsidRDefault="004972CF" w:rsidP="004972CF">
      <w:pPr>
        <w:rPr>
          <w:lang w:val="de-AT" w:eastAsia="ja-JP" w:bidi="th-TH"/>
        </w:rPr>
      </w:pPr>
      <w:r w:rsidRPr="00497828">
        <w:rPr>
          <w:lang w:val="de-AT" w:eastAsia="ja-JP" w:bidi="th-TH"/>
        </w:rPr>
        <w:t>Die Reporting-Phase versucht, die erkannten Backbone-Daten dem erwarteten Konsistenzlayout zuzuordnen, das in einer Konfigurationsdatei definiert ist. Diese Konfigurationsdatei definiert genau, was in einem Zug zu erwarten ist: die Anzahl der Waggons, die Anzahl der Switches und Access-Points pro Waggon, wie sie miteinander verbunden sind usw. Dieses Layout der Konfigurationsdatei wird mit dem entdeckten Layout verglichen.</w:t>
      </w:r>
    </w:p>
    <w:p w14:paraId="78A5E13F" w14:textId="77777777" w:rsidR="00F605C3" w:rsidRDefault="00F605C3" w:rsidP="004972CF">
      <w:pPr>
        <w:rPr>
          <w:lang w:val="de-AT" w:eastAsia="ja-JP" w:bidi="th-TH"/>
        </w:rPr>
      </w:pPr>
    </w:p>
    <w:p w14:paraId="208D64E6" w14:textId="678872B8" w:rsidR="004972CF" w:rsidRPr="00497828" w:rsidRDefault="004972CF" w:rsidP="004972CF">
      <w:pPr>
        <w:rPr>
          <w:lang w:val="de-AT" w:eastAsia="ja-JP" w:bidi="th-TH"/>
        </w:rPr>
      </w:pPr>
      <w:r w:rsidRPr="00497828">
        <w:rPr>
          <w:lang w:val="de-AT" w:eastAsia="ja-JP" w:bidi="th-TH"/>
        </w:rPr>
        <w:t>Wenn die Layouts übereinstimmen, k</w:t>
      </w:r>
      <w:r w:rsidRPr="00F11ADB">
        <w:rPr>
          <w:lang w:val="de-AT" w:eastAsia="ja-JP" w:bidi="th-TH"/>
        </w:rPr>
        <w:t>önn</w:t>
      </w:r>
      <w:r w:rsidRPr="00497828">
        <w:rPr>
          <w:lang w:val="de-AT" w:eastAsia="ja-JP" w:bidi="th-TH"/>
        </w:rPr>
        <w:t xml:space="preserve">en alle erwarteten Netzwerkkomponenten </w:t>
      </w:r>
      <w:r>
        <w:rPr>
          <w:lang w:val="de-AT" w:eastAsia="ja-JP" w:bidi="th-TH"/>
        </w:rPr>
        <w:t>erkennt werden</w:t>
      </w:r>
      <w:r w:rsidRPr="00497828">
        <w:rPr>
          <w:lang w:val="de-AT" w:eastAsia="ja-JP" w:bidi="th-TH"/>
        </w:rPr>
        <w:t xml:space="preserve"> und alles ist korrekt verkabelt.</w:t>
      </w:r>
    </w:p>
    <w:p w14:paraId="6B64A252" w14:textId="77777777" w:rsidR="004972CF" w:rsidRPr="00497828" w:rsidRDefault="004972CF" w:rsidP="004972CF">
      <w:pPr>
        <w:rPr>
          <w:lang w:val="de-AT" w:eastAsia="ja-JP" w:bidi="th-TH"/>
        </w:rPr>
      </w:pPr>
      <w:r w:rsidRPr="00497828">
        <w:rPr>
          <w:lang w:val="de-AT" w:eastAsia="ja-JP" w:bidi="th-TH"/>
        </w:rPr>
        <w:t>In jedem Fall wird OBN zwei nachfolgende Aktionen ausführen:</w:t>
      </w:r>
    </w:p>
    <w:p w14:paraId="0EB40AAB" w14:textId="77777777" w:rsidR="004972CF" w:rsidRPr="00497828" w:rsidRDefault="004972CF" w:rsidP="0097188A">
      <w:pPr>
        <w:numPr>
          <w:ilvl w:val="0"/>
          <w:numId w:val="8"/>
        </w:numPr>
        <w:contextualSpacing/>
        <w:rPr>
          <w:lang w:val="de-AT" w:eastAsia="ja-JP" w:bidi="th-TH"/>
        </w:rPr>
      </w:pPr>
      <w:r w:rsidRPr="00497828">
        <w:rPr>
          <w:lang w:val="de-AT" w:eastAsia="ja-JP" w:bidi="th-TH"/>
        </w:rPr>
        <w:t>Weiterleiten der Konsistenzinformationen an das NMS</w:t>
      </w:r>
    </w:p>
    <w:p w14:paraId="2C0A04BC" w14:textId="77777777" w:rsidR="004972CF" w:rsidRPr="00497828" w:rsidRDefault="004972CF" w:rsidP="0097188A">
      <w:pPr>
        <w:numPr>
          <w:ilvl w:val="0"/>
          <w:numId w:val="8"/>
        </w:numPr>
        <w:contextualSpacing/>
        <w:rPr>
          <w:lang w:val="de-AT" w:eastAsia="ja-JP" w:bidi="th-TH"/>
        </w:rPr>
      </w:pPr>
      <w:r w:rsidRPr="00497828">
        <w:rPr>
          <w:lang w:val="de-AT" w:eastAsia="ja-JP" w:bidi="th-TH"/>
        </w:rPr>
        <w:t xml:space="preserve">Speichern der nummerierten Bestandsinformationen </w:t>
      </w:r>
      <w:r>
        <w:rPr>
          <w:lang w:val="de-AT" w:eastAsia="ja-JP" w:bidi="th-TH"/>
        </w:rPr>
        <w:t>in</w:t>
      </w:r>
      <w:r w:rsidRPr="00497828">
        <w:rPr>
          <w:lang w:val="de-AT" w:eastAsia="ja-JP" w:bidi="th-TH"/>
        </w:rPr>
        <w:t xml:space="preserve"> der Datei Discovery.json, damit sie in den nächsten Schritten verwendet werden können</w:t>
      </w:r>
    </w:p>
    <w:p w14:paraId="17646622" w14:textId="77777777" w:rsidR="004972CF" w:rsidRPr="00497828" w:rsidRDefault="004972CF" w:rsidP="004972CF">
      <w:pPr>
        <w:rPr>
          <w:lang w:val="de-AT" w:eastAsia="ja-JP" w:bidi="th-TH"/>
        </w:rPr>
      </w:pPr>
    </w:p>
    <w:p w14:paraId="01AEE4EC" w14:textId="3B38B7D9" w:rsidR="004972CF" w:rsidRPr="00497828" w:rsidRDefault="004972CF" w:rsidP="004972CF">
      <w:pPr>
        <w:rPr>
          <w:lang w:val="de-AT" w:eastAsia="ja-JP" w:bidi="th-TH"/>
        </w:rPr>
      </w:pPr>
      <w:commentRangeStart w:id="3096"/>
      <w:commentRangeStart w:id="3097"/>
      <w:r>
        <w:rPr>
          <w:lang w:val="de-AT" w:eastAsia="ja-JP" w:bidi="th-TH"/>
        </w:rPr>
        <w:t xml:space="preserve">Die Discovery-Phase wird mit dem Befehl </w:t>
      </w:r>
      <w:r w:rsidRPr="00F11ADB">
        <w:rPr>
          <w:b/>
          <w:bCs/>
          <w:lang w:val="de-AT" w:eastAsia="ja-JP" w:bidi="th-TH"/>
        </w:rPr>
        <w:t xml:space="preserve">obn discover </w:t>
      </w:r>
      <w:r>
        <w:rPr>
          <w:lang w:val="de-AT" w:eastAsia="ja-JP" w:bidi="th-TH"/>
        </w:rPr>
        <w:t>gestartet.</w:t>
      </w:r>
      <w:r w:rsidRPr="00490804">
        <w:rPr>
          <w:lang w:val="de-DE"/>
          <w:rPrChange w:id="3098" w:author="Abbas Rizvi" w:date="2023-05-24T12:07:00Z">
            <w:rPr/>
          </w:rPrChange>
        </w:rPr>
        <w:br/>
      </w:r>
      <w:r>
        <w:rPr>
          <w:lang w:val="de-AT" w:eastAsia="ja-JP" w:bidi="th-TH"/>
        </w:rPr>
        <w:t xml:space="preserve">Die Phase speichert das Ergebnis im </w:t>
      </w:r>
      <w:r w:rsidR="778AF163" w:rsidRPr="17BB8D0E">
        <w:rPr>
          <w:lang w:val="de-AT" w:eastAsia="ja-JP" w:bidi="th-TH"/>
        </w:rPr>
        <w:t>oben</w:t>
      </w:r>
      <w:r>
        <w:rPr>
          <w:lang w:val="de-AT" w:eastAsia="ja-JP" w:bidi="th-TH"/>
        </w:rPr>
        <w:t xml:space="preserve"> angeführten JSON-File.</w:t>
      </w:r>
      <w:r w:rsidRPr="00490804">
        <w:rPr>
          <w:lang w:val="de-DE"/>
          <w:rPrChange w:id="3099" w:author="Abbas Rizvi" w:date="2023-05-24T12:07:00Z">
            <w:rPr/>
          </w:rPrChange>
        </w:rPr>
        <w:br/>
      </w:r>
      <w:r w:rsidRPr="00490804">
        <w:rPr>
          <w:lang w:val="de-DE"/>
          <w:rPrChange w:id="3100" w:author="Abbas Rizvi" w:date="2023-05-24T12:07:00Z">
            <w:rPr/>
          </w:rPrChange>
        </w:rPr>
        <w:br/>
      </w:r>
      <w:r>
        <w:rPr>
          <w:lang w:val="de-AT" w:eastAsia="ja-JP" w:bidi="th-TH"/>
        </w:rPr>
        <w:t xml:space="preserve">Die Reporting-Phase wird mit dem Befehl </w:t>
      </w:r>
      <w:r w:rsidRPr="00F11ADB">
        <w:rPr>
          <w:b/>
          <w:bCs/>
          <w:lang w:val="de-AT" w:eastAsia="ja-JP" w:bidi="th-TH"/>
        </w:rPr>
        <w:t>obn validate</w:t>
      </w:r>
      <w:r>
        <w:rPr>
          <w:lang w:val="de-AT" w:eastAsia="ja-JP" w:bidi="th-TH"/>
        </w:rPr>
        <w:t xml:space="preserve"> durchgeführt.</w:t>
      </w:r>
    </w:p>
    <w:p w14:paraId="2D90D88C" w14:textId="77777777" w:rsidR="004972CF" w:rsidRDefault="004972CF" w:rsidP="004972CF">
      <w:pPr>
        <w:rPr>
          <w:lang w:val="de-AT" w:eastAsia="ja-JP" w:bidi="th-TH"/>
        </w:rPr>
      </w:pPr>
      <w:r>
        <w:rPr>
          <w:b/>
          <w:bCs/>
          <w:lang w:val="de-AT" w:eastAsia="ja-JP" w:bidi="th-TH"/>
        </w:rPr>
        <w:t xml:space="preserve">obn </w:t>
      </w:r>
      <w:r w:rsidRPr="00497828">
        <w:rPr>
          <w:b/>
          <w:bCs/>
          <w:lang w:val="de-AT" w:eastAsia="ja-JP" w:bidi="th-TH"/>
        </w:rPr>
        <w:t>validate</w:t>
      </w:r>
      <w:r w:rsidRPr="00497828">
        <w:rPr>
          <w:lang w:val="de-AT" w:eastAsia="ja-JP" w:bidi="th-TH"/>
        </w:rPr>
        <w:t xml:space="preserve"> bietet einen Überblick über das On-Train-Backbone sowie den Konfigurations- und Firmware-Status, in dem sie sich befinden. Coach-Nummern, Gerätenummern, CCU-Schnittstellen-IDs usw. stammen alle aus der Ausgabe der vorherigen Berichtsphase.</w:t>
      </w:r>
    </w:p>
    <w:p w14:paraId="28D05026" w14:textId="77777777" w:rsidR="004972CF" w:rsidRPr="00497828" w:rsidRDefault="004972CF" w:rsidP="004972CF">
      <w:pPr>
        <w:rPr>
          <w:lang w:val="de-AT" w:eastAsia="ja-JP" w:bidi="th-TH"/>
        </w:rPr>
      </w:pPr>
      <w:r>
        <w:rPr>
          <w:noProof/>
        </w:rPr>
        <w:drawing>
          <wp:inline distT="0" distB="0" distL="0" distR="0" wp14:anchorId="36A76BAF" wp14:editId="4FDAF8DB">
            <wp:extent cx="5940425" cy="2442845"/>
            <wp:effectExtent l="0" t="0" r="3175" b="0"/>
            <wp:docPr id="3838" name="Picture 383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 name="Picture 3838" descr="Graphical user interface, text&#10;&#10;Description automatically generated"/>
                    <pic:cNvPicPr/>
                  </pic:nvPicPr>
                  <pic:blipFill>
                    <a:blip r:embed="rId33"/>
                    <a:stretch>
                      <a:fillRect/>
                    </a:stretch>
                  </pic:blipFill>
                  <pic:spPr>
                    <a:xfrm>
                      <a:off x="0" y="0"/>
                      <a:ext cx="5940425" cy="2442845"/>
                    </a:xfrm>
                    <a:prstGeom prst="rect">
                      <a:avLst/>
                    </a:prstGeom>
                  </pic:spPr>
                </pic:pic>
              </a:graphicData>
            </a:graphic>
          </wp:inline>
        </w:drawing>
      </w:r>
    </w:p>
    <w:p w14:paraId="5A9F91C0" w14:textId="1EDFFC20" w:rsidR="004972CF" w:rsidRDefault="004972CF" w:rsidP="004972CF">
      <w:pPr>
        <w:rPr>
          <w:lang w:val="de-AT" w:eastAsia="ja-JP" w:bidi="th-TH"/>
        </w:rPr>
      </w:pPr>
      <w:r>
        <w:rPr>
          <w:b/>
          <w:bCs/>
          <w:lang w:val="de-AT" w:eastAsia="ja-JP" w:bidi="th-TH"/>
        </w:rPr>
        <w:t xml:space="preserve">obn </w:t>
      </w:r>
      <w:r w:rsidRPr="00497828">
        <w:rPr>
          <w:b/>
          <w:bCs/>
          <w:lang w:val="de-AT" w:eastAsia="ja-JP" w:bidi="th-TH"/>
        </w:rPr>
        <w:t>update</w:t>
      </w:r>
      <w:r>
        <w:rPr>
          <w:b/>
          <w:bCs/>
          <w:lang w:val="de-AT" w:eastAsia="ja-JP" w:bidi="th-TH"/>
        </w:rPr>
        <w:t xml:space="preserve"> [c | f] &lt;device-ip&gt;</w:t>
      </w:r>
      <w:r w:rsidRPr="00497828">
        <w:rPr>
          <w:lang w:val="de-AT" w:eastAsia="ja-JP" w:bidi="th-TH"/>
        </w:rPr>
        <w:t xml:space="preserve"> ermöglicht die Aktualisierung von Switches und Access Points. Wenn die Ausgabe des Befehls Consist-validate.sh anzeigt, dass ein Gerät aktualisiert werden muss, kann d</w:t>
      </w:r>
      <w:r>
        <w:rPr>
          <w:lang w:val="de-AT" w:eastAsia="ja-JP" w:bidi="th-TH"/>
        </w:rPr>
        <w:t>er Befehl</w:t>
      </w:r>
      <w:r w:rsidRPr="00497828">
        <w:rPr>
          <w:lang w:val="de-AT" w:eastAsia="ja-JP" w:bidi="th-TH"/>
        </w:rPr>
        <w:t xml:space="preserve"> verwendet werden, um die Konfiguration und/oder Firmware auf den neuesten Stand zu bringen.</w:t>
      </w:r>
      <w:commentRangeEnd w:id="3096"/>
      <w:r>
        <w:rPr>
          <w:rStyle w:val="CommentReference"/>
          <w:sz w:val="22"/>
          <w:szCs w:val="20"/>
          <w:lang w:val="de-AT" w:eastAsia="ja-JP" w:bidi="th-TH"/>
        </w:rPr>
        <w:commentReference w:id="3096"/>
      </w:r>
      <w:commentRangeEnd w:id="3097"/>
      <w:r w:rsidR="001A5131">
        <w:rPr>
          <w:rStyle w:val="CommentReference"/>
          <w:sz w:val="22"/>
          <w:szCs w:val="20"/>
          <w:lang w:val="de-AT" w:eastAsia="ja-JP" w:bidi="th-TH"/>
        </w:rPr>
        <w:commentReference w:id="3097"/>
      </w:r>
    </w:p>
    <w:p w14:paraId="3810DBBB" w14:textId="77777777" w:rsidR="00580C4D" w:rsidRDefault="00580C4D" w:rsidP="00DD0311">
      <w:pPr>
        <w:rPr>
          <w:lang w:val="de-AT" w:eastAsia="ja-JP" w:bidi="th-TH"/>
        </w:rPr>
      </w:pPr>
    </w:p>
    <w:p w14:paraId="75DD2D40" w14:textId="77777777" w:rsidR="007072B2" w:rsidRDefault="007072B2" w:rsidP="00DD0311">
      <w:pPr>
        <w:rPr>
          <w:lang w:val="de-AT" w:eastAsia="ja-JP" w:bidi="th-TH"/>
        </w:rPr>
      </w:pPr>
    </w:p>
    <w:p w14:paraId="34CC61D2" w14:textId="77777777" w:rsidR="007072B2" w:rsidRPr="007072B2" w:rsidRDefault="007072B2" w:rsidP="00DD0311">
      <w:pPr>
        <w:rPr>
          <w:lang w:val="de-AT" w:eastAsia="ja-JP" w:bidi="th-TH"/>
        </w:rPr>
      </w:pPr>
    </w:p>
    <w:p w14:paraId="47475D59" w14:textId="538C9221" w:rsidR="003662D9" w:rsidRDefault="003662D9">
      <w:pPr>
        <w:rPr>
          <w:lang w:val="de-AT" w:eastAsia="ja-JP" w:bidi="th-TH"/>
        </w:rPr>
      </w:pPr>
      <w:r>
        <w:rPr>
          <w:lang w:val="de-AT" w:eastAsia="ja-JP" w:bidi="th-TH"/>
        </w:rPr>
        <w:br w:type="page"/>
      </w:r>
    </w:p>
    <w:p w14:paraId="5E347801" w14:textId="77777777" w:rsidR="00E23268" w:rsidRPr="007072B2" w:rsidRDefault="00E23268" w:rsidP="00DD0311">
      <w:pPr>
        <w:rPr>
          <w:lang w:val="de-AT" w:eastAsia="ja-JP" w:bidi="th-TH"/>
        </w:rPr>
      </w:pPr>
    </w:p>
    <w:p w14:paraId="40556911" w14:textId="2D6D4843" w:rsidR="00224EE0" w:rsidRDefault="00EE7D0A" w:rsidP="00224EE0">
      <w:pPr>
        <w:pStyle w:val="Heading1"/>
        <w:rPr>
          <w:rFonts w:asciiTheme="minorHAnsi" w:hAnsiTheme="minorHAnsi" w:cstheme="minorHAnsi"/>
        </w:rPr>
      </w:pPr>
      <w:bookmarkStart w:id="3101" w:name="_Toc107346514"/>
      <w:bookmarkStart w:id="3102" w:name="_Toc107348413"/>
      <w:bookmarkStart w:id="3103" w:name="_Toc107348967"/>
      <w:bookmarkStart w:id="3104" w:name="_Toc112664496"/>
      <w:bookmarkStart w:id="3105" w:name="_Toc107346538"/>
      <w:bookmarkStart w:id="3106" w:name="_Toc107348437"/>
      <w:bookmarkStart w:id="3107" w:name="_Toc107348991"/>
      <w:bookmarkStart w:id="3108" w:name="_Toc112664520"/>
      <w:bookmarkStart w:id="3109" w:name="_Toc107346550"/>
      <w:bookmarkStart w:id="3110" w:name="_Toc107348449"/>
      <w:bookmarkStart w:id="3111" w:name="_Toc107349003"/>
      <w:bookmarkStart w:id="3112" w:name="_Toc112664532"/>
      <w:bookmarkStart w:id="3113" w:name="_Ref107141250"/>
      <w:bookmarkStart w:id="3114" w:name="_Toc150800064"/>
      <w:bookmarkEnd w:id="3101"/>
      <w:bookmarkEnd w:id="3102"/>
      <w:bookmarkEnd w:id="3103"/>
      <w:bookmarkEnd w:id="3104"/>
      <w:bookmarkEnd w:id="3105"/>
      <w:bookmarkEnd w:id="3106"/>
      <w:bookmarkEnd w:id="3107"/>
      <w:bookmarkEnd w:id="3108"/>
      <w:bookmarkEnd w:id="3109"/>
      <w:bookmarkEnd w:id="3110"/>
      <w:bookmarkEnd w:id="3111"/>
      <w:bookmarkEnd w:id="3112"/>
      <w:r>
        <w:rPr>
          <w:rFonts w:asciiTheme="minorHAnsi" w:hAnsiTheme="minorHAnsi" w:cstheme="minorHAnsi"/>
        </w:rPr>
        <w:t>E</w:t>
      </w:r>
      <w:r w:rsidR="0052385D">
        <w:rPr>
          <w:rFonts w:asciiTheme="minorHAnsi" w:hAnsiTheme="minorHAnsi" w:cstheme="minorHAnsi"/>
        </w:rPr>
        <w:t xml:space="preserve">quipment </w:t>
      </w:r>
      <w:bookmarkEnd w:id="3113"/>
      <w:r w:rsidR="00E60C19">
        <w:rPr>
          <w:rFonts w:asciiTheme="minorHAnsi" w:hAnsiTheme="minorHAnsi" w:cstheme="minorHAnsi"/>
        </w:rPr>
        <w:t>M</w:t>
      </w:r>
      <w:r w:rsidR="008E4E67">
        <w:rPr>
          <w:rFonts w:asciiTheme="minorHAnsi" w:hAnsiTheme="minorHAnsi" w:cstheme="minorHAnsi"/>
        </w:rPr>
        <w:t>ounting</w:t>
      </w:r>
      <w:bookmarkEnd w:id="3114"/>
    </w:p>
    <w:p w14:paraId="10E03A5B" w14:textId="641F794E" w:rsidR="00C27DEC" w:rsidRPr="00FD6E8E" w:rsidRDefault="00092767" w:rsidP="007820FB">
      <w:pPr>
        <w:rPr>
          <w:b/>
          <w:bCs/>
        </w:rPr>
      </w:pPr>
      <w:r w:rsidRPr="00FD6E8E">
        <w:rPr>
          <w:b/>
          <w:bCs/>
        </w:rPr>
        <w:t>Anforderungen</w:t>
      </w:r>
      <w:r w:rsidR="00C27DEC" w:rsidRPr="00FD6E8E">
        <w:rPr>
          <w:b/>
          <w:bCs/>
        </w:rPr>
        <w:t>:</w:t>
      </w:r>
    </w:p>
    <w:p w14:paraId="23BC184F" w14:textId="22CB8ADE" w:rsidR="00094A1D" w:rsidRPr="00FD6E8E" w:rsidRDefault="00C27DEC" w:rsidP="007820FB">
      <w:pPr>
        <w:rPr>
          <w:lang w:val="de-AT"/>
        </w:rPr>
      </w:pPr>
      <w:r w:rsidRPr="00FD6E8E">
        <w:rPr>
          <w:lang w:val="de-AT"/>
        </w:rPr>
        <w:t xml:space="preserve">Nomad plant </w:t>
      </w:r>
      <w:r w:rsidRPr="00FE59DA">
        <w:rPr>
          <w:lang w:val="de-AT"/>
        </w:rPr>
        <w:t xml:space="preserve">ein </w:t>
      </w:r>
      <w:r w:rsidR="2F534729" w:rsidRPr="294B0E0D">
        <w:rPr>
          <w:lang w:val="de-AT"/>
        </w:rPr>
        <w:t>10GB</w:t>
      </w:r>
      <w:r w:rsidR="3314AF8A" w:rsidRPr="294B0E0D">
        <w:rPr>
          <w:lang w:val="de-AT"/>
        </w:rPr>
        <w:t>it</w:t>
      </w:r>
      <w:r w:rsidRPr="00FE59DA">
        <w:rPr>
          <w:lang w:val="de-AT"/>
        </w:rPr>
        <w:t xml:space="preserve"> Netzwerk </w:t>
      </w:r>
      <w:r w:rsidR="00AC77BF" w:rsidRPr="00FE59DA">
        <w:rPr>
          <w:lang w:val="de-AT"/>
        </w:rPr>
        <w:t xml:space="preserve">durch den gesamten Zug, eine CCU mit 5G Modem </w:t>
      </w:r>
      <w:r w:rsidR="006A3C12" w:rsidRPr="00FE59DA">
        <w:rPr>
          <w:lang w:val="de-AT"/>
        </w:rPr>
        <w:t>und bestmöglichen Dat</w:t>
      </w:r>
      <w:r w:rsidR="000F2F25" w:rsidRPr="00FE59DA">
        <w:rPr>
          <w:lang w:val="de-AT"/>
        </w:rPr>
        <w:t>en</w:t>
      </w:r>
      <w:r w:rsidR="006A3C12" w:rsidRPr="00FE59DA">
        <w:rPr>
          <w:lang w:val="de-AT"/>
        </w:rPr>
        <w:t>endurchsatz und eine WIFI System mit zukunftssicherem WIFI Support.</w:t>
      </w:r>
    </w:p>
    <w:p w14:paraId="024A4A03" w14:textId="42EC18D1" w:rsidR="00FD434C" w:rsidRPr="00FE59DA" w:rsidRDefault="00FD434C" w:rsidP="007820FB">
      <w:pPr>
        <w:rPr>
          <w:lang w:val="de-AT"/>
        </w:rPr>
      </w:pPr>
      <w:r w:rsidRPr="00FD6E8E">
        <w:rPr>
          <w:lang w:val="de-AT"/>
        </w:rPr>
        <w:t xml:space="preserve">Dies umfasst auch die </w:t>
      </w:r>
      <w:r w:rsidR="003A64A9" w:rsidRPr="00FD6E8E">
        <w:rPr>
          <w:lang w:val="de-AT"/>
        </w:rPr>
        <w:t>P</w:t>
      </w:r>
      <w:r w:rsidRPr="00FD6E8E">
        <w:rPr>
          <w:lang w:val="de-AT"/>
        </w:rPr>
        <w:t xml:space="preserve">lanung der Umrüstung </w:t>
      </w:r>
      <w:r w:rsidR="003A64A9" w:rsidRPr="00FD6E8E">
        <w:rPr>
          <w:lang w:val="de-AT"/>
        </w:rPr>
        <w:t>der bestehenden Netzwerkverkabelung incl. Stecker, Verbindungen, Patchpannels usw.</w:t>
      </w:r>
    </w:p>
    <w:p w14:paraId="028F59C9" w14:textId="7B9AE77E" w:rsidR="006A3C12" w:rsidRPr="00FE59DA" w:rsidRDefault="006A3C12" w:rsidP="007820FB">
      <w:pPr>
        <w:rPr>
          <w:lang w:val="de-AT"/>
        </w:rPr>
      </w:pPr>
      <w:r w:rsidRPr="00FE59DA">
        <w:rPr>
          <w:lang w:val="de-AT"/>
        </w:rPr>
        <w:t>Das 10 G</w:t>
      </w:r>
      <w:r w:rsidR="1D4CA0FC" w:rsidRPr="00FD6E8E">
        <w:rPr>
          <w:lang w:val="de-AT"/>
        </w:rPr>
        <w:t>bit</w:t>
      </w:r>
      <w:r w:rsidRPr="00FE59DA">
        <w:rPr>
          <w:lang w:val="de-AT"/>
        </w:rPr>
        <w:t xml:space="preserve"> Netz</w:t>
      </w:r>
      <w:r w:rsidR="00487DB8" w:rsidRPr="00FE59DA">
        <w:rPr>
          <w:lang w:val="de-AT"/>
        </w:rPr>
        <w:t xml:space="preserve">werk umfasst den gesamten Netzwerkring incl. Verkabelung, Stecker und Wagenübergänge und </w:t>
      </w:r>
      <w:r w:rsidR="00B46F73" w:rsidRPr="00FE59DA">
        <w:rPr>
          <w:lang w:val="de-AT"/>
        </w:rPr>
        <w:t xml:space="preserve">soll die native 10 GB Anbindung an </w:t>
      </w:r>
      <w:r w:rsidR="005F1430" w:rsidRPr="00FD6E8E">
        <w:rPr>
          <w:lang w:val="de-AT"/>
        </w:rPr>
        <w:t xml:space="preserve">zumindest </w:t>
      </w:r>
      <w:r w:rsidR="00B46F73" w:rsidRPr="00FE59DA">
        <w:rPr>
          <w:lang w:val="de-AT"/>
        </w:rPr>
        <w:t xml:space="preserve">folgende </w:t>
      </w:r>
      <w:r w:rsidR="001D5F8D" w:rsidRPr="00FE59DA">
        <w:rPr>
          <w:lang w:val="de-AT"/>
        </w:rPr>
        <w:t>Geräte ermöglichen:</w:t>
      </w:r>
    </w:p>
    <w:p w14:paraId="4791A087" w14:textId="1B06F2EC" w:rsidR="001D5F8D" w:rsidRPr="00FE59DA" w:rsidRDefault="001D5F8D" w:rsidP="0097188A">
      <w:pPr>
        <w:pStyle w:val="ListParagraph"/>
        <w:numPr>
          <w:ilvl w:val="0"/>
          <w:numId w:val="19"/>
        </w:numPr>
        <w:rPr>
          <w:lang w:val="de-AT"/>
        </w:rPr>
      </w:pPr>
      <w:r w:rsidRPr="00FE59DA">
        <w:rPr>
          <w:lang w:val="de-AT"/>
        </w:rPr>
        <w:t>Backbone Switch (Netzwerkring)</w:t>
      </w:r>
    </w:p>
    <w:p w14:paraId="74A1FA88" w14:textId="6AB18B92" w:rsidR="001D5F8D" w:rsidRPr="00FE59DA" w:rsidRDefault="001D5F8D" w:rsidP="0097188A">
      <w:pPr>
        <w:pStyle w:val="ListParagraph"/>
        <w:numPr>
          <w:ilvl w:val="0"/>
          <w:numId w:val="19"/>
        </w:numPr>
        <w:rPr>
          <w:lang w:val="de-AT"/>
        </w:rPr>
      </w:pPr>
      <w:r w:rsidRPr="00FE59DA">
        <w:rPr>
          <w:lang w:val="de-AT"/>
        </w:rPr>
        <w:t>CCU (</w:t>
      </w:r>
      <w:r w:rsidR="00AA6F72" w:rsidRPr="00FE59DA">
        <w:rPr>
          <w:lang w:val="de-AT"/>
        </w:rPr>
        <w:t>1 x oder 2 x)</w:t>
      </w:r>
    </w:p>
    <w:p w14:paraId="384451A2" w14:textId="70E4F140" w:rsidR="00AA6F72" w:rsidRPr="00FE59DA" w:rsidRDefault="00AA6F72" w:rsidP="0097188A">
      <w:pPr>
        <w:pStyle w:val="ListParagraph"/>
        <w:numPr>
          <w:ilvl w:val="0"/>
          <w:numId w:val="19"/>
        </w:numPr>
        <w:rPr>
          <w:lang w:val="de-AT"/>
        </w:rPr>
      </w:pPr>
      <w:r w:rsidRPr="00FE59DA">
        <w:rPr>
          <w:lang w:val="de-AT"/>
        </w:rPr>
        <w:t>RDC (1 x oder 2 x)</w:t>
      </w:r>
    </w:p>
    <w:p w14:paraId="1A08116C" w14:textId="00AFC842" w:rsidR="00AA6F72" w:rsidRPr="00FD6E8E" w:rsidRDefault="00AA6F72" w:rsidP="00FD6E8E">
      <w:pPr>
        <w:pStyle w:val="ListParagraph"/>
        <w:rPr>
          <w:lang w:val="de-AT"/>
        </w:rPr>
      </w:pPr>
    </w:p>
    <w:p w14:paraId="26CA9ECB" w14:textId="5763000D" w:rsidR="005F1430" w:rsidRPr="00FE59DA" w:rsidRDefault="005F1430">
      <w:pPr>
        <w:rPr>
          <w:lang w:val="de-AT"/>
        </w:rPr>
      </w:pPr>
      <w:r w:rsidRPr="00FD6E8E">
        <w:rPr>
          <w:lang w:val="de-AT"/>
        </w:rPr>
        <w:t>Alle anderen Netzwerkverbindungen werden zumindest mit CAT7 Kabel / CAT 6e Stecker</w:t>
      </w:r>
      <w:r w:rsidR="00994F59" w:rsidRPr="00FD6E8E">
        <w:rPr>
          <w:lang w:val="de-AT"/>
        </w:rPr>
        <w:t xml:space="preserve"> (wenn verfügbar)</w:t>
      </w:r>
      <w:r w:rsidRPr="00FD6E8E">
        <w:rPr>
          <w:lang w:val="de-AT"/>
        </w:rPr>
        <w:t xml:space="preserve"> ausgeführt und sind 10G</w:t>
      </w:r>
      <w:r w:rsidR="3DFA2E63" w:rsidRPr="00FD6E8E">
        <w:rPr>
          <w:lang w:val="de-AT"/>
        </w:rPr>
        <w:t>b</w:t>
      </w:r>
      <w:r w:rsidR="25B51A0C" w:rsidRPr="00FD6E8E">
        <w:rPr>
          <w:lang w:val="de-AT"/>
        </w:rPr>
        <w:t>it</w:t>
      </w:r>
      <w:r w:rsidRPr="00FD6E8E">
        <w:rPr>
          <w:lang w:val="de-AT"/>
        </w:rPr>
        <w:t xml:space="preserve"> fähig aber </w:t>
      </w:r>
      <w:r w:rsidR="00FA0AA9" w:rsidRPr="00FD6E8E">
        <w:rPr>
          <w:lang w:val="de-AT"/>
        </w:rPr>
        <w:t xml:space="preserve">abhängig vom Gerät mit 1 </w:t>
      </w:r>
      <w:r w:rsidR="000321A5" w:rsidRPr="00FD6E8E">
        <w:rPr>
          <w:lang w:val="de-AT"/>
        </w:rPr>
        <w:t xml:space="preserve">bis 2.5 </w:t>
      </w:r>
      <w:r w:rsidR="00FA0AA9" w:rsidRPr="00FD6E8E">
        <w:rPr>
          <w:lang w:val="de-AT"/>
        </w:rPr>
        <w:t>G</w:t>
      </w:r>
      <w:r w:rsidR="167B56F3" w:rsidRPr="00FD6E8E">
        <w:rPr>
          <w:lang w:val="de-AT"/>
        </w:rPr>
        <w:t>bit</w:t>
      </w:r>
      <w:r w:rsidR="00FA0AA9" w:rsidRPr="00FD6E8E">
        <w:rPr>
          <w:lang w:val="de-AT"/>
        </w:rPr>
        <w:t xml:space="preserve"> (M12 -X Coded)  oder 100 Mbit (M12 D-Coded) </w:t>
      </w:r>
      <w:r w:rsidR="00DE0424" w:rsidRPr="00FD6E8E">
        <w:rPr>
          <w:lang w:val="de-AT"/>
        </w:rPr>
        <w:t>an das Netzwerk angebunden.</w:t>
      </w:r>
      <w:r w:rsidR="00FA0AA9" w:rsidRPr="00FD6E8E">
        <w:rPr>
          <w:lang w:val="de-AT"/>
        </w:rPr>
        <w:t xml:space="preserve"> </w:t>
      </w:r>
    </w:p>
    <w:p w14:paraId="3D639BF0" w14:textId="0004375B" w:rsidR="000F2F25" w:rsidRPr="007B7CB1" w:rsidRDefault="00E64632" w:rsidP="007820FB">
      <w:pPr>
        <w:rPr>
          <w:rPrChange w:id="3115" w:author="Abbas Rizvi" w:date="2023-04-05T10:28:00Z">
            <w:rPr>
              <w:lang w:val="de-AT"/>
            </w:rPr>
          </w:rPrChange>
        </w:rPr>
      </w:pPr>
      <w:r w:rsidRPr="00FE59DA">
        <w:rPr>
          <w:lang w:val="de-AT"/>
        </w:rPr>
        <w:t>Die CCU unterstützt 4 x 5G Modems der neuesten Generation und ist je Modem mit einer 4x4 Mimo Dachantenne verbunden.</w:t>
      </w:r>
      <w:r w:rsidR="00DE0424" w:rsidRPr="00FD6E8E">
        <w:rPr>
          <w:lang w:val="de-AT"/>
        </w:rPr>
        <w:t xml:space="preserve"> </w:t>
      </w:r>
      <w:r w:rsidR="00DE0424" w:rsidRPr="007B7CB1">
        <w:rPr>
          <w:rPrChange w:id="3116" w:author="Abbas Rizvi" w:date="2023-04-05T10:28:00Z">
            <w:rPr>
              <w:lang w:val="de-AT"/>
            </w:rPr>
          </w:rPrChange>
        </w:rPr>
        <w:t xml:space="preserve">Zusätzlich gibt es GPS Antennen und </w:t>
      </w:r>
      <w:r w:rsidR="00FD434C" w:rsidRPr="007B7CB1">
        <w:rPr>
          <w:rPrChange w:id="3117" w:author="Abbas Rizvi" w:date="2023-04-05T10:28:00Z">
            <w:rPr>
              <w:lang w:val="de-AT"/>
            </w:rPr>
          </w:rPrChange>
        </w:rPr>
        <w:t>Anschlüsse,</w:t>
      </w:r>
    </w:p>
    <w:p w14:paraId="1F6BF612" w14:textId="1E9FA62E" w:rsidR="0079399C" w:rsidRPr="00CC2FF5" w:rsidRDefault="00CC2FF5" w:rsidP="00AE5D32">
      <w:pPr>
        <w:rPr>
          <w:lang w:eastAsia="ja-JP"/>
        </w:rPr>
      </w:pPr>
      <w:bookmarkStart w:id="3118" w:name="_Toc4074111"/>
      <w:bookmarkStart w:id="3119" w:name="_Toc534638480"/>
      <w:ins w:id="3120" w:author="Abbas Rizvi" w:date="2023-03-30T11:26:00Z">
        <w:r w:rsidRPr="00CC2FF5">
          <w:rPr>
            <w:lang w:eastAsia="ja-JP"/>
          </w:rPr>
          <w:t>Nomad will provide an In</w:t>
        </w:r>
        <w:r w:rsidRPr="00CC2FF5">
          <w:rPr>
            <w:lang w:eastAsia="ja-JP"/>
            <w:rPrChange w:id="3121" w:author="Abbas Rizvi" w:date="2023-03-30T11:26:00Z">
              <w:rPr>
                <w:lang w:val="de-AT" w:eastAsia="ja-JP"/>
              </w:rPr>
            </w:rPrChange>
          </w:rPr>
          <w:t xml:space="preserve">stallation </w:t>
        </w:r>
        <w:r>
          <w:rPr>
            <w:lang w:eastAsia="ja-JP"/>
          </w:rPr>
          <w:t xml:space="preserve">input parameters document to Stadler and OEBB that detail the environmental conditions </w:t>
        </w:r>
      </w:ins>
      <w:ins w:id="3122" w:author="Abbas Rizvi" w:date="2023-03-30T11:27:00Z">
        <w:r w:rsidR="008E0189">
          <w:rPr>
            <w:lang w:eastAsia="ja-JP"/>
          </w:rPr>
          <w:t xml:space="preserve">and </w:t>
        </w:r>
        <w:r w:rsidR="00443190">
          <w:rPr>
            <w:lang w:eastAsia="ja-JP"/>
          </w:rPr>
          <w:t xml:space="preserve">mounting considerations </w:t>
        </w:r>
      </w:ins>
      <w:ins w:id="3123" w:author="Abbas Rizvi" w:date="2023-03-30T11:26:00Z">
        <w:r>
          <w:rPr>
            <w:lang w:eastAsia="ja-JP"/>
          </w:rPr>
          <w:t xml:space="preserve">that need to be observed </w:t>
        </w:r>
      </w:ins>
      <w:ins w:id="3124" w:author="Abbas Rizvi" w:date="2023-03-30T11:28:00Z">
        <w:r w:rsidR="00443190">
          <w:rPr>
            <w:lang w:eastAsia="ja-JP"/>
          </w:rPr>
          <w:t xml:space="preserve">while </w:t>
        </w:r>
      </w:ins>
      <w:ins w:id="3125" w:author="Abbas Rizvi" w:date="2023-03-30T11:29:00Z">
        <w:r w:rsidR="00511E8B">
          <w:rPr>
            <w:lang w:eastAsia="ja-JP"/>
          </w:rPr>
          <w:t xml:space="preserve">selecting the location and </w:t>
        </w:r>
      </w:ins>
      <w:ins w:id="3126" w:author="Abbas Rizvi" w:date="2023-03-30T11:28:00Z">
        <w:r w:rsidR="00443190">
          <w:rPr>
            <w:lang w:eastAsia="ja-JP"/>
          </w:rPr>
          <w:t>mounting the</w:t>
        </w:r>
      </w:ins>
      <w:ins w:id="3127" w:author="Abbas Rizvi" w:date="2023-03-30T11:27:00Z">
        <w:r>
          <w:rPr>
            <w:lang w:eastAsia="ja-JP"/>
          </w:rPr>
          <w:t xml:space="preserve"> components</w:t>
        </w:r>
      </w:ins>
      <w:ins w:id="3128" w:author="Abbas Rizvi" w:date="2023-03-30T11:29:00Z">
        <w:r w:rsidR="00511E8B">
          <w:rPr>
            <w:lang w:eastAsia="ja-JP"/>
          </w:rPr>
          <w:t>.</w:t>
        </w:r>
      </w:ins>
    </w:p>
    <w:p w14:paraId="489BE96F" w14:textId="71AE5D76" w:rsidR="00D752C0" w:rsidRPr="00B54976" w:rsidRDefault="007D7086" w:rsidP="00061B1A">
      <w:pPr>
        <w:pStyle w:val="Heading2"/>
      </w:pPr>
      <w:bookmarkStart w:id="3129" w:name="_Toc150800065"/>
      <w:r w:rsidRPr="00B54976">
        <w:t>R</w:t>
      </w:r>
      <w:r w:rsidR="00CD52CD" w:rsidRPr="00B54976">
        <w:t>ooftop</w:t>
      </w:r>
      <w:r w:rsidR="00D752C0" w:rsidRPr="00B54976">
        <w:t xml:space="preserve"> Antenna mounting</w:t>
      </w:r>
      <w:bookmarkEnd w:id="3129"/>
    </w:p>
    <w:p w14:paraId="3392535A" w14:textId="21C588E5" w:rsidR="00130FBD" w:rsidRPr="00130FBD" w:rsidRDefault="00AF7C5E" w:rsidP="00130FBD">
      <w:pPr>
        <w:rPr>
          <w:ins w:id="3130" w:author="Christopher Kemeter" w:date="2023-11-13T20:07:00Z"/>
          <w:lang w:val="de-AT" w:eastAsia="ja-JP"/>
          <w:rPrChange w:id="3131" w:author="Christopher Kemeter" w:date="2023-11-13T20:07:00Z">
            <w:rPr>
              <w:ins w:id="3132" w:author="Christopher Kemeter" w:date="2023-11-13T20:07:00Z"/>
              <w:lang w:eastAsia="ja-JP"/>
            </w:rPr>
          </w:rPrChange>
        </w:rPr>
      </w:pPr>
      <w:del w:id="3133" w:author="Christopher Kemeter" w:date="2023-11-13T20:07:00Z">
        <w:r w:rsidRPr="00130FBD" w:rsidDel="00130FBD">
          <w:rPr>
            <w:lang w:val="de-AT" w:eastAsia="ja-JP"/>
            <w:rPrChange w:id="3134" w:author="Christopher Kemeter" w:date="2023-11-13T20:07:00Z">
              <w:rPr>
                <w:lang w:eastAsia="ja-JP"/>
              </w:rPr>
            </w:rPrChange>
          </w:rPr>
          <w:delText xml:space="preserve">Stadler </w:delText>
        </w:r>
      </w:del>
      <w:ins w:id="3135" w:author="Christopher Kemeter" w:date="2023-11-13T20:07:00Z">
        <w:r w:rsidR="00130FBD" w:rsidRPr="00130FBD">
          <w:rPr>
            <w:lang w:val="de-AT" w:eastAsia="ja-JP"/>
            <w:rPrChange w:id="3136" w:author="Christopher Kemeter" w:date="2023-11-13T20:07:00Z">
              <w:rPr>
                <w:lang w:eastAsia="ja-JP"/>
              </w:rPr>
            </w:rPrChange>
          </w:rPr>
          <w:t>Stadler stellt 4x 1399.99.0303 H&amp;S-Dachantennen und Platz für optional 4 zur Verfügung, wenn der Zug mit der optionalen zweiten CCU ausgestattet ist. Das physikalische Design wird von Stadler bereitgestellt und in den folgenden Bildern beschrieben:</w:t>
        </w:r>
      </w:ins>
    </w:p>
    <w:p w14:paraId="0F947A2A" w14:textId="77777777" w:rsidR="00130FBD" w:rsidRPr="00130FBD" w:rsidRDefault="00130FBD" w:rsidP="00130FBD">
      <w:pPr>
        <w:rPr>
          <w:ins w:id="3137" w:author="Christopher Kemeter" w:date="2023-11-13T20:07:00Z"/>
          <w:lang w:val="de-AT" w:eastAsia="ja-JP"/>
          <w:rPrChange w:id="3138" w:author="Christopher Kemeter" w:date="2023-11-13T20:07:00Z">
            <w:rPr>
              <w:ins w:id="3139" w:author="Christopher Kemeter" w:date="2023-11-13T20:07:00Z"/>
              <w:lang w:eastAsia="ja-JP"/>
            </w:rPr>
          </w:rPrChange>
        </w:rPr>
      </w:pPr>
    </w:p>
    <w:p w14:paraId="4E1F6843" w14:textId="77777777" w:rsidR="00130FBD" w:rsidRPr="00130FBD" w:rsidRDefault="00130FBD" w:rsidP="00130FBD">
      <w:pPr>
        <w:rPr>
          <w:ins w:id="3140" w:author="Christopher Kemeter" w:date="2023-11-13T20:07:00Z"/>
          <w:lang w:val="de-AT" w:eastAsia="ja-JP"/>
          <w:rPrChange w:id="3141" w:author="Christopher Kemeter" w:date="2023-11-13T20:07:00Z">
            <w:rPr>
              <w:ins w:id="3142" w:author="Christopher Kemeter" w:date="2023-11-13T20:07:00Z"/>
              <w:lang w:eastAsia="ja-JP"/>
            </w:rPr>
          </w:rPrChange>
        </w:rPr>
      </w:pPr>
    </w:p>
    <w:p w14:paraId="25EFA55D" w14:textId="77777777" w:rsidR="00130FBD" w:rsidRPr="00130FBD" w:rsidRDefault="00130FBD" w:rsidP="00130FBD">
      <w:pPr>
        <w:rPr>
          <w:ins w:id="3143" w:author="Christopher Kemeter" w:date="2023-11-13T20:07:00Z"/>
          <w:lang w:val="de-AT" w:eastAsia="ja-JP"/>
          <w:rPrChange w:id="3144" w:author="Christopher Kemeter" w:date="2023-11-13T20:07:00Z">
            <w:rPr>
              <w:ins w:id="3145" w:author="Christopher Kemeter" w:date="2023-11-13T20:07:00Z"/>
              <w:lang w:eastAsia="ja-JP"/>
            </w:rPr>
          </w:rPrChange>
        </w:rPr>
      </w:pPr>
    </w:p>
    <w:p w14:paraId="1F622761" w14:textId="75A79E26" w:rsidR="00182C7E" w:rsidRPr="00130FBD" w:rsidRDefault="00AF7C5E" w:rsidP="00D752C0">
      <w:pPr>
        <w:rPr>
          <w:lang w:val="de-AT" w:eastAsia="ja-JP"/>
          <w:rPrChange w:id="3146" w:author="Christopher Kemeter" w:date="2023-11-13T20:07:00Z">
            <w:rPr>
              <w:lang w:eastAsia="ja-JP"/>
            </w:rPr>
          </w:rPrChange>
        </w:rPr>
      </w:pPr>
      <w:del w:id="3147" w:author="Christopher Kemeter" w:date="2023-11-13T20:07:00Z">
        <w:r w:rsidRPr="00130FBD" w:rsidDel="00130FBD">
          <w:rPr>
            <w:lang w:val="de-AT" w:eastAsia="ja-JP"/>
            <w:rPrChange w:id="3148" w:author="Christopher Kemeter" w:date="2023-11-13T20:07:00Z">
              <w:rPr>
                <w:lang w:eastAsia="ja-JP"/>
              </w:rPr>
            </w:rPrChange>
          </w:rPr>
          <w:delText>provides</w:delText>
        </w:r>
        <w:r w:rsidR="00BD233E" w:rsidRPr="00130FBD" w:rsidDel="00130FBD">
          <w:rPr>
            <w:lang w:val="de-AT" w:eastAsia="ja-JP"/>
            <w:rPrChange w:id="3149" w:author="Christopher Kemeter" w:date="2023-11-13T20:07:00Z">
              <w:rPr>
                <w:lang w:eastAsia="ja-JP"/>
              </w:rPr>
            </w:rPrChange>
          </w:rPr>
          <w:delText xml:space="preserve"> 4x 1399.99.0303 H&amp;S </w:delText>
        </w:r>
        <w:r w:rsidR="00CD52CD" w:rsidRPr="00130FBD" w:rsidDel="00130FBD">
          <w:rPr>
            <w:lang w:val="de-AT" w:eastAsia="ja-JP"/>
            <w:rPrChange w:id="3150" w:author="Christopher Kemeter" w:date="2023-11-13T20:07:00Z">
              <w:rPr>
                <w:lang w:eastAsia="ja-JP"/>
              </w:rPr>
            </w:rPrChange>
          </w:rPr>
          <w:delText>rooftop antennas and</w:delText>
        </w:r>
        <w:r w:rsidR="00BD233E" w:rsidRPr="00130FBD" w:rsidDel="00130FBD">
          <w:rPr>
            <w:lang w:val="de-AT" w:eastAsia="ja-JP"/>
            <w:rPrChange w:id="3151" w:author="Christopher Kemeter" w:date="2023-11-13T20:07:00Z">
              <w:rPr>
                <w:lang w:eastAsia="ja-JP"/>
              </w:rPr>
            </w:rPrChange>
          </w:rPr>
          <w:delText xml:space="preserve"> space for an</w:delText>
        </w:r>
        <w:r w:rsidR="00F340A2" w:rsidRPr="00130FBD" w:rsidDel="00130FBD">
          <w:rPr>
            <w:lang w:val="de-AT" w:eastAsia="ja-JP"/>
            <w:rPrChange w:id="3152" w:author="Christopher Kemeter" w:date="2023-11-13T20:07:00Z">
              <w:rPr>
                <w:lang w:eastAsia="ja-JP"/>
              </w:rPr>
            </w:rPrChange>
          </w:rPr>
          <w:delText xml:space="preserve"> optional 4 </w:delText>
        </w:r>
        <w:r w:rsidR="009B2481" w:rsidRPr="00130FBD" w:rsidDel="00130FBD">
          <w:rPr>
            <w:lang w:val="de-AT" w:eastAsia="ja-JP"/>
            <w:rPrChange w:id="3153" w:author="Christopher Kemeter" w:date="2023-11-13T20:07:00Z">
              <w:rPr>
                <w:lang w:eastAsia="ja-JP"/>
              </w:rPr>
            </w:rPrChange>
          </w:rPr>
          <w:delText>for when the trainset is equipped with the optional second CCU.</w:delText>
        </w:r>
        <w:r w:rsidR="00CD52CD" w:rsidRPr="00130FBD" w:rsidDel="00130FBD">
          <w:rPr>
            <w:lang w:val="de-AT" w:eastAsia="ja-JP"/>
            <w:rPrChange w:id="3154" w:author="Christopher Kemeter" w:date="2023-11-13T20:07:00Z">
              <w:rPr>
                <w:lang w:eastAsia="ja-JP"/>
              </w:rPr>
            </w:rPrChange>
          </w:rPr>
          <w:delText xml:space="preserve"> </w:delText>
        </w:r>
        <w:r w:rsidR="009B2481" w:rsidRPr="00130FBD" w:rsidDel="00130FBD">
          <w:rPr>
            <w:lang w:val="de-AT" w:eastAsia="ja-JP"/>
            <w:rPrChange w:id="3155" w:author="Christopher Kemeter" w:date="2023-11-13T20:07:00Z">
              <w:rPr>
                <w:lang w:eastAsia="ja-JP"/>
              </w:rPr>
            </w:rPrChange>
          </w:rPr>
          <w:delText>T</w:delText>
        </w:r>
        <w:r w:rsidR="00CD52CD" w:rsidRPr="00130FBD" w:rsidDel="00130FBD">
          <w:rPr>
            <w:lang w:val="de-AT" w:eastAsia="ja-JP"/>
            <w:rPrChange w:id="3156" w:author="Christopher Kemeter" w:date="2023-11-13T20:07:00Z">
              <w:rPr>
                <w:lang w:eastAsia="ja-JP"/>
              </w:rPr>
            </w:rPrChange>
          </w:rPr>
          <w:delText>he p</w:delText>
        </w:r>
        <w:r w:rsidRPr="00130FBD" w:rsidDel="00130FBD">
          <w:rPr>
            <w:lang w:val="de-AT" w:eastAsia="ja-JP"/>
            <w:rPrChange w:id="3157" w:author="Christopher Kemeter" w:date="2023-11-13T20:07:00Z">
              <w:rPr>
                <w:lang w:eastAsia="ja-JP"/>
              </w:rPr>
            </w:rPrChange>
          </w:rPr>
          <w:delText xml:space="preserve">hysical design is provided by Stadler and </w:delText>
        </w:r>
        <w:r w:rsidR="00B54976" w:rsidRPr="00130FBD" w:rsidDel="00130FBD">
          <w:rPr>
            <w:lang w:val="de-AT" w:eastAsia="ja-JP"/>
            <w:rPrChange w:id="3158" w:author="Christopher Kemeter" w:date="2023-11-13T20:07:00Z">
              <w:rPr>
                <w:lang w:eastAsia="ja-JP"/>
              </w:rPr>
            </w:rPrChange>
          </w:rPr>
          <w:delText>described</w:delText>
        </w:r>
        <w:r w:rsidRPr="00130FBD" w:rsidDel="00130FBD">
          <w:rPr>
            <w:lang w:val="de-AT" w:eastAsia="ja-JP"/>
            <w:rPrChange w:id="3159" w:author="Christopher Kemeter" w:date="2023-11-13T20:07:00Z">
              <w:rPr>
                <w:lang w:eastAsia="ja-JP"/>
              </w:rPr>
            </w:rPrChange>
          </w:rPr>
          <w:delText xml:space="preserve"> in the pictures below:</w:delText>
        </w:r>
        <w:r w:rsidR="00D752C0" w:rsidRPr="00130FBD" w:rsidDel="00130FBD">
          <w:rPr>
            <w:lang w:val="de-AT" w:eastAsia="ja-JP"/>
            <w:rPrChange w:id="3160" w:author="Christopher Kemeter" w:date="2023-11-13T20:07:00Z">
              <w:rPr>
                <w:lang w:eastAsia="ja-JP"/>
              </w:rPr>
            </w:rPrChange>
          </w:rPr>
          <w:delText xml:space="preserve"> </w:delText>
        </w:r>
      </w:del>
    </w:p>
    <w:p w14:paraId="4727B662" w14:textId="11C9DE84" w:rsidR="00D752C0" w:rsidRDefault="00AC07DD" w:rsidP="00D752C0">
      <w:pPr>
        <w:rPr>
          <w:noProof/>
        </w:rPr>
      </w:pPr>
      <w:r w:rsidRPr="00130FBD">
        <w:rPr>
          <w:noProof/>
          <w:highlight w:val="green"/>
          <w:lang w:val="de-AT"/>
          <w:rPrChange w:id="3161" w:author="Christopher Kemeter" w:date="2023-11-13T20:07:00Z">
            <w:rPr>
              <w:noProof/>
              <w:highlight w:val="green"/>
            </w:rPr>
          </w:rPrChange>
        </w:rPr>
        <w:t xml:space="preserve"> </w:t>
      </w:r>
      <w:r w:rsidR="000673E7" w:rsidRPr="00130FBD">
        <w:rPr>
          <w:noProof/>
          <w:lang w:val="de-AT"/>
          <w:rPrChange w:id="3162" w:author="Christopher Kemeter" w:date="2023-11-13T20:07:00Z">
            <w:rPr>
              <w:noProof/>
            </w:rPr>
          </w:rPrChange>
        </w:rPr>
        <w:t xml:space="preserve"> </w:t>
      </w:r>
      <w:r w:rsidR="000673E7" w:rsidRPr="000673E7">
        <w:rPr>
          <w:noProof/>
        </w:rPr>
        <w:drawing>
          <wp:inline distT="0" distB="0" distL="0" distR="0" wp14:anchorId="62A625DF" wp14:editId="17381972">
            <wp:extent cx="5940425" cy="4263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263390"/>
                    </a:xfrm>
                    <a:prstGeom prst="rect">
                      <a:avLst/>
                    </a:prstGeom>
                  </pic:spPr>
                </pic:pic>
              </a:graphicData>
            </a:graphic>
          </wp:inline>
        </w:drawing>
      </w:r>
    </w:p>
    <w:p w14:paraId="53198C0D" w14:textId="77777777" w:rsidR="00B54976" w:rsidRDefault="00B54976" w:rsidP="00D752C0">
      <w:pPr>
        <w:rPr>
          <w:noProof/>
        </w:rPr>
      </w:pPr>
    </w:p>
    <w:p w14:paraId="311E6F05" w14:textId="19AC0E78" w:rsidR="00B54976" w:rsidRDefault="001F378C" w:rsidP="00240E91">
      <w:pPr>
        <w:rPr>
          <w:noProof/>
        </w:rPr>
      </w:pPr>
      <w:r w:rsidRPr="001F378C">
        <w:rPr>
          <w:noProof/>
        </w:rPr>
        <w:drawing>
          <wp:inline distT="0" distB="0" distL="0" distR="0" wp14:anchorId="395EFC8F" wp14:editId="0EC028E7">
            <wp:extent cx="3930555" cy="2703281"/>
            <wp:effectExtent l="0" t="0" r="0" b="0"/>
            <wp:docPr id="24" name="Picture 2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graphical user interface&#10;&#10;Description automatically generated"/>
                    <pic:cNvPicPr/>
                  </pic:nvPicPr>
                  <pic:blipFill>
                    <a:blip r:embed="rId35"/>
                    <a:stretch>
                      <a:fillRect/>
                    </a:stretch>
                  </pic:blipFill>
                  <pic:spPr>
                    <a:xfrm>
                      <a:off x="0" y="0"/>
                      <a:ext cx="3942271" cy="2711339"/>
                    </a:xfrm>
                    <a:prstGeom prst="rect">
                      <a:avLst/>
                    </a:prstGeom>
                  </pic:spPr>
                </pic:pic>
              </a:graphicData>
            </a:graphic>
          </wp:inline>
        </w:drawing>
      </w:r>
    </w:p>
    <w:p w14:paraId="25CCA77F" w14:textId="77777777" w:rsidR="00240E91" w:rsidRDefault="00240E91" w:rsidP="001F378C">
      <w:pPr>
        <w:jc w:val="center"/>
        <w:rPr>
          <w:noProof/>
        </w:rPr>
      </w:pPr>
    </w:p>
    <w:p w14:paraId="0BDA0A84" w14:textId="77777777" w:rsidR="00240E91" w:rsidRDefault="00240E91" w:rsidP="001F378C">
      <w:pPr>
        <w:jc w:val="center"/>
        <w:rPr>
          <w:noProof/>
        </w:rPr>
      </w:pPr>
    </w:p>
    <w:p w14:paraId="5D0EF29F" w14:textId="77777777" w:rsidR="00BC4D59" w:rsidRDefault="00BC4D59" w:rsidP="001F378C">
      <w:pPr>
        <w:jc w:val="center"/>
        <w:rPr>
          <w:noProof/>
        </w:rPr>
      </w:pPr>
    </w:p>
    <w:p w14:paraId="090730E0" w14:textId="77777777" w:rsidR="00240E91" w:rsidRDefault="00240E91" w:rsidP="00BC4D59">
      <w:pPr>
        <w:rPr>
          <w:b/>
          <w:bCs/>
          <w:noProof/>
          <w:sz w:val="32"/>
          <w:szCs w:val="28"/>
        </w:rPr>
      </w:pPr>
    </w:p>
    <w:p w14:paraId="08200A55" w14:textId="46D2334F" w:rsidR="00BC4D59" w:rsidRPr="00CF3BC8" w:rsidRDefault="00BC4D59" w:rsidP="00BC4D59">
      <w:pPr>
        <w:rPr>
          <w:b/>
          <w:bCs/>
          <w:noProof/>
          <w:sz w:val="32"/>
          <w:szCs w:val="28"/>
        </w:rPr>
      </w:pPr>
      <w:r w:rsidRPr="00CF3BC8">
        <w:rPr>
          <w:b/>
          <w:bCs/>
          <w:noProof/>
          <w:sz w:val="32"/>
          <w:szCs w:val="28"/>
        </w:rPr>
        <w:t xml:space="preserve">Reserve </w:t>
      </w:r>
      <w:r w:rsidR="00CF3BC8" w:rsidRPr="00CF3BC8">
        <w:rPr>
          <w:b/>
          <w:bCs/>
          <w:noProof/>
          <w:sz w:val="32"/>
          <w:szCs w:val="28"/>
        </w:rPr>
        <w:t>antenna positions:</w:t>
      </w:r>
    </w:p>
    <w:p w14:paraId="1111DA8B" w14:textId="0A6B9E51" w:rsidR="00BC4D59" w:rsidRDefault="00BC4D59" w:rsidP="001F378C">
      <w:pPr>
        <w:jc w:val="center"/>
        <w:rPr>
          <w:noProof/>
        </w:rPr>
      </w:pPr>
      <w:r w:rsidRPr="00BC4D59">
        <w:rPr>
          <w:noProof/>
        </w:rPr>
        <w:drawing>
          <wp:inline distT="0" distB="0" distL="0" distR="0" wp14:anchorId="5DA54F55" wp14:editId="065545EC">
            <wp:extent cx="5940425" cy="4243070"/>
            <wp:effectExtent l="0" t="0" r="0" b="0"/>
            <wp:docPr id="28" name="Picture 2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 engineering drawing&#10;&#10;Description automatically generated"/>
                    <pic:cNvPicPr/>
                  </pic:nvPicPr>
                  <pic:blipFill>
                    <a:blip r:embed="rId36"/>
                    <a:stretch>
                      <a:fillRect/>
                    </a:stretch>
                  </pic:blipFill>
                  <pic:spPr>
                    <a:xfrm>
                      <a:off x="0" y="0"/>
                      <a:ext cx="5940425" cy="4243070"/>
                    </a:xfrm>
                    <a:prstGeom prst="rect">
                      <a:avLst/>
                    </a:prstGeom>
                  </pic:spPr>
                </pic:pic>
              </a:graphicData>
            </a:graphic>
          </wp:inline>
        </w:drawing>
      </w:r>
    </w:p>
    <w:p w14:paraId="0EF68F7B" w14:textId="77777777" w:rsidR="0012302D" w:rsidRDefault="0012302D" w:rsidP="0012302D">
      <w:pPr>
        <w:rPr>
          <w:noProof/>
        </w:rPr>
      </w:pPr>
    </w:p>
    <w:p w14:paraId="157CD406" w14:textId="62378F99" w:rsidR="00130FBD" w:rsidRPr="00130FBD" w:rsidRDefault="0012302D" w:rsidP="00130FBD">
      <w:pPr>
        <w:rPr>
          <w:ins w:id="3163" w:author="Christopher Kemeter" w:date="2023-11-13T20:07:00Z"/>
          <w:noProof/>
          <w:lang w:val="de-AT"/>
          <w:rPrChange w:id="3164" w:author="Christopher Kemeter" w:date="2023-11-13T20:07:00Z">
            <w:rPr>
              <w:ins w:id="3165" w:author="Christopher Kemeter" w:date="2023-11-13T20:07:00Z"/>
              <w:noProof/>
            </w:rPr>
          </w:rPrChange>
        </w:rPr>
      </w:pPr>
      <w:del w:id="3166" w:author="Christopher Kemeter" w:date="2023-11-13T20:07:00Z">
        <w:r w:rsidRPr="00130FBD" w:rsidDel="00130FBD">
          <w:rPr>
            <w:noProof/>
            <w:lang w:val="de-AT"/>
            <w:rPrChange w:id="3167" w:author="Christopher Kemeter" w:date="2023-11-13T20:07:00Z">
              <w:rPr>
                <w:noProof/>
              </w:rPr>
            </w:rPrChange>
          </w:rPr>
          <w:delText>No</w:delText>
        </w:r>
      </w:del>
      <w:ins w:id="3168" w:author="Christopher Kemeter" w:date="2023-11-13T20:07:00Z">
        <w:r w:rsidR="00130FBD" w:rsidRPr="00130FBD">
          <w:rPr>
            <w:noProof/>
            <w:lang w:val="de-AT"/>
            <w:rPrChange w:id="3169" w:author="Christopher Kemeter" w:date="2023-11-13T20:07:00Z">
              <w:rPr>
                <w:noProof/>
              </w:rPr>
            </w:rPrChange>
          </w:rPr>
          <w:t>Nomad stellt Stadler folgende Informationen zur Verfügung, um einige der gestellten Fragen zu beantworten:</w:t>
        </w:r>
      </w:ins>
    </w:p>
    <w:p w14:paraId="70DEB5B4" w14:textId="77777777" w:rsidR="00130FBD" w:rsidRPr="00130FBD" w:rsidRDefault="00130FBD">
      <w:pPr>
        <w:pStyle w:val="ListParagraph"/>
        <w:numPr>
          <w:ilvl w:val="0"/>
          <w:numId w:val="56"/>
        </w:numPr>
        <w:rPr>
          <w:ins w:id="3170" w:author="Christopher Kemeter" w:date="2023-11-13T20:07:00Z"/>
          <w:noProof/>
          <w:lang w:val="de-AT"/>
          <w:rPrChange w:id="3171" w:author="Christopher Kemeter" w:date="2023-11-13T20:07:00Z">
            <w:rPr>
              <w:ins w:id="3172" w:author="Christopher Kemeter" w:date="2023-11-13T20:07:00Z"/>
              <w:noProof/>
            </w:rPr>
          </w:rPrChange>
        </w:rPr>
        <w:pPrChange w:id="3173" w:author="Christopher Kemeter" w:date="2023-11-13T20:07:00Z">
          <w:pPr/>
        </w:pPrChange>
      </w:pPr>
      <w:ins w:id="3174" w:author="Christopher Kemeter" w:date="2023-11-13T20:07:00Z">
        <w:r w:rsidRPr="00130FBD">
          <w:rPr>
            <w:noProof/>
            <w:lang w:val="de-AT"/>
            <w:rPrChange w:id="3175" w:author="Christopher Kemeter" w:date="2023-11-13T20:07:00Z">
              <w:rPr>
                <w:noProof/>
              </w:rPr>
            </w:rPrChange>
          </w:rPr>
          <w:t>Mindestisolierung zwischen 1399.99.0303, die von Nomad akzeptiert wird: 30 dB (typischerweise 800 mm physikalischer Abstand zwischen den Antennen basierend auf dem Datenblatt des 1399.99.0303).</w:t>
        </w:r>
      </w:ins>
    </w:p>
    <w:p w14:paraId="41AE379A" w14:textId="77777777" w:rsidR="00130FBD" w:rsidRPr="00130FBD" w:rsidRDefault="00130FBD">
      <w:pPr>
        <w:pStyle w:val="ListParagraph"/>
        <w:numPr>
          <w:ilvl w:val="0"/>
          <w:numId w:val="56"/>
        </w:numPr>
        <w:rPr>
          <w:ins w:id="3176" w:author="Christopher Kemeter" w:date="2023-11-13T20:07:00Z"/>
          <w:noProof/>
          <w:lang w:val="de-AT"/>
          <w:rPrChange w:id="3177" w:author="Christopher Kemeter" w:date="2023-11-13T20:07:00Z">
            <w:rPr>
              <w:ins w:id="3178" w:author="Christopher Kemeter" w:date="2023-11-13T20:07:00Z"/>
              <w:noProof/>
            </w:rPr>
          </w:rPrChange>
        </w:rPr>
        <w:pPrChange w:id="3179" w:author="Christopher Kemeter" w:date="2023-11-13T20:07:00Z">
          <w:pPr/>
        </w:pPrChange>
      </w:pPr>
      <w:ins w:id="3180" w:author="Christopher Kemeter" w:date="2023-11-13T20:07:00Z">
        <w:r w:rsidRPr="00130FBD">
          <w:rPr>
            <w:noProof/>
            <w:lang w:val="de-AT"/>
            <w:rPrChange w:id="3181" w:author="Christopher Kemeter" w:date="2023-11-13T20:07:00Z">
              <w:rPr>
                <w:noProof/>
              </w:rPr>
            </w:rPrChange>
          </w:rPr>
          <w:t>Nomad hat ernsthafte Bedenken hinsichtlich der MIMO-Isolierung der Elemente innerhalb der Antenne und deren Auswirkungen auf die Leistung, die eine Funktion des erreichbaren MIMO-Rangs für Modems ist, basierend auf gemessenem Verhalten. Es kann durch die Portzuweisung aller Antennen zwischen Modems handhabbar sein, aber nur wenn Punkt #1 oben (Abstand zwischen den Antennen) von Stadler gewährleistet wird. Wenn nicht, bleibt Nomad bei dieser Vorbehaltung. Nomad kann während der DDR-Phase des Projekts an einer Diskussion teilnehmen, um seine Bedenken zu erläutern.</w:t>
        </w:r>
      </w:ins>
    </w:p>
    <w:p w14:paraId="15BF38CB" w14:textId="7DA624C1" w:rsidR="0012302D" w:rsidRPr="00130FBD" w:rsidDel="00130FBD" w:rsidRDefault="0012302D" w:rsidP="00130FBD">
      <w:pPr>
        <w:rPr>
          <w:del w:id="3182" w:author="Christopher Kemeter" w:date="2023-11-13T20:07:00Z"/>
          <w:noProof/>
          <w:lang w:val="de-AT"/>
          <w:rPrChange w:id="3183" w:author="Christopher Kemeter" w:date="2023-11-13T20:07:00Z">
            <w:rPr>
              <w:del w:id="3184" w:author="Christopher Kemeter" w:date="2023-11-13T20:07:00Z"/>
              <w:noProof/>
            </w:rPr>
          </w:rPrChange>
        </w:rPr>
      </w:pPr>
      <w:del w:id="3185" w:author="Christopher Kemeter" w:date="2023-11-13T20:07:00Z">
        <w:r w:rsidRPr="00130FBD" w:rsidDel="00130FBD">
          <w:rPr>
            <w:noProof/>
            <w:lang w:val="de-AT"/>
            <w:rPrChange w:id="3186" w:author="Christopher Kemeter" w:date="2023-11-13T20:07:00Z">
              <w:rPr>
                <w:noProof/>
              </w:rPr>
            </w:rPrChange>
          </w:rPr>
          <w:delText xml:space="preserve">mad provides the following input to Stadler to address some of the questions asked: </w:delText>
        </w:r>
      </w:del>
    </w:p>
    <w:p w14:paraId="63F288FA" w14:textId="192F98BA" w:rsidR="0012302D" w:rsidRPr="00130FBD" w:rsidDel="00130FBD" w:rsidRDefault="0012302D" w:rsidP="00130FBD">
      <w:pPr>
        <w:rPr>
          <w:del w:id="3187" w:author="Christopher Kemeter" w:date="2023-11-13T20:07:00Z"/>
          <w:noProof/>
          <w:lang w:val="de-AT"/>
          <w:rPrChange w:id="3188" w:author="Christopher Kemeter" w:date="2023-11-13T20:07:00Z">
            <w:rPr>
              <w:del w:id="3189" w:author="Christopher Kemeter" w:date="2023-11-13T20:07:00Z"/>
              <w:noProof/>
            </w:rPr>
          </w:rPrChange>
        </w:rPr>
      </w:pPr>
      <w:del w:id="3190" w:author="Christopher Kemeter" w:date="2023-11-13T20:07:00Z">
        <w:r w:rsidRPr="00130FBD" w:rsidDel="00130FBD">
          <w:rPr>
            <w:noProof/>
            <w:lang w:val="de-AT"/>
            <w:rPrChange w:id="3191" w:author="Christopher Kemeter" w:date="2023-11-13T20:07:00Z">
              <w:rPr>
                <w:noProof/>
              </w:rPr>
            </w:rPrChange>
          </w:rPr>
          <w:delText xml:space="preserve">Minimum isolation between 1399.99.0303 acceptable to Nomad: 30 dB (typically 800mm physical distance between antennae based on the datasheet of the 1399.99.0303). </w:delText>
        </w:r>
        <w:r w:rsidR="007939C5" w:rsidRPr="00130FBD" w:rsidDel="00130FBD">
          <w:rPr>
            <w:noProof/>
            <w:lang w:val="de-AT"/>
            <w:rPrChange w:id="3192" w:author="Christopher Kemeter" w:date="2023-11-13T20:07:00Z">
              <w:rPr>
                <w:noProof/>
              </w:rPr>
            </w:rPrChange>
          </w:rPr>
          <w:br/>
        </w:r>
      </w:del>
    </w:p>
    <w:p w14:paraId="0B71B4C6" w14:textId="3504D56F" w:rsidR="001F378C" w:rsidRPr="00130FBD" w:rsidDel="00130FBD" w:rsidRDefault="0012302D" w:rsidP="00130FBD">
      <w:pPr>
        <w:rPr>
          <w:del w:id="3193" w:author="Christopher Kemeter" w:date="2023-11-13T20:07:00Z"/>
          <w:noProof/>
          <w:lang w:val="de-AT"/>
          <w:rPrChange w:id="3194" w:author="Christopher Kemeter" w:date="2023-11-13T20:07:00Z">
            <w:rPr>
              <w:del w:id="3195" w:author="Christopher Kemeter" w:date="2023-11-13T20:07:00Z"/>
              <w:noProof/>
            </w:rPr>
          </w:rPrChange>
        </w:rPr>
      </w:pPr>
      <w:del w:id="3196" w:author="Christopher Kemeter" w:date="2023-11-13T20:07:00Z">
        <w:r w:rsidRPr="00130FBD" w:rsidDel="00130FBD">
          <w:rPr>
            <w:noProof/>
            <w:lang w:val="de-AT"/>
            <w:rPrChange w:id="3197" w:author="Christopher Kemeter" w:date="2023-11-13T20:07:00Z">
              <w:rPr>
                <w:noProof/>
              </w:rPr>
            </w:rPrChange>
          </w:rPr>
          <w:delText>Nomad has serious reservations about the MIMO isolation of elements within the antenna and its effect on performance that is a function of the achievable MIMO rank for modems, based on measured behaviour. It can be manageable in port allocation of all antennae between modems, but only if point #</w:delText>
        </w:r>
      </w:del>
      <w:ins w:id="3198" w:author="Abbas Rizvi" w:date="2023-03-30T11:25:00Z">
        <w:del w:id="3199" w:author="Christopher Kemeter" w:date="2023-11-13T20:07:00Z">
          <w:r w:rsidR="00661E14" w:rsidRPr="00130FBD" w:rsidDel="00130FBD">
            <w:rPr>
              <w:noProof/>
              <w:lang w:val="de-AT"/>
              <w:rPrChange w:id="3200" w:author="Christopher Kemeter" w:date="2023-11-13T20:07:00Z">
                <w:rPr>
                  <w:noProof/>
                </w:rPr>
              </w:rPrChange>
            </w:rPr>
            <w:delText>1</w:delText>
          </w:r>
        </w:del>
      </w:ins>
      <w:del w:id="3201" w:author="Christopher Kemeter" w:date="2023-11-13T20:07:00Z">
        <w:r w:rsidRPr="00130FBD" w:rsidDel="00130FBD">
          <w:rPr>
            <w:noProof/>
            <w:lang w:val="de-AT"/>
            <w:rPrChange w:id="3202" w:author="Christopher Kemeter" w:date="2023-11-13T20:07:00Z">
              <w:rPr>
                <w:noProof/>
              </w:rPr>
            </w:rPrChange>
          </w:rPr>
          <w:delText>2 above (distance between antennae) is secured by Stadler. If not, Nomad has to stand by this reservation. Nomad can support a discussion to explain its concerns</w:delText>
        </w:r>
        <w:r w:rsidR="004556F8" w:rsidRPr="00130FBD" w:rsidDel="00130FBD">
          <w:rPr>
            <w:noProof/>
            <w:lang w:val="de-AT"/>
            <w:rPrChange w:id="3203" w:author="Christopher Kemeter" w:date="2023-11-13T20:07:00Z">
              <w:rPr>
                <w:noProof/>
              </w:rPr>
            </w:rPrChange>
          </w:rPr>
          <w:delText xml:space="preserve"> during the DDR stage of the project.</w:delText>
        </w:r>
      </w:del>
    </w:p>
    <w:p w14:paraId="5263BE47" w14:textId="77777777" w:rsidR="0012302D" w:rsidRPr="00130FBD" w:rsidRDefault="0012302D" w:rsidP="00130FBD">
      <w:pPr>
        <w:rPr>
          <w:noProof/>
          <w:lang w:val="de-AT"/>
          <w:rPrChange w:id="3204" w:author="Christopher Kemeter" w:date="2023-11-13T20:07:00Z">
            <w:rPr>
              <w:noProof/>
            </w:rPr>
          </w:rPrChange>
        </w:rPr>
      </w:pPr>
    </w:p>
    <w:p w14:paraId="0BFB39F6" w14:textId="77777777" w:rsidR="00240E91" w:rsidRPr="00130FBD" w:rsidRDefault="00240E91">
      <w:pPr>
        <w:rPr>
          <w:noProof/>
          <w:lang w:val="de-AT"/>
          <w:rPrChange w:id="3205" w:author="Christopher Kemeter" w:date="2023-11-13T20:07:00Z">
            <w:rPr>
              <w:noProof/>
            </w:rPr>
          </w:rPrChange>
        </w:rPr>
      </w:pPr>
    </w:p>
    <w:p w14:paraId="1848E05E" w14:textId="2A794358" w:rsidR="00E023B2" w:rsidRPr="00706C09" w:rsidRDefault="00FF4532" w:rsidP="00061B1A">
      <w:pPr>
        <w:pStyle w:val="Heading2"/>
      </w:pPr>
      <w:bookmarkStart w:id="3206" w:name="_Toc150800066"/>
      <w:r w:rsidRPr="00706C09">
        <w:t>R5001C</w:t>
      </w:r>
      <w:r w:rsidR="00380255" w:rsidRPr="00706C09">
        <w:t xml:space="preserve"> </w:t>
      </w:r>
      <w:r w:rsidR="000C0B18" w:rsidRPr="00706C09">
        <w:t xml:space="preserve">CCU </w:t>
      </w:r>
      <w:r w:rsidR="00AB375C" w:rsidRPr="00706C09">
        <w:t>m</w:t>
      </w:r>
      <w:r w:rsidR="000C0B18" w:rsidRPr="00706C09">
        <w:t>ounting</w:t>
      </w:r>
      <w:bookmarkEnd w:id="3206"/>
    </w:p>
    <w:p w14:paraId="0FB9FBFC" w14:textId="1A4DAA10" w:rsidR="00592A46" w:rsidRPr="00130FBD" w:rsidDel="007B7CB1" w:rsidRDefault="00170E51" w:rsidP="00A62B70">
      <w:pPr>
        <w:rPr>
          <w:del w:id="3207" w:author="Abbas Rizvi" w:date="2023-04-05T10:31:00Z"/>
          <w:lang w:val="de-AT" w:eastAsia="ja-JP" w:bidi="th-TH"/>
          <w:rPrChange w:id="3208" w:author="Christopher Kemeter" w:date="2023-11-13T20:08:00Z">
            <w:rPr>
              <w:del w:id="3209" w:author="Abbas Rizvi" w:date="2023-04-05T10:31:00Z"/>
              <w:lang w:eastAsia="ja-JP" w:bidi="th-TH"/>
            </w:rPr>
          </w:rPrChange>
        </w:rPr>
      </w:pPr>
      <w:del w:id="3210" w:author="Christopher Kemeter" w:date="2023-11-13T20:08:00Z">
        <w:r w:rsidRPr="00130FBD" w:rsidDel="00130FBD">
          <w:rPr>
            <w:lang w:val="de-AT" w:eastAsia="ja-JP" w:bidi="th-TH"/>
            <w:rPrChange w:id="3211" w:author="Christopher Kemeter" w:date="2023-11-13T20:08:00Z">
              <w:rPr>
                <w:lang w:eastAsia="ja-JP" w:bidi="th-TH"/>
              </w:rPr>
            </w:rPrChange>
          </w:rPr>
          <w:delText xml:space="preserve">The </w:delText>
        </w:r>
      </w:del>
      <w:ins w:id="3212" w:author="Christopher Kemeter" w:date="2023-11-13T20:08:00Z">
        <w:r w:rsidR="00130FBD" w:rsidRPr="00130FBD">
          <w:rPr>
            <w:lang w:val="de-AT" w:eastAsia="ja-JP" w:bidi="th-TH"/>
            <w:rPrChange w:id="3213" w:author="Christopher Kemeter" w:date="2023-11-13T20:08:00Z">
              <w:rPr>
                <w:lang w:eastAsia="ja-JP" w:bidi="th-TH"/>
              </w:rPr>
            </w:rPrChange>
          </w:rPr>
          <w:t>Die CCU wird im Schrank unter der Treppe von WE1 in den Waggons 300 und 500 montiert. Ein reservierter Platz wird für die optionale zweite CCU im Schrank unter der Treppe von WE2 des Wagens 300 bereitgestellt:</w:t>
        </w:r>
      </w:ins>
      <w:del w:id="3214" w:author="Christopher Kemeter" w:date="2023-11-13T20:08:00Z">
        <w:r w:rsidRPr="00130FBD" w:rsidDel="00130FBD">
          <w:rPr>
            <w:lang w:val="de-AT" w:eastAsia="ja-JP" w:bidi="th-TH"/>
            <w:rPrChange w:id="3215" w:author="Christopher Kemeter" w:date="2023-11-13T20:08:00Z">
              <w:rPr>
                <w:lang w:eastAsia="ja-JP" w:bidi="th-TH"/>
              </w:rPr>
            </w:rPrChange>
          </w:rPr>
          <w:delText xml:space="preserve">CCU will be mounted in the cabinet under the stairs of </w:delText>
        </w:r>
        <w:r w:rsidR="00E1777F" w:rsidRPr="00130FBD" w:rsidDel="00130FBD">
          <w:rPr>
            <w:lang w:val="de-AT" w:eastAsia="ja-JP" w:bidi="th-TH"/>
            <w:rPrChange w:id="3216" w:author="Christopher Kemeter" w:date="2023-11-13T20:08:00Z">
              <w:rPr>
                <w:lang w:eastAsia="ja-JP" w:bidi="th-TH"/>
              </w:rPr>
            </w:rPrChange>
          </w:rPr>
          <w:delText>WE1 on the 300 and 500 wagons</w:delText>
        </w:r>
        <w:r w:rsidR="00EB1D0D" w:rsidRPr="00130FBD" w:rsidDel="00130FBD">
          <w:rPr>
            <w:lang w:val="de-AT" w:eastAsia="ja-JP" w:bidi="th-TH"/>
            <w:rPrChange w:id="3217" w:author="Christopher Kemeter" w:date="2023-11-13T20:08:00Z">
              <w:rPr>
                <w:lang w:eastAsia="ja-JP" w:bidi="th-TH"/>
              </w:rPr>
            </w:rPrChange>
          </w:rPr>
          <w:delText>. Reserve space will be provided for the optional second C</w:delText>
        </w:r>
      </w:del>
      <w:ins w:id="3218" w:author="Abbas Rizvi" w:date="2023-05-11T16:31:00Z">
        <w:del w:id="3219" w:author="Christopher Kemeter" w:date="2023-11-13T20:08:00Z">
          <w:r w:rsidR="00353E82" w:rsidRPr="00130FBD" w:rsidDel="00130FBD">
            <w:rPr>
              <w:lang w:val="de-AT" w:eastAsia="ja-JP" w:bidi="th-TH"/>
              <w:rPrChange w:id="3220" w:author="Christopher Kemeter" w:date="2023-11-13T20:08:00Z">
                <w:rPr>
                  <w:lang w:eastAsia="ja-JP" w:bidi="th-TH"/>
                </w:rPr>
              </w:rPrChange>
            </w:rPr>
            <w:delText>CU</w:delText>
          </w:r>
        </w:del>
      </w:ins>
      <w:del w:id="3221" w:author="Christopher Kemeter" w:date="2023-11-13T20:08:00Z">
        <w:r w:rsidR="00EB1D0D" w:rsidRPr="00130FBD" w:rsidDel="00130FBD">
          <w:rPr>
            <w:lang w:val="de-AT" w:eastAsia="ja-JP" w:bidi="th-TH"/>
            <w:rPrChange w:id="3222" w:author="Christopher Kemeter" w:date="2023-11-13T20:08:00Z">
              <w:rPr>
                <w:lang w:eastAsia="ja-JP" w:bidi="th-TH"/>
              </w:rPr>
            </w:rPrChange>
          </w:rPr>
          <w:delText xml:space="preserve"> in the cabine</w:delText>
        </w:r>
        <w:r w:rsidR="002914DF" w:rsidRPr="00130FBD" w:rsidDel="00130FBD">
          <w:rPr>
            <w:lang w:val="de-AT" w:eastAsia="ja-JP" w:bidi="th-TH"/>
            <w:rPrChange w:id="3223" w:author="Christopher Kemeter" w:date="2023-11-13T20:08:00Z">
              <w:rPr>
                <w:lang w:eastAsia="ja-JP" w:bidi="th-TH"/>
              </w:rPr>
            </w:rPrChange>
          </w:rPr>
          <w:delText>t</w:delText>
        </w:r>
        <w:r w:rsidR="00EB1D0D" w:rsidRPr="00130FBD" w:rsidDel="00130FBD">
          <w:rPr>
            <w:lang w:val="de-AT" w:eastAsia="ja-JP" w:bidi="th-TH"/>
            <w:rPrChange w:id="3224" w:author="Christopher Kemeter" w:date="2023-11-13T20:08:00Z">
              <w:rPr>
                <w:lang w:eastAsia="ja-JP" w:bidi="th-TH"/>
              </w:rPr>
            </w:rPrChange>
          </w:rPr>
          <w:delText xml:space="preserve"> under the stairs of WE2</w:delText>
        </w:r>
        <w:r w:rsidR="009775F7" w:rsidRPr="00130FBD" w:rsidDel="00130FBD">
          <w:rPr>
            <w:lang w:val="de-AT" w:eastAsia="ja-JP" w:bidi="th-TH"/>
            <w:rPrChange w:id="3225" w:author="Christopher Kemeter" w:date="2023-11-13T20:08:00Z">
              <w:rPr>
                <w:lang w:eastAsia="ja-JP" w:bidi="th-TH"/>
              </w:rPr>
            </w:rPrChange>
          </w:rPr>
          <w:delText xml:space="preserve"> of wagon 300</w:delText>
        </w:r>
        <w:r w:rsidR="00EB1D0D" w:rsidRPr="00130FBD" w:rsidDel="00130FBD">
          <w:rPr>
            <w:lang w:val="de-AT" w:eastAsia="ja-JP" w:bidi="th-TH"/>
            <w:rPrChange w:id="3226" w:author="Christopher Kemeter" w:date="2023-11-13T20:08:00Z">
              <w:rPr>
                <w:lang w:eastAsia="ja-JP" w:bidi="th-TH"/>
              </w:rPr>
            </w:rPrChange>
          </w:rPr>
          <w:delText>:</w:delText>
        </w:r>
      </w:del>
    </w:p>
    <w:p w14:paraId="0256C343" w14:textId="77777777" w:rsidR="00EB1D0D" w:rsidRPr="00130FBD" w:rsidRDefault="00EB1D0D" w:rsidP="00A62B70">
      <w:pPr>
        <w:rPr>
          <w:lang w:val="de-AT" w:eastAsia="ja-JP" w:bidi="th-TH"/>
          <w:rPrChange w:id="3227" w:author="Christopher Kemeter" w:date="2023-11-13T20:08:00Z">
            <w:rPr>
              <w:lang w:eastAsia="ja-JP" w:bidi="th-TH"/>
            </w:rPr>
          </w:rPrChange>
        </w:rPr>
      </w:pPr>
    </w:p>
    <w:p w14:paraId="09B7E310" w14:textId="7F395F4E" w:rsidR="00631C98" w:rsidRPr="007713C8" w:rsidRDefault="00EB1D0D" w:rsidP="00A62B70">
      <w:pPr>
        <w:rPr>
          <w:highlight w:val="green"/>
          <w:lang w:eastAsia="ja-JP" w:bidi="th-TH"/>
        </w:rPr>
      </w:pPr>
      <w:r w:rsidRPr="00EB1D0D">
        <w:rPr>
          <w:noProof/>
          <w:lang w:eastAsia="ja-JP" w:bidi="th-TH"/>
        </w:rPr>
        <w:drawing>
          <wp:inline distT="0" distB="0" distL="0" distR="0" wp14:anchorId="570A1D35" wp14:editId="410CD8E2">
            <wp:extent cx="5940425" cy="4874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874895"/>
                    </a:xfrm>
                    <a:prstGeom prst="rect">
                      <a:avLst/>
                    </a:prstGeom>
                  </pic:spPr>
                </pic:pic>
              </a:graphicData>
            </a:graphic>
          </wp:inline>
        </w:drawing>
      </w:r>
    </w:p>
    <w:p w14:paraId="260F923B" w14:textId="0474669F" w:rsidR="004D36AF" w:rsidRPr="00130FBD" w:rsidRDefault="00130FBD" w:rsidP="647E339F">
      <w:pPr>
        <w:rPr>
          <w:lang w:val="de-AT" w:eastAsia="ja-JP"/>
          <w:rPrChange w:id="3228" w:author="Christopher Kemeter" w:date="2023-11-13T20:09:00Z">
            <w:rPr>
              <w:lang w:eastAsia="ja-JP"/>
            </w:rPr>
          </w:rPrChange>
        </w:rPr>
      </w:pPr>
      <w:ins w:id="3229" w:author="Christopher Kemeter" w:date="2023-11-13T20:09:00Z">
        <w:r w:rsidRPr="00130FBD">
          <w:rPr>
            <w:lang w:val="de-AT" w:eastAsia="ja-JP"/>
            <w:rPrChange w:id="3230" w:author="Christopher Kemeter" w:date="2023-11-13T20:09:00Z">
              <w:rPr>
                <w:lang w:eastAsia="ja-JP"/>
              </w:rPr>
            </w:rPrChange>
          </w:rPr>
          <w:t>Nomad kann die Montageposition der R5001C CCU erst nach Abschluss einer Standortuntersuchung und einer detaillierten Designüberprüfung empfehlen, wobei "Installationsparameter" von Nomad für die gelieferte Ausrüstung berücksichtigt werden. Hier sind jedoch einige wichtige Einschränkungen, die beachtet werden sollten:</w:t>
        </w:r>
      </w:ins>
      <w:del w:id="3231" w:author="Christopher Kemeter" w:date="2023-11-13T20:09:00Z">
        <w:r w:rsidR="00E00C30" w:rsidRPr="00130FBD" w:rsidDel="00130FBD">
          <w:rPr>
            <w:lang w:val="de-AT" w:eastAsia="ja-JP"/>
            <w:rPrChange w:id="3232" w:author="Christopher Kemeter" w:date="2023-11-13T20:09:00Z">
              <w:rPr>
                <w:lang w:eastAsia="ja-JP"/>
              </w:rPr>
            </w:rPrChange>
          </w:rPr>
          <w:delText>Nomad can only recommend t</w:delText>
        </w:r>
        <w:r w:rsidR="00982C75" w:rsidRPr="00130FBD" w:rsidDel="00130FBD">
          <w:rPr>
            <w:lang w:val="de-AT" w:eastAsia="ja-JP"/>
            <w:rPrChange w:id="3233" w:author="Christopher Kemeter" w:date="2023-11-13T20:09:00Z">
              <w:rPr>
                <w:lang w:eastAsia="ja-JP"/>
              </w:rPr>
            </w:rPrChange>
          </w:rPr>
          <w:delText xml:space="preserve">he </w:delText>
        </w:r>
        <w:r w:rsidR="00E00C30" w:rsidRPr="00130FBD" w:rsidDel="00130FBD">
          <w:rPr>
            <w:lang w:val="de-AT" w:eastAsia="ja-JP"/>
            <w:rPrChange w:id="3234" w:author="Christopher Kemeter" w:date="2023-11-13T20:09:00Z">
              <w:rPr>
                <w:lang w:eastAsia="ja-JP"/>
              </w:rPr>
            </w:rPrChange>
          </w:rPr>
          <w:delText xml:space="preserve">mounting </w:delText>
        </w:r>
        <w:r w:rsidR="00957DC6" w:rsidRPr="00130FBD" w:rsidDel="00130FBD">
          <w:rPr>
            <w:lang w:val="de-AT" w:eastAsia="ja-JP"/>
            <w:rPrChange w:id="3235" w:author="Christopher Kemeter" w:date="2023-11-13T20:09:00Z">
              <w:rPr>
                <w:lang w:eastAsia="ja-JP"/>
              </w:rPr>
            </w:rPrChange>
          </w:rPr>
          <w:delText xml:space="preserve">location of the </w:delText>
        </w:r>
        <w:r w:rsidR="00FF4532" w:rsidRPr="00130FBD" w:rsidDel="00130FBD">
          <w:rPr>
            <w:lang w:val="de-AT" w:eastAsia="ja-JP"/>
            <w:rPrChange w:id="3236" w:author="Christopher Kemeter" w:date="2023-11-13T20:09:00Z">
              <w:rPr>
                <w:lang w:eastAsia="ja-JP"/>
              </w:rPr>
            </w:rPrChange>
          </w:rPr>
          <w:delText>R5001C</w:delText>
        </w:r>
        <w:r w:rsidR="00982C75" w:rsidRPr="00130FBD" w:rsidDel="00130FBD">
          <w:rPr>
            <w:lang w:val="de-AT" w:eastAsia="ja-JP"/>
            <w:rPrChange w:id="3237" w:author="Christopher Kemeter" w:date="2023-11-13T20:09:00Z">
              <w:rPr>
                <w:lang w:eastAsia="ja-JP"/>
              </w:rPr>
            </w:rPrChange>
          </w:rPr>
          <w:delText xml:space="preserve"> CCU</w:delText>
        </w:r>
        <w:r w:rsidR="00957DC6" w:rsidRPr="00130FBD" w:rsidDel="00130FBD">
          <w:rPr>
            <w:lang w:val="de-AT" w:eastAsia="ja-JP"/>
            <w:rPrChange w:id="3238" w:author="Christopher Kemeter" w:date="2023-11-13T20:09:00Z">
              <w:rPr>
                <w:lang w:eastAsia="ja-JP"/>
              </w:rPr>
            </w:rPrChange>
          </w:rPr>
          <w:delText xml:space="preserve"> </w:delText>
        </w:r>
        <w:r w:rsidR="00E00C30" w:rsidRPr="00130FBD" w:rsidDel="00130FBD">
          <w:rPr>
            <w:lang w:val="de-AT" w:eastAsia="ja-JP"/>
            <w:rPrChange w:id="3239" w:author="Christopher Kemeter" w:date="2023-11-13T20:09:00Z">
              <w:rPr>
                <w:lang w:eastAsia="ja-JP"/>
              </w:rPr>
            </w:rPrChange>
          </w:rPr>
          <w:delText>after completing a site survey and detailed design review</w:delText>
        </w:r>
        <w:r w:rsidR="008F67B9" w:rsidRPr="00130FBD" w:rsidDel="00130FBD">
          <w:rPr>
            <w:lang w:val="de-AT" w:eastAsia="ja-JP"/>
            <w:rPrChange w:id="3240" w:author="Christopher Kemeter" w:date="2023-11-13T20:09:00Z">
              <w:rPr>
                <w:lang w:eastAsia="ja-JP"/>
              </w:rPr>
            </w:rPrChange>
          </w:rPr>
          <w:delText xml:space="preserve"> and </w:delText>
        </w:r>
        <w:r w:rsidR="008F67B9" w:rsidRPr="00130FBD" w:rsidDel="00130FBD">
          <w:rPr>
            <w:lang w:val="de-AT" w:eastAsia="ja-JP" w:bidi="th-TH"/>
            <w:rPrChange w:id="3241" w:author="Christopher Kemeter" w:date="2023-11-13T20:09:00Z">
              <w:rPr>
                <w:lang w:eastAsia="ja-JP" w:bidi="th-TH"/>
              </w:rPr>
            </w:rPrChange>
          </w:rPr>
          <w:delText>“installation input parameters” provided by Nomad for its supplied equipment</w:delText>
        </w:r>
        <w:r w:rsidR="007C520F" w:rsidRPr="00130FBD" w:rsidDel="00130FBD">
          <w:rPr>
            <w:lang w:val="de-AT" w:eastAsia="ja-JP" w:bidi="th-TH"/>
            <w:rPrChange w:id="3242" w:author="Christopher Kemeter" w:date="2023-11-13T20:09:00Z">
              <w:rPr>
                <w:lang w:eastAsia="ja-JP" w:bidi="th-TH"/>
              </w:rPr>
            </w:rPrChange>
          </w:rPr>
          <w:delText>. However below are some important constraints that should be considered:</w:delText>
        </w:r>
      </w:del>
    </w:p>
    <w:p w14:paraId="1F28353C" w14:textId="7603E863" w:rsidR="00FA24D4" w:rsidRPr="00130FBD" w:rsidRDefault="007C520F" w:rsidP="004170F9">
      <w:pPr>
        <w:pStyle w:val="pf0"/>
        <w:numPr>
          <w:ilvl w:val="0"/>
          <w:numId w:val="39"/>
        </w:numPr>
        <w:rPr>
          <w:rFonts w:ascii="Calibri" w:eastAsia="MS Mincho" w:hAnsi="Calibri" w:cs="Cordia New"/>
          <w:sz w:val="22"/>
          <w:szCs w:val="20"/>
          <w:lang w:eastAsia="ja-JP"/>
          <w:rPrChange w:id="3243" w:author="Christopher Kemeter" w:date="2023-11-13T20:09:00Z">
            <w:rPr>
              <w:rFonts w:ascii="Calibri" w:eastAsia="MS Mincho" w:hAnsi="Calibri" w:cs="Cordia New"/>
              <w:sz w:val="22"/>
              <w:szCs w:val="20"/>
              <w:lang w:val="en-GB" w:eastAsia="ja-JP"/>
            </w:rPr>
          </w:rPrChange>
        </w:rPr>
      </w:pPr>
      <w:del w:id="3244" w:author="Christopher Kemeter" w:date="2023-11-13T20:09:00Z">
        <w:r w:rsidRPr="00130FBD" w:rsidDel="00130FBD">
          <w:rPr>
            <w:rFonts w:ascii="Calibri" w:eastAsia="MS Mincho" w:hAnsi="Calibri" w:cs="Cordia New"/>
            <w:sz w:val="22"/>
            <w:szCs w:val="20"/>
            <w:lang w:eastAsia="ja-JP"/>
            <w:rPrChange w:id="3245" w:author="Christopher Kemeter" w:date="2023-11-13T20:09:00Z">
              <w:rPr>
                <w:rFonts w:ascii="Calibri" w:eastAsia="MS Mincho" w:hAnsi="Calibri" w:cs="Cordia New"/>
                <w:sz w:val="22"/>
                <w:szCs w:val="20"/>
                <w:lang w:val="en-GB" w:eastAsia="ja-JP"/>
              </w:rPr>
            </w:rPrChange>
          </w:rPr>
          <w:delText>Free </w:delText>
        </w:r>
      </w:del>
      <w:ins w:id="3246" w:author="Christopher Kemeter" w:date="2023-11-13T20:09:00Z">
        <w:r w:rsidR="00130FBD" w:rsidRPr="00130FBD">
          <w:rPr>
            <w:rFonts w:ascii="Calibri" w:eastAsia="MS Mincho" w:hAnsi="Calibri" w:cs="Cordia New"/>
            <w:sz w:val="22"/>
            <w:szCs w:val="20"/>
            <w:lang w:eastAsia="ja-JP"/>
            <w:rPrChange w:id="3247" w:author="Christopher Kemeter" w:date="2023-11-13T20:09:00Z">
              <w:rPr>
                <w:rFonts w:ascii="Calibri" w:eastAsia="MS Mincho" w:hAnsi="Calibri" w:cs="Cordia New"/>
                <w:sz w:val="22"/>
                <w:szCs w:val="20"/>
                <w:lang w:val="en-GB" w:eastAsia="ja-JP"/>
              </w:rPr>
            </w:rPrChange>
          </w:rPr>
          <w:t>Freier Raum unterhalb und oberhalb der Einheit für die Luftzirkulation erforderlich =&gt; Empfohlen wird 2U, das Minimum beträgt 1U. Im Allgemeinen können die 5G-Modems viel Wärme erzeugen =&gt; "Der Schrank muss eine freie Luftkonvektion von außerhalb des Gehäuses zulassen, d. h. aus dem Fahrgastraum usw., um einen kontinuierlichen Austausch der Luft um die R5001C herum zu ermöglichen. Wenn die R5001C in einem kleinen Schrank installiert wird, muss erzwungene Konvektion auf den Schrank angewendet werden, um die Luftzirkulation um die R5001C sicherzustellen."</w:t>
        </w:r>
      </w:ins>
      <w:del w:id="3248" w:author="Christopher Kemeter" w:date="2023-11-13T20:09:00Z">
        <w:r w:rsidRPr="00130FBD" w:rsidDel="00130FBD">
          <w:rPr>
            <w:rFonts w:ascii="Calibri" w:eastAsia="MS Mincho" w:hAnsi="Calibri" w:cs="Cordia New"/>
            <w:sz w:val="22"/>
            <w:szCs w:val="20"/>
            <w:lang w:eastAsia="ja-JP"/>
            <w:rPrChange w:id="3249" w:author="Christopher Kemeter" w:date="2023-11-13T20:09:00Z">
              <w:rPr>
                <w:rFonts w:ascii="Calibri" w:eastAsia="MS Mincho" w:hAnsi="Calibri" w:cs="Cordia New"/>
                <w:sz w:val="22"/>
                <w:szCs w:val="20"/>
                <w:lang w:val="en-GB" w:eastAsia="ja-JP"/>
              </w:rPr>
            </w:rPrChange>
          </w:rPr>
          <w:delText>space needed below and above the unit to allow for air circulation =&gt; Recommended 2U, minimum is 1U.</w:delText>
        </w:r>
        <w:r w:rsidR="00EB4966" w:rsidRPr="00130FBD" w:rsidDel="00130FBD">
          <w:rPr>
            <w:rFonts w:ascii="Calibri" w:eastAsia="MS Mincho" w:hAnsi="Calibri" w:cs="Cordia New"/>
            <w:sz w:val="22"/>
            <w:szCs w:val="20"/>
            <w:lang w:eastAsia="ja-JP"/>
            <w:rPrChange w:id="3250" w:author="Christopher Kemeter" w:date="2023-11-13T20:09:00Z">
              <w:rPr>
                <w:rFonts w:ascii="Calibri" w:eastAsia="MS Mincho" w:hAnsi="Calibri" w:cs="Cordia New"/>
                <w:sz w:val="22"/>
                <w:szCs w:val="20"/>
                <w:lang w:val="en-GB" w:eastAsia="ja-JP"/>
              </w:rPr>
            </w:rPrChange>
          </w:rPr>
          <w:delText xml:space="preserve"> </w:delText>
        </w:r>
        <w:r w:rsidRPr="00130FBD" w:rsidDel="00130FBD">
          <w:rPr>
            <w:rFonts w:ascii="Calibri" w:eastAsia="MS Mincho" w:hAnsi="Calibri" w:cs="Cordia New"/>
            <w:sz w:val="22"/>
            <w:szCs w:val="20"/>
            <w:lang w:eastAsia="ja-JP"/>
            <w:rPrChange w:id="3251" w:author="Christopher Kemeter" w:date="2023-11-13T20:09:00Z">
              <w:rPr>
                <w:rFonts w:ascii="Calibri" w:eastAsia="MS Mincho" w:hAnsi="Calibri" w:cs="Cordia New"/>
                <w:sz w:val="22"/>
                <w:szCs w:val="20"/>
                <w:lang w:val="en-GB" w:eastAsia="ja-JP"/>
              </w:rPr>
            </w:rPrChange>
          </w:rPr>
          <w:delText>In general</w:delText>
        </w:r>
        <w:r w:rsidR="00EB4966" w:rsidRPr="00130FBD" w:rsidDel="00130FBD">
          <w:rPr>
            <w:rFonts w:ascii="Calibri" w:eastAsia="MS Mincho" w:hAnsi="Calibri" w:cs="Cordia New"/>
            <w:sz w:val="22"/>
            <w:szCs w:val="20"/>
            <w:lang w:eastAsia="ja-JP"/>
            <w:rPrChange w:id="3252" w:author="Christopher Kemeter" w:date="2023-11-13T20:09:00Z">
              <w:rPr>
                <w:rFonts w:ascii="Calibri" w:eastAsia="MS Mincho" w:hAnsi="Calibri" w:cs="Cordia New"/>
                <w:sz w:val="22"/>
                <w:szCs w:val="20"/>
                <w:lang w:val="en-GB" w:eastAsia="ja-JP"/>
              </w:rPr>
            </w:rPrChange>
          </w:rPr>
          <w:delText>,</w:delText>
        </w:r>
        <w:r w:rsidRPr="00130FBD" w:rsidDel="00130FBD">
          <w:rPr>
            <w:rFonts w:ascii="Calibri" w:eastAsia="MS Mincho" w:hAnsi="Calibri" w:cs="Cordia New"/>
            <w:sz w:val="22"/>
            <w:szCs w:val="20"/>
            <w:lang w:eastAsia="ja-JP"/>
            <w:rPrChange w:id="3253" w:author="Christopher Kemeter" w:date="2023-11-13T20:09:00Z">
              <w:rPr>
                <w:rFonts w:ascii="Calibri" w:eastAsia="MS Mincho" w:hAnsi="Calibri" w:cs="Cordia New"/>
                <w:sz w:val="22"/>
                <w:szCs w:val="20"/>
                <w:lang w:val="en-GB" w:eastAsia="ja-JP"/>
              </w:rPr>
            </w:rPrChange>
          </w:rPr>
          <w:delText xml:space="preserve"> the 5G modems can generate a lot of heat =&gt; "The compartment must allow free air convection from outside the cubicle i.e. from passenger compartment etc., allowing the air</w:delText>
        </w:r>
        <w:r w:rsidR="00F56E02" w:rsidRPr="00130FBD" w:rsidDel="00130FBD">
          <w:rPr>
            <w:rFonts w:ascii="Calibri" w:eastAsia="MS Mincho" w:hAnsi="Calibri" w:cs="Cordia New"/>
            <w:sz w:val="22"/>
            <w:szCs w:val="20"/>
            <w:lang w:eastAsia="ja-JP"/>
            <w:rPrChange w:id="3254" w:author="Christopher Kemeter" w:date="2023-11-13T20:09:00Z">
              <w:rPr>
                <w:rFonts w:ascii="Calibri" w:eastAsia="MS Mincho" w:hAnsi="Calibri" w:cs="Cordia New"/>
                <w:sz w:val="22"/>
                <w:szCs w:val="20"/>
                <w:lang w:val="en-GB" w:eastAsia="ja-JP"/>
              </w:rPr>
            </w:rPrChange>
          </w:rPr>
          <w:delText xml:space="preserve"> </w:delText>
        </w:r>
        <w:r w:rsidRPr="00130FBD" w:rsidDel="00130FBD">
          <w:rPr>
            <w:rFonts w:ascii="Calibri" w:eastAsia="MS Mincho" w:hAnsi="Calibri" w:cs="Cordia New"/>
            <w:sz w:val="22"/>
            <w:szCs w:val="20"/>
            <w:lang w:eastAsia="ja-JP"/>
            <w:rPrChange w:id="3255" w:author="Christopher Kemeter" w:date="2023-11-13T20:09:00Z">
              <w:rPr>
                <w:rFonts w:ascii="Calibri" w:eastAsia="MS Mincho" w:hAnsi="Calibri" w:cs="Cordia New"/>
                <w:sz w:val="22"/>
                <w:szCs w:val="20"/>
                <w:lang w:val="en-GB" w:eastAsia="ja-JP"/>
              </w:rPr>
            </w:rPrChange>
          </w:rPr>
          <w:delText>around the R5001C to be exchanged continuously. When the R5001C shall be installed in a small cabinet, forced convection must be applied to the cabinet to ensure air circulation around the R5001C."</w:delText>
        </w:r>
      </w:del>
    </w:p>
    <w:p w14:paraId="11AC8C07" w14:textId="77777777" w:rsidR="00FA24D4" w:rsidRPr="00130FBD" w:rsidRDefault="00FA24D4">
      <w:pPr>
        <w:rPr>
          <w:lang w:val="de-AT" w:eastAsia="ja-JP"/>
          <w:rPrChange w:id="3256" w:author="Christopher Kemeter" w:date="2023-11-13T20:09:00Z">
            <w:rPr>
              <w:lang w:eastAsia="ja-JP"/>
            </w:rPr>
          </w:rPrChange>
        </w:rPr>
      </w:pPr>
      <w:r w:rsidRPr="00130FBD">
        <w:rPr>
          <w:lang w:val="de-AT" w:eastAsia="ja-JP"/>
          <w:rPrChange w:id="3257" w:author="Christopher Kemeter" w:date="2023-11-13T20:09:00Z">
            <w:rPr>
              <w:lang w:eastAsia="ja-JP"/>
            </w:rPr>
          </w:rPrChange>
        </w:rPr>
        <w:br w:type="page"/>
      </w:r>
    </w:p>
    <w:p w14:paraId="25554959" w14:textId="77777777" w:rsidR="007C520F" w:rsidRPr="00130FBD" w:rsidRDefault="007C520F" w:rsidP="00FA24D4">
      <w:pPr>
        <w:pStyle w:val="pf0"/>
        <w:ind w:left="720"/>
        <w:rPr>
          <w:lang w:eastAsia="ja-JP"/>
          <w:rPrChange w:id="3258" w:author="Christopher Kemeter" w:date="2023-11-13T20:09:00Z">
            <w:rPr>
              <w:lang w:val="en-GB" w:eastAsia="ja-JP"/>
            </w:rPr>
          </w:rPrChange>
        </w:rPr>
      </w:pPr>
    </w:p>
    <w:p w14:paraId="05AC05F5" w14:textId="64E9BFD5" w:rsidR="00C4444B" w:rsidRPr="00130FBD" w:rsidRDefault="50DEB3ED" w:rsidP="004170F9">
      <w:pPr>
        <w:pStyle w:val="ListParagraph"/>
        <w:numPr>
          <w:ilvl w:val="0"/>
          <w:numId w:val="39"/>
        </w:numPr>
        <w:rPr>
          <w:lang w:val="de-AT" w:eastAsia="ja-JP"/>
          <w:rPrChange w:id="3259" w:author="Christopher Kemeter" w:date="2023-11-13T20:09:00Z">
            <w:rPr>
              <w:lang w:eastAsia="ja-JP"/>
            </w:rPr>
          </w:rPrChange>
        </w:rPr>
      </w:pPr>
      <w:del w:id="3260" w:author="Christopher Kemeter" w:date="2023-11-13T20:09:00Z">
        <w:r w:rsidRPr="00130FBD" w:rsidDel="00130FBD">
          <w:rPr>
            <w:lang w:val="de-AT" w:eastAsia="ja-JP"/>
            <w:rPrChange w:id="3261" w:author="Christopher Kemeter" w:date="2023-11-13T20:09:00Z">
              <w:rPr>
                <w:lang w:eastAsia="ja-JP"/>
              </w:rPr>
            </w:rPrChange>
          </w:rPr>
          <w:delText>During DDR it will be precised if the</w:delText>
        </w:r>
        <w:r w:rsidR="00A73AE1" w:rsidRPr="00130FBD" w:rsidDel="00130FBD">
          <w:rPr>
            <w:lang w:val="de-AT" w:eastAsia="ja-JP"/>
            <w:rPrChange w:id="3262" w:author="Christopher Kemeter" w:date="2023-11-13T20:09:00Z">
              <w:rPr>
                <w:lang w:eastAsia="ja-JP"/>
              </w:rPr>
            </w:rPrChange>
          </w:rPr>
          <w:delText xml:space="preserve"> h</w:delText>
        </w:r>
        <w:r w:rsidR="0059229C" w:rsidRPr="00130FBD" w:rsidDel="00130FBD">
          <w:rPr>
            <w:lang w:val="de-AT" w:eastAsia="ja-JP"/>
            <w:rPrChange w:id="3263" w:author="Christopher Kemeter" w:date="2023-11-13T20:09:00Z">
              <w:rPr>
                <w:lang w:eastAsia="ja-JP"/>
              </w:rPr>
            </w:rPrChange>
          </w:rPr>
          <w:delText xml:space="preserve">eat </w:delText>
        </w:r>
        <w:r w:rsidR="0088388C" w:rsidRPr="00130FBD" w:rsidDel="00130FBD">
          <w:rPr>
            <w:lang w:val="de-AT" w:eastAsia="ja-JP"/>
            <w:rPrChange w:id="3264" w:author="Christopher Kemeter" w:date="2023-11-13T20:09:00Z">
              <w:rPr>
                <w:lang w:eastAsia="ja-JP"/>
              </w:rPr>
            </w:rPrChange>
          </w:rPr>
          <w:delText>dissipation</w:delText>
        </w:r>
        <w:r w:rsidR="00651439" w:rsidRPr="00130FBD" w:rsidDel="00130FBD">
          <w:rPr>
            <w:lang w:val="de-AT" w:eastAsia="ja-JP"/>
            <w:rPrChange w:id="3265" w:author="Christopher Kemeter" w:date="2023-11-13T20:09:00Z">
              <w:rPr>
                <w:lang w:eastAsia="ja-JP"/>
              </w:rPr>
            </w:rPrChange>
          </w:rPr>
          <w:delText xml:space="preserve"> </w:delText>
        </w:r>
        <w:r w:rsidR="00CA7BD0" w:rsidRPr="00130FBD" w:rsidDel="00130FBD">
          <w:rPr>
            <w:lang w:val="de-AT" w:eastAsia="ja-JP"/>
            <w:rPrChange w:id="3266" w:author="Christopher Kemeter" w:date="2023-11-13T20:09:00Z">
              <w:rPr>
                <w:lang w:eastAsia="ja-JP"/>
              </w:rPr>
            </w:rPrChange>
          </w:rPr>
          <w:delText>inside the cabinet</w:delText>
        </w:r>
        <w:r w:rsidR="00DE7E98" w:rsidRPr="00130FBD" w:rsidDel="00130FBD">
          <w:rPr>
            <w:lang w:val="de-AT" w:eastAsia="ja-JP"/>
            <w:rPrChange w:id="3267" w:author="Christopher Kemeter" w:date="2023-11-13T20:09:00Z">
              <w:rPr>
                <w:lang w:eastAsia="ja-JP"/>
              </w:rPr>
            </w:rPrChange>
          </w:rPr>
          <w:delText xml:space="preserve"> </w:delText>
        </w:r>
        <w:r w:rsidR="7F285F89" w:rsidRPr="00130FBD" w:rsidDel="00130FBD">
          <w:rPr>
            <w:lang w:val="de-AT" w:eastAsia="ja-JP"/>
            <w:rPrChange w:id="3268" w:author="Christopher Kemeter" w:date="2023-11-13T20:09:00Z">
              <w:rPr>
                <w:lang w:eastAsia="ja-JP"/>
              </w:rPr>
            </w:rPrChange>
          </w:rPr>
          <w:delText xml:space="preserve">is enough on its own </w:delText>
        </w:r>
        <w:r w:rsidR="00651439" w:rsidRPr="00130FBD" w:rsidDel="00130FBD">
          <w:rPr>
            <w:lang w:val="de-AT" w:eastAsia="ja-JP"/>
            <w:rPrChange w:id="3269" w:author="Christopher Kemeter" w:date="2023-11-13T20:09:00Z">
              <w:rPr>
                <w:lang w:eastAsia="ja-JP"/>
              </w:rPr>
            </w:rPrChange>
          </w:rPr>
          <w:delText>to keep the</w:delText>
        </w:r>
        <w:r w:rsidR="00DE7E98" w:rsidRPr="00130FBD" w:rsidDel="00130FBD">
          <w:rPr>
            <w:lang w:val="de-AT" w:eastAsia="ja-JP"/>
            <w:rPrChange w:id="3270" w:author="Christopher Kemeter" w:date="2023-11-13T20:09:00Z">
              <w:rPr>
                <w:lang w:eastAsia="ja-JP"/>
              </w:rPr>
            </w:rPrChange>
          </w:rPr>
          <w:delText xml:space="preserve"> ambient temperature </w:delText>
        </w:r>
        <w:r w:rsidR="00651439" w:rsidRPr="00130FBD" w:rsidDel="00130FBD">
          <w:rPr>
            <w:lang w:val="de-AT" w:eastAsia="ja-JP"/>
            <w:rPrChange w:id="3271" w:author="Christopher Kemeter" w:date="2023-11-13T20:09:00Z">
              <w:rPr>
                <w:lang w:eastAsia="ja-JP"/>
              </w:rPr>
            </w:rPrChange>
          </w:rPr>
          <w:delText xml:space="preserve">from </w:delText>
        </w:r>
        <w:r w:rsidR="00DE7E98" w:rsidRPr="00130FBD" w:rsidDel="00130FBD">
          <w:rPr>
            <w:lang w:val="de-AT" w:eastAsia="ja-JP"/>
            <w:rPrChange w:id="3272" w:author="Christopher Kemeter" w:date="2023-11-13T20:09:00Z">
              <w:rPr>
                <w:lang w:eastAsia="ja-JP"/>
              </w:rPr>
            </w:rPrChange>
          </w:rPr>
          <w:delText>exceed</w:delText>
        </w:r>
        <w:r w:rsidR="749B03B0" w:rsidRPr="00130FBD" w:rsidDel="00130FBD">
          <w:rPr>
            <w:lang w:val="de-AT" w:eastAsia="ja-JP"/>
            <w:rPrChange w:id="3273" w:author="Christopher Kemeter" w:date="2023-11-13T20:09:00Z">
              <w:rPr>
                <w:lang w:eastAsia="ja-JP"/>
              </w:rPr>
            </w:rPrChange>
          </w:rPr>
          <w:delText>ing</w:delText>
        </w:r>
        <w:r w:rsidR="00CA7BD0" w:rsidRPr="00130FBD" w:rsidDel="00130FBD">
          <w:rPr>
            <w:lang w:val="de-AT" w:eastAsia="ja-JP"/>
            <w:rPrChange w:id="3274" w:author="Christopher Kemeter" w:date="2023-11-13T20:09:00Z">
              <w:rPr>
                <w:lang w:eastAsia="ja-JP"/>
              </w:rPr>
            </w:rPrChange>
          </w:rPr>
          <w:delText xml:space="preserve"> the</w:delText>
        </w:r>
        <w:r w:rsidR="00F3009D" w:rsidRPr="00130FBD" w:rsidDel="00130FBD">
          <w:rPr>
            <w:lang w:val="de-AT" w:eastAsia="ja-JP"/>
            <w:rPrChange w:id="3275" w:author="Christopher Kemeter" w:date="2023-11-13T20:09:00Z">
              <w:rPr>
                <w:lang w:eastAsia="ja-JP"/>
              </w:rPr>
            </w:rPrChange>
          </w:rPr>
          <w:delText xml:space="preserve"> average</w:delText>
        </w:r>
        <w:r w:rsidR="00CA7BD0" w:rsidRPr="00130FBD" w:rsidDel="00130FBD">
          <w:rPr>
            <w:lang w:val="de-AT" w:eastAsia="ja-JP"/>
            <w:rPrChange w:id="3276" w:author="Christopher Kemeter" w:date="2023-11-13T20:09:00Z">
              <w:rPr>
                <w:lang w:eastAsia="ja-JP"/>
              </w:rPr>
            </w:rPrChange>
          </w:rPr>
          <w:delText xml:space="preserve"> operating temperature </w:delText>
        </w:r>
        <w:r w:rsidR="00651439" w:rsidRPr="00130FBD" w:rsidDel="00130FBD">
          <w:rPr>
            <w:lang w:val="de-AT" w:eastAsia="ja-JP"/>
            <w:rPrChange w:id="3277" w:author="Christopher Kemeter" w:date="2023-11-13T20:09:00Z">
              <w:rPr>
                <w:lang w:eastAsia="ja-JP"/>
              </w:rPr>
            </w:rPrChange>
          </w:rPr>
          <w:delText xml:space="preserve">range </w:delText>
        </w:r>
        <w:r w:rsidR="00DE7E98" w:rsidRPr="00130FBD" w:rsidDel="00130FBD">
          <w:rPr>
            <w:lang w:val="de-AT" w:eastAsia="ja-JP"/>
            <w:rPrChange w:id="3278" w:author="Christopher Kemeter" w:date="2023-11-13T20:09:00Z">
              <w:rPr>
                <w:lang w:eastAsia="ja-JP"/>
              </w:rPr>
            </w:rPrChange>
          </w:rPr>
          <w:delText xml:space="preserve">of </w:delText>
        </w:r>
        <w:r w:rsidR="00651439" w:rsidRPr="00130FBD" w:rsidDel="00130FBD">
          <w:rPr>
            <w:lang w:val="de-AT" w:eastAsia="ja-JP"/>
            <w:rPrChange w:id="3279" w:author="Christopher Kemeter" w:date="2023-11-13T20:09:00Z">
              <w:rPr>
                <w:lang w:eastAsia="ja-JP"/>
              </w:rPr>
            </w:rPrChange>
          </w:rPr>
          <w:delText xml:space="preserve">the </w:delText>
        </w:r>
        <w:r w:rsidR="00A73AE1" w:rsidRPr="00130FBD" w:rsidDel="00130FBD">
          <w:rPr>
            <w:lang w:val="de-AT" w:eastAsia="ja-JP"/>
            <w:rPrChange w:id="3280" w:author="Christopher Kemeter" w:date="2023-11-13T20:09:00Z">
              <w:rPr>
                <w:lang w:eastAsia="ja-JP"/>
              </w:rPr>
            </w:rPrChange>
          </w:rPr>
          <w:delText>CCU.</w:delText>
        </w:r>
        <w:r w:rsidR="007C1484" w:rsidRPr="00130FBD" w:rsidDel="00130FBD">
          <w:rPr>
            <w:lang w:val="de-AT" w:eastAsia="ja-JP"/>
            <w:rPrChange w:id="3281" w:author="Christopher Kemeter" w:date="2023-11-13T20:09:00Z">
              <w:rPr>
                <w:lang w:eastAsia="ja-JP"/>
              </w:rPr>
            </w:rPrChange>
          </w:rPr>
          <w:delText xml:space="preserve"> </w:delText>
        </w:r>
        <w:r w:rsidR="79300CCF" w:rsidRPr="00130FBD" w:rsidDel="00130FBD">
          <w:rPr>
            <w:lang w:val="de-AT" w:eastAsia="ja-JP"/>
            <w:rPrChange w:id="3282" w:author="Christopher Kemeter" w:date="2023-11-13T20:09:00Z">
              <w:rPr>
                <w:lang w:eastAsia="ja-JP"/>
              </w:rPr>
            </w:rPrChange>
          </w:rPr>
          <w:delText>I</w:delText>
        </w:r>
        <w:r w:rsidR="2773FBA9" w:rsidRPr="00130FBD" w:rsidDel="00130FBD">
          <w:rPr>
            <w:lang w:val="de-AT" w:eastAsia="ja-JP"/>
            <w:rPrChange w:id="3283" w:author="Christopher Kemeter" w:date="2023-11-13T20:09:00Z">
              <w:rPr>
                <w:lang w:eastAsia="ja-JP"/>
              </w:rPr>
            </w:rPrChange>
          </w:rPr>
          <w:delText>t</w:delText>
        </w:r>
        <w:r w:rsidR="0E48F663" w:rsidRPr="00130FBD" w:rsidDel="00130FBD">
          <w:rPr>
            <w:lang w:val="de-AT" w:eastAsia="ja-JP"/>
            <w:rPrChange w:id="3284" w:author="Christopher Kemeter" w:date="2023-11-13T20:09:00Z">
              <w:rPr>
                <w:lang w:eastAsia="ja-JP"/>
              </w:rPr>
            </w:rPrChange>
          </w:rPr>
          <w:delText xml:space="preserve"> is only remarked at this point that the ra</w:delText>
        </w:r>
        <w:r w:rsidR="007C1484" w:rsidRPr="00130FBD" w:rsidDel="00130FBD">
          <w:rPr>
            <w:lang w:val="de-AT" w:eastAsia="ja-JP"/>
            <w:rPrChange w:id="3285" w:author="Christopher Kemeter" w:date="2023-11-13T20:09:00Z">
              <w:rPr>
                <w:lang w:eastAsia="ja-JP"/>
              </w:rPr>
            </w:rPrChange>
          </w:rPr>
          <w:delText>t</w:delText>
        </w:r>
        <w:r w:rsidR="0E48F663" w:rsidRPr="00130FBD" w:rsidDel="00130FBD">
          <w:rPr>
            <w:lang w:val="de-AT" w:eastAsia="ja-JP"/>
            <w:rPrChange w:id="3286" w:author="Christopher Kemeter" w:date="2023-11-13T20:09:00Z">
              <w:rPr>
                <w:lang w:eastAsia="ja-JP"/>
              </w:rPr>
            </w:rPrChange>
          </w:rPr>
          <w:delText>ed MTBF of the CCU is calculated at a value much lower than the maximum operating temperature of the CCU per EN50155</w:delText>
        </w:r>
        <w:r w:rsidR="45F7D9F6" w:rsidRPr="00130FBD" w:rsidDel="00130FBD">
          <w:rPr>
            <w:lang w:val="de-AT" w:eastAsia="ja-JP"/>
            <w:rPrChange w:id="3287" w:author="Christopher Kemeter" w:date="2023-11-13T20:09:00Z">
              <w:rPr>
                <w:lang w:eastAsia="ja-JP"/>
              </w:rPr>
            </w:rPrChange>
          </w:rPr>
          <w:delText xml:space="preserve"> (typically +70C)</w:delText>
        </w:r>
        <w:r w:rsidR="2773FBA9" w:rsidRPr="00130FBD" w:rsidDel="00130FBD">
          <w:rPr>
            <w:lang w:val="de-AT" w:eastAsia="ja-JP"/>
            <w:rPrChange w:id="3288" w:author="Christopher Kemeter" w:date="2023-11-13T20:09:00Z">
              <w:rPr>
                <w:lang w:eastAsia="ja-JP"/>
              </w:rPr>
            </w:rPrChange>
          </w:rPr>
          <w:delText>,</w:delText>
        </w:r>
        <w:r w:rsidR="0E48F663" w:rsidRPr="00130FBD" w:rsidDel="00130FBD">
          <w:rPr>
            <w:lang w:val="de-AT" w:eastAsia="ja-JP"/>
            <w:rPrChange w:id="3289" w:author="Christopher Kemeter" w:date="2023-11-13T20:09:00Z">
              <w:rPr>
                <w:lang w:eastAsia="ja-JP"/>
              </w:rPr>
            </w:rPrChange>
          </w:rPr>
          <w:delText xml:space="preserve"> and if the result of DDR is that </w:delText>
        </w:r>
        <w:r w:rsidR="0A29EB5C" w:rsidRPr="00130FBD" w:rsidDel="00130FBD">
          <w:rPr>
            <w:lang w:val="de-AT" w:eastAsia="ja-JP"/>
            <w:rPrChange w:id="3290" w:author="Christopher Kemeter" w:date="2023-11-13T20:09:00Z">
              <w:rPr>
                <w:lang w:eastAsia="ja-JP"/>
              </w:rPr>
            </w:rPrChange>
          </w:rPr>
          <w:delText xml:space="preserve">a </w:delText>
        </w:r>
        <w:r w:rsidR="0E48F663" w:rsidRPr="00130FBD" w:rsidDel="00130FBD">
          <w:rPr>
            <w:lang w:val="de-AT" w:eastAsia="ja-JP"/>
            <w:rPrChange w:id="3291" w:author="Christopher Kemeter" w:date="2023-11-13T20:09:00Z">
              <w:rPr>
                <w:lang w:eastAsia="ja-JP"/>
              </w:rPr>
            </w:rPrChange>
          </w:rPr>
          <w:delText>higher average operating temper</w:delText>
        </w:r>
        <w:r w:rsidR="5823CAAA" w:rsidRPr="00130FBD" w:rsidDel="00130FBD">
          <w:rPr>
            <w:lang w:val="de-AT" w:eastAsia="ja-JP"/>
            <w:rPrChange w:id="3292" w:author="Christopher Kemeter" w:date="2023-11-13T20:09:00Z">
              <w:rPr>
                <w:lang w:eastAsia="ja-JP"/>
              </w:rPr>
            </w:rPrChange>
          </w:rPr>
          <w:delText>ature will be used, rated MTBF cannot be kept</w:delText>
        </w:r>
      </w:del>
      <w:ins w:id="3293" w:author="Christopher Kemeter" w:date="2023-11-13T20:09:00Z">
        <w:r w:rsidR="00130FBD" w:rsidRPr="00130FBD">
          <w:rPr>
            <w:lang w:val="de-AT"/>
            <w:rPrChange w:id="3294" w:author="Christopher Kemeter" w:date="2023-11-13T20:09:00Z">
              <w:rPr/>
            </w:rPrChange>
          </w:rPr>
          <w:t xml:space="preserve"> </w:t>
        </w:r>
        <w:r w:rsidR="00130FBD" w:rsidRPr="00130FBD">
          <w:rPr>
            <w:lang w:val="de-AT" w:eastAsia="ja-JP"/>
            <w:rPrChange w:id="3295" w:author="Christopher Kemeter" w:date="2023-11-13T20:09:00Z">
              <w:rPr>
                <w:lang w:eastAsia="ja-JP"/>
              </w:rPr>
            </w:rPrChange>
          </w:rPr>
          <w:t>Während der DDR wird präzisiert, ob die Wärmeableitung im Schrank ausreicht, um zu verhindern, dass die Umgebungstemperatur den durchschnittlichen Betriebstemperaturbereich der CCU überschreitet. An dieser Stelle wird nur darauf hingewiesen, dass die bewertete MTBF der CCU bei einem Wert berechnet wird, der weit unter der maximalen Betriebstemperatur der CCU nach EN50155 liegt (typischerweise +70°C) und wenn das Ergebnis der DDR ist, dass eine höhere durchschnittliche Betriebstemperatur verwendet wird, kann die bewertete MTBF nicht eingehalten werden.</w:t>
        </w:r>
      </w:ins>
      <w:del w:id="3296" w:author="Christopher Kemeter" w:date="2023-11-13T20:09:00Z">
        <w:r w:rsidR="5823CAAA" w:rsidRPr="00130FBD" w:rsidDel="00130FBD">
          <w:rPr>
            <w:lang w:val="de-AT" w:eastAsia="ja-JP"/>
            <w:rPrChange w:id="3297" w:author="Christopher Kemeter" w:date="2023-11-13T20:09:00Z">
              <w:rPr>
                <w:lang w:eastAsia="ja-JP"/>
              </w:rPr>
            </w:rPrChange>
          </w:rPr>
          <w:delText>.</w:delText>
        </w:r>
      </w:del>
      <w:r w:rsidR="5823CAAA" w:rsidRPr="00130FBD">
        <w:rPr>
          <w:lang w:val="de-AT" w:eastAsia="ja-JP"/>
          <w:rPrChange w:id="3298" w:author="Christopher Kemeter" w:date="2023-11-13T20:09:00Z">
            <w:rPr>
              <w:lang w:eastAsia="ja-JP"/>
            </w:rPr>
          </w:rPrChange>
        </w:rPr>
        <w:t xml:space="preserve"> </w:t>
      </w:r>
    </w:p>
    <w:p w14:paraId="2E751329" w14:textId="4DE43AAE" w:rsidR="00A10F5E" w:rsidRDefault="00A10F5E" w:rsidP="004170F9">
      <w:pPr>
        <w:pStyle w:val="ListParagraph"/>
        <w:numPr>
          <w:ilvl w:val="0"/>
          <w:numId w:val="38"/>
        </w:numPr>
        <w:spacing w:before="100" w:beforeAutospacing="1" w:after="100" w:afterAutospacing="1"/>
        <w:rPr>
          <w:lang w:eastAsia="ja-JP"/>
        </w:rPr>
      </w:pPr>
      <w:del w:id="3299" w:author="Christopher Kemeter" w:date="2023-11-13T20:09:00Z">
        <w:r w:rsidRPr="00130FBD" w:rsidDel="00130FBD">
          <w:rPr>
            <w:lang w:val="de-AT" w:eastAsia="ja-JP"/>
            <w:rPrChange w:id="3300" w:author="Christopher Kemeter" w:date="2023-11-13T20:09:00Z">
              <w:rPr>
                <w:lang w:eastAsia="ja-JP"/>
              </w:rPr>
            </w:rPrChange>
          </w:rPr>
          <w:delText xml:space="preserve">In </w:delText>
        </w:r>
      </w:del>
      <w:ins w:id="3301" w:author="Christopher Kemeter" w:date="2023-11-13T20:09:00Z">
        <w:r w:rsidR="00130FBD" w:rsidRPr="00130FBD">
          <w:rPr>
            <w:lang w:val="de-AT" w:eastAsia="ja-JP"/>
            <w:rPrChange w:id="3302" w:author="Christopher Kemeter" w:date="2023-11-13T20:09:00Z">
              <w:rPr>
                <w:lang w:eastAsia="ja-JP"/>
              </w:rPr>
            </w:rPrChange>
          </w:rPr>
          <w:t xml:space="preserve">Zusätzlich gibt es Führungszapfen, um das Chassis zu stützen, bevor die 4 Montagepositionen angezogen werden. Der Zweck der Führungszapfen besteht darin, das Chassis während des Installationsprozesses vorübergehend zu halten. </w:t>
        </w:r>
        <w:r w:rsidR="00130FBD" w:rsidRPr="00130FBD">
          <w:rPr>
            <w:lang w:val="de-AT" w:eastAsia="ja-JP"/>
            <w:rPrChange w:id="3303" w:author="Christopher Kemeter" w:date="2023-11-13T20:10:00Z">
              <w:rPr>
                <w:lang w:eastAsia="ja-JP"/>
              </w:rPr>
            </w:rPrChange>
          </w:rPr>
          <w:t xml:space="preserve">Es soll nicht das Gesamtgewicht des Chassis mit Blades tragen. </w:t>
        </w:r>
        <w:r w:rsidR="00130FBD" w:rsidRPr="00130FBD">
          <w:rPr>
            <w:lang w:eastAsia="ja-JP"/>
          </w:rPr>
          <w:t>Die Führungszapfen sind Teil der Verpackung.</w:t>
        </w:r>
      </w:ins>
      <w:del w:id="3304" w:author="Christopher Kemeter" w:date="2023-11-13T20:09:00Z">
        <w:r w:rsidRPr="00A10F5E" w:rsidDel="00130FBD">
          <w:rPr>
            <w:lang w:eastAsia="ja-JP"/>
          </w:rPr>
          <w:delText>addition, there are guiding pins to support the chassis before the 4x</w:delText>
        </w:r>
        <w:r w:rsidRPr="00AE49DD" w:rsidDel="00130FBD">
          <w:rPr>
            <w:lang w:eastAsia="ja-JP"/>
          </w:rPr>
          <w:delText xml:space="preserve"> </w:delText>
        </w:r>
        <w:r w:rsidRPr="00A10F5E" w:rsidDel="00130FBD">
          <w:rPr>
            <w:lang w:eastAsia="ja-JP"/>
          </w:rPr>
          <w:delText>mounting position is tightened. The purpose of the guiding pins are for</w:delText>
        </w:r>
        <w:r w:rsidRPr="00AE49DD" w:rsidDel="00130FBD">
          <w:rPr>
            <w:lang w:eastAsia="ja-JP"/>
          </w:rPr>
          <w:delText xml:space="preserve"> </w:delText>
        </w:r>
        <w:r w:rsidRPr="00A10F5E" w:rsidDel="00130FBD">
          <w:rPr>
            <w:lang w:eastAsia="ja-JP"/>
          </w:rPr>
          <w:delText>temporary hold on the chassis during the installation process. It is not to</w:delText>
        </w:r>
        <w:r w:rsidRPr="00AE49DD" w:rsidDel="00130FBD">
          <w:rPr>
            <w:lang w:eastAsia="ja-JP"/>
          </w:rPr>
          <w:delText xml:space="preserve"> </w:delText>
        </w:r>
        <w:r w:rsidRPr="00A10F5E" w:rsidDel="00130FBD">
          <w:rPr>
            <w:lang w:eastAsia="ja-JP"/>
          </w:rPr>
          <w:delText>withstand the overall weight of the chassis with blades. The guiding pins</w:delText>
        </w:r>
        <w:r w:rsidR="00AE49DD" w:rsidRPr="00AE49DD" w:rsidDel="00130FBD">
          <w:rPr>
            <w:lang w:eastAsia="ja-JP"/>
          </w:rPr>
          <w:delText xml:space="preserve"> </w:delText>
        </w:r>
        <w:r w:rsidRPr="00A10F5E" w:rsidDel="00130FBD">
          <w:rPr>
            <w:lang w:eastAsia="ja-JP"/>
          </w:rPr>
          <w:delText>are part of the packaging.</w:delText>
        </w:r>
      </w:del>
    </w:p>
    <w:p w14:paraId="7C5EDA2D" w14:textId="2C0E3AED" w:rsidR="00AE49DD" w:rsidRPr="00A10F5E" w:rsidRDefault="00FF4E46" w:rsidP="00A10F5E">
      <w:pPr>
        <w:spacing w:before="100" w:beforeAutospacing="1" w:after="100" w:afterAutospacing="1"/>
        <w:rPr>
          <w:lang w:eastAsia="ja-JP"/>
        </w:rPr>
      </w:pPr>
      <w:r w:rsidRPr="00FF4E46">
        <w:rPr>
          <w:noProof/>
          <w:lang w:eastAsia="ja-JP"/>
        </w:rPr>
        <w:drawing>
          <wp:inline distT="0" distB="0" distL="0" distR="0" wp14:anchorId="38F7690B" wp14:editId="3DAC9861">
            <wp:extent cx="3185023" cy="3268639"/>
            <wp:effectExtent l="0" t="0" r="0" b="0"/>
            <wp:docPr id="13" name="Picture 1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engineering drawing&#10;&#10;Description automatically generated"/>
                    <pic:cNvPicPr/>
                  </pic:nvPicPr>
                  <pic:blipFill>
                    <a:blip r:embed="rId38"/>
                    <a:stretch>
                      <a:fillRect/>
                    </a:stretch>
                  </pic:blipFill>
                  <pic:spPr>
                    <a:xfrm>
                      <a:off x="0" y="0"/>
                      <a:ext cx="3191800" cy="3275594"/>
                    </a:xfrm>
                    <a:prstGeom prst="rect">
                      <a:avLst/>
                    </a:prstGeom>
                  </pic:spPr>
                </pic:pic>
              </a:graphicData>
            </a:graphic>
          </wp:inline>
        </w:drawing>
      </w:r>
    </w:p>
    <w:p w14:paraId="553A655A" w14:textId="6ABFC1E6" w:rsidR="00A10F5E" w:rsidRPr="00130FBD" w:rsidRDefault="00A10F5E" w:rsidP="00130FBD">
      <w:pPr>
        <w:pStyle w:val="ListParagraph"/>
        <w:numPr>
          <w:ilvl w:val="0"/>
          <w:numId w:val="37"/>
        </w:numPr>
        <w:rPr>
          <w:lang w:val="de-AT" w:eastAsia="ja-JP"/>
          <w:rPrChange w:id="3305" w:author="Christopher Kemeter" w:date="2023-11-13T20:10:00Z">
            <w:rPr>
              <w:lang w:eastAsia="ja-JP"/>
            </w:rPr>
          </w:rPrChange>
        </w:rPr>
      </w:pPr>
      <w:del w:id="3306" w:author="Christopher Kemeter" w:date="2023-11-13T20:10:00Z">
        <w:r w:rsidRPr="00130FBD" w:rsidDel="00130FBD">
          <w:rPr>
            <w:lang w:val="de-AT" w:eastAsia="ja-JP"/>
            <w:rPrChange w:id="3307" w:author="Christopher Kemeter" w:date="2023-11-13T20:10:00Z">
              <w:rPr>
                <w:lang w:eastAsia="ja-JP"/>
              </w:rPr>
            </w:rPrChange>
          </w:rPr>
          <w:delText>There should be enough space provided between the CCU front panel and the cabinet door as to not bend the SPUMA_240 RF cables when closing the door</w:delText>
        </w:r>
      </w:del>
      <w:ins w:id="3308" w:author="Christopher Kemeter" w:date="2023-11-13T20:10:00Z">
        <w:r w:rsidR="00130FBD" w:rsidRPr="00130FBD">
          <w:rPr>
            <w:lang w:val="de-AT"/>
            <w:rPrChange w:id="3309" w:author="Christopher Kemeter" w:date="2023-11-13T20:10:00Z">
              <w:rPr/>
            </w:rPrChange>
          </w:rPr>
          <w:t xml:space="preserve"> </w:t>
        </w:r>
        <w:r w:rsidR="00130FBD" w:rsidRPr="00130FBD">
          <w:rPr>
            <w:lang w:val="de-AT" w:eastAsia="ja-JP"/>
            <w:rPrChange w:id="3310" w:author="Christopher Kemeter" w:date="2023-11-13T20:10:00Z">
              <w:rPr>
                <w:lang w:eastAsia="ja-JP"/>
              </w:rPr>
            </w:rPrChange>
          </w:rPr>
          <w:t>Es sollte ausreichend Platz zwischen der Vorderseite der CCU und der Schranktür vorhanden sein, damit die SPUMA_240-RF-Kabel beim Schließen der Tür nicht verbogen werden.</w:t>
        </w:r>
      </w:ins>
      <w:del w:id="3311" w:author="Christopher Kemeter" w:date="2023-11-13T20:10:00Z">
        <w:r w:rsidRPr="00130FBD" w:rsidDel="00130FBD">
          <w:rPr>
            <w:lang w:val="de-AT" w:eastAsia="ja-JP"/>
            <w:rPrChange w:id="3312" w:author="Christopher Kemeter" w:date="2023-11-13T20:10:00Z">
              <w:rPr>
                <w:lang w:eastAsia="ja-JP"/>
              </w:rPr>
            </w:rPrChange>
          </w:rPr>
          <w:delText xml:space="preserve">. </w:delText>
        </w:r>
      </w:del>
    </w:p>
    <w:p w14:paraId="3CF99034" w14:textId="386C3991" w:rsidR="0041085B" w:rsidRPr="00130FBD" w:rsidRDefault="0041085B">
      <w:pPr>
        <w:rPr>
          <w:lang w:val="de-AT" w:eastAsia="ja-JP"/>
          <w:rPrChange w:id="3313" w:author="Christopher Kemeter" w:date="2023-11-13T20:10:00Z">
            <w:rPr>
              <w:lang w:eastAsia="ja-JP"/>
            </w:rPr>
          </w:rPrChange>
        </w:rPr>
      </w:pPr>
      <w:r w:rsidRPr="00130FBD">
        <w:rPr>
          <w:lang w:val="de-AT" w:eastAsia="ja-JP"/>
          <w:rPrChange w:id="3314" w:author="Christopher Kemeter" w:date="2023-11-13T20:10:00Z">
            <w:rPr>
              <w:lang w:eastAsia="ja-JP"/>
            </w:rPr>
          </w:rPrChange>
        </w:rPr>
        <w:br w:type="page"/>
      </w:r>
    </w:p>
    <w:p w14:paraId="2AE94240" w14:textId="77777777" w:rsidR="00A10F5E" w:rsidRPr="00130FBD" w:rsidRDefault="00A10F5E" w:rsidP="00AE5D32">
      <w:pPr>
        <w:rPr>
          <w:lang w:val="de-AT" w:eastAsia="ja-JP"/>
          <w:rPrChange w:id="3315" w:author="Christopher Kemeter" w:date="2023-11-13T20:10:00Z">
            <w:rPr>
              <w:lang w:eastAsia="ja-JP"/>
            </w:rPr>
          </w:rPrChange>
        </w:rPr>
      </w:pPr>
    </w:p>
    <w:p w14:paraId="2B8B93CD" w14:textId="51A1E905" w:rsidR="00A74B60" w:rsidRPr="000164FF" w:rsidRDefault="00A74B60" w:rsidP="00A73815">
      <w:pPr>
        <w:pStyle w:val="Heading2"/>
        <w:rPr>
          <w:highlight w:val="yellow"/>
          <w:lang w:val="en-GB"/>
          <w:rPrChange w:id="3316" w:author="Abbas Rizvi" w:date="2023-05-15T10:52:00Z">
            <w:rPr>
              <w:lang w:val="en-GB"/>
            </w:rPr>
          </w:rPrChange>
        </w:rPr>
      </w:pPr>
      <w:bookmarkStart w:id="3317" w:name="_Toc115688982"/>
      <w:bookmarkStart w:id="3318" w:name="_Toc126070282"/>
      <w:bookmarkStart w:id="3319" w:name="_Toc126598483"/>
      <w:bookmarkStart w:id="3320" w:name="_Toc126870452"/>
      <w:bookmarkStart w:id="3321" w:name="_Toc126876337"/>
      <w:bookmarkStart w:id="3322" w:name="_Toc126877428"/>
      <w:bookmarkStart w:id="3323" w:name="_Toc115688983"/>
      <w:bookmarkStart w:id="3324" w:name="_Toc126070283"/>
      <w:bookmarkStart w:id="3325" w:name="_Toc126598484"/>
      <w:bookmarkStart w:id="3326" w:name="_Toc126870453"/>
      <w:bookmarkStart w:id="3327" w:name="_Toc126876338"/>
      <w:bookmarkStart w:id="3328" w:name="_Toc126877429"/>
      <w:bookmarkStart w:id="3329" w:name="_Toc115688984"/>
      <w:bookmarkStart w:id="3330" w:name="_Toc126070284"/>
      <w:bookmarkStart w:id="3331" w:name="_Toc126598485"/>
      <w:bookmarkStart w:id="3332" w:name="_Toc126870454"/>
      <w:bookmarkStart w:id="3333" w:name="_Toc126876339"/>
      <w:bookmarkStart w:id="3334" w:name="_Toc126877430"/>
      <w:bookmarkStart w:id="3335" w:name="_Toc115688985"/>
      <w:bookmarkStart w:id="3336" w:name="_Toc126070285"/>
      <w:bookmarkStart w:id="3337" w:name="_Toc126598486"/>
      <w:bookmarkStart w:id="3338" w:name="_Toc126870455"/>
      <w:bookmarkStart w:id="3339" w:name="_Toc126876340"/>
      <w:bookmarkStart w:id="3340" w:name="_Toc126877431"/>
      <w:bookmarkStart w:id="3341" w:name="_Toc115688987"/>
      <w:bookmarkStart w:id="3342" w:name="_Toc126070287"/>
      <w:bookmarkStart w:id="3343" w:name="_Toc126598488"/>
      <w:bookmarkStart w:id="3344" w:name="_Toc126870457"/>
      <w:bookmarkStart w:id="3345" w:name="_Toc126876342"/>
      <w:bookmarkStart w:id="3346" w:name="_Toc126877433"/>
      <w:bookmarkStart w:id="3347" w:name="_Toc150800067"/>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r w:rsidRPr="000164FF">
        <w:rPr>
          <w:highlight w:val="yellow"/>
          <w:lang w:val="en-GB"/>
          <w:rPrChange w:id="3348" w:author="Abbas Rizvi" w:date="2023-05-15T10:52:00Z">
            <w:rPr>
              <w:lang w:val="en-GB"/>
            </w:rPr>
          </w:rPrChange>
        </w:rPr>
        <w:t>A</w:t>
      </w:r>
      <w:r w:rsidR="00A42614" w:rsidRPr="000164FF">
        <w:rPr>
          <w:highlight w:val="yellow"/>
          <w:lang w:val="en-GB"/>
          <w:rPrChange w:id="3349" w:author="Abbas Rizvi" w:date="2023-05-15T10:52:00Z">
            <w:rPr>
              <w:lang w:val="en-GB"/>
            </w:rPr>
          </w:rPrChange>
        </w:rPr>
        <w:t xml:space="preserve">ccess </w:t>
      </w:r>
      <w:r w:rsidRPr="000164FF">
        <w:rPr>
          <w:highlight w:val="yellow"/>
          <w:lang w:val="en-GB"/>
          <w:rPrChange w:id="3350" w:author="Abbas Rizvi" w:date="2023-05-15T10:52:00Z">
            <w:rPr>
              <w:lang w:val="en-GB"/>
            </w:rPr>
          </w:rPrChange>
        </w:rPr>
        <w:t>P</w:t>
      </w:r>
      <w:r w:rsidR="00A42614" w:rsidRPr="000164FF">
        <w:rPr>
          <w:highlight w:val="yellow"/>
          <w:lang w:val="en-GB"/>
          <w:rPrChange w:id="3351" w:author="Abbas Rizvi" w:date="2023-05-15T10:52:00Z">
            <w:rPr>
              <w:lang w:val="en-GB"/>
            </w:rPr>
          </w:rPrChange>
        </w:rPr>
        <w:t>oint</w:t>
      </w:r>
      <w:ins w:id="3352" w:author="Christopher Kemeter" w:date="2023-11-13T20:11:00Z">
        <w:r w:rsidR="00130FBD">
          <w:rPr>
            <w:highlight w:val="yellow"/>
            <w:lang w:val="en-GB"/>
          </w:rPr>
          <w:t xml:space="preserve"> (AP)</w:t>
        </w:r>
      </w:ins>
      <w:bookmarkEnd w:id="3347"/>
      <w:del w:id="3353" w:author="Abbas Rizvi" w:date="2023-03-22T14:06:00Z">
        <w:r w:rsidRPr="000164FF" w:rsidDel="00987E0F">
          <w:rPr>
            <w:highlight w:val="yellow"/>
            <w:lang w:val="en-GB"/>
            <w:rPrChange w:id="3354" w:author="Abbas Rizvi" w:date="2023-05-15T10:52:00Z">
              <w:rPr>
                <w:lang w:val="en-GB"/>
              </w:rPr>
            </w:rPrChange>
          </w:rPr>
          <w:delText xml:space="preserve"> + </w:delText>
        </w:r>
        <w:r w:rsidR="00A42614" w:rsidRPr="000164FF" w:rsidDel="00987E0F">
          <w:rPr>
            <w:highlight w:val="yellow"/>
            <w:lang w:val="en-GB"/>
            <w:rPrChange w:id="3355" w:author="Abbas Rizvi" w:date="2023-05-15T10:52:00Z">
              <w:rPr>
                <w:lang w:val="en-GB"/>
              </w:rPr>
            </w:rPrChange>
          </w:rPr>
          <w:delText>Indoor</w:delText>
        </w:r>
        <w:r w:rsidRPr="000164FF" w:rsidDel="00987E0F">
          <w:rPr>
            <w:highlight w:val="yellow"/>
            <w:lang w:val="en-GB"/>
            <w:rPrChange w:id="3356" w:author="Abbas Rizvi" w:date="2023-05-15T10:52:00Z">
              <w:rPr>
                <w:lang w:val="en-GB"/>
              </w:rPr>
            </w:rPrChange>
          </w:rPr>
          <w:delText xml:space="preserve"> Antenna </w:delText>
        </w:r>
        <w:r w:rsidR="00A42614" w:rsidRPr="000164FF" w:rsidDel="00987E0F">
          <w:rPr>
            <w:highlight w:val="yellow"/>
            <w:lang w:val="en-GB"/>
            <w:rPrChange w:id="3357" w:author="Abbas Rizvi" w:date="2023-05-15T10:52:00Z">
              <w:rPr>
                <w:lang w:val="en-GB"/>
              </w:rPr>
            </w:rPrChange>
          </w:rPr>
          <w:delText>m</w:delText>
        </w:r>
        <w:r w:rsidRPr="000164FF" w:rsidDel="00987E0F">
          <w:rPr>
            <w:highlight w:val="yellow"/>
            <w:lang w:val="en-GB"/>
            <w:rPrChange w:id="3358" w:author="Abbas Rizvi" w:date="2023-05-15T10:52:00Z">
              <w:rPr>
                <w:lang w:val="en-GB"/>
              </w:rPr>
            </w:rPrChange>
          </w:rPr>
          <w:delText>ounting</w:delText>
        </w:r>
      </w:del>
    </w:p>
    <w:p w14:paraId="642D1726" w14:textId="37E1F4C9" w:rsidR="0024108F" w:rsidRPr="00130FBD" w:rsidDel="00D212F8" w:rsidRDefault="00D212F8" w:rsidP="002B7247">
      <w:pPr>
        <w:rPr>
          <w:del w:id="3359" w:author="Abbas Rizvi" w:date="2023-05-15T10:52:00Z"/>
          <w:lang w:val="de-AT" w:eastAsia="ja-JP" w:bidi="th-TH"/>
          <w:rPrChange w:id="3360" w:author="Christopher Kemeter" w:date="2023-11-13T20:11:00Z">
            <w:rPr>
              <w:del w:id="3361" w:author="Abbas Rizvi" w:date="2023-05-15T10:52:00Z"/>
              <w:lang w:eastAsia="ja-JP" w:bidi="th-TH"/>
            </w:rPr>
          </w:rPrChange>
        </w:rPr>
      </w:pPr>
      <w:ins w:id="3362" w:author="Abbas Rizvi" w:date="2023-05-15T10:52:00Z">
        <w:del w:id="3363" w:author="Christopher Kemeter" w:date="2023-11-13T20:11:00Z">
          <w:r w:rsidRPr="00130FBD" w:rsidDel="00130FBD">
            <w:rPr>
              <w:lang w:val="de-AT" w:eastAsia="ja-JP" w:bidi="th-TH"/>
              <w:rPrChange w:id="3364" w:author="Christopher Kemeter" w:date="2023-11-13T20:11:00Z">
                <w:rPr>
                  <w:lang w:eastAsia="ja-JP" w:bidi="th-TH"/>
                </w:rPr>
              </w:rPrChange>
            </w:rPr>
            <w:delText>As</w:delText>
          </w:r>
        </w:del>
      </w:ins>
      <w:ins w:id="3365" w:author="Christopher Kemeter" w:date="2023-11-13T20:11:00Z">
        <w:r w:rsidR="00130FBD" w:rsidRPr="00130FBD">
          <w:rPr>
            <w:lang w:val="de-AT" w:eastAsia="ja-JP" w:bidi="th-TH"/>
            <w:rPrChange w:id="3366" w:author="Christopher Kemeter" w:date="2023-11-13T20:11:00Z">
              <w:rPr>
                <w:lang w:eastAsia="ja-JP" w:bidi="th-TH"/>
              </w:rPr>
            </w:rPrChange>
          </w:rPr>
          <w:t xml:space="preserve">Da die Anzahl der </w:t>
        </w:r>
        <w:r w:rsidR="00130FBD">
          <w:rPr>
            <w:lang w:val="de-AT" w:eastAsia="ja-JP" w:bidi="th-TH"/>
          </w:rPr>
          <w:t>APs</w:t>
        </w:r>
        <w:r w:rsidR="00130FBD" w:rsidRPr="00130FBD">
          <w:rPr>
            <w:lang w:val="de-AT" w:eastAsia="ja-JP" w:bidi="th-TH"/>
            <w:rPrChange w:id="3367" w:author="Christopher Kemeter" w:date="2023-11-13T20:11:00Z">
              <w:rPr>
                <w:lang w:eastAsia="ja-JP" w:bidi="th-TH"/>
              </w:rPr>
            </w:rPrChange>
          </w:rPr>
          <w:t xml:space="preserve"> auf 4 pro Wagen gestiegen ist, benötigt Nomad aktualisierte 3D-Zeichnungen der Zugriffspunkte an ihren Standorten.</w:t>
        </w:r>
      </w:ins>
      <w:ins w:id="3368" w:author="Abbas Rizvi" w:date="2023-05-15T10:52:00Z">
        <w:del w:id="3369" w:author="Christopher Kemeter" w:date="2023-11-13T20:10:00Z">
          <w:r w:rsidRPr="00130FBD" w:rsidDel="00130FBD">
            <w:rPr>
              <w:lang w:val="de-AT" w:eastAsia="ja-JP" w:bidi="th-TH"/>
              <w:rPrChange w:id="3370" w:author="Christopher Kemeter" w:date="2023-11-13T20:11:00Z">
                <w:rPr>
                  <w:lang w:eastAsia="ja-JP" w:bidi="th-TH"/>
                </w:rPr>
              </w:rPrChange>
            </w:rPr>
            <w:delText xml:space="preserve"> the number of access points has increased to 4x per wagon, Nomad requires updated 3D drawings of the access points mounted in their l</w:delText>
          </w:r>
        </w:del>
      </w:ins>
      <w:ins w:id="3371" w:author="Abbas Rizvi" w:date="2023-05-15T10:53:00Z">
        <w:del w:id="3372" w:author="Christopher Kemeter" w:date="2023-11-13T20:10:00Z">
          <w:r w:rsidRPr="00130FBD" w:rsidDel="00130FBD">
            <w:rPr>
              <w:lang w:val="de-AT" w:eastAsia="ja-JP" w:bidi="th-TH"/>
              <w:rPrChange w:id="3373" w:author="Christopher Kemeter" w:date="2023-11-13T20:11:00Z">
                <w:rPr>
                  <w:lang w:eastAsia="ja-JP" w:bidi="th-TH"/>
                </w:rPr>
              </w:rPrChange>
            </w:rPr>
            <w:delText>ocations.</w:delText>
          </w:r>
        </w:del>
      </w:ins>
    </w:p>
    <w:p w14:paraId="423BDC36" w14:textId="77777777" w:rsidR="00D212F8" w:rsidRPr="00130FBD" w:rsidRDefault="00D212F8" w:rsidP="00A42614">
      <w:pPr>
        <w:rPr>
          <w:ins w:id="3374" w:author="Abbas Rizvi" w:date="2023-05-15T10:52:00Z"/>
          <w:lang w:val="de-AT" w:eastAsia="ja-JP" w:bidi="th-TH"/>
          <w:rPrChange w:id="3375" w:author="Christopher Kemeter" w:date="2023-11-13T20:11:00Z">
            <w:rPr>
              <w:ins w:id="3376" w:author="Abbas Rizvi" w:date="2023-05-15T10:52:00Z"/>
              <w:lang w:eastAsia="ja-JP" w:bidi="th-TH"/>
            </w:rPr>
          </w:rPrChange>
        </w:rPr>
      </w:pPr>
    </w:p>
    <w:p w14:paraId="1B00CC56" w14:textId="1A65A409" w:rsidR="0024108F" w:rsidRPr="00130FBD" w:rsidDel="00D212F8" w:rsidRDefault="0024108F" w:rsidP="00A42614">
      <w:pPr>
        <w:rPr>
          <w:del w:id="3377" w:author="Abbas Rizvi" w:date="2023-05-15T10:52:00Z"/>
          <w:b/>
          <w:bCs/>
          <w:u w:val="single"/>
          <w:lang w:val="de-AT" w:eastAsia="ja-JP" w:bidi="th-TH"/>
          <w:rPrChange w:id="3378" w:author="Christopher Kemeter" w:date="2023-11-13T20:11:00Z">
            <w:rPr>
              <w:del w:id="3379" w:author="Abbas Rizvi" w:date="2023-05-15T10:52:00Z"/>
              <w:b/>
              <w:bCs/>
              <w:u w:val="single"/>
              <w:lang w:eastAsia="ja-JP" w:bidi="th-TH"/>
            </w:rPr>
          </w:rPrChange>
        </w:rPr>
      </w:pPr>
      <w:del w:id="3380" w:author="Abbas Rizvi" w:date="2023-05-15T10:52:00Z">
        <w:r w:rsidRPr="00130FBD" w:rsidDel="00D212F8">
          <w:rPr>
            <w:b/>
            <w:bCs/>
            <w:u w:val="single"/>
            <w:lang w:val="de-AT" w:eastAsia="ja-JP" w:bidi="th-TH"/>
            <w:rPrChange w:id="3381" w:author="Christopher Kemeter" w:date="2023-11-13T20:11:00Z">
              <w:rPr>
                <w:b/>
                <w:bCs/>
                <w:u w:val="single"/>
                <w:lang w:eastAsia="ja-JP" w:bidi="th-TH"/>
              </w:rPr>
            </w:rPrChange>
          </w:rPr>
          <w:delText>Access Point</w:delText>
        </w:r>
      </w:del>
    </w:p>
    <w:p w14:paraId="05ECC3D8" w14:textId="3B2000FC" w:rsidR="002431F9" w:rsidRPr="00130FBD" w:rsidDel="00D212F8" w:rsidRDefault="00A42614" w:rsidP="002B7247">
      <w:pPr>
        <w:rPr>
          <w:del w:id="3382" w:author="Abbas Rizvi" w:date="2023-05-15T10:53:00Z"/>
          <w:lang w:val="de-AT"/>
          <w:rPrChange w:id="3383" w:author="Christopher Kemeter" w:date="2023-11-13T20:11:00Z">
            <w:rPr>
              <w:del w:id="3384" w:author="Abbas Rizvi" w:date="2023-05-15T10:53:00Z"/>
            </w:rPr>
          </w:rPrChange>
        </w:rPr>
      </w:pPr>
      <w:del w:id="3385" w:author="Abbas Rizvi" w:date="2023-05-15T10:53:00Z">
        <w:r w:rsidRPr="00130FBD" w:rsidDel="00D212F8">
          <w:rPr>
            <w:lang w:val="de-AT" w:eastAsia="ja-JP" w:bidi="th-TH"/>
            <w:rPrChange w:id="3386" w:author="Christopher Kemeter" w:date="2023-11-13T20:11:00Z">
              <w:rPr>
                <w:lang w:eastAsia="ja-JP" w:bidi="th-TH"/>
              </w:rPr>
            </w:rPrChange>
          </w:rPr>
          <w:delText xml:space="preserve">There will be </w:delText>
        </w:r>
        <w:r w:rsidR="002A39C4" w:rsidRPr="00130FBD" w:rsidDel="00D212F8">
          <w:rPr>
            <w:lang w:val="de-AT" w:eastAsia="ja-JP" w:bidi="th-TH"/>
            <w:rPrChange w:id="3387" w:author="Christopher Kemeter" w:date="2023-11-13T20:11:00Z">
              <w:rPr>
                <w:lang w:eastAsia="ja-JP" w:bidi="th-TH"/>
              </w:rPr>
            </w:rPrChange>
          </w:rPr>
          <w:delText>2</w:delText>
        </w:r>
        <w:r w:rsidRPr="00130FBD" w:rsidDel="00D212F8">
          <w:rPr>
            <w:lang w:val="de-AT" w:eastAsia="ja-JP" w:bidi="th-TH"/>
            <w:rPrChange w:id="3388" w:author="Christopher Kemeter" w:date="2023-11-13T20:11:00Z">
              <w:rPr>
                <w:lang w:eastAsia="ja-JP" w:bidi="th-TH"/>
              </w:rPr>
            </w:rPrChange>
          </w:rPr>
          <w:delText>x access point</w:delText>
        </w:r>
        <w:r w:rsidR="002A39C4" w:rsidRPr="00130FBD" w:rsidDel="00D212F8">
          <w:rPr>
            <w:lang w:val="de-AT" w:eastAsia="ja-JP" w:bidi="th-TH"/>
            <w:rPrChange w:id="3389" w:author="Christopher Kemeter" w:date="2023-11-13T20:11:00Z">
              <w:rPr>
                <w:lang w:eastAsia="ja-JP" w:bidi="th-TH"/>
              </w:rPr>
            </w:rPrChange>
          </w:rPr>
          <w:delText>s</w:delText>
        </w:r>
        <w:r w:rsidRPr="00130FBD" w:rsidDel="00D212F8">
          <w:rPr>
            <w:lang w:val="de-AT" w:eastAsia="ja-JP" w:bidi="th-TH"/>
            <w:rPrChange w:id="3390" w:author="Christopher Kemeter" w:date="2023-11-13T20:11:00Z">
              <w:rPr>
                <w:lang w:eastAsia="ja-JP" w:bidi="th-TH"/>
              </w:rPr>
            </w:rPrChange>
          </w:rPr>
          <w:delText xml:space="preserve"> </w:delText>
        </w:r>
        <w:r w:rsidR="005F0B2A" w:rsidRPr="00130FBD" w:rsidDel="00D212F8">
          <w:rPr>
            <w:lang w:val="de-AT" w:eastAsia="ja-JP" w:bidi="th-TH"/>
            <w:rPrChange w:id="3391" w:author="Christopher Kemeter" w:date="2023-11-13T20:11:00Z">
              <w:rPr>
                <w:lang w:eastAsia="ja-JP" w:bidi="th-TH"/>
              </w:rPr>
            </w:rPrChange>
          </w:rPr>
          <w:delText xml:space="preserve">available </w:delText>
        </w:r>
        <w:r w:rsidR="002A39C4" w:rsidRPr="00130FBD" w:rsidDel="00D212F8">
          <w:rPr>
            <w:lang w:val="de-AT" w:eastAsia="ja-JP" w:bidi="th-TH"/>
            <w:rPrChange w:id="3392" w:author="Christopher Kemeter" w:date="2023-11-13T20:11:00Z">
              <w:rPr>
                <w:lang w:eastAsia="ja-JP" w:bidi="th-TH"/>
              </w:rPr>
            </w:rPrChange>
          </w:rPr>
          <w:delText>in each</w:delText>
        </w:r>
        <w:r w:rsidR="000C101E" w:rsidRPr="00130FBD" w:rsidDel="00D212F8">
          <w:rPr>
            <w:lang w:val="de-AT" w:eastAsia="ja-JP" w:bidi="th-TH"/>
            <w:rPrChange w:id="3393" w:author="Christopher Kemeter" w:date="2023-11-13T20:11:00Z">
              <w:rPr>
                <w:lang w:eastAsia="ja-JP" w:bidi="th-TH"/>
              </w:rPr>
            </w:rPrChange>
          </w:rPr>
          <w:delText xml:space="preserve"> </w:delText>
        </w:r>
        <w:r w:rsidR="005F0B2A" w:rsidRPr="00130FBD" w:rsidDel="00D212F8">
          <w:rPr>
            <w:lang w:val="de-AT" w:eastAsia="ja-JP" w:bidi="th-TH"/>
            <w:rPrChange w:id="3394" w:author="Christopher Kemeter" w:date="2023-11-13T20:11:00Z">
              <w:rPr>
                <w:lang w:eastAsia="ja-JP" w:bidi="th-TH"/>
              </w:rPr>
            </w:rPrChange>
          </w:rPr>
          <w:delText>wagon</w:delText>
        </w:r>
        <w:r w:rsidR="002A39C4" w:rsidRPr="00130FBD" w:rsidDel="00D212F8">
          <w:rPr>
            <w:lang w:val="de-AT" w:eastAsia="ja-JP" w:bidi="th-TH"/>
            <w:rPrChange w:id="3395" w:author="Christopher Kemeter" w:date="2023-11-13T20:11:00Z">
              <w:rPr>
                <w:lang w:eastAsia="ja-JP" w:bidi="th-TH"/>
              </w:rPr>
            </w:rPrChange>
          </w:rPr>
          <w:delText xml:space="preserve"> </w:delText>
        </w:r>
        <w:r w:rsidR="002B7247" w:rsidRPr="00130FBD" w:rsidDel="00D212F8">
          <w:rPr>
            <w:lang w:val="de-AT" w:eastAsia="ja-JP" w:bidi="th-TH"/>
            <w:rPrChange w:id="3396" w:author="Christopher Kemeter" w:date="2023-11-13T20:11:00Z">
              <w:rPr>
                <w:lang w:eastAsia="ja-JP" w:bidi="th-TH"/>
              </w:rPr>
            </w:rPrChange>
          </w:rPr>
          <w:delText xml:space="preserve">behind an easily accessible panel </w:delText>
        </w:r>
        <w:r w:rsidR="002A39C4" w:rsidRPr="00130FBD" w:rsidDel="00D212F8">
          <w:rPr>
            <w:lang w:val="de-AT" w:eastAsia="ja-JP" w:bidi="th-TH"/>
            <w:rPrChange w:id="3397" w:author="Christopher Kemeter" w:date="2023-11-13T20:11:00Z">
              <w:rPr>
                <w:lang w:eastAsia="ja-JP" w:bidi="th-TH"/>
              </w:rPr>
            </w:rPrChange>
          </w:rPr>
          <w:delText>placed at the entra</w:delText>
        </w:r>
        <w:bookmarkStart w:id="3398" w:name="_Toc126598490"/>
        <w:bookmarkStart w:id="3399" w:name="_Toc126870459"/>
        <w:bookmarkStart w:id="3400" w:name="_Toc126876344"/>
        <w:bookmarkStart w:id="3401" w:name="_Toc126877435"/>
        <w:bookmarkStart w:id="3402" w:name="_Toc126598491"/>
        <w:bookmarkStart w:id="3403" w:name="_Toc126870460"/>
        <w:bookmarkStart w:id="3404" w:name="_Toc126876345"/>
        <w:bookmarkStart w:id="3405" w:name="_Toc126877436"/>
        <w:bookmarkStart w:id="3406" w:name="_Toc126598492"/>
        <w:bookmarkStart w:id="3407" w:name="_Toc126870461"/>
        <w:bookmarkStart w:id="3408" w:name="_Toc126876346"/>
        <w:bookmarkStart w:id="3409" w:name="_Toc126877437"/>
        <w:bookmarkEnd w:id="3398"/>
        <w:bookmarkEnd w:id="3399"/>
        <w:bookmarkEnd w:id="3400"/>
        <w:bookmarkEnd w:id="3401"/>
        <w:bookmarkEnd w:id="3402"/>
        <w:bookmarkEnd w:id="3403"/>
        <w:bookmarkEnd w:id="3404"/>
        <w:bookmarkEnd w:id="3405"/>
        <w:bookmarkEnd w:id="3406"/>
        <w:bookmarkEnd w:id="3407"/>
        <w:bookmarkEnd w:id="3408"/>
        <w:bookmarkEnd w:id="3409"/>
        <w:r w:rsidR="00FC5090" w:rsidRPr="00130FBD" w:rsidDel="00D212F8">
          <w:rPr>
            <w:lang w:val="de-AT" w:eastAsia="ja-JP" w:bidi="th-TH"/>
            <w:rPrChange w:id="3410" w:author="Christopher Kemeter" w:date="2023-11-13T20:11:00Z">
              <w:rPr>
                <w:lang w:eastAsia="ja-JP" w:bidi="th-TH"/>
              </w:rPr>
            </w:rPrChange>
          </w:rPr>
          <w:delText>nce:</w:delText>
        </w:r>
      </w:del>
    </w:p>
    <w:p w14:paraId="7CA576E1" w14:textId="55D2A7E0" w:rsidR="00FC5090" w:rsidRPr="00130FBD" w:rsidDel="00D212F8" w:rsidRDefault="00FC5090" w:rsidP="002B7247">
      <w:pPr>
        <w:rPr>
          <w:del w:id="3411" w:author="Abbas Rizvi" w:date="2023-05-15T10:53:00Z"/>
          <w:highlight w:val="green"/>
          <w:lang w:val="de-AT"/>
          <w:rPrChange w:id="3412" w:author="Christopher Kemeter" w:date="2023-11-13T20:11:00Z">
            <w:rPr>
              <w:del w:id="3413" w:author="Abbas Rizvi" w:date="2023-05-15T10:53:00Z"/>
              <w:highlight w:val="green"/>
            </w:rPr>
          </w:rPrChange>
        </w:rPr>
      </w:pPr>
    </w:p>
    <w:p w14:paraId="3AA91790" w14:textId="250CEC8A" w:rsidR="00431FC2" w:rsidRPr="00130FBD" w:rsidDel="00D212F8" w:rsidRDefault="005E2DFF" w:rsidP="00431FC2">
      <w:pPr>
        <w:rPr>
          <w:del w:id="3414" w:author="Abbas Rizvi" w:date="2023-05-15T10:53:00Z"/>
          <w:highlight w:val="green"/>
          <w:lang w:val="de-AT" w:eastAsia="ja-JP"/>
          <w:rPrChange w:id="3415" w:author="Christopher Kemeter" w:date="2023-11-13T20:11:00Z">
            <w:rPr>
              <w:del w:id="3416" w:author="Abbas Rizvi" w:date="2023-05-15T10:53:00Z"/>
              <w:highlight w:val="green"/>
              <w:lang w:val="de-DE" w:eastAsia="ja-JP"/>
            </w:rPr>
          </w:rPrChange>
        </w:rPr>
      </w:pPr>
      <w:del w:id="3417" w:author="Abbas Rizvi" w:date="2023-05-15T10:53:00Z">
        <w:r w:rsidRPr="005E2DFF" w:rsidDel="00D212F8">
          <w:rPr>
            <w:noProof/>
            <w:lang w:val="de-DE" w:eastAsia="ja-JP"/>
          </w:rPr>
          <w:drawing>
            <wp:inline distT="0" distB="0" distL="0" distR="0" wp14:anchorId="4D2CD06D" wp14:editId="4A2B44AB">
              <wp:extent cx="5940425" cy="3318510"/>
              <wp:effectExtent l="0" t="0" r="0" b="0"/>
              <wp:docPr id="3816" name="Picture 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318510"/>
                      </a:xfrm>
                      <a:prstGeom prst="rect">
                        <a:avLst/>
                      </a:prstGeom>
                    </pic:spPr>
                  </pic:pic>
                </a:graphicData>
              </a:graphic>
            </wp:inline>
          </w:drawing>
        </w:r>
      </w:del>
    </w:p>
    <w:p w14:paraId="472E4EB5" w14:textId="31F0D4CE" w:rsidR="00431FC2" w:rsidRPr="00130FBD" w:rsidRDefault="00431FC2" w:rsidP="00431FC2">
      <w:pPr>
        <w:rPr>
          <w:highlight w:val="green"/>
          <w:lang w:val="de-AT" w:eastAsia="ja-JP"/>
          <w:rPrChange w:id="3418" w:author="Christopher Kemeter" w:date="2023-11-13T20:11:00Z">
            <w:rPr>
              <w:highlight w:val="green"/>
              <w:lang w:val="de-DE" w:eastAsia="ja-JP"/>
            </w:rPr>
          </w:rPrChange>
        </w:rPr>
      </w:pPr>
    </w:p>
    <w:p w14:paraId="488E8623" w14:textId="7D90E734" w:rsidR="00431FC2" w:rsidRPr="0014394E" w:rsidRDefault="00A917ED">
      <w:pPr>
        <w:pStyle w:val="Heading2"/>
        <w:rPr>
          <w:highlight w:val="yellow"/>
          <w:rPrChange w:id="3419" w:author="Abbas Rizvi" w:date="2023-05-11T16:34:00Z">
            <w:rPr>
              <w:b/>
              <w:bCs/>
              <w:u w:val="single"/>
            </w:rPr>
          </w:rPrChange>
        </w:rPr>
        <w:pPrChange w:id="3420" w:author="Abbas Rizvi" w:date="2023-03-22T14:53:00Z">
          <w:pPr/>
        </w:pPrChange>
      </w:pPr>
      <w:bookmarkStart w:id="3421" w:name="_Toc150800068"/>
      <w:r w:rsidRPr="0014394E">
        <w:rPr>
          <w:highlight w:val="yellow"/>
          <w:lang w:val="en-GB"/>
          <w:rPrChange w:id="3422" w:author="Abbas Rizvi" w:date="2023-05-11T16:34:00Z">
            <w:rPr>
              <w:b/>
              <w:bCs/>
              <w:caps/>
              <w:u w:val="single"/>
            </w:rPr>
          </w:rPrChange>
        </w:rPr>
        <w:t>Indoor antennas</w:t>
      </w:r>
      <w:bookmarkEnd w:id="3421"/>
      <w:del w:id="3423" w:author="Abbas Rizvi" w:date="2023-03-22T14:53:00Z">
        <w:r w:rsidRPr="0014394E" w:rsidDel="00E5085E">
          <w:rPr>
            <w:highlight w:val="yellow"/>
            <w:lang w:val="en-GB"/>
            <w:rPrChange w:id="3424" w:author="Abbas Rizvi" w:date="2023-05-11T16:34:00Z">
              <w:rPr>
                <w:b/>
                <w:bCs/>
                <w:caps/>
                <w:u w:val="single"/>
              </w:rPr>
            </w:rPrChange>
          </w:rPr>
          <w:delText>:</w:delText>
        </w:r>
      </w:del>
    </w:p>
    <w:p w14:paraId="01A7555D" w14:textId="0EB71851" w:rsidR="00E2229A" w:rsidRDefault="00F77811" w:rsidP="00FD6E8E">
      <w:pPr>
        <w:rPr>
          <w:ins w:id="3425" w:author="Abbas Rizvi" w:date="2023-05-15T10:48:00Z"/>
        </w:rPr>
      </w:pPr>
      <w:ins w:id="3426" w:author="Abbas Rizvi" w:date="2023-05-15T10:48:00Z">
        <w:del w:id="3427" w:author="Christopher Kemeter" w:date="2023-11-13T20:11:00Z">
          <w:r w:rsidRPr="00130FBD" w:rsidDel="00130FBD">
            <w:rPr>
              <w:lang w:val="de-AT"/>
              <w:rPrChange w:id="3428" w:author="Christopher Kemeter" w:date="2023-11-13T20:11:00Z">
                <w:rPr/>
              </w:rPrChange>
            </w:rPr>
            <w:delText>The</w:delText>
          </w:r>
        </w:del>
      </w:ins>
      <w:ins w:id="3429" w:author="Abbas Rizvi" w:date="2023-05-15T10:49:00Z">
        <w:del w:id="3430" w:author="Christopher Kemeter" w:date="2023-11-13T20:11:00Z">
          <w:r w:rsidRPr="00130FBD" w:rsidDel="00130FBD">
            <w:rPr>
              <w:lang w:val="de-AT"/>
              <w:rPrChange w:id="3431" w:author="Christopher Kemeter" w:date="2023-11-13T20:11:00Z">
                <w:rPr/>
              </w:rPrChange>
            </w:rPr>
            <w:delText xml:space="preserve"> </w:delText>
          </w:r>
        </w:del>
      </w:ins>
      <w:ins w:id="3432" w:author="Christopher Kemeter" w:date="2023-11-13T20:11:00Z">
        <w:r w:rsidR="00130FBD" w:rsidRPr="00130FBD">
          <w:rPr>
            <w:lang w:val="de-AT"/>
            <w:rPrChange w:id="3433" w:author="Christopher Kemeter" w:date="2023-11-13T20:11:00Z">
              <w:rPr/>
            </w:rPrChange>
          </w:rPr>
          <w:t xml:space="preserve">Der endgültige Montageort der 4 Innenantennen ist derzeit nicht von Stadler bereitgestellt. </w:t>
        </w:r>
        <w:r w:rsidR="00130FBD" w:rsidRPr="00130FBD">
          <w:t>Nomad benötigt 3D-Zeichnungen dieser Standorte mit den Antennen.</w:t>
        </w:r>
      </w:ins>
      <w:ins w:id="3434" w:author="Abbas Rizvi" w:date="2023-05-15T10:49:00Z">
        <w:del w:id="3435" w:author="Christopher Kemeter" w:date="2023-11-13T20:11:00Z">
          <w:r w:rsidDel="00130FBD">
            <w:delText xml:space="preserve">final </w:delText>
          </w:r>
        </w:del>
      </w:ins>
      <w:ins w:id="3436" w:author="Abbas Rizvi" w:date="2023-05-15T10:48:00Z">
        <w:del w:id="3437" w:author="Christopher Kemeter" w:date="2023-11-13T20:11:00Z">
          <w:r w:rsidDel="00130FBD">
            <w:delText>mounting locatio</w:delText>
          </w:r>
        </w:del>
      </w:ins>
      <w:ins w:id="3438" w:author="Abbas Rizvi" w:date="2023-05-15T10:49:00Z">
        <w:del w:id="3439" w:author="Christopher Kemeter" w:date="2023-11-13T20:11:00Z">
          <w:r w:rsidDel="00130FBD">
            <w:delText>n of the 4x indoor antennas is currently not provided by Stadler. Nomad requires 3D drawings of these locations with the antennas.</w:delText>
          </w:r>
        </w:del>
      </w:ins>
    </w:p>
    <w:p w14:paraId="1690F3EC" w14:textId="422F2ADC" w:rsidR="00A917ED" w:rsidRPr="00BA7A80" w:rsidDel="00F77811" w:rsidRDefault="00C8540B" w:rsidP="00FD6E8E">
      <w:pPr>
        <w:rPr>
          <w:del w:id="3440" w:author="Abbas Rizvi" w:date="2023-05-15T10:49:00Z"/>
        </w:rPr>
      </w:pPr>
      <w:del w:id="3441" w:author="Abbas Rizvi" w:date="2023-05-15T10:49:00Z">
        <w:r w:rsidRPr="00BA7A80" w:rsidDel="00F77811">
          <w:delText xml:space="preserve">For wagons </w:delText>
        </w:r>
        <w:r w:rsidR="00AB3E83" w:rsidRPr="00BA7A80" w:rsidDel="00F77811">
          <w:delText>200-700 the indoor antennas will be mounted as shown in the figure below:</w:delText>
        </w:r>
      </w:del>
    </w:p>
    <w:p w14:paraId="14A71B28" w14:textId="11D812F9" w:rsidR="00AB3E83" w:rsidRPr="00BA7A80" w:rsidDel="00F77811" w:rsidRDefault="661C2A0D" w:rsidP="00FD6E8E">
      <w:pPr>
        <w:rPr>
          <w:del w:id="3442" w:author="Abbas Rizvi" w:date="2023-05-15T10:49:00Z"/>
        </w:rPr>
      </w:pPr>
      <w:del w:id="3443" w:author="Abbas Rizvi" w:date="2023-05-15T10:49:00Z">
        <w:r>
          <w:rPr>
            <w:noProof/>
          </w:rPr>
          <w:drawing>
            <wp:inline distT="0" distB="0" distL="0" distR="0" wp14:anchorId="02B7EDD9" wp14:editId="3868EDF7">
              <wp:extent cx="5940427" cy="1343660"/>
              <wp:effectExtent l="0" t="0" r="0" b="0"/>
              <wp:docPr id="3817" name="Picture 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pic:cNvPicPr/>
                    </pic:nvPicPr>
                    <pic:blipFill>
                      <a:blip r:embed="rId40">
                        <a:extLst>
                          <a:ext uri="{28A0092B-C50C-407E-A947-70E740481C1C}">
                            <a14:useLocalDpi xmlns:a14="http://schemas.microsoft.com/office/drawing/2010/main" val="0"/>
                          </a:ext>
                        </a:extLst>
                      </a:blip>
                      <a:stretch>
                        <a:fillRect/>
                      </a:stretch>
                    </pic:blipFill>
                    <pic:spPr>
                      <a:xfrm>
                        <a:off x="0" y="0"/>
                        <a:ext cx="5940427" cy="1343660"/>
                      </a:xfrm>
                      <a:prstGeom prst="rect">
                        <a:avLst/>
                      </a:prstGeom>
                    </pic:spPr>
                  </pic:pic>
                </a:graphicData>
              </a:graphic>
            </wp:inline>
          </w:drawing>
        </w:r>
      </w:del>
    </w:p>
    <w:p w14:paraId="08931E1E" w14:textId="573BF61C" w:rsidR="00AB3E83" w:rsidRPr="00BA7A80" w:rsidDel="00F77811" w:rsidRDefault="00AB3E83" w:rsidP="00FD6E8E">
      <w:pPr>
        <w:rPr>
          <w:del w:id="3444" w:author="Abbas Rizvi" w:date="2023-05-15T10:49:00Z"/>
        </w:rPr>
      </w:pPr>
    </w:p>
    <w:p w14:paraId="61E6CE65" w14:textId="4DB7E3D6" w:rsidR="00AB3E83" w:rsidRPr="00BA7A80" w:rsidDel="00F77811" w:rsidRDefault="00AB3E83" w:rsidP="00FD6E8E">
      <w:pPr>
        <w:rPr>
          <w:del w:id="3445" w:author="Abbas Rizvi" w:date="2023-05-15T10:49:00Z"/>
        </w:rPr>
      </w:pPr>
      <w:del w:id="3446" w:author="Abbas Rizvi" w:date="2023-05-15T10:49:00Z">
        <w:r w:rsidRPr="00BA7A80" w:rsidDel="00F77811">
          <w:delText>The indoor antennas for wagon 100 will be mounted as shown in the figure below:</w:delText>
        </w:r>
      </w:del>
    </w:p>
    <w:p w14:paraId="3F36413C" w14:textId="295C888A" w:rsidR="00BA7A80" w:rsidDel="00F77811" w:rsidRDefault="410DB6CF" w:rsidP="00FD6E8E">
      <w:pPr>
        <w:rPr>
          <w:del w:id="3447" w:author="Abbas Rizvi" w:date="2023-05-15T10:49:00Z"/>
          <w:highlight w:val="green"/>
        </w:rPr>
      </w:pPr>
      <w:del w:id="3448" w:author="Abbas Rizvi" w:date="2023-05-15T10:49:00Z">
        <w:r>
          <w:rPr>
            <w:noProof/>
          </w:rPr>
          <w:drawing>
            <wp:inline distT="0" distB="0" distL="0" distR="0" wp14:anchorId="039AEE72" wp14:editId="3A9ECD06">
              <wp:extent cx="5940427" cy="1348740"/>
              <wp:effectExtent l="0" t="0" r="0" b="0"/>
              <wp:docPr id="3820" name="Picture 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pic:cNvPicPr/>
                    </pic:nvPicPr>
                    <pic:blipFill>
                      <a:blip r:embed="rId41">
                        <a:extLst>
                          <a:ext uri="{28A0092B-C50C-407E-A947-70E740481C1C}">
                            <a14:useLocalDpi xmlns:a14="http://schemas.microsoft.com/office/drawing/2010/main" val="0"/>
                          </a:ext>
                        </a:extLst>
                      </a:blip>
                      <a:stretch>
                        <a:fillRect/>
                      </a:stretch>
                    </pic:blipFill>
                    <pic:spPr>
                      <a:xfrm>
                        <a:off x="0" y="0"/>
                        <a:ext cx="5940427" cy="1348740"/>
                      </a:xfrm>
                      <a:prstGeom prst="rect">
                        <a:avLst/>
                      </a:prstGeom>
                    </pic:spPr>
                  </pic:pic>
                </a:graphicData>
              </a:graphic>
            </wp:inline>
          </w:drawing>
        </w:r>
      </w:del>
    </w:p>
    <w:p w14:paraId="36899C91" w14:textId="76D014F5" w:rsidR="005C373C" w:rsidRPr="008D53EE" w:rsidDel="00F77811" w:rsidRDefault="005C373C">
      <w:pPr>
        <w:rPr>
          <w:del w:id="3449" w:author="Abbas Rizvi" w:date="2023-05-15T10:49:00Z"/>
        </w:rPr>
      </w:pPr>
      <w:del w:id="3450" w:author="Abbas Rizvi" w:date="2023-05-15T10:49:00Z">
        <w:r w:rsidRPr="008D53EE" w:rsidDel="00F77811">
          <w:delText xml:space="preserve">The actual mounting location of </w:delText>
        </w:r>
        <w:r w:rsidR="00A078FA" w:rsidRPr="008D53EE" w:rsidDel="00F77811">
          <w:delText>the lower deck antennas</w:delText>
        </w:r>
        <w:r w:rsidR="002820CA" w:rsidRPr="008D53EE" w:rsidDel="00F77811">
          <w:delText xml:space="preserve"> on both wagon</w:delText>
        </w:r>
        <w:r w:rsidR="00672DD1" w:rsidRPr="008D53EE" w:rsidDel="00F77811">
          <w:delText xml:space="preserve"> ends</w:delText>
        </w:r>
        <w:r w:rsidR="00A078FA" w:rsidRPr="008D53EE" w:rsidDel="00F77811">
          <w:delText xml:space="preserve"> can be seen below:</w:delText>
        </w:r>
      </w:del>
    </w:p>
    <w:p w14:paraId="0AFAC521" w14:textId="43AE9D58" w:rsidR="00A078FA" w:rsidRPr="008D53EE" w:rsidDel="00F77811" w:rsidRDefault="00A078FA">
      <w:pPr>
        <w:rPr>
          <w:del w:id="3451" w:author="Abbas Rizvi" w:date="2023-05-15T10:49:00Z"/>
        </w:rPr>
      </w:pPr>
      <w:del w:id="3452" w:author="Abbas Rizvi" w:date="2023-05-15T10:49:00Z">
        <w:r w:rsidRPr="008D53EE" w:rsidDel="00F77811">
          <w:rPr>
            <w:noProof/>
          </w:rPr>
          <w:drawing>
            <wp:inline distT="0" distB="0" distL="0" distR="0" wp14:anchorId="497C9328" wp14:editId="65B14154">
              <wp:extent cx="5940425" cy="2404745"/>
              <wp:effectExtent l="0" t="0" r="0" b="0"/>
              <wp:docPr id="3821" name="Picture 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404745"/>
                      </a:xfrm>
                      <a:prstGeom prst="rect">
                        <a:avLst/>
                      </a:prstGeom>
                    </pic:spPr>
                  </pic:pic>
                </a:graphicData>
              </a:graphic>
            </wp:inline>
          </w:drawing>
        </w:r>
      </w:del>
    </w:p>
    <w:p w14:paraId="6FA53C45" w14:textId="00BA4F3B" w:rsidR="00A078FA" w:rsidRPr="008D53EE" w:rsidDel="00F77811" w:rsidRDefault="008D53EE">
      <w:pPr>
        <w:rPr>
          <w:del w:id="3453" w:author="Abbas Rizvi" w:date="2023-05-15T10:49:00Z"/>
        </w:rPr>
      </w:pPr>
      <w:del w:id="3454" w:author="Abbas Rizvi" w:date="2023-05-15T10:49:00Z">
        <w:r w:rsidRPr="008D53EE" w:rsidDel="00F77811">
          <w:delText>The mounting location of the upper deck antennas on both wagon ends is as follows:</w:delText>
        </w:r>
      </w:del>
    </w:p>
    <w:p w14:paraId="643BBAD9" w14:textId="567B0D0F" w:rsidR="008D53EE" w:rsidDel="00F77811" w:rsidRDefault="008D53EE">
      <w:pPr>
        <w:rPr>
          <w:del w:id="3455" w:author="Abbas Rizvi" w:date="2023-05-15T10:49:00Z"/>
          <w:highlight w:val="green"/>
        </w:rPr>
      </w:pPr>
      <w:del w:id="3456" w:author="Abbas Rizvi" w:date="2023-05-15T10:49:00Z">
        <w:r w:rsidRPr="008D53EE" w:rsidDel="00F77811">
          <w:rPr>
            <w:noProof/>
          </w:rPr>
          <w:drawing>
            <wp:inline distT="0" distB="0" distL="0" distR="0" wp14:anchorId="57A9F976" wp14:editId="60A4EA76">
              <wp:extent cx="5940425" cy="2367280"/>
              <wp:effectExtent l="0" t="0" r="0" b="0"/>
              <wp:docPr id="3824" name="Picture 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2367280"/>
                      </a:xfrm>
                      <a:prstGeom prst="rect">
                        <a:avLst/>
                      </a:prstGeom>
                    </pic:spPr>
                  </pic:pic>
                </a:graphicData>
              </a:graphic>
            </wp:inline>
          </w:drawing>
        </w:r>
      </w:del>
    </w:p>
    <w:p w14:paraId="3E7D2D91" w14:textId="04567AA3" w:rsidR="00E5085E" w:rsidDel="007D3F36" w:rsidRDefault="005B7FDC">
      <w:pPr>
        <w:rPr>
          <w:del w:id="3457" w:author="Abbas Rizvi" w:date="2023-03-22T14:58:00Z"/>
          <w:highlight w:val="green"/>
        </w:rPr>
      </w:pPr>
      <w:del w:id="3458" w:author="Abbas Rizvi" w:date="2023-03-22T14:54:00Z">
        <w:r w:rsidDel="00E5085E">
          <w:rPr>
            <w:highlight w:val="green"/>
          </w:rPr>
          <w:br w:type="page"/>
        </w:r>
      </w:del>
    </w:p>
    <w:p w14:paraId="6EED442F" w14:textId="77777777" w:rsidR="00AB3E83" w:rsidRPr="007713C8" w:rsidRDefault="00AB3E83" w:rsidP="00FD6E8E">
      <w:pPr>
        <w:rPr>
          <w:highlight w:val="green"/>
        </w:rPr>
      </w:pPr>
    </w:p>
    <w:p w14:paraId="0B68245E" w14:textId="3CFF45A8" w:rsidR="002431F9" w:rsidRPr="000164FF" w:rsidRDefault="00CE7A82" w:rsidP="00A73815">
      <w:pPr>
        <w:pStyle w:val="Heading2"/>
        <w:rPr>
          <w:highlight w:val="yellow"/>
          <w:lang w:val="en-GB"/>
          <w:rPrChange w:id="3459" w:author="Abbas Rizvi" w:date="2023-05-15T10:51:00Z">
            <w:rPr/>
          </w:rPrChange>
        </w:rPr>
      </w:pPr>
      <w:bookmarkStart w:id="3460" w:name="_Toc150800069"/>
      <w:r w:rsidRPr="000164FF">
        <w:rPr>
          <w:highlight w:val="yellow"/>
          <w:lang w:val="en-GB"/>
          <w:rPrChange w:id="3461" w:author="Abbas Rizvi" w:date="2023-05-15T10:51:00Z">
            <w:rPr/>
          </w:rPrChange>
        </w:rPr>
        <w:t>S</w:t>
      </w:r>
      <w:r w:rsidR="00501155" w:rsidRPr="000164FF">
        <w:rPr>
          <w:highlight w:val="yellow"/>
          <w:lang w:val="en-GB"/>
          <w:rPrChange w:id="3462" w:author="Abbas Rizvi" w:date="2023-05-15T10:51:00Z">
            <w:rPr/>
          </w:rPrChange>
        </w:rPr>
        <w:t>witch mounting</w:t>
      </w:r>
      <w:r w:rsidR="00CB2602" w:rsidRPr="000164FF">
        <w:rPr>
          <w:highlight w:val="yellow"/>
          <w:lang w:val="en-GB"/>
          <w:rPrChange w:id="3463" w:author="Abbas Rizvi" w:date="2023-05-15T10:51:00Z">
            <w:rPr/>
          </w:rPrChange>
        </w:rPr>
        <w:t xml:space="preserve"> </w:t>
      </w:r>
      <w:r w:rsidR="00222CD4" w:rsidRPr="000164FF">
        <w:rPr>
          <w:highlight w:val="yellow"/>
          <w:lang w:val="en-GB"/>
          <w:rPrChange w:id="3464" w:author="Abbas Rizvi" w:date="2023-05-15T10:51:00Z">
            <w:rPr/>
          </w:rPrChange>
        </w:rPr>
        <w:t xml:space="preserve">for </w:t>
      </w:r>
      <w:ins w:id="3465" w:author="Abbas Rizvi" w:date="2023-05-15T10:51:00Z">
        <w:r w:rsidR="000164FF">
          <w:rPr>
            <w:highlight w:val="yellow"/>
            <w:lang w:val="en-GB"/>
          </w:rPr>
          <w:t>all</w:t>
        </w:r>
      </w:ins>
      <w:del w:id="3466" w:author="Abbas Rizvi" w:date="2023-05-15T10:51:00Z">
        <w:r w:rsidR="00CB2602" w:rsidRPr="000164FF" w:rsidDel="000164FF">
          <w:rPr>
            <w:highlight w:val="yellow"/>
            <w:lang w:val="en-GB"/>
            <w:rPrChange w:id="3467" w:author="Abbas Rizvi" w:date="2023-05-15T10:51:00Z">
              <w:rPr/>
            </w:rPrChange>
          </w:rPr>
          <w:delText>End</w:delText>
        </w:r>
      </w:del>
      <w:r w:rsidR="00222CD4" w:rsidRPr="000164FF">
        <w:rPr>
          <w:highlight w:val="yellow"/>
          <w:lang w:val="en-GB"/>
          <w:rPrChange w:id="3468" w:author="Abbas Rizvi" w:date="2023-05-15T10:51:00Z">
            <w:rPr/>
          </w:rPrChange>
        </w:rPr>
        <w:t xml:space="preserve"> </w:t>
      </w:r>
      <w:r w:rsidR="00CB2602" w:rsidRPr="000164FF">
        <w:rPr>
          <w:highlight w:val="yellow"/>
          <w:lang w:val="en-GB"/>
          <w:rPrChange w:id="3469" w:author="Abbas Rizvi" w:date="2023-05-15T10:51:00Z">
            <w:rPr/>
          </w:rPrChange>
        </w:rPr>
        <w:t>wagon</w:t>
      </w:r>
      <w:r w:rsidR="00222CD4" w:rsidRPr="000164FF">
        <w:rPr>
          <w:highlight w:val="yellow"/>
          <w:lang w:val="en-GB"/>
          <w:rPrChange w:id="3470" w:author="Abbas Rizvi" w:date="2023-05-15T10:51:00Z">
            <w:rPr/>
          </w:rPrChange>
        </w:rPr>
        <w:t>s</w:t>
      </w:r>
      <w:bookmarkEnd w:id="3460"/>
    </w:p>
    <w:p w14:paraId="49E4E5CF" w14:textId="0F9970E6" w:rsidR="00F77811" w:rsidRPr="00130FBD" w:rsidDel="00130FBD" w:rsidRDefault="000164FF" w:rsidP="00501155">
      <w:pPr>
        <w:rPr>
          <w:ins w:id="3471" w:author="Abbas Rizvi" w:date="2023-05-15T10:50:00Z"/>
          <w:del w:id="3472" w:author="Christopher Kemeter" w:date="2023-11-13T20:11:00Z"/>
          <w:lang w:val="de-AT" w:eastAsia="ja-JP" w:bidi="th-TH"/>
          <w:rPrChange w:id="3473" w:author="Christopher Kemeter" w:date="2023-11-13T20:11:00Z">
            <w:rPr>
              <w:ins w:id="3474" w:author="Abbas Rizvi" w:date="2023-05-15T10:50:00Z"/>
              <w:del w:id="3475" w:author="Christopher Kemeter" w:date="2023-11-13T20:11:00Z"/>
              <w:lang w:eastAsia="ja-JP" w:bidi="th-TH"/>
            </w:rPr>
          </w:rPrChange>
        </w:rPr>
      </w:pPr>
      <w:ins w:id="3476" w:author="Abbas Rizvi" w:date="2023-05-15T10:50:00Z">
        <w:del w:id="3477" w:author="Christopher Kemeter" w:date="2023-11-13T20:11:00Z">
          <w:r w:rsidRPr="00130FBD" w:rsidDel="00130FBD">
            <w:rPr>
              <w:lang w:val="de-AT" w:eastAsia="ja-JP" w:bidi="th-TH"/>
              <w:rPrChange w:id="3478" w:author="Christopher Kemeter" w:date="2023-11-13T20:11:00Z">
                <w:rPr>
                  <w:lang w:eastAsia="ja-JP" w:bidi="th-TH"/>
                </w:rPr>
              </w:rPrChange>
            </w:rPr>
            <w:delText xml:space="preserve">With </w:delText>
          </w:r>
        </w:del>
      </w:ins>
      <w:ins w:id="3479" w:author="Christopher Kemeter" w:date="2023-11-13T20:11:00Z">
        <w:r w:rsidR="00130FBD" w:rsidRPr="00130FBD">
          <w:rPr>
            <w:lang w:val="de-AT" w:eastAsia="ja-JP" w:bidi="th-TH"/>
            <w:rPrChange w:id="3480" w:author="Christopher Kemeter" w:date="2023-11-13T20:11:00Z">
              <w:rPr>
                <w:lang w:eastAsia="ja-JP" w:bidi="th-TH"/>
              </w:rPr>
            </w:rPrChange>
          </w:rPr>
          <w:t>Mit der Hinzufügung eines weiteren Schalters in allen Wagen, insgesamt 3 Schalter pro Wagen, benötigt Nomad aktualisierte 3D-Zeichnungen der Schalter an ihren Montageorten.</w:t>
        </w:r>
      </w:ins>
      <w:ins w:id="3481" w:author="Abbas Rizvi" w:date="2023-05-15T10:50:00Z">
        <w:del w:id="3482" w:author="Christopher Kemeter" w:date="2023-11-13T20:11:00Z">
          <w:r w:rsidRPr="00130FBD" w:rsidDel="00130FBD">
            <w:rPr>
              <w:lang w:val="de-AT" w:eastAsia="ja-JP" w:bidi="th-TH"/>
              <w:rPrChange w:id="3483" w:author="Christopher Kemeter" w:date="2023-11-13T20:11:00Z">
                <w:rPr>
                  <w:lang w:eastAsia="ja-JP" w:bidi="th-TH"/>
                </w:rPr>
              </w:rPrChange>
            </w:rPr>
            <w:delText xml:space="preserve">the addition of 1 more switch in all wagons, making a total of 3x switches per wagon, Nomad requires updated 3D </w:delText>
          </w:r>
        </w:del>
      </w:ins>
      <w:ins w:id="3484" w:author="Abbas Rizvi" w:date="2023-05-15T10:51:00Z">
        <w:del w:id="3485" w:author="Christopher Kemeter" w:date="2023-11-13T20:11:00Z">
          <w:r w:rsidRPr="00130FBD" w:rsidDel="00130FBD">
            <w:rPr>
              <w:lang w:val="de-AT" w:eastAsia="ja-JP" w:bidi="th-TH"/>
              <w:rPrChange w:id="3486" w:author="Christopher Kemeter" w:date="2023-11-13T20:11:00Z">
                <w:rPr>
                  <w:lang w:eastAsia="ja-JP" w:bidi="th-TH"/>
                </w:rPr>
              </w:rPrChange>
            </w:rPr>
            <w:delText>drawings of the switches in their mounting locations.</w:delText>
          </w:r>
        </w:del>
      </w:ins>
    </w:p>
    <w:p w14:paraId="06B7683E" w14:textId="4825D933" w:rsidR="00501155" w:rsidRPr="00130FBD" w:rsidDel="000164FF" w:rsidRDefault="006833A4" w:rsidP="00501155">
      <w:pPr>
        <w:rPr>
          <w:del w:id="3487" w:author="Abbas Rizvi" w:date="2023-05-15T10:51:00Z"/>
          <w:lang w:val="de-AT" w:eastAsia="ja-JP" w:bidi="th-TH"/>
          <w:rPrChange w:id="3488" w:author="Christopher Kemeter" w:date="2023-11-13T20:11:00Z">
            <w:rPr>
              <w:del w:id="3489" w:author="Abbas Rizvi" w:date="2023-05-15T10:51:00Z"/>
              <w:lang w:eastAsia="ja-JP" w:bidi="th-TH"/>
            </w:rPr>
          </w:rPrChange>
        </w:rPr>
      </w:pPr>
      <w:del w:id="3490" w:author="Abbas Rizvi" w:date="2023-05-15T10:51:00Z">
        <w:r w:rsidRPr="00130FBD" w:rsidDel="000164FF">
          <w:rPr>
            <w:lang w:val="de-AT" w:eastAsia="ja-JP" w:bidi="th-TH"/>
            <w:rPrChange w:id="3491" w:author="Christopher Kemeter" w:date="2023-11-13T20:11:00Z">
              <w:rPr>
                <w:lang w:eastAsia="ja-JP" w:bidi="th-TH"/>
              </w:rPr>
            </w:rPrChange>
          </w:rPr>
          <w:delText xml:space="preserve">There are 3x switches located in </w:delText>
        </w:r>
      </w:del>
      <w:del w:id="3492" w:author="Abbas Rizvi" w:date="2023-05-11T16:33:00Z">
        <w:r w:rsidRPr="00130FBD" w:rsidDel="00933787">
          <w:rPr>
            <w:lang w:val="de-AT" w:eastAsia="ja-JP" w:bidi="th-TH"/>
            <w:rPrChange w:id="3493" w:author="Christopher Kemeter" w:date="2023-11-13T20:11:00Z">
              <w:rPr>
                <w:lang w:eastAsia="ja-JP" w:bidi="th-TH"/>
              </w:rPr>
            </w:rPrChange>
          </w:rPr>
          <w:delText>the first and last wagons of each vehicle</w:delText>
        </w:r>
      </w:del>
      <w:del w:id="3494" w:author="Abbas Rizvi" w:date="2023-05-15T10:51:00Z">
        <w:r w:rsidRPr="00130FBD" w:rsidDel="000164FF">
          <w:rPr>
            <w:lang w:val="de-AT" w:eastAsia="ja-JP" w:bidi="th-TH"/>
            <w:rPrChange w:id="3495" w:author="Christopher Kemeter" w:date="2023-11-13T20:11:00Z">
              <w:rPr>
                <w:lang w:eastAsia="ja-JP" w:bidi="th-TH"/>
              </w:rPr>
            </w:rPrChange>
          </w:rPr>
          <w:delText xml:space="preserve">. Two switches will be placed together </w:delText>
        </w:r>
        <w:r w:rsidR="00A9436E" w:rsidRPr="00130FBD" w:rsidDel="000164FF">
          <w:rPr>
            <w:lang w:val="de-AT" w:eastAsia="ja-JP" w:bidi="th-TH"/>
            <w:rPrChange w:id="3496" w:author="Christopher Kemeter" w:date="2023-11-13T20:11:00Z">
              <w:rPr>
                <w:lang w:eastAsia="ja-JP" w:bidi="th-TH"/>
              </w:rPr>
            </w:rPrChange>
          </w:rPr>
          <w:delText>at WE1</w:delText>
        </w:r>
        <w:r w:rsidR="00A6000E" w:rsidRPr="00130FBD" w:rsidDel="000164FF">
          <w:rPr>
            <w:lang w:val="de-AT" w:eastAsia="ja-JP" w:bidi="th-TH"/>
            <w:rPrChange w:id="3497" w:author="Christopher Kemeter" w:date="2023-11-13T20:11:00Z">
              <w:rPr>
                <w:lang w:eastAsia="ja-JP" w:bidi="th-TH"/>
              </w:rPr>
            </w:rPrChange>
          </w:rPr>
          <w:delText xml:space="preserve"> and </w:delText>
        </w:r>
        <w:r w:rsidR="005546C4" w:rsidRPr="00130FBD" w:rsidDel="000164FF">
          <w:rPr>
            <w:lang w:val="de-AT" w:eastAsia="ja-JP" w:bidi="th-TH"/>
            <w:rPrChange w:id="3498" w:author="Christopher Kemeter" w:date="2023-11-13T20:11:00Z">
              <w:rPr>
                <w:lang w:eastAsia="ja-JP" w:bidi="th-TH"/>
              </w:rPr>
            </w:rPrChange>
          </w:rPr>
          <w:delText>one will be placed at WE2, as shown in the picture below</w:delText>
        </w:r>
        <w:r w:rsidR="005B7FDC" w:rsidRPr="00130FBD" w:rsidDel="000164FF">
          <w:rPr>
            <w:lang w:val="de-AT" w:eastAsia="ja-JP" w:bidi="th-TH"/>
            <w:rPrChange w:id="3499" w:author="Christopher Kemeter" w:date="2023-11-13T20:11:00Z">
              <w:rPr>
                <w:lang w:eastAsia="ja-JP" w:bidi="th-TH"/>
              </w:rPr>
            </w:rPrChange>
          </w:rPr>
          <w:delText>:</w:delText>
        </w:r>
      </w:del>
    </w:p>
    <w:p w14:paraId="443A4B80" w14:textId="57DD5DCB" w:rsidR="0011064B" w:rsidRPr="00130FBD" w:rsidDel="000164FF" w:rsidRDefault="0011064B" w:rsidP="00501155">
      <w:pPr>
        <w:rPr>
          <w:del w:id="3500" w:author="Abbas Rizvi" w:date="2023-05-15T10:51:00Z"/>
          <w:lang w:val="de-AT" w:eastAsia="ja-JP" w:bidi="th-TH"/>
          <w:rPrChange w:id="3501" w:author="Christopher Kemeter" w:date="2023-11-13T20:11:00Z">
            <w:rPr>
              <w:del w:id="3502" w:author="Abbas Rizvi" w:date="2023-05-15T10:51:00Z"/>
              <w:lang w:eastAsia="ja-JP" w:bidi="th-TH"/>
            </w:rPr>
          </w:rPrChange>
        </w:rPr>
      </w:pPr>
      <w:del w:id="3503" w:author="Abbas Rizvi" w:date="2023-05-15T10:51:00Z">
        <w:r w:rsidRPr="001D58AB" w:rsidDel="000164FF">
          <w:rPr>
            <w:noProof/>
            <w:lang w:eastAsia="ja-JP" w:bidi="th-TH"/>
          </w:rPr>
          <w:drawing>
            <wp:inline distT="0" distB="0" distL="0" distR="0" wp14:anchorId="07513DD5" wp14:editId="58BF782C">
              <wp:extent cx="5940427" cy="2543175"/>
              <wp:effectExtent l="0" t="0" r="0" b="0"/>
              <wp:docPr id="3825" name="Picture 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pic:cNvPicPr/>
                    </pic:nvPicPr>
                    <pic:blipFill>
                      <a:blip r:embed="rId44">
                        <a:extLst>
                          <a:ext uri="{28A0092B-C50C-407E-A947-70E740481C1C}">
                            <a14:useLocalDpi xmlns:a14="http://schemas.microsoft.com/office/drawing/2010/main" val="0"/>
                          </a:ext>
                        </a:extLst>
                      </a:blip>
                      <a:stretch>
                        <a:fillRect/>
                      </a:stretch>
                    </pic:blipFill>
                    <pic:spPr>
                      <a:xfrm>
                        <a:off x="0" y="0"/>
                        <a:ext cx="5940427" cy="2543175"/>
                      </a:xfrm>
                      <a:prstGeom prst="rect">
                        <a:avLst/>
                      </a:prstGeom>
                    </pic:spPr>
                  </pic:pic>
                </a:graphicData>
              </a:graphic>
            </wp:inline>
          </w:drawing>
        </w:r>
      </w:del>
    </w:p>
    <w:p w14:paraId="39B5B461" w14:textId="62640717" w:rsidR="0011064B" w:rsidRPr="00130FBD" w:rsidDel="000164FF" w:rsidRDefault="0011064B" w:rsidP="00501155">
      <w:pPr>
        <w:rPr>
          <w:del w:id="3504" w:author="Abbas Rizvi" w:date="2023-05-15T10:51:00Z"/>
          <w:lang w:val="de-AT" w:eastAsia="ja-JP" w:bidi="th-TH"/>
          <w:rPrChange w:id="3505" w:author="Christopher Kemeter" w:date="2023-11-13T20:11:00Z">
            <w:rPr>
              <w:del w:id="3506" w:author="Abbas Rizvi" w:date="2023-05-15T10:51:00Z"/>
              <w:lang w:eastAsia="ja-JP" w:bidi="th-TH"/>
            </w:rPr>
          </w:rPrChange>
        </w:rPr>
      </w:pPr>
    </w:p>
    <w:p w14:paraId="453AA7D6" w14:textId="31916195" w:rsidR="0011064B" w:rsidRPr="00130FBD" w:rsidDel="000164FF" w:rsidRDefault="00CB2602" w:rsidP="00501155">
      <w:pPr>
        <w:rPr>
          <w:del w:id="3507" w:author="Abbas Rizvi" w:date="2023-05-15T10:51:00Z"/>
          <w:lang w:val="de-AT" w:eastAsia="ja-JP" w:bidi="th-TH"/>
          <w:rPrChange w:id="3508" w:author="Christopher Kemeter" w:date="2023-11-13T20:11:00Z">
            <w:rPr>
              <w:del w:id="3509" w:author="Abbas Rizvi" w:date="2023-05-15T10:51:00Z"/>
              <w:lang w:eastAsia="ja-JP" w:bidi="th-TH"/>
            </w:rPr>
          </w:rPrChange>
        </w:rPr>
      </w:pPr>
      <w:del w:id="3510" w:author="Abbas Rizvi" w:date="2023-05-15T10:51:00Z">
        <w:r w:rsidRPr="00130FBD" w:rsidDel="000164FF">
          <w:rPr>
            <w:lang w:val="de-AT" w:eastAsia="ja-JP" w:bidi="th-TH"/>
            <w:rPrChange w:id="3511" w:author="Christopher Kemeter" w:date="2023-11-13T20:11:00Z">
              <w:rPr>
                <w:lang w:eastAsia="ja-JP" w:bidi="th-TH"/>
              </w:rPr>
            </w:rPrChange>
          </w:rPr>
          <w:delText>One switch will be placed at WE2:</w:delText>
        </w:r>
      </w:del>
    </w:p>
    <w:p w14:paraId="20206216" w14:textId="7322BCF9" w:rsidR="00CB2602" w:rsidRPr="00130FBD" w:rsidDel="000164FF" w:rsidRDefault="00CB2602" w:rsidP="00501155">
      <w:pPr>
        <w:rPr>
          <w:del w:id="3512" w:author="Abbas Rizvi" w:date="2023-05-15T10:51:00Z"/>
          <w:lang w:val="de-AT" w:eastAsia="ja-JP" w:bidi="th-TH"/>
          <w:rPrChange w:id="3513" w:author="Christopher Kemeter" w:date="2023-11-13T20:11:00Z">
            <w:rPr>
              <w:del w:id="3514" w:author="Abbas Rizvi" w:date="2023-05-15T10:51:00Z"/>
              <w:lang w:eastAsia="ja-JP" w:bidi="th-TH"/>
            </w:rPr>
          </w:rPrChange>
        </w:rPr>
      </w:pPr>
      <w:del w:id="3515" w:author="Abbas Rizvi" w:date="2023-05-15T10:51:00Z">
        <w:r w:rsidRPr="001D58AB" w:rsidDel="000164FF">
          <w:rPr>
            <w:noProof/>
            <w:lang w:eastAsia="ja-JP" w:bidi="th-TH"/>
          </w:rPr>
          <w:drawing>
            <wp:inline distT="0" distB="0" distL="0" distR="0" wp14:anchorId="55D5E0B1" wp14:editId="5BFF19BA">
              <wp:extent cx="4810215" cy="3698544"/>
              <wp:effectExtent l="0" t="0" r="0" b="0"/>
              <wp:docPr id="3826" name="Picture 38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pic:cNvPicPr/>
                    </pic:nvPicPr>
                    <pic:blipFill>
                      <a:blip r:embed="rId45">
                        <a:extLst>
                          <a:ext uri="{28A0092B-C50C-407E-A947-70E740481C1C}">
                            <a14:useLocalDpi xmlns:a14="http://schemas.microsoft.com/office/drawing/2010/main" val="0"/>
                          </a:ext>
                        </a:extLst>
                      </a:blip>
                      <a:stretch>
                        <a:fillRect/>
                      </a:stretch>
                    </pic:blipFill>
                    <pic:spPr>
                      <a:xfrm>
                        <a:off x="0" y="0"/>
                        <a:ext cx="4810215" cy="3698544"/>
                      </a:xfrm>
                      <a:prstGeom prst="rect">
                        <a:avLst/>
                      </a:prstGeom>
                    </pic:spPr>
                  </pic:pic>
                </a:graphicData>
              </a:graphic>
            </wp:inline>
          </w:drawing>
        </w:r>
      </w:del>
    </w:p>
    <w:p w14:paraId="1E4F40F3" w14:textId="16B8A461" w:rsidR="00222CD4" w:rsidRPr="00130FBD" w:rsidDel="000164FF" w:rsidRDefault="00222CD4" w:rsidP="00501155">
      <w:pPr>
        <w:rPr>
          <w:del w:id="3516" w:author="Abbas Rizvi" w:date="2023-05-15T10:51:00Z"/>
          <w:lang w:val="de-AT" w:eastAsia="ja-JP" w:bidi="th-TH"/>
          <w:rPrChange w:id="3517" w:author="Christopher Kemeter" w:date="2023-11-13T20:11:00Z">
            <w:rPr>
              <w:del w:id="3518" w:author="Abbas Rizvi" w:date="2023-05-15T10:51:00Z"/>
              <w:lang w:eastAsia="ja-JP" w:bidi="th-TH"/>
            </w:rPr>
          </w:rPrChange>
        </w:rPr>
      </w:pPr>
    </w:p>
    <w:p w14:paraId="576EE843" w14:textId="77777777" w:rsidR="00222CD4" w:rsidRPr="00130FBD" w:rsidRDefault="00222CD4" w:rsidP="00501155">
      <w:pPr>
        <w:rPr>
          <w:lang w:val="de-AT" w:eastAsia="ja-JP" w:bidi="th-TH"/>
          <w:rPrChange w:id="3519" w:author="Christopher Kemeter" w:date="2023-11-13T20:11:00Z">
            <w:rPr>
              <w:lang w:eastAsia="ja-JP" w:bidi="th-TH"/>
            </w:rPr>
          </w:rPrChange>
        </w:rPr>
      </w:pPr>
    </w:p>
    <w:p w14:paraId="25AB0B59" w14:textId="65D42E90" w:rsidR="00222CD4" w:rsidRPr="0014394E" w:rsidDel="000164FF" w:rsidRDefault="00222CD4" w:rsidP="00A73815">
      <w:pPr>
        <w:pStyle w:val="Heading2"/>
        <w:rPr>
          <w:del w:id="3520" w:author="Abbas Rizvi" w:date="2023-05-15T10:51:00Z"/>
          <w:highlight w:val="yellow"/>
          <w:rPrChange w:id="3521" w:author="Abbas Rizvi" w:date="2023-05-11T16:34:00Z">
            <w:rPr>
              <w:del w:id="3522" w:author="Abbas Rizvi" w:date="2023-05-15T10:51:00Z"/>
            </w:rPr>
          </w:rPrChange>
        </w:rPr>
      </w:pPr>
      <w:del w:id="3523" w:author="Abbas Rizvi" w:date="2023-05-15T10:51:00Z">
        <w:r w:rsidRPr="0014394E" w:rsidDel="000164FF">
          <w:rPr>
            <w:highlight w:val="yellow"/>
            <w:rPrChange w:id="3524" w:author="Abbas Rizvi" w:date="2023-05-11T16:34:00Z">
              <w:rPr/>
            </w:rPrChange>
          </w:rPr>
          <w:delText xml:space="preserve">Switch mounting for </w:delText>
        </w:r>
        <w:r w:rsidR="00635999" w:rsidRPr="0014394E" w:rsidDel="000164FF">
          <w:rPr>
            <w:highlight w:val="yellow"/>
            <w:rPrChange w:id="3525" w:author="Abbas Rizvi" w:date="2023-05-11T16:34:00Z">
              <w:rPr/>
            </w:rPrChange>
          </w:rPr>
          <w:delText>Middle</w:delText>
        </w:r>
        <w:r w:rsidRPr="0014394E" w:rsidDel="000164FF">
          <w:rPr>
            <w:highlight w:val="yellow"/>
            <w:rPrChange w:id="3526" w:author="Abbas Rizvi" w:date="2023-05-11T16:34:00Z">
              <w:rPr/>
            </w:rPrChange>
          </w:rPr>
          <w:delText xml:space="preserve"> wagons</w:delText>
        </w:r>
        <w:bookmarkStart w:id="3527" w:name="_Toc135040608"/>
        <w:bookmarkStart w:id="3528" w:name="_Toc135143822"/>
        <w:bookmarkStart w:id="3529" w:name="_Toc150800070"/>
        <w:bookmarkEnd w:id="3527"/>
        <w:bookmarkEnd w:id="3528"/>
        <w:bookmarkEnd w:id="3529"/>
      </w:del>
    </w:p>
    <w:p w14:paraId="7B41C838" w14:textId="5F96C346" w:rsidR="00222CD4" w:rsidRPr="001D58AB" w:rsidDel="000164FF" w:rsidRDefault="00E64BD7" w:rsidP="00501155">
      <w:pPr>
        <w:rPr>
          <w:del w:id="3530" w:author="Abbas Rizvi" w:date="2023-05-15T10:51:00Z"/>
          <w:lang w:eastAsia="ja-JP" w:bidi="th-TH"/>
        </w:rPr>
      </w:pPr>
      <w:del w:id="3531" w:author="Abbas Rizvi" w:date="2023-05-15T10:51:00Z">
        <w:r w:rsidRPr="001D58AB" w:rsidDel="000164FF">
          <w:rPr>
            <w:lang w:eastAsia="ja-JP" w:bidi="th-TH"/>
          </w:rPr>
          <w:delText xml:space="preserve">Each middle wagon will have </w:delText>
        </w:r>
      </w:del>
      <w:del w:id="3532" w:author="Abbas Rizvi" w:date="2023-05-11T16:34:00Z">
        <w:r w:rsidRPr="001D58AB" w:rsidDel="0014394E">
          <w:rPr>
            <w:lang w:eastAsia="ja-JP" w:bidi="th-TH"/>
          </w:rPr>
          <w:delText>2</w:delText>
        </w:r>
      </w:del>
      <w:del w:id="3533" w:author="Abbas Rizvi" w:date="2023-05-15T10:51:00Z">
        <w:r w:rsidRPr="001D58AB" w:rsidDel="000164FF">
          <w:rPr>
            <w:lang w:eastAsia="ja-JP" w:bidi="th-TH"/>
          </w:rPr>
          <w:delText xml:space="preserve">x switches, </w:delText>
        </w:r>
        <w:r w:rsidR="00CC0AD4" w:rsidRPr="001D58AB" w:rsidDel="000164FF">
          <w:rPr>
            <w:lang w:eastAsia="ja-JP" w:bidi="th-TH"/>
          </w:rPr>
          <w:delText>on each wagon ends, as shown below:</w:delText>
        </w:r>
        <w:bookmarkStart w:id="3534" w:name="_Toc135040609"/>
        <w:bookmarkStart w:id="3535" w:name="_Toc135143823"/>
        <w:bookmarkStart w:id="3536" w:name="_Toc150800071"/>
        <w:bookmarkEnd w:id="3534"/>
        <w:bookmarkEnd w:id="3535"/>
        <w:bookmarkEnd w:id="3536"/>
      </w:del>
    </w:p>
    <w:p w14:paraId="0AA37B5F" w14:textId="6C546868" w:rsidR="00CC0AD4" w:rsidRPr="001D58AB" w:rsidDel="000164FF" w:rsidRDefault="00A325F2" w:rsidP="00501155">
      <w:pPr>
        <w:rPr>
          <w:del w:id="3537" w:author="Abbas Rizvi" w:date="2023-05-15T10:51:00Z"/>
          <w:lang w:eastAsia="ja-JP" w:bidi="th-TH"/>
        </w:rPr>
      </w:pPr>
      <w:del w:id="3538" w:author="Abbas Rizvi" w:date="2023-05-15T10:51:00Z">
        <w:r w:rsidRPr="001D58AB" w:rsidDel="000164FF">
          <w:rPr>
            <w:lang w:eastAsia="ja-JP" w:bidi="th-TH"/>
          </w:rPr>
          <w:delText>W</w:delText>
        </w:r>
        <w:r w:rsidR="001871BA" w:rsidDel="000164FF">
          <w:rPr>
            <w:lang w:eastAsia="ja-JP" w:bidi="th-TH"/>
          </w:rPr>
          <w:delText xml:space="preserve">agon </w:delText>
        </w:r>
        <w:r w:rsidRPr="001D58AB" w:rsidDel="000164FF">
          <w:rPr>
            <w:lang w:eastAsia="ja-JP" w:bidi="th-TH"/>
          </w:rPr>
          <w:delText>E</w:delText>
        </w:r>
        <w:r w:rsidR="001871BA" w:rsidDel="000164FF">
          <w:rPr>
            <w:lang w:eastAsia="ja-JP" w:bidi="th-TH"/>
          </w:rPr>
          <w:delText xml:space="preserve">nd </w:delText>
        </w:r>
        <w:r w:rsidRPr="001D58AB" w:rsidDel="000164FF">
          <w:rPr>
            <w:lang w:eastAsia="ja-JP" w:bidi="th-TH"/>
          </w:rPr>
          <w:delText>1:</w:delText>
        </w:r>
        <w:bookmarkStart w:id="3539" w:name="_Toc135040610"/>
        <w:bookmarkStart w:id="3540" w:name="_Toc135143824"/>
        <w:bookmarkStart w:id="3541" w:name="_Toc150800072"/>
        <w:bookmarkEnd w:id="3539"/>
        <w:bookmarkEnd w:id="3540"/>
        <w:bookmarkEnd w:id="3541"/>
      </w:del>
    </w:p>
    <w:p w14:paraId="61126081" w14:textId="5DEEE4CE" w:rsidR="00A325F2" w:rsidRPr="001D58AB" w:rsidDel="000164FF" w:rsidRDefault="7CC6C43D" w:rsidP="00501155">
      <w:pPr>
        <w:rPr>
          <w:del w:id="3542" w:author="Abbas Rizvi" w:date="2023-05-15T10:51:00Z"/>
          <w:lang w:eastAsia="ja-JP" w:bidi="th-TH"/>
        </w:rPr>
      </w:pPr>
      <w:bookmarkStart w:id="3543" w:name="_Toc135040611"/>
      <w:bookmarkEnd w:id="3543"/>
      <w:del w:id="3544" w:author="Abbas Rizvi" w:date="2023-05-15T10:51:00Z">
        <w:r>
          <w:rPr>
            <w:noProof/>
          </w:rPr>
          <w:drawing>
            <wp:inline distT="0" distB="0" distL="0" distR="0" wp14:anchorId="4C7BF3FD" wp14:editId="763586DA">
              <wp:extent cx="4929796" cy="2961565"/>
              <wp:effectExtent l="0" t="0" r="0" b="0"/>
              <wp:docPr id="3827" name="Picture 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pic:cNvPicPr/>
                    </pic:nvPicPr>
                    <pic:blipFill>
                      <a:blip r:embed="rId46">
                        <a:extLst>
                          <a:ext uri="{28A0092B-C50C-407E-A947-70E740481C1C}">
                            <a14:useLocalDpi xmlns:a14="http://schemas.microsoft.com/office/drawing/2010/main" val="0"/>
                          </a:ext>
                        </a:extLst>
                      </a:blip>
                      <a:stretch>
                        <a:fillRect/>
                      </a:stretch>
                    </pic:blipFill>
                    <pic:spPr>
                      <a:xfrm>
                        <a:off x="0" y="0"/>
                        <a:ext cx="4929796" cy="2961565"/>
                      </a:xfrm>
                      <a:prstGeom prst="rect">
                        <a:avLst/>
                      </a:prstGeom>
                    </pic:spPr>
                  </pic:pic>
                </a:graphicData>
              </a:graphic>
            </wp:inline>
          </w:drawing>
        </w:r>
        <w:bookmarkStart w:id="3545" w:name="_Toc135143825"/>
        <w:bookmarkStart w:id="3546" w:name="_Toc150800073"/>
        <w:bookmarkEnd w:id="3545"/>
        <w:bookmarkEnd w:id="3546"/>
      </w:del>
    </w:p>
    <w:p w14:paraId="09445454" w14:textId="2C50AD0E" w:rsidR="00A325F2" w:rsidRPr="001D58AB" w:rsidDel="000164FF" w:rsidRDefault="00A325F2" w:rsidP="00501155">
      <w:pPr>
        <w:rPr>
          <w:del w:id="3547" w:author="Abbas Rizvi" w:date="2023-05-15T10:51:00Z"/>
          <w:lang w:eastAsia="ja-JP" w:bidi="th-TH"/>
        </w:rPr>
      </w:pPr>
      <w:del w:id="3548" w:author="Abbas Rizvi" w:date="2023-05-15T10:51:00Z">
        <w:r w:rsidRPr="001D58AB" w:rsidDel="000164FF">
          <w:rPr>
            <w:lang w:eastAsia="ja-JP" w:bidi="th-TH"/>
          </w:rPr>
          <w:delText>W</w:delText>
        </w:r>
        <w:r w:rsidR="001871BA" w:rsidDel="000164FF">
          <w:rPr>
            <w:lang w:eastAsia="ja-JP" w:bidi="th-TH"/>
          </w:rPr>
          <w:delText xml:space="preserve">agon </w:delText>
        </w:r>
        <w:r w:rsidRPr="001D58AB" w:rsidDel="000164FF">
          <w:rPr>
            <w:lang w:eastAsia="ja-JP" w:bidi="th-TH"/>
          </w:rPr>
          <w:delText>E</w:delText>
        </w:r>
        <w:r w:rsidR="001871BA" w:rsidDel="000164FF">
          <w:rPr>
            <w:lang w:eastAsia="ja-JP" w:bidi="th-TH"/>
          </w:rPr>
          <w:delText xml:space="preserve">nd </w:delText>
        </w:r>
        <w:r w:rsidRPr="001D58AB" w:rsidDel="000164FF">
          <w:rPr>
            <w:lang w:eastAsia="ja-JP" w:bidi="th-TH"/>
          </w:rPr>
          <w:delText>2:</w:delText>
        </w:r>
        <w:bookmarkStart w:id="3549" w:name="_Toc135040612"/>
        <w:bookmarkStart w:id="3550" w:name="_Toc135143826"/>
        <w:bookmarkStart w:id="3551" w:name="_Toc150800074"/>
        <w:bookmarkEnd w:id="3549"/>
        <w:bookmarkEnd w:id="3550"/>
        <w:bookmarkEnd w:id="3551"/>
      </w:del>
    </w:p>
    <w:p w14:paraId="5447E716" w14:textId="30CCA866" w:rsidR="00E04E02" w:rsidRPr="001D58AB" w:rsidDel="00E04E02" w:rsidRDefault="60200425" w:rsidP="00501155">
      <w:pPr>
        <w:rPr>
          <w:del w:id="3552" w:author="Abbas Rizvi" w:date="2023-05-11T16:35:00Z"/>
          <w:lang w:eastAsia="ja-JP" w:bidi="th-TH"/>
        </w:rPr>
      </w:pPr>
      <w:bookmarkStart w:id="3553" w:name="_Toc135037035"/>
      <w:bookmarkStart w:id="3554" w:name="_Toc135040613"/>
      <w:bookmarkEnd w:id="3553"/>
      <w:bookmarkEnd w:id="3554"/>
      <w:del w:id="3555" w:author="Abbas Rizvi" w:date="2023-05-15T10:51:00Z">
        <w:r>
          <w:rPr>
            <w:noProof/>
          </w:rPr>
          <w:drawing>
            <wp:inline distT="0" distB="0" distL="0" distR="0" wp14:anchorId="74838E91" wp14:editId="22FE0B9D">
              <wp:extent cx="3610080" cy="2906973"/>
              <wp:effectExtent l="0" t="0" r="0" b="0"/>
              <wp:docPr id="3828" name="Picture 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pic:cNvPicPr/>
                    </pic:nvPicPr>
                    <pic:blipFill>
                      <a:blip r:embed="rId47">
                        <a:extLst>
                          <a:ext uri="{28A0092B-C50C-407E-A947-70E740481C1C}">
                            <a14:useLocalDpi xmlns:a14="http://schemas.microsoft.com/office/drawing/2010/main" val="0"/>
                          </a:ext>
                        </a:extLst>
                      </a:blip>
                      <a:stretch>
                        <a:fillRect/>
                      </a:stretch>
                    </pic:blipFill>
                    <pic:spPr>
                      <a:xfrm>
                        <a:off x="0" y="0"/>
                        <a:ext cx="3610080" cy="2906973"/>
                      </a:xfrm>
                      <a:prstGeom prst="rect">
                        <a:avLst/>
                      </a:prstGeom>
                    </pic:spPr>
                  </pic:pic>
                </a:graphicData>
              </a:graphic>
            </wp:inline>
          </w:drawing>
        </w:r>
      </w:del>
      <w:bookmarkStart w:id="3556" w:name="_Toc135143827"/>
      <w:bookmarkStart w:id="3557" w:name="_Toc150800075"/>
      <w:bookmarkEnd w:id="3556"/>
      <w:bookmarkEnd w:id="3557"/>
    </w:p>
    <w:p w14:paraId="53DB2A5E" w14:textId="1A6E55A4" w:rsidR="005B7FDC" w:rsidDel="00E04E02" w:rsidRDefault="005B7FDC" w:rsidP="00501155">
      <w:pPr>
        <w:rPr>
          <w:del w:id="3558" w:author="Abbas Rizvi" w:date="2023-05-11T16:35:00Z"/>
          <w:lang w:eastAsia="ja-JP" w:bidi="th-TH"/>
        </w:rPr>
      </w:pPr>
      <w:bookmarkStart w:id="3559" w:name="_Toc135037036"/>
      <w:bookmarkStart w:id="3560" w:name="_Toc135040614"/>
      <w:bookmarkStart w:id="3561" w:name="_Toc135143828"/>
      <w:bookmarkStart w:id="3562" w:name="_Toc150800076"/>
      <w:bookmarkEnd w:id="3559"/>
      <w:bookmarkEnd w:id="3560"/>
      <w:bookmarkEnd w:id="3561"/>
      <w:bookmarkEnd w:id="3562"/>
    </w:p>
    <w:p w14:paraId="69F2E3CA" w14:textId="5C615ABA" w:rsidR="001D58AB" w:rsidRPr="001D58AB" w:rsidDel="00E04E02" w:rsidRDefault="001D58AB" w:rsidP="00501155">
      <w:pPr>
        <w:rPr>
          <w:del w:id="3563" w:author="Abbas Rizvi" w:date="2023-05-11T16:35:00Z"/>
          <w:lang w:eastAsia="ja-JP" w:bidi="th-TH"/>
        </w:rPr>
      </w:pPr>
      <w:bookmarkStart w:id="3564" w:name="_Toc135037037"/>
      <w:bookmarkStart w:id="3565" w:name="_Toc135040615"/>
      <w:bookmarkStart w:id="3566" w:name="_Toc135143829"/>
      <w:bookmarkStart w:id="3567" w:name="_Toc150800077"/>
      <w:bookmarkEnd w:id="3564"/>
      <w:bookmarkEnd w:id="3565"/>
      <w:bookmarkEnd w:id="3566"/>
      <w:bookmarkEnd w:id="3567"/>
    </w:p>
    <w:p w14:paraId="768B81D5" w14:textId="526BD42F" w:rsidR="004758BE" w:rsidRPr="001D58AB" w:rsidDel="00E04E02" w:rsidRDefault="004758BE" w:rsidP="00501155">
      <w:pPr>
        <w:rPr>
          <w:del w:id="3568" w:author="Abbas Rizvi" w:date="2023-05-11T16:35:00Z"/>
          <w:lang w:eastAsia="ja-JP" w:bidi="th-TH"/>
        </w:rPr>
      </w:pPr>
      <w:bookmarkStart w:id="3569" w:name="_Toc135037038"/>
      <w:bookmarkStart w:id="3570" w:name="_Toc135040616"/>
      <w:bookmarkStart w:id="3571" w:name="_Toc135143830"/>
      <w:bookmarkStart w:id="3572" w:name="_Toc150800078"/>
      <w:bookmarkEnd w:id="3569"/>
      <w:bookmarkEnd w:id="3570"/>
      <w:bookmarkEnd w:id="3571"/>
      <w:bookmarkEnd w:id="3572"/>
    </w:p>
    <w:p w14:paraId="65ECEFC5" w14:textId="316D11B1" w:rsidR="00BF2683" w:rsidRPr="001D58AB" w:rsidDel="00E04E02" w:rsidRDefault="00BF2683" w:rsidP="00501155">
      <w:pPr>
        <w:rPr>
          <w:del w:id="3573" w:author="Abbas Rizvi" w:date="2023-05-11T16:35:00Z"/>
          <w:lang w:eastAsia="ja-JP" w:bidi="th-TH"/>
        </w:rPr>
      </w:pPr>
      <w:bookmarkStart w:id="3574" w:name="_Toc135037039"/>
      <w:bookmarkStart w:id="3575" w:name="_Toc135040617"/>
      <w:bookmarkStart w:id="3576" w:name="_Toc135143831"/>
      <w:bookmarkStart w:id="3577" w:name="_Toc150800079"/>
      <w:bookmarkEnd w:id="3574"/>
      <w:bookmarkEnd w:id="3575"/>
      <w:bookmarkEnd w:id="3576"/>
      <w:bookmarkEnd w:id="3577"/>
    </w:p>
    <w:p w14:paraId="7C9EA217" w14:textId="520F39EB" w:rsidR="00BF2683" w:rsidRPr="001D58AB" w:rsidDel="00E04E02" w:rsidRDefault="00BF2683" w:rsidP="00501155">
      <w:pPr>
        <w:rPr>
          <w:del w:id="3578" w:author="Abbas Rizvi" w:date="2023-05-11T16:35:00Z"/>
          <w:lang w:eastAsia="ja-JP" w:bidi="th-TH"/>
        </w:rPr>
      </w:pPr>
      <w:bookmarkStart w:id="3579" w:name="_Toc135037040"/>
      <w:bookmarkStart w:id="3580" w:name="_Toc135040618"/>
      <w:bookmarkStart w:id="3581" w:name="_Toc135143832"/>
      <w:bookmarkStart w:id="3582" w:name="_Toc150800080"/>
      <w:bookmarkEnd w:id="3579"/>
      <w:bookmarkEnd w:id="3580"/>
      <w:bookmarkEnd w:id="3581"/>
      <w:bookmarkEnd w:id="3582"/>
    </w:p>
    <w:p w14:paraId="53DC688A" w14:textId="6F7212B8" w:rsidR="009D2B2C" w:rsidRPr="00130FBD" w:rsidRDefault="00EB532B" w:rsidP="007713C8">
      <w:pPr>
        <w:pStyle w:val="Heading2"/>
        <w:rPr>
          <w:lang w:val="de-AT"/>
          <w:rPrChange w:id="3583" w:author="Christopher Kemeter" w:date="2023-11-13T20:12:00Z">
            <w:rPr>
              <w:lang w:val="en-GB"/>
            </w:rPr>
          </w:rPrChange>
        </w:rPr>
      </w:pPr>
      <w:bookmarkStart w:id="3584" w:name="_Toc107140326"/>
      <w:bookmarkStart w:id="3585" w:name="_Toc107160682"/>
      <w:bookmarkStart w:id="3586" w:name="_Toc107213156"/>
      <w:bookmarkStart w:id="3587" w:name="_Toc107346561"/>
      <w:bookmarkStart w:id="3588" w:name="_Toc107348460"/>
      <w:bookmarkStart w:id="3589" w:name="_Toc107349014"/>
      <w:bookmarkStart w:id="3590" w:name="_Toc112664543"/>
      <w:bookmarkStart w:id="3591" w:name="_Toc107346562"/>
      <w:bookmarkStart w:id="3592" w:name="_Toc107348461"/>
      <w:bookmarkStart w:id="3593" w:name="_Toc107349015"/>
      <w:bookmarkStart w:id="3594" w:name="_Toc112664544"/>
      <w:bookmarkStart w:id="3595" w:name="_Toc107346563"/>
      <w:bookmarkStart w:id="3596" w:name="_Toc107348462"/>
      <w:bookmarkStart w:id="3597" w:name="_Toc107349016"/>
      <w:bookmarkStart w:id="3598" w:name="_Toc112664545"/>
      <w:bookmarkStart w:id="3599" w:name="_Toc107346564"/>
      <w:bookmarkStart w:id="3600" w:name="_Toc107348463"/>
      <w:bookmarkStart w:id="3601" w:name="_Toc107349017"/>
      <w:bookmarkStart w:id="3602" w:name="_Toc112664546"/>
      <w:bookmarkStart w:id="3603" w:name="_Toc107346565"/>
      <w:bookmarkStart w:id="3604" w:name="_Toc107348464"/>
      <w:bookmarkStart w:id="3605" w:name="_Toc107349018"/>
      <w:bookmarkStart w:id="3606" w:name="_Toc112664547"/>
      <w:bookmarkStart w:id="3607" w:name="_Toc107346566"/>
      <w:bookmarkStart w:id="3608" w:name="_Toc107348465"/>
      <w:bookmarkStart w:id="3609" w:name="_Toc107349019"/>
      <w:bookmarkStart w:id="3610" w:name="_Toc112664548"/>
      <w:bookmarkStart w:id="3611" w:name="_Toc107346567"/>
      <w:bookmarkStart w:id="3612" w:name="_Toc107348466"/>
      <w:bookmarkStart w:id="3613" w:name="_Toc107349020"/>
      <w:bookmarkStart w:id="3614" w:name="_Toc112664549"/>
      <w:bookmarkStart w:id="3615" w:name="_Toc107346568"/>
      <w:bookmarkStart w:id="3616" w:name="_Toc107348467"/>
      <w:bookmarkStart w:id="3617" w:name="_Toc107349021"/>
      <w:bookmarkStart w:id="3618" w:name="_Toc112664550"/>
      <w:bookmarkStart w:id="3619" w:name="_Toc107346569"/>
      <w:bookmarkStart w:id="3620" w:name="_Toc107348468"/>
      <w:bookmarkStart w:id="3621" w:name="_Toc107349022"/>
      <w:bookmarkStart w:id="3622" w:name="_Toc112664551"/>
      <w:bookmarkStart w:id="3623" w:name="_Toc107346570"/>
      <w:bookmarkStart w:id="3624" w:name="_Toc107348469"/>
      <w:bookmarkStart w:id="3625" w:name="_Toc107349023"/>
      <w:bookmarkStart w:id="3626" w:name="_Toc112664552"/>
      <w:bookmarkStart w:id="3627" w:name="_Toc107346571"/>
      <w:bookmarkStart w:id="3628" w:name="_Toc107348470"/>
      <w:bookmarkStart w:id="3629" w:name="_Toc107349024"/>
      <w:bookmarkStart w:id="3630" w:name="_Toc112664553"/>
      <w:bookmarkStart w:id="3631" w:name="_Toc107346572"/>
      <w:bookmarkStart w:id="3632" w:name="_Toc107348471"/>
      <w:bookmarkStart w:id="3633" w:name="_Toc107349025"/>
      <w:bookmarkStart w:id="3634" w:name="_Toc112664554"/>
      <w:bookmarkStart w:id="3635" w:name="_Toc107346573"/>
      <w:bookmarkStart w:id="3636" w:name="_Toc107348472"/>
      <w:bookmarkStart w:id="3637" w:name="_Toc107349026"/>
      <w:bookmarkStart w:id="3638" w:name="_Toc112664555"/>
      <w:bookmarkStart w:id="3639" w:name="_Toc107346574"/>
      <w:bookmarkStart w:id="3640" w:name="_Toc107348473"/>
      <w:bookmarkStart w:id="3641" w:name="_Toc107349027"/>
      <w:bookmarkStart w:id="3642" w:name="_Toc112664556"/>
      <w:bookmarkStart w:id="3643" w:name="_Toc107346575"/>
      <w:bookmarkStart w:id="3644" w:name="_Toc107348474"/>
      <w:bookmarkStart w:id="3645" w:name="_Toc107349028"/>
      <w:bookmarkStart w:id="3646" w:name="_Toc112664557"/>
      <w:bookmarkStart w:id="3647" w:name="_Toc107346576"/>
      <w:bookmarkStart w:id="3648" w:name="_Toc107348475"/>
      <w:bookmarkStart w:id="3649" w:name="_Toc107349029"/>
      <w:bookmarkStart w:id="3650" w:name="_Toc112664558"/>
      <w:bookmarkStart w:id="3651" w:name="_Ref126237732"/>
      <w:bookmarkStart w:id="3652" w:name="_Ref126237747"/>
      <w:bookmarkEnd w:id="3118"/>
      <w:bookmarkEnd w:id="3119"/>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del w:id="3653" w:author="Christopher Kemeter" w:date="2023-11-13T20:12:00Z">
        <w:r w:rsidRPr="00130FBD" w:rsidDel="00130FBD">
          <w:rPr>
            <w:lang w:val="de-AT"/>
            <w:rPrChange w:id="3654" w:author="Christopher Kemeter" w:date="2023-11-13T20:12:00Z">
              <w:rPr>
                <w:lang w:val="en-GB"/>
              </w:rPr>
            </w:rPrChange>
          </w:rPr>
          <w:delText xml:space="preserve">Network cabling and </w:delText>
        </w:r>
        <w:r w:rsidR="009D2B2C" w:rsidRPr="00130FBD" w:rsidDel="00130FBD">
          <w:rPr>
            <w:lang w:val="de-AT"/>
            <w:rPrChange w:id="3655" w:author="Christopher Kemeter" w:date="2023-11-13T20:12:00Z">
              <w:rPr>
                <w:lang w:val="en-GB"/>
              </w:rPr>
            </w:rPrChange>
          </w:rPr>
          <w:delText>Intercarriage Links</w:delText>
        </w:r>
        <w:r w:rsidR="00D324A6" w:rsidRPr="00130FBD" w:rsidDel="00130FBD">
          <w:rPr>
            <w:lang w:val="de-AT"/>
            <w:rPrChange w:id="3656" w:author="Christopher Kemeter" w:date="2023-11-13T20:12:00Z">
              <w:rPr>
                <w:lang w:val="en-GB"/>
              </w:rPr>
            </w:rPrChange>
          </w:rPr>
          <w:delText xml:space="preserve"> (Jumper cables)</w:delText>
        </w:r>
      </w:del>
      <w:bookmarkStart w:id="3657" w:name="_Toc150800081"/>
      <w:bookmarkEnd w:id="3651"/>
      <w:bookmarkEnd w:id="3652"/>
      <w:ins w:id="3658" w:author="Christopher Kemeter" w:date="2023-11-13T20:12:00Z">
        <w:r w:rsidR="00130FBD" w:rsidRPr="00130FBD">
          <w:rPr>
            <w:lang w:val="de-AT"/>
            <w:rPrChange w:id="3659" w:author="Christopher Kemeter" w:date="2023-11-13T20:12:00Z">
              <w:rPr>
                <w:lang w:val="en-GB"/>
              </w:rPr>
            </w:rPrChange>
          </w:rPr>
          <w:t>Netzwerkverkabelung und zwischenwagenverbindungen (Jumper Kabel)</w:t>
        </w:r>
      </w:ins>
      <w:bookmarkEnd w:id="3657"/>
    </w:p>
    <w:p w14:paraId="01A32186" w14:textId="0935EF26" w:rsidR="00BB70F6" w:rsidRPr="00130FBD" w:rsidRDefault="00F03CCB" w:rsidP="00BB70F6">
      <w:pPr>
        <w:rPr>
          <w:lang w:val="de-AT" w:eastAsia="ja-JP" w:bidi="th-TH"/>
          <w:rPrChange w:id="3660" w:author="Christopher Kemeter" w:date="2023-11-13T20:12:00Z">
            <w:rPr>
              <w:lang w:eastAsia="ja-JP" w:bidi="th-TH"/>
            </w:rPr>
          </w:rPrChange>
        </w:rPr>
      </w:pPr>
      <w:del w:id="3661" w:author="Christopher Kemeter" w:date="2023-11-13T20:12:00Z">
        <w:r w:rsidRPr="00130FBD" w:rsidDel="00130FBD">
          <w:rPr>
            <w:lang w:val="de-AT" w:eastAsia="ja-JP" w:bidi="th-TH"/>
            <w:rPrChange w:id="3662" w:author="Christopher Kemeter" w:date="2023-11-13T20:12:00Z">
              <w:rPr>
                <w:lang w:eastAsia="ja-JP" w:bidi="th-TH"/>
              </w:rPr>
            </w:rPrChange>
          </w:rPr>
          <w:delText xml:space="preserve">To </w:delText>
        </w:r>
      </w:del>
      <w:ins w:id="3663" w:author="Christopher Kemeter" w:date="2023-11-13T20:12:00Z">
        <w:r w:rsidR="00130FBD" w:rsidRPr="00130FBD">
          <w:rPr>
            <w:lang w:val="de-AT" w:eastAsia="ja-JP" w:bidi="th-TH"/>
            <w:rPrChange w:id="3664" w:author="Christopher Kemeter" w:date="2023-11-13T20:12:00Z">
              <w:rPr>
                <w:lang w:eastAsia="ja-JP" w:bidi="th-TH"/>
              </w:rPr>
            </w:rPrChange>
          </w:rPr>
          <w:t>Um ein 10-Gigabit-Netzwerk im gesamten Fahrzeug sicherzustellen, erfordert Nomad, dass das gesamte Verkabelungssystem (einschließlich Anschlüsse) den Anforderungen der IEC 11801 Klasse EA entspricht. Bei einer Mehrfachtraktion sind die von Stadler bereitgestellten Verbindungen zwischen den Zügen jedoch nur mit 1 Gbps ausgelegt, was den Netzwerkverkehr zwischen zwei Zügen auf 1 Gbps reduzieren würde.</w:t>
        </w:r>
      </w:ins>
      <w:del w:id="3665" w:author="Christopher Kemeter" w:date="2023-11-13T20:12:00Z">
        <w:r w:rsidRPr="00130FBD" w:rsidDel="00130FBD">
          <w:rPr>
            <w:lang w:val="de-AT" w:eastAsia="ja-JP" w:bidi="th-TH"/>
            <w:rPrChange w:id="3666" w:author="Christopher Kemeter" w:date="2023-11-13T20:12:00Z">
              <w:rPr>
                <w:lang w:eastAsia="ja-JP" w:bidi="th-TH"/>
              </w:rPr>
            </w:rPrChange>
          </w:rPr>
          <w:delText xml:space="preserve">ensure a 10Gb network </w:delText>
        </w:r>
        <w:r w:rsidR="00D72055" w:rsidRPr="00130FBD" w:rsidDel="00130FBD">
          <w:rPr>
            <w:lang w:val="de-AT" w:eastAsia="ja-JP" w:bidi="th-TH"/>
            <w:rPrChange w:id="3667" w:author="Christopher Kemeter" w:date="2023-11-13T20:12:00Z">
              <w:rPr>
                <w:lang w:eastAsia="ja-JP" w:bidi="th-TH"/>
              </w:rPr>
            </w:rPrChange>
          </w:rPr>
          <w:delText xml:space="preserve">throughout the vehicle Nomad requires </w:delText>
        </w:r>
        <w:r w:rsidR="0044510B" w:rsidRPr="00130FBD" w:rsidDel="00130FBD">
          <w:rPr>
            <w:lang w:val="de-AT" w:eastAsia="ja-JP" w:bidi="th-TH"/>
            <w:rPrChange w:id="3668" w:author="Christopher Kemeter" w:date="2023-11-13T20:12:00Z">
              <w:rPr>
                <w:lang w:eastAsia="ja-JP" w:bidi="th-TH"/>
              </w:rPr>
            </w:rPrChange>
          </w:rPr>
          <w:delText>the entire cabling system (including connectors) to be IEC 11801 class EA compliant</w:delText>
        </w:r>
        <w:r w:rsidR="002D1229" w:rsidRPr="00130FBD" w:rsidDel="00130FBD">
          <w:rPr>
            <w:lang w:val="de-AT" w:eastAsia="ja-JP" w:bidi="th-TH"/>
            <w:rPrChange w:id="3669" w:author="Christopher Kemeter" w:date="2023-11-13T20:12:00Z">
              <w:rPr>
                <w:lang w:eastAsia="ja-JP" w:bidi="th-TH"/>
              </w:rPr>
            </w:rPrChange>
          </w:rPr>
          <w:delText>.</w:delText>
        </w:r>
      </w:del>
      <w:ins w:id="3670" w:author="Abbas Rizvi" w:date="2023-03-29T23:04:00Z">
        <w:del w:id="3671" w:author="Christopher Kemeter" w:date="2023-11-13T20:12:00Z">
          <w:r w:rsidR="00296556" w:rsidRPr="00130FBD" w:rsidDel="00130FBD">
            <w:rPr>
              <w:lang w:val="de-AT" w:eastAsia="ja-JP" w:bidi="th-TH"/>
              <w:rPrChange w:id="3672" w:author="Christopher Kemeter" w:date="2023-11-13T20:12:00Z">
                <w:rPr>
                  <w:lang w:eastAsia="ja-JP" w:bidi="th-TH"/>
                </w:rPr>
              </w:rPrChange>
            </w:rPr>
            <w:delText xml:space="preserve">  </w:delText>
          </w:r>
        </w:del>
      </w:ins>
      <w:ins w:id="3673" w:author="Abbas Rizvi" w:date="2023-03-29T23:05:00Z">
        <w:del w:id="3674" w:author="Christopher Kemeter" w:date="2023-11-13T20:12:00Z">
          <w:r w:rsidR="00296556" w:rsidRPr="00130FBD" w:rsidDel="00130FBD">
            <w:rPr>
              <w:lang w:val="de-AT" w:eastAsia="ja-JP" w:bidi="th-TH"/>
              <w:rPrChange w:id="3675" w:author="Christopher Kemeter" w:date="2023-11-13T20:12:00Z">
                <w:rPr>
                  <w:lang w:eastAsia="ja-JP" w:bidi="th-TH"/>
                </w:rPr>
              </w:rPrChange>
            </w:rPr>
            <w:delText xml:space="preserve">However </w:delText>
          </w:r>
        </w:del>
      </w:ins>
      <w:ins w:id="3676" w:author="Abbas Rizvi" w:date="2023-05-11T16:35:00Z">
        <w:del w:id="3677" w:author="Christopher Kemeter" w:date="2023-11-13T20:12:00Z">
          <w:r w:rsidR="009F1379" w:rsidRPr="00130FBD" w:rsidDel="00130FBD">
            <w:rPr>
              <w:lang w:val="de-AT" w:eastAsia="ja-JP" w:bidi="th-TH"/>
              <w:rPrChange w:id="3678" w:author="Christopher Kemeter" w:date="2023-11-13T20:12:00Z">
                <w:rPr>
                  <w:lang w:eastAsia="ja-JP" w:bidi="th-TH"/>
                </w:rPr>
              </w:rPrChange>
            </w:rPr>
            <w:delText xml:space="preserve">in case </w:delText>
          </w:r>
        </w:del>
      </w:ins>
      <w:ins w:id="3679" w:author="Abbas Rizvi" w:date="2023-05-11T16:36:00Z">
        <w:del w:id="3680" w:author="Christopher Kemeter" w:date="2023-11-13T20:12:00Z">
          <w:r w:rsidR="009F1379" w:rsidRPr="00130FBD" w:rsidDel="00130FBD">
            <w:rPr>
              <w:lang w:val="de-AT" w:eastAsia="ja-JP" w:bidi="th-TH"/>
              <w:rPrChange w:id="3681" w:author="Christopher Kemeter" w:date="2023-11-13T20:12:00Z">
                <w:rPr>
                  <w:lang w:eastAsia="ja-JP" w:bidi="th-TH"/>
                </w:rPr>
              </w:rPrChange>
            </w:rPr>
            <w:delText>of a multi-traction</w:delText>
          </w:r>
        </w:del>
      </w:ins>
      <w:ins w:id="3682" w:author="Abbas Rizvi" w:date="2023-05-11T16:59:00Z">
        <w:del w:id="3683" w:author="Christopher Kemeter" w:date="2023-11-13T20:12:00Z">
          <w:r w:rsidR="003A324E" w:rsidRPr="00130FBD" w:rsidDel="00130FBD">
            <w:rPr>
              <w:lang w:val="de-AT" w:eastAsia="ja-JP" w:bidi="th-TH"/>
              <w:rPrChange w:id="3684" w:author="Christopher Kemeter" w:date="2023-11-13T20:12:00Z">
                <w:rPr>
                  <w:lang w:eastAsia="ja-JP" w:bidi="th-TH"/>
                </w:rPr>
              </w:rPrChange>
            </w:rPr>
            <w:delText xml:space="preserve"> the</w:delText>
          </w:r>
        </w:del>
      </w:ins>
      <w:ins w:id="3685" w:author="Abbas Rizvi" w:date="2023-03-29T23:05:00Z">
        <w:del w:id="3686" w:author="Christopher Kemeter" w:date="2023-11-13T20:12:00Z">
          <w:r w:rsidR="00296556" w:rsidRPr="00130FBD" w:rsidDel="00130FBD">
            <w:rPr>
              <w:lang w:val="de-AT" w:eastAsia="ja-JP" w:bidi="th-TH"/>
              <w:rPrChange w:id="3687" w:author="Christopher Kemeter" w:date="2023-11-13T20:12:00Z">
                <w:rPr>
                  <w:lang w:eastAsia="ja-JP" w:bidi="th-TH"/>
                </w:rPr>
              </w:rPrChange>
            </w:rPr>
            <w:delText xml:space="preserve"> inter</w:delText>
          </w:r>
        </w:del>
      </w:ins>
      <w:ins w:id="3688" w:author="Abbas Rizvi" w:date="2023-05-11T16:59:00Z">
        <w:del w:id="3689" w:author="Christopher Kemeter" w:date="2023-11-13T20:12:00Z">
          <w:r w:rsidR="003A324E" w:rsidRPr="00130FBD" w:rsidDel="00130FBD">
            <w:rPr>
              <w:lang w:val="de-AT" w:eastAsia="ja-JP" w:bidi="th-TH"/>
              <w:rPrChange w:id="3690" w:author="Christopher Kemeter" w:date="2023-11-13T20:12:00Z">
                <w:rPr>
                  <w:lang w:eastAsia="ja-JP" w:bidi="th-TH"/>
                </w:rPr>
              </w:rPrChange>
            </w:rPr>
            <w:delText xml:space="preserve"> consist</w:delText>
          </w:r>
        </w:del>
      </w:ins>
      <w:ins w:id="3691" w:author="Abbas Rizvi" w:date="2023-03-29T23:05:00Z">
        <w:del w:id="3692" w:author="Christopher Kemeter" w:date="2023-11-13T20:12:00Z">
          <w:r w:rsidR="00296556" w:rsidRPr="00130FBD" w:rsidDel="00130FBD">
            <w:rPr>
              <w:lang w:val="de-AT" w:eastAsia="ja-JP" w:bidi="th-TH"/>
              <w:rPrChange w:id="3693" w:author="Christopher Kemeter" w:date="2023-11-13T20:12:00Z">
                <w:rPr>
                  <w:lang w:eastAsia="ja-JP" w:bidi="th-TH"/>
                </w:rPr>
              </w:rPrChange>
            </w:rPr>
            <w:delText xml:space="preserve"> links provided by Stadler are 1 Gbps only which will </w:delText>
          </w:r>
        </w:del>
      </w:ins>
      <w:ins w:id="3694" w:author="Abbas Rizvi" w:date="2023-03-29T23:06:00Z">
        <w:del w:id="3695" w:author="Christopher Kemeter" w:date="2023-11-13T20:12:00Z">
          <w:r w:rsidR="00296556" w:rsidRPr="00130FBD" w:rsidDel="00130FBD">
            <w:rPr>
              <w:lang w:val="de-AT" w:eastAsia="ja-JP" w:bidi="th-TH"/>
              <w:rPrChange w:id="3696" w:author="Christopher Kemeter" w:date="2023-11-13T20:12:00Z">
                <w:rPr>
                  <w:lang w:eastAsia="ja-JP" w:bidi="th-TH"/>
                </w:rPr>
              </w:rPrChange>
            </w:rPr>
            <w:delText xml:space="preserve">degrade the network traffic </w:delText>
          </w:r>
        </w:del>
      </w:ins>
      <w:ins w:id="3697" w:author="Abbas Rizvi" w:date="2023-05-11T16:59:00Z">
        <w:del w:id="3698" w:author="Christopher Kemeter" w:date="2023-11-13T20:12:00Z">
          <w:r w:rsidR="00667949" w:rsidRPr="00130FBD" w:rsidDel="00130FBD">
            <w:rPr>
              <w:lang w:val="de-AT" w:eastAsia="ja-JP" w:bidi="th-TH"/>
              <w:rPrChange w:id="3699" w:author="Christopher Kemeter" w:date="2023-11-13T20:12:00Z">
                <w:rPr>
                  <w:lang w:eastAsia="ja-JP" w:bidi="th-TH"/>
                </w:rPr>
              </w:rPrChange>
            </w:rPr>
            <w:delText xml:space="preserve">between two trains </w:delText>
          </w:r>
        </w:del>
      </w:ins>
      <w:ins w:id="3700" w:author="Abbas Rizvi" w:date="2023-03-29T23:06:00Z">
        <w:del w:id="3701" w:author="Christopher Kemeter" w:date="2023-11-13T20:12:00Z">
          <w:r w:rsidR="00296556" w:rsidRPr="00130FBD" w:rsidDel="00130FBD">
            <w:rPr>
              <w:lang w:val="de-AT" w:eastAsia="ja-JP" w:bidi="th-TH"/>
              <w:rPrChange w:id="3702" w:author="Christopher Kemeter" w:date="2023-11-13T20:12:00Z">
                <w:rPr>
                  <w:lang w:eastAsia="ja-JP" w:bidi="th-TH"/>
                </w:rPr>
              </w:rPrChange>
            </w:rPr>
            <w:delText>to 1 Gbps.</w:delText>
          </w:r>
        </w:del>
      </w:ins>
    </w:p>
    <w:p w14:paraId="2807F2C8" w14:textId="53F9B78D" w:rsidR="00470E8D" w:rsidRPr="00130FBD" w:rsidRDefault="00470E8D">
      <w:pPr>
        <w:rPr>
          <w:lang w:val="de-AT" w:eastAsia="ja-JP" w:bidi="th-TH"/>
          <w:rPrChange w:id="3703" w:author="Christopher Kemeter" w:date="2023-11-13T20:12:00Z">
            <w:rPr>
              <w:lang w:eastAsia="ja-JP" w:bidi="th-TH"/>
            </w:rPr>
          </w:rPrChange>
        </w:rPr>
      </w:pPr>
    </w:p>
    <w:p w14:paraId="0A03889D" w14:textId="2EF9156D" w:rsidR="00F2074A" w:rsidRPr="00130FBD" w:rsidRDefault="00F2074A">
      <w:pPr>
        <w:rPr>
          <w:lang w:val="de-AT" w:eastAsia="ja-JP" w:bidi="th-TH"/>
          <w:rPrChange w:id="3704" w:author="Christopher Kemeter" w:date="2023-11-13T20:12:00Z">
            <w:rPr>
              <w:lang w:eastAsia="ja-JP" w:bidi="th-TH"/>
            </w:rPr>
          </w:rPrChange>
        </w:rPr>
      </w:pPr>
    </w:p>
    <w:p w14:paraId="2E036E58" w14:textId="6F90330E" w:rsidR="00470E8D" w:rsidRPr="00130FBD" w:rsidRDefault="00470E8D">
      <w:pPr>
        <w:rPr>
          <w:lang w:val="de-AT" w:eastAsia="ja-JP" w:bidi="th-TH"/>
          <w:rPrChange w:id="3705" w:author="Christopher Kemeter" w:date="2023-11-13T20:12:00Z">
            <w:rPr>
              <w:lang w:eastAsia="ja-JP" w:bidi="th-TH"/>
            </w:rPr>
          </w:rPrChange>
        </w:rPr>
      </w:pPr>
      <w:r w:rsidRPr="00130FBD">
        <w:rPr>
          <w:lang w:val="de-AT" w:eastAsia="ja-JP" w:bidi="th-TH"/>
          <w:rPrChange w:id="3706" w:author="Christopher Kemeter" w:date="2023-11-13T20:12:00Z">
            <w:rPr>
              <w:lang w:eastAsia="ja-JP" w:bidi="th-TH"/>
            </w:rPr>
          </w:rPrChange>
        </w:rPr>
        <w:t xml:space="preserve"> </w:t>
      </w:r>
    </w:p>
    <w:p w14:paraId="46BD9D48" w14:textId="6F463933" w:rsidR="00470E8D" w:rsidRPr="00130FBD" w:rsidRDefault="00470E8D">
      <w:pPr>
        <w:rPr>
          <w:lang w:val="de-AT" w:eastAsia="ja-JP" w:bidi="th-TH"/>
          <w:rPrChange w:id="3707" w:author="Christopher Kemeter" w:date="2023-11-13T20:12:00Z">
            <w:rPr>
              <w:lang w:eastAsia="ja-JP" w:bidi="th-TH"/>
            </w:rPr>
          </w:rPrChange>
        </w:rPr>
      </w:pPr>
      <w:r w:rsidRPr="00130FBD">
        <w:rPr>
          <w:lang w:val="de-AT" w:eastAsia="ja-JP" w:bidi="th-TH"/>
          <w:rPrChange w:id="3708" w:author="Christopher Kemeter" w:date="2023-11-13T20:12:00Z">
            <w:rPr>
              <w:lang w:eastAsia="ja-JP" w:bidi="th-TH"/>
            </w:rPr>
          </w:rPrChange>
        </w:rPr>
        <w:br w:type="page"/>
      </w:r>
    </w:p>
    <w:p w14:paraId="740D50F6" w14:textId="77777777" w:rsidR="007059BF" w:rsidRPr="00130FBD" w:rsidRDefault="007059BF" w:rsidP="009D2B2C">
      <w:pPr>
        <w:rPr>
          <w:lang w:val="de-AT" w:eastAsia="ja-JP" w:bidi="th-TH"/>
          <w:rPrChange w:id="3709" w:author="Christopher Kemeter" w:date="2023-11-13T20:12:00Z">
            <w:rPr>
              <w:lang w:eastAsia="ja-JP" w:bidi="th-TH"/>
            </w:rPr>
          </w:rPrChange>
        </w:rPr>
      </w:pPr>
    </w:p>
    <w:p w14:paraId="789D2BCC" w14:textId="035DB59D" w:rsidR="004C0C58" w:rsidRDefault="00824CE2" w:rsidP="001E5B97">
      <w:pPr>
        <w:pStyle w:val="Heading1"/>
        <w:rPr>
          <w:rFonts w:asciiTheme="minorHAnsi" w:hAnsiTheme="minorHAnsi" w:cstheme="minorHAnsi"/>
        </w:rPr>
      </w:pPr>
      <w:bookmarkStart w:id="3710" w:name="_Toc150800082"/>
      <w:r>
        <w:rPr>
          <w:rFonts w:asciiTheme="minorHAnsi" w:hAnsiTheme="minorHAnsi" w:cstheme="minorHAnsi"/>
        </w:rPr>
        <w:t>Equipment Details</w:t>
      </w:r>
      <w:bookmarkEnd w:id="3710"/>
    </w:p>
    <w:p w14:paraId="43B92468" w14:textId="3CF59C9E" w:rsidR="00207986" w:rsidRPr="00224EE0" w:rsidRDefault="00207986" w:rsidP="00207986">
      <w:pPr>
        <w:pStyle w:val="Heading2"/>
        <w:rPr>
          <w:lang w:val="en-GB"/>
        </w:rPr>
      </w:pPr>
      <w:bookmarkStart w:id="3711" w:name="_Toc150800083"/>
      <w:bookmarkStart w:id="3712" w:name="_Toc534638478"/>
      <w:bookmarkStart w:id="3713" w:name="_Toc4074109"/>
      <w:bookmarkStart w:id="3714" w:name="_Ref126240335"/>
      <w:r w:rsidRPr="00224EE0">
        <w:rPr>
          <w:lang w:val="en-GB"/>
        </w:rPr>
        <w:t>Equipment L</w:t>
      </w:r>
      <w:ins w:id="3715" w:author="Christopher Kemeter" w:date="2023-11-13T20:13:00Z">
        <w:r w:rsidR="006B0A21">
          <w:rPr>
            <w:lang w:val="en-GB"/>
          </w:rPr>
          <w:t>iste</w:t>
        </w:r>
      </w:ins>
      <w:bookmarkEnd w:id="3711"/>
      <w:del w:id="3716" w:author="Christopher Kemeter" w:date="2023-11-13T20:13:00Z">
        <w:r w:rsidRPr="00224EE0" w:rsidDel="006B0A21">
          <w:rPr>
            <w:lang w:val="en-GB"/>
          </w:rPr>
          <w:delText>ist</w:delText>
        </w:r>
      </w:del>
      <w:bookmarkEnd w:id="3712"/>
      <w:bookmarkEnd w:id="3713"/>
      <w:bookmarkEnd w:id="3714"/>
    </w:p>
    <w:p w14:paraId="57129924" w14:textId="1C87C661" w:rsidR="006B0A21" w:rsidRPr="006B0A21" w:rsidRDefault="00207986" w:rsidP="006B0A21">
      <w:pPr>
        <w:rPr>
          <w:ins w:id="3717" w:author="Christopher Kemeter" w:date="2023-11-13T20:13:00Z"/>
          <w:lang w:val="de-AT"/>
          <w:rPrChange w:id="3718" w:author="Christopher Kemeter" w:date="2023-11-13T20:13:00Z">
            <w:rPr>
              <w:ins w:id="3719" w:author="Christopher Kemeter" w:date="2023-11-13T20:13:00Z"/>
              <w:lang w:val="en-CA"/>
            </w:rPr>
          </w:rPrChange>
        </w:rPr>
      </w:pPr>
      <w:del w:id="3720" w:author="Christopher Kemeter" w:date="2023-11-13T20:13:00Z">
        <w:r w:rsidRPr="006B0A21" w:rsidDel="006B0A21">
          <w:rPr>
            <w:lang w:val="de-AT"/>
            <w:rPrChange w:id="3721" w:author="Christopher Kemeter" w:date="2023-11-13T20:13:00Z">
              <w:rPr>
                <w:lang w:val="en-CA"/>
              </w:rPr>
            </w:rPrChange>
          </w:rPr>
          <w:delText>The</w:delText>
        </w:r>
      </w:del>
      <w:ins w:id="3722" w:author="Christopher Kemeter" w:date="2023-11-13T20:13:00Z">
        <w:r w:rsidR="006B0A21" w:rsidRPr="006B0A21">
          <w:rPr>
            <w:lang w:val="de-AT"/>
            <w:rPrChange w:id="3723" w:author="Christopher Kemeter" w:date="2023-11-13T20:13:00Z">
              <w:rPr>
                <w:lang w:val="en-CA"/>
              </w:rPr>
            </w:rPrChange>
          </w:rPr>
          <w:t>Die für die Hardwareinstallation pro Wagen benötigten Komponenten der Lösung sind in den untenstehenden Tabellen aufgeführt.</w:t>
        </w:r>
      </w:ins>
    </w:p>
    <w:p w14:paraId="7F89EB37" w14:textId="77777777" w:rsidR="006B0A21" w:rsidRPr="006028F2" w:rsidRDefault="006B0A21" w:rsidP="006B0A21">
      <w:pPr>
        <w:rPr>
          <w:ins w:id="3724" w:author="Christopher Kemeter" w:date="2023-11-13T20:13:00Z"/>
          <w:lang w:val="de-AT"/>
          <w:rPrChange w:id="3725" w:author="Christopher Kemeter" w:date="2023-11-13T20:14:00Z">
            <w:rPr>
              <w:ins w:id="3726" w:author="Christopher Kemeter" w:date="2023-11-13T20:13:00Z"/>
              <w:lang w:val="en-CA"/>
            </w:rPr>
          </w:rPrChange>
        </w:rPr>
      </w:pPr>
      <w:ins w:id="3727" w:author="Christopher Kemeter" w:date="2023-11-13T20:13:00Z">
        <w:r w:rsidRPr="006B0A21">
          <w:rPr>
            <w:lang w:val="de-AT"/>
            <w:rPrChange w:id="3728" w:author="Christopher Kemeter" w:date="2023-11-13T20:14:00Z">
              <w:rPr>
                <w:lang w:val="en-CA"/>
              </w:rPr>
            </w:rPrChange>
          </w:rPr>
          <w:t xml:space="preserve">Für alle Komponenten, die in diesem Vorverkaufsabschnitt aufgeführt sind,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w:t>
        </w:r>
        <w:r w:rsidRPr="006028F2">
          <w:rPr>
            <w:lang w:val="de-AT"/>
            <w:rPrChange w:id="3729" w:author="Christopher Kemeter" w:date="2023-11-13T20:14:00Z">
              <w:rPr>
                <w:lang w:val="en-CA"/>
              </w:rPr>
            </w:rPrChange>
          </w:rPr>
          <w:t>Dieses Dokument würde Dinge wie Betriebstemperaturanforderungen, detaillierte Stromanforderungen, physische Aspekte wie Montageausrichtung, Luftstrom, Drehmoment, Freiraum und Biegeradius für von Stadler bereitgestellte Verkabelung abdecken, um die Integrität der Steckverbinder zu wahren, Wartungszugang usw.</w:t>
        </w:r>
      </w:ins>
    </w:p>
    <w:p w14:paraId="65601374" w14:textId="77777777" w:rsidR="006B0A21" w:rsidRPr="005126B0" w:rsidRDefault="006B0A21" w:rsidP="006B0A21">
      <w:pPr>
        <w:rPr>
          <w:ins w:id="3730" w:author="Christopher Kemeter" w:date="2023-11-13T20:13:00Z"/>
          <w:lang w:val="de-AT"/>
          <w:rPrChange w:id="3731" w:author="Christopher Kemeter" w:date="2023-11-13T20:14:00Z">
            <w:rPr>
              <w:ins w:id="3732" w:author="Christopher Kemeter" w:date="2023-11-13T20:13:00Z"/>
              <w:lang w:val="en-CA"/>
            </w:rPr>
          </w:rPrChange>
        </w:rPr>
      </w:pPr>
      <w:ins w:id="3733" w:author="Christopher Kemeter" w:date="2023-11-13T20:13:00Z">
        <w:r w:rsidRPr="005126B0">
          <w:rPr>
            <w:lang w:val="de-AT"/>
            <w:rPrChange w:id="3734" w:author="Christopher Kemeter" w:date="2023-11-13T20:14:00Z">
              <w:rPr>
                <w:lang w:val="en-CA"/>
              </w:rPr>
            </w:rPrChange>
          </w:rPr>
          <w:t>Wagenübergangskabel / Wagenübergangsstecker</w:t>
        </w:r>
      </w:ins>
    </w:p>
    <w:p w14:paraId="30B67D07" w14:textId="31D7461F" w:rsidR="00207986" w:rsidRPr="00714E4A" w:rsidDel="006B0A21" w:rsidRDefault="006B0A21" w:rsidP="006B0A21">
      <w:pPr>
        <w:rPr>
          <w:del w:id="3735" w:author="Christopher Kemeter" w:date="2023-11-13T20:13:00Z"/>
          <w:lang w:val="en-CA"/>
        </w:rPr>
      </w:pPr>
      <w:ins w:id="3736" w:author="Christopher Kemeter" w:date="2023-11-13T20:13:00Z">
        <w:r w:rsidRPr="005126B0">
          <w:rPr>
            <w:lang w:val="de-AT"/>
            <w:rPrChange w:id="3737" w:author="Christopher Kemeter" w:date="2023-11-13T20:14:00Z">
              <w:rPr>
                <w:lang w:val="en-CA"/>
              </w:rPr>
            </w:rPrChange>
          </w:rPr>
          <w:t xml:space="preserve">Für Wagenübergangskabel und Netzwerkkabel gibt Nomad nur die Leistungsanforderungen für das Kabelsegment an, um 10G-Verbindungen zu unterstützen. </w:t>
        </w:r>
        <w:r w:rsidRPr="006B0A21">
          <w:rPr>
            <w:lang w:val="en-CA"/>
          </w:rPr>
          <w:t>Nomad spezifiziert/entwirft/akzeptiert keine Abnahmetests für das Kabelsegment.</w:t>
        </w:r>
      </w:ins>
      <w:del w:id="3738" w:author="Christopher Kemeter" w:date="2023-11-13T20:13:00Z">
        <w:r w:rsidR="00207986" w:rsidRPr="00714E4A" w:rsidDel="006B0A21">
          <w:rPr>
            <w:lang w:val="en-CA"/>
          </w:rPr>
          <w:delText xml:space="preserve"> solution components needed for hardware installation per </w:delText>
        </w:r>
        <w:r w:rsidR="00795C16" w:rsidRPr="00714E4A" w:rsidDel="006B0A21">
          <w:rPr>
            <w:lang w:val="en-CA"/>
          </w:rPr>
          <w:delText>wagon</w:delText>
        </w:r>
        <w:r w:rsidR="00207986" w:rsidRPr="00714E4A" w:rsidDel="006B0A21">
          <w:rPr>
            <w:lang w:val="en-CA"/>
          </w:rPr>
          <w:delText xml:space="preserve"> are listed in the tables below.</w:delText>
        </w:r>
      </w:del>
    </w:p>
    <w:p w14:paraId="02388DA2" w14:textId="6035BC73" w:rsidR="00D15059" w:rsidRPr="00714E4A" w:rsidDel="006B0A21" w:rsidRDefault="009A6F59" w:rsidP="006B0A21">
      <w:pPr>
        <w:rPr>
          <w:del w:id="3739" w:author="Christopher Kemeter" w:date="2023-11-13T20:13:00Z"/>
          <w:lang w:val="en-CA"/>
        </w:rPr>
      </w:pPr>
      <w:del w:id="3740" w:author="Christopher Kemeter" w:date="2023-11-13T20:13:00Z">
        <w:r w:rsidRPr="00714E4A" w:rsidDel="006B0A21">
          <w:rPr>
            <w:lang w:val="en-CA"/>
          </w:rPr>
          <w:delText>For all components listed at this pre-sale stage, it is expected that the within-project DDR process will include the production of an ‘installation input parameters’ document from Nomad which will precise the information th</w:delText>
        </w:r>
        <w:r w:rsidR="002D491C" w:rsidRPr="00714E4A" w:rsidDel="006B0A21">
          <w:rPr>
            <w:lang w:val="en-CA"/>
          </w:rPr>
          <w:delText>at</w:delText>
        </w:r>
        <w:r w:rsidRPr="00714E4A" w:rsidDel="006B0A21">
          <w:rPr>
            <w:lang w:val="en-CA"/>
          </w:rPr>
          <w:delText xml:space="preserve"> </w:delText>
        </w:r>
        <w:r w:rsidR="00303C50" w:rsidDel="006B0A21">
          <w:rPr>
            <w:lang w:val="en-CA"/>
          </w:rPr>
          <w:delText>Stadler</w:delText>
        </w:r>
        <w:r w:rsidRPr="00714E4A" w:rsidDel="006B0A21">
          <w:rPr>
            <w:lang w:val="en-CA"/>
          </w:rPr>
          <w:delText xml:space="preserve"> must take into account in their installation design as a precondition for Nomad keeping its hardware warranty obligation for its supplied component. This document would cover such things as: </w:delText>
        </w:r>
        <w:r w:rsidR="00D15059" w:rsidRPr="00714E4A" w:rsidDel="006B0A21">
          <w:rPr>
            <w:lang w:val="en-CA"/>
          </w:rPr>
          <w:delText xml:space="preserve">operating temperature requirements; detailed power requirements, physical aspects such as mounting orientation, airflow, torque, clearance and bend radius on </w:delText>
        </w:r>
        <w:r w:rsidR="00303C50" w:rsidDel="006B0A21">
          <w:rPr>
            <w:lang w:val="en-CA"/>
          </w:rPr>
          <w:delText>Stadler</w:delText>
        </w:r>
        <w:r w:rsidR="00D15059" w:rsidRPr="00714E4A" w:rsidDel="006B0A21">
          <w:rPr>
            <w:lang w:val="en-CA"/>
          </w:rPr>
          <w:delText>-supplied cabling in order to respect connector integrity, maintenance access, etc.</w:delText>
        </w:r>
      </w:del>
    </w:p>
    <w:p w14:paraId="5FEB0C7D" w14:textId="39483748" w:rsidR="00375890" w:rsidRPr="00714E4A" w:rsidDel="006B0A21" w:rsidRDefault="001B7C9B" w:rsidP="006B0A21">
      <w:pPr>
        <w:rPr>
          <w:del w:id="3741" w:author="Christopher Kemeter" w:date="2023-11-13T20:13:00Z"/>
        </w:rPr>
      </w:pPr>
      <w:del w:id="3742" w:author="Christopher Kemeter" w:date="2023-11-13T20:13:00Z">
        <w:r w:rsidRPr="00714E4A" w:rsidDel="006B0A21">
          <w:delText>Wagenüber</w:delText>
        </w:r>
        <w:r w:rsidR="00753F8C" w:rsidRPr="00714E4A" w:rsidDel="006B0A21">
          <w:delText>gangskabel / Wagenübergangsstecker</w:delText>
        </w:r>
      </w:del>
    </w:p>
    <w:p w14:paraId="7260F01C" w14:textId="3221D5C4" w:rsidR="00506D09" w:rsidRPr="00714E4A" w:rsidDel="006B0A21" w:rsidRDefault="00506D09" w:rsidP="006B0A21">
      <w:pPr>
        <w:rPr>
          <w:del w:id="3743" w:author="Christopher Kemeter" w:date="2023-11-13T20:13:00Z"/>
        </w:rPr>
      </w:pPr>
      <w:del w:id="3744" w:author="Christopher Kemeter" w:date="2023-11-13T20:13:00Z">
        <w:r w:rsidRPr="00714E4A" w:rsidDel="006B0A21">
          <w:delText>For both Wagen</w:delText>
        </w:r>
        <w:r w:rsidR="00D133FF" w:rsidRPr="00714E4A" w:rsidDel="006B0A21">
          <w:delText xml:space="preserve">übergangskabel and Netzwerkkabel, Nomad only specifies cable segment performance spec to meet to support 10G links; Nomad does not specify/design/acceptance test the cabling segment. </w:delText>
        </w:r>
      </w:del>
    </w:p>
    <w:p w14:paraId="4F7446FB" w14:textId="77777777" w:rsidR="00753F8C" w:rsidRPr="00FD6E8E" w:rsidRDefault="00753F8C" w:rsidP="006B0A21"/>
    <w:tbl>
      <w:tblPr>
        <w:tblW w:w="5000" w:type="pct"/>
        <w:tblLayout w:type="fixed"/>
        <w:tblLook w:val="04A0" w:firstRow="1" w:lastRow="0" w:firstColumn="1" w:lastColumn="0" w:noHBand="0" w:noVBand="1"/>
        <w:tblPrChange w:id="3745" w:author="Abbas Rizvi" w:date="2023-03-29T23:11:00Z">
          <w:tblPr>
            <w:tblW w:w="5000" w:type="pct"/>
            <w:tblLayout w:type="fixed"/>
            <w:tblLook w:val="04A0" w:firstRow="1" w:lastRow="0" w:firstColumn="1" w:lastColumn="0" w:noHBand="0" w:noVBand="1"/>
          </w:tblPr>
        </w:tblPrChange>
      </w:tblPr>
      <w:tblGrid>
        <w:gridCol w:w="2692"/>
        <w:gridCol w:w="1151"/>
        <w:gridCol w:w="2125"/>
        <w:gridCol w:w="284"/>
        <w:gridCol w:w="1841"/>
        <w:gridCol w:w="1252"/>
        <w:tblGridChange w:id="3746">
          <w:tblGrid>
            <w:gridCol w:w="2692"/>
            <w:gridCol w:w="65"/>
            <w:gridCol w:w="1086"/>
            <w:gridCol w:w="92"/>
            <w:gridCol w:w="2033"/>
            <w:gridCol w:w="143"/>
            <w:gridCol w:w="141"/>
            <w:gridCol w:w="150"/>
            <w:gridCol w:w="1691"/>
            <w:gridCol w:w="194"/>
            <w:gridCol w:w="1058"/>
            <w:gridCol w:w="226"/>
          </w:tblGrid>
        </w:tblGridChange>
      </w:tblGrid>
      <w:tr w:rsidR="000D1B6F" w:rsidRPr="00CC07E7" w14:paraId="7F10052D" w14:textId="77777777" w:rsidTr="00396E25">
        <w:trPr>
          <w:trHeight w:val="300"/>
          <w:trPrChange w:id="3747" w:author="Abbas Rizvi" w:date="2023-03-29T23:11:00Z">
            <w:trPr>
              <w:trHeight w:val="300"/>
            </w:trPr>
          </w:trPrChange>
        </w:trPr>
        <w:tc>
          <w:tcPr>
            <w:tcW w:w="1440" w:type="pct"/>
            <w:tcBorders>
              <w:top w:val="single" w:sz="4" w:space="0" w:color="auto"/>
              <w:left w:val="single" w:sz="4" w:space="0" w:color="auto"/>
              <w:bottom w:val="single" w:sz="4" w:space="0" w:color="auto"/>
              <w:right w:val="nil"/>
            </w:tcBorders>
            <w:shd w:val="clear" w:color="auto" w:fill="FFC000"/>
            <w:noWrap/>
            <w:vAlign w:val="center"/>
            <w:hideMark/>
            <w:tcPrChange w:id="3748" w:author="Abbas Rizvi" w:date="2023-03-29T23:11:00Z">
              <w:tcPr>
                <w:tcW w:w="1440" w:type="pct"/>
                <w:gridSpan w:val="2"/>
                <w:tcBorders>
                  <w:top w:val="single" w:sz="4" w:space="0" w:color="auto"/>
                  <w:left w:val="single" w:sz="4" w:space="0" w:color="auto"/>
                  <w:bottom w:val="single" w:sz="4" w:space="0" w:color="auto"/>
                  <w:right w:val="nil"/>
                </w:tcBorders>
                <w:shd w:val="clear" w:color="auto" w:fill="FFC000"/>
                <w:noWrap/>
                <w:vAlign w:val="center"/>
                <w:hideMark/>
              </w:tcPr>
            </w:tcPrChange>
          </w:tcPr>
          <w:p w14:paraId="63E747D0" w14:textId="202290EA" w:rsidR="000D1B6F" w:rsidRPr="00CC07E7" w:rsidRDefault="000D1B6F" w:rsidP="00353F42">
            <w:pPr>
              <w:spacing w:before="120" w:after="0"/>
              <w:rPr>
                <w:rFonts w:eastAsia="Times New Roman" w:cs="Calibri"/>
                <w:b/>
                <w:bCs/>
                <w:szCs w:val="22"/>
              </w:rPr>
            </w:pPr>
            <w:r w:rsidRPr="00CC07E7">
              <w:rPr>
                <w:rFonts w:eastAsia="Times New Roman" w:cs="Calibri"/>
                <w:b/>
                <w:bCs/>
                <w:szCs w:val="22"/>
              </w:rPr>
              <w:t>List of main components</w:t>
            </w:r>
            <w:r>
              <w:rPr>
                <w:rFonts w:eastAsia="Times New Roman" w:cs="Calibri"/>
                <w:b/>
                <w:bCs/>
                <w:szCs w:val="22"/>
              </w:rPr>
              <w:t xml:space="preserve"> –</w:t>
            </w:r>
            <w:r w:rsidR="00BC3FAC">
              <w:rPr>
                <w:rFonts w:eastAsia="Times New Roman" w:cs="Calibri"/>
                <w:b/>
                <w:bCs/>
                <w:szCs w:val="22"/>
              </w:rPr>
              <w:t>M</w:t>
            </w:r>
            <w:r>
              <w:rPr>
                <w:rFonts w:eastAsia="Times New Roman" w:cs="Calibri"/>
                <w:b/>
                <w:bCs/>
                <w:szCs w:val="22"/>
              </w:rPr>
              <w:t>aster wagon</w:t>
            </w:r>
            <w:r w:rsidR="00BC3FAC">
              <w:rPr>
                <w:rFonts w:eastAsia="Times New Roman" w:cs="Calibri"/>
                <w:b/>
                <w:bCs/>
                <w:szCs w:val="22"/>
              </w:rPr>
              <w:t xml:space="preserve"> (500)</w:t>
            </w:r>
          </w:p>
        </w:tc>
        <w:tc>
          <w:tcPr>
            <w:tcW w:w="615" w:type="pct"/>
            <w:tcBorders>
              <w:top w:val="single" w:sz="4" w:space="0" w:color="auto"/>
              <w:left w:val="nil"/>
              <w:bottom w:val="single" w:sz="4" w:space="0" w:color="auto"/>
              <w:right w:val="nil"/>
            </w:tcBorders>
            <w:shd w:val="clear" w:color="auto" w:fill="FFC000"/>
            <w:noWrap/>
            <w:vAlign w:val="center"/>
            <w:hideMark/>
            <w:tcPrChange w:id="3749" w:author="Abbas Rizvi" w:date="2023-03-29T23:11:00Z">
              <w:tcPr>
                <w:tcW w:w="615" w:type="pct"/>
                <w:gridSpan w:val="2"/>
                <w:tcBorders>
                  <w:top w:val="single" w:sz="4" w:space="0" w:color="auto"/>
                  <w:left w:val="nil"/>
                  <w:bottom w:val="single" w:sz="4" w:space="0" w:color="auto"/>
                  <w:right w:val="nil"/>
                </w:tcBorders>
                <w:shd w:val="clear" w:color="auto" w:fill="FFC000"/>
                <w:noWrap/>
                <w:vAlign w:val="center"/>
                <w:hideMark/>
              </w:tcPr>
            </w:tcPrChange>
          </w:tcPr>
          <w:p w14:paraId="3ABAE156" w14:textId="77777777" w:rsidR="000D1B6F" w:rsidRPr="00CC07E7" w:rsidRDefault="000D1B6F" w:rsidP="00353F42">
            <w:pPr>
              <w:spacing w:before="120" w:after="0"/>
              <w:jc w:val="center"/>
              <w:rPr>
                <w:rFonts w:eastAsia="Times New Roman" w:cs="Calibri"/>
                <w:b/>
                <w:bCs/>
                <w:szCs w:val="22"/>
              </w:rPr>
            </w:pPr>
            <w:r w:rsidRPr="00CC07E7">
              <w:rPr>
                <w:rFonts w:eastAsia="Times New Roman" w:cs="Calibri"/>
                <w:b/>
                <w:bCs/>
                <w:szCs w:val="22"/>
              </w:rPr>
              <w:t> </w:t>
            </w:r>
          </w:p>
        </w:tc>
        <w:tc>
          <w:tcPr>
            <w:tcW w:w="1137" w:type="pct"/>
            <w:tcBorders>
              <w:top w:val="single" w:sz="4" w:space="0" w:color="auto"/>
              <w:left w:val="nil"/>
              <w:bottom w:val="single" w:sz="4" w:space="0" w:color="auto"/>
              <w:right w:val="nil"/>
            </w:tcBorders>
            <w:shd w:val="clear" w:color="auto" w:fill="FFC000"/>
            <w:tcPrChange w:id="3750" w:author="Abbas Rizvi" w:date="2023-03-29T23:11:00Z">
              <w:tcPr>
                <w:tcW w:w="1137" w:type="pct"/>
                <w:gridSpan w:val="2"/>
                <w:tcBorders>
                  <w:top w:val="single" w:sz="4" w:space="0" w:color="auto"/>
                  <w:left w:val="nil"/>
                  <w:bottom w:val="single" w:sz="4" w:space="0" w:color="auto"/>
                  <w:right w:val="nil"/>
                </w:tcBorders>
                <w:shd w:val="clear" w:color="auto" w:fill="FFC000"/>
              </w:tcPr>
            </w:tcPrChange>
          </w:tcPr>
          <w:p w14:paraId="48D6819A" w14:textId="77777777" w:rsidR="000D1B6F" w:rsidRPr="00CC07E7" w:rsidRDefault="000D1B6F" w:rsidP="00353F42">
            <w:pPr>
              <w:spacing w:before="120" w:after="0"/>
              <w:jc w:val="center"/>
              <w:rPr>
                <w:rFonts w:eastAsia="Times New Roman" w:cs="Calibri"/>
                <w:b/>
                <w:bCs/>
                <w:szCs w:val="22"/>
              </w:rPr>
            </w:pPr>
          </w:p>
        </w:tc>
        <w:tc>
          <w:tcPr>
            <w:tcW w:w="152" w:type="pct"/>
            <w:tcBorders>
              <w:top w:val="single" w:sz="4" w:space="0" w:color="auto"/>
              <w:left w:val="nil"/>
              <w:bottom w:val="single" w:sz="4" w:space="0" w:color="auto"/>
              <w:right w:val="nil"/>
            </w:tcBorders>
            <w:shd w:val="clear" w:color="auto" w:fill="FFC000"/>
            <w:noWrap/>
            <w:vAlign w:val="center"/>
            <w:hideMark/>
            <w:tcPrChange w:id="3751" w:author="Abbas Rizvi" w:date="2023-03-29T23:11:00Z">
              <w:tcPr>
                <w:tcW w:w="152" w:type="pct"/>
                <w:gridSpan w:val="2"/>
                <w:tcBorders>
                  <w:top w:val="single" w:sz="4" w:space="0" w:color="auto"/>
                  <w:left w:val="nil"/>
                  <w:bottom w:val="single" w:sz="4" w:space="0" w:color="auto"/>
                  <w:right w:val="nil"/>
                </w:tcBorders>
                <w:shd w:val="clear" w:color="auto" w:fill="FFC000"/>
                <w:noWrap/>
                <w:vAlign w:val="center"/>
                <w:hideMark/>
              </w:tcPr>
            </w:tcPrChange>
          </w:tcPr>
          <w:p w14:paraId="2E6373DD" w14:textId="5ACB6B0C" w:rsidR="000D1B6F" w:rsidRPr="00CC07E7" w:rsidRDefault="000D1B6F" w:rsidP="00353F42">
            <w:pPr>
              <w:spacing w:before="120" w:after="0"/>
              <w:jc w:val="center"/>
              <w:rPr>
                <w:rFonts w:eastAsia="Times New Roman" w:cs="Calibri"/>
                <w:b/>
                <w:bCs/>
                <w:szCs w:val="22"/>
              </w:rPr>
            </w:pPr>
            <w:r w:rsidRPr="00CC07E7">
              <w:rPr>
                <w:rFonts w:eastAsia="Times New Roman" w:cs="Calibri"/>
                <w:b/>
                <w:bCs/>
                <w:szCs w:val="22"/>
              </w:rPr>
              <w:t> </w:t>
            </w:r>
          </w:p>
        </w:tc>
        <w:tc>
          <w:tcPr>
            <w:tcW w:w="985" w:type="pct"/>
            <w:tcBorders>
              <w:top w:val="single" w:sz="4" w:space="0" w:color="auto"/>
              <w:left w:val="nil"/>
              <w:bottom w:val="single" w:sz="4" w:space="0" w:color="auto"/>
              <w:right w:val="nil"/>
            </w:tcBorders>
            <w:shd w:val="clear" w:color="auto" w:fill="FFC000"/>
            <w:noWrap/>
            <w:vAlign w:val="center"/>
            <w:hideMark/>
            <w:tcPrChange w:id="3752" w:author="Abbas Rizvi" w:date="2023-03-29T23:11:00Z">
              <w:tcPr>
                <w:tcW w:w="985" w:type="pct"/>
                <w:gridSpan w:val="2"/>
                <w:tcBorders>
                  <w:top w:val="single" w:sz="4" w:space="0" w:color="auto"/>
                  <w:left w:val="nil"/>
                  <w:bottom w:val="single" w:sz="4" w:space="0" w:color="auto"/>
                  <w:right w:val="nil"/>
                </w:tcBorders>
                <w:shd w:val="clear" w:color="auto" w:fill="FFC000"/>
                <w:noWrap/>
                <w:vAlign w:val="center"/>
                <w:hideMark/>
              </w:tcPr>
            </w:tcPrChange>
          </w:tcPr>
          <w:p w14:paraId="3860B409" w14:textId="77777777" w:rsidR="000D1B6F" w:rsidRPr="00CC07E7" w:rsidRDefault="000D1B6F" w:rsidP="00353F42">
            <w:pPr>
              <w:spacing w:before="120" w:after="0"/>
              <w:jc w:val="center"/>
              <w:rPr>
                <w:rFonts w:eastAsia="Times New Roman" w:cs="Calibri"/>
                <w:color w:val="000000"/>
                <w:szCs w:val="22"/>
              </w:rPr>
            </w:pPr>
            <w:r w:rsidRPr="00CC07E7">
              <w:rPr>
                <w:rFonts w:eastAsia="Times New Roman" w:cs="Calibri"/>
                <w:color w:val="000000"/>
                <w:szCs w:val="22"/>
              </w:rPr>
              <w:t> </w:t>
            </w:r>
          </w:p>
        </w:tc>
        <w:tc>
          <w:tcPr>
            <w:tcW w:w="671" w:type="pct"/>
            <w:tcBorders>
              <w:top w:val="single" w:sz="4" w:space="0" w:color="auto"/>
              <w:left w:val="nil"/>
              <w:bottom w:val="single" w:sz="4" w:space="0" w:color="auto"/>
              <w:right w:val="single" w:sz="4" w:space="0" w:color="auto"/>
            </w:tcBorders>
            <w:shd w:val="clear" w:color="auto" w:fill="FFC000"/>
            <w:noWrap/>
            <w:vAlign w:val="center"/>
            <w:hideMark/>
            <w:tcPrChange w:id="3753" w:author="Abbas Rizvi" w:date="2023-03-29T23:11:00Z">
              <w:tcPr>
                <w:tcW w:w="672" w:type="pct"/>
                <w:gridSpan w:val="2"/>
                <w:tcBorders>
                  <w:top w:val="single" w:sz="4" w:space="0" w:color="auto"/>
                  <w:left w:val="nil"/>
                  <w:bottom w:val="single" w:sz="4" w:space="0" w:color="auto"/>
                  <w:right w:val="single" w:sz="4" w:space="0" w:color="auto"/>
                </w:tcBorders>
                <w:shd w:val="clear" w:color="auto" w:fill="FFC000"/>
                <w:noWrap/>
                <w:vAlign w:val="center"/>
                <w:hideMark/>
              </w:tcPr>
            </w:tcPrChange>
          </w:tcPr>
          <w:p w14:paraId="70E7936F" w14:textId="77777777" w:rsidR="000D1B6F" w:rsidRPr="00CC07E7" w:rsidRDefault="000D1B6F" w:rsidP="00353F42">
            <w:pPr>
              <w:spacing w:before="120" w:after="0"/>
              <w:jc w:val="center"/>
              <w:rPr>
                <w:rFonts w:eastAsia="Times New Roman" w:cs="Calibri"/>
                <w:color w:val="000000"/>
                <w:szCs w:val="22"/>
              </w:rPr>
            </w:pPr>
            <w:r w:rsidRPr="00CC07E7">
              <w:rPr>
                <w:rFonts w:eastAsia="Times New Roman" w:cs="Calibri"/>
                <w:color w:val="000000"/>
                <w:szCs w:val="22"/>
              </w:rPr>
              <w:t> </w:t>
            </w:r>
          </w:p>
        </w:tc>
      </w:tr>
      <w:tr w:rsidR="000D1B6F" w:rsidRPr="00CC07E7" w14:paraId="5DC3559A" w14:textId="77777777" w:rsidTr="00396E25">
        <w:trPr>
          <w:trHeight w:val="300"/>
          <w:trPrChange w:id="3754"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000000"/>
            </w:tcBorders>
            <w:shd w:val="clear" w:color="auto" w:fill="404040"/>
            <w:noWrap/>
            <w:vAlign w:val="center"/>
            <w:hideMark/>
            <w:tcPrChange w:id="3755" w:author="Abbas Rizvi" w:date="2023-03-29T23:11:00Z">
              <w:tcPr>
                <w:tcW w:w="2055" w:type="pct"/>
                <w:gridSpan w:val="4"/>
                <w:tcBorders>
                  <w:top w:val="single" w:sz="4" w:space="0" w:color="auto"/>
                  <w:left w:val="single" w:sz="4" w:space="0" w:color="auto"/>
                  <w:bottom w:val="single" w:sz="4" w:space="0" w:color="auto"/>
                  <w:right w:val="single" w:sz="4" w:space="0" w:color="000000"/>
                </w:tcBorders>
                <w:shd w:val="clear" w:color="auto" w:fill="404040"/>
                <w:noWrap/>
                <w:vAlign w:val="center"/>
                <w:hideMark/>
              </w:tcPr>
            </w:tcPrChange>
          </w:tcPr>
          <w:p w14:paraId="24A3994B" w14:textId="77777777" w:rsidR="000D1B6F" w:rsidRPr="00CC07E7" w:rsidRDefault="000D1B6F" w:rsidP="00353F42">
            <w:pPr>
              <w:spacing w:before="120" w:after="0"/>
              <w:rPr>
                <w:rFonts w:eastAsia="Times New Roman" w:cs="Calibri"/>
                <w:b/>
                <w:bCs/>
                <w:color w:val="FFFFFF"/>
                <w:szCs w:val="22"/>
              </w:rPr>
            </w:pPr>
            <w:r w:rsidRPr="00CC07E7">
              <w:rPr>
                <w:rFonts w:eastAsia="Times New Roman" w:cs="Calibri"/>
                <w:b/>
                <w:bCs/>
                <w:color w:val="FFFFFF"/>
                <w:szCs w:val="22"/>
              </w:rPr>
              <w:t xml:space="preserve">Device Description </w:t>
            </w:r>
          </w:p>
        </w:tc>
        <w:tc>
          <w:tcPr>
            <w:tcW w:w="1137" w:type="pct"/>
            <w:tcBorders>
              <w:top w:val="nil"/>
              <w:left w:val="nil"/>
              <w:bottom w:val="single" w:sz="4" w:space="0" w:color="auto"/>
              <w:right w:val="nil"/>
            </w:tcBorders>
            <w:shd w:val="clear" w:color="auto" w:fill="404040"/>
            <w:tcPrChange w:id="3756" w:author="Abbas Rizvi" w:date="2023-03-29T23:11:00Z">
              <w:tcPr>
                <w:tcW w:w="1137" w:type="pct"/>
                <w:gridSpan w:val="2"/>
                <w:tcBorders>
                  <w:top w:val="nil"/>
                  <w:left w:val="nil"/>
                  <w:bottom w:val="single" w:sz="4" w:space="0" w:color="auto"/>
                  <w:right w:val="nil"/>
                </w:tcBorders>
                <w:shd w:val="clear" w:color="auto" w:fill="404040"/>
              </w:tcPr>
            </w:tcPrChange>
          </w:tcPr>
          <w:p w14:paraId="1972EE2B" w14:textId="0480A2CF" w:rsidR="000D1B6F" w:rsidRPr="00CC07E7" w:rsidRDefault="000D1B6F" w:rsidP="00353F42">
            <w:pPr>
              <w:spacing w:before="120" w:after="0"/>
              <w:jc w:val="center"/>
              <w:rPr>
                <w:rFonts w:eastAsia="Times New Roman" w:cs="Calibri"/>
                <w:b/>
                <w:bCs/>
                <w:color w:val="FFFFFF"/>
                <w:szCs w:val="22"/>
              </w:rPr>
            </w:pPr>
            <w:r>
              <w:rPr>
                <w:rFonts w:eastAsia="Times New Roman" w:cs="Calibri"/>
                <w:b/>
                <w:bCs/>
                <w:color w:val="FFFFFF"/>
                <w:szCs w:val="22"/>
              </w:rPr>
              <w:t>Scope of supply</w:t>
            </w:r>
          </w:p>
        </w:tc>
        <w:tc>
          <w:tcPr>
            <w:tcW w:w="1137" w:type="pct"/>
            <w:gridSpan w:val="2"/>
            <w:tcBorders>
              <w:top w:val="nil"/>
              <w:left w:val="nil"/>
              <w:bottom w:val="single" w:sz="4" w:space="0" w:color="auto"/>
              <w:right w:val="single" w:sz="4" w:space="0" w:color="auto"/>
            </w:tcBorders>
            <w:shd w:val="clear" w:color="auto" w:fill="404040"/>
            <w:noWrap/>
            <w:vAlign w:val="center"/>
            <w:hideMark/>
            <w:tcPrChange w:id="3757" w:author="Abbas Rizvi" w:date="2023-03-29T23:11:00Z">
              <w:tcPr>
                <w:tcW w:w="1137" w:type="pct"/>
                <w:gridSpan w:val="4"/>
                <w:tcBorders>
                  <w:top w:val="nil"/>
                  <w:left w:val="nil"/>
                  <w:bottom w:val="single" w:sz="4" w:space="0" w:color="auto"/>
                  <w:right w:val="single" w:sz="4" w:space="0" w:color="auto"/>
                </w:tcBorders>
                <w:shd w:val="clear" w:color="auto" w:fill="404040"/>
                <w:noWrap/>
                <w:vAlign w:val="center"/>
                <w:hideMark/>
              </w:tcPr>
            </w:tcPrChange>
          </w:tcPr>
          <w:p w14:paraId="333C9528" w14:textId="6836CD68" w:rsidR="000D1B6F" w:rsidRPr="00CC07E7" w:rsidRDefault="000D1B6F" w:rsidP="00353F42">
            <w:pPr>
              <w:spacing w:before="120" w:after="0"/>
              <w:jc w:val="center"/>
              <w:rPr>
                <w:rFonts w:eastAsia="Times New Roman" w:cs="Calibri"/>
                <w:b/>
                <w:bCs/>
                <w:color w:val="FFFFFF"/>
                <w:szCs w:val="22"/>
              </w:rPr>
            </w:pPr>
            <w:r w:rsidRPr="00CC07E7">
              <w:rPr>
                <w:rFonts w:eastAsia="Times New Roman" w:cs="Calibri"/>
                <w:b/>
                <w:bCs/>
                <w:color w:val="FFFFFF"/>
                <w:szCs w:val="22"/>
              </w:rPr>
              <w:t>Nomad ID Number</w:t>
            </w:r>
          </w:p>
        </w:tc>
        <w:tc>
          <w:tcPr>
            <w:tcW w:w="671" w:type="pct"/>
            <w:tcBorders>
              <w:top w:val="nil"/>
              <w:left w:val="nil"/>
              <w:bottom w:val="single" w:sz="4" w:space="0" w:color="auto"/>
              <w:right w:val="single" w:sz="4" w:space="0" w:color="auto"/>
            </w:tcBorders>
            <w:shd w:val="clear" w:color="auto" w:fill="404040"/>
            <w:noWrap/>
            <w:vAlign w:val="center"/>
            <w:hideMark/>
            <w:tcPrChange w:id="3758" w:author="Abbas Rizvi" w:date="2023-03-29T23:11:00Z">
              <w:tcPr>
                <w:tcW w:w="672" w:type="pct"/>
                <w:gridSpan w:val="2"/>
                <w:tcBorders>
                  <w:top w:val="nil"/>
                  <w:left w:val="nil"/>
                  <w:bottom w:val="single" w:sz="4" w:space="0" w:color="auto"/>
                  <w:right w:val="single" w:sz="4" w:space="0" w:color="auto"/>
                </w:tcBorders>
                <w:shd w:val="clear" w:color="auto" w:fill="404040"/>
                <w:noWrap/>
                <w:vAlign w:val="center"/>
                <w:hideMark/>
              </w:tcPr>
            </w:tcPrChange>
          </w:tcPr>
          <w:p w14:paraId="3633013D" w14:textId="77777777" w:rsidR="000D1B6F" w:rsidRPr="00CC07E7" w:rsidRDefault="000D1B6F" w:rsidP="00353F42">
            <w:pPr>
              <w:spacing w:before="120" w:after="0"/>
              <w:jc w:val="center"/>
              <w:rPr>
                <w:rFonts w:eastAsia="Times New Roman" w:cs="Calibri"/>
                <w:b/>
                <w:bCs/>
                <w:color w:val="FFFFFF"/>
                <w:szCs w:val="22"/>
              </w:rPr>
            </w:pPr>
            <w:r w:rsidRPr="00CC07E7">
              <w:rPr>
                <w:rFonts w:eastAsia="Times New Roman" w:cs="Calibri"/>
                <w:b/>
                <w:bCs/>
                <w:color w:val="FFFFFF"/>
                <w:szCs w:val="22"/>
              </w:rPr>
              <w:t xml:space="preserve">Quantity </w:t>
            </w:r>
          </w:p>
        </w:tc>
      </w:tr>
      <w:tr w:rsidR="000D1B6F" w:rsidRPr="00CC07E7" w14:paraId="49320721" w14:textId="77777777" w:rsidTr="00396E25">
        <w:trPr>
          <w:trHeight w:val="300"/>
          <w:trPrChange w:id="3759"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000000"/>
            </w:tcBorders>
            <w:shd w:val="clear" w:color="auto" w:fill="D9D9D9"/>
            <w:noWrap/>
            <w:vAlign w:val="center"/>
            <w:hideMark/>
            <w:tcPrChange w:id="3760" w:author="Abbas Rizvi" w:date="2023-03-29T23:11:00Z">
              <w:tcPr>
                <w:tcW w:w="2055" w:type="pct"/>
                <w:gridSpan w:val="4"/>
                <w:tcBorders>
                  <w:top w:val="single" w:sz="4" w:space="0" w:color="auto"/>
                  <w:left w:val="single" w:sz="4" w:space="0" w:color="auto"/>
                  <w:bottom w:val="single" w:sz="4" w:space="0" w:color="auto"/>
                  <w:right w:val="single" w:sz="4" w:space="0" w:color="000000"/>
                </w:tcBorders>
                <w:shd w:val="clear" w:color="auto" w:fill="D9D9D9"/>
                <w:noWrap/>
                <w:vAlign w:val="center"/>
                <w:hideMark/>
              </w:tcPr>
            </w:tcPrChange>
          </w:tcPr>
          <w:p w14:paraId="29B7E9FC" w14:textId="6173FBEB" w:rsidR="000D1B6F" w:rsidRPr="00EA170C" w:rsidRDefault="000D1B6F" w:rsidP="00353F42">
            <w:pPr>
              <w:spacing w:before="120" w:after="0"/>
              <w:rPr>
                <w:rFonts w:asciiTheme="minorHAnsi" w:eastAsia="Times New Roman" w:hAnsiTheme="minorHAnsi" w:cstheme="minorHAnsi"/>
                <w:b/>
                <w:bCs/>
                <w:sz w:val="20"/>
              </w:rPr>
            </w:pPr>
            <w:r w:rsidRPr="00EA170C">
              <w:rPr>
                <w:rFonts w:asciiTheme="minorHAnsi" w:eastAsia="Times New Roman" w:hAnsiTheme="minorHAnsi" w:cstheme="minorHAnsi"/>
                <w:b/>
                <w:bCs/>
                <w:sz w:val="20"/>
              </w:rPr>
              <w:t>CCU R5001C</w:t>
            </w:r>
          </w:p>
        </w:tc>
        <w:tc>
          <w:tcPr>
            <w:tcW w:w="1137" w:type="pct"/>
            <w:tcBorders>
              <w:top w:val="nil"/>
              <w:left w:val="nil"/>
              <w:bottom w:val="single" w:sz="4" w:space="0" w:color="auto"/>
              <w:right w:val="single" w:sz="4" w:space="0" w:color="auto"/>
            </w:tcBorders>
            <w:shd w:val="clear" w:color="auto" w:fill="D9D9D9"/>
            <w:tcPrChange w:id="3761" w:author="Abbas Rizvi" w:date="2023-03-29T23:11:00Z">
              <w:tcPr>
                <w:tcW w:w="1137" w:type="pct"/>
                <w:gridSpan w:val="2"/>
                <w:tcBorders>
                  <w:top w:val="nil"/>
                  <w:left w:val="nil"/>
                  <w:bottom w:val="single" w:sz="4" w:space="0" w:color="auto"/>
                  <w:right w:val="single" w:sz="4" w:space="0" w:color="auto"/>
                </w:tcBorders>
                <w:shd w:val="clear" w:color="auto" w:fill="D9D9D9"/>
              </w:tcPr>
            </w:tcPrChange>
          </w:tcPr>
          <w:p w14:paraId="0A9D7F85" w14:textId="383FE025" w:rsidR="000D1B6F" w:rsidRPr="00EA170C" w:rsidRDefault="000D1B6F" w:rsidP="00353F42">
            <w:pPr>
              <w:spacing w:before="120" w:after="0"/>
              <w:jc w:val="center"/>
              <w:rPr>
                <w:rFonts w:asciiTheme="minorHAnsi" w:eastAsia="Times New Roman" w:hAnsiTheme="minorHAnsi" w:cstheme="minorHAnsi"/>
                <w:sz w:val="20"/>
              </w:rPr>
            </w:pPr>
            <w:r w:rsidRPr="00EA170C">
              <w:rPr>
                <w:rFonts w:asciiTheme="minorHAnsi" w:eastAsia="Times New Roman" w:hAnsiTheme="minorHAnsi" w:cstheme="minorHAnsi"/>
                <w:sz w:val="20"/>
              </w:rPr>
              <w:t>Nomad</w:t>
            </w:r>
          </w:p>
        </w:tc>
        <w:tc>
          <w:tcPr>
            <w:tcW w:w="1137" w:type="pct"/>
            <w:gridSpan w:val="2"/>
            <w:tcBorders>
              <w:top w:val="nil"/>
              <w:left w:val="nil"/>
              <w:bottom w:val="single" w:sz="4" w:space="0" w:color="auto"/>
              <w:right w:val="single" w:sz="4" w:space="0" w:color="auto"/>
            </w:tcBorders>
            <w:shd w:val="clear" w:color="auto" w:fill="D9D9D9"/>
            <w:tcPrChange w:id="3762" w:author="Abbas Rizvi" w:date="2023-03-29T23:11:00Z">
              <w:tcPr>
                <w:tcW w:w="1137" w:type="pct"/>
                <w:gridSpan w:val="4"/>
                <w:tcBorders>
                  <w:top w:val="nil"/>
                  <w:left w:val="nil"/>
                  <w:bottom w:val="single" w:sz="4" w:space="0" w:color="auto"/>
                  <w:right w:val="single" w:sz="4" w:space="0" w:color="auto"/>
                </w:tcBorders>
                <w:shd w:val="clear" w:color="auto" w:fill="D9D9D9"/>
              </w:tcPr>
            </w:tcPrChange>
          </w:tcPr>
          <w:p w14:paraId="0F9837C0" w14:textId="74BBF2F4" w:rsidR="000D1B6F" w:rsidRPr="00EA170C" w:rsidRDefault="00F22CCE" w:rsidP="00353F4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 xml:space="preserve">NMID </w:t>
            </w:r>
            <w:r w:rsidR="002F5404">
              <w:rPr>
                <w:rFonts w:asciiTheme="minorHAnsi" w:eastAsia="Times New Roman" w:hAnsiTheme="minorHAnsi" w:cstheme="minorHAnsi"/>
                <w:sz w:val="20"/>
              </w:rPr>
              <w:t>1086</w:t>
            </w:r>
          </w:p>
        </w:tc>
        <w:tc>
          <w:tcPr>
            <w:tcW w:w="671" w:type="pct"/>
            <w:tcBorders>
              <w:top w:val="nil"/>
              <w:left w:val="nil"/>
              <w:bottom w:val="single" w:sz="4" w:space="0" w:color="auto"/>
              <w:right w:val="single" w:sz="4" w:space="0" w:color="auto"/>
            </w:tcBorders>
            <w:shd w:val="clear" w:color="auto" w:fill="D9D9D9"/>
            <w:noWrap/>
            <w:vAlign w:val="center"/>
            <w:hideMark/>
            <w:tcPrChange w:id="3763" w:author="Abbas Rizvi" w:date="2023-03-29T23:11:00Z">
              <w:tcPr>
                <w:tcW w:w="672" w:type="pct"/>
                <w:gridSpan w:val="2"/>
                <w:tcBorders>
                  <w:top w:val="nil"/>
                  <w:left w:val="nil"/>
                  <w:bottom w:val="single" w:sz="4" w:space="0" w:color="auto"/>
                  <w:right w:val="single" w:sz="4" w:space="0" w:color="auto"/>
                </w:tcBorders>
                <w:shd w:val="clear" w:color="auto" w:fill="D9D9D9"/>
                <w:noWrap/>
                <w:vAlign w:val="center"/>
                <w:hideMark/>
              </w:tcPr>
            </w:tcPrChange>
          </w:tcPr>
          <w:p w14:paraId="5D9F7400" w14:textId="77777777" w:rsidR="000D1B6F" w:rsidRPr="00EA170C" w:rsidRDefault="000D1B6F" w:rsidP="00353F42">
            <w:pPr>
              <w:spacing w:before="120" w:after="0"/>
              <w:jc w:val="center"/>
              <w:rPr>
                <w:rFonts w:asciiTheme="minorHAnsi" w:eastAsia="Times New Roman" w:hAnsiTheme="minorHAnsi" w:cstheme="minorHAnsi"/>
                <w:sz w:val="20"/>
              </w:rPr>
            </w:pPr>
            <w:r w:rsidRPr="00EA170C">
              <w:rPr>
                <w:rFonts w:asciiTheme="minorHAnsi" w:eastAsia="Times New Roman" w:hAnsiTheme="minorHAnsi" w:cstheme="minorHAnsi"/>
                <w:sz w:val="20"/>
              </w:rPr>
              <w:t>1</w:t>
            </w:r>
          </w:p>
        </w:tc>
      </w:tr>
      <w:tr w:rsidR="000D1B6F" w:rsidRPr="00CC07E7" w14:paraId="038E5DFC" w14:textId="77777777" w:rsidTr="00396E25">
        <w:trPr>
          <w:trHeight w:val="300"/>
          <w:trPrChange w:id="3764"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000000"/>
            </w:tcBorders>
            <w:shd w:val="clear" w:color="auto" w:fill="D9D9D9"/>
            <w:noWrap/>
            <w:vAlign w:val="center"/>
            <w:hideMark/>
            <w:tcPrChange w:id="3765" w:author="Abbas Rizvi" w:date="2023-03-29T23:11:00Z">
              <w:tcPr>
                <w:tcW w:w="2055" w:type="pct"/>
                <w:gridSpan w:val="4"/>
                <w:tcBorders>
                  <w:top w:val="single" w:sz="4" w:space="0" w:color="auto"/>
                  <w:left w:val="single" w:sz="4" w:space="0" w:color="auto"/>
                  <w:bottom w:val="single" w:sz="4" w:space="0" w:color="auto"/>
                  <w:right w:val="single" w:sz="4" w:space="0" w:color="000000"/>
                </w:tcBorders>
                <w:shd w:val="clear" w:color="auto" w:fill="D9D9D9"/>
                <w:noWrap/>
                <w:vAlign w:val="center"/>
                <w:hideMark/>
              </w:tcPr>
            </w:tcPrChange>
          </w:tcPr>
          <w:p w14:paraId="1F4862BE" w14:textId="20F9859E" w:rsidR="00F22CCE" w:rsidRPr="002F5404" w:rsidRDefault="000D1B6F" w:rsidP="00F22CCE">
            <w:pPr>
              <w:spacing w:before="120" w:after="0"/>
              <w:ind w:left="459"/>
              <w:rPr>
                <w:rFonts w:asciiTheme="minorHAnsi" w:eastAsia="Times New Roman" w:hAnsiTheme="minorHAnsi" w:cstheme="minorHAnsi"/>
                <w:sz w:val="20"/>
                <w:lang w:val="fr-BE"/>
              </w:rPr>
            </w:pPr>
            <w:r w:rsidRPr="002F5404">
              <w:rPr>
                <w:rFonts w:asciiTheme="minorHAnsi" w:eastAsia="Times New Roman" w:hAnsiTheme="minorHAnsi" w:cstheme="minorHAnsi"/>
                <w:sz w:val="20"/>
                <w:lang w:val="fr-BE"/>
              </w:rPr>
              <w:t>SIM cards</w:t>
            </w:r>
          </w:p>
        </w:tc>
        <w:tc>
          <w:tcPr>
            <w:tcW w:w="1137" w:type="pct"/>
            <w:tcBorders>
              <w:top w:val="nil"/>
              <w:left w:val="nil"/>
              <w:bottom w:val="single" w:sz="4" w:space="0" w:color="auto"/>
              <w:right w:val="single" w:sz="4" w:space="0" w:color="auto"/>
            </w:tcBorders>
            <w:shd w:val="clear" w:color="auto" w:fill="D9D9D9"/>
            <w:tcPrChange w:id="3766" w:author="Abbas Rizvi" w:date="2023-03-29T23:11:00Z">
              <w:tcPr>
                <w:tcW w:w="1137" w:type="pct"/>
                <w:gridSpan w:val="2"/>
                <w:tcBorders>
                  <w:top w:val="nil"/>
                  <w:left w:val="nil"/>
                  <w:bottom w:val="single" w:sz="4" w:space="0" w:color="auto"/>
                  <w:right w:val="single" w:sz="4" w:space="0" w:color="auto"/>
                </w:tcBorders>
                <w:shd w:val="clear" w:color="auto" w:fill="D9D9D9"/>
              </w:tcPr>
            </w:tcPrChange>
          </w:tcPr>
          <w:p w14:paraId="7CF890D1" w14:textId="23955857" w:rsidR="000D1B6F" w:rsidRPr="002F5404" w:rsidRDefault="00F22CCE" w:rsidP="00353F42">
            <w:pPr>
              <w:spacing w:before="120" w:after="0"/>
              <w:jc w:val="center"/>
              <w:rPr>
                <w:rFonts w:asciiTheme="minorHAnsi" w:eastAsia="Times New Roman" w:hAnsiTheme="minorHAnsi" w:cstheme="minorHAnsi"/>
                <w:sz w:val="20"/>
                <w:lang w:val="fr-BE"/>
              </w:rPr>
            </w:pPr>
            <w:r w:rsidRPr="002F5404">
              <w:rPr>
                <w:rFonts w:asciiTheme="minorHAnsi" w:eastAsia="Times New Roman" w:hAnsiTheme="minorHAnsi" w:cstheme="minorHAnsi"/>
                <w:sz w:val="20"/>
                <w:lang w:val="fr-BE"/>
              </w:rPr>
              <w:t>ÖBB</w:t>
            </w:r>
            <w:r w:rsidR="000D1B6F" w:rsidRPr="002F5404">
              <w:rPr>
                <w:rFonts w:asciiTheme="minorHAnsi" w:eastAsia="Times New Roman" w:hAnsiTheme="minorHAnsi" w:cstheme="minorHAnsi"/>
                <w:sz w:val="20"/>
                <w:lang w:val="fr-BE"/>
              </w:rPr>
              <w:t> </w:t>
            </w:r>
          </w:p>
        </w:tc>
        <w:tc>
          <w:tcPr>
            <w:tcW w:w="1137" w:type="pct"/>
            <w:gridSpan w:val="2"/>
            <w:tcBorders>
              <w:top w:val="nil"/>
              <w:left w:val="nil"/>
              <w:bottom w:val="single" w:sz="4" w:space="0" w:color="auto"/>
              <w:right w:val="single" w:sz="4" w:space="0" w:color="auto"/>
            </w:tcBorders>
            <w:shd w:val="clear" w:color="auto" w:fill="D9D9D9"/>
            <w:tcPrChange w:id="3767" w:author="Abbas Rizvi" w:date="2023-03-29T23:11:00Z">
              <w:tcPr>
                <w:tcW w:w="1137" w:type="pct"/>
                <w:gridSpan w:val="4"/>
                <w:tcBorders>
                  <w:top w:val="nil"/>
                  <w:left w:val="nil"/>
                  <w:bottom w:val="single" w:sz="4" w:space="0" w:color="auto"/>
                  <w:right w:val="single" w:sz="4" w:space="0" w:color="auto"/>
                </w:tcBorders>
                <w:shd w:val="clear" w:color="auto" w:fill="D9D9D9"/>
              </w:tcPr>
            </w:tcPrChange>
          </w:tcPr>
          <w:p w14:paraId="3700E020" w14:textId="7A968EFE" w:rsidR="000D1B6F" w:rsidRPr="002F5404" w:rsidRDefault="000D1B6F" w:rsidP="00353F42">
            <w:pPr>
              <w:spacing w:before="120" w:after="0"/>
              <w:jc w:val="center"/>
              <w:rPr>
                <w:rFonts w:asciiTheme="minorHAnsi" w:eastAsia="Times New Roman" w:hAnsiTheme="minorHAnsi" w:cstheme="minorHAnsi"/>
                <w:sz w:val="20"/>
                <w:lang w:val="fr-BE"/>
              </w:rPr>
            </w:pPr>
          </w:p>
        </w:tc>
        <w:tc>
          <w:tcPr>
            <w:tcW w:w="671" w:type="pct"/>
            <w:tcBorders>
              <w:top w:val="nil"/>
              <w:left w:val="nil"/>
              <w:bottom w:val="single" w:sz="4" w:space="0" w:color="auto"/>
              <w:right w:val="single" w:sz="4" w:space="0" w:color="auto"/>
            </w:tcBorders>
            <w:shd w:val="clear" w:color="auto" w:fill="D9D9D9"/>
            <w:noWrap/>
            <w:vAlign w:val="center"/>
            <w:hideMark/>
            <w:tcPrChange w:id="3768" w:author="Abbas Rizvi" w:date="2023-03-29T23:11:00Z">
              <w:tcPr>
                <w:tcW w:w="672" w:type="pct"/>
                <w:gridSpan w:val="2"/>
                <w:tcBorders>
                  <w:top w:val="nil"/>
                  <w:left w:val="nil"/>
                  <w:bottom w:val="single" w:sz="4" w:space="0" w:color="auto"/>
                  <w:right w:val="single" w:sz="4" w:space="0" w:color="auto"/>
                </w:tcBorders>
                <w:shd w:val="clear" w:color="auto" w:fill="D9D9D9"/>
                <w:noWrap/>
                <w:vAlign w:val="center"/>
                <w:hideMark/>
              </w:tcPr>
            </w:tcPrChange>
          </w:tcPr>
          <w:p w14:paraId="37A301F1" w14:textId="40BF4F24" w:rsidR="000D1B6F" w:rsidRPr="002F5404" w:rsidRDefault="005470C2" w:rsidP="00353F42">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TBD</w:t>
            </w:r>
          </w:p>
        </w:tc>
      </w:tr>
      <w:tr w:rsidR="000D1B6F" w:rsidRPr="00CC07E7" w14:paraId="66456DA3" w14:textId="77777777" w:rsidTr="00396E25">
        <w:trPr>
          <w:trHeight w:val="300"/>
          <w:trPrChange w:id="3769"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770"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2132F9AF" w14:textId="5A065730" w:rsidR="000D1B6F" w:rsidRPr="002F5404" w:rsidRDefault="000D1B6F" w:rsidP="00353F42">
            <w:pPr>
              <w:spacing w:before="120" w:after="0"/>
              <w:ind w:left="459"/>
              <w:rPr>
                <w:rFonts w:asciiTheme="minorHAnsi" w:eastAsia="Times New Roman" w:hAnsiTheme="minorHAnsi" w:cstheme="minorHAnsi"/>
                <w:sz w:val="20"/>
                <w:lang w:val="fr-BE"/>
              </w:rPr>
            </w:pPr>
            <w:r w:rsidRPr="002F5404">
              <w:rPr>
                <w:rFonts w:asciiTheme="minorHAnsi" w:eastAsia="Times New Roman" w:hAnsiTheme="minorHAnsi" w:cstheme="minorHAnsi"/>
                <w:sz w:val="20"/>
                <w:lang w:val="fr-BE"/>
              </w:rPr>
              <w:t xml:space="preserve">5G </w:t>
            </w:r>
            <w:r w:rsidR="00F95970" w:rsidRPr="002F5404">
              <w:rPr>
                <w:rFonts w:asciiTheme="minorHAnsi" w:eastAsia="Times New Roman" w:hAnsiTheme="minorHAnsi" w:cstheme="minorHAnsi"/>
                <w:sz w:val="20"/>
                <w:lang w:val="fr-BE"/>
              </w:rPr>
              <w:t>modems</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771"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0EB6A577" w14:textId="77777777" w:rsidR="000D1B6F" w:rsidRPr="002F5404" w:rsidDel="00BE6490" w:rsidRDefault="000D1B6F" w:rsidP="00353F42">
            <w:pPr>
              <w:spacing w:before="120" w:after="0"/>
              <w:jc w:val="center"/>
              <w:rPr>
                <w:rFonts w:asciiTheme="minorHAnsi" w:eastAsia="Times New Roman" w:hAnsiTheme="minorHAnsi" w:cstheme="minorHAnsi"/>
                <w:sz w:val="20"/>
                <w:lang w:val="it-IT"/>
              </w:rPr>
            </w:pP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772"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3BA179A7" w14:textId="1A186400" w:rsidR="000D1B6F" w:rsidRPr="002F5404" w:rsidRDefault="000D1B6F" w:rsidP="00353F42">
            <w:pPr>
              <w:spacing w:before="120" w:after="0"/>
              <w:jc w:val="center"/>
              <w:rPr>
                <w:rFonts w:asciiTheme="minorHAnsi" w:eastAsia="Times New Roman" w:hAnsiTheme="minorHAnsi" w:cstheme="minorHAnsi"/>
                <w:sz w:val="20"/>
                <w:lang w:val="it-IT"/>
              </w:rPr>
            </w:pP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773" w:author="Abbas Rizvi" w:date="2023-03-29T23:11:00Z">
              <w:tcPr>
                <w:tcW w:w="67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3CC4D5A8" w14:textId="37D5EC1D" w:rsidR="000D1B6F" w:rsidRPr="002F5404" w:rsidRDefault="00241D44" w:rsidP="00353F42">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4</w:t>
            </w:r>
          </w:p>
        </w:tc>
      </w:tr>
      <w:tr w:rsidR="000D1B6F" w:rsidRPr="00CC07E7" w14:paraId="5D899C2B" w14:textId="77777777" w:rsidTr="00396E25">
        <w:trPr>
          <w:trHeight w:val="300"/>
          <w:trPrChange w:id="3774"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775"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108BFDBB" w14:textId="24CFEF5A" w:rsidR="000D1B6F" w:rsidRPr="002F5404" w:rsidRDefault="00AD6F10" w:rsidP="00353F42">
            <w:pPr>
              <w:spacing w:before="120" w:after="0"/>
              <w:ind w:left="459"/>
              <w:rPr>
                <w:rFonts w:asciiTheme="minorHAnsi" w:eastAsia="Times New Roman" w:hAnsiTheme="minorHAnsi" w:cstheme="minorHAnsi"/>
                <w:sz w:val="20"/>
                <w:lang w:val="fr-BE"/>
              </w:rPr>
            </w:pPr>
            <w:r w:rsidRPr="002F5404">
              <w:rPr>
                <w:rFonts w:asciiTheme="minorHAnsi" w:eastAsia="Times New Roman" w:hAnsiTheme="minorHAnsi" w:cstheme="minorHAnsi"/>
                <w:sz w:val="20"/>
                <w:lang w:val="fr-BE"/>
              </w:rPr>
              <w:t>GPS reciever</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776"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7BD35B81" w14:textId="77777777" w:rsidR="000D1B6F" w:rsidRPr="002F5404" w:rsidRDefault="000D1B6F" w:rsidP="00353F42">
            <w:pPr>
              <w:spacing w:before="120" w:after="0"/>
              <w:jc w:val="center"/>
              <w:rPr>
                <w:rFonts w:asciiTheme="minorHAnsi" w:eastAsia="Times New Roman" w:hAnsiTheme="minorHAnsi" w:cstheme="minorHAnsi"/>
                <w:sz w:val="20"/>
              </w:rPr>
            </w:pP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777"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6591978B" w14:textId="581E08DD" w:rsidR="000D1B6F" w:rsidRPr="002F5404" w:rsidRDefault="000D1B6F" w:rsidP="00353F42">
            <w:pPr>
              <w:spacing w:before="120" w:after="0"/>
              <w:jc w:val="center"/>
              <w:rPr>
                <w:rFonts w:asciiTheme="minorHAnsi" w:eastAsia="Times New Roman" w:hAnsiTheme="minorHAnsi" w:cstheme="minorHAnsi"/>
                <w:sz w:val="20"/>
                <w:lang w:val="it-IT"/>
              </w:rPr>
            </w:pP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tcPrChange w:id="3778" w:author="Abbas Rizvi" w:date="2023-03-29T23:11:00Z">
              <w:tcPr>
                <w:tcW w:w="67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1D6F9A92" w14:textId="1346F6D5" w:rsidR="000D1B6F" w:rsidRPr="002F5404" w:rsidRDefault="006B487A" w:rsidP="00353F42">
            <w:pPr>
              <w:spacing w:before="120" w:after="0"/>
              <w:jc w:val="center"/>
              <w:rPr>
                <w:rFonts w:asciiTheme="minorHAnsi" w:eastAsia="Times New Roman" w:hAnsiTheme="minorHAnsi" w:cstheme="minorHAnsi"/>
                <w:sz w:val="20"/>
                <w:lang w:val="de-AT"/>
              </w:rPr>
            </w:pPr>
            <w:r w:rsidRPr="002F5404">
              <w:rPr>
                <w:rFonts w:asciiTheme="minorHAnsi" w:eastAsia="Times New Roman" w:hAnsiTheme="minorHAnsi" w:cstheme="minorHAnsi"/>
                <w:sz w:val="20"/>
              </w:rPr>
              <w:t>2</w:t>
            </w:r>
          </w:p>
        </w:tc>
      </w:tr>
      <w:tr w:rsidR="000D1B6F" w:rsidRPr="00CC07E7" w14:paraId="40CD751B" w14:textId="77777777" w:rsidTr="00396E25">
        <w:trPr>
          <w:trHeight w:val="300"/>
          <w:trPrChange w:id="3779"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780"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03390241" w14:textId="21A2AC9D" w:rsidR="000D1B6F" w:rsidRPr="007B5C97" w:rsidRDefault="000D1B6F" w:rsidP="00353F42">
            <w:pPr>
              <w:spacing w:before="120" w:after="0"/>
              <w:ind w:left="459"/>
              <w:rPr>
                <w:rFonts w:asciiTheme="minorHAnsi" w:eastAsia="Times New Roman" w:hAnsiTheme="minorHAnsi" w:cstheme="minorHAnsi"/>
                <w:sz w:val="20"/>
                <w:rPrChange w:id="3781" w:author="Hartmut Huber" w:date="2023-05-15T10:35:00Z">
                  <w:rPr>
                    <w:rFonts w:asciiTheme="minorHAnsi" w:eastAsia="Times New Roman" w:hAnsiTheme="minorHAnsi" w:cstheme="minorHAnsi"/>
                    <w:sz w:val="20"/>
                    <w:lang w:val="fr-BE"/>
                  </w:rPr>
                </w:rPrChange>
              </w:rPr>
            </w:pPr>
            <w:r w:rsidRPr="007B5C97">
              <w:rPr>
                <w:rFonts w:asciiTheme="minorHAnsi" w:eastAsia="Times New Roman" w:hAnsiTheme="minorHAnsi" w:cstheme="minorHAnsi"/>
                <w:sz w:val="20"/>
                <w:rPrChange w:id="3782" w:author="Hartmut Huber" w:date="2023-05-15T10:35:00Z">
                  <w:rPr>
                    <w:rFonts w:asciiTheme="minorHAnsi" w:eastAsia="Times New Roman" w:hAnsiTheme="minorHAnsi" w:cstheme="minorHAnsi"/>
                    <w:sz w:val="20"/>
                    <w:lang w:val="fr-BE"/>
                  </w:rPr>
                </w:rPrChange>
              </w:rPr>
              <w:t>Various CPU, modem carrier and SSD carrier blades</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783"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67AAF33B" w14:textId="77777777" w:rsidR="000D1B6F" w:rsidRPr="002F5404" w:rsidDel="00ED63A6" w:rsidRDefault="000D1B6F" w:rsidP="00353F42">
            <w:pPr>
              <w:spacing w:before="120" w:after="0"/>
              <w:jc w:val="center"/>
              <w:rPr>
                <w:rFonts w:asciiTheme="minorHAnsi" w:eastAsia="Times New Roman" w:hAnsiTheme="minorHAnsi" w:cstheme="minorHAnsi"/>
                <w:sz w:val="20"/>
              </w:rPr>
            </w:pP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784"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3D1828EB" w14:textId="2AEA2464" w:rsidR="000D1B6F" w:rsidRPr="002F5404" w:rsidRDefault="000D1B6F" w:rsidP="00353F42">
            <w:pPr>
              <w:spacing w:before="120" w:after="0"/>
              <w:jc w:val="center"/>
              <w:rPr>
                <w:rFonts w:asciiTheme="minorHAnsi" w:eastAsia="Times New Roman" w:hAnsiTheme="minorHAnsi" w:cstheme="minorHAnsi"/>
                <w:sz w:val="20"/>
              </w:rPr>
            </w:pP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tcPrChange w:id="3785" w:author="Abbas Rizvi" w:date="2023-03-29T23:11:00Z">
              <w:tcPr>
                <w:tcW w:w="67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62E686C7" w14:textId="675E7176" w:rsidR="000D1B6F" w:rsidRPr="002F5404" w:rsidRDefault="000D1B6F" w:rsidP="00353F42">
            <w:pPr>
              <w:spacing w:before="120" w:after="0"/>
              <w:jc w:val="center"/>
              <w:rPr>
                <w:rFonts w:asciiTheme="minorHAnsi" w:eastAsia="Times New Roman" w:hAnsiTheme="minorHAnsi" w:cstheme="minorHAnsi"/>
                <w:sz w:val="20"/>
              </w:rPr>
            </w:pPr>
          </w:p>
        </w:tc>
      </w:tr>
      <w:tr w:rsidR="000D1B6F" w:rsidRPr="00CC07E7" w14:paraId="7EAD6F4A" w14:textId="77777777" w:rsidTr="00396E25">
        <w:trPr>
          <w:trHeight w:val="300"/>
          <w:trPrChange w:id="3786"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787"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25126D78" w14:textId="5B4E0413" w:rsidR="000D1B6F" w:rsidRPr="002F5404" w:rsidRDefault="000D1B6F" w:rsidP="00353F42">
            <w:pPr>
              <w:spacing w:before="120" w:after="0"/>
              <w:ind w:left="459"/>
              <w:rPr>
                <w:rFonts w:asciiTheme="minorHAnsi" w:eastAsia="Times New Roman" w:hAnsiTheme="minorHAnsi" w:cstheme="minorHAnsi"/>
                <w:sz w:val="20"/>
                <w:lang w:val="fr-BE"/>
              </w:rPr>
            </w:pPr>
            <w:r w:rsidRPr="002F5404">
              <w:rPr>
                <w:rFonts w:asciiTheme="minorHAnsi" w:eastAsia="Times New Roman" w:hAnsiTheme="minorHAnsi" w:cstheme="minorHAnsi"/>
                <w:sz w:val="20"/>
                <w:lang w:val="fr-BE"/>
              </w:rPr>
              <w:t>1 TB SSD</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788"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1764A77A" w14:textId="77777777" w:rsidR="000D1B6F" w:rsidRPr="002F5404" w:rsidRDefault="000D1B6F" w:rsidP="00353F42">
            <w:pPr>
              <w:spacing w:before="120" w:after="0"/>
              <w:jc w:val="center"/>
              <w:rPr>
                <w:rFonts w:asciiTheme="minorHAnsi" w:eastAsia="Times New Roman" w:hAnsiTheme="minorHAnsi" w:cstheme="minorHAnsi"/>
                <w:sz w:val="20"/>
              </w:rPr>
            </w:pP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789"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4EFE5435" w14:textId="5EC970BB" w:rsidR="000D1B6F" w:rsidRPr="002F5404" w:rsidRDefault="000D1B6F" w:rsidP="00353F42">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 </w:t>
            </w: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tcPrChange w:id="3790" w:author="Abbas Rizvi" w:date="2023-03-29T23:11:00Z">
              <w:tcPr>
                <w:tcW w:w="67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0DF15743" w14:textId="2477F61D" w:rsidR="000D1B6F" w:rsidRPr="002F5404" w:rsidRDefault="006B487A" w:rsidP="00353F42">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2</w:t>
            </w:r>
          </w:p>
        </w:tc>
      </w:tr>
      <w:tr w:rsidR="000D1B6F" w:rsidRPr="00CC07E7" w14:paraId="063F1ED0" w14:textId="77777777" w:rsidTr="00396E25">
        <w:trPr>
          <w:trHeight w:val="300"/>
          <w:trPrChange w:id="3791"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792"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789850D2" w14:textId="77777777" w:rsidR="00682AE2" w:rsidRPr="002F5404" w:rsidRDefault="00682AE2" w:rsidP="00682AE2">
            <w:pPr>
              <w:spacing w:before="120" w:after="0"/>
              <w:rPr>
                <w:rFonts w:asciiTheme="minorHAnsi" w:eastAsia="Times New Roman" w:hAnsiTheme="minorHAnsi" w:cstheme="minorHAnsi"/>
                <w:b/>
                <w:bCs/>
                <w:sz w:val="20"/>
              </w:rPr>
            </w:pPr>
            <w:r w:rsidRPr="002F5404">
              <w:rPr>
                <w:rFonts w:asciiTheme="minorHAnsi" w:eastAsia="Times New Roman" w:hAnsiTheme="minorHAnsi" w:cstheme="minorHAnsi"/>
                <w:b/>
                <w:bCs/>
                <w:sz w:val="20"/>
              </w:rPr>
              <w:t xml:space="preserve">Access Point: </w:t>
            </w:r>
          </w:p>
          <w:p w14:paraId="5E9374CC" w14:textId="00DBDFCC" w:rsidR="009610E7" w:rsidRPr="001F06C6" w:rsidRDefault="00682AE2" w:rsidP="00A44A5E">
            <w:pPr>
              <w:spacing w:before="120" w:after="0"/>
              <w:rPr>
                <w:rFonts w:asciiTheme="minorHAnsi" w:eastAsia="Times New Roman" w:hAnsiTheme="minorHAnsi" w:cstheme="minorHAnsi"/>
                <w:b/>
                <w:bCs/>
                <w:sz w:val="20"/>
                <w:rPrChange w:id="3793" w:author="Abbas Rizvi" w:date="2023-05-11T17:00:00Z">
                  <w:rPr>
                    <w:rFonts w:asciiTheme="minorHAnsi" w:eastAsia="Times New Roman" w:hAnsiTheme="minorHAnsi" w:cstheme="minorHAnsi"/>
                    <w:sz w:val="20"/>
                    <w:lang w:val="fr-BE"/>
                  </w:rPr>
                </w:rPrChange>
              </w:rPr>
            </w:pPr>
            <w:r w:rsidRPr="002F5404">
              <w:rPr>
                <w:rFonts w:asciiTheme="minorHAnsi" w:eastAsia="Times New Roman" w:hAnsiTheme="minorHAnsi" w:cstheme="minorHAnsi"/>
                <w:b/>
                <w:bCs/>
                <w:sz w:val="20"/>
              </w:rPr>
              <w:t xml:space="preserve">Westermo </w:t>
            </w:r>
            <w:r>
              <w:fldChar w:fldCharType="begin"/>
            </w:r>
            <w:r>
              <w:instrText>HYPERLINK "javascript:__doPostBack('ctl00$ctl39$g_bd0ab825_1e9c_438a_9528_2ab11cb2f642','__connect=%7bg_f7168b99_abbb_497c_873e_dbf076cd1311*@ID=1043%7d;')" \t "_self"</w:instrText>
            </w:r>
            <w:r>
              <w:fldChar w:fldCharType="separate"/>
            </w:r>
            <w:r w:rsidRPr="002F5404">
              <w:rPr>
                <w:rFonts w:asciiTheme="minorHAnsi" w:eastAsia="Times New Roman" w:hAnsiTheme="minorHAnsi" w:cstheme="minorHAnsi"/>
                <w:b/>
                <w:bCs/>
                <w:sz w:val="20"/>
              </w:rPr>
              <w:t xml:space="preserve">Ibex </w:t>
            </w:r>
            <w:r w:rsidR="00533468" w:rsidRPr="002F5404">
              <w:rPr>
                <w:rFonts w:asciiTheme="minorHAnsi" w:eastAsia="Times New Roman" w:hAnsiTheme="minorHAnsi" w:cstheme="minorHAnsi"/>
                <w:b/>
                <w:bCs/>
                <w:sz w:val="20"/>
              </w:rPr>
              <w:t>6</w:t>
            </w:r>
            <w:r w:rsidRPr="002F5404">
              <w:rPr>
                <w:rFonts w:asciiTheme="minorHAnsi" w:eastAsia="Times New Roman" w:hAnsiTheme="minorHAnsi" w:cstheme="minorHAnsi"/>
                <w:b/>
                <w:bCs/>
                <w:sz w:val="20"/>
              </w:rPr>
              <w:t>10</w:t>
            </w:r>
            <w:r>
              <w:rPr>
                <w:rFonts w:asciiTheme="minorHAnsi" w:eastAsia="Times New Roman" w:hAnsiTheme="minorHAnsi" w:cstheme="minorHAnsi"/>
                <w:b/>
                <w:bCs/>
                <w:sz w:val="20"/>
              </w:rPr>
              <w:fldChar w:fldCharType="end"/>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794"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55C9E8BA" w14:textId="3605423E" w:rsidR="000D1B6F" w:rsidRPr="002F5404" w:rsidRDefault="000D1B6F" w:rsidP="00353F42">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Nomad</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795"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59F4AD52" w14:textId="6E225737" w:rsidR="001734B5" w:rsidRPr="002F5404" w:rsidRDefault="005E2AA0" w:rsidP="001F06C6">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NMID 1043</w:t>
            </w:r>
          </w:p>
        </w:tc>
        <w:tc>
          <w:tcPr>
            <w:tcW w:w="671" w:type="pct"/>
            <w:tcBorders>
              <w:top w:val="single" w:sz="4" w:space="0" w:color="auto"/>
              <w:left w:val="single" w:sz="4" w:space="0" w:color="auto"/>
              <w:right w:val="single" w:sz="4" w:space="0" w:color="auto"/>
            </w:tcBorders>
            <w:shd w:val="clear" w:color="auto" w:fill="D9D9D9"/>
            <w:noWrap/>
            <w:vAlign w:val="center"/>
            <w:hideMark/>
            <w:tcPrChange w:id="3796" w:author="Abbas Rizvi" w:date="2023-03-29T23:11:00Z">
              <w:tcPr>
                <w:tcW w:w="672" w:type="pct"/>
                <w:gridSpan w:val="2"/>
                <w:tcBorders>
                  <w:top w:val="single" w:sz="4" w:space="0" w:color="auto"/>
                  <w:left w:val="single" w:sz="4" w:space="0" w:color="auto"/>
                  <w:right w:val="single" w:sz="4" w:space="0" w:color="auto"/>
                </w:tcBorders>
                <w:shd w:val="clear" w:color="auto" w:fill="D9D9D9"/>
                <w:noWrap/>
                <w:vAlign w:val="center"/>
                <w:hideMark/>
              </w:tcPr>
            </w:tcPrChange>
          </w:tcPr>
          <w:p w14:paraId="1AA9FC42" w14:textId="1818B617" w:rsidR="000D1B6F" w:rsidRPr="002F5404" w:rsidRDefault="001F06C6" w:rsidP="00353F42">
            <w:pPr>
              <w:spacing w:before="120" w:after="0"/>
              <w:jc w:val="center"/>
              <w:rPr>
                <w:rFonts w:asciiTheme="minorHAnsi" w:eastAsia="Times New Roman" w:hAnsiTheme="minorHAnsi" w:cstheme="minorHAnsi"/>
                <w:sz w:val="20"/>
              </w:rPr>
            </w:pPr>
            <w:ins w:id="3797" w:author="Abbas Rizvi" w:date="2023-05-11T17:00:00Z">
              <w:r>
                <w:rPr>
                  <w:rFonts w:asciiTheme="minorHAnsi" w:eastAsia="Times New Roman" w:hAnsiTheme="minorHAnsi" w:cstheme="minorHAnsi"/>
                  <w:sz w:val="20"/>
                </w:rPr>
                <w:t>4</w:t>
              </w:r>
            </w:ins>
            <w:del w:id="3798" w:author="Abbas Rizvi" w:date="2023-05-11T17:00:00Z">
              <w:r w:rsidR="006E0D1A" w:rsidRPr="002F5404" w:rsidDel="001F06C6">
                <w:rPr>
                  <w:rFonts w:asciiTheme="minorHAnsi" w:eastAsia="Times New Roman" w:hAnsiTheme="minorHAnsi" w:cstheme="minorHAnsi"/>
                  <w:sz w:val="20"/>
                </w:rPr>
                <w:delText>2</w:delText>
              </w:r>
            </w:del>
          </w:p>
        </w:tc>
      </w:tr>
      <w:tr w:rsidR="000D1B6F" w:rsidRPr="00CC07E7" w14:paraId="0EAFC387" w14:textId="77777777" w:rsidTr="00396E25">
        <w:trPr>
          <w:trHeight w:val="787"/>
          <w:trPrChange w:id="3799" w:author="Abbas Rizvi" w:date="2023-03-29T23:11:00Z">
            <w:trPr>
              <w:trHeight w:val="787"/>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800"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67E9B625" w14:textId="7B39B91E" w:rsidR="00D826E3" w:rsidRPr="002F5404" w:rsidRDefault="00D826E3" w:rsidP="00D826E3">
            <w:pPr>
              <w:spacing w:before="120" w:after="0"/>
              <w:rPr>
                <w:rFonts w:asciiTheme="minorHAnsi" w:eastAsia="Times New Roman" w:hAnsiTheme="minorHAnsi" w:cstheme="minorHAnsi"/>
                <w:b/>
                <w:bCs/>
                <w:sz w:val="20"/>
              </w:rPr>
            </w:pPr>
            <w:r w:rsidRPr="002F5404">
              <w:rPr>
                <w:rFonts w:asciiTheme="minorHAnsi" w:eastAsia="Times New Roman" w:hAnsiTheme="minorHAnsi" w:cstheme="minorHAnsi"/>
                <w:b/>
                <w:bCs/>
                <w:sz w:val="20"/>
              </w:rPr>
              <w:t>Switch: VDSRail DS-CSWP</w:t>
            </w:r>
            <w:r w:rsidR="00BC3FAC" w:rsidRPr="002F5404">
              <w:rPr>
                <w:rFonts w:asciiTheme="minorHAnsi" w:eastAsia="Times New Roman" w:hAnsiTheme="minorHAnsi" w:cstheme="minorHAnsi"/>
                <w:b/>
                <w:bCs/>
                <w:sz w:val="20"/>
              </w:rPr>
              <w:t>28</w:t>
            </w:r>
            <w:r w:rsidRPr="002F5404">
              <w:rPr>
                <w:rFonts w:asciiTheme="minorHAnsi" w:eastAsia="Times New Roman" w:hAnsiTheme="minorHAnsi" w:cstheme="minorHAnsi"/>
                <w:b/>
                <w:bCs/>
                <w:sz w:val="20"/>
              </w:rPr>
              <w:t xml:space="preserve"> (</w:t>
            </w:r>
            <w:r w:rsidR="00BC3FAC" w:rsidRPr="002F5404">
              <w:rPr>
                <w:rFonts w:asciiTheme="minorHAnsi" w:eastAsia="Times New Roman" w:hAnsiTheme="minorHAnsi" w:cstheme="minorHAnsi"/>
                <w:b/>
                <w:bCs/>
                <w:sz w:val="20"/>
              </w:rPr>
              <w:t>28</w:t>
            </w:r>
            <w:r w:rsidRPr="002F5404">
              <w:rPr>
                <w:rFonts w:asciiTheme="minorHAnsi" w:eastAsia="Times New Roman" w:hAnsiTheme="minorHAnsi" w:cstheme="minorHAnsi"/>
                <w:b/>
                <w:bCs/>
                <w:sz w:val="20"/>
              </w:rPr>
              <w:t xml:space="preserve"> port)</w:t>
            </w:r>
          </w:p>
          <w:p w14:paraId="3E8DB2D5" w14:textId="24EDBDDE" w:rsidR="000D1B6F" w:rsidRPr="002F5404" w:rsidRDefault="000D1B6F" w:rsidP="00353F42">
            <w:pPr>
              <w:spacing w:before="120" w:after="0"/>
              <w:rPr>
                <w:rFonts w:asciiTheme="minorHAnsi" w:eastAsia="Times New Roman" w:hAnsiTheme="minorHAnsi" w:cstheme="minorHAnsi"/>
                <w:b/>
                <w:bCs/>
                <w:sz w:val="20"/>
              </w:rPr>
            </w:pP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801"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0ADECBC8" w14:textId="0BFDF2B2" w:rsidR="000D1B6F" w:rsidRPr="002F5404" w:rsidRDefault="000D1B6F" w:rsidP="00353F42">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Nomad</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802"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5D1261BB" w14:textId="2F71AD06" w:rsidR="000D1B6F" w:rsidRPr="002F5404" w:rsidRDefault="005E2AA0" w:rsidP="00682AE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TBD</w:t>
            </w:r>
          </w:p>
        </w:tc>
        <w:tc>
          <w:tcPr>
            <w:tcW w:w="671" w:type="pct"/>
            <w:tcBorders>
              <w:top w:val="single" w:sz="4" w:space="0" w:color="auto"/>
              <w:left w:val="single" w:sz="4" w:space="0" w:color="auto"/>
              <w:right w:val="single" w:sz="4" w:space="0" w:color="auto"/>
            </w:tcBorders>
            <w:shd w:val="clear" w:color="auto" w:fill="D9D9D9"/>
            <w:noWrap/>
            <w:vAlign w:val="center"/>
            <w:tcPrChange w:id="3803" w:author="Abbas Rizvi" w:date="2023-03-29T23:11:00Z">
              <w:tcPr>
                <w:tcW w:w="672" w:type="pct"/>
                <w:gridSpan w:val="2"/>
                <w:tcBorders>
                  <w:top w:val="single" w:sz="4" w:space="0" w:color="auto"/>
                  <w:left w:val="single" w:sz="4" w:space="0" w:color="auto"/>
                  <w:right w:val="single" w:sz="4" w:space="0" w:color="auto"/>
                </w:tcBorders>
                <w:shd w:val="clear" w:color="auto" w:fill="D9D9D9"/>
                <w:noWrap/>
                <w:vAlign w:val="center"/>
              </w:tcPr>
            </w:tcPrChange>
          </w:tcPr>
          <w:p w14:paraId="253C204C" w14:textId="45CBEF14" w:rsidR="000D1B6F" w:rsidRPr="002F5404" w:rsidRDefault="00322A46" w:rsidP="00353F42">
            <w:pPr>
              <w:spacing w:before="120" w:after="0"/>
              <w:jc w:val="center"/>
              <w:rPr>
                <w:rFonts w:asciiTheme="minorHAnsi" w:eastAsia="Times New Roman" w:hAnsiTheme="minorHAnsi" w:cstheme="minorHAnsi"/>
                <w:sz w:val="20"/>
              </w:rPr>
            </w:pPr>
            <w:ins w:id="3804" w:author="Abbas Rizvi" w:date="2023-03-29T23:17:00Z">
              <w:r>
                <w:rPr>
                  <w:rFonts w:asciiTheme="minorHAnsi" w:eastAsia="Times New Roman" w:hAnsiTheme="minorHAnsi" w:cstheme="minorHAnsi"/>
                  <w:sz w:val="20"/>
                </w:rPr>
                <w:t>3</w:t>
              </w:r>
            </w:ins>
            <w:del w:id="3805" w:author="Abbas Rizvi" w:date="2023-03-29T23:07:00Z">
              <w:r w:rsidR="006E0D1A" w:rsidRPr="002F5404" w:rsidDel="001734B5">
                <w:rPr>
                  <w:rFonts w:asciiTheme="minorHAnsi" w:eastAsia="Times New Roman" w:hAnsiTheme="minorHAnsi" w:cstheme="minorHAnsi"/>
                  <w:sz w:val="20"/>
                </w:rPr>
                <w:delText>3</w:delText>
              </w:r>
            </w:del>
          </w:p>
        </w:tc>
      </w:tr>
      <w:tr w:rsidR="000D1B6F" w:rsidRPr="00CC07E7" w14:paraId="33E2DBA3" w14:textId="77777777" w:rsidTr="00396E25">
        <w:trPr>
          <w:trHeight w:val="787"/>
          <w:trPrChange w:id="3806" w:author="Abbas Rizvi" w:date="2023-03-29T23:11:00Z">
            <w:trPr>
              <w:trHeight w:val="787"/>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807"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48A21B0D" w14:textId="756D334D" w:rsidR="000D1B6F" w:rsidRPr="0016469D" w:rsidRDefault="00396E25" w:rsidP="00353F42">
            <w:pPr>
              <w:spacing w:before="120" w:after="0"/>
              <w:rPr>
                <w:rFonts w:asciiTheme="minorHAnsi" w:eastAsia="Times New Roman" w:hAnsiTheme="minorHAnsi" w:cstheme="minorHAnsi"/>
                <w:b/>
                <w:bCs/>
                <w:sz w:val="20"/>
                <w:highlight w:val="yellow"/>
                <w:rPrChange w:id="3808" w:author="Abbas Rizvi" w:date="2023-11-09T14:00:00Z">
                  <w:rPr>
                    <w:rFonts w:asciiTheme="minorHAnsi" w:eastAsia="Times New Roman" w:hAnsiTheme="minorHAnsi" w:cstheme="minorHAnsi"/>
                    <w:b/>
                    <w:bCs/>
                    <w:sz w:val="20"/>
                  </w:rPr>
                </w:rPrChange>
              </w:rPr>
            </w:pPr>
            <w:ins w:id="3809" w:author="Abbas Rizvi" w:date="2023-03-29T23:11:00Z">
              <w:r w:rsidRPr="0016469D">
                <w:rPr>
                  <w:rFonts w:asciiTheme="minorHAnsi" w:eastAsia="Times New Roman" w:hAnsiTheme="minorHAnsi" w:cstheme="minorHAnsi"/>
                  <w:b/>
                  <w:bCs/>
                  <w:sz w:val="20"/>
                  <w:highlight w:val="yellow"/>
                  <w:rPrChange w:id="3810" w:author="Abbas Rizvi" w:date="2023-11-09T14:00:00Z">
                    <w:rPr>
                      <w:rFonts w:asciiTheme="minorHAnsi" w:eastAsia="Times New Roman" w:hAnsiTheme="minorHAnsi" w:cstheme="minorHAnsi"/>
                      <w:b/>
                      <w:bCs/>
                      <w:sz w:val="20"/>
                    </w:rPr>
                  </w:rPrChange>
                </w:rPr>
                <w:t xml:space="preserve">Huber&amp;Suhner </w:t>
              </w:r>
            </w:ins>
            <w:r w:rsidR="000D1B6F" w:rsidRPr="0016469D">
              <w:rPr>
                <w:rFonts w:asciiTheme="minorHAnsi" w:eastAsia="Times New Roman" w:hAnsiTheme="minorHAnsi" w:cstheme="minorHAnsi"/>
                <w:b/>
                <w:bCs/>
                <w:sz w:val="20"/>
                <w:highlight w:val="yellow"/>
                <w:rPrChange w:id="3811" w:author="Abbas Rizvi" w:date="2023-11-09T14:00:00Z">
                  <w:rPr>
                    <w:rFonts w:asciiTheme="minorHAnsi" w:eastAsia="Times New Roman" w:hAnsiTheme="minorHAnsi" w:cstheme="minorHAnsi"/>
                    <w:b/>
                    <w:bCs/>
                    <w:sz w:val="20"/>
                  </w:rPr>
                </w:rPrChange>
              </w:rPr>
              <w:t xml:space="preserve">Sencity Omni-SR Slim MIMO Antenna (Internal) </w:t>
            </w:r>
            <w:r w:rsidR="000D1B6F" w:rsidRPr="0016469D">
              <w:rPr>
                <w:rFonts w:asciiTheme="minorHAnsi" w:eastAsia="Times New Roman" w:hAnsiTheme="minorHAnsi" w:cstheme="minorHAnsi"/>
                <w:b/>
                <w:bCs/>
                <w:sz w:val="20"/>
                <w:highlight w:val="yellow"/>
                <w:rPrChange w:id="3812" w:author="Abbas Rizvi" w:date="2023-11-09T14:00:00Z">
                  <w:rPr>
                    <w:rFonts w:asciiTheme="minorHAnsi" w:eastAsia="Times New Roman" w:hAnsiTheme="minorHAnsi" w:cstheme="minorHAnsi"/>
                    <w:b/>
                    <w:bCs/>
                    <w:sz w:val="20"/>
                  </w:rPr>
                </w:rPrChange>
              </w:rPr>
              <w:br/>
            </w:r>
            <w:del w:id="3813" w:author="Abbas Rizvi" w:date="2023-03-29T23:11:00Z">
              <w:r w:rsidR="000D1B6F" w:rsidRPr="0016469D" w:rsidDel="00396E25">
                <w:rPr>
                  <w:rFonts w:asciiTheme="minorHAnsi" w:eastAsia="Times New Roman" w:hAnsiTheme="minorHAnsi" w:cstheme="minorHAnsi"/>
                  <w:b/>
                  <w:bCs/>
                  <w:sz w:val="20"/>
                  <w:highlight w:val="yellow"/>
                  <w:rPrChange w:id="3814" w:author="Abbas Rizvi" w:date="2023-11-09T14:00:00Z">
                    <w:rPr>
                      <w:rFonts w:asciiTheme="minorHAnsi" w:eastAsia="Times New Roman" w:hAnsiTheme="minorHAnsi" w:cstheme="minorHAnsi"/>
                      <w:b/>
                      <w:bCs/>
                      <w:sz w:val="20"/>
                    </w:rPr>
                  </w:rPrChange>
                </w:rPr>
                <w:delText>Huber&amp;Suhner</w:delText>
              </w:r>
            </w:del>
            <w:ins w:id="3815" w:author="Abbas Rizvi" w:date="2023-03-29T23:10:00Z">
              <w:r w:rsidR="007D2328" w:rsidRPr="0016469D">
                <w:rPr>
                  <w:rFonts w:asciiTheme="minorHAnsi" w:eastAsia="Times New Roman" w:hAnsiTheme="minorHAnsi" w:cstheme="minorHAnsi"/>
                  <w:b/>
                  <w:bCs/>
                  <w:sz w:val="20"/>
                  <w:highlight w:val="yellow"/>
                  <w:rPrChange w:id="3816" w:author="Abbas Rizvi" w:date="2023-11-09T14:00:00Z">
                    <w:rPr>
                      <w:rFonts w:asciiTheme="minorHAnsi" w:eastAsia="Times New Roman" w:hAnsiTheme="minorHAnsi" w:cstheme="minorHAnsi"/>
                      <w:b/>
                      <w:bCs/>
                      <w:sz w:val="20"/>
                    </w:rPr>
                  </w:rPrChange>
                </w:rPr>
                <w:t>6x6 M</w:t>
              </w:r>
            </w:ins>
            <w:ins w:id="3817" w:author="Abbas Rizvi" w:date="2023-03-29T23:11:00Z">
              <w:r w:rsidRPr="0016469D">
                <w:rPr>
                  <w:rFonts w:asciiTheme="minorHAnsi" w:eastAsia="Times New Roman" w:hAnsiTheme="minorHAnsi" w:cstheme="minorHAnsi"/>
                  <w:b/>
                  <w:bCs/>
                  <w:sz w:val="20"/>
                  <w:highlight w:val="yellow"/>
                  <w:rPrChange w:id="3818" w:author="Abbas Rizvi" w:date="2023-11-09T14:00:00Z">
                    <w:rPr>
                      <w:rFonts w:asciiTheme="minorHAnsi" w:eastAsia="Times New Roman" w:hAnsiTheme="minorHAnsi" w:cstheme="minorHAnsi"/>
                      <w:b/>
                      <w:bCs/>
                      <w:sz w:val="20"/>
                    </w:rPr>
                  </w:rPrChange>
                </w:rPr>
                <w:t>I</w:t>
              </w:r>
            </w:ins>
            <w:ins w:id="3819" w:author="Abbas Rizvi" w:date="2023-03-29T23:10:00Z">
              <w:r w:rsidR="007D2328" w:rsidRPr="0016469D">
                <w:rPr>
                  <w:rFonts w:asciiTheme="minorHAnsi" w:eastAsia="Times New Roman" w:hAnsiTheme="minorHAnsi" w:cstheme="minorHAnsi"/>
                  <w:b/>
                  <w:bCs/>
                  <w:sz w:val="20"/>
                  <w:highlight w:val="yellow"/>
                  <w:rPrChange w:id="3820" w:author="Abbas Rizvi" w:date="2023-11-09T14:00:00Z">
                    <w:rPr>
                      <w:rFonts w:asciiTheme="minorHAnsi" w:eastAsia="Times New Roman" w:hAnsiTheme="minorHAnsi" w:cstheme="minorHAnsi"/>
                      <w:b/>
                      <w:bCs/>
                      <w:sz w:val="20"/>
                    </w:rPr>
                  </w:rPrChange>
                </w:rPr>
                <w:t>M</w:t>
              </w:r>
            </w:ins>
            <w:ins w:id="3821" w:author="Abbas Rizvi" w:date="2023-03-29T23:11:00Z">
              <w:r w:rsidRPr="0016469D">
                <w:rPr>
                  <w:rFonts w:asciiTheme="minorHAnsi" w:eastAsia="Times New Roman" w:hAnsiTheme="minorHAnsi" w:cstheme="minorHAnsi"/>
                  <w:b/>
                  <w:bCs/>
                  <w:sz w:val="20"/>
                  <w:highlight w:val="yellow"/>
                  <w:rPrChange w:id="3822" w:author="Abbas Rizvi" w:date="2023-11-09T14:00:00Z">
                    <w:rPr>
                      <w:rFonts w:asciiTheme="minorHAnsi" w:eastAsia="Times New Roman" w:hAnsiTheme="minorHAnsi" w:cstheme="minorHAnsi"/>
                      <w:b/>
                      <w:bCs/>
                      <w:sz w:val="20"/>
                    </w:rPr>
                  </w:rPrChange>
                </w:rPr>
                <w:t>O Wifi6e</w:t>
              </w:r>
            </w:ins>
            <w:r w:rsidR="000D1B6F" w:rsidRPr="0016469D">
              <w:rPr>
                <w:rFonts w:asciiTheme="minorHAnsi" w:eastAsia="Times New Roman" w:hAnsiTheme="minorHAnsi" w:cstheme="minorHAnsi"/>
                <w:b/>
                <w:bCs/>
                <w:sz w:val="20"/>
                <w:highlight w:val="yellow"/>
                <w:rPrChange w:id="3823" w:author="Abbas Rizvi" w:date="2023-11-09T14:00:00Z">
                  <w:rPr>
                    <w:rFonts w:asciiTheme="minorHAnsi" w:eastAsia="Times New Roman" w:hAnsiTheme="minorHAnsi" w:cstheme="minorHAnsi"/>
                    <w:b/>
                    <w:bCs/>
                    <w:sz w:val="20"/>
                  </w:rPr>
                </w:rPrChange>
              </w:rPr>
              <w:t xml:space="preserve"> 1399.35.0020</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824"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4A177B51" w14:textId="2412163D" w:rsidR="000D1B6F" w:rsidRPr="0016469D" w:rsidRDefault="002F5404" w:rsidP="00353F42">
            <w:pPr>
              <w:spacing w:before="120" w:after="0"/>
              <w:jc w:val="center"/>
              <w:rPr>
                <w:rFonts w:asciiTheme="minorHAnsi" w:eastAsia="Times New Roman" w:hAnsiTheme="minorHAnsi" w:cstheme="minorHAnsi"/>
                <w:sz w:val="20"/>
                <w:highlight w:val="yellow"/>
                <w:rPrChange w:id="3825" w:author="Abbas Rizvi" w:date="2023-11-09T14:00:00Z">
                  <w:rPr>
                    <w:rFonts w:asciiTheme="minorHAnsi" w:eastAsia="Times New Roman" w:hAnsiTheme="minorHAnsi" w:cstheme="minorHAnsi"/>
                    <w:sz w:val="20"/>
                  </w:rPr>
                </w:rPrChange>
              </w:rPr>
            </w:pPr>
            <w:r w:rsidRPr="0016469D">
              <w:rPr>
                <w:rFonts w:asciiTheme="minorHAnsi" w:eastAsia="Times New Roman" w:hAnsiTheme="minorHAnsi" w:cstheme="minorHAnsi"/>
                <w:sz w:val="20"/>
                <w:highlight w:val="yellow"/>
                <w:rPrChange w:id="3826" w:author="Abbas Rizvi" w:date="2023-11-09T14:00:00Z">
                  <w:rPr>
                    <w:rFonts w:asciiTheme="minorHAnsi" w:eastAsia="Times New Roman" w:hAnsiTheme="minorHAnsi" w:cstheme="minorHAnsi"/>
                    <w:sz w:val="20"/>
                  </w:rPr>
                </w:rPrChange>
              </w:rPr>
              <w:t>Stadler</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827"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0DF4AFA5" w14:textId="091C71F2" w:rsidR="000D1B6F" w:rsidRPr="0016469D" w:rsidRDefault="000D1B6F" w:rsidP="00353F42">
            <w:pPr>
              <w:spacing w:before="120" w:after="0"/>
              <w:jc w:val="center"/>
              <w:rPr>
                <w:rFonts w:asciiTheme="minorHAnsi" w:eastAsia="Times New Roman" w:hAnsiTheme="minorHAnsi" w:cstheme="minorHAnsi"/>
                <w:sz w:val="20"/>
                <w:highlight w:val="yellow"/>
                <w:rPrChange w:id="3828" w:author="Abbas Rizvi" w:date="2023-11-09T14:00:00Z">
                  <w:rPr>
                    <w:rFonts w:asciiTheme="minorHAnsi" w:eastAsia="Times New Roman" w:hAnsiTheme="minorHAnsi" w:cstheme="minorHAnsi"/>
                    <w:sz w:val="20"/>
                  </w:rPr>
                </w:rPrChange>
              </w:rPr>
            </w:pPr>
          </w:p>
        </w:tc>
        <w:tc>
          <w:tcPr>
            <w:tcW w:w="671" w:type="pct"/>
            <w:tcBorders>
              <w:top w:val="single" w:sz="4" w:space="0" w:color="auto"/>
              <w:left w:val="single" w:sz="4" w:space="0" w:color="auto"/>
              <w:right w:val="single" w:sz="4" w:space="0" w:color="auto"/>
            </w:tcBorders>
            <w:shd w:val="clear" w:color="auto" w:fill="D9D9D9"/>
            <w:noWrap/>
            <w:vAlign w:val="center"/>
            <w:tcPrChange w:id="3829" w:author="Abbas Rizvi" w:date="2023-03-29T23:11:00Z">
              <w:tcPr>
                <w:tcW w:w="672" w:type="pct"/>
                <w:gridSpan w:val="2"/>
                <w:tcBorders>
                  <w:top w:val="single" w:sz="4" w:space="0" w:color="auto"/>
                  <w:left w:val="single" w:sz="4" w:space="0" w:color="auto"/>
                  <w:right w:val="single" w:sz="4" w:space="0" w:color="auto"/>
                </w:tcBorders>
                <w:shd w:val="clear" w:color="auto" w:fill="D9D9D9"/>
                <w:noWrap/>
                <w:vAlign w:val="center"/>
              </w:tcPr>
            </w:tcPrChange>
          </w:tcPr>
          <w:p w14:paraId="7F031252" w14:textId="31A7FD6D" w:rsidR="000D1B6F" w:rsidRPr="0016469D" w:rsidRDefault="002F5404" w:rsidP="0088581E">
            <w:pPr>
              <w:spacing w:before="120" w:after="0"/>
              <w:jc w:val="center"/>
              <w:rPr>
                <w:rFonts w:asciiTheme="minorHAnsi" w:eastAsia="Times New Roman" w:hAnsiTheme="minorHAnsi" w:cstheme="minorHAnsi"/>
                <w:sz w:val="20"/>
                <w:highlight w:val="yellow"/>
                <w:rPrChange w:id="3830" w:author="Abbas Rizvi" w:date="2023-11-09T14:00:00Z">
                  <w:rPr>
                    <w:rFonts w:asciiTheme="minorHAnsi" w:eastAsia="Times New Roman" w:hAnsiTheme="minorHAnsi" w:cstheme="minorHAnsi"/>
                    <w:sz w:val="20"/>
                  </w:rPr>
                </w:rPrChange>
              </w:rPr>
            </w:pPr>
            <w:r w:rsidRPr="0016469D">
              <w:rPr>
                <w:rFonts w:asciiTheme="minorHAnsi" w:eastAsia="Times New Roman" w:hAnsiTheme="minorHAnsi" w:cstheme="minorHAnsi"/>
                <w:sz w:val="20"/>
                <w:highlight w:val="yellow"/>
                <w:rPrChange w:id="3831" w:author="Abbas Rizvi" w:date="2023-11-09T14:00:00Z">
                  <w:rPr>
                    <w:rFonts w:asciiTheme="minorHAnsi" w:eastAsia="Times New Roman" w:hAnsiTheme="minorHAnsi" w:cstheme="minorHAnsi"/>
                    <w:sz w:val="20"/>
                  </w:rPr>
                </w:rPrChange>
              </w:rPr>
              <w:t>4</w:t>
            </w:r>
          </w:p>
        </w:tc>
      </w:tr>
      <w:tr w:rsidR="000D1B6F" w:rsidRPr="00CC07E7" w14:paraId="0D36CBE8" w14:textId="77777777" w:rsidTr="00396E25">
        <w:trPr>
          <w:trHeight w:val="300"/>
          <w:trPrChange w:id="3832"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833"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79BFFEEA" w14:textId="2D2AB878" w:rsidR="000D1B6F" w:rsidRPr="007D683B" w:rsidRDefault="008567C6" w:rsidP="00353F42">
            <w:pPr>
              <w:spacing w:before="120" w:after="0"/>
              <w:rPr>
                <w:rFonts w:asciiTheme="minorHAnsi" w:eastAsia="Times New Roman" w:hAnsiTheme="minorHAnsi" w:cstheme="minorHAnsi"/>
                <w:b/>
                <w:bCs/>
                <w:sz w:val="20"/>
              </w:rPr>
            </w:pPr>
            <w:r w:rsidRPr="007D683B">
              <w:rPr>
                <w:rFonts w:asciiTheme="minorHAnsi" w:eastAsia="Times New Roman" w:hAnsiTheme="minorHAnsi" w:cstheme="minorHAnsi"/>
                <w:b/>
                <w:bCs/>
                <w:sz w:val="20"/>
              </w:rPr>
              <w:t>Sencity Rail MULTI Antenna 1399.99.0303</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834"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016BE692" w14:textId="7619475E" w:rsidR="000D1B6F" w:rsidRPr="007D683B" w:rsidDel="00C520D7" w:rsidRDefault="002F5404" w:rsidP="00353F4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Stadler</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835"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55A342E7" w14:textId="6AD5F51B" w:rsidR="000D1B6F" w:rsidRPr="007D683B" w:rsidRDefault="000D1B6F" w:rsidP="00353F42">
            <w:pPr>
              <w:spacing w:before="120" w:after="0"/>
              <w:jc w:val="center"/>
              <w:rPr>
                <w:rFonts w:asciiTheme="minorHAnsi" w:eastAsia="Times New Roman" w:hAnsiTheme="minorHAnsi" w:cstheme="minorHAnsi"/>
                <w:sz w:val="20"/>
              </w:rPr>
            </w:pP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tcPrChange w:id="3836" w:author="Abbas Rizvi" w:date="2023-03-29T23:11:00Z">
              <w:tcPr>
                <w:tcW w:w="67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734A8755" w14:textId="7F4D7CD7" w:rsidR="000D1B6F" w:rsidRPr="007D683B" w:rsidRDefault="00BF58FC" w:rsidP="00353F4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4</w:t>
            </w:r>
          </w:p>
        </w:tc>
      </w:tr>
    </w:tbl>
    <w:p w14:paraId="1332F347" w14:textId="77777777" w:rsidR="00396E25" w:rsidRDefault="00396E25">
      <w:pPr>
        <w:rPr>
          <w:ins w:id="3837" w:author="Abbas Rizvi" w:date="2023-03-29T23:11:00Z"/>
        </w:rPr>
      </w:pPr>
      <w:ins w:id="3838" w:author="Abbas Rizvi" w:date="2023-03-29T23:11:00Z">
        <w:r>
          <w:br w:type="page"/>
        </w:r>
      </w:ins>
    </w:p>
    <w:tbl>
      <w:tblPr>
        <w:tblW w:w="5000" w:type="pct"/>
        <w:tblLayout w:type="fixed"/>
        <w:tblLook w:val="04A0" w:firstRow="1" w:lastRow="0" w:firstColumn="1" w:lastColumn="0" w:noHBand="0" w:noVBand="1"/>
        <w:tblPrChange w:id="3839" w:author="Abbas Rizvi" w:date="2023-03-29T23:11:00Z">
          <w:tblPr>
            <w:tblW w:w="5000" w:type="pct"/>
            <w:tblLayout w:type="fixed"/>
            <w:tblLook w:val="04A0" w:firstRow="1" w:lastRow="0" w:firstColumn="1" w:lastColumn="0" w:noHBand="0" w:noVBand="1"/>
          </w:tblPr>
        </w:tblPrChange>
      </w:tblPr>
      <w:tblGrid>
        <w:gridCol w:w="2692"/>
        <w:gridCol w:w="1151"/>
        <w:gridCol w:w="2125"/>
        <w:gridCol w:w="284"/>
        <w:gridCol w:w="1841"/>
        <w:gridCol w:w="1252"/>
        <w:tblGridChange w:id="3840">
          <w:tblGrid>
            <w:gridCol w:w="2692"/>
            <w:gridCol w:w="65"/>
            <w:gridCol w:w="1086"/>
            <w:gridCol w:w="92"/>
            <w:gridCol w:w="2033"/>
            <w:gridCol w:w="143"/>
            <w:gridCol w:w="141"/>
            <w:gridCol w:w="150"/>
            <w:gridCol w:w="1691"/>
            <w:gridCol w:w="194"/>
            <w:gridCol w:w="1058"/>
            <w:gridCol w:w="226"/>
          </w:tblGrid>
        </w:tblGridChange>
      </w:tblGrid>
      <w:tr w:rsidR="008A32DF" w:rsidRPr="00CC07E7" w14:paraId="546C8401" w14:textId="77777777" w:rsidTr="00396E25">
        <w:trPr>
          <w:trHeight w:val="300"/>
          <w:trPrChange w:id="3841" w:author="Abbas Rizvi" w:date="2023-03-29T23:11:00Z">
            <w:trPr>
              <w:trHeight w:val="300"/>
            </w:trPr>
          </w:trPrChange>
        </w:trPr>
        <w:tc>
          <w:tcPr>
            <w:tcW w:w="1440" w:type="pct"/>
            <w:tcBorders>
              <w:top w:val="single" w:sz="4" w:space="0" w:color="auto"/>
              <w:left w:val="single" w:sz="4" w:space="0" w:color="auto"/>
              <w:bottom w:val="single" w:sz="4" w:space="0" w:color="auto"/>
              <w:right w:val="nil"/>
            </w:tcBorders>
            <w:shd w:val="clear" w:color="auto" w:fill="FFC000"/>
            <w:noWrap/>
            <w:vAlign w:val="center"/>
            <w:hideMark/>
            <w:tcPrChange w:id="3842" w:author="Abbas Rizvi" w:date="2023-03-29T23:11:00Z">
              <w:tcPr>
                <w:tcW w:w="1440" w:type="pct"/>
                <w:gridSpan w:val="2"/>
                <w:tcBorders>
                  <w:top w:val="single" w:sz="4" w:space="0" w:color="auto"/>
                  <w:left w:val="single" w:sz="4" w:space="0" w:color="auto"/>
                  <w:bottom w:val="single" w:sz="4" w:space="0" w:color="auto"/>
                  <w:right w:val="nil"/>
                </w:tcBorders>
                <w:shd w:val="clear" w:color="auto" w:fill="FFC000"/>
                <w:noWrap/>
                <w:vAlign w:val="center"/>
                <w:hideMark/>
              </w:tcPr>
            </w:tcPrChange>
          </w:tcPr>
          <w:p w14:paraId="0DCA0826" w14:textId="4300DD34" w:rsidR="008A32DF" w:rsidRPr="00CC07E7" w:rsidRDefault="008A32DF">
            <w:pPr>
              <w:spacing w:before="120" w:after="0"/>
              <w:rPr>
                <w:rFonts w:eastAsia="Times New Roman" w:cs="Calibri"/>
                <w:b/>
                <w:bCs/>
                <w:szCs w:val="22"/>
              </w:rPr>
            </w:pPr>
            <w:r w:rsidRPr="00CC07E7">
              <w:rPr>
                <w:rFonts w:eastAsia="Times New Roman" w:cs="Calibri"/>
                <w:b/>
                <w:bCs/>
                <w:szCs w:val="22"/>
              </w:rPr>
              <w:t>List of main components</w:t>
            </w:r>
            <w:r>
              <w:rPr>
                <w:rFonts w:eastAsia="Times New Roman" w:cs="Calibri"/>
                <w:b/>
                <w:bCs/>
                <w:szCs w:val="22"/>
              </w:rPr>
              <w:t xml:space="preserve"> – End wagon (</w:t>
            </w:r>
            <w:r w:rsidR="003E76C5">
              <w:rPr>
                <w:rFonts w:eastAsia="Times New Roman" w:cs="Calibri"/>
                <w:b/>
                <w:bCs/>
                <w:szCs w:val="22"/>
              </w:rPr>
              <w:t>1</w:t>
            </w:r>
            <w:r>
              <w:rPr>
                <w:rFonts w:eastAsia="Times New Roman" w:cs="Calibri"/>
                <w:b/>
                <w:bCs/>
                <w:szCs w:val="22"/>
              </w:rPr>
              <w:t>00)</w:t>
            </w:r>
          </w:p>
        </w:tc>
        <w:tc>
          <w:tcPr>
            <w:tcW w:w="615" w:type="pct"/>
            <w:tcBorders>
              <w:top w:val="single" w:sz="4" w:space="0" w:color="auto"/>
              <w:left w:val="nil"/>
              <w:bottom w:val="single" w:sz="4" w:space="0" w:color="auto"/>
              <w:right w:val="nil"/>
            </w:tcBorders>
            <w:shd w:val="clear" w:color="auto" w:fill="FFC000"/>
            <w:noWrap/>
            <w:vAlign w:val="center"/>
            <w:hideMark/>
            <w:tcPrChange w:id="3843" w:author="Abbas Rizvi" w:date="2023-03-29T23:11:00Z">
              <w:tcPr>
                <w:tcW w:w="615" w:type="pct"/>
                <w:gridSpan w:val="2"/>
                <w:tcBorders>
                  <w:top w:val="single" w:sz="4" w:space="0" w:color="auto"/>
                  <w:left w:val="nil"/>
                  <w:bottom w:val="single" w:sz="4" w:space="0" w:color="auto"/>
                  <w:right w:val="nil"/>
                </w:tcBorders>
                <w:shd w:val="clear" w:color="auto" w:fill="FFC000"/>
                <w:noWrap/>
                <w:vAlign w:val="center"/>
                <w:hideMark/>
              </w:tcPr>
            </w:tcPrChange>
          </w:tcPr>
          <w:p w14:paraId="1AA740FF" w14:textId="77777777" w:rsidR="008A32DF" w:rsidRPr="00CC07E7" w:rsidRDefault="008A32DF">
            <w:pPr>
              <w:spacing w:before="120" w:after="0"/>
              <w:jc w:val="center"/>
              <w:rPr>
                <w:rFonts w:eastAsia="Times New Roman" w:cs="Calibri"/>
                <w:b/>
                <w:bCs/>
                <w:szCs w:val="22"/>
              </w:rPr>
            </w:pPr>
            <w:r w:rsidRPr="00CC07E7">
              <w:rPr>
                <w:rFonts w:eastAsia="Times New Roman" w:cs="Calibri"/>
                <w:b/>
                <w:bCs/>
                <w:szCs w:val="22"/>
              </w:rPr>
              <w:t> </w:t>
            </w:r>
          </w:p>
        </w:tc>
        <w:tc>
          <w:tcPr>
            <w:tcW w:w="1137" w:type="pct"/>
            <w:tcBorders>
              <w:top w:val="single" w:sz="4" w:space="0" w:color="auto"/>
              <w:left w:val="nil"/>
              <w:bottom w:val="single" w:sz="4" w:space="0" w:color="auto"/>
              <w:right w:val="nil"/>
            </w:tcBorders>
            <w:shd w:val="clear" w:color="auto" w:fill="FFC000"/>
            <w:tcPrChange w:id="3844" w:author="Abbas Rizvi" w:date="2023-03-29T23:11:00Z">
              <w:tcPr>
                <w:tcW w:w="1137" w:type="pct"/>
                <w:gridSpan w:val="2"/>
                <w:tcBorders>
                  <w:top w:val="single" w:sz="4" w:space="0" w:color="auto"/>
                  <w:left w:val="nil"/>
                  <w:bottom w:val="single" w:sz="4" w:space="0" w:color="auto"/>
                  <w:right w:val="nil"/>
                </w:tcBorders>
                <w:shd w:val="clear" w:color="auto" w:fill="FFC000"/>
              </w:tcPr>
            </w:tcPrChange>
          </w:tcPr>
          <w:p w14:paraId="1D752A0A" w14:textId="77777777" w:rsidR="008A32DF" w:rsidRPr="00CC07E7" w:rsidRDefault="008A32DF">
            <w:pPr>
              <w:spacing w:before="120" w:after="0"/>
              <w:jc w:val="center"/>
              <w:rPr>
                <w:rFonts w:eastAsia="Times New Roman" w:cs="Calibri"/>
                <w:b/>
                <w:bCs/>
                <w:szCs w:val="22"/>
              </w:rPr>
            </w:pPr>
          </w:p>
        </w:tc>
        <w:tc>
          <w:tcPr>
            <w:tcW w:w="152" w:type="pct"/>
            <w:tcBorders>
              <w:top w:val="single" w:sz="4" w:space="0" w:color="auto"/>
              <w:left w:val="nil"/>
              <w:bottom w:val="single" w:sz="4" w:space="0" w:color="auto"/>
              <w:right w:val="nil"/>
            </w:tcBorders>
            <w:shd w:val="clear" w:color="auto" w:fill="FFC000"/>
            <w:noWrap/>
            <w:vAlign w:val="center"/>
            <w:hideMark/>
            <w:tcPrChange w:id="3845" w:author="Abbas Rizvi" w:date="2023-03-29T23:11:00Z">
              <w:tcPr>
                <w:tcW w:w="152" w:type="pct"/>
                <w:gridSpan w:val="2"/>
                <w:tcBorders>
                  <w:top w:val="single" w:sz="4" w:space="0" w:color="auto"/>
                  <w:left w:val="nil"/>
                  <w:bottom w:val="single" w:sz="4" w:space="0" w:color="auto"/>
                  <w:right w:val="nil"/>
                </w:tcBorders>
                <w:shd w:val="clear" w:color="auto" w:fill="FFC000"/>
                <w:noWrap/>
                <w:vAlign w:val="center"/>
                <w:hideMark/>
              </w:tcPr>
            </w:tcPrChange>
          </w:tcPr>
          <w:p w14:paraId="32DA8C56" w14:textId="77777777" w:rsidR="008A32DF" w:rsidRPr="00CC07E7" w:rsidRDefault="008A32DF">
            <w:pPr>
              <w:spacing w:before="120" w:after="0"/>
              <w:jc w:val="center"/>
              <w:rPr>
                <w:rFonts w:eastAsia="Times New Roman" w:cs="Calibri"/>
                <w:b/>
                <w:bCs/>
                <w:szCs w:val="22"/>
              </w:rPr>
            </w:pPr>
            <w:r w:rsidRPr="00CC07E7">
              <w:rPr>
                <w:rFonts w:eastAsia="Times New Roman" w:cs="Calibri"/>
                <w:b/>
                <w:bCs/>
                <w:szCs w:val="22"/>
              </w:rPr>
              <w:t> </w:t>
            </w:r>
          </w:p>
        </w:tc>
        <w:tc>
          <w:tcPr>
            <w:tcW w:w="985" w:type="pct"/>
            <w:tcBorders>
              <w:top w:val="single" w:sz="4" w:space="0" w:color="auto"/>
              <w:left w:val="nil"/>
              <w:bottom w:val="single" w:sz="4" w:space="0" w:color="auto"/>
              <w:right w:val="nil"/>
            </w:tcBorders>
            <w:shd w:val="clear" w:color="auto" w:fill="FFC000"/>
            <w:noWrap/>
            <w:vAlign w:val="center"/>
            <w:hideMark/>
            <w:tcPrChange w:id="3846" w:author="Abbas Rizvi" w:date="2023-03-29T23:11:00Z">
              <w:tcPr>
                <w:tcW w:w="985" w:type="pct"/>
                <w:gridSpan w:val="2"/>
                <w:tcBorders>
                  <w:top w:val="single" w:sz="4" w:space="0" w:color="auto"/>
                  <w:left w:val="nil"/>
                  <w:bottom w:val="single" w:sz="4" w:space="0" w:color="auto"/>
                  <w:right w:val="nil"/>
                </w:tcBorders>
                <w:shd w:val="clear" w:color="auto" w:fill="FFC000"/>
                <w:noWrap/>
                <w:vAlign w:val="center"/>
                <w:hideMark/>
              </w:tcPr>
            </w:tcPrChange>
          </w:tcPr>
          <w:p w14:paraId="05469CC2" w14:textId="77777777" w:rsidR="008A32DF" w:rsidRPr="00CC07E7" w:rsidRDefault="008A32DF">
            <w:pPr>
              <w:spacing w:before="120" w:after="0"/>
              <w:jc w:val="center"/>
              <w:rPr>
                <w:rFonts w:eastAsia="Times New Roman" w:cs="Calibri"/>
                <w:color w:val="000000"/>
                <w:szCs w:val="22"/>
              </w:rPr>
            </w:pPr>
            <w:r w:rsidRPr="00CC07E7">
              <w:rPr>
                <w:rFonts w:eastAsia="Times New Roman" w:cs="Calibri"/>
                <w:color w:val="000000"/>
                <w:szCs w:val="22"/>
              </w:rPr>
              <w:t> </w:t>
            </w:r>
          </w:p>
        </w:tc>
        <w:tc>
          <w:tcPr>
            <w:tcW w:w="671" w:type="pct"/>
            <w:tcBorders>
              <w:top w:val="single" w:sz="4" w:space="0" w:color="auto"/>
              <w:left w:val="nil"/>
              <w:bottom w:val="single" w:sz="4" w:space="0" w:color="auto"/>
              <w:right w:val="single" w:sz="4" w:space="0" w:color="auto"/>
            </w:tcBorders>
            <w:shd w:val="clear" w:color="auto" w:fill="FFC000"/>
            <w:noWrap/>
            <w:vAlign w:val="center"/>
            <w:hideMark/>
            <w:tcPrChange w:id="3847" w:author="Abbas Rizvi" w:date="2023-03-29T23:11:00Z">
              <w:tcPr>
                <w:tcW w:w="672" w:type="pct"/>
                <w:gridSpan w:val="2"/>
                <w:tcBorders>
                  <w:top w:val="single" w:sz="4" w:space="0" w:color="auto"/>
                  <w:left w:val="nil"/>
                  <w:bottom w:val="single" w:sz="4" w:space="0" w:color="auto"/>
                  <w:right w:val="single" w:sz="4" w:space="0" w:color="auto"/>
                </w:tcBorders>
                <w:shd w:val="clear" w:color="auto" w:fill="FFC000"/>
                <w:noWrap/>
                <w:vAlign w:val="center"/>
                <w:hideMark/>
              </w:tcPr>
            </w:tcPrChange>
          </w:tcPr>
          <w:p w14:paraId="00F865F8" w14:textId="77777777" w:rsidR="008A32DF" w:rsidRPr="00CC07E7" w:rsidRDefault="008A32DF">
            <w:pPr>
              <w:spacing w:before="120" w:after="0"/>
              <w:jc w:val="center"/>
              <w:rPr>
                <w:rFonts w:eastAsia="Times New Roman" w:cs="Calibri"/>
                <w:color w:val="000000"/>
                <w:szCs w:val="22"/>
              </w:rPr>
            </w:pPr>
            <w:r w:rsidRPr="00CC07E7">
              <w:rPr>
                <w:rFonts w:eastAsia="Times New Roman" w:cs="Calibri"/>
                <w:color w:val="000000"/>
                <w:szCs w:val="22"/>
              </w:rPr>
              <w:t> </w:t>
            </w:r>
          </w:p>
        </w:tc>
      </w:tr>
      <w:tr w:rsidR="008A32DF" w:rsidRPr="00CC07E7" w14:paraId="50143F62" w14:textId="77777777" w:rsidTr="00396E25">
        <w:trPr>
          <w:trHeight w:val="300"/>
          <w:trPrChange w:id="3848"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000000"/>
            </w:tcBorders>
            <w:shd w:val="clear" w:color="auto" w:fill="404040"/>
            <w:noWrap/>
            <w:vAlign w:val="center"/>
            <w:hideMark/>
            <w:tcPrChange w:id="3849" w:author="Abbas Rizvi" w:date="2023-03-29T23:11:00Z">
              <w:tcPr>
                <w:tcW w:w="2055" w:type="pct"/>
                <w:gridSpan w:val="4"/>
                <w:tcBorders>
                  <w:top w:val="single" w:sz="4" w:space="0" w:color="auto"/>
                  <w:left w:val="single" w:sz="4" w:space="0" w:color="auto"/>
                  <w:bottom w:val="single" w:sz="4" w:space="0" w:color="auto"/>
                  <w:right w:val="single" w:sz="4" w:space="0" w:color="000000"/>
                </w:tcBorders>
                <w:shd w:val="clear" w:color="auto" w:fill="404040"/>
                <w:noWrap/>
                <w:vAlign w:val="center"/>
                <w:hideMark/>
              </w:tcPr>
            </w:tcPrChange>
          </w:tcPr>
          <w:p w14:paraId="6210FAF2" w14:textId="77777777" w:rsidR="008A32DF" w:rsidRPr="00CC07E7" w:rsidRDefault="008A32DF">
            <w:pPr>
              <w:spacing w:before="120" w:after="0"/>
              <w:rPr>
                <w:rFonts w:eastAsia="Times New Roman" w:cs="Calibri"/>
                <w:b/>
                <w:bCs/>
                <w:color w:val="FFFFFF"/>
                <w:szCs w:val="22"/>
              </w:rPr>
            </w:pPr>
            <w:r w:rsidRPr="00CC07E7">
              <w:rPr>
                <w:rFonts w:eastAsia="Times New Roman" w:cs="Calibri"/>
                <w:b/>
                <w:bCs/>
                <w:color w:val="FFFFFF"/>
                <w:szCs w:val="22"/>
              </w:rPr>
              <w:t xml:space="preserve">Device Description </w:t>
            </w:r>
          </w:p>
        </w:tc>
        <w:tc>
          <w:tcPr>
            <w:tcW w:w="1137" w:type="pct"/>
            <w:tcBorders>
              <w:top w:val="nil"/>
              <w:left w:val="nil"/>
              <w:bottom w:val="single" w:sz="4" w:space="0" w:color="auto"/>
              <w:right w:val="nil"/>
            </w:tcBorders>
            <w:shd w:val="clear" w:color="auto" w:fill="404040"/>
            <w:tcPrChange w:id="3850" w:author="Abbas Rizvi" w:date="2023-03-29T23:11:00Z">
              <w:tcPr>
                <w:tcW w:w="1137" w:type="pct"/>
                <w:gridSpan w:val="2"/>
                <w:tcBorders>
                  <w:top w:val="nil"/>
                  <w:left w:val="nil"/>
                  <w:bottom w:val="single" w:sz="4" w:space="0" w:color="auto"/>
                  <w:right w:val="nil"/>
                </w:tcBorders>
                <w:shd w:val="clear" w:color="auto" w:fill="404040"/>
              </w:tcPr>
            </w:tcPrChange>
          </w:tcPr>
          <w:p w14:paraId="40780063" w14:textId="77777777" w:rsidR="008A32DF" w:rsidRPr="00CC07E7" w:rsidRDefault="008A32DF">
            <w:pPr>
              <w:spacing w:before="120" w:after="0"/>
              <w:jc w:val="center"/>
              <w:rPr>
                <w:rFonts w:eastAsia="Times New Roman" w:cs="Calibri"/>
                <w:b/>
                <w:bCs/>
                <w:color w:val="FFFFFF"/>
                <w:szCs w:val="22"/>
              </w:rPr>
            </w:pPr>
            <w:r>
              <w:rPr>
                <w:rFonts w:eastAsia="Times New Roman" w:cs="Calibri"/>
                <w:b/>
                <w:bCs/>
                <w:color w:val="FFFFFF"/>
                <w:szCs w:val="22"/>
              </w:rPr>
              <w:t>Scope of supply</w:t>
            </w:r>
          </w:p>
        </w:tc>
        <w:tc>
          <w:tcPr>
            <w:tcW w:w="1137" w:type="pct"/>
            <w:gridSpan w:val="2"/>
            <w:tcBorders>
              <w:top w:val="nil"/>
              <w:left w:val="nil"/>
              <w:bottom w:val="single" w:sz="4" w:space="0" w:color="auto"/>
              <w:right w:val="single" w:sz="4" w:space="0" w:color="auto"/>
            </w:tcBorders>
            <w:shd w:val="clear" w:color="auto" w:fill="404040"/>
            <w:noWrap/>
            <w:vAlign w:val="center"/>
            <w:hideMark/>
            <w:tcPrChange w:id="3851" w:author="Abbas Rizvi" w:date="2023-03-29T23:11:00Z">
              <w:tcPr>
                <w:tcW w:w="1137" w:type="pct"/>
                <w:gridSpan w:val="4"/>
                <w:tcBorders>
                  <w:top w:val="nil"/>
                  <w:left w:val="nil"/>
                  <w:bottom w:val="single" w:sz="4" w:space="0" w:color="auto"/>
                  <w:right w:val="single" w:sz="4" w:space="0" w:color="auto"/>
                </w:tcBorders>
                <w:shd w:val="clear" w:color="auto" w:fill="404040"/>
                <w:noWrap/>
                <w:vAlign w:val="center"/>
                <w:hideMark/>
              </w:tcPr>
            </w:tcPrChange>
          </w:tcPr>
          <w:p w14:paraId="56B3B413" w14:textId="77777777" w:rsidR="008A32DF" w:rsidRPr="00CC07E7" w:rsidRDefault="008A32DF">
            <w:pPr>
              <w:spacing w:before="120" w:after="0"/>
              <w:jc w:val="center"/>
              <w:rPr>
                <w:rFonts w:eastAsia="Times New Roman" w:cs="Calibri"/>
                <w:b/>
                <w:bCs/>
                <w:color w:val="FFFFFF"/>
                <w:szCs w:val="22"/>
              </w:rPr>
            </w:pPr>
            <w:r w:rsidRPr="00CC07E7">
              <w:rPr>
                <w:rFonts w:eastAsia="Times New Roman" w:cs="Calibri"/>
                <w:b/>
                <w:bCs/>
                <w:color w:val="FFFFFF"/>
                <w:szCs w:val="22"/>
              </w:rPr>
              <w:t>Nomad ID Number</w:t>
            </w:r>
          </w:p>
        </w:tc>
        <w:tc>
          <w:tcPr>
            <w:tcW w:w="671" w:type="pct"/>
            <w:tcBorders>
              <w:top w:val="nil"/>
              <w:left w:val="nil"/>
              <w:bottom w:val="single" w:sz="4" w:space="0" w:color="auto"/>
              <w:right w:val="single" w:sz="4" w:space="0" w:color="auto"/>
            </w:tcBorders>
            <w:shd w:val="clear" w:color="auto" w:fill="404040"/>
            <w:noWrap/>
            <w:vAlign w:val="center"/>
            <w:hideMark/>
            <w:tcPrChange w:id="3852" w:author="Abbas Rizvi" w:date="2023-03-29T23:11:00Z">
              <w:tcPr>
                <w:tcW w:w="672" w:type="pct"/>
                <w:gridSpan w:val="2"/>
                <w:tcBorders>
                  <w:top w:val="nil"/>
                  <w:left w:val="nil"/>
                  <w:bottom w:val="single" w:sz="4" w:space="0" w:color="auto"/>
                  <w:right w:val="single" w:sz="4" w:space="0" w:color="auto"/>
                </w:tcBorders>
                <w:shd w:val="clear" w:color="auto" w:fill="404040"/>
                <w:noWrap/>
                <w:vAlign w:val="center"/>
                <w:hideMark/>
              </w:tcPr>
            </w:tcPrChange>
          </w:tcPr>
          <w:p w14:paraId="47101C23" w14:textId="77777777" w:rsidR="008A32DF" w:rsidRPr="00CC07E7" w:rsidRDefault="008A32DF">
            <w:pPr>
              <w:spacing w:before="120" w:after="0"/>
              <w:jc w:val="center"/>
              <w:rPr>
                <w:rFonts w:eastAsia="Times New Roman" w:cs="Calibri"/>
                <w:b/>
                <w:bCs/>
                <w:color w:val="FFFFFF"/>
                <w:szCs w:val="22"/>
              </w:rPr>
            </w:pPr>
            <w:r w:rsidRPr="00CC07E7">
              <w:rPr>
                <w:rFonts w:eastAsia="Times New Roman" w:cs="Calibri"/>
                <w:b/>
                <w:bCs/>
                <w:color w:val="FFFFFF"/>
                <w:szCs w:val="22"/>
              </w:rPr>
              <w:t xml:space="preserve">Quantity </w:t>
            </w:r>
          </w:p>
        </w:tc>
      </w:tr>
      <w:tr w:rsidR="008A32DF" w:rsidRPr="002F5404" w14:paraId="7EB2D4E8" w14:textId="77777777" w:rsidTr="00396E25">
        <w:trPr>
          <w:trHeight w:val="300"/>
          <w:trPrChange w:id="3853" w:author="Abbas Rizvi" w:date="2023-03-29T23:11:00Z">
            <w:trPr>
              <w:trHeight w:val="300"/>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854" w:author="Abbas Rizvi" w:date="2023-03-29T23:1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3BCB9D41" w14:textId="77777777" w:rsidR="008A32DF" w:rsidRPr="002F5404" w:rsidRDefault="008A32DF">
            <w:pPr>
              <w:spacing w:before="120" w:after="0"/>
              <w:rPr>
                <w:rFonts w:asciiTheme="minorHAnsi" w:eastAsia="Times New Roman" w:hAnsiTheme="minorHAnsi" w:cstheme="minorHAnsi"/>
                <w:b/>
                <w:bCs/>
                <w:sz w:val="20"/>
              </w:rPr>
            </w:pPr>
            <w:r w:rsidRPr="002F5404">
              <w:rPr>
                <w:rFonts w:asciiTheme="minorHAnsi" w:eastAsia="Times New Roman" w:hAnsiTheme="minorHAnsi" w:cstheme="minorHAnsi"/>
                <w:b/>
                <w:bCs/>
                <w:sz w:val="20"/>
              </w:rPr>
              <w:t xml:space="preserve">Access Point: </w:t>
            </w:r>
          </w:p>
          <w:p w14:paraId="0D5C9F1B" w14:textId="16FB7ADD" w:rsidR="00396E25" w:rsidRPr="00CC65D5" w:rsidRDefault="008A32DF" w:rsidP="00CC65D5">
            <w:pPr>
              <w:spacing w:before="120" w:after="0"/>
              <w:rPr>
                <w:rFonts w:asciiTheme="minorHAnsi" w:eastAsia="Times New Roman" w:hAnsiTheme="minorHAnsi" w:cstheme="minorHAnsi"/>
                <w:b/>
                <w:bCs/>
                <w:sz w:val="20"/>
                <w:rPrChange w:id="3855" w:author="Abbas Rizvi" w:date="2023-05-11T17:01:00Z">
                  <w:rPr>
                    <w:rFonts w:asciiTheme="minorHAnsi" w:eastAsia="Times New Roman" w:hAnsiTheme="minorHAnsi" w:cstheme="minorHAnsi"/>
                    <w:sz w:val="20"/>
                    <w:lang w:val="fr-BE"/>
                  </w:rPr>
                </w:rPrChange>
              </w:rPr>
            </w:pPr>
            <w:r w:rsidRPr="00093D69">
              <w:rPr>
                <w:rFonts w:asciiTheme="minorHAnsi" w:eastAsia="Times New Roman" w:hAnsiTheme="minorHAnsi" w:cstheme="minorHAnsi"/>
                <w:b/>
                <w:bCs/>
                <w:sz w:val="20"/>
              </w:rPr>
              <w:t xml:space="preserve">Westermo </w:t>
            </w:r>
            <w:r>
              <w:fldChar w:fldCharType="begin"/>
            </w:r>
            <w:r w:rsidRPr="00093D69">
              <w:instrText>HYPERLINK "javascript:__doPostBack('ctl00$ctl39$g_bd0ab825_1e9c_438a_9528_2ab11cb2f642','__connect=%7bg_f7168b99_abbb_497c_873e_dbf076cd1311*@ID=1043%7d;')" \t "_self"</w:instrText>
            </w:r>
            <w:r>
              <w:fldChar w:fldCharType="separate"/>
            </w:r>
            <w:r w:rsidRPr="00093D69">
              <w:rPr>
                <w:rFonts w:asciiTheme="minorHAnsi" w:eastAsia="Times New Roman" w:hAnsiTheme="minorHAnsi" w:cstheme="minorHAnsi"/>
                <w:b/>
                <w:bCs/>
                <w:sz w:val="20"/>
              </w:rPr>
              <w:t>Ibex 610</w:t>
            </w:r>
            <w:r>
              <w:rPr>
                <w:rFonts w:asciiTheme="minorHAnsi" w:eastAsia="Times New Roman" w:hAnsiTheme="minorHAnsi" w:cstheme="minorHAnsi"/>
                <w:b/>
                <w:bCs/>
                <w:sz w:val="20"/>
              </w:rPr>
              <w:fldChar w:fldCharType="end"/>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856" w:author="Abbas Rizvi" w:date="2023-03-29T23:1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07801B98" w14:textId="77777777" w:rsidR="00CC65D5" w:rsidRDefault="00CC65D5">
            <w:pPr>
              <w:spacing w:before="120" w:after="0"/>
              <w:jc w:val="center"/>
              <w:rPr>
                <w:ins w:id="3857" w:author="Abbas Rizvi" w:date="2023-05-11T17:01:00Z"/>
                <w:rFonts w:asciiTheme="minorHAnsi" w:eastAsia="Times New Roman" w:hAnsiTheme="minorHAnsi" w:cstheme="minorHAnsi"/>
                <w:sz w:val="20"/>
              </w:rPr>
            </w:pPr>
          </w:p>
          <w:p w14:paraId="35509624" w14:textId="79DF5300" w:rsidR="008A32DF" w:rsidRPr="002F5404" w:rsidRDefault="008A32DF">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Noma</w:t>
            </w:r>
            <w:ins w:id="3858" w:author="Abbas Rizvi" w:date="2023-05-11T17:01:00Z">
              <w:r w:rsidR="00CC65D5">
                <w:rPr>
                  <w:rFonts w:asciiTheme="minorHAnsi" w:eastAsia="Times New Roman" w:hAnsiTheme="minorHAnsi" w:cstheme="minorHAnsi"/>
                  <w:sz w:val="20"/>
                </w:rPr>
                <w:t>d</w:t>
              </w:r>
            </w:ins>
            <w:del w:id="3859" w:author="Abbas Rizvi" w:date="2023-05-11T17:01:00Z">
              <w:r w:rsidRPr="002F5404" w:rsidDel="00CC65D5">
                <w:rPr>
                  <w:rFonts w:asciiTheme="minorHAnsi" w:eastAsia="Times New Roman" w:hAnsiTheme="minorHAnsi" w:cstheme="minorHAnsi"/>
                  <w:sz w:val="20"/>
                </w:rPr>
                <w:delText>d</w:delText>
              </w:r>
            </w:del>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860" w:author="Abbas Rizvi" w:date="2023-03-29T23:1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6F9CB9EB" w14:textId="2F7205BF" w:rsidR="00090EFE" w:rsidRPr="002F5404" w:rsidRDefault="00C21728" w:rsidP="00CC65D5">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NMID 104</w:t>
            </w:r>
            <w:r w:rsidR="005E2AA0">
              <w:rPr>
                <w:rFonts w:asciiTheme="minorHAnsi" w:eastAsia="Times New Roman" w:hAnsiTheme="minorHAnsi" w:cstheme="minorHAnsi"/>
                <w:sz w:val="20"/>
              </w:rPr>
              <w:t>3</w:t>
            </w:r>
          </w:p>
        </w:tc>
        <w:tc>
          <w:tcPr>
            <w:tcW w:w="671" w:type="pct"/>
            <w:tcBorders>
              <w:top w:val="single" w:sz="4" w:space="0" w:color="auto"/>
              <w:left w:val="single" w:sz="4" w:space="0" w:color="auto"/>
              <w:right w:val="single" w:sz="4" w:space="0" w:color="auto"/>
            </w:tcBorders>
            <w:shd w:val="clear" w:color="auto" w:fill="D9D9D9"/>
            <w:noWrap/>
            <w:vAlign w:val="center"/>
            <w:hideMark/>
            <w:tcPrChange w:id="3861" w:author="Abbas Rizvi" w:date="2023-03-29T23:11:00Z">
              <w:tcPr>
                <w:tcW w:w="672" w:type="pct"/>
                <w:gridSpan w:val="2"/>
                <w:tcBorders>
                  <w:top w:val="single" w:sz="4" w:space="0" w:color="auto"/>
                  <w:left w:val="single" w:sz="4" w:space="0" w:color="auto"/>
                  <w:right w:val="single" w:sz="4" w:space="0" w:color="auto"/>
                </w:tcBorders>
                <w:shd w:val="clear" w:color="auto" w:fill="D9D9D9"/>
                <w:noWrap/>
                <w:vAlign w:val="center"/>
                <w:hideMark/>
              </w:tcPr>
            </w:tcPrChange>
          </w:tcPr>
          <w:p w14:paraId="6A955A37" w14:textId="074E0BEA" w:rsidR="008A32DF" w:rsidRPr="002F5404" w:rsidRDefault="00CC65D5">
            <w:pPr>
              <w:spacing w:before="120" w:after="0"/>
              <w:jc w:val="center"/>
              <w:rPr>
                <w:rFonts w:asciiTheme="minorHAnsi" w:eastAsia="Times New Roman" w:hAnsiTheme="minorHAnsi" w:cstheme="minorHAnsi"/>
                <w:sz w:val="20"/>
              </w:rPr>
            </w:pPr>
            <w:ins w:id="3862" w:author="Abbas Rizvi" w:date="2023-05-11T17:01:00Z">
              <w:r>
                <w:rPr>
                  <w:rFonts w:asciiTheme="minorHAnsi" w:eastAsia="Times New Roman" w:hAnsiTheme="minorHAnsi" w:cstheme="minorHAnsi"/>
                  <w:sz w:val="20"/>
                </w:rPr>
                <w:t>4</w:t>
              </w:r>
            </w:ins>
            <w:del w:id="3863" w:author="Abbas Rizvi" w:date="2023-05-11T17:01:00Z">
              <w:r w:rsidR="008A32DF" w:rsidRPr="002F5404" w:rsidDel="00CC65D5">
                <w:rPr>
                  <w:rFonts w:asciiTheme="minorHAnsi" w:eastAsia="Times New Roman" w:hAnsiTheme="minorHAnsi" w:cstheme="minorHAnsi"/>
                  <w:sz w:val="20"/>
                </w:rPr>
                <w:delText>2</w:delText>
              </w:r>
            </w:del>
          </w:p>
        </w:tc>
      </w:tr>
      <w:tr w:rsidR="008A32DF" w:rsidRPr="002F5404" w14:paraId="369E235A" w14:textId="77777777" w:rsidTr="00CC65D5">
        <w:trPr>
          <w:trHeight w:val="787"/>
          <w:trPrChange w:id="3864" w:author="Abbas Rizvi" w:date="2023-05-11T17:01:00Z">
            <w:trPr>
              <w:trHeight w:val="787"/>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865" w:author="Abbas Rizvi" w:date="2023-05-11T17:0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2D9EBBD2" w14:textId="77777777" w:rsidR="008A32DF" w:rsidRPr="002F5404" w:rsidRDefault="008A32DF">
            <w:pPr>
              <w:spacing w:before="120" w:after="0"/>
              <w:rPr>
                <w:rFonts w:asciiTheme="minorHAnsi" w:eastAsia="Times New Roman" w:hAnsiTheme="minorHAnsi" w:cstheme="minorHAnsi"/>
                <w:b/>
                <w:bCs/>
                <w:sz w:val="20"/>
              </w:rPr>
            </w:pPr>
            <w:r w:rsidRPr="002F5404">
              <w:rPr>
                <w:rFonts w:asciiTheme="minorHAnsi" w:eastAsia="Times New Roman" w:hAnsiTheme="minorHAnsi" w:cstheme="minorHAnsi"/>
                <w:b/>
                <w:bCs/>
                <w:sz w:val="20"/>
              </w:rPr>
              <w:t>Switch: VDSRail DS-CSWP28 (28 port)</w:t>
            </w:r>
          </w:p>
          <w:p w14:paraId="3D9844BA" w14:textId="77777777" w:rsidR="008A32DF" w:rsidRPr="002F5404" w:rsidRDefault="008A32DF">
            <w:pPr>
              <w:spacing w:before="120" w:after="0"/>
              <w:rPr>
                <w:rFonts w:asciiTheme="minorHAnsi" w:eastAsia="Times New Roman" w:hAnsiTheme="minorHAnsi" w:cstheme="minorHAnsi"/>
                <w:b/>
                <w:bCs/>
                <w:sz w:val="20"/>
              </w:rPr>
            </w:pP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866" w:author="Abbas Rizvi" w:date="2023-05-11T17:0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15915A75" w14:textId="77777777" w:rsidR="008A32DF" w:rsidRPr="002F5404" w:rsidRDefault="008A32DF">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Nomad</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Change w:id="3867" w:author="Abbas Rizvi" w:date="2023-05-11T17:0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hideMark/>
              </w:tcPr>
            </w:tcPrChange>
          </w:tcPr>
          <w:p w14:paraId="0447E78A" w14:textId="3A77AFF5" w:rsidR="008A32DF" w:rsidRPr="002F5404" w:rsidRDefault="005E2AA0">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TBD</w:t>
            </w: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tcPrChange w:id="3868" w:author="Abbas Rizvi" w:date="2023-05-11T17:01:00Z">
              <w:tcPr>
                <w:tcW w:w="672" w:type="pct"/>
                <w:gridSpan w:val="2"/>
                <w:tcBorders>
                  <w:top w:val="single" w:sz="4" w:space="0" w:color="auto"/>
                  <w:left w:val="single" w:sz="4" w:space="0" w:color="auto"/>
                  <w:right w:val="single" w:sz="4" w:space="0" w:color="auto"/>
                </w:tcBorders>
                <w:shd w:val="clear" w:color="auto" w:fill="D9D9D9"/>
                <w:noWrap/>
                <w:vAlign w:val="center"/>
              </w:tcPr>
            </w:tcPrChange>
          </w:tcPr>
          <w:p w14:paraId="558A52FA" w14:textId="1CCA84D4" w:rsidR="008A32DF" w:rsidRPr="002F5404" w:rsidRDefault="00322A46">
            <w:pPr>
              <w:spacing w:before="120" w:after="0"/>
              <w:jc w:val="center"/>
              <w:rPr>
                <w:rFonts w:asciiTheme="minorHAnsi" w:eastAsia="Times New Roman" w:hAnsiTheme="minorHAnsi" w:cstheme="minorHAnsi"/>
                <w:sz w:val="20"/>
              </w:rPr>
            </w:pPr>
            <w:ins w:id="3869" w:author="Abbas Rizvi" w:date="2023-03-29T23:16:00Z">
              <w:r>
                <w:rPr>
                  <w:rFonts w:asciiTheme="minorHAnsi" w:eastAsia="Times New Roman" w:hAnsiTheme="minorHAnsi" w:cstheme="minorHAnsi"/>
                  <w:sz w:val="20"/>
                </w:rPr>
                <w:t>3</w:t>
              </w:r>
            </w:ins>
            <w:del w:id="3870" w:author="Abbas Rizvi" w:date="2023-03-29T23:11:00Z">
              <w:r w:rsidR="008A32DF" w:rsidRPr="002F5404" w:rsidDel="00396E25">
                <w:rPr>
                  <w:rFonts w:asciiTheme="minorHAnsi" w:eastAsia="Times New Roman" w:hAnsiTheme="minorHAnsi" w:cstheme="minorHAnsi"/>
                  <w:sz w:val="20"/>
                </w:rPr>
                <w:delText>3</w:delText>
              </w:r>
            </w:del>
          </w:p>
        </w:tc>
      </w:tr>
      <w:tr w:rsidR="008A32DF" w:rsidRPr="002F5404" w14:paraId="4DC97A80" w14:textId="77777777" w:rsidTr="00CC65D5">
        <w:trPr>
          <w:trHeight w:val="787"/>
          <w:trPrChange w:id="3871" w:author="Abbas Rizvi" w:date="2023-05-11T17:01:00Z">
            <w:trPr>
              <w:trHeight w:val="787"/>
            </w:trPr>
          </w:trPrChange>
        </w:trPr>
        <w:tc>
          <w:tcPr>
            <w:tcW w:w="2056"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872" w:author="Abbas Rizvi" w:date="2023-05-11T17:01:00Z">
              <w:tcPr>
                <w:tcW w:w="2055"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6BBF0810" w14:textId="34EC49C0" w:rsidR="008A32DF" w:rsidRPr="002F5404" w:rsidRDefault="008A32DF">
            <w:pPr>
              <w:spacing w:before="120" w:after="0"/>
              <w:rPr>
                <w:rFonts w:asciiTheme="minorHAnsi" w:eastAsia="Times New Roman" w:hAnsiTheme="minorHAnsi" w:cstheme="minorHAnsi"/>
                <w:b/>
                <w:bCs/>
                <w:sz w:val="20"/>
              </w:rPr>
            </w:pPr>
            <w:r w:rsidRPr="002F5404">
              <w:rPr>
                <w:rFonts w:asciiTheme="minorHAnsi" w:eastAsia="Times New Roman" w:hAnsiTheme="minorHAnsi" w:cstheme="minorHAnsi"/>
                <w:b/>
                <w:bCs/>
                <w:sz w:val="20"/>
              </w:rPr>
              <w:t xml:space="preserve">Sencity Omni-SR Slim MIMO Antenna (Internal) </w:t>
            </w:r>
            <w:r w:rsidRPr="002F5404">
              <w:rPr>
                <w:rFonts w:asciiTheme="minorHAnsi" w:eastAsia="Times New Roman" w:hAnsiTheme="minorHAnsi" w:cstheme="minorHAnsi"/>
                <w:b/>
                <w:bCs/>
                <w:sz w:val="20"/>
              </w:rPr>
              <w:br/>
              <w:t xml:space="preserve">Huber&amp;Suhner </w:t>
            </w:r>
            <w:ins w:id="3873" w:author="Abbas Rizvi" w:date="2023-03-29T23:13:00Z">
              <w:r w:rsidR="00090EFE">
                <w:rPr>
                  <w:rFonts w:asciiTheme="minorHAnsi" w:eastAsia="Times New Roman" w:hAnsiTheme="minorHAnsi" w:cstheme="minorHAnsi"/>
                  <w:b/>
                  <w:bCs/>
                  <w:sz w:val="20"/>
                </w:rPr>
                <w:t xml:space="preserve">6x6 MIMO Wifi6e </w:t>
              </w:r>
            </w:ins>
            <w:r w:rsidRPr="002F5404">
              <w:rPr>
                <w:rFonts w:asciiTheme="minorHAnsi" w:eastAsia="Times New Roman" w:hAnsiTheme="minorHAnsi" w:cstheme="minorHAnsi"/>
                <w:b/>
                <w:bCs/>
                <w:sz w:val="20"/>
              </w:rPr>
              <w:t>1399.35.0020</w:t>
            </w:r>
          </w:p>
        </w:tc>
        <w:tc>
          <w:tcPr>
            <w:tcW w:w="1137" w:type="pct"/>
            <w:tcBorders>
              <w:top w:val="single" w:sz="4" w:space="0" w:color="auto"/>
              <w:left w:val="single" w:sz="4" w:space="0" w:color="auto"/>
              <w:bottom w:val="single" w:sz="4" w:space="0" w:color="auto"/>
              <w:right w:val="single" w:sz="4" w:space="0" w:color="auto"/>
            </w:tcBorders>
            <w:shd w:val="clear" w:color="auto" w:fill="D9D9D9"/>
            <w:tcPrChange w:id="3874" w:author="Abbas Rizvi" w:date="2023-05-11T17:01:00Z">
              <w:tcPr>
                <w:tcW w:w="1137" w:type="pct"/>
                <w:gridSpan w:val="2"/>
                <w:tcBorders>
                  <w:top w:val="single" w:sz="4" w:space="0" w:color="auto"/>
                  <w:left w:val="single" w:sz="4" w:space="0" w:color="auto"/>
                  <w:bottom w:val="single" w:sz="4" w:space="0" w:color="auto"/>
                  <w:right w:val="single" w:sz="4" w:space="0" w:color="auto"/>
                </w:tcBorders>
                <w:shd w:val="clear" w:color="auto" w:fill="D9D9D9"/>
              </w:tcPr>
            </w:tcPrChange>
          </w:tcPr>
          <w:p w14:paraId="1AA53BE3" w14:textId="77777777" w:rsidR="008A32DF" w:rsidRPr="002F5404" w:rsidRDefault="008A32DF">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Stadler</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Change w:id="3875" w:author="Abbas Rizvi" w:date="2023-05-11T17:01:00Z">
              <w:tcPr>
                <w:tcW w:w="1137" w:type="pct"/>
                <w:gridSpan w:val="4"/>
                <w:tcBorders>
                  <w:top w:val="single" w:sz="4" w:space="0" w:color="auto"/>
                  <w:left w:val="single" w:sz="4" w:space="0" w:color="auto"/>
                  <w:bottom w:val="single" w:sz="4" w:space="0" w:color="auto"/>
                  <w:right w:val="single" w:sz="4" w:space="0" w:color="auto"/>
                </w:tcBorders>
                <w:shd w:val="clear" w:color="auto" w:fill="D9D9D9"/>
                <w:noWrap/>
                <w:vAlign w:val="center"/>
              </w:tcPr>
            </w:tcPrChange>
          </w:tcPr>
          <w:p w14:paraId="4FF7207F" w14:textId="77777777" w:rsidR="008A32DF" w:rsidRPr="002F5404" w:rsidRDefault="008A32DF">
            <w:pPr>
              <w:spacing w:before="120" w:after="0"/>
              <w:jc w:val="center"/>
              <w:rPr>
                <w:rFonts w:asciiTheme="minorHAnsi" w:eastAsia="Times New Roman" w:hAnsiTheme="minorHAnsi" w:cstheme="minorHAnsi"/>
                <w:sz w:val="20"/>
              </w:rPr>
            </w:pPr>
          </w:p>
        </w:tc>
        <w:tc>
          <w:tcPr>
            <w:tcW w:w="671" w:type="pct"/>
            <w:tcBorders>
              <w:top w:val="single" w:sz="4" w:space="0" w:color="auto"/>
              <w:left w:val="single" w:sz="4" w:space="0" w:color="auto"/>
              <w:bottom w:val="single" w:sz="4" w:space="0" w:color="auto"/>
              <w:right w:val="single" w:sz="4" w:space="0" w:color="auto"/>
            </w:tcBorders>
            <w:shd w:val="clear" w:color="auto" w:fill="D9D9D9"/>
            <w:noWrap/>
            <w:vAlign w:val="center"/>
            <w:tcPrChange w:id="3876" w:author="Abbas Rizvi" w:date="2023-05-11T17:01:00Z">
              <w:tcPr>
                <w:tcW w:w="672" w:type="pct"/>
                <w:gridSpan w:val="2"/>
                <w:tcBorders>
                  <w:top w:val="single" w:sz="4" w:space="0" w:color="auto"/>
                  <w:left w:val="single" w:sz="4" w:space="0" w:color="auto"/>
                  <w:right w:val="single" w:sz="4" w:space="0" w:color="auto"/>
                </w:tcBorders>
                <w:shd w:val="clear" w:color="auto" w:fill="D9D9D9"/>
                <w:noWrap/>
                <w:vAlign w:val="center"/>
              </w:tcPr>
            </w:tcPrChange>
          </w:tcPr>
          <w:p w14:paraId="56A68858" w14:textId="77777777" w:rsidR="008A32DF" w:rsidRPr="002F5404" w:rsidRDefault="008A32DF">
            <w:pPr>
              <w:spacing w:before="120" w:after="0"/>
              <w:jc w:val="center"/>
              <w:rPr>
                <w:rFonts w:asciiTheme="minorHAnsi" w:eastAsia="Times New Roman" w:hAnsiTheme="minorHAnsi" w:cstheme="minorHAnsi"/>
                <w:sz w:val="20"/>
              </w:rPr>
            </w:pPr>
            <w:r w:rsidRPr="002F5404">
              <w:rPr>
                <w:rFonts w:asciiTheme="minorHAnsi" w:eastAsia="Times New Roman" w:hAnsiTheme="minorHAnsi" w:cstheme="minorHAnsi"/>
                <w:sz w:val="20"/>
              </w:rPr>
              <w:t>4</w:t>
            </w:r>
          </w:p>
        </w:tc>
      </w:tr>
    </w:tbl>
    <w:p w14:paraId="0A3938DC" w14:textId="67F896F8" w:rsidR="00795C16" w:rsidRDefault="00795C16" w:rsidP="00207986"/>
    <w:tbl>
      <w:tblPr>
        <w:tblW w:w="5000" w:type="pct"/>
        <w:tblLayout w:type="fixed"/>
        <w:tblLook w:val="04A0" w:firstRow="1" w:lastRow="0" w:firstColumn="1" w:lastColumn="0" w:noHBand="0" w:noVBand="1"/>
      </w:tblPr>
      <w:tblGrid>
        <w:gridCol w:w="2686"/>
        <w:gridCol w:w="1149"/>
        <w:gridCol w:w="2125"/>
        <w:gridCol w:w="284"/>
        <w:gridCol w:w="1841"/>
        <w:gridCol w:w="1260"/>
      </w:tblGrid>
      <w:tr w:rsidR="00F643FC" w:rsidRPr="00CC07E7" w14:paraId="56E6256F" w14:textId="77777777" w:rsidTr="00090EFE">
        <w:trPr>
          <w:trHeight w:val="300"/>
        </w:trPr>
        <w:tc>
          <w:tcPr>
            <w:tcW w:w="1437" w:type="pct"/>
            <w:tcBorders>
              <w:top w:val="single" w:sz="4" w:space="0" w:color="auto"/>
              <w:left w:val="single" w:sz="4" w:space="0" w:color="auto"/>
              <w:bottom w:val="single" w:sz="4" w:space="0" w:color="auto"/>
              <w:right w:val="nil"/>
            </w:tcBorders>
            <w:shd w:val="clear" w:color="auto" w:fill="FFC000"/>
            <w:noWrap/>
            <w:vAlign w:val="center"/>
            <w:hideMark/>
          </w:tcPr>
          <w:p w14:paraId="6CC27E4D" w14:textId="14C367A7" w:rsidR="00F643FC" w:rsidRPr="00CC07E7" w:rsidRDefault="00F643FC" w:rsidP="00353F42">
            <w:pPr>
              <w:spacing w:before="120" w:after="0"/>
              <w:rPr>
                <w:rFonts w:eastAsia="Times New Roman" w:cs="Calibri"/>
                <w:b/>
                <w:bCs/>
                <w:szCs w:val="22"/>
              </w:rPr>
            </w:pPr>
            <w:r w:rsidRPr="00CC07E7">
              <w:rPr>
                <w:rFonts w:eastAsia="Times New Roman" w:cs="Calibri"/>
                <w:b/>
                <w:bCs/>
                <w:szCs w:val="22"/>
              </w:rPr>
              <w:t>List of main components</w:t>
            </w:r>
            <w:r>
              <w:rPr>
                <w:rFonts w:eastAsia="Times New Roman" w:cs="Calibri"/>
                <w:b/>
                <w:bCs/>
                <w:szCs w:val="22"/>
              </w:rPr>
              <w:t xml:space="preserve"> – </w:t>
            </w:r>
            <w:r w:rsidR="002008C0">
              <w:rPr>
                <w:rFonts w:eastAsia="Times New Roman" w:cs="Calibri"/>
                <w:b/>
                <w:bCs/>
                <w:szCs w:val="22"/>
              </w:rPr>
              <w:t>all</w:t>
            </w:r>
            <w:r>
              <w:rPr>
                <w:rFonts w:eastAsia="Times New Roman" w:cs="Calibri"/>
                <w:b/>
                <w:bCs/>
                <w:szCs w:val="22"/>
              </w:rPr>
              <w:t xml:space="preserve"> </w:t>
            </w:r>
            <w:r w:rsidR="002008C0">
              <w:rPr>
                <w:rFonts w:eastAsia="Times New Roman" w:cs="Calibri"/>
                <w:b/>
                <w:bCs/>
                <w:szCs w:val="22"/>
              </w:rPr>
              <w:t>Middle</w:t>
            </w:r>
            <w:r>
              <w:rPr>
                <w:rFonts w:eastAsia="Times New Roman" w:cs="Calibri"/>
                <w:b/>
                <w:bCs/>
                <w:szCs w:val="22"/>
              </w:rPr>
              <w:t xml:space="preserve"> wagon</w:t>
            </w:r>
            <w:r w:rsidR="002008C0">
              <w:rPr>
                <w:rFonts w:eastAsia="Times New Roman" w:cs="Calibri"/>
                <w:b/>
                <w:bCs/>
                <w:szCs w:val="22"/>
              </w:rPr>
              <w:t>s</w:t>
            </w:r>
            <w:r>
              <w:rPr>
                <w:rFonts w:eastAsia="Times New Roman" w:cs="Calibri"/>
                <w:b/>
                <w:bCs/>
                <w:szCs w:val="22"/>
              </w:rPr>
              <w:t xml:space="preserve"> (</w:t>
            </w:r>
            <w:r w:rsidR="00F62175">
              <w:rPr>
                <w:rFonts w:eastAsia="Times New Roman" w:cs="Calibri"/>
                <w:b/>
                <w:bCs/>
                <w:szCs w:val="22"/>
              </w:rPr>
              <w:t>3</w:t>
            </w:r>
            <w:r>
              <w:rPr>
                <w:rFonts w:eastAsia="Times New Roman" w:cs="Calibri"/>
                <w:b/>
                <w:bCs/>
                <w:szCs w:val="22"/>
              </w:rPr>
              <w:t>00, 200, 400, 600)</w:t>
            </w:r>
          </w:p>
        </w:tc>
        <w:tc>
          <w:tcPr>
            <w:tcW w:w="615" w:type="pct"/>
            <w:tcBorders>
              <w:top w:val="single" w:sz="4" w:space="0" w:color="auto"/>
              <w:left w:val="nil"/>
              <w:bottom w:val="single" w:sz="4" w:space="0" w:color="auto"/>
              <w:right w:val="nil"/>
            </w:tcBorders>
            <w:shd w:val="clear" w:color="auto" w:fill="FFC000"/>
            <w:noWrap/>
            <w:vAlign w:val="center"/>
            <w:hideMark/>
          </w:tcPr>
          <w:p w14:paraId="7C744AB4" w14:textId="77777777" w:rsidR="00F643FC" w:rsidRPr="00CC07E7" w:rsidRDefault="00F643FC" w:rsidP="00353F42">
            <w:pPr>
              <w:spacing w:before="120" w:after="0"/>
              <w:jc w:val="center"/>
              <w:rPr>
                <w:rFonts w:eastAsia="Times New Roman" w:cs="Calibri"/>
                <w:b/>
                <w:bCs/>
                <w:szCs w:val="22"/>
              </w:rPr>
            </w:pPr>
            <w:r w:rsidRPr="00CC07E7">
              <w:rPr>
                <w:rFonts w:eastAsia="Times New Roman" w:cs="Calibri"/>
                <w:b/>
                <w:bCs/>
                <w:szCs w:val="22"/>
              </w:rPr>
              <w:t> </w:t>
            </w:r>
          </w:p>
        </w:tc>
        <w:tc>
          <w:tcPr>
            <w:tcW w:w="1137" w:type="pct"/>
            <w:tcBorders>
              <w:top w:val="single" w:sz="4" w:space="0" w:color="auto"/>
              <w:left w:val="nil"/>
              <w:bottom w:val="single" w:sz="4" w:space="0" w:color="auto"/>
              <w:right w:val="nil"/>
            </w:tcBorders>
            <w:shd w:val="clear" w:color="auto" w:fill="FFC000"/>
          </w:tcPr>
          <w:p w14:paraId="1462C99D" w14:textId="77777777" w:rsidR="00F643FC" w:rsidRPr="00CC07E7" w:rsidRDefault="00F643FC" w:rsidP="00353F42">
            <w:pPr>
              <w:spacing w:before="120" w:after="0"/>
              <w:jc w:val="center"/>
              <w:rPr>
                <w:rFonts w:eastAsia="Times New Roman" w:cs="Calibri"/>
                <w:b/>
                <w:bCs/>
                <w:szCs w:val="22"/>
              </w:rPr>
            </w:pPr>
          </w:p>
        </w:tc>
        <w:tc>
          <w:tcPr>
            <w:tcW w:w="152" w:type="pct"/>
            <w:tcBorders>
              <w:top w:val="single" w:sz="4" w:space="0" w:color="auto"/>
              <w:left w:val="nil"/>
              <w:bottom w:val="single" w:sz="4" w:space="0" w:color="auto"/>
              <w:right w:val="nil"/>
            </w:tcBorders>
            <w:shd w:val="clear" w:color="auto" w:fill="FFC000"/>
            <w:noWrap/>
            <w:vAlign w:val="center"/>
            <w:hideMark/>
          </w:tcPr>
          <w:p w14:paraId="2CDD4701" w14:textId="77777777" w:rsidR="00F643FC" w:rsidRPr="00CC07E7" w:rsidRDefault="00F643FC" w:rsidP="00353F42">
            <w:pPr>
              <w:spacing w:before="120" w:after="0"/>
              <w:jc w:val="center"/>
              <w:rPr>
                <w:rFonts w:eastAsia="Times New Roman" w:cs="Calibri"/>
                <w:b/>
                <w:bCs/>
                <w:szCs w:val="22"/>
              </w:rPr>
            </w:pPr>
            <w:r w:rsidRPr="00CC07E7">
              <w:rPr>
                <w:rFonts w:eastAsia="Times New Roman" w:cs="Calibri"/>
                <w:b/>
                <w:bCs/>
                <w:szCs w:val="22"/>
              </w:rPr>
              <w:t> </w:t>
            </w:r>
          </w:p>
        </w:tc>
        <w:tc>
          <w:tcPr>
            <w:tcW w:w="985" w:type="pct"/>
            <w:tcBorders>
              <w:top w:val="single" w:sz="4" w:space="0" w:color="auto"/>
              <w:left w:val="nil"/>
              <w:bottom w:val="single" w:sz="4" w:space="0" w:color="auto"/>
              <w:right w:val="nil"/>
            </w:tcBorders>
            <w:shd w:val="clear" w:color="auto" w:fill="FFC000"/>
            <w:noWrap/>
            <w:vAlign w:val="center"/>
            <w:hideMark/>
          </w:tcPr>
          <w:p w14:paraId="3FF9C954" w14:textId="77777777" w:rsidR="00F643FC" w:rsidRPr="00CC07E7" w:rsidRDefault="00F643FC" w:rsidP="00353F42">
            <w:pPr>
              <w:spacing w:before="120" w:after="0"/>
              <w:jc w:val="center"/>
              <w:rPr>
                <w:rFonts w:eastAsia="Times New Roman" w:cs="Calibri"/>
                <w:color w:val="000000"/>
                <w:szCs w:val="22"/>
              </w:rPr>
            </w:pPr>
            <w:r w:rsidRPr="00CC07E7">
              <w:rPr>
                <w:rFonts w:eastAsia="Times New Roman" w:cs="Calibri"/>
                <w:color w:val="000000"/>
                <w:szCs w:val="22"/>
              </w:rPr>
              <w:t> </w:t>
            </w:r>
          </w:p>
        </w:tc>
        <w:tc>
          <w:tcPr>
            <w:tcW w:w="675" w:type="pct"/>
            <w:tcBorders>
              <w:top w:val="single" w:sz="4" w:space="0" w:color="auto"/>
              <w:left w:val="nil"/>
              <w:bottom w:val="single" w:sz="4" w:space="0" w:color="auto"/>
              <w:right w:val="single" w:sz="4" w:space="0" w:color="auto"/>
            </w:tcBorders>
            <w:shd w:val="clear" w:color="auto" w:fill="FFC000"/>
            <w:noWrap/>
            <w:vAlign w:val="center"/>
            <w:hideMark/>
          </w:tcPr>
          <w:p w14:paraId="6CAD7ECB" w14:textId="77777777" w:rsidR="00F643FC" w:rsidRPr="00CC07E7" w:rsidRDefault="00F643FC" w:rsidP="00353F42">
            <w:pPr>
              <w:spacing w:before="120" w:after="0"/>
              <w:jc w:val="center"/>
              <w:rPr>
                <w:rFonts w:eastAsia="Times New Roman" w:cs="Calibri"/>
                <w:color w:val="000000"/>
                <w:szCs w:val="22"/>
              </w:rPr>
            </w:pPr>
            <w:r w:rsidRPr="00CC07E7">
              <w:rPr>
                <w:rFonts w:eastAsia="Times New Roman" w:cs="Calibri"/>
                <w:color w:val="000000"/>
                <w:szCs w:val="22"/>
              </w:rPr>
              <w:t> </w:t>
            </w:r>
          </w:p>
        </w:tc>
      </w:tr>
      <w:tr w:rsidR="00F643FC" w:rsidRPr="00CC07E7" w14:paraId="489B0198" w14:textId="77777777" w:rsidTr="00090EFE">
        <w:trPr>
          <w:trHeight w:val="300"/>
        </w:trPr>
        <w:tc>
          <w:tcPr>
            <w:tcW w:w="2052" w:type="pct"/>
            <w:gridSpan w:val="2"/>
            <w:tcBorders>
              <w:top w:val="single" w:sz="4" w:space="0" w:color="auto"/>
              <w:left w:val="single" w:sz="4" w:space="0" w:color="auto"/>
              <w:bottom w:val="single" w:sz="4" w:space="0" w:color="auto"/>
              <w:right w:val="single" w:sz="4" w:space="0" w:color="000000"/>
            </w:tcBorders>
            <w:shd w:val="clear" w:color="auto" w:fill="404040"/>
            <w:noWrap/>
            <w:vAlign w:val="center"/>
            <w:hideMark/>
          </w:tcPr>
          <w:p w14:paraId="5636FE8C" w14:textId="77777777" w:rsidR="00F643FC" w:rsidRPr="00CC07E7" w:rsidRDefault="00F643FC" w:rsidP="00353F42">
            <w:pPr>
              <w:spacing w:before="120" w:after="0"/>
              <w:rPr>
                <w:rFonts w:eastAsia="Times New Roman" w:cs="Calibri"/>
                <w:b/>
                <w:bCs/>
                <w:color w:val="FFFFFF"/>
                <w:szCs w:val="22"/>
              </w:rPr>
            </w:pPr>
            <w:r w:rsidRPr="00CC07E7">
              <w:rPr>
                <w:rFonts w:eastAsia="Times New Roman" w:cs="Calibri"/>
                <w:b/>
                <w:bCs/>
                <w:color w:val="FFFFFF"/>
                <w:szCs w:val="22"/>
              </w:rPr>
              <w:t xml:space="preserve">Device Description </w:t>
            </w:r>
          </w:p>
        </w:tc>
        <w:tc>
          <w:tcPr>
            <w:tcW w:w="1137" w:type="pct"/>
            <w:tcBorders>
              <w:top w:val="nil"/>
              <w:left w:val="nil"/>
              <w:bottom w:val="single" w:sz="4" w:space="0" w:color="auto"/>
              <w:right w:val="nil"/>
            </w:tcBorders>
            <w:shd w:val="clear" w:color="auto" w:fill="404040"/>
          </w:tcPr>
          <w:p w14:paraId="16D017EE" w14:textId="77777777" w:rsidR="00F643FC" w:rsidRPr="00CC07E7" w:rsidRDefault="00F643FC" w:rsidP="00353F42">
            <w:pPr>
              <w:spacing w:before="120" w:after="0"/>
              <w:jc w:val="center"/>
              <w:rPr>
                <w:rFonts w:eastAsia="Times New Roman" w:cs="Calibri"/>
                <w:b/>
                <w:bCs/>
                <w:color w:val="FFFFFF"/>
                <w:szCs w:val="22"/>
              </w:rPr>
            </w:pPr>
            <w:r>
              <w:rPr>
                <w:rFonts w:eastAsia="Times New Roman" w:cs="Calibri"/>
                <w:b/>
                <w:bCs/>
                <w:color w:val="FFFFFF"/>
                <w:szCs w:val="22"/>
              </w:rPr>
              <w:t>Scope of supply</w:t>
            </w:r>
          </w:p>
        </w:tc>
        <w:tc>
          <w:tcPr>
            <w:tcW w:w="1137" w:type="pct"/>
            <w:gridSpan w:val="2"/>
            <w:tcBorders>
              <w:top w:val="nil"/>
              <w:left w:val="nil"/>
              <w:bottom w:val="single" w:sz="4" w:space="0" w:color="auto"/>
              <w:right w:val="single" w:sz="4" w:space="0" w:color="auto"/>
            </w:tcBorders>
            <w:shd w:val="clear" w:color="auto" w:fill="404040"/>
            <w:noWrap/>
            <w:vAlign w:val="center"/>
            <w:hideMark/>
          </w:tcPr>
          <w:p w14:paraId="4832BB7C" w14:textId="77777777" w:rsidR="00F643FC" w:rsidRPr="00CC07E7" w:rsidRDefault="00F643FC" w:rsidP="00353F42">
            <w:pPr>
              <w:spacing w:before="120" w:after="0"/>
              <w:jc w:val="center"/>
              <w:rPr>
                <w:rFonts w:eastAsia="Times New Roman" w:cs="Calibri"/>
                <w:b/>
                <w:bCs/>
                <w:color w:val="FFFFFF"/>
                <w:szCs w:val="22"/>
              </w:rPr>
            </w:pPr>
            <w:r w:rsidRPr="00CC07E7">
              <w:rPr>
                <w:rFonts w:eastAsia="Times New Roman" w:cs="Calibri"/>
                <w:b/>
                <w:bCs/>
                <w:color w:val="FFFFFF"/>
                <w:szCs w:val="22"/>
              </w:rPr>
              <w:t>Nomad ID Number</w:t>
            </w:r>
          </w:p>
        </w:tc>
        <w:tc>
          <w:tcPr>
            <w:tcW w:w="675" w:type="pct"/>
            <w:tcBorders>
              <w:top w:val="nil"/>
              <w:left w:val="nil"/>
              <w:bottom w:val="single" w:sz="4" w:space="0" w:color="auto"/>
              <w:right w:val="single" w:sz="4" w:space="0" w:color="auto"/>
            </w:tcBorders>
            <w:shd w:val="clear" w:color="auto" w:fill="404040"/>
            <w:noWrap/>
            <w:vAlign w:val="center"/>
            <w:hideMark/>
          </w:tcPr>
          <w:p w14:paraId="5D4F5C76" w14:textId="77777777" w:rsidR="00F643FC" w:rsidRPr="00CC07E7" w:rsidRDefault="00F643FC" w:rsidP="00353F42">
            <w:pPr>
              <w:spacing w:before="120" w:after="0"/>
              <w:jc w:val="center"/>
              <w:rPr>
                <w:rFonts w:eastAsia="Times New Roman" w:cs="Calibri"/>
                <w:b/>
                <w:bCs/>
                <w:color w:val="FFFFFF"/>
                <w:szCs w:val="22"/>
              </w:rPr>
            </w:pPr>
            <w:r w:rsidRPr="00CC07E7">
              <w:rPr>
                <w:rFonts w:eastAsia="Times New Roman" w:cs="Calibri"/>
                <w:b/>
                <w:bCs/>
                <w:color w:val="FFFFFF"/>
                <w:szCs w:val="22"/>
              </w:rPr>
              <w:t xml:space="preserve">Quantity </w:t>
            </w:r>
          </w:p>
        </w:tc>
      </w:tr>
      <w:tr w:rsidR="00090EFE" w:rsidRPr="00CC07E7" w14:paraId="43501B90" w14:textId="77777777" w:rsidTr="00090EFE">
        <w:trPr>
          <w:trHeight w:val="300"/>
        </w:trPr>
        <w:tc>
          <w:tcPr>
            <w:tcW w:w="205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0E9453D" w14:textId="77777777" w:rsidR="00090EFE" w:rsidRPr="002F5404" w:rsidRDefault="00090EFE" w:rsidP="00090EFE">
            <w:pPr>
              <w:spacing w:before="120" w:after="0"/>
              <w:rPr>
                <w:ins w:id="3877" w:author="Abbas Rizvi" w:date="2023-03-29T23:13:00Z"/>
                <w:rFonts w:asciiTheme="minorHAnsi" w:eastAsia="Times New Roman" w:hAnsiTheme="minorHAnsi" w:cstheme="minorHAnsi"/>
                <w:b/>
                <w:bCs/>
                <w:sz w:val="20"/>
              </w:rPr>
            </w:pPr>
            <w:ins w:id="3878" w:author="Abbas Rizvi" w:date="2023-03-29T23:13:00Z">
              <w:r w:rsidRPr="002F5404">
                <w:rPr>
                  <w:rFonts w:asciiTheme="minorHAnsi" w:eastAsia="Times New Roman" w:hAnsiTheme="minorHAnsi" w:cstheme="minorHAnsi"/>
                  <w:b/>
                  <w:bCs/>
                  <w:sz w:val="20"/>
                </w:rPr>
                <w:t xml:space="preserve">Access Point: </w:t>
              </w:r>
            </w:ins>
          </w:p>
          <w:p w14:paraId="5011FD51" w14:textId="77777777" w:rsidR="00090EFE" w:rsidRPr="00093D69" w:rsidRDefault="00090EFE" w:rsidP="00090EFE">
            <w:pPr>
              <w:spacing w:before="120" w:after="0"/>
              <w:rPr>
                <w:ins w:id="3879" w:author="Abbas Rizvi" w:date="2023-03-29T23:13:00Z"/>
                <w:rFonts w:asciiTheme="minorHAnsi" w:eastAsia="Times New Roman" w:hAnsiTheme="minorHAnsi" w:cstheme="minorHAnsi"/>
                <w:b/>
                <w:bCs/>
                <w:sz w:val="20"/>
              </w:rPr>
            </w:pPr>
            <w:ins w:id="3880" w:author="Abbas Rizvi" w:date="2023-03-29T23:13:00Z">
              <w:r w:rsidRPr="00093D69">
                <w:rPr>
                  <w:rFonts w:asciiTheme="minorHAnsi" w:eastAsia="Times New Roman" w:hAnsiTheme="minorHAnsi" w:cstheme="minorHAnsi"/>
                  <w:b/>
                  <w:bCs/>
                  <w:sz w:val="20"/>
                </w:rPr>
                <w:t xml:space="preserve">Westermo </w:t>
              </w:r>
              <w:r>
                <w:fldChar w:fldCharType="begin"/>
              </w:r>
              <w:r w:rsidRPr="00093D69">
                <w:instrText>HYPERLINK "javascript:__doPostBack('ctl00$ctl39$g_bd0ab825_1e9c_438a_9528_2ab11cb2f642','__connect=%7bg_f7168b99_abbb_497c_873e_dbf076cd1311*@ID=1043%7d;')" \t "_self"</w:instrText>
              </w:r>
              <w:r>
                <w:fldChar w:fldCharType="separate"/>
              </w:r>
              <w:r w:rsidRPr="00093D69">
                <w:rPr>
                  <w:rFonts w:asciiTheme="minorHAnsi" w:eastAsia="Times New Roman" w:hAnsiTheme="minorHAnsi" w:cstheme="minorHAnsi"/>
                  <w:b/>
                  <w:bCs/>
                  <w:sz w:val="20"/>
                </w:rPr>
                <w:t>Ibex 610</w:t>
              </w:r>
              <w:r>
                <w:rPr>
                  <w:rFonts w:asciiTheme="minorHAnsi" w:eastAsia="Times New Roman" w:hAnsiTheme="minorHAnsi" w:cstheme="minorHAnsi"/>
                  <w:b/>
                  <w:bCs/>
                  <w:sz w:val="20"/>
                </w:rPr>
                <w:fldChar w:fldCharType="end"/>
              </w:r>
            </w:ins>
          </w:p>
          <w:p w14:paraId="5D2FE331" w14:textId="69685262" w:rsidR="00090EFE" w:rsidRPr="00093D69" w:rsidRDefault="00090EFE" w:rsidP="00090EFE">
            <w:pPr>
              <w:spacing w:before="120" w:after="0"/>
              <w:rPr>
                <w:ins w:id="3881" w:author="Abbas Rizvi" w:date="2023-03-29T23:13:00Z"/>
                <w:rFonts w:asciiTheme="minorHAnsi" w:eastAsia="Times New Roman" w:hAnsiTheme="minorHAnsi" w:cstheme="minorHAnsi"/>
                <w:b/>
                <w:bCs/>
                <w:sz w:val="20"/>
              </w:rPr>
            </w:pPr>
          </w:p>
          <w:p w14:paraId="379C6211" w14:textId="59B15913" w:rsidR="00090EFE" w:rsidRPr="00093D69" w:rsidDel="00DC78E5" w:rsidRDefault="00090EFE" w:rsidP="00090EFE">
            <w:pPr>
              <w:spacing w:before="120" w:after="0"/>
              <w:rPr>
                <w:del w:id="3882" w:author="Abbas Rizvi" w:date="2023-03-29T23:13:00Z"/>
                <w:rFonts w:asciiTheme="minorHAnsi" w:eastAsia="Times New Roman" w:hAnsiTheme="minorHAnsi" w:cstheme="minorHAnsi"/>
                <w:b/>
                <w:bCs/>
                <w:sz w:val="20"/>
              </w:rPr>
            </w:pPr>
            <w:del w:id="3883" w:author="Abbas Rizvi" w:date="2023-03-29T23:13:00Z">
              <w:r w:rsidRPr="00093D69" w:rsidDel="00DC78E5">
                <w:rPr>
                  <w:rFonts w:asciiTheme="minorHAnsi" w:eastAsia="Times New Roman" w:hAnsiTheme="minorHAnsi" w:cstheme="minorHAnsi"/>
                  <w:b/>
                  <w:bCs/>
                  <w:sz w:val="20"/>
                </w:rPr>
                <w:delText xml:space="preserve">Access Point: </w:delText>
              </w:r>
            </w:del>
          </w:p>
          <w:p w14:paraId="2C9849CD" w14:textId="09815011" w:rsidR="00090EFE" w:rsidRPr="00C21728" w:rsidRDefault="00090EFE" w:rsidP="00090EFE">
            <w:pPr>
              <w:spacing w:before="120" w:after="0"/>
              <w:rPr>
                <w:rFonts w:asciiTheme="minorHAnsi" w:eastAsia="Times New Roman" w:hAnsiTheme="minorHAnsi" w:cstheme="minorHAnsi"/>
                <w:sz w:val="20"/>
                <w:lang w:val="fr-BE"/>
              </w:rPr>
            </w:pPr>
            <w:del w:id="3884" w:author="Abbas Rizvi" w:date="2023-03-29T23:13:00Z">
              <w:r w:rsidRPr="00093D69" w:rsidDel="00DC78E5">
                <w:rPr>
                  <w:rFonts w:asciiTheme="minorHAnsi" w:eastAsia="Times New Roman" w:hAnsiTheme="minorHAnsi" w:cstheme="minorHAnsi"/>
                  <w:b/>
                  <w:bCs/>
                  <w:sz w:val="20"/>
                </w:rPr>
                <w:delText>Westermo Ibex 610</w:delText>
              </w:r>
            </w:del>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6954161C" w14:textId="54E596BF" w:rsidR="00090EFE" w:rsidRPr="007D359A" w:rsidRDefault="00090EFE" w:rsidP="00090EFE">
            <w:pPr>
              <w:spacing w:before="120" w:after="0"/>
              <w:jc w:val="center"/>
              <w:rPr>
                <w:rFonts w:asciiTheme="minorHAnsi" w:eastAsia="Times New Roman" w:hAnsiTheme="minorHAnsi" w:cstheme="minorHAnsi"/>
                <w:sz w:val="20"/>
              </w:rPr>
            </w:pPr>
            <w:ins w:id="3885" w:author="Abbas Rizvi" w:date="2023-03-29T23:13:00Z">
              <w:r w:rsidRPr="002F5404">
                <w:rPr>
                  <w:rFonts w:asciiTheme="minorHAnsi" w:eastAsia="Times New Roman" w:hAnsiTheme="minorHAnsi" w:cstheme="minorHAnsi"/>
                  <w:sz w:val="20"/>
                </w:rPr>
                <w:t>Nomad</w:t>
              </w:r>
            </w:ins>
            <w:del w:id="3886" w:author="Abbas Rizvi" w:date="2023-03-29T23:13:00Z">
              <w:r w:rsidRPr="007D359A" w:rsidDel="00DC78E5">
                <w:rPr>
                  <w:rFonts w:asciiTheme="minorHAnsi" w:eastAsia="Times New Roman" w:hAnsiTheme="minorHAnsi" w:cstheme="minorHAnsi"/>
                  <w:sz w:val="20"/>
                </w:rPr>
                <w:delText>Nomad</w:delText>
              </w:r>
            </w:del>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DA55ACA" w14:textId="77777777" w:rsidR="00090EFE" w:rsidRDefault="00090EFE" w:rsidP="00090EFE">
            <w:pPr>
              <w:spacing w:before="120" w:after="0"/>
              <w:jc w:val="center"/>
              <w:rPr>
                <w:ins w:id="3887" w:author="Abbas Rizvi" w:date="2023-03-29T23:13:00Z"/>
                <w:rFonts w:asciiTheme="minorHAnsi" w:eastAsia="Times New Roman" w:hAnsiTheme="minorHAnsi" w:cstheme="minorHAnsi"/>
                <w:sz w:val="20"/>
              </w:rPr>
            </w:pPr>
            <w:ins w:id="3888" w:author="Abbas Rizvi" w:date="2023-03-29T23:13:00Z">
              <w:r>
                <w:rPr>
                  <w:rFonts w:asciiTheme="minorHAnsi" w:eastAsia="Times New Roman" w:hAnsiTheme="minorHAnsi" w:cstheme="minorHAnsi"/>
                  <w:sz w:val="20"/>
                </w:rPr>
                <w:t>NMID 1043</w:t>
              </w:r>
            </w:ins>
          </w:p>
          <w:p w14:paraId="59332CEB" w14:textId="5E77CC5A" w:rsidR="00090EFE" w:rsidRPr="007D359A" w:rsidRDefault="00090EFE" w:rsidP="00090EFE">
            <w:pPr>
              <w:spacing w:before="120" w:after="0"/>
              <w:jc w:val="center"/>
              <w:rPr>
                <w:rFonts w:asciiTheme="minorHAnsi" w:eastAsia="Times New Roman" w:hAnsiTheme="minorHAnsi" w:cstheme="minorHAnsi"/>
                <w:sz w:val="20"/>
              </w:rPr>
            </w:pPr>
            <w:del w:id="3889" w:author="Abbas Rizvi" w:date="2023-03-29T23:13:00Z">
              <w:r w:rsidDel="00DC78E5">
                <w:rPr>
                  <w:rFonts w:asciiTheme="minorHAnsi" w:eastAsia="Times New Roman" w:hAnsiTheme="minorHAnsi" w:cstheme="minorHAnsi"/>
                  <w:sz w:val="20"/>
                </w:rPr>
                <w:delText>NMID 1043</w:delText>
              </w:r>
            </w:del>
          </w:p>
        </w:tc>
        <w:tc>
          <w:tcPr>
            <w:tcW w:w="675" w:type="pct"/>
            <w:tcBorders>
              <w:top w:val="single" w:sz="4" w:space="0" w:color="auto"/>
              <w:left w:val="single" w:sz="4" w:space="0" w:color="auto"/>
              <w:right w:val="single" w:sz="4" w:space="0" w:color="auto"/>
            </w:tcBorders>
            <w:shd w:val="clear" w:color="auto" w:fill="D9D9D9"/>
            <w:noWrap/>
            <w:vAlign w:val="center"/>
            <w:hideMark/>
          </w:tcPr>
          <w:p w14:paraId="1B4F111C" w14:textId="361EC3BF" w:rsidR="00090EFE" w:rsidRPr="007D359A" w:rsidRDefault="003B7297" w:rsidP="00090EFE">
            <w:pPr>
              <w:spacing w:before="120" w:after="0"/>
              <w:jc w:val="center"/>
              <w:rPr>
                <w:rFonts w:asciiTheme="minorHAnsi" w:eastAsia="Times New Roman" w:hAnsiTheme="minorHAnsi" w:cstheme="minorHAnsi"/>
                <w:sz w:val="20"/>
              </w:rPr>
            </w:pPr>
            <w:ins w:id="3890" w:author="Abbas Rizvi" w:date="2023-05-11T17:01:00Z">
              <w:r>
                <w:rPr>
                  <w:rFonts w:asciiTheme="minorHAnsi" w:eastAsia="Times New Roman" w:hAnsiTheme="minorHAnsi" w:cstheme="minorHAnsi"/>
                  <w:sz w:val="20"/>
                </w:rPr>
                <w:t>4</w:t>
              </w:r>
            </w:ins>
            <w:del w:id="3891" w:author="Abbas Rizvi" w:date="2023-03-29T23:13:00Z">
              <w:r w:rsidR="00090EFE" w:rsidRPr="007D359A" w:rsidDel="00DC78E5">
                <w:rPr>
                  <w:rFonts w:asciiTheme="minorHAnsi" w:eastAsia="Times New Roman" w:hAnsiTheme="minorHAnsi" w:cstheme="minorHAnsi"/>
                  <w:sz w:val="20"/>
                </w:rPr>
                <w:delText>2</w:delText>
              </w:r>
            </w:del>
          </w:p>
        </w:tc>
      </w:tr>
      <w:tr w:rsidR="00F643FC" w:rsidRPr="00CC07E7" w14:paraId="021AEC2E" w14:textId="77777777" w:rsidTr="00090EFE">
        <w:trPr>
          <w:trHeight w:val="787"/>
        </w:trPr>
        <w:tc>
          <w:tcPr>
            <w:tcW w:w="205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33E4C95" w14:textId="36CDA42C" w:rsidR="00F643FC" w:rsidRPr="00C21728" w:rsidRDefault="00F643FC" w:rsidP="00D826E3">
            <w:pPr>
              <w:spacing w:before="120" w:after="0"/>
              <w:rPr>
                <w:rFonts w:asciiTheme="minorHAnsi" w:eastAsia="Times New Roman" w:hAnsiTheme="minorHAnsi" w:cstheme="minorHAnsi"/>
                <w:b/>
                <w:bCs/>
                <w:sz w:val="20"/>
              </w:rPr>
            </w:pPr>
            <w:r w:rsidRPr="00C21728">
              <w:rPr>
                <w:rFonts w:asciiTheme="minorHAnsi" w:eastAsia="Times New Roman" w:hAnsiTheme="minorHAnsi" w:cstheme="minorHAnsi"/>
                <w:b/>
                <w:bCs/>
                <w:sz w:val="20"/>
              </w:rPr>
              <w:t xml:space="preserve">Switch: </w:t>
            </w:r>
            <w:r w:rsidR="00D826E3" w:rsidRPr="00C21728">
              <w:rPr>
                <w:rFonts w:asciiTheme="minorHAnsi" w:eastAsia="Times New Roman" w:hAnsiTheme="minorHAnsi" w:cstheme="minorHAnsi"/>
                <w:b/>
                <w:bCs/>
                <w:sz w:val="20"/>
              </w:rPr>
              <w:t>VDSRail DS-CSWP</w:t>
            </w:r>
            <w:r w:rsidR="00C21728" w:rsidRPr="00C21728">
              <w:rPr>
                <w:rFonts w:asciiTheme="minorHAnsi" w:eastAsia="Times New Roman" w:hAnsiTheme="minorHAnsi" w:cstheme="minorHAnsi"/>
                <w:b/>
                <w:bCs/>
                <w:sz w:val="20"/>
              </w:rPr>
              <w:t>28</w:t>
            </w:r>
            <w:r w:rsidR="00D826E3" w:rsidRPr="00C21728">
              <w:rPr>
                <w:rFonts w:asciiTheme="minorHAnsi" w:eastAsia="Times New Roman" w:hAnsiTheme="minorHAnsi" w:cstheme="minorHAnsi"/>
                <w:b/>
                <w:bCs/>
                <w:sz w:val="20"/>
              </w:rPr>
              <w:t xml:space="preserve"> (</w:t>
            </w:r>
            <w:r w:rsidR="00C21728" w:rsidRPr="00C21728">
              <w:rPr>
                <w:rFonts w:asciiTheme="minorHAnsi" w:eastAsia="Times New Roman" w:hAnsiTheme="minorHAnsi" w:cstheme="minorHAnsi"/>
                <w:b/>
                <w:bCs/>
                <w:sz w:val="20"/>
              </w:rPr>
              <w:t>28</w:t>
            </w:r>
            <w:r w:rsidR="00D826E3" w:rsidRPr="00C21728">
              <w:rPr>
                <w:rFonts w:asciiTheme="minorHAnsi" w:eastAsia="Times New Roman" w:hAnsiTheme="minorHAnsi" w:cstheme="minorHAnsi"/>
                <w:b/>
                <w:bCs/>
                <w:sz w:val="20"/>
              </w:rPr>
              <w:t xml:space="preserve"> port)</w:t>
            </w:r>
          </w:p>
          <w:p w14:paraId="649A90F8" w14:textId="77777777" w:rsidR="00F643FC" w:rsidRPr="00C21728" w:rsidRDefault="00F643FC" w:rsidP="00306FA6">
            <w:pPr>
              <w:spacing w:before="120" w:after="0"/>
              <w:rPr>
                <w:rFonts w:asciiTheme="minorHAnsi" w:eastAsia="Times New Roman" w:hAnsiTheme="minorHAnsi" w:cstheme="minorHAnsi"/>
                <w:b/>
                <w:bCs/>
                <w:sz w:val="20"/>
              </w:rPr>
            </w:pPr>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18B86F22" w14:textId="77777777" w:rsidR="00F643FC" w:rsidRPr="007D359A" w:rsidRDefault="00F643FC" w:rsidP="00353F42">
            <w:pPr>
              <w:spacing w:before="120" w:after="0"/>
              <w:jc w:val="center"/>
              <w:rPr>
                <w:rFonts w:asciiTheme="minorHAnsi" w:eastAsia="Times New Roman" w:hAnsiTheme="minorHAnsi" w:cstheme="minorHAnsi"/>
                <w:sz w:val="20"/>
              </w:rPr>
            </w:pPr>
            <w:r w:rsidRPr="007D359A">
              <w:rPr>
                <w:rFonts w:asciiTheme="minorHAnsi" w:eastAsia="Times New Roman" w:hAnsiTheme="minorHAnsi" w:cstheme="minorHAnsi"/>
                <w:sz w:val="20"/>
              </w:rPr>
              <w:t>Nomad</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68C3A8C" w14:textId="03D0CA16" w:rsidR="00F643FC" w:rsidRPr="007D359A" w:rsidRDefault="00D826E3" w:rsidP="00353F4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TBD</w:t>
            </w:r>
          </w:p>
          <w:p w14:paraId="628C50DF" w14:textId="77777777" w:rsidR="00F643FC" w:rsidRPr="007D359A" w:rsidRDefault="00F643FC" w:rsidP="00306FA6">
            <w:pPr>
              <w:spacing w:before="120" w:after="0"/>
              <w:jc w:val="center"/>
              <w:rPr>
                <w:rFonts w:asciiTheme="minorHAnsi" w:eastAsia="Times New Roman" w:hAnsiTheme="minorHAnsi" w:cstheme="minorHAnsi"/>
                <w:sz w:val="20"/>
              </w:rPr>
            </w:pPr>
          </w:p>
        </w:tc>
        <w:tc>
          <w:tcPr>
            <w:tcW w:w="675" w:type="pct"/>
            <w:tcBorders>
              <w:top w:val="single" w:sz="4" w:space="0" w:color="auto"/>
              <w:left w:val="single" w:sz="4" w:space="0" w:color="auto"/>
              <w:right w:val="single" w:sz="4" w:space="0" w:color="auto"/>
            </w:tcBorders>
            <w:shd w:val="clear" w:color="auto" w:fill="D9D9D9"/>
            <w:noWrap/>
            <w:vAlign w:val="center"/>
          </w:tcPr>
          <w:p w14:paraId="3C0760D7" w14:textId="6A5DDEC8" w:rsidR="00F643FC" w:rsidRPr="007D359A" w:rsidRDefault="00322A46" w:rsidP="00353F42">
            <w:pPr>
              <w:spacing w:before="120" w:after="0"/>
              <w:jc w:val="center"/>
              <w:rPr>
                <w:rFonts w:asciiTheme="minorHAnsi" w:eastAsia="Times New Roman" w:hAnsiTheme="minorHAnsi" w:cstheme="minorHAnsi"/>
                <w:sz w:val="20"/>
              </w:rPr>
            </w:pPr>
            <w:ins w:id="3892" w:author="Abbas Rizvi" w:date="2023-03-29T23:16:00Z">
              <w:r>
                <w:rPr>
                  <w:rFonts w:asciiTheme="minorHAnsi" w:eastAsia="Times New Roman" w:hAnsiTheme="minorHAnsi" w:cstheme="minorHAnsi"/>
                  <w:sz w:val="20"/>
                </w:rPr>
                <w:t>3</w:t>
              </w:r>
            </w:ins>
            <w:del w:id="3893" w:author="Abbas Rizvi" w:date="2023-03-29T23:13:00Z">
              <w:r w:rsidR="005E2AA0" w:rsidDel="00090EFE">
                <w:rPr>
                  <w:rFonts w:asciiTheme="minorHAnsi" w:eastAsia="Times New Roman" w:hAnsiTheme="minorHAnsi" w:cstheme="minorHAnsi"/>
                  <w:sz w:val="20"/>
                </w:rPr>
                <w:delText>2</w:delText>
              </w:r>
            </w:del>
          </w:p>
        </w:tc>
      </w:tr>
      <w:tr w:rsidR="00F643FC" w:rsidRPr="00CC07E7" w14:paraId="762C466B" w14:textId="77777777" w:rsidTr="00090EFE">
        <w:trPr>
          <w:trHeight w:val="787"/>
        </w:trPr>
        <w:tc>
          <w:tcPr>
            <w:tcW w:w="2052"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
          <w:p w14:paraId="5DE34C8B" w14:textId="70280519" w:rsidR="00F643FC" w:rsidRPr="00C21728" w:rsidRDefault="00090EFE" w:rsidP="00353F42">
            <w:pPr>
              <w:spacing w:before="120" w:after="0"/>
              <w:rPr>
                <w:rFonts w:asciiTheme="minorHAnsi" w:eastAsia="Times New Roman" w:hAnsiTheme="minorHAnsi" w:cstheme="minorHAnsi"/>
                <w:b/>
                <w:bCs/>
                <w:sz w:val="20"/>
              </w:rPr>
            </w:pPr>
            <w:ins w:id="3894" w:author="Abbas Rizvi" w:date="2023-03-29T23:13:00Z">
              <w:r w:rsidRPr="002F5404">
                <w:rPr>
                  <w:rFonts w:asciiTheme="minorHAnsi" w:eastAsia="Times New Roman" w:hAnsiTheme="minorHAnsi" w:cstheme="minorHAnsi"/>
                  <w:b/>
                  <w:bCs/>
                  <w:sz w:val="20"/>
                </w:rPr>
                <w:t xml:space="preserve">Sencity Omni-SR Slim MIMO Antenna (Internal) </w:t>
              </w:r>
              <w:r w:rsidRPr="002F5404">
                <w:rPr>
                  <w:rFonts w:asciiTheme="minorHAnsi" w:eastAsia="Times New Roman" w:hAnsiTheme="minorHAnsi" w:cstheme="minorHAnsi"/>
                  <w:b/>
                  <w:bCs/>
                  <w:sz w:val="20"/>
                </w:rPr>
                <w:br/>
                <w:t xml:space="preserve">Huber&amp;Suhner </w:t>
              </w:r>
              <w:r>
                <w:rPr>
                  <w:rFonts w:asciiTheme="minorHAnsi" w:eastAsia="Times New Roman" w:hAnsiTheme="minorHAnsi" w:cstheme="minorHAnsi"/>
                  <w:b/>
                  <w:bCs/>
                  <w:sz w:val="20"/>
                </w:rPr>
                <w:t xml:space="preserve">6x6 MIMO Wifi6e </w:t>
              </w:r>
              <w:r w:rsidRPr="002F5404">
                <w:rPr>
                  <w:rFonts w:asciiTheme="minorHAnsi" w:eastAsia="Times New Roman" w:hAnsiTheme="minorHAnsi" w:cstheme="minorHAnsi"/>
                  <w:b/>
                  <w:bCs/>
                  <w:sz w:val="20"/>
                </w:rPr>
                <w:t>1399.35.0020</w:t>
              </w:r>
            </w:ins>
            <w:del w:id="3895" w:author="Abbas Rizvi" w:date="2023-03-29T23:13:00Z">
              <w:r w:rsidR="00F643FC" w:rsidRPr="00C21728" w:rsidDel="00090EFE">
                <w:rPr>
                  <w:rFonts w:asciiTheme="minorHAnsi" w:eastAsia="Times New Roman" w:hAnsiTheme="minorHAnsi" w:cstheme="minorHAnsi"/>
                  <w:b/>
                  <w:bCs/>
                  <w:sz w:val="20"/>
                </w:rPr>
                <w:delText xml:space="preserve">Sencity Omni-SR Slim MIMO Antenna </w:delText>
              </w:r>
              <w:r w:rsidR="00F643FC" w:rsidRPr="00C21728" w:rsidDel="00090EFE">
                <w:rPr>
                  <w:rFonts w:asciiTheme="minorHAnsi" w:eastAsia="Times New Roman" w:hAnsiTheme="minorHAnsi" w:cstheme="minorHAnsi"/>
                  <w:b/>
                  <w:bCs/>
                  <w:sz w:val="20"/>
                </w:rPr>
                <w:br/>
                <w:delText>Huber&amp;Suhner 1399.35.0020</w:delText>
              </w:r>
              <w:r w:rsidR="00C24013" w:rsidRPr="00C21728" w:rsidDel="00090EFE">
                <w:rPr>
                  <w:rFonts w:asciiTheme="minorHAnsi" w:eastAsia="Times New Roman" w:hAnsiTheme="minorHAnsi" w:cstheme="minorHAnsi"/>
                  <w:b/>
                  <w:bCs/>
                  <w:sz w:val="20"/>
                </w:rPr>
                <w:delText xml:space="preserve"> </w:delText>
              </w:r>
            </w:del>
          </w:p>
        </w:tc>
        <w:tc>
          <w:tcPr>
            <w:tcW w:w="1137" w:type="pct"/>
            <w:tcBorders>
              <w:top w:val="single" w:sz="4" w:space="0" w:color="auto"/>
              <w:left w:val="single" w:sz="4" w:space="0" w:color="auto"/>
              <w:bottom w:val="single" w:sz="4" w:space="0" w:color="auto"/>
              <w:right w:val="single" w:sz="4" w:space="0" w:color="auto"/>
            </w:tcBorders>
            <w:shd w:val="clear" w:color="auto" w:fill="D9D9D9"/>
          </w:tcPr>
          <w:p w14:paraId="73FC544D" w14:textId="19C795AC" w:rsidR="00F643FC" w:rsidRPr="007D359A" w:rsidRDefault="00C21728" w:rsidP="00353F4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Stadler</w:t>
            </w:r>
          </w:p>
        </w:tc>
        <w:tc>
          <w:tcPr>
            <w:tcW w:w="1137" w:type="pct"/>
            <w:gridSpan w:val="2"/>
            <w:tcBorders>
              <w:top w:val="single" w:sz="4" w:space="0" w:color="auto"/>
              <w:left w:val="single" w:sz="4" w:space="0" w:color="auto"/>
              <w:bottom w:val="single" w:sz="4" w:space="0" w:color="auto"/>
              <w:right w:val="single" w:sz="4" w:space="0" w:color="auto"/>
            </w:tcBorders>
            <w:shd w:val="clear" w:color="auto" w:fill="D9D9D9"/>
            <w:noWrap/>
            <w:vAlign w:val="center"/>
          </w:tcPr>
          <w:p w14:paraId="323AFCB8" w14:textId="77777777" w:rsidR="00F643FC" w:rsidRPr="007D359A" w:rsidRDefault="00F643FC" w:rsidP="00353F42">
            <w:pPr>
              <w:spacing w:before="120" w:after="0"/>
              <w:jc w:val="center"/>
              <w:rPr>
                <w:rFonts w:asciiTheme="minorHAnsi" w:eastAsia="Times New Roman" w:hAnsiTheme="minorHAnsi" w:cstheme="minorHAnsi"/>
                <w:sz w:val="20"/>
              </w:rPr>
            </w:pPr>
          </w:p>
        </w:tc>
        <w:tc>
          <w:tcPr>
            <w:tcW w:w="675" w:type="pct"/>
            <w:tcBorders>
              <w:top w:val="single" w:sz="4" w:space="0" w:color="auto"/>
              <w:left w:val="single" w:sz="4" w:space="0" w:color="auto"/>
              <w:right w:val="single" w:sz="4" w:space="0" w:color="auto"/>
            </w:tcBorders>
            <w:shd w:val="clear" w:color="auto" w:fill="D9D9D9"/>
            <w:noWrap/>
            <w:vAlign w:val="center"/>
          </w:tcPr>
          <w:p w14:paraId="1BFDE44E" w14:textId="44400688" w:rsidR="00F643FC" w:rsidRPr="007D359A" w:rsidRDefault="00C21728" w:rsidP="00353F42">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4</w:t>
            </w:r>
          </w:p>
        </w:tc>
      </w:tr>
    </w:tbl>
    <w:p w14:paraId="46C48AA0" w14:textId="28E4E730" w:rsidR="00F643FC" w:rsidRDefault="00F643FC" w:rsidP="00207986"/>
    <w:tbl>
      <w:tblPr>
        <w:tblW w:w="5000" w:type="pct"/>
        <w:tblLook w:val="04A0" w:firstRow="1" w:lastRow="0" w:firstColumn="1" w:lastColumn="0" w:noHBand="0" w:noVBand="1"/>
      </w:tblPr>
      <w:tblGrid>
        <w:gridCol w:w="7508"/>
        <w:gridCol w:w="1837"/>
      </w:tblGrid>
      <w:tr w:rsidR="00311790" w:rsidRPr="002C03D5" w14:paraId="20E99F6A" w14:textId="77777777" w:rsidTr="00EE5575">
        <w:trPr>
          <w:trHeight w:val="300"/>
        </w:trPr>
        <w:tc>
          <w:tcPr>
            <w:tcW w:w="4017"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5046FE87" w14:textId="2DBD6273" w:rsidR="00311790" w:rsidRPr="00EE5575" w:rsidRDefault="00311790" w:rsidP="00353F42">
            <w:pPr>
              <w:spacing w:before="120" w:after="0"/>
              <w:rPr>
                <w:rFonts w:eastAsia="Times New Roman" w:cs="Times New Roman"/>
                <w:b/>
                <w:bCs/>
                <w:szCs w:val="22"/>
              </w:rPr>
            </w:pPr>
            <w:r w:rsidRPr="00EE5575">
              <w:rPr>
                <w:rFonts w:eastAsia="Times New Roman" w:cs="Times New Roman"/>
                <w:b/>
                <w:bCs/>
                <w:szCs w:val="22"/>
              </w:rPr>
              <w:t xml:space="preserve">List of needed mounting brackets </w:t>
            </w:r>
            <w:ins w:id="3896" w:author="Abbas Rizvi" w:date="2023-03-29T23:17:00Z">
              <w:r w:rsidR="00322A46">
                <w:rPr>
                  <w:rFonts w:eastAsia="Times New Roman" w:cs="Times New Roman"/>
                  <w:b/>
                  <w:bCs/>
                  <w:szCs w:val="22"/>
                </w:rPr>
                <w:t xml:space="preserve">per train </w:t>
              </w:r>
            </w:ins>
            <w:r w:rsidRPr="00EE5575">
              <w:rPr>
                <w:rFonts w:eastAsia="Times New Roman" w:cs="Times New Roman"/>
                <w:b/>
                <w:bCs/>
                <w:szCs w:val="22"/>
              </w:rPr>
              <w:t xml:space="preserve">(scope of supply: </w:t>
            </w:r>
            <w:r w:rsidR="00B17A9E">
              <w:rPr>
                <w:rFonts w:eastAsia="Times New Roman" w:cs="Times New Roman"/>
                <w:b/>
                <w:bCs/>
                <w:szCs w:val="22"/>
              </w:rPr>
              <w:t>Stadler</w:t>
            </w:r>
            <w:r w:rsidRPr="00EE5575">
              <w:rPr>
                <w:rFonts w:eastAsia="Times New Roman" w:cs="Times New Roman"/>
                <w:b/>
                <w:bCs/>
                <w:szCs w:val="22"/>
              </w:rPr>
              <w:t>)</w:t>
            </w:r>
          </w:p>
        </w:tc>
        <w:tc>
          <w:tcPr>
            <w:tcW w:w="983"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5251A311" w14:textId="7F5B0E94" w:rsidR="00311790" w:rsidRPr="00EE5575" w:rsidRDefault="00311790" w:rsidP="00353F42">
            <w:pPr>
              <w:spacing w:before="120" w:after="0"/>
              <w:jc w:val="center"/>
              <w:rPr>
                <w:rFonts w:eastAsia="Times New Roman" w:cs="Times New Roman"/>
                <w:b/>
                <w:bCs/>
                <w:color w:val="000000"/>
                <w:szCs w:val="22"/>
              </w:rPr>
            </w:pPr>
            <w:r w:rsidRPr="00EE5575">
              <w:rPr>
                <w:rFonts w:eastAsia="Times New Roman" w:cs="Times New Roman"/>
                <w:b/>
                <w:bCs/>
                <w:color w:val="000000"/>
                <w:szCs w:val="22"/>
              </w:rPr>
              <w:t>Quantity </w:t>
            </w:r>
          </w:p>
        </w:tc>
      </w:tr>
      <w:tr w:rsidR="00311790" w:rsidRPr="002C03D5" w14:paraId="53D506C5" w14:textId="77777777" w:rsidTr="00EE5575">
        <w:trPr>
          <w:trHeight w:val="525"/>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956FFD" w14:textId="54F8B619" w:rsidR="00311790" w:rsidRPr="005470C2" w:rsidRDefault="005470C2" w:rsidP="00353F42">
            <w:pPr>
              <w:spacing w:before="120" w:after="0"/>
              <w:rPr>
                <w:rFonts w:eastAsia="Times New Roman" w:cs="Times New Roman"/>
                <w:b/>
                <w:bCs/>
                <w:sz w:val="20"/>
              </w:rPr>
            </w:pPr>
            <w:r w:rsidRPr="005470C2">
              <w:rPr>
                <w:rFonts w:eastAsia="Times New Roman" w:cs="Times New Roman"/>
                <w:b/>
                <w:bCs/>
                <w:sz w:val="20"/>
              </w:rPr>
              <w:t>RF connector adapter plate</w:t>
            </w:r>
            <w:r w:rsidR="00311790" w:rsidRPr="005470C2">
              <w:rPr>
                <w:rFonts w:eastAsia="Times New Roman" w:cs="Times New Roman"/>
                <w:b/>
                <w:bCs/>
                <w:sz w:val="20"/>
              </w:rPr>
              <w:t>,</w:t>
            </w:r>
            <w:r w:rsidRPr="005470C2">
              <w:rPr>
                <w:rFonts w:eastAsia="Times New Roman" w:cs="Times New Roman"/>
                <w:b/>
                <w:bCs/>
                <w:sz w:val="20"/>
              </w:rPr>
              <w:t xml:space="preserve"> </w:t>
            </w:r>
            <w:r w:rsidR="00311790" w:rsidRPr="005470C2">
              <w:rPr>
                <w:rFonts w:eastAsia="Times New Roman" w:cs="Times New Roman"/>
                <w:b/>
                <w:bCs/>
                <w:sz w:val="20"/>
              </w:rPr>
              <w:t xml:space="preserve">in stainless steel </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13E732C" w14:textId="77777777" w:rsidR="00311790" w:rsidRPr="005470C2" w:rsidRDefault="00311790" w:rsidP="00353F42">
            <w:pPr>
              <w:spacing w:before="120" w:after="0"/>
              <w:jc w:val="center"/>
              <w:rPr>
                <w:rFonts w:eastAsia="Times New Roman" w:cs="Times New Roman"/>
                <w:sz w:val="20"/>
              </w:rPr>
            </w:pPr>
            <w:r w:rsidRPr="005470C2">
              <w:rPr>
                <w:rFonts w:eastAsia="Times New Roman" w:cs="Times New Roman"/>
                <w:sz w:val="20"/>
              </w:rPr>
              <w:t>1</w:t>
            </w:r>
          </w:p>
        </w:tc>
      </w:tr>
      <w:tr w:rsidR="00311790" w:rsidRPr="002C03D5" w14:paraId="009DAA41" w14:textId="77777777" w:rsidTr="00EE5575">
        <w:trPr>
          <w:trHeight w:val="615"/>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3C32AD" w14:textId="5071F18D" w:rsidR="00311790" w:rsidRPr="005470C2" w:rsidRDefault="00311790" w:rsidP="00353F42">
            <w:pPr>
              <w:spacing w:before="120" w:after="0"/>
              <w:rPr>
                <w:rFonts w:eastAsia="Times New Roman" w:cs="Times New Roman"/>
                <w:b/>
                <w:bCs/>
                <w:sz w:val="20"/>
              </w:rPr>
            </w:pPr>
            <w:r w:rsidRPr="005470C2">
              <w:rPr>
                <w:rFonts w:eastAsia="Times New Roman" w:cs="Times New Roman"/>
                <w:b/>
                <w:bCs/>
                <w:sz w:val="20"/>
              </w:rPr>
              <w:t>Purpose-specific mounting bracket for Switch, in stainless steel</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FFC9EC9" w14:textId="03C60548" w:rsidR="00311790" w:rsidRDefault="00C25E15" w:rsidP="00EE5575">
            <w:pPr>
              <w:spacing w:before="120" w:after="0"/>
              <w:jc w:val="center"/>
              <w:rPr>
                <w:rFonts w:eastAsia="Times New Roman" w:cs="Times New Roman"/>
                <w:sz w:val="20"/>
              </w:rPr>
            </w:pPr>
            <w:r>
              <w:rPr>
                <w:rFonts w:eastAsia="Times New Roman" w:cs="Times New Roman"/>
                <w:sz w:val="20"/>
              </w:rPr>
              <w:t xml:space="preserve">4 Teiler: </w:t>
            </w:r>
            <w:ins w:id="3897" w:author="Abbas Rizvi" w:date="2023-03-29T23:15:00Z">
              <w:r w:rsidR="00A43ACB">
                <w:rPr>
                  <w:rFonts w:eastAsia="Times New Roman" w:cs="Times New Roman"/>
                  <w:sz w:val="20"/>
                </w:rPr>
                <w:t>1</w:t>
              </w:r>
            </w:ins>
            <w:ins w:id="3898" w:author="Abbas Rizvi" w:date="2023-03-29T23:16:00Z">
              <w:r w:rsidR="00322A46">
                <w:rPr>
                  <w:rFonts w:eastAsia="Times New Roman" w:cs="Times New Roman"/>
                  <w:sz w:val="20"/>
                </w:rPr>
                <w:t>2</w:t>
              </w:r>
            </w:ins>
            <w:del w:id="3899" w:author="Abbas Rizvi" w:date="2023-03-29T23:14:00Z">
              <w:r w:rsidR="00B17A9E" w:rsidDel="00A43ACB">
                <w:rPr>
                  <w:rFonts w:eastAsia="Times New Roman" w:cs="Times New Roman"/>
                  <w:sz w:val="20"/>
                </w:rPr>
                <w:delText>10</w:delText>
              </w:r>
            </w:del>
          </w:p>
          <w:p w14:paraId="554CDBEB" w14:textId="7CD68981" w:rsidR="00B17A9E" w:rsidRPr="005470C2" w:rsidRDefault="00B17A9E" w:rsidP="00EE5575">
            <w:pPr>
              <w:spacing w:before="120" w:after="0"/>
              <w:jc w:val="center"/>
              <w:rPr>
                <w:rFonts w:eastAsia="Times New Roman" w:cs="Times New Roman"/>
                <w:sz w:val="20"/>
              </w:rPr>
            </w:pPr>
            <w:r>
              <w:rPr>
                <w:rFonts w:eastAsia="Times New Roman" w:cs="Times New Roman"/>
                <w:sz w:val="20"/>
              </w:rPr>
              <w:t xml:space="preserve">6 Teiler: </w:t>
            </w:r>
            <w:ins w:id="3900" w:author="Abbas Rizvi" w:date="2023-03-29T23:16:00Z">
              <w:r w:rsidR="00322A46">
                <w:rPr>
                  <w:rFonts w:eastAsia="Times New Roman" w:cs="Times New Roman"/>
                  <w:sz w:val="20"/>
                </w:rPr>
                <w:t>18</w:t>
              </w:r>
            </w:ins>
            <w:del w:id="3901" w:author="Abbas Rizvi" w:date="2023-03-29T23:16:00Z">
              <w:r w:rsidDel="00322A46">
                <w:rPr>
                  <w:rFonts w:eastAsia="Times New Roman" w:cs="Times New Roman"/>
                  <w:sz w:val="20"/>
                </w:rPr>
                <w:delText>1</w:delText>
              </w:r>
              <w:r w:rsidR="0047333C" w:rsidDel="00322A46">
                <w:rPr>
                  <w:rFonts w:eastAsia="Times New Roman" w:cs="Times New Roman"/>
                  <w:sz w:val="20"/>
                </w:rPr>
                <w:delText>4</w:delText>
              </w:r>
            </w:del>
          </w:p>
        </w:tc>
      </w:tr>
      <w:tr w:rsidR="00311790" w:rsidRPr="002C03D5" w14:paraId="4387E6BE" w14:textId="77777777" w:rsidTr="00EE5575">
        <w:trPr>
          <w:trHeight w:val="615"/>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719EB7" w14:textId="70A613B7" w:rsidR="00311790" w:rsidRPr="005470C2" w:rsidRDefault="00311790" w:rsidP="00353F42">
            <w:pPr>
              <w:spacing w:before="120" w:after="0"/>
              <w:rPr>
                <w:rFonts w:eastAsia="Times New Roman" w:cs="Times New Roman"/>
                <w:b/>
                <w:bCs/>
                <w:sz w:val="20"/>
              </w:rPr>
            </w:pPr>
            <w:r w:rsidRPr="005470C2">
              <w:rPr>
                <w:rFonts w:eastAsia="Times New Roman" w:cs="Times New Roman"/>
                <w:b/>
                <w:bCs/>
                <w:sz w:val="20"/>
              </w:rPr>
              <w:t>Mounting plate for the Sencity Multi antenna and 1399.99.0303</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E3BB47D" w14:textId="2CE6F030" w:rsidR="00311790" w:rsidRPr="005470C2" w:rsidRDefault="00EA6161" w:rsidP="00322A46">
            <w:pPr>
              <w:spacing w:before="120" w:after="0"/>
              <w:jc w:val="center"/>
              <w:rPr>
                <w:rFonts w:eastAsia="Times New Roman" w:cs="Times New Roman"/>
                <w:sz w:val="20"/>
              </w:rPr>
            </w:pPr>
            <w:ins w:id="3902" w:author="Abbas Rizvi" w:date="2023-03-29T23:18:00Z">
              <w:r>
                <w:rPr>
                  <w:rFonts w:eastAsia="Times New Roman" w:cs="Times New Roman"/>
                  <w:sz w:val="20"/>
                </w:rPr>
                <w:t>4</w:t>
              </w:r>
            </w:ins>
            <w:del w:id="3903" w:author="Abbas Rizvi" w:date="2023-03-29T23:18:00Z">
              <w:r w:rsidR="00311790" w:rsidRPr="005470C2" w:rsidDel="00322A46">
                <w:rPr>
                  <w:rFonts w:eastAsia="Times New Roman" w:cs="Times New Roman"/>
                  <w:sz w:val="20"/>
                </w:rPr>
                <w:delText>4</w:delText>
              </w:r>
            </w:del>
          </w:p>
        </w:tc>
      </w:tr>
      <w:tr w:rsidR="00311790" w:rsidRPr="002C03D5" w14:paraId="5A6FBFCE" w14:textId="77777777" w:rsidTr="00EE5575">
        <w:trPr>
          <w:trHeight w:val="1345"/>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ABDDDD" w14:textId="77777777" w:rsidR="00311790" w:rsidRPr="005470C2" w:rsidRDefault="00311790" w:rsidP="00353F42">
            <w:pPr>
              <w:spacing w:before="120" w:after="0"/>
              <w:rPr>
                <w:rFonts w:eastAsia="Times New Roman" w:cs="Times New Roman"/>
                <w:b/>
                <w:bCs/>
                <w:sz w:val="20"/>
              </w:rPr>
            </w:pPr>
            <w:r w:rsidRPr="005470C2">
              <w:rPr>
                <w:rFonts w:eastAsia="Times New Roman" w:cs="Times New Roman"/>
                <w:b/>
                <w:bCs/>
                <w:sz w:val="20"/>
              </w:rPr>
              <w:t xml:space="preserve">Purpose-specific mounting bracket for ACCESS POINTS, </w:t>
            </w:r>
            <w:r w:rsidRPr="005470C2">
              <w:rPr>
                <w:rFonts w:eastAsia="Times New Roman" w:cs="Times New Roman"/>
                <w:b/>
                <w:bCs/>
                <w:sz w:val="20"/>
              </w:rPr>
              <w:br/>
              <w:t>in stainless steel</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B5B88FD" w14:textId="7C7E1ED4" w:rsidR="00311790" w:rsidRDefault="00B17A9E" w:rsidP="00353F42">
            <w:pPr>
              <w:spacing w:before="120" w:after="0"/>
              <w:jc w:val="center"/>
              <w:rPr>
                <w:rFonts w:eastAsia="Times New Roman" w:cs="Times New Roman"/>
                <w:sz w:val="20"/>
              </w:rPr>
            </w:pPr>
            <w:r>
              <w:rPr>
                <w:rFonts w:eastAsia="Times New Roman" w:cs="Times New Roman"/>
                <w:sz w:val="20"/>
              </w:rPr>
              <w:t xml:space="preserve">4 Teiler: </w:t>
            </w:r>
            <w:ins w:id="3904" w:author="Abbas Rizvi" w:date="2023-05-12T08:20:00Z">
              <w:r w:rsidR="004A7FE7">
                <w:rPr>
                  <w:rFonts w:eastAsia="Times New Roman" w:cs="Times New Roman"/>
                  <w:sz w:val="20"/>
                </w:rPr>
                <w:t>16</w:t>
              </w:r>
            </w:ins>
            <w:del w:id="3905" w:author="Abbas Rizvi" w:date="2023-05-12T08:20:00Z">
              <w:r w:rsidDel="004A7FE7">
                <w:rPr>
                  <w:rFonts w:eastAsia="Times New Roman" w:cs="Times New Roman"/>
                  <w:sz w:val="20"/>
                </w:rPr>
                <w:delText>8</w:delText>
              </w:r>
            </w:del>
          </w:p>
          <w:p w14:paraId="23ADB7C5" w14:textId="3F9468AE" w:rsidR="00B17A9E" w:rsidRPr="005470C2" w:rsidRDefault="00B17A9E" w:rsidP="00353F42">
            <w:pPr>
              <w:spacing w:before="120" w:after="0"/>
              <w:jc w:val="center"/>
              <w:rPr>
                <w:rFonts w:eastAsia="Times New Roman" w:cs="Times New Roman"/>
                <w:sz w:val="20"/>
              </w:rPr>
            </w:pPr>
            <w:r>
              <w:rPr>
                <w:rFonts w:eastAsia="Times New Roman" w:cs="Times New Roman"/>
                <w:sz w:val="20"/>
              </w:rPr>
              <w:t xml:space="preserve">6 Teiler: </w:t>
            </w:r>
            <w:ins w:id="3906" w:author="Abbas Rizvi" w:date="2023-05-12T08:20:00Z">
              <w:r w:rsidR="006E01CE">
                <w:rPr>
                  <w:rFonts w:eastAsia="Times New Roman" w:cs="Times New Roman"/>
                  <w:sz w:val="20"/>
                </w:rPr>
                <w:t>24</w:t>
              </w:r>
            </w:ins>
            <w:del w:id="3907" w:author="Abbas Rizvi" w:date="2023-05-12T08:20:00Z">
              <w:r w:rsidDel="004A7FE7">
                <w:rPr>
                  <w:rFonts w:eastAsia="Times New Roman" w:cs="Times New Roman"/>
                  <w:sz w:val="20"/>
                </w:rPr>
                <w:delText>12</w:delText>
              </w:r>
            </w:del>
          </w:p>
        </w:tc>
      </w:tr>
      <w:tr w:rsidR="00311790" w:rsidRPr="002C03D5" w14:paraId="067ACDB0" w14:textId="77777777" w:rsidTr="00EE5575">
        <w:trPr>
          <w:trHeight w:val="1094"/>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1E275E" w14:textId="77777777" w:rsidR="00311790" w:rsidRPr="005470C2" w:rsidRDefault="00311790" w:rsidP="00353F42">
            <w:pPr>
              <w:spacing w:before="120" w:after="0"/>
              <w:rPr>
                <w:rFonts w:eastAsia="Times New Roman" w:cs="Times New Roman"/>
                <w:b/>
                <w:bCs/>
                <w:sz w:val="20"/>
              </w:rPr>
            </w:pPr>
            <w:r w:rsidRPr="005470C2">
              <w:rPr>
                <w:rFonts w:eastAsia="Times New Roman" w:cs="Times New Roman"/>
                <w:b/>
                <w:bCs/>
                <w:sz w:val="20"/>
              </w:rPr>
              <w:t xml:space="preserve">Purpose-specific mounting bracket for INDOOR ANTENNAS, in stainless steel </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5B2E979" w14:textId="76CEE146" w:rsidR="00B17A9E" w:rsidRDefault="00B17A9E" w:rsidP="00B17A9E">
            <w:pPr>
              <w:spacing w:before="120" w:after="0"/>
              <w:jc w:val="center"/>
              <w:rPr>
                <w:rFonts w:eastAsia="Times New Roman" w:cs="Times New Roman"/>
                <w:sz w:val="20"/>
              </w:rPr>
            </w:pPr>
            <w:r>
              <w:rPr>
                <w:rFonts w:eastAsia="Times New Roman" w:cs="Times New Roman"/>
                <w:sz w:val="20"/>
              </w:rPr>
              <w:t>4 Teiler: 16</w:t>
            </w:r>
          </w:p>
          <w:p w14:paraId="4DE287A6" w14:textId="2FB23FD7" w:rsidR="00311790" w:rsidRPr="005470C2" w:rsidRDefault="00B17A9E" w:rsidP="00B17A9E">
            <w:pPr>
              <w:spacing w:before="120" w:after="0"/>
              <w:jc w:val="center"/>
              <w:rPr>
                <w:rFonts w:eastAsia="Times New Roman" w:cs="Times New Roman"/>
                <w:sz w:val="20"/>
              </w:rPr>
            </w:pPr>
            <w:r>
              <w:rPr>
                <w:rFonts w:eastAsia="Times New Roman" w:cs="Times New Roman"/>
                <w:sz w:val="20"/>
              </w:rPr>
              <w:t>6 Teiler: 24</w:t>
            </w:r>
          </w:p>
        </w:tc>
      </w:tr>
    </w:tbl>
    <w:p w14:paraId="30319F5F" w14:textId="77777777" w:rsidR="00207986" w:rsidRDefault="00207986" w:rsidP="00207986">
      <w:pPr>
        <w:rPr>
          <w:i/>
          <w:iCs/>
          <w:color w:val="1F497D" w:themeColor="text2"/>
          <w:sz w:val="18"/>
          <w:szCs w:val="18"/>
        </w:rPr>
      </w:pPr>
    </w:p>
    <w:tbl>
      <w:tblPr>
        <w:tblW w:w="5000" w:type="pct"/>
        <w:tblLook w:val="04A0" w:firstRow="1" w:lastRow="0" w:firstColumn="1" w:lastColumn="0" w:noHBand="0" w:noVBand="1"/>
      </w:tblPr>
      <w:tblGrid>
        <w:gridCol w:w="7508"/>
        <w:gridCol w:w="1837"/>
      </w:tblGrid>
      <w:tr w:rsidR="00311790" w:rsidRPr="002C03D5" w14:paraId="27812F56" w14:textId="77777777" w:rsidTr="00EE5575">
        <w:trPr>
          <w:trHeight w:val="300"/>
        </w:trPr>
        <w:tc>
          <w:tcPr>
            <w:tcW w:w="4017"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7ABBCF75" w14:textId="1B7C1186" w:rsidR="00311790" w:rsidRPr="00EE5575" w:rsidRDefault="00311790" w:rsidP="00353F42">
            <w:pPr>
              <w:spacing w:before="120" w:after="0"/>
              <w:rPr>
                <w:rFonts w:eastAsia="Times New Roman" w:cs="Times New Roman"/>
                <w:b/>
                <w:bCs/>
                <w:szCs w:val="22"/>
              </w:rPr>
            </w:pPr>
            <w:r w:rsidRPr="00EE5575">
              <w:rPr>
                <w:rFonts w:eastAsia="Times New Roman" w:cs="Times New Roman"/>
                <w:b/>
                <w:bCs/>
                <w:szCs w:val="22"/>
              </w:rPr>
              <w:t xml:space="preserve">List of RF Cables (scope of supply: </w:t>
            </w:r>
            <w:r w:rsidR="00246610">
              <w:rPr>
                <w:rFonts w:eastAsia="Times New Roman" w:cs="Times New Roman"/>
                <w:b/>
                <w:bCs/>
                <w:szCs w:val="22"/>
              </w:rPr>
              <w:t>Stadler</w:t>
            </w:r>
            <w:r w:rsidRPr="00EE5575">
              <w:rPr>
                <w:rFonts w:eastAsia="Times New Roman" w:cs="Times New Roman"/>
                <w:b/>
                <w:bCs/>
                <w:szCs w:val="22"/>
              </w:rPr>
              <w:t>)</w:t>
            </w:r>
          </w:p>
        </w:tc>
        <w:tc>
          <w:tcPr>
            <w:tcW w:w="983"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72A10D1E" w14:textId="0B661309" w:rsidR="00311790" w:rsidRPr="002C03D5" w:rsidRDefault="00311790" w:rsidP="00353F42">
            <w:pPr>
              <w:spacing w:before="120" w:after="0"/>
              <w:jc w:val="center"/>
              <w:rPr>
                <w:rFonts w:eastAsia="Times New Roman" w:cs="Times New Roman"/>
                <w:color w:val="000000"/>
                <w:sz w:val="20"/>
              </w:rPr>
            </w:pPr>
            <w:r w:rsidRPr="007D359A">
              <w:rPr>
                <w:rFonts w:eastAsia="Times New Roman" w:cs="Times New Roman"/>
                <w:b/>
                <w:bCs/>
                <w:color w:val="000000"/>
                <w:szCs w:val="22"/>
              </w:rPr>
              <w:t>Quantity </w:t>
            </w:r>
            <w:r w:rsidRPr="002C03D5">
              <w:rPr>
                <w:rFonts w:eastAsia="Times New Roman" w:cs="Times New Roman"/>
                <w:color w:val="000000"/>
                <w:sz w:val="20"/>
              </w:rPr>
              <w:t> </w:t>
            </w:r>
          </w:p>
        </w:tc>
      </w:tr>
      <w:tr w:rsidR="00311790" w:rsidRPr="002C03D5" w14:paraId="5DBBC428" w14:textId="77777777" w:rsidTr="00EE5575">
        <w:trPr>
          <w:trHeight w:val="525"/>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01BE66" w14:textId="77777777" w:rsidR="00311790" w:rsidRPr="002C03D5" w:rsidRDefault="00311790" w:rsidP="00353F42">
            <w:pPr>
              <w:spacing w:before="120" w:after="0"/>
              <w:rPr>
                <w:rFonts w:eastAsia="Times New Roman" w:cs="Times New Roman"/>
                <w:b/>
                <w:bCs/>
                <w:sz w:val="20"/>
              </w:rPr>
            </w:pPr>
            <w:r>
              <w:rPr>
                <w:rFonts w:eastAsia="Times New Roman" w:cs="Times New Roman"/>
                <w:b/>
                <w:bCs/>
                <w:sz w:val="20"/>
              </w:rPr>
              <w:t>SPUMA-240-FR-01</w:t>
            </w:r>
            <w:r w:rsidRPr="002C03D5">
              <w:rPr>
                <w:rFonts w:eastAsia="Times New Roman" w:cs="Times New Roman"/>
                <w:b/>
                <w:bCs/>
                <w:sz w:val="20"/>
              </w:rPr>
              <w:t xml:space="preserve"> </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FA1D02A" w14:textId="2CBD2D86" w:rsidR="00311790" w:rsidRPr="002C03D5" w:rsidRDefault="00161A36" w:rsidP="00353F42">
            <w:pPr>
              <w:spacing w:before="120" w:after="0"/>
              <w:jc w:val="center"/>
              <w:rPr>
                <w:rFonts w:eastAsia="Times New Roman" w:cs="Times New Roman"/>
                <w:sz w:val="20"/>
              </w:rPr>
            </w:pPr>
            <w:r>
              <w:rPr>
                <w:rFonts w:eastAsia="Times New Roman" w:cs="Times New Roman"/>
                <w:sz w:val="20"/>
              </w:rPr>
              <w:t>18 (to CCU)</w:t>
            </w:r>
          </w:p>
        </w:tc>
      </w:tr>
      <w:tr w:rsidR="00311790" w:rsidRPr="007D37EB" w14:paraId="68595046" w14:textId="77777777" w:rsidTr="00EE5575">
        <w:trPr>
          <w:trHeight w:val="615"/>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6117C3" w14:textId="7C0F731A" w:rsidR="00311790" w:rsidRPr="007D37EB" w:rsidRDefault="00311790" w:rsidP="00353F42">
            <w:pPr>
              <w:spacing w:before="120" w:after="0"/>
              <w:rPr>
                <w:rFonts w:eastAsia="Times New Roman" w:cs="Times New Roman"/>
                <w:b/>
                <w:bCs/>
                <w:sz w:val="20"/>
              </w:rPr>
            </w:pPr>
            <w:r>
              <w:rPr>
                <w:rFonts w:eastAsia="Times New Roman" w:cs="Times New Roman"/>
                <w:b/>
                <w:bCs/>
                <w:sz w:val="20"/>
              </w:rPr>
              <w:t>SPUMA-400-FR-01 feeder cable from roof antennae</w:t>
            </w:r>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6D945D8" w14:textId="2E4F3EC7" w:rsidR="00311790" w:rsidRPr="007D37EB" w:rsidRDefault="00DC079E" w:rsidP="00353F42">
            <w:pPr>
              <w:spacing w:before="120" w:after="0"/>
              <w:jc w:val="center"/>
              <w:rPr>
                <w:rFonts w:eastAsia="Times New Roman" w:cs="Times New Roman"/>
                <w:sz w:val="20"/>
              </w:rPr>
            </w:pPr>
            <w:r>
              <w:rPr>
                <w:rFonts w:eastAsia="Times New Roman" w:cs="Times New Roman"/>
                <w:sz w:val="20"/>
              </w:rPr>
              <w:t>18 (to CCU)</w:t>
            </w:r>
          </w:p>
        </w:tc>
      </w:tr>
      <w:tr w:rsidR="006E01CE" w:rsidRPr="007D37EB" w14:paraId="590C97CA" w14:textId="77777777" w:rsidTr="00EE5575">
        <w:trPr>
          <w:trHeight w:val="615"/>
          <w:ins w:id="3908" w:author="Abbas Rizvi" w:date="2023-05-12T08:21:00Z"/>
        </w:trPr>
        <w:tc>
          <w:tcPr>
            <w:tcW w:w="40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5E5DAE" w14:textId="7946AC35" w:rsidR="006E01CE" w:rsidRDefault="006E01CE" w:rsidP="00353F42">
            <w:pPr>
              <w:spacing w:before="120" w:after="0"/>
              <w:rPr>
                <w:ins w:id="3909" w:author="Abbas Rizvi" w:date="2023-05-12T08:21:00Z"/>
                <w:rFonts w:eastAsia="Times New Roman" w:cs="Times New Roman"/>
                <w:b/>
                <w:bCs/>
                <w:sz w:val="20"/>
              </w:rPr>
            </w:pPr>
            <w:ins w:id="3910" w:author="Abbas Rizvi" w:date="2023-05-12T08:21:00Z">
              <w:r>
                <w:rPr>
                  <w:rFonts w:eastAsia="Times New Roman" w:cs="Times New Roman"/>
                  <w:b/>
                  <w:bCs/>
                  <w:sz w:val="20"/>
                </w:rPr>
                <w:t>SPUMA-195-FR-01</w:t>
              </w:r>
            </w:ins>
            <w:ins w:id="3911" w:author="Abbas Rizvi" w:date="2023-05-12T08:23:00Z">
              <w:r w:rsidR="003973A6">
                <w:rPr>
                  <w:rFonts w:eastAsia="Times New Roman" w:cs="Times New Roman"/>
                  <w:b/>
                  <w:bCs/>
                  <w:sz w:val="20"/>
                </w:rPr>
                <w:t xml:space="preserve"> (Access point to Internal Antennae)</w:t>
              </w:r>
            </w:ins>
          </w:p>
        </w:tc>
        <w:tc>
          <w:tcPr>
            <w:tcW w:w="98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41B0775" w14:textId="025F38F9" w:rsidR="006E01CE" w:rsidRDefault="006E01CE" w:rsidP="00353F42">
            <w:pPr>
              <w:spacing w:before="120" w:after="0"/>
              <w:jc w:val="center"/>
              <w:rPr>
                <w:ins w:id="3912" w:author="Abbas Rizvi" w:date="2023-05-12T08:21:00Z"/>
                <w:rFonts w:eastAsia="Times New Roman" w:cs="Times New Roman"/>
                <w:sz w:val="20"/>
              </w:rPr>
            </w:pPr>
            <w:ins w:id="3913" w:author="Abbas Rizvi" w:date="2023-05-12T08:21:00Z">
              <w:r>
                <w:rPr>
                  <w:rFonts w:eastAsia="Times New Roman" w:cs="Times New Roman"/>
                  <w:sz w:val="20"/>
                </w:rPr>
                <w:t xml:space="preserve">4 Teiler: </w:t>
              </w:r>
            </w:ins>
            <w:ins w:id="3914" w:author="Abbas Rizvi" w:date="2023-05-12T08:23:00Z">
              <w:r w:rsidR="003973A6">
                <w:rPr>
                  <w:rFonts w:eastAsia="Times New Roman" w:cs="Times New Roman"/>
                  <w:sz w:val="20"/>
                </w:rPr>
                <w:t>96</w:t>
              </w:r>
            </w:ins>
          </w:p>
          <w:p w14:paraId="743CBC31" w14:textId="2B80F617" w:rsidR="000F241C" w:rsidRDefault="000F241C" w:rsidP="00353F42">
            <w:pPr>
              <w:spacing w:before="120" w:after="0"/>
              <w:jc w:val="center"/>
              <w:rPr>
                <w:ins w:id="3915" w:author="Abbas Rizvi" w:date="2023-05-12T08:21:00Z"/>
                <w:rFonts w:eastAsia="Times New Roman" w:cs="Times New Roman"/>
                <w:sz w:val="20"/>
              </w:rPr>
            </w:pPr>
            <w:ins w:id="3916" w:author="Abbas Rizvi" w:date="2023-05-12T08:21:00Z">
              <w:r>
                <w:rPr>
                  <w:rFonts w:eastAsia="Times New Roman" w:cs="Times New Roman"/>
                  <w:sz w:val="20"/>
                </w:rPr>
                <w:t>6</w:t>
              </w:r>
            </w:ins>
            <w:ins w:id="3917" w:author="Abbas Rizvi" w:date="2023-05-12T08:22:00Z">
              <w:r>
                <w:rPr>
                  <w:rFonts w:eastAsia="Times New Roman" w:cs="Times New Roman"/>
                  <w:sz w:val="20"/>
                </w:rPr>
                <w:t xml:space="preserve"> Teiler: </w:t>
              </w:r>
              <w:r w:rsidR="005A5D55">
                <w:rPr>
                  <w:rFonts w:eastAsia="Times New Roman" w:cs="Times New Roman"/>
                  <w:sz w:val="20"/>
                </w:rPr>
                <w:t>144</w:t>
              </w:r>
            </w:ins>
          </w:p>
        </w:tc>
      </w:tr>
    </w:tbl>
    <w:p w14:paraId="45698158" w14:textId="77777777" w:rsidR="00207986" w:rsidRPr="00BA44F8" w:rsidRDefault="00207986" w:rsidP="002079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1136"/>
        <w:gridCol w:w="1981"/>
        <w:gridCol w:w="2405"/>
      </w:tblGrid>
      <w:tr w:rsidR="00207986" w:rsidRPr="006431F0" w14:paraId="740784FF" w14:textId="77777777" w:rsidTr="1738614D">
        <w:trPr>
          <w:trHeight w:val="315"/>
        </w:trPr>
        <w:tc>
          <w:tcPr>
            <w:tcW w:w="5000" w:type="pct"/>
            <w:gridSpan w:val="4"/>
            <w:shd w:val="clear" w:color="auto" w:fill="FFC000"/>
            <w:noWrap/>
            <w:hideMark/>
          </w:tcPr>
          <w:p w14:paraId="7B93E6BB" w14:textId="41FAFB07" w:rsidR="00207986" w:rsidRPr="00EE5575" w:rsidRDefault="00207986" w:rsidP="00353F42">
            <w:pPr>
              <w:spacing w:after="0"/>
              <w:rPr>
                <w:rFonts w:eastAsia="Times New Roman" w:cs="Calibri"/>
                <w:b/>
                <w:bCs/>
                <w:szCs w:val="22"/>
              </w:rPr>
            </w:pPr>
            <w:r w:rsidRPr="00EE5575">
              <w:rPr>
                <w:rFonts w:eastAsia="Times New Roman" w:cs="Calibri"/>
                <w:b/>
                <w:bCs/>
                <w:szCs w:val="22"/>
              </w:rPr>
              <w:t>List of Power and Ground cables</w:t>
            </w:r>
            <w:r w:rsidR="000D1B6F" w:rsidRPr="00EE5575">
              <w:rPr>
                <w:rFonts w:eastAsia="Times New Roman" w:cs="Calibri"/>
                <w:b/>
                <w:bCs/>
                <w:szCs w:val="22"/>
              </w:rPr>
              <w:t xml:space="preserve"> </w:t>
            </w:r>
            <w:r w:rsidR="000D1B6F" w:rsidRPr="00EE5575">
              <w:rPr>
                <w:rFonts w:eastAsia="Times New Roman" w:cs="Times New Roman"/>
                <w:b/>
                <w:bCs/>
                <w:szCs w:val="22"/>
              </w:rPr>
              <w:t xml:space="preserve">(scope of supply: </w:t>
            </w:r>
            <w:r w:rsidR="00143108">
              <w:rPr>
                <w:rFonts w:eastAsia="Times New Roman" w:cs="Times New Roman"/>
                <w:b/>
                <w:bCs/>
                <w:szCs w:val="22"/>
              </w:rPr>
              <w:t>Stadler</w:t>
            </w:r>
            <w:r w:rsidR="000D1B6F" w:rsidRPr="00EE5575">
              <w:rPr>
                <w:rFonts w:eastAsia="Times New Roman" w:cs="Times New Roman"/>
                <w:b/>
                <w:bCs/>
                <w:szCs w:val="22"/>
              </w:rPr>
              <w:t>)</w:t>
            </w:r>
          </w:p>
        </w:tc>
      </w:tr>
      <w:tr w:rsidR="00207986" w:rsidRPr="006431F0" w14:paraId="553029E0" w14:textId="77777777" w:rsidTr="00EE5575">
        <w:trPr>
          <w:trHeight w:val="315"/>
        </w:trPr>
        <w:tc>
          <w:tcPr>
            <w:tcW w:w="2045" w:type="pct"/>
            <w:tcBorders>
              <w:top w:val="single" w:sz="4" w:space="0" w:color="auto"/>
              <w:left w:val="single" w:sz="4" w:space="0" w:color="auto"/>
              <w:bottom w:val="single" w:sz="4" w:space="0" w:color="auto"/>
              <w:right w:val="single" w:sz="4" w:space="0" w:color="auto"/>
            </w:tcBorders>
            <w:shd w:val="clear" w:color="auto" w:fill="404040" w:themeFill="text1" w:themeFillTint="BF"/>
            <w:noWrap/>
            <w:vAlign w:val="center"/>
            <w:hideMark/>
          </w:tcPr>
          <w:p w14:paraId="5F862E95" w14:textId="77777777" w:rsidR="00207986" w:rsidRPr="006431F0" w:rsidRDefault="00207986" w:rsidP="00353F42">
            <w:pPr>
              <w:spacing w:after="0"/>
              <w:jc w:val="center"/>
              <w:rPr>
                <w:rFonts w:eastAsia="Times New Roman" w:cs="Calibri"/>
                <w:b/>
                <w:bCs/>
                <w:color w:val="FFFFFF"/>
                <w:sz w:val="20"/>
              </w:rPr>
            </w:pPr>
            <w:r w:rsidRPr="006431F0">
              <w:rPr>
                <w:rFonts w:eastAsia="Times New Roman" w:cs="Calibri"/>
                <w:b/>
                <w:bCs/>
                <w:color w:val="FFFFFF"/>
                <w:sz w:val="20"/>
              </w:rPr>
              <w:t xml:space="preserve">Description </w:t>
            </w:r>
          </w:p>
        </w:tc>
        <w:tc>
          <w:tcPr>
            <w:tcW w:w="608" w:type="pct"/>
            <w:tcBorders>
              <w:top w:val="single" w:sz="4" w:space="0" w:color="auto"/>
              <w:left w:val="single" w:sz="4" w:space="0" w:color="auto"/>
              <w:bottom w:val="single" w:sz="4" w:space="0" w:color="auto"/>
              <w:right w:val="single" w:sz="4" w:space="0" w:color="auto"/>
            </w:tcBorders>
            <w:shd w:val="clear" w:color="auto" w:fill="404040" w:themeFill="text1" w:themeFillTint="BF"/>
            <w:noWrap/>
            <w:vAlign w:val="center"/>
            <w:hideMark/>
          </w:tcPr>
          <w:p w14:paraId="39B60563" w14:textId="77777777" w:rsidR="00207986" w:rsidRPr="006431F0" w:rsidRDefault="00207986" w:rsidP="00353F42">
            <w:pPr>
              <w:spacing w:after="0"/>
              <w:jc w:val="center"/>
              <w:rPr>
                <w:rFonts w:eastAsia="Times New Roman" w:cs="Calibri"/>
                <w:b/>
                <w:bCs/>
                <w:color w:val="FFFFFF"/>
                <w:sz w:val="20"/>
              </w:rPr>
            </w:pPr>
            <w:r w:rsidRPr="006431F0">
              <w:rPr>
                <w:rFonts w:eastAsia="Times New Roman" w:cs="Calibri"/>
                <w:b/>
                <w:bCs/>
                <w:color w:val="FFFFFF"/>
                <w:sz w:val="20"/>
              </w:rPr>
              <w:t>Quantity</w:t>
            </w:r>
          </w:p>
        </w:tc>
        <w:tc>
          <w:tcPr>
            <w:tcW w:w="1060" w:type="pct"/>
            <w:tcBorders>
              <w:top w:val="single" w:sz="4" w:space="0" w:color="auto"/>
              <w:left w:val="single" w:sz="4" w:space="0" w:color="auto"/>
              <w:bottom w:val="single" w:sz="4" w:space="0" w:color="auto"/>
              <w:right w:val="single" w:sz="4" w:space="0" w:color="auto"/>
            </w:tcBorders>
            <w:shd w:val="clear" w:color="auto" w:fill="404040" w:themeFill="text1" w:themeFillTint="BF"/>
            <w:noWrap/>
            <w:vAlign w:val="center"/>
            <w:hideMark/>
          </w:tcPr>
          <w:p w14:paraId="16F97917" w14:textId="77777777" w:rsidR="00207986" w:rsidRPr="006431F0" w:rsidRDefault="00207986" w:rsidP="00353F42">
            <w:pPr>
              <w:spacing w:after="0"/>
              <w:jc w:val="center"/>
              <w:rPr>
                <w:rFonts w:eastAsia="Times New Roman" w:cs="Calibri"/>
                <w:b/>
                <w:bCs/>
                <w:color w:val="FFFFFF"/>
                <w:sz w:val="20"/>
              </w:rPr>
            </w:pPr>
            <w:r w:rsidRPr="006431F0">
              <w:rPr>
                <w:rFonts w:eastAsia="Times New Roman" w:cs="Calibri"/>
                <w:b/>
                <w:bCs/>
                <w:color w:val="FFFFFF"/>
                <w:sz w:val="20"/>
              </w:rPr>
              <w:t>Length</w:t>
            </w:r>
          </w:p>
        </w:tc>
        <w:tc>
          <w:tcPr>
            <w:tcW w:w="1287" w:type="pct"/>
            <w:tcBorders>
              <w:top w:val="single" w:sz="4" w:space="0" w:color="auto"/>
              <w:left w:val="single" w:sz="4" w:space="0" w:color="auto"/>
              <w:bottom w:val="single" w:sz="4" w:space="0" w:color="auto"/>
              <w:right w:val="single" w:sz="4" w:space="0" w:color="auto"/>
            </w:tcBorders>
            <w:shd w:val="clear" w:color="auto" w:fill="404040" w:themeFill="text1" w:themeFillTint="BF"/>
            <w:noWrap/>
            <w:vAlign w:val="center"/>
            <w:hideMark/>
          </w:tcPr>
          <w:p w14:paraId="7BA71DD3" w14:textId="77777777" w:rsidR="00207986" w:rsidRPr="006431F0" w:rsidRDefault="00207986" w:rsidP="00353F42">
            <w:pPr>
              <w:spacing w:after="0"/>
              <w:jc w:val="center"/>
              <w:rPr>
                <w:rFonts w:eastAsia="Times New Roman" w:cs="Calibri"/>
                <w:b/>
                <w:bCs/>
                <w:color w:val="FFFFFF"/>
                <w:sz w:val="20"/>
              </w:rPr>
            </w:pPr>
            <w:r w:rsidRPr="006431F0">
              <w:rPr>
                <w:rFonts w:eastAsia="Times New Roman" w:cs="Calibri"/>
                <w:b/>
                <w:bCs/>
                <w:color w:val="FFFFFF"/>
                <w:sz w:val="20"/>
              </w:rPr>
              <w:t>Connectors</w:t>
            </w:r>
          </w:p>
        </w:tc>
      </w:tr>
      <w:tr w:rsidR="00207986" w:rsidRPr="006431F0" w14:paraId="50F5F060" w14:textId="77777777" w:rsidTr="00EE5575">
        <w:trPr>
          <w:trHeight w:val="690"/>
        </w:trPr>
        <w:tc>
          <w:tcPr>
            <w:tcW w:w="2045" w:type="pct"/>
            <w:tcBorders>
              <w:top w:val="single" w:sz="4" w:space="0" w:color="auto"/>
              <w:left w:val="single" w:sz="4" w:space="0" w:color="auto"/>
              <w:bottom w:val="single" w:sz="4" w:space="0" w:color="auto"/>
              <w:right w:val="single" w:sz="4" w:space="0" w:color="auto"/>
            </w:tcBorders>
            <w:shd w:val="clear" w:color="auto" w:fill="D0CECE"/>
            <w:vAlign w:val="center"/>
            <w:hideMark/>
          </w:tcPr>
          <w:p w14:paraId="33C36AE4" w14:textId="77777777" w:rsidR="00207986" w:rsidRPr="00EE5575" w:rsidRDefault="00207986" w:rsidP="00EE5575">
            <w:pPr>
              <w:spacing w:after="0"/>
              <w:rPr>
                <w:rFonts w:eastAsia="Times New Roman" w:cs="Calibri"/>
                <w:b/>
                <w:bCs/>
                <w:color w:val="000000"/>
                <w:sz w:val="20"/>
              </w:rPr>
            </w:pPr>
            <w:r w:rsidRPr="00EE5575">
              <w:rPr>
                <w:rFonts w:eastAsia="Times New Roman" w:cs="Calibri"/>
                <w:b/>
                <w:bCs/>
                <w:color w:val="000000"/>
                <w:sz w:val="20"/>
              </w:rPr>
              <w:t>Power cable for CCU</w:t>
            </w:r>
          </w:p>
        </w:tc>
        <w:tc>
          <w:tcPr>
            <w:tcW w:w="608" w:type="pct"/>
            <w:tcBorders>
              <w:top w:val="single" w:sz="4" w:space="0" w:color="auto"/>
              <w:left w:val="single" w:sz="4" w:space="0" w:color="auto"/>
              <w:bottom w:val="single" w:sz="4" w:space="0" w:color="auto"/>
              <w:right w:val="single" w:sz="4" w:space="0" w:color="auto"/>
            </w:tcBorders>
            <w:shd w:val="clear" w:color="auto" w:fill="D0CECE"/>
            <w:noWrap/>
            <w:vAlign w:val="center"/>
            <w:hideMark/>
          </w:tcPr>
          <w:p w14:paraId="6AE8719C" w14:textId="77777777" w:rsidR="00207986" w:rsidRPr="00EE5575" w:rsidRDefault="00207986" w:rsidP="00353F42">
            <w:pPr>
              <w:spacing w:after="0"/>
              <w:jc w:val="center"/>
              <w:rPr>
                <w:rFonts w:eastAsia="Times New Roman" w:cs="Calibri"/>
                <w:color w:val="000000"/>
                <w:sz w:val="20"/>
              </w:rPr>
            </w:pPr>
            <w:r w:rsidRPr="00EE5575">
              <w:rPr>
                <w:rFonts w:eastAsia="Times New Roman" w:cs="Calibri"/>
                <w:color w:val="000000"/>
                <w:sz w:val="20"/>
              </w:rPr>
              <w:t>1</w:t>
            </w:r>
          </w:p>
        </w:tc>
        <w:tc>
          <w:tcPr>
            <w:tcW w:w="1060" w:type="pct"/>
            <w:tcBorders>
              <w:top w:val="single" w:sz="4" w:space="0" w:color="auto"/>
              <w:left w:val="single" w:sz="4" w:space="0" w:color="auto"/>
              <w:bottom w:val="single" w:sz="4" w:space="0" w:color="auto"/>
              <w:right w:val="single" w:sz="4" w:space="0" w:color="auto"/>
            </w:tcBorders>
            <w:shd w:val="clear" w:color="auto" w:fill="D0CECE"/>
            <w:vAlign w:val="center"/>
            <w:hideMark/>
          </w:tcPr>
          <w:p w14:paraId="725B6421" w14:textId="405E7AFB" w:rsidR="00207986" w:rsidRPr="00EE5575" w:rsidRDefault="00207986" w:rsidP="00353F42">
            <w:pPr>
              <w:spacing w:after="0"/>
              <w:jc w:val="center"/>
              <w:rPr>
                <w:rFonts w:eastAsia="Times New Roman" w:cs="Calibri"/>
                <w:color w:val="000000"/>
                <w:sz w:val="20"/>
              </w:rPr>
            </w:pPr>
            <w:r w:rsidRPr="00EE5575">
              <w:rPr>
                <w:rFonts w:eastAsia="Times New Roman" w:cs="Calibri"/>
                <w:color w:val="000000"/>
                <w:sz w:val="20"/>
                <w:lang w:val="en-CA"/>
              </w:rPr>
              <w:t>Length TBD, depending on location of power source 24VDC</w:t>
            </w:r>
            <w:r w:rsidR="008975EE" w:rsidRPr="00EE5575">
              <w:rPr>
                <w:rFonts w:eastAsia="Times New Roman" w:cs="Calibri"/>
                <w:color w:val="000000"/>
                <w:sz w:val="20"/>
                <w:lang w:val="en-CA"/>
              </w:rPr>
              <w:t xml:space="preserve"> or 110VDC</w:t>
            </w:r>
            <w:r w:rsidRPr="00EE5575">
              <w:rPr>
                <w:rFonts w:eastAsia="Times New Roman" w:cs="Calibri"/>
                <w:color w:val="000000"/>
                <w:sz w:val="20"/>
                <w:lang w:val="en-CA"/>
              </w:rPr>
              <w:t xml:space="preserve">, max </w:t>
            </w:r>
            <w:r w:rsidR="008975EE" w:rsidRPr="00EE5575">
              <w:rPr>
                <w:rFonts w:eastAsia="Times New Roman" w:cs="Calibri"/>
                <w:color w:val="000000"/>
                <w:sz w:val="20"/>
              </w:rPr>
              <w:t>25</w:t>
            </w:r>
            <w:r w:rsidRPr="00EE5575">
              <w:rPr>
                <w:rFonts w:eastAsia="Times New Roman" w:cs="Calibri"/>
                <w:color w:val="000000"/>
                <w:sz w:val="20"/>
              </w:rPr>
              <w:t>0</w:t>
            </w:r>
            <w:r w:rsidRPr="00EE5575">
              <w:rPr>
                <w:rFonts w:eastAsia="Times New Roman" w:cs="Calibri"/>
                <w:color w:val="000000"/>
                <w:sz w:val="20"/>
                <w:lang w:val="en-CA"/>
              </w:rPr>
              <w:t>W</w:t>
            </w:r>
          </w:p>
        </w:tc>
        <w:tc>
          <w:tcPr>
            <w:tcW w:w="1287" w:type="pct"/>
            <w:tcBorders>
              <w:top w:val="single" w:sz="4" w:space="0" w:color="auto"/>
              <w:left w:val="single" w:sz="4" w:space="0" w:color="auto"/>
              <w:bottom w:val="single" w:sz="4" w:space="0" w:color="auto"/>
              <w:right w:val="single" w:sz="4" w:space="0" w:color="auto"/>
            </w:tcBorders>
            <w:shd w:val="clear" w:color="auto" w:fill="D0CECE"/>
            <w:vAlign w:val="center"/>
            <w:hideMark/>
          </w:tcPr>
          <w:p w14:paraId="7A1D4BE8" w14:textId="60C7AE64" w:rsidR="00207986" w:rsidRPr="00EE5575" w:rsidRDefault="004F46B7" w:rsidP="00353F42">
            <w:pPr>
              <w:spacing w:after="0"/>
              <w:jc w:val="center"/>
              <w:rPr>
                <w:rFonts w:eastAsia="Times New Roman" w:cs="Calibri"/>
                <w:color w:val="000000"/>
                <w:sz w:val="20"/>
              </w:rPr>
            </w:pPr>
            <w:r>
              <w:rPr>
                <w:rStyle w:val="cf11"/>
              </w:rPr>
              <w:t>Phoenix HC D7</w:t>
            </w:r>
          </w:p>
        </w:tc>
      </w:tr>
      <w:tr w:rsidR="00207986" w:rsidRPr="006431F0" w14:paraId="381799A9" w14:textId="77777777" w:rsidTr="00EE5575">
        <w:trPr>
          <w:trHeight w:val="615"/>
        </w:trPr>
        <w:tc>
          <w:tcPr>
            <w:tcW w:w="2045" w:type="pct"/>
            <w:tcBorders>
              <w:top w:val="single" w:sz="4" w:space="0" w:color="auto"/>
              <w:left w:val="single" w:sz="4" w:space="0" w:color="auto"/>
              <w:bottom w:val="single" w:sz="4" w:space="0" w:color="auto"/>
              <w:right w:val="single" w:sz="4" w:space="0" w:color="auto"/>
            </w:tcBorders>
            <w:shd w:val="clear" w:color="auto" w:fill="D0CECE"/>
            <w:vAlign w:val="center"/>
          </w:tcPr>
          <w:p w14:paraId="06137EB3" w14:textId="78C8F35D" w:rsidR="00207986" w:rsidRPr="00EE3FF6" w:rsidRDefault="00207986" w:rsidP="00EE5575">
            <w:pPr>
              <w:spacing w:after="0"/>
              <w:rPr>
                <w:rFonts w:eastAsia="Times New Roman" w:cs="Calibri"/>
                <w:b/>
                <w:color w:val="000000"/>
                <w:sz w:val="20"/>
              </w:rPr>
            </w:pPr>
            <w:r w:rsidRPr="00EE3FF6">
              <w:rPr>
                <w:rFonts w:eastAsia="Times New Roman" w:cs="Calibri"/>
                <w:b/>
                <w:color w:val="000000"/>
                <w:sz w:val="20"/>
              </w:rPr>
              <w:t xml:space="preserve">Power cable for </w:t>
            </w:r>
            <w:r w:rsidR="008975EE" w:rsidRPr="00EE3FF6">
              <w:rPr>
                <w:rFonts w:eastAsia="Times New Roman" w:cs="Calibri"/>
                <w:b/>
                <w:color w:val="000000"/>
                <w:sz w:val="20"/>
              </w:rPr>
              <w:t xml:space="preserve">Ethernet </w:t>
            </w:r>
            <w:r w:rsidRPr="00EE3FF6">
              <w:rPr>
                <w:rFonts w:eastAsia="Times New Roman" w:cs="Calibri"/>
                <w:b/>
                <w:color w:val="000000"/>
                <w:sz w:val="20"/>
              </w:rPr>
              <w:t>Switches</w:t>
            </w:r>
          </w:p>
        </w:tc>
        <w:tc>
          <w:tcPr>
            <w:tcW w:w="608" w:type="pct"/>
            <w:tcBorders>
              <w:top w:val="single" w:sz="4" w:space="0" w:color="auto"/>
              <w:left w:val="single" w:sz="4" w:space="0" w:color="auto"/>
              <w:bottom w:val="single" w:sz="4" w:space="0" w:color="auto"/>
              <w:right w:val="single" w:sz="4" w:space="0" w:color="auto"/>
            </w:tcBorders>
            <w:shd w:val="clear" w:color="auto" w:fill="D0CECE"/>
            <w:noWrap/>
            <w:vAlign w:val="center"/>
          </w:tcPr>
          <w:p w14:paraId="51F253B2" w14:textId="17794039" w:rsidR="00EE3FF6" w:rsidRDefault="00EE3FF6" w:rsidP="00EE3FF6">
            <w:pPr>
              <w:spacing w:before="120" w:after="0"/>
              <w:jc w:val="center"/>
              <w:rPr>
                <w:rFonts w:eastAsia="Times New Roman" w:cs="Times New Roman"/>
                <w:sz w:val="20"/>
              </w:rPr>
            </w:pPr>
            <w:r>
              <w:rPr>
                <w:rFonts w:eastAsia="Times New Roman" w:cs="Times New Roman"/>
                <w:sz w:val="20"/>
              </w:rPr>
              <w:t xml:space="preserve">4 Teiler: </w:t>
            </w:r>
            <w:ins w:id="3918" w:author="Abbas Rizvi" w:date="2023-03-29T23:19:00Z">
              <w:r w:rsidR="00EA6161">
                <w:rPr>
                  <w:rFonts w:eastAsia="Times New Roman" w:cs="Times New Roman"/>
                  <w:sz w:val="20"/>
                </w:rPr>
                <w:t>12</w:t>
              </w:r>
            </w:ins>
            <w:del w:id="3919" w:author="Abbas Rizvi" w:date="2023-03-29T23:19:00Z">
              <w:r w:rsidDel="00EA6161">
                <w:rPr>
                  <w:rFonts w:eastAsia="Times New Roman" w:cs="Times New Roman"/>
                  <w:sz w:val="20"/>
                </w:rPr>
                <w:delText>10</w:delText>
              </w:r>
            </w:del>
          </w:p>
          <w:p w14:paraId="34F05B1D" w14:textId="4BC6C1CA" w:rsidR="00207986" w:rsidRPr="00EE3FF6" w:rsidRDefault="00EE3FF6" w:rsidP="00EE3FF6">
            <w:pPr>
              <w:spacing w:before="120" w:after="0"/>
              <w:jc w:val="center"/>
              <w:rPr>
                <w:rFonts w:eastAsia="Times New Roman" w:cs="Calibri"/>
                <w:sz w:val="20"/>
              </w:rPr>
            </w:pPr>
            <w:r>
              <w:rPr>
                <w:rFonts w:eastAsia="Times New Roman" w:cs="Times New Roman"/>
                <w:sz w:val="20"/>
              </w:rPr>
              <w:t xml:space="preserve">6 Teiler: </w:t>
            </w:r>
            <w:ins w:id="3920" w:author="Abbas Rizvi" w:date="2023-03-29T23:19:00Z">
              <w:r w:rsidR="00EA6161">
                <w:rPr>
                  <w:rFonts w:eastAsia="Times New Roman" w:cs="Times New Roman"/>
                  <w:sz w:val="20"/>
                </w:rPr>
                <w:t>18</w:t>
              </w:r>
            </w:ins>
            <w:del w:id="3921" w:author="Abbas Rizvi" w:date="2023-03-29T23:19:00Z">
              <w:r w:rsidDel="00EA6161">
                <w:rPr>
                  <w:rFonts w:eastAsia="Times New Roman" w:cs="Times New Roman"/>
                  <w:sz w:val="20"/>
                </w:rPr>
                <w:delText>14</w:delText>
              </w:r>
            </w:del>
          </w:p>
        </w:tc>
        <w:tc>
          <w:tcPr>
            <w:tcW w:w="1060" w:type="pct"/>
            <w:tcBorders>
              <w:top w:val="single" w:sz="4" w:space="0" w:color="auto"/>
              <w:left w:val="single" w:sz="4" w:space="0" w:color="auto"/>
              <w:bottom w:val="single" w:sz="4" w:space="0" w:color="auto"/>
              <w:right w:val="single" w:sz="4" w:space="0" w:color="auto"/>
            </w:tcBorders>
            <w:shd w:val="clear" w:color="auto" w:fill="D0CECE"/>
            <w:vAlign w:val="center"/>
          </w:tcPr>
          <w:p w14:paraId="03E44952" w14:textId="77777777" w:rsidR="00207986" w:rsidRPr="00EE3FF6" w:rsidRDefault="00207986" w:rsidP="00353F42">
            <w:pPr>
              <w:spacing w:after="0"/>
              <w:jc w:val="center"/>
              <w:rPr>
                <w:rFonts w:eastAsia="Times New Roman" w:cs="Calibri"/>
                <w:color w:val="000000"/>
                <w:sz w:val="20"/>
              </w:rPr>
            </w:pPr>
            <w:r w:rsidRPr="00EE3FF6">
              <w:rPr>
                <w:rFonts w:eastAsia="Times New Roman" w:cs="Calibri"/>
                <w:color w:val="000000"/>
                <w:sz w:val="20"/>
              </w:rPr>
              <w:t>TBD</w:t>
            </w:r>
          </w:p>
        </w:tc>
        <w:tc>
          <w:tcPr>
            <w:tcW w:w="1287" w:type="pct"/>
            <w:tcBorders>
              <w:top w:val="single" w:sz="4" w:space="0" w:color="auto"/>
              <w:left w:val="single" w:sz="4" w:space="0" w:color="auto"/>
              <w:bottom w:val="single" w:sz="4" w:space="0" w:color="auto"/>
              <w:right w:val="single" w:sz="4" w:space="0" w:color="auto"/>
            </w:tcBorders>
            <w:shd w:val="clear" w:color="auto" w:fill="D0CECE"/>
            <w:vAlign w:val="center"/>
          </w:tcPr>
          <w:p w14:paraId="67DD83D6" w14:textId="6EB90CC7" w:rsidR="00207986" w:rsidRPr="00EE3FF6" w:rsidRDefault="00956256" w:rsidP="00353F42">
            <w:pPr>
              <w:spacing w:after="0"/>
              <w:jc w:val="center"/>
              <w:rPr>
                <w:rFonts w:eastAsia="Times New Roman" w:cs="Calibri"/>
                <w:color w:val="000000"/>
                <w:sz w:val="20"/>
              </w:rPr>
            </w:pPr>
            <w:r w:rsidRPr="00EE3FF6">
              <w:rPr>
                <w:rFonts w:eastAsia="Times New Roman" w:cs="Calibri"/>
                <w:color w:val="000000"/>
                <w:sz w:val="20"/>
              </w:rPr>
              <w:t>M12, female, 5</w:t>
            </w:r>
            <w:r w:rsidR="00EA2F3B" w:rsidRPr="00EE3FF6">
              <w:rPr>
                <w:rFonts w:eastAsia="Times New Roman" w:cs="Calibri"/>
                <w:color w:val="000000"/>
                <w:sz w:val="20"/>
              </w:rPr>
              <w:t xml:space="preserve"> pin</w:t>
            </w:r>
            <w:r w:rsidRPr="00EE3FF6">
              <w:rPr>
                <w:rFonts w:eastAsia="Times New Roman" w:cs="Calibri"/>
                <w:color w:val="000000"/>
                <w:sz w:val="20"/>
              </w:rPr>
              <w:t>, K-coding</w:t>
            </w:r>
          </w:p>
        </w:tc>
      </w:tr>
      <w:tr w:rsidR="00207986" w:rsidRPr="006431F0" w14:paraId="2E9A2E06" w14:textId="77777777" w:rsidTr="00EE5575">
        <w:trPr>
          <w:trHeight w:val="615"/>
        </w:trPr>
        <w:tc>
          <w:tcPr>
            <w:tcW w:w="2045" w:type="pct"/>
            <w:tcBorders>
              <w:top w:val="single" w:sz="4" w:space="0" w:color="auto"/>
              <w:left w:val="single" w:sz="4" w:space="0" w:color="auto"/>
              <w:bottom w:val="single" w:sz="4" w:space="0" w:color="auto"/>
              <w:right w:val="single" w:sz="4" w:space="0" w:color="auto"/>
            </w:tcBorders>
            <w:shd w:val="clear" w:color="auto" w:fill="D0CECE"/>
            <w:vAlign w:val="center"/>
            <w:hideMark/>
          </w:tcPr>
          <w:p w14:paraId="7C6EB7F7" w14:textId="77777777" w:rsidR="00207986" w:rsidRPr="00EE3FF6" w:rsidRDefault="00207986" w:rsidP="00EE5575">
            <w:pPr>
              <w:spacing w:after="0"/>
              <w:rPr>
                <w:rFonts w:eastAsia="Times New Roman" w:cs="Calibri"/>
                <w:b/>
                <w:color w:val="000000"/>
                <w:sz w:val="20"/>
              </w:rPr>
            </w:pPr>
            <w:r w:rsidRPr="00EE3FF6">
              <w:rPr>
                <w:rFonts w:eastAsia="Times New Roman" w:cs="Calibri"/>
                <w:b/>
                <w:color w:val="000000"/>
                <w:sz w:val="20"/>
              </w:rPr>
              <w:t>earthing cables for roof antenna mounting plate in the event the antanna is not sufficiently bonded to the wagon body</w:t>
            </w:r>
          </w:p>
        </w:tc>
        <w:tc>
          <w:tcPr>
            <w:tcW w:w="608" w:type="pct"/>
            <w:tcBorders>
              <w:top w:val="single" w:sz="4" w:space="0" w:color="auto"/>
              <w:left w:val="single" w:sz="4" w:space="0" w:color="auto"/>
              <w:bottom w:val="single" w:sz="4" w:space="0" w:color="auto"/>
              <w:right w:val="single" w:sz="4" w:space="0" w:color="auto"/>
            </w:tcBorders>
            <w:shd w:val="clear" w:color="auto" w:fill="D0CECE"/>
            <w:noWrap/>
            <w:vAlign w:val="center"/>
            <w:hideMark/>
          </w:tcPr>
          <w:p w14:paraId="3E947B30" w14:textId="5E88600D" w:rsidR="00207986" w:rsidRPr="00EE3FF6" w:rsidRDefault="00207986" w:rsidP="00353F42">
            <w:pPr>
              <w:spacing w:after="0"/>
              <w:jc w:val="center"/>
              <w:rPr>
                <w:rFonts w:eastAsia="Times New Roman" w:cs="Calibri"/>
                <w:color w:val="000000"/>
                <w:sz w:val="20"/>
              </w:rPr>
            </w:pPr>
          </w:p>
        </w:tc>
        <w:tc>
          <w:tcPr>
            <w:tcW w:w="1060" w:type="pct"/>
            <w:tcBorders>
              <w:top w:val="single" w:sz="4" w:space="0" w:color="auto"/>
              <w:left w:val="single" w:sz="4" w:space="0" w:color="auto"/>
              <w:bottom w:val="single" w:sz="4" w:space="0" w:color="auto"/>
              <w:right w:val="single" w:sz="4" w:space="0" w:color="auto"/>
            </w:tcBorders>
            <w:shd w:val="clear" w:color="auto" w:fill="D0CECE"/>
            <w:vAlign w:val="center"/>
            <w:hideMark/>
          </w:tcPr>
          <w:p w14:paraId="6146AF09" w14:textId="77777777" w:rsidR="00207986" w:rsidRPr="00EE3FF6" w:rsidRDefault="00207986" w:rsidP="00353F42">
            <w:pPr>
              <w:spacing w:after="0"/>
              <w:jc w:val="center"/>
              <w:rPr>
                <w:rFonts w:eastAsia="Times New Roman" w:cs="Calibri"/>
                <w:color w:val="000000"/>
                <w:sz w:val="20"/>
              </w:rPr>
            </w:pPr>
            <w:r w:rsidRPr="00EE3FF6">
              <w:rPr>
                <w:rFonts w:eastAsia="Times New Roman" w:cs="Calibri"/>
                <w:color w:val="000000"/>
                <w:sz w:val="20"/>
              </w:rPr>
              <w:t>TBD</w:t>
            </w:r>
          </w:p>
        </w:tc>
        <w:tc>
          <w:tcPr>
            <w:tcW w:w="1287" w:type="pct"/>
            <w:tcBorders>
              <w:top w:val="single" w:sz="4" w:space="0" w:color="auto"/>
              <w:left w:val="single" w:sz="4" w:space="0" w:color="auto"/>
              <w:bottom w:val="single" w:sz="4" w:space="0" w:color="auto"/>
              <w:right w:val="single" w:sz="4" w:space="0" w:color="auto"/>
            </w:tcBorders>
            <w:shd w:val="clear" w:color="auto" w:fill="D0CECE"/>
            <w:vAlign w:val="center"/>
            <w:hideMark/>
          </w:tcPr>
          <w:p w14:paraId="6FB5DADC" w14:textId="77777777" w:rsidR="00207986" w:rsidRPr="00EE3FF6" w:rsidRDefault="00207986" w:rsidP="00353F42">
            <w:pPr>
              <w:spacing w:after="0"/>
              <w:jc w:val="center"/>
              <w:rPr>
                <w:rFonts w:eastAsia="Times New Roman" w:cs="Calibri"/>
                <w:color w:val="000000"/>
                <w:sz w:val="20"/>
              </w:rPr>
            </w:pPr>
            <w:r w:rsidRPr="00EE3FF6">
              <w:rPr>
                <w:rFonts w:eastAsia="Times New Roman" w:cs="Calibri"/>
                <w:color w:val="000000"/>
                <w:sz w:val="20"/>
                <w:lang w:val="en-CA"/>
              </w:rPr>
              <w:t>Screwed to item and to earth bar</w:t>
            </w:r>
          </w:p>
        </w:tc>
      </w:tr>
      <w:tr w:rsidR="00060EAB" w:rsidRPr="006431F0" w14:paraId="3544198C" w14:textId="77777777" w:rsidTr="00EE5575">
        <w:trPr>
          <w:trHeight w:val="615"/>
        </w:trPr>
        <w:tc>
          <w:tcPr>
            <w:tcW w:w="2045" w:type="pct"/>
            <w:tcBorders>
              <w:top w:val="single" w:sz="4" w:space="0" w:color="auto"/>
              <w:left w:val="single" w:sz="4" w:space="0" w:color="auto"/>
              <w:bottom w:val="single" w:sz="4" w:space="0" w:color="auto"/>
              <w:right w:val="single" w:sz="4" w:space="0" w:color="auto"/>
            </w:tcBorders>
            <w:shd w:val="clear" w:color="auto" w:fill="D0CECE"/>
            <w:vAlign w:val="center"/>
          </w:tcPr>
          <w:p w14:paraId="42B048ED" w14:textId="4DEBC183" w:rsidR="00060EAB" w:rsidRPr="00EE3FF6" w:rsidRDefault="00060EAB" w:rsidP="00EE5575">
            <w:pPr>
              <w:spacing w:after="0"/>
              <w:rPr>
                <w:rFonts w:eastAsia="Times New Roman" w:cs="Calibri"/>
                <w:b/>
                <w:color w:val="000000"/>
                <w:sz w:val="20"/>
              </w:rPr>
            </w:pPr>
            <w:r w:rsidRPr="00EE3FF6">
              <w:rPr>
                <w:rFonts w:eastAsia="Times New Roman" w:cs="Calibri"/>
                <w:b/>
                <w:color w:val="000000"/>
                <w:sz w:val="20"/>
              </w:rPr>
              <w:t>earthing cables for CCU, APs and Switch mounting plates</w:t>
            </w:r>
            <w:r w:rsidRPr="00EE3FF6">
              <w:rPr>
                <w:rFonts w:eastAsia="Times New Roman" w:cs="Calibri"/>
                <w:color w:val="000000"/>
                <w:sz w:val="20"/>
              </w:rPr>
              <w:t xml:space="preserve"> </w:t>
            </w:r>
          </w:p>
        </w:tc>
        <w:tc>
          <w:tcPr>
            <w:tcW w:w="608" w:type="pct"/>
            <w:tcBorders>
              <w:top w:val="single" w:sz="4" w:space="0" w:color="auto"/>
              <w:left w:val="single" w:sz="4" w:space="0" w:color="auto"/>
              <w:bottom w:val="single" w:sz="4" w:space="0" w:color="auto"/>
              <w:right w:val="single" w:sz="4" w:space="0" w:color="auto"/>
            </w:tcBorders>
            <w:shd w:val="clear" w:color="auto" w:fill="D0CECE"/>
            <w:noWrap/>
            <w:vAlign w:val="center"/>
          </w:tcPr>
          <w:p w14:paraId="7FEA802A" w14:textId="0C8F106B" w:rsidR="00060EAB" w:rsidRPr="00EE3FF6" w:rsidRDefault="00060EAB" w:rsidP="00060EAB">
            <w:pPr>
              <w:spacing w:after="0"/>
              <w:jc w:val="center"/>
              <w:rPr>
                <w:rFonts w:eastAsia="Times New Roman" w:cs="Calibri"/>
                <w:color w:val="000000"/>
                <w:sz w:val="20"/>
              </w:rPr>
            </w:pPr>
          </w:p>
        </w:tc>
        <w:tc>
          <w:tcPr>
            <w:tcW w:w="1060" w:type="pct"/>
            <w:tcBorders>
              <w:top w:val="single" w:sz="4" w:space="0" w:color="auto"/>
              <w:left w:val="single" w:sz="4" w:space="0" w:color="auto"/>
              <w:bottom w:val="single" w:sz="4" w:space="0" w:color="auto"/>
              <w:right w:val="single" w:sz="4" w:space="0" w:color="auto"/>
            </w:tcBorders>
            <w:shd w:val="clear" w:color="auto" w:fill="D0CECE"/>
            <w:vAlign w:val="center"/>
          </w:tcPr>
          <w:p w14:paraId="6243C3D1" w14:textId="0181941F" w:rsidR="00060EAB" w:rsidRPr="00EE3FF6" w:rsidRDefault="00060EAB" w:rsidP="00060EAB">
            <w:pPr>
              <w:spacing w:after="0"/>
              <w:jc w:val="center"/>
              <w:rPr>
                <w:rFonts w:eastAsia="Times New Roman" w:cs="Calibri"/>
                <w:color w:val="000000"/>
                <w:sz w:val="20"/>
              </w:rPr>
            </w:pPr>
            <w:r w:rsidRPr="00EE3FF6">
              <w:rPr>
                <w:rFonts w:eastAsia="Times New Roman" w:cs="Calibri"/>
                <w:color w:val="000000"/>
                <w:sz w:val="20"/>
              </w:rPr>
              <w:t>TBD</w:t>
            </w:r>
          </w:p>
        </w:tc>
        <w:tc>
          <w:tcPr>
            <w:tcW w:w="1287" w:type="pct"/>
            <w:tcBorders>
              <w:top w:val="single" w:sz="4" w:space="0" w:color="auto"/>
              <w:left w:val="single" w:sz="4" w:space="0" w:color="auto"/>
              <w:bottom w:val="single" w:sz="4" w:space="0" w:color="auto"/>
              <w:right w:val="single" w:sz="4" w:space="0" w:color="auto"/>
            </w:tcBorders>
            <w:shd w:val="clear" w:color="auto" w:fill="D0CECE"/>
            <w:vAlign w:val="center"/>
          </w:tcPr>
          <w:p w14:paraId="5CBC0CCE" w14:textId="631C1D7C" w:rsidR="00060EAB" w:rsidRPr="00EE3FF6" w:rsidRDefault="00060EAB" w:rsidP="00060EAB">
            <w:pPr>
              <w:spacing w:after="0"/>
              <w:jc w:val="center"/>
              <w:rPr>
                <w:rFonts w:eastAsia="Times New Roman" w:cs="Calibri"/>
                <w:color w:val="000000"/>
                <w:sz w:val="20"/>
                <w:lang w:val="en-CA"/>
              </w:rPr>
            </w:pPr>
            <w:r w:rsidRPr="00EE3FF6">
              <w:rPr>
                <w:rFonts w:eastAsia="Times New Roman" w:cs="Calibri"/>
                <w:color w:val="000000"/>
                <w:sz w:val="20"/>
              </w:rPr>
              <w:t>Screwed to item and to earth bar</w:t>
            </w:r>
          </w:p>
        </w:tc>
      </w:tr>
    </w:tbl>
    <w:p w14:paraId="5E409C36" w14:textId="739EA02F" w:rsidR="00207986" w:rsidRDefault="00207986" w:rsidP="002079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329"/>
        <w:gridCol w:w="2450"/>
        <w:gridCol w:w="2594"/>
      </w:tblGrid>
      <w:tr w:rsidR="008975EE" w:rsidRPr="00283E39" w14:paraId="5DA12468" w14:textId="77777777" w:rsidTr="50B1EB6E">
        <w:trPr>
          <w:trHeight w:val="315"/>
        </w:trPr>
        <w:tc>
          <w:tcPr>
            <w:tcW w:w="5000" w:type="pct"/>
            <w:gridSpan w:val="4"/>
            <w:shd w:val="clear" w:color="auto" w:fill="FFC000"/>
            <w:noWrap/>
            <w:hideMark/>
          </w:tcPr>
          <w:p w14:paraId="1FB0D326" w14:textId="6E3684AB" w:rsidR="008975EE" w:rsidRPr="008975EE" w:rsidRDefault="008975EE" w:rsidP="00353F42">
            <w:pPr>
              <w:spacing w:before="0" w:after="0"/>
              <w:rPr>
                <w:rFonts w:eastAsia="Times New Roman" w:cs="Times New Roman"/>
                <w:b/>
                <w:bCs/>
                <w:szCs w:val="22"/>
                <w:lang w:eastAsia="en-GB"/>
              </w:rPr>
            </w:pPr>
            <w:r w:rsidRPr="008975EE">
              <w:rPr>
                <w:rFonts w:eastAsia="Times New Roman" w:cs="Times New Roman"/>
                <w:b/>
                <w:bCs/>
                <w:szCs w:val="22"/>
                <w:lang w:eastAsia="en-GB"/>
              </w:rPr>
              <w:t xml:space="preserve">List of Connectors </w:t>
            </w:r>
            <w:r w:rsidRPr="00EE5575">
              <w:rPr>
                <w:rFonts w:eastAsia="Times New Roman" w:cs="Times New Roman"/>
                <w:b/>
                <w:bCs/>
                <w:szCs w:val="22"/>
              </w:rPr>
              <w:t xml:space="preserve">(scope of supply: </w:t>
            </w:r>
            <w:r w:rsidR="00ED7A06">
              <w:rPr>
                <w:rFonts w:eastAsia="Times New Roman" w:cs="Times New Roman"/>
                <w:b/>
                <w:bCs/>
                <w:szCs w:val="22"/>
              </w:rPr>
              <w:t>Stadler</w:t>
            </w:r>
            <w:r w:rsidRPr="00EE5575">
              <w:rPr>
                <w:rFonts w:eastAsia="Times New Roman" w:cs="Times New Roman"/>
                <w:b/>
                <w:bCs/>
                <w:szCs w:val="22"/>
              </w:rPr>
              <w:t>)</w:t>
            </w:r>
          </w:p>
        </w:tc>
      </w:tr>
      <w:tr w:rsidR="008975EE" w:rsidRPr="00283E39" w14:paraId="02095B8A" w14:textId="77777777" w:rsidTr="50B1EB6E">
        <w:trPr>
          <w:trHeight w:val="315"/>
        </w:trPr>
        <w:tc>
          <w:tcPr>
            <w:tcW w:w="1590" w:type="pct"/>
            <w:shd w:val="clear" w:color="auto" w:fill="404040" w:themeFill="text1" w:themeFillTint="BF"/>
            <w:noWrap/>
            <w:vAlign w:val="center"/>
            <w:hideMark/>
          </w:tcPr>
          <w:p w14:paraId="09FE8E30" w14:textId="77777777" w:rsidR="008975EE" w:rsidRPr="00283E39" w:rsidRDefault="008975EE" w:rsidP="00353F42">
            <w:pPr>
              <w:spacing w:before="0" w:after="0"/>
              <w:rPr>
                <w:rFonts w:eastAsia="Times New Roman" w:cs="Times New Roman"/>
                <w:b/>
                <w:bCs/>
                <w:color w:val="FFFFFF"/>
                <w:lang w:eastAsia="en-GB"/>
              </w:rPr>
            </w:pPr>
            <w:r w:rsidRPr="00283E39">
              <w:rPr>
                <w:rFonts w:eastAsia="Times New Roman" w:cs="Times New Roman"/>
                <w:b/>
                <w:bCs/>
                <w:color w:val="FFFFFF"/>
                <w:lang w:eastAsia="en-GB"/>
              </w:rPr>
              <w:t>Type</w:t>
            </w:r>
          </w:p>
        </w:tc>
        <w:tc>
          <w:tcPr>
            <w:tcW w:w="711" w:type="pct"/>
            <w:shd w:val="clear" w:color="auto" w:fill="404040" w:themeFill="text1" w:themeFillTint="BF"/>
            <w:noWrap/>
            <w:vAlign w:val="center"/>
            <w:hideMark/>
          </w:tcPr>
          <w:p w14:paraId="05A18A34" w14:textId="77777777" w:rsidR="008975EE" w:rsidRPr="00283E39" w:rsidRDefault="008975EE" w:rsidP="00353F42">
            <w:pPr>
              <w:spacing w:before="0" w:after="0"/>
              <w:rPr>
                <w:rFonts w:eastAsia="Times New Roman" w:cs="Times New Roman"/>
                <w:b/>
                <w:bCs/>
                <w:color w:val="FFFFFF"/>
                <w:lang w:eastAsia="en-GB"/>
              </w:rPr>
            </w:pPr>
            <w:r w:rsidRPr="00283E39">
              <w:rPr>
                <w:rFonts w:eastAsia="Times New Roman" w:cs="Times New Roman"/>
                <w:b/>
                <w:bCs/>
                <w:color w:val="FFFFFF"/>
                <w:lang w:eastAsia="en-GB"/>
              </w:rPr>
              <w:t>Quantity</w:t>
            </w:r>
          </w:p>
        </w:tc>
        <w:tc>
          <w:tcPr>
            <w:tcW w:w="1311" w:type="pct"/>
            <w:shd w:val="clear" w:color="auto" w:fill="404040" w:themeFill="text1" w:themeFillTint="BF"/>
            <w:noWrap/>
            <w:vAlign w:val="center"/>
            <w:hideMark/>
          </w:tcPr>
          <w:p w14:paraId="213F9A4D" w14:textId="77777777" w:rsidR="008975EE" w:rsidRPr="00283E39" w:rsidRDefault="008975EE" w:rsidP="00353F42">
            <w:pPr>
              <w:spacing w:before="0" w:after="0"/>
              <w:rPr>
                <w:rFonts w:eastAsia="Times New Roman" w:cs="Times New Roman"/>
                <w:b/>
                <w:bCs/>
                <w:color w:val="FFFFFF"/>
                <w:lang w:eastAsia="en-GB"/>
              </w:rPr>
            </w:pPr>
            <w:r w:rsidRPr="00283E39">
              <w:rPr>
                <w:rFonts w:eastAsia="Times New Roman" w:cs="Times New Roman"/>
                <w:b/>
                <w:bCs/>
                <w:color w:val="FFFFFF"/>
                <w:lang w:eastAsia="en-GB"/>
              </w:rPr>
              <w:t>Used at</w:t>
            </w:r>
          </w:p>
        </w:tc>
        <w:tc>
          <w:tcPr>
            <w:tcW w:w="1388" w:type="pct"/>
            <w:shd w:val="clear" w:color="auto" w:fill="404040" w:themeFill="text1" w:themeFillTint="BF"/>
            <w:noWrap/>
            <w:vAlign w:val="center"/>
            <w:hideMark/>
          </w:tcPr>
          <w:p w14:paraId="200F324C" w14:textId="77777777" w:rsidR="008975EE" w:rsidRPr="00283E39" w:rsidRDefault="008975EE" w:rsidP="00353F42">
            <w:pPr>
              <w:spacing w:before="0" w:after="0"/>
              <w:rPr>
                <w:rFonts w:eastAsia="Times New Roman" w:cs="Times New Roman"/>
                <w:b/>
                <w:bCs/>
                <w:color w:val="FFFFFF"/>
                <w:lang w:eastAsia="en-GB"/>
              </w:rPr>
            </w:pPr>
            <w:r w:rsidRPr="00283E39">
              <w:rPr>
                <w:rFonts w:eastAsia="Times New Roman" w:cs="Times New Roman"/>
                <w:b/>
                <w:bCs/>
                <w:color w:val="FFFFFF"/>
                <w:lang w:eastAsia="en-GB"/>
              </w:rPr>
              <w:t>Image</w:t>
            </w:r>
          </w:p>
        </w:tc>
      </w:tr>
      <w:tr w:rsidR="00D738A4" w:rsidRPr="00283E39" w14:paraId="550E45DB" w14:textId="77777777" w:rsidTr="50B1EB6E">
        <w:trPr>
          <w:trHeight w:val="1177"/>
        </w:trPr>
        <w:tc>
          <w:tcPr>
            <w:tcW w:w="1590" w:type="pct"/>
            <w:vAlign w:val="center"/>
          </w:tcPr>
          <w:p w14:paraId="16A20789" w14:textId="7A6A97B7" w:rsidR="00D738A4" w:rsidRPr="007D359A" w:rsidRDefault="00F106C7" w:rsidP="00EE5575">
            <w:pPr>
              <w:spacing w:after="0"/>
              <w:rPr>
                <w:rFonts w:eastAsia="Times New Roman" w:cs="Calibri"/>
                <w:color w:val="000000"/>
                <w:sz w:val="20"/>
              </w:rPr>
            </w:pPr>
            <w:r>
              <w:rPr>
                <w:rStyle w:val="cf11"/>
              </w:rPr>
              <w:t>Phoenix HC D7</w:t>
            </w:r>
          </w:p>
        </w:tc>
        <w:tc>
          <w:tcPr>
            <w:tcW w:w="711" w:type="pct"/>
            <w:noWrap/>
            <w:vAlign w:val="center"/>
          </w:tcPr>
          <w:p w14:paraId="6107C173" w14:textId="664B4D73" w:rsidR="00D738A4" w:rsidRPr="00EF018E" w:rsidRDefault="00F106C7" w:rsidP="00353F42">
            <w:pPr>
              <w:spacing w:before="0" w:after="0"/>
              <w:rPr>
                <w:rFonts w:eastAsia="Times New Roman" w:cs="Times New Roman"/>
                <w:sz w:val="20"/>
                <w:lang w:eastAsia="en-GB"/>
              </w:rPr>
            </w:pPr>
            <w:r>
              <w:rPr>
                <w:rFonts w:eastAsia="Times New Roman" w:cs="Times New Roman"/>
                <w:sz w:val="20"/>
                <w:lang w:eastAsia="en-GB"/>
              </w:rPr>
              <w:t>1</w:t>
            </w:r>
          </w:p>
        </w:tc>
        <w:tc>
          <w:tcPr>
            <w:tcW w:w="1311" w:type="pct"/>
            <w:noWrap/>
            <w:vAlign w:val="center"/>
          </w:tcPr>
          <w:p w14:paraId="019538D7" w14:textId="4696D7C4" w:rsidR="00D738A4" w:rsidRPr="00EF018E" w:rsidRDefault="00F106C7" w:rsidP="00353F42">
            <w:pPr>
              <w:spacing w:before="0" w:after="0"/>
              <w:rPr>
                <w:rFonts w:eastAsia="Times New Roman" w:cs="Times New Roman"/>
                <w:sz w:val="20"/>
                <w:lang w:eastAsia="en-GB"/>
              </w:rPr>
            </w:pPr>
            <w:r>
              <w:rPr>
                <w:rFonts w:eastAsia="Times New Roman" w:cs="Times New Roman"/>
                <w:sz w:val="20"/>
                <w:lang w:eastAsia="en-GB"/>
              </w:rPr>
              <w:t>CCU Power Input</w:t>
            </w:r>
          </w:p>
        </w:tc>
        <w:tc>
          <w:tcPr>
            <w:tcW w:w="1388" w:type="pct"/>
            <w:noWrap/>
            <w:vAlign w:val="center"/>
          </w:tcPr>
          <w:p w14:paraId="54B23E56" w14:textId="3C8D4BBC" w:rsidR="00D738A4" w:rsidRPr="00265229" w:rsidRDefault="000D31DF" w:rsidP="50B1EB6E">
            <w:pPr>
              <w:spacing w:before="0" w:after="0"/>
              <w:jc w:val="center"/>
              <w:rPr>
                <w:rFonts w:eastAsia="Times New Roman" w:cs="Times New Roman"/>
                <w:noProof/>
                <w:sz w:val="20"/>
                <w:lang w:eastAsia="en-GB"/>
              </w:rPr>
            </w:pPr>
            <w:r w:rsidRPr="008629A9">
              <w:rPr>
                <w:noProof/>
                <w:lang w:eastAsia="ja-JP"/>
              </w:rPr>
              <w:drawing>
                <wp:inline distT="0" distB="0" distL="0" distR="0" wp14:anchorId="77EA0537" wp14:editId="39057C7D">
                  <wp:extent cx="1604234" cy="5936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46838" cy="609445"/>
                          </a:xfrm>
                          <a:prstGeom prst="rect">
                            <a:avLst/>
                          </a:prstGeom>
                          <a:noFill/>
                          <a:ln>
                            <a:noFill/>
                          </a:ln>
                        </pic:spPr>
                      </pic:pic>
                    </a:graphicData>
                  </a:graphic>
                </wp:inline>
              </w:drawing>
            </w:r>
          </w:p>
        </w:tc>
      </w:tr>
      <w:tr w:rsidR="008975EE" w:rsidRPr="00283E39" w14:paraId="6F2D499F" w14:textId="77777777" w:rsidTr="50B1EB6E">
        <w:trPr>
          <w:trHeight w:val="1177"/>
        </w:trPr>
        <w:tc>
          <w:tcPr>
            <w:tcW w:w="1590" w:type="pct"/>
            <w:vAlign w:val="center"/>
            <w:hideMark/>
          </w:tcPr>
          <w:p w14:paraId="682B682A" w14:textId="23D1B4E5" w:rsidR="008975EE" w:rsidRPr="00EF018E" w:rsidRDefault="00265229" w:rsidP="00EE5575">
            <w:pPr>
              <w:spacing w:after="0"/>
              <w:rPr>
                <w:rFonts w:eastAsia="Times New Roman" w:cs="Calibri"/>
                <w:color w:val="000000"/>
                <w:sz w:val="20"/>
              </w:rPr>
            </w:pPr>
            <w:r w:rsidRPr="007D359A">
              <w:rPr>
                <w:rFonts w:eastAsia="Times New Roman" w:cs="Calibri"/>
                <w:color w:val="000000"/>
                <w:sz w:val="20"/>
              </w:rPr>
              <w:t>M12 5-pin K-Coded female connector - Phoenix Contact</w:t>
            </w:r>
          </w:p>
        </w:tc>
        <w:tc>
          <w:tcPr>
            <w:tcW w:w="711" w:type="pct"/>
            <w:noWrap/>
            <w:vAlign w:val="center"/>
            <w:hideMark/>
          </w:tcPr>
          <w:p w14:paraId="28CF387E" w14:textId="23E053BF" w:rsidR="008975EE" w:rsidRDefault="008975EE" w:rsidP="00353F42">
            <w:pPr>
              <w:spacing w:before="0" w:after="0"/>
              <w:rPr>
                <w:rFonts w:eastAsia="Times New Roman" w:cs="Times New Roman"/>
                <w:sz w:val="20"/>
                <w:lang w:eastAsia="en-GB"/>
              </w:rPr>
            </w:pPr>
          </w:p>
          <w:p w14:paraId="6448066C" w14:textId="28697CAA" w:rsidR="003C612C" w:rsidRPr="00EF018E" w:rsidRDefault="003C612C" w:rsidP="00353F42">
            <w:pPr>
              <w:spacing w:before="0" w:after="0"/>
              <w:rPr>
                <w:rFonts w:eastAsia="Times New Roman" w:cs="Times New Roman"/>
                <w:sz w:val="20"/>
                <w:lang w:eastAsia="en-GB"/>
              </w:rPr>
            </w:pPr>
            <w:r>
              <w:rPr>
                <w:rFonts w:eastAsia="Times New Roman" w:cs="Times New Roman"/>
                <w:sz w:val="20"/>
                <w:lang w:eastAsia="en-GB"/>
              </w:rPr>
              <w:t>8</w:t>
            </w:r>
          </w:p>
        </w:tc>
        <w:tc>
          <w:tcPr>
            <w:tcW w:w="1311" w:type="pct"/>
            <w:noWrap/>
            <w:vAlign w:val="center"/>
            <w:hideMark/>
          </w:tcPr>
          <w:p w14:paraId="3A2B3E0B" w14:textId="376B8C79" w:rsidR="00634263" w:rsidRPr="00EF018E" w:rsidRDefault="00634263" w:rsidP="00353F42">
            <w:pPr>
              <w:spacing w:before="0" w:after="0"/>
              <w:rPr>
                <w:rFonts w:eastAsia="Times New Roman" w:cs="Times New Roman"/>
                <w:sz w:val="20"/>
                <w:lang w:eastAsia="en-GB"/>
              </w:rPr>
            </w:pPr>
            <w:r>
              <w:rPr>
                <w:rFonts w:eastAsia="Times New Roman" w:cs="Times New Roman"/>
                <w:sz w:val="20"/>
                <w:lang w:eastAsia="en-GB"/>
              </w:rPr>
              <w:t>Switch Power Input</w:t>
            </w:r>
          </w:p>
        </w:tc>
        <w:tc>
          <w:tcPr>
            <w:tcW w:w="1388" w:type="pct"/>
            <w:noWrap/>
            <w:vAlign w:val="center"/>
            <w:hideMark/>
          </w:tcPr>
          <w:p w14:paraId="27F7F98C" w14:textId="2B9F71CF" w:rsidR="008975EE" w:rsidRPr="00EF018E" w:rsidRDefault="00265229" w:rsidP="00EF018E">
            <w:pPr>
              <w:spacing w:before="0" w:after="0"/>
              <w:jc w:val="center"/>
              <w:rPr>
                <w:rFonts w:eastAsia="Times New Roman" w:cs="Times New Roman"/>
                <w:sz w:val="20"/>
                <w:lang w:eastAsia="en-GB"/>
              </w:rPr>
            </w:pPr>
            <w:r w:rsidRPr="00265229">
              <w:rPr>
                <w:rFonts w:eastAsia="Times New Roman" w:cs="Times New Roman"/>
                <w:noProof/>
                <w:sz w:val="20"/>
                <w:lang w:eastAsia="en-GB"/>
              </w:rPr>
              <w:drawing>
                <wp:inline distT="0" distB="0" distL="0" distR="0" wp14:anchorId="298FE9C3" wp14:editId="73D1CB5C">
                  <wp:extent cx="651626" cy="68995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4777" cy="693294"/>
                          </a:xfrm>
                          <a:prstGeom prst="rect">
                            <a:avLst/>
                          </a:prstGeom>
                        </pic:spPr>
                      </pic:pic>
                    </a:graphicData>
                  </a:graphic>
                </wp:inline>
              </w:drawing>
            </w:r>
          </w:p>
        </w:tc>
      </w:tr>
      <w:tr w:rsidR="008975EE" w:rsidRPr="00283E39" w14:paraId="51F8B104" w14:textId="77777777" w:rsidTr="50B1EB6E">
        <w:trPr>
          <w:trHeight w:val="1343"/>
        </w:trPr>
        <w:tc>
          <w:tcPr>
            <w:tcW w:w="1590" w:type="pct"/>
            <w:vAlign w:val="center"/>
            <w:hideMark/>
          </w:tcPr>
          <w:p w14:paraId="376E49D4" w14:textId="41F46925" w:rsidR="008975EE" w:rsidRPr="00EF018E" w:rsidRDefault="008975EE" w:rsidP="00353F42">
            <w:pPr>
              <w:spacing w:before="0" w:after="0"/>
              <w:rPr>
                <w:rFonts w:eastAsia="Times New Roman" w:cs="Times New Roman"/>
                <w:sz w:val="20"/>
                <w:lang w:val="en-CA" w:eastAsia="en-GB"/>
              </w:rPr>
            </w:pPr>
            <w:r w:rsidRPr="00EF018E">
              <w:rPr>
                <w:rFonts w:eastAsia="Times New Roman" w:cs="Times New Roman"/>
                <w:sz w:val="20"/>
                <w:lang w:val="en-CA" w:eastAsia="en-GB"/>
              </w:rPr>
              <w:t>M12 Connector X-coded (series)</w:t>
            </w:r>
            <w:r w:rsidRPr="00EF018E">
              <w:rPr>
                <w:rFonts w:eastAsia="Times New Roman" w:cs="Times New Roman"/>
                <w:sz w:val="20"/>
                <w:lang w:val="en-CA" w:eastAsia="en-GB"/>
              </w:rPr>
              <w:br/>
              <w:t xml:space="preserve">e.g. HARTING </w:t>
            </w:r>
            <w:r w:rsidR="009E3076" w:rsidRPr="009E3076">
              <w:rPr>
                <w:rFonts w:eastAsia="Times New Roman" w:cs="Times New Roman"/>
                <w:sz w:val="20"/>
                <w:lang w:val="en-CA" w:eastAsia="en-GB"/>
              </w:rPr>
              <w:t>har-speed M12Crimp SlimDesign x-coded</w:t>
            </w:r>
            <w:r w:rsidR="00D91458">
              <w:rPr>
                <w:rFonts w:eastAsia="Times New Roman" w:cs="Times New Roman"/>
                <w:sz w:val="20"/>
                <w:lang w:val="en-CA" w:eastAsia="en-GB"/>
              </w:rPr>
              <w:t xml:space="preserve"> </w:t>
            </w:r>
            <w:r w:rsidR="00D91458" w:rsidRPr="00D91458">
              <w:rPr>
                <w:rFonts w:eastAsia="Times New Roman" w:cs="Times New Roman"/>
                <w:sz w:val="20"/>
                <w:lang w:val="en-CA" w:eastAsia="en-GB"/>
              </w:rPr>
              <w:t>Part number: 21 03 881 180</w:t>
            </w:r>
            <w:r w:rsidR="00D91458">
              <w:rPr>
                <w:rFonts w:eastAsia="Times New Roman" w:cs="Times New Roman"/>
                <w:sz w:val="20"/>
                <w:lang w:val="en-CA" w:eastAsia="en-GB"/>
              </w:rPr>
              <w:t xml:space="preserve">. </w:t>
            </w:r>
            <w:r w:rsidRPr="00EF018E">
              <w:rPr>
                <w:rFonts w:eastAsia="Times New Roman" w:cs="Times New Roman"/>
                <w:sz w:val="20"/>
                <w:lang w:val="en-CA" w:eastAsia="en-GB"/>
              </w:rPr>
              <w:t>crimp contacts/pins are ordered separately</w:t>
            </w:r>
          </w:p>
        </w:tc>
        <w:tc>
          <w:tcPr>
            <w:tcW w:w="711" w:type="pct"/>
            <w:vAlign w:val="center"/>
            <w:hideMark/>
          </w:tcPr>
          <w:p w14:paraId="1D13279B" w14:textId="1BEC2BDE" w:rsidR="008975EE" w:rsidRPr="00EF018E" w:rsidRDefault="007C27AD" w:rsidP="00353F42">
            <w:pPr>
              <w:spacing w:before="0" w:after="0"/>
              <w:rPr>
                <w:rFonts w:eastAsia="Times New Roman" w:cs="Times New Roman"/>
                <w:sz w:val="20"/>
                <w:lang w:eastAsia="en-GB"/>
              </w:rPr>
            </w:pPr>
            <w:r>
              <w:rPr>
                <w:rFonts w:eastAsia="Times New Roman" w:cs="Times New Roman"/>
                <w:sz w:val="20"/>
                <w:lang w:eastAsia="en-GB"/>
              </w:rPr>
              <w:t>18</w:t>
            </w:r>
          </w:p>
        </w:tc>
        <w:tc>
          <w:tcPr>
            <w:tcW w:w="1311" w:type="pct"/>
            <w:vAlign w:val="center"/>
            <w:hideMark/>
          </w:tcPr>
          <w:p w14:paraId="02E313C5" w14:textId="2D92EE83" w:rsidR="008975EE" w:rsidRPr="00EF018E" w:rsidRDefault="008975EE" w:rsidP="00353F42">
            <w:pPr>
              <w:spacing w:before="0" w:after="0"/>
              <w:rPr>
                <w:rFonts w:eastAsia="Times New Roman" w:cs="Times New Roman"/>
                <w:sz w:val="20"/>
                <w:lang w:eastAsia="en-GB"/>
              </w:rPr>
            </w:pPr>
            <w:r w:rsidRPr="00EF018E">
              <w:rPr>
                <w:rFonts w:eastAsia="Times New Roman" w:cs="Times New Roman"/>
                <w:sz w:val="20"/>
                <w:lang w:eastAsia="en-GB"/>
              </w:rPr>
              <w:t>CCU, APs</w:t>
            </w:r>
            <w:r w:rsidR="007C27AD">
              <w:rPr>
                <w:rFonts w:eastAsia="Times New Roman" w:cs="Times New Roman"/>
                <w:sz w:val="20"/>
                <w:lang w:eastAsia="en-GB"/>
              </w:rPr>
              <w:t xml:space="preserve"> Ethernet</w:t>
            </w:r>
          </w:p>
        </w:tc>
        <w:tc>
          <w:tcPr>
            <w:tcW w:w="1388" w:type="pct"/>
            <w:vAlign w:val="center"/>
            <w:hideMark/>
          </w:tcPr>
          <w:p w14:paraId="5C7A115B" w14:textId="186823C9" w:rsidR="008975EE" w:rsidRPr="00EF018E" w:rsidRDefault="006F5CD7" w:rsidP="00EF018E">
            <w:pPr>
              <w:spacing w:before="0" w:after="0"/>
              <w:jc w:val="center"/>
              <w:rPr>
                <w:rFonts w:eastAsia="Times New Roman" w:cs="Times New Roman"/>
                <w:sz w:val="20"/>
                <w:lang w:eastAsia="en-GB"/>
              </w:rPr>
            </w:pPr>
            <w:r w:rsidRPr="006F5CD7">
              <w:rPr>
                <w:rFonts w:eastAsia="Times New Roman" w:cs="Times New Roman"/>
                <w:noProof/>
                <w:sz w:val="20"/>
                <w:lang w:eastAsia="en-GB"/>
              </w:rPr>
              <w:drawing>
                <wp:inline distT="0" distB="0" distL="0" distR="0" wp14:anchorId="1C365DC8" wp14:editId="76E8C024">
                  <wp:extent cx="966555" cy="741784"/>
                  <wp:effectExtent l="0" t="0" r="5080" b="1270"/>
                  <wp:docPr id="3819" name="Picture 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a:ext>
                            </a:extLst>
                          </a:blip>
                          <a:stretch>
                            <a:fillRect/>
                          </a:stretch>
                        </pic:blipFill>
                        <pic:spPr>
                          <a:xfrm>
                            <a:off x="0" y="0"/>
                            <a:ext cx="975009" cy="748272"/>
                          </a:xfrm>
                          <a:prstGeom prst="rect">
                            <a:avLst/>
                          </a:prstGeom>
                        </pic:spPr>
                      </pic:pic>
                    </a:graphicData>
                  </a:graphic>
                </wp:inline>
              </w:drawing>
            </w:r>
          </w:p>
        </w:tc>
      </w:tr>
      <w:tr w:rsidR="007C27AD" w:rsidRPr="00283E39" w14:paraId="0FADEF60" w14:textId="77777777" w:rsidTr="50B1EB6E">
        <w:trPr>
          <w:trHeight w:val="1343"/>
        </w:trPr>
        <w:tc>
          <w:tcPr>
            <w:tcW w:w="1590" w:type="pct"/>
            <w:vAlign w:val="center"/>
          </w:tcPr>
          <w:p w14:paraId="2DE2E9B6" w14:textId="4409ACAF" w:rsidR="007C27AD" w:rsidRPr="007C27AD" w:rsidRDefault="004F7F1C" w:rsidP="00353F42">
            <w:pPr>
              <w:spacing w:before="0" w:after="0"/>
              <w:rPr>
                <w:rFonts w:eastAsia="Times New Roman" w:cs="Times New Roman"/>
                <w:sz w:val="20"/>
                <w:lang w:val="en-CA" w:eastAsia="en-GB"/>
              </w:rPr>
            </w:pPr>
            <w:r>
              <w:rPr>
                <w:rFonts w:eastAsia="Times New Roman" w:cs="Times New Roman"/>
                <w:sz w:val="20"/>
                <w:lang w:val="en-CA" w:eastAsia="en-GB"/>
              </w:rPr>
              <w:t>H</w:t>
            </w:r>
            <w:r w:rsidR="00380297">
              <w:rPr>
                <w:rFonts w:eastAsia="Times New Roman" w:cs="Times New Roman"/>
                <w:sz w:val="20"/>
                <w:lang w:val="en-CA" w:eastAsia="en-GB"/>
              </w:rPr>
              <w:t xml:space="preserve">arting </w:t>
            </w:r>
            <w:r w:rsidR="00380297" w:rsidRPr="00380297">
              <w:rPr>
                <w:rFonts w:eastAsia="Times New Roman" w:cs="Times New Roman"/>
                <w:sz w:val="20"/>
                <w:lang w:val="en-CA" w:eastAsia="en-GB"/>
              </w:rPr>
              <w:t>M12 PushPull 8-pole X-coded male</w:t>
            </w:r>
            <w:r w:rsidR="00380297">
              <w:rPr>
                <w:rFonts w:eastAsia="Times New Roman" w:cs="Times New Roman"/>
                <w:sz w:val="20"/>
                <w:lang w:val="en-CA" w:eastAsia="en-GB"/>
              </w:rPr>
              <w:t xml:space="preserve"> </w:t>
            </w:r>
            <w:r w:rsidR="00380297" w:rsidRPr="00380297">
              <w:rPr>
                <w:rFonts w:eastAsia="Times New Roman" w:cs="Times New Roman"/>
                <w:sz w:val="20"/>
                <w:lang w:val="en-CA" w:eastAsia="en-GB"/>
              </w:rPr>
              <w:t>Part number: 21 03 881 1830</w:t>
            </w:r>
            <w:r w:rsidR="00380297">
              <w:rPr>
                <w:rFonts w:eastAsia="Times New Roman" w:cs="Times New Roman"/>
                <w:sz w:val="20"/>
                <w:lang w:val="en-CA" w:eastAsia="en-GB"/>
              </w:rPr>
              <w:t xml:space="preserve"> </w:t>
            </w:r>
          </w:p>
        </w:tc>
        <w:tc>
          <w:tcPr>
            <w:tcW w:w="711" w:type="pct"/>
            <w:vAlign w:val="center"/>
          </w:tcPr>
          <w:p w14:paraId="5B7526D1" w14:textId="52B78BF8" w:rsidR="007C27AD" w:rsidRPr="007713C8" w:rsidRDefault="007B41AC" w:rsidP="00353F42">
            <w:pPr>
              <w:spacing w:before="0" w:after="0"/>
              <w:rPr>
                <w:rFonts w:eastAsia="Times New Roman" w:cs="Times New Roman"/>
                <w:sz w:val="20"/>
                <w:lang w:eastAsia="en-GB"/>
              </w:rPr>
            </w:pPr>
            <w:r w:rsidRPr="007713C8">
              <w:rPr>
                <w:rFonts w:eastAsia="Times New Roman" w:cs="Times New Roman"/>
                <w:sz w:val="20"/>
                <w:lang w:eastAsia="en-GB"/>
              </w:rPr>
              <w:t>4</w:t>
            </w:r>
            <w:r w:rsidR="00D113F7" w:rsidRPr="007713C8">
              <w:rPr>
                <w:rFonts w:eastAsia="Times New Roman" w:cs="Times New Roman"/>
                <w:sz w:val="20"/>
                <w:lang w:eastAsia="en-GB"/>
              </w:rPr>
              <w:t xml:space="preserve"> for Nomad components</w:t>
            </w:r>
          </w:p>
          <w:p w14:paraId="717189BF" w14:textId="77777777" w:rsidR="00D113F7" w:rsidRPr="007713C8" w:rsidRDefault="00D113F7" w:rsidP="00353F42">
            <w:pPr>
              <w:spacing w:before="0" w:after="0"/>
              <w:rPr>
                <w:rFonts w:eastAsia="Times New Roman" w:cs="Times New Roman"/>
                <w:sz w:val="20"/>
                <w:highlight w:val="green"/>
                <w:lang w:eastAsia="en-GB"/>
              </w:rPr>
            </w:pPr>
          </w:p>
          <w:p w14:paraId="752CB452" w14:textId="52C7FFAA" w:rsidR="00D113F7" w:rsidRPr="007713C8" w:rsidRDefault="00D113F7" w:rsidP="00353F42">
            <w:pPr>
              <w:spacing w:before="0" w:after="0"/>
              <w:rPr>
                <w:rFonts w:eastAsia="Times New Roman" w:cs="Times New Roman"/>
                <w:sz w:val="20"/>
                <w:highlight w:val="yellow"/>
                <w:lang w:eastAsia="en-GB"/>
              </w:rPr>
            </w:pPr>
            <w:del w:id="3922" w:author="Abbas Rizvi" w:date="2023-03-29T23:20:00Z">
              <w:r w:rsidRPr="007713C8" w:rsidDel="00CB0063">
                <w:rPr>
                  <w:rFonts w:eastAsia="Times New Roman" w:cs="Times New Roman"/>
                  <w:sz w:val="20"/>
                  <w:highlight w:val="green"/>
                  <w:lang w:eastAsia="en-GB"/>
                </w:rPr>
                <w:delText>X for 3</w:delText>
              </w:r>
              <w:r w:rsidRPr="007713C8" w:rsidDel="00CB0063">
                <w:rPr>
                  <w:rFonts w:eastAsia="Times New Roman" w:cs="Times New Roman"/>
                  <w:sz w:val="20"/>
                  <w:highlight w:val="green"/>
                  <w:vertAlign w:val="superscript"/>
                  <w:lang w:eastAsia="en-GB"/>
                </w:rPr>
                <w:delText>rd</w:delText>
              </w:r>
              <w:r w:rsidRPr="007713C8" w:rsidDel="00CB0063">
                <w:rPr>
                  <w:rFonts w:eastAsia="Times New Roman" w:cs="Times New Roman"/>
                  <w:sz w:val="20"/>
                  <w:highlight w:val="green"/>
                  <w:lang w:eastAsia="en-GB"/>
                </w:rPr>
                <w:delText xml:space="preserve"> party</w:delText>
              </w:r>
            </w:del>
          </w:p>
        </w:tc>
        <w:tc>
          <w:tcPr>
            <w:tcW w:w="1311" w:type="pct"/>
            <w:vAlign w:val="center"/>
          </w:tcPr>
          <w:p w14:paraId="4F0E9963" w14:textId="567A8232" w:rsidR="007C27AD" w:rsidRPr="007C27AD" w:rsidRDefault="007C27AD" w:rsidP="00353F42">
            <w:pPr>
              <w:spacing w:before="0" w:after="0"/>
              <w:rPr>
                <w:rFonts w:eastAsia="Times New Roman" w:cs="Times New Roman"/>
                <w:sz w:val="20"/>
                <w:lang w:eastAsia="en-GB"/>
              </w:rPr>
            </w:pPr>
            <w:r>
              <w:rPr>
                <w:rFonts w:eastAsia="Times New Roman" w:cs="Times New Roman"/>
                <w:sz w:val="20"/>
                <w:lang w:eastAsia="en-GB"/>
              </w:rPr>
              <w:t>Switch Ethernet</w:t>
            </w:r>
          </w:p>
        </w:tc>
        <w:tc>
          <w:tcPr>
            <w:tcW w:w="1388" w:type="pct"/>
            <w:vAlign w:val="center"/>
          </w:tcPr>
          <w:p w14:paraId="7E1F3E82" w14:textId="1E80C58A" w:rsidR="007C27AD" w:rsidRPr="007C27AD" w:rsidRDefault="004F7F1C" w:rsidP="00EF018E">
            <w:pPr>
              <w:spacing w:before="0" w:after="0"/>
              <w:jc w:val="center"/>
              <w:rPr>
                <w:rFonts w:eastAsia="Times New Roman" w:cs="Times New Roman"/>
                <w:noProof/>
                <w:sz w:val="20"/>
                <w:lang w:eastAsia="en-GB"/>
              </w:rPr>
            </w:pPr>
            <w:r w:rsidRPr="004F7F1C">
              <w:rPr>
                <w:rFonts w:eastAsia="Times New Roman" w:cs="Times New Roman"/>
                <w:noProof/>
                <w:sz w:val="20"/>
                <w:lang w:eastAsia="en-GB"/>
              </w:rPr>
              <w:drawing>
                <wp:inline distT="0" distB="0" distL="0" distR="0" wp14:anchorId="520E9F51" wp14:editId="5A0E3708">
                  <wp:extent cx="1074746" cy="931025"/>
                  <wp:effectExtent l="0" t="0" r="5080" b="0"/>
                  <wp:docPr id="110191955" name="Picture 11019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a:ext>
                            </a:extLst>
                          </a:blip>
                          <a:stretch>
                            <a:fillRect/>
                          </a:stretch>
                        </pic:blipFill>
                        <pic:spPr>
                          <a:xfrm>
                            <a:off x="0" y="0"/>
                            <a:ext cx="1081847" cy="937177"/>
                          </a:xfrm>
                          <a:prstGeom prst="rect">
                            <a:avLst/>
                          </a:prstGeom>
                        </pic:spPr>
                      </pic:pic>
                    </a:graphicData>
                  </a:graphic>
                </wp:inline>
              </w:drawing>
            </w:r>
          </w:p>
        </w:tc>
      </w:tr>
      <w:tr w:rsidR="008975EE" w:rsidRPr="00283E39" w14:paraId="1F89BE50" w14:textId="77777777" w:rsidTr="50B1EB6E">
        <w:trPr>
          <w:trHeight w:val="879"/>
        </w:trPr>
        <w:tc>
          <w:tcPr>
            <w:tcW w:w="1590" w:type="pct"/>
            <w:vAlign w:val="center"/>
            <w:hideMark/>
          </w:tcPr>
          <w:p w14:paraId="4CABD8F1" w14:textId="17351C93" w:rsidR="008975EE" w:rsidRPr="00EF018E" w:rsidRDefault="008975EE" w:rsidP="00353F42">
            <w:pPr>
              <w:spacing w:before="0" w:after="0"/>
              <w:rPr>
                <w:rFonts w:eastAsia="Times New Roman" w:cs="Times New Roman"/>
                <w:sz w:val="20"/>
                <w:lang w:eastAsia="en-GB"/>
              </w:rPr>
            </w:pPr>
            <w:r w:rsidRPr="00EF018E">
              <w:rPr>
                <w:rFonts w:eastAsia="Times New Roman" w:cs="Times New Roman"/>
                <w:sz w:val="20"/>
                <w:lang w:val="en-CA" w:eastAsia="en-GB"/>
              </w:rPr>
              <w:t xml:space="preserve">QMA connector straight </w:t>
            </w:r>
          </w:p>
        </w:tc>
        <w:tc>
          <w:tcPr>
            <w:tcW w:w="711" w:type="pct"/>
            <w:vAlign w:val="center"/>
          </w:tcPr>
          <w:p w14:paraId="77AE845E" w14:textId="0E141D1B" w:rsidR="008975EE" w:rsidRPr="00EF018E" w:rsidRDefault="008975EE" w:rsidP="00353F42">
            <w:pPr>
              <w:spacing w:before="0" w:after="0"/>
              <w:rPr>
                <w:rFonts w:eastAsia="Times New Roman" w:cs="Times New Roman"/>
                <w:sz w:val="20"/>
                <w:lang w:eastAsia="en-GB"/>
              </w:rPr>
            </w:pPr>
            <w:r w:rsidRPr="00EF018E">
              <w:rPr>
                <w:rFonts w:eastAsia="Times New Roman" w:cs="Times New Roman"/>
                <w:sz w:val="20"/>
                <w:lang w:eastAsia="en-GB"/>
              </w:rPr>
              <w:t xml:space="preserve"> </w:t>
            </w:r>
          </w:p>
        </w:tc>
        <w:tc>
          <w:tcPr>
            <w:tcW w:w="1311" w:type="pct"/>
            <w:vAlign w:val="center"/>
            <w:hideMark/>
          </w:tcPr>
          <w:p w14:paraId="7D18FCC9" w14:textId="2D469912" w:rsidR="008975EE" w:rsidRPr="00EF018E" w:rsidRDefault="008975EE" w:rsidP="00353F42">
            <w:pPr>
              <w:spacing w:before="0" w:after="0"/>
              <w:rPr>
                <w:rFonts w:eastAsia="Times New Roman" w:cs="Times New Roman"/>
                <w:sz w:val="20"/>
                <w:lang w:eastAsia="en-GB"/>
              </w:rPr>
            </w:pPr>
            <w:r w:rsidRPr="00EF018E">
              <w:rPr>
                <w:rFonts w:eastAsia="Times New Roman" w:cs="Times New Roman"/>
                <w:sz w:val="20"/>
                <w:lang w:eastAsia="en-GB"/>
              </w:rPr>
              <w:t xml:space="preserve">6 pcs. </w:t>
            </w:r>
            <w:r w:rsidR="004F7F1C">
              <w:rPr>
                <w:rFonts w:eastAsia="Times New Roman" w:cs="Times New Roman"/>
                <w:sz w:val="20"/>
                <w:lang w:eastAsia="en-GB"/>
              </w:rPr>
              <w:t>per</w:t>
            </w:r>
            <w:r w:rsidRPr="00EF018E">
              <w:rPr>
                <w:rFonts w:eastAsia="Times New Roman" w:cs="Times New Roman"/>
                <w:sz w:val="20"/>
                <w:lang w:eastAsia="en-GB"/>
              </w:rPr>
              <w:t xml:space="preserve"> AP</w:t>
            </w:r>
          </w:p>
          <w:p w14:paraId="42A6A7ED" w14:textId="0411ECA4" w:rsidR="008975EE" w:rsidRPr="00EF018E" w:rsidRDefault="004F7F1C" w:rsidP="00353F42">
            <w:pPr>
              <w:spacing w:before="0" w:after="0"/>
              <w:rPr>
                <w:rFonts w:eastAsia="Times New Roman" w:cs="Times New Roman"/>
                <w:sz w:val="20"/>
                <w:lang w:eastAsia="en-GB"/>
              </w:rPr>
            </w:pPr>
            <w:r>
              <w:rPr>
                <w:rFonts w:eastAsia="Times New Roman" w:cs="Times New Roman"/>
                <w:sz w:val="20"/>
                <w:lang w:eastAsia="en-GB"/>
              </w:rPr>
              <w:t>24</w:t>
            </w:r>
            <w:r w:rsidR="008975EE" w:rsidRPr="00EF018E">
              <w:rPr>
                <w:rFonts w:eastAsia="Times New Roman" w:cs="Times New Roman"/>
                <w:sz w:val="20"/>
                <w:lang w:eastAsia="en-GB"/>
              </w:rPr>
              <w:t xml:space="preserve"> pcs</w:t>
            </w:r>
            <w:r>
              <w:rPr>
                <w:rFonts w:eastAsia="Times New Roman" w:cs="Times New Roman"/>
                <w:sz w:val="20"/>
                <w:lang w:eastAsia="en-GB"/>
              </w:rPr>
              <w:t>.</w:t>
            </w:r>
            <w:r w:rsidR="008975EE" w:rsidRPr="00EF018E">
              <w:rPr>
                <w:rFonts w:eastAsia="Times New Roman" w:cs="Times New Roman"/>
                <w:sz w:val="20"/>
                <w:lang w:eastAsia="en-GB"/>
              </w:rPr>
              <w:t xml:space="preserve"> for CCU pigtails</w:t>
            </w:r>
          </w:p>
        </w:tc>
        <w:tc>
          <w:tcPr>
            <w:tcW w:w="1388" w:type="pct"/>
            <w:vAlign w:val="center"/>
            <w:hideMark/>
          </w:tcPr>
          <w:p w14:paraId="0E850126" w14:textId="65CF8434" w:rsidR="008975EE" w:rsidRPr="00EF018E" w:rsidRDefault="008975EE" w:rsidP="00EF018E">
            <w:pPr>
              <w:spacing w:before="0" w:after="0"/>
              <w:jc w:val="center"/>
              <w:rPr>
                <w:rFonts w:eastAsia="Times New Roman" w:cs="Times New Roman"/>
                <w:sz w:val="20"/>
                <w:lang w:eastAsia="en-GB"/>
              </w:rPr>
            </w:pPr>
            <w:r w:rsidRPr="00EF018E">
              <w:rPr>
                <w:rFonts w:eastAsia="Times New Roman" w:cs="Times New Roman"/>
                <w:noProof/>
                <w:sz w:val="20"/>
                <w:lang w:eastAsia="en-GB"/>
              </w:rPr>
              <w:drawing>
                <wp:inline distT="0" distB="0" distL="0" distR="0" wp14:anchorId="58DEFD63" wp14:editId="28AFB618">
                  <wp:extent cx="860098" cy="499188"/>
                  <wp:effectExtent l="0" t="0" r="0" b="0"/>
                  <wp:docPr id="41" name="Picture 41" descr="A picture containing metalware, screw, gear&#10;&#10;Description automatically generated">
                    <a:extLst xmlns:a="http://schemas.openxmlformats.org/drawingml/2006/main">
                      <a:ext uri="{FF2B5EF4-FFF2-40B4-BE49-F238E27FC236}">
                        <a16:creationId xmlns:a16="http://schemas.microsoft.com/office/drawing/2014/main" id="{40C0C7E3-DE9A-435E-8B43-2B0BA4FD28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metalware, screw, gear&#10;&#10;Description automatically generated">
                            <a:extLst>
                              <a:ext uri="{FF2B5EF4-FFF2-40B4-BE49-F238E27FC236}">
                                <a16:creationId xmlns:a16="http://schemas.microsoft.com/office/drawing/2014/main" id="{40C0C7E3-DE9A-435E-8B43-2B0BA4FD28C8}"/>
                              </a:ext>
                            </a:extLst>
                          </pic:cNvPr>
                          <pic:cNvPicPr/>
                        </pic:nvPicPr>
                        <pic:blipFill>
                          <a:blip r:embed="rId52" cstate="print">
                            <a:extLst>
                              <a:ext uri="{28A0092B-C50C-407E-A947-70E740481C1C}">
                                <a14:useLocalDpi xmlns:a14="http://schemas.microsoft.com/office/drawing/2010/main"/>
                              </a:ext>
                            </a:extLst>
                          </a:blip>
                          <a:stretch>
                            <a:fillRect/>
                          </a:stretch>
                        </pic:blipFill>
                        <pic:spPr>
                          <a:xfrm>
                            <a:off x="0" y="0"/>
                            <a:ext cx="880194" cy="510852"/>
                          </a:xfrm>
                          <a:prstGeom prst="rect">
                            <a:avLst/>
                          </a:prstGeom>
                        </pic:spPr>
                      </pic:pic>
                    </a:graphicData>
                  </a:graphic>
                </wp:inline>
              </w:drawing>
            </w:r>
          </w:p>
        </w:tc>
      </w:tr>
    </w:tbl>
    <w:p w14:paraId="277430E6" w14:textId="175017D0" w:rsidR="008975EE" w:rsidRDefault="008975EE" w:rsidP="00207986"/>
    <w:p w14:paraId="360B494B" w14:textId="684837D8" w:rsidR="00F643FC" w:rsidRPr="00F643FC" w:rsidRDefault="005126B0" w:rsidP="0097188A">
      <w:pPr>
        <w:pStyle w:val="Heading2"/>
        <w:numPr>
          <w:ilvl w:val="1"/>
          <w:numId w:val="12"/>
        </w:numPr>
        <w:rPr>
          <w:lang w:val="en-GB"/>
        </w:rPr>
      </w:pPr>
      <w:bookmarkStart w:id="3923" w:name="_Toc150800084"/>
      <w:ins w:id="3924" w:author="Christopher Kemeter" w:date="2023-11-13T20:15:00Z">
        <w:r>
          <w:rPr>
            <w:lang w:val="en-GB"/>
          </w:rPr>
          <w:t>Stromanforderung für Nomad Geräte</w:t>
        </w:r>
      </w:ins>
      <w:bookmarkEnd w:id="3923"/>
      <w:del w:id="3925" w:author="Christopher Kemeter" w:date="2023-11-13T20:15:00Z">
        <w:r w:rsidR="00F643FC" w:rsidDel="005126B0">
          <w:rPr>
            <w:lang w:val="en-GB"/>
          </w:rPr>
          <w:delText xml:space="preserve">Nomad </w:delText>
        </w:r>
        <w:r w:rsidR="00F643FC" w:rsidRPr="00F643FC" w:rsidDel="005126B0">
          <w:rPr>
            <w:lang w:val="en-GB"/>
          </w:rPr>
          <w:delText xml:space="preserve">Equipment </w:delText>
        </w:r>
        <w:r w:rsidR="00F643FC" w:rsidDel="005126B0">
          <w:rPr>
            <w:lang w:val="en-GB"/>
          </w:rPr>
          <w:delText>power requirements</w:delText>
        </w:r>
      </w:del>
    </w:p>
    <w:p w14:paraId="6A078F32" w14:textId="7809FD03" w:rsidR="00F643FC" w:rsidRPr="005126B0" w:rsidRDefault="006D46D4" w:rsidP="00F643FC">
      <w:pPr>
        <w:rPr>
          <w:lang w:val="de-AT"/>
          <w:rPrChange w:id="3926" w:author="Christopher Kemeter" w:date="2023-11-13T20:15:00Z">
            <w:rPr>
              <w:lang w:val="en-CA"/>
            </w:rPr>
          </w:rPrChange>
        </w:rPr>
      </w:pPr>
      <w:commentRangeStart w:id="3927"/>
      <w:commentRangeStart w:id="3928"/>
      <w:del w:id="3929" w:author="Christopher Kemeter" w:date="2023-11-13T20:15:00Z">
        <w:r w:rsidRPr="005126B0" w:rsidDel="005126B0">
          <w:rPr>
            <w:lang w:val="de-AT"/>
            <w:rPrChange w:id="3930" w:author="Christopher Kemeter" w:date="2023-11-13T20:15:00Z">
              <w:rPr>
                <w:lang w:val="en-CA"/>
              </w:rPr>
            </w:rPrChange>
          </w:rPr>
          <w:delText xml:space="preserve">Details </w:delText>
        </w:r>
      </w:del>
      <w:ins w:id="3931" w:author="Christopher Kemeter" w:date="2023-11-13T20:15:00Z">
        <w:r w:rsidR="005126B0" w:rsidRPr="005126B0">
          <w:rPr>
            <w:lang w:val="de-AT"/>
            <w:rPrChange w:id="3932" w:author="Christopher Kemeter" w:date="2023-11-13T20:15:00Z">
              <w:rPr>
                <w:lang w:val="en-CA"/>
              </w:rPr>
            </w:rPrChange>
          </w:rPr>
          <w:t>Einzelheiten wie die Unterbrechungsklasse für die Stromversorgung gemäß EN 50155 müssen von Stadler bereitgestellt werden.</w:t>
        </w:r>
      </w:ins>
      <w:del w:id="3933" w:author="Christopher Kemeter" w:date="2023-11-13T20:15:00Z">
        <w:r w:rsidRPr="005126B0" w:rsidDel="005126B0">
          <w:rPr>
            <w:lang w:val="de-AT"/>
            <w:rPrChange w:id="3934" w:author="Christopher Kemeter" w:date="2023-11-13T20:15:00Z">
              <w:rPr>
                <w:lang w:val="en-CA"/>
              </w:rPr>
            </w:rPrChange>
          </w:rPr>
          <w:delText xml:space="preserve">such as power interruption class under EN 50155 </w:delText>
        </w:r>
      </w:del>
      <w:ins w:id="3935" w:author="Abbas Rizvi" w:date="2023-05-16T14:25:00Z">
        <w:del w:id="3936" w:author="Christopher Kemeter" w:date="2023-11-13T20:15:00Z">
          <w:r w:rsidR="003F05A7" w:rsidRPr="005126B0" w:rsidDel="005126B0">
            <w:rPr>
              <w:lang w:val="de-AT"/>
              <w:rPrChange w:id="3937" w:author="Christopher Kemeter" w:date="2023-11-13T20:15:00Z">
                <w:rPr>
                  <w:lang w:val="en-CA"/>
                </w:rPr>
              </w:rPrChange>
            </w:rPr>
            <w:delText xml:space="preserve">must be provided by Stadler. </w:delText>
          </w:r>
        </w:del>
      </w:ins>
      <w:del w:id="3938" w:author="Abbas Rizvi" w:date="2023-05-16T14:25:00Z">
        <w:r w:rsidRPr="005126B0" w:rsidDel="003F05A7">
          <w:rPr>
            <w:lang w:val="de-AT"/>
            <w:rPrChange w:id="3939" w:author="Christopher Kemeter" w:date="2023-11-13T20:15:00Z">
              <w:rPr>
                <w:lang w:val="en-CA"/>
              </w:rPr>
            </w:rPrChange>
          </w:rPr>
          <w:delText>to be precised at DDR stage.</w:delText>
        </w:r>
        <w:commentRangeEnd w:id="3927"/>
        <w:r w:rsidRPr="005126B0" w:rsidDel="003F05A7">
          <w:rPr>
            <w:rStyle w:val="CommentReference"/>
            <w:sz w:val="22"/>
            <w:szCs w:val="20"/>
            <w:lang w:val="de-AT"/>
            <w:rPrChange w:id="3940" w:author="Christopher Kemeter" w:date="2023-11-13T20:15:00Z">
              <w:rPr>
                <w:rStyle w:val="CommentReference"/>
                <w:sz w:val="22"/>
                <w:szCs w:val="20"/>
                <w:lang w:val="en-CA"/>
              </w:rPr>
            </w:rPrChange>
          </w:rPr>
          <w:commentReference w:id="3927"/>
        </w:r>
      </w:del>
      <w:commentRangeEnd w:id="3928"/>
      <w:r w:rsidR="00E71D98" w:rsidRPr="005126B0">
        <w:rPr>
          <w:rStyle w:val="CommentReference"/>
          <w:sz w:val="22"/>
          <w:szCs w:val="20"/>
          <w:lang w:val="de-AT"/>
          <w:rPrChange w:id="3941" w:author="Christopher Kemeter" w:date="2023-11-13T20:15:00Z">
            <w:rPr>
              <w:rStyle w:val="CommentReference"/>
              <w:sz w:val="22"/>
              <w:szCs w:val="20"/>
              <w:lang w:val="en-CA"/>
            </w:rPr>
          </w:rPrChange>
        </w:rPr>
        <w:commentReference w:id="3928"/>
      </w:r>
    </w:p>
    <w:p w14:paraId="76AE4BCB" w14:textId="469C7071" w:rsidR="00F643FC" w:rsidRPr="005126B0" w:rsidRDefault="00F643FC" w:rsidP="00207986">
      <w:pPr>
        <w:rPr>
          <w:lang w:val="de-AT"/>
          <w:rPrChange w:id="3942" w:author="Christopher Kemeter" w:date="2023-11-13T20:15:00Z">
            <w:rPr/>
          </w:rPrChange>
        </w:rPr>
      </w:pPr>
    </w:p>
    <w:tbl>
      <w:tblPr>
        <w:tblW w:w="5000" w:type="pct"/>
        <w:tblLayout w:type="fixed"/>
        <w:tblLook w:val="04A0" w:firstRow="1" w:lastRow="0" w:firstColumn="1" w:lastColumn="0" w:noHBand="0" w:noVBand="1"/>
      </w:tblPr>
      <w:tblGrid>
        <w:gridCol w:w="2121"/>
        <w:gridCol w:w="566"/>
        <w:gridCol w:w="236"/>
        <w:gridCol w:w="1325"/>
        <w:gridCol w:w="1843"/>
        <w:gridCol w:w="155"/>
        <w:gridCol w:w="236"/>
        <w:gridCol w:w="2863"/>
      </w:tblGrid>
      <w:tr w:rsidR="00D65D4F" w:rsidRPr="00CC07E7" w14:paraId="385026B8" w14:textId="77777777" w:rsidTr="41D0A329">
        <w:trPr>
          <w:trHeight w:val="300"/>
        </w:trPr>
        <w:tc>
          <w:tcPr>
            <w:tcW w:w="1438" w:type="pct"/>
            <w:gridSpan w:val="2"/>
            <w:tcBorders>
              <w:top w:val="single" w:sz="4" w:space="0" w:color="auto"/>
              <w:left w:val="single" w:sz="4" w:space="0" w:color="auto"/>
              <w:bottom w:val="single" w:sz="4" w:space="0" w:color="auto"/>
              <w:right w:val="nil"/>
            </w:tcBorders>
            <w:shd w:val="clear" w:color="auto" w:fill="FFC000"/>
            <w:noWrap/>
            <w:vAlign w:val="center"/>
            <w:hideMark/>
          </w:tcPr>
          <w:p w14:paraId="4A75F48C" w14:textId="2D096993" w:rsidR="00F643FC" w:rsidRPr="00CC07E7" w:rsidRDefault="00CB7C7C" w:rsidP="00353F42">
            <w:pPr>
              <w:spacing w:before="120" w:after="0"/>
              <w:rPr>
                <w:rFonts w:eastAsia="Times New Roman" w:cs="Calibri"/>
                <w:b/>
                <w:bCs/>
                <w:szCs w:val="22"/>
              </w:rPr>
            </w:pPr>
            <w:r>
              <w:rPr>
                <w:rFonts w:eastAsia="Times New Roman" w:cs="Calibri"/>
                <w:b/>
                <w:bCs/>
                <w:szCs w:val="22"/>
              </w:rPr>
              <w:t>Nomad</w:t>
            </w:r>
            <w:r w:rsidR="00F643FC" w:rsidRPr="00CC07E7">
              <w:rPr>
                <w:rFonts w:eastAsia="Times New Roman" w:cs="Calibri"/>
                <w:b/>
                <w:bCs/>
                <w:szCs w:val="22"/>
              </w:rPr>
              <w:t xml:space="preserve"> components</w:t>
            </w:r>
            <w:r w:rsidR="00F643FC">
              <w:rPr>
                <w:rFonts w:eastAsia="Times New Roman" w:cs="Calibri"/>
                <w:b/>
                <w:bCs/>
                <w:szCs w:val="22"/>
              </w:rPr>
              <w:t xml:space="preserve"> </w:t>
            </w:r>
            <w:r>
              <w:rPr>
                <w:rFonts w:eastAsia="Times New Roman" w:cs="Calibri"/>
                <w:b/>
                <w:bCs/>
                <w:szCs w:val="22"/>
              </w:rPr>
              <w:t>power details</w:t>
            </w:r>
          </w:p>
        </w:tc>
        <w:tc>
          <w:tcPr>
            <w:tcW w:w="126" w:type="pct"/>
            <w:tcBorders>
              <w:top w:val="single" w:sz="4" w:space="0" w:color="auto"/>
              <w:left w:val="nil"/>
              <w:bottom w:val="single" w:sz="4" w:space="0" w:color="auto"/>
              <w:right w:val="nil"/>
            </w:tcBorders>
            <w:shd w:val="clear" w:color="auto" w:fill="FFC000"/>
            <w:noWrap/>
            <w:vAlign w:val="center"/>
            <w:hideMark/>
          </w:tcPr>
          <w:p w14:paraId="2A3378B3" w14:textId="77777777" w:rsidR="00F643FC" w:rsidRPr="00CC07E7" w:rsidRDefault="00F643FC" w:rsidP="00353F42">
            <w:pPr>
              <w:spacing w:before="120" w:after="0"/>
              <w:jc w:val="center"/>
              <w:rPr>
                <w:rFonts w:eastAsia="Times New Roman" w:cs="Calibri"/>
                <w:b/>
                <w:bCs/>
                <w:szCs w:val="22"/>
              </w:rPr>
            </w:pPr>
            <w:r w:rsidRPr="00CC07E7">
              <w:rPr>
                <w:rFonts w:eastAsia="Times New Roman" w:cs="Calibri"/>
                <w:b/>
                <w:bCs/>
                <w:szCs w:val="22"/>
              </w:rPr>
              <w:t> </w:t>
            </w:r>
          </w:p>
        </w:tc>
        <w:tc>
          <w:tcPr>
            <w:tcW w:w="709" w:type="pct"/>
            <w:tcBorders>
              <w:top w:val="single" w:sz="4" w:space="0" w:color="auto"/>
              <w:left w:val="nil"/>
              <w:bottom w:val="single" w:sz="4" w:space="0" w:color="auto"/>
              <w:right w:val="nil"/>
            </w:tcBorders>
            <w:shd w:val="clear" w:color="auto" w:fill="FFC000"/>
          </w:tcPr>
          <w:p w14:paraId="13AA3CB4" w14:textId="77777777" w:rsidR="00F643FC" w:rsidRPr="00CC07E7" w:rsidRDefault="00F643FC" w:rsidP="00353F42">
            <w:pPr>
              <w:spacing w:before="120" w:after="0"/>
              <w:jc w:val="center"/>
              <w:rPr>
                <w:rFonts w:eastAsia="Times New Roman" w:cs="Calibri"/>
                <w:b/>
                <w:bCs/>
                <w:szCs w:val="22"/>
              </w:rPr>
            </w:pPr>
          </w:p>
        </w:tc>
        <w:tc>
          <w:tcPr>
            <w:tcW w:w="1069" w:type="pct"/>
            <w:gridSpan w:val="2"/>
            <w:tcBorders>
              <w:top w:val="single" w:sz="4" w:space="0" w:color="auto"/>
              <w:left w:val="nil"/>
              <w:bottom w:val="single" w:sz="4" w:space="0" w:color="auto"/>
              <w:right w:val="nil"/>
            </w:tcBorders>
            <w:shd w:val="clear" w:color="auto" w:fill="FFC000"/>
            <w:noWrap/>
            <w:vAlign w:val="center"/>
            <w:hideMark/>
          </w:tcPr>
          <w:p w14:paraId="04E7786C" w14:textId="77777777" w:rsidR="00F643FC" w:rsidRPr="00CC07E7" w:rsidRDefault="00F643FC" w:rsidP="00353F42">
            <w:pPr>
              <w:spacing w:before="120" w:after="0"/>
              <w:jc w:val="center"/>
              <w:rPr>
                <w:rFonts w:eastAsia="Times New Roman" w:cs="Calibri"/>
                <w:b/>
                <w:bCs/>
                <w:szCs w:val="22"/>
              </w:rPr>
            </w:pPr>
            <w:r w:rsidRPr="00CC07E7">
              <w:rPr>
                <w:rFonts w:eastAsia="Times New Roman" w:cs="Calibri"/>
                <w:b/>
                <w:bCs/>
                <w:szCs w:val="22"/>
              </w:rPr>
              <w:t> </w:t>
            </w:r>
          </w:p>
        </w:tc>
        <w:tc>
          <w:tcPr>
            <w:tcW w:w="126" w:type="pct"/>
            <w:tcBorders>
              <w:top w:val="single" w:sz="4" w:space="0" w:color="auto"/>
              <w:left w:val="nil"/>
              <w:bottom w:val="single" w:sz="4" w:space="0" w:color="auto"/>
              <w:right w:val="nil"/>
            </w:tcBorders>
            <w:shd w:val="clear" w:color="auto" w:fill="FFC000"/>
            <w:noWrap/>
            <w:vAlign w:val="center"/>
            <w:hideMark/>
          </w:tcPr>
          <w:p w14:paraId="3F036F19" w14:textId="77777777" w:rsidR="00F643FC" w:rsidRPr="00CC07E7" w:rsidRDefault="00F643FC" w:rsidP="00353F42">
            <w:pPr>
              <w:spacing w:before="120" w:after="0"/>
              <w:jc w:val="center"/>
              <w:rPr>
                <w:rFonts w:eastAsia="Times New Roman" w:cs="Calibri"/>
                <w:color w:val="000000"/>
                <w:szCs w:val="22"/>
              </w:rPr>
            </w:pPr>
            <w:r w:rsidRPr="00CC07E7">
              <w:rPr>
                <w:rFonts w:eastAsia="Times New Roman" w:cs="Calibri"/>
                <w:color w:val="000000"/>
                <w:szCs w:val="22"/>
              </w:rPr>
              <w:t> </w:t>
            </w:r>
          </w:p>
        </w:tc>
        <w:tc>
          <w:tcPr>
            <w:tcW w:w="1532" w:type="pct"/>
            <w:tcBorders>
              <w:top w:val="single" w:sz="4" w:space="0" w:color="auto"/>
              <w:left w:val="nil"/>
              <w:bottom w:val="single" w:sz="4" w:space="0" w:color="auto"/>
              <w:right w:val="single" w:sz="4" w:space="0" w:color="auto"/>
            </w:tcBorders>
            <w:shd w:val="clear" w:color="auto" w:fill="FFC000"/>
            <w:noWrap/>
            <w:vAlign w:val="center"/>
            <w:hideMark/>
          </w:tcPr>
          <w:p w14:paraId="01C9DDD7" w14:textId="77777777" w:rsidR="00F643FC" w:rsidRPr="00CC07E7" w:rsidRDefault="00F643FC" w:rsidP="00353F42">
            <w:pPr>
              <w:spacing w:before="120" w:after="0"/>
              <w:jc w:val="center"/>
              <w:rPr>
                <w:rFonts w:eastAsia="Times New Roman" w:cs="Calibri"/>
                <w:color w:val="000000"/>
                <w:szCs w:val="22"/>
              </w:rPr>
            </w:pPr>
            <w:r w:rsidRPr="00CC07E7">
              <w:rPr>
                <w:rFonts w:eastAsia="Times New Roman" w:cs="Calibri"/>
                <w:color w:val="000000"/>
                <w:szCs w:val="22"/>
              </w:rPr>
              <w:t> </w:t>
            </w:r>
          </w:p>
        </w:tc>
      </w:tr>
      <w:tr w:rsidR="00D65D4F" w:rsidRPr="00CC07E7" w14:paraId="09644D66" w14:textId="77777777" w:rsidTr="41D0A329">
        <w:trPr>
          <w:trHeight w:val="300"/>
        </w:trPr>
        <w:tc>
          <w:tcPr>
            <w:tcW w:w="1135" w:type="pct"/>
            <w:tcBorders>
              <w:top w:val="single" w:sz="4" w:space="0" w:color="auto"/>
              <w:left w:val="single" w:sz="4" w:space="0" w:color="auto"/>
              <w:bottom w:val="single" w:sz="4" w:space="0" w:color="auto"/>
              <w:right w:val="single" w:sz="4" w:space="0" w:color="000000" w:themeColor="text1"/>
            </w:tcBorders>
            <w:shd w:val="clear" w:color="auto" w:fill="404040" w:themeFill="text1" w:themeFillTint="BF"/>
            <w:noWrap/>
            <w:vAlign w:val="center"/>
            <w:hideMark/>
          </w:tcPr>
          <w:p w14:paraId="75EA41BA" w14:textId="77777777" w:rsidR="00F643FC" w:rsidRPr="00CC07E7" w:rsidRDefault="00F643FC" w:rsidP="00F643FC">
            <w:pPr>
              <w:spacing w:before="120" w:after="0"/>
              <w:rPr>
                <w:rFonts w:eastAsia="Times New Roman" w:cs="Calibri"/>
                <w:b/>
                <w:bCs/>
                <w:color w:val="FFFFFF"/>
                <w:szCs w:val="22"/>
              </w:rPr>
            </w:pPr>
            <w:r w:rsidRPr="00CC07E7">
              <w:rPr>
                <w:rFonts w:eastAsia="Times New Roman" w:cs="Calibri"/>
                <w:b/>
                <w:bCs/>
                <w:color w:val="FFFFFF"/>
                <w:szCs w:val="22"/>
              </w:rPr>
              <w:t xml:space="preserve">Device Description </w:t>
            </w:r>
          </w:p>
        </w:tc>
        <w:tc>
          <w:tcPr>
            <w:tcW w:w="1138" w:type="pct"/>
            <w:gridSpan w:val="3"/>
            <w:tcBorders>
              <w:top w:val="nil"/>
              <w:left w:val="nil"/>
              <w:bottom w:val="single" w:sz="4" w:space="0" w:color="auto"/>
              <w:right w:val="nil"/>
            </w:tcBorders>
            <w:shd w:val="clear" w:color="auto" w:fill="404040" w:themeFill="text1" w:themeFillTint="BF"/>
            <w:vAlign w:val="center"/>
          </w:tcPr>
          <w:p w14:paraId="36E86818" w14:textId="2ACF2A5A" w:rsidR="00F643FC" w:rsidRPr="00CC07E7" w:rsidRDefault="00F643FC" w:rsidP="00F643FC">
            <w:pPr>
              <w:spacing w:before="120" w:after="0"/>
              <w:jc w:val="center"/>
              <w:rPr>
                <w:rFonts w:eastAsia="Times New Roman" w:cs="Calibri"/>
                <w:b/>
                <w:bCs/>
                <w:color w:val="FFFFFF"/>
                <w:szCs w:val="22"/>
              </w:rPr>
            </w:pPr>
            <w:r w:rsidRPr="00CC07E7">
              <w:rPr>
                <w:rFonts w:eastAsia="Times New Roman" w:cs="Calibri"/>
                <w:b/>
                <w:bCs/>
                <w:color w:val="FFFFFF"/>
                <w:szCs w:val="22"/>
              </w:rPr>
              <w:t>Nomad ID Number</w:t>
            </w:r>
          </w:p>
        </w:tc>
        <w:tc>
          <w:tcPr>
            <w:tcW w:w="986" w:type="pct"/>
            <w:tcBorders>
              <w:top w:val="nil"/>
              <w:left w:val="nil"/>
              <w:bottom w:val="single" w:sz="4" w:space="0" w:color="auto"/>
              <w:right w:val="single" w:sz="4" w:space="0" w:color="auto"/>
            </w:tcBorders>
            <w:shd w:val="clear" w:color="auto" w:fill="404040" w:themeFill="text1" w:themeFillTint="BF"/>
            <w:noWrap/>
            <w:vAlign w:val="center"/>
            <w:hideMark/>
          </w:tcPr>
          <w:p w14:paraId="0CEE2D60" w14:textId="0FCAE14D" w:rsidR="00F643FC" w:rsidRPr="00CC07E7" w:rsidRDefault="00F643FC" w:rsidP="00F643FC">
            <w:pPr>
              <w:spacing w:before="120" w:after="0"/>
              <w:jc w:val="center"/>
              <w:rPr>
                <w:rFonts w:eastAsia="Times New Roman" w:cs="Calibri"/>
                <w:b/>
                <w:bCs/>
                <w:color w:val="FFFFFF"/>
                <w:szCs w:val="22"/>
              </w:rPr>
            </w:pPr>
            <w:r>
              <w:rPr>
                <w:rFonts w:eastAsia="Times New Roman" w:cs="Calibri"/>
                <w:b/>
                <w:bCs/>
                <w:color w:val="FFFFFF"/>
                <w:szCs w:val="22"/>
              </w:rPr>
              <w:t>Power requirement per unit</w:t>
            </w:r>
          </w:p>
        </w:tc>
        <w:tc>
          <w:tcPr>
            <w:tcW w:w="1741" w:type="pct"/>
            <w:gridSpan w:val="3"/>
            <w:tcBorders>
              <w:top w:val="nil"/>
              <w:left w:val="nil"/>
              <w:bottom w:val="single" w:sz="4" w:space="0" w:color="auto"/>
              <w:right w:val="single" w:sz="4" w:space="0" w:color="auto"/>
            </w:tcBorders>
            <w:shd w:val="clear" w:color="auto" w:fill="404040" w:themeFill="text1" w:themeFillTint="BF"/>
            <w:noWrap/>
            <w:vAlign w:val="center"/>
          </w:tcPr>
          <w:p w14:paraId="284F6862" w14:textId="0C229574" w:rsidR="00F643FC" w:rsidRPr="00CC07E7" w:rsidRDefault="00D65D4F" w:rsidP="00F643FC">
            <w:pPr>
              <w:spacing w:before="120" w:after="0"/>
              <w:jc w:val="center"/>
              <w:rPr>
                <w:rFonts w:eastAsia="Times New Roman" w:cs="Calibri"/>
                <w:b/>
                <w:bCs/>
                <w:color w:val="FFFFFF"/>
                <w:szCs w:val="22"/>
              </w:rPr>
            </w:pPr>
            <w:r>
              <w:rPr>
                <w:rFonts w:eastAsia="Times New Roman" w:cs="Calibri"/>
                <w:b/>
                <w:bCs/>
                <w:color w:val="FFFFFF"/>
                <w:szCs w:val="22"/>
              </w:rPr>
              <w:t>Remarks</w:t>
            </w:r>
          </w:p>
        </w:tc>
      </w:tr>
      <w:tr w:rsidR="00CB7C7C" w:rsidRPr="00CC07E7" w14:paraId="014BF96A" w14:textId="77777777" w:rsidTr="41D0A329">
        <w:trPr>
          <w:trHeight w:val="300"/>
        </w:trPr>
        <w:tc>
          <w:tcPr>
            <w:tcW w:w="1135" w:type="pct"/>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noWrap/>
            <w:vAlign w:val="center"/>
            <w:hideMark/>
          </w:tcPr>
          <w:p w14:paraId="67F9F4B4" w14:textId="77777777" w:rsidR="00F643FC" w:rsidRPr="007D359A" w:rsidRDefault="00F643FC" w:rsidP="00F643FC">
            <w:pPr>
              <w:spacing w:before="120" w:after="0"/>
              <w:rPr>
                <w:rFonts w:asciiTheme="minorHAnsi" w:eastAsia="Times New Roman" w:hAnsiTheme="minorHAnsi" w:cstheme="minorHAnsi"/>
                <w:b/>
                <w:bCs/>
                <w:sz w:val="20"/>
              </w:rPr>
            </w:pPr>
            <w:r w:rsidRPr="007D359A">
              <w:rPr>
                <w:rFonts w:asciiTheme="minorHAnsi" w:eastAsia="Times New Roman" w:hAnsiTheme="minorHAnsi" w:cstheme="minorHAnsi"/>
                <w:b/>
                <w:bCs/>
                <w:sz w:val="20"/>
              </w:rPr>
              <w:t>CCU R5001C</w:t>
            </w:r>
          </w:p>
        </w:tc>
        <w:tc>
          <w:tcPr>
            <w:tcW w:w="1138" w:type="pct"/>
            <w:gridSpan w:val="3"/>
            <w:tcBorders>
              <w:top w:val="single" w:sz="4" w:space="0" w:color="auto"/>
              <w:left w:val="nil"/>
              <w:bottom w:val="single" w:sz="4" w:space="0" w:color="auto"/>
              <w:right w:val="single" w:sz="4" w:space="0" w:color="auto"/>
            </w:tcBorders>
            <w:shd w:val="clear" w:color="auto" w:fill="D9D9D9" w:themeFill="background1" w:themeFillShade="D9"/>
          </w:tcPr>
          <w:p w14:paraId="7B2D957F" w14:textId="68987EE8" w:rsidR="00F643FC" w:rsidRPr="007D359A" w:rsidRDefault="00F643FC" w:rsidP="00F643FC">
            <w:pPr>
              <w:spacing w:before="120" w:after="0"/>
              <w:jc w:val="center"/>
              <w:rPr>
                <w:rFonts w:asciiTheme="minorHAnsi" w:eastAsia="Times New Roman" w:hAnsiTheme="minorHAnsi" w:cstheme="minorHAnsi"/>
                <w:sz w:val="20"/>
              </w:rPr>
            </w:pPr>
            <w:r w:rsidRPr="007D359A">
              <w:rPr>
                <w:rFonts w:asciiTheme="minorHAnsi" w:eastAsia="Times New Roman" w:hAnsiTheme="minorHAnsi" w:cstheme="minorHAnsi"/>
                <w:sz w:val="20"/>
              </w:rPr>
              <w:t>1069 (R5001C chassis)</w:t>
            </w:r>
          </w:p>
        </w:tc>
        <w:tc>
          <w:tcPr>
            <w:tcW w:w="986" w:type="pct"/>
            <w:tcBorders>
              <w:top w:val="single" w:sz="4" w:space="0" w:color="auto"/>
              <w:left w:val="nil"/>
              <w:bottom w:val="single" w:sz="4" w:space="0" w:color="auto"/>
              <w:right w:val="single" w:sz="4" w:space="0" w:color="auto"/>
            </w:tcBorders>
            <w:shd w:val="clear" w:color="auto" w:fill="D9D9D9" w:themeFill="background1" w:themeFillShade="D9"/>
          </w:tcPr>
          <w:p w14:paraId="1ECD2FDC" w14:textId="7AC5AC6B" w:rsidR="00F643FC" w:rsidRPr="007D359A" w:rsidRDefault="00F643FC" w:rsidP="00F643FC">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24VDC or 110 VDC 250W max</w:t>
            </w:r>
          </w:p>
        </w:tc>
        <w:tc>
          <w:tcPr>
            <w:tcW w:w="1741" w:type="pct"/>
            <w:gridSpan w:val="3"/>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628A247E" w14:textId="66819C42" w:rsidR="00F643FC" w:rsidRDefault="00CB7C7C" w:rsidP="41D0A329">
            <w:pPr>
              <w:spacing w:before="120" w:after="0"/>
              <w:rPr>
                <w:rFonts w:asciiTheme="minorHAnsi" w:eastAsia="Times New Roman" w:hAnsiTheme="minorHAnsi" w:cstheme="minorBidi"/>
                <w:sz w:val="20"/>
              </w:rPr>
            </w:pPr>
            <w:r w:rsidRPr="41D0A329">
              <w:rPr>
                <w:rFonts w:asciiTheme="minorHAnsi" w:eastAsia="Times New Roman" w:hAnsiTheme="minorHAnsi" w:cstheme="minorBidi"/>
                <w:sz w:val="20"/>
              </w:rPr>
              <w:t xml:space="preserve">Operation at </w:t>
            </w:r>
            <w:r w:rsidR="000B0472" w:rsidRPr="41D0A329">
              <w:rPr>
                <w:rFonts w:asciiTheme="minorHAnsi" w:eastAsia="Times New Roman" w:hAnsiTheme="minorHAnsi" w:cstheme="minorBidi"/>
                <w:sz w:val="20"/>
              </w:rPr>
              <w:t xml:space="preserve">an average temperature at </w:t>
            </w:r>
            <w:r w:rsidRPr="41D0A329">
              <w:rPr>
                <w:rFonts w:asciiTheme="minorHAnsi" w:eastAsia="Times New Roman" w:hAnsiTheme="minorHAnsi" w:cstheme="minorBidi"/>
                <w:sz w:val="20"/>
              </w:rPr>
              <w:t>upper end of EN 50155 temperature range not accepted by Nomad; ambient temperature in equipment cabinet to be discussed during DDR</w:t>
            </w:r>
            <w:r w:rsidR="006D46D4" w:rsidRPr="41D0A329">
              <w:rPr>
                <w:rFonts w:asciiTheme="minorHAnsi" w:eastAsia="Times New Roman" w:hAnsiTheme="minorHAnsi" w:cstheme="minorBidi"/>
                <w:sz w:val="20"/>
              </w:rPr>
              <w:t>.</w:t>
            </w:r>
          </w:p>
          <w:p w14:paraId="40B1D52D" w14:textId="7793E528" w:rsidR="006D46D4" w:rsidRPr="007D359A" w:rsidRDefault="006D46D4" w:rsidP="00EF018E">
            <w:pPr>
              <w:spacing w:before="120" w:after="0"/>
              <w:rPr>
                <w:rFonts w:asciiTheme="minorHAnsi" w:eastAsia="Times New Roman" w:hAnsiTheme="minorHAnsi" w:cstheme="minorHAnsi"/>
                <w:sz w:val="20"/>
              </w:rPr>
            </w:pPr>
            <w:r>
              <w:rPr>
                <w:rFonts w:asciiTheme="minorHAnsi" w:eastAsia="Times New Roman" w:hAnsiTheme="minorHAnsi" w:cstheme="minorHAnsi"/>
                <w:sz w:val="20"/>
              </w:rPr>
              <w:t>Requires power on ignition pin (same voltage as main supply) – Abschaltstufe level to be discussed during DDR.</w:t>
            </w:r>
          </w:p>
        </w:tc>
      </w:tr>
      <w:tr w:rsidR="00D65D4F" w:rsidRPr="00CC07E7" w14:paraId="339A7F8A" w14:textId="77777777" w:rsidTr="41D0A329">
        <w:trPr>
          <w:trHeight w:val="300"/>
        </w:trPr>
        <w:tc>
          <w:tcPr>
            <w:tcW w:w="113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D59D95D" w14:textId="6AB08DF1" w:rsidR="00D65D4F" w:rsidRPr="00EF018E" w:rsidRDefault="00D65D4F" w:rsidP="00D65D4F">
            <w:pPr>
              <w:spacing w:before="120" w:after="0"/>
              <w:rPr>
                <w:rFonts w:asciiTheme="minorHAnsi" w:eastAsia="Times New Roman" w:hAnsiTheme="minorHAnsi" w:cstheme="minorHAnsi"/>
                <w:b/>
                <w:bCs/>
                <w:sz w:val="20"/>
              </w:rPr>
            </w:pPr>
            <w:r w:rsidRPr="007D359A">
              <w:rPr>
                <w:rFonts w:asciiTheme="minorHAnsi" w:eastAsia="Times New Roman" w:hAnsiTheme="minorHAnsi" w:cstheme="minorHAnsi"/>
                <w:b/>
                <w:bCs/>
                <w:sz w:val="20"/>
              </w:rPr>
              <w:t xml:space="preserve">Switch: </w:t>
            </w:r>
            <w:r w:rsidR="002C64AF">
              <w:rPr>
                <w:rFonts w:asciiTheme="minorHAnsi" w:eastAsia="Times New Roman" w:hAnsiTheme="minorHAnsi" w:cstheme="minorHAnsi"/>
                <w:b/>
                <w:bCs/>
                <w:sz w:val="20"/>
              </w:rPr>
              <w:t xml:space="preserve">VDSRail </w:t>
            </w:r>
            <w:r w:rsidR="00C868C0" w:rsidRPr="00C868C0">
              <w:rPr>
                <w:rFonts w:asciiTheme="minorHAnsi" w:eastAsia="Times New Roman" w:hAnsiTheme="minorHAnsi" w:cstheme="minorHAnsi"/>
                <w:b/>
                <w:bCs/>
                <w:sz w:val="20"/>
              </w:rPr>
              <w:t>DS-CSWP</w:t>
            </w:r>
            <w:r w:rsidR="00ED7A06">
              <w:rPr>
                <w:rFonts w:asciiTheme="minorHAnsi" w:eastAsia="Times New Roman" w:hAnsiTheme="minorHAnsi" w:cstheme="minorHAnsi"/>
                <w:b/>
                <w:bCs/>
                <w:sz w:val="20"/>
              </w:rPr>
              <w:t>28</w:t>
            </w:r>
            <w:r w:rsidR="00C868C0">
              <w:rPr>
                <w:rFonts w:asciiTheme="minorHAnsi" w:eastAsia="Times New Roman" w:hAnsiTheme="minorHAnsi" w:cstheme="minorHAnsi"/>
                <w:b/>
                <w:bCs/>
                <w:sz w:val="20"/>
              </w:rPr>
              <w:t xml:space="preserve"> (</w:t>
            </w:r>
            <w:r w:rsidR="00ED7A06">
              <w:rPr>
                <w:rFonts w:asciiTheme="minorHAnsi" w:eastAsia="Times New Roman" w:hAnsiTheme="minorHAnsi" w:cstheme="minorHAnsi"/>
                <w:b/>
                <w:bCs/>
                <w:sz w:val="20"/>
              </w:rPr>
              <w:t>28</w:t>
            </w:r>
            <w:r w:rsidR="00C868C0">
              <w:rPr>
                <w:rFonts w:asciiTheme="minorHAnsi" w:eastAsia="Times New Roman" w:hAnsiTheme="minorHAnsi" w:cstheme="minorHAnsi"/>
                <w:b/>
                <w:bCs/>
                <w:sz w:val="20"/>
              </w:rPr>
              <w:t xml:space="preserve"> port)</w:t>
            </w:r>
          </w:p>
        </w:tc>
        <w:tc>
          <w:tcPr>
            <w:tcW w:w="113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F498DA" w14:textId="55D851B1" w:rsidR="00D65D4F" w:rsidRPr="007D359A" w:rsidRDefault="002C64AF" w:rsidP="00D65D4F">
            <w:pPr>
              <w:spacing w:before="120" w:after="0"/>
              <w:jc w:val="center"/>
              <w:rPr>
                <w:rFonts w:asciiTheme="minorHAnsi" w:eastAsia="Times New Roman" w:hAnsiTheme="minorHAnsi" w:cstheme="minorHAnsi"/>
                <w:sz w:val="20"/>
              </w:rPr>
            </w:pPr>
            <w:r>
              <w:rPr>
                <w:rFonts w:asciiTheme="minorHAnsi" w:eastAsia="Times New Roman" w:hAnsiTheme="minorHAnsi" w:cstheme="minorHAnsi"/>
                <w:sz w:val="20"/>
              </w:rPr>
              <w:t>TBD</w:t>
            </w:r>
          </w:p>
        </w:tc>
        <w:tc>
          <w:tcPr>
            <w:tcW w:w="986"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8D014FC" w14:textId="47113B60" w:rsidR="00D65D4F" w:rsidRPr="007D359A" w:rsidRDefault="00D65D4F">
            <w:pPr>
              <w:spacing w:before="120" w:after="0"/>
              <w:jc w:val="center"/>
              <w:rPr>
                <w:rFonts w:asciiTheme="minorHAnsi" w:eastAsia="Times New Roman" w:hAnsiTheme="minorHAnsi" w:cstheme="minorHAnsi"/>
                <w:sz w:val="20"/>
              </w:rPr>
            </w:pPr>
            <w:r w:rsidRPr="00AC3330">
              <w:rPr>
                <w:rFonts w:asciiTheme="minorHAnsi" w:eastAsia="Times New Roman" w:hAnsiTheme="minorHAnsi" w:cstheme="minorHAnsi"/>
                <w:sz w:val="20"/>
              </w:rPr>
              <w:t xml:space="preserve">24VDC </w:t>
            </w:r>
            <w:r w:rsidR="00CB7C7C" w:rsidRPr="00AC3330">
              <w:rPr>
                <w:rFonts w:asciiTheme="minorHAnsi" w:eastAsia="Times New Roman" w:hAnsiTheme="minorHAnsi" w:cstheme="minorHAnsi"/>
                <w:sz w:val="20"/>
              </w:rPr>
              <w:t xml:space="preserve">or 110VDC </w:t>
            </w:r>
            <w:r w:rsidR="00DC4EF7" w:rsidRPr="00AC3330">
              <w:rPr>
                <w:rFonts w:asciiTheme="minorHAnsi" w:eastAsia="Times New Roman" w:hAnsiTheme="minorHAnsi" w:cstheme="minorHAnsi"/>
                <w:sz w:val="20"/>
              </w:rPr>
              <w:t>1</w:t>
            </w:r>
            <w:ins w:id="3943" w:author="Abbas Rizvi" w:date="2023-03-30T10:01:00Z">
              <w:r w:rsidR="00516D85">
                <w:rPr>
                  <w:rFonts w:asciiTheme="minorHAnsi" w:eastAsia="Times New Roman" w:hAnsiTheme="minorHAnsi" w:cstheme="minorHAnsi"/>
                  <w:sz w:val="20"/>
                </w:rPr>
                <w:t>6</w:t>
              </w:r>
            </w:ins>
            <w:del w:id="3944" w:author="Abbas Rizvi" w:date="2023-03-30T10:00:00Z">
              <w:r w:rsidR="00DC4EF7" w:rsidRPr="00AC3330" w:rsidDel="009F526A">
                <w:rPr>
                  <w:rFonts w:asciiTheme="minorHAnsi" w:eastAsia="Times New Roman" w:hAnsiTheme="minorHAnsi" w:cstheme="minorHAnsi"/>
                  <w:sz w:val="20"/>
                </w:rPr>
                <w:delText>1</w:delText>
              </w:r>
            </w:del>
            <w:r w:rsidR="007D2736" w:rsidRPr="00AC3330">
              <w:rPr>
                <w:rFonts w:asciiTheme="minorHAnsi" w:eastAsia="Times New Roman" w:hAnsiTheme="minorHAnsi" w:cstheme="minorHAnsi"/>
                <w:sz w:val="20"/>
              </w:rPr>
              <w:t>0</w:t>
            </w:r>
            <w:r w:rsidRPr="00AC3330">
              <w:rPr>
                <w:rFonts w:asciiTheme="minorHAnsi" w:eastAsia="Times New Roman" w:hAnsiTheme="minorHAnsi" w:cstheme="minorHAnsi"/>
                <w:sz w:val="20"/>
              </w:rPr>
              <w:t>W max</w:t>
            </w:r>
          </w:p>
        </w:tc>
        <w:tc>
          <w:tcPr>
            <w:tcW w:w="174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1C1D1CC" w14:textId="02767BBD" w:rsidR="00D65D4F" w:rsidRPr="007D359A" w:rsidRDefault="00D65D4F" w:rsidP="00EF018E">
            <w:pPr>
              <w:spacing w:before="120" w:after="0"/>
              <w:rPr>
                <w:rFonts w:asciiTheme="minorHAnsi" w:eastAsia="Times New Roman" w:hAnsiTheme="minorHAnsi" w:cstheme="minorHAnsi"/>
                <w:sz w:val="20"/>
              </w:rPr>
            </w:pPr>
            <w:r>
              <w:rPr>
                <w:rFonts w:asciiTheme="minorHAnsi" w:eastAsia="Times New Roman" w:hAnsiTheme="minorHAnsi" w:cstheme="minorHAnsi"/>
                <w:sz w:val="20"/>
              </w:rPr>
              <w:t xml:space="preserve">Can meet up to </w:t>
            </w:r>
            <w:r w:rsidR="00856207">
              <w:rPr>
                <w:rFonts w:asciiTheme="minorHAnsi" w:eastAsia="Times New Roman" w:hAnsiTheme="minorHAnsi" w:cstheme="minorHAnsi"/>
                <w:sz w:val="20"/>
              </w:rPr>
              <w:t>1</w:t>
            </w:r>
            <w:r w:rsidR="00DC4EF7">
              <w:rPr>
                <w:rFonts w:asciiTheme="minorHAnsi" w:eastAsia="Times New Roman" w:hAnsiTheme="minorHAnsi" w:cstheme="minorHAnsi"/>
                <w:sz w:val="20"/>
              </w:rPr>
              <w:t>6</w:t>
            </w:r>
            <w:r w:rsidR="007D2736">
              <w:rPr>
                <w:rFonts w:asciiTheme="minorHAnsi" w:eastAsia="Times New Roman" w:hAnsiTheme="minorHAnsi" w:cstheme="minorHAnsi"/>
                <w:sz w:val="20"/>
              </w:rPr>
              <w:t>0</w:t>
            </w:r>
            <w:r>
              <w:rPr>
                <w:rFonts w:asciiTheme="minorHAnsi" w:eastAsia="Times New Roman" w:hAnsiTheme="minorHAnsi" w:cstheme="minorHAnsi"/>
                <w:sz w:val="20"/>
              </w:rPr>
              <w:t xml:space="preserve">W of PoE budget; </w:t>
            </w:r>
          </w:p>
        </w:tc>
      </w:tr>
    </w:tbl>
    <w:p w14:paraId="7A927477" w14:textId="77777777" w:rsidR="00F643FC" w:rsidRDefault="00F643FC" w:rsidP="00207986"/>
    <w:p w14:paraId="6FB5A219" w14:textId="340D455A" w:rsidR="00E159AB" w:rsidRDefault="00E159AB">
      <w:pPr>
        <w:rPr>
          <w:ins w:id="3945" w:author="Abbas Rizvi" w:date="2023-05-15T09:57:00Z"/>
        </w:rPr>
      </w:pPr>
      <w:ins w:id="3946" w:author="Abbas Rizvi" w:date="2023-05-15T09:57:00Z">
        <w:r>
          <w:br w:type="page"/>
        </w:r>
      </w:ins>
    </w:p>
    <w:p w14:paraId="7C2A4C55" w14:textId="77777777" w:rsidR="00207986" w:rsidRDefault="00207986" w:rsidP="00207986"/>
    <w:p w14:paraId="4F37E508" w14:textId="5781C753" w:rsidR="00C469F2" w:rsidRDefault="00A46E2E" w:rsidP="0097188A">
      <w:pPr>
        <w:pStyle w:val="Heading2"/>
        <w:numPr>
          <w:ilvl w:val="1"/>
          <w:numId w:val="6"/>
        </w:numPr>
        <w:ind w:left="0" w:firstLine="0"/>
      </w:pPr>
      <w:bookmarkStart w:id="3947" w:name="_Toc150800085"/>
      <w:r>
        <w:t xml:space="preserve">RF </w:t>
      </w:r>
      <w:ins w:id="3948" w:author="Christopher Kemeter" w:date="2023-11-13T20:16:00Z">
        <w:r w:rsidR="005126B0">
          <w:t>und</w:t>
        </w:r>
      </w:ins>
      <w:del w:id="3949" w:author="Christopher Kemeter" w:date="2023-11-13T20:16:00Z">
        <w:r w:rsidR="00454E29" w:rsidDel="005126B0">
          <w:delText>and</w:delText>
        </w:r>
      </w:del>
      <w:r w:rsidR="00454E29">
        <w:t xml:space="preserve"> Ethernet </w:t>
      </w:r>
      <w:ins w:id="3950" w:author="Christopher Kemeter" w:date="2023-11-13T20:16:00Z">
        <w:r w:rsidR="005126B0">
          <w:t>Kabel</w:t>
        </w:r>
      </w:ins>
      <w:bookmarkEnd w:id="3947"/>
      <w:del w:id="3951" w:author="Christopher Kemeter" w:date="2023-11-13T20:16:00Z">
        <w:r w:rsidR="00C469F2" w:rsidDel="005126B0">
          <w:delText>Cabling</w:delText>
        </w:r>
      </w:del>
    </w:p>
    <w:p w14:paraId="69262B26" w14:textId="553324A5" w:rsidR="00C469F2" w:rsidRPr="005126B0" w:rsidRDefault="00454E29" w:rsidP="00C469F2">
      <w:pPr>
        <w:rPr>
          <w:lang w:val="de-AT" w:eastAsia="ja-JP"/>
          <w:rPrChange w:id="3952" w:author="Christopher Kemeter" w:date="2023-11-13T20:16:00Z">
            <w:rPr>
              <w:lang w:eastAsia="ja-JP"/>
            </w:rPr>
          </w:rPrChange>
        </w:rPr>
      </w:pPr>
      <w:del w:id="3953" w:author="Christopher Kemeter" w:date="2023-11-13T20:16:00Z">
        <w:r w:rsidRPr="005126B0" w:rsidDel="005126B0">
          <w:rPr>
            <w:noProof/>
            <w:lang w:val="de-AT"/>
            <w:rPrChange w:id="3954" w:author="Christopher Kemeter" w:date="2023-11-13T20:16:00Z">
              <w:rPr>
                <w:noProof/>
              </w:rPr>
            </w:rPrChange>
          </w:rPr>
          <w:delText xml:space="preserve">As </w:delText>
        </w:r>
      </w:del>
      <w:ins w:id="3955" w:author="Christopher Kemeter" w:date="2023-11-13T20:16:00Z">
        <w:r w:rsidR="005126B0" w:rsidRPr="005126B0">
          <w:rPr>
            <w:noProof/>
            <w:lang w:val="de-AT"/>
            <w:rPrChange w:id="3956" w:author="Christopher Kemeter" w:date="2023-11-13T20:16:00Z">
              <w:rPr>
                <w:noProof/>
              </w:rPr>
            </w:rPrChange>
          </w:rPr>
          <w:t>Da sowohl RF- als auch Ethernet-Verkabelung von Stadler bereitgestellt wird, wird Nomad das Kabelzeitplansdokument benötigen, um Kabel-längen, Steckertypen, Pinbelegungen und Beschriftungen während der DDR-Phase des Projekts zu überprüfen.</w:t>
        </w:r>
      </w:ins>
      <w:del w:id="3957" w:author="Christopher Kemeter" w:date="2023-11-13T20:16:00Z">
        <w:r w:rsidRPr="005126B0" w:rsidDel="005126B0">
          <w:rPr>
            <w:lang w:val="de-AT" w:eastAsia="ja-JP"/>
            <w:rPrChange w:id="3958" w:author="Christopher Kemeter" w:date="2023-11-13T20:16:00Z">
              <w:rPr>
                <w:lang w:eastAsia="ja-JP"/>
              </w:rPr>
            </w:rPrChange>
          </w:rPr>
          <w:delText xml:space="preserve">both RF and Ethernet cabling is provided by </w:delText>
        </w:r>
        <w:r w:rsidR="003C4F54" w:rsidRPr="005126B0" w:rsidDel="005126B0">
          <w:rPr>
            <w:lang w:val="de-AT" w:eastAsia="ja-JP"/>
            <w:rPrChange w:id="3959" w:author="Christopher Kemeter" w:date="2023-11-13T20:16:00Z">
              <w:rPr>
                <w:lang w:eastAsia="ja-JP"/>
              </w:rPr>
            </w:rPrChange>
          </w:rPr>
          <w:delText>Stadler</w:delText>
        </w:r>
        <w:r w:rsidRPr="005126B0" w:rsidDel="005126B0">
          <w:rPr>
            <w:lang w:val="de-AT" w:eastAsia="ja-JP"/>
            <w:rPrChange w:id="3960" w:author="Christopher Kemeter" w:date="2023-11-13T20:16:00Z">
              <w:rPr>
                <w:lang w:eastAsia="ja-JP"/>
              </w:rPr>
            </w:rPrChange>
          </w:rPr>
          <w:delText xml:space="preserve">, Nomad will require the cable schedule </w:delText>
        </w:r>
      </w:del>
      <w:ins w:id="3961" w:author="Abbas Rizvi" w:date="2023-05-12T08:58:00Z">
        <w:del w:id="3962" w:author="Christopher Kemeter" w:date="2023-11-13T20:16:00Z">
          <w:r w:rsidR="000319CA" w:rsidRPr="005126B0" w:rsidDel="005126B0">
            <w:rPr>
              <w:lang w:val="de-AT" w:eastAsia="ja-JP"/>
              <w:rPrChange w:id="3963" w:author="Christopher Kemeter" w:date="2023-11-13T20:16:00Z">
                <w:rPr>
                  <w:lang w:eastAsia="ja-JP"/>
                </w:rPr>
              </w:rPrChange>
            </w:rPr>
            <w:delText xml:space="preserve">document, </w:delText>
          </w:r>
        </w:del>
      </w:ins>
      <w:del w:id="3964" w:author="Christopher Kemeter" w:date="2023-11-13T20:16:00Z">
        <w:r w:rsidRPr="005126B0" w:rsidDel="005126B0">
          <w:rPr>
            <w:lang w:val="de-AT" w:eastAsia="ja-JP"/>
            <w:rPrChange w:id="3965" w:author="Christopher Kemeter" w:date="2023-11-13T20:16:00Z">
              <w:rPr>
                <w:lang w:eastAsia="ja-JP"/>
              </w:rPr>
            </w:rPrChange>
          </w:rPr>
          <w:delText>to review cable lengths, connector types, pinouts and labelling</w:delText>
        </w:r>
        <w:r w:rsidR="00311790" w:rsidRPr="005126B0" w:rsidDel="005126B0">
          <w:rPr>
            <w:lang w:val="de-AT" w:eastAsia="ja-JP"/>
            <w:rPrChange w:id="3966" w:author="Christopher Kemeter" w:date="2023-11-13T20:16:00Z">
              <w:rPr>
                <w:lang w:eastAsia="ja-JP"/>
              </w:rPr>
            </w:rPrChange>
          </w:rPr>
          <w:delText xml:space="preserve"> during DDR</w:delText>
        </w:r>
        <w:r w:rsidR="00856207" w:rsidRPr="005126B0" w:rsidDel="005126B0">
          <w:rPr>
            <w:lang w:val="de-AT" w:eastAsia="ja-JP"/>
            <w:rPrChange w:id="3967" w:author="Christopher Kemeter" w:date="2023-11-13T20:16:00Z">
              <w:rPr>
                <w:lang w:eastAsia="ja-JP"/>
              </w:rPr>
            </w:rPrChange>
          </w:rPr>
          <w:delText xml:space="preserve"> stage of the project.</w:delText>
        </w:r>
      </w:del>
    </w:p>
    <w:p w14:paraId="43531012" w14:textId="428B8B64" w:rsidR="00A46E2E" w:rsidRPr="005126B0" w:rsidRDefault="00A46E2E">
      <w:pPr>
        <w:rPr>
          <w:lang w:val="de-AT"/>
          <w:rPrChange w:id="3968" w:author="Christopher Kemeter" w:date="2023-11-13T20:16:00Z">
            <w:rPr/>
          </w:rPrChange>
        </w:rPr>
      </w:pPr>
      <w:bookmarkStart w:id="3969" w:name="_Toc534638486"/>
      <w:bookmarkStart w:id="3970" w:name="_Toc4074125"/>
    </w:p>
    <w:p w14:paraId="50D054D7" w14:textId="6EAAF3EB" w:rsidR="00824CE2" w:rsidRPr="005126B0" w:rsidRDefault="00824CE2" w:rsidP="0097188A">
      <w:pPr>
        <w:pStyle w:val="Heading2"/>
        <w:numPr>
          <w:ilvl w:val="1"/>
          <w:numId w:val="6"/>
        </w:numPr>
        <w:ind w:left="0" w:firstLine="0"/>
        <w:rPr>
          <w:lang w:val="de-AT"/>
          <w:rPrChange w:id="3971" w:author="Christopher Kemeter" w:date="2023-11-13T20:16:00Z">
            <w:rPr>
              <w:lang w:val="en-GB"/>
            </w:rPr>
          </w:rPrChange>
        </w:rPr>
      </w:pPr>
      <w:bookmarkStart w:id="3972" w:name="_Toc107160688"/>
      <w:bookmarkStart w:id="3973" w:name="_Toc107213162"/>
      <w:bookmarkStart w:id="3974" w:name="_Toc107346582"/>
      <w:bookmarkStart w:id="3975" w:name="_Toc107348481"/>
      <w:bookmarkStart w:id="3976" w:name="_Toc107349035"/>
      <w:bookmarkStart w:id="3977" w:name="_Toc112664564"/>
      <w:bookmarkStart w:id="3978" w:name="_Toc150800086"/>
      <w:bookmarkStart w:id="3979" w:name="_Toc534638485"/>
      <w:bookmarkStart w:id="3980" w:name="_Toc4074124"/>
      <w:bookmarkStart w:id="3981" w:name="_Toc5381194"/>
      <w:bookmarkEnd w:id="3972"/>
      <w:bookmarkEnd w:id="3973"/>
      <w:bookmarkEnd w:id="3974"/>
      <w:bookmarkEnd w:id="3975"/>
      <w:bookmarkEnd w:id="3976"/>
      <w:bookmarkEnd w:id="3977"/>
      <w:r w:rsidRPr="005126B0">
        <w:rPr>
          <w:lang w:val="de-AT"/>
          <w:rPrChange w:id="3982" w:author="Christopher Kemeter" w:date="2023-11-13T20:16:00Z">
            <w:rPr>
              <w:lang w:val="en-GB"/>
            </w:rPr>
          </w:rPrChange>
        </w:rPr>
        <w:t xml:space="preserve">TIA 568B PINOUT </w:t>
      </w:r>
      <w:ins w:id="3983" w:author="Christopher Kemeter" w:date="2023-11-13T20:16:00Z">
        <w:r w:rsidR="005126B0" w:rsidRPr="005126B0">
          <w:rPr>
            <w:lang w:val="de-AT"/>
            <w:rPrChange w:id="3984" w:author="Christopher Kemeter" w:date="2023-11-13T20:16:00Z">
              <w:rPr>
                <w:lang w:val="en-GB"/>
              </w:rPr>
            </w:rPrChange>
          </w:rPr>
          <w:t>für</w:t>
        </w:r>
      </w:ins>
      <w:del w:id="3985" w:author="Christopher Kemeter" w:date="2023-11-13T20:16:00Z">
        <w:r w:rsidRPr="005126B0" w:rsidDel="005126B0">
          <w:rPr>
            <w:lang w:val="de-AT"/>
            <w:rPrChange w:id="3986" w:author="Christopher Kemeter" w:date="2023-11-13T20:16:00Z">
              <w:rPr>
                <w:lang w:val="en-GB"/>
              </w:rPr>
            </w:rPrChange>
          </w:rPr>
          <w:delText>for</w:delText>
        </w:r>
      </w:del>
      <w:r w:rsidRPr="005126B0">
        <w:rPr>
          <w:lang w:val="de-AT"/>
          <w:rPrChange w:id="3987" w:author="Christopher Kemeter" w:date="2023-11-13T20:16:00Z">
            <w:rPr>
              <w:lang w:val="en-GB"/>
            </w:rPr>
          </w:rPrChange>
        </w:rPr>
        <w:t xml:space="preserve"> Ethernet </w:t>
      </w:r>
      <w:ins w:id="3988" w:author="Christopher Kemeter" w:date="2023-11-13T20:16:00Z">
        <w:r w:rsidR="005126B0" w:rsidRPr="005126B0">
          <w:rPr>
            <w:lang w:val="de-AT"/>
            <w:rPrChange w:id="3989" w:author="Christopher Kemeter" w:date="2023-11-13T20:16:00Z">
              <w:rPr>
                <w:lang w:val="en-GB"/>
              </w:rPr>
            </w:rPrChange>
          </w:rPr>
          <w:t>Kabel</w:t>
        </w:r>
      </w:ins>
      <w:bookmarkEnd w:id="3978"/>
      <w:del w:id="3990" w:author="Christopher Kemeter" w:date="2023-11-13T20:16:00Z">
        <w:r w:rsidRPr="005126B0" w:rsidDel="005126B0">
          <w:rPr>
            <w:lang w:val="de-AT"/>
            <w:rPrChange w:id="3991" w:author="Christopher Kemeter" w:date="2023-11-13T20:16:00Z">
              <w:rPr>
                <w:lang w:val="en-GB"/>
              </w:rPr>
            </w:rPrChange>
          </w:rPr>
          <w:delText>cables</w:delText>
        </w:r>
      </w:del>
    </w:p>
    <w:p w14:paraId="63538FE0" w14:textId="77777777" w:rsidR="00824CE2" w:rsidRPr="009D078B" w:rsidRDefault="00824CE2" w:rsidP="00824CE2">
      <w:r>
        <w:rPr>
          <w:noProof/>
          <w:lang w:eastAsia="ja-JP"/>
        </w:rPr>
        <w:drawing>
          <wp:inline distT="0" distB="0" distL="0" distR="0" wp14:anchorId="7744D8E6" wp14:editId="2741F262">
            <wp:extent cx="4076700" cy="2190750"/>
            <wp:effectExtent l="0" t="0" r="0" b="0"/>
            <wp:docPr id="50" name="Picture 5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with medium confidence"/>
                    <pic:cNvPicPr>
                      <a:picLocks noChangeAspect="1" noChangeArrowheads="1"/>
                    </pic:cNvPicPr>
                  </pic:nvPicPr>
                  <pic:blipFill>
                    <a:blip r:embed="rId53">
                      <a:extLst>
                        <a:ext uri="{28A0092B-C50C-407E-A947-70E740481C1C}">
                          <a14:useLocalDpi xmlns:a14="http://schemas.microsoft.com/office/drawing/2010/main"/>
                        </a:ext>
                      </a:extLst>
                    </a:blip>
                    <a:srcRect/>
                    <a:stretch>
                      <a:fillRect/>
                    </a:stretch>
                  </pic:blipFill>
                  <pic:spPr bwMode="auto">
                    <a:xfrm>
                      <a:off x="0" y="0"/>
                      <a:ext cx="4076700" cy="2190750"/>
                    </a:xfrm>
                    <a:prstGeom prst="rect">
                      <a:avLst/>
                    </a:prstGeom>
                    <a:noFill/>
                    <a:ln>
                      <a:noFill/>
                    </a:ln>
                  </pic:spPr>
                </pic:pic>
              </a:graphicData>
            </a:graphic>
          </wp:inline>
        </w:drawing>
      </w:r>
    </w:p>
    <w:p w14:paraId="17C36110" w14:textId="43212812" w:rsidR="00824CE2" w:rsidRPr="005126B0" w:rsidRDefault="00824CE2" w:rsidP="00824CE2">
      <w:pPr>
        <w:rPr>
          <w:lang w:val="de-AT" w:eastAsia="ja-JP"/>
          <w:rPrChange w:id="3992" w:author="Christopher Kemeter" w:date="2023-11-13T20:17:00Z">
            <w:rPr>
              <w:lang w:eastAsia="ja-JP"/>
            </w:rPr>
          </w:rPrChange>
        </w:rPr>
      </w:pPr>
      <w:del w:id="3993" w:author="Christopher Kemeter" w:date="2023-11-13T20:17:00Z">
        <w:r w:rsidRPr="005126B0" w:rsidDel="005126B0">
          <w:rPr>
            <w:lang w:val="de-AT" w:eastAsia="ja-JP"/>
            <w:rPrChange w:id="3994" w:author="Christopher Kemeter" w:date="2023-11-13T20:17:00Z">
              <w:rPr>
                <w:lang w:eastAsia="ja-JP"/>
              </w:rPr>
            </w:rPrChange>
          </w:rPr>
          <w:delText xml:space="preserve">The </w:delText>
        </w:r>
      </w:del>
      <w:ins w:id="3995" w:author="Christopher Kemeter" w:date="2023-11-13T20:16:00Z">
        <w:r w:rsidR="005126B0" w:rsidRPr="005126B0">
          <w:rPr>
            <w:lang w:val="de-AT" w:eastAsia="ja-JP"/>
            <w:rPrChange w:id="3996" w:author="Christopher Kemeter" w:date="2023-11-13T20:17:00Z">
              <w:rPr>
                <w:lang w:eastAsia="ja-JP"/>
              </w:rPr>
            </w:rPrChange>
          </w:rPr>
          <w:t>Die Netzwerkanschlüsse für alle Nomad-Komponenten folgen dem TIA 568B-Standard.</w:t>
        </w:r>
      </w:ins>
      <w:del w:id="3997" w:author="Christopher Kemeter" w:date="2023-11-13T20:16:00Z">
        <w:r w:rsidRPr="005126B0" w:rsidDel="005126B0">
          <w:rPr>
            <w:lang w:val="de-AT" w:eastAsia="ja-JP"/>
            <w:rPrChange w:id="3998" w:author="Christopher Kemeter" w:date="2023-11-13T20:17:00Z">
              <w:rPr>
                <w:lang w:eastAsia="ja-JP"/>
              </w:rPr>
            </w:rPrChange>
          </w:rPr>
          <w:delText>network connectors for all Nomad components follow the TIA 568B Standard.</w:delText>
        </w:r>
      </w:del>
    </w:p>
    <w:p w14:paraId="211B8F37" w14:textId="456052F5" w:rsidR="004C0C58" w:rsidRPr="00527221" w:rsidRDefault="004C0C58" w:rsidP="00024F18">
      <w:pPr>
        <w:pStyle w:val="Heading2"/>
        <w:rPr>
          <w:lang w:val="en-GB"/>
        </w:rPr>
      </w:pPr>
      <w:bookmarkStart w:id="3999" w:name="_Toc100064802"/>
      <w:bookmarkStart w:id="4000" w:name="_Toc100067222"/>
      <w:bookmarkStart w:id="4001" w:name="_Toc100067379"/>
      <w:bookmarkStart w:id="4002" w:name="_Toc100074621"/>
      <w:bookmarkStart w:id="4003" w:name="_Toc107140332"/>
      <w:bookmarkStart w:id="4004" w:name="_Toc126070302"/>
      <w:bookmarkStart w:id="4005" w:name="_Toc126598506"/>
      <w:bookmarkStart w:id="4006" w:name="_Toc126870475"/>
      <w:bookmarkStart w:id="4007" w:name="_Toc126876360"/>
      <w:bookmarkStart w:id="4008" w:name="_Toc126877451"/>
      <w:bookmarkStart w:id="4009" w:name="_Toc100064804"/>
      <w:bookmarkStart w:id="4010" w:name="_Toc100067224"/>
      <w:bookmarkStart w:id="4011" w:name="_Toc100067381"/>
      <w:bookmarkStart w:id="4012" w:name="_Toc100074623"/>
      <w:bookmarkStart w:id="4013" w:name="_Toc107140334"/>
      <w:bookmarkStart w:id="4014" w:name="_Toc107160690"/>
      <w:bookmarkStart w:id="4015" w:name="_Toc107213164"/>
      <w:bookmarkStart w:id="4016" w:name="_Toc107346584"/>
      <w:bookmarkStart w:id="4017" w:name="_Toc107348483"/>
      <w:bookmarkStart w:id="4018" w:name="_Toc107349037"/>
      <w:bookmarkStart w:id="4019" w:name="_Toc112664566"/>
      <w:bookmarkStart w:id="4020" w:name="_Toc100064805"/>
      <w:bookmarkStart w:id="4021" w:name="_Toc100067225"/>
      <w:bookmarkStart w:id="4022" w:name="_Toc100067382"/>
      <w:bookmarkStart w:id="4023" w:name="_Toc100074624"/>
      <w:bookmarkStart w:id="4024" w:name="_Toc107140335"/>
      <w:bookmarkStart w:id="4025" w:name="_Toc107160691"/>
      <w:bookmarkStart w:id="4026" w:name="_Toc107213165"/>
      <w:bookmarkStart w:id="4027" w:name="_Toc107346585"/>
      <w:bookmarkStart w:id="4028" w:name="_Toc107348484"/>
      <w:bookmarkStart w:id="4029" w:name="_Toc107349038"/>
      <w:bookmarkStart w:id="4030" w:name="_Toc112664567"/>
      <w:bookmarkStart w:id="4031" w:name="_Toc100064806"/>
      <w:bookmarkStart w:id="4032" w:name="_Toc100067226"/>
      <w:bookmarkStart w:id="4033" w:name="_Toc100067383"/>
      <w:bookmarkStart w:id="4034" w:name="_Toc100074625"/>
      <w:bookmarkStart w:id="4035" w:name="_Toc107140336"/>
      <w:bookmarkStart w:id="4036" w:name="_Toc107160692"/>
      <w:bookmarkStart w:id="4037" w:name="_Toc107213166"/>
      <w:bookmarkStart w:id="4038" w:name="_Toc107346586"/>
      <w:bookmarkStart w:id="4039" w:name="_Toc107348485"/>
      <w:bookmarkStart w:id="4040" w:name="_Toc107349039"/>
      <w:bookmarkStart w:id="4041" w:name="_Toc112664568"/>
      <w:bookmarkStart w:id="4042" w:name="_Toc100064807"/>
      <w:bookmarkStart w:id="4043" w:name="_Toc100067227"/>
      <w:bookmarkStart w:id="4044" w:name="_Toc100067384"/>
      <w:bookmarkStart w:id="4045" w:name="_Toc100074626"/>
      <w:bookmarkStart w:id="4046" w:name="_Toc107140337"/>
      <w:bookmarkStart w:id="4047" w:name="_Toc107160693"/>
      <w:bookmarkStart w:id="4048" w:name="_Toc107213167"/>
      <w:bookmarkStart w:id="4049" w:name="_Toc107346587"/>
      <w:bookmarkStart w:id="4050" w:name="_Toc107348486"/>
      <w:bookmarkStart w:id="4051" w:name="_Toc107349040"/>
      <w:bookmarkStart w:id="4052" w:name="_Toc112664569"/>
      <w:bookmarkStart w:id="4053" w:name="_Toc100064808"/>
      <w:bookmarkStart w:id="4054" w:name="_Toc100067228"/>
      <w:bookmarkStart w:id="4055" w:name="_Toc100067385"/>
      <w:bookmarkStart w:id="4056" w:name="_Toc100074627"/>
      <w:bookmarkStart w:id="4057" w:name="_Toc107140338"/>
      <w:bookmarkStart w:id="4058" w:name="_Toc107160694"/>
      <w:bookmarkStart w:id="4059" w:name="_Toc107213168"/>
      <w:bookmarkStart w:id="4060" w:name="_Toc107346588"/>
      <w:bookmarkStart w:id="4061" w:name="_Toc107348487"/>
      <w:bookmarkStart w:id="4062" w:name="_Toc107349041"/>
      <w:bookmarkStart w:id="4063" w:name="_Toc112664570"/>
      <w:bookmarkStart w:id="4064" w:name="_Toc100064809"/>
      <w:bookmarkStart w:id="4065" w:name="_Toc100067229"/>
      <w:bookmarkStart w:id="4066" w:name="_Toc100067386"/>
      <w:bookmarkStart w:id="4067" w:name="_Toc100074628"/>
      <w:bookmarkStart w:id="4068" w:name="_Toc107140339"/>
      <w:bookmarkStart w:id="4069" w:name="_Toc107160695"/>
      <w:bookmarkStart w:id="4070" w:name="_Toc107213169"/>
      <w:bookmarkStart w:id="4071" w:name="_Toc107346589"/>
      <w:bookmarkStart w:id="4072" w:name="_Toc107348488"/>
      <w:bookmarkStart w:id="4073" w:name="_Toc107349042"/>
      <w:bookmarkStart w:id="4074" w:name="_Toc112664571"/>
      <w:bookmarkStart w:id="4075" w:name="_Toc100064810"/>
      <w:bookmarkStart w:id="4076" w:name="_Toc100067230"/>
      <w:bookmarkStart w:id="4077" w:name="_Toc100067387"/>
      <w:bookmarkStart w:id="4078" w:name="_Toc100074629"/>
      <w:bookmarkStart w:id="4079" w:name="_Toc107140340"/>
      <w:bookmarkStart w:id="4080" w:name="_Toc107160696"/>
      <w:bookmarkStart w:id="4081" w:name="_Toc107213170"/>
      <w:bookmarkStart w:id="4082" w:name="_Toc107346590"/>
      <w:bookmarkStart w:id="4083" w:name="_Toc107348489"/>
      <w:bookmarkStart w:id="4084" w:name="_Toc107349043"/>
      <w:bookmarkStart w:id="4085" w:name="_Toc112664572"/>
      <w:bookmarkStart w:id="4086" w:name="_Toc100064811"/>
      <w:bookmarkStart w:id="4087" w:name="_Toc100067231"/>
      <w:bookmarkStart w:id="4088" w:name="_Toc100067388"/>
      <w:bookmarkStart w:id="4089" w:name="_Toc100074630"/>
      <w:bookmarkStart w:id="4090" w:name="_Toc107140341"/>
      <w:bookmarkStart w:id="4091" w:name="_Toc107160697"/>
      <w:bookmarkStart w:id="4092" w:name="_Toc107213171"/>
      <w:bookmarkStart w:id="4093" w:name="_Toc107346591"/>
      <w:bookmarkStart w:id="4094" w:name="_Toc107348490"/>
      <w:bookmarkStart w:id="4095" w:name="_Toc107349044"/>
      <w:bookmarkStart w:id="4096" w:name="_Toc112664573"/>
      <w:bookmarkStart w:id="4097" w:name="_Toc100064812"/>
      <w:bookmarkStart w:id="4098" w:name="_Toc100067232"/>
      <w:bookmarkStart w:id="4099" w:name="_Toc100067389"/>
      <w:bookmarkStart w:id="4100" w:name="_Toc100074631"/>
      <w:bookmarkStart w:id="4101" w:name="_Toc107140342"/>
      <w:bookmarkStart w:id="4102" w:name="_Toc107160698"/>
      <w:bookmarkStart w:id="4103" w:name="_Toc107213172"/>
      <w:bookmarkStart w:id="4104" w:name="_Toc107346592"/>
      <w:bookmarkStart w:id="4105" w:name="_Toc107348491"/>
      <w:bookmarkStart w:id="4106" w:name="_Toc107349045"/>
      <w:bookmarkStart w:id="4107" w:name="_Toc112664574"/>
      <w:bookmarkStart w:id="4108" w:name="_Toc100064813"/>
      <w:bookmarkStart w:id="4109" w:name="_Toc100067233"/>
      <w:bookmarkStart w:id="4110" w:name="_Toc100067390"/>
      <w:bookmarkStart w:id="4111" w:name="_Toc100074632"/>
      <w:bookmarkStart w:id="4112" w:name="_Toc107140343"/>
      <w:bookmarkStart w:id="4113" w:name="_Toc107160699"/>
      <w:bookmarkStart w:id="4114" w:name="_Toc107213173"/>
      <w:bookmarkStart w:id="4115" w:name="_Toc107346593"/>
      <w:bookmarkStart w:id="4116" w:name="_Toc107348492"/>
      <w:bookmarkStart w:id="4117" w:name="_Toc107349046"/>
      <w:bookmarkStart w:id="4118" w:name="_Toc112664575"/>
      <w:bookmarkStart w:id="4119" w:name="_Toc100064814"/>
      <w:bookmarkStart w:id="4120" w:name="_Toc100067234"/>
      <w:bookmarkStart w:id="4121" w:name="_Toc100067391"/>
      <w:bookmarkStart w:id="4122" w:name="_Toc100074633"/>
      <w:bookmarkStart w:id="4123" w:name="_Toc107140344"/>
      <w:bookmarkStart w:id="4124" w:name="_Toc107160700"/>
      <w:bookmarkStart w:id="4125" w:name="_Toc107213174"/>
      <w:bookmarkStart w:id="4126" w:name="_Toc107346594"/>
      <w:bookmarkStart w:id="4127" w:name="_Toc107348493"/>
      <w:bookmarkStart w:id="4128" w:name="_Toc107349047"/>
      <w:bookmarkStart w:id="4129" w:name="_Toc112664576"/>
      <w:bookmarkStart w:id="4130" w:name="_Toc100064815"/>
      <w:bookmarkStart w:id="4131" w:name="_Toc100067235"/>
      <w:bookmarkStart w:id="4132" w:name="_Toc100067392"/>
      <w:bookmarkStart w:id="4133" w:name="_Toc100074634"/>
      <w:bookmarkStart w:id="4134" w:name="_Toc107140345"/>
      <w:bookmarkStart w:id="4135" w:name="_Toc107160701"/>
      <w:bookmarkStart w:id="4136" w:name="_Toc107213175"/>
      <w:bookmarkStart w:id="4137" w:name="_Toc107346595"/>
      <w:bookmarkStart w:id="4138" w:name="_Toc107348494"/>
      <w:bookmarkStart w:id="4139" w:name="_Toc107349048"/>
      <w:bookmarkStart w:id="4140" w:name="_Toc112664577"/>
      <w:bookmarkStart w:id="4141" w:name="_Toc100064816"/>
      <w:bookmarkStart w:id="4142" w:name="_Toc100067236"/>
      <w:bookmarkStart w:id="4143" w:name="_Toc100067393"/>
      <w:bookmarkStart w:id="4144" w:name="_Toc100074635"/>
      <w:bookmarkStart w:id="4145" w:name="_Toc107140346"/>
      <w:bookmarkStart w:id="4146" w:name="_Toc107160702"/>
      <w:bookmarkStart w:id="4147" w:name="_Toc107213176"/>
      <w:bookmarkStart w:id="4148" w:name="_Toc107346596"/>
      <w:bookmarkStart w:id="4149" w:name="_Toc107348495"/>
      <w:bookmarkStart w:id="4150" w:name="_Toc107349049"/>
      <w:bookmarkStart w:id="4151" w:name="_Toc112664578"/>
      <w:bookmarkStart w:id="4152" w:name="_Toc100064817"/>
      <w:bookmarkStart w:id="4153" w:name="_Toc100067237"/>
      <w:bookmarkStart w:id="4154" w:name="_Toc100067394"/>
      <w:bookmarkStart w:id="4155" w:name="_Toc100074636"/>
      <w:bookmarkStart w:id="4156" w:name="_Toc107140347"/>
      <w:bookmarkStart w:id="4157" w:name="_Toc107160703"/>
      <w:bookmarkStart w:id="4158" w:name="_Toc107213177"/>
      <w:bookmarkStart w:id="4159" w:name="_Toc107346597"/>
      <w:bookmarkStart w:id="4160" w:name="_Toc107348496"/>
      <w:bookmarkStart w:id="4161" w:name="_Toc107349050"/>
      <w:bookmarkStart w:id="4162" w:name="_Toc112664579"/>
      <w:bookmarkStart w:id="4163" w:name="_Toc100064818"/>
      <w:bookmarkStart w:id="4164" w:name="_Toc100067238"/>
      <w:bookmarkStart w:id="4165" w:name="_Toc100067395"/>
      <w:bookmarkStart w:id="4166" w:name="_Toc100074637"/>
      <w:bookmarkStart w:id="4167" w:name="_Toc107140348"/>
      <w:bookmarkStart w:id="4168" w:name="_Toc107160704"/>
      <w:bookmarkStart w:id="4169" w:name="_Toc107213178"/>
      <w:bookmarkStart w:id="4170" w:name="_Toc107346598"/>
      <w:bookmarkStart w:id="4171" w:name="_Toc107348497"/>
      <w:bookmarkStart w:id="4172" w:name="_Toc107349051"/>
      <w:bookmarkStart w:id="4173" w:name="_Toc112664580"/>
      <w:bookmarkStart w:id="4174" w:name="_Toc150800087"/>
      <w:bookmarkEnd w:id="3979"/>
      <w:bookmarkEnd w:id="3980"/>
      <w:bookmarkEnd w:id="3981"/>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r w:rsidRPr="00527221">
        <w:rPr>
          <w:lang w:val="en-GB"/>
        </w:rPr>
        <w:t>CCU</w:t>
      </w:r>
      <w:r w:rsidR="00DE652F">
        <w:rPr>
          <w:lang w:val="en-GB"/>
        </w:rPr>
        <w:t>:</w:t>
      </w:r>
      <w:r w:rsidR="00956521" w:rsidRPr="00527221">
        <w:rPr>
          <w:lang w:val="en-GB"/>
        </w:rPr>
        <w:t xml:space="preserve"> </w:t>
      </w:r>
      <w:bookmarkEnd w:id="3969"/>
      <w:bookmarkEnd w:id="3970"/>
      <w:r w:rsidR="0021668A" w:rsidRPr="00527221">
        <w:rPr>
          <w:lang w:val="en-GB"/>
        </w:rPr>
        <w:t>R5001C</w:t>
      </w:r>
      <w:r w:rsidR="00527221" w:rsidRPr="00527221">
        <w:rPr>
          <w:lang w:val="en-GB"/>
        </w:rPr>
        <w:t xml:space="preserve"> NMID 1086</w:t>
      </w:r>
      <w:bookmarkEnd w:id="4174"/>
    </w:p>
    <w:p w14:paraId="5DD47942" w14:textId="0443B439" w:rsidR="00C05845" w:rsidRDefault="005126B0" w:rsidP="00C05845">
      <w:pPr>
        <w:rPr>
          <w:ins w:id="4175" w:author="Abbas Rizvi" w:date="2023-03-29T23:20:00Z"/>
          <w:rFonts w:cstheme="minorHAnsi"/>
          <w:lang w:val="en-CA"/>
        </w:rPr>
      </w:pPr>
      <w:ins w:id="4176" w:author="Christopher Kemeter" w:date="2023-11-13T20:17:00Z">
        <w:r>
          <w:rPr>
            <w:rFonts w:cstheme="minorHAnsi"/>
            <w:lang w:val="en-CA"/>
          </w:rPr>
          <w:t>3rd</w:t>
        </w:r>
      </w:ins>
      <w:del w:id="4177" w:author="Christopher Kemeter" w:date="2023-11-13T20:17:00Z">
        <w:r w:rsidR="00C05845" w:rsidRPr="00527221" w:rsidDel="005126B0">
          <w:rPr>
            <w:rFonts w:cstheme="minorHAnsi"/>
            <w:lang w:val="en-CA"/>
          </w:rPr>
          <w:delText>3rd</w:delText>
        </w:r>
      </w:del>
      <w:r w:rsidR="00C05845" w:rsidRPr="00527221">
        <w:rPr>
          <w:rFonts w:cstheme="minorHAnsi"/>
          <w:lang w:val="en-CA"/>
        </w:rPr>
        <w:t xml:space="preserve"> Gen. R5001, 4U half-size 19inch CompactPCI Serial Rack housing including 250W ultra wide range PSU with advanced Ignition control and fan units.</w:t>
      </w:r>
    </w:p>
    <w:p w14:paraId="2071FA4E" w14:textId="1D5183C4" w:rsidR="0009021A" w:rsidRDefault="00CA74B0" w:rsidP="00C05845">
      <w:pPr>
        <w:rPr>
          <w:ins w:id="4178" w:author="Abbas Rizvi" w:date="2023-03-29T23:21:00Z"/>
          <w:rFonts w:cstheme="minorHAnsi"/>
          <w:lang w:val="en-CA"/>
        </w:rPr>
      </w:pPr>
      <w:ins w:id="4179" w:author="Abbas Rizvi" w:date="2023-03-29T23:21:00Z">
        <w:r w:rsidRPr="00CA74B0">
          <w:rPr>
            <w:rFonts w:cstheme="minorHAnsi"/>
            <w:noProof/>
            <w:lang w:val="en-CA"/>
          </w:rPr>
          <w:drawing>
            <wp:inline distT="0" distB="0" distL="0" distR="0" wp14:anchorId="258D725F" wp14:editId="01AE9BB0">
              <wp:extent cx="3072384" cy="2875003"/>
              <wp:effectExtent l="0" t="0" r="0" b="0"/>
              <wp:docPr id="5" name="Picture 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engineering drawing&#10;&#10;Description automatically generated"/>
                      <pic:cNvPicPr/>
                    </pic:nvPicPr>
                    <pic:blipFill>
                      <a:blip r:embed="rId54"/>
                      <a:stretch>
                        <a:fillRect/>
                      </a:stretch>
                    </pic:blipFill>
                    <pic:spPr>
                      <a:xfrm>
                        <a:off x="0" y="0"/>
                        <a:ext cx="3077560" cy="2879847"/>
                      </a:xfrm>
                      <a:prstGeom prst="rect">
                        <a:avLst/>
                      </a:prstGeom>
                    </pic:spPr>
                  </pic:pic>
                </a:graphicData>
              </a:graphic>
            </wp:inline>
          </w:drawing>
        </w:r>
      </w:ins>
    </w:p>
    <w:p w14:paraId="322B674A" w14:textId="77777777" w:rsidR="00CA74B0" w:rsidRDefault="00CA74B0" w:rsidP="00C05845">
      <w:pPr>
        <w:rPr>
          <w:ins w:id="4180" w:author="Abbas Rizvi" w:date="2023-03-29T23:21:00Z"/>
          <w:rFonts w:cstheme="minorHAnsi"/>
          <w:lang w:val="en-CA"/>
        </w:rPr>
      </w:pPr>
    </w:p>
    <w:p w14:paraId="4E2B8E14" w14:textId="56C10E61" w:rsidR="00CA74B0" w:rsidDel="005126B0" w:rsidRDefault="00CA74B0" w:rsidP="00C05845">
      <w:pPr>
        <w:rPr>
          <w:ins w:id="4181" w:author="Abbas Rizvi" w:date="2023-03-29T23:21:00Z"/>
          <w:del w:id="4182" w:author="Christopher Kemeter" w:date="2023-11-13T20:17:00Z"/>
          <w:rFonts w:cstheme="minorHAnsi"/>
          <w:lang w:val="en-CA"/>
        </w:rPr>
      </w:pPr>
    </w:p>
    <w:p w14:paraId="5B065011" w14:textId="5276072A" w:rsidR="00CA74B0" w:rsidRPr="00527221" w:rsidDel="00E159AB" w:rsidRDefault="00CA74B0" w:rsidP="00C05845">
      <w:pPr>
        <w:rPr>
          <w:del w:id="4183" w:author="Abbas Rizvi" w:date="2023-05-15T09:57:00Z"/>
          <w:rFonts w:cstheme="minorHAnsi"/>
          <w:lang w:val="en-CA"/>
        </w:rPr>
      </w:pPr>
    </w:p>
    <w:p w14:paraId="261FE582" w14:textId="78C7F2CE" w:rsidR="00C05845" w:rsidRPr="0009021A" w:rsidRDefault="00C05845" w:rsidP="00C05845">
      <w:pPr>
        <w:rPr>
          <w:rFonts w:cstheme="minorHAnsi"/>
          <w:b/>
          <w:bCs/>
          <w:lang w:val="en-CA"/>
          <w:rPrChange w:id="4184" w:author="Abbas Rizvi" w:date="2023-03-29T23:20:00Z">
            <w:rPr>
              <w:rFonts w:cstheme="minorHAnsi"/>
              <w:lang w:val="en-CA"/>
            </w:rPr>
          </w:rPrChange>
        </w:rPr>
      </w:pPr>
      <w:del w:id="4185" w:author="Christopher Kemeter" w:date="2023-11-13T20:17:00Z">
        <w:r w:rsidRPr="0009021A" w:rsidDel="005126B0">
          <w:rPr>
            <w:rFonts w:cstheme="minorHAnsi"/>
            <w:b/>
            <w:bCs/>
            <w:lang w:val="en-CA"/>
            <w:rPrChange w:id="4186" w:author="Abbas Rizvi" w:date="2023-03-29T23:20:00Z">
              <w:rPr>
                <w:rFonts w:cstheme="minorHAnsi"/>
                <w:lang w:val="en-CA"/>
              </w:rPr>
            </w:rPrChange>
          </w:rPr>
          <w:delText>Description</w:delText>
        </w:r>
      </w:del>
      <w:ins w:id="4187" w:author="Christopher Kemeter" w:date="2023-11-13T20:17:00Z">
        <w:r w:rsidR="005126B0">
          <w:rPr>
            <w:rFonts w:cstheme="minorHAnsi"/>
            <w:b/>
            <w:bCs/>
            <w:lang w:val="en-CA"/>
          </w:rPr>
          <w:t>Beschreibung</w:t>
        </w:r>
      </w:ins>
      <w:r w:rsidRPr="0009021A">
        <w:rPr>
          <w:rFonts w:cstheme="minorHAnsi"/>
          <w:b/>
          <w:bCs/>
          <w:lang w:val="en-CA"/>
          <w:rPrChange w:id="4188" w:author="Abbas Rizvi" w:date="2023-03-29T23:20:00Z">
            <w:rPr>
              <w:rFonts w:cstheme="minorHAnsi"/>
              <w:lang w:val="en-CA"/>
            </w:rPr>
          </w:rPrChange>
        </w:rPr>
        <w:t>:</w:t>
      </w:r>
    </w:p>
    <w:p w14:paraId="30B47A14" w14:textId="77777777" w:rsidR="00C05845" w:rsidRPr="00527221" w:rsidRDefault="00C05845" w:rsidP="00C05845">
      <w:pPr>
        <w:rPr>
          <w:rFonts w:cstheme="minorHAnsi"/>
          <w:lang w:val="en-CA"/>
        </w:rPr>
      </w:pPr>
      <w:r w:rsidRPr="00527221">
        <w:rPr>
          <w:rFonts w:cstheme="minorHAnsi"/>
          <w:lang w:val="en-CA"/>
        </w:rPr>
        <w:t>R5001C 4U half-size Rack housing with build in 250W Power Supply with advanced Ignition control, fan units and intake filter tray.</w:t>
      </w:r>
    </w:p>
    <w:p w14:paraId="16BC208B" w14:textId="351FC9B9" w:rsidR="00C05845" w:rsidRPr="00527221" w:rsidRDefault="005126B0" w:rsidP="00C05845">
      <w:pPr>
        <w:rPr>
          <w:rFonts w:cstheme="minorHAnsi"/>
          <w:lang w:val="en-CA"/>
        </w:rPr>
      </w:pPr>
      <w:ins w:id="4189" w:author="Christopher Kemeter" w:date="2023-11-13T20:18:00Z">
        <w:r>
          <w:rPr>
            <w:rFonts w:cstheme="minorHAnsi"/>
            <w:lang w:val="en-CA"/>
          </w:rPr>
          <w:t>T</w:t>
        </w:r>
        <w:r w:rsidRPr="005126B0">
          <w:rPr>
            <w:rFonts w:cstheme="minorHAnsi"/>
            <w:lang w:val="en-CA"/>
          </w:rPr>
          <w:t>echnische Spezifikationen:</w:t>
        </w:r>
      </w:ins>
      <w:del w:id="4190" w:author="Christopher Kemeter" w:date="2023-11-13T20:18:00Z">
        <w:r w:rsidR="00C05845" w:rsidRPr="00527221" w:rsidDel="005126B0">
          <w:rPr>
            <w:rFonts w:cstheme="minorHAnsi"/>
            <w:lang w:val="en-CA"/>
          </w:rPr>
          <w:delText>Technical Specifications:</w:delText>
        </w:r>
      </w:del>
    </w:p>
    <w:p w14:paraId="4A392EB7" w14:textId="6ED61ADA" w:rsidR="00C05845" w:rsidRPr="00527221" w:rsidRDefault="00C05845" w:rsidP="0097188A">
      <w:pPr>
        <w:pStyle w:val="ListParagraph"/>
        <w:numPr>
          <w:ilvl w:val="0"/>
          <w:numId w:val="14"/>
        </w:numPr>
        <w:rPr>
          <w:rFonts w:cstheme="minorHAnsi"/>
          <w:lang w:val="en-CA"/>
        </w:rPr>
      </w:pPr>
      <w:r w:rsidRPr="00527221">
        <w:rPr>
          <w:rFonts w:cstheme="minorHAnsi"/>
          <w:lang w:val="en-CA"/>
        </w:rPr>
        <w:t>4U Rack housing with 10 slots (44HP)</w:t>
      </w:r>
    </w:p>
    <w:p w14:paraId="0EC2017E" w14:textId="6D7E2465" w:rsidR="00C05845" w:rsidRPr="00527221" w:rsidRDefault="00C05845" w:rsidP="0097188A">
      <w:pPr>
        <w:pStyle w:val="ListParagraph"/>
        <w:numPr>
          <w:ilvl w:val="0"/>
          <w:numId w:val="14"/>
        </w:numPr>
        <w:rPr>
          <w:rFonts w:cstheme="minorHAnsi"/>
          <w:lang w:val="en-CA"/>
        </w:rPr>
      </w:pPr>
      <w:r w:rsidRPr="00527221">
        <w:rPr>
          <w:rFonts w:cstheme="minorHAnsi"/>
          <w:lang w:val="en-CA"/>
        </w:rPr>
        <w:t>Rack housing can host two independent CPU systems, one 6 slot and one 4 slot, interconnected with 4 Gigabit LANs</w:t>
      </w:r>
    </w:p>
    <w:p w14:paraId="43BFFE8A" w14:textId="5DFEC225" w:rsidR="00C05845" w:rsidRPr="00527221" w:rsidRDefault="00C05845" w:rsidP="0097188A">
      <w:pPr>
        <w:pStyle w:val="ListParagraph"/>
        <w:numPr>
          <w:ilvl w:val="0"/>
          <w:numId w:val="14"/>
        </w:numPr>
        <w:rPr>
          <w:rFonts w:cstheme="minorHAnsi"/>
          <w:lang w:val="en-CA"/>
        </w:rPr>
      </w:pPr>
      <w:r w:rsidRPr="00527221">
        <w:rPr>
          <w:rFonts w:cstheme="minorHAnsi"/>
          <w:lang w:val="en-CA"/>
        </w:rPr>
        <w:t>250W insulated power supply with ultra</w:t>
      </w:r>
      <w:r w:rsidR="7A412700" w:rsidRPr="08C3777F">
        <w:rPr>
          <w:rFonts w:cstheme="minorBidi"/>
          <w:lang w:val="en-CA"/>
        </w:rPr>
        <w:t>-</w:t>
      </w:r>
      <w:r w:rsidRPr="00527221">
        <w:rPr>
          <w:rFonts w:cstheme="minorHAnsi"/>
          <w:lang w:val="en-CA"/>
        </w:rPr>
        <w:t xml:space="preserve">wide range voltage input from 16.8 to 137.5VDC covering most common Railway battery supplies 24/36/72/110VDC. Advanced Ignition control detecting the supply voltage to set the </w:t>
      </w:r>
      <w:r w:rsidR="0DB00930" w:rsidRPr="08C3777F">
        <w:rPr>
          <w:rFonts w:cstheme="minorBidi"/>
          <w:lang w:val="en-CA"/>
        </w:rPr>
        <w:t>threshold</w:t>
      </w:r>
      <w:r w:rsidRPr="00527221">
        <w:rPr>
          <w:rFonts w:cstheme="minorHAnsi"/>
          <w:lang w:val="en-CA"/>
        </w:rPr>
        <w:t xml:space="preserve"> values automatically, power down time </w:t>
      </w:r>
      <w:r w:rsidR="3D8673CE" w:rsidRPr="08C3777F">
        <w:rPr>
          <w:rFonts w:cstheme="minorBidi"/>
          <w:lang w:val="en-CA"/>
        </w:rPr>
        <w:t>configurable</w:t>
      </w:r>
    </w:p>
    <w:p w14:paraId="3794BDB7" w14:textId="1ACD9A68" w:rsidR="00C05845" w:rsidRPr="00527221" w:rsidRDefault="00C05845" w:rsidP="0097188A">
      <w:pPr>
        <w:pStyle w:val="ListParagraph"/>
        <w:numPr>
          <w:ilvl w:val="0"/>
          <w:numId w:val="14"/>
        </w:numPr>
        <w:rPr>
          <w:rFonts w:cstheme="minorHAnsi"/>
          <w:lang w:val="en-CA"/>
        </w:rPr>
      </w:pPr>
      <w:r w:rsidRPr="00527221">
        <w:rPr>
          <w:rFonts w:cstheme="minorHAnsi"/>
          <w:lang w:val="en-CA"/>
        </w:rPr>
        <w:t>Power Consumption (Fan units): Max 12watt.</w:t>
      </w:r>
    </w:p>
    <w:p w14:paraId="6146564C" w14:textId="3B11E844" w:rsidR="00C05845" w:rsidRPr="00527221" w:rsidRDefault="00C05845" w:rsidP="0097188A">
      <w:pPr>
        <w:pStyle w:val="ListParagraph"/>
        <w:numPr>
          <w:ilvl w:val="0"/>
          <w:numId w:val="14"/>
        </w:numPr>
        <w:rPr>
          <w:rFonts w:cstheme="minorBidi"/>
          <w:lang w:val="en-CA"/>
        </w:rPr>
      </w:pPr>
      <w:r w:rsidRPr="7C8DA577">
        <w:rPr>
          <w:rFonts w:cstheme="minorBidi"/>
          <w:lang w:val="en-CA"/>
        </w:rPr>
        <w:t>Cooling system consi</w:t>
      </w:r>
      <w:r w:rsidR="5D887F8D" w:rsidRPr="7C8DA577">
        <w:rPr>
          <w:rFonts w:cstheme="minorBidi"/>
          <w:lang w:val="en-CA"/>
        </w:rPr>
        <w:t>sting</w:t>
      </w:r>
      <w:r w:rsidRPr="7C8DA577">
        <w:rPr>
          <w:rFonts w:cstheme="minorBidi"/>
          <w:lang w:val="en-CA"/>
        </w:rPr>
        <w:t xml:space="preserve"> of two long life fan units and a washable and reusable intake filter tray.</w:t>
      </w:r>
    </w:p>
    <w:p w14:paraId="682AF40F" w14:textId="75C42B3F" w:rsidR="007D749E" w:rsidDel="00CA74B0" w:rsidRDefault="007D749E" w:rsidP="004C0C58">
      <w:pPr>
        <w:rPr>
          <w:del w:id="4191" w:author="Abbas Rizvi" w:date="2023-03-29T23:21:00Z"/>
          <w:rFonts w:cstheme="minorHAnsi"/>
          <w:lang w:val="en-CA"/>
        </w:rPr>
      </w:pPr>
    </w:p>
    <w:p w14:paraId="3CA58956" w14:textId="566005E9" w:rsidR="007D749E" w:rsidDel="00CA74B0" w:rsidRDefault="007D749E" w:rsidP="004C0C58">
      <w:pPr>
        <w:rPr>
          <w:del w:id="4192" w:author="Abbas Rizvi" w:date="2023-03-29T23:21:00Z"/>
          <w:rFonts w:cstheme="minorHAnsi"/>
          <w:lang w:val="en-CA"/>
        </w:rPr>
      </w:pPr>
    </w:p>
    <w:p w14:paraId="4E2B2D1B" w14:textId="6FD8E6F0" w:rsidR="007D749E" w:rsidDel="00CA74B0" w:rsidRDefault="007D749E" w:rsidP="004C0C58">
      <w:pPr>
        <w:rPr>
          <w:del w:id="4193" w:author="Abbas Rizvi" w:date="2023-03-29T23:21:00Z"/>
          <w:rFonts w:cstheme="minorHAnsi"/>
          <w:lang w:val="en-CA"/>
        </w:rPr>
      </w:pPr>
    </w:p>
    <w:p w14:paraId="45E1D26A" w14:textId="3997C57B" w:rsidR="007D749E" w:rsidDel="00CA74B0" w:rsidRDefault="007D749E" w:rsidP="004C0C58">
      <w:pPr>
        <w:rPr>
          <w:del w:id="4194" w:author="Abbas Rizvi" w:date="2023-03-29T23:21:00Z"/>
          <w:rFonts w:cstheme="minorHAnsi"/>
          <w:lang w:val="en-CA"/>
        </w:rPr>
      </w:pPr>
    </w:p>
    <w:p w14:paraId="7EE99D8F" w14:textId="1F4DC6C7" w:rsidR="007D749E" w:rsidDel="00CA74B0" w:rsidRDefault="007D749E" w:rsidP="004C0C58">
      <w:pPr>
        <w:rPr>
          <w:del w:id="4195" w:author="Abbas Rizvi" w:date="2023-03-29T23:21:00Z"/>
          <w:rFonts w:cstheme="minorHAnsi"/>
          <w:lang w:val="en-CA"/>
        </w:rPr>
      </w:pPr>
    </w:p>
    <w:p w14:paraId="526F30BD" w14:textId="5D26D6DF" w:rsidR="007D749E" w:rsidDel="00CA74B0" w:rsidRDefault="007D749E" w:rsidP="004C0C58">
      <w:pPr>
        <w:rPr>
          <w:del w:id="4196" w:author="Abbas Rizvi" w:date="2023-03-29T23:21:00Z"/>
          <w:rFonts w:cstheme="minorHAnsi"/>
          <w:lang w:val="en-CA"/>
        </w:rPr>
      </w:pPr>
    </w:p>
    <w:p w14:paraId="36A9FD0B" w14:textId="148A6DAB" w:rsidR="007D749E" w:rsidDel="00CA74B0" w:rsidRDefault="007D749E" w:rsidP="004C0C58">
      <w:pPr>
        <w:rPr>
          <w:del w:id="4197" w:author="Abbas Rizvi" w:date="2023-03-29T23:21:00Z"/>
          <w:rFonts w:cstheme="minorHAnsi"/>
          <w:lang w:val="en-CA"/>
        </w:rPr>
      </w:pPr>
    </w:p>
    <w:p w14:paraId="7C041BA6" w14:textId="262386F7" w:rsidR="00210032" w:rsidRPr="0006025A" w:rsidRDefault="00527221" w:rsidP="004C0C58">
      <w:pPr>
        <w:rPr>
          <w:rFonts w:cstheme="minorHAnsi"/>
          <w:lang w:val="de-AT"/>
          <w:rPrChange w:id="4198" w:author="Christopher Kemeter" w:date="2023-11-13T20:19:00Z">
            <w:rPr>
              <w:rFonts w:cstheme="minorHAnsi"/>
              <w:lang w:val="en-CA"/>
            </w:rPr>
          </w:rPrChange>
        </w:rPr>
      </w:pPr>
      <w:del w:id="4199" w:author="Christopher Kemeter" w:date="2023-11-13T20:18:00Z">
        <w:r w:rsidRPr="0006025A" w:rsidDel="005126B0">
          <w:rPr>
            <w:rFonts w:cstheme="minorHAnsi"/>
            <w:lang w:val="de-AT"/>
            <w:rPrChange w:id="4200" w:author="Christopher Kemeter" w:date="2023-11-13T20:19:00Z">
              <w:rPr>
                <w:rFonts w:cstheme="minorHAnsi"/>
                <w:lang w:val="en-CA"/>
              </w:rPr>
            </w:rPrChange>
          </w:rPr>
          <w:delText>T</w:delText>
        </w:r>
      </w:del>
      <w:ins w:id="4201" w:author="Christopher Kemeter" w:date="2023-11-13T20:18:00Z">
        <w:r w:rsidR="005126B0" w:rsidRPr="0006025A">
          <w:rPr>
            <w:rFonts w:cstheme="minorHAnsi"/>
            <w:lang w:val="de-AT"/>
            <w:rPrChange w:id="4202" w:author="Christopher Kemeter" w:date="2023-11-13T20:19:00Z">
              <w:rPr>
                <w:rFonts w:cstheme="minorHAnsi"/>
                <w:lang w:val="en-CA"/>
              </w:rPr>
            </w:rPrChange>
          </w:rPr>
          <w:t>Die tatsächliche Hardwarekonfiguration der CCU umfasst:</w:t>
        </w:r>
      </w:ins>
      <w:del w:id="4203" w:author="Christopher Kemeter" w:date="2023-11-13T20:18:00Z">
        <w:r w:rsidRPr="0006025A" w:rsidDel="005126B0">
          <w:rPr>
            <w:rFonts w:cstheme="minorHAnsi"/>
            <w:lang w:val="de-AT"/>
            <w:rPrChange w:id="4204" w:author="Christopher Kemeter" w:date="2023-11-13T20:19:00Z">
              <w:rPr>
                <w:rFonts w:cstheme="minorHAnsi"/>
                <w:lang w:val="en-CA"/>
              </w:rPr>
            </w:rPrChange>
          </w:rPr>
          <w:delText xml:space="preserve">he actual hardware configuration of the CCU </w:delText>
        </w:r>
        <w:r w:rsidR="00210032" w:rsidRPr="0006025A" w:rsidDel="005126B0">
          <w:rPr>
            <w:rFonts w:cstheme="minorHAnsi"/>
            <w:lang w:val="de-AT"/>
            <w:rPrChange w:id="4205" w:author="Christopher Kemeter" w:date="2023-11-13T20:19:00Z">
              <w:rPr>
                <w:rFonts w:cstheme="minorHAnsi"/>
                <w:lang w:val="en-CA"/>
              </w:rPr>
            </w:rPrChange>
          </w:rPr>
          <w:delText>includes</w:delText>
        </w:r>
        <w:r w:rsidR="00447549" w:rsidRPr="0006025A" w:rsidDel="005126B0">
          <w:rPr>
            <w:rFonts w:cstheme="minorHAnsi"/>
            <w:lang w:val="de-AT"/>
            <w:rPrChange w:id="4206" w:author="Christopher Kemeter" w:date="2023-11-13T20:19:00Z">
              <w:rPr>
                <w:rFonts w:cstheme="minorHAnsi"/>
                <w:lang w:val="en-CA"/>
              </w:rPr>
            </w:rPrChange>
          </w:rPr>
          <w:delText>:</w:delText>
        </w:r>
      </w:del>
    </w:p>
    <w:p w14:paraId="646A37EC" w14:textId="38EB22D1" w:rsidR="0018788E" w:rsidRPr="007B5C97" w:rsidRDefault="00210032" w:rsidP="004C0C58">
      <w:pPr>
        <w:rPr>
          <w:rFonts w:cstheme="minorHAnsi"/>
          <w:b/>
          <w:lang w:val="fr-FR"/>
          <w:rPrChange w:id="4207" w:author="Hartmut Huber" w:date="2023-05-15T10:35:00Z">
            <w:rPr>
              <w:rFonts w:cstheme="minorHAnsi"/>
              <w:b/>
              <w:bCs/>
              <w:lang w:val="en-CA"/>
            </w:rPr>
          </w:rPrChange>
        </w:rPr>
      </w:pPr>
      <w:r w:rsidRPr="007B5C97">
        <w:rPr>
          <w:rFonts w:cstheme="minorHAnsi"/>
          <w:b/>
          <w:lang w:val="fr-FR"/>
          <w:rPrChange w:id="4208" w:author="Hartmut Huber" w:date="2023-05-15T10:35:00Z">
            <w:rPr>
              <w:rFonts w:cstheme="minorHAnsi"/>
              <w:b/>
              <w:bCs/>
              <w:lang w:val="en-CA"/>
            </w:rPr>
          </w:rPrChange>
        </w:rPr>
        <w:t>2x CPU blades</w:t>
      </w:r>
      <w:r w:rsidR="0018788E" w:rsidRPr="007B5C97">
        <w:rPr>
          <w:rFonts w:cstheme="minorHAnsi"/>
          <w:b/>
          <w:lang w:val="fr-FR"/>
          <w:rPrChange w:id="4209" w:author="Hartmut Huber" w:date="2023-05-15T10:35:00Z">
            <w:rPr>
              <w:rFonts w:cstheme="minorHAnsi"/>
              <w:b/>
              <w:bCs/>
              <w:lang w:val="en-CA"/>
            </w:rPr>
          </w:rPrChange>
        </w:rPr>
        <w:t>:</w:t>
      </w:r>
      <w:r w:rsidR="007D749E" w:rsidRPr="007B5C97">
        <w:rPr>
          <w:rFonts w:cstheme="minorHAnsi"/>
          <w:b/>
          <w:lang w:val="fr-FR"/>
          <w:rPrChange w:id="4210" w:author="Hartmut Huber" w:date="2023-05-15T10:35:00Z">
            <w:rPr>
              <w:rFonts w:cstheme="minorHAnsi"/>
              <w:b/>
              <w:bCs/>
              <w:lang w:val="en-CA"/>
            </w:rPr>
          </w:rPrChange>
        </w:rPr>
        <w:t xml:space="preserve"> </w:t>
      </w:r>
      <w:r w:rsidR="007D749E" w:rsidRPr="007B5C97">
        <w:rPr>
          <w:b/>
          <w:lang w:val="fr-FR"/>
          <w:rPrChange w:id="4211" w:author="Hartmut Huber" w:date="2023-05-15T10:35:00Z">
            <w:rPr>
              <w:b/>
              <w:bCs/>
            </w:rPr>
          </w:rPrChange>
        </w:rPr>
        <w:t>cPCI-A3535ND2 (NMID1057):</w:t>
      </w:r>
    </w:p>
    <w:p w14:paraId="303B3746" w14:textId="77777777" w:rsidR="007D749E" w:rsidRDefault="0018788E" w:rsidP="004C0C58">
      <w:r>
        <w:t xml:space="preserve">Formfactor: 3U / 8HP (2 slots) CPCI-S.0 with locking handle </w:t>
      </w:r>
    </w:p>
    <w:p w14:paraId="027775F1" w14:textId="77777777" w:rsidR="007D749E" w:rsidRDefault="0018788E" w:rsidP="004C0C58">
      <w:r>
        <w:t xml:space="preserve">CPU System: CPU blade based on 11th Generation Intel® 64bit Xeon® W-11555MRE CPU, 6 Core, 12T, 12MB Cache, 2.6/4.5GHz, Intel® RM590E chipset. Supports Intel® Virtualization Technology VT-x (EPT/SLAT) and VT-d System Management: Intel® Active Management Technology, AMI UEFI Firmware </w:t>
      </w:r>
    </w:p>
    <w:p w14:paraId="2518BDF2" w14:textId="77777777" w:rsidR="007D749E" w:rsidRDefault="0018788E" w:rsidP="004C0C58">
      <w:r>
        <w:t xml:space="preserve">RAM: 64GB DDR4-3200 ECC SODIMM RAM </w:t>
      </w:r>
    </w:p>
    <w:p w14:paraId="48B22BC4" w14:textId="3BF44570" w:rsidR="0018788E" w:rsidRDefault="0018788E" w:rsidP="004C0C58">
      <w:r>
        <w:t>Security: TPM2.0, Safe boot</w:t>
      </w:r>
    </w:p>
    <w:p w14:paraId="50280919" w14:textId="4C29E3AD" w:rsidR="000B3CCA" w:rsidRDefault="000B3CCA" w:rsidP="004C0C58">
      <w:r>
        <w:t>Front Interfaces ETH: 2x 10GBase-T Ethernet ports, M12 X-coded connectors Front service ports: 1x 1GbE with Intel® AMT (RJ45), 1x USB3.2 and 1x USB-C (Management port with Video output)</w:t>
      </w:r>
    </w:p>
    <w:p w14:paraId="53CD0CB2" w14:textId="77777777" w:rsidR="00F71BFE" w:rsidRPr="00F71BFE" w:rsidRDefault="00F71BFE" w:rsidP="004C0C58">
      <w:pPr>
        <w:rPr>
          <w:b/>
          <w:bCs/>
        </w:rPr>
      </w:pPr>
      <w:r w:rsidRPr="00F71BFE">
        <w:rPr>
          <w:rFonts w:cstheme="minorHAnsi"/>
          <w:b/>
          <w:bCs/>
          <w:lang w:val="en-CA"/>
        </w:rPr>
        <w:t xml:space="preserve">2x Modem Carrier blades: </w:t>
      </w:r>
      <w:r w:rsidRPr="00F71BFE">
        <w:rPr>
          <w:b/>
          <w:bCs/>
        </w:rPr>
        <w:t>cPCI-A3W10ND1 (NMID1063):</w:t>
      </w:r>
    </w:p>
    <w:p w14:paraId="6DB8D9E9" w14:textId="77777777" w:rsidR="00BC2C67" w:rsidRDefault="00BC2C67" w:rsidP="004C0C58">
      <w:r>
        <w:t xml:space="preserve">Formfactor: 3U / 8HP (2 slots) CPCI-S.0 with locking handle </w:t>
      </w:r>
    </w:p>
    <w:p w14:paraId="1A364136" w14:textId="77777777" w:rsidR="00BC2C67" w:rsidRDefault="00BC2C67" w:rsidP="004C0C58">
      <w:r>
        <w:t xml:space="preserve">Description: 5G NR Modem Carrier blade for 2x M.2 slots for 5G NR Sub-6G 4x4 MIMO modems, 1x mPCIe slot for GNSS receiver or Wi-Fi2/5 2x2/3x3/4x4MIMO modem, -40°C to +70°C </w:t>
      </w:r>
    </w:p>
    <w:p w14:paraId="410C167D" w14:textId="77777777" w:rsidR="005B36C6" w:rsidRDefault="00BC2C67" w:rsidP="004C0C58">
      <w:r>
        <w:t xml:space="preserve">Modem Interfaces: 2x M.2 B-Key slots with USB3.2 and PCIe 3.0 x1 for modem operation with both USB3.2 and PCIe x1; 1x Mini card PCIe slot with USB2.0 and PCIe 3.0 x1 </w:t>
      </w:r>
    </w:p>
    <w:p w14:paraId="68B577F3" w14:textId="77777777" w:rsidR="00AA1E38" w:rsidRDefault="00BC2C67" w:rsidP="004C0C58">
      <w:r>
        <w:t xml:space="preserve">SIM Interface: 8x sockets for 3FF microSIM (ISO/IEC 7810) and 2x eUICC MFF2 soldered in eSIMs, configured as a multiplexed SIM farm </w:t>
      </w:r>
    </w:p>
    <w:p w14:paraId="47A04E53" w14:textId="6B408417" w:rsidR="00CA74B0" w:rsidRDefault="00BC2C67" w:rsidP="004C0C58">
      <w:pPr>
        <w:rPr>
          <w:ins w:id="4212" w:author="Abbas Rizvi" w:date="2023-03-29T23:21:00Z"/>
          <w:rFonts w:cstheme="minorHAnsi"/>
          <w:lang w:val="en-CA"/>
        </w:rPr>
      </w:pPr>
      <w:r>
        <w:t>Antenna interfaces: 12x QMA Jack compatible antenna connectors on the front panel</w:t>
      </w:r>
      <w:r w:rsidR="008A4801">
        <w:rPr>
          <w:rFonts w:cstheme="minorHAnsi"/>
          <w:lang w:val="en-CA"/>
        </w:rPr>
        <w:br/>
      </w:r>
    </w:p>
    <w:p w14:paraId="2518504E" w14:textId="77777777" w:rsidR="00CA74B0" w:rsidRDefault="00CA74B0">
      <w:pPr>
        <w:rPr>
          <w:ins w:id="4213" w:author="Abbas Rizvi" w:date="2023-03-29T23:21:00Z"/>
          <w:rFonts w:cstheme="minorHAnsi"/>
          <w:lang w:val="en-CA"/>
        </w:rPr>
      </w:pPr>
      <w:ins w:id="4214" w:author="Abbas Rizvi" w:date="2023-03-29T23:21:00Z">
        <w:r>
          <w:rPr>
            <w:rFonts w:cstheme="minorHAnsi"/>
            <w:lang w:val="en-CA"/>
          </w:rPr>
          <w:br w:type="page"/>
        </w:r>
      </w:ins>
    </w:p>
    <w:p w14:paraId="3EC01DB5" w14:textId="77777777" w:rsidR="00AA1E38" w:rsidRDefault="00AA1E38" w:rsidP="004C0C58">
      <w:pPr>
        <w:rPr>
          <w:rFonts w:cstheme="minorHAnsi"/>
          <w:lang w:val="en-CA"/>
        </w:rPr>
      </w:pPr>
    </w:p>
    <w:p w14:paraId="166FE9AE" w14:textId="27BADECF" w:rsidR="00B01B10" w:rsidRPr="006F185F" w:rsidRDefault="006B7CEF" w:rsidP="00FD4D8E">
      <w:r w:rsidRPr="3FDF186A">
        <w:rPr>
          <w:rFonts w:cstheme="minorBidi"/>
          <w:b/>
          <w:lang w:val="en-CA"/>
        </w:rPr>
        <w:t xml:space="preserve">4x 5G modems: </w:t>
      </w:r>
      <w:r w:rsidR="00FD4D8E" w:rsidRPr="00FD4D8E">
        <w:rPr>
          <w:rFonts w:ascii="Segoe UI" w:eastAsia="Times New Roman" w:hAnsi="Segoe UI" w:cs="Segoe UI"/>
          <w:b/>
          <w:bCs/>
          <w:color w:val="444444"/>
          <w:sz w:val="20"/>
          <w:lang w:eastAsia="de-AT"/>
        </w:rPr>
        <w:t>Telit FN990A28 Modem</w:t>
      </w:r>
      <w:r w:rsidR="5A9ED94A" w:rsidRPr="3FDF186A">
        <w:rPr>
          <w:rFonts w:ascii="Segoe UI" w:eastAsia="Times New Roman" w:hAnsi="Segoe UI" w:cs="Segoe UI"/>
          <w:b/>
          <w:bCs/>
          <w:color w:val="444444"/>
          <w:sz w:val="20"/>
          <w:lang w:eastAsia="de-AT"/>
        </w:rPr>
        <w:t xml:space="preserve"> or compareable</w:t>
      </w:r>
    </w:p>
    <w:p w14:paraId="7ECC1864" w14:textId="34744117" w:rsidR="00FD4D8E" w:rsidRPr="000238B6" w:rsidRDefault="00B01B10">
      <w:pPr>
        <w:pStyle w:val="ListParagraph"/>
        <w:numPr>
          <w:ilvl w:val="0"/>
          <w:numId w:val="14"/>
        </w:numPr>
        <w:rPr>
          <w:rFonts w:cstheme="minorHAnsi"/>
          <w:lang w:val="en-CA"/>
          <w:rPrChange w:id="4215" w:author="Abbas Rizvi" w:date="2023-05-15T10:01:00Z">
            <w:rPr/>
          </w:rPrChange>
        </w:rPr>
        <w:pPrChange w:id="4216" w:author="Abbas Rizvi" w:date="2023-05-15T10:01:00Z">
          <w:pPr/>
        </w:pPrChange>
      </w:pPr>
      <w:r w:rsidRPr="000238B6">
        <w:rPr>
          <w:rFonts w:cstheme="minorHAnsi"/>
          <w:lang w:val="en-CA"/>
          <w:rPrChange w:id="4217" w:author="Abbas Rizvi" w:date="2023-05-15T10:01:00Z">
            <w:rPr/>
          </w:rPrChange>
        </w:rPr>
        <w:t xml:space="preserve">Form factor: </w:t>
      </w:r>
      <w:r w:rsidR="00FD4D8E" w:rsidRPr="000238B6">
        <w:rPr>
          <w:rFonts w:cstheme="minorHAnsi"/>
          <w:lang w:val="en-CA"/>
          <w:rPrChange w:id="4218" w:author="Abbas Rizvi" w:date="2023-05-15T10:01:00Z">
            <w:rPr/>
          </w:rPrChange>
        </w:rPr>
        <w:t xml:space="preserve">M.2 </w:t>
      </w:r>
    </w:p>
    <w:p w14:paraId="16AC0B39" w14:textId="58714513" w:rsidR="00665763" w:rsidRPr="000238B6" w:rsidDel="00C2447F" w:rsidRDefault="00665763">
      <w:pPr>
        <w:pStyle w:val="ListParagraph"/>
        <w:numPr>
          <w:ilvl w:val="0"/>
          <w:numId w:val="14"/>
        </w:numPr>
        <w:rPr>
          <w:del w:id="4219" w:author="Abbas Rizvi" w:date="2023-05-15T10:01:00Z"/>
          <w:rFonts w:cstheme="minorHAnsi"/>
          <w:lang w:val="en-CA"/>
          <w:rPrChange w:id="4220" w:author="Abbas Rizvi" w:date="2023-05-15T10:01:00Z">
            <w:rPr>
              <w:del w:id="4221" w:author="Abbas Rizvi" w:date="2023-05-15T10:01:00Z"/>
            </w:rPr>
          </w:rPrChange>
        </w:rPr>
        <w:pPrChange w:id="4222" w:author="Abbas Rizvi" w:date="2023-05-15T10:01:00Z">
          <w:pPr/>
        </w:pPrChange>
      </w:pPr>
      <w:del w:id="4223" w:author="Abbas Rizvi" w:date="2023-05-15T10:01:00Z">
        <w:r w:rsidRPr="000238B6" w:rsidDel="00C2447F">
          <w:rPr>
            <w:rFonts w:cstheme="minorHAnsi"/>
            <w:lang w:val="en-CA"/>
            <w:rPrChange w:id="4224" w:author="Abbas Rizvi" w:date="2023-05-15T10:01:00Z">
              <w:rPr/>
            </w:rPrChange>
          </w:rPr>
          <w:delText xml:space="preserve">Description: </w:delText>
        </w:r>
      </w:del>
    </w:p>
    <w:p w14:paraId="2FA0B59B" w14:textId="25F80157" w:rsidR="006F185F" w:rsidRPr="000238B6" w:rsidRDefault="00665763">
      <w:pPr>
        <w:pStyle w:val="ListParagraph"/>
        <w:numPr>
          <w:ilvl w:val="0"/>
          <w:numId w:val="14"/>
        </w:numPr>
        <w:rPr>
          <w:rFonts w:cstheme="minorHAnsi"/>
          <w:lang w:val="en-CA"/>
          <w:rPrChange w:id="4225" w:author="Abbas Rizvi" w:date="2023-05-15T10:01:00Z">
            <w:rPr/>
          </w:rPrChange>
        </w:rPr>
        <w:pPrChange w:id="4226" w:author="Abbas Rizvi" w:date="2023-05-15T10:01:00Z">
          <w:pPr/>
        </w:pPrChange>
      </w:pPr>
      <w:del w:id="4227" w:author="Abbas Rizvi" w:date="2023-05-15T10:01:00Z">
        <w:r w:rsidRPr="000238B6" w:rsidDel="00C2447F">
          <w:rPr>
            <w:rFonts w:cstheme="minorHAnsi"/>
            <w:lang w:val="en-CA"/>
            <w:rPrChange w:id="4228" w:author="Abbas Rizvi" w:date="2023-05-15T10:01:00Z">
              <w:rPr/>
            </w:rPrChange>
          </w:rPr>
          <w:delText xml:space="preserve">• </w:delText>
        </w:r>
      </w:del>
      <w:r w:rsidRPr="000238B6">
        <w:rPr>
          <w:rFonts w:cstheme="minorHAnsi"/>
          <w:lang w:val="en-CA"/>
          <w:rPrChange w:id="4229" w:author="Abbas Rizvi" w:date="2023-05-15T10:01:00Z">
            <w:rPr/>
          </w:rPrChange>
        </w:rPr>
        <w:t>5G Sub-6G Modem based on the Qualcomm SDX62 Chip</w:t>
      </w:r>
    </w:p>
    <w:p w14:paraId="689BEC6E" w14:textId="7605D59D" w:rsidR="00665763" w:rsidRPr="000238B6" w:rsidRDefault="00665763">
      <w:pPr>
        <w:pStyle w:val="ListParagraph"/>
        <w:numPr>
          <w:ilvl w:val="0"/>
          <w:numId w:val="14"/>
        </w:numPr>
        <w:rPr>
          <w:rFonts w:cstheme="minorHAnsi"/>
          <w:lang w:val="en-CA"/>
          <w:rPrChange w:id="4230" w:author="Abbas Rizvi" w:date="2023-05-15T10:01:00Z">
            <w:rPr/>
          </w:rPrChange>
        </w:rPr>
        <w:pPrChange w:id="4231" w:author="Abbas Rizvi" w:date="2023-05-15T10:01:00Z">
          <w:pPr/>
        </w:pPrChange>
      </w:pPr>
      <w:del w:id="4232" w:author="Abbas Rizvi" w:date="2023-05-15T10:01:00Z">
        <w:r w:rsidRPr="000238B6" w:rsidDel="00C2447F">
          <w:rPr>
            <w:rFonts w:cstheme="minorHAnsi"/>
            <w:lang w:val="en-CA"/>
            <w:rPrChange w:id="4233" w:author="Abbas Rizvi" w:date="2023-05-15T10:01:00Z">
              <w:rPr/>
            </w:rPrChange>
          </w:rPr>
          <w:delText xml:space="preserve">• </w:delText>
        </w:r>
      </w:del>
      <w:r w:rsidRPr="000238B6">
        <w:rPr>
          <w:rFonts w:cstheme="minorHAnsi"/>
          <w:lang w:val="en-CA"/>
          <w:rPrChange w:id="4234" w:author="Abbas Rizvi" w:date="2023-05-15T10:01:00Z">
            <w:rPr/>
          </w:rPrChange>
        </w:rPr>
        <w:t>Supports 5G sub-6 FDD and TDD for global deployment.</w:t>
      </w:r>
    </w:p>
    <w:p w14:paraId="53329165" w14:textId="59DD2B8E" w:rsidR="00665763" w:rsidRPr="000238B6" w:rsidRDefault="00665763">
      <w:pPr>
        <w:pStyle w:val="ListParagraph"/>
        <w:numPr>
          <w:ilvl w:val="0"/>
          <w:numId w:val="14"/>
        </w:numPr>
        <w:rPr>
          <w:rFonts w:cstheme="minorHAnsi"/>
          <w:lang w:val="en-CA"/>
          <w:rPrChange w:id="4235" w:author="Abbas Rizvi" w:date="2023-05-15T10:01:00Z">
            <w:rPr/>
          </w:rPrChange>
        </w:rPr>
        <w:pPrChange w:id="4236" w:author="Abbas Rizvi" w:date="2023-05-15T10:01:00Z">
          <w:pPr/>
        </w:pPrChange>
      </w:pPr>
      <w:del w:id="4237" w:author="Abbas Rizvi" w:date="2023-05-15T10:01:00Z">
        <w:r w:rsidRPr="000238B6" w:rsidDel="00C2447F">
          <w:rPr>
            <w:rFonts w:cstheme="minorHAnsi"/>
            <w:lang w:val="en-CA"/>
            <w:rPrChange w:id="4238" w:author="Abbas Rizvi" w:date="2023-05-15T10:01:00Z">
              <w:rPr/>
            </w:rPrChange>
          </w:rPr>
          <w:delText xml:space="preserve">• </w:delText>
        </w:r>
      </w:del>
      <w:r w:rsidRPr="000238B6">
        <w:rPr>
          <w:rFonts w:cstheme="minorHAnsi"/>
          <w:lang w:val="en-CA"/>
          <w:rPrChange w:id="4239" w:author="Abbas Rizvi" w:date="2023-05-15T10:01:00Z">
            <w:rPr/>
          </w:rPrChange>
        </w:rPr>
        <w:t>Supports SA and NSA operations and 5G core network Opt. 3a/3x and Opt. 2 for full network compatibility.</w:t>
      </w:r>
    </w:p>
    <w:p w14:paraId="76516B96" w14:textId="077267C2" w:rsidR="00665763" w:rsidRPr="000238B6" w:rsidRDefault="00665763">
      <w:pPr>
        <w:pStyle w:val="ListParagraph"/>
        <w:numPr>
          <w:ilvl w:val="0"/>
          <w:numId w:val="14"/>
        </w:numPr>
        <w:rPr>
          <w:rFonts w:cstheme="minorHAnsi"/>
          <w:lang w:val="en-CA"/>
          <w:rPrChange w:id="4240" w:author="Abbas Rizvi" w:date="2023-05-15T10:01:00Z">
            <w:rPr/>
          </w:rPrChange>
        </w:rPr>
        <w:pPrChange w:id="4241" w:author="Abbas Rizvi" w:date="2023-05-15T10:01:00Z">
          <w:pPr/>
        </w:pPrChange>
      </w:pPr>
      <w:del w:id="4242" w:author="Abbas Rizvi" w:date="2023-05-15T10:01:00Z">
        <w:r w:rsidRPr="000238B6" w:rsidDel="00C2447F">
          <w:rPr>
            <w:rFonts w:cstheme="minorHAnsi"/>
            <w:lang w:val="en-CA"/>
            <w:rPrChange w:id="4243" w:author="Abbas Rizvi" w:date="2023-05-15T10:01:00Z">
              <w:rPr/>
            </w:rPrChange>
          </w:rPr>
          <w:delText xml:space="preserve">• </w:delText>
        </w:r>
      </w:del>
      <w:r w:rsidRPr="000238B6">
        <w:rPr>
          <w:rFonts w:cstheme="minorHAnsi"/>
          <w:lang w:val="en-CA"/>
          <w:rPrChange w:id="4244" w:author="Abbas Rizvi" w:date="2023-05-15T10:01:00Z">
            <w:rPr/>
          </w:rPrChange>
        </w:rPr>
        <w:t>Supports latest generation 4G and 5G Rel 16</w:t>
      </w:r>
    </w:p>
    <w:p w14:paraId="30428ADA" w14:textId="77777777" w:rsidR="00665763" w:rsidRPr="000238B6" w:rsidRDefault="00665763">
      <w:pPr>
        <w:pStyle w:val="ListParagraph"/>
        <w:numPr>
          <w:ilvl w:val="0"/>
          <w:numId w:val="14"/>
        </w:numPr>
        <w:rPr>
          <w:rFonts w:cstheme="minorHAnsi"/>
          <w:lang w:val="en-CA"/>
          <w:rPrChange w:id="4245" w:author="Abbas Rizvi" w:date="2023-05-15T10:01:00Z">
            <w:rPr/>
          </w:rPrChange>
        </w:rPr>
        <w:pPrChange w:id="4246" w:author="Abbas Rizvi" w:date="2023-05-15T10:01:00Z">
          <w:pPr/>
        </w:pPrChange>
      </w:pPr>
      <w:del w:id="4247" w:author="Abbas Rizvi" w:date="2023-05-15T10:01:00Z">
        <w:r w:rsidRPr="000238B6" w:rsidDel="00C2447F">
          <w:rPr>
            <w:rFonts w:cstheme="minorHAnsi"/>
            <w:lang w:val="en-CA"/>
            <w:rPrChange w:id="4248" w:author="Abbas Rizvi" w:date="2023-05-15T10:01:00Z">
              <w:rPr/>
            </w:rPrChange>
          </w:rPr>
          <w:delText xml:space="preserve">• </w:delText>
        </w:r>
      </w:del>
      <w:r w:rsidRPr="000238B6">
        <w:rPr>
          <w:rFonts w:cstheme="minorHAnsi"/>
          <w:lang w:val="en-CA"/>
          <w:rPrChange w:id="4249" w:author="Abbas Rizvi" w:date="2023-05-15T10:01:00Z">
            <w:rPr/>
          </w:rPrChange>
        </w:rPr>
        <w:t>Supports 4G Cat 19 up to 5xCA, compliant with 3GPP Release 13.</w:t>
      </w:r>
    </w:p>
    <w:p w14:paraId="03D5A863" w14:textId="72831907" w:rsidR="00665763" w:rsidRPr="000238B6" w:rsidRDefault="00665763">
      <w:pPr>
        <w:pStyle w:val="ListParagraph"/>
        <w:numPr>
          <w:ilvl w:val="0"/>
          <w:numId w:val="14"/>
        </w:numPr>
        <w:rPr>
          <w:rFonts w:cstheme="minorHAnsi"/>
          <w:lang w:val="en-CA"/>
          <w:rPrChange w:id="4250" w:author="Abbas Rizvi" w:date="2023-05-15T10:01:00Z">
            <w:rPr/>
          </w:rPrChange>
        </w:rPr>
        <w:pPrChange w:id="4251" w:author="Abbas Rizvi" w:date="2023-05-15T10:01:00Z">
          <w:pPr/>
        </w:pPrChange>
      </w:pPr>
      <w:del w:id="4252" w:author="Abbas Rizvi" w:date="2023-05-15T10:01:00Z">
        <w:r w:rsidRPr="000238B6" w:rsidDel="00C2447F">
          <w:rPr>
            <w:rFonts w:cstheme="minorHAnsi"/>
            <w:lang w:val="en-CA"/>
            <w:rPrChange w:id="4253" w:author="Abbas Rizvi" w:date="2023-05-15T10:01:00Z">
              <w:rPr/>
            </w:rPrChange>
          </w:rPr>
          <w:delText>• S</w:delText>
        </w:r>
      </w:del>
      <w:ins w:id="4254" w:author="Abbas Rizvi" w:date="2023-05-15T10:01:00Z">
        <w:r w:rsidR="00C2447F">
          <w:rPr>
            <w:rFonts w:cstheme="minorHAnsi"/>
            <w:lang w:val="en-CA"/>
          </w:rPr>
          <w:t>S</w:t>
        </w:r>
      </w:ins>
      <w:r w:rsidRPr="000238B6">
        <w:rPr>
          <w:rFonts w:cstheme="minorHAnsi"/>
          <w:lang w:val="en-CA"/>
          <w:rPrChange w:id="4255" w:author="Abbas Rizvi" w:date="2023-05-15T10:01:00Z">
            <w:rPr/>
          </w:rPrChange>
        </w:rPr>
        <w:t>upports 3G HSPA+ Rel 8 for fallback to legacy networks</w:t>
      </w:r>
      <w:ins w:id="4256" w:author="Abbas Rizvi" w:date="2023-05-15T10:01:00Z">
        <w:r w:rsidR="00C2447F">
          <w:rPr>
            <w:rFonts w:cstheme="minorHAnsi"/>
            <w:lang w:val="en-CA"/>
          </w:rPr>
          <w:t>.</w:t>
        </w:r>
      </w:ins>
    </w:p>
    <w:p w14:paraId="1EE5F670" w14:textId="6ADD58BD" w:rsidR="00665763" w:rsidRPr="00FD4D8E" w:rsidDel="00CA74B0" w:rsidRDefault="00665763" w:rsidP="00FD4D8E">
      <w:pPr>
        <w:rPr>
          <w:del w:id="4257" w:author="Abbas Rizvi" w:date="2023-03-29T23:21:00Z"/>
          <w:rFonts w:ascii="Segoe UI" w:eastAsia="Times New Roman" w:hAnsi="Segoe UI" w:cs="Segoe UI"/>
          <w:color w:val="444444"/>
          <w:sz w:val="20"/>
          <w:lang w:eastAsia="de-AT"/>
        </w:rPr>
      </w:pPr>
    </w:p>
    <w:p w14:paraId="3AC318BA" w14:textId="6BFB8237" w:rsidR="008E6C51" w:rsidRPr="00FD4D8E" w:rsidDel="0006025A" w:rsidRDefault="008E6C51" w:rsidP="004C0C58">
      <w:pPr>
        <w:rPr>
          <w:del w:id="4258" w:author="Christopher Kemeter" w:date="2023-11-13T20:19:00Z"/>
          <w:rFonts w:cstheme="minorHAnsi"/>
        </w:rPr>
      </w:pPr>
    </w:p>
    <w:p w14:paraId="3C92C6C5" w14:textId="057A1BC2" w:rsidR="004F18FB" w:rsidRPr="00516616" w:rsidRDefault="0034489D" w:rsidP="004F18FB">
      <w:pPr>
        <w:rPr>
          <w:rFonts w:cstheme="minorHAnsi"/>
          <w:b/>
          <w:bCs/>
          <w:lang w:val="en-CA"/>
        </w:rPr>
      </w:pPr>
      <w:r w:rsidRPr="00516616">
        <w:rPr>
          <w:rFonts w:cstheme="minorHAnsi"/>
          <w:b/>
          <w:bCs/>
          <w:lang w:val="en-CA"/>
        </w:rPr>
        <w:t xml:space="preserve">2x GPS Modems: </w:t>
      </w:r>
      <w:r w:rsidR="004F18FB" w:rsidRPr="00516616">
        <w:rPr>
          <w:rFonts w:cstheme="minorHAnsi"/>
          <w:b/>
          <w:bCs/>
          <w:lang w:val="en-CA"/>
        </w:rPr>
        <w:t>GNSS Receiver based on uBlox NEO-M8L 72 channel GPS receiver</w:t>
      </w:r>
    </w:p>
    <w:p w14:paraId="33BCDCD9" w14:textId="0E481FDE" w:rsidR="004D189C" w:rsidRPr="00516616" w:rsidRDefault="00B95030" w:rsidP="004C0C58">
      <w:pPr>
        <w:rPr>
          <w:rFonts w:cstheme="minorHAnsi"/>
          <w:lang w:val="en-CA"/>
        </w:rPr>
      </w:pPr>
      <w:r w:rsidRPr="00516616">
        <w:rPr>
          <w:rFonts w:cstheme="minorHAnsi"/>
          <w:lang w:val="en-CA"/>
        </w:rPr>
        <w:t>Form factor:</w:t>
      </w:r>
      <w:r w:rsidR="002B37A1" w:rsidRPr="00516616">
        <w:rPr>
          <w:rFonts w:cstheme="minorHAnsi"/>
          <w:lang w:val="en-CA"/>
        </w:rPr>
        <w:t xml:space="preserve"> PCI Express Mini Card</w:t>
      </w:r>
    </w:p>
    <w:p w14:paraId="795421FC" w14:textId="13B32BB6" w:rsidR="002B37A1" w:rsidRDefault="00516616" w:rsidP="004C0C58">
      <w:pPr>
        <w:rPr>
          <w:ins w:id="4259" w:author="Abbas Rizvi" w:date="2023-03-29T23:21:00Z"/>
          <w:rFonts w:cstheme="minorHAnsi"/>
          <w:lang w:val="en-CA"/>
        </w:rPr>
      </w:pPr>
      <w:r w:rsidRPr="00516616">
        <w:rPr>
          <w:rFonts w:cstheme="minorHAnsi"/>
          <w:lang w:val="en-CA"/>
        </w:rPr>
        <w:t>Description: GNSS Receiver based on uBlox NEO-M8L 72 channel receiver, supporting both SBAS and Dead Reckoning</w:t>
      </w:r>
    </w:p>
    <w:p w14:paraId="79327DCF" w14:textId="3FFF9E00" w:rsidR="00CA74B0" w:rsidRPr="00516616" w:rsidDel="00CA74B0" w:rsidRDefault="00CA74B0" w:rsidP="004C0C58">
      <w:pPr>
        <w:rPr>
          <w:del w:id="4260" w:author="Abbas Rizvi" w:date="2023-03-29T23:21:00Z"/>
          <w:rFonts w:cstheme="minorHAnsi"/>
          <w:lang w:val="en-CA"/>
        </w:rPr>
      </w:pPr>
    </w:p>
    <w:p w14:paraId="5E909A29" w14:textId="422001CD" w:rsidR="00C05845" w:rsidRPr="00516616" w:rsidRDefault="008A4801" w:rsidP="004C0C58">
      <w:pPr>
        <w:rPr>
          <w:rFonts w:cstheme="minorHAnsi"/>
          <w:b/>
          <w:bCs/>
          <w:lang w:val="en-CA"/>
        </w:rPr>
      </w:pPr>
      <w:r w:rsidRPr="00516616">
        <w:rPr>
          <w:rFonts w:cstheme="minorHAnsi"/>
          <w:b/>
          <w:bCs/>
          <w:lang w:val="en-CA"/>
        </w:rPr>
        <w:t xml:space="preserve">2x 1 TB </w:t>
      </w:r>
      <w:r w:rsidR="008629A9" w:rsidRPr="00516616">
        <w:rPr>
          <w:rFonts w:cstheme="minorHAnsi"/>
          <w:b/>
          <w:bCs/>
          <w:lang w:val="en-CA"/>
        </w:rPr>
        <w:t>SSD</w:t>
      </w:r>
      <w:r w:rsidRPr="00516616">
        <w:rPr>
          <w:rFonts w:cstheme="minorHAnsi"/>
          <w:b/>
          <w:bCs/>
          <w:lang w:val="en-CA"/>
        </w:rPr>
        <w:t xml:space="preserve"> hard drives</w:t>
      </w:r>
    </w:p>
    <w:p w14:paraId="2E643761" w14:textId="4D52045F" w:rsidR="00516616" w:rsidDel="0006025A" w:rsidRDefault="00516616" w:rsidP="004C0C58">
      <w:pPr>
        <w:rPr>
          <w:del w:id="4261" w:author="Christopher Kemeter" w:date="2023-11-13T20:19:00Z"/>
          <w:rFonts w:cstheme="minorHAnsi"/>
          <w:lang w:val="en-CA"/>
        </w:rPr>
      </w:pPr>
    </w:p>
    <w:p w14:paraId="58D091C1" w14:textId="0E6A2913" w:rsidR="00527221" w:rsidRPr="0006025A" w:rsidRDefault="0006025A" w:rsidP="004C0C58">
      <w:pPr>
        <w:rPr>
          <w:rFonts w:cstheme="minorHAnsi"/>
          <w:lang w:val="de-AT"/>
          <w:rPrChange w:id="4262" w:author="Christopher Kemeter" w:date="2023-11-13T20:20:00Z">
            <w:rPr>
              <w:rFonts w:cstheme="minorHAnsi"/>
              <w:lang w:val="en-CA"/>
            </w:rPr>
          </w:rPrChange>
        </w:rPr>
      </w:pPr>
      <w:ins w:id="4263" w:author="Christopher Kemeter" w:date="2023-11-13T20:20:00Z">
        <w:r w:rsidRPr="0006025A">
          <w:rPr>
            <w:rFonts w:cstheme="minorHAnsi"/>
            <w:lang w:val="de-AT"/>
            <w:rPrChange w:id="4264" w:author="Christopher Kemeter" w:date="2023-11-13T20:20:00Z">
              <w:rPr>
                <w:rFonts w:cstheme="minorHAnsi"/>
                <w:lang w:val="en-CA"/>
              </w:rPr>
            </w:rPrChange>
          </w:rPr>
          <w:t>Das Datenblatt sowie 2D- und 3D-Zeichnungen für den R5001C finden Sie auf dem folgenden SharePoint-Link:</w:t>
        </w:r>
      </w:ins>
      <w:del w:id="4265" w:author="Christopher Kemeter" w:date="2023-11-13T20:20:00Z">
        <w:r w:rsidR="008A4801" w:rsidRPr="0006025A" w:rsidDel="0006025A">
          <w:rPr>
            <w:rFonts w:cstheme="minorHAnsi"/>
            <w:lang w:val="de-AT"/>
            <w:rPrChange w:id="4266" w:author="Christopher Kemeter" w:date="2023-11-13T20:20:00Z">
              <w:rPr>
                <w:rFonts w:cstheme="minorHAnsi"/>
                <w:lang w:val="en-CA"/>
              </w:rPr>
            </w:rPrChange>
          </w:rPr>
          <w:delText>The datasheet, 2D and 3D drawings for the R5001C can be found on the following sharepoint link:</w:delText>
        </w:r>
      </w:del>
    </w:p>
    <w:p w14:paraId="632E0226" w14:textId="79ECE33E" w:rsidR="008A4801" w:rsidRPr="00981303" w:rsidRDefault="00A02226" w:rsidP="004C0C58">
      <w:pPr>
        <w:rPr>
          <w:rFonts w:cstheme="minorHAnsi"/>
          <w:lang w:val="de-AT"/>
          <w:rPrChange w:id="4267" w:author="Abbas Rizvi" w:date="2023-11-14T14:51:00Z">
            <w:rPr>
              <w:rFonts w:cstheme="minorHAnsi"/>
              <w:lang w:val="en-CA"/>
            </w:rPr>
          </w:rPrChange>
        </w:rPr>
      </w:pPr>
      <w:r>
        <w:fldChar w:fldCharType="begin"/>
      </w:r>
      <w:r w:rsidRPr="00981303">
        <w:rPr>
          <w:lang w:val="de-AT"/>
          <w:rPrChange w:id="4268" w:author="Abbas Rizvi" w:date="2023-11-14T14:51:00Z">
            <w:rPr/>
          </w:rPrChange>
        </w:rPr>
        <w:instrText>HYPERLINK "https://oebb365.sharepoint.com/:f:/r/sites/Telematik-Dosto-Neu/DokumenteTelematik/02%20Projekt%20Umsetzung/230-Datenbl%C3%A4tter/NOMAD?csf=1&amp;web=1&amp;e=ANqZRk"</w:instrText>
      </w:r>
      <w:r>
        <w:fldChar w:fldCharType="separate"/>
      </w:r>
      <w:r w:rsidR="008629A9" w:rsidRPr="00981303">
        <w:rPr>
          <w:rStyle w:val="Hyperlink"/>
          <w:rFonts w:cstheme="minorHAnsi"/>
          <w:lang w:val="de-AT"/>
          <w:rPrChange w:id="4269" w:author="Abbas Rizvi" w:date="2023-11-14T14:51:00Z">
            <w:rPr>
              <w:rStyle w:val="Hyperlink"/>
              <w:rFonts w:cstheme="minorHAnsi"/>
              <w:lang w:val="en-CA"/>
            </w:rPr>
          </w:rPrChange>
        </w:rPr>
        <w:t>https://oebb365.sharepoint.com/:f:/r/sites/Telematik-Dosto-Neu/DokumenteTelematik/02%20Projekt%20Umsetzung/230-Datenbl%C3%A4tter/NOMAD?csf=1&amp;web=1&amp;e=ANqZRk</w:t>
      </w:r>
      <w:r>
        <w:rPr>
          <w:rStyle w:val="Hyperlink"/>
          <w:rFonts w:cstheme="minorHAnsi"/>
          <w:lang w:val="en-CA"/>
        </w:rPr>
        <w:fldChar w:fldCharType="end"/>
      </w:r>
    </w:p>
    <w:p w14:paraId="677F2D0D" w14:textId="77777777" w:rsidR="00A82E7E" w:rsidRDefault="00CA74B0" w:rsidP="004C0C58">
      <w:pPr>
        <w:rPr>
          <w:ins w:id="4270" w:author="Abbas Rizvi" w:date="2023-03-29T23:25:00Z"/>
          <w:rStyle w:val="ui-provider"/>
        </w:rPr>
      </w:pPr>
      <w:ins w:id="4271" w:author="Abbas Rizvi" w:date="2023-03-29T23:22:00Z">
        <w:r>
          <w:rPr>
            <w:rStyle w:val="ui-provider"/>
          </w:rPr>
          <w:t>As a gap analysis of Nomad Connect and the OEBB Lastenheft has already been performed, t</w:t>
        </w:r>
      </w:ins>
      <w:del w:id="4272" w:author="Abbas Rizvi" w:date="2023-03-29T23:22:00Z">
        <w:r w:rsidR="00673CA6" w:rsidDel="00CA74B0">
          <w:rPr>
            <w:rStyle w:val="ui-provider"/>
          </w:rPr>
          <w:delText>T</w:delText>
        </w:r>
      </w:del>
      <w:r w:rsidR="00666B04">
        <w:rPr>
          <w:rStyle w:val="ui-provider"/>
        </w:rPr>
        <w:t>he</w:t>
      </w:r>
      <w:ins w:id="4273" w:author="Abbas Rizvi" w:date="2023-03-29T23:23:00Z">
        <w:r>
          <w:rPr>
            <w:rStyle w:val="ui-provider"/>
          </w:rPr>
          <w:t xml:space="preserve"> resulting report</w:t>
        </w:r>
      </w:ins>
      <w:r w:rsidR="00666B04">
        <w:rPr>
          <w:rStyle w:val="ui-provider"/>
        </w:rPr>
        <w:t xml:space="preserve"> </w:t>
      </w:r>
      <w:del w:id="4274" w:author="Abbas Rizvi" w:date="2023-03-29T23:23:00Z">
        <w:r w:rsidR="00666B04" w:rsidDel="00CA74B0">
          <w:rPr>
            <w:rStyle w:val="ui-provider"/>
          </w:rPr>
          <w:delText xml:space="preserve">datasheet </w:delText>
        </w:r>
      </w:del>
      <w:r w:rsidR="00666B04">
        <w:rPr>
          <w:rStyle w:val="ui-provider"/>
        </w:rPr>
        <w:t>is the authoritative spec</w:t>
      </w:r>
      <w:r w:rsidR="006F0A86">
        <w:rPr>
          <w:rStyle w:val="ui-provider"/>
        </w:rPr>
        <w:t>ification</w:t>
      </w:r>
      <w:r w:rsidR="00666B04">
        <w:rPr>
          <w:rStyle w:val="ui-provider"/>
        </w:rPr>
        <w:t xml:space="preserve"> for th</w:t>
      </w:r>
      <w:ins w:id="4275" w:author="Abbas Rizvi" w:date="2023-03-29T23:24:00Z">
        <w:r>
          <w:rPr>
            <w:rStyle w:val="ui-provider"/>
          </w:rPr>
          <w:t>e functionality of the</w:t>
        </w:r>
      </w:ins>
      <w:del w:id="4276" w:author="Abbas Rizvi" w:date="2023-03-29T23:24:00Z">
        <w:r w:rsidR="00666B04" w:rsidDel="00CA74B0">
          <w:rPr>
            <w:rStyle w:val="ui-provider"/>
          </w:rPr>
          <w:delText>is</w:delText>
        </w:r>
      </w:del>
      <w:r w:rsidR="00666B04">
        <w:rPr>
          <w:rStyle w:val="ui-provider"/>
        </w:rPr>
        <w:t xml:space="preserve"> product</w:t>
      </w:r>
      <w:ins w:id="4277" w:author="Abbas Rizvi" w:date="2023-03-29T23:24:00Z">
        <w:r w:rsidR="00A82E7E">
          <w:rPr>
            <w:rStyle w:val="ui-provider"/>
          </w:rPr>
          <w:t>.</w:t>
        </w:r>
      </w:ins>
    </w:p>
    <w:p w14:paraId="727B8EC0" w14:textId="32D5EC9C" w:rsidR="00447549" w:rsidRPr="00A82E7E" w:rsidRDefault="00666B04" w:rsidP="004C0C58">
      <w:pPr>
        <w:rPr>
          <w:rPrChange w:id="4278" w:author="Abbas Rizvi" w:date="2023-03-29T23:24:00Z">
            <w:rPr>
              <w:rFonts w:cstheme="minorHAnsi"/>
              <w:lang w:val="en-CA"/>
            </w:rPr>
          </w:rPrChange>
        </w:rPr>
      </w:pPr>
      <w:del w:id="4279" w:author="Christopher Kemeter" w:date="2023-11-13T20:20:00Z">
        <w:r w:rsidDel="0006025A">
          <w:rPr>
            <w:rStyle w:val="ui-provider"/>
          </w:rPr>
          <w:delText xml:space="preserve"> </w:delText>
        </w:r>
      </w:del>
      <w:ins w:id="4280" w:author="Abbas Rizvi" w:date="2023-03-29T23:25:00Z">
        <w:r w:rsidR="00A82E7E">
          <w:rPr>
            <w:rStyle w:val="ui-provider"/>
          </w:rPr>
          <w:t>A</w:t>
        </w:r>
      </w:ins>
      <w:del w:id="4281" w:author="Abbas Rizvi" w:date="2023-03-29T23:25:00Z">
        <w:r w:rsidDel="00A82E7E">
          <w:rPr>
            <w:rStyle w:val="ui-provider"/>
          </w:rPr>
          <w:delText>and a</w:delText>
        </w:r>
      </w:del>
      <w:r>
        <w:rPr>
          <w:rStyle w:val="ui-provider"/>
        </w:rPr>
        <w:t xml:space="preserve">ll </w:t>
      </w:r>
      <w:ins w:id="4282" w:author="Abbas Rizvi" w:date="2023-03-29T23:25:00Z">
        <w:r w:rsidR="00A82E7E">
          <w:rPr>
            <w:rStyle w:val="ui-provider"/>
          </w:rPr>
          <w:t xml:space="preserve">other </w:t>
        </w:r>
      </w:ins>
      <w:r>
        <w:rPr>
          <w:rStyle w:val="ui-provider"/>
        </w:rPr>
        <w:t xml:space="preserve">Lastenheft items </w:t>
      </w:r>
      <w:ins w:id="4283" w:author="Abbas Rizvi" w:date="2023-03-29T23:25:00Z">
        <w:r w:rsidR="00A82E7E">
          <w:rPr>
            <w:rStyle w:val="ui-provider"/>
          </w:rPr>
          <w:t xml:space="preserve">regarding the IOB hardware </w:t>
        </w:r>
      </w:ins>
      <w:r>
        <w:rPr>
          <w:rStyle w:val="ui-provider"/>
        </w:rPr>
        <w:t>a</w:t>
      </w:r>
      <w:ins w:id="4284" w:author="Abbas Rizvi" w:date="2023-03-29T23:26:00Z">
        <w:r w:rsidR="00A82E7E">
          <w:rPr>
            <w:rStyle w:val="ui-provider"/>
          </w:rPr>
          <w:t>nd</w:t>
        </w:r>
      </w:ins>
      <w:del w:id="4285" w:author="Abbas Rizvi" w:date="2023-03-29T23:26:00Z">
        <w:r w:rsidDel="00A82E7E">
          <w:rPr>
            <w:rStyle w:val="ui-provider"/>
          </w:rPr>
          <w:delText>re explicitly excluded</w:delText>
        </w:r>
        <w:r w:rsidR="000963BF" w:rsidDel="00A82E7E">
          <w:rPr>
            <w:rStyle w:val="ui-provider"/>
          </w:rPr>
          <w:delText xml:space="preserve"> except</w:delText>
        </w:r>
      </w:del>
      <w:r w:rsidR="000963BF">
        <w:rPr>
          <w:rStyle w:val="ui-provider"/>
        </w:rPr>
        <w:t xml:space="preserve"> </w:t>
      </w:r>
      <w:del w:id="4286" w:author="Abbas Rizvi" w:date="2023-03-29T23:26:00Z">
        <w:r w:rsidR="000963BF" w:rsidDel="00A82E7E">
          <w:rPr>
            <w:rStyle w:val="ui-provider"/>
          </w:rPr>
          <w:delText xml:space="preserve">the </w:delText>
        </w:r>
      </w:del>
      <w:r w:rsidR="009B655E">
        <w:rPr>
          <w:rStyle w:val="ui-provider"/>
        </w:rPr>
        <w:t>required certifications</w:t>
      </w:r>
      <w:ins w:id="4287" w:author="Abbas Rizvi" w:date="2023-03-29T23:26:00Z">
        <w:r w:rsidR="00A82E7E">
          <w:rPr>
            <w:rStyle w:val="ui-provider"/>
          </w:rPr>
          <w:t xml:space="preserve"> are complied to.</w:t>
        </w:r>
      </w:ins>
      <w:del w:id="4288" w:author="Abbas Rizvi" w:date="2023-03-29T23:26:00Z">
        <w:r w:rsidR="009B655E" w:rsidDel="00A82E7E">
          <w:rPr>
            <w:rStyle w:val="ui-provider"/>
          </w:rPr>
          <w:delText>.</w:delText>
        </w:r>
      </w:del>
    </w:p>
    <w:p w14:paraId="32C822C5" w14:textId="179F82EF" w:rsidR="00BE3004" w:rsidRDefault="00BE3004">
      <w:pPr>
        <w:rPr>
          <w:ins w:id="4289" w:author="Abbas Rizvi" w:date="2023-05-12T11:35:00Z"/>
          <w:rFonts w:cstheme="minorHAnsi"/>
          <w:lang w:val="en-CA"/>
        </w:rPr>
      </w:pPr>
      <w:ins w:id="4290" w:author="Abbas Rizvi" w:date="2023-05-12T11:35:00Z">
        <w:r>
          <w:rPr>
            <w:rFonts w:cstheme="minorHAnsi"/>
            <w:lang w:val="en-CA"/>
          </w:rPr>
          <w:br w:type="page"/>
        </w:r>
      </w:ins>
    </w:p>
    <w:p w14:paraId="5D6ED899" w14:textId="77777777" w:rsidR="00127F37" w:rsidRPr="008629A9" w:rsidRDefault="00127F37" w:rsidP="004C0C58">
      <w:pPr>
        <w:rPr>
          <w:rFonts w:cstheme="minorHAnsi"/>
          <w:lang w:val="en-CA"/>
        </w:rPr>
      </w:pPr>
    </w:p>
    <w:p w14:paraId="6262DA7D" w14:textId="21987570" w:rsidR="00973659" w:rsidRPr="008629A9" w:rsidRDefault="00973659" w:rsidP="00FD6E8E">
      <w:pPr>
        <w:pStyle w:val="Heading3"/>
        <w:rPr>
          <w:lang w:eastAsia="ja-JP"/>
        </w:rPr>
      </w:pPr>
      <w:bookmarkStart w:id="4291" w:name="_Toc150800088"/>
      <w:r w:rsidRPr="008629A9">
        <w:rPr>
          <w:lang w:eastAsia="ja-JP"/>
        </w:rPr>
        <w:t>Power Supply and Ignition</w:t>
      </w:r>
      <w:bookmarkEnd w:id="4291"/>
      <w:r w:rsidRPr="008629A9">
        <w:rPr>
          <w:lang w:eastAsia="ja-JP"/>
        </w:rPr>
        <w:t xml:space="preserve"> </w:t>
      </w:r>
    </w:p>
    <w:p w14:paraId="72CCE4AD" w14:textId="141FE74C" w:rsidR="0029250C" w:rsidRPr="008629A9" w:rsidRDefault="0006025A" w:rsidP="0006025A">
      <w:pPr>
        <w:pStyle w:val="Heading3"/>
        <w:rPr>
          <w:lang w:eastAsia="ja-JP"/>
        </w:rPr>
      </w:pPr>
      <w:bookmarkStart w:id="4292" w:name="_Toc150800089"/>
      <w:ins w:id="4293" w:author="Christopher Kemeter" w:date="2023-11-13T20:22:00Z">
        <w:r w:rsidRPr="0006025A">
          <w:rPr>
            <w:caps w:val="0"/>
            <w:color w:val="auto"/>
            <w:spacing w:val="0"/>
            <w:szCs w:val="20"/>
            <w:lang w:val="de-AT" w:eastAsia="ja-JP" w:bidi="ar-SA"/>
            <w:rPrChange w:id="4294" w:author="Christopher Kemeter" w:date="2023-11-13T20:22:00Z">
              <w:rPr>
                <w:caps w:val="0"/>
                <w:color w:val="auto"/>
                <w:spacing w:val="0"/>
                <w:szCs w:val="20"/>
                <w:lang w:eastAsia="ja-JP" w:bidi="ar-SA"/>
              </w:rPr>
            </w:rPrChange>
          </w:rPr>
          <w:t xml:space="preserve">Die Einheit R5001 ist mit einem leitungsgekühlten, galvanisch isolierten 250W-Netzteil ausgestattet, das einen extrem weiten Eingangsspannungsbereich abdeckt und die in der EN50155 spezifizierten Batteriespannungen von 24/36/72/110VDC (16,8 bis 137,5VDC) akzeptiert. </w:t>
        </w:r>
        <w:r w:rsidRPr="0006025A">
          <w:rPr>
            <w:caps w:val="0"/>
            <w:color w:val="auto"/>
            <w:spacing w:val="0"/>
            <w:szCs w:val="20"/>
            <w:lang w:eastAsia="ja-JP" w:bidi="ar-SA"/>
          </w:rPr>
          <w:t>Das Netzteil unterstützt eine fortschrittliche Zündsteuerung mit konfigurierbarem Ausschalttimer.</w:t>
        </w:r>
      </w:ins>
      <w:bookmarkEnd w:id="4292"/>
      <w:del w:id="4295" w:author="Christopher Kemeter" w:date="2023-11-13T20:22:00Z">
        <w:r w:rsidR="00820F10" w:rsidRPr="008629A9" w:rsidDel="0006025A">
          <w:rPr>
            <w:lang w:eastAsia="ja-JP"/>
          </w:rPr>
          <w:delText>The R5001 unit is equipped with a conduction cooled 250W galvanic isolated power supply that accepts an ultra</w:delText>
        </w:r>
        <w:r w:rsidR="609E71C6" w:rsidRPr="7C8DA577" w:rsidDel="0006025A">
          <w:rPr>
            <w:lang w:eastAsia="ja-JP"/>
          </w:rPr>
          <w:delText>-</w:delText>
        </w:r>
        <w:r w:rsidR="00820F10" w:rsidRPr="008629A9" w:rsidDel="0006025A">
          <w:rPr>
            <w:lang w:eastAsia="ja-JP"/>
          </w:rPr>
          <w:delText>wide input voltage range covering EN50155 specified battery voltages 24/36/72/110VDC (16.8 to 137.5VDC). The Power supply supports advanced Ignition control with configurable power off timer.</w:delText>
        </w:r>
      </w:del>
    </w:p>
    <w:p w14:paraId="59CDE9CD" w14:textId="348F84D0" w:rsidR="0006025A" w:rsidRPr="0006025A" w:rsidRDefault="000A298E" w:rsidP="0006025A">
      <w:pPr>
        <w:rPr>
          <w:ins w:id="4296" w:author="Christopher Kemeter" w:date="2023-11-13T20:22:00Z"/>
          <w:lang w:val="de-AT" w:eastAsia="ja-JP"/>
          <w:rPrChange w:id="4297" w:author="Christopher Kemeter" w:date="2023-11-13T20:22:00Z">
            <w:rPr>
              <w:ins w:id="4298" w:author="Christopher Kemeter" w:date="2023-11-13T20:22:00Z"/>
              <w:lang w:eastAsia="ja-JP"/>
            </w:rPr>
          </w:rPrChange>
        </w:rPr>
      </w:pPr>
      <w:del w:id="4299" w:author="Christopher Kemeter" w:date="2023-11-13T20:23:00Z">
        <w:r w:rsidRPr="0006025A" w:rsidDel="0006025A">
          <w:rPr>
            <w:lang w:val="de-AT" w:eastAsia="ja-JP"/>
            <w:rPrChange w:id="4300" w:author="Christopher Kemeter" w:date="2023-11-13T20:22:00Z">
              <w:rPr>
                <w:lang w:eastAsia="ja-JP"/>
              </w:rPr>
            </w:rPrChange>
          </w:rPr>
          <w:delText>T</w:delText>
        </w:r>
      </w:del>
      <w:del w:id="4301" w:author="Christopher Kemeter" w:date="2023-11-13T20:22:00Z">
        <w:r w:rsidRPr="0006025A" w:rsidDel="0006025A">
          <w:rPr>
            <w:lang w:val="de-AT" w:eastAsia="ja-JP"/>
            <w:rPrChange w:id="4302" w:author="Christopher Kemeter" w:date="2023-11-13T20:22:00Z">
              <w:rPr>
                <w:lang w:eastAsia="ja-JP"/>
              </w:rPr>
            </w:rPrChange>
          </w:rPr>
          <w:delText xml:space="preserve">he </w:delText>
        </w:r>
      </w:del>
      <w:ins w:id="4303" w:author="Christopher Kemeter" w:date="2023-11-13T20:22:00Z">
        <w:r w:rsidR="0006025A" w:rsidRPr="0006025A">
          <w:rPr>
            <w:lang w:val="de-AT" w:eastAsia="ja-JP"/>
            <w:rPrChange w:id="4304" w:author="Christopher Kemeter" w:date="2023-11-13T20:22:00Z">
              <w:rPr>
                <w:lang w:eastAsia="ja-JP"/>
              </w:rPr>
            </w:rPrChange>
          </w:rPr>
          <w:t>Das Zündsignal</w:t>
        </w:r>
      </w:ins>
      <w:ins w:id="4305" w:author="Christopher Kemeter" w:date="2023-11-13T20:23:00Z">
        <w:r w:rsidR="0006025A">
          <w:rPr>
            <w:lang w:val="de-AT" w:eastAsia="ja-JP"/>
          </w:rPr>
          <w:t xml:space="preserve"> (ignition signal)</w:t>
        </w:r>
      </w:ins>
      <w:ins w:id="4306" w:author="Christopher Kemeter" w:date="2023-11-13T20:22:00Z">
        <w:r w:rsidR="0006025A" w:rsidRPr="0006025A">
          <w:rPr>
            <w:lang w:val="de-AT" w:eastAsia="ja-JP"/>
            <w:rPrChange w:id="4307" w:author="Christopher Kemeter" w:date="2023-11-13T20:22:00Z">
              <w:rPr>
                <w:lang w:eastAsia="ja-JP"/>
              </w:rPr>
            </w:rPrChange>
          </w:rPr>
          <w:t xml:space="preserve"> kann für folgende Aufgaben im Energiemanagement verwendet werden:</w:t>
        </w:r>
      </w:ins>
    </w:p>
    <w:p w14:paraId="4B8F488B" w14:textId="77777777" w:rsidR="0006025A" w:rsidRPr="0006025A" w:rsidRDefault="0006025A" w:rsidP="0006025A">
      <w:pPr>
        <w:rPr>
          <w:ins w:id="4308" w:author="Christopher Kemeter" w:date="2023-11-13T20:22:00Z"/>
          <w:lang w:val="de-AT" w:eastAsia="ja-JP"/>
          <w:rPrChange w:id="4309" w:author="Christopher Kemeter" w:date="2023-11-13T20:23:00Z">
            <w:rPr>
              <w:ins w:id="4310" w:author="Christopher Kemeter" w:date="2023-11-13T20:22:00Z"/>
              <w:lang w:eastAsia="ja-JP"/>
            </w:rPr>
          </w:rPrChange>
        </w:rPr>
      </w:pPr>
      <w:ins w:id="4311" w:author="Christopher Kemeter" w:date="2023-11-13T20:22:00Z">
        <w:r w:rsidRPr="0006025A">
          <w:rPr>
            <w:lang w:val="de-AT" w:eastAsia="ja-JP"/>
            <w:rPrChange w:id="4312" w:author="Christopher Kemeter" w:date="2023-11-13T20:23:00Z">
              <w:rPr>
                <w:lang w:eastAsia="ja-JP"/>
              </w:rPr>
            </w:rPrChange>
          </w:rPr>
          <w:t xml:space="preserve">Automatisches Hochfahren bei Erkennung des Zündsignals, Zündspannung &gt;70% von Vin_positive </w:t>
        </w:r>
        <w:r w:rsidRPr="0006025A">
          <w:rPr>
            <w:rFonts w:hint="eastAsia"/>
            <w:lang w:val="de-AT" w:eastAsia="ja-JP"/>
            <w:rPrChange w:id="4313" w:author="Christopher Kemeter" w:date="2023-11-13T20:23:00Z">
              <w:rPr>
                <w:rFonts w:hint="eastAsia"/>
                <w:lang w:eastAsia="ja-JP"/>
              </w:rPr>
            </w:rPrChange>
          </w:rPr>
          <w:t>→</w:t>
        </w:r>
        <w:r w:rsidRPr="0006025A">
          <w:rPr>
            <w:lang w:val="de-AT" w:eastAsia="ja-JP"/>
            <w:rPrChange w:id="4314" w:author="Christopher Kemeter" w:date="2023-11-13T20:23:00Z">
              <w:rPr>
                <w:lang w:eastAsia="ja-JP"/>
              </w:rPr>
            </w:rPrChange>
          </w:rPr>
          <w:t xml:space="preserve"> System EIN</w:t>
        </w:r>
      </w:ins>
    </w:p>
    <w:p w14:paraId="26ADC133" w14:textId="52DEEBFD" w:rsidR="000A298E" w:rsidRPr="0006025A" w:rsidDel="0006025A" w:rsidRDefault="0006025A">
      <w:pPr>
        <w:rPr>
          <w:del w:id="4315" w:author="Christopher Kemeter" w:date="2023-11-13T20:22:00Z"/>
          <w:lang w:val="de-AT" w:eastAsia="ja-JP"/>
          <w:rPrChange w:id="4316" w:author="Christopher Kemeter" w:date="2023-11-13T20:23:00Z">
            <w:rPr>
              <w:del w:id="4317" w:author="Christopher Kemeter" w:date="2023-11-13T20:22:00Z"/>
              <w:lang w:eastAsia="ja-JP"/>
            </w:rPr>
          </w:rPrChange>
        </w:rPr>
      </w:pPr>
      <w:ins w:id="4318" w:author="Christopher Kemeter" w:date="2023-11-13T20:22:00Z">
        <w:r w:rsidRPr="0006025A">
          <w:rPr>
            <w:lang w:val="de-AT" w:eastAsia="ja-JP"/>
            <w:rPrChange w:id="4319" w:author="Christopher Kemeter" w:date="2023-11-13T20:23:00Z">
              <w:rPr>
                <w:lang w:eastAsia="ja-JP"/>
              </w:rPr>
            </w:rPrChange>
          </w:rPr>
          <w:t xml:space="preserve">Gesteuertes Ausschalten bei Erkennung des Zündsignals, einschließlich programmierbarem Ausschaltverzögerung. Zündspannung &lt;20% von Vin_positive </w:t>
        </w:r>
        <w:r w:rsidRPr="0006025A">
          <w:rPr>
            <w:rFonts w:hint="eastAsia"/>
            <w:lang w:val="de-AT" w:eastAsia="ja-JP"/>
            <w:rPrChange w:id="4320" w:author="Christopher Kemeter" w:date="2023-11-13T20:23:00Z">
              <w:rPr>
                <w:rFonts w:hint="eastAsia"/>
                <w:lang w:eastAsia="ja-JP"/>
              </w:rPr>
            </w:rPrChange>
          </w:rPr>
          <w:t>→</w:t>
        </w:r>
        <w:r w:rsidRPr="0006025A">
          <w:rPr>
            <w:lang w:val="de-AT" w:eastAsia="ja-JP"/>
            <w:rPrChange w:id="4321" w:author="Christopher Kemeter" w:date="2023-11-13T20:23:00Z">
              <w:rPr>
                <w:lang w:eastAsia="ja-JP"/>
              </w:rPr>
            </w:rPrChange>
          </w:rPr>
          <w:t xml:space="preserve"> System AUS. Ausschaltverzögerung einstellbar: 1, 4, 10, 15 Minuten</w:t>
        </w:r>
      </w:ins>
      <w:del w:id="4322" w:author="Christopher Kemeter" w:date="2023-11-13T20:22:00Z">
        <w:r w:rsidR="000A298E" w:rsidRPr="0006025A" w:rsidDel="0006025A">
          <w:rPr>
            <w:lang w:val="de-AT" w:eastAsia="ja-JP"/>
            <w:rPrChange w:id="4323" w:author="Christopher Kemeter" w:date="2023-11-13T20:23:00Z">
              <w:rPr>
                <w:lang w:eastAsia="ja-JP"/>
              </w:rPr>
            </w:rPrChange>
          </w:rPr>
          <w:delText>ignition signal can be used to perform the following power management tasks:</w:delText>
        </w:r>
      </w:del>
    </w:p>
    <w:p w14:paraId="276F6D93" w14:textId="771BA3C2" w:rsidR="000A298E" w:rsidRPr="0006025A" w:rsidDel="0006025A" w:rsidRDefault="000A298E">
      <w:pPr>
        <w:rPr>
          <w:del w:id="4324" w:author="Christopher Kemeter" w:date="2023-11-13T20:22:00Z"/>
          <w:lang w:val="de-AT" w:eastAsia="ja-JP"/>
          <w:rPrChange w:id="4325" w:author="Christopher Kemeter" w:date="2023-11-13T20:23:00Z">
            <w:rPr>
              <w:del w:id="4326" w:author="Christopher Kemeter" w:date="2023-11-13T20:22:00Z"/>
              <w:lang w:eastAsia="ja-JP"/>
            </w:rPr>
          </w:rPrChange>
        </w:rPr>
      </w:pPr>
      <w:del w:id="4327" w:author="Christopher Kemeter" w:date="2023-11-13T20:22:00Z">
        <w:r w:rsidRPr="0006025A" w:rsidDel="0006025A">
          <w:rPr>
            <w:lang w:val="de-AT" w:eastAsia="ja-JP"/>
            <w:rPrChange w:id="4328" w:author="Christopher Kemeter" w:date="2023-11-13T20:23:00Z">
              <w:rPr>
                <w:lang w:eastAsia="ja-JP"/>
              </w:rPr>
            </w:rPrChange>
          </w:rPr>
          <w:delText xml:space="preserve">Automatic power-up on Ignition signal sense, Ignition voltage &gt;70% of Vin_positive </w:delText>
        </w:r>
        <w:r w:rsidRPr="0006025A" w:rsidDel="0006025A">
          <w:rPr>
            <w:rFonts w:hint="eastAsia"/>
            <w:lang w:val="de-AT" w:eastAsia="ja-JP"/>
            <w:rPrChange w:id="4329" w:author="Christopher Kemeter" w:date="2023-11-13T20:23:00Z">
              <w:rPr>
                <w:rFonts w:hint="eastAsia"/>
                <w:lang w:eastAsia="ja-JP"/>
              </w:rPr>
            </w:rPrChange>
          </w:rPr>
          <w:delText>→</w:delText>
        </w:r>
        <w:r w:rsidRPr="0006025A" w:rsidDel="0006025A">
          <w:rPr>
            <w:lang w:val="de-AT" w:eastAsia="ja-JP"/>
            <w:rPrChange w:id="4330" w:author="Christopher Kemeter" w:date="2023-11-13T20:23:00Z">
              <w:rPr>
                <w:lang w:eastAsia="ja-JP"/>
              </w:rPr>
            </w:rPrChange>
          </w:rPr>
          <w:delText xml:space="preserve"> System ON</w:delText>
        </w:r>
      </w:del>
    </w:p>
    <w:p w14:paraId="49802195" w14:textId="73042086" w:rsidR="000A298E" w:rsidRPr="0006025A" w:rsidRDefault="000A298E" w:rsidP="0006025A">
      <w:pPr>
        <w:rPr>
          <w:lang w:val="de-AT" w:eastAsia="ja-JP"/>
          <w:rPrChange w:id="4331" w:author="Christopher Kemeter" w:date="2023-11-13T20:23:00Z">
            <w:rPr>
              <w:lang w:eastAsia="ja-JP"/>
            </w:rPr>
          </w:rPrChange>
        </w:rPr>
      </w:pPr>
      <w:del w:id="4332" w:author="Christopher Kemeter" w:date="2023-11-13T20:22:00Z">
        <w:r w:rsidRPr="0006025A" w:rsidDel="0006025A">
          <w:rPr>
            <w:lang w:val="de-AT" w:eastAsia="ja-JP"/>
            <w:rPrChange w:id="4333" w:author="Christopher Kemeter" w:date="2023-11-13T20:23:00Z">
              <w:rPr>
                <w:lang w:eastAsia="ja-JP"/>
              </w:rPr>
            </w:rPrChange>
          </w:rPr>
          <w:delText xml:space="preserve">Managed power-down on Ignition signal sense, including programmable power down delay. Ignition voltage &lt;20% of Vin_positive </w:delText>
        </w:r>
        <w:r w:rsidRPr="0006025A" w:rsidDel="0006025A">
          <w:rPr>
            <w:rFonts w:hint="eastAsia"/>
            <w:lang w:val="de-AT" w:eastAsia="ja-JP"/>
            <w:rPrChange w:id="4334" w:author="Christopher Kemeter" w:date="2023-11-13T20:23:00Z">
              <w:rPr>
                <w:rFonts w:hint="eastAsia"/>
                <w:lang w:eastAsia="ja-JP"/>
              </w:rPr>
            </w:rPrChange>
          </w:rPr>
          <w:delText>→</w:delText>
        </w:r>
        <w:r w:rsidRPr="0006025A" w:rsidDel="0006025A">
          <w:rPr>
            <w:lang w:val="de-AT" w:eastAsia="ja-JP"/>
            <w:rPrChange w:id="4335" w:author="Christopher Kemeter" w:date="2023-11-13T20:23:00Z">
              <w:rPr>
                <w:lang w:eastAsia="ja-JP"/>
              </w:rPr>
            </w:rPrChange>
          </w:rPr>
          <w:delText xml:space="preserve"> System OFF. Power off delay timer configurable: 1, 4, 10, 15 minutes</w:delText>
        </w:r>
      </w:del>
    </w:p>
    <w:p w14:paraId="69F767B5" w14:textId="1DC92E7D" w:rsidR="000A298E" w:rsidRPr="0006025A" w:rsidRDefault="004640E1" w:rsidP="00111FD7">
      <w:pPr>
        <w:rPr>
          <w:b/>
          <w:bCs/>
          <w:lang w:val="de-AT" w:eastAsia="ja-JP"/>
          <w:rPrChange w:id="4336" w:author="Christopher Kemeter" w:date="2023-11-13T20:23:00Z">
            <w:rPr>
              <w:lang w:eastAsia="ja-JP"/>
            </w:rPr>
          </w:rPrChange>
        </w:rPr>
      </w:pPr>
      <w:r w:rsidRPr="0006025A">
        <w:rPr>
          <w:b/>
          <w:bCs/>
          <w:lang w:val="de-AT" w:eastAsia="ja-JP"/>
          <w:rPrChange w:id="4337" w:author="Christopher Kemeter" w:date="2023-11-13T20:23:00Z">
            <w:rPr>
              <w:lang w:eastAsia="ja-JP"/>
            </w:rPr>
          </w:rPrChange>
        </w:rPr>
        <w:t xml:space="preserve">Power input </w:t>
      </w:r>
      <w:del w:id="4338" w:author="Christopher Kemeter" w:date="2023-11-13T20:23:00Z">
        <w:r w:rsidRPr="0006025A" w:rsidDel="0006025A">
          <w:rPr>
            <w:b/>
            <w:bCs/>
            <w:lang w:val="de-AT" w:eastAsia="ja-JP"/>
            <w:rPrChange w:id="4339" w:author="Christopher Kemeter" w:date="2023-11-13T20:23:00Z">
              <w:rPr>
                <w:lang w:eastAsia="ja-JP"/>
              </w:rPr>
            </w:rPrChange>
          </w:rPr>
          <w:delText>connector</w:delText>
        </w:r>
      </w:del>
      <w:ins w:id="4340" w:author="Christopher Kemeter" w:date="2023-11-13T20:23:00Z">
        <w:r w:rsidR="0006025A">
          <w:rPr>
            <w:b/>
            <w:bCs/>
            <w:lang w:val="de-AT" w:eastAsia="ja-JP"/>
          </w:rPr>
          <w:t>Stecker</w:t>
        </w:r>
      </w:ins>
      <w:r w:rsidRPr="0006025A">
        <w:rPr>
          <w:b/>
          <w:bCs/>
          <w:lang w:val="de-AT" w:eastAsia="ja-JP"/>
          <w:rPrChange w:id="4341" w:author="Christopher Kemeter" w:date="2023-11-13T20:23:00Z">
            <w:rPr>
              <w:lang w:eastAsia="ja-JP"/>
            </w:rPr>
          </w:rPrChange>
        </w:rPr>
        <w:t>:</w:t>
      </w:r>
    </w:p>
    <w:p w14:paraId="5770CE9D" w14:textId="41F9EF6C" w:rsidR="0006025A" w:rsidRPr="0006025A" w:rsidRDefault="009C163C" w:rsidP="0006025A">
      <w:pPr>
        <w:rPr>
          <w:ins w:id="4342" w:author="Christopher Kemeter" w:date="2023-11-13T20:23:00Z"/>
          <w:lang w:val="de-AT" w:eastAsia="ja-JP"/>
          <w:rPrChange w:id="4343" w:author="Christopher Kemeter" w:date="2023-11-13T20:23:00Z">
            <w:rPr>
              <w:ins w:id="4344" w:author="Christopher Kemeter" w:date="2023-11-13T20:23:00Z"/>
              <w:lang w:eastAsia="ja-JP"/>
            </w:rPr>
          </w:rPrChange>
        </w:rPr>
      </w:pPr>
      <w:del w:id="4345" w:author="Christopher Kemeter" w:date="2023-11-13T20:23:00Z">
        <w:r w:rsidRPr="0006025A" w:rsidDel="0006025A">
          <w:rPr>
            <w:lang w:val="de-AT" w:eastAsia="ja-JP"/>
            <w:rPrChange w:id="4346" w:author="Christopher Kemeter" w:date="2023-11-13T20:23:00Z">
              <w:rPr>
                <w:lang w:eastAsia="ja-JP"/>
              </w:rPr>
            </w:rPrChange>
          </w:rPr>
          <w:delText>Th</w:delText>
        </w:r>
      </w:del>
      <w:ins w:id="4347" w:author="Christopher Kemeter" w:date="2023-11-13T20:23:00Z">
        <w:r w:rsidR="0006025A" w:rsidRPr="0006025A">
          <w:rPr>
            <w:lang w:val="de-AT" w:eastAsia="ja-JP"/>
            <w:rPrChange w:id="4348" w:author="Christopher Kemeter" w:date="2023-11-13T20:23:00Z">
              <w:rPr>
                <w:lang w:eastAsia="ja-JP"/>
              </w:rPr>
            </w:rPrChange>
          </w:rPr>
          <w:t>Der Stromversorgungsstecker des R5001c CCU ist ein Phoenix Contact HC-D7, 4-poliger Stecker, bestehend aus: HC-Q03-I-CT-M (Phoenix 141996) Steckereinsatz, CK4,0-ED-2,50ST AG (Phoenix 1663242) 2,5mm² männliche Crimpkontakte, HC-STA-D07-BWS-EL-AL (Phoenix 1419249) Steckergehäuse</w:t>
        </w:r>
      </w:ins>
    </w:p>
    <w:p w14:paraId="5397E14A" w14:textId="77777777" w:rsidR="0006025A" w:rsidRPr="0006025A" w:rsidRDefault="0006025A" w:rsidP="0006025A">
      <w:pPr>
        <w:rPr>
          <w:ins w:id="4349" w:author="Christopher Kemeter" w:date="2023-11-13T20:23:00Z"/>
          <w:lang w:val="de-AT" w:eastAsia="ja-JP"/>
          <w:rPrChange w:id="4350" w:author="Christopher Kemeter" w:date="2023-11-13T20:23:00Z">
            <w:rPr>
              <w:ins w:id="4351" w:author="Christopher Kemeter" w:date="2023-11-13T20:23:00Z"/>
              <w:lang w:eastAsia="ja-JP"/>
            </w:rPr>
          </w:rPrChange>
        </w:rPr>
      </w:pPr>
      <w:ins w:id="4352" w:author="Christopher Kemeter" w:date="2023-11-13T20:23:00Z">
        <w:r w:rsidRPr="0006025A">
          <w:rPr>
            <w:lang w:val="de-AT" w:eastAsia="ja-JP"/>
            <w:rPrChange w:id="4353" w:author="Christopher Kemeter" w:date="2023-11-13T20:23:00Z">
              <w:rPr>
                <w:lang w:eastAsia="ja-JP"/>
              </w:rPr>
            </w:rPrChange>
          </w:rPr>
          <w:t>Der passende Phoenix Contact HC-D7 Kabelstecker muss bestehen aus: HC-Q03-I-CT-F (Phoenix 1419897) Steckereinsatz, CK4,0-ED-2,50BU AG (Phoenix 1663284) 2,5mm² weibliche Crimpkontakte und ein passendes Steckergehäuse, z.B. das HC-STA-D07-HHFS-1STP11-EL-AL [PG11 Kabelverschraubung] (Phoenix 1419237) oder das HC-STA-D07-HHFS-1STM20-EL-AL [M20 Kabelverschraubung] (Phoenix 1419235).</w:t>
        </w:r>
      </w:ins>
    </w:p>
    <w:p w14:paraId="455C0334" w14:textId="02E1F7CC" w:rsidR="009C163C" w:rsidRPr="0006025A" w:rsidDel="0006025A" w:rsidRDefault="0006025A" w:rsidP="0006025A">
      <w:pPr>
        <w:rPr>
          <w:del w:id="4354" w:author="Christopher Kemeter" w:date="2023-11-13T20:23:00Z"/>
          <w:lang w:val="de-AT" w:eastAsia="ja-JP"/>
          <w:rPrChange w:id="4355" w:author="Christopher Kemeter" w:date="2023-11-13T20:23:00Z">
            <w:rPr>
              <w:del w:id="4356" w:author="Christopher Kemeter" w:date="2023-11-13T20:23:00Z"/>
              <w:lang w:eastAsia="ja-JP"/>
            </w:rPr>
          </w:rPrChange>
        </w:rPr>
      </w:pPr>
      <w:ins w:id="4357" w:author="Christopher Kemeter" w:date="2023-11-13T20:23:00Z">
        <w:r w:rsidRPr="0006025A">
          <w:rPr>
            <w:lang w:val="de-AT" w:eastAsia="ja-JP"/>
            <w:rPrChange w:id="4358" w:author="Christopher Kemeter" w:date="2023-11-13T20:23:00Z">
              <w:rPr>
                <w:lang w:eastAsia="ja-JP"/>
              </w:rPr>
            </w:rPrChange>
          </w:rPr>
          <w:t>Die Pinbelegung des Stromversorgungssteckers ist unten dargestellt.</w:t>
        </w:r>
      </w:ins>
      <w:del w:id="4359" w:author="Christopher Kemeter" w:date="2023-11-13T20:23:00Z">
        <w:r w:rsidR="009C163C" w:rsidRPr="0006025A" w:rsidDel="0006025A">
          <w:rPr>
            <w:lang w:val="de-AT" w:eastAsia="ja-JP"/>
            <w:rPrChange w:id="4360" w:author="Christopher Kemeter" w:date="2023-11-13T20:23:00Z">
              <w:rPr>
                <w:lang w:eastAsia="ja-JP"/>
              </w:rPr>
            </w:rPrChange>
          </w:rPr>
          <w:delText xml:space="preserve">e </w:delText>
        </w:r>
        <w:r w:rsidR="00CF46B9" w:rsidRPr="0006025A" w:rsidDel="0006025A">
          <w:rPr>
            <w:lang w:val="de-AT" w:eastAsia="ja-JP"/>
            <w:rPrChange w:id="4361" w:author="Christopher Kemeter" w:date="2023-11-13T20:23:00Z">
              <w:rPr>
                <w:lang w:eastAsia="ja-JP"/>
              </w:rPr>
            </w:rPrChange>
          </w:rPr>
          <w:delText xml:space="preserve">R5001c CCU’s power input connector is a </w:delText>
        </w:r>
        <w:r w:rsidR="009C163C" w:rsidRPr="0006025A" w:rsidDel="0006025A">
          <w:rPr>
            <w:lang w:val="de-AT" w:eastAsia="ja-JP"/>
            <w:rPrChange w:id="4362" w:author="Christopher Kemeter" w:date="2023-11-13T20:23:00Z">
              <w:rPr>
                <w:lang w:eastAsia="ja-JP"/>
              </w:rPr>
            </w:rPrChange>
          </w:rPr>
          <w:delText>Phoenix Contact HC-D7, 4-pin male, consisting of: HC-Q03-I-CT-M (Phoenix 141996) connector insert, CK4,0-ED-2,50ST AG (Phoenix 1663242) 2.5mm² male crimp contacts, HC-STA-D07-BWS-EL-AL (Phoenix 1419249) connector housing</w:delText>
        </w:r>
        <w:r w:rsidR="00CF46B9" w:rsidRPr="0006025A" w:rsidDel="0006025A">
          <w:rPr>
            <w:lang w:val="de-AT" w:eastAsia="ja-JP"/>
            <w:rPrChange w:id="4363" w:author="Christopher Kemeter" w:date="2023-11-13T20:23:00Z">
              <w:rPr>
                <w:lang w:eastAsia="ja-JP"/>
              </w:rPr>
            </w:rPrChange>
          </w:rPr>
          <w:delText xml:space="preserve"> </w:delText>
        </w:r>
      </w:del>
    </w:p>
    <w:p w14:paraId="206D0D11" w14:textId="0E0925C9" w:rsidR="00D40763" w:rsidRPr="008629A9" w:rsidDel="0006025A" w:rsidRDefault="009C163C" w:rsidP="0006025A">
      <w:pPr>
        <w:rPr>
          <w:del w:id="4364" w:author="Christopher Kemeter" w:date="2023-11-13T20:23:00Z"/>
          <w:lang w:eastAsia="ja-JP"/>
        </w:rPr>
      </w:pPr>
      <w:del w:id="4365" w:author="Christopher Kemeter" w:date="2023-11-13T20:23:00Z">
        <w:r w:rsidRPr="008629A9" w:rsidDel="0006025A">
          <w:rPr>
            <w:lang w:eastAsia="ja-JP"/>
          </w:rPr>
          <w:delText>The mating Phoenix Contact HC-D7 cable plug connector must consist of: HC-Q03-I-CT-F (Phoenix 1419897) connector insert, CK4,0-ED-2,50BU AG (Phoenix 1663284) 2.5mm² female crimp contacts, and a matching connector housing e.g. the HC-STA-D07-HHFS-1STP11-EL-AL [PG11 cable gland] (Phoenix 1419237) or the HC-STA-D07-HHFS-1STM20-EL-AL [M20 cable gland] (Phoenix 1419235).</w:delText>
        </w:r>
      </w:del>
    </w:p>
    <w:p w14:paraId="50A64470" w14:textId="341CFF09" w:rsidR="000A298E" w:rsidRPr="008629A9" w:rsidDel="0006025A" w:rsidRDefault="00D40763" w:rsidP="0006025A">
      <w:pPr>
        <w:rPr>
          <w:del w:id="4366" w:author="Christopher Kemeter" w:date="2023-11-13T20:23:00Z"/>
          <w:lang w:eastAsia="ja-JP"/>
        </w:rPr>
      </w:pPr>
      <w:del w:id="4367" w:author="Christopher Kemeter" w:date="2023-11-13T20:23:00Z">
        <w:r w:rsidRPr="008629A9" w:rsidDel="0006025A">
          <w:rPr>
            <w:lang w:eastAsia="ja-JP"/>
          </w:rPr>
          <w:delText>The pinout of the power connector is shown below</w:delText>
        </w:r>
      </w:del>
    </w:p>
    <w:p w14:paraId="3D0F1E2F" w14:textId="5B6D5892" w:rsidR="00B1233F" w:rsidRPr="008629A9" w:rsidRDefault="00CF46B9" w:rsidP="0006025A">
      <w:pPr>
        <w:rPr>
          <w:lang w:eastAsia="ja-JP"/>
        </w:rPr>
      </w:pPr>
      <w:r w:rsidRPr="008629A9">
        <w:rPr>
          <w:noProof/>
          <w:lang w:eastAsia="ja-JP"/>
        </w:rPr>
        <w:drawing>
          <wp:inline distT="0" distB="0" distL="0" distR="0" wp14:anchorId="50633988" wp14:editId="69CDBCF7">
            <wp:extent cx="2975212" cy="1101035"/>
            <wp:effectExtent l="0" t="0" r="0" b="0"/>
            <wp:docPr id="211415536" name="Picture 21141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95262" cy="1108455"/>
                    </a:xfrm>
                    <a:prstGeom prst="rect">
                      <a:avLst/>
                    </a:prstGeom>
                    <a:noFill/>
                    <a:ln>
                      <a:noFill/>
                    </a:ln>
                  </pic:spPr>
                </pic:pic>
              </a:graphicData>
            </a:graphic>
          </wp:inline>
        </w:drawing>
      </w:r>
    </w:p>
    <w:p w14:paraId="5EFBEE38" w14:textId="13532BE4" w:rsidR="00BD12FC" w:rsidRPr="008629A9" w:rsidDel="0006025A" w:rsidRDefault="00BD12FC" w:rsidP="00111FD7">
      <w:pPr>
        <w:rPr>
          <w:del w:id="4368" w:author="Christopher Kemeter" w:date="2023-11-13T20:24:00Z"/>
          <w:lang w:eastAsia="ja-JP"/>
        </w:rPr>
      </w:pPr>
      <w:del w:id="4369" w:author="Christopher Kemeter" w:date="2023-11-13T20:24:00Z">
        <w:r w:rsidRPr="008629A9" w:rsidDel="0006025A">
          <w:rPr>
            <w:lang w:eastAsia="ja-JP"/>
          </w:rPr>
          <w:delText xml:space="preserve">Further design of the </w:delText>
        </w:r>
        <w:r w:rsidR="004D5A46" w:rsidRPr="008629A9" w:rsidDel="0006025A">
          <w:rPr>
            <w:lang w:eastAsia="ja-JP"/>
          </w:rPr>
          <w:delText>funcionalilty</w:delText>
        </w:r>
      </w:del>
      <w:ins w:id="4370" w:author="Abbas Rizvi" w:date="2023-05-12T11:35:00Z">
        <w:del w:id="4371" w:author="Christopher Kemeter" w:date="2023-11-13T20:24:00Z">
          <w:r w:rsidR="000E7EC3" w:rsidRPr="008629A9" w:rsidDel="0006025A">
            <w:rPr>
              <w:lang w:eastAsia="ja-JP"/>
            </w:rPr>
            <w:delText>functionality</w:delText>
          </w:r>
        </w:del>
      </w:ins>
      <w:del w:id="4372" w:author="Christopher Kemeter" w:date="2023-11-13T20:24:00Z">
        <w:r w:rsidR="004D5A46" w:rsidRPr="008629A9" w:rsidDel="0006025A">
          <w:rPr>
            <w:lang w:eastAsia="ja-JP"/>
          </w:rPr>
          <w:delText xml:space="preserve"> of the Ignition signal and at which Abschaltstufe this will be received will be </w:delText>
        </w:r>
        <w:r w:rsidR="00346841" w:rsidRPr="008629A9" w:rsidDel="0006025A">
          <w:rPr>
            <w:lang w:eastAsia="ja-JP"/>
          </w:rPr>
          <w:delText>discussed in the detailed design review stage.</w:delText>
        </w:r>
      </w:del>
    </w:p>
    <w:p w14:paraId="5CCE0587" w14:textId="77777777" w:rsidR="0006025A" w:rsidRPr="0006025A" w:rsidRDefault="007762C0" w:rsidP="0006025A">
      <w:pPr>
        <w:rPr>
          <w:ins w:id="4373" w:author="Christopher Kemeter" w:date="2023-11-13T20:24:00Z"/>
          <w:lang w:val="de-AT" w:eastAsia="ja-JP"/>
          <w:rPrChange w:id="4374" w:author="Christopher Kemeter" w:date="2023-11-13T20:24:00Z">
            <w:rPr>
              <w:ins w:id="4375" w:author="Christopher Kemeter" w:date="2023-11-13T20:24:00Z"/>
              <w:lang w:eastAsia="ja-JP"/>
            </w:rPr>
          </w:rPrChange>
        </w:rPr>
      </w:pPr>
      <w:del w:id="4376" w:author="Christopher Kemeter" w:date="2023-11-13T20:24:00Z">
        <w:r w:rsidRPr="0006025A" w:rsidDel="0006025A">
          <w:rPr>
            <w:lang w:val="de-AT" w:eastAsia="ja-JP"/>
            <w:rPrChange w:id="4377" w:author="Christopher Kemeter" w:date="2023-11-13T20:24:00Z">
              <w:rPr>
                <w:lang w:eastAsia="ja-JP"/>
              </w:rPr>
            </w:rPrChange>
          </w:rPr>
          <w:delText>As the</w:delText>
        </w:r>
        <w:r w:rsidR="006A4C70" w:rsidRPr="0006025A" w:rsidDel="0006025A">
          <w:rPr>
            <w:lang w:val="de-AT" w:eastAsia="ja-JP"/>
            <w:rPrChange w:id="4378" w:author="Christopher Kemeter" w:date="2023-11-13T20:24:00Z">
              <w:rPr>
                <w:lang w:eastAsia="ja-JP"/>
              </w:rPr>
            </w:rPrChange>
          </w:rPr>
          <w:delText xml:space="preserve"> switches and access points do not have an ignition pin </w:delText>
        </w:r>
        <w:r w:rsidRPr="0006025A" w:rsidDel="0006025A">
          <w:rPr>
            <w:lang w:val="de-AT" w:eastAsia="ja-JP"/>
            <w:rPrChange w:id="4379" w:author="Christopher Kemeter" w:date="2023-11-13T20:24:00Z">
              <w:rPr>
                <w:lang w:eastAsia="ja-JP"/>
              </w:rPr>
            </w:rPrChange>
          </w:rPr>
          <w:delText>with their power supply</w:delText>
        </w:r>
        <w:r w:rsidR="006D283B" w:rsidRPr="0006025A" w:rsidDel="0006025A">
          <w:rPr>
            <w:lang w:val="de-AT" w:eastAsia="ja-JP"/>
            <w:rPrChange w:id="4380" w:author="Christopher Kemeter" w:date="2023-11-13T20:24:00Z">
              <w:rPr>
                <w:lang w:eastAsia="ja-JP"/>
              </w:rPr>
            </w:rPrChange>
          </w:rPr>
          <w:delText>,</w:delText>
        </w:r>
        <w:r w:rsidRPr="0006025A" w:rsidDel="0006025A">
          <w:rPr>
            <w:lang w:val="de-AT" w:eastAsia="ja-JP"/>
            <w:rPrChange w:id="4381" w:author="Christopher Kemeter" w:date="2023-11-13T20:24:00Z">
              <w:rPr>
                <w:lang w:eastAsia="ja-JP"/>
              </w:rPr>
            </w:rPrChange>
          </w:rPr>
          <w:delText xml:space="preserve"> the actual Abschaltstufe for all components will be finalised in the detailed design review </w:delText>
        </w:r>
      </w:del>
      <w:ins w:id="4382" w:author="Christopher Kemeter" w:date="2023-11-13T20:24:00Z">
        <w:r w:rsidR="0006025A" w:rsidRPr="0006025A">
          <w:rPr>
            <w:lang w:val="de-AT" w:eastAsia="ja-JP"/>
            <w:rPrChange w:id="4383" w:author="Christopher Kemeter" w:date="2023-11-13T20:24:00Z">
              <w:rPr>
                <w:lang w:eastAsia="ja-JP"/>
              </w:rPr>
            </w:rPrChange>
          </w:rPr>
          <w:t>Die weitere Ausgestaltung der Funktionalität des Zündsignals und bei welcher Abschaltstufe dies empfangen wird, wird in der detaillierten Entwurfsüberprüfungsphase besprochen.</w:t>
        </w:r>
      </w:ins>
    </w:p>
    <w:p w14:paraId="70896E55" w14:textId="2A009157" w:rsidR="00346841" w:rsidRPr="0006025A" w:rsidRDefault="0006025A" w:rsidP="0006025A">
      <w:pPr>
        <w:rPr>
          <w:ins w:id="4384" w:author="Abbas Rizvi" w:date="2023-03-27T11:37:00Z"/>
          <w:lang w:val="de-AT" w:eastAsia="ja-JP"/>
          <w:rPrChange w:id="4385" w:author="Christopher Kemeter" w:date="2023-11-13T20:24:00Z">
            <w:rPr>
              <w:ins w:id="4386" w:author="Abbas Rizvi" w:date="2023-03-27T11:37:00Z"/>
              <w:lang w:eastAsia="ja-JP"/>
            </w:rPr>
          </w:rPrChange>
        </w:rPr>
      </w:pPr>
      <w:ins w:id="4387" w:author="Christopher Kemeter" w:date="2023-11-13T20:24:00Z">
        <w:r w:rsidRPr="0006025A">
          <w:rPr>
            <w:lang w:val="de-AT" w:eastAsia="ja-JP"/>
            <w:rPrChange w:id="4388" w:author="Christopher Kemeter" w:date="2023-11-13T20:24:00Z">
              <w:rPr>
                <w:lang w:eastAsia="ja-JP"/>
              </w:rPr>
            </w:rPrChange>
          </w:rPr>
          <w:t>Da die Switches und Access Points keinen Zündstift mit ihrer Stromversorgung haben, wird die tatsächliche Abschaltstufe für alle Komponenten in der detaillierten Entwurfsüberprüfungsphase abgeschlossen.</w:t>
        </w:r>
      </w:ins>
      <w:del w:id="4389" w:author="Christopher Kemeter" w:date="2023-11-13T20:24:00Z">
        <w:r w:rsidR="006D283B" w:rsidRPr="0006025A" w:rsidDel="0006025A">
          <w:rPr>
            <w:lang w:val="de-AT" w:eastAsia="ja-JP"/>
            <w:rPrChange w:id="4390" w:author="Christopher Kemeter" w:date="2023-11-13T20:24:00Z">
              <w:rPr>
                <w:lang w:eastAsia="ja-JP"/>
              </w:rPr>
            </w:rPrChange>
          </w:rPr>
          <w:delText>s</w:delText>
        </w:r>
        <w:r w:rsidR="007762C0" w:rsidRPr="0006025A" w:rsidDel="0006025A">
          <w:rPr>
            <w:lang w:val="de-AT" w:eastAsia="ja-JP"/>
            <w:rPrChange w:id="4391" w:author="Christopher Kemeter" w:date="2023-11-13T20:24:00Z">
              <w:rPr>
                <w:lang w:eastAsia="ja-JP"/>
              </w:rPr>
            </w:rPrChange>
          </w:rPr>
          <w:delText>tage.</w:delText>
        </w:r>
      </w:del>
    </w:p>
    <w:p w14:paraId="24F9A19D" w14:textId="2E8E8198" w:rsidR="00E301BC" w:rsidRPr="0006025A" w:rsidRDefault="0006025A" w:rsidP="00111FD7">
      <w:pPr>
        <w:rPr>
          <w:ins w:id="4392" w:author="Abbas Rizvi" w:date="2023-03-27T11:37:00Z"/>
          <w:b/>
          <w:bCs/>
          <w:lang w:val="de-AT"/>
          <w:rPrChange w:id="4393" w:author="Christopher Kemeter" w:date="2023-11-13T20:25:00Z">
            <w:rPr>
              <w:ins w:id="4394" w:author="Abbas Rizvi" w:date="2023-03-27T11:37:00Z"/>
            </w:rPr>
          </w:rPrChange>
        </w:rPr>
      </w:pPr>
      <w:ins w:id="4395" w:author="Christopher Kemeter" w:date="2023-11-13T20:24:00Z">
        <w:r w:rsidRPr="0006025A">
          <w:rPr>
            <w:b/>
            <w:bCs/>
            <w:lang w:val="de-AT"/>
            <w:rPrChange w:id="4396" w:author="Christopher Kemeter" w:date="2023-11-13T20:25:00Z">
              <w:rPr>
                <w:b/>
                <w:bCs/>
              </w:rPr>
            </w:rPrChange>
          </w:rPr>
          <w:t>Konfiguration des Stromversorgungskreises:</w:t>
        </w:r>
      </w:ins>
      <w:ins w:id="4397" w:author="Abbas Rizvi" w:date="2023-03-27T11:37:00Z">
        <w:del w:id="4398" w:author="Christopher Kemeter" w:date="2023-11-13T20:24:00Z">
          <w:r w:rsidR="00E301BC" w:rsidRPr="0006025A" w:rsidDel="0006025A">
            <w:rPr>
              <w:b/>
              <w:bCs/>
              <w:lang w:val="de-AT"/>
              <w:rPrChange w:id="4399" w:author="Christopher Kemeter" w:date="2023-11-13T20:25:00Z">
                <w:rPr/>
              </w:rPrChange>
            </w:rPr>
            <w:delText>Configuration of the power supply circuit:</w:delText>
          </w:r>
        </w:del>
        <w:r w:rsidR="00E301BC" w:rsidRPr="0006025A">
          <w:rPr>
            <w:b/>
            <w:bCs/>
            <w:lang w:val="de-AT"/>
            <w:rPrChange w:id="4400" w:author="Christopher Kemeter" w:date="2023-11-13T20:25:00Z">
              <w:rPr/>
            </w:rPrChange>
          </w:rPr>
          <w:t xml:space="preserve"> </w:t>
        </w:r>
      </w:ins>
    </w:p>
    <w:p w14:paraId="5D199EDC" w14:textId="21C8CB1B" w:rsidR="0006025A" w:rsidRPr="0006025A" w:rsidRDefault="0006025A" w:rsidP="0006025A">
      <w:pPr>
        <w:rPr>
          <w:ins w:id="4401" w:author="Christopher Kemeter" w:date="2023-11-13T20:25:00Z"/>
          <w:lang w:val="de-AT"/>
          <w:rPrChange w:id="4402" w:author="Christopher Kemeter" w:date="2023-11-13T20:25:00Z">
            <w:rPr>
              <w:ins w:id="4403" w:author="Christopher Kemeter" w:date="2023-11-13T20:25:00Z"/>
            </w:rPr>
          </w:rPrChange>
        </w:rPr>
      </w:pPr>
      <w:ins w:id="4404" w:author="Christopher Kemeter" w:date="2023-11-13T20:25:00Z">
        <w:r w:rsidRPr="0006025A">
          <w:rPr>
            <w:lang w:val="de-AT"/>
            <w:rPrChange w:id="4405" w:author="Christopher Kemeter" w:date="2023-11-13T20:25:00Z">
              <w:rPr/>
            </w:rPrChange>
          </w:rPr>
          <w:t>Die R5001C CCU sollte gemäß der folgenden Beschreibung mit dem Fahrzeugbatterie- / Stromversorgungskreis verbunden werden. Dauerhafte Batterieversorgung der CCU-Stromeingabe und Leistungssteuerung über das Zündsignal (ignition signal).</w:t>
        </w:r>
      </w:ins>
    </w:p>
    <w:p w14:paraId="04AAC5A1" w14:textId="77777777" w:rsidR="0006025A" w:rsidRPr="0006025A" w:rsidRDefault="0006025A" w:rsidP="0006025A">
      <w:pPr>
        <w:rPr>
          <w:ins w:id="4406" w:author="Christopher Kemeter" w:date="2023-11-13T20:25:00Z"/>
          <w:lang w:val="de-AT"/>
          <w:rPrChange w:id="4407" w:author="Christopher Kemeter" w:date="2023-11-13T20:25:00Z">
            <w:rPr>
              <w:ins w:id="4408" w:author="Christopher Kemeter" w:date="2023-11-13T20:25:00Z"/>
            </w:rPr>
          </w:rPrChange>
        </w:rPr>
      </w:pPr>
      <w:ins w:id="4409" w:author="Christopher Kemeter" w:date="2023-11-13T20:25:00Z">
        <w:r w:rsidRPr="0006025A">
          <w:rPr>
            <w:lang w:val="de-AT"/>
            <w:rPrChange w:id="4410" w:author="Christopher Kemeter" w:date="2023-11-13T20:25:00Z">
              <w:rPr/>
            </w:rPrChange>
          </w:rPr>
          <w:t>Wenn das Zündsignal angelegt ist und die Bedingungen für den Start der CCU erfüllt sind, startet die Einheit nach einer kurzen Verzögerung von 35 Sekunden. Die kurze Hochfahrverzögerung stellt sicher, dass das Fahrzeug-Stromversorgungssystem stabilisiert ist, bevor die CCU gestartet wird. Wenn das Zündsignal entfernt wird, wird die CCU für eine programmierte Anzahl von Minuten [1, 4, 10, 15 Minuten, Standard = 4 Minuten] weiterbetrieben und führt dann einen sanften Abschaltvorgang durch.</w:t>
        </w:r>
      </w:ins>
    </w:p>
    <w:p w14:paraId="581E7A57" w14:textId="2D7B1B4C" w:rsidR="00644141" w:rsidRPr="0006025A" w:rsidDel="0006025A" w:rsidRDefault="0006025A" w:rsidP="0006025A">
      <w:pPr>
        <w:rPr>
          <w:ins w:id="4411" w:author="Abbas Rizvi" w:date="2023-03-27T11:39:00Z"/>
          <w:del w:id="4412" w:author="Christopher Kemeter" w:date="2023-11-13T20:25:00Z"/>
          <w:lang w:val="de-AT"/>
          <w:rPrChange w:id="4413" w:author="Christopher Kemeter" w:date="2023-11-13T20:25:00Z">
            <w:rPr>
              <w:ins w:id="4414" w:author="Abbas Rizvi" w:date="2023-03-27T11:39:00Z"/>
              <w:del w:id="4415" w:author="Christopher Kemeter" w:date="2023-11-13T20:25:00Z"/>
            </w:rPr>
          </w:rPrChange>
        </w:rPr>
      </w:pPr>
      <w:ins w:id="4416" w:author="Christopher Kemeter" w:date="2023-11-13T20:25:00Z">
        <w:r w:rsidRPr="0006025A">
          <w:rPr>
            <w:lang w:val="de-AT"/>
            <w:rPrChange w:id="4417" w:author="Christopher Kemeter" w:date="2023-11-13T20:25:00Z">
              <w:rPr/>
            </w:rPrChange>
          </w:rPr>
          <w:t>Eine solche Funktionalität bietet folgende Vorteile:</w:t>
        </w:r>
      </w:ins>
      <w:ins w:id="4418" w:author="Abbas Rizvi" w:date="2023-03-27T11:37:00Z">
        <w:del w:id="4419" w:author="Christopher Kemeter" w:date="2023-11-13T20:25:00Z">
          <w:r w:rsidR="00E301BC" w:rsidRPr="0006025A" w:rsidDel="0006025A">
            <w:rPr>
              <w:lang w:val="de-AT"/>
              <w:rPrChange w:id="4420" w:author="Christopher Kemeter" w:date="2023-11-13T20:25:00Z">
                <w:rPr/>
              </w:rPrChange>
            </w:rPr>
            <w:delText>The R</w:delText>
          </w:r>
        </w:del>
      </w:ins>
      <w:ins w:id="4421" w:author="Abbas Rizvi" w:date="2023-03-27T11:39:00Z">
        <w:del w:id="4422" w:author="Christopher Kemeter" w:date="2023-11-13T20:25:00Z">
          <w:r w:rsidR="00644141" w:rsidRPr="0006025A" w:rsidDel="0006025A">
            <w:rPr>
              <w:lang w:val="de-AT"/>
              <w:rPrChange w:id="4423" w:author="Christopher Kemeter" w:date="2023-11-13T20:25:00Z">
                <w:rPr/>
              </w:rPrChange>
            </w:rPr>
            <w:delText>5001C</w:delText>
          </w:r>
        </w:del>
      </w:ins>
      <w:ins w:id="4424" w:author="Abbas Rizvi" w:date="2023-03-27T11:37:00Z">
        <w:del w:id="4425" w:author="Christopher Kemeter" w:date="2023-11-13T20:25:00Z">
          <w:r w:rsidR="00E301BC" w:rsidRPr="0006025A" w:rsidDel="0006025A">
            <w:rPr>
              <w:lang w:val="de-AT"/>
              <w:rPrChange w:id="4426" w:author="Christopher Kemeter" w:date="2023-11-13T20:25:00Z">
                <w:rPr/>
              </w:rPrChange>
            </w:rPr>
            <w:delText xml:space="preserve"> CCU should be connected to the Vehicle Battery / Power Supply circuit as per following description. Permanent battery supply connection to the CCU power input, and Power control via the Ignition signal input. </w:delText>
          </w:r>
        </w:del>
      </w:ins>
    </w:p>
    <w:p w14:paraId="5700A6D5" w14:textId="1ED11E30" w:rsidR="008A300A" w:rsidRPr="0006025A" w:rsidDel="0006025A" w:rsidRDefault="00E301BC" w:rsidP="00111FD7">
      <w:pPr>
        <w:rPr>
          <w:ins w:id="4427" w:author="Abbas Rizvi" w:date="2023-03-27T11:40:00Z"/>
          <w:del w:id="4428" w:author="Christopher Kemeter" w:date="2023-11-13T20:25:00Z"/>
          <w:lang w:val="de-AT"/>
          <w:rPrChange w:id="4429" w:author="Christopher Kemeter" w:date="2023-11-13T20:25:00Z">
            <w:rPr>
              <w:ins w:id="4430" w:author="Abbas Rizvi" w:date="2023-03-27T11:40:00Z"/>
              <w:del w:id="4431" w:author="Christopher Kemeter" w:date="2023-11-13T20:25:00Z"/>
            </w:rPr>
          </w:rPrChange>
        </w:rPr>
      </w:pPr>
      <w:ins w:id="4432" w:author="Abbas Rizvi" w:date="2023-03-27T11:37:00Z">
        <w:del w:id="4433" w:author="Christopher Kemeter" w:date="2023-11-13T20:25:00Z">
          <w:r w:rsidRPr="0006025A" w:rsidDel="0006025A">
            <w:rPr>
              <w:lang w:val="de-AT"/>
              <w:rPrChange w:id="4434" w:author="Christopher Kemeter" w:date="2023-11-13T20:25:00Z">
                <w:rPr/>
              </w:rPrChange>
            </w:rPr>
            <w:delText>When the Ignition signal is applied and the conditions to start the CCU are fulfilled, the unit boot</w:delText>
          </w:r>
        </w:del>
      </w:ins>
      <w:ins w:id="4435" w:author="Abbas Rizvi" w:date="2023-03-27T11:39:00Z">
        <w:del w:id="4436" w:author="Christopher Kemeter" w:date="2023-11-13T20:25:00Z">
          <w:r w:rsidR="00644141" w:rsidRPr="0006025A" w:rsidDel="0006025A">
            <w:rPr>
              <w:lang w:val="de-AT"/>
              <w:rPrChange w:id="4437" w:author="Christopher Kemeter" w:date="2023-11-13T20:25:00Z">
                <w:rPr/>
              </w:rPrChange>
            </w:rPr>
            <w:delText>s</w:delText>
          </w:r>
        </w:del>
      </w:ins>
      <w:ins w:id="4438" w:author="Abbas Rizvi" w:date="2023-03-27T11:37:00Z">
        <w:del w:id="4439" w:author="Christopher Kemeter" w:date="2023-11-13T20:25:00Z">
          <w:r w:rsidRPr="0006025A" w:rsidDel="0006025A">
            <w:rPr>
              <w:lang w:val="de-AT"/>
              <w:rPrChange w:id="4440" w:author="Christopher Kemeter" w:date="2023-11-13T20:25:00Z">
                <w:rPr/>
              </w:rPrChange>
            </w:rPr>
            <w:delText xml:space="preserve"> up after a short delay of 35sec. The short boot up delay ensures that the Vehicle Power supply system has stabilised before the CCU is started. When the Ignition signal is removed the CCU will continue to operate in a programmed number of minutes [1, 4, 10, 15minutes, default = 4minutes] and then do a graceful shutdown. </w:delText>
          </w:r>
        </w:del>
      </w:ins>
    </w:p>
    <w:p w14:paraId="758A7742" w14:textId="041FCC09" w:rsidR="00394863" w:rsidRPr="0006025A" w:rsidRDefault="00E301BC" w:rsidP="00111FD7">
      <w:pPr>
        <w:rPr>
          <w:ins w:id="4441" w:author="Abbas Rizvi" w:date="2023-03-27T11:38:00Z"/>
          <w:lang w:val="de-AT"/>
          <w:rPrChange w:id="4442" w:author="Christopher Kemeter" w:date="2023-11-13T20:25:00Z">
            <w:rPr>
              <w:ins w:id="4443" w:author="Abbas Rizvi" w:date="2023-03-27T11:38:00Z"/>
            </w:rPr>
          </w:rPrChange>
        </w:rPr>
      </w:pPr>
      <w:ins w:id="4444" w:author="Abbas Rizvi" w:date="2023-03-27T11:37:00Z">
        <w:del w:id="4445" w:author="Christopher Kemeter" w:date="2023-11-13T20:25:00Z">
          <w:r w:rsidRPr="0006025A" w:rsidDel="0006025A">
            <w:rPr>
              <w:lang w:val="de-AT"/>
              <w:rPrChange w:id="4446" w:author="Christopher Kemeter" w:date="2023-11-13T20:25:00Z">
                <w:rPr/>
              </w:rPrChange>
            </w:rPr>
            <w:delText>Such functionality will provide the following advantages:</w:delText>
          </w:r>
        </w:del>
        <w:r w:rsidRPr="0006025A">
          <w:rPr>
            <w:lang w:val="de-AT"/>
            <w:rPrChange w:id="4447" w:author="Christopher Kemeter" w:date="2023-11-13T20:25:00Z">
              <w:rPr/>
            </w:rPrChange>
          </w:rPr>
          <w:t xml:space="preserve"> </w:t>
        </w:r>
      </w:ins>
    </w:p>
    <w:p w14:paraId="580AD129" w14:textId="529AA7B6" w:rsidR="00394863" w:rsidRPr="0006025A" w:rsidRDefault="00E301BC" w:rsidP="00111FD7">
      <w:pPr>
        <w:rPr>
          <w:ins w:id="4448" w:author="Abbas Rizvi" w:date="2023-03-27T11:38:00Z"/>
          <w:lang w:val="de-AT"/>
          <w:rPrChange w:id="4449" w:author="Christopher Kemeter" w:date="2023-11-13T20:25:00Z">
            <w:rPr>
              <w:ins w:id="4450" w:author="Abbas Rizvi" w:date="2023-03-27T11:38:00Z"/>
            </w:rPr>
          </w:rPrChange>
        </w:rPr>
      </w:pPr>
      <w:ins w:id="4451" w:author="Abbas Rizvi" w:date="2023-03-27T11:37:00Z">
        <w:r w:rsidRPr="0006025A">
          <w:rPr>
            <w:lang w:val="de-AT"/>
            <w:rPrChange w:id="4452" w:author="Christopher Kemeter" w:date="2023-11-13T20:25:00Z">
              <w:rPr/>
            </w:rPrChange>
          </w:rPr>
          <w:t xml:space="preserve">• </w:t>
        </w:r>
      </w:ins>
      <w:ins w:id="4453" w:author="Christopher Kemeter" w:date="2023-11-13T20:25:00Z">
        <w:r w:rsidR="0006025A" w:rsidRPr="0006025A">
          <w:rPr>
            <w:lang w:val="de-AT"/>
            <w:rPrChange w:id="4454" w:author="Christopher Kemeter" w:date="2023-11-13T20:25:00Z">
              <w:rPr/>
            </w:rPrChange>
          </w:rPr>
          <w:t>Ermöglicht den Betrieb des CCU-Dienstes, während der Lokführer am Terminal oder während der Reise die Fahrerkabine wechselt, wenn sich die Endkonfiguration der Lokomotive ändert.</w:t>
        </w:r>
      </w:ins>
      <w:ins w:id="4455" w:author="Abbas Rizvi" w:date="2023-03-27T11:37:00Z">
        <w:del w:id="4456" w:author="Christopher Kemeter" w:date="2023-11-13T20:25:00Z">
          <w:r w:rsidRPr="0006025A" w:rsidDel="0006025A">
            <w:rPr>
              <w:lang w:val="de-AT"/>
              <w:rPrChange w:id="4457" w:author="Christopher Kemeter" w:date="2023-11-13T20:25:00Z">
                <w:rPr/>
              </w:rPrChange>
            </w:rPr>
            <w:delText>Allow to keep the</w:delText>
          </w:r>
          <w:r w:rsidR="356C26CB" w:rsidRPr="0006025A" w:rsidDel="0006025A">
            <w:rPr>
              <w:lang w:val="de-AT"/>
              <w:rPrChange w:id="4458" w:author="Christopher Kemeter" w:date="2023-11-13T20:25:00Z">
                <w:rPr/>
              </w:rPrChange>
            </w:rPr>
            <w:delText xml:space="preserve"> </w:delText>
          </w:r>
        </w:del>
      </w:ins>
      <w:ins w:id="4459" w:author="Syed Naqvi" w:date="2023-05-15T14:27:00Z">
        <w:del w:id="4460" w:author="Christopher Kemeter" w:date="2023-11-13T20:25:00Z">
          <w:r w:rsidR="3FE89768" w:rsidRPr="0006025A" w:rsidDel="0006025A">
            <w:rPr>
              <w:lang w:val="de-AT"/>
              <w:rPrChange w:id="4461" w:author="Christopher Kemeter" w:date="2023-11-13T20:25:00Z">
                <w:rPr/>
              </w:rPrChange>
            </w:rPr>
            <w:delText>CCU</w:delText>
          </w:r>
          <w:r w:rsidRPr="0006025A" w:rsidDel="0006025A">
            <w:rPr>
              <w:lang w:val="de-AT"/>
              <w:rPrChange w:id="4462" w:author="Christopher Kemeter" w:date="2023-11-13T20:25:00Z">
                <w:rPr/>
              </w:rPrChange>
            </w:rPr>
            <w:delText xml:space="preserve"> </w:delText>
          </w:r>
        </w:del>
      </w:ins>
      <w:ins w:id="4463" w:author="Abbas Rizvi" w:date="2023-03-27T11:37:00Z">
        <w:del w:id="4464" w:author="Christopher Kemeter" w:date="2023-11-13T20:25:00Z">
          <w:r w:rsidRPr="0006025A" w:rsidDel="0006025A">
            <w:rPr>
              <w:lang w:val="de-AT"/>
              <w:rPrChange w:id="4465" w:author="Christopher Kemeter" w:date="2023-11-13T20:25:00Z">
                <w:rPr/>
              </w:rPrChange>
            </w:rPr>
            <w:delText>Network/Wi-Fi service in full operation while the locomotive driver changes the drivers cab from one to another at a terminal station or when the locomotive end-configuration is changing during the journey.</w:delText>
          </w:r>
        </w:del>
        <w:r w:rsidRPr="0006025A">
          <w:rPr>
            <w:lang w:val="de-AT"/>
            <w:rPrChange w:id="4466" w:author="Christopher Kemeter" w:date="2023-11-13T20:25:00Z">
              <w:rPr/>
            </w:rPrChange>
          </w:rPr>
          <w:t xml:space="preserve"> </w:t>
        </w:r>
      </w:ins>
    </w:p>
    <w:p w14:paraId="6FABD254" w14:textId="152B0EE4" w:rsidR="003471EF" w:rsidRPr="0006025A" w:rsidRDefault="00E301BC" w:rsidP="00111FD7">
      <w:pPr>
        <w:rPr>
          <w:ins w:id="4467" w:author="Abbas Rizvi" w:date="2023-03-27T11:38:00Z"/>
          <w:lang w:val="de-AT"/>
          <w:rPrChange w:id="4468" w:author="Christopher Kemeter" w:date="2023-11-13T20:25:00Z">
            <w:rPr>
              <w:ins w:id="4469" w:author="Abbas Rizvi" w:date="2023-03-27T11:38:00Z"/>
            </w:rPr>
          </w:rPrChange>
        </w:rPr>
      </w:pPr>
      <w:ins w:id="4470" w:author="Abbas Rizvi" w:date="2023-03-27T11:37:00Z">
        <w:r w:rsidRPr="0006025A">
          <w:rPr>
            <w:lang w:val="de-AT"/>
            <w:rPrChange w:id="4471" w:author="Christopher Kemeter" w:date="2023-11-13T20:25:00Z">
              <w:rPr/>
            </w:rPrChange>
          </w:rPr>
          <w:t xml:space="preserve">• </w:t>
        </w:r>
      </w:ins>
      <w:ins w:id="4472" w:author="Christopher Kemeter" w:date="2023-11-13T20:25:00Z">
        <w:r w:rsidR="0006025A" w:rsidRPr="0006025A">
          <w:rPr>
            <w:lang w:val="de-AT"/>
            <w:rPrChange w:id="4473" w:author="Christopher Kemeter" w:date="2023-11-13T20:25:00Z">
              <w:rPr/>
            </w:rPrChange>
          </w:rPr>
          <w:t>Moderne Hochgeschwindigkeits-Cellular-Modems sind Software Defined Radios (SDR), daher müssen sie gemäß einem speziellen Prozess abgeschaltet werden, der nur durch Verwendung der Zündstromsteuerung erreicht werden kann.</w:t>
        </w:r>
      </w:ins>
      <w:ins w:id="4474" w:author="Abbas Rizvi" w:date="2023-03-27T11:37:00Z">
        <w:del w:id="4475" w:author="Christopher Kemeter" w:date="2023-11-13T20:25:00Z">
          <w:r w:rsidRPr="0006025A" w:rsidDel="0006025A">
            <w:rPr>
              <w:lang w:val="de-AT"/>
              <w:rPrChange w:id="4476" w:author="Christopher Kemeter" w:date="2023-11-13T20:25:00Z">
                <w:rPr/>
              </w:rPrChange>
            </w:rPr>
            <w:delText>Modern high-speed cellular modems are Software Defined Radios (SDR) so they must be shut down according a special process that can only be achieved when using Ignition Power Control.</w:delText>
          </w:r>
        </w:del>
        <w:r w:rsidRPr="0006025A">
          <w:rPr>
            <w:lang w:val="de-AT"/>
            <w:rPrChange w:id="4477" w:author="Christopher Kemeter" w:date="2023-11-13T20:25:00Z">
              <w:rPr/>
            </w:rPrChange>
          </w:rPr>
          <w:t xml:space="preserve"> </w:t>
        </w:r>
      </w:ins>
    </w:p>
    <w:p w14:paraId="665CDAEA" w14:textId="76ED80D7" w:rsidR="005E3CA6" w:rsidRDefault="00E301BC" w:rsidP="00111FD7">
      <w:pPr>
        <w:rPr>
          <w:ins w:id="4478" w:author="Abbas Rizvi" w:date="2023-03-27T11:41:00Z"/>
          <w:lang w:eastAsia="ja-JP"/>
        </w:rPr>
      </w:pPr>
      <w:commentRangeStart w:id="4479"/>
      <w:commentRangeStart w:id="4480"/>
      <w:commentRangeEnd w:id="4479"/>
      <w:del w:id="4481" w:author="Abbas Rizvi" w:date="2023-05-16T14:25:00Z">
        <w:r w:rsidRPr="0054672E" w:rsidDel="003F05A7">
          <w:rPr>
            <w:rStyle w:val="CommentReference"/>
            <w:noProof/>
            <w:sz w:val="22"/>
            <w:szCs w:val="20"/>
            <w:lang w:eastAsia="ja-JP"/>
          </w:rPr>
          <w:commentReference w:id="4479"/>
        </w:r>
      </w:del>
      <w:commentRangeEnd w:id="4480"/>
      <w:r w:rsidR="00E71D98" w:rsidRPr="0054672E">
        <w:rPr>
          <w:rStyle w:val="CommentReference"/>
          <w:noProof/>
          <w:sz w:val="22"/>
          <w:szCs w:val="20"/>
          <w:lang w:eastAsia="ja-JP"/>
        </w:rPr>
        <w:commentReference w:id="4480"/>
      </w:r>
      <w:ins w:id="4482" w:author="Abbas Rizvi" w:date="2023-03-27T11:41:00Z">
        <w:r w:rsidR="0054672E" w:rsidRPr="0054672E">
          <w:rPr>
            <w:noProof/>
            <w:lang w:eastAsia="ja-JP"/>
          </w:rPr>
          <w:drawing>
            <wp:inline distT="0" distB="0" distL="0" distR="0" wp14:anchorId="0EACB621" wp14:editId="1DAF1D57">
              <wp:extent cx="5940425" cy="4200525"/>
              <wp:effectExtent l="0" t="0" r="0" b="0"/>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pic:nvPicPr>
                    <pic:blipFill>
                      <a:blip r:embed="rId55"/>
                      <a:stretch>
                        <a:fillRect/>
                      </a:stretch>
                    </pic:blipFill>
                    <pic:spPr>
                      <a:xfrm>
                        <a:off x="0" y="0"/>
                        <a:ext cx="5940425" cy="4200525"/>
                      </a:xfrm>
                      <a:prstGeom prst="rect">
                        <a:avLst/>
                      </a:prstGeom>
                    </pic:spPr>
                  </pic:pic>
                </a:graphicData>
              </a:graphic>
            </wp:inline>
          </w:drawing>
        </w:r>
      </w:ins>
    </w:p>
    <w:p w14:paraId="41E349FF" w14:textId="57735A73" w:rsidR="0054672E" w:rsidRPr="00FD6E8E" w:rsidDel="00FE380C" w:rsidRDefault="0054672E" w:rsidP="00111FD7">
      <w:pPr>
        <w:rPr>
          <w:del w:id="4483" w:author="Abbas Rizvi" w:date="2023-03-27T11:43:00Z"/>
          <w:lang w:eastAsia="ja-JP"/>
        </w:rPr>
      </w:pPr>
    </w:p>
    <w:p w14:paraId="5043D961" w14:textId="1FD4D9E5" w:rsidR="00765093" w:rsidRPr="00FD6E8E" w:rsidRDefault="0062499E" w:rsidP="00111FD7">
      <w:pPr>
        <w:rPr>
          <w:lang w:eastAsia="ja-JP"/>
        </w:rPr>
      </w:pPr>
      <w:ins w:id="4484" w:author="Abbas Rizvi" w:date="2023-03-27T11:43:00Z">
        <w:r w:rsidRPr="0062499E">
          <w:rPr>
            <w:noProof/>
            <w:lang w:eastAsia="ja-JP"/>
          </w:rPr>
          <w:drawing>
            <wp:inline distT="0" distB="0" distL="0" distR="0" wp14:anchorId="35F013E8" wp14:editId="06CCBAD0">
              <wp:extent cx="5940425" cy="293624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56"/>
                      <a:stretch>
                        <a:fillRect/>
                      </a:stretch>
                    </pic:blipFill>
                    <pic:spPr>
                      <a:xfrm>
                        <a:off x="0" y="0"/>
                        <a:ext cx="5940425" cy="2936240"/>
                      </a:xfrm>
                      <a:prstGeom prst="rect">
                        <a:avLst/>
                      </a:prstGeom>
                    </pic:spPr>
                  </pic:pic>
                </a:graphicData>
              </a:graphic>
            </wp:inline>
          </w:drawing>
        </w:r>
      </w:ins>
    </w:p>
    <w:p w14:paraId="3ABD1A01" w14:textId="684173C8" w:rsidR="00261DF5" w:rsidRPr="004B3A11" w:rsidRDefault="00261DF5" w:rsidP="00276CE6">
      <w:pPr>
        <w:pStyle w:val="Heading3"/>
      </w:pPr>
      <w:bookmarkStart w:id="4485" w:name="_Ref75516814"/>
      <w:bookmarkStart w:id="4486" w:name="_Toc98251006"/>
      <w:del w:id="4487" w:author="Christopher Kemeter" w:date="2023-11-13T20:25:00Z">
        <w:r w:rsidRPr="004B3A11" w:rsidDel="0006025A">
          <w:delText>Connections between rooftop antenna and ccu</w:delText>
        </w:r>
      </w:del>
      <w:bookmarkStart w:id="4488" w:name="_Toc150800090"/>
      <w:bookmarkEnd w:id="4485"/>
      <w:bookmarkEnd w:id="4486"/>
      <w:ins w:id="4489" w:author="Christopher Kemeter" w:date="2023-11-13T20:25:00Z">
        <w:r w:rsidR="0006025A">
          <w:t>Verbindung zwischen Dachantenne und CCU</w:t>
        </w:r>
      </w:ins>
      <w:bookmarkEnd w:id="4488"/>
    </w:p>
    <w:p w14:paraId="258D5BBB" w14:textId="77777777" w:rsidR="00BB22CC" w:rsidRPr="00BB22CC" w:rsidRDefault="00BB22CC" w:rsidP="00BB22CC">
      <w:pPr>
        <w:pStyle w:val="Heading3"/>
        <w:rPr>
          <w:ins w:id="4490" w:author="Christopher Kemeter" w:date="2023-11-13T20:26:00Z"/>
          <w:caps w:val="0"/>
          <w:color w:val="auto"/>
          <w:spacing w:val="0"/>
          <w:szCs w:val="20"/>
          <w:lang w:val="de-AT" w:eastAsia="ja-JP" w:bidi="ar-SA"/>
          <w:rPrChange w:id="4491" w:author="Christopher Kemeter" w:date="2023-11-13T20:26:00Z">
            <w:rPr>
              <w:ins w:id="4492" w:author="Christopher Kemeter" w:date="2023-11-13T20:26:00Z"/>
              <w:caps w:val="0"/>
              <w:color w:val="auto"/>
              <w:spacing w:val="0"/>
              <w:szCs w:val="20"/>
              <w:lang w:eastAsia="ja-JP" w:bidi="ar-SA"/>
            </w:rPr>
          </w:rPrChange>
        </w:rPr>
      </w:pPr>
      <w:bookmarkStart w:id="4493" w:name="_Toc150800091"/>
      <w:ins w:id="4494" w:author="Christopher Kemeter" w:date="2023-11-13T20:26:00Z">
        <w:r w:rsidRPr="00BB22CC">
          <w:rPr>
            <w:caps w:val="0"/>
            <w:color w:val="auto"/>
            <w:spacing w:val="0"/>
            <w:szCs w:val="20"/>
            <w:lang w:val="de-AT" w:eastAsia="ja-JP" w:bidi="ar-SA"/>
            <w:rPrChange w:id="4495" w:author="Christopher Kemeter" w:date="2023-11-13T20:26:00Z">
              <w:rPr>
                <w:caps w:val="0"/>
                <w:color w:val="auto"/>
                <w:spacing w:val="0"/>
                <w:szCs w:val="20"/>
                <w:lang w:eastAsia="ja-JP" w:bidi="ar-SA"/>
              </w:rPr>
            </w:rPrChange>
          </w:rPr>
          <w:t>Die Dachantennen 1399.99.0303 sollen mit der R5001C CCU über kurze RF-Kabel vom Typ SPUMA240 oder einem Kabel mit ähnlichen Eigenschaften verbunden werden, die von einem von Stadler konstruierten Patchpanel innerhalb des Wagens mit CCUs präsentiert werden, entweder innerhalb des Geräteracks oder draußen in der Nähe.</w:t>
        </w:r>
        <w:bookmarkEnd w:id="4493"/>
      </w:ins>
    </w:p>
    <w:p w14:paraId="104F2FA6" w14:textId="3B04CE54" w:rsidR="00DF4876" w:rsidRPr="00BB22CC" w:rsidDel="00BB22CC" w:rsidRDefault="00BB22CC" w:rsidP="00BB22CC">
      <w:pPr>
        <w:pStyle w:val="Heading3"/>
        <w:rPr>
          <w:ins w:id="4496" w:author="Abbas Rizvi" w:date="2023-05-12T11:37:00Z"/>
          <w:del w:id="4497" w:author="Christopher Kemeter" w:date="2023-11-13T20:26:00Z"/>
          <w:lang w:val="de-AT" w:eastAsia="ja-JP"/>
          <w:rPrChange w:id="4498" w:author="Christopher Kemeter" w:date="2023-11-13T20:26:00Z">
            <w:rPr>
              <w:ins w:id="4499" w:author="Abbas Rizvi" w:date="2023-05-12T11:37:00Z"/>
              <w:del w:id="4500" w:author="Christopher Kemeter" w:date="2023-11-13T20:26:00Z"/>
              <w:lang w:eastAsia="ja-JP"/>
            </w:rPr>
          </w:rPrChange>
        </w:rPr>
      </w:pPr>
      <w:bookmarkStart w:id="4501" w:name="_Toc150800092"/>
      <w:ins w:id="4502" w:author="Christopher Kemeter" w:date="2023-11-13T20:26:00Z">
        <w:r w:rsidRPr="00BB22CC">
          <w:rPr>
            <w:caps w:val="0"/>
            <w:lang w:val="de-AT" w:eastAsia="ja-JP"/>
            <w:rPrChange w:id="4503" w:author="Christopher Kemeter" w:date="2023-11-13T20:26:00Z">
              <w:rPr>
                <w:caps w:val="0"/>
                <w:lang w:eastAsia="ja-JP"/>
              </w:rPr>
            </w:rPrChange>
          </w:rPr>
          <w:t>Die Zuordnung der RF-Kabelanschlüsse zur CCU ist im Dokument zu finden:</w:t>
        </w:r>
      </w:ins>
      <w:bookmarkEnd w:id="4501"/>
      <w:commentRangeStart w:id="4504"/>
      <w:commentRangeStart w:id="4505"/>
      <w:del w:id="4506" w:author="Christopher Kemeter" w:date="2023-11-13T20:26:00Z">
        <w:r w:rsidR="00261DF5" w:rsidRPr="00BB22CC" w:rsidDel="00BB22CC">
          <w:rPr>
            <w:lang w:val="de-AT" w:eastAsia="ja-JP"/>
            <w:rPrChange w:id="4507" w:author="Christopher Kemeter" w:date="2023-11-13T20:26:00Z">
              <w:rPr>
                <w:lang w:eastAsia="ja-JP"/>
              </w:rPr>
            </w:rPrChange>
          </w:rPr>
          <w:delText xml:space="preserve">The </w:delText>
        </w:r>
        <w:r w:rsidR="00412BE7" w:rsidRPr="00BB22CC" w:rsidDel="00BB22CC">
          <w:rPr>
            <w:lang w:val="de-AT" w:eastAsia="ja-JP"/>
            <w:rPrChange w:id="4508" w:author="Christopher Kemeter" w:date="2023-11-13T20:26:00Z">
              <w:rPr>
                <w:lang w:eastAsia="ja-JP"/>
              </w:rPr>
            </w:rPrChange>
          </w:rPr>
          <w:delText>roof</w:delText>
        </w:r>
        <w:r w:rsidR="00261DF5" w:rsidRPr="00BB22CC" w:rsidDel="00BB22CC">
          <w:rPr>
            <w:lang w:val="de-AT" w:eastAsia="ja-JP"/>
            <w:rPrChange w:id="4509" w:author="Christopher Kemeter" w:date="2023-11-13T20:26:00Z">
              <w:rPr>
                <w:lang w:eastAsia="ja-JP"/>
              </w:rPr>
            </w:rPrChange>
          </w:rPr>
          <w:delText xml:space="preserve"> antenna</w:delText>
        </w:r>
        <w:r w:rsidR="00412BE7" w:rsidRPr="00BB22CC" w:rsidDel="00BB22CC">
          <w:rPr>
            <w:lang w:val="de-AT" w:eastAsia="ja-JP"/>
            <w:rPrChange w:id="4510" w:author="Christopher Kemeter" w:date="2023-11-13T20:26:00Z">
              <w:rPr>
                <w:lang w:eastAsia="ja-JP"/>
              </w:rPr>
            </w:rPrChange>
          </w:rPr>
          <w:delText>e</w:delText>
        </w:r>
        <w:r w:rsidR="00261DF5" w:rsidRPr="00BB22CC" w:rsidDel="00BB22CC">
          <w:rPr>
            <w:lang w:val="de-AT" w:eastAsia="ja-JP"/>
            <w:rPrChange w:id="4511" w:author="Christopher Kemeter" w:date="2023-11-13T20:26:00Z">
              <w:rPr>
                <w:lang w:eastAsia="ja-JP"/>
              </w:rPr>
            </w:rPrChange>
          </w:rPr>
          <w:delText xml:space="preserve"> </w:delText>
        </w:r>
        <w:r w:rsidR="00412BE7" w:rsidRPr="00BB22CC" w:rsidDel="00BB22CC">
          <w:rPr>
            <w:lang w:val="de-AT" w:eastAsia="ja-JP"/>
            <w:rPrChange w:id="4512" w:author="Christopher Kemeter" w:date="2023-11-13T20:26:00Z">
              <w:rPr>
                <w:lang w:eastAsia="ja-JP"/>
              </w:rPr>
            </w:rPrChange>
          </w:rPr>
          <w:delText>1399.99.0303</w:delText>
        </w:r>
        <w:r w:rsidR="00261DF5" w:rsidRPr="00BB22CC" w:rsidDel="00BB22CC">
          <w:rPr>
            <w:lang w:val="de-AT" w:eastAsia="ja-JP"/>
            <w:rPrChange w:id="4513" w:author="Christopher Kemeter" w:date="2023-11-13T20:26:00Z">
              <w:rPr>
                <w:lang w:eastAsia="ja-JP"/>
              </w:rPr>
            </w:rPrChange>
          </w:rPr>
          <w:delText xml:space="preserve"> shall be connected with the </w:delText>
        </w:r>
        <w:r w:rsidR="00412BE7" w:rsidRPr="00BB22CC" w:rsidDel="00BB22CC">
          <w:rPr>
            <w:lang w:val="de-AT" w:eastAsia="ja-JP"/>
            <w:rPrChange w:id="4514" w:author="Christopher Kemeter" w:date="2023-11-13T20:26:00Z">
              <w:rPr>
                <w:lang w:eastAsia="ja-JP"/>
              </w:rPr>
            </w:rPrChange>
          </w:rPr>
          <w:delText>R5001C</w:delText>
        </w:r>
        <w:r w:rsidR="00261DF5" w:rsidRPr="00BB22CC" w:rsidDel="00BB22CC">
          <w:rPr>
            <w:lang w:val="de-AT" w:eastAsia="ja-JP"/>
            <w:rPrChange w:id="4515" w:author="Christopher Kemeter" w:date="2023-11-13T20:26:00Z">
              <w:rPr>
                <w:lang w:eastAsia="ja-JP"/>
              </w:rPr>
            </w:rPrChange>
          </w:rPr>
          <w:delText xml:space="preserve"> CCU </w:delText>
        </w:r>
        <w:r w:rsidR="00412BE7" w:rsidRPr="00BB22CC" w:rsidDel="00BB22CC">
          <w:rPr>
            <w:lang w:val="de-AT" w:eastAsia="ja-JP"/>
            <w:rPrChange w:id="4516" w:author="Christopher Kemeter" w:date="2023-11-13T20:26:00Z">
              <w:rPr>
                <w:lang w:eastAsia="ja-JP"/>
              </w:rPr>
            </w:rPrChange>
          </w:rPr>
          <w:delText>via short RF cables of type S</w:delText>
        </w:r>
        <w:r w:rsidR="00E93E08" w:rsidRPr="00BB22CC" w:rsidDel="00BB22CC">
          <w:rPr>
            <w:lang w:val="de-AT" w:eastAsia="ja-JP"/>
            <w:rPrChange w:id="4517" w:author="Christopher Kemeter" w:date="2023-11-13T20:26:00Z">
              <w:rPr>
                <w:lang w:eastAsia="ja-JP"/>
              </w:rPr>
            </w:rPrChange>
          </w:rPr>
          <w:delText>PUM</w:delText>
        </w:r>
        <w:r w:rsidR="00412BE7" w:rsidRPr="00BB22CC" w:rsidDel="00BB22CC">
          <w:rPr>
            <w:lang w:val="de-AT" w:eastAsia="ja-JP"/>
            <w:rPrChange w:id="4518" w:author="Christopher Kemeter" w:date="2023-11-13T20:26:00Z">
              <w:rPr>
                <w:lang w:eastAsia="ja-JP"/>
              </w:rPr>
            </w:rPrChange>
          </w:rPr>
          <w:delText xml:space="preserve">A240 or </w:delText>
        </w:r>
      </w:del>
      <w:ins w:id="4519" w:author="Abbas Rizvi" w:date="2023-05-12T11:36:00Z">
        <w:del w:id="4520" w:author="Christopher Kemeter" w:date="2023-11-13T20:26:00Z">
          <w:r w:rsidR="00326F8B" w:rsidRPr="00BB22CC" w:rsidDel="00BB22CC">
            <w:rPr>
              <w:lang w:val="de-AT" w:eastAsia="ja-JP"/>
              <w:rPrChange w:id="4521" w:author="Christopher Kemeter" w:date="2023-11-13T20:26:00Z">
                <w:rPr>
                  <w:lang w:eastAsia="ja-JP"/>
                </w:rPr>
              </w:rPrChange>
            </w:rPr>
            <w:delText xml:space="preserve">a cable with </w:delText>
          </w:r>
        </w:del>
      </w:ins>
      <w:del w:id="4522" w:author="Christopher Kemeter" w:date="2023-11-13T20:26:00Z">
        <w:r w:rsidR="00412BE7" w:rsidRPr="00BB22CC" w:rsidDel="00BB22CC">
          <w:rPr>
            <w:lang w:val="de-AT" w:eastAsia="ja-JP"/>
            <w:rPrChange w:id="4523" w:author="Christopher Kemeter" w:date="2023-11-13T20:26:00Z">
              <w:rPr>
                <w:lang w:eastAsia="ja-JP"/>
              </w:rPr>
            </w:rPrChange>
          </w:rPr>
          <w:delText>similar</w:delText>
        </w:r>
      </w:del>
      <w:ins w:id="4524" w:author="Abbas Rizvi" w:date="2023-05-12T11:36:00Z">
        <w:del w:id="4525" w:author="Christopher Kemeter" w:date="2023-11-13T20:26:00Z">
          <w:r w:rsidR="00326F8B" w:rsidRPr="00BB22CC" w:rsidDel="00BB22CC">
            <w:rPr>
              <w:lang w:val="de-AT" w:eastAsia="ja-JP"/>
              <w:rPrChange w:id="4526" w:author="Christopher Kemeter" w:date="2023-11-13T20:26:00Z">
                <w:rPr>
                  <w:lang w:eastAsia="ja-JP"/>
                </w:rPr>
              </w:rPrChange>
            </w:rPr>
            <w:delText xml:space="preserve"> characteristics, </w:delText>
          </w:r>
        </w:del>
      </w:ins>
      <w:del w:id="4527" w:author="Christopher Kemeter" w:date="2023-11-13T20:26:00Z">
        <w:r w:rsidR="00412BE7" w:rsidRPr="00BB22CC" w:rsidDel="00BB22CC">
          <w:rPr>
            <w:lang w:val="de-AT" w:eastAsia="ja-JP"/>
            <w:rPrChange w:id="4528" w:author="Christopher Kemeter" w:date="2023-11-13T20:26:00Z">
              <w:rPr>
                <w:lang w:eastAsia="ja-JP"/>
              </w:rPr>
            </w:rPrChange>
          </w:rPr>
          <w:delText xml:space="preserve"> which are presented from a patch panel engine</w:delText>
        </w:r>
        <w:r w:rsidR="00D21F52" w:rsidRPr="00BB22CC" w:rsidDel="00BB22CC">
          <w:rPr>
            <w:lang w:val="de-AT" w:eastAsia="ja-JP"/>
            <w:rPrChange w:id="4529" w:author="Christopher Kemeter" w:date="2023-11-13T20:26:00Z">
              <w:rPr>
                <w:lang w:eastAsia="ja-JP"/>
              </w:rPr>
            </w:rPrChange>
          </w:rPr>
          <w:delText>ered</w:delText>
        </w:r>
        <w:r w:rsidR="00412BE7" w:rsidRPr="00BB22CC" w:rsidDel="00BB22CC">
          <w:rPr>
            <w:lang w:val="de-AT" w:eastAsia="ja-JP"/>
            <w:rPrChange w:id="4530" w:author="Christopher Kemeter" w:date="2023-11-13T20:26:00Z">
              <w:rPr>
                <w:lang w:eastAsia="ja-JP"/>
              </w:rPr>
            </w:rPrChange>
          </w:rPr>
          <w:delText xml:space="preserve"> by </w:delText>
        </w:r>
        <w:r w:rsidR="00815435" w:rsidRPr="00BB22CC" w:rsidDel="00BB22CC">
          <w:rPr>
            <w:lang w:val="de-AT" w:eastAsia="ja-JP"/>
            <w:rPrChange w:id="4531" w:author="Christopher Kemeter" w:date="2023-11-13T20:26:00Z">
              <w:rPr>
                <w:lang w:eastAsia="ja-JP"/>
              </w:rPr>
            </w:rPrChange>
          </w:rPr>
          <w:delText>Stadler</w:delText>
        </w:r>
        <w:r w:rsidR="00412BE7" w:rsidRPr="00BB22CC" w:rsidDel="00BB22CC">
          <w:rPr>
            <w:lang w:val="de-AT" w:eastAsia="ja-JP"/>
            <w:rPrChange w:id="4532" w:author="Christopher Kemeter" w:date="2023-11-13T20:26:00Z">
              <w:rPr>
                <w:lang w:eastAsia="ja-JP"/>
              </w:rPr>
            </w:rPrChange>
          </w:rPr>
          <w:delText xml:space="preserve"> inside of the wagon </w:delText>
        </w:r>
      </w:del>
      <w:ins w:id="4533" w:author="Abbas Rizvi" w:date="2023-05-12T11:36:00Z">
        <w:del w:id="4534" w:author="Christopher Kemeter" w:date="2023-11-13T20:26:00Z">
          <w:r w:rsidR="0025468D" w:rsidRPr="00BB22CC" w:rsidDel="00BB22CC">
            <w:rPr>
              <w:lang w:val="de-AT" w:eastAsia="ja-JP"/>
              <w:rPrChange w:id="4535" w:author="Christopher Kemeter" w:date="2023-11-13T20:26:00Z">
                <w:rPr>
                  <w:lang w:eastAsia="ja-JP"/>
                </w:rPr>
              </w:rPrChange>
            </w:rPr>
            <w:delText xml:space="preserve">with </w:delText>
          </w:r>
        </w:del>
      </w:ins>
      <w:ins w:id="4536" w:author="Abbas Rizvi" w:date="2023-05-12T11:37:00Z">
        <w:del w:id="4537" w:author="Christopher Kemeter" w:date="2023-11-13T20:26:00Z">
          <w:r w:rsidR="0025468D" w:rsidRPr="00BB22CC" w:rsidDel="00BB22CC">
            <w:rPr>
              <w:lang w:val="de-AT" w:eastAsia="ja-JP"/>
              <w:rPrChange w:id="4538" w:author="Christopher Kemeter" w:date="2023-11-13T20:26:00Z">
                <w:rPr>
                  <w:lang w:eastAsia="ja-JP"/>
                </w:rPr>
              </w:rPrChange>
            </w:rPr>
            <w:delText xml:space="preserve">CCUs, either inside the </w:delText>
          </w:r>
        </w:del>
      </w:ins>
      <w:del w:id="4539" w:author="Christopher Kemeter" w:date="2023-11-13T20:26:00Z">
        <w:r w:rsidR="00412BE7" w:rsidRPr="00BB22CC" w:rsidDel="00BB22CC">
          <w:rPr>
            <w:lang w:val="de-AT" w:eastAsia="ja-JP"/>
            <w:rPrChange w:id="4540" w:author="Christopher Kemeter" w:date="2023-11-13T20:26:00Z">
              <w:rPr>
                <w:lang w:eastAsia="ja-JP"/>
              </w:rPr>
            </w:rPrChange>
          </w:rPr>
          <w:delText>500 equipment rack or outside nearby</w:delText>
        </w:r>
        <w:r w:rsidR="00261DF5" w:rsidRPr="00BB22CC" w:rsidDel="00BB22CC">
          <w:rPr>
            <w:lang w:val="de-AT" w:eastAsia="ja-JP"/>
            <w:rPrChange w:id="4541" w:author="Christopher Kemeter" w:date="2023-11-13T20:26:00Z">
              <w:rPr>
                <w:lang w:eastAsia="ja-JP"/>
              </w:rPr>
            </w:rPrChange>
          </w:rPr>
          <w:delText>.</w:delText>
        </w:r>
        <w:r w:rsidR="00412BE7" w:rsidRPr="00BB22CC" w:rsidDel="00BB22CC">
          <w:rPr>
            <w:lang w:val="de-AT" w:eastAsia="ja-JP"/>
            <w:rPrChange w:id="4542" w:author="Christopher Kemeter" w:date="2023-11-13T20:26:00Z">
              <w:rPr>
                <w:lang w:eastAsia="ja-JP"/>
              </w:rPr>
            </w:rPrChange>
          </w:rPr>
          <w:delText xml:space="preserve"> </w:delText>
        </w:r>
      </w:del>
    </w:p>
    <w:p w14:paraId="325E23F4" w14:textId="293E4998" w:rsidR="005220CF" w:rsidRDefault="00412BE7" w:rsidP="00BB22CC">
      <w:pPr>
        <w:pStyle w:val="Heading3"/>
        <w:rPr>
          <w:ins w:id="4543" w:author="Abbas Rizvi" w:date="2023-05-12T11:40:00Z"/>
          <w:lang w:eastAsia="ja-JP"/>
        </w:rPr>
      </w:pPr>
      <w:del w:id="4544" w:author="Christopher Kemeter" w:date="2023-11-13T20:26:00Z">
        <w:r w:rsidRPr="00BB22CC" w:rsidDel="00BB22CC">
          <w:rPr>
            <w:lang w:val="de-AT" w:eastAsia="ja-JP"/>
            <w:rPrChange w:id="4545" w:author="Christopher Kemeter" w:date="2023-11-13T20:26:00Z">
              <w:rPr>
                <w:lang w:eastAsia="ja-JP"/>
              </w:rPr>
            </w:rPrChange>
          </w:rPr>
          <w:delText xml:space="preserve">The </w:delText>
        </w:r>
      </w:del>
      <w:ins w:id="4546" w:author="Abbas Rizvi" w:date="2023-05-16T15:29:00Z">
        <w:del w:id="4547" w:author="Christopher Kemeter" w:date="2023-11-13T20:26:00Z">
          <w:r w:rsidR="008936FE" w:rsidRPr="00BB22CC" w:rsidDel="00BB22CC">
            <w:rPr>
              <w:lang w:val="de-AT" w:eastAsia="ja-JP"/>
              <w:rPrChange w:id="4548" w:author="Christopher Kemeter" w:date="2023-11-13T20:26:00Z">
                <w:rPr>
                  <w:lang w:eastAsia="ja-JP"/>
                </w:rPr>
              </w:rPrChange>
            </w:rPr>
            <w:delText xml:space="preserve">RF </w:delText>
          </w:r>
        </w:del>
      </w:ins>
      <w:ins w:id="4549" w:author="Abbas Rizvi" w:date="2023-05-12T11:39:00Z">
        <w:del w:id="4550" w:author="Christopher Kemeter" w:date="2023-11-13T20:26:00Z">
          <w:r w:rsidR="00D0332C" w:rsidRPr="00BB22CC" w:rsidDel="00BB22CC">
            <w:rPr>
              <w:lang w:val="de-AT" w:eastAsia="ja-JP"/>
              <w:rPrChange w:id="4551" w:author="Christopher Kemeter" w:date="2023-11-13T20:26:00Z">
                <w:rPr>
                  <w:lang w:eastAsia="ja-JP"/>
                </w:rPr>
              </w:rPrChange>
            </w:rPr>
            <w:delText>ca</w:delText>
          </w:r>
        </w:del>
      </w:ins>
      <w:ins w:id="4552" w:author="Abbas Rizvi" w:date="2023-05-12T11:40:00Z">
        <w:del w:id="4553" w:author="Christopher Kemeter" w:date="2023-11-13T20:26:00Z">
          <w:r w:rsidR="00D0332C" w:rsidRPr="00BB22CC" w:rsidDel="00BB22CC">
            <w:rPr>
              <w:lang w:val="de-AT" w:eastAsia="ja-JP"/>
              <w:rPrChange w:id="4554" w:author="Christopher Kemeter" w:date="2023-11-13T20:26:00Z">
                <w:rPr>
                  <w:lang w:eastAsia="ja-JP"/>
                </w:rPr>
              </w:rPrChange>
            </w:rPr>
            <w:delText>b</w:delText>
          </w:r>
        </w:del>
      </w:ins>
      <w:ins w:id="4555" w:author="Abbas Rizvi" w:date="2023-05-16T15:29:00Z">
        <w:del w:id="4556" w:author="Christopher Kemeter" w:date="2023-11-13T20:26:00Z">
          <w:r w:rsidR="008936FE" w:rsidRPr="00BB22CC" w:rsidDel="00BB22CC">
            <w:rPr>
              <w:lang w:val="de-AT" w:eastAsia="ja-JP"/>
              <w:rPrChange w:id="4557" w:author="Christopher Kemeter" w:date="2023-11-13T20:26:00Z">
                <w:rPr>
                  <w:lang w:eastAsia="ja-JP"/>
                </w:rPr>
              </w:rPrChange>
            </w:rPr>
            <w:delText xml:space="preserve">le port allocation to the CCU </w:delText>
          </w:r>
        </w:del>
      </w:ins>
      <w:commentRangeStart w:id="4558"/>
      <w:commentRangeStart w:id="4559"/>
      <w:del w:id="4560" w:author="Christopher Kemeter" w:date="2023-11-13T20:26:00Z">
        <w:r w:rsidRPr="00BB22CC" w:rsidDel="00BB22CC">
          <w:rPr>
            <w:lang w:val="de-AT" w:eastAsia="ja-JP"/>
            <w:rPrChange w:id="4561" w:author="Christopher Kemeter" w:date="2023-11-13T20:26:00Z">
              <w:rPr>
                <w:lang w:eastAsia="ja-JP"/>
              </w:rPr>
            </w:rPrChange>
          </w:rPr>
          <w:delText>pinning</w:delText>
        </w:r>
        <w:commentRangeEnd w:id="4558"/>
        <w:r w:rsidRPr="00BB22CC" w:rsidDel="00BB22CC">
          <w:rPr>
            <w:rStyle w:val="CommentReference"/>
            <w:sz w:val="22"/>
            <w:szCs w:val="22"/>
            <w:lang w:val="de-AT" w:eastAsia="ja-JP"/>
            <w:rPrChange w:id="4562" w:author="Christopher Kemeter" w:date="2023-11-13T20:26:00Z">
              <w:rPr>
                <w:rStyle w:val="CommentReference"/>
                <w:sz w:val="22"/>
                <w:szCs w:val="22"/>
                <w:lang w:eastAsia="ja-JP"/>
              </w:rPr>
            </w:rPrChange>
          </w:rPr>
          <w:commentReference w:id="4558"/>
        </w:r>
        <w:commentRangeEnd w:id="4559"/>
        <w:r w:rsidR="00A52DD0" w:rsidRPr="00BB22CC" w:rsidDel="00BB22CC">
          <w:rPr>
            <w:rStyle w:val="CommentReference"/>
            <w:sz w:val="22"/>
            <w:szCs w:val="22"/>
            <w:lang w:val="de-AT" w:eastAsia="ja-JP"/>
            <w:rPrChange w:id="4563" w:author="Christopher Kemeter" w:date="2023-11-13T20:26:00Z">
              <w:rPr>
                <w:rStyle w:val="CommentReference"/>
                <w:sz w:val="22"/>
                <w:szCs w:val="22"/>
                <w:lang w:eastAsia="ja-JP"/>
              </w:rPr>
            </w:rPrChange>
          </w:rPr>
          <w:commentReference w:id="4559"/>
        </w:r>
      </w:del>
      <w:ins w:id="4564" w:author="Abbas Rizvi" w:date="2023-05-12T11:37:00Z">
        <w:del w:id="4565" w:author="Christopher Kemeter" w:date="2023-11-13T20:26:00Z">
          <w:r w:rsidR="00DF4876" w:rsidRPr="00BB22CC" w:rsidDel="00BB22CC">
            <w:rPr>
              <w:lang w:val="de-AT" w:eastAsia="ja-JP"/>
              <w:rPrChange w:id="4566" w:author="Christopher Kemeter" w:date="2023-11-13T20:26:00Z">
                <w:rPr>
                  <w:lang w:eastAsia="ja-JP"/>
                </w:rPr>
              </w:rPrChange>
            </w:rPr>
            <w:delText>can be found in the document:</w:delText>
          </w:r>
        </w:del>
        <w:r w:rsidR="00DF4876" w:rsidRPr="00BB22CC">
          <w:rPr>
            <w:lang w:val="de-AT" w:eastAsia="ja-JP"/>
            <w:rPrChange w:id="4567" w:author="Christopher Kemeter" w:date="2023-11-13T20:26:00Z">
              <w:rPr>
                <w:lang w:eastAsia="ja-JP"/>
              </w:rPr>
            </w:rPrChange>
          </w:rPr>
          <w:t xml:space="preserve"> </w:t>
        </w:r>
      </w:ins>
      <w:r w:rsidRPr="00BB22CC">
        <w:rPr>
          <w:lang w:val="de-AT" w:eastAsia="ja-JP"/>
          <w:rPrChange w:id="4568" w:author="Christopher Kemeter" w:date="2023-11-13T20:26:00Z">
            <w:rPr>
              <w:lang w:eastAsia="ja-JP"/>
            </w:rPr>
          </w:rPrChange>
        </w:rPr>
        <w:t xml:space="preserve"> </w:t>
      </w:r>
      <w:bookmarkStart w:id="4569" w:name="_Toc150800093"/>
      <w:ins w:id="4570" w:author="Abbas Rizvi" w:date="2023-05-12T11:40:00Z">
        <w:r w:rsidR="005220CF" w:rsidRPr="005220CF">
          <w:rPr>
            <w:lang w:eastAsia="ja-JP"/>
          </w:rPr>
          <w:t>R5001C-hw-configuration</w:t>
        </w:r>
        <w:r w:rsidR="005220CF">
          <w:rPr>
            <w:lang w:eastAsia="ja-JP"/>
          </w:rPr>
          <w:t>.pdf</w:t>
        </w:r>
        <w:bookmarkEnd w:id="4569"/>
      </w:ins>
    </w:p>
    <w:p w14:paraId="039B6C36" w14:textId="31F3D5FE" w:rsidR="00261DF5" w:rsidDel="005220CF" w:rsidRDefault="00412BE7" w:rsidP="00261DF5">
      <w:pPr>
        <w:rPr>
          <w:del w:id="4571" w:author="Abbas Rizvi" w:date="2023-05-12T11:40:00Z"/>
          <w:lang w:eastAsia="ja-JP"/>
        </w:rPr>
      </w:pPr>
      <w:del w:id="4572" w:author="Abbas Rizvi" w:date="2023-05-12T11:40:00Z">
        <w:r w:rsidRPr="004B3A11" w:rsidDel="005220CF">
          <w:rPr>
            <w:lang w:eastAsia="ja-JP"/>
          </w:rPr>
          <w:delText xml:space="preserve">naming and allocation is finalised </w:delText>
        </w:r>
        <w:r w:rsidR="008340FC" w:rsidDel="005220CF">
          <w:rPr>
            <w:lang w:eastAsia="ja-JP"/>
          </w:rPr>
          <w:delText>at the</w:delText>
        </w:r>
        <w:r w:rsidR="008340FC" w:rsidRPr="004B3A11" w:rsidDel="005220CF">
          <w:rPr>
            <w:lang w:eastAsia="ja-JP"/>
          </w:rPr>
          <w:delText xml:space="preserve"> </w:delText>
        </w:r>
        <w:r w:rsidRPr="004B3A11" w:rsidDel="005220CF">
          <w:rPr>
            <w:lang w:eastAsia="ja-JP"/>
          </w:rPr>
          <w:delText>D</w:delText>
        </w:r>
        <w:r w:rsidR="00D21F52" w:rsidDel="005220CF">
          <w:rPr>
            <w:lang w:eastAsia="ja-JP"/>
          </w:rPr>
          <w:delText xml:space="preserve">etailed </w:delText>
        </w:r>
        <w:r w:rsidRPr="004B3A11" w:rsidDel="005220CF">
          <w:rPr>
            <w:lang w:eastAsia="ja-JP"/>
          </w:rPr>
          <w:delText>D</w:delText>
        </w:r>
        <w:r w:rsidR="00D21F52" w:rsidDel="005220CF">
          <w:rPr>
            <w:lang w:eastAsia="ja-JP"/>
          </w:rPr>
          <w:delText xml:space="preserve">esign </w:delText>
        </w:r>
        <w:r w:rsidRPr="004B3A11" w:rsidDel="005220CF">
          <w:rPr>
            <w:lang w:eastAsia="ja-JP"/>
          </w:rPr>
          <w:delText>R</w:delText>
        </w:r>
        <w:r w:rsidR="00D21F52" w:rsidDel="005220CF">
          <w:rPr>
            <w:lang w:eastAsia="ja-JP"/>
          </w:rPr>
          <w:delText>eview</w:delText>
        </w:r>
        <w:r w:rsidR="008340FC" w:rsidDel="005220CF">
          <w:rPr>
            <w:lang w:eastAsia="ja-JP"/>
          </w:rPr>
          <w:delText xml:space="preserve"> stage.</w:delText>
        </w:r>
      </w:del>
      <w:commentRangeEnd w:id="4504"/>
      <w:r>
        <w:rPr>
          <w:rStyle w:val="CommentReference"/>
          <w:sz w:val="22"/>
          <w:szCs w:val="20"/>
          <w:lang w:eastAsia="ja-JP"/>
        </w:rPr>
        <w:commentReference w:id="4504"/>
      </w:r>
      <w:commentRangeEnd w:id="4505"/>
      <w:r>
        <w:rPr>
          <w:rStyle w:val="CommentReference"/>
          <w:sz w:val="22"/>
          <w:szCs w:val="20"/>
          <w:lang w:eastAsia="ja-JP"/>
        </w:rPr>
        <w:commentReference w:id="4505"/>
      </w:r>
    </w:p>
    <w:p w14:paraId="46025524" w14:textId="18A6A3AA" w:rsidR="00261DF5" w:rsidRPr="00454E29" w:rsidRDefault="00261DF5" w:rsidP="00261DF5"/>
    <w:p w14:paraId="79BBF544" w14:textId="55347164" w:rsidR="00DD1A29" w:rsidRDefault="00DD1A29">
      <w:pPr>
        <w:rPr>
          <w:highlight w:val="yellow"/>
          <w:lang w:eastAsia="ja-JP"/>
        </w:rPr>
      </w:pPr>
      <w:r>
        <w:rPr>
          <w:highlight w:val="yellow"/>
          <w:lang w:eastAsia="ja-JP"/>
        </w:rPr>
        <w:br w:type="page"/>
      </w:r>
    </w:p>
    <w:p w14:paraId="57EEDCCC" w14:textId="77777777" w:rsidR="00261DF5" w:rsidRPr="008B51C0" w:rsidRDefault="00261DF5" w:rsidP="00111FD7">
      <w:pPr>
        <w:rPr>
          <w:highlight w:val="yellow"/>
          <w:lang w:eastAsia="ja-JP"/>
        </w:rPr>
      </w:pPr>
    </w:p>
    <w:p w14:paraId="30A923BB" w14:textId="5CE4D706" w:rsidR="004C0C58" w:rsidRPr="00457654" w:rsidRDefault="00824CE2" w:rsidP="00024F18">
      <w:pPr>
        <w:pStyle w:val="Heading2"/>
        <w:rPr>
          <w:rFonts w:ascii="Arial" w:eastAsia="Arial" w:hAnsi="Arial" w:cs="Arial"/>
          <w:lang w:val="en-CA"/>
        </w:rPr>
      </w:pPr>
      <w:bookmarkStart w:id="4573" w:name="_Toc100064823"/>
      <w:bookmarkStart w:id="4574" w:name="_Toc100067243"/>
      <w:bookmarkStart w:id="4575" w:name="_Toc100067400"/>
      <w:bookmarkStart w:id="4576" w:name="_Toc100074642"/>
      <w:bookmarkStart w:id="4577" w:name="_Toc107140353"/>
      <w:bookmarkStart w:id="4578" w:name="_Toc107160707"/>
      <w:bookmarkStart w:id="4579" w:name="_Toc107213181"/>
      <w:bookmarkStart w:id="4580" w:name="_Toc107346601"/>
      <w:bookmarkStart w:id="4581" w:name="_Toc107348500"/>
      <w:bookmarkStart w:id="4582" w:name="_Toc107349054"/>
      <w:bookmarkStart w:id="4583" w:name="_Toc112664583"/>
      <w:bookmarkStart w:id="4584" w:name="_Toc100064824"/>
      <w:bookmarkStart w:id="4585" w:name="_Toc100067244"/>
      <w:bookmarkStart w:id="4586" w:name="_Toc100067401"/>
      <w:bookmarkStart w:id="4587" w:name="_Toc100074643"/>
      <w:bookmarkStart w:id="4588" w:name="_Toc107140354"/>
      <w:bookmarkStart w:id="4589" w:name="_Toc107160708"/>
      <w:bookmarkStart w:id="4590" w:name="_Toc107213182"/>
      <w:bookmarkStart w:id="4591" w:name="_Toc107346602"/>
      <w:bookmarkStart w:id="4592" w:name="_Toc107348501"/>
      <w:bookmarkStart w:id="4593" w:name="_Toc107349055"/>
      <w:bookmarkStart w:id="4594" w:name="_Toc112664584"/>
      <w:bookmarkStart w:id="4595" w:name="_Toc150800094"/>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r w:rsidRPr="00457654">
        <w:rPr>
          <w:lang w:val="en-GB"/>
        </w:rPr>
        <w:t>Access Point</w:t>
      </w:r>
      <w:r w:rsidR="00D77545" w:rsidRPr="00457654">
        <w:rPr>
          <w:lang w:val="en-GB"/>
        </w:rPr>
        <w:t xml:space="preserve">: Westermo </w:t>
      </w:r>
      <w:r w:rsidR="00DE652F" w:rsidRPr="00457654">
        <w:rPr>
          <w:lang w:val="en-GB"/>
        </w:rPr>
        <w:t>Ibex</w:t>
      </w:r>
      <w:r w:rsidR="00D77545" w:rsidRPr="00457654">
        <w:rPr>
          <w:lang w:val="en-GB"/>
        </w:rPr>
        <w:t>-610</w:t>
      </w:r>
      <w:r w:rsidR="00DE652F" w:rsidRPr="00457654">
        <w:rPr>
          <w:lang w:val="en-GB"/>
        </w:rPr>
        <w:t xml:space="preserve"> nmid 1043</w:t>
      </w:r>
      <w:bookmarkEnd w:id="4595"/>
    </w:p>
    <w:p w14:paraId="7B0A1F42" w14:textId="77777777" w:rsidR="00366989" w:rsidRDefault="00366989" w:rsidP="00FD6E8E">
      <w:pPr>
        <w:autoSpaceDE w:val="0"/>
        <w:autoSpaceDN w:val="0"/>
        <w:adjustRightInd w:val="0"/>
        <w:spacing w:before="0" w:after="0"/>
        <w:rPr>
          <w:rFonts w:cs="Calibri"/>
          <w:color w:val="000000"/>
          <w:sz w:val="20"/>
          <w:highlight w:val="yellow"/>
          <w:lang w:eastAsia="en-GB"/>
        </w:rPr>
      </w:pPr>
    </w:p>
    <w:p w14:paraId="4083AFAD" w14:textId="77777777" w:rsidR="00C54132" w:rsidRPr="00C54132" w:rsidRDefault="00C54132" w:rsidP="00C54132">
      <w:pPr>
        <w:autoSpaceDE w:val="0"/>
        <w:autoSpaceDN w:val="0"/>
        <w:adjustRightInd w:val="0"/>
        <w:spacing w:before="0" w:after="0"/>
        <w:rPr>
          <w:rFonts w:cs="Calibri"/>
          <w:color w:val="000000"/>
          <w:sz w:val="20"/>
          <w:lang w:eastAsia="en-GB"/>
        </w:rPr>
      </w:pPr>
      <w:r w:rsidRPr="00C54132">
        <w:rPr>
          <w:rFonts w:cs="Calibri"/>
          <w:color w:val="000000"/>
          <w:sz w:val="20"/>
          <w:lang w:eastAsia="en-GB"/>
        </w:rPr>
        <w:tab/>
      </w:r>
    </w:p>
    <w:p w14:paraId="28F3B53A" w14:textId="77777777" w:rsidR="00C54132" w:rsidRPr="00457654" w:rsidRDefault="00C54132" w:rsidP="00C54132">
      <w:pPr>
        <w:autoSpaceDE w:val="0"/>
        <w:autoSpaceDN w:val="0"/>
        <w:adjustRightInd w:val="0"/>
        <w:spacing w:before="0" w:after="0"/>
        <w:rPr>
          <w:lang w:eastAsia="ja-JP"/>
        </w:rPr>
      </w:pPr>
      <w:r w:rsidRPr="00457654">
        <w:rPr>
          <w:lang w:eastAsia="ja-JP"/>
        </w:rPr>
        <w:t>The Westermo Ibex-RT-610-LV EU Dual radio Access Point, 1x 4x4 Multi User MIMO 802.11ac Wave 2, 1x 2x2 MIMO 802.11g/n, 24VDC (isolated) and PoE, EU version.</w:t>
      </w:r>
    </w:p>
    <w:p w14:paraId="62EACB5D" w14:textId="77777777" w:rsidR="005C244F" w:rsidRPr="00457654" w:rsidRDefault="005C244F" w:rsidP="00C54132">
      <w:pPr>
        <w:autoSpaceDE w:val="0"/>
        <w:autoSpaceDN w:val="0"/>
        <w:adjustRightInd w:val="0"/>
        <w:spacing w:before="0" w:after="0"/>
        <w:rPr>
          <w:lang w:eastAsia="ja-JP"/>
        </w:rPr>
      </w:pPr>
    </w:p>
    <w:p w14:paraId="287C2A6B" w14:textId="77777777" w:rsidR="00C54132" w:rsidRPr="00457654" w:rsidRDefault="00C54132" w:rsidP="00C54132">
      <w:pPr>
        <w:autoSpaceDE w:val="0"/>
        <w:autoSpaceDN w:val="0"/>
        <w:adjustRightInd w:val="0"/>
        <w:spacing w:before="0" w:after="0"/>
        <w:rPr>
          <w:lang w:eastAsia="ja-JP"/>
        </w:rPr>
      </w:pPr>
      <w:r w:rsidRPr="00457654">
        <w:rPr>
          <w:lang w:eastAsia="ja-JP"/>
        </w:rPr>
        <w:t>Technical Specifications</w:t>
      </w:r>
    </w:p>
    <w:p w14:paraId="3E741520" w14:textId="77777777" w:rsidR="00C54132" w:rsidRPr="00457654" w:rsidRDefault="00C54132" w:rsidP="00C54132">
      <w:pPr>
        <w:autoSpaceDE w:val="0"/>
        <w:autoSpaceDN w:val="0"/>
        <w:adjustRightInd w:val="0"/>
        <w:spacing w:before="0" w:after="0"/>
        <w:rPr>
          <w:lang w:eastAsia="ja-JP"/>
        </w:rPr>
      </w:pPr>
      <w:r w:rsidRPr="00457654">
        <w:rPr>
          <w:lang w:eastAsia="ja-JP"/>
        </w:rPr>
        <w:t>WiFi Properties:</w:t>
      </w:r>
    </w:p>
    <w:p w14:paraId="065B46B1" w14:textId="77777777" w:rsidR="00C54132" w:rsidRPr="00457654" w:rsidRDefault="00C54132" w:rsidP="00C54132">
      <w:pPr>
        <w:autoSpaceDE w:val="0"/>
        <w:autoSpaceDN w:val="0"/>
        <w:adjustRightInd w:val="0"/>
        <w:spacing w:before="0" w:after="0"/>
        <w:rPr>
          <w:lang w:eastAsia="ja-JP"/>
        </w:rPr>
      </w:pPr>
      <w:r w:rsidRPr="00457654">
        <w:rPr>
          <w:lang w:eastAsia="ja-JP"/>
        </w:rPr>
        <w:t>• Dual radio Access Point supporting 2.4GHz 2x2 MIMO and 5GHz 4x4 MIMO</w:t>
      </w:r>
    </w:p>
    <w:p w14:paraId="76B3B483" w14:textId="77777777" w:rsidR="00C54132" w:rsidRPr="00457654" w:rsidRDefault="00C54132" w:rsidP="00C54132">
      <w:pPr>
        <w:autoSpaceDE w:val="0"/>
        <w:autoSpaceDN w:val="0"/>
        <w:adjustRightInd w:val="0"/>
        <w:spacing w:before="0" w:after="0"/>
        <w:rPr>
          <w:lang w:eastAsia="ja-JP"/>
        </w:rPr>
      </w:pPr>
      <w:r w:rsidRPr="00457654">
        <w:rPr>
          <w:lang w:eastAsia="ja-JP"/>
        </w:rPr>
        <w:t>• WLAN standard: 802.11a/g/n/ac wave 2; 20, 40 and 80 MHz Channels</w:t>
      </w:r>
    </w:p>
    <w:p w14:paraId="6720F8FA" w14:textId="77777777" w:rsidR="00C54132" w:rsidRPr="00457654" w:rsidRDefault="00C54132" w:rsidP="00C54132">
      <w:pPr>
        <w:autoSpaceDE w:val="0"/>
        <w:autoSpaceDN w:val="0"/>
        <w:adjustRightInd w:val="0"/>
        <w:spacing w:before="0" w:after="0"/>
        <w:rPr>
          <w:lang w:eastAsia="ja-JP"/>
        </w:rPr>
      </w:pPr>
      <w:r w:rsidRPr="00457654">
        <w:rPr>
          <w:lang w:eastAsia="ja-JP"/>
        </w:rPr>
        <w:t>• Performance: 255 Mbps aggregate throughput per AP (Across both Radios).</w:t>
      </w:r>
    </w:p>
    <w:p w14:paraId="76FC8488" w14:textId="77777777" w:rsidR="00C54132" w:rsidRPr="007B5C97" w:rsidRDefault="00C54132" w:rsidP="00C54132">
      <w:pPr>
        <w:autoSpaceDE w:val="0"/>
        <w:autoSpaceDN w:val="0"/>
        <w:adjustRightInd w:val="0"/>
        <w:spacing w:before="0" w:after="0"/>
        <w:rPr>
          <w:lang w:val="fr-FR" w:eastAsia="ja-JP"/>
          <w:rPrChange w:id="4596" w:author="Hartmut Huber" w:date="2023-05-15T10:35:00Z">
            <w:rPr>
              <w:lang w:eastAsia="ja-JP"/>
            </w:rPr>
          </w:rPrChange>
        </w:rPr>
      </w:pPr>
      <w:r w:rsidRPr="007B5C97">
        <w:rPr>
          <w:lang w:val="fr-FR" w:eastAsia="ja-JP"/>
          <w:rPrChange w:id="4597" w:author="Hartmut Huber" w:date="2023-05-15T10:35:00Z">
            <w:rPr>
              <w:lang w:eastAsia="ja-JP"/>
            </w:rPr>
          </w:rPrChange>
        </w:rPr>
        <w:t>Max. 85 simultaneous active devices.</w:t>
      </w:r>
    </w:p>
    <w:p w14:paraId="50753CF5" w14:textId="77777777" w:rsidR="00C54132" w:rsidRPr="007B5C97" w:rsidRDefault="00C54132" w:rsidP="00C54132">
      <w:pPr>
        <w:autoSpaceDE w:val="0"/>
        <w:autoSpaceDN w:val="0"/>
        <w:adjustRightInd w:val="0"/>
        <w:spacing w:before="0" w:after="0"/>
        <w:rPr>
          <w:lang w:val="fr-FR" w:eastAsia="ja-JP"/>
          <w:rPrChange w:id="4598" w:author="Hartmut Huber" w:date="2023-05-15T10:35:00Z">
            <w:rPr>
              <w:lang w:eastAsia="ja-JP"/>
            </w:rPr>
          </w:rPrChange>
        </w:rPr>
      </w:pPr>
      <w:commentRangeStart w:id="4599"/>
      <w:commentRangeStart w:id="4600"/>
      <w:r w:rsidRPr="007B5C97">
        <w:rPr>
          <w:lang w:val="fr-FR" w:eastAsia="ja-JP"/>
          <w:rPrChange w:id="4601" w:author="Hartmut Huber" w:date="2023-05-15T10:35:00Z">
            <w:rPr>
              <w:lang w:eastAsia="ja-JP"/>
            </w:rPr>
          </w:rPrChange>
        </w:rPr>
        <w:t>2.4GHz Radio: max 25 clients.</w:t>
      </w:r>
    </w:p>
    <w:p w14:paraId="3CB05E0B" w14:textId="6222C540" w:rsidR="00C54132" w:rsidRPr="00457654" w:rsidRDefault="00C54132" w:rsidP="00C54132">
      <w:pPr>
        <w:autoSpaceDE w:val="0"/>
        <w:autoSpaceDN w:val="0"/>
        <w:adjustRightInd w:val="0"/>
        <w:spacing w:before="0" w:after="0"/>
        <w:rPr>
          <w:lang w:eastAsia="ja-JP"/>
        </w:rPr>
      </w:pPr>
      <w:r w:rsidRPr="00457654">
        <w:rPr>
          <w:lang w:eastAsia="ja-JP"/>
        </w:rPr>
        <w:t>5GHz Radio: max 60 clients.</w:t>
      </w:r>
      <w:commentRangeEnd w:id="4599"/>
      <w:r w:rsidRPr="00457654">
        <w:rPr>
          <w:rStyle w:val="CommentReference"/>
          <w:sz w:val="22"/>
          <w:szCs w:val="20"/>
          <w:lang w:eastAsia="ja-JP"/>
        </w:rPr>
        <w:commentReference w:id="4599"/>
      </w:r>
      <w:commentRangeEnd w:id="4600"/>
      <w:r w:rsidR="00A52DD0" w:rsidRPr="00457654">
        <w:rPr>
          <w:rStyle w:val="CommentReference"/>
          <w:sz w:val="22"/>
          <w:szCs w:val="20"/>
          <w:lang w:eastAsia="ja-JP"/>
        </w:rPr>
        <w:commentReference w:id="4600"/>
      </w:r>
    </w:p>
    <w:p w14:paraId="55149A12" w14:textId="77777777" w:rsidR="00C54132" w:rsidRPr="00457654" w:rsidRDefault="00C54132" w:rsidP="00C54132">
      <w:pPr>
        <w:autoSpaceDE w:val="0"/>
        <w:autoSpaceDN w:val="0"/>
        <w:adjustRightInd w:val="0"/>
        <w:spacing w:before="0" w:after="0"/>
        <w:rPr>
          <w:lang w:eastAsia="ja-JP"/>
        </w:rPr>
      </w:pPr>
      <w:r w:rsidRPr="00457654">
        <w:rPr>
          <w:lang w:eastAsia="ja-JP"/>
        </w:rPr>
        <w:t>• Antenna Interface: 4 + 2 x QMA connectors</w:t>
      </w:r>
    </w:p>
    <w:p w14:paraId="126788B9" w14:textId="77777777" w:rsidR="00C54132" w:rsidRPr="00457654" w:rsidRDefault="00C54132" w:rsidP="00C54132">
      <w:pPr>
        <w:autoSpaceDE w:val="0"/>
        <w:autoSpaceDN w:val="0"/>
        <w:adjustRightInd w:val="0"/>
        <w:spacing w:before="0" w:after="0"/>
        <w:rPr>
          <w:lang w:eastAsia="ja-JP"/>
        </w:rPr>
      </w:pPr>
      <w:r w:rsidRPr="00457654">
        <w:rPr>
          <w:lang w:eastAsia="ja-JP"/>
        </w:rPr>
        <w:t>General Properties:</w:t>
      </w:r>
    </w:p>
    <w:p w14:paraId="28F4CF11" w14:textId="77777777" w:rsidR="00C54132" w:rsidRPr="00457654" w:rsidRDefault="00C54132" w:rsidP="00C54132">
      <w:pPr>
        <w:autoSpaceDE w:val="0"/>
        <w:autoSpaceDN w:val="0"/>
        <w:adjustRightInd w:val="0"/>
        <w:spacing w:before="0" w:after="0"/>
        <w:rPr>
          <w:lang w:eastAsia="ja-JP"/>
        </w:rPr>
      </w:pPr>
      <w:r w:rsidRPr="00457654">
        <w:rPr>
          <w:lang w:eastAsia="ja-JP"/>
        </w:rPr>
        <w:t>• 2x 10/100/1000Base-T Ethernet ports with auto-negotiation and TX-crossover, M12 X-coded Connectors</w:t>
      </w:r>
    </w:p>
    <w:p w14:paraId="52B878F2" w14:textId="77777777" w:rsidR="00C54132" w:rsidRPr="00457654" w:rsidRDefault="00C54132" w:rsidP="00C54132">
      <w:pPr>
        <w:autoSpaceDE w:val="0"/>
        <w:autoSpaceDN w:val="0"/>
        <w:adjustRightInd w:val="0"/>
        <w:spacing w:before="0" w:after="0"/>
        <w:rPr>
          <w:lang w:eastAsia="ja-JP"/>
        </w:rPr>
      </w:pPr>
      <w:r w:rsidRPr="00457654">
        <w:rPr>
          <w:lang w:eastAsia="ja-JP"/>
        </w:rPr>
        <w:t>• Power input: isolated power input 24VDC and PoE according 802.3at Type 1.</w:t>
      </w:r>
    </w:p>
    <w:p w14:paraId="0A04B77B" w14:textId="77777777" w:rsidR="00C54132" w:rsidRPr="00457654" w:rsidRDefault="00C54132" w:rsidP="00C54132">
      <w:pPr>
        <w:autoSpaceDE w:val="0"/>
        <w:autoSpaceDN w:val="0"/>
        <w:adjustRightInd w:val="0"/>
        <w:spacing w:before="0" w:after="0"/>
        <w:rPr>
          <w:lang w:eastAsia="ja-JP"/>
        </w:rPr>
      </w:pPr>
      <w:r w:rsidRPr="00457654">
        <w:rPr>
          <w:lang w:eastAsia="ja-JP"/>
        </w:rPr>
        <w:t>• Power consumption: Max. 14.4W (Direct power input).</w:t>
      </w:r>
    </w:p>
    <w:p w14:paraId="71FF9BCF" w14:textId="77777777" w:rsidR="00C54132" w:rsidRPr="00457654" w:rsidRDefault="00C54132" w:rsidP="00C54132">
      <w:pPr>
        <w:autoSpaceDE w:val="0"/>
        <w:autoSpaceDN w:val="0"/>
        <w:adjustRightInd w:val="0"/>
        <w:spacing w:before="0" w:after="0"/>
        <w:rPr>
          <w:lang w:eastAsia="ja-JP"/>
        </w:rPr>
      </w:pPr>
      <w:r w:rsidRPr="00457654">
        <w:rPr>
          <w:lang w:eastAsia="ja-JP"/>
        </w:rPr>
        <w:t>• Corrosion resistant blue painted aluminium enclosure</w:t>
      </w:r>
    </w:p>
    <w:p w14:paraId="760941E4" w14:textId="77777777" w:rsidR="00C54132" w:rsidRPr="00457654" w:rsidRDefault="00C54132" w:rsidP="00C54132">
      <w:pPr>
        <w:autoSpaceDE w:val="0"/>
        <w:autoSpaceDN w:val="0"/>
        <w:adjustRightInd w:val="0"/>
        <w:spacing w:before="0" w:after="0"/>
        <w:rPr>
          <w:lang w:eastAsia="ja-JP"/>
        </w:rPr>
      </w:pPr>
      <w:r w:rsidRPr="00457654">
        <w:rPr>
          <w:lang w:eastAsia="ja-JP"/>
        </w:rPr>
        <w:t>• Ingress Protection: IP66</w:t>
      </w:r>
    </w:p>
    <w:p w14:paraId="77E1F021" w14:textId="5C31C508" w:rsidR="00C54132" w:rsidRPr="00457654" w:rsidRDefault="00C54132" w:rsidP="00C54132">
      <w:pPr>
        <w:autoSpaceDE w:val="0"/>
        <w:autoSpaceDN w:val="0"/>
        <w:adjustRightInd w:val="0"/>
        <w:spacing w:before="0" w:after="0"/>
        <w:rPr>
          <w:lang w:eastAsia="ja-JP"/>
        </w:rPr>
      </w:pPr>
      <w:r w:rsidRPr="00457654">
        <w:rPr>
          <w:lang w:eastAsia="ja-JP"/>
        </w:rPr>
        <w:t>• Temperature range: -40°C to +70°C, EN50155 Temperature class OT4.</w:t>
      </w:r>
    </w:p>
    <w:p w14:paraId="21C64585" w14:textId="77777777" w:rsidR="007D4F42" w:rsidRPr="007713C8" w:rsidRDefault="007D4F42" w:rsidP="007D4F42">
      <w:pPr>
        <w:spacing w:before="0" w:after="0"/>
        <w:rPr>
          <w:rFonts w:ascii="Times New Roman" w:eastAsia="Times New Roman" w:hAnsi="Times New Roman" w:cs="Times New Roman"/>
          <w:sz w:val="24"/>
          <w:szCs w:val="24"/>
          <w:highlight w:val="magenta"/>
          <w:lang w:eastAsia="de-AT"/>
        </w:rPr>
      </w:pPr>
    </w:p>
    <w:p w14:paraId="0ADC96B7" w14:textId="0A0B35BF" w:rsidR="00A56E86" w:rsidRDefault="000A5235" w:rsidP="007D4F42">
      <w:pPr>
        <w:spacing w:before="0" w:after="0"/>
        <w:rPr>
          <w:rFonts w:ascii="Times New Roman" w:eastAsia="Times New Roman" w:hAnsi="Times New Roman" w:cs="Times New Roman"/>
          <w:sz w:val="24"/>
          <w:szCs w:val="24"/>
          <w:highlight w:val="magenta"/>
          <w:lang w:eastAsia="de-AT"/>
        </w:rPr>
      </w:pPr>
      <w:r w:rsidRPr="000A5235">
        <w:rPr>
          <w:rFonts w:ascii="Times New Roman" w:eastAsia="Times New Roman" w:hAnsi="Times New Roman" w:cs="Times New Roman"/>
          <w:noProof/>
          <w:sz w:val="24"/>
          <w:szCs w:val="24"/>
          <w:lang w:eastAsia="de-AT"/>
        </w:rPr>
        <w:drawing>
          <wp:inline distT="0" distB="0" distL="0" distR="0" wp14:anchorId="2782A99C" wp14:editId="6F6BB85D">
            <wp:extent cx="3534771" cy="2272002"/>
            <wp:effectExtent l="0" t="0" r="0" b="0"/>
            <wp:docPr id="3830" name="Picture 38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 name="Picture 3830" descr="Diagram&#10;&#10;Description automatically generated"/>
                    <pic:cNvPicPr/>
                  </pic:nvPicPr>
                  <pic:blipFill>
                    <a:blip r:embed="rId57"/>
                    <a:stretch>
                      <a:fillRect/>
                    </a:stretch>
                  </pic:blipFill>
                  <pic:spPr>
                    <a:xfrm>
                      <a:off x="0" y="0"/>
                      <a:ext cx="3545325" cy="2278786"/>
                    </a:xfrm>
                    <a:prstGeom prst="rect">
                      <a:avLst/>
                    </a:prstGeom>
                  </pic:spPr>
                </pic:pic>
              </a:graphicData>
            </a:graphic>
          </wp:inline>
        </w:drawing>
      </w:r>
    </w:p>
    <w:p w14:paraId="2264090F" w14:textId="77777777" w:rsidR="000A5235" w:rsidRDefault="000A5235" w:rsidP="007D4F42">
      <w:pPr>
        <w:spacing w:before="0" w:after="0"/>
        <w:rPr>
          <w:rFonts w:ascii="Times New Roman" w:eastAsia="Times New Roman" w:hAnsi="Times New Roman" w:cs="Times New Roman"/>
          <w:sz w:val="24"/>
          <w:szCs w:val="24"/>
          <w:highlight w:val="magenta"/>
          <w:lang w:eastAsia="de-AT"/>
        </w:rPr>
      </w:pPr>
    </w:p>
    <w:p w14:paraId="2AFDD74B" w14:textId="599A4C2E" w:rsidR="00943379" w:rsidRPr="00BB22CC" w:rsidRDefault="00BB22CC" w:rsidP="00943379">
      <w:pPr>
        <w:rPr>
          <w:rFonts w:cstheme="minorHAnsi"/>
          <w:lang w:val="de-AT"/>
          <w:rPrChange w:id="4602" w:author="Christopher Kemeter" w:date="2023-11-13T20:27:00Z">
            <w:rPr>
              <w:rFonts w:cstheme="minorHAnsi"/>
              <w:lang w:val="en-CA"/>
            </w:rPr>
          </w:rPrChange>
        </w:rPr>
      </w:pPr>
      <w:ins w:id="4603" w:author="Christopher Kemeter" w:date="2023-11-13T20:27:00Z">
        <w:r w:rsidRPr="00BB22CC">
          <w:rPr>
            <w:rFonts w:cstheme="minorHAnsi"/>
            <w:lang w:val="de-AT"/>
            <w:rPrChange w:id="4604" w:author="Christopher Kemeter" w:date="2023-11-13T20:27:00Z">
              <w:rPr>
                <w:rFonts w:cstheme="minorHAnsi"/>
                <w:lang w:val="en-CA"/>
              </w:rPr>
            </w:rPrChange>
          </w:rPr>
          <w:t>Das Datenblatt sowie die 2D- und 3D-Zeichnungen für den Ibex-610 finden Sie auf folgendem SharePoint-Link von ÖBB</w:t>
        </w:r>
      </w:ins>
      <w:del w:id="4605" w:author="Christopher Kemeter" w:date="2023-11-13T20:27:00Z">
        <w:r w:rsidR="00943379" w:rsidRPr="00BB22CC" w:rsidDel="00BB22CC">
          <w:rPr>
            <w:rFonts w:cstheme="minorHAnsi"/>
            <w:lang w:val="de-AT"/>
            <w:rPrChange w:id="4606" w:author="Christopher Kemeter" w:date="2023-11-13T20:27:00Z">
              <w:rPr>
                <w:rFonts w:cstheme="minorHAnsi"/>
                <w:lang w:val="en-CA"/>
              </w:rPr>
            </w:rPrChange>
          </w:rPr>
          <w:delText>The datasheet, 2D and 3D drawings for the Ibex-610 can be found on the following OEBB sharepoint link</w:delText>
        </w:r>
      </w:del>
      <w:r w:rsidR="00943379" w:rsidRPr="00BB22CC">
        <w:rPr>
          <w:rFonts w:cstheme="minorHAnsi"/>
          <w:lang w:val="de-AT"/>
          <w:rPrChange w:id="4607" w:author="Christopher Kemeter" w:date="2023-11-13T20:27:00Z">
            <w:rPr>
              <w:rFonts w:cstheme="minorHAnsi"/>
              <w:lang w:val="en-CA"/>
            </w:rPr>
          </w:rPrChange>
        </w:rPr>
        <w:t>:</w:t>
      </w:r>
    </w:p>
    <w:p w14:paraId="67391FF3" w14:textId="77777777" w:rsidR="00943379" w:rsidRPr="00981303" w:rsidRDefault="00A02226" w:rsidP="00943379">
      <w:pPr>
        <w:rPr>
          <w:rStyle w:val="Hyperlink"/>
          <w:rFonts w:cstheme="minorHAnsi"/>
          <w:lang w:val="de-AT"/>
          <w:rPrChange w:id="4608" w:author="Abbas Rizvi" w:date="2023-11-14T14:51:00Z">
            <w:rPr>
              <w:rStyle w:val="Hyperlink"/>
              <w:rFonts w:cstheme="minorHAnsi"/>
              <w:lang w:val="en-CA"/>
            </w:rPr>
          </w:rPrChange>
        </w:rPr>
      </w:pPr>
      <w:r>
        <w:fldChar w:fldCharType="begin"/>
      </w:r>
      <w:r w:rsidRPr="00981303">
        <w:rPr>
          <w:lang w:val="de-AT"/>
          <w:rPrChange w:id="4609" w:author="Abbas Rizvi" w:date="2023-11-14T14:51:00Z">
            <w:rPr/>
          </w:rPrChange>
        </w:rPr>
        <w:instrText>HYPERLINK "https://oebb365.sharepoint.com/:f:/r/sites/Telematik-Dosto-Neu/DokumenteTelematik/02%20Projekt%20Umsetzung/230-Datenbl%C3%A4tter/NOMAD?csf=1&amp;web=1&amp;e=ANqZRk"</w:instrText>
      </w:r>
      <w:r>
        <w:fldChar w:fldCharType="separate"/>
      </w:r>
      <w:r w:rsidR="00943379" w:rsidRPr="00981303">
        <w:rPr>
          <w:rStyle w:val="Hyperlink"/>
          <w:rFonts w:cstheme="minorHAnsi"/>
          <w:lang w:val="de-AT"/>
          <w:rPrChange w:id="4610" w:author="Abbas Rizvi" w:date="2023-11-14T14:51:00Z">
            <w:rPr>
              <w:rStyle w:val="Hyperlink"/>
              <w:rFonts w:cstheme="minorHAnsi"/>
              <w:lang w:val="en-CA"/>
            </w:rPr>
          </w:rPrChange>
        </w:rPr>
        <w:t>https://oebb365.sharepoint.com/:f:/r/sites/Telematik-Dosto-Neu/DokumenteTelematik/02%20Projekt%20Umsetzung/230-Datenbl%C3%A4tter/NOMAD?csf=1&amp;web=1&amp;e=ANqZRk</w:t>
      </w:r>
      <w:r>
        <w:rPr>
          <w:rStyle w:val="Hyperlink"/>
          <w:rFonts w:cstheme="minorHAnsi"/>
          <w:lang w:val="en-CA"/>
        </w:rPr>
        <w:fldChar w:fldCharType="end"/>
      </w:r>
    </w:p>
    <w:p w14:paraId="37D65E8E" w14:textId="77777777" w:rsidR="00943379" w:rsidRPr="00981303" w:rsidRDefault="00943379" w:rsidP="007D4F42">
      <w:pPr>
        <w:spacing w:before="0" w:after="0"/>
        <w:rPr>
          <w:rFonts w:ascii="Times New Roman" w:eastAsia="Times New Roman" w:hAnsi="Times New Roman" w:cs="Times New Roman"/>
          <w:sz w:val="24"/>
          <w:szCs w:val="24"/>
          <w:highlight w:val="magenta"/>
          <w:lang w:val="de-AT" w:eastAsia="de-AT"/>
          <w:rPrChange w:id="4611" w:author="Abbas Rizvi" w:date="2023-11-14T14:51:00Z">
            <w:rPr>
              <w:rFonts w:ascii="Times New Roman" w:eastAsia="Times New Roman" w:hAnsi="Times New Roman" w:cs="Times New Roman"/>
              <w:sz w:val="24"/>
              <w:szCs w:val="24"/>
              <w:highlight w:val="magenta"/>
              <w:lang w:val="en-CA" w:eastAsia="de-AT"/>
            </w:rPr>
          </w:rPrChange>
        </w:rPr>
      </w:pPr>
    </w:p>
    <w:p w14:paraId="2F6A07B4" w14:textId="77777777" w:rsidR="00943379" w:rsidRPr="00981303" w:rsidRDefault="00943379" w:rsidP="007D4F42">
      <w:pPr>
        <w:spacing w:before="0" w:after="0"/>
        <w:rPr>
          <w:rFonts w:ascii="Times New Roman" w:eastAsia="Times New Roman" w:hAnsi="Times New Roman" w:cs="Times New Roman"/>
          <w:sz w:val="24"/>
          <w:szCs w:val="24"/>
          <w:highlight w:val="magenta"/>
          <w:lang w:val="de-AT" w:eastAsia="de-AT"/>
          <w:rPrChange w:id="4612" w:author="Abbas Rizvi" w:date="2023-11-14T14:51:00Z">
            <w:rPr>
              <w:rFonts w:ascii="Times New Roman" w:eastAsia="Times New Roman" w:hAnsi="Times New Roman" w:cs="Times New Roman"/>
              <w:sz w:val="24"/>
              <w:szCs w:val="24"/>
              <w:highlight w:val="magenta"/>
              <w:lang w:val="en-CA" w:eastAsia="de-AT"/>
            </w:rPr>
          </w:rPrChange>
        </w:rPr>
      </w:pPr>
      <w:commentRangeStart w:id="4613"/>
      <w:commentRangeStart w:id="4614"/>
    </w:p>
    <w:p w14:paraId="298338FF" w14:textId="4A80698A" w:rsidR="00DD1A29" w:rsidRPr="00E208B5" w:rsidRDefault="00DD1A29" w:rsidP="0097188A">
      <w:pPr>
        <w:pStyle w:val="Heading2"/>
        <w:numPr>
          <w:ilvl w:val="1"/>
          <w:numId w:val="6"/>
        </w:numPr>
        <w:ind w:left="0" w:firstLine="0"/>
        <w:rPr>
          <w:lang w:val="en-GB"/>
        </w:rPr>
      </w:pPr>
      <w:bookmarkStart w:id="4615" w:name="_Toc150800095"/>
      <w:r w:rsidRPr="00E208B5">
        <w:rPr>
          <w:lang w:val="en-GB"/>
        </w:rPr>
        <w:t xml:space="preserve">Ethernet </w:t>
      </w:r>
      <w:del w:id="4616" w:author="Abbas Rizvi" w:date="2023-05-16T15:35:00Z">
        <w:r w:rsidRPr="00E208B5" w:rsidDel="00572FE6">
          <w:rPr>
            <w:lang w:val="en-GB"/>
          </w:rPr>
          <w:delText xml:space="preserve">SWITCH </w:delText>
        </w:r>
      </w:del>
      <w:ins w:id="4617" w:author="Abbas Rizvi" w:date="2023-05-16T15:35:00Z">
        <w:r w:rsidR="00572FE6">
          <w:rPr>
            <w:lang w:val="en-GB"/>
          </w:rPr>
          <w:t>Switch</w:t>
        </w:r>
        <w:r w:rsidR="00572FE6" w:rsidRPr="00E208B5">
          <w:rPr>
            <w:lang w:val="en-GB"/>
          </w:rPr>
          <w:t xml:space="preserve"> </w:t>
        </w:r>
        <w:r w:rsidR="00572FE6">
          <w:rPr>
            <w:lang w:val="en-GB"/>
          </w:rPr>
          <w:t>VDSRail</w:t>
        </w:r>
      </w:ins>
      <w:del w:id="4618" w:author="Abbas Rizvi" w:date="2023-05-16T15:35:00Z">
        <w:r w:rsidR="001669F6" w:rsidRPr="00E208B5" w:rsidDel="00572FE6">
          <w:rPr>
            <w:lang w:val="en-GB"/>
          </w:rPr>
          <w:delText>vdsrail</w:delText>
        </w:r>
      </w:del>
      <w:r w:rsidR="001669F6" w:rsidRPr="00E208B5">
        <w:rPr>
          <w:lang w:val="en-GB"/>
        </w:rPr>
        <w:t xml:space="preserve"> ds-c</w:t>
      </w:r>
      <w:r w:rsidR="003C1704" w:rsidRPr="00E208B5">
        <w:rPr>
          <w:lang w:val="en-GB"/>
        </w:rPr>
        <w:t>swp</w:t>
      </w:r>
      <w:r w:rsidR="00943379" w:rsidRPr="00E208B5">
        <w:rPr>
          <w:lang w:val="en-GB"/>
        </w:rPr>
        <w:t>28</w:t>
      </w:r>
      <w:r w:rsidR="003C1704" w:rsidRPr="00E208B5">
        <w:rPr>
          <w:lang w:val="en-GB"/>
        </w:rPr>
        <w:t>-10gbe</w:t>
      </w:r>
      <w:bookmarkEnd w:id="4615"/>
      <w:commentRangeEnd w:id="4613"/>
      <w:r w:rsidRPr="00490804">
        <w:rPr>
          <w:rStyle w:val="CommentReference"/>
          <w:sz w:val="22"/>
          <w:szCs w:val="22"/>
          <w:lang w:val="en-GB"/>
          <w:rPrChange w:id="4619" w:author="Abbas Rizvi" w:date="2023-05-24T12:07:00Z">
            <w:rPr>
              <w:rStyle w:val="CommentReference"/>
              <w:sz w:val="22"/>
              <w:szCs w:val="22"/>
            </w:rPr>
          </w:rPrChange>
        </w:rPr>
        <w:commentReference w:id="4613"/>
      </w:r>
      <w:commentRangeEnd w:id="4614"/>
      <w:r w:rsidR="004939D9" w:rsidRPr="00490804">
        <w:rPr>
          <w:rStyle w:val="CommentReference"/>
          <w:sz w:val="22"/>
          <w:szCs w:val="22"/>
          <w:lang w:val="en-GB"/>
          <w:rPrChange w:id="4620" w:author="Abbas Rizvi" w:date="2023-05-24T12:07:00Z">
            <w:rPr>
              <w:rStyle w:val="CommentReference"/>
              <w:sz w:val="22"/>
              <w:szCs w:val="22"/>
            </w:rPr>
          </w:rPrChange>
        </w:rPr>
        <w:commentReference w:id="4614"/>
      </w:r>
      <w:ins w:id="4621" w:author="Abbas Rizvi" w:date="2023-03-29T23:30:00Z">
        <w:r w:rsidR="004A26E5" w:rsidRPr="00490804">
          <w:rPr>
            <w:lang w:val="en-GB"/>
            <w:rPrChange w:id="4622" w:author="Abbas Rizvi" w:date="2023-05-24T12:07:00Z">
              <w:rPr/>
            </w:rPrChange>
          </w:rPr>
          <w:tab/>
        </w:r>
      </w:ins>
    </w:p>
    <w:p w14:paraId="2A2E5645" w14:textId="77777777" w:rsidR="00DD1A29" w:rsidRPr="007713C8" w:rsidRDefault="00DD1A29" w:rsidP="00DD1A29">
      <w:pPr>
        <w:spacing w:before="0" w:after="0"/>
        <w:rPr>
          <w:rFonts w:ascii="Segoe UI" w:eastAsia="Times New Roman" w:hAnsi="Segoe UI" w:cs="Segoe UI"/>
          <w:b/>
          <w:bCs/>
          <w:color w:val="444444"/>
          <w:sz w:val="20"/>
          <w:highlight w:val="magenta"/>
          <w:lang w:eastAsia="de-AT"/>
        </w:rPr>
      </w:pPr>
    </w:p>
    <w:p w14:paraId="4C322D0F" w14:textId="043A9958" w:rsidR="00457654" w:rsidRPr="000238B6" w:rsidDel="002256D5" w:rsidRDefault="00457654">
      <w:pPr>
        <w:autoSpaceDE w:val="0"/>
        <w:autoSpaceDN w:val="0"/>
        <w:adjustRightInd w:val="0"/>
        <w:spacing w:before="0" w:after="0"/>
        <w:rPr>
          <w:del w:id="4623" w:author="Abbas Rizvi" w:date="2023-05-16T15:24:00Z"/>
          <w:rFonts w:cs="Calibri"/>
          <w:color w:val="000000"/>
          <w:sz w:val="20"/>
          <w:lang w:eastAsia="en-GB"/>
          <w:rPrChange w:id="4624" w:author="Abbas Rizvi" w:date="2023-05-15T10:00:00Z">
            <w:rPr>
              <w:del w:id="4625" w:author="Abbas Rizvi" w:date="2023-05-16T15:24:00Z"/>
              <w:rFonts w:cstheme="minorHAnsi"/>
              <w:lang w:val="en-CA"/>
            </w:rPr>
          </w:rPrChange>
        </w:rPr>
        <w:pPrChange w:id="4626" w:author="Abbas Rizvi" w:date="2023-05-15T10:00:00Z">
          <w:pPr/>
        </w:pPrChange>
      </w:pPr>
      <w:r w:rsidRPr="000238B6">
        <w:rPr>
          <w:rFonts w:cs="Calibri"/>
          <w:color w:val="000000"/>
          <w:sz w:val="20"/>
          <w:lang w:eastAsia="en-GB"/>
          <w:rPrChange w:id="4627" w:author="Abbas Rizvi" w:date="2023-05-15T10:00:00Z">
            <w:rPr>
              <w:rFonts w:cstheme="minorHAnsi"/>
              <w:lang w:val="en-CA"/>
            </w:rPr>
          </w:rPrChange>
        </w:rPr>
        <w:t>The 28 ports 10 Gigabit Ethernet Consist Switch is a 10Gigabit/Gigabit Ethernet Layer 2</w:t>
      </w:r>
    </w:p>
    <w:p w14:paraId="2C921F6E" w14:textId="269E0CB1" w:rsidR="000238B6" w:rsidRPr="000238B6" w:rsidDel="002256D5" w:rsidRDefault="002256D5">
      <w:pPr>
        <w:autoSpaceDE w:val="0"/>
        <w:autoSpaceDN w:val="0"/>
        <w:adjustRightInd w:val="0"/>
        <w:spacing w:before="0" w:after="0"/>
        <w:rPr>
          <w:del w:id="4628" w:author="Abbas Rizvi" w:date="2023-05-16T15:24:00Z"/>
          <w:rFonts w:cs="Calibri"/>
          <w:color w:val="000000"/>
          <w:sz w:val="20"/>
          <w:lang w:eastAsia="en-GB"/>
          <w:rPrChange w:id="4629" w:author="Abbas Rizvi" w:date="2023-05-15T10:00:00Z">
            <w:rPr>
              <w:del w:id="4630" w:author="Abbas Rizvi" w:date="2023-05-16T15:24:00Z"/>
              <w:rFonts w:cstheme="minorHAnsi"/>
              <w:lang w:val="en-CA"/>
            </w:rPr>
          </w:rPrChange>
        </w:rPr>
        <w:pPrChange w:id="4631" w:author="Abbas Rizvi" w:date="2023-05-15T10:00:00Z">
          <w:pPr/>
        </w:pPrChange>
      </w:pPr>
      <w:ins w:id="4632" w:author="Abbas Rizvi" w:date="2023-05-16T15:24:00Z">
        <w:r>
          <w:rPr>
            <w:rFonts w:cs="Calibri"/>
            <w:color w:val="000000"/>
            <w:sz w:val="20"/>
            <w:lang w:eastAsia="en-GB"/>
          </w:rPr>
          <w:t xml:space="preserve"> </w:t>
        </w:r>
      </w:ins>
      <w:r w:rsidR="00457654" w:rsidRPr="000238B6">
        <w:rPr>
          <w:rFonts w:cs="Calibri"/>
          <w:color w:val="000000"/>
          <w:sz w:val="20"/>
          <w:lang w:eastAsia="en-GB"/>
          <w:rPrChange w:id="4633" w:author="Abbas Rizvi" w:date="2023-05-15T10:00:00Z">
            <w:rPr>
              <w:rFonts w:cstheme="minorHAnsi"/>
              <w:lang w:val="en-CA"/>
            </w:rPr>
          </w:rPrChange>
        </w:rPr>
        <w:t>managed switch EN 50155 compliant specifically designed for network applications i</w:t>
      </w:r>
      <w:ins w:id="4634" w:author="Abbas Rizvi" w:date="2023-05-16T15:24:00Z">
        <w:r>
          <w:rPr>
            <w:rFonts w:cs="Calibri"/>
            <w:color w:val="000000"/>
            <w:sz w:val="20"/>
            <w:lang w:eastAsia="en-GB"/>
          </w:rPr>
          <w:t xml:space="preserve">n </w:t>
        </w:r>
      </w:ins>
      <w:del w:id="4635" w:author="Abbas Rizvi" w:date="2023-05-16T15:24:00Z">
        <w:r w:rsidR="00457654" w:rsidRPr="000238B6" w:rsidDel="002256D5">
          <w:rPr>
            <w:rFonts w:cs="Calibri"/>
            <w:color w:val="000000"/>
            <w:sz w:val="20"/>
            <w:lang w:eastAsia="en-GB"/>
            <w:rPrChange w:id="4636" w:author="Abbas Rizvi" w:date="2023-05-15T10:00:00Z">
              <w:rPr>
                <w:rFonts w:cstheme="minorHAnsi"/>
                <w:lang w:val="en-CA"/>
              </w:rPr>
            </w:rPrChange>
          </w:rPr>
          <w:delText>n</w:delText>
        </w:r>
      </w:del>
    </w:p>
    <w:p w14:paraId="0C1C7E0A" w14:textId="34F2F5CE" w:rsidR="00457654" w:rsidRPr="000238B6" w:rsidRDefault="00457654">
      <w:pPr>
        <w:autoSpaceDE w:val="0"/>
        <w:autoSpaceDN w:val="0"/>
        <w:adjustRightInd w:val="0"/>
        <w:spacing w:before="0" w:after="0"/>
        <w:rPr>
          <w:rFonts w:cs="Calibri"/>
          <w:color w:val="000000"/>
          <w:sz w:val="20"/>
          <w:lang w:eastAsia="en-GB"/>
          <w:rPrChange w:id="4637" w:author="Abbas Rizvi" w:date="2023-05-15T10:00:00Z">
            <w:rPr>
              <w:rFonts w:cstheme="minorHAnsi"/>
              <w:lang w:val="en-CA"/>
            </w:rPr>
          </w:rPrChange>
        </w:rPr>
        <w:pPrChange w:id="4638" w:author="Abbas Rizvi" w:date="2023-05-15T10:00:00Z">
          <w:pPr/>
        </w:pPrChange>
      </w:pPr>
      <w:r w:rsidRPr="000238B6">
        <w:rPr>
          <w:rFonts w:cs="Calibri"/>
          <w:color w:val="000000"/>
          <w:sz w:val="20"/>
          <w:lang w:eastAsia="en-GB"/>
          <w:rPrChange w:id="4639" w:author="Abbas Rizvi" w:date="2023-05-15T10:00:00Z">
            <w:rPr>
              <w:rFonts w:cstheme="minorHAnsi"/>
              <w:lang w:val="en-CA"/>
            </w:rPr>
          </w:rPrChange>
        </w:rPr>
        <w:t xml:space="preserve">Rolling-Stock environments. </w:t>
      </w:r>
    </w:p>
    <w:p w14:paraId="17E3C9D2" w14:textId="1BBD735B" w:rsidR="004E2727" w:rsidRDefault="003F3988" w:rsidP="00825CF3">
      <w:pPr>
        <w:rPr>
          <w:rFonts w:cstheme="minorHAnsi"/>
          <w:lang w:val="en-CA"/>
        </w:rPr>
      </w:pPr>
      <w:ins w:id="4640" w:author="Abbas Rizvi" w:date="2023-05-12T11:43:00Z">
        <w:r w:rsidRPr="003F3988">
          <w:rPr>
            <w:rFonts w:cstheme="minorHAnsi"/>
            <w:noProof/>
            <w:lang w:val="en-CA"/>
          </w:rPr>
          <w:drawing>
            <wp:inline distT="0" distB="0" distL="0" distR="0" wp14:anchorId="00AA46BA" wp14:editId="543AA965">
              <wp:extent cx="4362450" cy="4640379"/>
              <wp:effectExtent l="0" t="0" r="0" b="0"/>
              <wp:docPr id="19" name="Picture 19" descr="A picture containing text, screenshot, rectangl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creenshot, rectangle, diagram&#10;&#10;Description automatically generated"/>
                      <pic:cNvPicPr/>
                    </pic:nvPicPr>
                    <pic:blipFill>
                      <a:blip r:embed="rId58"/>
                      <a:stretch>
                        <a:fillRect/>
                      </a:stretch>
                    </pic:blipFill>
                    <pic:spPr>
                      <a:xfrm>
                        <a:off x="0" y="0"/>
                        <a:ext cx="4369011" cy="4647358"/>
                      </a:xfrm>
                      <a:prstGeom prst="rect">
                        <a:avLst/>
                      </a:prstGeom>
                    </pic:spPr>
                  </pic:pic>
                </a:graphicData>
              </a:graphic>
            </wp:inline>
          </w:drawing>
        </w:r>
      </w:ins>
    </w:p>
    <w:p w14:paraId="5E4893CC" w14:textId="77777777" w:rsidR="004E2727" w:rsidRPr="004E2727" w:rsidRDefault="004E2727" w:rsidP="004E2727">
      <w:pPr>
        <w:rPr>
          <w:rFonts w:cstheme="minorHAnsi"/>
          <w:b/>
          <w:bCs/>
          <w:lang w:val="en-CA"/>
        </w:rPr>
      </w:pPr>
      <w:r w:rsidRPr="004E2727">
        <w:rPr>
          <w:rFonts w:cstheme="minorHAnsi"/>
          <w:b/>
          <w:bCs/>
          <w:lang w:val="en-CA"/>
        </w:rPr>
        <w:t>Technical specifications</w:t>
      </w:r>
    </w:p>
    <w:p w14:paraId="6F2B8730" w14:textId="77777777" w:rsidR="00337CE8" w:rsidRPr="002256D5" w:rsidRDefault="00337CE8" w:rsidP="00337CE8">
      <w:pPr>
        <w:autoSpaceDE w:val="0"/>
        <w:autoSpaceDN w:val="0"/>
        <w:adjustRightInd w:val="0"/>
        <w:spacing w:before="0" w:after="0"/>
        <w:rPr>
          <w:ins w:id="4641" w:author="Abbas Rizvi" w:date="2023-05-16T15:22:00Z"/>
          <w:rFonts w:asciiTheme="minorHAnsi" w:hAnsiTheme="minorHAnsi" w:cstheme="minorHAnsi"/>
          <w:b/>
          <w:bCs/>
          <w:szCs w:val="22"/>
          <w:lang w:eastAsia="en-GB"/>
          <w:rPrChange w:id="4642" w:author="Abbas Rizvi" w:date="2023-05-16T15:23:00Z">
            <w:rPr>
              <w:ins w:id="4643" w:author="Abbas Rizvi" w:date="2023-05-16T15:22:00Z"/>
              <w:rFonts w:ascii="DejaVuSansCondensed-Bold" w:hAnsi="DejaVuSansCondensed-Bold" w:cs="DejaVuSansCondensed-Bold"/>
              <w:b/>
              <w:bCs/>
              <w:sz w:val="18"/>
              <w:szCs w:val="18"/>
              <w:lang w:eastAsia="en-GB"/>
            </w:rPr>
          </w:rPrChange>
        </w:rPr>
      </w:pPr>
      <w:ins w:id="4644" w:author="Abbas Rizvi" w:date="2023-05-16T15:22:00Z">
        <w:r w:rsidRPr="002256D5">
          <w:rPr>
            <w:rFonts w:asciiTheme="minorHAnsi" w:hAnsiTheme="minorHAnsi" w:cstheme="minorHAnsi"/>
            <w:b/>
            <w:bCs/>
            <w:szCs w:val="22"/>
            <w:lang w:eastAsia="en-GB"/>
            <w:rPrChange w:id="4645" w:author="Abbas Rizvi" w:date="2023-05-16T15:23:00Z">
              <w:rPr>
                <w:rFonts w:ascii="DejaVuSansCondensed-Bold" w:hAnsi="DejaVuSansCondensed-Bold" w:cs="DejaVuSansCondensed-Bold"/>
                <w:b/>
                <w:bCs/>
                <w:sz w:val="18"/>
                <w:szCs w:val="18"/>
                <w:lang w:eastAsia="en-GB"/>
              </w:rPr>
            </w:rPrChange>
          </w:rPr>
          <w:t>28 Ports' Consist Switch 5x10GbE+23xGbE equipped with</w:t>
        </w:r>
      </w:ins>
    </w:p>
    <w:p w14:paraId="73EE23E9" w14:textId="77777777" w:rsidR="00337CE8" w:rsidRPr="002256D5" w:rsidRDefault="00337CE8" w:rsidP="00337CE8">
      <w:pPr>
        <w:autoSpaceDE w:val="0"/>
        <w:autoSpaceDN w:val="0"/>
        <w:adjustRightInd w:val="0"/>
        <w:spacing w:before="0" w:after="0"/>
        <w:rPr>
          <w:ins w:id="4646" w:author="Abbas Rizvi" w:date="2023-05-16T15:22:00Z"/>
          <w:rFonts w:asciiTheme="minorHAnsi" w:hAnsiTheme="minorHAnsi" w:cstheme="minorHAnsi"/>
          <w:b/>
          <w:bCs/>
          <w:szCs w:val="22"/>
          <w:lang w:eastAsia="en-GB"/>
          <w:rPrChange w:id="4647" w:author="Abbas Rizvi" w:date="2023-05-16T15:23:00Z">
            <w:rPr>
              <w:ins w:id="4648" w:author="Abbas Rizvi" w:date="2023-05-16T15:22:00Z"/>
              <w:rFonts w:ascii="DejaVuSansCondensed-Bold" w:hAnsi="DejaVuSansCondensed-Bold" w:cs="DejaVuSansCondensed-Bold"/>
              <w:b/>
              <w:bCs/>
              <w:sz w:val="18"/>
              <w:szCs w:val="18"/>
              <w:lang w:eastAsia="en-GB"/>
            </w:rPr>
          </w:rPrChange>
        </w:rPr>
      </w:pPr>
      <w:ins w:id="4649" w:author="Abbas Rizvi" w:date="2023-05-16T15:22:00Z">
        <w:r w:rsidRPr="002256D5">
          <w:rPr>
            <w:rFonts w:asciiTheme="minorHAnsi" w:hAnsiTheme="minorHAnsi" w:cstheme="minorHAnsi"/>
            <w:b/>
            <w:bCs/>
            <w:szCs w:val="22"/>
            <w:lang w:eastAsia="en-GB"/>
            <w:rPrChange w:id="4650" w:author="Abbas Rizvi" w:date="2023-05-16T15:23:00Z">
              <w:rPr>
                <w:rFonts w:ascii="DejaVuSansCondensed-Bold" w:hAnsi="DejaVuSansCondensed-Bold" w:cs="DejaVuSansCondensed-Bold"/>
                <w:b/>
                <w:bCs/>
                <w:sz w:val="18"/>
                <w:szCs w:val="18"/>
                <w:lang w:eastAsia="en-GB"/>
              </w:rPr>
            </w:rPrChange>
          </w:rPr>
          <w:t>PoE+</w:t>
        </w:r>
      </w:ins>
    </w:p>
    <w:p w14:paraId="11E49C01" w14:textId="77777777" w:rsidR="00337CE8" w:rsidRPr="002256D5" w:rsidRDefault="00337CE8" w:rsidP="00337CE8">
      <w:pPr>
        <w:autoSpaceDE w:val="0"/>
        <w:autoSpaceDN w:val="0"/>
        <w:adjustRightInd w:val="0"/>
        <w:spacing w:before="0" w:after="0"/>
        <w:rPr>
          <w:ins w:id="4651" w:author="Abbas Rizvi" w:date="2023-05-16T15:22:00Z"/>
          <w:rFonts w:asciiTheme="minorHAnsi" w:hAnsiTheme="minorHAnsi" w:cstheme="minorHAnsi"/>
          <w:szCs w:val="22"/>
          <w:lang w:eastAsia="en-GB"/>
          <w:rPrChange w:id="4652" w:author="Abbas Rizvi" w:date="2023-05-16T15:23:00Z">
            <w:rPr>
              <w:ins w:id="4653" w:author="Abbas Rizvi" w:date="2023-05-16T15:22:00Z"/>
              <w:rFonts w:ascii="DejaVuSansCondensed" w:hAnsi="DejaVuSansCondensed" w:cs="DejaVuSansCondensed"/>
              <w:sz w:val="18"/>
              <w:szCs w:val="18"/>
              <w:lang w:eastAsia="en-GB"/>
            </w:rPr>
          </w:rPrChange>
        </w:rPr>
      </w:pPr>
      <w:ins w:id="4654" w:author="Abbas Rizvi" w:date="2023-05-16T15:22:00Z">
        <w:r w:rsidRPr="002256D5">
          <w:rPr>
            <w:rFonts w:asciiTheme="minorHAnsi" w:hAnsiTheme="minorHAnsi" w:cstheme="minorHAnsi"/>
            <w:szCs w:val="22"/>
            <w:lang w:eastAsia="en-GB"/>
            <w:rPrChange w:id="4655" w:author="Abbas Rizvi" w:date="2023-05-16T15:23:00Z">
              <w:rPr>
                <w:rFonts w:ascii="DejaVuSansCondensed" w:hAnsi="DejaVuSansCondensed" w:cs="DejaVuSansCondensed"/>
                <w:sz w:val="18"/>
                <w:szCs w:val="18"/>
                <w:lang w:eastAsia="en-GB"/>
              </w:rPr>
            </w:rPrChange>
          </w:rPr>
          <w:t>• Layer 2 Managed switch</w:t>
        </w:r>
      </w:ins>
    </w:p>
    <w:p w14:paraId="0A419DAB" w14:textId="77777777" w:rsidR="00337CE8" w:rsidRPr="002256D5" w:rsidRDefault="00337CE8" w:rsidP="00337CE8">
      <w:pPr>
        <w:autoSpaceDE w:val="0"/>
        <w:autoSpaceDN w:val="0"/>
        <w:adjustRightInd w:val="0"/>
        <w:spacing w:before="0" w:after="0"/>
        <w:rPr>
          <w:ins w:id="4656" w:author="Abbas Rizvi" w:date="2023-05-16T15:22:00Z"/>
          <w:rFonts w:asciiTheme="minorHAnsi" w:hAnsiTheme="minorHAnsi" w:cstheme="minorHAnsi"/>
          <w:szCs w:val="22"/>
          <w:lang w:eastAsia="en-GB"/>
          <w:rPrChange w:id="4657" w:author="Abbas Rizvi" w:date="2023-05-16T15:23:00Z">
            <w:rPr>
              <w:ins w:id="4658" w:author="Abbas Rizvi" w:date="2023-05-16T15:22:00Z"/>
              <w:rFonts w:ascii="DejaVuSansCondensed" w:hAnsi="DejaVuSansCondensed" w:cs="DejaVuSansCondensed"/>
              <w:sz w:val="18"/>
              <w:szCs w:val="18"/>
              <w:lang w:eastAsia="en-GB"/>
            </w:rPr>
          </w:rPrChange>
        </w:rPr>
      </w:pPr>
      <w:ins w:id="4659" w:author="Abbas Rizvi" w:date="2023-05-16T15:22:00Z">
        <w:r w:rsidRPr="002256D5">
          <w:rPr>
            <w:rFonts w:asciiTheme="minorHAnsi" w:hAnsiTheme="minorHAnsi" w:cstheme="minorHAnsi"/>
            <w:szCs w:val="22"/>
            <w:lang w:eastAsia="en-GB"/>
            <w:rPrChange w:id="4660" w:author="Abbas Rizvi" w:date="2023-05-16T15:23:00Z">
              <w:rPr>
                <w:rFonts w:ascii="DejaVuSansCondensed" w:hAnsi="DejaVuSansCondensed" w:cs="DejaVuSansCondensed"/>
                <w:sz w:val="18"/>
                <w:szCs w:val="18"/>
                <w:lang w:eastAsia="en-GB"/>
              </w:rPr>
            </w:rPrChange>
          </w:rPr>
          <w:t>• Five (5) 10GbE ports 10/100/1000/10000 Mbps, one (1) of them</w:t>
        </w:r>
      </w:ins>
    </w:p>
    <w:p w14:paraId="124A71A8" w14:textId="77777777" w:rsidR="00337CE8" w:rsidRPr="002256D5" w:rsidRDefault="00337CE8" w:rsidP="00337CE8">
      <w:pPr>
        <w:autoSpaceDE w:val="0"/>
        <w:autoSpaceDN w:val="0"/>
        <w:adjustRightInd w:val="0"/>
        <w:spacing w:before="0" w:after="0"/>
        <w:rPr>
          <w:ins w:id="4661" w:author="Abbas Rizvi" w:date="2023-05-16T15:22:00Z"/>
          <w:rFonts w:asciiTheme="minorHAnsi" w:hAnsiTheme="minorHAnsi" w:cstheme="minorHAnsi"/>
          <w:szCs w:val="22"/>
          <w:lang w:eastAsia="en-GB"/>
          <w:rPrChange w:id="4662" w:author="Abbas Rizvi" w:date="2023-05-16T15:23:00Z">
            <w:rPr>
              <w:ins w:id="4663" w:author="Abbas Rizvi" w:date="2023-05-16T15:22:00Z"/>
              <w:rFonts w:ascii="DejaVuSansCondensed" w:hAnsi="DejaVuSansCondensed" w:cs="DejaVuSansCondensed"/>
              <w:sz w:val="18"/>
              <w:szCs w:val="18"/>
              <w:lang w:eastAsia="en-GB"/>
            </w:rPr>
          </w:rPrChange>
        </w:rPr>
      </w:pPr>
      <w:ins w:id="4664" w:author="Abbas Rizvi" w:date="2023-05-16T15:22:00Z">
        <w:r w:rsidRPr="002256D5">
          <w:rPr>
            <w:rFonts w:asciiTheme="minorHAnsi" w:hAnsiTheme="minorHAnsi" w:cstheme="minorHAnsi"/>
            <w:szCs w:val="22"/>
            <w:lang w:eastAsia="en-GB"/>
            <w:rPrChange w:id="4665" w:author="Abbas Rizvi" w:date="2023-05-16T15:23:00Z">
              <w:rPr>
                <w:rFonts w:ascii="DejaVuSansCondensed" w:hAnsi="DejaVuSansCondensed" w:cs="DejaVuSansCondensed"/>
                <w:sz w:val="18"/>
                <w:szCs w:val="18"/>
                <w:lang w:eastAsia="en-GB"/>
              </w:rPr>
            </w:rPrChange>
          </w:rPr>
          <w:t>equipped with PoE+</w:t>
        </w:r>
      </w:ins>
    </w:p>
    <w:p w14:paraId="4CF6E6EA" w14:textId="77777777" w:rsidR="00337CE8" w:rsidRPr="002256D5" w:rsidRDefault="00337CE8" w:rsidP="00337CE8">
      <w:pPr>
        <w:autoSpaceDE w:val="0"/>
        <w:autoSpaceDN w:val="0"/>
        <w:adjustRightInd w:val="0"/>
        <w:spacing w:before="0" w:after="0"/>
        <w:rPr>
          <w:ins w:id="4666" w:author="Abbas Rizvi" w:date="2023-05-16T15:22:00Z"/>
          <w:rFonts w:asciiTheme="minorHAnsi" w:hAnsiTheme="minorHAnsi" w:cstheme="minorHAnsi"/>
          <w:szCs w:val="22"/>
          <w:lang w:eastAsia="en-GB"/>
          <w:rPrChange w:id="4667" w:author="Abbas Rizvi" w:date="2023-05-16T15:23:00Z">
            <w:rPr>
              <w:ins w:id="4668" w:author="Abbas Rizvi" w:date="2023-05-16T15:22:00Z"/>
              <w:rFonts w:ascii="DejaVuSansCondensed" w:hAnsi="DejaVuSansCondensed" w:cs="DejaVuSansCondensed"/>
              <w:sz w:val="18"/>
              <w:szCs w:val="18"/>
              <w:lang w:eastAsia="en-GB"/>
            </w:rPr>
          </w:rPrChange>
        </w:rPr>
      </w:pPr>
      <w:ins w:id="4669" w:author="Abbas Rizvi" w:date="2023-05-16T15:22:00Z">
        <w:r w:rsidRPr="002256D5">
          <w:rPr>
            <w:rFonts w:asciiTheme="minorHAnsi" w:hAnsiTheme="minorHAnsi" w:cstheme="minorHAnsi"/>
            <w:szCs w:val="22"/>
            <w:lang w:eastAsia="en-GB"/>
            <w:rPrChange w:id="4670" w:author="Abbas Rizvi" w:date="2023-05-16T15:23:00Z">
              <w:rPr>
                <w:rFonts w:ascii="DejaVuSansCondensed" w:hAnsi="DejaVuSansCondensed" w:cs="DejaVuSansCondensed"/>
                <w:sz w:val="18"/>
                <w:szCs w:val="18"/>
                <w:lang w:eastAsia="en-GB"/>
              </w:rPr>
            </w:rPrChange>
          </w:rPr>
          <w:t>• Twenty-three (23) GbE ports 10/100/1000 Mbps, sixteen (16) of</w:t>
        </w:r>
      </w:ins>
    </w:p>
    <w:p w14:paraId="37057148" w14:textId="77777777" w:rsidR="00337CE8" w:rsidRPr="002256D5" w:rsidRDefault="00337CE8" w:rsidP="00337CE8">
      <w:pPr>
        <w:autoSpaceDE w:val="0"/>
        <w:autoSpaceDN w:val="0"/>
        <w:adjustRightInd w:val="0"/>
        <w:spacing w:before="0" w:after="0"/>
        <w:rPr>
          <w:ins w:id="4671" w:author="Abbas Rizvi" w:date="2023-05-16T15:22:00Z"/>
          <w:rFonts w:asciiTheme="minorHAnsi" w:hAnsiTheme="minorHAnsi" w:cstheme="minorHAnsi"/>
          <w:szCs w:val="22"/>
          <w:lang w:eastAsia="en-GB"/>
          <w:rPrChange w:id="4672" w:author="Abbas Rizvi" w:date="2023-05-16T15:23:00Z">
            <w:rPr>
              <w:ins w:id="4673" w:author="Abbas Rizvi" w:date="2023-05-16T15:22:00Z"/>
              <w:rFonts w:ascii="DejaVuSansCondensed" w:hAnsi="DejaVuSansCondensed" w:cs="DejaVuSansCondensed"/>
              <w:sz w:val="18"/>
              <w:szCs w:val="18"/>
              <w:lang w:eastAsia="en-GB"/>
            </w:rPr>
          </w:rPrChange>
        </w:rPr>
      </w:pPr>
      <w:ins w:id="4674" w:author="Abbas Rizvi" w:date="2023-05-16T15:22:00Z">
        <w:r w:rsidRPr="002256D5">
          <w:rPr>
            <w:rFonts w:asciiTheme="minorHAnsi" w:hAnsiTheme="minorHAnsi" w:cstheme="minorHAnsi"/>
            <w:szCs w:val="22"/>
            <w:lang w:eastAsia="en-GB"/>
            <w:rPrChange w:id="4675" w:author="Abbas Rizvi" w:date="2023-05-16T15:23:00Z">
              <w:rPr>
                <w:rFonts w:ascii="DejaVuSansCondensed" w:hAnsi="DejaVuSansCondensed" w:cs="DejaVuSansCondensed"/>
                <w:sz w:val="18"/>
                <w:szCs w:val="18"/>
                <w:lang w:eastAsia="en-GB"/>
              </w:rPr>
            </w:rPrChange>
          </w:rPr>
          <w:t>them equipped with PoE+</w:t>
        </w:r>
      </w:ins>
    </w:p>
    <w:p w14:paraId="66D79B90" w14:textId="77777777" w:rsidR="00337CE8" w:rsidRPr="002256D5" w:rsidRDefault="00337CE8" w:rsidP="00337CE8">
      <w:pPr>
        <w:autoSpaceDE w:val="0"/>
        <w:autoSpaceDN w:val="0"/>
        <w:adjustRightInd w:val="0"/>
        <w:spacing w:before="0" w:after="0"/>
        <w:rPr>
          <w:ins w:id="4676" w:author="Abbas Rizvi" w:date="2023-05-16T15:22:00Z"/>
          <w:rFonts w:asciiTheme="minorHAnsi" w:hAnsiTheme="minorHAnsi" w:cstheme="minorHAnsi"/>
          <w:szCs w:val="22"/>
          <w:lang w:eastAsia="en-GB"/>
          <w:rPrChange w:id="4677" w:author="Abbas Rizvi" w:date="2023-05-16T15:23:00Z">
            <w:rPr>
              <w:ins w:id="4678" w:author="Abbas Rizvi" w:date="2023-05-16T15:22:00Z"/>
              <w:rFonts w:ascii="DejaVuSansCondensed" w:hAnsi="DejaVuSansCondensed" w:cs="DejaVuSansCondensed"/>
              <w:sz w:val="18"/>
              <w:szCs w:val="18"/>
              <w:lang w:eastAsia="en-GB"/>
            </w:rPr>
          </w:rPrChange>
        </w:rPr>
      </w:pPr>
      <w:ins w:id="4679" w:author="Abbas Rizvi" w:date="2023-05-16T15:22:00Z">
        <w:r w:rsidRPr="002256D5">
          <w:rPr>
            <w:rFonts w:asciiTheme="minorHAnsi" w:hAnsiTheme="minorHAnsi" w:cstheme="minorHAnsi"/>
            <w:szCs w:val="22"/>
            <w:lang w:eastAsia="en-GB"/>
            <w:rPrChange w:id="4680" w:author="Abbas Rizvi" w:date="2023-05-16T15:23:00Z">
              <w:rPr>
                <w:rFonts w:ascii="DejaVuSansCondensed" w:hAnsi="DejaVuSansCondensed" w:cs="DejaVuSansCondensed"/>
                <w:sz w:val="18"/>
                <w:szCs w:val="18"/>
                <w:lang w:eastAsia="en-GB"/>
              </w:rPr>
            </w:rPrChange>
          </w:rPr>
          <w:t>• M12 connector 8 ways X-coding for 10/100/1000 Mbps and</w:t>
        </w:r>
      </w:ins>
    </w:p>
    <w:p w14:paraId="7877DD4B" w14:textId="77777777" w:rsidR="00337CE8" w:rsidRPr="002256D5" w:rsidRDefault="00337CE8" w:rsidP="00337CE8">
      <w:pPr>
        <w:autoSpaceDE w:val="0"/>
        <w:autoSpaceDN w:val="0"/>
        <w:adjustRightInd w:val="0"/>
        <w:spacing w:before="0" w:after="0"/>
        <w:rPr>
          <w:ins w:id="4681" w:author="Abbas Rizvi" w:date="2023-05-16T15:22:00Z"/>
          <w:rFonts w:asciiTheme="minorHAnsi" w:hAnsiTheme="minorHAnsi" w:cstheme="minorHAnsi"/>
          <w:szCs w:val="22"/>
          <w:lang w:eastAsia="en-GB"/>
          <w:rPrChange w:id="4682" w:author="Abbas Rizvi" w:date="2023-05-16T15:23:00Z">
            <w:rPr>
              <w:ins w:id="4683" w:author="Abbas Rizvi" w:date="2023-05-16T15:22:00Z"/>
              <w:rFonts w:ascii="DejaVuSansCondensed" w:hAnsi="DejaVuSansCondensed" w:cs="DejaVuSansCondensed"/>
              <w:sz w:val="18"/>
              <w:szCs w:val="18"/>
              <w:lang w:eastAsia="en-GB"/>
            </w:rPr>
          </w:rPrChange>
        </w:rPr>
      </w:pPr>
      <w:ins w:id="4684" w:author="Abbas Rizvi" w:date="2023-05-16T15:22:00Z">
        <w:r w:rsidRPr="002256D5">
          <w:rPr>
            <w:rFonts w:asciiTheme="minorHAnsi" w:hAnsiTheme="minorHAnsi" w:cstheme="minorHAnsi"/>
            <w:szCs w:val="22"/>
            <w:lang w:eastAsia="en-GB"/>
            <w:rPrChange w:id="4685" w:author="Abbas Rizvi" w:date="2023-05-16T15:23:00Z">
              <w:rPr>
                <w:rFonts w:ascii="DejaVuSansCondensed" w:hAnsi="DejaVuSansCondensed" w:cs="DejaVuSansCondensed"/>
                <w:sz w:val="18"/>
                <w:szCs w:val="18"/>
                <w:lang w:eastAsia="en-GB"/>
              </w:rPr>
            </w:rPrChange>
          </w:rPr>
          <w:t>10/100/1000/10000 Mbps, push-pull, outer locking, female</w:t>
        </w:r>
      </w:ins>
    </w:p>
    <w:p w14:paraId="29717B5C" w14:textId="77777777" w:rsidR="00337CE8" w:rsidRPr="002256D5" w:rsidRDefault="00337CE8" w:rsidP="00337CE8">
      <w:pPr>
        <w:autoSpaceDE w:val="0"/>
        <w:autoSpaceDN w:val="0"/>
        <w:adjustRightInd w:val="0"/>
        <w:spacing w:before="0" w:after="0"/>
        <w:rPr>
          <w:ins w:id="4686" w:author="Abbas Rizvi" w:date="2023-05-16T15:22:00Z"/>
          <w:rFonts w:asciiTheme="minorHAnsi" w:hAnsiTheme="minorHAnsi" w:cstheme="minorHAnsi"/>
          <w:szCs w:val="22"/>
          <w:lang w:eastAsia="en-GB"/>
          <w:rPrChange w:id="4687" w:author="Abbas Rizvi" w:date="2023-05-16T15:23:00Z">
            <w:rPr>
              <w:ins w:id="4688" w:author="Abbas Rizvi" w:date="2023-05-16T15:22:00Z"/>
              <w:rFonts w:ascii="DejaVuSansCondensed" w:hAnsi="DejaVuSansCondensed" w:cs="DejaVuSansCondensed"/>
              <w:sz w:val="18"/>
              <w:szCs w:val="18"/>
              <w:lang w:eastAsia="en-GB"/>
            </w:rPr>
          </w:rPrChange>
        </w:rPr>
      </w:pPr>
      <w:ins w:id="4689" w:author="Abbas Rizvi" w:date="2023-05-16T15:22:00Z">
        <w:r w:rsidRPr="002256D5">
          <w:rPr>
            <w:rFonts w:asciiTheme="minorHAnsi" w:hAnsiTheme="minorHAnsi" w:cstheme="minorHAnsi"/>
            <w:szCs w:val="22"/>
            <w:lang w:eastAsia="en-GB"/>
            <w:rPrChange w:id="4690" w:author="Abbas Rizvi" w:date="2023-05-16T15:23:00Z">
              <w:rPr>
                <w:rFonts w:ascii="DejaVuSansCondensed" w:hAnsi="DejaVuSansCondensed" w:cs="DejaVuSansCondensed"/>
                <w:sz w:val="18"/>
                <w:szCs w:val="18"/>
                <w:lang w:eastAsia="en-GB"/>
              </w:rPr>
            </w:rPrChange>
          </w:rPr>
          <w:t>• M12 connector K-coding for PSU, push-pull, outer locking</w:t>
        </w:r>
      </w:ins>
    </w:p>
    <w:p w14:paraId="01964EAB" w14:textId="77777777" w:rsidR="00337CE8" w:rsidRPr="002256D5" w:rsidRDefault="00337CE8" w:rsidP="00337CE8">
      <w:pPr>
        <w:autoSpaceDE w:val="0"/>
        <w:autoSpaceDN w:val="0"/>
        <w:adjustRightInd w:val="0"/>
        <w:spacing w:before="0" w:after="0"/>
        <w:rPr>
          <w:ins w:id="4691" w:author="Abbas Rizvi" w:date="2023-05-16T15:22:00Z"/>
          <w:rFonts w:asciiTheme="minorHAnsi" w:hAnsiTheme="minorHAnsi" w:cstheme="minorHAnsi"/>
          <w:szCs w:val="22"/>
          <w:lang w:eastAsia="en-GB"/>
          <w:rPrChange w:id="4692" w:author="Abbas Rizvi" w:date="2023-05-16T15:23:00Z">
            <w:rPr>
              <w:ins w:id="4693" w:author="Abbas Rizvi" w:date="2023-05-16T15:22:00Z"/>
              <w:rFonts w:ascii="DejaVuSansCondensed" w:hAnsi="DejaVuSansCondensed" w:cs="DejaVuSansCondensed"/>
              <w:sz w:val="18"/>
              <w:szCs w:val="18"/>
              <w:lang w:eastAsia="en-GB"/>
            </w:rPr>
          </w:rPrChange>
        </w:rPr>
      </w:pPr>
      <w:ins w:id="4694" w:author="Abbas Rizvi" w:date="2023-05-16T15:22:00Z">
        <w:r w:rsidRPr="002256D5">
          <w:rPr>
            <w:rFonts w:asciiTheme="minorHAnsi" w:hAnsiTheme="minorHAnsi" w:cstheme="minorHAnsi"/>
            <w:szCs w:val="22"/>
            <w:lang w:eastAsia="en-GB"/>
            <w:rPrChange w:id="4695" w:author="Abbas Rizvi" w:date="2023-05-16T15:23:00Z">
              <w:rPr>
                <w:rFonts w:ascii="DejaVuSansCondensed" w:hAnsi="DejaVuSansCondensed" w:cs="DejaVuSansCondensed"/>
                <w:sz w:val="18"/>
                <w:szCs w:val="18"/>
                <w:lang w:eastAsia="en-GB"/>
              </w:rPr>
            </w:rPrChange>
          </w:rPr>
          <w:t>• PSU: 110Vdc nominal</w:t>
        </w:r>
      </w:ins>
    </w:p>
    <w:p w14:paraId="7E54AC37" w14:textId="77777777" w:rsidR="00337CE8" w:rsidRPr="002256D5" w:rsidRDefault="00337CE8" w:rsidP="00337CE8">
      <w:pPr>
        <w:autoSpaceDE w:val="0"/>
        <w:autoSpaceDN w:val="0"/>
        <w:adjustRightInd w:val="0"/>
        <w:spacing w:before="0" w:after="0"/>
        <w:rPr>
          <w:ins w:id="4696" w:author="Abbas Rizvi" w:date="2023-05-16T15:22:00Z"/>
          <w:rFonts w:asciiTheme="minorHAnsi" w:hAnsiTheme="minorHAnsi" w:cstheme="minorHAnsi"/>
          <w:szCs w:val="22"/>
          <w:lang w:eastAsia="en-GB"/>
          <w:rPrChange w:id="4697" w:author="Abbas Rizvi" w:date="2023-05-16T15:23:00Z">
            <w:rPr>
              <w:ins w:id="4698" w:author="Abbas Rizvi" w:date="2023-05-16T15:22:00Z"/>
              <w:rFonts w:ascii="DejaVuSansCondensed" w:hAnsi="DejaVuSansCondensed" w:cs="DejaVuSansCondensed"/>
              <w:sz w:val="18"/>
              <w:szCs w:val="18"/>
              <w:lang w:eastAsia="en-GB"/>
            </w:rPr>
          </w:rPrChange>
        </w:rPr>
      </w:pPr>
      <w:ins w:id="4699" w:author="Abbas Rizvi" w:date="2023-05-16T15:22:00Z">
        <w:r w:rsidRPr="002256D5">
          <w:rPr>
            <w:rFonts w:asciiTheme="minorHAnsi" w:hAnsiTheme="minorHAnsi" w:cstheme="minorHAnsi"/>
            <w:szCs w:val="22"/>
            <w:lang w:eastAsia="en-GB"/>
            <w:rPrChange w:id="4700" w:author="Abbas Rizvi" w:date="2023-05-16T15:23:00Z">
              <w:rPr>
                <w:rFonts w:ascii="DejaVuSansCondensed" w:hAnsi="DejaVuSansCondensed" w:cs="DejaVuSansCondensed"/>
                <w:sz w:val="18"/>
                <w:szCs w:val="18"/>
                <w:lang w:eastAsia="en-GB"/>
              </w:rPr>
            </w:rPrChange>
          </w:rPr>
          <w:t>• Two (2) hardware bypasses between 10GbE ports (e0-0&amp;e0-1 and</w:t>
        </w:r>
      </w:ins>
    </w:p>
    <w:p w14:paraId="115FBFBB" w14:textId="77777777" w:rsidR="00337CE8" w:rsidRPr="002256D5" w:rsidRDefault="00337CE8" w:rsidP="00337CE8">
      <w:pPr>
        <w:autoSpaceDE w:val="0"/>
        <w:autoSpaceDN w:val="0"/>
        <w:adjustRightInd w:val="0"/>
        <w:spacing w:before="0" w:after="0"/>
        <w:rPr>
          <w:ins w:id="4701" w:author="Abbas Rizvi" w:date="2023-05-16T15:22:00Z"/>
          <w:rFonts w:asciiTheme="minorHAnsi" w:hAnsiTheme="minorHAnsi" w:cstheme="minorHAnsi"/>
          <w:szCs w:val="22"/>
          <w:lang w:eastAsia="en-GB"/>
          <w:rPrChange w:id="4702" w:author="Abbas Rizvi" w:date="2023-05-16T15:23:00Z">
            <w:rPr>
              <w:ins w:id="4703" w:author="Abbas Rizvi" w:date="2023-05-16T15:22:00Z"/>
              <w:rFonts w:ascii="DejaVuSansCondensed" w:hAnsi="DejaVuSansCondensed" w:cs="DejaVuSansCondensed"/>
              <w:sz w:val="18"/>
              <w:szCs w:val="18"/>
              <w:lang w:eastAsia="en-GB"/>
            </w:rPr>
          </w:rPrChange>
        </w:rPr>
      </w:pPr>
      <w:ins w:id="4704" w:author="Abbas Rizvi" w:date="2023-05-16T15:22:00Z">
        <w:r w:rsidRPr="002256D5">
          <w:rPr>
            <w:rFonts w:asciiTheme="minorHAnsi" w:hAnsiTheme="minorHAnsi" w:cstheme="minorHAnsi"/>
            <w:szCs w:val="22"/>
            <w:lang w:eastAsia="en-GB"/>
            <w:rPrChange w:id="4705" w:author="Abbas Rizvi" w:date="2023-05-16T15:23:00Z">
              <w:rPr>
                <w:rFonts w:ascii="DejaVuSansCondensed" w:hAnsi="DejaVuSansCondensed" w:cs="DejaVuSansCondensed"/>
                <w:sz w:val="18"/>
                <w:szCs w:val="18"/>
                <w:lang w:eastAsia="en-GB"/>
              </w:rPr>
            </w:rPrChange>
          </w:rPr>
          <w:t>e0-2&amp;e0-3)</w:t>
        </w:r>
      </w:ins>
    </w:p>
    <w:p w14:paraId="214B30CB" w14:textId="77777777" w:rsidR="00337CE8" w:rsidRPr="002256D5" w:rsidRDefault="00337CE8" w:rsidP="00337CE8">
      <w:pPr>
        <w:autoSpaceDE w:val="0"/>
        <w:autoSpaceDN w:val="0"/>
        <w:adjustRightInd w:val="0"/>
        <w:spacing w:before="0" w:after="0"/>
        <w:rPr>
          <w:ins w:id="4706" w:author="Abbas Rizvi" w:date="2023-05-16T15:22:00Z"/>
          <w:rFonts w:asciiTheme="minorHAnsi" w:hAnsiTheme="minorHAnsi" w:cstheme="minorHAnsi"/>
          <w:szCs w:val="22"/>
          <w:lang w:eastAsia="en-GB"/>
          <w:rPrChange w:id="4707" w:author="Abbas Rizvi" w:date="2023-05-16T15:23:00Z">
            <w:rPr>
              <w:ins w:id="4708" w:author="Abbas Rizvi" w:date="2023-05-16T15:22:00Z"/>
              <w:rFonts w:ascii="DejaVuSansCondensed" w:hAnsi="DejaVuSansCondensed" w:cs="DejaVuSansCondensed"/>
              <w:sz w:val="18"/>
              <w:szCs w:val="18"/>
              <w:lang w:eastAsia="en-GB"/>
            </w:rPr>
          </w:rPrChange>
        </w:rPr>
      </w:pPr>
      <w:ins w:id="4709" w:author="Abbas Rizvi" w:date="2023-05-16T15:22:00Z">
        <w:r w:rsidRPr="002256D5">
          <w:rPr>
            <w:rFonts w:asciiTheme="minorHAnsi" w:hAnsiTheme="minorHAnsi" w:cstheme="minorHAnsi"/>
            <w:szCs w:val="22"/>
            <w:lang w:eastAsia="en-GB"/>
            <w:rPrChange w:id="4710" w:author="Abbas Rizvi" w:date="2023-05-16T15:23:00Z">
              <w:rPr>
                <w:rFonts w:ascii="DejaVuSansCondensed" w:hAnsi="DejaVuSansCondensed" w:cs="DejaVuSansCondensed"/>
                <w:sz w:val="18"/>
                <w:szCs w:val="18"/>
                <w:lang w:eastAsia="en-GB"/>
              </w:rPr>
            </w:rPrChange>
          </w:rPr>
          <w:t>• VLANs</w:t>
        </w:r>
      </w:ins>
    </w:p>
    <w:p w14:paraId="5C9B96A3" w14:textId="77777777" w:rsidR="00337CE8" w:rsidRPr="002256D5" w:rsidRDefault="00337CE8" w:rsidP="00337CE8">
      <w:pPr>
        <w:autoSpaceDE w:val="0"/>
        <w:autoSpaceDN w:val="0"/>
        <w:adjustRightInd w:val="0"/>
        <w:spacing w:before="0" w:after="0"/>
        <w:rPr>
          <w:ins w:id="4711" w:author="Abbas Rizvi" w:date="2023-05-16T15:22:00Z"/>
          <w:rFonts w:asciiTheme="minorHAnsi" w:hAnsiTheme="minorHAnsi" w:cstheme="minorHAnsi"/>
          <w:szCs w:val="22"/>
          <w:lang w:eastAsia="en-GB"/>
          <w:rPrChange w:id="4712" w:author="Abbas Rizvi" w:date="2023-05-16T15:23:00Z">
            <w:rPr>
              <w:ins w:id="4713" w:author="Abbas Rizvi" w:date="2023-05-16T15:22:00Z"/>
              <w:rFonts w:ascii="DejaVuSansCondensed" w:hAnsi="DejaVuSansCondensed" w:cs="DejaVuSansCondensed"/>
              <w:sz w:val="18"/>
              <w:szCs w:val="18"/>
              <w:lang w:eastAsia="en-GB"/>
            </w:rPr>
          </w:rPrChange>
        </w:rPr>
      </w:pPr>
      <w:ins w:id="4714" w:author="Abbas Rizvi" w:date="2023-05-16T15:22:00Z">
        <w:r w:rsidRPr="002256D5">
          <w:rPr>
            <w:rFonts w:asciiTheme="minorHAnsi" w:hAnsiTheme="minorHAnsi" w:cstheme="minorHAnsi"/>
            <w:szCs w:val="22"/>
            <w:lang w:eastAsia="en-GB"/>
            <w:rPrChange w:id="4715" w:author="Abbas Rizvi" w:date="2023-05-16T15:23:00Z">
              <w:rPr>
                <w:rFonts w:ascii="DejaVuSansCondensed" w:hAnsi="DejaVuSansCondensed" w:cs="DejaVuSansCondensed"/>
                <w:sz w:val="18"/>
                <w:szCs w:val="18"/>
                <w:lang w:eastAsia="en-GB"/>
              </w:rPr>
            </w:rPrChange>
          </w:rPr>
          <w:t>• Quality of Service (QoS) policies</w:t>
        </w:r>
      </w:ins>
    </w:p>
    <w:p w14:paraId="57EEE293" w14:textId="77777777" w:rsidR="00337CE8" w:rsidRPr="002256D5" w:rsidRDefault="00337CE8" w:rsidP="00337CE8">
      <w:pPr>
        <w:autoSpaceDE w:val="0"/>
        <w:autoSpaceDN w:val="0"/>
        <w:adjustRightInd w:val="0"/>
        <w:spacing w:before="0" w:after="0"/>
        <w:rPr>
          <w:ins w:id="4716" w:author="Abbas Rizvi" w:date="2023-05-16T15:22:00Z"/>
          <w:rFonts w:asciiTheme="minorHAnsi" w:hAnsiTheme="minorHAnsi" w:cstheme="minorHAnsi"/>
          <w:szCs w:val="22"/>
          <w:lang w:eastAsia="en-GB"/>
          <w:rPrChange w:id="4717" w:author="Abbas Rizvi" w:date="2023-05-16T15:23:00Z">
            <w:rPr>
              <w:ins w:id="4718" w:author="Abbas Rizvi" w:date="2023-05-16T15:22:00Z"/>
              <w:rFonts w:ascii="DejaVuSansCondensed" w:hAnsi="DejaVuSansCondensed" w:cs="DejaVuSansCondensed"/>
              <w:sz w:val="18"/>
              <w:szCs w:val="18"/>
              <w:lang w:eastAsia="en-GB"/>
            </w:rPr>
          </w:rPrChange>
        </w:rPr>
      </w:pPr>
      <w:ins w:id="4719" w:author="Abbas Rizvi" w:date="2023-05-16T15:22:00Z">
        <w:r w:rsidRPr="002256D5">
          <w:rPr>
            <w:rFonts w:asciiTheme="minorHAnsi" w:hAnsiTheme="minorHAnsi" w:cstheme="minorHAnsi"/>
            <w:szCs w:val="22"/>
            <w:lang w:eastAsia="en-GB"/>
            <w:rPrChange w:id="4720" w:author="Abbas Rizvi" w:date="2023-05-16T15:23:00Z">
              <w:rPr>
                <w:rFonts w:ascii="DejaVuSansCondensed" w:hAnsi="DejaVuSansCondensed" w:cs="DejaVuSansCondensed"/>
                <w:sz w:val="18"/>
                <w:szCs w:val="18"/>
                <w:lang w:eastAsia="en-GB"/>
              </w:rPr>
            </w:rPrChange>
          </w:rPr>
          <w:t>• SNMP v1/v2/v3</w:t>
        </w:r>
      </w:ins>
    </w:p>
    <w:p w14:paraId="027708CF" w14:textId="77777777" w:rsidR="00337CE8" w:rsidRPr="002256D5" w:rsidRDefault="00337CE8" w:rsidP="00337CE8">
      <w:pPr>
        <w:autoSpaceDE w:val="0"/>
        <w:autoSpaceDN w:val="0"/>
        <w:adjustRightInd w:val="0"/>
        <w:spacing w:before="0" w:after="0"/>
        <w:rPr>
          <w:ins w:id="4721" w:author="Abbas Rizvi" w:date="2023-05-16T15:22:00Z"/>
          <w:rFonts w:asciiTheme="minorHAnsi" w:hAnsiTheme="minorHAnsi" w:cstheme="minorHAnsi"/>
          <w:szCs w:val="22"/>
          <w:lang w:eastAsia="en-GB"/>
          <w:rPrChange w:id="4722" w:author="Abbas Rizvi" w:date="2023-05-16T15:23:00Z">
            <w:rPr>
              <w:ins w:id="4723" w:author="Abbas Rizvi" w:date="2023-05-16T15:22:00Z"/>
              <w:rFonts w:ascii="DejaVuSansCondensed" w:hAnsi="DejaVuSansCondensed" w:cs="DejaVuSansCondensed"/>
              <w:sz w:val="18"/>
              <w:szCs w:val="18"/>
              <w:lang w:eastAsia="en-GB"/>
            </w:rPr>
          </w:rPrChange>
        </w:rPr>
      </w:pPr>
      <w:ins w:id="4724" w:author="Abbas Rizvi" w:date="2023-05-16T15:22:00Z">
        <w:r w:rsidRPr="002256D5">
          <w:rPr>
            <w:rFonts w:asciiTheme="minorHAnsi" w:hAnsiTheme="minorHAnsi" w:cstheme="minorHAnsi"/>
            <w:szCs w:val="22"/>
            <w:lang w:eastAsia="en-GB"/>
            <w:rPrChange w:id="4725" w:author="Abbas Rizvi" w:date="2023-05-16T15:23:00Z">
              <w:rPr>
                <w:rFonts w:ascii="DejaVuSansCondensed" w:hAnsi="DejaVuSansCondensed" w:cs="DejaVuSansCondensed"/>
                <w:sz w:val="18"/>
                <w:szCs w:val="18"/>
                <w:lang w:eastAsia="en-GB"/>
              </w:rPr>
            </w:rPrChange>
          </w:rPr>
          <w:t>• DSCP/802.1p Class of Service</w:t>
        </w:r>
      </w:ins>
    </w:p>
    <w:p w14:paraId="2B9993CA" w14:textId="77777777" w:rsidR="00337CE8" w:rsidRPr="002256D5" w:rsidRDefault="00337CE8" w:rsidP="00337CE8">
      <w:pPr>
        <w:autoSpaceDE w:val="0"/>
        <w:autoSpaceDN w:val="0"/>
        <w:adjustRightInd w:val="0"/>
        <w:spacing w:before="0" w:after="0"/>
        <w:rPr>
          <w:ins w:id="4726" w:author="Abbas Rizvi" w:date="2023-05-16T15:22:00Z"/>
          <w:rFonts w:asciiTheme="minorHAnsi" w:hAnsiTheme="minorHAnsi" w:cstheme="minorHAnsi"/>
          <w:szCs w:val="22"/>
          <w:lang w:eastAsia="en-GB"/>
          <w:rPrChange w:id="4727" w:author="Abbas Rizvi" w:date="2023-05-16T15:23:00Z">
            <w:rPr>
              <w:ins w:id="4728" w:author="Abbas Rizvi" w:date="2023-05-16T15:22:00Z"/>
              <w:rFonts w:ascii="DejaVuSansCondensed" w:hAnsi="DejaVuSansCondensed" w:cs="DejaVuSansCondensed"/>
              <w:sz w:val="18"/>
              <w:szCs w:val="18"/>
              <w:lang w:eastAsia="en-GB"/>
            </w:rPr>
          </w:rPrChange>
        </w:rPr>
      </w:pPr>
      <w:ins w:id="4729" w:author="Abbas Rizvi" w:date="2023-05-16T15:22:00Z">
        <w:r w:rsidRPr="002256D5">
          <w:rPr>
            <w:rFonts w:asciiTheme="minorHAnsi" w:hAnsiTheme="minorHAnsi" w:cstheme="minorHAnsi"/>
            <w:szCs w:val="22"/>
            <w:lang w:eastAsia="en-GB"/>
            <w:rPrChange w:id="4730" w:author="Abbas Rizvi" w:date="2023-05-16T15:23:00Z">
              <w:rPr>
                <w:rFonts w:ascii="DejaVuSansCondensed" w:hAnsi="DejaVuSansCondensed" w:cs="DejaVuSansCondensed"/>
                <w:sz w:val="18"/>
                <w:szCs w:val="18"/>
                <w:lang w:eastAsia="en-GB"/>
              </w:rPr>
            </w:rPrChange>
          </w:rPr>
          <w:t>• Power consumption (max): 50W (PoE excluded)</w:t>
        </w:r>
      </w:ins>
    </w:p>
    <w:p w14:paraId="3DC774C4" w14:textId="77777777" w:rsidR="00337CE8" w:rsidRPr="002256D5" w:rsidRDefault="00337CE8" w:rsidP="00337CE8">
      <w:pPr>
        <w:autoSpaceDE w:val="0"/>
        <w:autoSpaceDN w:val="0"/>
        <w:adjustRightInd w:val="0"/>
        <w:spacing w:before="0" w:after="0"/>
        <w:rPr>
          <w:ins w:id="4731" w:author="Abbas Rizvi" w:date="2023-05-16T15:22:00Z"/>
          <w:rFonts w:asciiTheme="minorHAnsi" w:hAnsiTheme="minorHAnsi" w:cstheme="minorHAnsi"/>
          <w:szCs w:val="22"/>
          <w:lang w:eastAsia="en-GB"/>
          <w:rPrChange w:id="4732" w:author="Abbas Rizvi" w:date="2023-05-16T15:23:00Z">
            <w:rPr>
              <w:ins w:id="4733" w:author="Abbas Rizvi" w:date="2023-05-16T15:22:00Z"/>
              <w:rFonts w:ascii="DejaVuSansCondensed" w:hAnsi="DejaVuSansCondensed" w:cs="DejaVuSansCondensed"/>
              <w:sz w:val="18"/>
              <w:szCs w:val="18"/>
              <w:lang w:eastAsia="en-GB"/>
            </w:rPr>
          </w:rPrChange>
        </w:rPr>
      </w:pPr>
      <w:ins w:id="4734" w:author="Abbas Rizvi" w:date="2023-05-16T15:22:00Z">
        <w:r w:rsidRPr="002256D5">
          <w:rPr>
            <w:rFonts w:asciiTheme="minorHAnsi" w:hAnsiTheme="minorHAnsi" w:cstheme="minorHAnsi"/>
            <w:szCs w:val="22"/>
            <w:lang w:eastAsia="en-GB"/>
            <w:rPrChange w:id="4735" w:author="Abbas Rizvi" w:date="2023-05-16T15:23:00Z">
              <w:rPr>
                <w:rFonts w:ascii="DejaVuSansCondensed" w:hAnsi="DejaVuSansCondensed" w:cs="DejaVuSansCondensed"/>
                <w:sz w:val="18"/>
                <w:szCs w:val="18"/>
                <w:lang w:eastAsia="en-GB"/>
              </w:rPr>
            </w:rPrChange>
          </w:rPr>
          <w:t>• PoE+ budget: 150W</w:t>
        </w:r>
      </w:ins>
    </w:p>
    <w:p w14:paraId="27D75F84" w14:textId="77777777" w:rsidR="00337CE8" w:rsidRPr="002256D5" w:rsidRDefault="00337CE8" w:rsidP="00337CE8">
      <w:pPr>
        <w:autoSpaceDE w:val="0"/>
        <w:autoSpaceDN w:val="0"/>
        <w:adjustRightInd w:val="0"/>
        <w:spacing w:before="0" w:after="0"/>
        <w:rPr>
          <w:ins w:id="4736" w:author="Abbas Rizvi" w:date="2023-05-16T15:22:00Z"/>
          <w:rFonts w:asciiTheme="minorHAnsi" w:hAnsiTheme="minorHAnsi" w:cstheme="minorHAnsi"/>
          <w:szCs w:val="22"/>
          <w:lang w:eastAsia="en-GB"/>
          <w:rPrChange w:id="4737" w:author="Abbas Rizvi" w:date="2023-05-16T15:23:00Z">
            <w:rPr>
              <w:ins w:id="4738" w:author="Abbas Rizvi" w:date="2023-05-16T15:22:00Z"/>
              <w:rFonts w:ascii="DejaVuSansCondensed" w:hAnsi="DejaVuSansCondensed" w:cs="DejaVuSansCondensed"/>
              <w:sz w:val="18"/>
              <w:szCs w:val="18"/>
              <w:lang w:eastAsia="en-GB"/>
            </w:rPr>
          </w:rPrChange>
        </w:rPr>
      </w:pPr>
      <w:ins w:id="4739" w:author="Abbas Rizvi" w:date="2023-05-16T15:22:00Z">
        <w:r w:rsidRPr="002256D5">
          <w:rPr>
            <w:rFonts w:asciiTheme="minorHAnsi" w:hAnsiTheme="minorHAnsi" w:cstheme="minorHAnsi"/>
            <w:szCs w:val="22"/>
            <w:lang w:eastAsia="en-GB"/>
            <w:rPrChange w:id="4740" w:author="Abbas Rizvi" w:date="2023-05-16T15:23:00Z">
              <w:rPr>
                <w:rFonts w:ascii="DejaVuSansCondensed" w:hAnsi="DejaVuSansCondensed" w:cs="DejaVuSansCondensed"/>
                <w:sz w:val="18"/>
                <w:szCs w:val="18"/>
                <w:lang w:eastAsia="en-GB"/>
              </w:rPr>
            </w:rPrChange>
          </w:rPr>
          <w:t>• Dimensions: 315x250x73 mm</w:t>
        </w:r>
      </w:ins>
    </w:p>
    <w:p w14:paraId="0C781C67" w14:textId="77777777" w:rsidR="00337CE8" w:rsidRPr="002256D5" w:rsidRDefault="00337CE8" w:rsidP="00337CE8">
      <w:pPr>
        <w:autoSpaceDE w:val="0"/>
        <w:autoSpaceDN w:val="0"/>
        <w:adjustRightInd w:val="0"/>
        <w:spacing w:before="0" w:after="0"/>
        <w:rPr>
          <w:ins w:id="4741" w:author="Abbas Rizvi" w:date="2023-05-16T15:22:00Z"/>
          <w:rFonts w:asciiTheme="minorHAnsi" w:hAnsiTheme="minorHAnsi" w:cstheme="minorHAnsi"/>
          <w:szCs w:val="22"/>
          <w:lang w:eastAsia="en-GB"/>
          <w:rPrChange w:id="4742" w:author="Abbas Rizvi" w:date="2023-05-16T15:23:00Z">
            <w:rPr>
              <w:ins w:id="4743" w:author="Abbas Rizvi" w:date="2023-05-16T15:22:00Z"/>
              <w:rFonts w:ascii="DejaVuSansCondensed" w:hAnsi="DejaVuSansCondensed" w:cs="DejaVuSansCondensed"/>
              <w:sz w:val="18"/>
              <w:szCs w:val="18"/>
              <w:lang w:eastAsia="en-GB"/>
            </w:rPr>
          </w:rPrChange>
        </w:rPr>
      </w:pPr>
      <w:ins w:id="4744" w:author="Abbas Rizvi" w:date="2023-05-16T15:22:00Z">
        <w:r w:rsidRPr="002256D5">
          <w:rPr>
            <w:rFonts w:asciiTheme="minorHAnsi" w:hAnsiTheme="minorHAnsi" w:cstheme="minorHAnsi"/>
            <w:szCs w:val="22"/>
            <w:lang w:eastAsia="en-GB"/>
            <w:rPrChange w:id="4745" w:author="Abbas Rizvi" w:date="2023-05-16T15:23:00Z">
              <w:rPr>
                <w:rFonts w:ascii="DejaVuSansCondensed" w:hAnsi="DejaVuSansCondensed" w:cs="DejaVuSansCondensed"/>
                <w:sz w:val="18"/>
                <w:szCs w:val="18"/>
                <w:lang w:eastAsia="en-GB"/>
              </w:rPr>
            </w:rPrChange>
          </w:rPr>
          <w:t>• Wall Mounting</w:t>
        </w:r>
      </w:ins>
    </w:p>
    <w:p w14:paraId="76E65FE6" w14:textId="77777777" w:rsidR="00337CE8" w:rsidRPr="002256D5" w:rsidRDefault="00337CE8" w:rsidP="00337CE8">
      <w:pPr>
        <w:autoSpaceDE w:val="0"/>
        <w:autoSpaceDN w:val="0"/>
        <w:adjustRightInd w:val="0"/>
        <w:spacing w:before="0" w:after="0"/>
        <w:rPr>
          <w:ins w:id="4746" w:author="Abbas Rizvi" w:date="2023-05-16T15:22:00Z"/>
          <w:rFonts w:asciiTheme="minorHAnsi" w:hAnsiTheme="minorHAnsi" w:cstheme="minorHAnsi"/>
          <w:szCs w:val="22"/>
          <w:lang w:eastAsia="en-GB"/>
          <w:rPrChange w:id="4747" w:author="Abbas Rizvi" w:date="2023-05-16T15:23:00Z">
            <w:rPr>
              <w:ins w:id="4748" w:author="Abbas Rizvi" w:date="2023-05-16T15:22:00Z"/>
              <w:rFonts w:ascii="DejaVuSansCondensed" w:hAnsi="DejaVuSansCondensed" w:cs="DejaVuSansCondensed"/>
              <w:sz w:val="18"/>
              <w:szCs w:val="18"/>
              <w:lang w:eastAsia="en-GB"/>
            </w:rPr>
          </w:rPrChange>
        </w:rPr>
      </w:pPr>
      <w:ins w:id="4749" w:author="Abbas Rizvi" w:date="2023-05-16T15:22:00Z">
        <w:r w:rsidRPr="002256D5">
          <w:rPr>
            <w:rFonts w:asciiTheme="minorHAnsi" w:hAnsiTheme="minorHAnsi" w:cstheme="minorHAnsi"/>
            <w:szCs w:val="22"/>
            <w:lang w:eastAsia="en-GB"/>
            <w:rPrChange w:id="4750" w:author="Abbas Rizvi" w:date="2023-05-16T15:23:00Z">
              <w:rPr>
                <w:rFonts w:ascii="DejaVuSansCondensed" w:hAnsi="DejaVuSansCondensed" w:cs="DejaVuSansCondensed"/>
                <w:sz w:val="18"/>
                <w:szCs w:val="18"/>
                <w:lang w:eastAsia="en-GB"/>
              </w:rPr>
            </w:rPrChange>
          </w:rPr>
          <w:t>• Degree of protection: IP65</w:t>
        </w:r>
      </w:ins>
    </w:p>
    <w:p w14:paraId="7EF9FB81" w14:textId="77777777" w:rsidR="00337CE8" w:rsidRPr="002256D5" w:rsidRDefault="00337CE8" w:rsidP="00337CE8">
      <w:pPr>
        <w:autoSpaceDE w:val="0"/>
        <w:autoSpaceDN w:val="0"/>
        <w:adjustRightInd w:val="0"/>
        <w:spacing w:before="0" w:after="0"/>
        <w:rPr>
          <w:ins w:id="4751" w:author="Abbas Rizvi" w:date="2023-05-16T15:22:00Z"/>
          <w:rFonts w:asciiTheme="minorHAnsi" w:hAnsiTheme="minorHAnsi" w:cstheme="minorHAnsi"/>
          <w:szCs w:val="22"/>
          <w:lang w:eastAsia="en-GB"/>
          <w:rPrChange w:id="4752" w:author="Abbas Rizvi" w:date="2023-05-16T15:23:00Z">
            <w:rPr>
              <w:ins w:id="4753" w:author="Abbas Rizvi" w:date="2023-05-16T15:22:00Z"/>
              <w:rFonts w:ascii="DejaVuSansCondensed" w:hAnsi="DejaVuSansCondensed" w:cs="DejaVuSansCondensed"/>
              <w:sz w:val="18"/>
              <w:szCs w:val="18"/>
              <w:lang w:eastAsia="en-GB"/>
            </w:rPr>
          </w:rPrChange>
        </w:rPr>
      </w:pPr>
      <w:ins w:id="4754" w:author="Abbas Rizvi" w:date="2023-05-16T15:22:00Z">
        <w:r w:rsidRPr="002256D5">
          <w:rPr>
            <w:rFonts w:asciiTheme="minorHAnsi" w:hAnsiTheme="minorHAnsi" w:cstheme="minorHAnsi"/>
            <w:szCs w:val="22"/>
            <w:lang w:eastAsia="en-GB"/>
            <w:rPrChange w:id="4755" w:author="Abbas Rizvi" w:date="2023-05-16T15:23:00Z">
              <w:rPr>
                <w:rFonts w:ascii="DejaVuSansCondensed" w:hAnsi="DejaVuSansCondensed" w:cs="DejaVuSansCondensed"/>
                <w:sz w:val="18"/>
                <w:szCs w:val="18"/>
                <w:lang w:eastAsia="en-GB"/>
              </w:rPr>
            </w:rPrChange>
          </w:rPr>
          <w:t>• Operating Temperature range: -40°C ÷ +70°C (+85°C for 10 min.</w:t>
        </w:r>
      </w:ins>
    </w:p>
    <w:p w14:paraId="573274EE" w14:textId="77777777" w:rsidR="00337CE8" w:rsidRPr="002256D5" w:rsidRDefault="00337CE8" w:rsidP="00337CE8">
      <w:pPr>
        <w:autoSpaceDE w:val="0"/>
        <w:autoSpaceDN w:val="0"/>
        <w:adjustRightInd w:val="0"/>
        <w:spacing w:before="0" w:after="0"/>
        <w:rPr>
          <w:ins w:id="4756" w:author="Abbas Rizvi" w:date="2023-05-16T15:22:00Z"/>
          <w:rFonts w:asciiTheme="minorHAnsi" w:hAnsiTheme="minorHAnsi" w:cstheme="minorHAnsi"/>
          <w:szCs w:val="22"/>
          <w:lang w:eastAsia="en-GB"/>
          <w:rPrChange w:id="4757" w:author="Abbas Rizvi" w:date="2023-05-16T15:23:00Z">
            <w:rPr>
              <w:ins w:id="4758" w:author="Abbas Rizvi" w:date="2023-05-16T15:22:00Z"/>
              <w:rFonts w:ascii="DejaVuSansCondensed" w:hAnsi="DejaVuSansCondensed" w:cs="DejaVuSansCondensed"/>
              <w:sz w:val="18"/>
              <w:szCs w:val="18"/>
              <w:lang w:eastAsia="en-GB"/>
            </w:rPr>
          </w:rPrChange>
        </w:rPr>
      </w:pPr>
      <w:ins w:id="4759" w:author="Abbas Rizvi" w:date="2023-05-16T15:22:00Z">
        <w:r w:rsidRPr="002256D5">
          <w:rPr>
            <w:rFonts w:asciiTheme="minorHAnsi" w:hAnsiTheme="minorHAnsi" w:cstheme="minorHAnsi"/>
            <w:szCs w:val="22"/>
            <w:lang w:eastAsia="en-GB"/>
            <w:rPrChange w:id="4760" w:author="Abbas Rizvi" w:date="2023-05-16T15:23:00Z">
              <w:rPr>
                <w:rFonts w:ascii="DejaVuSansCondensed" w:hAnsi="DejaVuSansCondensed" w:cs="DejaVuSansCondensed"/>
                <w:sz w:val="18"/>
                <w:szCs w:val="18"/>
                <w:lang w:eastAsia="en-GB"/>
              </w:rPr>
            </w:rPrChange>
          </w:rPr>
          <w:t>according to EN 50155 class OT4 with extended operating</w:t>
        </w:r>
      </w:ins>
    </w:p>
    <w:p w14:paraId="45BCAC0C" w14:textId="77777777" w:rsidR="00337CE8" w:rsidRPr="002256D5" w:rsidRDefault="00337CE8" w:rsidP="00337CE8">
      <w:pPr>
        <w:autoSpaceDE w:val="0"/>
        <w:autoSpaceDN w:val="0"/>
        <w:adjustRightInd w:val="0"/>
        <w:spacing w:before="0" w:after="0"/>
        <w:rPr>
          <w:ins w:id="4761" w:author="Abbas Rizvi" w:date="2023-05-16T15:22:00Z"/>
          <w:rFonts w:asciiTheme="minorHAnsi" w:hAnsiTheme="minorHAnsi" w:cstheme="minorHAnsi"/>
          <w:szCs w:val="22"/>
          <w:lang w:eastAsia="en-GB"/>
          <w:rPrChange w:id="4762" w:author="Abbas Rizvi" w:date="2023-05-16T15:23:00Z">
            <w:rPr>
              <w:ins w:id="4763" w:author="Abbas Rizvi" w:date="2023-05-16T15:22:00Z"/>
              <w:rFonts w:ascii="DejaVuSansCondensed" w:hAnsi="DejaVuSansCondensed" w:cs="DejaVuSansCondensed"/>
              <w:sz w:val="18"/>
              <w:szCs w:val="18"/>
              <w:lang w:eastAsia="en-GB"/>
            </w:rPr>
          </w:rPrChange>
        </w:rPr>
      </w:pPr>
      <w:ins w:id="4764" w:author="Abbas Rizvi" w:date="2023-05-16T15:22:00Z">
        <w:r w:rsidRPr="002256D5">
          <w:rPr>
            <w:rFonts w:asciiTheme="minorHAnsi" w:hAnsiTheme="minorHAnsi" w:cstheme="minorHAnsi"/>
            <w:szCs w:val="22"/>
            <w:lang w:eastAsia="en-GB"/>
            <w:rPrChange w:id="4765" w:author="Abbas Rizvi" w:date="2023-05-16T15:23:00Z">
              <w:rPr>
                <w:rFonts w:ascii="DejaVuSansCondensed" w:hAnsi="DejaVuSansCondensed" w:cs="DejaVuSansCondensed"/>
                <w:sz w:val="18"/>
                <w:szCs w:val="18"/>
                <w:lang w:eastAsia="en-GB"/>
              </w:rPr>
            </w:rPrChange>
          </w:rPr>
          <w:t>temperature ST1)</w:t>
        </w:r>
      </w:ins>
    </w:p>
    <w:p w14:paraId="72211D2D" w14:textId="77777777" w:rsidR="00337CE8" w:rsidRPr="002256D5" w:rsidRDefault="00337CE8" w:rsidP="00337CE8">
      <w:pPr>
        <w:autoSpaceDE w:val="0"/>
        <w:autoSpaceDN w:val="0"/>
        <w:adjustRightInd w:val="0"/>
        <w:spacing w:before="0" w:after="0"/>
        <w:rPr>
          <w:ins w:id="4766" w:author="Abbas Rizvi" w:date="2023-05-16T15:22:00Z"/>
          <w:rFonts w:asciiTheme="minorHAnsi" w:hAnsiTheme="minorHAnsi" w:cstheme="minorHAnsi"/>
          <w:szCs w:val="22"/>
          <w:lang w:eastAsia="en-GB"/>
          <w:rPrChange w:id="4767" w:author="Abbas Rizvi" w:date="2023-05-16T15:23:00Z">
            <w:rPr>
              <w:ins w:id="4768" w:author="Abbas Rizvi" w:date="2023-05-16T15:22:00Z"/>
              <w:rFonts w:ascii="DejaVuSansCondensed" w:hAnsi="DejaVuSansCondensed" w:cs="DejaVuSansCondensed"/>
              <w:sz w:val="18"/>
              <w:szCs w:val="18"/>
              <w:lang w:eastAsia="en-GB"/>
            </w:rPr>
          </w:rPrChange>
        </w:rPr>
      </w:pPr>
      <w:ins w:id="4769" w:author="Abbas Rizvi" w:date="2023-05-16T15:22:00Z">
        <w:r w:rsidRPr="002256D5">
          <w:rPr>
            <w:rFonts w:asciiTheme="minorHAnsi" w:hAnsiTheme="minorHAnsi" w:cstheme="minorHAnsi"/>
            <w:szCs w:val="22"/>
            <w:lang w:eastAsia="en-GB"/>
            <w:rPrChange w:id="4770" w:author="Abbas Rizvi" w:date="2023-05-16T15:23:00Z">
              <w:rPr>
                <w:rFonts w:ascii="DejaVuSansCondensed" w:hAnsi="DejaVuSansCondensed" w:cs="DejaVuSansCondensed"/>
                <w:sz w:val="18"/>
                <w:szCs w:val="18"/>
                <w:lang w:eastAsia="en-GB"/>
              </w:rPr>
            </w:rPrChange>
          </w:rPr>
          <w:t>• TTCMP protocol</w:t>
        </w:r>
      </w:ins>
    </w:p>
    <w:p w14:paraId="7B6938DC" w14:textId="77777777" w:rsidR="00337CE8" w:rsidRPr="002256D5" w:rsidRDefault="00337CE8" w:rsidP="00337CE8">
      <w:pPr>
        <w:autoSpaceDE w:val="0"/>
        <w:autoSpaceDN w:val="0"/>
        <w:adjustRightInd w:val="0"/>
        <w:spacing w:before="0" w:after="0"/>
        <w:rPr>
          <w:ins w:id="4771" w:author="Abbas Rizvi" w:date="2023-05-16T15:22:00Z"/>
          <w:rFonts w:asciiTheme="minorHAnsi" w:hAnsiTheme="minorHAnsi" w:cstheme="minorHAnsi"/>
          <w:szCs w:val="22"/>
          <w:lang w:eastAsia="en-GB"/>
          <w:rPrChange w:id="4772" w:author="Abbas Rizvi" w:date="2023-05-16T15:23:00Z">
            <w:rPr>
              <w:ins w:id="4773" w:author="Abbas Rizvi" w:date="2023-05-16T15:22:00Z"/>
              <w:rFonts w:ascii="DejaVuSansCondensed" w:hAnsi="DejaVuSansCondensed" w:cs="DejaVuSansCondensed"/>
              <w:sz w:val="18"/>
              <w:szCs w:val="18"/>
              <w:lang w:eastAsia="en-GB"/>
            </w:rPr>
          </w:rPrChange>
        </w:rPr>
      </w:pPr>
      <w:ins w:id="4774" w:author="Abbas Rizvi" w:date="2023-05-16T15:22:00Z">
        <w:r w:rsidRPr="002256D5">
          <w:rPr>
            <w:rFonts w:asciiTheme="minorHAnsi" w:hAnsiTheme="minorHAnsi" w:cstheme="minorHAnsi"/>
            <w:szCs w:val="22"/>
            <w:lang w:eastAsia="en-GB"/>
            <w:rPrChange w:id="4775" w:author="Abbas Rizvi" w:date="2023-05-16T15:23:00Z">
              <w:rPr>
                <w:rFonts w:ascii="DejaVuSansCondensed" w:hAnsi="DejaVuSansCondensed" w:cs="DejaVuSansCondensed"/>
                <w:sz w:val="18"/>
                <w:szCs w:val="18"/>
                <w:lang w:eastAsia="en-GB"/>
              </w:rPr>
            </w:rPrChange>
          </w:rPr>
          <w:t>• Referring norms EN 50155</w:t>
        </w:r>
      </w:ins>
    </w:p>
    <w:p w14:paraId="0EB75752" w14:textId="77777777" w:rsidR="00337CE8" w:rsidRPr="00F44FFF" w:rsidRDefault="00337CE8" w:rsidP="00337CE8">
      <w:pPr>
        <w:autoSpaceDE w:val="0"/>
        <w:autoSpaceDN w:val="0"/>
        <w:adjustRightInd w:val="0"/>
        <w:spacing w:before="0" w:after="0"/>
        <w:rPr>
          <w:ins w:id="4776" w:author="Abbas Rizvi" w:date="2023-05-16T15:22:00Z"/>
          <w:rFonts w:asciiTheme="minorHAnsi" w:hAnsiTheme="minorHAnsi" w:cstheme="minorHAnsi"/>
          <w:szCs w:val="22"/>
          <w:lang w:eastAsia="en-GB"/>
          <w:rPrChange w:id="4777" w:author="Abbas Rizvi" w:date="2023-05-16T15:24:00Z">
            <w:rPr>
              <w:ins w:id="4778" w:author="Abbas Rizvi" w:date="2023-05-16T15:22:00Z"/>
              <w:rFonts w:ascii="DejaVuSansCondensed-Bold" w:hAnsi="DejaVuSansCondensed-Bold" w:cs="DejaVuSansCondensed-Bold"/>
              <w:b/>
              <w:bCs/>
              <w:sz w:val="18"/>
              <w:szCs w:val="18"/>
              <w:lang w:eastAsia="en-GB"/>
            </w:rPr>
          </w:rPrChange>
        </w:rPr>
      </w:pPr>
      <w:ins w:id="4779" w:author="Abbas Rizvi" w:date="2023-05-16T15:22:00Z">
        <w:r w:rsidRPr="00F44FFF">
          <w:rPr>
            <w:rFonts w:asciiTheme="minorHAnsi" w:hAnsiTheme="minorHAnsi" w:cstheme="minorHAnsi"/>
            <w:szCs w:val="22"/>
            <w:lang w:eastAsia="en-GB"/>
            <w:rPrChange w:id="4780" w:author="Abbas Rizvi" w:date="2023-05-16T15:24:00Z">
              <w:rPr>
                <w:rFonts w:ascii="DejaVuSansCondensed" w:hAnsi="DejaVuSansCondensed" w:cs="DejaVuSansCondensed"/>
                <w:sz w:val="18"/>
                <w:szCs w:val="18"/>
                <w:lang w:eastAsia="en-GB"/>
              </w:rPr>
            </w:rPrChange>
          </w:rPr>
          <w:t xml:space="preserve">• </w:t>
        </w:r>
        <w:r w:rsidRPr="00F44FFF">
          <w:rPr>
            <w:rFonts w:asciiTheme="minorHAnsi" w:hAnsiTheme="minorHAnsi" w:cstheme="minorHAnsi"/>
            <w:szCs w:val="22"/>
            <w:lang w:eastAsia="en-GB"/>
            <w:rPrChange w:id="4781" w:author="Abbas Rizvi" w:date="2023-05-16T15:24:00Z">
              <w:rPr>
                <w:rFonts w:ascii="DejaVuSansCondensed-Bold" w:hAnsi="DejaVuSansCondensed-Bold" w:cs="DejaVuSansCondensed-Bold"/>
                <w:b/>
                <w:bCs/>
                <w:sz w:val="18"/>
                <w:szCs w:val="18"/>
                <w:lang w:eastAsia="en-GB"/>
              </w:rPr>
            </w:rPrChange>
          </w:rPr>
          <w:t>Support for Nomad Digital OBN</w:t>
        </w:r>
      </w:ins>
    </w:p>
    <w:p w14:paraId="2A9DA0F5" w14:textId="77777777" w:rsidR="00337CE8" w:rsidRPr="00F44FFF" w:rsidRDefault="00337CE8" w:rsidP="00337CE8">
      <w:pPr>
        <w:autoSpaceDE w:val="0"/>
        <w:autoSpaceDN w:val="0"/>
        <w:adjustRightInd w:val="0"/>
        <w:spacing w:before="0" w:after="0"/>
        <w:rPr>
          <w:ins w:id="4782" w:author="Abbas Rizvi" w:date="2023-05-16T15:22:00Z"/>
          <w:rFonts w:asciiTheme="minorHAnsi" w:hAnsiTheme="minorHAnsi" w:cstheme="minorHAnsi"/>
          <w:szCs w:val="22"/>
          <w:lang w:eastAsia="en-GB"/>
          <w:rPrChange w:id="4783" w:author="Abbas Rizvi" w:date="2023-05-16T15:24:00Z">
            <w:rPr>
              <w:ins w:id="4784" w:author="Abbas Rizvi" w:date="2023-05-16T15:22:00Z"/>
              <w:rFonts w:ascii="DejaVuSansCondensed-Bold" w:hAnsi="DejaVuSansCondensed-Bold" w:cs="DejaVuSansCondensed-Bold"/>
              <w:b/>
              <w:bCs/>
              <w:sz w:val="18"/>
              <w:szCs w:val="18"/>
              <w:lang w:eastAsia="en-GB"/>
            </w:rPr>
          </w:rPrChange>
        </w:rPr>
      </w:pPr>
      <w:ins w:id="4785" w:author="Abbas Rizvi" w:date="2023-05-16T15:22:00Z">
        <w:r w:rsidRPr="00F44FFF">
          <w:rPr>
            <w:rFonts w:asciiTheme="minorHAnsi" w:hAnsiTheme="minorHAnsi" w:cstheme="minorHAnsi"/>
            <w:szCs w:val="22"/>
            <w:lang w:eastAsia="en-GB"/>
            <w:rPrChange w:id="4786" w:author="Abbas Rizvi" w:date="2023-05-16T15:24:00Z">
              <w:rPr>
                <w:rFonts w:ascii="DejaVuSansCondensed" w:hAnsi="DejaVuSansCondensed" w:cs="DejaVuSansCondensed"/>
                <w:sz w:val="18"/>
                <w:szCs w:val="18"/>
                <w:lang w:eastAsia="en-GB"/>
              </w:rPr>
            </w:rPrChange>
          </w:rPr>
          <w:t xml:space="preserve">• </w:t>
        </w:r>
        <w:r w:rsidRPr="00F44FFF">
          <w:rPr>
            <w:rFonts w:asciiTheme="minorHAnsi" w:hAnsiTheme="minorHAnsi" w:cstheme="minorHAnsi"/>
            <w:szCs w:val="22"/>
            <w:lang w:eastAsia="en-GB"/>
            <w:rPrChange w:id="4787" w:author="Abbas Rizvi" w:date="2023-05-16T15:24:00Z">
              <w:rPr>
                <w:rFonts w:ascii="DejaVuSansCondensed-Bold" w:hAnsi="DejaVuSansCondensed-Bold" w:cs="DejaVuSansCondensed-Bold"/>
                <w:b/>
                <w:bCs/>
                <w:sz w:val="18"/>
                <w:szCs w:val="18"/>
                <w:lang w:eastAsia="en-GB"/>
              </w:rPr>
            </w:rPrChange>
          </w:rPr>
          <w:t>Support for 1G/2.5G/5G/10G negotiation</w:t>
        </w:r>
      </w:ins>
    </w:p>
    <w:p w14:paraId="19A62809" w14:textId="4F435AE2" w:rsidR="00457654" w:rsidRPr="00BB22CC" w:rsidDel="00BB22CC" w:rsidRDefault="00BB22CC">
      <w:pPr>
        <w:autoSpaceDE w:val="0"/>
        <w:autoSpaceDN w:val="0"/>
        <w:adjustRightInd w:val="0"/>
        <w:spacing w:before="0" w:after="0"/>
        <w:rPr>
          <w:del w:id="4788" w:author="Christopher Kemeter" w:date="2023-11-13T20:27:00Z"/>
          <w:rFonts w:asciiTheme="minorHAnsi" w:hAnsiTheme="minorHAnsi" w:cstheme="minorHAnsi"/>
          <w:szCs w:val="22"/>
          <w:lang w:val="de-AT" w:eastAsia="ja-JP"/>
          <w:rPrChange w:id="4789" w:author="Christopher Kemeter" w:date="2023-11-13T20:27:00Z">
            <w:rPr>
              <w:del w:id="4790" w:author="Christopher Kemeter" w:date="2023-11-13T20:27:00Z"/>
              <w:rFonts w:cstheme="minorHAnsi"/>
              <w:lang w:val="en-CA"/>
            </w:rPr>
          </w:rPrChange>
        </w:rPr>
        <w:pPrChange w:id="4791" w:author="Abbas Rizvi" w:date="2023-05-15T10:00:00Z">
          <w:pPr/>
        </w:pPrChange>
      </w:pPr>
      <w:ins w:id="4792" w:author="Christopher Kemeter" w:date="2023-11-13T20:27:00Z">
        <w:r w:rsidRPr="00BB22CC">
          <w:rPr>
            <w:rFonts w:asciiTheme="minorHAnsi" w:hAnsiTheme="minorHAnsi" w:cstheme="minorHAnsi"/>
            <w:szCs w:val="22"/>
            <w:lang w:val="de-AT" w:eastAsia="en-GB"/>
            <w:rPrChange w:id="4793" w:author="Christopher Kemeter" w:date="2023-11-13T20:27:00Z">
              <w:rPr>
                <w:rFonts w:asciiTheme="minorHAnsi" w:hAnsiTheme="minorHAnsi" w:cstheme="minorHAnsi"/>
                <w:szCs w:val="22"/>
                <w:lang w:eastAsia="en-GB"/>
              </w:rPr>
            </w:rPrChange>
          </w:rPr>
          <w:t>Die allgemeinen Datenblätter sowie die 2D- und 3D-Zeichnungen für den VDSRail 28-Port-Switch finden Sie auf folgendem SharePoint-Link von ÖBB:</w:t>
        </w:r>
      </w:ins>
      <w:ins w:id="4794" w:author="Abbas Rizvi" w:date="2023-05-16T15:25:00Z">
        <w:del w:id="4795" w:author="Christopher Kemeter" w:date="2023-11-13T20:27:00Z">
          <w:r w:rsidR="00914227" w:rsidRPr="00BB22CC" w:rsidDel="00BB22CC">
            <w:rPr>
              <w:rFonts w:asciiTheme="minorHAnsi" w:hAnsiTheme="minorHAnsi" w:cstheme="minorHAnsi"/>
              <w:szCs w:val="22"/>
              <w:lang w:val="de-AT" w:eastAsia="en-GB"/>
              <w:rPrChange w:id="4796" w:author="Christopher Kemeter" w:date="2023-11-13T20:27:00Z">
                <w:rPr>
                  <w:rFonts w:asciiTheme="minorHAnsi" w:hAnsiTheme="minorHAnsi" w:cstheme="minorHAnsi"/>
                  <w:szCs w:val="22"/>
                  <w:lang w:eastAsia="en-GB"/>
                </w:rPr>
              </w:rPrChange>
            </w:rPr>
            <w:delText xml:space="preserve">The generic </w:delText>
          </w:r>
        </w:del>
      </w:ins>
      <w:del w:id="4797" w:author="Christopher Kemeter" w:date="2023-11-13T20:27:00Z">
        <w:r w:rsidR="00457654" w:rsidRPr="00BB22CC" w:rsidDel="00BB22CC">
          <w:rPr>
            <w:rFonts w:asciiTheme="minorHAnsi" w:hAnsiTheme="minorHAnsi" w:cstheme="minorHAnsi"/>
            <w:szCs w:val="22"/>
            <w:lang w:val="de-AT" w:eastAsia="ja-JP"/>
            <w:rPrChange w:id="4798" w:author="Christopher Kemeter" w:date="2023-11-13T20:27:00Z">
              <w:rPr>
                <w:rFonts w:cstheme="minorHAnsi"/>
                <w:lang w:val="en-CA"/>
              </w:rPr>
            </w:rPrChange>
          </w:rPr>
          <w:delText>• Five (5) 1G/2.5G/5G/10GBASE-T Ethernet ports - one (1) of them with</w:delText>
        </w:r>
      </w:del>
    </w:p>
    <w:p w14:paraId="165A95A6" w14:textId="23861202" w:rsidR="00457654" w:rsidRPr="00BB22CC" w:rsidDel="00BB22CC" w:rsidRDefault="00457654">
      <w:pPr>
        <w:autoSpaceDE w:val="0"/>
        <w:autoSpaceDN w:val="0"/>
        <w:adjustRightInd w:val="0"/>
        <w:spacing w:before="0" w:after="0"/>
        <w:rPr>
          <w:del w:id="4799" w:author="Christopher Kemeter" w:date="2023-11-13T20:27:00Z"/>
          <w:rFonts w:asciiTheme="minorHAnsi" w:hAnsiTheme="minorHAnsi" w:cstheme="minorHAnsi"/>
          <w:szCs w:val="22"/>
          <w:lang w:val="de-AT" w:eastAsia="ja-JP"/>
          <w:rPrChange w:id="4800" w:author="Christopher Kemeter" w:date="2023-11-13T20:27:00Z">
            <w:rPr>
              <w:del w:id="4801" w:author="Christopher Kemeter" w:date="2023-11-13T20:27:00Z"/>
              <w:rFonts w:cstheme="minorHAnsi"/>
              <w:lang w:val="en-CA"/>
            </w:rPr>
          </w:rPrChange>
        </w:rPr>
        <w:pPrChange w:id="4802" w:author="Abbas Rizvi" w:date="2023-05-15T10:00:00Z">
          <w:pPr/>
        </w:pPrChange>
      </w:pPr>
      <w:del w:id="4803" w:author="Christopher Kemeter" w:date="2023-11-13T20:27:00Z">
        <w:r w:rsidRPr="00BB22CC" w:rsidDel="00BB22CC">
          <w:rPr>
            <w:rFonts w:asciiTheme="minorHAnsi" w:hAnsiTheme="minorHAnsi" w:cstheme="minorHAnsi"/>
            <w:szCs w:val="22"/>
            <w:lang w:val="de-AT" w:eastAsia="ja-JP"/>
            <w:rPrChange w:id="4804" w:author="Christopher Kemeter" w:date="2023-11-13T20:27:00Z">
              <w:rPr>
                <w:rFonts w:cstheme="minorHAnsi"/>
                <w:lang w:val="en-CA"/>
              </w:rPr>
            </w:rPrChange>
          </w:rPr>
          <w:delText>optional PoE+ capability</w:delText>
        </w:r>
      </w:del>
    </w:p>
    <w:p w14:paraId="2C2BB382" w14:textId="2DEAF591" w:rsidR="00457654" w:rsidRPr="00BB22CC" w:rsidDel="00BB22CC" w:rsidRDefault="00457654">
      <w:pPr>
        <w:autoSpaceDE w:val="0"/>
        <w:autoSpaceDN w:val="0"/>
        <w:adjustRightInd w:val="0"/>
        <w:spacing w:before="0" w:after="0"/>
        <w:rPr>
          <w:del w:id="4805" w:author="Christopher Kemeter" w:date="2023-11-13T20:27:00Z"/>
          <w:rFonts w:asciiTheme="minorHAnsi" w:hAnsiTheme="minorHAnsi" w:cstheme="minorHAnsi"/>
          <w:szCs w:val="22"/>
          <w:lang w:val="de-AT" w:eastAsia="ja-JP"/>
          <w:rPrChange w:id="4806" w:author="Christopher Kemeter" w:date="2023-11-13T20:27:00Z">
            <w:rPr>
              <w:del w:id="4807" w:author="Christopher Kemeter" w:date="2023-11-13T20:27:00Z"/>
              <w:rFonts w:cstheme="minorHAnsi"/>
              <w:lang w:val="en-CA"/>
            </w:rPr>
          </w:rPrChange>
        </w:rPr>
        <w:pPrChange w:id="4808" w:author="Abbas Rizvi" w:date="2023-05-15T10:00:00Z">
          <w:pPr/>
        </w:pPrChange>
      </w:pPr>
      <w:del w:id="4809" w:author="Christopher Kemeter" w:date="2023-11-13T20:27:00Z">
        <w:r w:rsidRPr="00BB22CC" w:rsidDel="00BB22CC">
          <w:rPr>
            <w:rFonts w:asciiTheme="minorHAnsi" w:hAnsiTheme="minorHAnsi" w:cstheme="minorHAnsi"/>
            <w:szCs w:val="22"/>
            <w:lang w:val="de-AT" w:eastAsia="ja-JP"/>
            <w:rPrChange w:id="4810" w:author="Christopher Kemeter" w:date="2023-11-13T20:27:00Z">
              <w:rPr>
                <w:rFonts w:cstheme="minorHAnsi"/>
                <w:lang w:val="en-CA"/>
              </w:rPr>
            </w:rPrChange>
          </w:rPr>
          <w:delText>• Twenty-three (23) 10/100/1000BASE-T(X) Ethernet ports - sixteen (16) of</w:delText>
        </w:r>
      </w:del>
    </w:p>
    <w:p w14:paraId="23925087" w14:textId="67A4DEE4" w:rsidR="00457654" w:rsidRPr="00BB22CC" w:rsidDel="00BB22CC" w:rsidRDefault="00457654">
      <w:pPr>
        <w:autoSpaceDE w:val="0"/>
        <w:autoSpaceDN w:val="0"/>
        <w:adjustRightInd w:val="0"/>
        <w:spacing w:before="0" w:after="0"/>
        <w:rPr>
          <w:del w:id="4811" w:author="Christopher Kemeter" w:date="2023-11-13T20:27:00Z"/>
          <w:rFonts w:asciiTheme="minorHAnsi" w:hAnsiTheme="minorHAnsi" w:cstheme="minorHAnsi"/>
          <w:szCs w:val="22"/>
          <w:lang w:val="de-AT" w:eastAsia="ja-JP"/>
          <w:rPrChange w:id="4812" w:author="Christopher Kemeter" w:date="2023-11-13T20:27:00Z">
            <w:rPr>
              <w:del w:id="4813" w:author="Christopher Kemeter" w:date="2023-11-13T20:27:00Z"/>
              <w:rFonts w:cstheme="minorHAnsi"/>
              <w:lang w:val="en-CA"/>
            </w:rPr>
          </w:rPrChange>
        </w:rPr>
        <w:pPrChange w:id="4814" w:author="Abbas Rizvi" w:date="2023-05-15T10:00:00Z">
          <w:pPr/>
        </w:pPrChange>
      </w:pPr>
      <w:del w:id="4815" w:author="Christopher Kemeter" w:date="2023-11-13T20:27:00Z">
        <w:r w:rsidRPr="00BB22CC" w:rsidDel="00BB22CC">
          <w:rPr>
            <w:rFonts w:asciiTheme="minorHAnsi" w:hAnsiTheme="minorHAnsi" w:cstheme="minorHAnsi"/>
            <w:szCs w:val="22"/>
            <w:lang w:val="de-AT" w:eastAsia="ja-JP"/>
            <w:rPrChange w:id="4816" w:author="Christopher Kemeter" w:date="2023-11-13T20:27:00Z">
              <w:rPr>
                <w:rFonts w:cstheme="minorHAnsi"/>
                <w:lang w:val="en-CA"/>
              </w:rPr>
            </w:rPrChange>
          </w:rPr>
          <w:delText>them with optional PoE+ capability</w:delText>
        </w:r>
      </w:del>
    </w:p>
    <w:p w14:paraId="3F281DC4" w14:textId="333BF07D" w:rsidR="00457654" w:rsidRPr="00BB22CC" w:rsidDel="00BB22CC" w:rsidRDefault="00457654">
      <w:pPr>
        <w:autoSpaceDE w:val="0"/>
        <w:autoSpaceDN w:val="0"/>
        <w:adjustRightInd w:val="0"/>
        <w:spacing w:before="0" w:after="0"/>
        <w:rPr>
          <w:del w:id="4817" w:author="Christopher Kemeter" w:date="2023-11-13T20:27:00Z"/>
          <w:rFonts w:asciiTheme="minorHAnsi" w:hAnsiTheme="minorHAnsi" w:cstheme="minorHAnsi"/>
          <w:szCs w:val="22"/>
          <w:lang w:val="de-AT" w:eastAsia="ja-JP"/>
          <w:rPrChange w:id="4818" w:author="Christopher Kemeter" w:date="2023-11-13T20:27:00Z">
            <w:rPr>
              <w:del w:id="4819" w:author="Christopher Kemeter" w:date="2023-11-13T20:27:00Z"/>
              <w:rFonts w:cstheme="minorHAnsi"/>
              <w:lang w:val="en-CA"/>
            </w:rPr>
          </w:rPrChange>
        </w:rPr>
        <w:pPrChange w:id="4820" w:author="Abbas Rizvi" w:date="2023-05-15T10:00:00Z">
          <w:pPr/>
        </w:pPrChange>
      </w:pPr>
      <w:del w:id="4821" w:author="Christopher Kemeter" w:date="2023-11-13T20:27:00Z">
        <w:r w:rsidRPr="00BB22CC" w:rsidDel="00BB22CC">
          <w:rPr>
            <w:rFonts w:asciiTheme="minorHAnsi" w:hAnsiTheme="minorHAnsi" w:cstheme="minorHAnsi"/>
            <w:szCs w:val="22"/>
            <w:lang w:val="de-AT" w:eastAsia="ja-JP"/>
            <w:rPrChange w:id="4822" w:author="Christopher Kemeter" w:date="2023-11-13T20:27:00Z">
              <w:rPr>
                <w:rFonts w:cstheme="minorHAnsi"/>
                <w:lang w:val="en-CA"/>
              </w:rPr>
            </w:rPrChange>
          </w:rPr>
          <w:delText>• M12, X-coding, circular push-pull connectors, outer locking, for Ethernet</w:delText>
        </w:r>
      </w:del>
    </w:p>
    <w:p w14:paraId="010AB010" w14:textId="2DFBB04C" w:rsidR="00457654" w:rsidRPr="00BB22CC" w:rsidDel="00BB22CC" w:rsidRDefault="00457654">
      <w:pPr>
        <w:autoSpaceDE w:val="0"/>
        <w:autoSpaceDN w:val="0"/>
        <w:adjustRightInd w:val="0"/>
        <w:spacing w:before="0" w:after="0"/>
        <w:rPr>
          <w:del w:id="4823" w:author="Christopher Kemeter" w:date="2023-11-13T20:27:00Z"/>
          <w:rFonts w:asciiTheme="minorHAnsi" w:hAnsiTheme="minorHAnsi" w:cstheme="minorHAnsi"/>
          <w:szCs w:val="22"/>
          <w:lang w:val="de-AT" w:eastAsia="ja-JP"/>
          <w:rPrChange w:id="4824" w:author="Christopher Kemeter" w:date="2023-11-13T20:27:00Z">
            <w:rPr>
              <w:del w:id="4825" w:author="Christopher Kemeter" w:date="2023-11-13T20:27:00Z"/>
              <w:rFonts w:cstheme="minorHAnsi"/>
              <w:lang w:val="en-CA"/>
            </w:rPr>
          </w:rPrChange>
        </w:rPr>
        <w:pPrChange w:id="4826" w:author="Abbas Rizvi" w:date="2023-05-15T10:00:00Z">
          <w:pPr/>
        </w:pPrChange>
      </w:pPr>
      <w:del w:id="4827" w:author="Christopher Kemeter" w:date="2023-11-13T20:27:00Z">
        <w:r w:rsidRPr="00BB22CC" w:rsidDel="00BB22CC">
          <w:rPr>
            <w:rFonts w:asciiTheme="minorHAnsi" w:hAnsiTheme="minorHAnsi" w:cstheme="minorHAnsi"/>
            <w:szCs w:val="22"/>
            <w:lang w:val="de-AT" w:eastAsia="ja-JP"/>
            <w:rPrChange w:id="4828" w:author="Christopher Kemeter" w:date="2023-11-13T20:27:00Z">
              <w:rPr>
                <w:rFonts w:cstheme="minorHAnsi"/>
                <w:lang w:val="en-CA"/>
              </w:rPr>
            </w:rPrChange>
          </w:rPr>
          <w:delText>ports according to EN/IEC 61076-2-010</w:delText>
        </w:r>
      </w:del>
    </w:p>
    <w:p w14:paraId="121110B6" w14:textId="4511E2C6" w:rsidR="00457654" w:rsidRPr="00BB22CC" w:rsidDel="00BB22CC" w:rsidRDefault="00457654">
      <w:pPr>
        <w:autoSpaceDE w:val="0"/>
        <w:autoSpaceDN w:val="0"/>
        <w:adjustRightInd w:val="0"/>
        <w:spacing w:before="0" w:after="0"/>
        <w:rPr>
          <w:del w:id="4829" w:author="Christopher Kemeter" w:date="2023-11-13T20:27:00Z"/>
          <w:rFonts w:asciiTheme="minorHAnsi" w:hAnsiTheme="minorHAnsi" w:cstheme="minorHAnsi"/>
          <w:szCs w:val="22"/>
          <w:lang w:val="de-AT" w:eastAsia="ja-JP"/>
          <w:rPrChange w:id="4830" w:author="Christopher Kemeter" w:date="2023-11-13T20:27:00Z">
            <w:rPr>
              <w:del w:id="4831" w:author="Christopher Kemeter" w:date="2023-11-13T20:27:00Z"/>
              <w:rFonts w:cstheme="minorHAnsi"/>
              <w:lang w:val="en-CA"/>
            </w:rPr>
          </w:rPrChange>
        </w:rPr>
        <w:pPrChange w:id="4832" w:author="Abbas Rizvi" w:date="2023-05-15T10:00:00Z">
          <w:pPr/>
        </w:pPrChange>
      </w:pPr>
      <w:del w:id="4833" w:author="Christopher Kemeter" w:date="2023-11-13T20:27:00Z">
        <w:r w:rsidRPr="00BB22CC" w:rsidDel="00BB22CC">
          <w:rPr>
            <w:rFonts w:asciiTheme="minorHAnsi" w:hAnsiTheme="minorHAnsi" w:cstheme="minorHAnsi"/>
            <w:szCs w:val="22"/>
            <w:lang w:val="de-AT" w:eastAsia="ja-JP"/>
            <w:rPrChange w:id="4834" w:author="Christopher Kemeter" w:date="2023-11-13T20:27:00Z">
              <w:rPr>
                <w:rFonts w:cstheme="minorHAnsi"/>
                <w:lang w:val="en-CA"/>
              </w:rPr>
            </w:rPrChange>
          </w:rPr>
          <w:delText>• M12, K-coding, circular push-pull connectors, outer locking, for power</w:delText>
        </w:r>
      </w:del>
    </w:p>
    <w:p w14:paraId="33BAC0C1" w14:textId="53735A71" w:rsidR="00457654" w:rsidRPr="00BB22CC" w:rsidDel="00BB22CC" w:rsidRDefault="00457654">
      <w:pPr>
        <w:autoSpaceDE w:val="0"/>
        <w:autoSpaceDN w:val="0"/>
        <w:adjustRightInd w:val="0"/>
        <w:spacing w:before="0" w:after="0"/>
        <w:rPr>
          <w:del w:id="4835" w:author="Christopher Kemeter" w:date="2023-11-13T20:27:00Z"/>
          <w:rFonts w:asciiTheme="minorHAnsi" w:hAnsiTheme="minorHAnsi" w:cstheme="minorHAnsi"/>
          <w:szCs w:val="22"/>
          <w:lang w:val="de-AT" w:eastAsia="ja-JP"/>
          <w:rPrChange w:id="4836" w:author="Christopher Kemeter" w:date="2023-11-13T20:27:00Z">
            <w:rPr>
              <w:del w:id="4837" w:author="Christopher Kemeter" w:date="2023-11-13T20:27:00Z"/>
              <w:rFonts w:cstheme="minorHAnsi"/>
              <w:lang w:val="en-CA"/>
            </w:rPr>
          </w:rPrChange>
        </w:rPr>
        <w:pPrChange w:id="4838" w:author="Abbas Rizvi" w:date="2023-05-15T10:00:00Z">
          <w:pPr/>
        </w:pPrChange>
      </w:pPr>
      <w:del w:id="4839" w:author="Christopher Kemeter" w:date="2023-11-13T20:27:00Z">
        <w:r w:rsidRPr="00BB22CC" w:rsidDel="00BB22CC">
          <w:rPr>
            <w:rFonts w:asciiTheme="minorHAnsi" w:hAnsiTheme="minorHAnsi" w:cstheme="minorHAnsi"/>
            <w:szCs w:val="22"/>
            <w:lang w:val="de-AT" w:eastAsia="ja-JP"/>
            <w:rPrChange w:id="4840" w:author="Christopher Kemeter" w:date="2023-11-13T20:27:00Z">
              <w:rPr>
                <w:rFonts w:cstheme="minorHAnsi"/>
                <w:lang w:val="en-CA"/>
              </w:rPr>
            </w:rPrChange>
          </w:rPr>
          <w:delText>supply port</w:delText>
        </w:r>
      </w:del>
    </w:p>
    <w:p w14:paraId="1E8178A8" w14:textId="34303FF6" w:rsidR="00457654" w:rsidRPr="00BB22CC" w:rsidDel="00BB22CC" w:rsidRDefault="00457654">
      <w:pPr>
        <w:autoSpaceDE w:val="0"/>
        <w:autoSpaceDN w:val="0"/>
        <w:adjustRightInd w:val="0"/>
        <w:spacing w:before="0" w:after="0"/>
        <w:rPr>
          <w:del w:id="4841" w:author="Christopher Kemeter" w:date="2023-11-13T20:27:00Z"/>
          <w:rFonts w:asciiTheme="minorHAnsi" w:hAnsiTheme="minorHAnsi" w:cstheme="minorHAnsi"/>
          <w:szCs w:val="22"/>
          <w:lang w:val="de-AT" w:eastAsia="ja-JP"/>
          <w:rPrChange w:id="4842" w:author="Christopher Kemeter" w:date="2023-11-13T20:27:00Z">
            <w:rPr>
              <w:del w:id="4843" w:author="Christopher Kemeter" w:date="2023-11-13T20:27:00Z"/>
              <w:rFonts w:cstheme="minorHAnsi"/>
              <w:lang w:val="en-CA"/>
            </w:rPr>
          </w:rPrChange>
        </w:rPr>
        <w:pPrChange w:id="4844" w:author="Abbas Rizvi" w:date="2023-05-15T10:00:00Z">
          <w:pPr/>
        </w:pPrChange>
      </w:pPr>
      <w:del w:id="4845" w:author="Christopher Kemeter" w:date="2023-11-13T20:27:00Z">
        <w:r w:rsidRPr="00BB22CC" w:rsidDel="00BB22CC">
          <w:rPr>
            <w:rFonts w:asciiTheme="minorHAnsi" w:hAnsiTheme="minorHAnsi" w:cstheme="minorHAnsi"/>
            <w:szCs w:val="22"/>
            <w:lang w:val="de-AT" w:eastAsia="ja-JP"/>
            <w:rPrChange w:id="4846" w:author="Christopher Kemeter" w:date="2023-11-13T20:27:00Z">
              <w:rPr>
                <w:rFonts w:cstheme="minorHAnsi"/>
                <w:lang w:val="en-CA"/>
              </w:rPr>
            </w:rPrChange>
          </w:rPr>
          <w:delText>• IPv4 protocol supported</w:delText>
        </w:r>
      </w:del>
    </w:p>
    <w:p w14:paraId="67FE7A44" w14:textId="73C476AD" w:rsidR="00457654" w:rsidRPr="00BB22CC" w:rsidDel="00BB22CC" w:rsidRDefault="00457654">
      <w:pPr>
        <w:autoSpaceDE w:val="0"/>
        <w:autoSpaceDN w:val="0"/>
        <w:adjustRightInd w:val="0"/>
        <w:spacing w:before="0" w:after="0"/>
        <w:rPr>
          <w:del w:id="4847" w:author="Christopher Kemeter" w:date="2023-11-13T20:27:00Z"/>
          <w:rFonts w:asciiTheme="minorHAnsi" w:hAnsiTheme="minorHAnsi" w:cstheme="minorHAnsi"/>
          <w:szCs w:val="22"/>
          <w:lang w:val="de-AT" w:eastAsia="ja-JP"/>
          <w:rPrChange w:id="4848" w:author="Christopher Kemeter" w:date="2023-11-13T20:27:00Z">
            <w:rPr>
              <w:del w:id="4849" w:author="Christopher Kemeter" w:date="2023-11-13T20:27:00Z"/>
              <w:rFonts w:cstheme="minorHAnsi"/>
              <w:lang w:val="en-CA"/>
            </w:rPr>
          </w:rPrChange>
        </w:rPr>
        <w:pPrChange w:id="4850" w:author="Abbas Rizvi" w:date="2023-05-15T10:00:00Z">
          <w:pPr/>
        </w:pPrChange>
      </w:pPr>
      <w:del w:id="4851" w:author="Christopher Kemeter" w:date="2023-11-13T20:27:00Z">
        <w:r w:rsidRPr="00BB22CC" w:rsidDel="00BB22CC">
          <w:rPr>
            <w:rFonts w:asciiTheme="minorHAnsi" w:hAnsiTheme="minorHAnsi" w:cstheme="minorHAnsi"/>
            <w:szCs w:val="22"/>
            <w:lang w:val="de-AT" w:eastAsia="ja-JP"/>
            <w:rPrChange w:id="4852" w:author="Christopher Kemeter" w:date="2023-11-13T20:27:00Z">
              <w:rPr>
                <w:rFonts w:cstheme="minorHAnsi"/>
                <w:lang w:val="en-CA"/>
              </w:rPr>
            </w:rPrChange>
          </w:rPr>
          <w:delText>• Two (2) hardware bypasses for maximum reliability (option)</w:delText>
        </w:r>
      </w:del>
    </w:p>
    <w:p w14:paraId="28A571DC" w14:textId="39E4E1B7" w:rsidR="00457654" w:rsidRPr="00BB22CC" w:rsidDel="00BB22CC" w:rsidRDefault="00457654">
      <w:pPr>
        <w:autoSpaceDE w:val="0"/>
        <w:autoSpaceDN w:val="0"/>
        <w:adjustRightInd w:val="0"/>
        <w:spacing w:before="0" w:after="0"/>
        <w:rPr>
          <w:del w:id="4853" w:author="Christopher Kemeter" w:date="2023-11-13T20:27:00Z"/>
          <w:rFonts w:asciiTheme="minorHAnsi" w:hAnsiTheme="minorHAnsi" w:cstheme="minorHAnsi"/>
          <w:szCs w:val="22"/>
          <w:lang w:val="de-AT" w:eastAsia="ja-JP"/>
          <w:rPrChange w:id="4854" w:author="Christopher Kemeter" w:date="2023-11-13T20:27:00Z">
            <w:rPr>
              <w:del w:id="4855" w:author="Christopher Kemeter" w:date="2023-11-13T20:27:00Z"/>
              <w:rFonts w:cstheme="minorHAnsi"/>
              <w:lang w:val="en-CA"/>
            </w:rPr>
          </w:rPrChange>
        </w:rPr>
        <w:pPrChange w:id="4856" w:author="Abbas Rizvi" w:date="2023-05-15T10:00:00Z">
          <w:pPr/>
        </w:pPrChange>
      </w:pPr>
      <w:del w:id="4857" w:author="Christopher Kemeter" w:date="2023-11-13T20:27:00Z">
        <w:r w:rsidRPr="00BB22CC" w:rsidDel="00BB22CC">
          <w:rPr>
            <w:rFonts w:asciiTheme="minorHAnsi" w:hAnsiTheme="minorHAnsi" w:cstheme="minorHAnsi"/>
            <w:szCs w:val="22"/>
            <w:lang w:val="de-AT" w:eastAsia="ja-JP"/>
            <w:rPrChange w:id="4858" w:author="Christopher Kemeter" w:date="2023-11-13T20:27:00Z">
              <w:rPr>
                <w:rFonts w:cstheme="minorHAnsi"/>
                <w:lang w:val="en-CA"/>
              </w:rPr>
            </w:rPrChange>
          </w:rPr>
          <w:delText>• Spanning tree (STP 802.1D) and Rapid Spanning Tree (RSTP 802.1w)</w:delText>
        </w:r>
      </w:del>
    </w:p>
    <w:p w14:paraId="6E0DDD56" w14:textId="3E976D7E" w:rsidR="00457654" w:rsidRPr="00BB22CC" w:rsidDel="00BB22CC" w:rsidRDefault="00457654">
      <w:pPr>
        <w:autoSpaceDE w:val="0"/>
        <w:autoSpaceDN w:val="0"/>
        <w:adjustRightInd w:val="0"/>
        <w:spacing w:before="0" w:after="0"/>
        <w:rPr>
          <w:del w:id="4859" w:author="Christopher Kemeter" w:date="2023-11-13T20:27:00Z"/>
          <w:rFonts w:asciiTheme="minorHAnsi" w:hAnsiTheme="minorHAnsi" w:cstheme="minorHAnsi"/>
          <w:szCs w:val="22"/>
          <w:lang w:val="de-AT" w:eastAsia="ja-JP"/>
          <w:rPrChange w:id="4860" w:author="Christopher Kemeter" w:date="2023-11-13T20:27:00Z">
            <w:rPr>
              <w:del w:id="4861" w:author="Christopher Kemeter" w:date="2023-11-13T20:27:00Z"/>
              <w:rFonts w:cstheme="minorHAnsi"/>
              <w:lang w:val="en-CA"/>
            </w:rPr>
          </w:rPrChange>
        </w:rPr>
        <w:pPrChange w:id="4862" w:author="Abbas Rizvi" w:date="2023-05-15T10:00:00Z">
          <w:pPr/>
        </w:pPrChange>
      </w:pPr>
      <w:del w:id="4863" w:author="Christopher Kemeter" w:date="2023-11-13T20:27:00Z">
        <w:r w:rsidRPr="00BB22CC" w:rsidDel="00BB22CC">
          <w:rPr>
            <w:rFonts w:asciiTheme="minorHAnsi" w:hAnsiTheme="minorHAnsi" w:cstheme="minorHAnsi"/>
            <w:szCs w:val="22"/>
            <w:lang w:val="de-AT" w:eastAsia="ja-JP"/>
            <w:rPrChange w:id="4864" w:author="Christopher Kemeter" w:date="2023-11-13T20:27:00Z">
              <w:rPr>
                <w:rFonts w:cstheme="minorHAnsi"/>
                <w:lang w:val="en-CA"/>
              </w:rPr>
            </w:rPrChange>
          </w:rPr>
          <w:delText>• Link aggregation protocol (LACP 802.3ad)</w:delText>
        </w:r>
      </w:del>
    </w:p>
    <w:p w14:paraId="24F112F9" w14:textId="6B91E1D2" w:rsidR="00457654" w:rsidRPr="00BB22CC" w:rsidDel="00BB22CC" w:rsidRDefault="00457654">
      <w:pPr>
        <w:autoSpaceDE w:val="0"/>
        <w:autoSpaceDN w:val="0"/>
        <w:adjustRightInd w:val="0"/>
        <w:spacing w:before="0" w:after="0"/>
        <w:rPr>
          <w:del w:id="4865" w:author="Christopher Kemeter" w:date="2023-11-13T20:27:00Z"/>
          <w:rFonts w:asciiTheme="minorHAnsi" w:hAnsiTheme="minorHAnsi" w:cstheme="minorHAnsi"/>
          <w:szCs w:val="22"/>
          <w:lang w:val="de-AT" w:eastAsia="ja-JP"/>
          <w:rPrChange w:id="4866" w:author="Christopher Kemeter" w:date="2023-11-13T20:27:00Z">
            <w:rPr>
              <w:del w:id="4867" w:author="Christopher Kemeter" w:date="2023-11-13T20:27:00Z"/>
              <w:rFonts w:cstheme="minorHAnsi"/>
              <w:lang w:val="en-CA"/>
            </w:rPr>
          </w:rPrChange>
        </w:rPr>
        <w:pPrChange w:id="4868" w:author="Abbas Rizvi" w:date="2023-05-15T10:00:00Z">
          <w:pPr/>
        </w:pPrChange>
      </w:pPr>
      <w:del w:id="4869" w:author="Christopher Kemeter" w:date="2023-11-13T20:27:00Z">
        <w:r w:rsidRPr="00BB22CC" w:rsidDel="00BB22CC">
          <w:rPr>
            <w:rFonts w:asciiTheme="minorHAnsi" w:hAnsiTheme="minorHAnsi" w:cstheme="minorHAnsi"/>
            <w:szCs w:val="22"/>
            <w:lang w:val="de-AT" w:eastAsia="ja-JP"/>
            <w:rPrChange w:id="4870" w:author="Christopher Kemeter" w:date="2023-11-13T20:27:00Z">
              <w:rPr>
                <w:rFonts w:cstheme="minorHAnsi"/>
                <w:lang w:val="en-CA"/>
              </w:rPr>
            </w:rPrChange>
          </w:rPr>
          <w:delText>• Up to 4096 802.1Q VLANs</w:delText>
        </w:r>
      </w:del>
    </w:p>
    <w:p w14:paraId="4F718F22" w14:textId="1AB2A0A0" w:rsidR="00457654" w:rsidRPr="00BB22CC" w:rsidDel="00BB22CC" w:rsidRDefault="00457654">
      <w:pPr>
        <w:autoSpaceDE w:val="0"/>
        <w:autoSpaceDN w:val="0"/>
        <w:adjustRightInd w:val="0"/>
        <w:spacing w:before="0" w:after="0"/>
        <w:rPr>
          <w:del w:id="4871" w:author="Christopher Kemeter" w:date="2023-11-13T20:27:00Z"/>
          <w:rFonts w:asciiTheme="minorHAnsi" w:hAnsiTheme="minorHAnsi" w:cstheme="minorHAnsi"/>
          <w:szCs w:val="22"/>
          <w:lang w:val="de-AT" w:eastAsia="ja-JP"/>
          <w:rPrChange w:id="4872" w:author="Christopher Kemeter" w:date="2023-11-13T20:27:00Z">
            <w:rPr>
              <w:del w:id="4873" w:author="Christopher Kemeter" w:date="2023-11-13T20:27:00Z"/>
              <w:rFonts w:cstheme="minorHAnsi"/>
              <w:lang w:val="en-CA"/>
            </w:rPr>
          </w:rPrChange>
        </w:rPr>
        <w:pPrChange w:id="4874" w:author="Abbas Rizvi" w:date="2023-05-15T10:00:00Z">
          <w:pPr/>
        </w:pPrChange>
      </w:pPr>
      <w:del w:id="4875" w:author="Christopher Kemeter" w:date="2023-11-13T20:27:00Z">
        <w:r w:rsidRPr="00BB22CC" w:rsidDel="00BB22CC">
          <w:rPr>
            <w:rFonts w:asciiTheme="minorHAnsi" w:hAnsiTheme="minorHAnsi" w:cstheme="minorHAnsi"/>
            <w:szCs w:val="22"/>
            <w:lang w:val="de-AT" w:eastAsia="ja-JP"/>
            <w:rPrChange w:id="4876" w:author="Christopher Kemeter" w:date="2023-11-13T20:27:00Z">
              <w:rPr>
                <w:rFonts w:cstheme="minorHAnsi"/>
                <w:lang w:val="en-CA"/>
              </w:rPr>
            </w:rPrChange>
          </w:rPr>
          <w:delText>• DHCP option 82 handling</w:delText>
        </w:r>
      </w:del>
    </w:p>
    <w:p w14:paraId="528CD96D" w14:textId="217B67FD" w:rsidR="00457654" w:rsidRPr="00BB22CC" w:rsidDel="00BB22CC" w:rsidRDefault="00457654">
      <w:pPr>
        <w:autoSpaceDE w:val="0"/>
        <w:autoSpaceDN w:val="0"/>
        <w:adjustRightInd w:val="0"/>
        <w:spacing w:before="0" w:after="0"/>
        <w:rPr>
          <w:del w:id="4877" w:author="Christopher Kemeter" w:date="2023-11-13T20:27:00Z"/>
          <w:rFonts w:asciiTheme="minorHAnsi" w:hAnsiTheme="minorHAnsi" w:cstheme="minorHAnsi"/>
          <w:szCs w:val="22"/>
          <w:lang w:val="de-AT" w:eastAsia="ja-JP"/>
          <w:rPrChange w:id="4878" w:author="Christopher Kemeter" w:date="2023-11-13T20:27:00Z">
            <w:rPr>
              <w:del w:id="4879" w:author="Christopher Kemeter" w:date="2023-11-13T20:27:00Z"/>
              <w:rFonts w:cstheme="minorHAnsi"/>
              <w:lang w:val="en-CA"/>
            </w:rPr>
          </w:rPrChange>
        </w:rPr>
        <w:pPrChange w:id="4880" w:author="Abbas Rizvi" w:date="2023-05-15T10:00:00Z">
          <w:pPr/>
        </w:pPrChange>
      </w:pPr>
      <w:del w:id="4881" w:author="Christopher Kemeter" w:date="2023-11-13T20:27:00Z">
        <w:r w:rsidRPr="00BB22CC" w:rsidDel="00BB22CC">
          <w:rPr>
            <w:rFonts w:asciiTheme="minorHAnsi" w:hAnsiTheme="minorHAnsi" w:cstheme="minorHAnsi"/>
            <w:szCs w:val="22"/>
            <w:lang w:val="de-AT" w:eastAsia="ja-JP"/>
            <w:rPrChange w:id="4882" w:author="Christopher Kemeter" w:date="2023-11-13T20:27:00Z">
              <w:rPr>
                <w:rFonts w:cstheme="minorHAnsi"/>
                <w:lang w:val="en-CA"/>
              </w:rPr>
            </w:rPrChange>
          </w:rPr>
          <w:delText>• Advanced and flexible per-port DHCP server</w:delText>
        </w:r>
      </w:del>
    </w:p>
    <w:p w14:paraId="007E0EC8" w14:textId="3ED26318" w:rsidR="00457654" w:rsidRPr="00BB22CC" w:rsidDel="00BB22CC" w:rsidRDefault="00457654">
      <w:pPr>
        <w:autoSpaceDE w:val="0"/>
        <w:autoSpaceDN w:val="0"/>
        <w:adjustRightInd w:val="0"/>
        <w:spacing w:before="0" w:after="0"/>
        <w:rPr>
          <w:del w:id="4883" w:author="Christopher Kemeter" w:date="2023-11-13T20:27:00Z"/>
          <w:rFonts w:asciiTheme="minorHAnsi" w:hAnsiTheme="minorHAnsi" w:cstheme="minorHAnsi"/>
          <w:szCs w:val="22"/>
          <w:lang w:val="de-AT" w:eastAsia="ja-JP"/>
          <w:rPrChange w:id="4884" w:author="Christopher Kemeter" w:date="2023-11-13T20:27:00Z">
            <w:rPr>
              <w:del w:id="4885" w:author="Christopher Kemeter" w:date="2023-11-13T20:27:00Z"/>
              <w:rFonts w:cstheme="minorHAnsi"/>
              <w:lang w:val="en-CA"/>
            </w:rPr>
          </w:rPrChange>
        </w:rPr>
        <w:pPrChange w:id="4886" w:author="Abbas Rizvi" w:date="2023-05-15T10:00:00Z">
          <w:pPr/>
        </w:pPrChange>
      </w:pPr>
      <w:del w:id="4887" w:author="Christopher Kemeter" w:date="2023-11-13T20:27:00Z">
        <w:r w:rsidRPr="00BB22CC" w:rsidDel="00BB22CC">
          <w:rPr>
            <w:rFonts w:asciiTheme="minorHAnsi" w:hAnsiTheme="minorHAnsi" w:cstheme="minorHAnsi"/>
            <w:szCs w:val="22"/>
            <w:lang w:val="de-AT" w:eastAsia="ja-JP"/>
            <w:rPrChange w:id="4888" w:author="Christopher Kemeter" w:date="2023-11-13T20:27:00Z">
              <w:rPr>
                <w:rFonts w:cstheme="minorHAnsi"/>
                <w:lang w:val="en-CA"/>
              </w:rPr>
            </w:rPrChange>
          </w:rPr>
          <w:delText>• IGMP versions 1, 2 and 3 snooping</w:delText>
        </w:r>
      </w:del>
    </w:p>
    <w:p w14:paraId="7F09BC82" w14:textId="61D32133" w:rsidR="00457654" w:rsidRPr="00BB22CC" w:rsidDel="00BB22CC" w:rsidRDefault="00457654">
      <w:pPr>
        <w:autoSpaceDE w:val="0"/>
        <w:autoSpaceDN w:val="0"/>
        <w:adjustRightInd w:val="0"/>
        <w:spacing w:before="0" w:after="0"/>
        <w:rPr>
          <w:del w:id="4889" w:author="Christopher Kemeter" w:date="2023-11-13T20:27:00Z"/>
          <w:rFonts w:asciiTheme="minorHAnsi" w:hAnsiTheme="minorHAnsi" w:cstheme="minorHAnsi"/>
          <w:szCs w:val="22"/>
          <w:lang w:val="de-AT" w:eastAsia="ja-JP"/>
          <w:rPrChange w:id="4890" w:author="Christopher Kemeter" w:date="2023-11-13T20:27:00Z">
            <w:rPr>
              <w:del w:id="4891" w:author="Christopher Kemeter" w:date="2023-11-13T20:27:00Z"/>
              <w:rFonts w:cstheme="minorHAnsi"/>
              <w:lang w:val="en-CA"/>
            </w:rPr>
          </w:rPrChange>
        </w:rPr>
        <w:pPrChange w:id="4892" w:author="Abbas Rizvi" w:date="2023-05-15T10:00:00Z">
          <w:pPr/>
        </w:pPrChange>
      </w:pPr>
      <w:del w:id="4893" w:author="Christopher Kemeter" w:date="2023-11-13T20:27:00Z">
        <w:r w:rsidRPr="00BB22CC" w:rsidDel="00BB22CC">
          <w:rPr>
            <w:rFonts w:asciiTheme="minorHAnsi" w:hAnsiTheme="minorHAnsi" w:cstheme="minorHAnsi"/>
            <w:szCs w:val="22"/>
            <w:lang w:val="de-AT" w:eastAsia="ja-JP"/>
            <w:rPrChange w:id="4894" w:author="Christopher Kemeter" w:date="2023-11-13T20:27:00Z">
              <w:rPr>
                <w:rFonts w:cstheme="minorHAnsi"/>
                <w:lang w:val="en-CA"/>
              </w:rPr>
            </w:rPrChange>
          </w:rPr>
          <w:delText>• SNMP v1, v2c, v3 device management</w:delText>
        </w:r>
      </w:del>
    </w:p>
    <w:p w14:paraId="3391CDBA" w14:textId="4D92C695" w:rsidR="00457654" w:rsidRPr="00BB22CC" w:rsidDel="00BB22CC" w:rsidRDefault="00457654">
      <w:pPr>
        <w:autoSpaceDE w:val="0"/>
        <w:autoSpaceDN w:val="0"/>
        <w:adjustRightInd w:val="0"/>
        <w:spacing w:before="0" w:after="0"/>
        <w:rPr>
          <w:del w:id="4895" w:author="Christopher Kemeter" w:date="2023-11-13T20:27:00Z"/>
          <w:rFonts w:asciiTheme="minorHAnsi" w:hAnsiTheme="minorHAnsi" w:cstheme="minorHAnsi"/>
          <w:szCs w:val="22"/>
          <w:lang w:val="de-AT" w:eastAsia="ja-JP"/>
          <w:rPrChange w:id="4896" w:author="Christopher Kemeter" w:date="2023-11-13T20:27:00Z">
            <w:rPr>
              <w:del w:id="4897" w:author="Christopher Kemeter" w:date="2023-11-13T20:27:00Z"/>
              <w:rFonts w:cstheme="minorHAnsi"/>
              <w:lang w:val="en-CA"/>
            </w:rPr>
          </w:rPrChange>
        </w:rPr>
        <w:pPrChange w:id="4898" w:author="Abbas Rizvi" w:date="2023-05-15T10:00:00Z">
          <w:pPr/>
        </w:pPrChange>
      </w:pPr>
      <w:del w:id="4899" w:author="Christopher Kemeter" w:date="2023-11-13T20:27:00Z">
        <w:r w:rsidRPr="00BB22CC" w:rsidDel="00BB22CC">
          <w:rPr>
            <w:rFonts w:asciiTheme="minorHAnsi" w:hAnsiTheme="minorHAnsi" w:cstheme="minorHAnsi"/>
            <w:szCs w:val="22"/>
            <w:lang w:val="de-AT" w:eastAsia="ja-JP"/>
            <w:rPrChange w:id="4900" w:author="Christopher Kemeter" w:date="2023-11-13T20:27:00Z">
              <w:rPr>
                <w:rFonts w:cstheme="minorHAnsi"/>
                <w:lang w:val="en-CA"/>
              </w:rPr>
            </w:rPrChange>
          </w:rPr>
          <w:delText>• Extended RMON counters</w:delText>
        </w:r>
      </w:del>
    </w:p>
    <w:p w14:paraId="7B8E1961" w14:textId="2D9FCFF1" w:rsidR="00457654" w:rsidRPr="00BB22CC" w:rsidDel="00BB22CC" w:rsidRDefault="00457654">
      <w:pPr>
        <w:autoSpaceDE w:val="0"/>
        <w:autoSpaceDN w:val="0"/>
        <w:adjustRightInd w:val="0"/>
        <w:spacing w:before="0" w:after="0"/>
        <w:rPr>
          <w:del w:id="4901" w:author="Christopher Kemeter" w:date="2023-11-13T20:27:00Z"/>
          <w:rFonts w:asciiTheme="minorHAnsi" w:hAnsiTheme="minorHAnsi" w:cstheme="minorHAnsi"/>
          <w:szCs w:val="22"/>
          <w:lang w:val="de-AT" w:eastAsia="ja-JP"/>
          <w:rPrChange w:id="4902" w:author="Christopher Kemeter" w:date="2023-11-13T20:27:00Z">
            <w:rPr>
              <w:del w:id="4903" w:author="Christopher Kemeter" w:date="2023-11-13T20:27:00Z"/>
              <w:rFonts w:cstheme="minorHAnsi"/>
              <w:lang w:val="en-CA"/>
            </w:rPr>
          </w:rPrChange>
        </w:rPr>
        <w:pPrChange w:id="4904" w:author="Abbas Rizvi" w:date="2023-05-15T10:00:00Z">
          <w:pPr/>
        </w:pPrChange>
      </w:pPr>
      <w:del w:id="4905" w:author="Christopher Kemeter" w:date="2023-11-13T20:27:00Z">
        <w:r w:rsidRPr="00BB22CC" w:rsidDel="00BB22CC">
          <w:rPr>
            <w:rFonts w:asciiTheme="minorHAnsi" w:hAnsiTheme="minorHAnsi" w:cstheme="minorHAnsi"/>
            <w:szCs w:val="22"/>
            <w:lang w:val="de-AT" w:eastAsia="ja-JP"/>
            <w:rPrChange w:id="4906" w:author="Christopher Kemeter" w:date="2023-11-13T20:27:00Z">
              <w:rPr>
                <w:rFonts w:cstheme="minorHAnsi"/>
                <w:lang w:val="en-CA"/>
              </w:rPr>
            </w:rPrChange>
          </w:rPr>
          <w:delText>• Link Layer Discovery Protocol (LLDP 802.1ab)</w:delText>
        </w:r>
      </w:del>
    </w:p>
    <w:p w14:paraId="1570A304" w14:textId="7BBFFF54" w:rsidR="00457654" w:rsidRPr="00BB22CC" w:rsidDel="00BB22CC" w:rsidRDefault="00457654">
      <w:pPr>
        <w:autoSpaceDE w:val="0"/>
        <w:autoSpaceDN w:val="0"/>
        <w:adjustRightInd w:val="0"/>
        <w:spacing w:before="0" w:after="0"/>
        <w:rPr>
          <w:del w:id="4907" w:author="Christopher Kemeter" w:date="2023-11-13T20:27:00Z"/>
          <w:rFonts w:asciiTheme="minorHAnsi" w:hAnsiTheme="minorHAnsi" w:cstheme="minorHAnsi"/>
          <w:szCs w:val="22"/>
          <w:lang w:val="de-AT" w:eastAsia="ja-JP"/>
          <w:rPrChange w:id="4908" w:author="Christopher Kemeter" w:date="2023-11-13T20:27:00Z">
            <w:rPr>
              <w:del w:id="4909" w:author="Christopher Kemeter" w:date="2023-11-13T20:27:00Z"/>
              <w:rFonts w:cstheme="minorHAnsi"/>
              <w:lang w:val="en-CA"/>
            </w:rPr>
          </w:rPrChange>
        </w:rPr>
        <w:pPrChange w:id="4910" w:author="Abbas Rizvi" w:date="2023-05-15T10:00:00Z">
          <w:pPr/>
        </w:pPrChange>
      </w:pPr>
      <w:del w:id="4911" w:author="Christopher Kemeter" w:date="2023-11-13T20:27:00Z">
        <w:r w:rsidRPr="00BB22CC" w:rsidDel="00BB22CC">
          <w:rPr>
            <w:rFonts w:asciiTheme="minorHAnsi" w:hAnsiTheme="minorHAnsi" w:cstheme="minorHAnsi"/>
            <w:szCs w:val="22"/>
            <w:lang w:val="de-AT" w:eastAsia="ja-JP"/>
            <w:rPrChange w:id="4912" w:author="Christopher Kemeter" w:date="2023-11-13T20:27:00Z">
              <w:rPr>
                <w:rFonts w:cstheme="minorHAnsi"/>
                <w:lang w:val="en-CA"/>
              </w:rPr>
            </w:rPrChange>
          </w:rPr>
          <w:delText>• 802.1X port authentication</w:delText>
        </w:r>
      </w:del>
    </w:p>
    <w:p w14:paraId="1D2A7ED6" w14:textId="6B7A856A" w:rsidR="00457654" w:rsidRPr="00BB22CC" w:rsidDel="00BB22CC" w:rsidRDefault="00457654">
      <w:pPr>
        <w:autoSpaceDE w:val="0"/>
        <w:autoSpaceDN w:val="0"/>
        <w:adjustRightInd w:val="0"/>
        <w:spacing w:before="0" w:after="0"/>
        <w:rPr>
          <w:del w:id="4913" w:author="Christopher Kemeter" w:date="2023-11-13T20:27:00Z"/>
          <w:rFonts w:asciiTheme="minorHAnsi" w:hAnsiTheme="minorHAnsi" w:cstheme="minorHAnsi"/>
          <w:szCs w:val="22"/>
          <w:lang w:val="de-AT" w:eastAsia="ja-JP"/>
          <w:rPrChange w:id="4914" w:author="Christopher Kemeter" w:date="2023-11-13T20:27:00Z">
            <w:rPr>
              <w:del w:id="4915" w:author="Christopher Kemeter" w:date="2023-11-13T20:27:00Z"/>
              <w:rFonts w:cstheme="minorHAnsi"/>
              <w:lang w:val="en-CA"/>
            </w:rPr>
          </w:rPrChange>
        </w:rPr>
        <w:pPrChange w:id="4916" w:author="Abbas Rizvi" w:date="2023-05-15T10:00:00Z">
          <w:pPr/>
        </w:pPrChange>
      </w:pPr>
      <w:del w:id="4917" w:author="Christopher Kemeter" w:date="2023-11-13T20:27:00Z">
        <w:r w:rsidRPr="00BB22CC" w:rsidDel="00BB22CC">
          <w:rPr>
            <w:rFonts w:asciiTheme="minorHAnsi" w:hAnsiTheme="minorHAnsi" w:cstheme="minorHAnsi"/>
            <w:szCs w:val="22"/>
            <w:lang w:val="de-AT" w:eastAsia="ja-JP"/>
            <w:rPrChange w:id="4918" w:author="Christopher Kemeter" w:date="2023-11-13T20:27:00Z">
              <w:rPr>
                <w:rFonts w:cstheme="minorHAnsi"/>
                <w:lang w:val="en-CA"/>
              </w:rPr>
            </w:rPrChange>
          </w:rPr>
          <w:delText>• RADIUS authentication</w:delText>
        </w:r>
      </w:del>
    </w:p>
    <w:p w14:paraId="02509BEE" w14:textId="6E34C36C" w:rsidR="00457654" w:rsidRPr="00BB22CC" w:rsidDel="00BB22CC" w:rsidRDefault="005F7051">
      <w:pPr>
        <w:autoSpaceDE w:val="0"/>
        <w:autoSpaceDN w:val="0"/>
        <w:adjustRightInd w:val="0"/>
        <w:spacing w:before="0" w:after="0"/>
        <w:rPr>
          <w:del w:id="4919" w:author="Christopher Kemeter" w:date="2023-11-13T20:27:00Z"/>
          <w:rFonts w:asciiTheme="minorHAnsi" w:hAnsiTheme="minorHAnsi" w:cstheme="minorHAnsi"/>
          <w:szCs w:val="22"/>
          <w:lang w:val="de-AT" w:eastAsia="ja-JP"/>
          <w:rPrChange w:id="4920" w:author="Christopher Kemeter" w:date="2023-11-13T20:27:00Z">
            <w:rPr>
              <w:del w:id="4921" w:author="Christopher Kemeter" w:date="2023-11-13T20:27:00Z"/>
              <w:rFonts w:cstheme="minorHAnsi"/>
              <w:lang w:val="en-CA"/>
            </w:rPr>
          </w:rPrChange>
        </w:rPr>
        <w:pPrChange w:id="4922" w:author="Abbas Rizvi" w:date="2023-05-15T10:00:00Z">
          <w:pPr/>
        </w:pPrChange>
      </w:pPr>
      <w:del w:id="4923" w:author="Christopher Kemeter" w:date="2023-11-13T20:27:00Z">
        <w:r w:rsidRPr="00BB22CC" w:rsidDel="00BB22CC">
          <w:rPr>
            <w:rFonts w:asciiTheme="minorHAnsi" w:hAnsiTheme="minorHAnsi" w:cstheme="minorHAnsi"/>
            <w:szCs w:val="22"/>
            <w:lang w:val="de-AT" w:eastAsia="ja-JP"/>
            <w:rPrChange w:id="4924" w:author="Christopher Kemeter" w:date="2023-11-13T20:27:00Z">
              <w:rPr>
                <w:rFonts w:cstheme="minorHAnsi"/>
                <w:lang w:val="en-CA"/>
              </w:rPr>
            </w:rPrChange>
          </w:rPr>
          <w:br/>
        </w:r>
        <w:r w:rsidR="00457654" w:rsidRPr="00BB22CC" w:rsidDel="00BB22CC">
          <w:rPr>
            <w:rFonts w:asciiTheme="minorHAnsi" w:hAnsiTheme="minorHAnsi" w:cstheme="minorHAnsi"/>
            <w:szCs w:val="22"/>
            <w:lang w:val="de-AT" w:eastAsia="ja-JP"/>
            <w:rPrChange w:id="4925" w:author="Christopher Kemeter" w:date="2023-11-13T20:27:00Z">
              <w:rPr>
                <w:rFonts w:cstheme="minorHAnsi"/>
                <w:lang w:val="en-CA"/>
              </w:rPr>
            </w:rPrChange>
          </w:rPr>
          <w:delText>• DSCP/802.1p Class of Service</w:delText>
        </w:r>
      </w:del>
    </w:p>
    <w:p w14:paraId="697AB82C" w14:textId="3F7526B2" w:rsidR="00457654" w:rsidRPr="00BB22CC" w:rsidDel="00BB22CC" w:rsidRDefault="00457654">
      <w:pPr>
        <w:autoSpaceDE w:val="0"/>
        <w:autoSpaceDN w:val="0"/>
        <w:adjustRightInd w:val="0"/>
        <w:spacing w:before="0" w:after="0"/>
        <w:rPr>
          <w:del w:id="4926" w:author="Christopher Kemeter" w:date="2023-11-13T20:27:00Z"/>
          <w:rFonts w:asciiTheme="minorHAnsi" w:hAnsiTheme="minorHAnsi" w:cstheme="minorHAnsi"/>
          <w:szCs w:val="22"/>
          <w:lang w:val="de-AT" w:eastAsia="ja-JP"/>
          <w:rPrChange w:id="4927" w:author="Christopher Kemeter" w:date="2023-11-13T20:27:00Z">
            <w:rPr>
              <w:del w:id="4928" w:author="Christopher Kemeter" w:date="2023-11-13T20:27:00Z"/>
              <w:rFonts w:cstheme="minorHAnsi"/>
              <w:lang w:val="en-CA"/>
            </w:rPr>
          </w:rPrChange>
        </w:rPr>
        <w:pPrChange w:id="4929" w:author="Abbas Rizvi" w:date="2023-05-15T10:00:00Z">
          <w:pPr/>
        </w:pPrChange>
      </w:pPr>
      <w:del w:id="4930" w:author="Christopher Kemeter" w:date="2023-11-13T20:27:00Z">
        <w:r w:rsidRPr="00BB22CC" w:rsidDel="00BB22CC">
          <w:rPr>
            <w:rFonts w:asciiTheme="minorHAnsi" w:hAnsiTheme="minorHAnsi" w:cstheme="minorHAnsi"/>
            <w:szCs w:val="22"/>
            <w:lang w:val="de-AT" w:eastAsia="ja-JP"/>
            <w:rPrChange w:id="4931" w:author="Christopher Kemeter" w:date="2023-11-13T20:27:00Z">
              <w:rPr>
                <w:rFonts w:cstheme="minorHAnsi"/>
                <w:lang w:val="en-CA"/>
              </w:rPr>
            </w:rPrChange>
          </w:rPr>
          <w:delText>• Static IPv4 unicast and multicast routing</w:delText>
        </w:r>
      </w:del>
    </w:p>
    <w:p w14:paraId="23F87177" w14:textId="59D87DE2" w:rsidR="00457654" w:rsidRPr="00BB22CC" w:rsidDel="00BB22CC" w:rsidRDefault="00457654">
      <w:pPr>
        <w:autoSpaceDE w:val="0"/>
        <w:autoSpaceDN w:val="0"/>
        <w:adjustRightInd w:val="0"/>
        <w:spacing w:before="0" w:after="0"/>
        <w:rPr>
          <w:del w:id="4932" w:author="Christopher Kemeter" w:date="2023-11-13T20:27:00Z"/>
          <w:rFonts w:asciiTheme="minorHAnsi" w:hAnsiTheme="minorHAnsi" w:cstheme="minorHAnsi"/>
          <w:szCs w:val="22"/>
          <w:lang w:val="de-AT" w:eastAsia="ja-JP"/>
          <w:rPrChange w:id="4933" w:author="Christopher Kemeter" w:date="2023-11-13T20:27:00Z">
            <w:rPr>
              <w:del w:id="4934" w:author="Christopher Kemeter" w:date="2023-11-13T20:27:00Z"/>
              <w:rFonts w:cstheme="minorHAnsi"/>
              <w:lang w:val="en-CA"/>
            </w:rPr>
          </w:rPrChange>
        </w:rPr>
        <w:pPrChange w:id="4935" w:author="Abbas Rizvi" w:date="2023-05-15T10:00:00Z">
          <w:pPr/>
        </w:pPrChange>
      </w:pPr>
      <w:del w:id="4936" w:author="Christopher Kemeter" w:date="2023-11-13T20:27:00Z">
        <w:r w:rsidRPr="00BB22CC" w:rsidDel="00BB22CC">
          <w:rPr>
            <w:rFonts w:asciiTheme="minorHAnsi" w:hAnsiTheme="minorHAnsi" w:cstheme="minorHAnsi"/>
            <w:szCs w:val="22"/>
            <w:lang w:val="de-AT" w:eastAsia="ja-JP"/>
            <w:rPrChange w:id="4937" w:author="Christopher Kemeter" w:date="2023-11-13T20:27:00Z">
              <w:rPr>
                <w:rFonts w:cstheme="minorHAnsi"/>
                <w:lang w:val="en-CA"/>
              </w:rPr>
            </w:rPrChange>
          </w:rPr>
          <w:delText>• OSPF and RIP dynamic routing protocols</w:delText>
        </w:r>
      </w:del>
    </w:p>
    <w:p w14:paraId="0D25A7EB" w14:textId="0DF83652" w:rsidR="00457654" w:rsidRPr="00BB22CC" w:rsidDel="00BB22CC" w:rsidRDefault="00457654">
      <w:pPr>
        <w:autoSpaceDE w:val="0"/>
        <w:autoSpaceDN w:val="0"/>
        <w:adjustRightInd w:val="0"/>
        <w:spacing w:before="0" w:after="0"/>
        <w:rPr>
          <w:del w:id="4938" w:author="Christopher Kemeter" w:date="2023-11-13T20:27:00Z"/>
          <w:rFonts w:asciiTheme="minorHAnsi" w:hAnsiTheme="minorHAnsi" w:cstheme="minorHAnsi"/>
          <w:szCs w:val="22"/>
          <w:lang w:val="de-AT" w:eastAsia="ja-JP"/>
          <w:rPrChange w:id="4939" w:author="Christopher Kemeter" w:date="2023-11-13T20:27:00Z">
            <w:rPr>
              <w:del w:id="4940" w:author="Christopher Kemeter" w:date="2023-11-13T20:27:00Z"/>
              <w:rFonts w:cstheme="minorHAnsi"/>
              <w:lang w:val="en-CA"/>
            </w:rPr>
          </w:rPrChange>
        </w:rPr>
        <w:pPrChange w:id="4941" w:author="Abbas Rizvi" w:date="2023-05-15T10:00:00Z">
          <w:pPr/>
        </w:pPrChange>
      </w:pPr>
      <w:del w:id="4942" w:author="Christopher Kemeter" w:date="2023-11-13T20:27:00Z">
        <w:r w:rsidRPr="00BB22CC" w:rsidDel="00BB22CC">
          <w:rPr>
            <w:rFonts w:asciiTheme="minorHAnsi" w:hAnsiTheme="minorHAnsi" w:cstheme="minorHAnsi"/>
            <w:szCs w:val="22"/>
            <w:lang w:val="de-AT" w:eastAsia="ja-JP"/>
            <w:rPrChange w:id="4943" w:author="Christopher Kemeter" w:date="2023-11-13T20:27:00Z">
              <w:rPr>
                <w:rFonts w:cstheme="minorHAnsi"/>
                <w:lang w:val="en-CA"/>
              </w:rPr>
            </w:rPrChange>
          </w:rPr>
          <w:delText>• VRRP v3 Router Redundancy for IPv4</w:delText>
        </w:r>
      </w:del>
    </w:p>
    <w:p w14:paraId="78A792FF" w14:textId="2D92ADAF" w:rsidR="00457654" w:rsidRPr="00BB22CC" w:rsidDel="00BB22CC" w:rsidRDefault="00457654">
      <w:pPr>
        <w:autoSpaceDE w:val="0"/>
        <w:autoSpaceDN w:val="0"/>
        <w:adjustRightInd w:val="0"/>
        <w:spacing w:before="0" w:after="0"/>
        <w:rPr>
          <w:del w:id="4944" w:author="Christopher Kemeter" w:date="2023-11-13T20:27:00Z"/>
          <w:rFonts w:asciiTheme="minorHAnsi" w:hAnsiTheme="minorHAnsi" w:cstheme="minorHAnsi"/>
          <w:szCs w:val="22"/>
          <w:lang w:val="de-AT" w:eastAsia="ja-JP"/>
          <w:rPrChange w:id="4945" w:author="Christopher Kemeter" w:date="2023-11-13T20:27:00Z">
            <w:rPr>
              <w:del w:id="4946" w:author="Christopher Kemeter" w:date="2023-11-13T20:27:00Z"/>
              <w:rFonts w:cstheme="minorHAnsi"/>
              <w:lang w:val="en-CA"/>
            </w:rPr>
          </w:rPrChange>
        </w:rPr>
        <w:pPrChange w:id="4947" w:author="Abbas Rizvi" w:date="2023-05-15T10:00:00Z">
          <w:pPr/>
        </w:pPrChange>
      </w:pPr>
      <w:del w:id="4948" w:author="Christopher Kemeter" w:date="2023-11-13T20:27:00Z">
        <w:r w:rsidRPr="00BB22CC" w:rsidDel="00BB22CC">
          <w:rPr>
            <w:rFonts w:asciiTheme="minorHAnsi" w:hAnsiTheme="minorHAnsi" w:cstheme="minorHAnsi"/>
            <w:szCs w:val="22"/>
            <w:lang w:val="de-AT" w:eastAsia="ja-JP"/>
            <w:rPrChange w:id="4949" w:author="Christopher Kemeter" w:date="2023-11-13T20:27:00Z">
              <w:rPr>
                <w:rFonts w:cstheme="minorHAnsi"/>
                <w:lang w:val="en-CA"/>
              </w:rPr>
            </w:rPrChange>
          </w:rPr>
          <w:delText>• Network Address Translation (SNAT, DNAT and R-NAT)</w:delText>
        </w:r>
      </w:del>
    </w:p>
    <w:p w14:paraId="4FBF3C6B" w14:textId="6637DBE4" w:rsidR="00457654" w:rsidRPr="00BB22CC" w:rsidDel="00BB22CC" w:rsidRDefault="00457654">
      <w:pPr>
        <w:autoSpaceDE w:val="0"/>
        <w:autoSpaceDN w:val="0"/>
        <w:adjustRightInd w:val="0"/>
        <w:spacing w:before="0" w:after="0"/>
        <w:rPr>
          <w:del w:id="4950" w:author="Christopher Kemeter" w:date="2023-11-13T20:27:00Z"/>
          <w:rFonts w:asciiTheme="minorHAnsi" w:hAnsiTheme="minorHAnsi" w:cstheme="minorHAnsi"/>
          <w:szCs w:val="22"/>
          <w:lang w:val="de-AT" w:eastAsia="ja-JP"/>
          <w:rPrChange w:id="4951" w:author="Christopher Kemeter" w:date="2023-11-13T20:27:00Z">
            <w:rPr>
              <w:del w:id="4952" w:author="Christopher Kemeter" w:date="2023-11-13T20:27:00Z"/>
              <w:rFonts w:cstheme="minorHAnsi"/>
              <w:lang w:val="en-CA"/>
            </w:rPr>
          </w:rPrChange>
        </w:rPr>
        <w:pPrChange w:id="4953" w:author="Abbas Rizvi" w:date="2023-05-15T10:00:00Z">
          <w:pPr/>
        </w:pPrChange>
      </w:pPr>
      <w:del w:id="4954" w:author="Christopher Kemeter" w:date="2023-11-13T20:27:00Z">
        <w:r w:rsidRPr="00BB22CC" w:rsidDel="00BB22CC">
          <w:rPr>
            <w:rFonts w:asciiTheme="minorHAnsi" w:hAnsiTheme="minorHAnsi" w:cstheme="minorHAnsi"/>
            <w:szCs w:val="22"/>
            <w:lang w:val="de-AT" w:eastAsia="ja-JP"/>
            <w:rPrChange w:id="4955" w:author="Christopher Kemeter" w:date="2023-11-13T20:27:00Z">
              <w:rPr>
                <w:rFonts w:cstheme="minorHAnsi"/>
                <w:lang w:val="en-CA"/>
              </w:rPr>
            </w:rPrChange>
          </w:rPr>
          <w:delText>• Packets filtering</w:delText>
        </w:r>
      </w:del>
    </w:p>
    <w:p w14:paraId="767DB168" w14:textId="5B11C522" w:rsidR="00457654" w:rsidRPr="00BB22CC" w:rsidDel="00BB22CC" w:rsidRDefault="00457654">
      <w:pPr>
        <w:autoSpaceDE w:val="0"/>
        <w:autoSpaceDN w:val="0"/>
        <w:adjustRightInd w:val="0"/>
        <w:spacing w:before="0" w:after="0"/>
        <w:rPr>
          <w:del w:id="4956" w:author="Christopher Kemeter" w:date="2023-11-13T20:27:00Z"/>
          <w:rFonts w:asciiTheme="minorHAnsi" w:hAnsiTheme="minorHAnsi" w:cstheme="minorHAnsi"/>
          <w:szCs w:val="22"/>
          <w:lang w:val="de-AT" w:eastAsia="ja-JP"/>
          <w:rPrChange w:id="4957" w:author="Christopher Kemeter" w:date="2023-11-13T20:27:00Z">
            <w:rPr>
              <w:del w:id="4958" w:author="Christopher Kemeter" w:date="2023-11-13T20:27:00Z"/>
              <w:rFonts w:cstheme="minorHAnsi"/>
              <w:lang w:val="en-CA"/>
            </w:rPr>
          </w:rPrChange>
        </w:rPr>
        <w:pPrChange w:id="4959" w:author="Abbas Rizvi" w:date="2023-05-15T10:00:00Z">
          <w:pPr/>
        </w:pPrChange>
      </w:pPr>
      <w:del w:id="4960" w:author="Christopher Kemeter" w:date="2023-11-13T20:27:00Z">
        <w:r w:rsidRPr="00BB22CC" w:rsidDel="00BB22CC">
          <w:rPr>
            <w:rFonts w:asciiTheme="minorHAnsi" w:hAnsiTheme="minorHAnsi" w:cstheme="minorHAnsi"/>
            <w:szCs w:val="22"/>
            <w:lang w:val="de-AT" w:eastAsia="ja-JP"/>
            <w:rPrChange w:id="4961" w:author="Christopher Kemeter" w:date="2023-11-13T20:27:00Z">
              <w:rPr>
                <w:rFonts w:cstheme="minorHAnsi"/>
                <w:lang w:val="en-CA"/>
              </w:rPr>
            </w:rPrChange>
          </w:rPr>
          <w:delText>• Eight (8) output hardware queues for each port</w:delText>
        </w:r>
      </w:del>
    </w:p>
    <w:p w14:paraId="4F0BC922" w14:textId="38B554C3" w:rsidR="00457654" w:rsidRPr="00BB22CC" w:rsidDel="00BB22CC" w:rsidRDefault="00457654">
      <w:pPr>
        <w:autoSpaceDE w:val="0"/>
        <w:autoSpaceDN w:val="0"/>
        <w:adjustRightInd w:val="0"/>
        <w:spacing w:before="0" w:after="0"/>
        <w:rPr>
          <w:del w:id="4962" w:author="Christopher Kemeter" w:date="2023-11-13T20:27:00Z"/>
          <w:rFonts w:asciiTheme="minorHAnsi" w:hAnsiTheme="minorHAnsi" w:cstheme="minorHAnsi"/>
          <w:szCs w:val="22"/>
          <w:lang w:val="de-AT" w:eastAsia="ja-JP"/>
          <w:rPrChange w:id="4963" w:author="Christopher Kemeter" w:date="2023-11-13T20:27:00Z">
            <w:rPr>
              <w:del w:id="4964" w:author="Christopher Kemeter" w:date="2023-11-13T20:27:00Z"/>
              <w:rFonts w:cstheme="minorHAnsi"/>
              <w:lang w:val="en-CA"/>
            </w:rPr>
          </w:rPrChange>
        </w:rPr>
        <w:pPrChange w:id="4965" w:author="Abbas Rizvi" w:date="2023-05-15T10:00:00Z">
          <w:pPr/>
        </w:pPrChange>
      </w:pPr>
      <w:del w:id="4966" w:author="Christopher Kemeter" w:date="2023-11-13T20:27:00Z">
        <w:r w:rsidRPr="00BB22CC" w:rsidDel="00BB22CC">
          <w:rPr>
            <w:rFonts w:asciiTheme="minorHAnsi" w:hAnsiTheme="minorHAnsi" w:cstheme="minorHAnsi"/>
            <w:szCs w:val="22"/>
            <w:lang w:val="de-AT" w:eastAsia="ja-JP"/>
            <w:rPrChange w:id="4967" w:author="Christopher Kemeter" w:date="2023-11-13T20:27:00Z">
              <w:rPr>
                <w:rFonts w:cstheme="minorHAnsi"/>
                <w:lang w:val="en-CA"/>
              </w:rPr>
            </w:rPrChange>
          </w:rPr>
          <w:delText>• Strict priority or weighted (WRR) schedule</w:delText>
        </w:r>
      </w:del>
    </w:p>
    <w:p w14:paraId="122FFBFD" w14:textId="47A6F818" w:rsidR="00457654" w:rsidRPr="00BB22CC" w:rsidDel="00BB22CC" w:rsidRDefault="00457654">
      <w:pPr>
        <w:autoSpaceDE w:val="0"/>
        <w:autoSpaceDN w:val="0"/>
        <w:adjustRightInd w:val="0"/>
        <w:spacing w:before="0" w:after="0"/>
        <w:rPr>
          <w:del w:id="4968" w:author="Christopher Kemeter" w:date="2023-11-13T20:27:00Z"/>
          <w:rFonts w:asciiTheme="minorHAnsi" w:hAnsiTheme="minorHAnsi" w:cstheme="minorHAnsi"/>
          <w:szCs w:val="22"/>
          <w:lang w:val="de-AT" w:eastAsia="ja-JP"/>
          <w:rPrChange w:id="4969" w:author="Christopher Kemeter" w:date="2023-11-13T20:27:00Z">
            <w:rPr>
              <w:del w:id="4970" w:author="Christopher Kemeter" w:date="2023-11-13T20:27:00Z"/>
              <w:rFonts w:cstheme="minorHAnsi"/>
              <w:lang w:val="en-CA"/>
            </w:rPr>
          </w:rPrChange>
        </w:rPr>
        <w:pPrChange w:id="4971" w:author="Abbas Rizvi" w:date="2023-05-15T10:00:00Z">
          <w:pPr/>
        </w:pPrChange>
      </w:pPr>
      <w:del w:id="4972" w:author="Christopher Kemeter" w:date="2023-11-13T20:27:00Z">
        <w:r w:rsidRPr="00BB22CC" w:rsidDel="00BB22CC">
          <w:rPr>
            <w:rFonts w:asciiTheme="minorHAnsi" w:hAnsiTheme="minorHAnsi" w:cstheme="minorHAnsi"/>
            <w:szCs w:val="22"/>
            <w:lang w:val="de-AT" w:eastAsia="ja-JP"/>
            <w:rPrChange w:id="4973" w:author="Christopher Kemeter" w:date="2023-11-13T20:27:00Z">
              <w:rPr>
                <w:rFonts w:cstheme="minorHAnsi"/>
                <w:lang w:val="en-CA"/>
              </w:rPr>
            </w:rPrChange>
          </w:rPr>
          <w:delText>• Ingress/egress/broadcast traffic rate limiting</w:delText>
        </w:r>
      </w:del>
    </w:p>
    <w:p w14:paraId="55E2DC32" w14:textId="6DF3BBBE" w:rsidR="00457654" w:rsidRPr="00BB22CC" w:rsidDel="00BB22CC" w:rsidRDefault="00457654">
      <w:pPr>
        <w:autoSpaceDE w:val="0"/>
        <w:autoSpaceDN w:val="0"/>
        <w:adjustRightInd w:val="0"/>
        <w:spacing w:before="0" w:after="0"/>
        <w:rPr>
          <w:del w:id="4974" w:author="Christopher Kemeter" w:date="2023-11-13T20:27:00Z"/>
          <w:rFonts w:asciiTheme="minorHAnsi" w:hAnsiTheme="minorHAnsi" w:cstheme="minorHAnsi"/>
          <w:szCs w:val="22"/>
          <w:lang w:val="de-AT" w:eastAsia="ja-JP"/>
          <w:rPrChange w:id="4975" w:author="Christopher Kemeter" w:date="2023-11-13T20:27:00Z">
            <w:rPr>
              <w:del w:id="4976" w:author="Christopher Kemeter" w:date="2023-11-13T20:27:00Z"/>
              <w:rFonts w:cstheme="minorHAnsi"/>
              <w:lang w:val="en-CA"/>
            </w:rPr>
          </w:rPrChange>
        </w:rPr>
        <w:pPrChange w:id="4977" w:author="Abbas Rizvi" w:date="2023-05-15T10:00:00Z">
          <w:pPr/>
        </w:pPrChange>
      </w:pPr>
      <w:del w:id="4978" w:author="Christopher Kemeter" w:date="2023-11-13T20:27:00Z">
        <w:r w:rsidRPr="00BB22CC" w:rsidDel="00BB22CC">
          <w:rPr>
            <w:rFonts w:asciiTheme="minorHAnsi" w:hAnsiTheme="minorHAnsi" w:cstheme="minorHAnsi"/>
            <w:szCs w:val="22"/>
            <w:lang w:val="de-AT" w:eastAsia="ja-JP"/>
            <w:rPrChange w:id="4979" w:author="Christopher Kemeter" w:date="2023-11-13T20:27:00Z">
              <w:rPr>
                <w:rFonts w:cstheme="minorHAnsi"/>
                <w:lang w:val="en-CA"/>
              </w:rPr>
            </w:rPrChange>
          </w:rPr>
          <w:delText>• Network Time Protocol (NTP)</w:delText>
        </w:r>
      </w:del>
    </w:p>
    <w:p w14:paraId="7B264858" w14:textId="69BD5F82" w:rsidR="00457654" w:rsidRPr="00BB22CC" w:rsidDel="00BB22CC" w:rsidRDefault="00457654">
      <w:pPr>
        <w:autoSpaceDE w:val="0"/>
        <w:autoSpaceDN w:val="0"/>
        <w:adjustRightInd w:val="0"/>
        <w:spacing w:before="0" w:after="0"/>
        <w:rPr>
          <w:del w:id="4980" w:author="Christopher Kemeter" w:date="2023-11-13T20:27:00Z"/>
          <w:rFonts w:asciiTheme="minorHAnsi" w:hAnsiTheme="minorHAnsi" w:cstheme="minorHAnsi"/>
          <w:szCs w:val="22"/>
          <w:lang w:val="de-AT" w:eastAsia="ja-JP"/>
          <w:rPrChange w:id="4981" w:author="Christopher Kemeter" w:date="2023-11-13T20:27:00Z">
            <w:rPr>
              <w:del w:id="4982" w:author="Christopher Kemeter" w:date="2023-11-13T20:27:00Z"/>
              <w:rFonts w:cstheme="minorHAnsi"/>
              <w:lang w:val="en-CA"/>
            </w:rPr>
          </w:rPrChange>
        </w:rPr>
        <w:pPrChange w:id="4983" w:author="Abbas Rizvi" w:date="2023-05-15T10:00:00Z">
          <w:pPr/>
        </w:pPrChange>
      </w:pPr>
      <w:del w:id="4984" w:author="Christopher Kemeter" w:date="2023-11-13T20:27:00Z">
        <w:r w:rsidRPr="00BB22CC" w:rsidDel="00BB22CC">
          <w:rPr>
            <w:rFonts w:asciiTheme="minorHAnsi" w:hAnsiTheme="minorHAnsi" w:cstheme="minorHAnsi"/>
            <w:szCs w:val="22"/>
            <w:lang w:val="de-AT" w:eastAsia="ja-JP"/>
            <w:rPrChange w:id="4985" w:author="Christopher Kemeter" w:date="2023-11-13T20:27:00Z">
              <w:rPr>
                <w:rFonts w:cstheme="minorHAnsi"/>
                <w:lang w:val="en-CA"/>
              </w:rPr>
            </w:rPrChange>
          </w:rPr>
          <w:delText>• In-band (SSH) and out-of-band (console) CLI interface for device</w:delText>
        </w:r>
      </w:del>
    </w:p>
    <w:p w14:paraId="06B2648A" w14:textId="7A4CDE2E" w:rsidR="00457654" w:rsidRPr="00BB22CC" w:rsidDel="00BB22CC" w:rsidRDefault="00457654">
      <w:pPr>
        <w:autoSpaceDE w:val="0"/>
        <w:autoSpaceDN w:val="0"/>
        <w:adjustRightInd w:val="0"/>
        <w:spacing w:before="0" w:after="0"/>
        <w:rPr>
          <w:del w:id="4986" w:author="Christopher Kemeter" w:date="2023-11-13T20:27:00Z"/>
          <w:rFonts w:asciiTheme="minorHAnsi" w:hAnsiTheme="minorHAnsi" w:cstheme="minorHAnsi"/>
          <w:szCs w:val="22"/>
          <w:lang w:val="de-AT" w:eastAsia="ja-JP"/>
          <w:rPrChange w:id="4987" w:author="Christopher Kemeter" w:date="2023-11-13T20:27:00Z">
            <w:rPr>
              <w:del w:id="4988" w:author="Christopher Kemeter" w:date="2023-11-13T20:27:00Z"/>
              <w:rFonts w:cstheme="minorHAnsi"/>
              <w:lang w:val="en-CA"/>
            </w:rPr>
          </w:rPrChange>
        </w:rPr>
        <w:pPrChange w:id="4989" w:author="Abbas Rizvi" w:date="2023-05-15T10:00:00Z">
          <w:pPr/>
        </w:pPrChange>
      </w:pPr>
      <w:del w:id="4990" w:author="Christopher Kemeter" w:date="2023-11-13T20:27:00Z">
        <w:r w:rsidRPr="00BB22CC" w:rsidDel="00BB22CC">
          <w:rPr>
            <w:rFonts w:asciiTheme="minorHAnsi" w:hAnsiTheme="minorHAnsi" w:cstheme="minorHAnsi"/>
            <w:szCs w:val="22"/>
            <w:lang w:val="de-AT" w:eastAsia="ja-JP"/>
            <w:rPrChange w:id="4991" w:author="Christopher Kemeter" w:date="2023-11-13T20:27:00Z">
              <w:rPr>
                <w:rFonts w:cstheme="minorHAnsi"/>
                <w:lang w:val="en-CA"/>
              </w:rPr>
            </w:rPrChange>
          </w:rPr>
          <w:delText>management</w:delText>
        </w:r>
      </w:del>
    </w:p>
    <w:p w14:paraId="04C7AC52" w14:textId="49A8110A" w:rsidR="00457654" w:rsidRPr="00BB22CC" w:rsidDel="00BB22CC" w:rsidRDefault="00457654">
      <w:pPr>
        <w:autoSpaceDE w:val="0"/>
        <w:autoSpaceDN w:val="0"/>
        <w:adjustRightInd w:val="0"/>
        <w:spacing w:before="0" w:after="0"/>
        <w:rPr>
          <w:del w:id="4992" w:author="Christopher Kemeter" w:date="2023-11-13T20:27:00Z"/>
          <w:rFonts w:asciiTheme="minorHAnsi" w:hAnsiTheme="minorHAnsi" w:cstheme="minorHAnsi"/>
          <w:szCs w:val="22"/>
          <w:lang w:val="de-AT" w:eastAsia="ja-JP"/>
          <w:rPrChange w:id="4993" w:author="Christopher Kemeter" w:date="2023-11-13T20:27:00Z">
            <w:rPr>
              <w:del w:id="4994" w:author="Christopher Kemeter" w:date="2023-11-13T20:27:00Z"/>
              <w:rFonts w:cstheme="minorHAnsi"/>
              <w:lang w:val="en-CA"/>
            </w:rPr>
          </w:rPrChange>
        </w:rPr>
        <w:pPrChange w:id="4995" w:author="Abbas Rizvi" w:date="2023-05-15T10:00:00Z">
          <w:pPr/>
        </w:pPrChange>
      </w:pPr>
      <w:del w:id="4996" w:author="Christopher Kemeter" w:date="2023-11-13T20:27:00Z">
        <w:r w:rsidRPr="00BB22CC" w:rsidDel="00BB22CC">
          <w:rPr>
            <w:rFonts w:asciiTheme="minorHAnsi" w:hAnsiTheme="minorHAnsi" w:cstheme="minorHAnsi"/>
            <w:szCs w:val="22"/>
            <w:lang w:val="de-AT" w:eastAsia="ja-JP"/>
            <w:rPrChange w:id="4997" w:author="Christopher Kemeter" w:date="2023-11-13T20:27:00Z">
              <w:rPr>
                <w:rFonts w:cstheme="minorHAnsi"/>
                <w:lang w:val="en-CA"/>
              </w:rPr>
            </w:rPrChange>
          </w:rPr>
          <w:delText>• In-band and out-of-band firmware upgrade</w:delText>
        </w:r>
      </w:del>
    </w:p>
    <w:p w14:paraId="7B2A8360" w14:textId="281C2C7E" w:rsidR="00457654" w:rsidRPr="00BB22CC" w:rsidDel="00BB22CC" w:rsidRDefault="00457654">
      <w:pPr>
        <w:autoSpaceDE w:val="0"/>
        <w:autoSpaceDN w:val="0"/>
        <w:adjustRightInd w:val="0"/>
        <w:spacing w:before="0" w:after="0"/>
        <w:rPr>
          <w:del w:id="4998" w:author="Christopher Kemeter" w:date="2023-11-13T20:27:00Z"/>
          <w:rFonts w:asciiTheme="minorHAnsi" w:hAnsiTheme="minorHAnsi" w:cstheme="minorHAnsi"/>
          <w:szCs w:val="22"/>
          <w:lang w:val="de-AT" w:eastAsia="ja-JP"/>
          <w:rPrChange w:id="4999" w:author="Christopher Kemeter" w:date="2023-11-13T20:27:00Z">
            <w:rPr>
              <w:del w:id="5000" w:author="Christopher Kemeter" w:date="2023-11-13T20:27:00Z"/>
              <w:rFonts w:cstheme="minorHAnsi"/>
              <w:lang w:val="en-CA"/>
            </w:rPr>
          </w:rPrChange>
        </w:rPr>
        <w:pPrChange w:id="5001" w:author="Abbas Rizvi" w:date="2023-05-15T10:00:00Z">
          <w:pPr/>
        </w:pPrChange>
      </w:pPr>
      <w:del w:id="5002" w:author="Christopher Kemeter" w:date="2023-11-13T20:27:00Z">
        <w:r w:rsidRPr="00BB22CC" w:rsidDel="00BB22CC">
          <w:rPr>
            <w:rFonts w:asciiTheme="minorHAnsi" w:hAnsiTheme="minorHAnsi" w:cstheme="minorHAnsi"/>
            <w:szCs w:val="22"/>
            <w:lang w:val="de-AT" w:eastAsia="ja-JP"/>
            <w:rPrChange w:id="5003" w:author="Christopher Kemeter" w:date="2023-11-13T20:27:00Z">
              <w:rPr>
                <w:rFonts w:cstheme="minorHAnsi"/>
                <w:lang w:val="en-CA"/>
              </w:rPr>
            </w:rPrChange>
          </w:rPr>
          <w:delText>• Fallback firmware images for maximum reliability</w:delText>
        </w:r>
      </w:del>
    </w:p>
    <w:p w14:paraId="29601996" w14:textId="329DF6FC" w:rsidR="00A321B1" w:rsidRPr="00BB22CC" w:rsidRDefault="00A321B1" w:rsidP="00A321B1">
      <w:pPr>
        <w:rPr>
          <w:rFonts w:asciiTheme="minorHAnsi" w:hAnsiTheme="minorHAnsi" w:cstheme="minorHAnsi"/>
          <w:lang w:val="de-AT"/>
          <w:rPrChange w:id="5004" w:author="Christopher Kemeter" w:date="2023-11-13T20:27:00Z">
            <w:rPr>
              <w:rFonts w:cstheme="minorHAnsi"/>
              <w:lang w:val="en-CA"/>
            </w:rPr>
          </w:rPrChange>
        </w:rPr>
      </w:pPr>
      <w:del w:id="5005" w:author="Christopher Kemeter" w:date="2023-11-13T20:27:00Z">
        <w:r w:rsidRPr="00BB22CC" w:rsidDel="00BB22CC">
          <w:rPr>
            <w:rFonts w:asciiTheme="minorHAnsi" w:hAnsiTheme="minorHAnsi" w:cstheme="minorHAnsi"/>
            <w:szCs w:val="22"/>
            <w:lang w:val="de-AT"/>
            <w:rPrChange w:id="5006" w:author="Christopher Kemeter" w:date="2023-11-13T20:27:00Z">
              <w:rPr>
                <w:rFonts w:cstheme="minorHAnsi"/>
                <w:lang w:val="en-CA"/>
              </w:rPr>
            </w:rPrChange>
          </w:rPr>
          <w:delText>The</w:delText>
        </w:r>
        <w:r w:rsidRPr="00BB22CC" w:rsidDel="00BB22CC">
          <w:rPr>
            <w:rFonts w:asciiTheme="minorHAnsi" w:hAnsiTheme="minorHAnsi" w:cstheme="minorHAnsi"/>
            <w:lang w:val="de-AT"/>
            <w:rPrChange w:id="5007" w:author="Christopher Kemeter" w:date="2023-11-13T20:27:00Z">
              <w:rPr>
                <w:rFonts w:cstheme="minorHAnsi"/>
                <w:lang w:val="en-CA"/>
              </w:rPr>
            </w:rPrChange>
          </w:rPr>
          <w:delText xml:space="preserve"> datasheet, 2D and 3D drawings for the VDSRail 28 port switch can be found on the following OEBB sharepoint link:</w:delText>
        </w:r>
      </w:del>
    </w:p>
    <w:p w14:paraId="66C24BBC" w14:textId="77777777" w:rsidR="00A321B1" w:rsidRPr="00981303" w:rsidRDefault="00A02226" w:rsidP="00A321B1">
      <w:pPr>
        <w:rPr>
          <w:rStyle w:val="Hyperlink"/>
          <w:rFonts w:cstheme="minorHAnsi"/>
          <w:lang w:val="de-AT"/>
          <w:rPrChange w:id="5008" w:author="Abbas Rizvi" w:date="2023-11-14T14:51:00Z">
            <w:rPr>
              <w:rStyle w:val="Hyperlink"/>
              <w:rFonts w:cstheme="minorHAnsi"/>
              <w:lang w:val="en-CA"/>
            </w:rPr>
          </w:rPrChange>
        </w:rPr>
      </w:pPr>
      <w:r>
        <w:fldChar w:fldCharType="begin"/>
      </w:r>
      <w:r w:rsidRPr="00981303">
        <w:rPr>
          <w:lang w:val="de-AT"/>
          <w:rPrChange w:id="5009" w:author="Abbas Rizvi" w:date="2023-11-14T14:51:00Z">
            <w:rPr/>
          </w:rPrChange>
        </w:rPr>
        <w:instrText>HYPERLINK "https://oebb365.sharepoint.com/:f:/r/sites/Telematik-Dosto-Neu/DokumenteTelematik/02%20Projekt%20Umsetzung/230-Datenbl%C3%A4tter/NOMAD?csf=1&amp;web=1&amp;e=ANqZRk"</w:instrText>
      </w:r>
      <w:r>
        <w:fldChar w:fldCharType="separate"/>
      </w:r>
      <w:r w:rsidR="00A321B1" w:rsidRPr="00981303">
        <w:rPr>
          <w:rStyle w:val="Hyperlink"/>
          <w:rFonts w:cstheme="minorHAnsi"/>
          <w:lang w:val="de-AT"/>
          <w:rPrChange w:id="5010" w:author="Abbas Rizvi" w:date="2023-11-14T14:51:00Z">
            <w:rPr>
              <w:rStyle w:val="Hyperlink"/>
              <w:rFonts w:cstheme="minorHAnsi"/>
              <w:lang w:val="en-CA"/>
            </w:rPr>
          </w:rPrChange>
        </w:rPr>
        <w:t>https://oebb365.sharepoint.com/:f:/r/sites/Telematik-Dosto-Neu/DokumenteTelematik/02%20Projekt%20Umsetzung/230-Datenbl%C3%A4tter/NOMAD?csf=1&amp;web=1&amp;e=ANqZRk</w:t>
      </w:r>
      <w:r>
        <w:rPr>
          <w:rStyle w:val="Hyperlink"/>
          <w:rFonts w:cstheme="minorHAnsi"/>
          <w:lang w:val="en-CA"/>
        </w:rPr>
        <w:fldChar w:fldCharType="end"/>
      </w:r>
    </w:p>
    <w:p w14:paraId="506355B9" w14:textId="482F8BDF" w:rsidR="009B655E" w:rsidRPr="00981303" w:rsidDel="00914227" w:rsidRDefault="009B655E" w:rsidP="009B655E">
      <w:pPr>
        <w:rPr>
          <w:del w:id="5011" w:author="Abbas Rizvi" w:date="2023-05-16T15:25:00Z"/>
          <w:rFonts w:cstheme="minorHAnsi"/>
          <w:lang w:val="de-AT"/>
          <w:rPrChange w:id="5012" w:author="Abbas Rizvi" w:date="2023-11-14T14:51:00Z">
            <w:rPr>
              <w:del w:id="5013" w:author="Abbas Rizvi" w:date="2023-05-16T15:25:00Z"/>
              <w:rFonts w:cstheme="minorHAnsi"/>
              <w:lang w:val="en-CA"/>
            </w:rPr>
          </w:rPrChange>
        </w:rPr>
      </w:pPr>
      <w:del w:id="5014" w:author="Abbas Rizvi" w:date="2023-05-16T15:25:00Z">
        <w:r w:rsidRPr="00981303" w:rsidDel="00914227">
          <w:rPr>
            <w:rStyle w:val="ui-provider"/>
            <w:lang w:val="de-AT"/>
            <w:rPrChange w:id="5015" w:author="Abbas Rizvi" w:date="2023-11-14T14:51:00Z">
              <w:rPr>
                <w:rStyle w:val="ui-provider"/>
              </w:rPr>
            </w:rPrChange>
          </w:rPr>
          <w:delText>The datasheet is the authoritative specification for this product and all Lastenheft items are explicitly excluded</w:delText>
        </w:r>
        <w:r w:rsidR="00CD6A78" w:rsidRPr="00981303" w:rsidDel="00914227">
          <w:rPr>
            <w:rStyle w:val="ui-provider"/>
            <w:lang w:val="de-AT"/>
            <w:rPrChange w:id="5016" w:author="Abbas Rizvi" w:date="2023-11-14T14:51:00Z">
              <w:rPr>
                <w:rStyle w:val="ui-provider"/>
              </w:rPr>
            </w:rPrChange>
          </w:rPr>
          <w:delText>.</w:delText>
        </w:r>
      </w:del>
    </w:p>
    <w:p w14:paraId="3EB7B9CF" w14:textId="77777777" w:rsidR="00A321B1" w:rsidRPr="00981303" w:rsidRDefault="00A321B1" w:rsidP="00457654">
      <w:pPr>
        <w:rPr>
          <w:rFonts w:cstheme="minorHAnsi"/>
          <w:lang w:val="de-AT"/>
          <w:rPrChange w:id="5017" w:author="Abbas Rizvi" w:date="2023-11-14T14:51:00Z">
            <w:rPr>
              <w:rFonts w:cstheme="minorHAnsi"/>
              <w:lang w:val="en-CA"/>
            </w:rPr>
          </w:rPrChange>
        </w:rPr>
      </w:pPr>
    </w:p>
    <w:p w14:paraId="77A87A67" w14:textId="36F2DC39" w:rsidR="00F23868" w:rsidRPr="00981303" w:rsidRDefault="00F23868" w:rsidP="00A90FD4">
      <w:pPr>
        <w:rPr>
          <w:rFonts w:cstheme="minorHAnsi"/>
          <w:lang w:val="de-AT"/>
          <w:rPrChange w:id="5018" w:author="Abbas Rizvi" w:date="2023-11-14T14:51:00Z">
            <w:rPr>
              <w:rFonts w:cstheme="minorHAnsi"/>
              <w:lang w:val="en-CA"/>
            </w:rPr>
          </w:rPrChange>
        </w:rPr>
      </w:pPr>
    </w:p>
    <w:p w14:paraId="0D037EA7" w14:textId="18C248E5" w:rsidR="00DD1A29" w:rsidRPr="00981303" w:rsidRDefault="00F23868" w:rsidP="00FD6E8E">
      <w:pPr>
        <w:rPr>
          <w:lang w:val="de-AT"/>
          <w:rPrChange w:id="5019" w:author="Abbas Rizvi" w:date="2023-11-14T14:51:00Z">
            <w:rPr/>
          </w:rPrChange>
        </w:rPr>
      </w:pPr>
      <w:r w:rsidRPr="00981303">
        <w:rPr>
          <w:noProof/>
          <w:lang w:val="de-AT"/>
          <w:rPrChange w:id="5020" w:author="Abbas Rizvi" w:date="2023-11-14T14:51:00Z">
            <w:rPr>
              <w:noProof/>
            </w:rPr>
          </w:rPrChange>
        </w:rPr>
        <w:t xml:space="preserve"> </w:t>
      </w:r>
      <w:r w:rsidR="00DD1A29" w:rsidRPr="00981303">
        <w:rPr>
          <w:lang w:val="de-AT"/>
          <w:rPrChange w:id="5021" w:author="Abbas Rizvi" w:date="2023-11-14T14:51:00Z">
            <w:rPr/>
          </w:rPrChange>
        </w:rPr>
        <w:br w:type="page"/>
      </w:r>
    </w:p>
    <w:p w14:paraId="25BC2973" w14:textId="77777777" w:rsidR="00DD1A29" w:rsidRPr="00981303" w:rsidRDefault="00DD1A29" w:rsidP="00DD1A29">
      <w:pPr>
        <w:spacing w:before="0" w:after="0"/>
        <w:rPr>
          <w:lang w:val="de-AT"/>
          <w:rPrChange w:id="5022" w:author="Abbas Rizvi" w:date="2023-11-14T14:51:00Z">
            <w:rPr/>
          </w:rPrChange>
        </w:rPr>
      </w:pPr>
    </w:p>
    <w:p w14:paraId="10D78CC7" w14:textId="1D3484CC" w:rsidR="00DD1A29" w:rsidRPr="00E208B5" w:rsidRDefault="00DD1A29" w:rsidP="00DD1A29">
      <w:pPr>
        <w:pStyle w:val="Heading2"/>
        <w:rPr>
          <w:lang w:val="en-GB"/>
        </w:rPr>
      </w:pPr>
      <w:bookmarkStart w:id="5023" w:name="_Toc107160713"/>
      <w:bookmarkStart w:id="5024" w:name="_Toc107213187"/>
      <w:bookmarkStart w:id="5025" w:name="_Toc107346607"/>
      <w:bookmarkStart w:id="5026" w:name="_Toc107348506"/>
      <w:bookmarkStart w:id="5027" w:name="_Toc107349060"/>
      <w:bookmarkStart w:id="5028" w:name="_Toc112664590"/>
      <w:bookmarkStart w:id="5029" w:name="_Toc112664591"/>
      <w:bookmarkStart w:id="5030" w:name="_Toc112664592"/>
      <w:bookmarkStart w:id="5031" w:name="_Toc112664593"/>
      <w:bookmarkStart w:id="5032" w:name="_Toc112664594"/>
      <w:bookmarkStart w:id="5033" w:name="_Toc112664595"/>
      <w:bookmarkStart w:id="5034" w:name="_Toc112664596"/>
      <w:bookmarkStart w:id="5035" w:name="_Toc112664597"/>
      <w:bookmarkStart w:id="5036" w:name="_Toc112664598"/>
      <w:bookmarkStart w:id="5037" w:name="_Toc112664599"/>
      <w:bookmarkStart w:id="5038" w:name="_Toc112664600"/>
      <w:bookmarkStart w:id="5039" w:name="_Toc112664601"/>
      <w:bookmarkStart w:id="5040" w:name="_Toc112664602"/>
      <w:bookmarkStart w:id="5041" w:name="_Toc112664603"/>
      <w:bookmarkStart w:id="5042" w:name="_Toc112664604"/>
      <w:bookmarkStart w:id="5043" w:name="_Toc112664605"/>
      <w:bookmarkStart w:id="5044" w:name="_Toc112664606"/>
      <w:bookmarkStart w:id="5045" w:name="_Toc112664607"/>
      <w:bookmarkStart w:id="5046" w:name="_Toc150800096"/>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r w:rsidRPr="00E208B5">
        <w:rPr>
          <w:lang w:val="en-GB"/>
        </w:rPr>
        <w:t>Rooftop Antenna: Sencity Rail Multi Antenna 1399.99.0303</w:t>
      </w:r>
      <w:r w:rsidR="00AC562F" w:rsidRPr="00E208B5">
        <w:rPr>
          <w:lang w:val="en-GB"/>
        </w:rPr>
        <w:t xml:space="preserve"> (NMID 1076)</w:t>
      </w:r>
      <w:bookmarkEnd w:id="5046"/>
    </w:p>
    <w:p w14:paraId="3840764D" w14:textId="7F3FFE45" w:rsidR="00DD1A29" w:rsidRPr="00BB22CC" w:rsidRDefault="00DD1A29" w:rsidP="00DD1A29">
      <w:pPr>
        <w:rPr>
          <w:lang w:val="en-US"/>
          <w:rPrChange w:id="5047" w:author="Christopher Kemeter" w:date="2023-11-13T20:29:00Z">
            <w:rPr>
              <w:lang w:val="en-CA"/>
            </w:rPr>
          </w:rPrChange>
        </w:rPr>
      </w:pPr>
      <w:r w:rsidRPr="00E208B5">
        <w:rPr>
          <w:lang w:val="en-CA"/>
        </w:rPr>
        <w:t xml:space="preserve">Within scope of supply of </w:t>
      </w:r>
      <w:r w:rsidR="005F7051" w:rsidRPr="00E208B5">
        <w:rPr>
          <w:lang w:val="en-CA"/>
        </w:rPr>
        <w:t>Stadler</w:t>
      </w:r>
      <w:r w:rsidRPr="00BB22CC">
        <w:rPr>
          <w:lang w:val="en-US"/>
          <w:rPrChange w:id="5048" w:author="Christopher Kemeter" w:date="2023-11-13T20:29:00Z">
            <w:rPr>
              <w:lang w:val="en-CA"/>
            </w:rPr>
          </w:rPrChange>
        </w:rPr>
        <w:t>.</w:t>
      </w:r>
    </w:p>
    <w:p w14:paraId="1C0730CE" w14:textId="77777777" w:rsidR="00DD1A29" w:rsidRPr="00E208B5" w:rsidRDefault="00DD1A29" w:rsidP="00DD1A29">
      <w:pPr>
        <w:rPr>
          <w:lang w:val="en-CA"/>
        </w:rPr>
      </w:pPr>
      <w:r w:rsidRPr="00E208B5">
        <w:rPr>
          <w:lang w:val="en-CA"/>
        </w:rPr>
        <w:t>5-Port Railway rooftop antenna for cellular bands and dual band GNSS.</w:t>
      </w:r>
    </w:p>
    <w:p w14:paraId="5AE81797" w14:textId="77777777" w:rsidR="00DD1A29" w:rsidRPr="00E208B5" w:rsidRDefault="00DD1A29" w:rsidP="00DD1A29">
      <w:pPr>
        <w:rPr>
          <w:lang w:val="en-CA"/>
        </w:rPr>
      </w:pPr>
      <w:r w:rsidRPr="00E208B5">
        <w:rPr>
          <w:lang w:val="en-CA"/>
        </w:rPr>
        <w:t>Technical specifications:</w:t>
      </w:r>
    </w:p>
    <w:p w14:paraId="14DDE402" w14:textId="77777777" w:rsidR="00DD1A29" w:rsidRPr="00E208B5" w:rsidRDefault="00DD1A29" w:rsidP="0097188A">
      <w:pPr>
        <w:pStyle w:val="ListParagraph"/>
        <w:numPr>
          <w:ilvl w:val="0"/>
          <w:numId w:val="13"/>
        </w:numPr>
        <w:rPr>
          <w:lang w:val="en-CA"/>
        </w:rPr>
      </w:pPr>
      <w:r w:rsidRPr="00E208B5">
        <w:rPr>
          <w:lang w:val="en-CA"/>
        </w:rPr>
        <w:t>5-Port railway rooftop antenna with true polarisation diversity to enable MIMO operation at lower frequency cellular bands.</w:t>
      </w:r>
    </w:p>
    <w:p w14:paraId="1F80E6A3" w14:textId="77777777" w:rsidR="00DD1A29" w:rsidRPr="00E208B5" w:rsidRDefault="00DD1A29" w:rsidP="0097188A">
      <w:pPr>
        <w:pStyle w:val="ListParagraph"/>
        <w:numPr>
          <w:ilvl w:val="0"/>
          <w:numId w:val="13"/>
        </w:numPr>
        <w:rPr>
          <w:lang w:val="en-CA"/>
        </w:rPr>
      </w:pPr>
      <w:r w:rsidRPr="00E208B5">
        <w:rPr>
          <w:lang w:val="en-CA"/>
        </w:rPr>
        <w:t>4x4 MIMO+ Radiators for 2G/3G/4G/5G cellular bands between 694-4200 MHz. 1x Horizontal Radiator and 3x Vertical Radiators.</w:t>
      </w:r>
    </w:p>
    <w:p w14:paraId="2F1CC0C0" w14:textId="77777777" w:rsidR="00DD1A29" w:rsidRPr="00E208B5" w:rsidRDefault="00DD1A29" w:rsidP="0097188A">
      <w:pPr>
        <w:pStyle w:val="ListParagraph"/>
        <w:numPr>
          <w:ilvl w:val="0"/>
          <w:numId w:val="13"/>
        </w:numPr>
        <w:rPr>
          <w:lang w:val="en-CA"/>
        </w:rPr>
      </w:pPr>
      <w:r w:rsidRPr="00E208B5">
        <w:rPr>
          <w:lang w:val="en-CA"/>
        </w:rPr>
        <w:t>MIMO: Average combined condition number on the supported cellular bands is less than 10dB on the primary antennas, which refers to the isolation between Port 1 (vertical) and Port 2 (horizontal).</w:t>
      </w:r>
    </w:p>
    <w:p w14:paraId="7D1B4ECD" w14:textId="77777777" w:rsidR="00DD1A29" w:rsidRPr="00E208B5" w:rsidRDefault="00DD1A29" w:rsidP="0097188A">
      <w:pPr>
        <w:pStyle w:val="ListParagraph"/>
        <w:numPr>
          <w:ilvl w:val="0"/>
          <w:numId w:val="13"/>
        </w:numPr>
        <w:rPr>
          <w:lang w:val="en-CA"/>
        </w:rPr>
      </w:pPr>
      <w:r w:rsidRPr="00E208B5">
        <w:rPr>
          <w:lang w:val="en-CA"/>
        </w:rPr>
        <w:t>Vertical polarized RF Band support: Cellular (617-960MHz), (1425-2700MHz), (3300-4200MHz).</w:t>
      </w:r>
    </w:p>
    <w:p w14:paraId="1BAB1280" w14:textId="77777777" w:rsidR="00DD1A29" w:rsidRPr="00E208B5" w:rsidRDefault="00DD1A29" w:rsidP="0097188A">
      <w:pPr>
        <w:pStyle w:val="ListParagraph"/>
        <w:numPr>
          <w:ilvl w:val="0"/>
          <w:numId w:val="13"/>
        </w:numPr>
        <w:rPr>
          <w:lang w:val="en-CA"/>
        </w:rPr>
      </w:pPr>
      <w:r w:rsidRPr="00E208B5">
        <w:rPr>
          <w:lang w:val="en-CA"/>
        </w:rPr>
        <w:t>Horizontal polarized RF Band support: Cellular (694-960MHz), (1515-2700MHz), (3300-4200MHz).</w:t>
      </w:r>
    </w:p>
    <w:p w14:paraId="0CF16E14" w14:textId="77777777" w:rsidR="00DD1A29" w:rsidRPr="00E208B5" w:rsidRDefault="00DD1A29" w:rsidP="0097188A">
      <w:pPr>
        <w:pStyle w:val="ListParagraph"/>
        <w:numPr>
          <w:ilvl w:val="0"/>
          <w:numId w:val="13"/>
        </w:numPr>
        <w:rPr>
          <w:lang w:val="en-CA"/>
        </w:rPr>
      </w:pPr>
      <w:r w:rsidRPr="00E208B5">
        <w:rPr>
          <w:lang w:val="en-CA"/>
        </w:rPr>
        <w:t>Embedded active dual-Band GNSS element with integrated 38 dBiC LNA (Max gain @ 90° elevation).</w:t>
      </w:r>
    </w:p>
    <w:p w14:paraId="2518A3DF" w14:textId="77777777" w:rsidR="00DD1A29" w:rsidRPr="00E208B5" w:rsidRDefault="00DD1A29" w:rsidP="0097188A">
      <w:pPr>
        <w:pStyle w:val="ListParagraph"/>
        <w:numPr>
          <w:ilvl w:val="0"/>
          <w:numId w:val="13"/>
        </w:numPr>
        <w:rPr>
          <w:lang w:val="en-CA"/>
        </w:rPr>
      </w:pPr>
      <w:r w:rsidRPr="00E208B5">
        <w:rPr>
          <w:lang w:val="en-CA"/>
        </w:rPr>
        <w:t>LNA power input: 3 - 5.5VDC / 45mA.</w:t>
      </w:r>
    </w:p>
    <w:p w14:paraId="3D537B1A" w14:textId="77777777" w:rsidR="00DD1A29" w:rsidRPr="00E208B5" w:rsidRDefault="00DD1A29" w:rsidP="0097188A">
      <w:pPr>
        <w:pStyle w:val="ListParagraph"/>
        <w:numPr>
          <w:ilvl w:val="0"/>
          <w:numId w:val="13"/>
        </w:numPr>
        <w:rPr>
          <w:lang w:val="en-CA"/>
        </w:rPr>
      </w:pPr>
      <w:r w:rsidRPr="00E208B5">
        <w:rPr>
          <w:lang w:val="en-CA"/>
        </w:rPr>
        <w:t>GNSS Band support: GNSS1 (1164-1279MHz), GNSS2 (1555-1610MHz).</w:t>
      </w:r>
    </w:p>
    <w:p w14:paraId="46A66D29" w14:textId="77777777" w:rsidR="00DD1A29" w:rsidRPr="00E208B5" w:rsidRDefault="00DD1A29" w:rsidP="0097188A">
      <w:pPr>
        <w:pStyle w:val="ListParagraph"/>
        <w:numPr>
          <w:ilvl w:val="0"/>
          <w:numId w:val="13"/>
        </w:numPr>
        <w:rPr>
          <w:lang w:val="en-CA"/>
        </w:rPr>
      </w:pPr>
      <w:r w:rsidRPr="00E208B5">
        <w:rPr>
          <w:lang w:val="en-CA"/>
        </w:rPr>
        <w:t>Radome colour: Dark grey (RAL7043).</w:t>
      </w:r>
    </w:p>
    <w:p w14:paraId="79B69A21" w14:textId="77777777" w:rsidR="00DD1A29" w:rsidRPr="00E208B5" w:rsidRDefault="00DD1A29" w:rsidP="0097188A">
      <w:pPr>
        <w:pStyle w:val="ListParagraph"/>
        <w:numPr>
          <w:ilvl w:val="0"/>
          <w:numId w:val="13"/>
        </w:numPr>
        <w:rPr>
          <w:lang w:val="en-CA"/>
        </w:rPr>
      </w:pPr>
      <w:r w:rsidRPr="00E208B5">
        <w:rPr>
          <w:lang w:val="en-CA"/>
        </w:rPr>
        <w:t>Fire retardant acc. to EN 45545-2:2013 + A1:2015, NFPA-130:2017.</w:t>
      </w:r>
    </w:p>
    <w:p w14:paraId="266C5AA0" w14:textId="77777777" w:rsidR="00DD1A29" w:rsidRPr="007B5C97" w:rsidRDefault="00DD1A29" w:rsidP="0097188A">
      <w:pPr>
        <w:pStyle w:val="ListParagraph"/>
        <w:numPr>
          <w:ilvl w:val="0"/>
          <w:numId w:val="13"/>
        </w:numPr>
        <w:rPr>
          <w:lang w:val="fr-FR"/>
          <w:rPrChange w:id="5049" w:author="Hartmut Huber" w:date="2023-05-15T10:35:00Z">
            <w:rPr>
              <w:lang w:val="en-CA"/>
            </w:rPr>
          </w:rPrChange>
        </w:rPr>
      </w:pPr>
      <w:r w:rsidRPr="007B5C97">
        <w:rPr>
          <w:lang w:val="fr-FR"/>
          <w:rPrChange w:id="5050" w:author="Hartmut Huber" w:date="2023-05-15T10:35:00Z">
            <w:rPr>
              <w:lang w:val="en-CA"/>
            </w:rPr>
          </w:rPrChange>
        </w:rPr>
        <w:t>Dimensions: 90 x 489 x 392mm (h x w x d).</w:t>
      </w:r>
    </w:p>
    <w:p w14:paraId="5E48B822" w14:textId="77777777" w:rsidR="00DD1A29" w:rsidRPr="00E208B5" w:rsidRDefault="00DD1A29" w:rsidP="0097188A">
      <w:pPr>
        <w:pStyle w:val="ListParagraph"/>
        <w:numPr>
          <w:ilvl w:val="0"/>
          <w:numId w:val="13"/>
        </w:numPr>
        <w:rPr>
          <w:lang w:val="en-CA"/>
        </w:rPr>
      </w:pPr>
      <w:r w:rsidRPr="00E208B5">
        <w:rPr>
          <w:lang w:val="en-CA"/>
        </w:rPr>
        <w:t>Weight: 8.15kg.</w:t>
      </w:r>
    </w:p>
    <w:p w14:paraId="26CCD894" w14:textId="138DCE66" w:rsidR="00DD1A29" w:rsidRPr="00E208B5" w:rsidRDefault="00DD1A29" w:rsidP="00DD1A29">
      <w:pPr>
        <w:rPr>
          <w:lang w:val="en-CA"/>
        </w:rPr>
      </w:pPr>
      <w:r w:rsidRPr="00E208B5">
        <w:rPr>
          <w:b/>
          <w:bCs/>
          <w:lang w:val="en-CA"/>
        </w:rPr>
        <w:t>Remark:</w:t>
      </w:r>
      <w:r w:rsidRPr="00E208B5">
        <w:rPr>
          <w:lang w:val="en-CA"/>
        </w:rPr>
        <w:t xml:space="preserve"> VSWR and gain values are based on a reference ground plane of 1000x500mm. The tolerance of the VSWR and Isolation values is 0.5dB. The Cellular bands from 4900 - 7125 MHz are supported on the vertically polarised ports (no ground plane requirements).</w:t>
      </w:r>
      <w:r w:rsidR="003937E6" w:rsidRPr="00E208B5">
        <w:rPr>
          <w:lang w:val="en-CA"/>
        </w:rPr>
        <w:t xml:space="preserve"> In summary, Nomad recommends as much ground plane size that is reasonably achievable</w:t>
      </w:r>
      <w:r w:rsidR="005F7051" w:rsidRPr="00E208B5">
        <w:rPr>
          <w:lang w:val="en-CA"/>
        </w:rPr>
        <w:t>.</w:t>
      </w:r>
    </w:p>
    <w:p w14:paraId="1B9D72A5" w14:textId="210BA434" w:rsidR="00DD1A29" w:rsidRPr="007713C8" w:rsidRDefault="00DD1A29" w:rsidP="00DD1A29">
      <w:pPr>
        <w:rPr>
          <w:highlight w:val="magenta"/>
          <w:lang w:val="en-CA"/>
        </w:rPr>
      </w:pPr>
      <w:r w:rsidRPr="007D5002">
        <w:rPr>
          <w:noProof/>
          <w:lang w:val="en-CA"/>
        </w:rPr>
        <w:drawing>
          <wp:inline distT="0" distB="0" distL="0" distR="0" wp14:anchorId="2FEF9F81" wp14:editId="16C6D3CF">
            <wp:extent cx="4612428" cy="3325090"/>
            <wp:effectExtent l="0" t="0" r="0" b="2540"/>
            <wp:docPr id="63" name="Picture 6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 engineering drawing&#10;&#10;Description automatically generated"/>
                    <pic:cNvPicPr/>
                  </pic:nvPicPr>
                  <pic:blipFill>
                    <a:blip r:embed="rId59" cstate="print">
                      <a:extLst>
                        <a:ext uri="{28A0092B-C50C-407E-A947-70E740481C1C}">
                          <a14:useLocalDpi xmlns:a14="http://schemas.microsoft.com/office/drawing/2010/main"/>
                        </a:ext>
                      </a:extLst>
                    </a:blip>
                    <a:stretch>
                      <a:fillRect/>
                    </a:stretch>
                  </pic:blipFill>
                  <pic:spPr>
                    <a:xfrm>
                      <a:off x="0" y="0"/>
                      <a:ext cx="4619212" cy="3329980"/>
                    </a:xfrm>
                    <a:prstGeom prst="rect">
                      <a:avLst/>
                    </a:prstGeom>
                  </pic:spPr>
                </pic:pic>
              </a:graphicData>
            </a:graphic>
          </wp:inline>
        </w:drawing>
      </w:r>
    </w:p>
    <w:p w14:paraId="3B5766D1" w14:textId="2B2BFE58" w:rsidR="004C0C58" w:rsidRPr="00E208B5" w:rsidRDefault="00824CE2" w:rsidP="00024F18">
      <w:pPr>
        <w:pStyle w:val="Heading2"/>
        <w:rPr>
          <w:lang w:val="en-GB"/>
        </w:rPr>
      </w:pPr>
      <w:bookmarkStart w:id="5051" w:name="_Toc150800097"/>
      <w:r w:rsidRPr="00E208B5">
        <w:rPr>
          <w:lang w:val="en-GB"/>
        </w:rPr>
        <w:t>Indoor Wifi Antenna</w:t>
      </w:r>
      <w:r w:rsidR="006853EC" w:rsidRPr="00E208B5">
        <w:rPr>
          <w:lang w:val="en-GB"/>
        </w:rPr>
        <w:t xml:space="preserve"> (</w:t>
      </w:r>
      <w:r w:rsidR="00FD35DC" w:rsidRPr="00E208B5">
        <w:rPr>
          <w:lang w:val="en-GB"/>
        </w:rPr>
        <w:t xml:space="preserve">Huber and Suhner </w:t>
      </w:r>
      <w:r w:rsidR="00DD40D1" w:rsidRPr="00E208B5">
        <w:rPr>
          <w:lang w:val="en-GB"/>
        </w:rPr>
        <w:t>1399.35.0020</w:t>
      </w:r>
      <w:r w:rsidR="00CE3A74" w:rsidRPr="00E208B5">
        <w:rPr>
          <w:lang w:val="en-GB"/>
        </w:rPr>
        <w:t>)</w:t>
      </w:r>
      <w:bookmarkEnd w:id="5051"/>
    </w:p>
    <w:p w14:paraId="73B49CC2" w14:textId="77777777" w:rsidR="00DF6DA8" w:rsidRPr="00E208B5" w:rsidRDefault="00DF6DA8" w:rsidP="00DF6DA8">
      <w:pPr>
        <w:pStyle w:val="ListParagraph"/>
        <w:widowControl w:val="0"/>
        <w:autoSpaceDE w:val="0"/>
        <w:autoSpaceDN w:val="0"/>
        <w:spacing w:before="0" w:after="0"/>
        <w:contextualSpacing w:val="0"/>
        <w:rPr>
          <w:rFonts w:asciiTheme="minorHAnsi" w:hAnsiTheme="minorHAnsi" w:cstheme="minorHAnsi"/>
          <w:lang w:val="en-CA" w:eastAsia="ja-JP"/>
        </w:rPr>
      </w:pPr>
    </w:p>
    <w:p w14:paraId="59EE6798" w14:textId="77777777" w:rsidR="00435A62" w:rsidRPr="00E208B5" w:rsidRDefault="00435A62" w:rsidP="00435A62">
      <w:pPr>
        <w:rPr>
          <w:lang w:val="en-CA"/>
        </w:rPr>
      </w:pPr>
      <w:r w:rsidRPr="00E208B5">
        <w:rPr>
          <w:lang w:val="en-CA"/>
        </w:rPr>
        <w:t>Within scope of supply of Stadler.</w:t>
      </w:r>
    </w:p>
    <w:p w14:paraId="4F5062E2" w14:textId="77777777" w:rsidR="00435A62" w:rsidRPr="00E208B5" w:rsidRDefault="00435A62" w:rsidP="0076407D">
      <w:pPr>
        <w:widowControl w:val="0"/>
        <w:autoSpaceDE w:val="0"/>
        <w:autoSpaceDN w:val="0"/>
        <w:spacing w:before="0" w:after="0"/>
        <w:rPr>
          <w:rFonts w:asciiTheme="minorHAnsi" w:hAnsiTheme="minorHAnsi" w:cstheme="minorHAnsi"/>
          <w:lang w:val="en-CA" w:eastAsia="ja-JP"/>
        </w:rPr>
      </w:pPr>
    </w:p>
    <w:p w14:paraId="4B1724E9" w14:textId="00D03A12" w:rsidR="00DD40D1" w:rsidRPr="00E208B5" w:rsidRDefault="00DD40D1" w:rsidP="0076407D">
      <w:pPr>
        <w:widowControl w:val="0"/>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Compact omni-directional MIMO indoor antenna for WiFi applications. Supports 6x6 WiFi MIMO in all Wi-Fi 6E bands Supports the 2.4 GHz, 5 GHz and WiFi6 bands.</w:t>
      </w:r>
    </w:p>
    <w:p w14:paraId="51EFDF00" w14:textId="57C1F8B2" w:rsidR="00DD40D1" w:rsidRPr="00E208B5" w:rsidRDefault="00DD40D1" w:rsidP="00DD40D1">
      <w:pPr>
        <w:widowControl w:val="0"/>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Technical Specifications:</w:t>
      </w:r>
    </w:p>
    <w:p w14:paraId="7A4AF377" w14:textId="294CF4BE" w:rsidR="00DD40D1" w:rsidRPr="00E208B5" w:rsidRDefault="00DD40D1" w:rsidP="0097188A">
      <w:pPr>
        <w:pStyle w:val="ListParagraph"/>
        <w:widowControl w:val="0"/>
        <w:numPr>
          <w:ilvl w:val="0"/>
          <w:numId w:val="15"/>
        </w:numPr>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low profile Wi-Fi band MIMO antenna with six ports, QMA jack connectors</w:t>
      </w:r>
    </w:p>
    <w:p w14:paraId="286B0EB9" w14:textId="795FC613" w:rsidR="00DD40D1" w:rsidRPr="00E208B5" w:rsidRDefault="00DD40D1" w:rsidP="76C7EE4E">
      <w:pPr>
        <w:pStyle w:val="ListParagraph"/>
        <w:widowControl w:val="0"/>
        <w:numPr>
          <w:ilvl w:val="0"/>
          <w:numId w:val="15"/>
        </w:numPr>
        <w:autoSpaceDE w:val="0"/>
        <w:autoSpaceDN w:val="0"/>
        <w:spacing w:before="0" w:after="0"/>
        <w:rPr>
          <w:rFonts w:asciiTheme="minorHAnsi" w:hAnsiTheme="minorHAnsi" w:cstheme="minorBidi"/>
          <w:lang w:val="en-CA" w:eastAsia="ja-JP"/>
        </w:rPr>
      </w:pPr>
      <w:r w:rsidRPr="76C7EE4E">
        <w:rPr>
          <w:rFonts w:asciiTheme="minorHAnsi" w:hAnsiTheme="minorHAnsi" w:cstheme="minorBidi"/>
          <w:lang w:val="en-CA" w:eastAsia="ja-JP"/>
        </w:rPr>
        <w:t>RF Band support: WiFi4 (2.400 - 2.690 GHz) , WiFi5 (5.150 - 5.935 GHz) , WiFi6 (5.935 - 7.125 GHz)</w:t>
      </w:r>
    </w:p>
    <w:p w14:paraId="2E2097AA" w14:textId="0CADDD52" w:rsidR="00DD40D1" w:rsidRPr="00E208B5" w:rsidRDefault="00DD40D1" w:rsidP="0097188A">
      <w:pPr>
        <w:pStyle w:val="ListParagraph"/>
        <w:widowControl w:val="0"/>
        <w:numPr>
          <w:ilvl w:val="0"/>
          <w:numId w:val="15"/>
        </w:numPr>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Polarization: Vertical only</w:t>
      </w:r>
    </w:p>
    <w:p w14:paraId="33672109" w14:textId="29D26C28" w:rsidR="00DD40D1" w:rsidRPr="00E208B5" w:rsidRDefault="00DD40D1" w:rsidP="0097188A">
      <w:pPr>
        <w:pStyle w:val="ListParagraph"/>
        <w:widowControl w:val="0"/>
        <w:numPr>
          <w:ilvl w:val="0"/>
          <w:numId w:val="15"/>
        </w:numPr>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Radome colour: Grey (RAL7044)</w:t>
      </w:r>
    </w:p>
    <w:p w14:paraId="1B7D968F" w14:textId="77777777" w:rsidR="00DD40D1" w:rsidRPr="00E208B5" w:rsidRDefault="00DD40D1" w:rsidP="0097188A">
      <w:pPr>
        <w:pStyle w:val="ListParagraph"/>
        <w:widowControl w:val="0"/>
        <w:numPr>
          <w:ilvl w:val="0"/>
          <w:numId w:val="15"/>
        </w:numPr>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Fire retardant acc. to DIN 5510-2, BS 6853, EN 45545-2, NFPA130</w:t>
      </w:r>
    </w:p>
    <w:p w14:paraId="2CC47DDE" w14:textId="77777777" w:rsidR="00DD40D1" w:rsidRPr="007B5C97" w:rsidRDefault="00DD40D1" w:rsidP="0097188A">
      <w:pPr>
        <w:pStyle w:val="ListParagraph"/>
        <w:widowControl w:val="0"/>
        <w:numPr>
          <w:ilvl w:val="0"/>
          <w:numId w:val="15"/>
        </w:numPr>
        <w:autoSpaceDE w:val="0"/>
        <w:autoSpaceDN w:val="0"/>
        <w:spacing w:before="0" w:after="0"/>
        <w:rPr>
          <w:rFonts w:asciiTheme="minorHAnsi" w:hAnsiTheme="minorHAnsi" w:cstheme="minorHAnsi"/>
          <w:lang w:val="fr-FR" w:eastAsia="ja-JP"/>
          <w:rPrChange w:id="5052" w:author="Hartmut Huber" w:date="2023-05-15T10:35:00Z">
            <w:rPr>
              <w:rFonts w:asciiTheme="minorHAnsi" w:hAnsiTheme="minorHAnsi" w:cstheme="minorHAnsi"/>
              <w:lang w:val="en-CA" w:eastAsia="ja-JP"/>
            </w:rPr>
          </w:rPrChange>
        </w:rPr>
      </w:pPr>
      <w:r w:rsidRPr="007B5C97">
        <w:rPr>
          <w:rFonts w:asciiTheme="minorHAnsi" w:hAnsiTheme="minorHAnsi" w:cstheme="minorHAnsi"/>
          <w:lang w:val="fr-FR" w:eastAsia="ja-JP"/>
          <w:rPrChange w:id="5053" w:author="Hartmut Huber" w:date="2023-05-15T10:35:00Z">
            <w:rPr>
              <w:rFonts w:asciiTheme="minorHAnsi" w:hAnsiTheme="minorHAnsi" w:cstheme="minorHAnsi"/>
              <w:lang w:val="en-CA" w:eastAsia="ja-JP"/>
            </w:rPr>
          </w:rPrChange>
        </w:rPr>
        <w:t>Dimensions: 31 x 91.8 x 281.8mm (h x w x d)</w:t>
      </w:r>
    </w:p>
    <w:p w14:paraId="61321C40" w14:textId="352FDD5C" w:rsidR="00DD40D1" w:rsidRPr="00E208B5" w:rsidRDefault="00DD40D1" w:rsidP="0097188A">
      <w:pPr>
        <w:pStyle w:val="ListParagraph"/>
        <w:widowControl w:val="0"/>
        <w:numPr>
          <w:ilvl w:val="0"/>
          <w:numId w:val="15"/>
        </w:numPr>
        <w:autoSpaceDE w:val="0"/>
        <w:autoSpaceDN w:val="0"/>
        <w:spacing w:before="0" w:after="0"/>
        <w:rPr>
          <w:rFonts w:asciiTheme="minorHAnsi" w:hAnsiTheme="minorHAnsi" w:cstheme="minorHAnsi"/>
          <w:lang w:val="en-CA" w:eastAsia="ja-JP"/>
        </w:rPr>
      </w:pPr>
      <w:r w:rsidRPr="00E208B5">
        <w:rPr>
          <w:rFonts w:asciiTheme="minorHAnsi" w:hAnsiTheme="minorHAnsi" w:cstheme="minorHAnsi"/>
          <w:lang w:val="en-CA" w:eastAsia="ja-JP"/>
        </w:rPr>
        <w:t>Weight: 0.32kg</w:t>
      </w:r>
    </w:p>
    <w:p w14:paraId="7CC2DF98" w14:textId="78D25DF9" w:rsidR="003945CF" w:rsidRPr="00E208B5" w:rsidRDefault="00DD1A29" w:rsidP="00A9683D">
      <w:pPr>
        <w:jc w:val="center"/>
      </w:pPr>
      <w:r w:rsidRPr="00E208B5">
        <w:rPr>
          <w:noProof/>
        </w:rPr>
        <w:drawing>
          <wp:inline distT="0" distB="0" distL="0" distR="0" wp14:anchorId="4DC3096B" wp14:editId="22E99D25">
            <wp:extent cx="5940425" cy="4132580"/>
            <wp:effectExtent l="0" t="0" r="3175" b="0"/>
            <wp:docPr id="110191942" name="Picture 1101919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1942" name="Picture 110191942" descr="Diagram&#10;&#10;Description automatically generated"/>
                    <pic:cNvPicPr/>
                  </pic:nvPicPr>
                  <pic:blipFill>
                    <a:blip r:embed="rId60"/>
                    <a:stretch>
                      <a:fillRect/>
                    </a:stretch>
                  </pic:blipFill>
                  <pic:spPr>
                    <a:xfrm>
                      <a:off x="0" y="0"/>
                      <a:ext cx="5940425" cy="4132580"/>
                    </a:xfrm>
                    <a:prstGeom prst="rect">
                      <a:avLst/>
                    </a:prstGeom>
                  </pic:spPr>
                </pic:pic>
              </a:graphicData>
            </a:graphic>
          </wp:inline>
        </w:drawing>
      </w:r>
      <w:r w:rsidR="0027471B">
        <w:rPr>
          <w:noProof/>
        </w:rPr>
        <mc:AlternateContent>
          <mc:Choice Requires="wps">
            <w:drawing>
              <wp:inline distT="0" distB="0" distL="0" distR="0" wp14:anchorId="464F611C" wp14:editId="1E09CB8B">
                <wp:extent cx="4801870" cy="635"/>
                <wp:effectExtent l="0" t="0" r="0" b="0"/>
                <wp:docPr id="1652300246" name="Text Box 3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1870"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4A8BA5" w14:textId="77777777" w:rsidR="007349EB" w:rsidRPr="00BD7F49" w:rsidRDefault="007349EB" w:rsidP="00BC7F90">
                            <w:pPr>
                              <w:pStyle w:val="Caption"/>
                              <w:jc w:val="center"/>
                              <w:rPr>
                                <w:noProof/>
                                <w:lang w:val="en-CA" w:eastAsia="ja-JP"/>
                              </w:rPr>
                            </w:pPr>
                            <w:bookmarkStart w:id="5054" w:name="_Toc3290758"/>
                            <w:r>
                              <w:t>Figure:  Indoor Antenna</w:t>
                            </w:r>
                            <w:bookmarkEnd w:id="5054"/>
                          </w:p>
                        </w:txbxContent>
                      </wps:txbx>
                      <wps:bodyPr rot="0" vert="horz" wrap="square" lIns="0" tIns="0" rIns="0" bIns="0" anchor="t" anchorCtr="0" upright="1">
                        <a:spAutoFit/>
                      </wps:bodyPr>
                    </wps:wsp>
                  </a:graphicData>
                </a:graphic>
              </wp:inline>
            </w:drawing>
          </mc:Choice>
          <mc:Fallback xmlns:arto="http://schemas.microsoft.com/office/word/2006/arto">
            <w:pict>
              <v:shapetype w14:anchorId="464F611C" id="_x0000_t202" coordsize="21600,21600" o:spt="202" path="m,l,21600r21600,l21600,xe">
                <v:stroke joinstyle="miter"/>
                <v:path gradientshapeok="t" o:connecttype="rect"/>
              </v:shapetype>
              <v:shape id="Text Box 3857" o:spid="_x0000_s1026" type="#_x0000_t202" style="width:378.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" stroked="f">
                <v:textbox style="mso-fit-shape-to-text:t" inset="0,0,0,0">
                  <w:txbxContent>
                    <w:p w14:paraId="4F4A8BA5" w14:textId="77777777" w:rsidR="007349EB" w:rsidRPr="00BD7F49" w:rsidRDefault="007349EB" w:rsidP="00BC7F90">
                      <w:pPr>
                        <w:pStyle w:val="Caption"/>
                        <w:jc w:val="center"/>
                        <w:rPr>
                          <w:noProof/>
                          <w:lang w:val="en-CA" w:eastAsia="ja-JP"/>
                        </w:rPr>
                      </w:pPr>
                      <w:bookmarkStart w:id="5055" w:name="_Toc3290758"/>
                      <w:r>
                        <w:t>Figure:  Indoor Antenna</w:t>
                      </w:r>
                      <w:bookmarkEnd w:id="5055"/>
                    </w:p>
                  </w:txbxContent>
                </v:textbox>
                <w10:anchorlock/>
              </v:shape>
            </w:pict>
          </mc:Fallback>
        </mc:AlternateContent>
      </w:r>
    </w:p>
    <w:p w14:paraId="2F6E49CF" w14:textId="77777777" w:rsidR="00AF05BD" w:rsidRPr="00E208B5" w:rsidRDefault="00AF05BD">
      <w:pPr>
        <w:rPr>
          <w:lang w:val="en-CA"/>
        </w:rPr>
      </w:pPr>
      <w:bookmarkStart w:id="5055" w:name="_Toc100067407"/>
      <w:bookmarkStart w:id="5056" w:name="_Toc100074649"/>
      <w:bookmarkStart w:id="5057" w:name="_Toc107140360"/>
      <w:bookmarkEnd w:id="5055"/>
      <w:bookmarkEnd w:id="5056"/>
      <w:bookmarkEnd w:id="5057"/>
    </w:p>
    <w:p w14:paraId="76DF44FD" w14:textId="3B7626B6" w:rsidR="00BE5B29" w:rsidRPr="00E208B5" w:rsidRDefault="00BE5B29">
      <w:pPr>
        <w:rPr>
          <w:lang w:eastAsia="ja-JP"/>
        </w:rPr>
      </w:pPr>
      <w:r w:rsidRPr="00E208B5">
        <w:rPr>
          <w:lang w:eastAsia="ja-JP"/>
        </w:rPr>
        <w:br w:type="page"/>
      </w:r>
    </w:p>
    <w:p w14:paraId="03997F80" w14:textId="77777777" w:rsidR="00AD4B5F" w:rsidRPr="00E208B5" w:rsidRDefault="00AD4B5F">
      <w:pPr>
        <w:rPr>
          <w:lang w:eastAsia="ja-JP"/>
        </w:rPr>
      </w:pPr>
    </w:p>
    <w:p w14:paraId="129A1318" w14:textId="3836D0FC" w:rsidR="00B60CF2" w:rsidRDefault="00B60CF2" w:rsidP="003E6845">
      <w:pPr>
        <w:pStyle w:val="Heading1"/>
        <w:rPr>
          <w:ins w:id="5058" w:author="Abbas Rizvi" w:date="2023-05-15T09:18:00Z"/>
          <w:rFonts w:asciiTheme="minorHAnsi" w:hAnsiTheme="minorHAnsi" w:cstheme="minorHAnsi"/>
        </w:rPr>
      </w:pPr>
      <w:bookmarkStart w:id="5059" w:name="_Toc112664611"/>
      <w:bookmarkStart w:id="5060" w:name="_Toc150800098"/>
      <w:bookmarkStart w:id="5061" w:name="_Ref107212829"/>
      <w:bookmarkEnd w:id="5059"/>
      <w:ins w:id="5062" w:author="Abbas Rizvi" w:date="2023-05-15T09:17:00Z">
        <w:r>
          <w:rPr>
            <w:rFonts w:asciiTheme="minorHAnsi" w:hAnsiTheme="minorHAnsi" w:cstheme="minorHAnsi"/>
          </w:rPr>
          <w:t>Scope of standard o</w:t>
        </w:r>
      </w:ins>
      <w:ins w:id="5063" w:author="Abbas Rizvi" w:date="2023-05-15T09:18:00Z">
        <w:r>
          <w:rPr>
            <w:rFonts w:asciiTheme="minorHAnsi" w:hAnsiTheme="minorHAnsi" w:cstheme="minorHAnsi"/>
          </w:rPr>
          <w:t>ffer and variation order</w:t>
        </w:r>
        <w:bookmarkEnd w:id="5060"/>
      </w:ins>
    </w:p>
    <w:p w14:paraId="24E69567" w14:textId="1A6096A8" w:rsidR="00B60CF2" w:rsidRPr="00BB22CC" w:rsidRDefault="00301A27" w:rsidP="00B60CF2">
      <w:pPr>
        <w:rPr>
          <w:ins w:id="5064" w:author="Abbas Rizvi" w:date="2023-05-15T09:20:00Z"/>
          <w:lang w:val="de-AT"/>
          <w:rPrChange w:id="5065" w:author="Christopher Kemeter" w:date="2023-11-13T20:29:00Z">
            <w:rPr>
              <w:ins w:id="5066" w:author="Abbas Rizvi" w:date="2023-05-15T09:20:00Z"/>
            </w:rPr>
          </w:rPrChange>
        </w:rPr>
      </w:pPr>
      <w:ins w:id="5067" w:author="Abbas Rizvi" w:date="2023-05-15T09:18:00Z">
        <w:r w:rsidRPr="00BB22CC">
          <w:rPr>
            <w:lang w:val="de-AT"/>
            <w:rPrChange w:id="5068" w:author="Christopher Kemeter" w:date="2023-11-13T20:29:00Z">
              <w:rPr/>
            </w:rPrChange>
          </w:rPr>
          <w:t>N</w:t>
        </w:r>
      </w:ins>
      <w:ins w:id="5069" w:author="Christopher Kemeter" w:date="2023-11-13T20:29:00Z">
        <w:r w:rsidR="00BB22CC" w:rsidRPr="00BB22CC">
          <w:rPr>
            <w:lang w:val="de-AT"/>
            <w:rPrChange w:id="5070" w:author="Christopher Kemeter" w:date="2023-11-13T20:29:00Z">
              <w:rPr/>
            </w:rPrChange>
          </w:rPr>
          <w:t>omad bietet das vollständige NRE in zwei Phasen an: das Standardangebot, das nur die Standard-Nomad-Connect- und Portal-Lösung enthält, und die Variationsbestellung für die erweiterte Funktionalität, die von der OEBB angefordert wurde. Die Tabelle unten beschreibt den Umfang der Standard- und erweiterten Funktionalitäten:</w:t>
        </w:r>
      </w:ins>
      <w:ins w:id="5071" w:author="Abbas Rizvi" w:date="2023-05-15T09:18:00Z">
        <w:del w:id="5072" w:author="Christopher Kemeter" w:date="2023-11-13T20:29:00Z">
          <w:r w:rsidRPr="00BB22CC" w:rsidDel="00BB22CC">
            <w:rPr>
              <w:lang w:val="de-AT"/>
              <w:rPrChange w:id="5073" w:author="Christopher Kemeter" w:date="2023-11-13T20:29:00Z">
                <w:rPr/>
              </w:rPrChange>
            </w:rPr>
            <w:delText xml:space="preserve">omad offers the complete NRE in two phases, the standard offer which </w:delText>
          </w:r>
        </w:del>
      </w:ins>
      <w:ins w:id="5074" w:author="Abbas Rizvi" w:date="2023-05-15T09:19:00Z">
        <w:del w:id="5075" w:author="Christopher Kemeter" w:date="2023-11-13T20:29:00Z">
          <w:r w:rsidRPr="00BB22CC" w:rsidDel="00BB22CC">
            <w:rPr>
              <w:lang w:val="de-AT"/>
              <w:rPrChange w:id="5076" w:author="Christopher Kemeter" w:date="2023-11-13T20:29:00Z">
                <w:rPr/>
              </w:rPrChange>
            </w:rPr>
            <w:delText>contains only the standard Nomad Connect and Portal solution and the variation order for the extended functionality that OEBB has asked for.</w:delText>
          </w:r>
          <w:r w:rsidR="001F4C54" w:rsidRPr="00BB22CC" w:rsidDel="00BB22CC">
            <w:rPr>
              <w:lang w:val="de-AT"/>
              <w:rPrChange w:id="5077" w:author="Christopher Kemeter" w:date="2023-11-13T20:29:00Z">
                <w:rPr/>
              </w:rPrChange>
            </w:rPr>
            <w:delText xml:space="preserve"> The table below describe</w:delText>
          </w:r>
        </w:del>
      </w:ins>
      <w:ins w:id="5078" w:author="Abbas Rizvi" w:date="2023-05-15T09:20:00Z">
        <w:del w:id="5079" w:author="Christopher Kemeter" w:date="2023-11-13T20:29:00Z">
          <w:r w:rsidR="001F4C54" w:rsidRPr="00BB22CC" w:rsidDel="00BB22CC">
            <w:rPr>
              <w:lang w:val="de-AT"/>
              <w:rPrChange w:id="5080" w:author="Christopher Kemeter" w:date="2023-11-13T20:29:00Z">
                <w:rPr/>
              </w:rPrChange>
            </w:rPr>
            <w:delText>s the scope of the standard and extended functionalities:</w:delText>
          </w:r>
        </w:del>
      </w:ins>
    </w:p>
    <w:tbl>
      <w:tblPr>
        <w:tblStyle w:val="TableGrid"/>
        <w:tblW w:w="0" w:type="auto"/>
        <w:tblLook w:val="04A0" w:firstRow="1" w:lastRow="0" w:firstColumn="1" w:lastColumn="0" w:noHBand="0" w:noVBand="1"/>
        <w:tblPrChange w:id="5081" w:author="Abbas Rizvi" w:date="2023-05-15T16:25:00Z">
          <w:tblPr>
            <w:tblStyle w:val="TableGrid"/>
            <w:tblW w:w="0" w:type="auto"/>
            <w:tblLook w:val="04A0" w:firstRow="1" w:lastRow="0" w:firstColumn="1" w:lastColumn="0" w:noHBand="0" w:noVBand="1"/>
          </w:tblPr>
        </w:tblPrChange>
      </w:tblPr>
      <w:tblGrid>
        <w:gridCol w:w="3823"/>
        <w:gridCol w:w="1869"/>
        <w:gridCol w:w="2018"/>
        <w:gridCol w:w="1635"/>
        <w:tblGridChange w:id="5082">
          <w:tblGrid>
            <w:gridCol w:w="3823"/>
            <w:gridCol w:w="126"/>
            <w:gridCol w:w="787"/>
            <w:gridCol w:w="956"/>
            <w:gridCol w:w="186"/>
            <w:gridCol w:w="1251"/>
            <w:gridCol w:w="436"/>
            <w:gridCol w:w="145"/>
            <w:gridCol w:w="1635"/>
            <w:gridCol w:w="226"/>
            <w:gridCol w:w="2442"/>
          </w:tblGrid>
        </w:tblGridChange>
      </w:tblGrid>
      <w:tr w:rsidR="005621FD" w14:paraId="4CA9B70B" w14:textId="77777777" w:rsidTr="00983514">
        <w:trPr>
          <w:tblHeader/>
          <w:ins w:id="5083" w:author="Abbas Rizvi" w:date="2023-05-15T09:20:00Z"/>
        </w:trPr>
        <w:tc>
          <w:tcPr>
            <w:tcW w:w="3949" w:type="dxa"/>
            <w:tcPrChange w:id="5084" w:author="Abbas Rizvi" w:date="2023-05-15T16:25:00Z">
              <w:tcPr>
                <w:tcW w:w="4736" w:type="dxa"/>
                <w:gridSpan w:val="3"/>
              </w:tcPr>
            </w:tcPrChange>
          </w:tcPr>
          <w:p w14:paraId="28C7D629" w14:textId="0E919F6B" w:rsidR="005621FD" w:rsidRPr="0011230D" w:rsidRDefault="005621FD" w:rsidP="00B60CF2">
            <w:pPr>
              <w:rPr>
                <w:ins w:id="5085" w:author="Abbas Rizvi" w:date="2023-05-15T09:20:00Z"/>
                <w:rFonts w:ascii="Calibri" w:hAnsi="Calibri" w:cs="Cordia New"/>
                <w:b/>
                <w:bCs/>
                <w:sz w:val="22"/>
                <w:rPrChange w:id="5086" w:author="Abbas Rizvi" w:date="2023-05-15T09:53:00Z">
                  <w:rPr>
                    <w:ins w:id="5087" w:author="Abbas Rizvi" w:date="2023-05-15T09:20:00Z"/>
                  </w:rPr>
                </w:rPrChange>
              </w:rPr>
            </w:pPr>
            <w:ins w:id="5088" w:author="Abbas Rizvi" w:date="2023-05-15T09:20:00Z">
              <w:r w:rsidRPr="0011230D">
                <w:rPr>
                  <w:b/>
                  <w:rPrChange w:id="5089" w:author="Abbas Rizvi" w:date="2023-05-15T09:53:00Z">
                    <w:rPr/>
                  </w:rPrChange>
                </w:rPr>
                <w:t>Description of functionality</w:t>
              </w:r>
            </w:ins>
          </w:p>
        </w:tc>
        <w:tc>
          <w:tcPr>
            <w:tcW w:w="1929" w:type="dxa"/>
            <w:tcPrChange w:id="5090" w:author="Abbas Rizvi" w:date="2023-05-15T16:25:00Z">
              <w:tcPr>
                <w:tcW w:w="2393" w:type="dxa"/>
                <w:gridSpan w:val="3"/>
              </w:tcPr>
            </w:tcPrChange>
          </w:tcPr>
          <w:p w14:paraId="156FB83E" w14:textId="64D5866B" w:rsidR="005621FD" w:rsidRPr="0011230D" w:rsidRDefault="005621FD" w:rsidP="00B60CF2">
            <w:pPr>
              <w:rPr>
                <w:ins w:id="5091" w:author="Abbas Rizvi" w:date="2023-05-15T09:20:00Z"/>
                <w:rFonts w:ascii="Calibri" w:hAnsi="Calibri" w:cs="Cordia New"/>
                <w:b/>
                <w:bCs/>
                <w:sz w:val="22"/>
                <w:rPrChange w:id="5092" w:author="Abbas Rizvi" w:date="2023-05-15T09:53:00Z">
                  <w:rPr>
                    <w:ins w:id="5093" w:author="Abbas Rizvi" w:date="2023-05-15T09:20:00Z"/>
                  </w:rPr>
                </w:rPrChange>
              </w:rPr>
            </w:pPr>
            <w:ins w:id="5094" w:author="Abbas Rizvi" w:date="2023-05-15T09:20:00Z">
              <w:r w:rsidRPr="0011230D">
                <w:rPr>
                  <w:b/>
                  <w:rPrChange w:id="5095" w:author="Abbas Rizvi" w:date="2023-05-15T09:53:00Z">
                    <w:rPr/>
                  </w:rPrChange>
                </w:rPr>
                <w:t>Standard or Extended</w:t>
              </w:r>
            </w:ins>
          </w:p>
        </w:tc>
        <w:tc>
          <w:tcPr>
            <w:tcW w:w="2027" w:type="dxa"/>
            <w:tcPrChange w:id="5096" w:author="Abbas Rizvi" w:date="2023-05-15T16:25:00Z">
              <w:tcPr>
                <w:tcW w:w="2442" w:type="dxa"/>
                <w:gridSpan w:val="4"/>
              </w:tcPr>
            </w:tcPrChange>
          </w:tcPr>
          <w:p w14:paraId="59CFBE8B" w14:textId="25DAC36B" w:rsidR="005621FD" w:rsidRPr="0011230D" w:rsidRDefault="005621FD" w:rsidP="00B60CF2">
            <w:pPr>
              <w:rPr>
                <w:ins w:id="5097" w:author="Abbas Rizvi" w:date="2023-05-15T09:45:00Z"/>
                <w:rFonts w:ascii="Calibri" w:hAnsi="Calibri" w:cs="Cordia New"/>
                <w:b/>
                <w:bCs/>
                <w:sz w:val="22"/>
                <w:rPrChange w:id="5098" w:author="Abbas Rizvi" w:date="2023-05-15T09:53:00Z">
                  <w:rPr>
                    <w:ins w:id="5099" w:author="Abbas Rizvi" w:date="2023-05-15T09:45:00Z"/>
                    <w:b/>
                    <w:bCs/>
                  </w:rPr>
                </w:rPrChange>
              </w:rPr>
            </w:pPr>
            <w:ins w:id="5100" w:author="Abbas Rizvi" w:date="2023-05-15T09:45:00Z">
              <w:r w:rsidRPr="0011230D">
                <w:rPr>
                  <w:b/>
                </w:rPr>
                <w:t xml:space="preserve">Required information </w:t>
              </w:r>
            </w:ins>
          </w:p>
        </w:tc>
        <w:tc>
          <w:tcPr>
            <w:tcW w:w="1666" w:type="dxa"/>
            <w:tcPrChange w:id="5101" w:author="Abbas Rizvi" w:date="2023-05-15T16:25:00Z">
              <w:tcPr>
                <w:tcW w:w="2442" w:type="dxa"/>
              </w:tcPr>
            </w:tcPrChange>
          </w:tcPr>
          <w:p w14:paraId="79FBD1BA" w14:textId="3632E6DF" w:rsidR="005621FD" w:rsidRPr="0011230D" w:rsidRDefault="005621FD" w:rsidP="00B60CF2">
            <w:pPr>
              <w:rPr>
                <w:ins w:id="5102" w:author="Abbas Rizvi" w:date="2023-05-15T09:20:00Z"/>
                <w:rFonts w:ascii="Calibri" w:hAnsi="Calibri" w:cs="Cordia New"/>
                <w:b/>
                <w:bCs/>
                <w:sz w:val="22"/>
                <w:rPrChange w:id="5103" w:author="Abbas Rizvi" w:date="2023-05-15T09:53:00Z">
                  <w:rPr>
                    <w:ins w:id="5104" w:author="Abbas Rizvi" w:date="2023-05-15T09:20:00Z"/>
                  </w:rPr>
                </w:rPrChange>
              </w:rPr>
            </w:pPr>
            <w:ins w:id="5105" w:author="Abbas Rizvi" w:date="2023-05-15T09:21:00Z">
              <w:r w:rsidRPr="0011230D">
                <w:rPr>
                  <w:b/>
                  <w:rPrChange w:id="5106" w:author="Abbas Rizvi" w:date="2023-05-15T09:53:00Z">
                    <w:rPr/>
                  </w:rPrChange>
                </w:rPr>
                <w:t>Target date completion of estimate</w:t>
              </w:r>
            </w:ins>
          </w:p>
        </w:tc>
      </w:tr>
      <w:tr w:rsidR="005621FD" w14:paraId="486B0987" w14:textId="77777777" w:rsidTr="00983514">
        <w:trPr>
          <w:ins w:id="5107" w:author="Abbas Rizvi" w:date="2023-05-15T09:20:00Z"/>
        </w:trPr>
        <w:tc>
          <w:tcPr>
            <w:tcW w:w="3949" w:type="dxa"/>
            <w:tcPrChange w:id="5108" w:author="Abbas Rizvi" w:date="2023-05-15T16:25:00Z">
              <w:tcPr>
                <w:tcW w:w="4736" w:type="dxa"/>
                <w:gridSpan w:val="3"/>
              </w:tcPr>
            </w:tcPrChange>
          </w:tcPr>
          <w:p w14:paraId="5B692FE8" w14:textId="29943DA0" w:rsidR="005621FD" w:rsidRPr="001819DA" w:rsidRDefault="005621FD" w:rsidP="001819DA">
            <w:pPr>
              <w:rPr>
                <w:ins w:id="5109" w:author="Abbas Rizvi" w:date="2023-05-15T09:26:00Z"/>
              </w:rPr>
            </w:pPr>
            <w:ins w:id="5110" w:author="Abbas Rizvi" w:date="2023-05-15T09:27:00Z">
              <w:r w:rsidRPr="001819DA">
                <w:t>Nomad Connect:</w:t>
              </w:r>
              <w:r>
                <w:t xml:space="preserve"> </w:t>
              </w:r>
              <w:r w:rsidRPr="001819DA">
                <w:t>CDC setup for</w:t>
              </w:r>
              <w:r>
                <w:t xml:space="preserve"> new</w:t>
              </w:r>
              <w:r w:rsidRPr="001819DA">
                <w:t xml:space="preserve"> fleet</w:t>
              </w:r>
            </w:ins>
            <w:ins w:id="5111" w:author="Abbas Rizvi" w:date="2023-05-15T09:28:00Z">
              <w:r>
                <w:t xml:space="preserve"> as described in chapter 3.1</w:t>
              </w:r>
            </w:ins>
          </w:p>
          <w:p w14:paraId="61260C74" w14:textId="77777777" w:rsidR="005621FD" w:rsidRPr="0011230D" w:rsidRDefault="005621FD" w:rsidP="00B60CF2">
            <w:pPr>
              <w:rPr>
                <w:ins w:id="5112" w:author="Abbas Rizvi" w:date="2023-05-15T09:20:00Z"/>
                <w:rFonts w:ascii="Calibri" w:hAnsi="Calibri" w:cs="Cordia New"/>
                <w:sz w:val="22"/>
                <w:rPrChange w:id="5113" w:author="Abbas Rizvi" w:date="2023-05-15T09:53:00Z">
                  <w:rPr>
                    <w:ins w:id="5114" w:author="Abbas Rizvi" w:date="2023-05-15T09:20:00Z"/>
                  </w:rPr>
                </w:rPrChange>
              </w:rPr>
            </w:pPr>
          </w:p>
        </w:tc>
        <w:tc>
          <w:tcPr>
            <w:tcW w:w="1929" w:type="dxa"/>
            <w:tcPrChange w:id="5115" w:author="Abbas Rizvi" w:date="2023-05-15T16:25:00Z">
              <w:tcPr>
                <w:tcW w:w="2393" w:type="dxa"/>
                <w:gridSpan w:val="3"/>
              </w:tcPr>
            </w:tcPrChange>
          </w:tcPr>
          <w:p w14:paraId="0BB89DC1" w14:textId="3A8F79F1" w:rsidR="005621FD" w:rsidRPr="0011230D" w:rsidRDefault="005621FD" w:rsidP="00B60CF2">
            <w:pPr>
              <w:rPr>
                <w:ins w:id="5116" w:author="Abbas Rizvi" w:date="2023-05-15T09:20:00Z"/>
                <w:rFonts w:ascii="Calibri" w:hAnsi="Calibri" w:cs="Cordia New"/>
                <w:sz w:val="22"/>
                <w:rPrChange w:id="5117" w:author="Abbas Rizvi" w:date="2023-05-15T09:53:00Z">
                  <w:rPr>
                    <w:ins w:id="5118" w:author="Abbas Rizvi" w:date="2023-05-15T09:20:00Z"/>
                  </w:rPr>
                </w:rPrChange>
              </w:rPr>
            </w:pPr>
            <w:ins w:id="5119" w:author="Abbas Rizvi" w:date="2023-05-15T09:31:00Z">
              <w:r w:rsidRPr="0011230D">
                <w:t>Standard</w:t>
              </w:r>
            </w:ins>
          </w:p>
        </w:tc>
        <w:tc>
          <w:tcPr>
            <w:tcW w:w="2027" w:type="dxa"/>
            <w:tcPrChange w:id="5120" w:author="Abbas Rizvi" w:date="2023-05-15T16:25:00Z">
              <w:tcPr>
                <w:tcW w:w="2442" w:type="dxa"/>
                <w:gridSpan w:val="4"/>
              </w:tcPr>
            </w:tcPrChange>
          </w:tcPr>
          <w:p w14:paraId="44D12BAD" w14:textId="27F55533" w:rsidR="005621FD" w:rsidRPr="0011230D" w:rsidRDefault="00267C30" w:rsidP="00B60CF2">
            <w:pPr>
              <w:rPr>
                <w:ins w:id="5121" w:author="Abbas Rizvi" w:date="2023-05-15T09:45:00Z"/>
                <w:rFonts w:ascii="Calibri" w:hAnsi="Calibri" w:cs="Cordia New"/>
                <w:sz w:val="22"/>
                <w:rPrChange w:id="5122" w:author="Abbas Rizvi" w:date="2023-05-15T09:53:00Z">
                  <w:rPr>
                    <w:ins w:id="5123" w:author="Abbas Rizvi" w:date="2023-05-15T09:45:00Z"/>
                  </w:rPr>
                </w:rPrChange>
              </w:rPr>
            </w:pPr>
            <w:ins w:id="5124" w:author="Abbas Rizvi" w:date="2023-05-15T09:50:00Z">
              <w:r w:rsidRPr="0011230D">
                <w:t>None</w:t>
              </w:r>
            </w:ins>
          </w:p>
        </w:tc>
        <w:tc>
          <w:tcPr>
            <w:tcW w:w="1666" w:type="dxa"/>
            <w:tcPrChange w:id="5125" w:author="Abbas Rizvi" w:date="2023-05-15T16:25:00Z">
              <w:tcPr>
                <w:tcW w:w="2442" w:type="dxa"/>
              </w:tcPr>
            </w:tcPrChange>
          </w:tcPr>
          <w:p w14:paraId="44889FE6" w14:textId="2F416A1B" w:rsidR="005621FD" w:rsidRPr="0011230D" w:rsidRDefault="00267C30" w:rsidP="00B60CF2">
            <w:pPr>
              <w:rPr>
                <w:ins w:id="5126" w:author="Abbas Rizvi" w:date="2023-05-15T09:20:00Z"/>
                <w:rFonts w:ascii="Calibri" w:hAnsi="Calibri" w:cs="Cordia New"/>
                <w:sz w:val="22"/>
                <w:rPrChange w:id="5127" w:author="Abbas Rizvi" w:date="2023-05-15T09:53:00Z">
                  <w:rPr>
                    <w:ins w:id="5128" w:author="Abbas Rizvi" w:date="2023-05-15T09:20:00Z"/>
                  </w:rPr>
                </w:rPrChange>
              </w:rPr>
            </w:pPr>
            <w:ins w:id="5129" w:author="Abbas Rizvi" w:date="2023-05-15T09:50:00Z">
              <w:r w:rsidRPr="0011230D">
                <w:t>Completed</w:t>
              </w:r>
            </w:ins>
          </w:p>
        </w:tc>
      </w:tr>
      <w:tr w:rsidR="005621FD" w14:paraId="4AFA9BBA" w14:textId="77777777" w:rsidTr="00983514">
        <w:trPr>
          <w:ins w:id="5130" w:author="Abbas Rizvi" w:date="2023-05-15T09:20:00Z"/>
        </w:trPr>
        <w:tc>
          <w:tcPr>
            <w:tcW w:w="3949" w:type="dxa"/>
            <w:tcPrChange w:id="5131" w:author="Abbas Rizvi" w:date="2023-05-15T16:25:00Z">
              <w:tcPr>
                <w:tcW w:w="4736" w:type="dxa"/>
                <w:gridSpan w:val="3"/>
              </w:tcPr>
            </w:tcPrChange>
          </w:tcPr>
          <w:p w14:paraId="34CB98C3" w14:textId="481937B8" w:rsidR="005621FD" w:rsidRPr="001819DA" w:rsidRDefault="005621FD" w:rsidP="001819DA">
            <w:pPr>
              <w:rPr>
                <w:ins w:id="5132" w:author="Abbas Rizvi" w:date="2023-05-15T09:27:00Z"/>
              </w:rPr>
            </w:pPr>
            <w:ins w:id="5133" w:author="Abbas Rizvi" w:date="2023-05-15T09:27:00Z">
              <w:r w:rsidRPr="001819DA">
                <w:t>Nomad Connect configuration (</w:t>
              </w:r>
            </w:ins>
            <w:ins w:id="5134" w:author="Abbas Rizvi" w:date="2023-05-15T09:29:00Z">
              <w:r>
                <w:t>OBN</w:t>
              </w:r>
            </w:ins>
            <w:ins w:id="5135" w:author="Abbas Rizvi" w:date="2023-05-15T09:28:00Z">
              <w:r>
                <w:t xml:space="preserve">, </w:t>
              </w:r>
            </w:ins>
            <w:ins w:id="5136" w:author="Abbas Rizvi" w:date="2023-05-15T09:29:00Z">
              <w:r>
                <w:t>SIMs, A</w:t>
              </w:r>
            </w:ins>
            <w:ins w:id="5137" w:author="Abbas Rizvi" w:date="2023-05-15T09:28:00Z">
              <w:r>
                <w:t>ctions</w:t>
              </w:r>
            </w:ins>
            <w:ins w:id="5138" w:author="Abbas Rizvi" w:date="2023-05-15T09:29:00Z">
              <w:r>
                <w:t>, etc</w:t>
              </w:r>
            </w:ins>
            <w:ins w:id="5139" w:author="Abbas Rizvi" w:date="2023-05-15T09:27:00Z">
              <w:r w:rsidRPr="001819DA">
                <w:t>.)</w:t>
              </w:r>
            </w:ins>
          </w:p>
          <w:p w14:paraId="4D596B1D" w14:textId="77777777" w:rsidR="005621FD" w:rsidRPr="0011230D" w:rsidRDefault="005621FD" w:rsidP="001819DA">
            <w:pPr>
              <w:rPr>
                <w:ins w:id="5140" w:author="Abbas Rizvi" w:date="2023-05-15T09:20:00Z"/>
                <w:rFonts w:ascii="Calibri" w:hAnsi="Calibri" w:cs="Cordia New"/>
                <w:sz w:val="22"/>
                <w:rPrChange w:id="5141" w:author="Abbas Rizvi" w:date="2023-05-15T09:53:00Z">
                  <w:rPr>
                    <w:ins w:id="5142" w:author="Abbas Rizvi" w:date="2023-05-15T09:20:00Z"/>
                  </w:rPr>
                </w:rPrChange>
              </w:rPr>
            </w:pPr>
          </w:p>
        </w:tc>
        <w:tc>
          <w:tcPr>
            <w:tcW w:w="1929" w:type="dxa"/>
            <w:tcPrChange w:id="5143" w:author="Abbas Rizvi" w:date="2023-05-15T16:25:00Z">
              <w:tcPr>
                <w:tcW w:w="2393" w:type="dxa"/>
                <w:gridSpan w:val="3"/>
              </w:tcPr>
            </w:tcPrChange>
          </w:tcPr>
          <w:p w14:paraId="7A6F2706" w14:textId="055DD4F7" w:rsidR="005621FD" w:rsidRPr="0011230D" w:rsidRDefault="005621FD" w:rsidP="00B60CF2">
            <w:pPr>
              <w:rPr>
                <w:ins w:id="5144" w:author="Abbas Rizvi" w:date="2023-05-15T09:20:00Z"/>
                <w:rFonts w:ascii="Calibri" w:hAnsi="Calibri" w:cs="Cordia New"/>
                <w:sz w:val="22"/>
                <w:rPrChange w:id="5145" w:author="Abbas Rizvi" w:date="2023-05-15T09:53:00Z">
                  <w:rPr>
                    <w:ins w:id="5146" w:author="Abbas Rizvi" w:date="2023-05-15T09:20:00Z"/>
                  </w:rPr>
                </w:rPrChange>
              </w:rPr>
            </w:pPr>
            <w:ins w:id="5147" w:author="Abbas Rizvi" w:date="2023-05-15T09:31:00Z">
              <w:r w:rsidRPr="0011230D">
                <w:t>Standard</w:t>
              </w:r>
            </w:ins>
          </w:p>
        </w:tc>
        <w:tc>
          <w:tcPr>
            <w:tcW w:w="2027" w:type="dxa"/>
            <w:tcPrChange w:id="5148" w:author="Abbas Rizvi" w:date="2023-05-15T16:25:00Z">
              <w:tcPr>
                <w:tcW w:w="2442" w:type="dxa"/>
                <w:gridSpan w:val="4"/>
              </w:tcPr>
            </w:tcPrChange>
          </w:tcPr>
          <w:p w14:paraId="2D190C51" w14:textId="5B6068C8" w:rsidR="005621FD" w:rsidRPr="0011230D" w:rsidRDefault="0011230D" w:rsidP="00B60CF2">
            <w:pPr>
              <w:rPr>
                <w:ins w:id="5149" w:author="Abbas Rizvi" w:date="2023-05-15T09:45:00Z"/>
                <w:rFonts w:ascii="Calibri" w:hAnsi="Calibri" w:cs="Cordia New"/>
                <w:sz w:val="22"/>
                <w:rPrChange w:id="5150" w:author="Abbas Rizvi" w:date="2023-05-15T09:53:00Z">
                  <w:rPr>
                    <w:ins w:id="5151" w:author="Abbas Rizvi" w:date="2023-05-15T09:45:00Z"/>
                  </w:rPr>
                </w:rPrChange>
              </w:rPr>
            </w:pPr>
            <w:ins w:id="5152" w:author="Abbas Rizvi" w:date="2023-05-15T09:51:00Z">
              <w:r w:rsidRPr="0011230D">
                <w:t>Detailed Zone descriptions required in DDR phase.</w:t>
              </w:r>
            </w:ins>
          </w:p>
        </w:tc>
        <w:tc>
          <w:tcPr>
            <w:tcW w:w="1666" w:type="dxa"/>
            <w:tcPrChange w:id="5153" w:author="Abbas Rizvi" w:date="2023-05-15T16:25:00Z">
              <w:tcPr>
                <w:tcW w:w="2442" w:type="dxa"/>
              </w:tcPr>
            </w:tcPrChange>
          </w:tcPr>
          <w:p w14:paraId="15391C2D" w14:textId="1C30552E" w:rsidR="005621FD" w:rsidRPr="0011230D" w:rsidRDefault="0011230D" w:rsidP="00B60CF2">
            <w:pPr>
              <w:rPr>
                <w:ins w:id="5154" w:author="Abbas Rizvi" w:date="2023-05-15T09:20:00Z"/>
                <w:rFonts w:ascii="Calibri" w:hAnsi="Calibri" w:cs="Cordia New"/>
                <w:sz w:val="22"/>
                <w:rPrChange w:id="5155" w:author="Abbas Rizvi" w:date="2023-05-15T09:53:00Z">
                  <w:rPr>
                    <w:ins w:id="5156" w:author="Abbas Rizvi" w:date="2023-05-15T09:20:00Z"/>
                  </w:rPr>
                </w:rPrChange>
              </w:rPr>
            </w:pPr>
            <w:ins w:id="5157" w:author="Abbas Rizvi" w:date="2023-05-15T09:51:00Z">
              <w:r w:rsidRPr="0011230D">
                <w:t>Completed</w:t>
              </w:r>
            </w:ins>
          </w:p>
        </w:tc>
      </w:tr>
      <w:tr w:rsidR="005621FD" w14:paraId="5EB77EA0" w14:textId="77777777" w:rsidTr="00983514">
        <w:trPr>
          <w:ins w:id="5158" w:author="Abbas Rizvi" w:date="2023-05-15T09:20:00Z"/>
        </w:trPr>
        <w:tc>
          <w:tcPr>
            <w:tcW w:w="3949" w:type="dxa"/>
            <w:tcPrChange w:id="5159" w:author="Abbas Rizvi" w:date="2023-05-15T16:25:00Z">
              <w:tcPr>
                <w:tcW w:w="4736" w:type="dxa"/>
                <w:gridSpan w:val="3"/>
              </w:tcPr>
            </w:tcPrChange>
          </w:tcPr>
          <w:p w14:paraId="2C0E7A02" w14:textId="3328B144" w:rsidR="005621FD" w:rsidRPr="001819DA" w:rsidRDefault="005621FD" w:rsidP="001819DA">
            <w:pPr>
              <w:rPr>
                <w:ins w:id="5160" w:author="Abbas Rizvi" w:date="2023-05-15T09:27:00Z"/>
              </w:rPr>
            </w:pPr>
            <w:ins w:id="5161" w:author="Abbas Rizvi" w:date="2023-05-15T09:29:00Z">
              <w:r>
                <w:t>N</w:t>
              </w:r>
            </w:ins>
            <w:ins w:id="5162" w:author="Abbas Rizvi" w:date="2023-05-15T09:27:00Z">
              <w:r w:rsidRPr="001819DA">
                <w:t xml:space="preserve">etwork configuration </w:t>
              </w:r>
            </w:ins>
            <w:ins w:id="5163" w:author="Abbas Rizvi" w:date="2023-05-15T09:29:00Z">
              <w:r>
                <w:t>–</w:t>
              </w:r>
            </w:ins>
            <w:ins w:id="5164" w:author="Abbas Rizvi" w:date="2023-05-15T09:27:00Z">
              <w:r w:rsidRPr="001819DA">
                <w:t xml:space="preserve"> </w:t>
              </w:r>
            </w:ins>
            <w:ins w:id="5165" w:author="Abbas Rizvi" w:date="2023-05-15T09:29:00Z">
              <w:r>
                <w:t xml:space="preserve">CCU, </w:t>
              </w:r>
            </w:ins>
            <w:ins w:id="5166" w:author="Abbas Rizvi" w:date="2023-05-15T09:27:00Z">
              <w:r w:rsidRPr="001819DA">
                <w:t>Switches and APs</w:t>
              </w:r>
            </w:ins>
          </w:p>
          <w:p w14:paraId="0B34FCF3" w14:textId="77777777" w:rsidR="005621FD" w:rsidRPr="0011230D" w:rsidRDefault="005621FD" w:rsidP="001819DA">
            <w:pPr>
              <w:rPr>
                <w:ins w:id="5167" w:author="Abbas Rizvi" w:date="2023-05-15T09:20:00Z"/>
                <w:rFonts w:ascii="Calibri" w:hAnsi="Calibri" w:cs="Cordia New"/>
                <w:sz w:val="22"/>
                <w:rPrChange w:id="5168" w:author="Abbas Rizvi" w:date="2023-05-15T09:53:00Z">
                  <w:rPr>
                    <w:ins w:id="5169" w:author="Abbas Rizvi" w:date="2023-05-15T09:20:00Z"/>
                  </w:rPr>
                </w:rPrChange>
              </w:rPr>
            </w:pPr>
          </w:p>
        </w:tc>
        <w:tc>
          <w:tcPr>
            <w:tcW w:w="1929" w:type="dxa"/>
            <w:tcPrChange w:id="5170" w:author="Abbas Rizvi" w:date="2023-05-15T16:25:00Z">
              <w:tcPr>
                <w:tcW w:w="2393" w:type="dxa"/>
                <w:gridSpan w:val="3"/>
              </w:tcPr>
            </w:tcPrChange>
          </w:tcPr>
          <w:p w14:paraId="0AD8A99B" w14:textId="7619F200" w:rsidR="005621FD" w:rsidRPr="0011230D" w:rsidRDefault="005621FD" w:rsidP="00B60CF2">
            <w:pPr>
              <w:rPr>
                <w:ins w:id="5171" w:author="Abbas Rizvi" w:date="2023-05-15T09:20:00Z"/>
                <w:rFonts w:ascii="Calibri" w:hAnsi="Calibri" w:cs="Cordia New"/>
                <w:sz w:val="22"/>
                <w:rPrChange w:id="5172" w:author="Abbas Rizvi" w:date="2023-05-15T09:53:00Z">
                  <w:rPr>
                    <w:ins w:id="5173" w:author="Abbas Rizvi" w:date="2023-05-15T09:20:00Z"/>
                  </w:rPr>
                </w:rPrChange>
              </w:rPr>
            </w:pPr>
            <w:ins w:id="5174" w:author="Abbas Rizvi" w:date="2023-05-15T09:31:00Z">
              <w:r w:rsidRPr="0011230D">
                <w:t>Standard</w:t>
              </w:r>
            </w:ins>
          </w:p>
        </w:tc>
        <w:tc>
          <w:tcPr>
            <w:tcW w:w="2027" w:type="dxa"/>
            <w:tcPrChange w:id="5175" w:author="Abbas Rizvi" w:date="2023-05-15T16:25:00Z">
              <w:tcPr>
                <w:tcW w:w="2442" w:type="dxa"/>
                <w:gridSpan w:val="4"/>
              </w:tcPr>
            </w:tcPrChange>
          </w:tcPr>
          <w:p w14:paraId="1C626128" w14:textId="1C7A234F" w:rsidR="005621FD" w:rsidRPr="0011230D" w:rsidRDefault="0011230D" w:rsidP="00B60CF2">
            <w:pPr>
              <w:rPr>
                <w:ins w:id="5176" w:author="Abbas Rizvi" w:date="2023-05-15T09:45:00Z"/>
                <w:rFonts w:ascii="Calibri" w:hAnsi="Calibri" w:cs="Cordia New"/>
                <w:sz w:val="22"/>
                <w:rPrChange w:id="5177" w:author="Abbas Rizvi" w:date="2023-05-15T09:53:00Z">
                  <w:rPr>
                    <w:ins w:id="5178" w:author="Abbas Rizvi" w:date="2023-05-15T09:45:00Z"/>
                  </w:rPr>
                </w:rPrChange>
              </w:rPr>
            </w:pPr>
            <w:ins w:id="5179" w:author="Abbas Rizvi" w:date="2023-05-15T09:51:00Z">
              <w:r w:rsidRPr="0011230D">
                <w:t>None</w:t>
              </w:r>
            </w:ins>
          </w:p>
        </w:tc>
        <w:tc>
          <w:tcPr>
            <w:tcW w:w="1666" w:type="dxa"/>
            <w:tcPrChange w:id="5180" w:author="Abbas Rizvi" w:date="2023-05-15T16:25:00Z">
              <w:tcPr>
                <w:tcW w:w="2442" w:type="dxa"/>
              </w:tcPr>
            </w:tcPrChange>
          </w:tcPr>
          <w:p w14:paraId="34EF630B" w14:textId="2E4DB7F5" w:rsidR="005621FD" w:rsidRPr="0011230D" w:rsidRDefault="0011230D" w:rsidP="00B60CF2">
            <w:pPr>
              <w:rPr>
                <w:ins w:id="5181" w:author="Abbas Rizvi" w:date="2023-05-15T09:20:00Z"/>
                <w:rFonts w:ascii="Calibri" w:hAnsi="Calibri" w:cs="Cordia New"/>
                <w:sz w:val="22"/>
                <w:rPrChange w:id="5182" w:author="Abbas Rizvi" w:date="2023-05-15T09:53:00Z">
                  <w:rPr>
                    <w:ins w:id="5183" w:author="Abbas Rizvi" w:date="2023-05-15T09:20:00Z"/>
                  </w:rPr>
                </w:rPrChange>
              </w:rPr>
            </w:pPr>
            <w:ins w:id="5184" w:author="Abbas Rizvi" w:date="2023-05-15T09:51:00Z">
              <w:r w:rsidRPr="0011230D">
                <w:t>Completed</w:t>
              </w:r>
            </w:ins>
          </w:p>
        </w:tc>
      </w:tr>
      <w:tr w:rsidR="005621FD" w14:paraId="725CFA3F" w14:textId="77777777" w:rsidTr="00983514">
        <w:trPr>
          <w:ins w:id="5185" w:author="Abbas Rizvi" w:date="2023-05-15T09:27:00Z"/>
        </w:trPr>
        <w:tc>
          <w:tcPr>
            <w:tcW w:w="3949" w:type="dxa"/>
            <w:tcPrChange w:id="5186" w:author="Abbas Rizvi" w:date="2023-05-15T16:25:00Z">
              <w:tcPr>
                <w:tcW w:w="4736" w:type="dxa"/>
                <w:gridSpan w:val="3"/>
              </w:tcPr>
            </w:tcPrChange>
          </w:tcPr>
          <w:p w14:paraId="46F6F1AD" w14:textId="77777777" w:rsidR="005621FD" w:rsidRPr="001819DA" w:rsidRDefault="005621FD" w:rsidP="001819DA">
            <w:pPr>
              <w:rPr>
                <w:ins w:id="5187" w:author="Abbas Rizvi" w:date="2023-05-15T09:27:00Z"/>
              </w:rPr>
            </w:pPr>
            <w:ins w:id="5188" w:author="Abbas Rizvi" w:date="2023-05-15T09:27:00Z">
              <w:r w:rsidRPr="001819DA">
                <w:t>Services for 3rd party devices as described in chapter 3.4</w:t>
              </w:r>
            </w:ins>
          </w:p>
          <w:p w14:paraId="18981127" w14:textId="77777777" w:rsidR="005621FD" w:rsidRPr="0011230D" w:rsidRDefault="005621FD" w:rsidP="001819DA">
            <w:pPr>
              <w:rPr>
                <w:ins w:id="5189" w:author="Abbas Rizvi" w:date="2023-05-15T09:27:00Z"/>
                <w:rFonts w:ascii="Calibri" w:hAnsi="Calibri" w:cs="Cordia New"/>
                <w:sz w:val="22"/>
                <w:rPrChange w:id="5190" w:author="Abbas Rizvi" w:date="2023-05-15T09:53:00Z">
                  <w:rPr>
                    <w:ins w:id="5191" w:author="Abbas Rizvi" w:date="2023-05-15T09:27:00Z"/>
                  </w:rPr>
                </w:rPrChange>
              </w:rPr>
            </w:pPr>
          </w:p>
        </w:tc>
        <w:tc>
          <w:tcPr>
            <w:tcW w:w="1929" w:type="dxa"/>
            <w:tcPrChange w:id="5192" w:author="Abbas Rizvi" w:date="2023-05-15T16:25:00Z">
              <w:tcPr>
                <w:tcW w:w="2393" w:type="dxa"/>
                <w:gridSpan w:val="3"/>
              </w:tcPr>
            </w:tcPrChange>
          </w:tcPr>
          <w:p w14:paraId="1CD6D21F" w14:textId="10BE2CE8" w:rsidR="005621FD" w:rsidRPr="0011230D" w:rsidRDefault="005621FD" w:rsidP="00B60CF2">
            <w:pPr>
              <w:rPr>
                <w:ins w:id="5193" w:author="Abbas Rizvi" w:date="2023-05-15T09:27:00Z"/>
                <w:rFonts w:ascii="Calibri" w:hAnsi="Calibri" w:cs="Cordia New"/>
                <w:sz w:val="22"/>
                <w:rPrChange w:id="5194" w:author="Abbas Rizvi" w:date="2023-05-15T09:53:00Z">
                  <w:rPr>
                    <w:ins w:id="5195" w:author="Abbas Rizvi" w:date="2023-05-15T09:27:00Z"/>
                  </w:rPr>
                </w:rPrChange>
              </w:rPr>
            </w:pPr>
            <w:ins w:id="5196" w:author="Abbas Rizvi" w:date="2023-05-15T09:31:00Z">
              <w:r w:rsidRPr="0011230D">
                <w:t>Standard</w:t>
              </w:r>
            </w:ins>
          </w:p>
        </w:tc>
        <w:tc>
          <w:tcPr>
            <w:tcW w:w="2027" w:type="dxa"/>
            <w:tcPrChange w:id="5197" w:author="Abbas Rizvi" w:date="2023-05-15T16:25:00Z">
              <w:tcPr>
                <w:tcW w:w="2442" w:type="dxa"/>
                <w:gridSpan w:val="4"/>
              </w:tcPr>
            </w:tcPrChange>
          </w:tcPr>
          <w:p w14:paraId="54DB06DE" w14:textId="3A012E15" w:rsidR="005621FD" w:rsidRPr="0011230D" w:rsidRDefault="0011230D" w:rsidP="00B60CF2">
            <w:pPr>
              <w:rPr>
                <w:ins w:id="5198" w:author="Abbas Rizvi" w:date="2023-05-15T09:45:00Z"/>
                <w:rFonts w:ascii="Calibri" w:hAnsi="Calibri" w:cs="Cordia New"/>
                <w:sz w:val="22"/>
                <w:rPrChange w:id="5199" w:author="Abbas Rizvi" w:date="2023-05-15T09:53:00Z">
                  <w:rPr>
                    <w:ins w:id="5200" w:author="Abbas Rizvi" w:date="2023-05-15T09:45:00Z"/>
                  </w:rPr>
                </w:rPrChange>
              </w:rPr>
            </w:pPr>
            <w:ins w:id="5201" w:author="Abbas Rizvi" w:date="2023-05-15T09:52:00Z">
              <w:r w:rsidRPr="0011230D">
                <w:t>IP Schema with Vlan description of 3rd party devices required in DDR phase.</w:t>
              </w:r>
            </w:ins>
          </w:p>
        </w:tc>
        <w:tc>
          <w:tcPr>
            <w:tcW w:w="1666" w:type="dxa"/>
            <w:tcPrChange w:id="5202" w:author="Abbas Rizvi" w:date="2023-05-15T16:25:00Z">
              <w:tcPr>
                <w:tcW w:w="2442" w:type="dxa"/>
              </w:tcPr>
            </w:tcPrChange>
          </w:tcPr>
          <w:p w14:paraId="7847B7A4" w14:textId="14A2E24A" w:rsidR="005621FD" w:rsidRPr="0011230D" w:rsidRDefault="0011230D" w:rsidP="00B60CF2">
            <w:pPr>
              <w:rPr>
                <w:ins w:id="5203" w:author="Abbas Rizvi" w:date="2023-05-15T09:27:00Z"/>
                <w:rFonts w:ascii="Calibri" w:hAnsi="Calibri" w:cs="Cordia New"/>
                <w:sz w:val="22"/>
                <w:rPrChange w:id="5204" w:author="Abbas Rizvi" w:date="2023-05-15T09:53:00Z">
                  <w:rPr>
                    <w:ins w:id="5205" w:author="Abbas Rizvi" w:date="2023-05-15T09:27:00Z"/>
                  </w:rPr>
                </w:rPrChange>
              </w:rPr>
            </w:pPr>
            <w:ins w:id="5206" w:author="Abbas Rizvi" w:date="2023-05-15T09:52:00Z">
              <w:r w:rsidRPr="0011230D">
                <w:t>Completed</w:t>
              </w:r>
            </w:ins>
          </w:p>
        </w:tc>
      </w:tr>
      <w:tr w:rsidR="005621FD" w14:paraId="57002BF7" w14:textId="77777777" w:rsidTr="00983514">
        <w:trPr>
          <w:ins w:id="5207" w:author="Abbas Rizvi" w:date="2023-05-15T09:27:00Z"/>
        </w:trPr>
        <w:tc>
          <w:tcPr>
            <w:tcW w:w="3949" w:type="dxa"/>
            <w:tcPrChange w:id="5208" w:author="Abbas Rizvi" w:date="2023-05-15T16:25:00Z">
              <w:tcPr>
                <w:tcW w:w="4736" w:type="dxa"/>
                <w:gridSpan w:val="3"/>
              </w:tcPr>
            </w:tcPrChange>
          </w:tcPr>
          <w:p w14:paraId="6BC3DB10" w14:textId="7C02F86E" w:rsidR="005621FD" w:rsidRPr="001819DA" w:rsidRDefault="005621FD" w:rsidP="001819DA">
            <w:pPr>
              <w:rPr>
                <w:ins w:id="5209" w:author="Abbas Rizvi" w:date="2023-05-15T09:27:00Z"/>
              </w:rPr>
            </w:pPr>
            <w:ins w:id="5210" w:author="Abbas Rizvi" w:date="2023-05-15T09:29:00Z">
              <w:r>
                <w:t>Firewall configuration – CCU and CDC</w:t>
              </w:r>
            </w:ins>
          </w:p>
          <w:p w14:paraId="5F8C4C9C" w14:textId="77777777" w:rsidR="005621FD" w:rsidRPr="0011230D" w:rsidRDefault="005621FD" w:rsidP="001819DA">
            <w:pPr>
              <w:rPr>
                <w:ins w:id="5211" w:author="Abbas Rizvi" w:date="2023-05-15T09:27:00Z"/>
                <w:rFonts w:ascii="Calibri" w:hAnsi="Calibri" w:cs="Cordia New"/>
                <w:sz w:val="22"/>
                <w:rPrChange w:id="5212" w:author="Abbas Rizvi" w:date="2023-05-15T09:53:00Z">
                  <w:rPr>
                    <w:ins w:id="5213" w:author="Abbas Rizvi" w:date="2023-05-15T09:27:00Z"/>
                  </w:rPr>
                </w:rPrChange>
              </w:rPr>
            </w:pPr>
          </w:p>
        </w:tc>
        <w:tc>
          <w:tcPr>
            <w:tcW w:w="1929" w:type="dxa"/>
            <w:tcPrChange w:id="5214" w:author="Abbas Rizvi" w:date="2023-05-15T16:25:00Z">
              <w:tcPr>
                <w:tcW w:w="2393" w:type="dxa"/>
                <w:gridSpan w:val="3"/>
              </w:tcPr>
            </w:tcPrChange>
          </w:tcPr>
          <w:p w14:paraId="2463F7EE" w14:textId="57E77AA5" w:rsidR="005621FD" w:rsidRPr="0011230D" w:rsidRDefault="005621FD" w:rsidP="00B60CF2">
            <w:pPr>
              <w:rPr>
                <w:ins w:id="5215" w:author="Abbas Rizvi" w:date="2023-05-15T09:27:00Z"/>
                <w:rFonts w:ascii="Calibri" w:hAnsi="Calibri" w:cs="Cordia New"/>
                <w:sz w:val="22"/>
                <w:rPrChange w:id="5216" w:author="Abbas Rizvi" w:date="2023-05-15T09:53:00Z">
                  <w:rPr>
                    <w:ins w:id="5217" w:author="Abbas Rizvi" w:date="2023-05-15T09:27:00Z"/>
                  </w:rPr>
                </w:rPrChange>
              </w:rPr>
            </w:pPr>
            <w:ins w:id="5218" w:author="Abbas Rizvi" w:date="2023-05-15T09:31:00Z">
              <w:r w:rsidRPr="0011230D">
                <w:t>Standard</w:t>
              </w:r>
            </w:ins>
          </w:p>
        </w:tc>
        <w:tc>
          <w:tcPr>
            <w:tcW w:w="2027" w:type="dxa"/>
            <w:tcPrChange w:id="5219" w:author="Abbas Rizvi" w:date="2023-05-15T16:25:00Z">
              <w:tcPr>
                <w:tcW w:w="2442" w:type="dxa"/>
                <w:gridSpan w:val="4"/>
              </w:tcPr>
            </w:tcPrChange>
          </w:tcPr>
          <w:p w14:paraId="256C6B43" w14:textId="1AD2AA92" w:rsidR="005621FD" w:rsidRPr="0011230D" w:rsidRDefault="0011230D" w:rsidP="00B60CF2">
            <w:pPr>
              <w:rPr>
                <w:ins w:id="5220" w:author="Abbas Rizvi" w:date="2023-05-15T09:45:00Z"/>
                <w:rFonts w:ascii="Calibri" w:hAnsi="Calibri" w:cs="Cordia New"/>
                <w:sz w:val="22"/>
                <w:rPrChange w:id="5221" w:author="Abbas Rizvi" w:date="2023-05-15T09:53:00Z">
                  <w:rPr>
                    <w:ins w:id="5222" w:author="Abbas Rizvi" w:date="2023-05-15T09:45:00Z"/>
                  </w:rPr>
                </w:rPrChange>
              </w:rPr>
            </w:pPr>
            <w:ins w:id="5223" w:author="Abbas Rizvi" w:date="2023-05-15T09:52:00Z">
              <w:r w:rsidRPr="0011230D">
                <w:t>None</w:t>
              </w:r>
            </w:ins>
          </w:p>
        </w:tc>
        <w:tc>
          <w:tcPr>
            <w:tcW w:w="1666" w:type="dxa"/>
            <w:tcPrChange w:id="5224" w:author="Abbas Rizvi" w:date="2023-05-15T16:25:00Z">
              <w:tcPr>
                <w:tcW w:w="2442" w:type="dxa"/>
              </w:tcPr>
            </w:tcPrChange>
          </w:tcPr>
          <w:p w14:paraId="2A2B3796" w14:textId="546AE539" w:rsidR="005621FD" w:rsidRPr="0011230D" w:rsidRDefault="0011230D" w:rsidP="00B60CF2">
            <w:pPr>
              <w:rPr>
                <w:ins w:id="5225" w:author="Abbas Rizvi" w:date="2023-05-15T09:27:00Z"/>
                <w:rFonts w:ascii="Calibri" w:hAnsi="Calibri" w:cs="Cordia New"/>
                <w:sz w:val="22"/>
                <w:rPrChange w:id="5226" w:author="Abbas Rizvi" w:date="2023-05-15T09:53:00Z">
                  <w:rPr>
                    <w:ins w:id="5227" w:author="Abbas Rizvi" w:date="2023-05-15T09:27:00Z"/>
                  </w:rPr>
                </w:rPrChange>
              </w:rPr>
            </w:pPr>
            <w:ins w:id="5228" w:author="Abbas Rizvi" w:date="2023-05-15T09:52:00Z">
              <w:r w:rsidRPr="0011230D">
                <w:t>Completed</w:t>
              </w:r>
            </w:ins>
          </w:p>
        </w:tc>
      </w:tr>
      <w:tr w:rsidR="005621FD" w14:paraId="16C2581A" w14:textId="77777777" w:rsidTr="00983514">
        <w:trPr>
          <w:ins w:id="5229" w:author="Abbas Rizvi" w:date="2023-05-15T09:27:00Z"/>
        </w:trPr>
        <w:tc>
          <w:tcPr>
            <w:tcW w:w="3949" w:type="dxa"/>
            <w:tcPrChange w:id="5230" w:author="Abbas Rizvi" w:date="2023-05-15T16:25:00Z">
              <w:tcPr>
                <w:tcW w:w="4736" w:type="dxa"/>
                <w:gridSpan w:val="3"/>
              </w:tcPr>
            </w:tcPrChange>
          </w:tcPr>
          <w:p w14:paraId="137A22CA" w14:textId="482CA61E" w:rsidR="005621FD" w:rsidRPr="001819DA" w:rsidRDefault="005621FD" w:rsidP="001819DA">
            <w:pPr>
              <w:rPr>
                <w:ins w:id="5231" w:author="Abbas Rizvi" w:date="2023-05-15T09:28:00Z"/>
              </w:rPr>
            </w:pPr>
            <w:ins w:id="5232" w:author="Abbas Rizvi" w:date="2023-05-15T09:28:00Z">
              <w:r w:rsidRPr="001819DA">
                <w:t>Zabbix/integration with NMS and Fleetview</w:t>
              </w:r>
            </w:ins>
            <w:ins w:id="5233" w:author="Abbas Rizvi" w:date="2023-05-15T09:30:00Z">
              <w:r>
                <w:t xml:space="preserve"> for Nomad components only</w:t>
              </w:r>
            </w:ins>
          </w:p>
          <w:p w14:paraId="54DAA02E" w14:textId="77777777" w:rsidR="005621FD" w:rsidRPr="0011230D" w:rsidRDefault="005621FD" w:rsidP="001819DA">
            <w:pPr>
              <w:rPr>
                <w:ins w:id="5234" w:author="Abbas Rizvi" w:date="2023-05-15T09:27:00Z"/>
                <w:rFonts w:ascii="Calibri" w:hAnsi="Calibri" w:cs="Cordia New"/>
                <w:sz w:val="22"/>
                <w:rPrChange w:id="5235" w:author="Abbas Rizvi" w:date="2023-05-15T09:53:00Z">
                  <w:rPr>
                    <w:ins w:id="5236" w:author="Abbas Rizvi" w:date="2023-05-15T09:27:00Z"/>
                  </w:rPr>
                </w:rPrChange>
              </w:rPr>
            </w:pPr>
          </w:p>
        </w:tc>
        <w:tc>
          <w:tcPr>
            <w:tcW w:w="1929" w:type="dxa"/>
            <w:tcPrChange w:id="5237" w:author="Abbas Rizvi" w:date="2023-05-15T16:25:00Z">
              <w:tcPr>
                <w:tcW w:w="2393" w:type="dxa"/>
                <w:gridSpan w:val="3"/>
              </w:tcPr>
            </w:tcPrChange>
          </w:tcPr>
          <w:p w14:paraId="623FE19F" w14:textId="2073E17C" w:rsidR="005621FD" w:rsidRPr="0011230D" w:rsidRDefault="005621FD" w:rsidP="00B60CF2">
            <w:pPr>
              <w:rPr>
                <w:ins w:id="5238" w:author="Abbas Rizvi" w:date="2023-05-15T09:27:00Z"/>
                <w:rFonts w:ascii="Calibri" w:hAnsi="Calibri" w:cs="Cordia New"/>
                <w:sz w:val="22"/>
                <w:rPrChange w:id="5239" w:author="Abbas Rizvi" w:date="2023-05-15T09:53:00Z">
                  <w:rPr>
                    <w:ins w:id="5240" w:author="Abbas Rizvi" w:date="2023-05-15T09:27:00Z"/>
                  </w:rPr>
                </w:rPrChange>
              </w:rPr>
            </w:pPr>
            <w:ins w:id="5241" w:author="Abbas Rizvi" w:date="2023-05-15T09:31:00Z">
              <w:r w:rsidRPr="0011230D">
                <w:t>Standard</w:t>
              </w:r>
            </w:ins>
          </w:p>
        </w:tc>
        <w:tc>
          <w:tcPr>
            <w:tcW w:w="2027" w:type="dxa"/>
            <w:tcPrChange w:id="5242" w:author="Abbas Rizvi" w:date="2023-05-15T16:25:00Z">
              <w:tcPr>
                <w:tcW w:w="2442" w:type="dxa"/>
                <w:gridSpan w:val="4"/>
              </w:tcPr>
            </w:tcPrChange>
          </w:tcPr>
          <w:p w14:paraId="4A16595C" w14:textId="0B3CEB20" w:rsidR="005621FD" w:rsidRPr="0011230D" w:rsidRDefault="0011230D" w:rsidP="00B60CF2">
            <w:pPr>
              <w:rPr>
                <w:ins w:id="5243" w:author="Abbas Rizvi" w:date="2023-05-15T09:45:00Z"/>
                <w:rFonts w:ascii="Calibri" w:hAnsi="Calibri" w:cs="Cordia New"/>
                <w:sz w:val="22"/>
                <w:rPrChange w:id="5244" w:author="Abbas Rizvi" w:date="2023-05-15T09:53:00Z">
                  <w:rPr>
                    <w:ins w:id="5245" w:author="Abbas Rizvi" w:date="2023-05-15T09:45:00Z"/>
                  </w:rPr>
                </w:rPrChange>
              </w:rPr>
            </w:pPr>
            <w:ins w:id="5246" w:author="Abbas Rizvi" w:date="2023-05-15T09:52:00Z">
              <w:r w:rsidRPr="0011230D">
                <w:t>None</w:t>
              </w:r>
            </w:ins>
          </w:p>
        </w:tc>
        <w:tc>
          <w:tcPr>
            <w:tcW w:w="1666" w:type="dxa"/>
            <w:tcPrChange w:id="5247" w:author="Abbas Rizvi" w:date="2023-05-15T16:25:00Z">
              <w:tcPr>
                <w:tcW w:w="2442" w:type="dxa"/>
              </w:tcPr>
            </w:tcPrChange>
          </w:tcPr>
          <w:p w14:paraId="47BF7398" w14:textId="12BD76FF" w:rsidR="005621FD" w:rsidRPr="0011230D" w:rsidRDefault="0011230D" w:rsidP="00B60CF2">
            <w:pPr>
              <w:rPr>
                <w:ins w:id="5248" w:author="Abbas Rizvi" w:date="2023-05-15T09:27:00Z"/>
                <w:rFonts w:ascii="Calibri" w:hAnsi="Calibri" w:cs="Cordia New"/>
                <w:sz w:val="22"/>
                <w:rPrChange w:id="5249" w:author="Abbas Rizvi" w:date="2023-05-15T09:53:00Z">
                  <w:rPr>
                    <w:ins w:id="5250" w:author="Abbas Rizvi" w:date="2023-05-15T09:27:00Z"/>
                  </w:rPr>
                </w:rPrChange>
              </w:rPr>
            </w:pPr>
            <w:ins w:id="5251" w:author="Abbas Rizvi" w:date="2023-05-15T09:52:00Z">
              <w:r w:rsidRPr="0011230D">
                <w:t>Completed</w:t>
              </w:r>
            </w:ins>
          </w:p>
        </w:tc>
      </w:tr>
      <w:tr w:rsidR="005621FD" w14:paraId="244A8FF9" w14:textId="77777777" w:rsidTr="00983514">
        <w:trPr>
          <w:ins w:id="5252" w:author="Abbas Rizvi" w:date="2023-05-15T09:27:00Z"/>
        </w:trPr>
        <w:tc>
          <w:tcPr>
            <w:tcW w:w="3949" w:type="dxa"/>
            <w:tcPrChange w:id="5253" w:author="Abbas Rizvi" w:date="2023-05-15T16:25:00Z">
              <w:tcPr>
                <w:tcW w:w="4736" w:type="dxa"/>
                <w:gridSpan w:val="3"/>
              </w:tcPr>
            </w:tcPrChange>
          </w:tcPr>
          <w:p w14:paraId="36020481" w14:textId="77777777" w:rsidR="005621FD" w:rsidRPr="0011230D" w:rsidRDefault="005621FD" w:rsidP="001819DA">
            <w:pPr>
              <w:rPr>
                <w:ins w:id="5254" w:author="Abbas Rizvi" w:date="2023-05-15T09:30:00Z"/>
                <w:rFonts w:ascii="Calibri" w:hAnsi="Calibri" w:cs="Cordia New"/>
                <w:sz w:val="22"/>
                <w:rPrChange w:id="5255" w:author="Abbas Rizvi" w:date="2023-05-15T09:53:00Z">
                  <w:rPr>
                    <w:ins w:id="5256" w:author="Abbas Rizvi" w:date="2023-05-15T09:30:00Z"/>
                  </w:rPr>
                </w:rPrChange>
              </w:rPr>
            </w:pPr>
            <w:ins w:id="5257" w:author="Abbas Rizvi" w:date="2023-05-15T09:28:00Z">
              <w:r w:rsidRPr="0011230D">
                <w:t xml:space="preserve">ND-Redundancy for multiple CCUs </w:t>
              </w:r>
            </w:ins>
            <w:ins w:id="5258" w:author="Abbas Rizvi" w:date="2023-05-15T09:30:00Z">
              <w:r w:rsidRPr="0011230D">
                <w:t>as described in chapter 3.1.3.</w:t>
              </w:r>
            </w:ins>
          </w:p>
          <w:p w14:paraId="1DC1D35F" w14:textId="58DE4CEC" w:rsidR="005621FD" w:rsidRPr="001819DA" w:rsidRDefault="005621FD" w:rsidP="001819DA">
            <w:pPr>
              <w:rPr>
                <w:ins w:id="5259" w:author="Abbas Rizvi" w:date="2023-05-15T09:28:00Z"/>
              </w:rPr>
            </w:pPr>
            <w:ins w:id="5260" w:author="Abbas Rizvi" w:date="2023-05-15T09:30:00Z">
              <w:r>
                <w:t>Note: This does not include routing of passengers to their local CCUs.</w:t>
              </w:r>
            </w:ins>
          </w:p>
          <w:p w14:paraId="74D24736" w14:textId="77777777" w:rsidR="005621FD" w:rsidRPr="0011230D" w:rsidRDefault="005621FD" w:rsidP="001819DA">
            <w:pPr>
              <w:rPr>
                <w:ins w:id="5261" w:author="Abbas Rizvi" w:date="2023-05-15T09:27:00Z"/>
                <w:rFonts w:ascii="Calibri" w:hAnsi="Calibri" w:cs="Cordia New"/>
                <w:sz w:val="22"/>
                <w:rPrChange w:id="5262" w:author="Abbas Rizvi" w:date="2023-05-15T09:53:00Z">
                  <w:rPr>
                    <w:ins w:id="5263" w:author="Abbas Rizvi" w:date="2023-05-15T09:27:00Z"/>
                  </w:rPr>
                </w:rPrChange>
              </w:rPr>
            </w:pPr>
          </w:p>
        </w:tc>
        <w:tc>
          <w:tcPr>
            <w:tcW w:w="1929" w:type="dxa"/>
            <w:tcPrChange w:id="5264" w:author="Abbas Rizvi" w:date="2023-05-15T16:25:00Z">
              <w:tcPr>
                <w:tcW w:w="2393" w:type="dxa"/>
                <w:gridSpan w:val="3"/>
              </w:tcPr>
            </w:tcPrChange>
          </w:tcPr>
          <w:p w14:paraId="4202DE79" w14:textId="176BD14C" w:rsidR="005621FD" w:rsidRPr="0011230D" w:rsidRDefault="005621FD" w:rsidP="00B60CF2">
            <w:pPr>
              <w:rPr>
                <w:ins w:id="5265" w:author="Abbas Rizvi" w:date="2023-05-15T09:27:00Z"/>
                <w:rFonts w:ascii="Calibri" w:hAnsi="Calibri" w:cs="Cordia New"/>
                <w:sz w:val="22"/>
                <w:rPrChange w:id="5266" w:author="Abbas Rizvi" w:date="2023-05-15T09:53:00Z">
                  <w:rPr>
                    <w:ins w:id="5267" w:author="Abbas Rizvi" w:date="2023-05-15T09:27:00Z"/>
                  </w:rPr>
                </w:rPrChange>
              </w:rPr>
            </w:pPr>
            <w:ins w:id="5268" w:author="Abbas Rizvi" w:date="2023-05-15T09:31:00Z">
              <w:r w:rsidRPr="0011230D">
                <w:t>Standard</w:t>
              </w:r>
            </w:ins>
          </w:p>
        </w:tc>
        <w:tc>
          <w:tcPr>
            <w:tcW w:w="2027" w:type="dxa"/>
            <w:tcPrChange w:id="5269" w:author="Abbas Rizvi" w:date="2023-05-15T16:25:00Z">
              <w:tcPr>
                <w:tcW w:w="2442" w:type="dxa"/>
                <w:gridSpan w:val="4"/>
              </w:tcPr>
            </w:tcPrChange>
          </w:tcPr>
          <w:p w14:paraId="650F7378" w14:textId="3D1974CE" w:rsidR="005621FD" w:rsidRPr="0011230D" w:rsidRDefault="0011230D" w:rsidP="00B60CF2">
            <w:pPr>
              <w:rPr>
                <w:ins w:id="5270" w:author="Abbas Rizvi" w:date="2023-05-15T09:45:00Z"/>
                <w:rFonts w:ascii="Calibri" w:hAnsi="Calibri" w:cs="Cordia New"/>
                <w:sz w:val="22"/>
                <w:rPrChange w:id="5271" w:author="Abbas Rizvi" w:date="2023-05-15T09:53:00Z">
                  <w:rPr>
                    <w:ins w:id="5272" w:author="Abbas Rizvi" w:date="2023-05-15T09:45:00Z"/>
                  </w:rPr>
                </w:rPrChange>
              </w:rPr>
            </w:pPr>
            <w:ins w:id="5273" w:author="Abbas Rizvi" w:date="2023-05-15T09:52:00Z">
              <w:r w:rsidRPr="0011230D">
                <w:t>None</w:t>
              </w:r>
            </w:ins>
          </w:p>
        </w:tc>
        <w:tc>
          <w:tcPr>
            <w:tcW w:w="1666" w:type="dxa"/>
            <w:tcPrChange w:id="5274" w:author="Abbas Rizvi" w:date="2023-05-15T16:25:00Z">
              <w:tcPr>
                <w:tcW w:w="2442" w:type="dxa"/>
              </w:tcPr>
            </w:tcPrChange>
          </w:tcPr>
          <w:p w14:paraId="031DAB8A" w14:textId="31BAF99D" w:rsidR="005621FD" w:rsidRPr="0011230D" w:rsidRDefault="0011230D" w:rsidP="00B60CF2">
            <w:pPr>
              <w:rPr>
                <w:ins w:id="5275" w:author="Abbas Rizvi" w:date="2023-05-15T09:27:00Z"/>
                <w:rFonts w:ascii="Calibri" w:hAnsi="Calibri" w:cs="Cordia New"/>
                <w:sz w:val="22"/>
                <w:rPrChange w:id="5276" w:author="Abbas Rizvi" w:date="2023-05-15T09:53:00Z">
                  <w:rPr>
                    <w:ins w:id="5277" w:author="Abbas Rizvi" w:date="2023-05-15T09:27:00Z"/>
                  </w:rPr>
                </w:rPrChange>
              </w:rPr>
            </w:pPr>
            <w:ins w:id="5278" w:author="Abbas Rizvi" w:date="2023-05-15T09:52:00Z">
              <w:r w:rsidRPr="0011230D">
                <w:t>Completed</w:t>
              </w:r>
            </w:ins>
          </w:p>
        </w:tc>
      </w:tr>
      <w:tr w:rsidR="005621FD" w14:paraId="66215104" w14:textId="77777777" w:rsidTr="00983514">
        <w:trPr>
          <w:ins w:id="5279" w:author="Abbas Rizvi" w:date="2023-05-15T09:27:00Z"/>
        </w:trPr>
        <w:tc>
          <w:tcPr>
            <w:tcW w:w="3949" w:type="dxa"/>
            <w:tcPrChange w:id="5280" w:author="Abbas Rizvi" w:date="2023-05-15T16:25:00Z">
              <w:tcPr>
                <w:tcW w:w="4736" w:type="dxa"/>
                <w:gridSpan w:val="3"/>
              </w:tcPr>
            </w:tcPrChange>
          </w:tcPr>
          <w:p w14:paraId="3B9D39D9" w14:textId="1AB6A785" w:rsidR="005621FD" w:rsidRPr="0011230D" w:rsidRDefault="005621FD" w:rsidP="001819DA">
            <w:pPr>
              <w:rPr>
                <w:ins w:id="5281" w:author="Abbas Rizvi" w:date="2023-05-15T09:27:00Z"/>
                <w:rFonts w:ascii="Calibri" w:hAnsi="Calibri" w:cs="Cordia New"/>
                <w:sz w:val="22"/>
                <w:rPrChange w:id="5282" w:author="Abbas Rizvi" w:date="2023-05-15T09:53:00Z">
                  <w:rPr>
                    <w:ins w:id="5283" w:author="Abbas Rizvi" w:date="2023-05-15T09:27:00Z"/>
                  </w:rPr>
                </w:rPrChange>
              </w:rPr>
            </w:pPr>
            <w:ins w:id="5284" w:author="Abbas Rizvi" w:date="2023-05-15T09:31:00Z">
              <w:r w:rsidRPr="0011230D">
                <w:t>Engineering pages, without multi-traction or 3rd party component information.</w:t>
              </w:r>
            </w:ins>
          </w:p>
        </w:tc>
        <w:tc>
          <w:tcPr>
            <w:tcW w:w="1929" w:type="dxa"/>
            <w:tcPrChange w:id="5285" w:author="Abbas Rizvi" w:date="2023-05-15T16:25:00Z">
              <w:tcPr>
                <w:tcW w:w="2393" w:type="dxa"/>
                <w:gridSpan w:val="3"/>
              </w:tcPr>
            </w:tcPrChange>
          </w:tcPr>
          <w:p w14:paraId="19C117B8" w14:textId="146E992E" w:rsidR="005621FD" w:rsidRPr="0011230D" w:rsidRDefault="005621FD" w:rsidP="00B60CF2">
            <w:pPr>
              <w:rPr>
                <w:ins w:id="5286" w:author="Abbas Rizvi" w:date="2023-05-15T09:27:00Z"/>
                <w:rFonts w:ascii="Calibri" w:hAnsi="Calibri" w:cs="Cordia New"/>
                <w:sz w:val="22"/>
                <w:rPrChange w:id="5287" w:author="Abbas Rizvi" w:date="2023-05-15T09:53:00Z">
                  <w:rPr>
                    <w:ins w:id="5288" w:author="Abbas Rizvi" w:date="2023-05-15T09:27:00Z"/>
                  </w:rPr>
                </w:rPrChange>
              </w:rPr>
            </w:pPr>
            <w:ins w:id="5289" w:author="Abbas Rizvi" w:date="2023-05-15T09:31:00Z">
              <w:r w:rsidRPr="0011230D">
                <w:t>Standard</w:t>
              </w:r>
            </w:ins>
          </w:p>
        </w:tc>
        <w:tc>
          <w:tcPr>
            <w:tcW w:w="2027" w:type="dxa"/>
            <w:tcPrChange w:id="5290" w:author="Abbas Rizvi" w:date="2023-05-15T16:25:00Z">
              <w:tcPr>
                <w:tcW w:w="2442" w:type="dxa"/>
                <w:gridSpan w:val="4"/>
              </w:tcPr>
            </w:tcPrChange>
          </w:tcPr>
          <w:p w14:paraId="7809FD03" w14:textId="2642E584" w:rsidR="005621FD" w:rsidRPr="0011230D" w:rsidRDefault="00D9265C" w:rsidP="00B60CF2">
            <w:pPr>
              <w:rPr>
                <w:ins w:id="5291" w:author="Abbas Rizvi" w:date="2023-05-15T09:45:00Z"/>
                <w:rFonts w:ascii="Calibri" w:hAnsi="Calibri" w:cs="Cordia New"/>
                <w:sz w:val="22"/>
                <w:rPrChange w:id="5292" w:author="Abbas Rizvi" w:date="2023-05-15T09:53:00Z">
                  <w:rPr>
                    <w:ins w:id="5293" w:author="Abbas Rizvi" w:date="2023-05-15T09:45:00Z"/>
                  </w:rPr>
                </w:rPrChange>
              </w:rPr>
            </w:pPr>
            <w:ins w:id="5294" w:author="Abbas Rizvi" w:date="2023-05-15T09:54:00Z">
              <w:r>
                <w:rPr>
                  <w:rFonts w:ascii="Calibri" w:hAnsi="Calibri" w:cs="Cordia New"/>
                  <w:sz w:val="22"/>
                </w:rPr>
                <w:t>None</w:t>
              </w:r>
            </w:ins>
          </w:p>
        </w:tc>
        <w:tc>
          <w:tcPr>
            <w:tcW w:w="1666" w:type="dxa"/>
            <w:tcPrChange w:id="5295" w:author="Abbas Rizvi" w:date="2023-05-15T16:25:00Z">
              <w:tcPr>
                <w:tcW w:w="2442" w:type="dxa"/>
              </w:tcPr>
            </w:tcPrChange>
          </w:tcPr>
          <w:p w14:paraId="1FB7B82D" w14:textId="059C6DEC" w:rsidR="005621FD" w:rsidRPr="0011230D" w:rsidRDefault="00D9265C" w:rsidP="00B60CF2">
            <w:pPr>
              <w:rPr>
                <w:ins w:id="5296" w:author="Abbas Rizvi" w:date="2023-05-15T09:27:00Z"/>
                <w:rFonts w:ascii="Calibri" w:hAnsi="Calibri" w:cs="Cordia New"/>
                <w:sz w:val="22"/>
                <w:rPrChange w:id="5297" w:author="Abbas Rizvi" w:date="2023-05-15T09:53:00Z">
                  <w:rPr>
                    <w:ins w:id="5298" w:author="Abbas Rizvi" w:date="2023-05-15T09:27:00Z"/>
                  </w:rPr>
                </w:rPrChange>
              </w:rPr>
            </w:pPr>
            <w:ins w:id="5299" w:author="Abbas Rizvi" w:date="2023-05-15T09:54:00Z">
              <w:r>
                <w:rPr>
                  <w:rFonts w:ascii="Calibri" w:hAnsi="Calibri" w:cs="Cordia New"/>
                  <w:sz w:val="22"/>
                </w:rPr>
                <w:t>Completed</w:t>
              </w:r>
            </w:ins>
          </w:p>
        </w:tc>
      </w:tr>
      <w:tr w:rsidR="00D9265C" w:rsidRPr="00D9265C" w14:paraId="3FB0DA62" w14:textId="77777777" w:rsidTr="00983514">
        <w:trPr>
          <w:ins w:id="5300" w:author="Abbas Rizvi" w:date="2023-05-15T09:54:00Z"/>
          <w:trPrChange w:id="5301" w:author="Abbas Rizvi" w:date="2023-05-15T16:25:00Z">
            <w:trPr>
              <w:gridAfter w:val="0"/>
            </w:trPr>
          </w:trPrChange>
        </w:trPr>
        <w:tc>
          <w:tcPr>
            <w:tcW w:w="3949" w:type="dxa"/>
            <w:tcPrChange w:id="5302" w:author="Abbas Rizvi" w:date="2023-05-15T16:25:00Z">
              <w:tcPr>
                <w:tcW w:w="3949" w:type="dxa"/>
                <w:gridSpan w:val="2"/>
              </w:tcPr>
            </w:tcPrChange>
          </w:tcPr>
          <w:p w14:paraId="30470140" w14:textId="15D63874" w:rsidR="00D9265C" w:rsidRPr="00633249" w:rsidRDefault="00D9265C" w:rsidP="001819DA">
            <w:pPr>
              <w:rPr>
                <w:ins w:id="5303" w:author="Abbas Rizvi" w:date="2023-05-15T09:54:00Z"/>
                <w:rFonts w:ascii="Calibri" w:hAnsi="Calibri" w:cs="Cordia New"/>
                <w:sz w:val="22"/>
                <w:lang w:val="de-DE"/>
                <w:rPrChange w:id="5304" w:author="Abbas Rizvi" w:date="2023-05-15T09:56:00Z">
                  <w:rPr>
                    <w:ins w:id="5305" w:author="Abbas Rizvi" w:date="2023-05-15T09:54:00Z"/>
                  </w:rPr>
                </w:rPrChange>
              </w:rPr>
            </w:pPr>
            <w:ins w:id="5306" w:author="Abbas Rizvi" w:date="2023-05-15T09:54:00Z">
              <w:r w:rsidRPr="00633249">
                <w:rPr>
                  <w:lang w:val="de-DE"/>
                  <w:rPrChange w:id="5307" w:author="Abbas Rizvi" w:date="2023-05-15T09:56:00Z">
                    <w:rPr/>
                  </w:rPrChange>
                </w:rPr>
                <w:t>Nahverkehr and Fernverkehr Portal p</w:t>
              </w:r>
              <w:r w:rsidRPr="00633249">
                <w:rPr>
                  <w:lang w:val="de-DE"/>
                </w:rPr>
                <w:t>ackage for new fleet</w:t>
              </w:r>
            </w:ins>
          </w:p>
        </w:tc>
        <w:tc>
          <w:tcPr>
            <w:tcW w:w="1929" w:type="dxa"/>
            <w:tcPrChange w:id="5308" w:author="Abbas Rizvi" w:date="2023-05-15T16:25:00Z">
              <w:tcPr>
                <w:tcW w:w="1929" w:type="dxa"/>
                <w:gridSpan w:val="3"/>
              </w:tcPr>
            </w:tcPrChange>
          </w:tcPr>
          <w:p w14:paraId="2F07B690" w14:textId="0093458B" w:rsidR="00D9265C" w:rsidRPr="00D9265C" w:rsidRDefault="00D9265C" w:rsidP="00B60CF2">
            <w:pPr>
              <w:rPr>
                <w:ins w:id="5309" w:author="Abbas Rizvi" w:date="2023-05-15T09:54:00Z"/>
                <w:rFonts w:ascii="Calibri" w:hAnsi="Calibri" w:cs="Cordia New"/>
                <w:sz w:val="22"/>
                <w:rPrChange w:id="5310" w:author="Abbas Rizvi" w:date="2023-05-15T09:54:00Z">
                  <w:rPr>
                    <w:ins w:id="5311" w:author="Abbas Rizvi" w:date="2023-05-15T09:54:00Z"/>
                  </w:rPr>
                </w:rPrChange>
              </w:rPr>
            </w:pPr>
            <w:ins w:id="5312" w:author="Abbas Rizvi" w:date="2023-05-15T09:54:00Z">
              <w:r w:rsidRPr="00D9265C">
                <w:rPr>
                  <w:rPrChange w:id="5313" w:author="Abbas Rizvi" w:date="2023-05-15T09:54:00Z">
                    <w:rPr>
                      <w:lang w:val="de-DE"/>
                    </w:rPr>
                  </w:rPrChange>
                </w:rPr>
                <w:t>Standard</w:t>
              </w:r>
            </w:ins>
          </w:p>
        </w:tc>
        <w:tc>
          <w:tcPr>
            <w:tcW w:w="2027" w:type="dxa"/>
            <w:tcPrChange w:id="5314" w:author="Abbas Rizvi" w:date="2023-05-15T16:25:00Z">
              <w:tcPr>
                <w:tcW w:w="1687" w:type="dxa"/>
                <w:gridSpan w:val="2"/>
              </w:tcPr>
            </w:tcPrChange>
          </w:tcPr>
          <w:p w14:paraId="55F382A2" w14:textId="5E038320" w:rsidR="00D9265C" w:rsidRPr="00D9265C" w:rsidRDefault="00D9265C" w:rsidP="00B60CF2">
            <w:pPr>
              <w:rPr>
                <w:ins w:id="5315" w:author="Abbas Rizvi" w:date="2023-05-15T09:54:00Z"/>
                <w:rFonts w:ascii="Calibri" w:hAnsi="Calibri" w:cs="Cordia New"/>
                <w:sz w:val="22"/>
                <w:rPrChange w:id="5316" w:author="Abbas Rizvi" w:date="2023-05-15T09:54:00Z">
                  <w:rPr>
                    <w:ins w:id="5317" w:author="Abbas Rizvi" w:date="2023-05-15T09:54:00Z"/>
                  </w:rPr>
                </w:rPrChange>
              </w:rPr>
            </w:pPr>
            <w:ins w:id="5318" w:author="Abbas Rizvi" w:date="2023-05-15T09:54:00Z">
              <w:r>
                <w:rPr>
                  <w:rFonts w:ascii="Calibri" w:hAnsi="Calibri" w:cs="Cordia New"/>
                  <w:sz w:val="22"/>
                </w:rPr>
                <w:t>None</w:t>
              </w:r>
            </w:ins>
          </w:p>
        </w:tc>
        <w:tc>
          <w:tcPr>
            <w:tcW w:w="1666" w:type="dxa"/>
            <w:tcPrChange w:id="5319" w:author="Abbas Rizvi" w:date="2023-05-15T16:25:00Z">
              <w:tcPr>
                <w:tcW w:w="2006" w:type="dxa"/>
                <w:gridSpan w:val="3"/>
              </w:tcPr>
            </w:tcPrChange>
          </w:tcPr>
          <w:p w14:paraId="79E77643" w14:textId="6FA1D8CC" w:rsidR="00D9265C" w:rsidRPr="00D9265C" w:rsidRDefault="00D9265C" w:rsidP="00B60CF2">
            <w:pPr>
              <w:rPr>
                <w:ins w:id="5320" w:author="Abbas Rizvi" w:date="2023-05-15T09:54:00Z"/>
                <w:rFonts w:ascii="Calibri" w:hAnsi="Calibri" w:cs="Cordia New"/>
                <w:sz w:val="22"/>
                <w:rPrChange w:id="5321" w:author="Abbas Rizvi" w:date="2023-05-15T09:54:00Z">
                  <w:rPr>
                    <w:ins w:id="5322" w:author="Abbas Rizvi" w:date="2023-05-15T09:54:00Z"/>
                  </w:rPr>
                </w:rPrChange>
              </w:rPr>
            </w:pPr>
            <w:ins w:id="5323" w:author="Abbas Rizvi" w:date="2023-05-15T09:54:00Z">
              <w:r>
                <w:rPr>
                  <w:rFonts w:ascii="Calibri" w:hAnsi="Calibri" w:cs="Cordia New"/>
                  <w:sz w:val="22"/>
                </w:rPr>
                <w:t>Completed</w:t>
              </w:r>
            </w:ins>
          </w:p>
        </w:tc>
      </w:tr>
      <w:tr w:rsidR="005621FD" w14:paraId="563D4C26" w14:textId="77777777" w:rsidTr="00983514">
        <w:trPr>
          <w:ins w:id="5324" w:author="Abbas Rizvi" w:date="2023-05-15T09:27:00Z"/>
        </w:trPr>
        <w:tc>
          <w:tcPr>
            <w:tcW w:w="3949" w:type="dxa"/>
            <w:tcPrChange w:id="5325" w:author="Abbas Rizvi" w:date="2023-05-15T16:25:00Z">
              <w:tcPr>
                <w:tcW w:w="4736" w:type="dxa"/>
                <w:gridSpan w:val="3"/>
              </w:tcPr>
            </w:tcPrChange>
          </w:tcPr>
          <w:p w14:paraId="580E3E79" w14:textId="158D5B41" w:rsidR="005621FD" w:rsidRPr="0011230D" w:rsidRDefault="005621FD" w:rsidP="001819DA">
            <w:pPr>
              <w:rPr>
                <w:ins w:id="5326" w:author="Abbas Rizvi" w:date="2023-05-15T09:27:00Z"/>
                <w:rFonts w:ascii="Calibri" w:hAnsi="Calibri" w:cs="Cordia New"/>
                <w:sz w:val="22"/>
                <w:rPrChange w:id="5327" w:author="Abbas Rizvi" w:date="2023-05-15T09:53:00Z">
                  <w:rPr>
                    <w:ins w:id="5328" w:author="Abbas Rizvi" w:date="2023-05-15T09:27:00Z"/>
                  </w:rPr>
                </w:rPrChange>
              </w:rPr>
            </w:pPr>
            <w:ins w:id="5329" w:author="Abbas Rizvi" w:date="2023-05-15T09:32:00Z">
              <w:r w:rsidRPr="0011230D">
                <w:t>Multi-traction consist</w:t>
              </w:r>
            </w:ins>
            <w:ins w:id="5330" w:author="Abbas Rizvi" w:date="2023-05-15T09:33:00Z">
              <w:r w:rsidRPr="0011230D">
                <w:t>: Creation of a common network over the connected vehicles for defined OEBB / ND and Stadler services</w:t>
              </w:r>
            </w:ins>
          </w:p>
        </w:tc>
        <w:tc>
          <w:tcPr>
            <w:tcW w:w="1929" w:type="dxa"/>
            <w:tcPrChange w:id="5331" w:author="Abbas Rizvi" w:date="2023-05-15T16:25:00Z">
              <w:tcPr>
                <w:tcW w:w="2393" w:type="dxa"/>
                <w:gridSpan w:val="3"/>
              </w:tcPr>
            </w:tcPrChange>
          </w:tcPr>
          <w:p w14:paraId="357F9906" w14:textId="4A4504F2" w:rsidR="005621FD" w:rsidRPr="0011230D" w:rsidRDefault="005621FD" w:rsidP="00B60CF2">
            <w:pPr>
              <w:rPr>
                <w:ins w:id="5332" w:author="Abbas Rizvi" w:date="2023-05-15T09:27:00Z"/>
                <w:rFonts w:ascii="Calibri" w:hAnsi="Calibri" w:cs="Cordia New"/>
                <w:sz w:val="22"/>
                <w:rPrChange w:id="5333" w:author="Abbas Rizvi" w:date="2023-05-15T09:53:00Z">
                  <w:rPr>
                    <w:ins w:id="5334" w:author="Abbas Rizvi" w:date="2023-05-15T09:27:00Z"/>
                  </w:rPr>
                </w:rPrChange>
              </w:rPr>
            </w:pPr>
            <w:ins w:id="5335" w:author="Abbas Rizvi" w:date="2023-05-15T09:42:00Z">
              <w:r w:rsidRPr="0011230D">
                <w:t>Extended</w:t>
              </w:r>
            </w:ins>
          </w:p>
        </w:tc>
        <w:tc>
          <w:tcPr>
            <w:tcW w:w="2027" w:type="dxa"/>
            <w:tcPrChange w:id="5336" w:author="Abbas Rizvi" w:date="2023-05-15T16:25:00Z">
              <w:tcPr>
                <w:tcW w:w="2442" w:type="dxa"/>
                <w:gridSpan w:val="4"/>
              </w:tcPr>
            </w:tcPrChange>
          </w:tcPr>
          <w:p w14:paraId="1BEE8373" w14:textId="77777777" w:rsidR="005621FD" w:rsidRPr="0011230D" w:rsidRDefault="004F1D2B" w:rsidP="00B60CF2">
            <w:pPr>
              <w:rPr>
                <w:ins w:id="5337" w:author="Abbas Rizvi" w:date="2023-05-15T09:46:00Z"/>
                <w:rFonts w:ascii="Calibri" w:hAnsi="Calibri" w:cs="Cordia New"/>
                <w:sz w:val="22"/>
                <w:rPrChange w:id="5338" w:author="Abbas Rizvi" w:date="2023-05-15T09:53:00Z">
                  <w:rPr>
                    <w:ins w:id="5339" w:author="Abbas Rizvi" w:date="2023-05-15T09:46:00Z"/>
                  </w:rPr>
                </w:rPrChange>
              </w:rPr>
            </w:pPr>
            <w:ins w:id="5340" w:author="Abbas Rizvi" w:date="2023-05-15T09:45:00Z">
              <w:r w:rsidRPr="0011230D">
                <w:t>Network schematic and description of 3rd party devic</w:t>
              </w:r>
            </w:ins>
            <w:ins w:id="5341" w:author="Abbas Rizvi" w:date="2023-05-15T09:46:00Z">
              <w:r w:rsidRPr="0011230D">
                <w:t>es</w:t>
              </w:r>
            </w:ins>
          </w:p>
          <w:p w14:paraId="73F5BADA" w14:textId="77777777" w:rsidR="004F1D2B" w:rsidRPr="0011230D" w:rsidRDefault="004F1D2B" w:rsidP="00B60CF2">
            <w:pPr>
              <w:rPr>
                <w:ins w:id="5342" w:author="Abbas Rizvi" w:date="2023-05-15T09:46:00Z"/>
                <w:rFonts w:ascii="Calibri" w:hAnsi="Calibri" w:cs="Cordia New"/>
                <w:sz w:val="22"/>
                <w:rPrChange w:id="5343" w:author="Abbas Rizvi" w:date="2023-05-15T09:53:00Z">
                  <w:rPr>
                    <w:ins w:id="5344" w:author="Abbas Rizvi" w:date="2023-05-15T09:46:00Z"/>
                  </w:rPr>
                </w:rPrChange>
              </w:rPr>
            </w:pPr>
            <w:ins w:id="5345" w:author="Abbas Rizvi" w:date="2023-05-15T09:46:00Z">
              <w:r w:rsidRPr="0011230D">
                <w:t>IP Schema and Port allocation of 3rd party devices</w:t>
              </w:r>
            </w:ins>
          </w:p>
          <w:p w14:paraId="3D77674A" w14:textId="77777777" w:rsidR="004F1D2B" w:rsidRPr="0011230D" w:rsidRDefault="004F1D2B" w:rsidP="00B60CF2">
            <w:pPr>
              <w:rPr>
                <w:ins w:id="5346" w:author="Abbas Rizvi" w:date="2023-05-15T09:46:00Z"/>
                <w:rFonts w:ascii="Calibri" w:hAnsi="Calibri" w:cs="Cordia New"/>
                <w:sz w:val="22"/>
                <w:rPrChange w:id="5347" w:author="Abbas Rizvi" w:date="2023-05-15T09:53:00Z">
                  <w:rPr>
                    <w:ins w:id="5348" w:author="Abbas Rizvi" w:date="2023-05-15T09:46:00Z"/>
                  </w:rPr>
                </w:rPrChange>
              </w:rPr>
            </w:pPr>
            <w:ins w:id="5349" w:author="Abbas Rizvi" w:date="2023-05-15T09:46:00Z">
              <w:r w:rsidRPr="0011230D">
                <w:t>Definition of 3rd party vlans required to be shared over multi-traction consists</w:t>
              </w:r>
            </w:ins>
          </w:p>
          <w:p w14:paraId="2B10BA4D" w14:textId="783EA6D7" w:rsidR="004F1D2B" w:rsidRDefault="6621EE14" w:rsidP="00B60CF2">
            <w:pPr>
              <w:rPr>
                <w:ins w:id="5350" w:author="Abbas Rizvi" w:date="2023-05-16T14:28:00Z"/>
              </w:rPr>
            </w:pPr>
            <w:ins w:id="5351" w:author="Abbas Rizvi" w:date="2023-05-15T09:46:00Z">
              <w:r>
                <w:t>Q</w:t>
              </w:r>
            </w:ins>
            <w:ins w:id="5352" w:author="Syed Naqvi" w:date="2023-05-15T14:45:00Z">
              <w:r w:rsidR="0CD874FA">
                <w:t>o</w:t>
              </w:r>
            </w:ins>
            <w:ins w:id="5353" w:author="Abbas Rizvi" w:date="2023-05-15T09:47:00Z">
              <w:del w:id="5354" w:author="Syed Naqvi" w:date="2023-05-15T14:45:00Z">
                <w:r w:rsidR="004F1D2B" w:rsidDel="6621EE14">
                  <w:delText>O</w:delText>
                </w:r>
              </w:del>
              <w:r>
                <w:t>S</w:t>
              </w:r>
              <w:r w:rsidR="004F1D2B" w:rsidRPr="0011230D">
                <w:t xml:space="preserve"> </w:t>
              </w:r>
              <w:commentRangeStart w:id="5355"/>
              <w:commentRangeStart w:id="5356"/>
              <w:r w:rsidR="004F1D2B" w:rsidRPr="0011230D">
                <w:t>requirements of vlans defined in the point above</w:t>
              </w:r>
            </w:ins>
            <w:commentRangeEnd w:id="5355"/>
            <w:r w:rsidR="004F1D2B">
              <w:rPr>
                <w:rStyle w:val="CommentReference"/>
                <w:sz w:val="20"/>
                <w:szCs w:val="20"/>
              </w:rPr>
              <w:commentReference w:id="5355"/>
            </w:r>
            <w:commentRangeEnd w:id="5356"/>
            <w:r w:rsidR="009E2663">
              <w:rPr>
                <w:rStyle w:val="CommentReference"/>
                <w:sz w:val="20"/>
                <w:szCs w:val="20"/>
              </w:rPr>
              <w:commentReference w:id="5356"/>
            </w:r>
          </w:p>
          <w:p w14:paraId="76E7B8B2" w14:textId="182C2783" w:rsidR="00A00A04" w:rsidRDefault="00A00A04" w:rsidP="00B60CF2">
            <w:pPr>
              <w:rPr>
                <w:ins w:id="5357" w:author="Abbas Rizvi" w:date="2023-05-15T16:16:00Z"/>
              </w:rPr>
            </w:pPr>
            <w:ins w:id="5358" w:author="Abbas Rizvi" w:date="2023-05-16T14:28:00Z">
              <w:r>
                <w:t>Expected through</w:t>
              </w:r>
            </w:ins>
            <w:ins w:id="5359" w:author="Abbas Rizvi" w:date="2023-05-16T14:29:00Z">
              <w:r w:rsidR="00C35234">
                <w:t xml:space="preserve"> p</w:t>
              </w:r>
            </w:ins>
            <w:ins w:id="5360" w:author="Abbas Rizvi" w:date="2023-05-16T14:28:00Z">
              <w:r>
                <w:t xml:space="preserve">ut for all </w:t>
              </w:r>
            </w:ins>
            <w:ins w:id="5361" w:author="Abbas Rizvi" w:date="2023-05-16T14:29:00Z">
              <w:r>
                <w:t>3</w:t>
              </w:r>
              <w:r w:rsidRPr="00A00A04">
                <w:rPr>
                  <w:vertAlign w:val="superscript"/>
                  <w:rPrChange w:id="5362" w:author="Abbas Rizvi" w:date="2023-05-16T14:29:00Z">
                    <w:rPr/>
                  </w:rPrChange>
                </w:rPr>
                <w:t>rd</w:t>
              </w:r>
              <w:r>
                <w:t xml:space="preserve"> party subsystems such as CCTV, FIS</w:t>
              </w:r>
              <w:r w:rsidR="00C35234">
                <w:t>, etc. towards the internet and on the local network</w:t>
              </w:r>
            </w:ins>
          </w:p>
          <w:p w14:paraId="0F014535" w14:textId="78209EF2" w:rsidR="005F2C25" w:rsidRPr="0011230D" w:rsidRDefault="005F2C25" w:rsidP="00B60CF2">
            <w:pPr>
              <w:rPr>
                <w:ins w:id="5363" w:author="Abbas Rizvi" w:date="2023-05-15T09:45:00Z"/>
                <w:rFonts w:ascii="Calibri" w:hAnsi="Calibri" w:cs="Cordia New"/>
                <w:sz w:val="22"/>
                <w:szCs w:val="22"/>
                <w:rPrChange w:id="5364" w:author="Abbas Rizvi" w:date="2023-05-15T09:53:00Z">
                  <w:rPr>
                    <w:ins w:id="5365" w:author="Abbas Rizvi" w:date="2023-05-15T09:45:00Z"/>
                  </w:rPr>
                </w:rPrChange>
              </w:rPr>
            </w:pPr>
            <w:ins w:id="5366" w:author="Abbas Rizvi" w:date="2023-05-15T16:16:00Z">
              <w:r>
                <w:t xml:space="preserve">Note: </w:t>
              </w:r>
              <w:r w:rsidR="00574832">
                <w:t>The points above ar</w:t>
              </w:r>
            </w:ins>
            <w:ins w:id="5367" w:author="Abbas Rizvi" w:date="2023-05-15T16:17:00Z">
              <w:r w:rsidR="00574832">
                <w:t>e part of inputs required by Nomad from Stadler as part of PM-2</w:t>
              </w:r>
            </w:ins>
          </w:p>
        </w:tc>
        <w:tc>
          <w:tcPr>
            <w:tcW w:w="1666" w:type="dxa"/>
            <w:tcPrChange w:id="5368" w:author="Abbas Rizvi" w:date="2023-05-15T16:25:00Z">
              <w:tcPr>
                <w:tcW w:w="2442" w:type="dxa"/>
              </w:tcPr>
            </w:tcPrChange>
          </w:tcPr>
          <w:p w14:paraId="7B1E58B0" w14:textId="7BB5F83D" w:rsidR="005621FD" w:rsidRPr="0011230D" w:rsidRDefault="005621FD" w:rsidP="00B60CF2">
            <w:pPr>
              <w:rPr>
                <w:ins w:id="5369" w:author="Abbas Rizvi" w:date="2023-05-15T09:27:00Z"/>
                <w:rFonts w:ascii="Calibri" w:hAnsi="Calibri" w:cs="Cordia New"/>
                <w:sz w:val="22"/>
                <w:rPrChange w:id="5370" w:author="Abbas Rizvi" w:date="2023-05-15T09:53:00Z">
                  <w:rPr>
                    <w:ins w:id="5371" w:author="Abbas Rizvi" w:date="2023-05-15T09:27:00Z"/>
                  </w:rPr>
                </w:rPrChange>
              </w:rPr>
            </w:pPr>
            <w:ins w:id="5372" w:author="Abbas Rizvi" w:date="2023-05-15T09:44:00Z">
              <w:r w:rsidRPr="0011230D">
                <w:t>15-June</w:t>
              </w:r>
            </w:ins>
          </w:p>
        </w:tc>
      </w:tr>
      <w:tr w:rsidR="005621FD" w14:paraId="2E26975D" w14:textId="77777777" w:rsidTr="00983514">
        <w:trPr>
          <w:ins w:id="5373" w:author="Abbas Rizvi" w:date="2023-05-15T09:27:00Z"/>
        </w:trPr>
        <w:tc>
          <w:tcPr>
            <w:tcW w:w="3949" w:type="dxa"/>
            <w:tcPrChange w:id="5374" w:author="Abbas Rizvi" w:date="2023-05-15T16:25:00Z">
              <w:tcPr>
                <w:tcW w:w="4736" w:type="dxa"/>
                <w:gridSpan w:val="3"/>
              </w:tcPr>
            </w:tcPrChange>
          </w:tcPr>
          <w:p w14:paraId="4989F8AD" w14:textId="2492D5BE" w:rsidR="005621FD" w:rsidRPr="0011230D" w:rsidRDefault="005621FD" w:rsidP="001819DA">
            <w:pPr>
              <w:rPr>
                <w:ins w:id="5375" w:author="Abbas Rizvi" w:date="2023-05-15T09:27:00Z"/>
                <w:rFonts w:ascii="Calibri" w:hAnsi="Calibri" w:cs="Cordia New"/>
                <w:sz w:val="22"/>
                <w:rPrChange w:id="5376" w:author="Abbas Rizvi" w:date="2023-05-15T09:53:00Z">
                  <w:rPr>
                    <w:ins w:id="5377" w:author="Abbas Rizvi" w:date="2023-05-15T09:27:00Z"/>
                  </w:rPr>
                </w:rPrChange>
              </w:rPr>
            </w:pPr>
            <w:ins w:id="5378" w:author="Abbas Rizvi" w:date="2023-05-15T09:33:00Z">
              <w:r w:rsidRPr="0011230D">
                <w:t xml:space="preserve">Multi-traction consist: </w:t>
              </w:r>
            </w:ins>
            <w:ins w:id="5379" w:author="Abbas Rizvi" w:date="2023-05-15T09:34:00Z">
              <w:r w:rsidRPr="0011230D">
                <w:t>Routing of defined OEBB / ND and Stadler services between the vehicles</w:t>
              </w:r>
            </w:ins>
          </w:p>
        </w:tc>
        <w:tc>
          <w:tcPr>
            <w:tcW w:w="1929" w:type="dxa"/>
            <w:tcPrChange w:id="5380" w:author="Abbas Rizvi" w:date="2023-05-15T16:25:00Z">
              <w:tcPr>
                <w:tcW w:w="2393" w:type="dxa"/>
                <w:gridSpan w:val="3"/>
              </w:tcPr>
            </w:tcPrChange>
          </w:tcPr>
          <w:p w14:paraId="4D15E6B4" w14:textId="4D3260BB" w:rsidR="005621FD" w:rsidRPr="0011230D" w:rsidRDefault="005621FD" w:rsidP="00B60CF2">
            <w:pPr>
              <w:rPr>
                <w:ins w:id="5381" w:author="Abbas Rizvi" w:date="2023-05-15T09:27:00Z"/>
                <w:rFonts w:ascii="Calibri" w:hAnsi="Calibri" w:cs="Cordia New"/>
                <w:sz w:val="22"/>
                <w:rPrChange w:id="5382" w:author="Abbas Rizvi" w:date="2023-05-15T09:53:00Z">
                  <w:rPr>
                    <w:ins w:id="5383" w:author="Abbas Rizvi" w:date="2023-05-15T09:27:00Z"/>
                  </w:rPr>
                </w:rPrChange>
              </w:rPr>
            </w:pPr>
            <w:ins w:id="5384" w:author="Abbas Rizvi" w:date="2023-05-15T09:42:00Z">
              <w:r w:rsidRPr="0011230D">
                <w:t>Extended</w:t>
              </w:r>
            </w:ins>
          </w:p>
        </w:tc>
        <w:tc>
          <w:tcPr>
            <w:tcW w:w="2027" w:type="dxa"/>
            <w:tcPrChange w:id="5385" w:author="Abbas Rizvi" w:date="2023-05-15T16:25:00Z">
              <w:tcPr>
                <w:tcW w:w="2442" w:type="dxa"/>
                <w:gridSpan w:val="4"/>
              </w:tcPr>
            </w:tcPrChange>
          </w:tcPr>
          <w:p w14:paraId="48D50C0E" w14:textId="77777777" w:rsidR="004F1D2B" w:rsidRPr="0011230D" w:rsidRDefault="004F1D2B" w:rsidP="004F1D2B">
            <w:pPr>
              <w:rPr>
                <w:ins w:id="5386" w:author="Abbas Rizvi" w:date="2023-05-15T09:47:00Z"/>
                <w:rFonts w:ascii="Calibri" w:hAnsi="Calibri" w:cs="Cordia New"/>
                <w:sz w:val="22"/>
                <w:rPrChange w:id="5387" w:author="Abbas Rizvi" w:date="2023-05-15T09:53:00Z">
                  <w:rPr>
                    <w:ins w:id="5388" w:author="Abbas Rizvi" w:date="2023-05-15T09:47:00Z"/>
                  </w:rPr>
                </w:rPrChange>
              </w:rPr>
            </w:pPr>
            <w:ins w:id="5389" w:author="Abbas Rizvi" w:date="2023-05-15T09:47:00Z">
              <w:r w:rsidRPr="0011230D">
                <w:t>IP Schema and Port allocation of 3</w:t>
              </w:r>
              <w:r w:rsidRPr="0011230D">
                <w:rPr>
                  <w:rPrChange w:id="5390" w:author="Abbas Rizvi" w:date="2023-05-15T09:53:00Z">
                    <w:rPr>
                      <w:vertAlign w:val="superscript"/>
                    </w:rPr>
                  </w:rPrChange>
                </w:rPr>
                <w:t>rd</w:t>
              </w:r>
              <w:r w:rsidRPr="0011230D">
                <w:t xml:space="preserve"> party devices</w:t>
              </w:r>
            </w:ins>
          </w:p>
          <w:p w14:paraId="303C494E" w14:textId="77777777" w:rsidR="004F1D2B" w:rsidRPr="0011230D" w:rsidRDefault="004F1D2B" w:rsidP="004F1D2B">
            <w:pPr>
              <w:rPr>
                <w:ins w:id="5391" w:author="Abbas Rizvi" w:date="2023-05-15T09:47:00Z"/>
                <w:rFonts w:ascii="Calibri" w:hAnsi="Calibri" w:cs="Cordia New"/>
                <w:sz w:val="22"/>
                <w:rPrChange w:id="5392" w:author="Abbas Rizvi" w:date="2023-05-15T09:53:00Z">
                  <w:rPr>
                    <w:ins w:id="5393" w:author="Abbas Rizvi" w:date="2023-05-15T09:47:00Z"/>
                  </w:rPr>
                </w:rPrChange>
              </w:rPr>
            </w:pPr>
            <w:ins w:id="5394" w:author="Abbas Rizvi" w:date="2023-05-15T09:47:00Z">
              <w:r w:rsidRPr="0011230D">
                <w:t>Definition of 3</w:t>
              </w:r>
              <w:r w:rsidRPr="0011230D">
                <w:rPr>
                  <w:rPrChange w:id="5395" w:author="Abbas Rizvi" w:date="2023-05-15T09:53:00Z">
                    <w:rPr>
                      <w:vertAlign w:val="superscript"/>
                    </w:rPr>
                  </w:rPrChange>
                </w:rPr>
                <w:t>rd</w:t>
              </w:r>
              <w:r w:rsidRPr="0011230D">
                <w:t xml:space="preserve"> party vlans required to be shared over multi-traction consists</w:t>
              </w:r>
            </w:ins>
          </w:p>
          <w:p w14:paraId="0BE08B01" w14:textId="77777777" w:rsidR="005621FD" w:rsidRDefault="6621EE14" w:rsidP="004F1D2B">
            <w:pPr>
              <w:rPr>
                <w:ins w:id="5396" w:author="Abbas Rizvi" w:date="2023-05-16T14:30:00Z"/>
              </w:rPr>
            </w:pPr>
            <w:ins w:id="5397" w:author="Abbas Rizvi" w:date="2023-05-15T09:47:00Z">
              <w:r>
                <w:t>Q</w:t>
              </w:r>
            </w:ins>
            <w:ins w:id="5398" w:author="Syed Naqvi" w:date="2023-05-15T14:45:00Z">
              <w:r w:rsidR="150EDE28">
                <w:t>o</w:t>
              </w:r>
            </w:ins>
            <w:ins w:id="5399" w:author="Abbas Rizvi" w:date="2023-05-15T09:47:00Z">
              <w:del w:id="5400" w:author="Syed Naqvi" w:date="2023-05-15T14:45:00Z">
                <w:r w:rsidR="004F1D2B" w:rsidDel="6621EE14">
                  <w:delText>O</w:delText>
                </w:r>
              </w:del>
              <w:r>
                <w:t>S</w:t>
              </w:r>
              <w:r w:rsidR="004F1D2B" w:rsidRPr="0011230D">
                <w:t xml:space="preserve"> requirements of vlans defined in the point above</w:t>
              </w:r>
            </w:ins>
          </w:p>
          <w:p w14:paraId="10759F58" w14:textId="77777777" w:rsidR="00C35234" w:rsidRDefault="00C35234" w:rsidP="00C35234">
            <w:pPr>
              <w:rPr>
                <w:ins w:id="5401" w:author="Abbas Rizvi" w:date="2023-05-16T14:30:00Z"/>
              </w:rPr>
            </w:pPr>
            <w:ins w:id="5402" w:author="Abbas Rizvi" w:date="2023-05-16T14:30:00Z">
              <w:r>
                <w:t>Expected through put for all 3</w:t>
              </w:r>
              <w:r w:rsidRPr="00617FED">
                <w:rPr>
                  <w:vertAlign w:val="superscript"/>
                </w:rPr>
                <w:t>rd</w:t>
              </w:r>
              <w:r>
                <w:t xml:space="preserve"> party subsystems such as CCTV, FIS, etc. towards the internet and on the local network</w:t>
              </w:r>
            </w:ins>
          </w:p>
          <w:p w14:paraId="632F975E" w14:textId="366DF25E" w:rsidR="006E3987" w:rsidRPr="0011230D" w:rsidRDefault="006E3987" w:rsidP="004F1D2B">
            <w:pPr>
              <w:rPr>
                <w:ins w:id="5403" w:author="Abbas Rizvi" w:date="2023-05-15T09:45:00Z"/>
                <w:rFonts w:ascii="Calibri" w:hAnsi="Calibri" w:cs="Cordia New"/>
                <w:sz w:val="22"/>
                <w:szCs w:val="22"/>
                <w:rPrChange w:id="5404" w:author="Abbas Rizvi" w:date="2023-05-15T09:53:00Z">
                  <w:rPr>
                    <w:ins w:id="5405" w:author="Abbas Rizvi" w:date="2023-05-15T09:45:00Z"/>
                  </w:rPr>
                </w:rPrChange>
              </w:rPr>
            </w:pPr>
            <w:ins w:id="5406" w:author="Abbas Rizvi" w:date="2023-05-15T16:17:00Z">
              <w:r>
                <w:t>Note: The points above are part of inputs required by Nomad from Stadler as part of PM-2</w:t>
              </w:r>
            </w:ins>
          </w:p>
        </w:tc>
        <w:tc>
          <w:tcPr>
            <w:tcW w:w="1666" w:type="dxa"/>
            <w:tcPrChange w:id="5407" w:author="Abbas Rizvi" w:date="2023-05-15T16:25:00Z">
              <w:tcPr>
                <w:tcW w:w="2442" w:type="dxa"/>
              </w:tcPr>
            </w:tcPrChange>
          </w:tcPr>
          <w:p w14:paraId="5C4069C5" w14:textId="06A93F7D" w:rsidR="005621FD" w:rsidRPr="0011230D" w:rsidRDefault="00D9265C" w:rsidP="00B60CF2">
            <w:pPr>
              <w:rPr>
                <w:ins w:id="5408" w:author="Abbas Rizvi" w:date="2023-05-15T09:27:00Z"/>
                <w:rFonts w:ascii="Calibri" w:hAnsi="Calibri" w:cs="Cordia New"/>
                <w:sz w:val="22"/>
                <w:rPrChange w:id="5409" w:author="Abbas Rizvi" w:date="2023-05-15T09:53:00Z">
                  <w:rPr>
                    <w:ins w:id="5410" w:author="Abbas Rizvi" w:date="2023-05-15T09:27:00Z"/>
                  </w:rPr>
                </w:rPrChange>
              </w:rPr>
            </w:pPr>
            <w:ins w:id="5411" w:author="Abbas Rizvi" w:date="2023-05-15T09:55:00Z">
              <w:r w:rsidRPr="00005F94">
                <w:rPr>
                  <w:rFonts w:ascii="Calibri" w:hAnsi="Calibri" w:cs="Cordia New"/>
                  <w:sz w:val="22"/>
                </w:rPr>
                <w:t>15-June</w:t>
              </w:r>
            </w:ins>
          </w:p>
        </w:tc>
      </w:tr>
      <w:tr w:rsidR="005621FD" w14:paraId="5F484C56" w14:textId="77777777" w:rsidTr="00983514">
        <w:trPr>
          <w:ins w:id="5412" w:author="Abbas Rizvi" w:date="2023-05-15T09:27:00Z"/>
        </w:trPr>
        <w:tc>
          <w:tcPr>
            <w:tcW w:w="3949" w:type="dxa"/>
            <w:tcPrChange w:id="5413" w:author="Abbas Rizvi" w:date="2023-05-15T16:25:00Z">
              <w:tcPr>
                <w:tcW w:w="4736" w:type="dxa"/>
                <w:gridSpan w:val="3"/>
              </w:tcPr>
            </w:tcPrChange>
          </w:tcPr>
          <w:p w14:paraId="5A495670" w14:textId="601CD7C6" w:rsidR="005621FD" w:rsidRPr="0011230D" w:rsidRDefault="005621FD" w:rsidP="001819DA">
            <w:pPr>
              <w:rPr>
                <w:ins w:id="5414" w:author="Abbas Rizvi" w:date="2023-05-15T09:27:00Z"/>
                <w:rFonts w:ascii="Calibri" w:hAnsi="Calibri" w:cs="Cordia New"/>
                <w:sz w:val="22"/>
                <w:rPrChange w:id="5415" w:author="Abbas Rizvi" w:date="2023-05-15T09:53:00Z">
                  <w:rPr>
                    <w:ins w:id="5416" w:author="Abbas Rizvi" w:date="2023-05-15T09:27:00Z"/>
                  </w:rPr>
                </w:rPrChange>
              </w:rPr>
            </w:pPr>
            <w:ins w:id="5417" w:author="Abbas Rizvi" w:date="2023-05-15T09:34:00Z">
              <w:r w:rsidRPr="0011230D">
                <w:t>Multi-traction consist: Creation of a CCU redundancy for defined OEBB / ND and Stadler services between the vehicles</w:t>
              </w:r>
            </w:ins>
          </w:p>
        </w:tc>
        <w:tc>
          <w:tcPr>
            <w:tcW w:w="1929" w:type="dxa"/>
            <w:tcPrChange w:id="5418" w:author="Abbas Rizvi" w:date="2023-05-15T16:25:00Z">
              <w:tcPr>
                <w:tcW w:w="2393" w:type="dxa"/>
                <w:gridSpan w:val="3"/>
              </w:tcPr>
            </w:tcPrChange>
          </w:tcPr>
          <w:p w14:paraId="4A85E193" w14:textId="67F624CA" w:rsidR="005621FD" w:rsidRPr="0011230D" w:rsidRDefault="005621FD" w:rsidP="00B60CF2">
            <w:pPr>
              <w:rPr>
                <w:ins w:id="5419" w:author="Abbas Rizvi" w:date="2023-05-15T09:27:00Z"/>
                <w:rFonts w:ascii="Calibri" w:hAnsi="Calibri" w:cs="Cordia New"/>
                <w:sz w:val="22"/>
                <w:rPrChange w:id="5420" w:author="Abbas Rizvi" w:date="2023-05-15T09:53:00Z">
                  <w:rPr>
                    <w:ins w:id="5421" w:author="Abbas Rizvi" w:date="2023-05-15T09:27:00Z"/>
                  </w:rPr>
                </w:rPrChange>
              </w:rPr>
            </w:pPr>
            <w:ins w:id="5422" w:author="Abbas Rizvi" w:date="2023-05-15T09:42:00Z">
              <w:r w:rsidRPr="0011230D">
                <w:t>Extended</w:t>
              </w:r>
            </w:ins>
          </w:p>
        </w:tc>
        <w:tc>
          <w:tcPr>
            <w:tcW w:w="2027" w:type="dxa"/>
            <w:tcPrChange w:id="5423" w:author="Abbas Rizvi" w:date="2023-05-15T16:25:00Z">
              <w:tcPr>
                <w:tcW w:w="2442" w:type="dxa"/>
                <w:gridSpan w:val="4"/>
              </w:tcPr>
            </w:tcPrChange>
          </w:tcPr>
          <w:p w14:paraId="2DF6CBFB" w14:textId="4A3F9CFC" w:rsidR="005621FD" w:rsidRPr="0011230D" w:rsidRDefault="00C950A9" w:rsidP="00B60CF2">
            <w:pPr>
              <w:rPr>
                <w:ins w:id="5424" w:author="Abbas Rizvi" w:date="2023-05-15T09:45:00Z"/>
                <w:rFonts w:ascii="Calibri" w:hAnsi="Calibri" w:cs="Cordia New"/>
                <w:sz w:val="22"/>
                <w:rPrChange w:id="5425" w:author="Abbas Rizvi" w:date="2023-05-15T09:53:00Z">
                  <w:rPr>
                    <w:ins w:id="5426" w:author="Abbas Rizvi" w:date="2023-05-15T09:45:00Z"/>
                  </w:rPr>
                </w:rPrChange>
              </w:rPr>
            </w:pPr>
            <w:ins w:id="5427" w:author="Abbas Rizvi" w:date="2023-05-15T09:48:00Z">
              <w:r w:rsidRPr="0011230D">
                <w:t>None</w:t>
              </w:r>
            </w:ins>
          </w:p>
        </w:tc>
        <w:tc>
          <w:tcPr>
            <w:tcW w:w="1666" w:type="dxa"/>
            <w:tcPrChange w:id="5428" w:author="Abbas Rizvi" w:date="2023-05-15T16:25:00Z">
              <w:tcPr>
                <w:tcW w:w="2442" w:type="dxa"/>
              </w:tcPr>
            </w:tcPrChange>
          </w:tcPr>
          <w:p w14:paraId="0D2BAAE8" w14:textId="17575BC2" w:rsidR="005621FD" w:rsidRPr="0011230D" w:rsidRDefault="00D9265C" w:rsidP="00B60CF2">
            <w:pPr>
              <w:rPr>
                <w:ins w:id="5429" w:author="Abbas Rizvi" w:date="2023-05-15T09:27:00Z"/>
                <w:rFonts w:ascii="Calibri" w:hAnsi="Calibri" w:cs="Cordia New"/>
                <w:sz w:val="22"/>
                <w:rPrChange w:id="5430" w:author="Abbas Rizvi" w:date="2023-05-15T09:53:00Z">
                  <w:rPr>
                    <w:ins w:id="5431" w:author="Abbas Rizvi" w:date="2023-05-15T09:27:00Z"/>
                  </w:rPr>
                </w:rPrChange>
              </w:rPr>
            </w:pPr>
            <w:ins w:id="5432" w:author="Abbas Rizvi" w:date="2023-05-15T09:55:00Z">
              <w:r w:rsidRPr="00005F94">
                <w:rPr>
                  <w:rFonts w:ascii="Calibri" w:hAnsi="Calibri" w:cs="Cordia New"/>
                  <w:sz w:val="22"/>
                </w:rPr>
                <w:t>15-June</w:t>
              </w:r>
            </w:ins>
          </w:p>
        </w:tc>
      </w:tr>
      <w:tr w:rsidR="005621FD" w:rsidRPr="00B76630" w14:paraId="5E215E0B" w14:textId="77777777" w:rsidTr="00983514">
        <w:trPr>
          <w:ins w:id="5433" w:author="Abbas Rizvi" w:date="2023-05-15T09:27:00Z"/>
        </w:trPr>
        <w:tc>
          <w:tcPr>
            <w:tcW w:w="3949" w:type="dxa"/>
            <w:tcPrChange w:id="5434" w:author="Abbas Rizvi" w:date="2023-05-15T16:25:00Z">
              <w:tcPr>
                <w:tcW w:w="4736" w:type="dxa"/>
                <w:gridSpan w:val="3"/>
              </w:tcPr>
            </w:tcPrChange>
          </w:tcPr>
          <w:p w14:paraId="11C6BC97" w14:textId="77777777" w:rsidR="00912E38" w:rsidRDefault="005621FD" w:rsidP="001819DA">
            <w:pPr>
              <w:rPr>
                <w:ins w:id="5435" w:author="Abbas Rizvi" w:date="2023-05-15T16:21:00Z"/>
              </w:rPr>
            </w:pPr>
            <w:ins w:id="5436" w:author="Abbas Rizvi" w:date="2023-05-15T09:34:00Z">
              <w:r w:rsidRPr="0011230D">
                <w:rPr>
                  <w:rPrChange w:id="5437" w:author="Abbas Rizvi" w:date="2023-05-15T09:53:00Z">
                    <w:rPr>
                      <w:b/>
                      <w:bCs/>
                      <w:szCs w:val="22"/>
                      <w:lang w:val="de-AT"/>
                    </w:rPr>
                  </w:rPrChange>
                </w:rPr>
                <w:t>Stadler IM integration</w:t>
              </w:r>
              <w:r w:rsidRPr="0011230D">
                <w:rPr>
                  <w:rPrChange w:id="5438" w:author="Abbas Rizvi" w:date="2023-05-15T09:53:00Z">
                    <w:rPr>
                      <w:b/>
                      <w:bCs/>
                    </w:rPr>
                  </w:rPrChange>
                </w:rPr>
                <w:t xml:space="preserve">: </w:t>
              </w:r>
            </w:ins>
          </w:p>
          <w:p w14:paraId="55B53DA0" w14:textId="77777777" w:rsidR="00912E38" w:rsidRDefault="005621FD" w:rsidP="001819DA">
            <w:pPr>
              <w:rPr>
                <w:ins w:id="5439" w:author="Abbas Rizvi" w:date="2023-05-15T16:21:00Z"/>
              </w:rPr>
            </w:pPr>
            <w:ins w:id="5440" w:author="Abbas Rizvi" w:date="2023-05-15T09:36:00Z">
              <w:r w:rsidRPr="0011230D">
                <w:rPr>
                  <w:rPrChange w:id="5441" w:author="Abbas Rizvi" w:date="2023-05-15T09:53:00Z">
                    <w:rPr>
                      <w:b/>
                      <w:bCs/>
                    </w:rPr>
                  </w:rPrChange>
                </w:rPr>
                <w:t>SNMP integration to Stadler IM to retrieve all MIB data and publish to the MQTT broker in the CDC</w:t>
              </w:r>
            </w:ins>
          </w:p>
          <w:p w14:paraId="6D6EFF19" w14:textId="77777777" w:rsidR="00912E38" w:rsidRDefault="00912E38" w:rsidP="001819DA">
            <w:pPr>
              <w:rPr>
                <w:ins w:id="5442" w:author="Abbas Rizvi" w:date="2023-05-15T16:22:00Z"/>
              </w:rPr>
            </w:pPr>
            <w:ins w:id="5443" w:author="Abbas Rizvi" w:date="2023-05-15T16:22:00Z">
              <w:r>
                <w:t>Diagnostic data for Nomad components to be sent to Stadler IM:</w:t>
              </w:r>
            </w:ins>
          </w:p>
          <w:p w14:paraId="4570BC43" w14:textId="77777777" w:rsidR="00912E38" w:rsidRPr="00912E38" w:rsidRDefault="00912E38">
            <w:pPr>
              <w:pStyle w:val="ListParagraph"/>
              <w:numPr>
                <w:ilvl w:val="0"/>
                <w:numId w:val="46"/>
              </w:numPr>
              <w:rPr>
                <w:ins w:id="5444" w:author="Abbas Rizvi" w:date="2023-05-15T16:22:00Z"/>
              </w:rPr>
              <w:pPrChange w:id="5445" w:author="Abbas Rizvi" w:date="2023-05-15T16:22:00Z">
                <w:pPr/>
              </w:pPrChange>
            </w:pPr>
            <w:ins w:id="5446" w:author="Abbas Rizvi" w:date="2023-05-15T16:22:00Z">
              <w:r w:rsidRPr="00912E38">
                <w:t>Eth link up/down</w:t>
              </w:r>
            </w:ins>
          </w:p>
          <w:p w14:paraId="0B301D05" w14:textId="77777777" w:rsidR="00912E38" w:rsidRPr="00912E38" w:rsidRDefault="00912E38">
            <w:pPr>
              <w:pStyle w:val="ListParagraph"/>
              <w:numPr>
                <w:ilvl w:val="0"/>
                <w:numId w:val="46"/>
              </w:numPr>
              <w:rPr>
                <w:ins w:id="5447" w:author="Abbas Rizvi" w:date="2023-05-15T16:22:00Z"/>
              </w:rPr>
              <w:pPrChange w:id="5448" w:author="Abbas Rizvi" w:date="2023-05-15T16:22:00Z">
                <w:pPr/>
              </w:pPrChange>
            </w:pPr>
            <w:ins w:id="5449" w:author="Abbas Rizvi" w:date="2023-05-15T16:22:00Z">
              <w:r w:rsidRPr="00912E38">
                <w:t>Eth activity on/off</w:t>
              </w:r>
            </w:ins>
          </w:p>
          <w:p w14:paraId="62E86068" w14:textId="418B7A30" w:rsidR="00912E38" w:rsidRPr="00912E38" w:rsidRDefault="00912E38">
            <w:pPr>
              <w:pStyle w:val="ListParagraph"/>
              <w:numPr>
                <w:ilvl w:val="0"/>
                <w:numId w:val="46"/>
              </w:numPr>
              <w:rPr>
                <w:ins w:id="5450" w:author="Abbas Rizvi" w:date="2023-05-15T09:27:00Z"/>
              </w:rPr>
              <w:pPrChange w:id="5451" w:author="Abbas Rizvi" w:date="2023-05-15T16:22:00Z">
                <w:pPr/>
              </w:pPrChange>
            </w:pPr>
            <w:ins w:id="5452" w:author="Abbas Rizvi" w:date="2023-05-15T16:22:00Z">
              <w:r w:rsidRPr="00912E38">
                <w:t>Power on/off</w:t>
              </w:r>
            </w:ins>
          </w:p>
        </w:tc>
        <w:tc>
          <w:tcPr>
            <w:tcW w:w="1929" w:type="dxa"/>
            <w:tcPrChange w:id="5453" w:author="Abbas Rizvi" w:date="2023-05-15T16:25:00Z">
              <w:tcPr>
                <w:tcW w:w="2393" w:type="dxa"/>
                <w:gridSpan w:val="3"/>
              </w:tcPr>
            </w:tcPrChange>
          </w:tcPr>
          <w:p w14:paraId="07C750FA" w14:textId="23B3B20C" w:rsidR="005621FD" w:rsidRPr="0011230D" w:rsidRDefault="005621FD" w:rsidP="00B60CF2">
            <w:pPr>
              <w:rPr>
                <w:ins w:id="5454" w:author="Abbas Rizvi" w:date="2023-05-15T09:27:00Z"/>
                <w:rFonts w:ascii="Calibri" w:hAnsi="Calibri" w:cs="Cordia New"/>
                <w:sz w:val="22"/>
                <w:rPrChange w:id="5455" w:author="Abbas Rizvi" w:date="2023-05-15T09:53:00Z">
                  <w:rPr>
                    <w:ins w:id="5456" w:author="Abbas Rizvi" w:date="2023-05-15T09:27:00Z"/>
                  </w:rPr>
                </w:rPrChange>
              </w:rPr>
            </w:pPr>
            <w:ins w:id="5457" w:author="Abbas Rizvi" w:date="2023-05-15T09:42:00Z">
              <w:r w:rsidRPr="0011230D">
                <w:t>Extended</w:t>
              </w:r>
            </w:ins>
          </w:p>
        </w:tc>
        <w:tc>
          <w:tcPr>
            <w:tcW w:w="2027" w:type="dxa"/>
            <w:tcPrChange w:id="5458" w:author="Abbas Rizvi" w:date="2023-05-15T16:25:00Z">
              <w:tcPr>
                <w:tcW w:w="2442" w:type="dxa"/>
                <w:gridSpan w:val="4"/>
              </w:tcPr>
            </w:tcPrChange>
          </w:tcPr>
          <w:p w14:paraId="254EFE8C" w14:textId="239997A0" w:rsidR="005621FD" w:rsidRPr="0011230D" w:rsidRDefault="00C950A9" w:rsidP="00B60CF2">
            <w:pPr>
              <w:rPr>
                <w:ins w:id="5459" w:author="Abbas Rizvi" w:date="2023-05-15T09:45:00Z"/>
                <w:rFonts w:ascii="Calibri" w:hAnsi="Calibri" w:cs="Cordia New"/>
                <w:sz w:val="22"/>
                <w:rPrChange w:id="5460" w:author="Abbas Rizvi" w:date="2023-05-15T09:53:00Z">
                  <w:rPr>
                    <w:ins w:id="5461" w:author="Abbas Rizvi" w:date="2023-05-15T09:45:00Z"/>
                  </w:rPr>
                </w:rPrChange>
              </w:rPr>
            </w:pPr>
            <w:ins w:id="5462" w:author="Abbas Rizvi" w:date="2023-05-15T09:48:00Z">
              <w:r w:rsidRPr="0011230D">
                <w:t>None</w:t>
              </w:r>
            </w:ins>
          </w:p>
        </w:tc>
        <w:tc>
          <w:tcPr>
            <w:tcW w:w="1666" w:type="dxa"/>
            <w:tcPrChange w:id="5463" w:author="Abbas Rizvi" w:date="2023-05-15T16:25:00Z">
              <w:tcPr>
                <w:tcW w:w="2442" w:type="dxa"/>
              </w:tcPr>
            </w:tcPrChange>
          </w:tcPr>
          <w:p w14:paraId="047A2D1D" w14:textId="3B53A1C1" w:rsidR="005621FD" w:rsidRPr="0011230D" w:rsidRDefault="00D9265C" w:rsidP="00B60CF2">
            <w:pPr>
              <w:rPr>
                <w:ins w:id="5464" w:author="Abbas Rizvi" w:date="2023-05-15T09:27:00Z"/>
                <w:rFonts w:ascii="Calibri" w:hAnsi="Calibri" w:cs="Cordia New"/>
                <w:sz w:val="22"/>
                <w:rPrChange w:id="5465" w:author="Abbas Rizvi" w:date="2023-05-15T09:53:00Z">
                  <w:rPr>
                    <w:ins w:id="5466" w:author="Abbas Rizvi" w:date="2023-05-15T09:27:00Z"/>
                  </w:rPr>
                </w:rPrChange>
              </w:rPr>
            </w:pPr>
            <w:ins w:id="5467" w:author="Abbas Rizvi" w:date="2023-05-15T09:55:00Z">
              <w:r w:rsidRPr="00005F94">
                <w:rPr>
                  <w:rFonts w:ascii="Calibri" w:hAnsi="Calibri" w:cs="Cordia New"/>
                  <w:sz w:val="22"/>
                </w:rPr>
                <w:t>15-June</w:t>
              </w:r>
            </w:ins>
          </w:p>
        </w:tc>
      </w:tr>
      <w:tr w:rsidR="005621FD" w:rsidRPr="00B76630" w14:paraId="4D9B2E33" w14:textId="77777777" w:rsidTr="00983514">
        <w:trPr>
          <w:ins w:id="5468" w:author="Abbas Rizvi" w:date="2023-05-15T09:27:00Z"/>
        </w:trPr>
        <w:tc>
          <w:tcPr>
            <w:tcW w:w="3949" w:type="dxa"/>
            <w:tcPrChange w:id="5469" w:author="Abbas Rizvi" w:date="2023-05-15T16:25:00Z">
              <w:tcPr>
                <w:tcW w:w="4736" w:type="dxa"/>
                <w:gridSpan w:val="3"/>
              </w:tcPr>
            </w:tcPrChange>
          </w:tcPr>
          <w:p w14:paraId="7903FAFF" w14:textId="26524FEE" w:rsidR="005621FD" w:rsidRPr="0011230D" w:rsidRDefault="005621FD" w:rsidP="001819DA">
            <w:pPr>
              <w:rPr>
                <w:ins w:id="5470" w:author="Abbas Rizvi" w:date="2023-05-15T09:27:00Z"/>
                <w:rFonts w:ascii="Calibri" w:hAnsi="Calibri" w:cs="Cordia New"/>
                <w:sz w:val="22"/>
                <w:rPrChange w:id="5471" w:author="Abbas Rizvi" w:date="2023-05-15T09:53:00Z">
                  <w:rPr>
                    <w:ins w:id="5472" w:author="Abbas Rizvi" w:date="2023-05-15T09:27:00Z"/>
                  </w:rPr>
                </w:rPrChange>
              </w:rPr>
            </w:pPr>
            <w:ins w:id="5473" w:author="Abbas Rizvi" w:date="2023-05-15T09:37:00Z">
              <w:r w:rsidRPr="0011230D">
                <w:t>Shared switch configuration management system: to be updated to support VDSRail switches to share network configuration between Stadler and Nomad</w:t>
              </w:r>
            </w:ins>
          </w:p>
        </w:tc>
        <w:tc>
          <w:tcPr>
            <w:tcW w:w="1929" w:type="dxa"/>
            <w:tcPrChange w:id="5474" w:author="Abbas Rizvi" w:date="2023-05-15T16:25:00Z">
              <w:tcPr>
                <w:tcW w:w="2393" w:type="dxa"/>
                <w:gridSpan w:val="3"/>
              </w:tcPr>
            </w:tcPrChange>
          </w:tcPr>
          <w:p w14:paraId="28C10BEA" w14:textId="7E74C164" w:rsidR="005621FD" w:rsidRPr="0011230D" w:rsidRDefault="005621FD" w:rsidP="00B60CF2">
            <w:pPr>
              <w:rPr>
                <w:ins w:id="5475" w:author="Abbas Rizvi" w:date="2023-05-15T09:27:00Z"/>
                <w:rFonts w:ascii="Calibri" w:hAnsi="Calibri" w:cs="Cordia New"/>
                <w:sz w:val="22"/>
                <w:rPrChange w:id="5476" w:author="Abbas Rizvi" w:date="2023-05-15T09:53:00Z">
                  <w:rPr>
                    <w:ins w:id="5477" w:author="Abbas Rizvi" w:date="2023-05-15T09:27:00Z"/>
                  </w:rPr>
                </w:rPrChange>
              </w:rPr>
            </w:pPr>
            <w:ins w:id="5478" w:author="Abbas Rizvi" w:date="2023-05-15T09:42:00Z">
              <w:r w:rsidRPr="0011230D">
                <w:t>Extended</w:t>
              </w:r>
            </w:ins>
          </w:p>
        </w:tc>
        <w:tc>
          <w:tcPr>
            <w:tcW w:w="2027" w:type="dxa"/>
            <w:tcPrChange w:id="5479" w:author="Abbas Rizvi" w:date="2023-05-15T16:25:00Z">
              <w:tcPr>
                <w:tcW w:w="2442" w:type="dxa"/>
                <w:gridSpan w:val="4"/>
              </w:tcPr>
            </w:tcPrChange>
          </w:tcPr>
          <w:p w14:paraId="0D17F235" w14:textId="6C0CE231" w:rsidR="005621FD" w:rsidRPr="0011230D" w:rsidRDefault="00C950A9" w:rsidP="00B60CF2">
            <w:pPr>
              <w:rPr>
                <w:ins w:id="5480" w:author="Abbas Rizvi" w:date="2023-05-15T09:45:00Z"/>
                <w:rFonts w:ascii="Calibri" w:hAnsi="Calibri" w:cs="Cordia New"/>
                <w:sz w:val="22"/>
                <w:rPrChange w:id="5481" w:author="Abbas Rizvi" w:date="2023-05-15T09:53:00Z">
                  <w:rPr>
                    <w:ins w:id="5482" w:author="Abbas Rizvi" w:date="2023-05-15T09:45:00Z"/>
                  </w:rPr>
                </w:rPrChange>
              </w:rPr>
            </w:pPr>
            <w:ins w:id="5483" w:author="Abbas Rizvi" w:date="2023-05-15T09:48:00Z">
              <w:r w:rsidRPr="0011230D">
                <w:t>VDSRail switch</w:t>
              </w:r>
              <w:r w:rsidR="00C4125E" w:rsidRPr="0011230D">
                <w:t xml:space="preserve"> </w:t>
              </w:r>
            </w:ins>
            <w:ins w:id="5484" w:author="Abbas Rizvi" w:date="2023-05-15T09:49:00Z">
              <w:r w:rsidR="00C4125E" w:rsidRPr="0011230D">
                <w:t>configuration files</w:t>
              </w:r>
            </w:ins>
          </w:p>
        </w:tc>
        <w:tc>
          <w:tcPr>
            <w:tcW w:w="1666" w:type="dxa"/>
            <w:tcPrChange w:id="5485" w:author="Abbas Rizvi" w:date="2023-05-15T16:25:00Z">
              <w:tcPr>
                <w:tcW w:w="2442" w:type="dxa"/>
              </w:tcPr>
            </w:tcPrChange>
          </w:tcPr>
          <w:p w14:paraId="10F2CC7A" w14:textId="20705655" w:rsidR="005621FD" w:rsidRPr="0011230D" w:rsidRDefault="00D9265C" w:rsidP="00B60CF2">
            <w:pPr>
              <w:rPr>
                <w:ins w:id="5486" w:author="Abbas Rizvi" w:date="2023-05-15T09:27:00Z"/>
                <w:rFonts w:ascii="Calibri" w:hAnsi="Calibri" w:cs="Cordia New"/>
                <w:sz w:val="22"/>
                <w:rPrChange w:id="5487" w:author="Abbas Rizvi" w:date="2023-05-15T09:53:00Z">
                  <w:rPr>
                    <w:ins w:id="5488" w:author="Abbas Rizvi" w:date="2023-05-15T09:27:00Z"/>
                  </w:rPr>
                </w:rPrChange>
              </w:rPr>
            </w:pPr>
            <w:ins w:id="5489" w:author="Abbas Rizvi" w:date="2023-05-15T09:55:00Z">
              <w:r w:rsidRPr="00005F94">
                <w:rPr>
                  <w:rFonts w:ascii="Calibri" w:hAnsi="Calibri" w:cs="Cordia New"/>
                  <w:sz w:val="22"/>
                </w:rPr>
                <w:t>15-June</w:t>
              </w:r>
            </w:ins>
          </w:p>
        </w:tc>
      </w:tr>
      <w:tr w:rsidR="005621FD" w:rsidRPr="00B76630" w14:paraId="66A9CBAD" w14:textId="77777777" w:rsidTr="00983514">
        <w:trPr>
          <w:ins w:id="5490" w:author="Abbas Rizvi" w:date="2023-05-15T09:37:00Z"/>
        </w:trPr>
        <w:tc>
          <w:tcPr>
            <w:tcW w:w="3949" w:type="dxa"/>
            <w:tcPrChange w:id="5491" w:author="Abbas Rizvi" w:date="2023-05-15T16:25:00Z">
              <w:tcPr>
                <w:tcW w:w="4736" w:type="dxa"/>
                <w:gridSpan w:val="3"/>
              </w:tcPr>
            </w:tcPrChange>
          </w:tcPr>
          <w:p w14:paraId="6381CFD7" w14:textId="77777777" w:rsidR="005621FD" w:rsidRPr="0011230D" w:rsidRDefault="005621FD" w:rsidP="001819DA">
            <w:pPr>
              <w:rPr>
                <w:ins w:id="5492" w:author="Abbas Rizvi" w:date="2023-05-15T09:38:00Z"/>
                <w:rFonts w:ascii="Calibri" w:hAnsi="Calibri" w:cs="Cordia New"/>
                <w:sz w:val="22"/>
                <w:rPrChange w:id="5493" w:author="Abbas Rizvi" w:date="2023-05-15T09:53:00Z">
                  <w:rPr>
                    <w:ins w:id="5494" w:author="Abbas Rizvi" w:date="2023-05-15T09:38:00Z"/>
                  </w:rPr>
                </w:rPrChange>
              </w:rPr>
            </w:pPr>
            <w:ins w:id="5495" w:author="Abbas Rizvi" w:date="2023-05-15T09:38:00Z">
              <w:r w:rsidRPr="0011230D">
                <w:t>Nahverkehr Portal to be integrated with OEBB Railway Data Centre.</w:t>
              </w:r>
            </w:ins>
          </w:p>
          <w:p w14:paraId="20AF2B54" w14:textId="1141EC54" w:rsidR="005621FD" w:rsidRPr="0011230D" w:rsidRDefault="005621FD" w:rsidP="001819DA">
            <w:pPr>
              <w:rPr>
                <w:ins w:id="5496" w:author="Abbas Rizvi" w:date="2023-05-15T09:37:00Z"/>
                <w:rFonts w:ascii="Calibri" w:hAnsi="Calibri" w:cs="Cordia New"/>
                <w:sz w:val="22"/>
                <w:rPrChange w:id="5497" w:author="Abbas Rizvi" w:date="2023-05-15T09:53:00Z">
                  <w:rPr>
                    <w:ins w:id="5498" w:author="Abbas Rizvi" w:date="2023-05-15T09:37:00Z"/>
                  </w:rPr>
                </w:rPrChange>
              </w:rPr>
            </w:pPr>
            <w:ins w:id="5499" w:author="Abbas Rizvi" w:date="2023-05-15T09:38:00Z">
              <w:r w:rsidRPr="0011230D">
                <w:t>Not</w:t>
              </w:r>
            </w:ins>
            <w:ins w:id="5500" w:author="Abbas Rizvi" w:date="2023-05-15T09:39:00Z">
              <w:r w:rsidRPr="0011230D">
                <w:t>e: Fernverkehr is being integrated as part of the OEBB DANI project</w:t>
              </w:r>
            </w:ins>
            <w:ins w:id="5501" w:author="Abbas Rizvi" w:date="2023-05-15T16:28:00Z">
              <w:r w:rsidR="005130A7">
                <w:t xml:space="preserve"> and will be available for Dosto Neu</w:t>
              </w:r>
              <w:r w:rsidR="00C12841">
                <w:t>.</w:t>
              </w:r>
            </w:ins>
          </w:p>
        </w:tc>
        <w:tc>
          <w:tcPr>
            <w:tcW w:w="1929" w:type="dxa"/>
            <w:tcPrChange w:id="5502" w:author="Abbas Rizvi" w:date="2023-05-15T16:25:00Z">
              <w:tcPr>
                <w:tcW w:w="2393" w:type="dxa"/>
                <w:gridSpan w:val="3"/>
              </w:tcPr>
            </w:tcPrChange>
          </w:tcPr>
          <w:p w14:paraId="7B1DEC36" w14:textId="4E71A148" w:rsidR="005621FD" w:rsidRPr="0011230D" w:rsidRDefault="005621FD" w:rsidP="00B60CF2">
            <w:pPr>
              <w:rPr>
                <w:ins w:id="5503" w:author="Abbas Rizvi" w:date="2023-05-15T09:37:00Z"/>
                <w:rFonts w:ascii="Calibri" w:hAnsi="Calibri" w:cs="Cordia New"/>
                <w:sz w:val="22"/>
                <w:rPrChange w:id="5504" w:author="Abbas Rizvi" w:date="2023-05-15T09:53:00Z">
                  <w:rPr>
                    <w:ins w:id="5505" w:author="Abbas Rizvi" w:date="2023-05-15T09:37:00Z"/>
                  </w:rPr>
                </w:rPrChange>
              </w:rPr>
            </w:pPr>
            <w:ins w:id="5506" w:author="Abbas Rizvi" w:date="2023-05-15T09:42:00Z">
              <w:r w:rsidRPr="0011230D">
                <w:t>Extended</w:t>
              </w:r>
            </w:ins>
          </w:p>
        </w:tc>
        <w:tc>
          <w:tcPr>
            <w:tcW w:w="2027" w:type="dxa"/>
            <w:tcPrChange w:id="5507" w:author="Abbas Rizvi" w:date="2023-05-15T16:25:00Z">
              <w:tcPr>
                <w:tcW w:w="2442" w:type="dxa"/>
                <w:gridSpan w:val="4"/>
              </w:tcPr>
            </w:tcPrChange>
          </w:tcPr>
          <w:p w14:paraId="025B441D" w14:textId="6C9490D9" w:rsidR="005621FD" w:rsidRPr="0011230D" w:rsidRDefault="00B93D77" w:rsidP="00B60CF2">
            <w:pPr>
              <w:rPr>
                <w:ins w:id="5508" w:author="Abbas Rizvi" w:date="2023-05-15T09:45:00Z"/>
                <w:rFonts w:ascii="Calibri" w:hAnsi="Calibri" w:cs="Cordia New"/>
                <w:sz w:val="22"/>
                <w:rPrChange w:id="5509" w:author="Abbas Rizvi" w:date="2023-05-15T09:53:00Z">
                  <w:rPr>
                    <w:ins w:id="5510" w:author="Abbas Rizvi" w:date="2023-05-15T09:45:00Z"/>
                  </w:rPr>
                </w:rPrChange>
              </w:rPr>
            </w:pPr>
            <w:ins w:id="5511" w:author="Abbas Rizvi" w:date="2023-05-15T09:49:00Z">
              <w:r w:rsidRPr="0011230D">
                <w:t>none</w:t>
              </w:r>
            </w:ins>
          </w:p>
        </w:tc>
        <w:tc>
          <w:tcPr>
            <w:tcW w:w="1666" w:type="dxa"/>
            <w:tcPrChange w:id="5512" w:author="Abbas Rizvi" w:date="2023-05-15T16:25:00Z">
              <w:tcPr>
                <w:tcW w:w="2442" w:type="dxa"/>
              </w:tcPr>
            </w:tcPrChange>
          </w:tcPr>
          <w:p w14:paraId="45FBC462" w14:textId="6C6D0A13" w:rsidR="005621FD" w:rsidRPr="0011230D" w:rsidRDefault="00D9265C" w:rsidP="00B60CF2">
            <w:pPr>
              <w:rPr>
                <w:ins w:id="5513" w:author="Abbas Rizvi" w:date="2023-05-15T09:37:00Z"/>
                <w:rFonts w:ascii="Calibri" w:hAnsi="Calibri" w:cs="Cordia New"/>
                <w:sz w:val="22"/>
                <w:rPrChange w:id="5514" w:author="Abbas Rizvi" w:date="2023-05-15T09:53:00Z">
                  <w:rPr>
                    <w:ins w:id="5515" w:author="Abbas Rizvi" w:date="2023-05-15T09:37:00Z"/>
                  </w:rPr>
                </w:rPrChange>
              </w:rPr>
            </w:pPr>
            <w:ins w:id="5516" w:author="Abbas Rizvi" w:date="2023-05-15T09:55:00Z">
              <w:r w:rsidRPr="00005F94">
                <w:rPr>
                  <w:rFonts w:ascii="Calibri" w:hAnsi="Calibri" w:cs="Cordia New"/>
                  <w:sz w:val="22"/>
                </w:rPr>
                <w:t>15-June</w:t>
              </w:r>
            </w:ins>
          </w:p>
        </w:tc>
      </w:tr>
      <w:tr w:rsidR="005621FD" w:rsidRPr="00B76630" w14:paraId="2A299EFE" w14:textId="77777777" w:rsidTr="00983514">
        <w:trPr>
          <w:ins w:id="5517" w:author="Abbas Rizvi" w:date="2023-05-15T09:38:00Z"/>
        </w:trPr>
        <w:tc>
          <w:tcPr>
            <w:tcW w:w="3949" w:type="dxa"/>
            <w:tcPrChange w:id="5518" w:author="Abbas Rizvi" w:date="2023-05-15T16:25:00Z">
              <w:tcPr>
                <w:tcW w:w="4736" w:type="dxa"/>
                <w:gridSpan w:val="3"/>
              </w:tcPr>
            </w:tcPrChange>
          </w:tcPr>
          <w:p w14:paraId="72AD8198" w14:textId="63498B2B" w:rsidR="005621FD" w:rsidRPr="00EB2641" w:rsidRDefault="005621FD" w:rsidP="008653A3">
            <w:pPr>
              <w:rPr>
                <w:ins w:id="5519" w:author="Abbas Rizvi" w:date="2023-05-15T09:40:00Z"/>
                <w:rPrChange w:id="5520" w:author="Abbas Rizvi" w:date="2023-05-15T09:41:00Z">
                  <w:rPr>
                    <w:ins w:id="5521" w:author="Abbas Rizvi" w:date="2023-05-15T09:40:00Z"/>
                    <w:lang w:eastAsia="en-GB"/>
                  </w:rPr>
                </w:rPrChange>
              </w:rPr>
            </w:pPr>
            <w:ins w:id="5522" w:author="Abbas Rizvi" w:date="2023-05-15T09:40:00Z">
              <w:r w:rsidRPr="00EB2641">
                <w:rPr>
                  <w:rPrChange w:id="5523" w:author="Abbas Rizvi" w:date="2023-05-15T09:41:00Z">
                    <w:rPr>
                      <w:b/>
                      <w:bCs/>
                      <w:szCs w:val="22"/>
                    </w:rPr>
                  </w:rPrChange>
                </w:rPr>
                <w:t>Engineering pages:</w:t>
              </w:r>
            </w:ins>
          </w:p>
          <w:p w14:paraId="0551AA58" w14:textId="77777777" w:rsidR="005621FD" w:rsidRPr="0011230D" w:rsidRDefault="005621FD" w:rsidP="008653A3">
            <w:pPr>
              <w:pStyle w:val="ListParagraph"/>
              <w:numPr>
                <w:ilvl w:val="0"/>
                <w:numId w:val="43"/>
              </w:numPr>
              <w:spacing w:before="0" w:after="0"/>
              <w:contextualSpacing w:val="0"/>
              <w:rPr>
                <w:ins w:id="5524" w:author="Abbas Rizvi" w:date="2023-05-15T09:40:00Z"/>
                <w:rPrChange w:id="5525" w:author="Abbas Rizvi" w:date="2023-05-15T09:53:00Z">
                  <w:rPr>
                    <w:ins w:id="5526" w:author="Abbas Rizvi" w:date="2023-05-15T09:40:00Z"/>
                    <w:rFonts w:eastAsia="Times New Roman"/>
                  </w:rPr>
                </w:rPrChange>
              </w:rPr>
            </w:pPr>
            <w:ins w:id="5527" w:author="Abbas Rizvi" w:date="2023-05-15T09:40:00Z">
              <w:r w:rsidRPr="0011230D">
                <w:rPr>
                  <w:rPrChange w:id="5528" w:author="Abbas Rizvi" w:date="2023-05-15T09:53:00Z">
                    <w:rPr>
                      <w:rFonts w:eastAsia="Times New Roman"/>
                      <w:szCs w:val="22"/>
                    </w:rPr>
                  </w:rPrChange>
                </w:rPr>
                <w:t>Extension Engineering Page with multi-vehicle information</w:t>
              </w:r>
            </w:ins>
          </w:p>
          <w:p w14:paraId="499E0112" w14:textId="77777777" w:rsidR="005621FD" w:rsidRPr="0011230D" w:rsidRDefault="005621FD" w:rsidP="001819DA">
            <w:pPr>
              <w:pStyle w:val="ListParagraph"/>
              <w:numPr>
                <w:ilvl w:val="0"/>
                <w:numId w:val="43"/>
              </w:numPr>
              <w:spacing w:before="0" w:after="0"/>
              <w:contextualSpacing w:val="0"/>
              <w:rPr>
                <w:ins w:id="5529" w:author="Abbas Rizvi" w:date="2023-05-15T09:41:00Z"/>
                <w:rFonts w:ascii="Calibri" w:hAnsi="Calibri" w:cs="Cordia New"/>
                <w:sz w:val="22"/>
                <w:rPrChange w:id="5530" w:author="Abbas Rizvi" w:date="2023-05-15T09:53:00Z">
                  <w:rPr>
                    <w:ins w:id="5531" w:author="Abbas Rizvi" w:date="2023-05-15T09:41:00Z"/>
                  </w:rPr>
                </w:rPrChange>
              </w:rPr>
            </w:pPr>
            <w:ins w:id="5532" w:author="Abbas Rizvi" w:date="2023-05-15T09:40:00Z">
              <w:r w:rsidRPr="0011230D">
                <w:rPr>
                  <w:rPrChange w:id="5533" w:author="Abbas Rizvi" w:date="2023-05-15T09:53:00Z">
                    <w:rPr>
                      <w:rFonts w:eastAsia="Times New Roman"/>
                      <w:szCs w:val="22"/>
                    </w:rPr>
                  </w:rPrChange>
                </w:rPr>
                <w:t xml:space="preserve">Configuration of 3rd party devices </w:t>
              </w:r>
            </w:ins>
            <w:ins w:id="5534" w:author="Abbas Rizvi" w:date="2023-05-15T09:41:00Z">
              <w:r w:rsidRPr="0011230D">
                <w:rPr>
                  <w:rPrChange w:id="5535" w:author="Abbas Rizvi" w:date="2023-05-15T09:53:00Z">
                    <w:rPr>
                      <w:rFonts w:eastAsia="Times New Roman"/>
                      <w:szCs w:val="22"/>
                    </w:rPr>
                  </w:rPrChange>
                </w:rPr>
                <w:t>of fleet to show on Engineering pages.</w:t>
              </w:r>
            </w:ins>
          </w:p>
          <w:p w14:paraId="71136CA6" w14:textId="2F862DF6" w:rsidR="005621FD" w:rsidRPr="0011230D" w:rsidRDefault="005621FD">
            <w:pPr>
              <w:pStyle w:val="ListParagraph"/>
              <w:spacing w:before="0" w:after="0"/>
              <w:contextualSpacing w:val="0"/>
              <w:rPr>
                <w:ins w:id="5536" w:author="Abbas Rizvi" w:date="2023-05-15T09:38:00Z"/>
                <w:rFonts w:ascii="Calibri" w:hAnsi="Calibri" w:cs="Cordia New"/>
                <w:sz w:val="22"/>
                <w:rPrChange w:id="5537" w:author="Abbas Rizvi" w:date="2023-05-15T09:53:00Z">
                  <w:rPr>
                    <w:ins w:id="5538" w:author="Abbas Rizvi" w:date="2023-05-15T09:38:00Z"/>
                  </w:rPr>
                </w:rPrChange>
              </w:rPr>
              <w:pPrChange w:id="5539" w:author="Abbas Rizvi" w:date="2023-05-15T09:41:00Z">
                <w:pPr/>
              </w:pPrChange>
            </w:pPr>
          </w:p>
        </w:tc>
        <w:tc>
          <w:tcPr>
            <w:tcW w:w="1929" w:type="dxa"/>
            <w:tcPrChange w:id="5540" w:author="Abbas Rizvi" w:date="2023-05-15T16:25:00Z">
              <w:tcPr>
                <w:tcW w:w="2393" w:type="dxa"/>
                <w:gridSpan w:val="3"/>
              </w:tcPr>
            </w:tcPrChange>
          </w:tcPr>
          <w:p w14:paraId="113C07D4" w14:textId="4E8AAF8D" w:rsidR="005621FD" w:rsidRPr="0011230D" w:rsidRDefault="005621FD" w:rsidP="00B60CF2">
            <w:pPr>
              <w:rPr>
                <w:ins w:id="5541" w:author="Abbas Rizvi" w:date="2023-05-15T09:38:00Z"/>
                <w:rFonts w:ascii="Calibri" w:hAnsi="Calibri" w:cs="Cordia New"/>
                <w:sz w:val="22"/>
                <w:rPrChange w:id="5542" w:author="Abbas Rizvi" w:date="2023-05-15T09:53:00Z">
                  <w:rPr>
                    <w:ins w:id="5543" w:author="Abbas Rizvi" w:date="2023-05-15T09:38:00Z"/>
                  </w:rPr>
                </w:rPrChange>
              </w:rPr>
            </w:pPr>
            <w:ins w:id="5544" w:author="Abbas Rizvi" w:date="2023-05-15T09:42:00Z">
              <w:r w:rsidRPr="0011230D">
                <w:t>Extended</w:t>
              </w:r>
            </w:ins>
          </w:p>
        </w:tc>
        <w:tc>
          <w:tcPr>
            <w:tcW w:w="2027" w:type="dxa"/>
            <w:tcPrChange w:id="5545" w:author="Abbas Rizvi" w:date="2023-05-15T16:25:00Z">
              <w:tcPr>
                <w:tcW w:w="2442" w:type="dxa"/>
                <w:gridSpan w:val="4"/>
              </w:tcPr>
            </w:tcPrChange>
          </w:tcPr>
          <w:p w14:paraId="33F2F3BE" w14:textId="274246A0" w:rsidR="00954134" w:rsidRPr="0011230D" w:rsidRDefault="00954134" w:rsidP="00954134">
            <w:pPr>
              <w:rPr>
                <w:ins w:id="5546" w:author="Abbas Rizvi" w:date="2023-05-15T09:50:00Z"/>
                <w:rFonts w:ascii="Calibri" w:hAnsi="Calibri" w:cs="Cordia New"/>
                <w:sz w:val="22"/>
                <w:rPrChange w:id="5547" w:author="Abbas Rizvi" w:date="2023-05-15T09:53:00Z">
                  <w:rPr>
                    <w:ins w:id="5548" w:author="Abbas Rizvi" w:date="2023-05-15T09:50:00Z"/>
                  </w:rPr>
                </w:rPrChange>
              </w:rPr>
            </w:pPr>
            <w:ins w:id="5549" w:author="Abbas Rizvi" w:date="2023-05-15T09:50:00Z">
              <w:r w:rsidRPr="0011230D">
                <w:t xml:space="preserve">Description of what information is required on the engineering pages for </w:t>
              </w:r>
              <w:r w:rsidR="006B007A" w:rsidRPr="0011230D">
                <w:t>multi-consist information</w:t>
              </w:r>
            </w:ins>
          </w:p>
          <w:p w14:paraId="7C111FB8" w14:textId="0FDA62E9" w:rsidR="00954134" w:rsidRPr="0011230D" w:rsidRDefault="00350354" w:rsidP="00B60CF2">
            <w:pPr>
              <w:rPr>
                <w:ins w:id="5550" w:author="Abbas Rizvi" w:date="2023-05-15T09:45:00Z"/>
                <w:rFonts w:ascii="Calibri" w:hAnsi="Calibri" w:cs="Cordia New"/>
                <w:sz w:val="22"/>
                <w:rPrChange w:id="5551" w:author="Abbas Rizvi" w:date="2023-05-15T09:53:00Z">
                  <w:rPr>
                    <w:ins w:id="5552" w:author="Abbas Rizvi" w:date="2023-05-15T09:45:00Z"/>
                  </w:rPr>
                </w:rPrChange>
              </w:rPr>
            </w:pPr>
            <w:ins w:id="5553" w:author="Abbas Rizvi" w:date="2023-05-15T09:49:00Z">
              <w:r w:rsidRPr="0011230D">
                <w:t>Description of what information is required on the engineering pages for 3rd party devices</w:t>
              </w:r>
            </w:ins>
          </w:p>
        </w:tc>
        <w:tc>
          <w:tcPr>
            <w:tcW w:w="1666" w:type="dxa"/>
            <w:tcPrChange w:id="5554" w:author="Abbas Rizvi" w:date="2023-05-15T16:25:00Z">
              <w:tcPr>
                <w:tcW w:w="2442" w:type="dxa"/>
              </w:tcPr>
            </w:tcPrChange>
          </w:tcPr>
          <w:p w14:paraId="47051CAB" w14:textId="57AB1BEB" w:rsidR="005621FD" w:rsidRPr="0011230D" w:rsidRDefault="00D9265C" w:rsidP="00B60CF2">
            <w:pPr>
              <w:rPr>
                <w:ins w:id="5555" w:author="Abbas Rizvi" w:date="2023-05-15T09:38:00Z"/>
                <w:rFonts w:ascii="Calibri" w:hAnsi="Calibri" w:cs="Cordia New"/>
                <w:sz w:val="22"/>
                <w:rPrChange w:id="5556" w:author="Abbas Rizvi" w:date="2023-05-15T09:53:00Z">
                  <w:rPr>
                    <w:ins w:id="5557" w:author="Abbas Rizvi" w:date="2023-05-15T09:38:00Z"/>
                  </w:rPr>
                </w:rPrChange>
              </w:rPr>
            </w:pPr>
            <w:ins w:id="5558" w:author="Abbas Rizvi" w:date="2023-05-15T09:55:00Z">
              <w:r w:rsidRPr="00005F94">
                <w:rPr>
                  <w:rFonts w:ascii="Calibri" w:hAnsi="Calibri" w:cs="Cordia New"/>
                  <w:sz w:val="22"/>
                </w:rPr>
                <w:t>15-June</w:t>
              </w:r>
            </w:ins>
          </w:p>
        </w:tc>
      </w:tr>
      <w:tr w:rsidR="005621FD" w:rsidRPr="00B76630" w14:paraId="099FDA41" w14:textId="77777777" w:rsidTr="00983514">
        <w:trPr>
          <w:ins w:id="5559" w:author="Abbas Rizvi" w:date="2023-05-15T09:38:00Z"/>
        </w:trPr>
        <w:tc>
          <w:tcPr>
            <w:tcW w:w="3949" w:type="dxa"/>
            <w:tcPrChange w:id="5560" w:author="Abbas Rizvi" w:date="2023-05-15T16:25:00Z">
              <w:tcPr>
                <w:tcW w:w="4736" w:type="dxa"/>
                <w:gridSpan w:val="3"/>
              </w:tcPr>
            </w:tcPrChange>
          </w:tcPr>
          <w:p w14:paraId="1D0A657F" w14:textId="5CBF2257" w:rsidR="005621FD" w:rsidRPr="0011230D" w:rsidRDefault="005621FD" w:rsidP="001819DA">
            <w:pPr>
              <w:rPr>
                <w:ins w:id="5561" w:author="Abbas Rizvi" w:date="2023-05-15T09:38:00Z"/>
                <w:rFonts w:ascii="Calibri" w:hAnsi="Calibri" w:cs="Cordia New"/>
                <w:sz w:val="22"/>
                <w:rPrChange w:id="5562" w:author="Abbas Rizvi" w:date="2023-05-15T09:53:00Z">
                  <w:rPr>
                    <w:ins w:id="5563" w:author="Abbas Rizvi" w:date="2023-05-15T09:38:00Z"/>
                  </w:rPr>
                </w:rPrChange>
              </w:rPr>
            </w:pPr>
            <w:ins w:id="5564" w:author="Abbas Rizvi" w:date="2023-05-15T09:41:00Z">
              <w:r w:rsidRPr="0011230D">
                <w:t>NMS: Configuration of 3rd party devices of fleet to show in NMS</w:t>
              </w:r>
            </w:ins>
          </w:p>
        </w:tc>
        <w:tc>
          <w:tcPr>
            <w:tcW w:w="1929" w:type="dxa"/>
            <w:tcPrChange w:id="5565" w:author="Abbas Rizvi" w:date="2023-05-15T16:25:00Z">
              <w:tcPr>
                <w:tcW w:w="2393" w:type="dxa"/>
                <w:gridSpan w:val="3"/>
              </w:tcPr>
            </w:tcPrChange>
          </w:tcPr>
          <w:p w14:paraId="32E467BE" w14:textId="7AA1DDB7" w:rsidR="005621FD" w:rsidRPr="0011230D" w:rsidRDefault="005621FD" w:rsidP="00B60CF2">
            <w:pPr>
              <w:rPr>
                <w:ins w:id="5566" w:author="Abbas Rizvi" w:date="2023-05-15T09:38:00Z"/>
                <w:rFonts w:ascii="Calibri" w:hAnsi="Calibri" w:cs="Cordia New"/>
                <w:sz w:val="22"/>
                <w:rPrChange w:id="5567" w:author="Abbas Rizvi" w:date="2023-05-15T09:53:00Z">
                  <w:rPr>
                    <w:ins w:id="5568" w:author="Abbas Rizvi" w:date="2023-05-15T09:38:00Z"/>
                  </w:rPr>
                </w:rPrChange>
              </w:rPr>
            </w:pPr>
            <w:ins w:id="5569" w:author="Abbas Rizvi" w:date="2023-05-15T09:42:00Z">
              <w:r w:rsidRPr="0011230D">
                <w:t>Extended</w:t>
              </w:r>
            </w:ins>
          </w:p>
        </w:tc>
        <w:tc>
          <w:tcPr>
            <w:tcW w:w="2027" w:type="dxa"/>
            <w:tcPrChange w:id="5570" w:author="Abbas Rizvi" w:date="2023-05-15T16:25:00Z">
              <w:tcPr>
                <w:tcW w:w="2442" w:type="dxa"/>
                <w:gridSpan w:val="4"/>
              </w:tcPr>
            </w:tcPrChange>
          </w:tcPr>
          <w:p w14:paraId="217A7446" w14:textId="3399E7AD" w:rsidR="005621FD" w:rsidRPr="0011230D" w:rsidRDefault="006B007A" w:rsidP="00B60CF2">
            <w:pPr>
              <w:rPr>
                <w:ins w:id="5571" w:author="Abbas Rizvi" w:date="2023-05-15T09:45:00Z"/>
                <w:rFonts w:ascii="Calibri" w:hAnsi="Calibri" w:cs="Cordia New"/>
                <w:sz w:val="22"/>
                <w:rPrChange w:id="5572" w:author="Abbas Rizvi" w:date="2023-05-15T09:53:00Z">
                  <w:rPr>
                    <w:ins w:id="5573" w:author="Abbas Rizvi" w:date="2023-05-15T09:45:00Z"/>
                  </w:rPr>
                </w:rPrChange>
              </w:rPr>
            </w:pPr>
            <w:ins w:id="5574" w:author="Abbas Rizvi" w:date="2023-05-15T09:50:00Z">
              <w:r w:rsidRPr="0011230D">
                <w:t>None</w:t>
              </w:r>
            </w:ins>
          </w:p>
        </w:tc>
        <w:tc>
          <w:tcPr>
            <w:tcW w:w="1666" w:type="dxa"/>
            <w:tcPrChange w:id="5575" w:author="Abbas Rizvi" w:date="2023-05-15T16:25:00Z">
              <w:tcPr>
                <w:tcW w:w="2442" w:type="dxa"/>
              </w:tcPr>
            </w:tcPrChange>
          </w:tcPr>
          <w:p w14:paraId="7F6CBD1C" w14:textId="5E1646E3" w:rsidR="005621FD" w:rsidRPr="0011230D" w:rsidRDefault="00D9265C" w:rsidP="00B60CF2">
            <w:pPr>
              <w:rPr>
                <w:ins w:id="5576" w:author="Abbas Rizvi" w:date="2023-05-15T09:38:00Z"/>
                <w:rFonts w:ascii="Calibri" w:hAnsi="Calibri" w:cs="Cordia New"/>
                <w:sz w:val="22"/>
                <w:rPrChange w:id="5577" w:author="Abbas Rizvi" w:date="2023-05-15T09:53:00Z">
                  <w:rPr>
                    <w:ins w:id="5578" w:author="Abbas Rizvi" w:date="2023-05-15T09:38:00Z"/>
                  </w:rPr>
                </w:rPrChange>
              </w:rPr>
            </w:pPr>
            <w:ins w:id="5579" w:author="Abbas Rizvi" w:date="2023-05-15T09:55:00Z">
              <w:r w:rsidRPr="00005F94">
                <w:rPr>
                  <w:rFonts w:ascii="Calibri" w:hAnsi="Calibri" w:cs="Cordia New"/>
                  <w:sz w:val="22"/>
                </w:rPr>
                <w:t>15-June</w:t>
              </w:r>
            </w:ins>
          </w:p>
        </w:tc>
      </w:tr>
      <w:tr w:rsidR="005621FD" w:rsidRPr="00B76630" w14:paraId="5C6E5962" w14:textId="77777777" w:rsidTr="00983514">
        <w:trPr>
          <w:ins w:id="5580" w:author="Abbas Rizvi" w:date="2023-05-15T09:38:00Z"/>
        </w:trPr>
        <w:tc>
          <w:tcPr>
            <w:tcW w:w="3949" w:type="dxa"/>
            <w:tcPrChange w:id="5581" w:author="Abbas Rizvi" w:date="2023-05-15T16:25:00Z">
              <w:tcPr>
                <w:tcW w:w="4736" w:type="dxa"/>
                <w:gridSpan w:val="3"/>
              </w:tcPr>
            </w:tcPrChange>
          </w:tcPr>
          <w:p w14:paraId="47B3C786" w14:textId="1964D6C9" w:rsidR="005621FD" w:rsidRPr="0011230D" w:rsidRDefault="005621FD" w:rsidP="001819DA">
            <w:pPr>
              <w:rPr>
                <w:ins w:id="5582" w:author="Abbas Rizvi" w:date="2023-05-15T09:38:00Z"/>
                <w:rFonts w:ascii="Calibri" w:hAnsi="Calibri" w:cs="Cordia New"/>
                <w:sz w:val="22"/>
                <w:rPrChange w:id="5583" w:author="Abbas Rizvi" w:date="2023-05-15T09:53:00Z">
                  <w:rPr>
                    <w:ins w:id="5584" w:author="Abbas Rizvi" w:date="2023-05-15T09:38:00Z"/>
                  </w:rPr>
                </w:rPrChange>
              </w:rPr>
            </w:pPr>
            <w:ins w:id="5585" w:author="Abbas Rizvi" w:date="2023-05-15T09:43:00Z">
              <w:r w:rsidRPr="0011230D">
                <w:rPr>
                  <w:rPrChange w:id="5586" w:author="Abbas Rizvi" w:date="2023-05-15T09:53:00Z">
                    <w:rPr>
                      <w:rFonts w:eastAsia="Times New Roman"/>
                      <w:szCs w:val="22"/>
                    </w:rPr>
                  </w:rPrChange>
                </w:rPr>
                <w:t>Test / Optimization of configured action zones</w:t>
              </w:r>
            </w:ins>
          </w:p>
        </w:tc>
        <w:tc>
          <w:tcPr>
            <w:tcW w:w="1929" w:type="dxa"/>
            <w:tcPrChange w:id="5587" w:author="Abbas Rizvi" w:date="2023-05-15T16:25:00Z">
              <w:tcPr>
                <w:tcW w:w="2393" w:type="dxa"/>
                <w:gridSpan w:val="3"/>
              </w:tcPr>
            </w:tcPrChange>
          </w:tcPr>
          <w:p w14:paraId="56FA2A62" w14:textId="3AA7FF06" w:rsidR="005621FD" w:rsidRPr="0011230D" w:rsidRDefault="005621FD" w:rsidP="00B60CF2">
            <w:pPr>
              <w:rPr>
                <w:ins w:id="5588" w:author="Abbas Rizvi" w:date="2023-05-15T09:38:00Z"/>
                <w:rFonts w:ascii="Calibri" w:hAnsi="Calibri" w:cs="Cordia New"/>
                <w:sz w:val="22"/>
                <w:rPrChange w:id="5589" w:author="Abbas Rizvi" w:date="2023-05-15T09:53:00Z">
                  <w:rPr>
                    <w:ins w:id="5590" w:author="Abbas Rizvi" w:date="2023-05-15T09:38:00Z"/>
                  </w:rPr>
                </w:rPrChange>
              </w:rPr>
            </w:pPr>
            <w:ins w:id="5591" w:author="Abbas Rizvi" w:date="2023-05-15T09:42:00Z">
              <w:r w:rsidRPr="0011230D">
                <w:t>Extended</w:t>
              </w:r>
            </w:ins>
          </w:p>
        </w:tc>
        <w:tc>
          <w:tcPr>
            <w:tcW w:w="2027" w:type="dxa"/>
            <w:tcPrChange w:id="5592" w:author="Abbas Rizvi" w:date="2023-05-15T16:25:00Z">
              <w:tcPr>
                <w:tcW w:w="2442" w:type="dxa"/>
                <w:gridSpan w:val="4"/>
              </w:tcPr>
            </w:tcPrChange>
          </w:tcPr>
          <w:p w14:paraId="1B16612F" w14:textId="1A2689C8" w:rsidR="005621FD" w:rsidRPr="0011230D" w:rsidRDefault="006B007A" w:rsidP="00B60CF2">
            <w:pPr>
              <w:rPr>
                <w:ins w:id="5593" w:author="Abbas Rizvi" w:date="2023-05-15T09:45:00Z"/>
                <w:rFonts w:ascii="Calibri" w:hAnsi="Calibri" w:cs="Cordia New"/>
                <w:sz w:val="22"/>
                <w:rPrChange w:id="5594" w:author="Abbas Rizvi" w:date="2023-05-15T09:53:00Z">
                  <w:rPr>
                    <w:ins w:id="5595" w:author="Abbas Rizvi" w:date="2023-05-15T09:45:00Z"/>
                  </w:rPr>
                </w:rPrChange>
              </w:rPr>
            </w:pPr>
            <w:ins w:id="5596" w:author="Abbas Rizvi" w:date="2023-05-15T09:50:00Z">
              <w:r w:rsidRPr="0011230D">
                <w:t xml:space="preserve">Description of zones required </w:t>
              </w:r>
            </w:ins>
          </w:p>
        </w:tc>
        <w:tc>
          <w:tcPr>
            <w:tcW w:w="1666" w:type="dxa"/>
            <w:tcPrChange w:id="5597" w:author="Abbas Rizvi" w:date="2023-05-15T16:25:00Z">
              <w:tcPr>
                <w:tcW w:w="2442" w:type="dxa"/>
              </w:tcPr>
            </w:tcPrChange>
          </w:tcPr>
          <w:p w14:paraId="5638CF1C" w14:textId="4492A769" w:rsidR="005621FD" w:rsidRPr="0011230D" w:rsidRDefault="00D9265C" w:rsidP="00B60CF2">
            <w:pPr>
              <w:rPr>
                <w:ins w:id="5598" w:author="Abbas Rizvi" w:date="2023-05-15T09:38:00Z"/>
                <w:rFonts w:ascii="Calibri" w:hAnsi="Calibri" w:cs="Cordia New"/>
                <w:sz w:val="22"/>
                <w:rPrChange w:id="5599" w:author="Abbas Rizvi" w:date="2023-05-15T09:53:00Z">
                  <w:rPr>
                    <w:ins w:id="5600" w:author="Abbas Rizvi" w:date="2023-05-15T09:38:00Z"/>
                  </w:rPr>
                </w:rPrChange>
              </w:rPr>
            </w:pPr>
            <w:ins w:id="5601" w:author="Abbas Rizvi" w:date="2023-05-15T09:55:00Z">
              <w:r w:rsidRPr="00005F94">
                <w:rPr>
                  <w:rFonts w:ascii="Calibri" w:hAnsi="Calibri" w:cs="Cordia New"/>
                  <w:sz w:val="22"/>
                </w:rPr>
                <w:t>15-June</w:t>
              </w:r>
            </w:ins>
          </w:p>
        </w:tc>
      </w:tr>
    </w:tbl>
    <w:p w14:paraId="063695C7" w14:textId="5A1FA8A5" w:rsidR="00E159AB" w:rsidDel="00C80EE1" w:rsidRDefault="00E159AB" w:rsidP="00B60CF2">
      <w:pPr>
        <w:rPr>
          <w:ins w:id="5602" w:author="Hartmut Huber" w:date="2023-05-15T11:35:00Z"/>
          <w:del w:id="5603" w:author="Abbas Rizvi" w:date="2023-05-15T14:03:00Z"/>
        </w:rPr>
      </w:pPr>
    </w:p>
    <w:p w14:paraId="44AE85A0" w14:textId="62D86C4F" w:rsidR="007B5C97" w:rsidRDefault="007B5C97" w:rsidP="00B60CF2">
      <w:pPr>
        <w:rPr>
          <w:ins w:id="5604" w:author="Abbas Rizvi" w:date="2023-05-15T14:03:00Z"/>
        </w:rPr>
      </w:pPr>
      <w:ins w:id="5605" w:author="Hartmut Huber" w:date="2023-05-15T11:35:00Z">
        <w:r>
          <w:t xml:space="preserve">Items not described above are not part of the standard nor the extended project and </w:t>
        </w:r>
        <w:r w:rsidR="00343C36">
          <w:t>will</w:t>
        </w:r>
        <w:r>
          <w:t xml:space="preserve"> therefore not</w:t>
        </w:r>
        <w:r w:rsidR="00343C36">
          <w:t xml:space="preserve"> be provided. </w:t>
        </w:r>
      </w:ins>
    </w:p>
    <w:p w14:paraId="35D3117B" w14:textId="77777777" w:rsidR="00BD0B8E" w:rsidRPr="00817546" w:rsidRDefault="00BD0B8E" w:rsidP="00BD0B8E">
      <w:pPr>
        <w:pStyle w:val="Heading1"/>
        <w:rPr>
          <w:ins w:id="5606" w:author="Abbas Rizvi" w:date="2023-11-14T15:18:00Z"/>
          <w:lang w:val="de-DE"/>
        </w:rPr>
      </w:pPr>
      <w:bookmarkStart w:id="5607" w:name="_Toc142652117"/>
      <w:ins w:id="5608" w:author="Abbas Rizvi" w:date="2023-11-14T15:18:00Z">
        <w:r w:rsidRPr="009551EF">
          <w:rPr>
            <w:lang w:val="de-DE"/>
          </w:rPr>
          <w:t>PM-13: RTPI / OBN Konfiguration (Verifikation Dynamischer Inhalt)</w:t>
        </w:r>
        <w:bookmarkEnd w:id="5607"/>
      </w:ins>
    </w:p>
    <w:p w14:paraId="7D527957" w14:textId="77777777" w:rsidR="00BD0B8E" w:rsidRDefault="00BD0B8E" w:rsidP="00BD0B8E">
      <w:pPr>
        <w:pStyle w:val="NormalWeb"/>
        <w:rPr>
          <w:ins w:id="5609" w:author="Abbas Rizvi" w:date="2023-11-14T15:18:00Z"/>
          <w:rFonts w:ascii="Calibri" w:hAnsi="Calibri"/>
          <w:sz w:val="22"/>
          <w:szCs w:val="22"/>
        </w:rPr>
      </w:pPr>
      <w:ins w:id="5610" w:author="Abbas Rizvi" w:date="2023-11-14T15:18:00Z">
        <w:r w:rsidRPr="58DEFB42">
          <w:rPr>
            <w:rFonts w:ascii="Calibri" w:hAnsi="Calibri"/>
            <w:sz w:val="22"/>
            <w:szCs w:val="22"/>
          </w:rPr>
          <w:t>RTPI (Real Time Passenger information) delivers journey and train consist information to Nomad’s products such as NMS, OBIS, Engage Portal, and Fleetview. This makes RTPI an important part of delivery</w:t>
        </w:r>
        <w:r>
          <w:rPr>
            <w:rFonts w:ascii="Calibri" w:hAnsi="Calibri"/>
            <w:sz w:val="22"/>
            <w:szCs w:val="22"/>
          </w:rPr>
          <w:t xml:space="preserve"> specially in cases of a dynamic consist</w:t>
        </w:r>
        <w:r w:rsidRPr="58DEFB42">
          <w:rPr>
            <w:rFonts w:ascii="Calibri" w:hAnsi="Calibri"/>
            <w:sz w:val="22"/>
            <w:szCs w:val="22"/>
          </w:rPr>
          <w:t xml:space="preserve">. </w:t>
        </w:r>
      </w:ins>
    </w:p>
    <w:p w14:paraId="600600C1" w14:textId="77777777" w:rsidR="00BD0B8E" w:rsidRPr="008806FD" w:rsidRDefault="00BD0B8E" w:rsidP="00BD0B8E">
      <w:pPr>
        <w:pStyle w:val="NormalWeb"/>
        <w:rPr>
          <w:ins w:id="5611" w:author="Abbas Rizvi" w:date="2023-11-14T15:18:00Z"/>
          <w:rFonts w:ascii="Calibri" w:hAnsi="Calibri"/>
          <w:sz w:val="22"/>
          <w:szCs w:val="22"/>
        </w:rPr>
      </w:pPr>
      <w:ins w:id="5612" w:author="Abbas Rizvi" w:date="2023-11-14T15:18:00Z">
        <w:r>
          <w:rPr>
            <w:rFonts w:ascii="Calibri" w:hAnsi="Calibri"/>
            <w:sz w:val="22"/>
            <w:szCs w:val="22"/>
          </w:rPr>
          <w:t>The high level design of the standard Nomad RTPI platform is provided below:</w:t>
        </w:r>
      </w:ins>
    </w:p>
    <w:p w14:paraId="6157D995" w14:textId="77777777" w:rsidR="00BD0B8E" w:rsidRDefault="00BD0B8E" w:rsidP="00BD0B8E">
      <w:pPr>
        <w:rPr>
          <w:ins w:id="5613" w:author="Abbas Rizvi" w:date="2023-11-14T15:18:00Z"/>
          <w:rFonts w:eastAsia="Times New Roman"/>
        </w:rPr>
      </w:pPr>
      <w:ins w:id="5614" w:author="Abbas Rizvi" w:date="2023-11-14T15:18:00Z">
        <w:r>
          <w:rPr>
            <w:rFonts w:eastAsia="Times New Roman"/>
            <w:noProof/>
          </w:rPr>
          <w:drawing>
            <wp:inline distT="0" distB="0" distL="0" distR="0" wp14:anchorId="41A4704D" wp14:editId="5C751C34">
              <wp:extent cx="4457700" cy="3171825"/>
              <wp:effectExtent l="0" t="0" r="0" b="9525"/>
              <wp:docPr id="927289410" name="Picture 927289410" descr="A diagram of a software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server&#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57700" cy="3171825"/>
                      </a:xfrm>
                      <a:prstGeom prst="rect">
                        <a:avLst/>
                      </a:prstGeom>
                      <a:noFill/>
                      <a:ln>
                        <a:noFill/>
                      </a:ln>
                    </pic:spPr>
                  </pic:pic>
                </a:graphicData>
              </a:graphic>
            </wp:inline>
          </w:drawing>
        </w:r>
      </w:ins>
    </w:p>
    <w:p w14:paraId="0243116F" w14:textId="77777777" w:rsidR="00BD0B8E" w:rsidRPr="008806FD" w:rsidRDefault="00BD0B8E" w:rsidP="00BD0B8E">
      <w:pPr>
        <w:pStyle w:val="NormalWeb"/>
        <w:rPr>
          <w:ins w:id="5615" w:author="Abbas Rizvi" w:date="2023-11-14T15:18:00Z"/>
          <w:rFonts w:ascii="Calibri" w:hAnsi="Calibri"/>
          <w:sz w:val="22"/>
          <w:szCs w:val="22"/>
        </w:rPr>
      </w:pPr>
      <w:ins w:id="5616" w:author="Abbas Rizvi" w:date="2023-11-14T15:18:00Z">
        <w:r w:rsidRPr="58DEFB42">
          <w:rPr>
            <w:rFonts w:ascii="Calibri" w:hAnsi="Calibri"/>
            <w:sz w:val="22"/>
            <w:szCs w:val="22"/>
          </w:rPr>
          <w:t>•</w:t>
        </w:r>
        <w:r w:rsidRPr="58DEFB42">
          <w:rPr>
            <w:rFonts w:ascii="Calibri" w:hAnsi="Calibri"/>
            <w:b/>
            <w:bCs/>
            <w:sz w:val="22"/>
            <w:szCs w:val="22"/>
          </w:rPr>
          <w:t>Journey Ingestion Service:</w:t>
        </w:r>
        <w:r w:rsidRPr="58DEFB42">
          <w:rPr>
            <w:rFonts w:ascii="Calibri" w:hAnsi="Calibri"/>
            <w:sz w:val="22"/>
            <w:szCs w:val="22"/>
          </w:rPr>
          <w:t xml:space="preserve"> This is the part that receives data from a client journey feed service. It contains the customer bespoke logic to convert data into the standard format. It converts customer data into JSON format so that RTPI Database importer can save it in the database.  </w:t>
        </w:r>
      </w:ins>
    </w:p>
    <w:p w14:paraId="62007CCE" w14:textId="77777777" w:rsidR="00BD0B8E" w:rsidRPr="008806FD" w:rsidRDefault="00BD0B8E" w:rsidP="00BD0B8E">
      <w:pPr>
        <w:pStyle w:val="NormalWeb"/>
        <w:rPr>
          <w:ins w:id="5617" w:author="Abbas Rizvi" w:date="2023-11-14T15:18:00Z"/>
          <w:rFonts w:ascii="Calibri" w:hAnsi="Calibri"/>
          <w:sz w:val="22"/>
          <w:szCs w:val="20"/>
        </w:rPr>
      </w:pPr>
      <w:ins w:id="5618" w:author="Abbas Rizvi" w:date="2023-11-14T15:18:00Z">
        <w:r w:rsidRPr="008806FD">
          <w:rPr>
            <w:rFonts w:ascii="Calibri" w:hAnsi="Calibri"/>
            <w:sz w:val="22"/>
            <w:szCs w:val="20"/>
          </w:rPr>
          <w:t>•</w:t>
        </w:r>
        <w:r w:rsidRPr="008806FD">
          <w:rPr>
            <w:rFonts w:ascii="Calibri" w:hAnsi="Calibri"/>
            <w:b/>
            <w:sz w:val="22"/>
            <w:szCs w:val="20"/>
          </w:rPr>
          <w:t>RTPI Database Importer</w:t>
        </w:r>
        <w:r w:rsidRPr="008806FD">
          <w:rPr>
            <w:rFonts w:ascii="Calibri" w:hAnsi="Calibri"/>
            <w:sz w:val="22"/>
            <w:szCs w:val="20"/>
          </w:rPr>
          <w:t>: This component consumes the JSON file and imports it into the RTPI database. It is a product component and does not need to change between projects.</w:t>
        </w:r>
      </w:ins>
    </w:p>
    <w:p w14:paraId="47C0CE7E" w14:textId="77777777" w:rsidR="00BD0B8E" w:rsidRPr="008806FD" w:rsidRDefault="00BD0B8E" w:rsidP="00BD0B8E">
      <w:pPr>
        <w:pStyle w:val="NormalWeb"/>
        <w:rPr>
          <w:ins w:id="5619" w:author="Abbas Rizvi" w:date="2023-11-14T15:18:00Z"/>
          <w:rFonts w:ascii="Calibri" w:hAnsi="Calibri"/>
          <w:sz w:val="22"/>
          <w:szCs w:val="20"/>
        </w:rPr>
      </w:pPr>
      <w:ins w:id="5620" w:author="Abbas Rizvi" w:date="2023-11-14T15:18:00Z">
        <w:r w:rsidRPr="008806FD">
          <w:rPr>
            <w:rFonts w:ascii="Calibri" w:hAnsi="Calibri"/>
            <w:sz w:val="22"/>
            <w:szCs w:val="20"/>
          </w:rPr>
          <w:t>•</w:t>
        </w:r>
        <w:r w:rsidRPr="008806FD">
          <w:rPr>
            <w:rFonts w:ascii="Calibri" w:hAnsi="Calibri"/>
            <w:b/>
            <w:sz w:val="22"/>
            <w:szCs w:val="20"/>
          </w:rPr>
          <w:t xml:space="preserve">RTPI Publisher: </w:t>
        </w:r>
        <w:r w:rsidRPr="008806FD">
          <w:rPr>
            <w:rFonts w:ascii="Calibri" w:hAnsi="Calibri"/>
            <w:sz w:val="22"/>
            <w:szCs w:val="20"/>
          </w:rPr>
          <w:t>This reads the data from the database and publishes it on HIVE. The information is being published on every change in the database</w:t>
        </w:r>
        <w:r w:rsidRPr="008806FD">
          <w:rPr>
            <w:rFonts w:ascii="Calibri" w:hAnsi="Calibri"/>
            <w:b/>
            <w:sz w:val="22"/>
            <w:szCs w:val="20"/>
          </w:rPr>
          <w:t>.</w:t>
        </w:r>
      </w:ins>
    </w:p>
    <w:p w14:paraId="4ABE9895" w14:textId="77777777" w:rsidR="00BD0B8E" w:rsidRPr="008806FD" w:rsidRDefault="00BD0B8E" w:rsidP="00BD0B8E">
      <w:pPr>
        <w:pStyle w:val="NormalWeb"/>
        <w:rPr>
          <w:ins w:id="5621" w:author="Abbas Rizvi" w:date="2023-11-14T15:18:00Z"/>
          <w:rFonts w:ascii="Calibri" w:hAnsi="Calibri"/>
          <w:sz w:val="22"/>
          <w:szCs w:val="20"/>
        </w:rPr>
      </w:pPr>
      <w:ins w:id="5622" w:author="Abbas Rizvi" w:date="2023-11-14T15:18:00Z">
        <w:r w:rsidRPr="008806FD">
          <w:rPr>
            <w:rFonts w:ascii="Calibri" w:hAnsi="Calibri"/>
            <w:sz w:val="22"/>
            <w:szCs w:val="20"/>
          </w:rPr>
          <w:t>•</w:t>
        </w:r>
        <w:r w:rsidRPr="008806FD">
          <w:rPr>
            <w:rFonts w:ascii="Calibri" w:hAnsi="Calibri"/>
            <w:b/>
            <w:sz w:val="22"/>
            <w:szCs w:val="20"/>
          </w:rPr>
          <w:t>RTPI WebApi:</w:t>
        </w:r>
        <w:r w:rsidRPr="008806FD">
          <w:rPr>
            <w:rFonts w:ascii="Calibri" w:hAnsi="Calibri"/>
            <w:sz w:val="22"/>
            <w:szCs w:val="20"/>
          </w:rPr>
          <w:t xml:space="preserve"> RTPI exposes information on API too. This API provides latest journey information such as downline stations, ETA etc.</w:t>
        </w:r>
      </w:ins>
    </w:p>
    <w:p w14:paraId="0CF059AF" w14:textId="77777777" w:rsidR="00BD0B8E" w:rsidRPr="008806FD" w:rsidRDefault="00BD0B8E" w:rsidP="00BD0B8E">
      <w:pPr>
        <w:pStyle w:val="NormalWeb"/>
        <w:rPr>
          <w:ins w:id="5623" w:author="Abbas Rizvi" w:date="2023-11-14T15:18:00Z"/>
          <w:rFonts w:ascii="Calibri" w:hAnsi="Calibri"/>
          <w:sz w:val="22"/>
          <w:szCs w:val="20"/>
        </w:rPr>
      </w:pPr>
      <w:ins w:id="5624" w:author="Abbas Rizvi" w:date="2023-11-14T15:18:00Z">
        <w:r w:rsidRPr="008806FD">
          <w:rPr>
            <w:rFonts w:ascii="Calibri" w:hAnsi="Calibri"/>
            <w:sz w:val="22"/>
            <w:szCs w:val="20"/>
          </w:rPr>
          <w:t>•</w:t>
        </w:r>
        <w:r w:rsidRPr="008806FD">
          <w:rPr>
            <w:rFonts w:ascii="Calibri" w:hAnsi="Calibri"/>
            <w:b/>
            <w:sz w:val="22"/>
            <w:szCs w:val="20"/>
          </w:rPr>
          <w:t xml:space="preserve">RTPI Static file importer:  </w:t>
        </w:r>
        <w:r w:rsidRPr="008806FD">
          <w:rPr>
            <w:rFonts w:ascii="Calibri" w:hAnsi="Calibri"/>
            <w:sz w:val="22"/>
            <w:szCs w:val="20"/>
          </w:rPr>
          <w:t>Journey Ingestion service does not always provide the complete data such as station names, geo-fences etc. For that purpose, this component imports csv file information into the database.</w:t>
        </w:r>
      </w:ins>
    </w:p>
    <w:p w14:paraId="7BAD41F9" w14:textId="77777777" w:rsidR="00BD0B8E" w:rsidRPr="008806FD" w:rsidRDefault="00BD0B8E" w:rsidP="00BD0B8E">
      <w:pPr>
        <w:pStyle w:val="NormalWeb"/>
        <w:rPr>
          <w:ins w:id="5625" w:author="Abbas Rizvi" w:date="2023-11-14T15:18:00Z"/>
          <w:rFonts w:ascii="Calibri" w:hAnsi="Calibri"/>
          <w:sz w:val="22"/>
          <w:szCs w:val="20"/>
        </w:rPr>
      </w:pPr>
      <w:ins w:id="5626" w:author="Abbas Rizvi" w:date="2023-11-14T15:18:00Z">
        <w:r w:rsidRPr="008806FD">
          <w:rPr>
            <w:rFonts w:ascii="Calibri" w:hAnsi="Calibri"/>
            <w:b/>
            <w:sz w:val="22"/>
            <w:szCs w:val="20"/>
          </w:rPr>
          <w:t>Workflow:</w:t>
        </w:r>
      </w:ins>
    </w:p>
    <w:p w14:paraId="40C8DE86" w14:textId="77777777" w:rsidR="00BD0B8E" w:rsidRPr="008806FD" w:rsidRDefault="00BD0B8E" w:rsidP="00BD0B8E">
      <w:pPr>
        <w:pStyle w:val="NormalWeb"/>
        <w:rPr>
          <w:ins w:id="5627" w:author="Abbas Rizvi" w:date="2023-11-14T15:18:00Z"/>
          <w:rFonts w:ascii="Calibri" w:hAnsi="Calibri"/>
          <w:sz w:val="22"/>
          <w:szCs w:val="20"/>
        </w:rPr>
      </w:pPr>
      <w:ins w:id="5628" w:author="Abbas Rizvi" w:date="2023-11-14T15:18:00Z">
        <w:r w:rsidRPr="008806FD">
          <w:rPr>
            <w:rFonts w:ascii="Calibri" w:hAnsi="Calibri"/>
            <w:sz w:val="22"/>
            <w:szCs w:val="20"/>
          </w:rPr>
          <w:t xml:space="preserve">Not all train operators use standard journey feeds such as Hafas, VDV or Darwin. They define their schedules in different formats. One operator provides it in XML and other one in csv. To convert this journey information into RTPI standard mqtt topics, we need to develop a customized ingestion service for every customer. </w:t>
        </w:r>
      </w:ins>
    </w:p>
    <w:p w14:paraId="750D9843" w14:textId="77777777" w:rsidR="00BD0B8E" w:rsidRPr="00207E02" w:rsidRDefault="00BD0B8E" w:rsidP="00BD0B8E">
      <w:pPr>
        <w:pStyle w:val="NormalWeb"/>
        <w:rPr>
          <w:ins w:id="5629" w:author="Abbas Rizvi" w:date="2023-11-14T15:18:00Z"/>
          <w:rFonts w:ascii="Calibri" w:hAnsi="Calibri"/>
          <w:b/>
          <w:bCs/>
          <w:sz w:val="22"/>
          <w:szCs w:val="20"/>
        </w:rPr>
      </w:pPr>
      <w:ins w:id="5630" w:author="Abbas Rizvi" w:date="2023-11-14T15:18:00Z">
        <w:r w:rsidRPr="00207E02">
          <w:rPr>
            <w:rFonts w:ascii="Calibri" w:hAnsi="Calibri"/>
            <w:b/>
            <w:bCs/>
            <w:sz w:val="22"/>
            <w:szCs w:val="20"/>
          </w:rPr>
          <w:t>Dosto NEU specific workflow:</w:t>
        </w:r>
      </w:ins>
    </w:p>
    <w:p w14:paraId="25973D86" w14:textId="77777777" w:rsidR="00BD0B8E" w:rsidRDefault="00BD0B8E" w:rsidP="00BD0B8E">
      <w:pPr>
        <w:pStyle w:val="NormalWeb"/>
        <w:rPr>
          <w:ins w:id="5631" w:author="Abbas Rizvi" w:date="2023-11-14T15:18:00Z"/>
        </w:rPr>
      </w:pPr>
      <w:ins w:id="5632" w:author="Abbas Rizvi" w:date="2023-11-14T15:18:00Z">
        <w:r w:rsidRPr="008806FD">
          <w:rPr>
            <w:rFonts w:ascii="Calibri" w:hAnsi="Calibri"/>
            <w:sz w:val="22"/>
            <w:szCs w:val="20"/>
          </w:rPr>
          <w:t>For the Dosto Neu project OEBB have requested to use consist data that is retrieved through the Stadler IM SNMP interface. The CCU, using the Zabbix client will be retrieving, among other data, consist data from the Stadler IM. This data will be ingested by the RTPI server, appropriately mapped and forwarded to its consumers, FleetView and NMS.</w:t>
        </w:r>
      </w:ins>
    </w:p>
    <w:p w14:paraId="362008D5" w14:textId="77777777" w:rsidR="00BD0B8E" w:rsidRDefault="00BD0B8E" w:rsidP="00BD0B8E">
      <w:pPr>
        <w:pStyle w:val="NormalWeb"/>
        <w:rPr>
          <w:ins w:id="5633" w:author="Abbas Rizvi" w:date="2023-11-14T15:18:00Z"/>
        </w:rPr>
      </w:pPr>
      <w:ins w:id="5634" w:author="Abbas Rizvi" w:date="2023-11-14T15:18:00Z">
        <w:r w:rsidRPr="00772A72">
          <w:rPr>
            <w:noProof/>
          </w:rPr>
          <w:drawing>
            <wp:inline distT="0" distB="0" distL="0" distR="0" wp14:anchorId="13C7D5C1" wp14:editId="745FFEF0">
              <wp:extent cx="4828680" cy="3496666"/>
              <wp:effectExtent l="0" t="0" r="0" b="0"/>
              <wp:docPr id="599622069" name="Picture 599622069" descr="A diagram of a software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2069" name="Picture 1" descr="A diagram of a software server&#10;&#10;Description automatically generated"/>
                      <pic:cNvPicPr/>
                    </pic:nvPicPr>
                    <pic:blipFill>
                      <a:blip r:embed="rId62"/>
                      <a:stretch>
                        <a:fillRect/>
                      </a:stretch>
                    </pic:blipFill>
                    <pic:spPr>
                      <a:xfrm>
                        <a:off x="0" y="0"/>
                        <a:ext cx="4829629" cy="3497353"/>
                      </a:xfrm>
                      <a:prstGeom prst="rect">
                        <a:avLst/>
                      </a:prstGeom>
                    </pic:spPr>
                  </pic:pic>
                </a:graphicData>
              </a:graphic>
            </wp:inline>
          </w:drawing>
        </w:r>
      </w:ins>
    </w:p>
    <w:p w14:paraId="05FFB457" w14:textId="77777777" w:rsidR="00BD0B8E" w:rsidRPr="00A179EF" w:rsidRDefault="00BD0B8E" w:rsidP="00BD0B8E">
      <w:pPr>
        <w:pStyle w:val="Heading2"/>
        <w:rPr>
          <w:ins w:id="5635" w:author="Abbas Rizvi" w:date="2023-11-14T15:18:00Z"/>
          <w:lang w:val="en-GB"/>
        </w:rPr>
      </w:pPr>
      <w:bookmarkStart w:id="5636" w:name="_Toc142652118"/>
      <w:ins w:id="5637" w:author="Abbas Rizvi" w:date="2023-11-14T15:18:00Z">
        <w:r w:rsidRPr="00A179EF">
          <w:rPr>
            <w:lang w:val="en-GB"/>
          </w:rPr>
          <w:t>Test case outline for acceptance of functionality</w:t>
        </w:r>
        <w:bookmarkEnd w:id="5636"/>
      </w:ins>
    </w:p>
    <w:p w14:paraId="3DB622BB" w14:textId="77777777" w:rsidR="00BD0B8E" w:rsidRDefault="00BD0B8E" w:rsidP="00BD0B8E">
      <w:pPr>
        <w:pStyle w:val="NormalWeb"/>
        <w:numPr>
          <w:ilvl w:val="0"/>
          <w:numId w:val="62"/>
        </w:numPr>
        <w:rPr>
          <w:ins w:id="5638" w:author="Abbas Rizvi" w:date="2023-11-14T15:18:00Z"/>
        </w:rPr>
      </w:pPr>
      <w:ins w:id="5639" w:author="Abbas Rizvi" w:date="2023-11-14T15:18:00Z">
        <w:r>
          <w:t xml:space="preserve">Confirm Consist information is retrieved from the Stadler IM </w:t>
        </w:r>
      </w:ins>
    </w:p>
    <w:p w14:paraId="0F5F3175" w14:textId="77777777" w:rsidR="00BD0B8E" w:rsidRDefault="00BD0B8E" w:rsidP="00BD0B8E">
      <w:pPr>
        <w:pStyle w:val="NormalWeb"/>
        <w:numPr>
          <w:ilvl w:val="0"/>
          <w:numId w:val="62"/>
        </w:numPr>
        <w:rPr>
          <w:ins w:id="5640" w:author="Abbas Rizvi" w:date="2023-11-14T15:18:00Z"/>
        </w:rPr>
      </w:pPr>
      <w:ins w:id="5641" w:author="Abbas Rizvi" w:date="2023-11-14T15:18:00Z">
        <w:r>
          <w:t xml:space="preserve">Confirm NMS is receiving consist information from RTPI server </w:t>
        </w:r>
      </w:ins>
    </w:p>
    <w:p w14:paraId="51F920F5" w14:textId="77777777" w:rsidR="00BD0B8E" w:rsidRDefault="00BD0B8E" w:rsidP="00BD0B8E">
      <w:pPr>
        <w:pStyle w:val="NormalWeb"/>
        <w:numPr>
          <w:ilvl w:val="0"/>
          <w:numId w:val="62"/>
        </w:numPr>
        <w:rPr>
          <w:ins w:id="5642" w:author="Abbas Rizvi" w:date="2023-11-14T15:18:00Z"/>
        </w:rPr>
      </w:pPr>
      <w:ins w:id="5643" w:author="Abbas Rizvi" w:date="2023-11-14T15:18:00Z">
        <w:r>
          <w:t>Multi-tracion consist is setup on a bench environment (with 2 or more CCUs) and NMS shows changes in the consist if a CCU is added or removed.</w:t>
        </w:r>
      </w:ins>
    </w:p>
    <w:p w14:paraId="5D722D78" w14:textId="77777777" w:rsidR="00BD0B8E" w:rsidRDefault="00BD0B8E" w:rsidP="00BD0B8E">
      <w:pPr>
        <w:pStyle w:val="NormalWeb"/>
        <w:ind w:left="720"/>
        <w:rPr>
          <w:ins w:id="5644" w:author="Abbas Rizvi" w:date="2023-11-14T15:18:00Z"/>
        </w:rPr>
      </w:pPr>
    </w:p>
    <w:p w14:paraId="004745F7" w14:textId="77777777" w:rsidR="00BD0B8E" w:rsidRDefault="00BD0B8E" w:rsidP="00BD0B8E">
      <w:pPr>
        <w:pStyle w:val="Heading1"/>
        <w:rPr>
          <w:ins w:id="5645" w:author="Abbas Rizvi" w:date="2023-11-14T15:18:00Z"/>
          <w:lang w:val="en-US" w:eastAsia="de-DE"/>
        </w:rPr>
      </w:pPr>
      <w:bookmarkStart w:id="5646" w:name="_Toc142652119"/>
      <w:ins w:id="5647" w:author="Abbas Rizvi" w:date="2023-11-14T15:18:00Z">
        <w:r>
          <w:rPr>
            <w:lang w:val="en-US" w:eastAsia="de-DE"/>
          </w:rPr>
          <w:t>PM-14: Update Engineering Pages für 3rd Party Devices</w:t>
        </w:r>
        <w:bookmarkEnd w:id="5646"/>
        <w:r>
          <w:rPr>
            <w:lang w:val="en-US" w:eastAsia="de-DE"/>
          </w:rPr>
          <w:t xml:space="preserve"> </w:t>
        </w:r>
      </w:ins>
    </w:p>
    <w:p w14:paraId="4953C163" w14:textId="77777777" w:rsidR="00BD0B8E" w:rsidRDefault="00BD0B8E" w:rsidP="00BD0B8E">
      <w:pPr>
        <w:rPr>
          <w:ins w:id="5648" w:author="Abbas Rizvi" w:date="2023-11-14T15:18:00Z"/>
        </w:rPr>
      </w:pPr>
      <w:ins w:id="5649" w:author="Abbas Rizvi" w:date="2023-11-14T15:18:00Z">
        <w:r>
          <w:t>As 3</w:t>
        </w:r>
        <w:r w:rsidRPr="00A458DE">
          <w:rPr>
            <w:vertAlign w:val="superscript"/>
          </w:rPr>
          <w:t>rd</w:t>
        </w:r>
        <w:r>
          <w:t xml:space="preserve"> party device, complete multi-traction consist information and real-time-debugging is available on the NMS, it has been decided to only update the Engineering pages with the link the NMS.</w:t>
        </w:r>
      </w:ins>
    </w:p>
    <w:p w14:paraId="2D2ED6B3" w14:textId="77777777" w:rsidR="00BD0B8E" w:rsidRDefault="00BD0B8E" w:rsidP="00BD0B8E">
      <w:pPr>
        <w:rPr>
          <w:ins w:id="5650" w:author="Abbas Rizvi" w:date="2023-11-14T15:18:00Z"/>
        </w:rPr>
      </w:pPr>
      <w:ins w:id="5651" w:author="Abbas Rizvi" w:date="2023-11-14T15:18:00Z">
        <w:r>
          <w:t>In the scope of this VO a link to NMS will be created on the “Backend Information” Engineering Page. If the connection to NMS is successful, the user will be asked to provide a username and password to login to NMS. If the connection to NMS fails, the user will receive a connection timeout error.</w:t>
        </w:r>
      </w:ins>
    </w:p>
    <w:p w14:paraId="78EF49D2" w14:textId="77777777" w:rsidR="00BD0B8E" w:rsidRPr="00C02C75" w:rsidRDefault="00BD0B8E" w:rsidP="00BD0B8E">
      <w:pPr>
        <w:pStyle w:val="Heading2"/>
        <w:rPr>
          <w:ins w:id="5652" w:author="Abbas Rizvi" w:date="2023-11-14T15:18:00Z"/>
          <w:lang w:val="en-GB"/>
        </w:rPr>
      </w:pPr>
      <w:bookmarkStart w:id="5653" w:name="_Toc142652120"/>
      <w:ins w:id="5654" w:author="Abbas Rizvi" w:date="2023-11-14T15:18:00Z">
        <w:r w:rsidRPr="00C02C75">
          <w:rPr>
            <w:lang w:val="en-GB"/>
          </w:rPr>
          <w:t>Test case outline for acceptance of functionality</w:t>
        </w:r>
        <w:bookmarkEnd w:id="5653"/>
      </w:ins>
    </w:p>
    <w:p w14:paraId="0EEFF15B" w14:textId="77777777" w:rsidR="00BD0B8E" w:rsidRDefault="00BD0B8E" w:rsidP="00BD0B8E">
      <w:pPr>
        <w:pStyle w:val="ListParagraph"/>
        <w:numPr>
          <w:ilvl w:val="0"/>
          <w:numId w:val="63"/>
        </w:numPr>
        <w:rPr>
          <w:ins w:id="5655" w:author="Abbas Rizvi" w:date="2023-11-14T15:18:00Z"/>
        </w:rPr>
      </w:pPr>
      <w:ins w:id="5656" w:author="Abbas Rizvi" w:date="2023-11-14T15:18:00Z">
        <w:r>
          <w:t>Login to the Engineering Pages, navigate to the “backend information” click on the link to reach the login screen of NMS</w:t>
        </w:r>
      </w:ins>
    </w:p>
    <w:p w14:paraId="260AF179" w14:textId="77777777" w:rsidR="00BD0B8E" w:rsidRDefault="00BD0B8E" w:rsidP="00BD0B8E">
      <w:pPr>
        <w:rPr>
          <w:ins w:id="5657" w:author="Abbas Rizvi" w:date="2023-11-14T15:18:00Z"/>
        </w:rPr>
      </w:pPr>
    </w:p>
    <w:p w14:paraId="0CDE7864" w14:textId="77777777" w:rsidR="00BD0B8E" w:rsidRPr="0092137B" w:rsidRDefault="00BD0B8E" w:rsidP="00BD0B8E">
      <w:pPr>
        <w:pStyle w:val="Heading1"/>
        <w:rPr>
          <w:ins w:id="5658" w:author="Abbas Rizvi" w:date="2023-11-14T15:18:00Z"/>
          <w:lang w:eastAsia="en-GB"/>
        </w:rPr>
      </w:pPr>
      <w:bookmarkStart w:id="5659" w:name="_Toc142652121"/>
      <w:ins w:id="5660" w:author="Abbas Rizvi" w:date="2023-11-14T15:18:00Z">
        <w:r w:rsidRPr="0092137B">
          <w:rPr>
            <w:lang w:eastAsia="en-GB"/>
          </w:rPr>
          <w:t>PM-15: Zabbix SNMP Integration with Stadler IM</w:t>
        </w:r>
        <w:bookmarkEnd w:id="5659"/>
        <w:r w:rsidRPr="0092137B">
          <w:rPr>
            <w:lang w:eastAsia="en-GB"/>
          </w:rPr>
          <w:t xml:space="preserve"> </w:t>
        </w:r>
      </w:ins>
    </w:p>
    <w:p w14:paraId="4DBD481A" w14:textId="77777777" w:rsidR="00BD0B8E" w:rsidRDefault="00BD0B8E" w:rsidP="00BD0B8E">
      <w:pPr>
        <w:rPr>
          <w:ins w:id="5661" w:author="Abbas Rizvi" w:date="2023-11-14T15:18:00Z"/>
        </w:rPr>
      </w:pPr>
      <w:ins w:id="5662" w:author="Abbas Rizvi" w:date="2023-11-14T15:18:00Z">
        <w:r>
          <w:t>The Zabbix client available on the CCU will be used to retrieve the following data from the Stadler IM via SNMPV2 (v3 not supported by IM)</w:t>
        </w:r>
      </w:ins>
    </w:p>
    <w:p w14:paraId="7183FAFD" w14:textId="77777777" w:rsidR="00BD0B8E" w:rsidRDefault="00BD0B8E" w:rsidP="00BD0B8E">
      <w:pPr>
        <w:rPr>
          <w:ins w:id="5663" w:author="Abbas Rizvi" w:date="2023-11-14T15:18:00Z"/>
          <w:rFonts w:eastAsiaTheme="minorHAnsi"/>
          <w:szCs w:val="22"/>
        </w:rPr>
      </w:pPr>
      <w:ins w:id="5664" w:author="Abbas Rizvi" w:date="2023-11-14T15:18:00Z">
        <w:r>
          <w:t>The following OIDs provided within MIB Schema v2 will be retrieved by the Zabbix client:</w:t>
        </w:r>
      </w:ins>
    </w:p>
    <w:p w14:paraId="6F40AB2D" w14:textId="77777777" w:rsidR="00BD0B8E" w:rsidRDefault="00BD0B8E" w:rsidP="00BD0B8E">
      <w:pPr>
        <w:pStyle w:val="Default"/>
        <w:rPr>
          <w:ins w:id="5665" w:author="Abbas Rizvi" w:date="2023-11-14T15:18:00Z"/>
          <w:rFonts w:ascii="Calibri" w:hAnsi="Calibri" w:cs="Calibri"/>
          <w:sz w:val="22"/>
          <w:szCs w:val="22"/>
          <w:lang w:val="de-DE"/>
        </w:rPr>
      </w:pPr>
      <w:ins w:id="5666" w:author="Abbas Rizvi" w:date="2023-11-14T15:18:00Z">
        <w:r w:rsidRPr="006165F4">
          <w:rPr>
            <w:rFonts w:ascii="Calibri" w:hAnsi="Calibri" w:cs="Calibri"/>
            <w:sz w:val="22"/>
            <w:szCs w:val="22"/>
            <w:lang w:val="de-DE"/>
          </w:rPr>
          <w:t xml:space="preserve">imInterface (1.3.6.1.4.1.42054.10.1.1.1) </w:t>
        </w:r>
      </w:ins>
    </w:p>
    <w:p w14:paraId="1EF3D383" w14:textId="77777777" w:rsidR="00BD0B8E" w:rsidRDefault="00BD0B8E" w:rsidP="00BD0B8E">
      <w:pPr>
        <w:pStyle w:val="Default"/>
        <w:rPr>
          <w:ins w:id="5667" w:author="Abbas Rizvi" w:date="2023-11-14T15:18:00Z"/>
          <w:rFonts w:ascii="Calibri" w:hAnsi="Calibri" w:cs="Calibri"/>
          <w:sz w:val="22"/>
          <w:szCs w:val="22"/>
          <w:lang w:val="de-DE"/>
        </w:rPr>
      </w:pPr>
      <w:ins w:id="5668" w:author="Abbas Rizvi" w:date="2023-11-14T15:18:00Z">
        <w:r>
          <w:rPr>
            <w:rFonts w:ascii="Calibri" w:hAnsi="Calibri" w:cs="Calibri"/>
            <w:sz w:val="22"/>
            <w:szCs w:val="22"/>
            <w:lang w:val="de-DE"/>
          </w:rPr>
          <w:t xml:space="preserve">im0 (1.3.6.1.4.1.42054.10.1.1.10.1 </w:t>
        </w:r>
      </w:ins>
    </w:p>
    <w:p w14:paraId="0B060D4D" w14:textId="77777777" w:rsidR="00BD0B8E" w:rsidRDefault="00BD0B8E" w:rsidP="00BD0B8E">
      <w:pPr>
        <w:pStyle w:val="Default"/>
        <w:rPr>
          <w:ins w:id="5669" w:author="Abbas Rizvi" w:date="2023-11-14T15:18:00Z"/>
          <w:rFonts w:ascii="Calibri" w:hAnsi="Calibri" w:cs="Calibri"/>
          <w:sz w:val="22"/>
          <w:szCs w:val="22"/>
          <w:lang w:val="de-DE"/>
        </w:rPr>
      </w:pPr>
      <w:ins w:id="5670" w:author="Abbas Rizvi" w:date="2023-11-14T15:18:00Z">
        <w:r>
          <w:rPr>
            <w:rFonts w:ascii="Calibri" w:hAnsi="Calibri" w:cs="Calibri"/>
            <w:sz w:val="22"/>
            <w:szCs w:val="22"/>
            <w:lang w:val="de-DE"/>
          </w:rPr>
          <w:t xml:space="preserve">im0General (1.3.6.1.4.1.42054.1.10.1.10) </w:t>
        </w:r>
      </w:ins>
    </w:p>
    <w:p w14:paraId="02390C1B" w14:textId="77777777" w:rsidR="00BD0B8E" w:rsidRDefault="00BD0B8E" w:rsidP="00BD0B8E">
      <w:pPr>
        <w:pStyle w:val="Default"/>
        <w:rPr>
          <w:ins w:id="5671" w:author="Abbas Rizvi" w:date="2023-11-14T15:18:00Z"/>
          <w:rFonts w:ascii="Calibri" w:hAnsi="Calibri" w:cs="Calibri"/>
          <w:sz w:val="22"/>
          <w:szCs w:val="22"/>
          <w:lang w:val="de-DE"/>
        </w:rPr>
      </w:pPr>
      <w:ins w:id="5672" w:author="Abbas Rizvi" w:date="2023-11-14T15:18:00Z">
        <w:r>
          <w:rPr>
            <w:rFonts w:ascii="Calibri" w:hAnsi="Calibri" w:cs="Calibri"/>
            <w:sz w:val="22"/>
            <w:szCs w:val="22"/>
            <w:lang w:val="de-DE"/>
          </w:rPr>
          <w:t xml:space="preserve">im0Time (1.3.6.1.4.1.42054.10.1.1.10.1.20) </w:t>
        </w:r>
      </w:ins>
    </w:p>
    <w:p w14:paraId="61922613" w14:textId="77777777" w:rsidR="00BD0B8E" w:rsidRDefault="00BD0B8E" w:rsidP="00BD0B8E">
      <w:pPr>
        <w:pStyle w:val="Default"/>
        <w:rPr>
          <w:ins w:id="5673" w:author="Abbas Rizvi" w:date="2023-11-14T15:18:00Z"/>
          <w:rFonts w:ascii="Calibri" w:hAnsi="Calibri" w:cs="Calibri"/>
          <w:sz w:val="22"/>
          <w:szCs w:val="22"/>
          <w:lang w:val="de-DE"/>
        </w:rPr>
      </w:pPr>
      <w:ins w:id="5674" w:author="Abbas Rizvi" w:date="2023-11-14T15:18:00Z">
        <w:r>
          <w:rPr>
            <w:rFonts w:ascii="Calibri" w:hAnsi="Calibri" w:cs="Calibri"/>
            <w:sz w:val="22"/>
            <w:szCs w:val="22"/>
            <w:lang w:val="de-DE"/>
          </w:rPr>
          <w:t xml:space="preserve">im0Orientation (1.3.6.1.4.1.42054.10.1.1.10.1.30) </w:t>
        </w:r>
      </w:ins>
    </w:p>
    <w:p w14:paraId="3ECB7E92" w14:textId="77777777" w:rsidR="00BD0B8E" w:rsidRDefault="00BD0B8E" w:rsidP="00BD0B8E">
      <w:pPr>
        <w:pStyle w:val="Default"/>
        <w:rPr>
          <w:ins w:id="5675" w:author="Abbas Rizvi" w:date="2023-11-14T15:18:00Z"/>
          <w:rFonts w:ascii="Calibri" w:hAnsi="Calibri" w:cs="Calibri"/>
          <w:sz w:val="22"/>
          <w:szCs w:val="22"/>
          <w:lang w:val="de-DE"/>
        </w:rPr>
      </w:pPr>
      <w:ins w:id="5676" w:author="Abbas Rizvi" w:date="2023-11-14T15:18:00Z">
        <w:r>
          <w:rPr>
            <w:rFonts w:ascii="Calibri" w:hAnsi="Calibri" w:cs="Calibri"/>
            <w:sz w:val="22"/>
            <w:szCs w:val="22"/>
            <w:lang w:val="de-DE"/>
          </w:rPr>
          <w:t xml:space="preserve">im0Gps (1.3.6.1.4.1.42054.10.1.1.10.1.40) </w:t>
        </w:r>
      </w:ins>
    </w:p>
    <w:p w14:paraId="1FC38573" w14:textId="77777777" w:rsidR="00BD0B8E" w:rsidRDefault="00BD0B8E" w:rsidP="00BD0B8E">
      <w:pPr>
        <w:pStyle w:val="Default"/>
        <w:rPr>
          <w:ins w:id="5677" w:author="Abbas Rizvi" w:date="2023-11-14T15:18:00Z"/>
          <w:rFonts w:ascii="Calibri" w:hAnsi="Calibri" w:cs="Calibri"/>
          <w:sz w:val="22"/>
          <w:szCs w:val="22"/>
          <w:lang w:val="de-DE"/>
        </w:rPr>
      </w:pPr>
      <w:ins w:id="5678" w:author="Abbas Rizvi" w:date="2023-11-14T15:18:00Z">
        <w:r>
          <w:rPr>
            <w:rFonts w:ascii="Calibri" w:hAnsi="Calibri" w:cs="Calibri"/>
            <w:sz w:val="22"/>
            <w:szCs w:val="22"/>
            <w:lang w:val="de-DE"/>
          </w:rPr>
          <w:t xml:space="preserve">im0Temperature (1.3.6.1.4.1.42054.10.1.1.10.1.50) </w:t>
        </w:r>
      </w:ins>
    </w:p>
    <w:p w14:paraId="2AE36186" w14:textId="77777777" w:rsidR="00BD0B8E" w:rsidRDefault="00BD0B8E" w:rsidP="00BD0B8E">
      <w:pPr>
        <w:pStyle w:val="Default"/>
        <w:rPr>
          <w:ins w:id="5679" w:author="Abbas Rizvi" w:date="2023-11-14T15:18:00Z"/>
          <w:rFonts w:ascii="Calibri" w:hAnsi="Calibri" w:cs="Calibri"/>
          <w:sz w:val="22"/>
          <w:szCs w:val="22"/>
          <w:lang w:val="de-DE"/>
        </w:rPr>
      </w:pPr>
      <w:ins w:id="5680" w:author="Abbas Rizvi" w:date="2023-11-14T15:18:00Z">
        <w:r>
          <w:rPr>
            <w:rFonts w:ascii="Calibri" w:hAnsi="Calibri" w:cs="Calibri"/>
            <w:sz w:val="22"/>
            <w:szCs w:val="22"/>
            <w:lang w:val="de-DE"/>
          </w:rPr>
          <w:t xml:space="preserve">im0VehicleState (1.3.6.1.4.1.42054.10.1.1.10.1.60) </w:t>
        </w:r>
      </w:ins>
    </w:p>
    <w:p w14:paraId="702115DD" w14:textId="77777777" w:rsidR="00BD0B8E" w:rsidRDefault="00BD0B8E" w:rsidP="00BD0B8E">
      <w:pPr>
        <w:pStyle w:val="Default"/>
        <w:rPr>
          <w:ins w:id="5681" w:author="Abbas Rizvi" w:date="2023-11-14T15:18:00Z"/>
          <w:rFonts w:ascii="Calibri" w:hAnsi="Calibri" w:cs="Calibri"/>
          <w:sz w:val="22"/>
          <w:szCs w:val="22"/>
          <w:lang w:val="de-DE"/>
        </w:rPr>
      </w:pPr>
      <w:ins w:id="5682" w:author="Abbas Rizvi" w:date="2023-11-14T15:18:00Z">
        <w:r>
          <w:rPr>
            <w:rFonts w:ascii="Calibri" w:hAnsi="Calibri" w:cs="Calibri"/>
            <w:sz w:val="22"/>
            <w:szCs w:val="22"/>
            <w:lang w:val="de-DE"/>
          </w:rPr>
          <w:t>im0VstGeneral (1.3.6.1.4.1.42054.10.1.1.10.1.60.1)</w:t>
        </w:r>
      </w:ins>
    </w:p>
    <w:p w14:paraId="4050A45D" w14:textId="77777777" w:rsidR="00BD0B8E" w:rsidRDefault="00BD0B8E" w:rsidP="00BD0B8E">
      <w:pPr>
        <w:pStyle w:val="Default"/>
        <w:rPr>
          <w:ins w:id="5683" w:author="Abbas Rizvi" w:date="2023-11-14T15:18:00Z"/>
          <w:rFonts w:ascii="Calibri" w:hAnsi="Calibri" w:cs="Calibri"/>
          <w:sz w:val="22"/>
          <w:szCs w:val="22"/>
          <w:lang w:val="de-DE"/>
        </w:rPr>
      </w:pPr>
      <w:ins w:id="5684" w:author="Abbas Rizvi" w:date="2023-11-14T15:18:00Z">
        <w:r>
          <w:rPr>
            <w:rFonts w:ascii="Calibri" w:hAnsi="Calibri" w:cs="Calibri"/>
            <w:sz w:val="22"/>
            <w:szCs w:val="22"/>
            <w:lang w:val="de-DE"/>
          </w:rPr>
          <w:t>im0Alarm (1.3.6.1.4.1.42054.10.1.1.10.1.70)</w:t>
        </w:r>
      </w:ins>
    </w:p>
    <w:p w14:paraId="70BE5EF8" w14:textId="77777777" w:rsidR="00BD0B8E" w:rsidRPr="00A179EF" w:rsidRDefault="00BD0B8E" w:rsidP="00BD0B8E">
      <w:pPr>
        <w:pStyle w:val="Default"/>
        <w:rPr>
          <w:ins w:id="5685" w:author="Abbas Rizvi" w:date="2023-11-14T15:18:00Z"/>
          <w:rFonts w:ascii="Calibri" w:hAnsi="Calibri" w:cs="Calibri"/>
          <w:sz w:val="22"/>
          <w:szCs w:val="22"/>
        </w:rPr>
      </w:pPr>
      <w:ins w:id="5686" w:author="Abbas Rizvi" w:date="2023-11-14T15:18:00Z">
        <w:r w:rsidRPr="00A179EF">
          <w:rPr>
            <w:rFonts w:ascii="Calibri" w:hAnsi="Calibri" w:cs="Calibri"/>
            <w:sz w:val="22"/>
            <w:szCs w:val="22"/>
          </w:rPr>
          <w:t>im0Error (1.3.6.1.4.1.42054.10.1.1.10.1.80)</w:t>
        </w:r>
      </w:ins>
    </w:p>
    <w:p w14:paraId="524E5278" w14:textId="77777777" w:rsidR="00BD0B8E" w:rsidRDefault="00BD0B8E" w:rsidP="00BD0B8E">
      <w:pPr>
        <w:pStyle w:val="Default"/>
        <w:rPr>
          <w:ins w:id="5687" w:author="Abbas Rizvi" w:date="2023-11-14T15:18:00Z"/>
          <w:rFonts w:ascii="Calibri" w:hAnsi="Calibri" w:cs="Calibri"/>
          <w:sz w:val="22"/>
          <w:szCs w:val="22"/>
        </w:rPr>
      </w:pPr>
      <w:ins w:id="5688" w:author="Abbas Rizvi" w:date="2023-11-14T15:18:00Z">
        <w:r>
          <w:rPr>
            <w:rFonts w:ascii="Calibri" w:hAnsi="Calibri" w:cs="Calibri"/>
            <w:sz w:val="22"/>
            <w:szCs w:val="22"/>
          </w:rPr>
          <w:t xml:space="preserve">im0Trip (1.3.6.1.4.1.42054.10.1.1.10.1.90) </w:t>
        </w:r>
      </w:ins>
    </w:p>
    <w:p w14:paraId="21BEA188" w14:textId="77777777" w:rsidR="00BD0B8E" w:rsidRDefault="00BD0B8E" w:rsidP="00BD0B8E">
      <w:pPr>
        <w:pStyle w:val="Default"/>
        <w:rPr>
          <w:ins w:id="5689" w:author="Abbas Rizvi" w:date="2023-11-14T15:18:00Z"/>
          <w:rFonts w:ascii="Calibri" w:hAnsi="Calibri" w:cs="Calibri"/>
          <w:sz w:val="22"/>
          <w:szCs w:val="22"/>
        </w:rPr>
      </w:pPr>
      <w:ins w:id="5690" w:author="Abbas Rizvi" w:date="2023-11-14T15:18:00Z">
        <w:r>
          <w:rPr>
            <w:rFonts w:ascii="Calibri" w:hAnsi="Calibri" w:cs="Calibri"/>
            <w:sz w:val="22"/>
            <w:szCs w:val="22"/>
          </w:rPr>
          <w:t>im0SoftwareVersion (1.3.6.1.4.1.42054.10.1.1.10.1.100)</w:t>
        </w:r>
      </w:ins>
    </w:p>
    <w:p w14:paraId="2947B360" w14:textId="77777777" w:rsidR="00BD0B8E" w:rsidRDefault="00BD0B8E" w:rsidP="00BD0B8E">
      <w:pPr>
        <w:pStyle w:val="Default"/>
        <w:rPr>
          <w:ins w:id="5691" w:author="Abbas Rizvi" w:date="2023-11-14T15:18:00Z"/>
          <w:rFonts w:ascii="Calibri" w:hAnsi="Calibri" w:cs="Calibri"/>
          <w:sz w:val="22"/>
          <w:szCs w:val="22"/>
        </w:rPr>
      </w:pPr>
    </w:p>
    <w:p w14:paraId="3EB942F7" w14:textId="77777777" w:rsidR="00BD0B8E" w:rsidRDefault="00BD0B8E" w:rsidP="00BD0B8E">
      <w:pPr>
        <w:pStyle w:val="Default"/>
        <w:rPr>
          <w:ins w:id="5692" w:author="Abbas Rizvi" w:date="2023-11-14T15:18:00Z"/>
          <w:rFonts w:ascii="Calibri" w:hAnsi="Calibri" w:cs="Calibri"/>
          <w:sz w:val="22"/>
          <w:szCs w:val="22"/>
        </w:rPr>
      </w:pPr>
      <w:ins w:id="5693" w:author="Abbas Rizvi" w:date="2023-11-14T15:18:00Z">
        <w:r>
          <w:rPr>
            <w:rFonts w:ascii="Calibri" w:hAnsi="Calibri" w:cs="Calibri"/>
            <w:sz w:val="22"/>
            <w:szCs w:val="22"/>
          </w:rPr>
          <w:t xml:space="preserve">Zabbix provides this data to its backend server, which then provides the data to the Nomad MQTT brokers in the CDC. These CDC brokers are configured to publish all messages to the OEBB brokers. </w:t>
        </w:r>
      </w:ins>
    </w:p>
    <w:p w14:paraId="644AD672" w14:textId="77777777" w:rsidR="00BD0B8E" w:rsidRDefault="00BD0B8E" w:rsidP="00BD0B8E">
      <w:pPr>
        <w:pStyle w:val="Default"/>
        <w:rPr>
          <w:ins w:id="5694" w:author="Abbas Rizvi" w:date="2023-11-14T15:18:00Z"/>
          <w:rFonts w:ascii="Calibri" w:hAnsi="Calibri" w:cs="Calibri"/>
          <w:sz w:val="22"/>
          <w:szCs w:val="22"/>
        </w:rPr>
      </w:pPr>
      <w:ins w:id="5695" w:author="Abbas Rizvi" w:date="2023-11-14T15:18:00Z">
        <w:r>
          <w:rPr>
            <w:rFonts w:ascii="Calibri" w:hAnsi="Calibri" w:cs="Calibri"/>
            <w:sz w:val="22"/>
            <w:szCs w:val="22"/>
          </w:rPr>
          <w:t>This ensures all data retrieved from the Stadler IM will be published to the OEBB Brokers:</w:t>
        </w:r>
      </w:ins>
    </w:p>
    <w:p w14:paraId="2611AFA7" w14:textId="77777777" w:rsidR="00BD0B8E" w:rsidRDefault="00BD0B8E" w:rsidP="00BD0B8E">
      <w:pPr>
        <w:pStyle w:val="NormalWeb"/>
        <w:rPr>
          <w:ins w:id="5696" w:author="Abbas Rizvi" w:date="2023-11-14T15:18:00Z"/>
        </w:rPr>
      </w:pPr>
      <w:ins w:id="5697" w:author="Abbas Rizvi" w:date="2023-11-14T15:18:00Z">
        <w:r>
          <w:rPr>
            <w:noProof/>
          </w:rPr>
          <w:drawing>
            <wp:inline distT="0" distB="0" distL="0" distR="0" wp14:anchorId="21C43560" wp14:editId="7F4064D6">
              <wp:extent cx="5065764" cy="2013316"/>
              <wp:effectExtent l="0" t="0" r="0" b="0"/>
              <wp:docPr id="1842955148" name="Picture 1842955148" descr="A diagram of data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955148"/>
                      <pic:cNvPicPr/>
                    </pic:nvPicPr>
                    <pic:blipFill>
                      <a:blip r:embed="rId63">
                        <a:extLst>
                          <a:ext uri="{28A0092B-C50C-407E-A947-70E740481C1C}">
                            <a14:useLocalDpi xmlns:a14="http://schemas.microsoft.com/office/drawing/2010/main" val="0"/>
                          </a:ext>
                        </a:extLst>
                      </a:blip>
                      <a:stretch>
                        <a:fillRect/>
                      </a:stretch>
                    </pic:blipFill>
                    <pic:spPr>
                      <a:xfrm>
                        <a:off x="0" y="0"/>
                        <a:ext cx="5065764" cy="2013316"/>
                      </a:xfrm>
                      <a:prstGeom prst="rect">
                        <a:avLst/>
                      </a:prstGeom>
                    </pic:spPr>
                  </pic:pic>
                </a:graphicData>
              </a:graphic>
            </wp:inline>
          </w:drawing>
        </w:r>
      </w:ins>
    </w:p>
    <w:p w14:paraId="0F8C6426" w14:textId="77777777" w:rsidR="00BD0B8E" w:rsidRPr="00C02C75" w:rsidRDefault="00BD0B8E" w:rsidP="00BD0B8E">
      <w:pPr>
        <w:pStyle w:val="Heading2"/>
        <w:rPr>
          <w:ins w:id="5698" w:author="Abbas Rizvi" w:date="2023-11-14T15:18:00Z"/>
          <w:lang w:val="en-GB"/>
        </w:rPr>
      </w:pPr>
      <w:bookmarkStart w:id="5699" w:name="_Toc142652122"/>
      <w:ins w:id="5700" w:author="Abbas Rizvi" w:date="2023-11-14T15:18:00Z">
        <w:r w:rsidRPr="00C02C75">
          <w:rPr>
            <w:lang w:val="en-GB"/>
          </w:rPr>
          <w:t>Test case outline for acceptance of functionality</w:t>
        </w:r>
        <w:bookmarkEnd w:id="5699"/>
      </w:ins>
    </w:p>
    <w:p w14:paraId="17EACE6A" w14:textId="77777777" w:rsidR="00BD0B8E" w:rsidRDefault="00BD0B8E" w:rsidP="00BD0B8E">
      <w:pPr>
        <w:pStyle w:val="NormalWeb"/>
        <w:numPr>
          <w:ilvl w:val="0"/>
          <w:numId w:val="65"/>
        </w:numPr>
        <w:rPr>
          <w:ins w:id="5701" w:author="Abbas Rizvi" w:date="2023-11-14T15:18:00Z"/>
        </w:rPr>
      </w:pPr>
      <w:ins w:id="5702" w:author="Abbas Rizvi" w:date="2023-11-14T15:18:00Z">
        <w:r>
          <w:t>Information from all OIDs can be reviewed by subscribing to the CDC MQTT broker and OEBB confirms that they can see the messages published on their brokers</w:t>
        </w:r>
      </w:ins>
    </w:p>
    <w:p w14:paraId="25FD6C5C" w14:textId="77777777" w:rsidR="00BD0B8E" w:rsidRDefault="00BD0B8E" w:rsidP="00BD0B8E">
      <w:pPr>
        <w:pStyle w:val="NormalWeb"/>
        <w:ind w:left="720"/>
        <w:rPr>
          <w:ins w:id="5703" w:author="Abbas Rizvi" w:date="2023-11-14T15:18:00Z"/>
        </w:rPr>
      </w:pPr>
    </w:p>
    <w:p w14:paraId="0632D393" w14:textId="77777777" w:rsidR="00BD0B8E" w:rsidRPr="00E03C08" w:rsidRDefault="00BD0B8E" w:rsidP="00BD0B8E">
      <w:pPr>
        <w:pStyle w:val="Heading1"/>
        <w:rPr>
          <w:ins w:id="5704" w:author="Abbas Rizvi" w:date="2023-11-14T15:18:00Z"/>
          <w:lang w:eastAsia="en-GB"/>
        </w:rPr>
      </w:pPr>
      <w:bookmarkStart w:id="5705" w:name="_Toc142652123"/>
      <w:ins w:id="5706" w:author="Abbas Rizvi" w:date="2023-11-14T15:18:00Z">
        <w:r w:rsidRPr="00E03C08">
          <w:rPr>
            <w:lang w:eastAsia="en-GB"/>
          </w:rPr>
          <w:t xml:space="preserve">PM-16: Portal Team (Nahverkehr portal deployment on </w:t>
        </w:r>
        <w:r>
          <w:rPr>
            <w:lang w:eastAsia="en-GB"/>
          </w:rPr>
          <w:t>3</w:t>
        </w:r>
        <w:r w:rsidRPr="00BF50BE">
          <w:rPr>
            <w:vertAlign w:val="superscript"/>
            <w:lang w:eastAsia="en-GB"/>
          </w:rPr>
          <w:t>rd</w:t>
        </w:r>
        <w:r>
          <w:rPr>
            <w:lang w:eastAsia="en-GB"/>
          </w:rPr>
          <w:t xml:space="preserve"> party </w:t>
        </w:r>
        <w:r w:rsidRPr="00E03C08">
          <w:rPr>
            <w:lang w:eastAsia="en-GB"/>
          </w:rPr>
          <w:t>docker</w:t>
        </w:r>
        <w:r>
          <w:rPr>
            <w:lang w:eastAsia="en-GB"/>
          </w:rPr>
          <w:t>/ RDC</w:t>
        </w:r>
        <w:r w:rsidRPr="00E03C08">
          <w:rPr>
            <w:lang w:eastAsia="en-GB"/>
          </w:rPr>
          <w:t>)</w:t>
        </w:r>
        <w:bookmarkEnd w:id="5705"/>
        <w:r w:rsidRPr="00E03C08">
          <w:rPr>
            <w:lang w:eastAsia="en-GB"/>
          </w:rPr>
          <w:t xml:space="preserve"> </w:t>
        </w:r>
      </w:ins>
    </w:p>
    <w:p w14:paraId="66EB732F" w14:textId="77777777" w:rsidR="00BD0B8E" w:rsidRDefault="00BD0B8E" w:rsidP="00BD0B8E">
      <w:pPr>
        <w:rPr>
          <w:ins w:id="5707" w:author="Abbas Rizvi" w:date="2023-11-14T15:18:00Z"/>
          <w:color w:val="000000"/>
          <w:szCs w:val="22"/>
          <w:lang w:eastAsia="de-DE"/>
        </w:rPr>
      </w:pPr>
      <w:ins w:id="5708" w:author="Abbas Rizvi" w:date="2023-11-14T15:18:00Z">
        <w:r w:rsidRPr="004F7F6E">
          <w:rPr>
            <w:color w:val="000000"/>
            <w:szCs w:val="22"/>
            <w:lang w:eastAsia="de-DE"/>
          </w:rPr>
          <w:t>OEBB provides an Onboard OpenShift cluster (RDC) on the train which hosts various applications like the Smart Train app. Currently the Nomad Nahverkehr Portal is a docker image that runs on the CCU SSD drives, however this is to be deployed on the Onboard OpenShift cluster.</w:t>
        </w:r>
      </w:ins>
    </w:p>
    <w:p w14:paraId="71AEC888" w14:textId="77777777" w:rsidR="00BD0B8E" w:rsidRDefault="00BD0B8E" w:rsidP="00BD0B8E">
      <w:pPr>
        <w:rPr>
          <w:ins w:id="5709" w:author="Abbas Rizvi" w:date="2023-11-14T15:18:00Z"/>
          <w:color w:val="000000"/>
          <w:szCs w:val="22"/>
          <w:lang w:eastAsia="de-DE"/>
        </w:rPr>
      </w:pPr>
      <w:ins w:id="5710" w:author="Abbas Rizvi" w:date="2023-11-14T15:18:00Z">
        <w:r>
          <w:rPr>
            <w:color w:val="000000"/>
            <w:szCs w:val="22"/>
            <w:lang w:eastAsia="de-DE"/>
          </w:rPr>
          <w:t>As we currently do not have enough information about the RDC environment, Nomad has made the following assumptions while estimating the scope of work for this VO:</w:t>
        </w:r>
      </w:ins>
    </w:p>
    <w:p w14:paraId="59501047" w14:textId="77777777" w:rsidR="00BD0B8E" w:rsidRDefault="00BD0B8E" w:rsidP="00BD0B8E">
      <w:pPr>
        <w:rPr>
          <w:ins w:id="5711" w:author="Abbas Rizvi" w:date="2023-11-14T15:18:00Z"/>
          <w:color w:val="000000"/>
          <w:szCs w:val="22"/>
          <w:lang w:eastAsia="de-DE"/>
        </w:rPr>
      </w:pPr>
      <w:ins w:id="5712" w:author="Abbas Rizvi" w:date="2023-11-14T15:18:00Z">
        <w:r>
          <w:rPr>
            <w:color w:val="000000"/>
            <w:szCs w:val="22"/>
            <w:lang w:eastAsia="de-DE"/>
          </w:rPr>
          <w:t>Assumptions:</w:t>
        </w:r>
      </w:ins>
    </w:p>
    <w:p w14:paraId="6F8D4BD5" w14:textId="77777777" w:rsidR="00BD0B8E" w:rsidRPr="00210029" w:rsidRDefault="00BD0B8E" w:rsidP="00BD0B8E">
      <w:pPr>
        <w:pStyle w:val="ListParagraph"/>
        <w:numPr>
          <w:ilvl w:val="0"/>
          <w:numId w:val="60"/>
        </w:numPr>
        <w:shd w:val="clear" w:color="auto" w:fill="FFFFFF"/>
        <w:spacing w:before="100" w:beforeAutospacing="1" w:after="0"/>
        <w:rPr>
          <w:ins w:id="5713" w:author="Abbas Rizvi" w:date="2023-11-14T15:18:00Z"/>
          <w:color w:val="000000"/>
          <w:szCs w:val="22"/>
          <w:lang w:eastAsia="de-DE"/>
        </w:rPr>
      </w:pPr>
      <w:ins w:id="5714" w:author="Abbas Rizvi" w:date="2023-11-14T15:18:00Z">
        <w:r w:rsidRPr="00210029">
          <w:rPr>
            <w:color w:val="000000"/>
            <w:szCs w:val="22"/>
            <w:lang w:eastAsia="de-DE"/>
          </w:rPr>
          <w:t>Rollout functions are owned by RDC, hence OBB.</w:t>
        </w:r>
      </w:ins>
    </w:p>
    <w:p w14:paraId="1AA314A1" w14:textId="77777777" w:rsidR="00BD0B8E" w:rsidRPr="00210029" w:rsidRDefault="00BD0B8E" w:rsidP="00BD0B8E">
      <w:pPr>
        <w:pStyle w:val="ListParagraph"/>
        <w:numPr>
          <w:ilvl w:val="0"/>
          <w:numId w:val="60"/>
        </w:numPr>
        <w:shd w:val="clear" w:color="auto" w:fill="FFFFFF"/>
        <w:spacing w:before="100" w:beforeAutospacing="1" w:after="0"/>
        <w:rPr>
          <w:ins w:id="5715" w:author="Abbas Rizvi" w:date="2023-11-14T15:18:00Z"/>
          <w:color w:val="000000"/>
          <w:szCs w:val="22"/>
          <w:lang w:eastAsia="de-DE"/>
        </w:rPr>
      </w:pPr>
      <w:ins w:id="5716" w:author="Abbas Rizvi" w:date="2023-11-14T15:18:00Z">
        <w:r w:rsidRPr="00210029">
          <w:rPr>
            <w:color w:val="000000"/>
            <w:szCs w:val="22"/>
            <w:lang w:eastAsia="de-DE"/>
          </w:rPr>
          <w:t>Main assumption is that RDC is provides a cluster environment supporting Docker container.</w:t>
        </w:r>
      </w:ins>
    </w:p>
    <w:p w14:paraId="7D5B2DD7" w14:textId="77777777" w:rsidR="00BD0B8E" w:rsidRPr="00210029" w:rsidRDefault="00BD0B8E" w:rsidP="00BD0B8E">
      <w:pPr>
        <w:pStyle w:val="ListParagraph"/>
        <w:numPr>
          <w:ilvl w:val="0"/>
          <w:numId w:val="60"/>
        </w:numPr>
        <w:shd w:val="clear" w:color="auto" w:fill="FFFFFF"/>
        <w:spacing w:before="100" w:beforeAutospacing="1" w:after="0"/>
        <w:rPr>
          <w:ins w:id="5717" w:author="Abbas Rizvi" w:date="2023-11-14T15:18:00Z"/>
          <w:color w:val="000000"/>
          <w:szCs w:val="22"/>
          <w:lang w:eastAsia="de-DE"/>
        </w:rPr>
      </w:pPr>
      <w:ins w:id="5718" w:author="Abbas Rizvi" w:date="2023-11-14T15:18:00Z">
        <w:r w:rsidRPr="00210029">
          <w:rPr>
            <w:color w:val="000000"/>
            <w:szCs w:val="22"/>
            <w:lang w:eastAsia="de-DE"/>
          </w:rPr>
          <w:t>→ Compliant to Portal Docker container (64 bit artifact with Debian 10 base)</w:t>
        </w:r>
      </w:ins>
    </w:p>
    <w:p w14:paraId="2DFA8AA4" w14:textId="77777777" w:rsidR="00BD0B8E" w:rsidRPr="004F7F6E" w:rsidRDefault="00BD0B8E" w:rsidP="00BD0B8E">
      <w:pPr>
        <w:shd w:val="clear" w:color="auto" w:fill="FFFFFF"/>
        <w:spacing w:before="100" w:beforeAutospacing="1"/>
        <w:rPr>
          <w:ins w:id="5719" w:author="Abbas Rizvi" w:date="2023-11-14T15:18:00Z"/>
          <w:color w:val="000000"/>
          <w:szCs w:val="22"/>
          <w:lang w:eastAsia="de-DE"/>
        </w:rPr>
      </w:pPr>
      <w:ins w:id="5720" w:author="Abbas Rizvi" w:date="2023-11-14T15:18:00Z">
        <w:r w:rsidRPr="004F7F6E">
          <w:rPr>
            <w:color w:val="000000"/>
            <w:szCs w:val="22"/>
            <w:lang w:eastAsia="de-DE"/>
          </w:rPr>
          <w:t>Portal can deliver:</w:t>
        </w:r>
      </w:ins>
    </w:p>
    <w:p w14:paraId="7FA58107" w14:textId="77777777" w:rsidR="00BD0B8E" w:rsidRPr="004F7F6E" w:rsidRDefault="00BD0B8E" w:rsidP="00BD0B8E">
      <w:pPr>
        <w:numPr>
          <w:ilvl w:val="0"/>
          <w:numId w:val="58"/>
        </w:numPr>
        <w:shd w:val="clear" w:color="auto" w:fill="FFFFFF"/>
        <w:spacing w:before="0" w:after="0"/>
        <w:rPr>
          <w:ins w:id="5721" w:author="Abbas Rizvi" w:date="2023-11-14T15:18:00Z"/>
          <w:color w:val="000000"/>
          <w:szCs w:val="22"/>
          <w:lang w:eastAsia="de-DE"/>
        </w:rPr>
      </w:pPr>
      <w:ins w:id="5722" w:author="Abbas Rizvi" w:date="2023-11-14T15:18:00Z">
        <w:r w:rsidRPr="004F7F6E">
          <w:rPr>
            <w:color w:val="000000"/>
            <w:szCs w:val="22"/>
            <w:lang w:eastAsia="de-DE"/>
          </w:rPr>
          <w:t>NV /FV functions</w:t>
        </w:r>
      </w:ins>
    </w:p>
    <w:p w14:paraId="0B53E661" w14:textId="77777777" w:rsidR="00BD0B8E" w:rsidRPr="004F7F6E" w:rsidRDefault="00BD0B8E" w:rsidP="00BD0B8E">
      <w:pPr>
        <w:shd w:val="clear" w:color="auto" w:fill="FFFFFF"/>
        <w:spacing w:before="100" w:beforeAutospacing="1"/>
        <w:rPr>
          <w:ins w:id="5723" w:author="Abbas Rizvi" w:date="2023-11-14T15:18:00Z"/>
          <w:color w:val="000000"/>
          <w:szCs w:val="22"/>
          <w:lang w:eastAsia="de-DE"/>
        </w:rPr>
      </w:pPr>
      <w:ins w:id="5724" w:author="Abbas Rizvi" w:date="2023-11-14T15:18:00Z">
        <w:r w:rsidRPr="004F7F6E">
          <w:rPr>
            <w:color w:val="000000"/>
            <w:szCs w:val="22"/>
            <w:lang w:eastAsia="de-DE"/>
          </w:rPr>
          <w:t>Scope of work:</w:t>
        </w:r>
      </w:ins>
    </w:p>
    <w:p w14:paraId="2CB9BC08" w14:textId="77777777" w:rsidR="00BD0B8E" w:rsidRPr="004F7F6E" w:rsidRDefault="00BD0B8E" w:rsidP="00BD0B8E">
      <w:pPr>
        <w:numPr>
          <w:ilvl w:val="0"/>
          <w:numId w:val="59"/>
        </w:numPr>
        <w:shd w:val="clear" w:color="auto" w:fill="FFFFFF"/>
        <w:spacing w:before="0" w:after="0"/>
        <w:rPr>
          <w:ins w:id="5725" w:author="Abbas Rizvi" w:date="2023-11-14T15:18:00Z"/>
          <w:color w:val="000000"/>
          <w:szCs w:val="22"/>
          <w:lang w:eastAsia="de-DE"/>
        </w:rPr>
      </w:pPr>
      <w:ins w:id="5726" w:author="Abbas Rizvi" w:date="2023-11-14T15:18:00Z">
        <w:r w:rsidRPr="004F7F6E">
          <w:rPr>
            <w:color w:val="000000"/>
            <w:szCs w:val="22"/>
            <w:lang w:eastAsia="de-DE"/>
          </w:rPr>
          <w:t>Support integration of OBB portal solution on RDC platform</w:t>
        </w:r>
        <w:r w:rsidRPr="004F7F6E">
          <w:rPr>
            <w:color w:val="000000"/>
            <w:szCs w:val="22"/>
            <w:lang w:eastAsia="de-DE"/>
          </w:rPr>
          <w:br/>
          <w:t>(using Docker build used for DaNi, Luna)</w:t>
        </w:r>
      </w:ins>
    </w:p>
    <w:p w14:paraId="6C6F397F" w14:textId="77777777" w:rsidR="00BD0B8E" w:rsidRPr="004F7F6E" w:rsidRDefault="00BD0B8E" w:rsidP="00BD0B8E">
      <w:pPr>
        <w:numPr>
          <w:ilvl w:val="0"/>
          <w:numId w:val="59"/>
        </w:numPr>
        <w:shd w:val="clear" w:color="auto" w:fill="FFFFFF"/>
        <w:spacing w:before="0" w:after="0"/>
        <w:rPr>
          <w:ins w:id="5727" w:author="Abbas Rizvi" w:date="2023-11-14T15:18:00Z"/>
          <w:color w:val="000000"/>
          <w:szCs w:val="22"/>
          <w:lang w:eastAsia="de-DE"/>
        </w:rPr>
      </w:pPr>
      <w:ins w:id="5728" w:author="Abbas Rizvi" w:date="2023-11-14T15:18:00Z">
        <w:r w:rsidRPr="004F7F6E">
          <w:rPr>
            <w:color w:val="000000"/>
            <w:szCs w:val="22"/>
            <w:lang w:eastAsia="de-DE"/>
          </w:rPr>
          <w:t xml:space="preserve">Identification of monitoring possibilities → depends </w:t>
        </w:r>
        <w:r w:rsidRPr="00210029">
          <w:rPr>
            <w:color w:val="000000"/>
            <w:szCs w:val="22"/>
            <w:lang w:eastAsia="de-DE"/>
          </w:rPr>
          <w:t xml:space="preserve">on </w:t>
        </w:r>
        <w:r w:rsidRPr="004F7F6E">
          <w:rPr>
            <w:color w:val="000000"/>
            <w:szCs w:val="22"/>
            <w:lang w:eastAsia="de-DE"/>
          </w:rPr>
          <w:t xml:space="preserve">permissions and </w:t>
        </w:r>
        <w:r w:rsidRPr="00210029">
          <w:rPr>
            <w:color w:val="000000"/>
            <w:szCs w:val="22"/>
            <w:lang w:eastAsia="de-DE"/>
          </w:rPr>
          <w:t>accessibility</w:t>
        </w:r>
        <w:r w:rsidRPr="004F7F6E">
          <w:rPr>
            <w:color w:val="000000"/>
            <w:szCs w:val="22"/>
            <w:lang w:eastAsia="de-DE"/>
          </w:rPr>
          <w:br/>
          <w:t>to monitoring items</w:t>
        </w:r>
      </w:ins>
    </w:p>
    <w:p w14:paraId="01FDBEFE" w14:textId="77777777" w:rsidR="00BD0B8E" w:rsidRPr="004F7F6E" w:rsidRDefault="00BD0B8E" w:rsidP="00BD0B8E">
      <w:pPr>
        <w:numPr>
          <w:ilvl w:val="0"/>
          <w:numId w:val="59"/>
        </w:numPr>
        <w:shd w:val="clear" w:color="auto" w:fill="FFFFFF" w:themeFill="background1"/>
        <w:spacing w:before="0" w:after="0"/>
        <w:rPr>
          <w:ins w:id="5729" w:author="Abbas Rizvi" w:date="2023-11-14T15:18:00Z"/>
          <w:color w:val="000000"/>
          <w:lang w:eastAsia="de-DE"/>
        </w:rPr>
      </w:pPr>
      <w:ins w:id="5730" w:author="Abbas Rizvi" w:date="2023-11-14T15:18:00Z">
        <w:r w:rsidRPr="58DEFB42">
          <w:rPr>
            <w:color w:val="000000" w:themeColor="text1"/>
            <w:lang w:eastAsia="de-DE"/>
          </w:rPr>
          <w:t>Support of integrating against FIS API same as Railjet, DaNi.</w:t>
        </w:r>
        <w:r>
          <w:br/>
        </w:r>
        <w:r w:rsidRPr="58DEFB42">
          <w:rPr>
            <w:color w:val="000000" w:themeColor="text1"/>
            <w:lang w:eastAsia="de-DE"/>
          </w:rPr>
          <w:t>NOTE: new interface requires interface and workflow description to estimate work, and this is not currently not provided by OEBB.</w:t>
        </w:r>
      </w:ins>
    </w:p>
    <w:p w14:paraId="7E94C181" w14:textId="77777777" w:rsidR="00BD0B8E" w:rsidRPr="004F7F6E" w:rsidRDefault="00BD0B8E" w:rsidP="00BD0B8E">
      <w:pPr>
        <w:shd w:val="clear" w:color="auto" w:fill="FFFFFF"/>
        <w:spacing w:before="100" w:beforeAutospacing="1"/>
        <w:rPr>
          <w:ins w:id="5731" w:author="Abbas Rizvi" w:date="2023-11-14T15:18:00Z"/>
          <w:color w:val="000000"/>
          <w:szCs w:val="22"/>
          <w:lang w:eastAsia="de-DE"/>
        </w:rPr>
      </w:pPr>
      <w:ins w:id="5732" w:author="Abbas Rizvi" w:date="2023-11-14T15:18:00Z">
        <w:r w:rsidRPr="004F7F6E">
          <w:rPr>
            <w:color w:val="000000"/>
            <w:szCs w:val="22"/>
            <w:lang w:eastAsia="de-DE"/>
          </w:rPr>
          <w:t>Risk items:</w:t>
        </w:r>
      </w:ins>
    </w:p>
    <w:p w14:paraId="2BD06AA7" w14:textId="77777777" w:rsidR="00BD0B8E" w:rsidRDefault="00BD0B8E" w:rsidP="00BD0B8E">
      <w:pPr>
        <w:shd w:val="clear" w:color="auto" w:fill="FFFFFF"/>
        <w:spacing w:before="100" w:beforeAutospacing="1"/>
        <w:rPr>
          <w:ins w:id="5733" w:author="Abbas Rizvi" w:date="2023-11-14T15:18:00Z"/>
          <w:color w:val="000000"/>
          <w:szCs w:val="22"/>
          <w:lang w:eastAsia="de-DE"/>
        </w:rPr>
      </w:pPr>
      <w:ins w:id="5734" w:author="Abbas Rizvi" w:date="2023-11-14T15:18:00Z">
        <w:r w:rsidRPr="004F7F6E">
          <w:rPr>
            <w:color w:val="000000"/>
            <w:szCs w:val="22"/>
            <w:lang w:eastAsia="de-DE"/>
          </w:rPr>
          <w:t xml:space="preserve">No further information about platform (assuming K8 compliance using Portal Docker image). </w:t>
        </w:r>
        <w:r w:rsidRPr="004F7F6E">
          <w:rPr>
            <w:color w:val="000000"/>
            <w:szCs w:val="22"/>
            <w:lang w:eastAsia="de-DE"/>
          </w:rPr>
          <w:br/>
          <w:t>No further information about permission sets of Portal (user context of Portal on host system)</w:t>
        </w:r>
        <w:r w:rsidRPr="004F7F6E">
          <w:rPr>
            <w:color w:val="000000"/>
            <w:szCs w:val="22"/>
            <w:lang w:eastAsia="de-DE"/>
          </w:rPr>
          <w:br/>
          <w:t>No further information about comm ingres</w:t>
        </w:r>
        <w:r w:rsidRPr="00210029">
          <w:rPr>
            <w:color w:val="000000"/>
            <w:szCs w:val="22"/>
            <w:lang w:eastAsia="de-DE"/>
          </w:rPr>
          <w:t>s</w:t>
        </w:r>
        <w:r w:rsidRPr="004F7F6E">
          <w:rPr>
            <w:color w:val="000000"/>
            <w:szCs w:val="22"/>
            <w:lang w:eastAsia="de-DE"/>
          </w:rPr>
          <w:t xml:space="preserve"> (port communication) </w:t>
        </w:r>
      </w:ins>
    </w:p>
    <w:p w14:paraId="75984BBA" w14:textId="77777777" w:rsidR="00BD0B8E" w:rsidRPr="00210029" w:rsidRDefault="00BD0B8E" w:rsidP="00BD0B8E">
      <w:pPr>
        <w:shd w:val="clear" w:color="auto" w:fill="FFFFFF"/>
        <w:spacing w:before="100" w:beforeAutospacing="1"/>
        <w:rPr>
          <w:ins w:id="5735" w:author="Abbas Rizvi" w:date="2023-11-14T15:18:00Z"/>
          <w:color w:val="000000"/>
          <w:szCs w:val="22"/>
          <w:lang w:eastAsia="de-DE"/>
        </w:rPr>
      </w:pPr>
    </w:p>
    <w:p w14:paraId="6E9E0E36" w14:textId="77777777" w:rsidR="00BD0B8E" w:rsidRPr="00C02C75" w:rsidRDefault="00BD0B8E" w:rsidP="00BD0B8E">
      <w:pPr>
        <w:pStyle w:val="Heading2"/>
        <w:rPr>
          <w:ins w:id="5736" w:author="Abbas Rizvi" w:date="2023-11-14T15:18:00Z"/>
          <w:lang w:val="en-GB"/>
        </w:rPr>
      </w:pPr>
      <w:bookmarkStart w:id="5737" w:name="_Toc142652124"/>
      <w:ins w:id="5738" w:author="Abbas Rizvi" w:date="2023-11-14T15:18:00Z">
        <w:r w:rsidRPr="00C02C75">
          <w:rPr>
            <w:lang w:val="en-GB"/>
          </w:rPr>
          <w:t>Test case outline for acceptance of functionality</w:t>
        </w:r>
        <w:bookmarkEnd w:id="5737"/>
      </w:ins>
    </w:p>
    <w:tbl>
      <w:tblPr>
        <w:tblW w:w="11300" w:type="dxa"/>
        <w:tblInd w:w="108" w:type="dxa"/>
        <w:tblLook w:val="04A0" w:firstRow="1" w:lastRow="0" w:firstColumn="1" w:lastColumn="0" w:noHBand="0" w:noVBand="1"/>
      </w:tblPr>
      <w:tblGrid>
        <w:gridCol w:w="11300"/>
      </w:tblGrid>
      <w:tr w:rsidR="00BD0B8E" w:rsidRPr="00745050" w14:paraId="302EFC4F" w14:textId="77777777">
        <w:trPr>
          <w:trHeight w:val="315"/>
          <w:ins w:id="5739" w:author="Abbas Rizvi" w:date="2023-11-14T15:18:00Z"/>
        </w:trPr>
        <w:tc>
          <w:tcPr>
            <w:tcW w:w="11300" w:type="dxa"/>
            <w:tcBorders>
              <w:top w:val="nil"/>
              <w:left w:val="nil"/>
              <w:bottom w:val="nil"/>
              <w:right w:val="nil"/>
            </w:tcBorders>
            <w:noWrap/>
            <w:vAlign w:val="bottom"/>
            <w:hideMark/>
          </w:tcPr>
          <w:p w14:paraId="40942055" w14:textId="77777777" w:rsidR="00BD0B8E" w:rsidRDefault="00BD0B8E">
            <w:pPr>
              <w:spacing w:before="0" w:after="0"/>
              <w:ind w:firstLineChars="100" w:firstLine="240"/>
              <w:rPr>
                <w:ins w:id="5740" w:author="Abbas Rizvi" w:date="2023-11-14T15:18:00Z"/>
                <w:rFonts w:eastAsia="Times New Roman" w:cs="Calibri"/>
                <w:b/>
                <w:bCs/>
                <w:color w:val="000000"/>
                <w:sz w:val="24"/>
                <w:szCs w:val="24"/>
                <w:lang w:eastAsia="en-GB"/>
              </w:rPr>
            </w:pPr>
          </w:p>
          <w:p w14:paraId="0DA93A51" w14:textId="77777777" w:rsidR="00BD0B8E" w:rsidRPr="00745050" w:rsidRDefault="00BD0B8E">
            <w:pPr>
              <w:spacing w:before="0" w:after="0"/>
              <w:ind w:firstLineChars="100" w:firstLine="240"/>
              <w:rPr>
                <w:ins w:id="5741" w:author="Abbas Rizvi" w:date="2023-11-14T15:18:00Z"/>
                <w:rFonts w:eastAsia="Times New Roman" w:cs="Calibri"/>
                <w:b/>
                <w:bCs/>
                <w:color w:val="000000"/>
                <w:sz w:val="24"/>
                <w:szCs w:val="24"/>
                <w:lang w:eastAsia="en-GB"/>
              </w:rPr>
            </w:pPr>
            <w:ins w:id="5742" w:author="Abbas Rizvi" w:date="2023-11-14T15:18:00Z">
              <w:r w:rsidRPr="00745050">
                <w:rPr>
                  <w:rFonts w:eastAsia="Times New Roman" w:cs="Calibri"/>
                  <w:b/>
                  <w:bCs/>
                  <w:color w:val="000000"/>
                  <w:sz w:val="24"/>
                  <w:szCs w:val="24"/>
                  <w:lang w:eastAsia="en-GB"/>
                </w:rPr>
                <w:t>Test Suite: VOD playback</w:t>
              </w:r>
            </w:ins>
          </w:p>
        </w:tc>
      </w:tr>
      <w:tr w:rsidR="00BD0B8E" w:rsidRPr="00745050" w14:paraId="253216EE" w14:textId="77777777">
        <w:trPr>
          <w:trHeight w:val="315"/>
          <w:ins w:id="5743" w:author="Abbas Rizvi" w:date="2023-11-14T15:18:00Z"/>
        </w:trPr>
        <w:tc>
          <w:tcPr>
            <w:tcW w:w="11300" w:type="dxa"/>
            <w:tcBorders>
              <w:top w:val="nil"/>
              <w:left w:val="nil"/>
              <w:bottom w:val="nil"/>
              <w:right w:val="nil"/>
            </w:tcBorders>
            <w:noWrap/>
            <w:vAlign w:val="bottom"/>
            <w:hideMark/>
          </w:tcPr>
          <w:p w14:paraId="15923619" w14:textId="77777777" w:rsidR="00BD0B8E" w:rsidRPr="00745050" w:rsidRDefault="00BD0B8E">
            <w:pPr>
              <w:spacing w:before="0" w:after="0"/>
              <w:ind w:firstLineChars="100" w:firstLine="240"/>
              <w:rPr>
                <w:ins w:id="5744" w:author="Abbas Rizvi" w:date="2023-11-14T15:18:00Z"/>
                <w:rFonts w:eastAsia="Times New Roman" w:cs="Calibri"/>
                <w:color w:val="000000"/>
                <w:sz w:val="24"/>
                <w:szCs w:val="24"/>
                <w:lang w:eastAsia="en-GB"/>
              </w:rPr>
            </w:pPr>
            <w:ins w:id="5745" w:author="Abbas Rizvi" w:date="2023-11-14T15:18:00Z">
              <w:r w:rsidRPr="00745050">
                <w:rPr>
                  <w:rFonts w:eastAsia="Times New Roman" w:cs="Calibri"/>
                  <w:color w:val="000000"/>
                  <w:sz w:val="24"/>
                  <w:szCs w:val="24"/>
                  <w:lang w:eastAsia="en-GB"/>
                </w:rPr>
                <w:t>Test Case-001 Synchronization of ORF VOD</w:t>
              </w:r>
            </w:ins>
          </w:p>
        </w:tc>
      </w:tr>
      <w:tr w:rsidR="00BD0B8E" w:rsidRPr="00745050" w14:paraId="436F48DC" w14:textId="77777777">
        <w:trPr>
          <w:trHeight w:val="315"/>
          <w:ins w:id="5746" w:author="Abbas Rizvi" w:date="2023-11-14T15:18:00Z"/>
        </w:trPr>
        <w:tc>
          <w:tcPr>
            <w:tcW w:w="11300" w:type="dxa"/>
            <w:tcBorders>
              <w:top w:val="nil"/>
              <w:left w:val="nil"/>
              <w:bottom w:val="nil"/>
              <w:right w:val="nil"/>
            </w:tcBorders>
            <w:noWrap/>
            <w:vAlign w:val="bottom"/>
            <w:hideMark/>
          </w:tcPr>
          <w:p w14:paraId="0DA664A2" w14:textId="77777777" w:rsidR="00BD0B8E" w:rsidRPr="00745050" w:rsidRDefault="00BD0B8E">
            <w:pPr>
              <w:spacing w:before="0" w:after="0"/>
              <w:ind w:firstLineChars="100" w:firstLine="240"/>
              <w:rPr>
                <w:ins w:id="5747" w:author="Abbas Rizvi" w:date="2023-11-14T15:18:00Z"/>
                <w:rFonts w:eastAsia="Times New Roman" w:cs="Calibri"/>
                <w:color w:val="000000"/>
                <w:sz w:val="24"/>
                <w:szCs w:val="24"/>
                <w:lang w:eastAsia="en-GB"/>
              </w:rPr>
            </w:pPr>
            <w:ins w:id="5748" w:author="Abbas Rizvi" w:date="2023-11-14T15:18:00Z">
              <w:r w:rsidRPr="00745050">
                <w:rPr>
                  <w:rFonts w:eastAsia="Times New Roman" w:cs="Calibri"/>
                  <w:color w:val="000000"/>
                  <w:sz w:val="24"/>
                  <w:szCs w:val="24"/>
                  <w:lang w:eastAsia="en-GB"/>
                </w:rPr>
                <w:t>Test Case-002 Youth protection blocks videos</w:t>
              </w:r>
            </w:ins>
          </w:p>
        </w:tc>
      </w:tr>
      <w:tr w:rsidR="00BD0B8E" w:rsidRPr="00745050" w14:paraId="17A4DED0" w14:textId="77777777">
        <w:trPr>
          <w:trHeight w:val="315"/>
          <w:ins w:id="5749" w:author="Abbas Rizvi" w:date="2023-11-14T15:18:00Z"/>
        </w:trPr>
        <w:tc>
          <w:tcPr>
            <w:tcW w:w="11300" w:type="dxa"/>
            <w:tcBorders>
              <w:top w:val="nil"/>
              <w:left w:val="nil"/>
              <w:bottom w:val="nil"/>
              <w:right w:val="nil"/>
            </w:tcBorders>
            <w:noWrap/>
            <w:vAlign w:val="bottom"/>
            <w:hideMark/>
          </w:tcPr>
          <w:p w14:paraId="1F4AE7A1" w14:textId="77777777" w:rsidR="00BD0B8E" w:rsidRPr="00745050" w:rsidRDefault="00BD0B8E">
            <w:pPr>
              <w:spacing w:before="0" w:after="0"/>
              <w:ind w:firstLineChars="100" w:firstLine="240"/>
              <w:rPr>
                <w:ins w:id="5750" w:author="Abbas Rizvi" w:date="2023-11-14T15:18:00Z"/>
                <w:rFonts w:eastAsia="Times New Roman" w:cs="Calibri"/>
                <w:color w:val="000000"/>
                <w:sz w:val="24"/>
                <w:szCs w:val="24"/>
                <w:lang w:eastAsia="en-GB"/>
              </w:rPr>
            </w:pPr>
            <w:ins w:id="5751" w:author="Abbas Rizvi" w:date="2023-11-14T15:18:00Z">
              <w:r w:rsidRPr="00745050">
                <w:rPr>
                  <w:rFonts w:eastAsia="Times New Roman" w:cs="Calibri"/>
                  <w:color w:val="000000"/>
                  <w:sz w:val="24"/>
                  <w:szCs w:val="24"/>
                  <w:lang w:eastAsia="en-GB"/>
                </w:rPr>
                <w:t>Test Case-003 Videos with youth protection can be watched between 8pm and 6am</w:t>
              </w:r>
            </w:ins>
          </w:p>
        </w:tc>
      </w:tr>
      <w:tr w:rsidR="00BD0B8E" w:rsidRPr="00745050" w14:paraId="6759A356" w14:textId="77777777">
        <w:trPr>
          <w:trHeight w:val="315"/>
          <w:ins w:id="5752" w:author="Abbas Rizvi" w:date="2023-11-14T15:18:00Z"/>
        </w:trPr>
        <w:tc>
          <w:tcPr>
            <w:tcW w:w="11300" w:type="dxa"/>
            <w:tcBorders>
              <w:top w:val="nil"/>
              <w:left w:val="nil"/>
              <w:bottom w:val="nil"/>
              <w:right w:val="nil"/>
            </w:tcBorders>
            <w:noWrap/>
            <w:vAlign w:val="bottom"/>
            <w:hideMark/>
          </w:tcPr>
          <w:p w14:paraId="2B048471" w14:textId="77777777" w:rsidR="00BD0B8E" w:rsidRPr="00745050" w:rsidRDefault="00BD0B8E">
            <w:pPr>
              <w:spacing w:before="0" w:after="0"/>
              <w:ind w:firstLineChars="100" w:firstLine="240"/>
              <w:rPr>
                <w:ins w:id="5753" w:author="Abbas Rizvi" w:date="2023-11-14T15:18:00Z"/>
                <w:rFonts w:eastAsia="Times New Roman" w:cs="Calibri"/>
                <w:color w:val="000000"/>
                <w:sz w:val="24"/>
                <w:szCs w:val="24"/>
                <w:lang w:eastAsia="en-GB"/>
              </w:rPr>
            </w:pPr>
            <w:ins w:id="5754" w:author="Abbas Rizvi" w:date="2023-11-14T15:18:00Z">
              <w:r w:rsidRPr="00745050">
                <w:rPr>
                  <w:rFonts w:eastAsia="Times New Roman" w:cs="Calibri"/>
                  <w:color w:val="000000"/>
                  <w:sz w:val="24"/>
                  <w:szCs w:val="24"/>
                  <w:lang w:eastAsia="en-GB"/>
                </w:rPr>
                <w:t>Test Case-004 Page refresh right after video start</w:t>
              </w:r>
            </w:ins>
          </w:p>
        </w:tc>
      </w:tr>
      <w:tr w:rsidR="00BD0B8E" w:rsidRPr="00745050" w14:paraId="3A0F232D" w14:textId="77777777">
        <w:trPr>
          <w:trHeight w:val="315"/>
          <w:ins w:id="5755" w:author="Abbas Rizvi" w:date="2023-11-14T15:18:00Z"/>
        </w:trPr>
        <w:tc>
          <w:tcPr>
            <w:tcW w:w="11300" w:type="dxa"/>
            <w:tcBorders>
              <w:top w:val="nil"/>
              <w:left w:val="nil"/>
              <w:bottom w:val="nil"/>
              <w:right w:val="nil"/>
            </w:tcBorders>
            <w:noWrap/>
            <w:vAlign w:val="bottom"/>
            <w:hideMark/>
          </w:tcPr>
          <w:p w14:paraId="74DC1499" w14:textId="77777777" w:rsidR="00BD0B8E" w:rsidRPr="00745050" w:rsidRDefault="00BD0B8E">
            <w:pPr>
              <w:spacing w:before="0" w:after="0"/>
              <w:ind w:firstLineChars="100" w:firstLine="240"/>
              <w:rPr>
                <w:ins w:id="5756" w:author="Abbas Rizvi" w:date="2023-11-14T15:18:00Z"/>
                <w:rFonts w:eastAsia="Times New Roman" w:cs="Calibri"/>
                <w:color w:val="000000"/>
                <w:sz w:val="24"/>
                <w:szCs w:val="24"/>
                <w:lang w:eastAsia="en-GB"/>
              </w:rPr>
            </w:pPr>
            <w:ins w:id="5757" w:author="Abbas Rizvi" w:date="2023-11-14T15:18:00Z">
              <w:r w:rsidRPr="00745050">
                <w:rPr>
                  <w:rFonts w:eastAsia="Times New Roman" w:cs="Calibri"/>
                  <w:color w:val="000000"/>
                  <w:sz w:val="24"/>
                  <w:szCs w:val="24"/>
                  <w:lang w:eastAsia="en-GB"/>
                </w:rPr>
                <w:t>Test-Case-005 Aborted download of video file - part 1</w:t>
              </w:r>
            </w:ins>
          </w:p>
        </w:tc>
      </w:tr>
      <w:tr w:rsidR="00BD0B8E" w:rsidRPr="00745050" w14:paraId="35D86003" w14:textId="77777777">
        <w:trPr>
          <w:trHeight w:val="315"/>
          <w:ins w:id="5758" w:author="Abbas Rizvi" w:date="2023-11-14T15:18:00Z"/>
        </w:trPr>
        <w:tc>
          <w:tcPr>
            <w:tcW w:w="11300" w:type="dxa"/>
            <w:tcBorders>
              <w:top w:val="nil"/>
              <w:left w:val="nil"/>
              <w:bottom w:val="nil"/>
              <w:right w:val="nil"/>
            </w:tcBorders>
            <w:noWrap/>
            <w:vAlign w:val="bottom"/>
            <w:hideMark/>
          </w:tcPr>
          <w:p w14:paraId="71C536E8" w14:textId="77777777" w:rsidR="00BD0B8E" w:rsidRPr="00745050" w:rsidRDefault="00BD0B8E">
            <w:pPr>
              <w:spacing w:before="0" w:after="0"/>
              <w:ind w:firstLineChars="100" w:firstLine="240"/>
              <w:rPr>
                <w:ins w:id="5759" w:author="Abbas Rizvi" w:date="2023-11-14T15:18:00Z"/>
                <w:rFonts w:eastAsia="Times New Roman" w:cs="Calibri"/>
                <w:color w:val="000000"/>
                <w:sz w:val="24"/>
                <w:szCs w:val="24"/>
                <w:lang w:eastAsia="en-GB"/>
              </w:rPr>
            </w:pPr>
            <w:ins w:id="5760" w:author="Abbas Rizvi" w:date="2023-11-14T15:18:00Z">
              <w:r w:rsidRPr="00745050">
                <w:rPr>
                  <w:rFonts w:eastAsia="Times New Roman" w:cs="Calibri"/>
                  <w:color w:val="000000"/>
                  <w:sz w:val="24"/>
                  <w:szCs w:val="24"/>
                  <w:lang w:eastAsia="en-GB"/>
                </w:rPr>
                <w:t>Test-Case-006 Aborted download of video file - part 2</w:t>
              </w:r>
            </w:ins>
          </w:p>
        </w:tc>
      </w:tr>
      <w:tr w:rsidR="00BD0B8E" w:rsidRPr="00745050" w14:paraId="0CE58596" w14:textId="77777777">
        <w:trPr>
          <w:trHeight w:val="315"/>
          <w:ins w:id="5761" w:author="Abbas Rizvi" w:date="2023-11-14T15:18:00Z"/>
        </w:trPr>
        <w:tc>
          <w:tcPr>
            <w:tcW w:w="11300" w:type="dxa"/>
            <w:tcBorders>
              <w:top w:val="nil"/>
              <w:left w:val="nil"/>
              <w:bottom w:val="nil"/>
              <w:right w:val="nil"/>
            </w:tcBorders>
            <w:noWrap/>
            <w:vAlign w:val="bottom"/>
            <w:hideMark/>
          </w:tcPr>
          <w:p w14:paraId="48E82523" w14:textId="77777777" w:rsidR="00BD0B8E" w:rsidRPr="00745050" w:rsidRDefault="00BD0B8E">
            <w:pPr>
              <w:spacing w:before="0" w:after="0"/>
              <w:ind w:firstLineChars="100" w:firstLine="240"/>
              <w:rPr>
                <w:ins w:id="5762" w:author="Abbas Rizvi" w:date="2023-11-14T15:18:00Z"/>
                <w:rFonts w:eastAsia="Times New Roman" w:cs="Calibri"/>
                <w:color w:val="000000"/>
                <w:sz w:val="24"/>
                <w:szCs w:val="24"/>
                <w:lang w:eastAsia="en-GB"/>
              </w:rPr>
            </w:pPr>
            <w:ins w:id="5763" w:author="Abbas Rizvi" w:date="2023-11-14T15:18:00Z">
              <w:r w:rsidRPr="58DEFB42">
                <w:rPr>
                  <w:rFonts w:eastAsia="Times New Roman" w:cs="Calibri"/>
                  <w:color w:val="000000" w:themeColor="text1"/>
                  <w:sz w:val="24"/>
                  <w:szCs w:val="24"/>
                  <w:lang w:eastAsia="en-GB"/>
                </w:rPr>
                <w:t>Test-Case-007 Geo protection for LiveTV inside Austria</w:t>
              </w:r>
            </w:ins>
          </w:p>
        </w:tc>
      </w:tr>
      <w:tr w:rsidR="00BD0B8E" w:rsidRPr="00745050" w14:paraId="7EF97728" w14:textId="77777777">
        <w:trPr>
          <w:trHeight w:val="315"/>
          <w:ins w:id="5764" w:author="Abbas Rizvi" w:date="2023-11-14T15:18:00Z"/>
        </w:trPr>
        <w:tc>
          <w:tcPr>
            <w:tcW w:w="11300" w:type="dxa"/>
            <w:tcBorders>
              <w:top w:val="nil"/>
              <w:left w:val="nil"/>
              <w:bottom w:val="nil"/>
              <w:right w:val="nil"/>
            </w:tcBorders>
            <w:noWrap/>
            <w:vAlign w:val="bottom"/>
            <w:hideMark/>
          </w:tcPr>
          <w:p w14:paraId="5C42851C" w14:textId="77777777" w:rsidR="00BD0B8E" w:rsidRPr="00745050" w:rsidRDefault="00BD0B8E">
            <w:pPr>
              <w:spacing w:before="0" w:after="0"/>
              <w:ind w:firstLineChars="100" w:firstLine="240"/>
              <w:rPr>
                <w:ins w:id="5765" w:author="Abbas Rizvi" w:date="2023-11-14T15:18:00Z"/>
                <w:rFonts w:eastAsia="Times New Roman" w:cs="Calibri"/>
                <w:color w:val="000000"/>
                <w:sz w:val="24"/>
                <w:szCs w:val="24"/>
                <w:lang w:eastAsia="en-GB"/>
              </w:rPr>
            </w:pPr>
            <w:ins w:id="5766" w:author="Abbas Rizvi" w:date="2023-11-14T15:18:00Z">
              <w:r w:rsidRPr="58DEFB42">
                <w:rPr>
                  <w:rFonts w:eastAsia="Times New Roman" w:cs="Calibri"/>
                  <w:color w:val="000000" w:themeColor="text1"/>
                  <w:sz w:val="24"/>
                  <w:szCs w:val="24"/>
                  <w:lang w:eastAsia="en-GB"/>
                </w:rPr>
                <w:t>Test-Case-008 Geo protection for VOD/VOA inside Austria</w:t>
              </w:r>
            </w:ins>
          </w:p>
        </w:tc>
      </w:tr>
      <w:tr w:rsidR="00BD0B8E" w:rsidRPr="00745050" w14:paraId="6B852725" w14:textId="77777777">
        <w:trPr>
          <w:trHeight w:val="315"/>
          <w:ins w:id="5767" w:author="Abbas Rizvi" w:date="2023-11-14T15:18:00Z"/>
        </w:trPr>
        <w:tc>
          <w:tcPr>
            <w:tcW w:w="11300" w:type="dxa"/>
            <w:tcBorders>
              <w:top w:val="nil"/>
              <w:left w:val="nil"/>
              <w:bottom w:val="nil"/>
              <w:right w:val="nil"/>
            </w:tcBorders>
            <w:noWrap/>
            <w:vAlign w:val="bottom"/>
            <w:hideMark/>
          </w:tcPr>
          <w:p w14:paraId="435D40A1" w14:textId="77777777" w:rsidR="00BD0B8E" w:rsidRPr="00745050" w:rsidRDefault="00BD0B8E">
            <w:pPr>
              <w:spacing w:before="0" w:after="0"/>
              <w:ind w:firstLineChars="100" w:firstLine="240"/>
              <w:rPr>
                <w:ins w:id="5768" w:author="Abbas Rizvi" w:date="2023-11-14T15:18:00Z"/>
                <w:rFonts w:eastAsia="Times New Roman" w:cs="Calibri"/>
                <w:color w:val="000000"/>
                <w:sz w:val="24"/>
                <w:szCs w:val="24"/>
                <w:lang w:eastAsia="en-GB"/>
              </w:rPr>
            </w:pPr>
            <w:ins w:id="5769" w:author="Abbas Rizvi" w:date="2023-11-14T15:18:00Z">
              <w:r w:rsidRPr="58DEFB42">
                <w:rPr>
                  <w:rFonts w:eastAsia="Times New Roman" w:cs="Calibri"/>
                  <w:color w:val="000000" w:themeColor="text1"/>
                  <w:sz w:val="24"/>
                  <w:szCs w:val="24"/>
                  <w:lang w:eastAsia="en-GB"/>
                </w:rPr>
                <w:t>Test-Case-009 Geo protection for Live TV - outside</w:t>
              </w:r>
            </w:ins>
          </w:p>
        </w:tc>
      </w:tr>
      <w:tr w:rsidR="00BD0B8E" w:rsidRPr="00745050" w14:paraId="7FC178F7" w14:textId="77777777">
        <w:trPr>
          <w:trHeight w:val="315"/>
          <w:ins w:id="5770" w:author="Abbas Rizvi" w:date="2023-11-14T15:18:00Z"/>
        </w:trPr>
        <w:tc>
          <w:tcPr>
            <w:tcW w:w="11300" w:type="dxa"/>
            <w:tcBorders>
              <w:top w:val="nil"/>
              <w:left w:val="nil"/>
              <w:bottom w:val="nil"/>
              <w:right w:val="nil"/>
            </w:tcBorders>
            <w:noWrap/>
            <w:vAlign w:val="bottom"/>
            <w:hideMark/>
          </w:tcPr>
          <w:p w14:paraId="6E3B9B4B" w14:textId="77777777" w:rsidR="00BD0B8E" w:rsidRPr="00745050" w:rsidRDefault="00BD0B8E">
            <w:pPr>
              <w:spacing w:before="0" w:after="0"/>
              <w:ind w:firstLineChars="100" w:firstLine="240"/>
              <w:rPr>
                <w:ins w:id="5771" w:author="Abbas Rizvi" w:date="2023-11-14T15:18:00Z"/>
                <w:rFonts w:eastAsia="Times New Roman" w:cs="Calibri"/>
                <w:color w:val="000000"/>
                <w:sz w:val="24"/>
                <w:szCs w:val="24"/>
                <w:lang w:eastAsia="en-GB"/>
              </w:rPr>
            </w:pPr>
            <w:ins w:id="5772" w:author="Abbas Rizvi" w:date="2023-11-14T15:18:00Z">
              <w:r w:rsidRPr="58DEFB42">
                <w:rPr>
                  <w:rFonts w:eastAsia="Times New Roman" w:cs="Calibri"/>
                  <w:color w:val="000000" w:themeColor="text1"/>
                  <w:sz w:val="24"/>
                  <w:szCs w:val="24"/>
                  <w:lang w:eastAsia="en-GB"/>
                </w:rPr>
                <w:t>Test-Case-010 Geo protection for VOD/VOA Outside Austria</w:t>
              </w:r>
            </w:ins>
          </w:p>
        </w:tc>
      </w:tr>
      <w:tr w:rsidR="00BD0B8E" w:rsidRPr="00745050" w14:paraId="12C90E8B" w14:textId="77777777">
        <w:trPr>
          <w:trHeight w:val="315"/>
          <w:ins w:id="5773" w:author="Abbas Rizvi" w:date="2023-11-14T15:18:00Z"/>
        </w:trPr>
        <w:tc>
          <w:tcPr>
            <w:tcW w:w="11300" w:type="dxa"/>
            <w:tcBorders>
              <w:top w:val="nil"/>
              <w:left w:val="nil"/>
              <w:bottom w:val="nil"/>
              <w:right w:val="nil"/>
            </w:tcBorders>
            <w:noWrap/>
            <w:vAlign w:val="bottom"/>
            <w:hideMark/>
          </w:tcPr>
          <w:p w14:paraId="3C4A8B26" w14:textId="77777777" w:rsidR="00BD0B8E" w:rsidRPr="00745050" w:rsidRDefault="00BD0B8E">
            <w:pPr>
              <w:spacing w:before="0" w:after="0"/>
              <w:ind w:firstLineChars="100" w:firstLine="240"/>
              <w:rPr>
                <w:ins w:id="5774" w:author="Abbas Rizvi" w:date="2023-11-14T15:18:00Z"/>
                <w:rFonts w:eastAsia="Times New Roman" w:cs="Calibri"/>
                <w:color w:val="000000"/>
                <w:sz w:val="24"/>
                <w:szCs w:val="24"/>
                <w:lang w:eastAsia="en-GB"/>
              </w:rPr>
            </w:pPr>
            <w:ins w:id="5775" w:author="Abbas Rizvi" w:date="2023-11-14T15:18:00Z">
              <w:r w:rsidRPr="58DEFB42">
                <w:rPr>
                  <w:rFonts w:eastAsia="Times New Roman" w:cs="Calibri"/>
                  <w:color w:val="000000" w:themeColor="text1"/>
                  <w:sz w:val="24"/>
                  <w:szCs w:val="24"/>
                  <w:lang w:eastAsia="en-GB"/>
                </w:rPr>
                <w:t>Test-Case-011 Crossing Geo protection borders</w:t>
              </w:r>
            </w:ins>
          </w:p>
        </w:tc>
      </w:tr>
      <w:tr w:rsidR="00BD0B8E" w:rsidRPr="00745050" w14:paraId="12F23BBE" w14:textId="77777777">
        <w:trPr>
          <w:trHeight w:val="315"/>
          <w:ins w:id="5776" w:author="Abbas Rizvi" w:date="2023-11-14T15:18:00Z"/>
        </w:trPr>
        <w:tc>
          <w:tcPr>
            <w:tcW w:w="11300" w:type="dxa"/>
            <w:tcBorders>
              <w:top w:val="nil"/>
              <w:left w:val="nil"/>
              <w:bottom w:val="nil"/>
              <w:right w:val="nil"/>
            </w:tcBorders>
            <w:noWrap/>
            <w:vAlign w:val="bottom"/>
            <w:hideMark/>
          </w:tcPr>
          <w:p w14:paraId="463FA6E3" w14:textId="77777777" w:rsidR="00BD0B8E" w:rsidRPr="00745050" w:rsidRDefault="00BD0B8E">
            <w:pPr>
              <w:spacing w:before="0" w:after="0"/>
              <w:ind w:firstLineChars="100" w:firstLine="240"/>
              <w:rPr>
                <w:ins w:id="5777" w:author="Abbas Rizvi" w:date="2023-11-14T15:18:00Z"/>
                <w:rFonts w:eastAsia="Times New Roman" w:cs="Calibri"/>
                <w:color w:val="000000"/>
                <w:sz w:val="24"/>
                <w:szCs w:val="24"/>
                <w:lang w:eastAsia="en-GB"/>
              </w:rPr>
            </w:pPr>
            <w:ins w:id="5778" w:author="Abbas Rizvi" w:date="2023-11-14T15:18:00Z">
              <w:r w:rsidRPr="58DEFB42">
                <w:rPr>
                  <w:rFonts w:eastAsia="Times New Roman" w:cs="Calibri"/>
                  <w:color w:val="000000" w:themeColor="text1"/>
                  <w:sz w:val="24"/>
                  <w:szCs w:val="24"/>
                  <w:lang w:eastAsia="en-GB"/>
                </w:rPr>
                <w:t>Test-Case-012 Geo protection on live TV when no GPS is available</w:t>
              </w:r>
            </w:ins>
          </w:p>
        </w:tc>
      </w:tr>
      <w:tr w:rsidR="00BD0B8E" w:rsidRPr="00745050" w14:paraId="518A2198" w14:textId="77777777">
        <w:trPr>
          <w:trHeight w:val="315"/>
          <w:ins w:id="5779" w:author="Abbas Rizvi" w:date="2023-11-14T15:18:00Z"/>
        </w:trPr>
        <w:tc>
          <w:tcPr>
            <w:tcW w:w="11300" w:type="dxa"/>
            <w:tcBorders>
              <w:top w:val="nil"/>
              <w:left w:val="nil"/>
              <w:bottom w:val="nil"/>
              <w:right w:val="nil"/>
            </w:tcBorders>
            <w:noWrap/>
            <w:vAlign w:val="bottom"/>
            <w:hideMark/>
          </w:tcPr>
          <w:p w14:paraId="71EAA35D" w14:textId="77777777" w:rsidR="00BD0B8E" w:rsidRPr="00745050" w:rsidRDefault="00BD0B8E">
            <w:pPr>
              <w:spacing w:before="0" w:after="0"/>
              <w:ind w:firstLineChars="100" w:firstLine="240"/>
              <w:rPr>
                <w:ins w:id="5780" w:author="Abbas Rizvi" w:date="2023-11-14T15:18:00Z"/>
                <w:rFonts w:eastAsia="Times New Roman" w:cs="Calibri"/>
                <w:b/>
                <w:bCs/>
                <w:color w:val="000000"/>
                <w:sz w:val="24"/>
                <w:szCs w:val="24"/>
                <w:lang w:eastAsia="en-GB"/>
              </w:rPr>
            </w:pPr>
            <w:ins w:id="5781" w:author="Abbas Rizvi" w:date="2023-11-14T15:18:00Z">
              <w:r w:rsidRPr="00745050">
                <w:rPr>
                  <w:rFonts w:eastAsia="Times New Roman" w:cs="Calibri"/>
                  <w:b/>
                  <w:bCs/>
                  <w:color w:val="000000"/>
                  <w:sz w:val="24"/>
                  <w:szCs w:val="24"/>
                  <w:lang w:eastAsia="en-GB"/>
                </w:rPr>
                <w:t>Test Suite: Portal system behavior</w:t>
              </w:r>
            </w:ins>
          </w:p>
        </w:tc>
      </w:tr>
      <w:tr w:rsidR="00BD0B8E" w:rsidRPr="00745050" w14:paraId="5E0E0A43" w14:textId="77777777">
        <w:trPr>
          <w:trHeight w:val="315"/>
          <w:ins w:id="5782" w:author="Abbas Rizvi" w:date="2023-11-14T15:18:00Z"/>
        </w:trPr>
        <w:tc>
          <w:tcPr>
            <w:tcW w:w="11300" w:type="dxa"/>
            <w:tcBorders>
              <w:top w:val="nil"/>
              <w:left w:val="nil"/>
              <w:bottom w:val="nil"/>
              <w:right w:val="nil"/>
            </w:tcBorders>
            <w:noWrap/>
            <w:vAlign w:val="bottom"/>
            <w:hideMark/>
          </w:tcPr>
          <w:p w14:paraId="3B3792F8" w14:textId="77777777" w:rsidR="00BD0B8E" w:rsidRPr="00745050" w:rsidRDefault="00BD0B8E">
            <w:pPr>
              <w:spacing w:before="0" w:after="0"/>
              <w:ind w:firstLineChars="100" w:firstLine="240"/>
              <w:rPr>
                <w:ins w:id="5783" w:author="Abbas Rizvi" w:date="2023-11-14T15:18:00Z"/>
                <w:rFonts w:eastAsia="Times New Roman" w:cs="Calibri"/>
                <w:color w:val="000000"/>
                <w:sz w:val="24"/>
                <w:szCs w:val="24"/>
                <w:lang w:eastAsia="en-GB"/>
              </w:rPr>
            </w:pPr>
            <w:ins w:id="5784" w:author="Abbas Rizvi" w:date="2023-11-14T15:18:00Z">
              <w:r w:rsidRPr="00745050">
                <w:rPr>
                  <w:rFonts w:eastAsia="Times New Roman" w:cs="Calibri"/>
                  <w:color w:val="000000"/>
                  <w:sz w:val="24"/>
                  <w:szCs w:val="24"/>
                  <w:lang w:eastAsia="en-GB"/>
                </w:rPr>
                <w:t>Test-Case-013 Docker service autostart</w:t>
              </w:r>
            </w:ins>
          </w:p>
        </w:tc>
      </w:tr>
      <w:tr w:rsidR="00BD0B8E" w:rsidRPr="00745050" w14:paraId="03FDABE3" w14:textId="77777777">
        <w:trPr>
          <w:trHeight w:val="315"/>
          <w:ins w:id="5785" w:author="Abbas Rizvi" w:date="2023-11-14T15:18:00Z"/>
        </w:trPr>
        <w:tc>
          <w:tcPr>
            <w:tcW w:w="11300" w:type="dxa"/>
            <w:tcBorders>
              <w:top w:val="nil"/>
              <w:left w:val="nil"/>
              <w:bottom w:val="nil"/>
              <w:right w:val="nil"/>
            </w:tcBorders>
            <w:noWrap/>
            <w:vAlign w:val="bottom"/>
            <w:hideMark/>
          </w:tcPr>
          <w:p w14:paraId="5BAC81D5" w14:textId="77777777" w:rsidR="00BD0B8E" w:rsidRPr="00745050" w:rsidRDefault="00BD0B8E">
            <w:pPr>
              <w:spacing w:before="0" w:after="0"/>
              <w:ind w:firstLineChars="100" w:firstLine="240"/>
              <w:rPr>
                <w:ins w:id="5786" w:author="Abbas Rizvi" w:date="2023-11-14T15:18:00Z"/>
                <w:rFonts w:eastAsia="Times New Roman" w:cs="Calibri"/>
                <w:color w:val="000000"/>
                <w:sz w:val="24"/>
                <w:szCs w:val="24"/>
                <w:lang w:eastAsia="en-GB"/>
              </w:rPr>
            </w:pPr>
            <w:ins w:id="5787" w:author="Abbas Rizvi" w:date="2023-11-14T15:18:00Z">
              <w:r w:rsidRPr="00745050">
                <w:rPr>
                  <w:rFonts w:eastAsia="Times New Roman" w:cs="Calibri"/>
                  <w:color w:val="000000"/>
                  <w:sz w:val="24"/>
                  <w:szCs w:val="24"/>
                  <w:lang w:eastAsia="en-GB"/>
                </w:rPr>
                <w:t>Test-Case-014 Portal image automatically pulls</w:t>
              </w:r>
            </w:ins>
          </w:p>
        </w:tc>
      </w:tr>
      <w:tr w:rsidR="00BD0B8E" w:rsidRPr="00745050" w14:paraId="69FF9EBC" w14:textId="77777777">
        <w:trPr>
          <w:trHeight w:val="315"/>
          <w:ins w:id="5788" w:author="Abbas Rizvi" w:date="2023-11-14T15:18:00Z"/>
        </w:trPr>
        <w:tc>
          <w:tcPr>
            <w:tcW w:w="11300" w:type="dxa"/>
            <w:tcBorders>
              <w:top w:val="nil"/>
              <w:left w:val="nil"/>
              <w:bottom w:val="nil"/>
              <w:right w:val="nil"/>
            </w:tcBorders>
            <w:noWrap/>
            <w:vAlign w:val="bottom"/>
            <w:hideMark/>
          </w:tcPr>
          <w:p w14:paraId="35B7DF55" w14:textId="77777777" w:rsidR="00BD0B8E" w:rsidRPr="00745050" w:rsidRDefault="00BD0B8E">
            <w:pPr>
              <w:spacing w:before="0" w:after="0"/>
              <w:ind w:firstLineChars="100" w:firstLine="240"/>
              <w:rPr>
                <w:ins w:id="5789" w:author="Abbas Rizvi" w:date="2023-11-14T15:18:00Z"/>
                <w:rFonts w:eastAsia="Times New Roman" w:cs="Calibri"/>
                <w:color w:val="000000"/>
                <w:sz w:val="24"/>
                <w:szCs w:val="24"/>
                <w:lang w:eastAsia="en-GB"/>
              </w:rPr>
            </w:pPr>
            <w:ins w:id="5790" w:author="Abbas Rizvi" w:date="2023-11-14T15:18:00Z">
              <w:r w:rsidRPr="00745050">
                <w:rPr>
                  <w:rFonts w:eastAsia="Times New Roman" w:cs="Calibri"/>
                  <w:color w:val="000000"/>
                  <w:sz w:val="24"/>
                  <w:szCs w:val="24"/>
                  <w:lang w:eastAsia="en-GB"/>
                </w:rPr>
                <w:t>Test-Case-015 Live TV loader are running</w:t>
              </w:r>
            </w:ins>
          </w:p>
        </w:tc>
      </w:tr>
      <w:tr w:rsidR="00BD0B8E" w:rsidRPr="00745050" w14:paraId="68B6CD04" w14:textId="77777777">
        <w:trPr>
          <w:trHeight w:val="315"/>
          <w:ins w:id="5791" w:author="Abbas Rizvi" w:date="2023-11-14T15:18:00Z"/>
        </w:trPr>
        <w:tc>
          <w:tcPr>
            <w:tcW w:w="11300" w:type="dxa"/>
            <w:tcBorders>
              <w:top w:val="nil"/>
              <w:left w:val="nil"/>
              <w:bottom w:val="nil"/>
              <w:right w:val="nil"/>
            </w:tcBorders>
            <w:noWrap/>
            <w:vAlign w:val="bottom"/>
            <w:hideMark/>
          </w:tcPr>
          <w:p w14:paraId="0E7990DB" w14:textId="77777777" w:rsidR="00BD0B8E" w:rsidRPr="00745050" w:rsidRDefault="00BD0B8E">
            <w:pPr>
              <w:spacing w:before="0" w:after="0"/>
              <w:ind w:firstLineChars="100" w:firstLine="240"/>
              <w:rPr>
                <w:ins w:id="5792" w:author="Abbas Rizvi" w:date="2023-11-14T15:18:00Z"/>
                <w:rFonts w:eastAsia="Times New Roman" w:cs="Calibri"/>
                <w:color w:val="000000"/>
                <w:sz w:val="24"/>
                <w:szCs w:val="24"/>
                <w:lang w:eastAsia="en-GB"/>
              </w:rPr>
            </w:pPr>
            <w:ins w:id="5793" w:author="Abbas Rizvi" w:date="2023-11-14T15:18:00Z">
              <w:r w:rsidRPr="00745050">
                <w:rPr>
                  <w:rFonts w:eastAsia="Times New Roman" w:cs="Calibri"/>
                  <w:color w:val="000000"/>
                  <w:sz w:val="24"/>
                  <w:szCs w:val="24"/>
                  <w:lang w:eastAsia="en-GB"/>
                </w:rPr>
                <w:t>Test-Case-016 Buffer of active stream is filled when client is watching</w:t>
              </w:r>
            </w:ins>
          </w:p>
        </w:tc>
      </w:tr>
      <w:tr w:rsidR="00BD0B8E" w:rsidRPr="00745050" w14:paraId="0FF233A4" w14:textId="77777777">
        <w:trPr>
          <w:trHeight w:val="315"/>
          <w:ins w:id="5794" w:author="Abbas Rizvi" w:date="2023-11-14T15:18:00Z"/>
        </w:trPr>
        <w:tc>
          <w:tcPr>
            <w:tcW w:w="11300" w:type="dxa"/>
            <w:tcBorders>
              <w:top w:val="nil"/>
              <w:left w:val="nil"/>
              <w:bottom w:val="nil"/>
              <w:right w:val="nil"/>
            </w:tcBorders>
            <w:noWrap/>
            <w:vAlign w:val="bottom"/>
            <w:hideMark/>
          </w:tcPr>
          <w:p w14:paraId="47E3F9C7" w14:textId="77777777" w:rsidR="00BD0B8E" w:rsidRPr="00745050" w:rsidRDefault="00BD0B8E">
            <w:pPr>
              <w:spacing w:before="0" w:after="0"/>
              <w:ind w:firstLineChars="100" w:firstLine="240"/>
              <w:rPr>
                <w:ins w:id="5795" w:author="Abbas Rizvi" w:date="2023-11-14T15:18:00Z"/>
                <w:rFonts w:eastAsia="Times New Roman" w:cs="Calibri"/>
                <w:color w:val="000000"/>
                <w:sz w:val="24"/>
                <w:szCs w:val="24"/>
                <w:lang w:eastAsia="en-GB"/>
              </w:rPr>
            </w:pPr>
            <w:ins w:id="5796" w:author="Abbas Rizvi" w:date="2023-11-14T15:18:00Z">
              <w:r w:rsidRPr="00745050">
                <w:rPr>
                  <w:rFonts w:eastAsia="Times New Roman" w:cs="Calibri"/>
                  <w:color w:val="000000"/>
                  <w:sz w:val="24"/>
                  <w:szCs w:val="24"/>
                  <w:lang w:eastAsia="en-GB"/>
                </w:rPr>
                <w:t>Test-Case-017 Buffer shrinks to 0 when program has ended</w:t>
              </w:r>
            </w:ins>
          </w:p>
        </w:tc>
      </w:tr>
      <w:tr w:rsidR="00BD0B8E" w:rsidRPr="00745050" w14:paraId="65B4D590" w14:textId="77777777">
        <w:trPr>
          <w:trHeight w:val="315"/>
          <w:ins w:id="5797" w:author="Abbas Rizvi" w:date="2023-11-14T15:18:00Z"/>
        </w:trPr>
        <w:tc>
          <w:tcPr>
            <w:tcW w:w="11300" w:type="dxa"/>
            <w:tcBorders>
              <w:top w:val="nil"/>
              <w:left w:val="nil"/>
              <w:bottom w:val="nil"/>
              <w:right w:val="nil"/>
            </w:tcBorders>
            <w:noWrap/>
            <w:vAlign w:val="bottom"/>
            <w:hideMark/>
          </w:tcPr>
          <w:p w14:paraId="59B3E714" w14:textId="77777777" w:rsidR="00BD0B8E" w:rsidRPr="00745050" w:rsidRDefault="00BD0B8E">
            <w:pPr>
              <w:spacing w:before="0" w:after="0"/>
              <w:ind w:firstLineChars="100" w:firstLine="240"/>
              <w:rPr>
                <w:ins w:id="5798" w:author="Abbas Rizvi" w:date="2023-11-14T15:18:00Z"/>
                <w:rFonts w:eastAsia="Times New Roman" w:cs="Calibri"/>
                <w:color w:val="000000"/>
                <w:sz w:val="24"/>
                <w:szCs w:val="24"/>
                <w:lang w:eastAsia="en-GB"/>
              </w:rPr>
            </w:pPr>
            <w:ins w:id="5799" w:author="Abbas Rizvi" w:date="2023-11-14T15:18:00Z">
              <w:r w:rsidRPr="00745050">
                <w:rPr>
                  <w:rFonts w:eastAsia="Times New Roman" w:cs="Calibri"/>
                  <w:color w:val="000000"/>
                  <w:sz w:val="24"/>
                  <w:szCs w:val="24"/>
                  <w:lang w:eastAsia="en-GB"/>
                </w:rPr>
                <w:t>Test-Case-018 Synchronization of MSD content</w:t>
              </w:r>
            </w:ins>
          </w:p>
        </w:tc>
      </w:tr>
      <w:tr w:rsidR="00BD0B8E" w:rsidRPr="00745050" w14:paraId="5AC5D599" w14:textId="77777777">
        <w:trPr>
          <w:trHeight w:val="315"/>
          <w:ins w:id="5800" w:author="Abbas Rizvi" w:date="2023-11-14T15:18:00Z"/>
        </w:trPr>
        <w:tc>
          <w:tcPr>
            <w:tcW w:w="11300" w:type="dxa"/>
            <w:tcBorders>
              <w:top w:val="nil"/>
              <w:left w:val="nil"/>
              <w:bottom w:val="nil"/>
              <w:right w:val="nil"/>
            </w:tcBorders>
            <w:noWrap/>
            <w:vAlign w:val="bottom"/>
            <w:hideMark/>
          </w:tcPr>
          <w:p w14:paraId="6571D358" w14:textId="77777777" w:rsidR="00BD0B8E" w:rsidRPr="00745050" w:rsidRDefault="00BD0B8E">
            <w:pPr>
              <w:spacing w:before="0" w:after="0"/>
              <w:ind w:firstLineChars="100" w:firstLine="240"/>
              <w:rPr>
                <w:ins w:id="5801" w:author="Abbas Rizvi" w:date="2023-11-14T15:18:00Z"/>
                <w:rFonts w:eastAsia="Times New Roman" w:cs="Calibri"/>
                <w:color w:val="000000"/>
                <w:sz w:val="24"/>
                <w:szCs w:val="24"/>
                <w:lang w:eastAsia="en-GB"/>
              </w:rPr>
            </w:pPr>
            <w:ins w:id="5802" w:author="Abbas Rizvi" w:date="2023-11-14T15:18:00Z">
              <w:r w:rsidRPr="00745050">
                <w:rPr>
                  <w:rFonts w:eastAsia="Times New Roman" w:cs="Calibri"/>
                  <w:color w:val="000000"/>
                  <w:sz w:val="24"/>
                  <w:szCs w:val="24"/>
                  <w:lang w:eastAsia="en-GB"/>
                </w:rPr>
                <w:t>Test-Case-019 Synchronization of Zeitungen (journals)</w:t>
              </w:r>
            </w:ins>
          </w:p>
        </w:tc>
      </w:tr>
      <w:tr w:rsidR="00BD0B8E" w:rsidRPr="00745050" w14:paraId="05134AB8" w14:textId="77777777">
        <w:trPr>
          <w:trHeight w:val="315"/>
          <w:ins w:id="5803" w:author="Abbas Rizvi" w:date="2023-11-14T15:18:00Z"/>
        </w:trPr>
        <w:tc>
          <w:tcPr>
            <w:tcW w:w="11300" w:type="dxa"/>
            <w:tcBorders>
              <w:top w:val="nil"/>
              <w:left w:val="nil"/>
              <w:bottom w:val="nil"/>
              <w:right w:val="nil"/>
            </w:tcBorders>
            <w:noWrap/>
            <w:vAlign w:val="bottom"/>
            <w:hideMark/>
          </w:tcPr>
          <w:p w14:paraId="72A0275F" w14:textId="77777777" w:rsidR="00BD0B8E" w:rsidRPr="00745050" w:rsidRDefault="00BD0B8E">
            <w:pPr>
              <w:spacing w:before="0" w:after="0"/>
              <w:ind w:firstLineChars="100" w:firstLine="240"/>
              <w:rPr>
                <w:ins w:id="5804" w:author="Abbas Rizvi" w:date="2023-11-14T15:18:00Z"/>
                <w:rFonts w:eastAsia="Times New Roman" w:cs="Calibri"/>
                <w:color w:val="000000"/>
                <w:sz w:val="24"/>
                <w:szCs w:val="24"/>
                <w:lang w:eastAsia="en-GB"/>
              </w:rPr>
            </w:pPr>
            <w:ins w:id="5805" w:author="Abbas Rizvi" w:date="2023-11-14T15:18:00Z">
              <w:r w:rsidRPr="00745050">
                <w:rPr>
                  <w:rFonts w:eastAsia="Times New Roman" w:cs="Calibri"/>
                  <w:color w:val="000000"/>
                  <w:sz w:val="24"/>
                  <w:szCs w:val="24"/>
                  <w:lang w:eastAsia="en-GB"/>
                </w:rPr>
                <w:t>Test-Case-020 Synchronization of Magazine (magazines)</w:t>
              </w:r>
            </w:ins>
          </w:p>
        </w:tc>
      </w:tr>
    </w:tbl>
    <w:p w14:paraId="50263B33" w14:textId="77777777" w:rsidR="00BD0B8E" w:rsidRDefault="00BD0B8E" w:rsidP="00BD0B8E">
      <w:pPr>
        <w:pStyle w:val="ListParagraph"/>
        <w:shd w:val="clear" w:color="auto" w:fill="FFFFFF"/>
        <w:spacing w:before="100" w:beforeAutospacing="1"/>
        <w:rPr>
          <w:ins w:id="5806" w:author="Abbas Rizvi" w:date="2023-11-14T15:18:00Z"/>
          <w:rFonts w:ascii="Segoe UI" w:eastAsia="Times New Roman" w:hAnsi="Segoe UI" w:cs="Segoe UI"/>
          <w:color w:val="172B4D"/>
          <w:spacing w:val="-1"/>
          <w:sz w:val="21"/>
          <w:szCs w:val="21"/>
        </w:rPr>
      </w:pPr>
    </w:p>
    <w:p w14:paraId="65BA02DE" w14:textId="77777777" w:rsidR="00BD0B8E" w:rsidRDefault="00BD0B8E" w:rsidP="00BD0B8E">
      <w:pPr>
        <w:rPr>
          <w:ins w:id="5807" w:author="Abbas Rizvi" w:date="2023-11-14T15:18:00Z"/>
          <w:rFonts w:ascii="Segoe UI" w:eastAsia="Times New Roman" w:hAnsi="Segoe UI" w:cs="Segoe UI"/>
          <w:color w:val="172B4D"/>
          <w:spacing w:val="-1"/>
          <w:sz w:val="21"/>
          <w:szCs w:val="21"/>
        </w:rPr>
      </w:pPr>
      <w:ins w:id="5808" w:author="Abbas Rizvi" w:date="2023-11-14T15:18:00Z">
        <w:r>
          <w:rPr>
            <w:rFonts w:ascii="Segoe UI" w:eastAsia="Times New Roman" w:hAnsi="Segoe UI" w:cs="Segoe UI"/>
            <w:color w:val="172B4D"/>
            <w:spacing w:val="-1"/>
            <w:sz w:val="21"/>
            <w:szCs w:val="21"/>
          </w:rPr>
          <w:br w:type="page"/>
        </w:r>
      </w:ins>
    </w:p>
    <w:p w14:paraId="2C0CFBB5" w14:textId="77777777" w:rsidR="00BD0B8E" w:rsidRPr="00D3729E" w:rsidRDefault="00BD0B8E" w:rsidP="00BD0B8E">
      <w:pPr>
        <w:pStyle w:val="Heading1"/>
        <w:rPr>
          <w:ins w:id="5809" w:author="Abbas Rizvi" w:date="2023-11-14T15:18:00Z"/>
          <w:lang w:val="de-DE" w:eastAsia="en-GB"/>
        </w:rPr>
      </w:pPr>
      <w:bookmarkStart w:id="5810" w:name="_Toc142652125"/>
      <w:ins w:id="5811" w:author="Abbas Rizvi" w:date="2023-11-14T15:18:00Z">
        <w:r w:rsidRPr="00D3729E">
          <w:rPr>
            <w:lang w:val="de-DE" w:eastAsia="en-GB"/>
          </w:rPr>
          <w:t>PM-17: FIS-API deployment für Nahverkehr</w:t>
        </w:r>
        <w:bookmarkEnd w:id="5810"/>
        <w:r w:rsidRPr="00D3729E">
          <w:rPr>
            <w:lang w:val="de-DE" w:eastAsia="en-GB"/>
          </w:rPr>
          <w:t xml:space="preserve"> </w:t>
        </w:r>
      </w:ins>
    </w:p>
    <w:p w14:paraId="0921084D" w14:textId="77777777" w:rsidR="00BD0B8E" w:rsidRPr="00DA468B" w:rsidRDefault="00BD0B8E" w:rsidP="00BD0B8E">
      <w:pPr>
        <w:shd w:val="clear" w:color="auto" w:fill="FFFFFF"/>
        <w:spacing w:before="100" w:beforeAutospacing="1"/>
        <w:rPr>
          <w:ins w:id="5812" w:author="Abbas Rizvi" w:date="2023-11-14T15:18:00Z"/>
          <w:color w:val="000000"/>
          <w:szCs w:val="22"/>
          <w:lang w:eastAsia="de-DE"/>
        </w:rPr>
      </w:pPr>
      <w:ins w:id="5813" w:author="Abbas Rizvi" w:date="2023-11-14T15:18:00Z">
        <w:r w:rsidRPr="005B5AFB">
          <w:rPr>
            <w:color w:val="000000"/>
            <w:szCs w:val="22"/>
            <w:lang w:eastAsia="de-DE"/>
          </w:rPr>
          <w:t>T</w:t>
        </w:r>
        <w:r w:rsidRPr="00DA468B">
          <w:rPr>
            <w:color w:val="000000"/>
            <w:szCs w:val="22"/>
            <w:lang w:eastAsia="de-DE"/>
          </w:rPr>
          <w:t>he OEBB Nahverkehr portal will be integrated with the GSP FIS system using the FIS API V1.5 specification as defined in the document “Spezifikation FIS-API für Railjet ECM-Nummer: 116590” provided by GSP.</w:t>
        </w:r>
      </w:ins>
    </w:p>
    <w:p w14:paraId="534838A1" w14:textId="77777777" w:rsidR="00BD0B8E" w:rsidRPr="00DA468B" w:rsidRDefault="00BD0B8E" w:rsidP="00BD0B8E">
      <w:pPr>
        <w:shd w:val="clear" w:color="auto" w:fill="FFFFFF"/>
        <w:spacing w:before="100" w:beforeAutospacing="1"/>
        <w:rPr>
          <w:ins w:id="5814" w:author="Abbas Rizvi" w:date="2023-11-14T15:18:00Z"/>
          <w:color w:val="000000"/>
          <w:szCs w:val="22"/>
          <w:lang w:eastAsia="de-DE"/>
        </w:rPr>
      </w:pPr>
      <w:ins w:id="5815" w:author="Abbas Rizvi" w:date="2023-11-14T15:18:00Z">
        <w:r w:rsidRPr="00DA468B">
          <w:rPr>
            <w:color w:val="000000"/>
            <w:szCs w:val="22"/>
            <w:lang w:eastAsia="de-DE"/>
          </w:rPr>
          <w:t>Excerpts taken from GSP’s document:</w:t>
        </w:r>
      </w:ins>
    </w:p>
    <w:p w14:paraId="14B15D58" w14:textId="77777777" w:rsidR="00BD0B8E" w:rsidRDefault="00BD0B8E" w:rsidP="00BD0B8E">
      <w:pPr>
        <w:shd w:val="clear" w:color="auto" w:fill="FFFFFF"/>
        <w:spacing w:before="100" w:beforeAutospacing="1"/>
        <w:rPr>
          <w:ins w:id="5816" w:author="Abbas Rizvi" w:date="2023-11-14T15:18:00Z"/>
          <w:rFonts w:ascii="Segoe UI" w:eastAsia="Times New Roman" w:hAnsi="Segoe UI" w:cs="Segoe UI"/>
          <w:color w:val="172B4D"/>
          <w:spacing w:val="-1"/>
          <w:sz w:val="21"/>
          <w:szCs w:val="21"/>
        </w:rPr>
      </w:pPr>
      <w:ins w:id="5817" w:author="Abbas Rizvi" w:date="2023-11-14T15:18:00Z">
        <w:r w:rsidRPr="005B5AFB">
          <w:rPr>
            <w:rFonts w:ascii="Segoe UI" w:eastAsia="Times New Roman" w:hAnsi="Segoe UI" w:cs="Segoe UI"/>
            <w:noProof/>
            <w:color w:val="172B4D"/>
            <w:spacing w:val="-1"/>
            <w:sz w:val="21"/>
            <w:szCs w:val="21"/>
          </w:rPr>
          <w:drawing>
            <wp:inline distT="0" distB="0" distL="0" distR="0" wp14:anchorId="64695216" wp14:editId="377F0902">
              <wp:extent cx="5943600" cy="2744470"/>
              <wp:effectExtent l="0" t="0" r="0" b="0"/>
              <wp:docPr id="1601226543" name="Picture 1601226543" descr="A diagram of a work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26543" name="Picture 1" descr="A diagram of a workshop&#10;&#10;Description automatically generated"/>
                      <pic:cNvPicPr/>
                    </pic:nvPicPr>
                    <pic:blipFill>
                      <a:blip r:embed="rId64"/>
                      <a:stretch>
                        <a:fillRect/>
                      </a:stretch>
                    </pic:blipFill>
                    <pic:spPr>
                      <a:xfrm>
                        <a:off x="0" y="0"/>
                        <a:ext cx="5943600" cy="2744470"/>
                      </a:xfrm>
                      <a:prstGeom prst="rect">
                        <a:avLst/>
                      </a:prstGeom>
                    </pic:spPr>
                  </pic:pic>
                </a:graphicData>
              </a:graphic>
            </wp:inline>
          </w:drawing>
        </w:r>
      </w:ins>
    </w:p>
    <w:p w14:paraId="7356BF2C" w14:textId="77777777" w:rsidR="00BD0B8E" w:rsidRDefault="00BD0B8E" w:rsidP="00BD0B8E">
      <w:pPr>
        <w:shd w:val="clear" w:color="auto" w:fill="FFFFFF"/>
        <w:spacing w:before="100" w:beforeAutospacing="1"/>
        <w:rPr>
          <w:ins w:id="5818" w:author="Abbas Rizvi" w:date="2023-11-14T15:18:00Z"/>
          <w:rFonts w:ascii="Segoe UI" w:eastAsia="Times New Roman" w:hAnsi="Segoe UI" w:cs="Segoe UI"/>
          <w:color w:val="172B4D"/>
          <w:spacing w:val="-1"/>
          <w:sz w:val="21"/>
          <w:szCs w:val="21"/>
        </w:rPr>
      </w:pPr>
    </w:p>
    <w:p w14:paraId="61F102C1" w14:textId="77777777" w:rsidR="00BD0B8E" w:rsidRPr="005B5AFB" w:rsidRDefault="00BD0B8E" w:rsidP="00BD0B8E">
      <w:pPr>
        <w:shd w:val="clear" w:color="auto" w:fill="FFFFFF"/>
        <w:spacing w:before="100" w:beforeAutospacing="1"/>
        <w:rPr>
          <w:ins w:id="5819" w:author="Abbas Rizvi" w:date="2023-11-14T15:18:00Z"/>
          <w:b/>
          <w:bCs/>
          <w:lang w:val="de-DE"/>
        </w:rPr>
      </w:pPr>
      <w:ins w:id="5820" w:author="Abbas Rizvi" w:date="2023-11-14T15:18:00Z">
        <w:r w:rsidRPr="005B5AFB">
          <w:rPr>
            <w:b/>
            <w:bCs/>
            <w:lang w:val="de-DE"/>
          </w:rPr>
          <w:t>Technische Absprache aus dem Workshop:</w:t>
        </w:r>
      </w:ins>
    </w:p>
    <w:p w14:paraId="7603850B" w14:textId="77777777" w:rsidR="00BD0B8E" w:rsidRDefault="00BD0B8E" w:rsidP="00BD0B8E">
      <w:pPr>
        <w:shd w:val="clear" w:color="auto" w:fill="FFFFFF"/>
        <w:spacing w:before="100" w:beforeAutospacing="1"/>
        <w:rPr>
          <w:ins w:id="5821" w:author="Abbas Rizvi" w:date="2023-11-14T15:18:00Z"/>
          <w:lang w:val="de-DE"/>
        </w:rPr>
      </w:pPr>
      <w:ins w:id="5822" w:author="Abbas Rizvi" w:date="2023-11-14T15:18:00Z">
        <w:r w:rsidRPr="005B5AFB">
          <w:rPr>
            <w:lang w:val="de-DE"/>
          </w:rPr>
          <w:t xml:space="preserve"> - XML-Stream über TCP/IP, Trennung in statische und dynamische </w:t>
        </w:r>
        <w:r>
          <w:rPr>
            <w:lang w:val="de-DE"/>
          </w:rPr>
          <w:br/>
        </w:r>
        <w:r w:rsidRPr="005B5AFB">
          <w:rPr>
            <w:lang w:val="de-DE"/>
          </w:rPr>
          <w:t xml:space="preserve">- Anlassbezogene Daten: Datenübe </w:t>
        </w:r>
        <w:r>
          <w:rPr>
            <w:lang w:val="de-DE"/>
          </w:rPr>
          <w:br/>
        </w:r>
        <w:r w:rsidRPr="005B5AFB">
          <w:rPr>
            <w:lang w:val="de-DE"/>
          </w:rPr>
          <w:t xml:space="preserve">- Dynamische Daten: einmal pro Sekunde Benötigte Informationen: </w:t>
        </w:r>
        <w:r>
          <w:rPr>
            <w:lang w:val="de-DE"/>
          </w:rPr>
          <w:br/>
        </w:r>
        <w:r w:rsidRPr="005B5AFB">
          <w:rPr>
            <w:lang w:val="de-DE"/>
          </w:rPr>
          <w:t xml:space="preserve">- Zugnummer </w:t>
        </w:r>
        <w:r>
          <w:rPr>
            <w:lang w:val="de-DE"/>
          </w:rPr>
          <w:br/>
        </w:r>
        <w:r w:rsidRPr="005B5AFB">
          <w:rPr>
            <w:lang w:val="de-DE"/>
          </w:rPr>
          <w:t xml:space="preserve">- Perlenschnur komplett für aktuelle Fahrt inkl. aller Stationsabstände </w:t>
        </w:r>
        <w:r>
          <w:rPr>
            <w:lang w:val="de-DE"/>
          </w:rPr>
          <w:br/>
        </w:r>
        <w:r w:rsidRPr="005B5AFB">
          <w:rPr>
            <w:lang w:val="de-DE"/>
          </w:rPr>
          <w:t xml:space="preserve">- Aktueller Halt </w:t>
        </w:r>
        <w:r>
          <w:rPr>
            <w:lang w:val="de-DE"/>
          </w:rPr>
          <w:br/>
        </w:r>
        <w:r w:rsidRPr="005B5AFB">
          <w:rPr>
            <w:lang w:val="de-DE"/>
          </w:rPr>
          <w:t xml:space="preserve">- Fahrsituation </w:t>
        </w:r>
        <w:r>
          <w:rPr>
            <w:lang w:val="de-DE"/>
          </w:rPr>
          <w:br/>
        </w:r>
        <w:r w:rsidRPr="005B5AFB">
          <w:rPr>
            <w:lang w:val="de-DE"/>
          </w:rPr>
          <w:t xml:space="preserve">- Geschwindigkeit </w:t>
        </w:r>
        <w:r>
          <w:rPr>
            <w:lang w:val="de-DE"/>
          </w:rPr>
          <w:br/>
        </w:r>
        <w:r w:rsidRPr="005B5AFB">
          <w:rPr>
            <w:lang w:val="de-DE"/>
          </w:rPr>
          <w:t xml:space="preserve">- Kilometrierung </w:t>
        </w:r>
        <w:r>
          <w:rPr>
            <w:lang w:val="de-DE"/>
          </w:rPr>
          <w:br/>
        </w:r>
        <w:r w:rsidRPr="005B5AFB">
          <w:rPr>
            <w:lang w:val="de-DE"/>
          </w:rPr>
          <w:t xml:space="preserve">- Stationsabstand, zurückgelegte Strecke vom letzten Halt </w:t>
        </w:r>
        <w:r>
          <w:rPr>
            <w:lang w:val="de-DE"/>
          </w:rPr>
          <w:br/>
        </w:r>
        <w:r w:rsidRPr="005B5AFB">
          <w:rPr>
            <w:lang w:val="de-DE"/>
          </w:rPr>
          <w:t xml:space="preserve">- Fahrplanlage </w:t>
        </w:r>
        <w:r>
          <w:rPr>
            <w:lang w:val="de-DE"/>
          </w:rPr>
          <w:br/>
        </w:r>
        <w:r w:rsidRPr="005B5AFB">
          <w:rPr>
            <w:lang w:val="de-DE"/>
          </w:rPr>
          <w:t xml:space="preserve">- Anschlussinfo nur für nächsten Halt - Datum / Uhrzeit (lokal) </w:t>
        </w:r>
        <w:r>
          <w:rPr>
            <w:lang w:val="de-DE"/>
          </w:rPr>
          <w:br/>
        </w:r>
        <w:r w:rsidRPr="005B5AFB">
          <w:rPr>
            <w:lang w:val="de-DE"/>
          </w:rPr>
          <w:t xml:space="preserve">- GPS-Position Spezifikation </w:t>
        </w:r>
      </w:ins>
    </w:p>
    <w:p w14:paraId="0013FC86" w14:textId="77777777" w:rsidR="00BD0B8E" w:rsidRDefault="00BD0B8E" w:rsidP="00BD0B8E">
      <w:pPr>
        <w:rPr>
          <w:ins w:id="5823" w:author="Abbas Rizvi" w:date="2023-11-14T15:18:00Z"/>
          <w:b/>
          <w:bCs/>
          <w:color w:val="000000"/>
          <w:szCs w:val="22"/>
          <w:lang w:val="de-DE" w:eastAsia="de-DE"/>
        </w:rPr>
      </w:pPr>
      <w:ins w:id="5824" w:author="Abbas Rizvi" w:date="2023-11-14T15:18:00Z">
        <w:r>
          <w:rPr>
            <w:b/>
            <w:bCs/>
            <w:color w:val="000000"/>
            <w:szCs w:val="22"/>
            <w:lang w:val="de-DE" w:eastAsia="de-DE"/>
          </w:rPr>
          <w:br w:type="page"/>
        </w:r>
      </w:ins>
    </w:p>
    <w:p w14:paraId="19CB482B" w14:textId="77777777" w:rsidR="00BD0B8E" w:rsidRPr="007824CE" w:rsidRDefault="00BD0B8E" w:rsidP="00BD0B8E">
      <w:pPr>
        <w:pStyle w:val="NormalWeb"/>
        <w:rPr>
          <w:ins w:id="5825" w:author="Abbas Rizvi" w:date="2023-11-14T15:18:00Z"/>
          <w:rFonts w:ascii="Calibri" w:hAnsi="Calibri"/>
          <w:b/>
          <w:bCs/>
          <w:color w:val="000000"/>
          <w:sz w:val="22"/>
          <w:szCs w:val="22"/>
          <w:lang w:val="de-DE" w:eastAsia="de-DE"/>
        </w:rPr>
      </w:pPr>
      <w:ins w:id="5826" w:author="Abbas Rizvi" w:date="2023-11-14T15:18:00Z">
        <w:r w:rsidRPr="007824CE">
          <w:rPr>
            <w:rFonts w:ascii="Calibri" w:hAnsi="Calibri"/>
            <w:b/>
            <w:bCs/>
            <w:color w:val="000000"/>
            <w:sz w:val="22"/>
            <w:szCs w:val="22"/>
            <w:lang w:val="de-DE" w:eastAsia="de-DE"/>
          </w:rPr>
          <w:t xml:space="preserve">Kommunikation </w:t>
        </w:r>
      </w:ins>
    </w:p>
    <w:p w14:paraId="269C68E6" w14:textId="77777777" w:rsidR="00BD0B8E" w:rsidRDefault="00BD0B8E" w:rsidP="00BD0B8E">
      <w:pPr>
        <w:pStyle w:val="NormalWeb"/>
        <w:rPr>
          <w:ins w:id="5827" w:author="Abbas Rizvi" w:date="2023-11-14T15:18:00Z"/>
          <w:rFonts w:ascii="Calibri" w:hAnsi="Calibri"/>
          <w:color w:val="000000"/>
          <w:sz w:val="22"/>
          <w:szCs w:val="22"/>
          <w:lang w:val="de-DE" w:eastAsia="de-DE"/>
        </w:rPr>
      </w:pPr>
      <w:ins w:id="5828" w:author="Abbas Rizvi" w:date="2023-11-14T15:18:00Z">
        <w:r w:rsidRPr="58DEFB42">
          <w:rPr>
            <w:rFonts w:ascii="Calibri" w:hAnsi="Calibri"/>
            <w:color w:val="000000" w:themeColor="text1"/>
            <w:sz w:val="22"/>
            <w:szCs w:val="22"/>
            <w:lang w:val="de-DE" w:eastAsia="de-DE"/>
          </w:rPr>
          <w:t>Die Kommunikation zwischen dem Websystem und dem Fahrzeugrechner erfolgt per Ethernet mittels TCP/IP. Zur Vereinfachung der Absicherung des Fahrgastinformationssystems ist die Datenübertragung unidirektional ausgelegt. Die FIS baut dazu automatisch eine TCP-Verbindung zur fix definierten Gegenstelle auf: IP: 172.19.5.2 Port: 47918 Die IP-Adresse des Portal-Servers liegt dabei nicht im Adressbereich der FIS, sondern muss per IP Route im FIS-System konfiguriert werden. Die genaue Beschreibung des IP-Schemas ist in [1] enthalten. Der Sendeport der FIS ist nicht festgelegt und kann bei jedem Verbindungsaufbau ein anderer sein. Nach dem Verbindungsaufbau sendet die FIS periodisch die Daten als XML-Telegramme an diesen Port. Wird die Verbindung aus beliebigen Gründen von einer der beiden Seiten beendet, ist die FIS dafür verantwortlich, die Verbindung nach spätestens 1 Minute wieder aufzubauen. Sollte das Websystem auf dieser Verbindung Daten zum FIS-System senden, wird es diese ignorieren.</w:t>
        </w:r>
      </w:ins>
    </w:p>
    <w:p w14:paraId="5971076E" w14:textId="77777777" w:rsidR="00BD0B8E" w:rsidRPr="00C02C75" w:rsidRDefault="00BD0B8E" w:rsidP="00BD0B8E">
      <w:pPr>
        <w:pStyle w:val="Heading2"/>
        <w:rPr>
          <w:ins w:id="5829" w:author="Abbas Rizvi" w:date="2023-11-14T15:18:00Z"/>
          <w:lang w:val="en-GB"/>
        </w:rPr>
      </w:pPr>
      <w:bookmarkStart w:id="5830" w:name="_Toc142652126"/>
      <w:ins w:id="5831" w:author="Abbas Rizvi" w:date="2023-11-14T15:18:00Z">
        <w:r w:rsidRPr="00C02C75">
          <w:rPr>
            <w:lang w:val="en-GB"/>
          </w:rPr>
          <w:t>Test case outline for acceptance of functionality</w:t>
        </w:r>
        <w:bookmarkEnd w:id="5830"/>
      </w:ins>
    </w:p>
    <w:p w14:paraId="6036E059" w14:textId="77777777" w:rsidR="00BD0B8E" w:rsidRDefault="00BD0B8E" w:rsidP="00BD0B8E">
      <w:pPr>
        <w:pStyle w:val="NormalWeb"/>
        <w:rPr>
          <w:ins w:id="5832" w:author="Abbas Rizvi" w:date="2023-11-14T15:18:00Z"/>
        </w:rPr>
      </w:pPr>
      <w:ins w:id="5833" w:author="Abbas Rizvi" w:date="2023-11-14T15:18:00Z">
        <w:r>
          <w:t>A test case catalogue for the FIS API integration will be created in the course of this project. This will include tests to:</w:t>
        </w:r>
      </w:ins>
    </w:p>
    <w:p w14:paraId="3449AAEC" w14:textId="77777777" w:rsidR="00BD0B8E" w:rsidRDefault="00BD0B8E" w:rsidP="00BD0B8E">
      <w:pPr>
        <w:pStyle w:val="NormalWeb"/>
        <w:numPr>
          <w:ilvl w:val="0"/>
          <w:numId w:val="67"/>
        </w:numPr>
        <w:rPr>
          <w:ins w:id="5834" w:author="Abbas Rizvi" w:date="2023-11-14T15:18:00Z"/>
        </w:rPr>
      </w:pPr>
      <w:ins w:id="5835" w:author="Abbas Rizvi" w:date="2023-11-14T15:18:00Z">
        <w:r>
          <w:t>Confirm data is received from the FIS API on IP 172.19.5.2 and port 47918</w:t>
        </w:r>
      </w:ins>
    </w:p>
    <w:p w14:paraId="092EEB7E" w14:textId="77777777" w:rsidR="00BD0B8E" w:rsidRDefault="00BD0B8E" w:rsidP="00BD0B8E">
      <w:pPr>
        <w:pStyle w:val="NormalWeb"/>
        <w:numPr>
          <w:ilvl w:val="0"/>
          <w:numId w:val="67"/>
        </w:numPr>
        <w:rPr>
          <w:ins w:id="5836" w:author="Abbas Rizvi" w:date="2023-11-14T15:18:00Z"/>
        </w:rPr>
      </w:pPr>
      <w:ins w:id="5837" w:author="Abbas Rizvi" w:date="2023-11-14T15:18:00Z">
        <w:r>
          <w:t>Confirm the correct data is shown in the Nahverkehr portal</w:t>
        </w:r>
      </w:ins>
    </w:p>
    <w:p w14:paraId="680CE663" w14:textId="77777777" w:rsidR="00BD0B8E" w:rsidRDefault="00BD0B8E" w:rsidP="00BD0B8E">
      <w:pPr>
        <w:pStyle w:val="NormalWeb"/>
        <w:numPr>
          <w:ilvl w:val="0"/>
          <w:numId w:val="67"/>
        </w:numPr>
        <w:rPr>
          <w:ins w:id="5838" w:author="Abbas Rizvi" w:date="2023-11-14T15:18:00Z"/>
        </w:rPr>
      </w:pPr>
      <w:ins w:id="5839" w:author="Abbas Rizvi" w:date="2023-11-14T15:18:00Z">
        <w:r>
          <w:t>Generate errors to simulate no connectivity with the FIS API and observe behaviour</w:t>
        </w:r>
      </w:ins>
    </w:p>
    <w:p w14:paraId="51EF44D9" w14:textId="77777777" w:rsidR="00BD0B8E" w:rsidRDefault="00BD0B8E" w:rsidP="00BD0B8E">
      <w:pPr>
        <w:pStyle w:val="NormalWeb"/>
        <w:numPr>
          <w:ilvl w:val="0"/>
          <w:numId w:val="67"/>
        </w:numPr>
        <w:rPr>
          <w:ins w:id="5840" w:author="Abbas Rizvi" w:date="2023-11-14T15:18:00Z"/>
        </w:rPr>
      </w:pPr>
      <w:ins w:id="5841" w:author="Abbas Rizvi" w:date="2023-11-14T15:18:00Z">
        <w:r>
          <w:t>Etc.</w:t>
        </w:r>
      </w:ins>
    </w:p>
    <w:p w14:paraId="63310D59" w14:textId="77777777" w:rsidR="00BD0B8E" w:rsidRDefault="00BD0B8E" w:rsidP="00BD0B8E">
      <w:pPr>
        <w:pStyle w:val="NormalWeb"/>
        <w:ind w:left="720"/>
        <w:rPr>
          <w:ins w:id="5842" w:author="Abbas Rizvi" w:date="2023-11-14T15:18:00Z"/>
        </w:rPr>
      </w:pPr>
    </w:p>
    <w:p w14:paraId="6BDA0B56" w14:textId="77777777" w:rsidR="00BD0B8E" w:rsidRPr="00204725" w:rsidRDefault="00BD0B8E" w:rsidP="00BD0B8E">
      <w:pPr>
        <w:pStyle w:val="Heading1"/>
        <w:rPr>
          <w:ins w:id="5843" w:author="Abbas Rizvi" w:date="2023-11-14T15:18:00Z"/>
          <w:lang w:eastAsia="en-GB"/>
        </w:rPr>
      </w:pPr>
      <w:bookmarkStart w:id="5844" w:name="_Toc142652127"/>
      <w:ins w:id="5845" w:author="Abbas Rizvi" w:date="2023-11-14T15:18:00Z">
        <w:r w:rsidRPr="00204725">
          <w:rPr>
            <w:lang w:eastAsia="en-GB"/>
          </w:rPr>
          <w:t>PM-18: 3rd Party Devices Konfiguration für NMS</w:t>
        </w:r>
        <w:bookmarkEnd w:id="5844"/>
        <w:r w:rsidRPr="00204725">
          <w:rPr>
            <w:lang w:eastAsia="en-GB"/>
          </w:rPr>
          <w:t xml:space="preserve"> </w:t>
        </w:r>
      </w:ins>
    </w:p>
    <w:p w14:paraId="26F1D3AF" w14:textId="77777777" w:rsidR="00BD0B8E" w:rsidRDefault="00BD0B8E" w:rsidP="00BD0B8E">
      <w:pPr>
        <w:pStyle w:val="NormalWeb"/>
        <w:rPr>
          <w:ins w:id="5846" w:author="Abbas Rizvi" w:date="2023-11-14T15:18:00Z"/>
          <w:rFonts w:ascii="Calibri" w:hAnsi="Calibri"/>
          <w:sz w:val="22"/>
          <w:szCs w:val="20"/>
        </w:rPr>
      </w:pPr>
      <w:ins w:id="5847" w:author="Abbas Rizvi" w:date="2023-11-14T15:18:00Z">
        <w:r w:rsidRPr="008806FD">
          <w:rPr>
            <w:rFonts w:ascii="Calibri" w:hAnsi="Calibri"/>
            <w:sz w:val="22"/>
            <w:szCs w:val="20"/>
          </w:rPr>
          <w:t>All 3rd Party devices connected to the Nomad switches on the Dosto NEU fleet will be monitored by NMS. However as we did not get any details about these devices such as interfaces to collect diagnostic data, etc., Nomad will simply monitor the ports the devices are connected on the switch and display an alert if the port state is changed from up to down.</w:t>
        </w:r>
      </w:ins>
    </w:p>
    <w:p w14:paraId="2652BAB7" w14:textId="77777777" w:rsidR="00BD0B8E" w:rsidRPr="00C02C75" w:rsidRDefault="00BD0B8E" w:rsidP="00BD0B8E">
      <w:pPr>
        <w:pStyle w:val="Heading2"/>
        <w:rPr>
          <w:ins w:id="5848" w:author="Abbas Rizvi" w:date="2023-11-14T15:18:00Z"/>
          <w:lang w:val="en-GB"/>
        </w:rPr>
      </w:pPr>
      <w:bookmarkStart w:id="5849" w:name="_Toc142652128"/>
      <w:ins w:id="5850" w:author="Abbas Rizvi" w:date="2023-11-14T15:18:00Z">
        <w:r w:rsidRPr="00C02C75">
          <w:rPr>
            <w:lang w:val="en-GB"/>
          </w:rPr>
          <w:t>Test case outline for acceptance of functionality</w:t>
        </w:r>
        <w:bookmarkEnd w:id="5849"/>
      </w:ins>
    </w:p>
    <w:p w14:paraId="4ED1C5A9" w14:textId="77777777" w:rsidR="00BD0B8E" w:rsidRDefault="00BD0B8E" w:rsidP="00BD0B8E">
      <w:pPr>
        <w:pStyle w:val="NormalWeb"/>
        <w:numPr>
          <w:ilvl w:val="0"/>
          <w:numId w:val="64"/>
        </w:numPr>
        <w:rPr>
          <w:ins w:id="5851" w:author="Abbas Rizvi" w:date="2023-11-14T15:18:00Z"/>
        </w:rPr>
      </w:pPr>
      <w:ins w:id="5852" w:author="Abbas Rizvi" w:date="2023-11-14T15:18:00Z">
        <w:r>
          <w:t>Removing cables connected to switch ports configured for 3</w:t>
        </w:r>
        <w:r w:rsidRPr="000A5212">
          <w:rPr>
            <w:vertAlign w:val="superscript"/>
          </w:rPr>
          <w:t>rd</w:t>
        </w:r>
        <w:r>
          <w:t xml:space="preserve"> party devices generates alerts in NMS</w:t>
        </w:r>
      </w:ins>
    </w:p>
    <w:p w14:paraId="6098D3A9" w14:textId="77777777" w:rsidR="00BD0B8E" w:rsidRDefault="00BD0B8E" w:rsidP="00BD0B8E">
      <w:pPr>
        <w:rPr>
          <w:ins w:id="5853" w:author="Abbas Rizvi" w:date="2023-11-14T15:18:00Z"/>
          <w:rFonts w:ascii="Times New Roman" w:hAnsi="Times New Roman"/>
          <w:sz w:val="24"/>
          <w:szCs w:val="24"/>
        </w:rPr>
      </w:pPr>
      <w:ins w:id="5854" w:author="Abbas Rizvi" w:date="2023-11-14T15:18:00Z">
        <w:r>
          <w:br w:type="page"/>
        </w:r>
      </w:ins>
    </w:p>
    <w:p w14:paraId="61FCF07B" w14:textId="77777777" w:rsidR="00BD0B8E" w:rsidRDefault="00BD0B8E" w:rsidP="00BD0B8E">
      <w:pPr>
        <w:pStyle w:val="NormalWeb"/>
        <w:ind w:left="720"/>
        <w:rPr>
          <w:ins w:id="5855" w:author="Abbas Rizvi" w:date="2023-11-14T15:18:00Z"/>
        </w:rPr>
      </w:pPr>
    </w:p>
    <w:p w14:paraId="3FA282B7" w14:textId="77777777" w:rsidR="00BD0B8E" w:rsidRPr="0097547D" w:rsidRDefault="00BD0B8E" w:rsidP="00BD0B8E">
      <w:pPr>
        <w:pStyle w:val="Heading1"/>
        <w:rPr>
          <w:ins w:id="5856" w:author="Abbas Rizvi" w:date="2023-11-14T15:18:00Z"/>
          <w:lang w:eastAsia="en-GB"/>
        </w:rPr>
      </w:pPr>
      <w:bookmarkStart w:id="5857" w:name="_Toc142652129"/>
      <w:ins w:id="5858" w:author="Abbas Rizvi" w:date="2023-11-14T15:18:00Z">
        <w:r w:rsidRPr="0097547D">
          <w:rPr>
            <w:lang w:eastAsia="en-GB"/>
          </w:rPr>
          <w:t>PM-19: Passengers routing connecting to local CCUs (Multitraction)</w:t>
        </w:r>
        <w:bookmarkEnd w:id="5857"/>
        <w:r w:rsidRPr="0097547D">
          <w:rPr>
            <w:lang w:eastAsia="en-GB"/>
          </w:rPr>
          <w:t xml:space="preserve"> </w:t>
        </w:r>
      </w:ins>
    </w:p>
    <w:p w14:paraId="587D6CC3" w14:textId="77777777" w:rsidR="00BD0B8E" w:rsidRDefault="00BD0B8E" w:rsidP="00BD0B8E">
      <w:pPr>
        <w:pStyle w:val="NormalWeb"/>
        <w:rPr>
          <w:ins w:id="5859" w:author="Abbas Rizvi" w:date="2023-11-14T15:18:00Z"/>
          <w:color w:val="000000"/>
          <w:sz w:val="22"/>
          <w:szCs w:val="22"/>
          <w:lang w:val="en-US" w:eastAsia="de-DE"/>
        </w:rPr>
      </w:pPr>
      <w:ins w:id="5860" w:author="Abbas Rizvi" w:date="2023-11-14T15:18:00Z">
        <w:r w:rsidRPr="58DEFB42">
          <w:rPr>
            <w:color w:val="000000" w:themeColor="text1"/>
            <w:sz w:val="22"/>
            <w:szCs w:val="22"/>
            <w:lang w:val="en-US" w:eastAsia="de-DE"/>
          </w:rPr>
          <w:t>In the case of multiple CCUs in a consist (Multi-traction) users should only be served by the DHCP running on their local CCU. Passenger traffic should only be allowed over the trunk ports if the local CCU has gone down or is not responding. However, there will be rate limiting configured on the trunk ports of the switches, so the Passenger VLAN (Virtual LANs) does not form a bottleneck on the network and reduce the available bandwidth of other more critical VLANs.</w:t>
        </w:r>
      </w:ins>
    </w:p>
    <w:p w14:paraId="5EC25D37" w14:textId="77777777" w:rsidR="00BD0B8E" w:rsidRPr="005E51E8" w:rsidRDefault="00BD0B8E" w:rsidP="00BD0B8E">
      <w:pPr>
        <w:numPr>
          <w:ilvl w:val="0"/>
          <w:numId w:val="61"/>
        </w:numPr>
        <w:spacing w:before="100" w:beforeAutospacing="1" w:after="100" w:afterAutospacing="1"/>
        <w:rPr>
          <w:ins w:id="5861" w:author="Abbas Rizvi" w:date="2023-11-14T15:18:00Z"/>
          <w:rFonts w:eastAsia="Times New Roman"/>
        </w:rPr>
      </w:pPr>
      <w:ins w:id="5862" w:author="Abbas Rizvi" w:date="2023-11-14T15:18:00Z">
        <w:r w:rsidRPr="005E51E8">
          <w:rPr>
            <w:rFonts w:eastAsia="Times New Roman"/>
          </w:rPr>
          <w:t>One identical client VLAN used in every consist with DHCP running on every CCU.</w:t>
        </w:r>
      </w:ins>
    </w:p>
    <w:p w14:paraId="617EE1CB" w14:textId="77777777" w:rsidR="00BD0B8E" w:rsidRPr="005E51E8" w:rsidRDefault="00BD0B8E" w:rsidP="00BD0B8E">
      <w:pPr>
        <w:numPr>
          <w:ilvl w:val="0"/>
          <w:numId w:val="61"/>
        </w:numPr>
        <w:spacing w:before="100" w:beforeAutospacing="1" w:after="100" w:afterAutospacing="1"/>
        <w:rPr>
          <w:ins w:id="5863" w:author="Abbas Rizvi" w:date="2023-11-14T15:18:00Z"/>
          <w:rFonts w:eastAsia="Times New Roman"/>
        </w:rPr>
      </w:pPr>
      <w:ins w:id="5864" w:author="Abbas Rizvi" w:date="2023-11-14T15:18:00Z">
        <w:r w:rsidRPr="58DEFB42">
          <w:rPr>
            <w:rFonts w:eastAsia="Times New Roman"/>
          </w:rPr>
          <w:t xml:space="preserve">An inter-switch configuration that by default does </w:t>
        </w:r>
        <w:r w:rsidRPr="58DEFB42">
          <w:rPr>
            <w:rFonts w:eastAsia="Times New Roman"/>
            <w:b/>
            <w:bCs/>
          </w:rPr>
          <w:t>not</w:t>
        </w:r>
        <w:r w:rsidRPr="58DEFB42">
          <w:rPr>
            <w:rFonts w:eastAsia="Times New Roman"/>
          </w:rPr>
          <w:t xml:space="preserve"> allow the VLAN to pass between the consists.</w:t>
        </w:r>
      </w:ins>
    </w:p>
    <w:p w14:paraId="5BA90847" w14:textId="77777777" w:rsidR="00BD0B8E" w:rsidRDefault="00BD0B8E" w:rsidP="00BD0B8E">
      <w:pPr>
        <w:numPr>
          <w:ilvl w:val="0"/>
          <w:numId w:val="61"/>
        </w:numPr>
        <w:spacing w:before="100" w:beforeAutospacing="1" w:after="100" w:afterAutospacing="1"/>
        <w:rPr>
          <w:ins w:id="5865" w:author="Abbas Rizvi" w:date="2023-11-14T15:18:00Z"/>
          <w:rFonts w:eastAsia="Times New Roman"/>
        </w:rPr>
      </w:pPr>
      <w:ins w:id="5866" w:author="Abbas Rizvi" w:date="2023-11-14T15:18:00Z">
        <w:r w:rsidRPr="005E51E8">
          <w:rPr>
            <w:rFonts w:eastAsia="Times New Roman"/>
          </w:rPr>
          <w:t>Under normal operation, passengers (PPPP below) would simply be using their own local CCU for internet access.</w:t>
        </w:r>
      </w:ins>
    </w:p>
    <w:p w14:paraId="7EAF7C55" w14:textId="77777777" w:rsidR="00BD0B8E" w:rsidRPr="005E51E8" w:rsidRDefault="00BD0B8E" w:rsidP="00BD0B8E">
      <w:pPr>
        <w:spacing w:before="100" w:beforeAutospacing="1" w:after="100" w:afterAutospacing="1"/>
        <w:ind w:left="720"/>
        <w:rPr>
          <w:ins w:id="5867" w:author="Abbas Rizvi" w:date="2023-11-14T15:18:00Z"/>
          <w:rFonts w:eastAsia="Times New Roman"/>
        </w:rPr>
      </w:pPr>
      <w:ins w:id="5868" w:author="Abbas Rizvi" w:date="2023-11-14T15:18:00Z">
        <w:r w:rsidRPr="005E51E8">
          <w:rPr>
            <w:rFonts w:eastAsia="Times New Roman"/>
            <w:noProof/>
          </w:rPr>
          <w:drawing>
            <wp:inline distT="0" distB="0" distL="0" distR="0" wp14:anchorId="1F896499" wp14:editId="74E5175F">
              <wp:extent cx="4334480" cy="857370"/>
              <wp:effectExtent l="0" t="0" r="0" b="0"/>
              <wp:docPr id="945978900" name="Picture 945978900" descr="A close-up of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8900" name="Picture 1" descr="A close-up of a blue background&#10;&#10;Description automatically generated"/>
                      <pic:cNvPicPr/>
                    </pic:nvPicPr>
                    <pic:blipFill>
                      <a:blip r:embed="rId65"/>
                      <a:stretch>
                        <a:fillRect/>
                      </a:stretch>
                    </pic:blipFill>
                    <pic:spPr>
                      <a:xfrm>
                        <a:off x="0" y="0"/>
                        <a:ext cx="4334480" cy="857370"/>
                      </a:xfrm>
                      <a:prstGeom prst="rect">
                        <a:avLst/>
                      </a:prstGeom>
                    </pic:spPr>
                  </pic:pic>
                </a:graphicData>
              </a:graphic>
            </wp:inline>
          </w:drawing>
        </w:r>
      </w:ins>
    </w:p>
    <w:p w14:paraId="2D41C257" w14:textId="77777777" w:rsidR="00BD0B8E" w:rsidRPr="00D23AF9" w:rsidRDefault="00BD0B8E" w:rsidP="00BD0B8E">
      <w:pPr>
        <w:numPr>
          <w:ilvl w:val="0"/>
          <w:numId w:val="61"/>
        </w:numPr>
        <w:spacing w:before="100" w:beforeAutospacing="1" w:after="100" w:afterAutospacing="1"/>
        <w:rPr>
          <w:ins w:id="5869" w:author="Abbas Rizvi" w:date="2023-11-14T15:18:00Z"/>
          <w:rFonts w:ascii="Times New Roman" w:hAnsi="Times New Roman"/>
          <w:sz w:val="24"/>
          <w:szCs w:val="24"/>
        </w:rPr>
      </w:pPr>
      <w:ins w:id="5870" w:author="Abbas Rizvi" w:date="2023-11-14T15:18:00Z">
        <w:r w:rsidRPr="005E51E8">
          <w:rPr>
            <w:rFonts w:eastAsia="Times New Roman"/>
          </w:rPr>
          <w:t>In case of a CCU failure, the link towards the CCU with the lowest neighbouring CCU id in the inter-consist would be opened: in the example below CCU1 has died, meaning that the switch configuration towards CCU3 would be changed to allow the VLAN to pass, effectively putting the passengers that would normally use CCU1 inside the DHCP domain of CCU3.</w:t>
        </w:r>
      </w:ins>
    </w:p>
    <w:p w14:paraId="4EC94804" w14:textId="77777777" w:rsidR="00BD0B8E" w:rsidRPr="00C02C75" w:rsidRDefault="00BD0B8E" w:rsidP="00BD0B8E">
      <w:pPr>
        <w:pStyle w:val="Heading2"/>
        <w:rPr>
          <w:ins w:id="5871" w:author="Abbas Rizvi" w:date="2023-11-14T15:18:00Z"/>
          <w:lang w:val="en-GB"/>
        </w:rPr>
      </w:pPr>
      <w:bookmarkStart w:id="5872" w:name="_Toc142652130"/>
      <w:ins w:id="5873" w:author="Abbas Rizvi" w:date="2023-11-14T15:18:00Z">
        <w:r w:rsidRPr="00C02C75">
          <w:rPr>
            <w:lang w:val="en-GB"/>
          </w:rPr>
          <w:t>Test case outline for acceptance of functionality</w:t>
        </w:r>
        <w:bookmarkEnd w:id="5872"/>
      </w:ins>
    </w:p>
    <w:p w14:paraId="1ADC9513" w14:textId="77777777" w:rsidR="00BD0B8E" w:rsidRPr="00E25353" w:rsidRDefault="00BD0B8E" w:rsidP="00BD0B8E">
      <w:pPr>
        <w:pStyle w:val="ListParagraph"/>
        <w:numPr>
          <w:ilvl w:val="0"/>
          <w:numId w:val="66"/>
        </w:numPr>
        <w:spacing w:before="100" w:beforeAutospacing="1" w:after="100" w:afterAutospacing="1"/>
        <w:rPr>
          <w:ins w:id="5874" w:author="Abbas Rizvi" w:date="2023-11-14T15:18:00Z"/>
          <w:rFonts w:ascii="Times New Roman" w:hAnsi="Times New Roman"/>
          <w:sz w:val="24"/>
          <w:szCs w:val="24"/>
        </w:rPr>
      </w:pPr>
      <w:ins w:id="5875" w:author="Abbas Rizvi" w:date="2023-11-14T15:18:00Z">
        <w:r>
          <w:t>On a bench with multiple CCUs connect to the AP of the first simulated train and confirm that you connect with the local CCU. On the trunk ports of the switches on the last and first wagons confirm that the passenger vlan is disabled. Power off the local CCU and confirm that the passenger vlan is enabled on the trunk port and you are connecting and being served by CCU2. Make sure that rate limiting is configured on these ports and you cannot procedure more bandwidth then configured.</w:t>
        </w:r>
      </w:ins>
    </w:p>
    <w:p w14:paraId="1B4FC8A8" w14:textId="77777777" w:rsidR="00BD0B8E" w:rsidRPr="00E15BBA" w:rsidRDefault="00BD0B8E" w:rsidP="00BD0B8E">
      <w:pPr>
        <w:rPr>
          <w:ins w:id="5876" w:author="Abbas Rizvi" w:date="2023-11-14T15:18:00Z"/>
          <w:rFonts w:ascii="Times New Roman" w:hAnsi="Times New Roman"/>
          <w:b/>
          <w:bCs/>
          <w:sz w:val="24"/>
          <w:szCs w:val="24"/>
          <w:lang w:val="en-US"/>
        </w:rPr>
      </w:pPr>
    </w:p>
    <w:p w14:paraId="5ED184D5" w14:textId="77777777" w:rsidR="00BD0B8E" w:rsidRPr="00E15BBA" w:rsidRDefault="00BD0B8E" w:rsidP="00BD0B8E">
      <w:pPr>
        <w:pStyle w:val="NormalWeb"/>
        <w:rPr>
          <w:ins w:id="5877" w:author="Abbas Rizvi" w:date="2023-11-14T15:18:00Z"/>
          <w:b/>
          <w:bCs/>
          <w:lang w:val="en-US"/>
        </w:rPr>
      </w:pPr>
    </w:p>
    <w:p w14:paraId="26E1DB3D" w14:textId="77777777" w:rsidR="00BD0B8E" w:rsidRPr="00C11085" w:rsidRDefault="00BD0B8E" w:rsidP="00BD0B8E">
      <w:pPr>
        <w:pStyle w:val="NormalWeb"/>
        <w:rPr>
          <w:ins w:id="5878" w:author="Abbas Rizvi" w:date="2023-11-14T15:18:00Z"/>
        </w:rPr>
      </w:pPr>
    </w:p>
    <w:p w14:paraId="4496AA3B" w14:textId="77777777" w:rsidR="00C80EE1" w:rsidRDefault="00C80EE1" w:rsidP="00B60CF2">
      <w:pPr>
        <w:rPr>
          <w:ins w:id="5879" w:author="Hartmut Huber" w:date="2023-05-15T11:35:00Z"/>
        </w:rPr>
      </w:pPr>
    </w:p>
    <w:p w14:paraId="0E5916AD" w14:textId="77777777" w:rsidR="00C80EE1" w:rsidRDefault="00C80EE1" w:rsidP="00C80EE1">
      <w:pPr>
        <w:pStyle w:val="Heading1"/>
        <w:rPr>
          <w:ins w:id="5880" w:author="Abbas Rizvi" w:date="2023-05-15T14:03:00Z"/>
        </w:rPr>
      </w:pPr>
      <w:bookmarkStart w:id="5881" w:name="_Toc150800099"/>
      <w:ins w:id="5882" w:author="Abbas Rizvi" w:date="2023-05-15T14:02:00Z">
        <w:r>
          <w:t>Functionality Test</w:t>
        </w:r>
        <w:bookmarkEnd w:id="5881"/>
        <w:del w:id="5883" w:author="Christopher Kemeter" w:date="2023-11-13T20:30:00Z">
          <w:r w:rsidDel="00BB22CC">
            <w:delText>ing</w:delText>
          </w:r>
        </w:del>
      </w:ins>
    </w:p>
    <w:p w14:paraId="155C2857" w14:textId="3DD5873F" w:rsidR="005747B0" w:rsidDel="00C80EE1" w:rsidRDefault="009066CE" w:rsidP="00146636">
      <w:pPr>
        <w:pStyle w:val="Heading1"/>
        <w:rPr>
          <w:del w:id="5884" w:author="Abbas Rizvi" w:date="2023-05-15T09:55:00Z"/>
          <w:rFonts w:asciiTheme="minorHAnsi" w:hAnsiTheme="minorHAnsi" w:cstheme="minorHAnsi"/>
        </w:rPr>
      </w:pPr>
      <w:del w:id="5885" w:author="Abbas Rizvi" w:date="2023-05-15T09:55:00Z">
        <w:r w:rsidRPr="15906C68" w:rsidDel="00633249">
          <w:rPr>
            <w:rFonts w:asciiTheme="minorHAnsi" w:hAnsiTheme="minorHAnsi" w:cstheme="minorBidi"/>
          </w:rPr>
          <w:delText>D</w:delText>
        </w:r>
        <w:r w:rsidR="001C210B" w:rsidRPr="15906C68" w:rsidDel="00633249">
          <w:rPr>
            <w:rFonts w:asciiTheme="minorHAnsi" w:hAnsiTheme="minorHAnsi" w:cstheme="minorBidi"/>
          </w:rPr>
          <w:delText>etailed Design Review and Freeze</w:delText>
        </w:r>
        <w:bookmarkStart w:id="5886" w:name="_Toc135037055"/>
        <w:bookmarkStart w:id="5887" w:name="_Toc135040633"/>
        <w:bookmarkEnd w:id="5886"/>
        <w:bookmarkEnd w:id="5887"/>
      </w:del>
    </w:p>
    <w:p w14:paraId="44AF3B97" w14:textId="3D5340FB" w:rsidR="00C80EE1" w:rsidRPr="00BB22CC" w:rsidDel="00BB22CC" w:rsidRDefault="00C80EE1" w:rsidP="00C80EE1">
      <w:pPr>
        <w:rPr>
          <w:ins w:id="5888" w:author="Abbas Rizvi" w:date="2023-05-15T14:04:00Z"/>
          <w:del w:id="5889" w:author="Christopher Kemeter" w:date="2023-11-13T20:30:00Z"/>
          <w:lang w:val="de-AT"/>
          <w:rPrChange w:id="5890" w:author="Christopher Kemeter" w:date="2023-11-13T20:30:00Z">
            <w:rPr>
              <w:ins w:id="5891" w:author="Abbas Rizvi" w:date="2023-05-15T14:04:00Z"/>
              <w:del w:id="5892" w:author="Christopher Kemeter" w:date="2023-11-13T20:30:00Z"/>
            </w:rPr>
          </w:rPrChange>
        </w:rPr>
      </w:pPr>
      <w:ins w:id="5893" w:author="Abbas Rizvi" w:date="2023-05-15T14:03:00Z">
        <w:del w:id="5894" w:author="Christopher Kemeter" w:date="2023-11-13T20:30:00Z">
          <w:r w:rsidRPr="00BB22CC" w:rsidDel="00BB22CC">
            <w:rPr>
              <w:lang w:val="de-AT"/>
              <w:rPrChange w:id="5895" w:author="Christopher Kemeter" w:date="2023-11-13T20:30:00Z">
                <w:rPr/>
              </w:rPrChange>
            </w:rPr>
            <w:delText xml:space="preserve">It </w:delText>
          </w:r>
        </w:del>
      </w:ins>
      <w:ins w:id="5896" w:author="Christopher Kemeter" w:date="2023-11-13T20:30:00Z">
        <w:r w:rsidR="00BB22CC" w:rsidRPr="00BB22CC">
          <w:rPr>
            <w:lang w:val="de-AT"/>
            <w:rPrChange w:id="5897" w:author="Christopher Kemeter" w:date="2023-11-13T20:30:00Z">
              <w:rPr/>
            </w:rPrChange>
          </w:rPr>
          <w:t>Es wurde vereinbart, drei Stufen der Funktionalitätstests durchzuführen:</w:t>
        </w:r>
      </w:ins>
      <w:ins w:id="5898" w:author="Abbas Rizvi" w:date="2023-05-15T14:03:00Z">
        <w:del w:id="5899" w:author="Christopher Kemeter" w:date="2023-11-13T20:30:00Z">
          <w:r w:rsidRPr="00BB22CC" w:rsidDel="00BB22CC">
            <w:rPr>
              <w:lang w:val="de-AT"/>
              <w:rPrChange w:id="5900" w:author="Christopher Kemeter" w:date="2023-11-13T20:30:00Z">
                <w:rPr/>
              </w:rPrChange>
            </w:rPr>
            <w:delText>has been agreed to have 3 s</w:delText>
          </w:r>
        </w:del>
      </w:ins>
      <w:ins w:id="5901" w:author="Abbas Rizvi" w:date="2023-05-15T14:04:00Z">
        <w:del w:id="5902" w:author="Christopher Kemeter" w:date="2023-11-13T20:30:00Z">
          <w:r w:rsidRPr="00BB22CC" w:rsidDel="00BB22CC">
            <w:rPr>
              <w:lang w:val="de-AT"/>
              <w:rPrChange w:id="5903" w:author="Christopher Kemeter" w:date="2023-11-13T20:30:00Z">
                <w:rPr/>
              </w:rPrChange>
            </w:rPr>
            <w:delText>tages of functionality testing:</w:delText>
          </w:r>
        </w:del>
      </w:ins>
    </w:p>
    <w:p w14:paraId="5AC1B9EE" w14:textId="61757ACA" w:rsidR="00C80EE1" w:rsidRPr="00981303" w:rsidDel="00BB22CC" w:rsidRDefault="00C80EE1">
      <w:pPr>
        <w:rPr>
          <w:ins w:id="5904" w:author="Abbas Rizvi" w:date="2023-05-15T14:04:00Z"/>
          <w:del w:id="5905" w:author="Christopher Kemeter" w:date="2023-11-13T20:30:00Z"/>
          <w:lang w:val="de-AT"/>
          <w:rPrChange w:id="5906" w:author="Abbas Rizvi" w:date="2023-11-14T14:51:00Z">
            <w:rPr>
              <w:ins w:id="5907" w:author="Abbas Rizvi" w:date="2023-05-15T14:04:00Z"/>
              <w:del w:id="5908" w:author="Christopher Kemeter" w:date="2023-11-13T20:30:00Z"/>
            </w:rPr>
          </w:rPrChange>
        </w:rPr>
        <w:pPrChange w:id="5909" w:author="Christopher Kemeter" w:date="2023-11-13T20:30:00Z">
          <w:pPr>
            <w:pStyle w:val="ListParagraph"/>
            <w:numPr>
              <w:numId w:val="45"/>
            </w:numPr>
            <w:ind w:left="1080" w:hanging="360"/>
          </w:pPr>
        </w:pPrChange>
      </w:pPr>
      <w:ins w:id="5910" w:author="Abbas Rizvi" w:date="2023-05-15T14:04:00Z">
        <w:del w:id="5911" w:author="Christopher Kemeter" w:date="2023-11-13T20:30:00Z">
          <w:r w:rsidRPr="00981303" w:rsidDel="00BB22CC">
            <w:rPr>
              <w:lang w:val="de-AT"/>
              <w:rPrChange w:id="5912" w:author="Abbas Rizvi" w:date="2023-11-14T14:51:00Z">
                <w:rPr/>
              </w:rPrChange>
            </w:rPr>
            <w:delText xml:space="preserve">OEBB Bench </w:delText>
          </w:r>
        </w:del>
      </w:ins>
    </w:p>
    <w:p w14:paraId="71DE92CF" w14:textId="4C5DB4CF" w:rsidR="00C80EE1" w:rsidRPr="00981303" w:rsidDel="00BB22CC" w:rsidRDefault="00C80EE1">
      <w:pPr>
        <w:rPr>
          <w:ins w:id="5913" w:author="Abbas Rizvi" w:date="2023-05-15T14:04:00Z"/>
          <w:del w:id="5914" w:author="Christopher Kemeter" w:date="2023-11-13T20:30:00Z"/>
          <w:lang w:val="de-AT"/>
          <w:rPrChange w:id="5915" w:author="Abbas Rizvi" w:date="2023-11-14T14:51:00Z">
            <w:rPr>
              <w:ins w:id="5916" w:author="Abbas Rizvi" w:date="2023-05-15T14:04:00Z"/>
              <w:del w:id="5917" w:author="Christopher Kemeter" w:date="2023-11-13T20:30:00Z"/>
            </w:rPr>
          </w:rPrChange>
        </w:rPr>
        <w:pPrChange w:id="5918" w:author="Christopher Kemeter" w:date="2023-11-13T20:30:00Z">
          <w:pPr>
            <w:pStyle w:val="ListParagraph"/>
            <w:numPr>
              <w:numId w:val="45"/>
            </w:numPr>
            <w:ind w:left="1080" w:hanging="360"/>
          </w:pPr>
        </w:pPrChange>
      </w:pPr>
      <w:ins w:id="5919" w:author="Abbas Rizvi" w:date="2023-05-15T14:04:00Z">
        <w:del w:id="5920" w:author="Christopher Kemeter" w:date="2023-11-13T20:30:00Z">
          <w:r w:rsidRPr="00981303" w:rsidDel="00BB22CC">
            <w:rPr>
              <w:lang w:val="de-AT"/>
              <w:rPrChange w:id="5921" w:author="Abbas Rizvi" w:date="2023-11-14T14:51:00Z">
                <w:rPr/>
              </w:rPrChange>
            </w:rPr>
            <w:delText>Prototype train</w:delText>
          </w:r>
        </w:del>
      </w:ins>
    </w:p>
    <w:p w14:paraId="7C16F7AD" w14:textId="05D44D50" w:rsidR="00C80EE1" w:rsidRPr="00981303" w:rsidRDefault="00C80EE1" w:rsidP="00BB22CC">
      <w:pPr>
        <w:rPr>
          <w:ins w:id="5922" w:author="Christopher Kemeter" w:date="2023-11-13T20:31:00Z"/>
          <w:lang w:val="de-AT"/>
          <w:rPrChange w:id="5923" w:author="Abbas Rizvi" w:date="2023-11-14T14:51:00Z">
            <w:rPr>
              <w:ins w:id="5924" w:author="Christopher Kemeter" w:date="2023-11-13T20:31:00Z"/>
            </w:rPr>
          </w:rPrChange>
        </w:rPr>
      </w:pPr>
      <w:ins w:id="5925" w:author="Abbas Rizvi" w:date="2023-05-15T14:04:00Z">
        <w:del w:id="5926" w:author="Christopher Kemeter" w:date="2023-11-13T20:30:00Z">
          <w:r w:rsidRPr="00981303" w:rsidDel="00BB22CC">
            <w:rPr>
              <w:lang w:val="de-AT"/>
              <w:rPrChange w:id="5927" w:author="Abbas Rizvi" w:date="2023-11-14T14:51:00Z">
                <w:rPr/>
              </w:rPrChange>
            </w:rPr>
            <w:delText>Ser</w:delText>
          </w:r>
        </w:del>
        <w:del w:id="5928" w:author="Christopher Kemeter" w:date="2023-11-13T20:31:00Z">
          <w:r w:rsidRPr="00981303" w:rsidDel="00BB22CC">
            <w:rPr>
              <w:lang w:val="de-AT"/>
              <w:rPrChange w:id="5929" w:author="Abbas Rizvi" w:date="2023-11-14T14:51:00Z">
                <w:rPr/>
              </w:rPrChange>
            </w:rPr>
            <w:delText>ies train</w:delText>
          </w:r>
        </w:del>
      </w:ins>
    </w:p>
    <w:p w14:paraId="09B2F504" w14:textId="7DCA25F3" w:rsidR="00BB22CC" w:rsidRDefault="00BB22CC" w:rsidP="00BB22CC">
      <w:pPr>
        <w:pStyle w:val="ListParagraph"/>
        <w:numPr>
          <w:ilvl w:val="0"/>
          <w:numId w:val="57"/>
        </w:numPr>
        <w:rPr>
          <w:ins w:id="5930" w:author="Christopher Kemeter" w:date="2023-11-13T20:31:00Z"/>
        </w:rPr>
      </w:pPr>
      <w:ins w:id="5931" w:author="Christopher Kemeter" w:date="2023-11-13T20:31:00Z">
        <w:r>
          <w:t>OEBB Bench</w:t>
        </w:r>
      </w:ins>
    </w:p>
    <w:p w14:paraId="37347BB3" w14:textId="5C67ACEE" w:rsidR="00BB22CC" w:rsidRDefault="00BB22CC" w:rsidP="00BB22CC">
      <w:pPr>
        <w:pStyle w:val="ListParagraph"/>
        <w:numPr>
          <w:ilvl w:val="0"/>
          <w:numId w:val="57"/>
        </w:numPr>
        <w:rPr>
          <w:ins w:id="5932" w:author="Christopher Kemeter" w:date="2023-11-13T20:31:00Z"/>
        </w:rPr>
      </w:pPr>
      <w:ins w:id="5933" w:author="Christopher Kemeter" w:date="2023-11-13T20:31:00Z">
        <w:r>
          <w:t>Prototyp Zug</w:t>
        </w:r>
      </w:ins>
    </w:p>
    <w:p w14:paraId="448C7419" w14:textId="514C1B72" w:rsidR="00BB22CC" w:rsidRDefault="00BB22CC">
      <w:pPr>
        <w:pStyle w:val="ListParagraph"/>
        <w:numPr>
          <w:ilvl w:val="0"/>
          <w:numId w:val="57"/>
        </w:numPr>
        <w:rPr>
          <w:ins w:id="5934" w:author="Abbas Rizvi" w:date="2023-05-15T14:04:00Z"/>
        </w:rPr>
        <w:pPrChange w:id="5935" w:author="Christopher Kemeter" w:date="2023-11-13T20:31:00Z">
          <w:pPr>
            <w:pStyle w:val="ListParagraph"/>
            <w:numPr>
              <w:numId w:val="45"/>
            </w:numPr>
            <w:ind w:left="1080" w:hanging="360"/>
          </w:pPr>
        </w:pPrChange>
      </w:pPr>
      <w:ins w:id="5936" w:author="Christopher Kemeter" w:date="2023-11-13T20:31:00Z">
        <w:r>
          <w:t>Serien Zug</w:t>
        </w:r>
      </w:ins>
    </w:p>
    <w:p w14:paraId="4E41FBE5" w14:textId="152B1C5D" w:rsidR="00C80EE1" w:rsidRPr="007B42D1" w:rsidRDefault="00BB22CC">
      <w:pPr>
        <w:rPr>
          <w:ins w:id="5937" w:author="Abbas Rizvi" w:date="2023-05-15T14:03:00Z"/>
          <w:lang w:val="de-AT"/>
          <w:rPrChange w:id="5938" w:author="Christopher Kemeter" w:date="2023-11-13T20:31:00Z">
            <w:rPr>
              <w:ins w:id="5939" w:author="Abbas Rizvi" w:date="2023-05-15T14:03:00Z"/>
              <w:rFonts w:asciiTheme="minorHAnsi" w:hAnsiTheme="minorHAnsi" w:cstheme="minorHAnsi"/>
            </w:rPr>
          </w:rPrChange>
        </w:rPr>
        <w:pPrChange w:id="5940" w:author="Christopher Kemeter" w:date="2023-11-13T20:31:00Z">
          <w:pPr>
            <w:pStyle w:val="Heading1"/>
          </w:pPr>
        </w:pPrChange>
      </w:pPr>
      <w:ins w:id="5941" w:author="Christopher Kemeter" w:date="2023-11-13T20:31:00Z">
        <w:r w:rsidRPr="00BB22CC">
          <w:rPr>
            <w:lang w:val="de-AT"/>
            <w:rPrChange w:id="5942" w:author="Christopher Kemeter" w:date="2023-11-13T20:31:00Z">
              <w:rPr/>
            </w:rPrChange>
          </w:rPr>
          <w:t xml:space="preserve">Die Überschriften der Testfälle, die für die Standardfunktionalität durchgeführt werden, finden Sie im Dokument: </w:t>
        </w:r>
      </w:ins>
      <w:ins w:id="5943" w:author="Abbas Rizvi" w:date="2023-05-15T14:04:00Z">
        <w:del w:id="5944" w:author="Christopher Kemeter" w:date="2023-11-13T20:31:00Z">
          <w:r w:rsidR="00C80EE1" w:rsidRPr="007B42D1" w:rsidDel="00BB22CC">
            <w:rPr>
              <w:lang w:val="de-AT"/>
              <w:rPrChange w:id="5945" w:author="Christopher Kemeter" w:date="2023-11-13T20:31:00Z">
                <w:rPr/>
              </w:rPrChange>
            </w:rPr>
            <w:delText xml:space="preserve">The </w:delText>
          </w:r>
          <w:r w:rsidR="00EC6D49" w:rsidRPr="007B42D1" w:rsidDel="00BB22CC">
            <w:rPr>
              <w:lang w:val="de-AT"/>
              <w:rPrChange w:id="5946" w:author="Christopher Kemeter" w:date="2023-11-13T20:31:00Z">
                <w:rPr/>
              </w:rPrChange>
            </w:rPr>
            <w:delText xml:space="preserve">headings of the test cases that will be done for the standard functionality can be found in the document: </w:delText>
          </w:r>
        </w:del>
      </w:ins>
      <w:ins w:id="5947" w:author="Abbas Rizvi" w:date="2023-05-15T16:56:00Z">
        <w:r w:rsidR="00E65906" w:rsidRPr="007B42D1">
          <w:rPr>
            <w:lang w:val="de-AT"/>
            <w:rPrChange w:id="5948" w:author="Christopher Kemeter" w:date="2023-11-13T20:31:00Z">
              <w:rPr/>
            </w:rPrChange>
          </w:rPr>
          <w:t>Dosto_Neu-standard-testcase-categorisation.xls</w:t>
        </w:r>
      </w:ins>
      <w:ins w:id="5949" w:author="Abbas Rizvi" w:date="2023-05-15T16:57:00Z">
        <w:r w:rsidR="002C36A2" w:rsidRPr="007B42D1">
          <w:rPr>
            <w:lang w:val="de-AT"/>
            <w:rPrChange w:id="5950" w:author="Christopher Kemeter" w:date="2023-11-13T20:31:00Z">
              <w:rPr/>
            </w:rPrChange>
          </w:rPr>
          <w:t>x</w:t>
        </w:r>
      </w:ins>
    </w:p>
    <w:p w14:paraId="2FE1DF19" w14:textId="6EE16F50" w:rsidR="00B72CF1" w:rsidRPr="00E208B5" w:rsidDel="00633249" w:rsidRDefault="000838A7" w:rsidP="001B3B66">
      <w:pPr>
        <w:rPr>
          <w:del w:id="5951" w:author="Abbas Rizvi" w:date="2023-05-15T09:55:00Z"/>
        </w:rPr>
      </w:pPr>
      <w:del w:id="5952" w:author="Abbas Rizvi" w:date="2023-05-15T09:55:00Z">
        <w:r w:rsidRPr="00E208B5" w:rsidDel="00633249">
          <w:delText xml:space="preserve">It is important to note that the </w:delText>
        </w:r>
        <w:r w:rsidR="00E208B5" w:rsidRPr="00E208B5" w:rsidDel="00633249">
          <w:delText>content of this document is subject to change until the detailed design review and freeze milestone of the project is completed.</w:delText>
        </w:r>
        <w:bookmarkStart w:id="5953" w:name="_Toc135037056"/>
        <w:bookmarkStart w:id="5954" w:name="_Toc135040634"/>
        <w:bookmarkStart w:id="5955" w:name="_Toc135143848"/>
        <w:bookmarkStart w:id="5956" w:name="_Toc150800100"/>
        <w:bookmarkEnd w:id="5953"/>
        <w:bookmarkEnd w:id="5954"/>
        <w:bookmarkEnd w:id="5955"/>
        <w:bookmarkEnd w:id="5956"/>
      </w:del>
    </w:p>
    <w:p w14:paraId="6E6696FE" w14:textId="0A5DE0FA" w:rsidR="00146636" w:rsidRPr="00E208B5" w:rsidRDefault="00146636" w:rsidP="00146636">
      <w:pPr>
        <w:pStyle w:val="Heading1"/>
        <w:rPr>
          <w:lang w:eastAsia="ja-JP"/>
        </w:rPr>
      </w:pPr>
      <w:bookmarkStart w:id="5957" w:name="_Toc150800101"/>
      <w:bookmarkEnd w:id="5061"/>
      <w:r w:rsidRPr="00E208B5">
        <w:rPr>
          <w:lang w:eastAsia="ja-JP"/>
        </w:rPr>
        <w:t>Glossary</w:t>
      </w:r>
      <w:bookmarkEnd w:id="5957"/>
    </w:p>
    <w:p w14:paraId="70BB7C7E" w14:textId="77777777" w:rsidR="00146636" w:rsidRPr="00E208B5" w:rsidRDefault="00146636" w:rsidP="00146636">
      <w:pPr>
        <w:pStyle w:val="TableParagraph"/>
        <w:rPr>
          <w:rFonts w:asciiTheme="minorHAnsi" w:hAnsiTheme="minorHAnsi" w:cstheme="minorHAnsi"/>
        </w:rPr>
      </w:pPr>
    </w:p>
    <w:tbl>
      <w:tblPr>
        <w:tblStyle w:val="TableGrid"/>
        <w:tblW w:w="5000" w:type="pct"/>
        <w:tblLook w:val="04A0" w:firstRow="1" w:lastRow="0" w:firstColumn="1" w:lastColumn="0" w:noHBand="0" w:noVBand="1"/>
      </w:tblPr>
      <w:tblGrid>
        <w:gridCol w:w="2689"/>
        <w:gridCol w:w="6656"/>
      </w:tblGrid>
      <w:tr w:rsidR="00146636" w:rsidRPr="00E208B5" w14:paraId="0E726D15" w14:textId="77777777" w:rsidTr="00353F42">
        <w:tc>
          <w:tcPr>
            <w:tcW w:w="1439" w:type="pct"/>
          </w:tcPr>
          <w:p w14:paraId="63A3CF1A" w14:textId="77777777" w:rsidR="00146636" w:rsidRPr="00E208B5" w:rsidRDefault="00146636" w:rsidP="00353F42">
            <w:pPr>
              <w:pStyle w:val="TableParagraph"/>
              <w:rPr>
                <w:rFonts w:asciiTheme="minorHAnsi" w:hAnsiTheme="minorHAnsi" w:cstheme="minorHAnsi"/>
                <w:color w:val="auto"/>
              </w:rPr>
            </w:pPr>
            <w:r w:rsidRPr="00E208B5">
              <w:rPr>
                <w:rFonts w:asciiTheme="minorHAnsi" w:hAnsiTheme="minorHAnsi" w:cstheme="minorHAnsi"/>
                <w:color w:val="auto"/>
              </w:rPr>
              <w:t>Acronym</w:t>
            </w:r>
          </w:p>
        </w:tc>
        <w:tc>
          <w:tcPr>
            <w:tcW w:w="3561" w:type="pct"/>
          </w:tcPr>
          <w:p w14:paraId="1E4D16DA" w14:textId="77777777" w:rsidR="00146636" w:rsidRPr="00E208B5" w:rsidRDefault="00146636" w:rsidP="00353F42">
            <w:pPr>
              <w:pStyle w:val="TableParagraph"/>
              <w:rPr>
                <w:rFonts w:asciiTheme="minorHAnsi" w:hAnsiTheme="minorHAnsi" w:cstheme="minorHAnsi"/>
                <w:color w:val="auto"/>
              </w:rPr>
            </w:pPr>
            <w:r w:rsidRPr="00E208B5">
              <w:rPr>
                <w:rFonts w:asciiTheme="minorHAnsi" w:hAnsiTheme="minorHAnsi" w:cstheme="minorHAnsi"/>
                <w:color w:val="auto"/>
              </w:rPr>
              <w:t>Definition</w:t>
            </w:r>
          </w:p>
        </w:tc>
      </w:tr>
      <w:tr w:rsidR="00146636" w:rsidRPr="00E208B5" w14:paraId="3ADC075E" w14:textId="77777777" w:rsidTr="00353F42">
        <w:tc>
          <w:tcPr>
            <w:tcW w:w="1439" w:type="pct"/>
          </w:tcPr>
          <w:p w14:paraId="56CF87D5"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AP</w:t>
            </w:r>
          </w:p>
        </w:tc>
        <w:tc>
          <w:tcPr>
            <w:tcW w:w="3561" w:type="pct"/>
          </w:tcPr>
          <w:p w14:paraId="729AE1F9"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Access Point.  The hardware the customer connects to, which transmits data to CCU.</w:t>
            </w:r>
          </w:p>
        </w:tc>
      </w:tr>
      <w:tr w:rsidR="00146636" w:rsidRPr="00E208B5" w14:paraId="6EACA0C2" w14:textId="77777777" w:rsidTr="00353F42">
        <w:tc>
          <w:tcPr>
            <w:tcW w:w="1439" w:type="pct"/>
          </w:tcPr>
          <w:p w14:paraId="26136902"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CCU</w:t>
            </w:r>
          </w:p>
        </w:tc>
        <w:tc>
          <w:tcPr>
            <w:tcW w:w="3561" w:type="pct"/>
          </w:tcPr>
          <w:p w14:paraId="51B02C9F"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Communications Control Unit.  The acronym CCU refers to both the firmware and the hardware of Nomad's on-vehicle high-performance router.</w:t>
            </w:r>
          </w:p>
        </w:tc>
      </w:tr>
      <w:tr w:rsidR="00146636" w:rsidRPr="00E208B5" w14:paraId="60CDE3C1" w14:textId="77777777" w:rsidTr="00353F42">
        <w:tc>
          <w:tcPr>
            <w:tcW w:w="1439" w:type="pct"/>
          </w:tcPr>
          <w:p w14:paraId="6FA019E0"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ICCID</w:t>
            </w:r>
          </w:p>
        </w:tc>
        <w:tc>
          <w:tcPr>
            <w:tcW w:w="3561" w:type="pct"/>
          </w:tcPr>
          <w:p w14:paraId="6C0D99B0"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Integrated Circuit Card Identifier, a SIM card’s unique identifier</w:t>
            </w:r>
          </w:p>
        </w:tc>
      </w:tr>
      <w:tr w:rsidR="00146636" w:rsidRPr="00E208B5" w14:paraId="4F80E027" w14:textId="77777777" w:rsidTr="00353F42">
        <w:tc>
          <w:tcPr>
            <w:tcW w:w="1439" w:type="pct"/>
          </w:tcPr>
          <w:p w14:paraId="55A755D4"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IMSI</w:t>
            </w:r>
          </w:p>
        </w:tc>
        <w:tc>
          <w:tcPr>
            <w:tcW w:w="3561" w:type="pct"/>
          </w:tcPr>
          <w:p w14:paraId="0F948361"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International Mobile Subscriber Identity </w:t>
            </w:r>
          </w:p>
        </w:tc>
      </w:tr>
      <w:tr w:rsidR="00146636" w:rsidRPr="00E208B5" w14:paraId="406957D5" w14:textId="77777777" w:rsidTr="00353F42">
        <w:tc>
          <w:tcPr>
            <w:tcW w:w="1439" w:type="pct"/>
          </w:tcPr>
          <w:p w14:paraId="1E240FB0"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MS</w:t>
            </w:r>
          </w:p>
        </w:tc>
        <w:tc>
          <w:tcPr>
            <w:tcW w:w="3561" w:type="pct"/>
          </w:tcPr>
          <w:p w14:paraId="687A8C68"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Media Server </w:t>
            </w:r>
          </w:p>
        </w:tc>
      </w:tr>
      <w:tr w:rsidR="00146636" w:rsidRPr="00E208B5" w14:paraId="3CF3FEC2" w14:textId="77777777" w:rsidTr="00353F42">
        <w:tc>
          <w:tcPr>
            <w:tcW w:w="1439" w:type="pct"/>
          </w:tcPr>
          <w:p w14:paraId="245B6F5B"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NTP</w:t>
            </w:r>
          </w:p>
        </w:tc>
        <w:tc>
          <w:tcPr>
            <w:tcW w:w="3561" w:type="pct"/>
          </w:tcPr>
          <w:p w14:paraId="62CBBBE4"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Network Time Protocol </w:t>
            </w:r>
          </w:p>
        </w:tc>
      </w:tr>
      <w:tr w:rsidR="00146636" w:rsidRPr="00E208B5" w14:paraId="5F5DF406" w14:textId="77777777" w:rsidTr="00353F42">
        <w:tc>
          <w:tcPr>
            <w:tcW w:w="1439" w:type="pct"/>
          </w:tcPr>
          <w:p w14:paraId="778125A6"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PDP</w:t>
            </w:r>
          </w:p>
        </w:tc>
        <w:tc>
          <w:tcPr>
            <w:tcW w:w="3561" w:type="pct"/>
          </w:tcPr>
          <w:p w14:paraId="308E54F4"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Packet Data Protocol </w:t>
            </w:r>
          </w:p>
        </w:tc>
      </w:tr>
      <w:tr w:rsidR="00146636" w:rsidRPr="00E208B5" w14:paraId="5CC32B01" w14:textId="77777777" w:rsidTr="00353F42">
        <w:tc>
          <w:tcPr>
            <w:tcW w:w="1439" w:type="pct"/>
          </w:tcPr>
          <w:p w14:paraId="32676CC9"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PoE</w:t>
            </w:r>
          </w:p>
        </w:tc>
        <w:tc>
          <w:tcPr>
            <w:tcW w:w="3561" w:type="pct"/>
          </w:tcPr>
          <w:p w14:paraId="44C5365B"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Power over Ethernet </w:t>
            </w:r>
          </w:p>
        </w:tc>
      </w:tr>
      <w:tr w:rsidR="00146636" w:rsidRPr="00E208B5" w14:paraId="4BA9CDB0" w14:textId="77777777" w:rsidTr="00353F42">
        <w:tc>
          <w:tcPr>
            <w:tcW w:w="1439" w:type="pct"/>
          </w:tcPr>
          <w:p w14:paraId="4655BF6C"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SSID</w:t>
            </w:r>
          </w:p>
        </w:tc>
        <w:tc>
          <w:tcPr>
            <w:tcW w:w="3561" w:type="pct"/>
          </w:tcPr>
          <w:p w14:paraId="629D67F3"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Service Set Identifier </w:t>
            </w:r>
          </w:p>
        </w:tc>
      </w:tr>
      <w:tr w:rsidR="00146636" w:rsidRPr="00E208B5" w14:paraId="60A6E9EA" w14:textId="77777777" w:rsidTr="00353F42">
        <w:tc>
          <w:tcPr>
            <w:tcW w:w="1439" w:type="pct"/>
          </w:tcPr>
          <w:p w14:paraId="4C44AECE"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VLAN</w:t>
            </w:r>
          </w:p>
        </w:tc>
        <w:tc>
          <w:tcPr>
            <w:tcW w:w="3561" w:type="pct"/>
          </w:tcPr>
          <w:p w14:paraId="01F2F4D3"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Virtual Local Area Network </w:t>
            </w:r>
          </w:p>
        </w:tc>
      </w:tr>
      <w:tr w:rsidR="00146636" w:rsidRPr="00E208B5" w14:paraId="7CC83990" w14:textId="77777777" w:rsidTr="00353F42">
        <w:tc>
          <w:tcPr>
            <w:tcW w:w="1439" w:type="pct"/>
          </w:tcPr>
          <w:p w14:paraId="7E6896BD"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WAN</w:t>
            </w:r>
          </w:p>
        </w:tc>
        <w:tc>
          <w:tcPr>
            <w:tcW w:w="3561" w:type="pct"/>
          </w:tcPr>
          <w:p w14:paraId="0D6BD49D"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 xml:space="preserve">Wide Area Network </w:t>
            </w:r>
          </w:p>
        </w:tc>
      </w:tr>
      <w:tr w:rsidR="00146636" w:rsidRPr="000A055B" w14:paraId="07391EC8" w14:textId="77777777" w:rsidTr="00353F42">
        <w:tc>
          <w:tcPr>
            <w:tcW w:w="1439" w:type="pct"/>
          </w:tcPr>
          <w:p w14:paraId="285541CD" w14:textId="77777777" w:rsidR="00146636" w:rsidRPr="00E208B5"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WCB</w:t>
            </w:r>
          </w:p>
        </w:tc>
        <w:tc>
          <w:tcPr>
            <w:tcW w:w="3561" w:type="pct"/>
          </w:tcPr>
          <w:p w14:paraId="69CA0BF1" w14:textId="77777777" w:rsidR="00146636" w:rsidRPr="000A055B" w:rsidRDefault="00146636" w:rsidP="00353F42">
            <w:pPr>
              <w:pStyle w:val="TableParagraph"/>
              <w:rPr>
                <w:rFonts w:asciiTheme="minorHAnsi" w:hAnsiTheme="minorHAnsi" w:cstheme="minorHAnsi"/>
                <w:b w:val="0"/>
                <w:bCs w:val="0"/>
                <w:color w:val="auto"/>
              </w:rPr>
            </w:pPr>
            <w:r w:rsidRPr="00E208B5">
              <w:rPr>
                <w:rFonts w:asciiTheme="minorHAnsi" w:hAnsiTheme="minorHAnsi" w:cstheme="minorHAnsi"/>
                <w:b w:val="0"/>
                <w:bCs w:val="0"/>
                <w:color w:val="auto"/>
              </w:rPr>
              <w:t>Wireless Client Bridge</w:t>
            </w:r>
            <w:r w:rsidRPr="000A055B">
              <w:rPr>
                <w:rFonts w:asciiTheme="minorHAnsi" w:hAnsiTheme="minorHAnsi" w:cstheme="minorHAnsi"/>
                <w:b w:val="0"/>
                <w:bCs w:val="0"/>
                <w:color w:val="auto"/>
              </w:rPr>
              <w:t xml:space="preserve"> </w:t>
            </w:r>
          </w:p>
        </w:tc>
      </w:tr>
    </w:tbl>
    <w:p w14:paraId="355E864B" w14:textId="77777777" w:rsidR="00146636" w:rsidDel="007B42D1" w:rsidRDefault="00146636" w:rsidP="00146636">
      <w:pPr>
        <w:pStyle w:val="TableParagraph"/>
        <w:rPr>
          <w:del w:id="5958" w:author="Christopher Kemeter" w:date="2023-11-13T20:31:00Z"/>
          <w:rFonts w:asciiTheme="minorHAnsi" w:hAnsiTheme="minorHAnsi" w:cstheme="minorHAnsi"/>
        </w:rPr>
      </w:pPr>
    </w:p>
    <w:p w14:paraId="0652C876" w14:textId="2F8B6DED" w:rsidR="00146636" w:rsidDel="000238B6" w:rsidRDefault="00146636" w:rsidP="00146636">
      <w:pPr>
        <w:rPr>
          <w:del w:id="5959" w:author="Abbas Rizvi" w:date="2023-05-15T09:59:00Z"/>
          <w:rFonts w:asciiTheme="minorHAnsi" w:hAnsiTheme="minorHAnsi" w:cstheme="minorHAnsi"/>
          <w:b/>
          <w:bCs/>
          <w:color w:val="808080" w:themeColor="background1" w:themeShade="80"/>
          <w:sz w:val="16"/>
          <w:szCs w:val="16"/>
          <w:lang w:val="en-CA"/>
        </w:rPr>
      </w:pPr>
      <w:del w:id="5960" w:author="Abbas Rizvi" w:date="2023-05-15T09:59:00Z">
        <w:r w:rsidDel="000238B6">
          <w:rPr>
            <w:rFonts w:asciiTheme="minorHAnsi" w:hAnsiTheme="minorHAnsi" w:cstheme="minorHAnsi"/>
          </w:rPr>
          <w:br w:type="page"/>
        </w:r>
      </w:del>
    </w:p>
    <w:p w14:paraId="7C25486D" w14:textId="77777777" w:rsidR="002136B3" w:rsidRPr="002136B3" w:rsidRDefault="002136B3">
      <w:pPr>
        <w:rPr>
          <w:rFonts w:asciiTheme="minorHAnsi" w:hAnsiTheme="minorHAnsi" w:cstheme="minorHAnsi"/>
        </w:rPr>
        <w:pPrChange w:id="5961" w:author="Abbas Rizvi" w:date="2023-05-15T09:59:00Z">
          <w:pPr>
            <w:pStyle w:val="TableParagraph"/>
          </w:pPr>
        </w:pPrChange>
      </w:pPr>
    </w:p>
    <w:sectPr w:rsidR="002136B3" w:rsidRPr="002136B3" w:rsidSect="00E303FD">
      <w:pgSz w:w="11907" w:h="16840" w:code="9"/>
      <w:pgMar w:top="1140" w:right="1140" w:bottom="720" w:left="1412" w:header="0" w:footer="54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99" w:author="Syed Naqvi" w:date="2023-05-15T14:42:00Z" w:initials="SN">
    <w:p w14:paraId="1EE89601" w14:textId="30FA3D55" w:rsidR="78EC829C" w:rsidRDefault="78EC829C">
      <w:pPr>
        <w:pStyle w:val="CommentText"/>
      </w:pPr>
      <w:r>
        <w:t>So we are not offering them at this stage, new ND-redundancy which has to be developed as discussed last week with Ben?</w:t>
      </w:r>
      <w:r>
        <w:rPr>
          <w:rStyle w:val="CommentReference"/>
        </w:rPr>
        <w:annotationRef/>
      </w:r>
    </w:p>
  </w:comment>
  <w:comment w:id="900" w:author="Abbas Rizvi" w:date="2023-05-15T14:49:00Z" w:initials="AR">
    <w:p w14:paraId="7287389E" w14:textId="315CEE66" w:rsidR="78EC829C" w:rsidRDefault="78EC829C">
      <w:pPr>
        <w:pStyle w:val="CommentText"/>
      </w:pPr>
      <w:r>
        <w:t>nope that is part of the extended functionality VO we need to offer by end of June. more info in chapter 7</w:t>
      </w:r>
      <w:r>
        <w:rPr>
          <w:rStyle w:val="CommentReference"/>
        </w:rPr>
        <w:annotationRef/>
      </w:r>
    </w:p>
  </w:comment>
  <w:comment w:id="1089" w:author="Syed Naqvi" w:date="2023-05-15T14:48:00Z" w:initials="SN">
    <w:p w14:paraId="3A9E02C4" w14:textId="514B2361" w:rsidR="78EC829C" w:rsidRDefault="78EC829C">
      <w:pPr>
        <w:pStyle w:val="CommentText"/>
      </w:pPr>
      <w:r>
        <w:t>20ms!! RSTP/MSTP or even ERPS would not meet this criteria so we are assuming it should be a proprietary protocol from VDS???</w:t>
      </w:r>
      <w:r>
        <w:rPr>
          <w:rStyle w:val="CommentReference"/>
        </w:rPr>
        <w:annotationRef/>
      </w:r>
    </w:p>
  </w:comment>
  <w:comment w:id="1090" w:author="Abbas Rizvi" w:date="2023-05-15T14:50:00Z" w:initials="AR">
    <w:p w14:paraId="4159CDDD" w14:textId="0E96757F" w:rsidR="78EC829C" w:rsidRDefault="78EC829C">
      <w:pPr>
        <w:pStyle w:val="CommentText"/>
      </w:pPr>
      <w:r>
        <w:t>we should be easily able to reject this as the request to use vdsrail came from oebb. any critera we dont meet should be over ridden by oebb.</w:t>
      </w:r>
      <w:r>
        <w:rPr>
          <w:rStyle w:val="CommentReference"/>
        </w:rPr>
        <w:annotationRef/>
      </w:r>
    </w:p>
  </w:comment>
  <w:comment w:id="2099" w:author="Syed Naqvi" w:date="2023-05-15T14:57:00Z" w:initials="SN">
    <w:p w14:paraId="6D0E1033" w14:textId="301647BA" w:rsidR="78EC829C" w:rsidRDefault="78EC829C">
      <w:pPr>
        <w:pStyle w:val="CommentText"/>
      </w:pPr>
      <w:r>
        <w:t>may be you can take that bit out.</w:t>
      </w:r>
      <w:r>
        <w:rPr>
          <w:rStyle w:val="CommentReference"/>
        </w:rPr>
        <w:annotationRef/>
      </w:r>
    </w:p>
  </w:comment>
  <w:comment w:id="2100" w:author="Abbas Rizvi" w:date="2023-05-16T15:26:00Z" w:initials="AR">
    <w:p w14:paraId="509EDA63" w14:textId="77777777" w:rsidR="00CA484C" w:rsidRDefault="00CA484C">
      <w:pPr>
        <w:pStyle w:val="CommentText"/>
      </w:pPr>
      <w:r>
        <w:rPr>
          <w:rStyle w:val="CommentReference"/>
        </w:rPr>
        <w:annotationRef/>
      </w:r>
      <w:r>
        <w:t>Taken out</w:t>
      </w:r>
    </w:p>
  </w:comment>
  <w:comment w:id="2571" w:author="Syed Naqvi" w:date="2023-05-15T15:02:00Z" w:initials="SN">
    <w:p w14:paraId="4210529E" w14:textId="215A9578" w:rsidR="78EC829C" w:rsidRDefault="78EC829C">
      <w:pPr>
        <w:pStyle w:val="CommentText"/>
      </w:pPr>
      <w:r>
        <w:t>Do we know the maximum number of supported SSIDs on the selected AP?</w:t>
      </w:r>
      <w:r>
        <w:rPr>
          <w:rStyle w:val="CommentReference"/>
        </w:rPr>
        <w:annotationRef/>
      </w:r>
    </w:p>
  </w:comment>
  <w:comment w:id="2572" w:author="Abbas Rizvi" w:date="2023-05-16T15:27:00Z" w:initials="AR">
    <w:p w14:paraId="58750A49" w14:textId="77777777" w:rsidR="00D3087C" w:rsidRDefault="00D3087C">
      <w:pPr>
        <w:pStyle w:val="CommentText"/>
      </w:pPr>
      <w:r>
        <w:rPr>
          <w:rStyle w:val="CommentReference"/>
        </w:rPr>
        <w:annotationRef/>
      </w:r>
      <w:r>
        <w:t>Yup max 64 SSIDs per radio</w:t>
      </w:r>
    </w:p>
  </w:comment>
  <w:comment w:id="3096" w:author="Syed Naqvi" w:date="2023-05-15T15:07:00Z" w:initials="SN">
    <w:p w14:paraId="3450F11E" w14:textId="71101924" w:rsidR="78EC829C" w:rsidRDefault="78EC829C">
      <w:pPr>
        <w:pStyle w:val="CommentText"/>
      </w:pPr>
      <w:r>
        <w:t>Do we have to provide this level of detailed in the doc?</w:t>
      </w:r>
      <w:r>
        <w:rPr>
          <w:rStyle w:val="CommentReference"/>
        </w:rPr>
        <w:annotationRef/>
      </w:r>
    </w:p>
  </w:comment>
  <w:comment w:id="3097" w:author="Abbas Rizvi" w:date="2023-05-16T15:28:00Z" w:initials="AR">
    <w:p w14:paraId="7E20855F" w14:textId="77777777" w:rsidR="001A5131" w:rsidRDefault="001A5131">
      <w:pPr>
        <w:pStyle w:val="CommentText"/>
      </w:pPr>
      <w:r>
        <w:rPr>
          <w:rStyle w:val="CommentReference"/>
        </w:rPr>
        <w:annotationRef/>
      </w:r>
      <w:r>
        <w:t>Normally yes OEBB have approved this template of a ND tech description. So all the german parts are taken directly from there</w:t>
      </w:r>
    </w:p>
  </w:comment>
  <w:comment w:id="3927" w:author="Syed Naqvi" w:date="2023-05-15T15:23:00Z" w:initials="SN">
    <w:p w14:paraId="4DA6F8D7" w14:textId="2B760783" w:rsidR="78EC829C" w:rsidRDefault="78EC829C">
      <w:pPr>
        <w:pStyle w:val="CommentText"/>
      </w:pPr>
      <w:r>
        <w:t>I think it should be better to understand at least at this stage even if we have to finalize in DDR.</w:t>
      </w:r>
      <w:r>
        <w:rPr>
          <w:rStyle w:val="CommentReference"/>
        </w:rPr>
        <w:annotationRef/>
      </w:r>
    </w:p>
  </w:comment>
  <w:comment w:id="3928" w:author="Abbas Rizvi" w:date="2023-05-16T15:28:00Z" w:initials="AR">
    <w:p w14:paraId="09181F2E" w14:textId="77777777" w:rsidR="00E71D98" w:rsidRDefault="00E71D98">
      <w:pPr>
        <w:pStyle w:val="CommentText"/>
      </w:pPr>
      <w:r>
        <w:rPr>
          <w:rStyle w:val="CommentReference"/>
        </w:rPr>
        <w:annotationRef/>
      </w:r>
      <w:r>
        <w:t>Statement updated</w:t>
      </w:r>
    </w:p>
  </w:comment>
  <w:comment w:id="4479" w:author="Syed Naqvi" w:date="2023-05-15T15:31:00Z" w:initials="SN">
    <w:p w14:paraId="5A665530" w14:textId="2BE34D38" w:rsidR="78EC829C" w:rsidRDefault="78EC829C">
      <w:pPr>
        <w:pStyle w:val="CommentText"/>
      </w:pPr>
      <w:r>
        <w:t>May be we don't need this couple of points.</w:t>
      </w:r>
      <w:r>
        <w:rPr>
          <w:rStyle w:val="CommentReference"/>
        </w:rPr>
        <w:annotationRef/>
      </w:r>
    </w:p>
  </w:comment>
  <w:comment w:id="4480" w:author="Abbas Rizvi" w:date="2023-05-16T15:28:00Z" w:initials="AR">
    <w:p w14:paraId="4888AA50" w14:textId="77777777" w:rsidR="00E71D98" w:rsidRDefault="00E71D98">
      <w:pPr>
        <w:pStyle w:val="CommentText"/>
      </w:pPr>
      <w:r>
        <w:rPr>
          <w:rStyle w:val="CommentReference"/>
        </w:rPr>
        <w:annotationRef/>
      </w:r>
      <w:r>
        <w:t>updated</w:t>
      </w:r>
    </w:p>
  </w:comment>
  <w:comment w:id="4558" w:author="Syed Naqvi" w:date="2023-05-15T15:33:00Z" w:initials="SN">
    <w:p w14:paraId="3A28CBF7" w14:textId="108E90B4" w:rsidR="78EC829C" w:rsidRDefault="78EC829C">
      <w:pPr>
        <w:pStyle w:val="CommentText"/>
      </w:pPr>
      <w:r>
        <w:t>should be a cable layout?</w:t>
      </w:r>
      <w:r>
        <w:rPr>
          <w:rStyle w:val="CommentReference"/>
        </w:rPr>
        <w:annotationRef/>
      </w:r>
    </w:p>
  </w:comment>
  <w:comment w:id="4559" w:author="Abbas Rizvi" w:date="2023-05-16T15:30:00Z" w:initials="AR">
    <w:p w14:paraId="4083AF00" w14:textId="77777777" w:rsidR="00A52DD0" w:rsidRDefault="00A52DD0">
      <w:pPr>
        <w:pStyle w:val="CommentText"/>
      </w:pPr>
      <w:r>
        <w:rPr>
          <w:rStyle w:val="CommentReference"/>
        </w:rPr>
        <w:annotationRef/>
      </w:r>
      <w:r>
        <w:t>Actually I meant to say the RF port allocation, the cable layout has to be provided by Stadler</w:t>
      </w:r>
    </w:p>
  </w:comment>
  <w:comment w:id="4504" w:author="Abbas Rizvi" w:date="2023-03-29T23:28:00Z" w:initials="AR">
    <w:p w14:paraId="19E5E1BA" w14:textId="614B04DD" w:rsidR="00E23C5E" w:rsidRDefault="00E23C5E">
      <w:pPr>
        <w:pStyle w:val="CommentText"/>
      </w:pPr>
      <w:r>
        <w:t>Nomad and H&amp;S working on a cross wiring concept for the modem as there is not enough isolation between the mounted rooftop antennas</w:t>
      </w:r>
      <w:r>
        <w:rPr>
          <w:rStyle w:val="CommentReference"/>
        </w:rPr>
        <w:annotationRef/>
      </w:r>
    </w:p>
  </w:comment>
  <w:comment w:id="4505" w:author="Abbas Rizvi" w:date="2023-05-15T14:50:00Z" w:initials="AR">
    <w:p w14:paraId="2AE26B2F" w14:textId="2F1CB68E" w:rsidR="78EC829C" w:rsidRDefault="78EC829C">
      <w:pPr>
        <w:pStyle w:val="CommentText"/>
      </w:pPr>
      <w:r>
        <w:t>closed</w:t>
      </w:r>
      <w:r>
        <w:rPr>
          <w:rStyle w:val="CommentReference"/>
        </w:rPr>
        <w:annotationRef/>
      </w:r>
    </w:p>
  </w:comment>
  <w:comment w:id="4599" w:author="Syed Naqvi" w:date="2023-05-15T15:36:00Z" w:initials="SN">
    <w:p w14:paraId="333636E1" w14:textId="6721FC93" w:rsidR="78EC829C" w:rsidRDefault="78EC829C">
      <w:pPr>
        <w:pStyle w:val="CommentText"/>
      </w:pPr>
      <w:r>
        <w:t xml:space="preserve">So we are saying we can support max 170 devices per carriage? </w:t>
      </w:r>
      <w:r>
        <w:rPr>
          <w:rStyle w:val="CommentReference"/>
        </w:rPr>
        <w:annotationRef/>
      </w:r>
    </w:p>
  </w:comment>
  <w:comment w:id="4600" w:author="Abbas Rizvi" w:date="2023-05-16T15:31:00Z" w:initials="AR">
    <w:p w14:paraId="74CE53C3" w14:textId="77777777" w:rsidR="00A52DD0" w:rsidRDefault="00A52DD0">
      <w:pPr>
        <w:pStyle w:val="CommentText"/>
      </w:pPr>
      <w:r>
        <w:rPr>
          <w:rStyle w:val="CommentReference"/>
        </w:rPr>
        <w:annotationRef/>
      </w:r>
      <w:r>
        <w:t>Yes keeping a performance benchmark of 255Mbps aggregate throughput</w:t>
      </w:r>
    </w:p>
  </w:comment>
  <w:comment w:id="4613" w:author="Syed Naqvi" w:date="2023-05-15T15:41:00Z" w:initials="SN">
    <w:p w14:paraId="46F92F89" w14:textId="337739E8" w:rsidR="78EC829C" w:rsidRDefault="78EC829C">
      <w:pPr>
        <w:pStyle w:val="CommentText"/>
      </w:pPr>
      <w:r>
        <w:t>is there any specific power requirement for switches?</w:t>
      </w:r>
      <w:r>
        <w:rPr>
          <w:rStyle w:val="CommentReference"/>
        </w:rPr>
        <w:annotationRef/>
      </w:r>
    </w:p>
  </w:comment>
  <w:comment w:id="4614" w:author="Abbas Rizvi" w:date="2023-05-16T15:33:00Z" w:initials="AR">
    <w:p w14:paraId="0370FA8C" w14:textId="77777777" w:rsidR="004939D9" w:rsidRDefault="004939D9">
      <w:pPr>
        <w:pStyle w:val="CommentText"/>
      </w:pPr>
      <w:r>
        <w:rPr>
          <w:rStyle w:val="CommentReference"/>
        </w:rPr>
        <w:annotationRef/>
      </w:r>
      <w:r>
        <w:t>No special requirement, the trains running on110VDC. also in the installation input parameter document we have asked them to add a circuit breaker for all out components</w:t>
      </w:r>
    </w:p>
  </w:comment>
  <w:comment w:id="5355" w:author="Syed Naqvi" w:date="2023-05-15T15:50:00Z" w:initials="SN">
    <w:p w14:paraId="0A40CE01" w14:textId="4485756F" w:rsidR="78EC829C" w:rsidRDefault="78EC829C">
      <w:pPr>
        <w:pStyle w:val="CommentText"/>
      </w:pPr>
      <w:r>
        <w:t xml:space="preserve">Please add a point about, third party sub-systems requirements; for example what is the expected throughput of the CCTV system either through the CCU or on local network on train? And there may be others so it would be better to get for all sub-systems. </w:t>
      </w:r>
      <w:r>
        <w:rPr>
          <w:rStyle w:val="CommentReference"/>
        </w:rPr>
        <w:annotationRef/>
      </w:r>
    </w:p>
  </w:comment>
  <w:comment w:id="5356" w:author="Abbas Rizvi" w:date="2023-05-16T15:33:00Z" w:initials="AR">
    <w:p w14:paraId="46E0A637" w14:textId="77777777" w:rsidR="009E2663" w:rsidRDefault="009E2663">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E89601" w15:done="0"/>
  <w15:commentEx w15:paraId="7287389E" w15:paraIdParent="1EE89601" w15:done="0"/>
  <w15:commentEx w15:paraId="3A9E02C4" w15:done="0"/>
  <w15:commentEx w15:paraId="4159CDDD" w15:paraIdParent="3A9E02C4" w15:done="0"/>
  <w15:commentEx w15:paraId="6D0E1033" w15:done="0"/>
  <w15:commentEx w15:paraId="509EDA63" w15:paraIdParent="6D0E1033" w15:done="0"/>
  <w15:commentEx w15:paraId="4210529E" w15:done="0"/>
  <w15:commentEx w15:paraId="58750A49" w15:paraIdParent="4210529E" w15:done="0"/>
  <w15:commentEx w15:paraId="3450F11E" w15:done="0"/>
  <w15:commentEx w15:paraId="7E20855F" w15:paraIdParent="3450F11E" w15:done="0"/>
  <w15:commentEx w15:paraId="4DA6F8D7" w15:done="0"/>
  <w15:commentEx w15:paraId="09181F2E" w15:paraIdParent="4DA6F8D7" w15:done="0"/>
  <w15:commentEx w15:paraId="5A665530" w15:done="0"/>
  <w15:commentEx w15:paraId="4888AA50" w15:paraIdParent="5A665530" w15:done="0"/>
  <w15:commentEx w15:paraId="3A28CBF7" w15:done="0"/>
  <w15:commentEx w15:paraId="4083AF00" w15:paraIdParent="3A28CBF7" w15:done="0"/>
  <w15:commentEx w15:paraId="19E5E1BA" w15:done="0"/>
  <w15:commentEx w15:paraId="2AE26B2F" w15:paraIdParent="19E5E1BA" w15:done="0"/>
  <w15:commentEx w15:paraId="333636E1" w15:done="0"/>
  <w15:commentEx w15:paraId="74CE53C3" w15:paraIdParent="333636E1" w15:done="0"/>
  <w15:commentEx w15:paraId="46F92F89" w15:done="0"/>
  <w15:commentEx w15:paraId="0370FA8C" w15:paraIdParent="46F92F89" w15:done="0"/>
  <w15:commentEx w15:paraId="0A40CE01" w15:done="0"/>
  <w15:commentEx w15:paraId="46E0A637" w15:paraIdParent="0A40CE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E722A" w16cex:dateUtc="2023-05-15T13:42:00Z"/>
  <w16cex:commentExtensible w16cex:durableId="712A52EA" w16cex:dateUtc="2023-05-15T13:49:00Z"/>
  <w16cex:commentExtensible w16cex:durableId="5B5B8BE4" w16cex:dateUtc="2023-05-15T13:48:00Z"/>
  <w16cex:commentExtensible w16cex:durableId="4FB2E729" w16cex:dateUtc="2023-05-15T13:50:00Z"/>
  <w16cex:commentExtensible w16cex:durableId="01D6CF41" w16cex:dateUtc="2023-05-15T13:57:00Z">
    <w16cex:extLst>
      <w16:ext w16:uri="{CE6994B0-6A32-4C9F-8C6B-6E91EDA988CE}">
        <cr:reactions xmlns:cr="http://schemas.microsoft.com/office/comments/2020/reactions">
          <cr:reaction reactionType="1">
            <cr:reactionInfo dateUtc="2023-05-15T13:59:51Z">
              <cr:user userId="S::abbas.rizvi@nomadrail.com::84c1c8e3-6581-4cff-b3e0-8616ca6a24f2" userProvider="AD" userName="Abbas Rizvi"/>
            </cr:reactionInfo>
          </cr:reaction>
        </cr:reactions>
      </w16:ext>
    </w16cex:extLst>
  </w16cex:commentExtensible>
  <w16cex:commentExtensible w16cex:durableId="280E1F0D" w16cex:dateUtc="2023-05-16T14:26:00Z"/>
  <w16cex:commentExtensible w16cex:durableId="2453F0BB" w16cex:dateUtc="2023-05-15T14:02:00Z"/>
  <w16cex:commentExtensible w16cex:durableId="280E1F59" w16cex:dateUtc="2023-05-16T14:27:00Z"/>
  <w16cex:commentExtensible w16cex:durableId="3BB5CD8E" w16cex:dateUtc="2023-05-15T14:07:00Z"/>
  <w16cex:commentExtensible w16cex:durableId="280E1F9D" w16cex:dateUtc="2023-05-16T14:28:00Z"/>
  <w16cex:commentExtensible w16cex:durableId="4581F66D" w16cex:dateUtc="2023-05-15T14:23:00Z"/>
  <w16cex:commentExtensible w16cex:durableId="280E1FA9" w16cex:dateUtc="2023-05-16T14:28:00Z"/>
  <w16cex:commentExtensible w16cex:durableId="0A2DD183" w16cex:dateUtc="2023-05-15T14:31:00Z"/>
  <w16cex:commentExtensible w16cex:durableId="280E1FB2" w16cex:dateUtc="2023-05-16T14:28:00Z"/>
  <w16cex:commentExtensible w16cex:durableId="000142F1" w16cex:dateUtc="2023-05-15T14:33:00Z"/>
  <w16cex:commentExtensible w16cex:durableId="280E202A" w16cex:dateUtc="2023-05-16T14:30:00Z"/>
  <w16cex:commentExtensible w16cex:durableId="27CF4805" w16cex:dateUtc="2023-03-29T21:28:00Z"/>
  <w16cex:commentExtensible w16cex:durableId="42E484CB" w16cex:dateUtc="2023-05-15T13:50:00Z"/>
  <w16cex:commentExtensible w16cex:durableId="1DF43884" w16cex:dateUtc="2023-05-15T14:36:00Z"/>
  <w16cex:commentExtensible w16cex:durableId="280E2064" w16cex:dateUtc="2023-05-16T14:31:00Z"/>
  <w16cex:commentExtensible w16cex:durableId="70535508" w16cex:dateUtc="2023-05-15T14:41:00Z"/>
  <w16cex:commentExtensible w16cex:durableId="280E20B6" w16cex:dateUtc="2023-05-16T14:33:00Z"/>
  <w16cex:commentExtensible w16cex:durableId="65DE026A" w16cex:dateUtc="2023-05-15T14:50:00Z"/>
  <w16cex:commentExtensible w16cex:durableId="280E20C6" w16cex:dateUtc="2023-05-16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E89601" w16cid:durableId="044E722A"/>
  <w16cid:commentId w16cid:paraId="7287389E" w16cid:durableId="712A52EA"/>
  <w16cid:commentId w16cid:paraId="3A9E02C4" w16cid:durableId="5B5B8BE4"/>
  <w16cid:commentId w16cid:paraId="4159CDDD" w16cid:durableId="4FB2E729"/>
  <w16cid:commentId w16cid:paraId="6D0E1033" w16cid:durableId="01D6CF41"/>
  <w16cid:commentId w16cid:paraId="509EDA63" w16cid:durableId="280E1F0D"/>
  <w16cid:commentId w16cid:paraId="4210529E" w16cid:durableId="2453F0BB"/>
  <w16cid:commentId w16cid:paraId="58750A49" w16cid:durableId="280E1F59"/>
  <w16cid:commentId w16cid:paraId="3450F11E" w16cid:durableId="3BB5CD8E"/>
  <w16cid:commentId w16cid:paraId="7E20855F" w16cid:durableId="280E1F9D"/>
  <w16cid:commentId w16cid:paraId="4DA6F8D7" w16cid:durableId="4581F66D"/>
  <w16cid:commentId w16cid:paraId="09181F2E" w16cid:durableId="280E1FA9"/>
  <w16cid:commentId w16cid:paraId="5A665530" w16cid:durableId="0A2DD183"/>
  <w16cid:commentId w16cid:paraId="4888AA50" w16cid:durableId="280E1FB2"/>
  <w16cid:commentId w16cid:paraId="3A28CBF7" w16cid:durableId="000142F1"/>
  <w16cid:commentId w16cid:paraId="4083AF00" w16cid:durableId="280E202A"/>
  <w16cid:commentId w16cid:paraId="19E5E1BA" w16cid:durableId="27CF4805"/>
  <w16cid:commentId w16cid:paraId="2AE26B2F" w16cid:durableId="42E484CB"/>
  <w16cid:commentId w16cid:paraId="333636E1" w16cid:durableId="1DF43884"/>
  <w16cid:commentId w16cid:paraId="74CE53C3" w16cid:durableId="280E2064"/>
  <w16cid:commentId w16cid:paraId="46F92F89" w16cid:durableId="70535508"/>
  <w16cid:commentId w16cid:paraId="0370FA8C" w16cid:durableId="280E20B6"/>
  <w16cid:commentId w16cid:paraId="0A40CE01" w16cid:durableId="65DE026A"/>
  <w16cid:commentId w16cid:paraId="46E0A637" w16cid:durableId="280E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3FC5" w14:textId="77777777" w:rsidR="00405A2E" w:rsidRDefault="00405A2E" w:rsidP="00B07BA5">
      <w:pPr>
        <w:rPr>
          <w:lang w:bidi="th-TH"/>
        </w:rPr>
      </w:pPr>
      <w:r>
        <w:rPr>
          <w:lang w:bidi="th-TH"/>
        </w:rPr>
        <w:separator/>
      </w:r>
    </w:p>
  </w:endnote>
  <w:endnote w:type="continuationSeparator" w:id="0">
    <w:p w14:paraId="599C33C2" w14:textId="77777777" w:rsidR="00405A2E" w:rsidRDefault="00405A2E" w:rsidP="00B07BA5">
      <w:pPr>
        <w:rPr>
          <w:lang w:bidi="th-TH"/>
        </w:rPr>
      </w:pPr>
      <w:r>
        <w:rPr>
          <w:lang w:bidi="th-TH"/>
        </w:rPr>
        <w:continuationSeparator/>
      </w:r>
    </w:p>
  </w:endnote>
  <w:endnote w:type="continuationNotice" w:id="1">
    <w:p w14:paraId="711BE8C1" w14:textId="77777777" w:rsidR="00405A2E" w:rsidRDefault="00405A2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roman"/>
    <w:pitch w:val="fixed"/>
    <w:sig w:usb0="00000001" w:usb1="08070000" w:usb2="00000010" w:usb3="00000000" w:csb0="00020000" w:csb1="00000000"/>
  </w:font>
  <w:font w:name="Cordia New">
    <w:panose1 w:val="020B0304020202020204"/>
    <w:charset w:val="DE"/>
    <w:family w:val="roman"/>
    <w:pitch w:val="variable"/>
    <w:sig w:usb0="01000001" w:usb1="00000000" w:usb2="00000000" w:usb3="00000000" w:csb0="00010000"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jaVuSansCondensed-Bold">
    <w:altName w:val="Calibri"/>
    <w:panose1 w:val="00000000000000000000"/>
    <w:charset w:val="00"/>
    <w:family w:val="auto"/>
    <w:notTrueType/>
    <w:pitch w:val="default"/>
    <w:sig w:usb0="00000003" w:usb1="00000000" w:usb2="00000000" w:usb3="00000000" w:csb0="00000001" w:csb1="00000000"/>
  </w:font>
  <w:font w:name="DejaVuSansCondense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114A73" w:rsidRPr="000C0458" w14:paraId="4BC5BB0A" w14:textId="77777777" w:rsidTr="00CD2A47">
      <w:trPr>
        <w:trHeight w:val="123"/>
      </w:trPr>
      <w:tc>
        <w:tcPr>
          <w:tcW w:w="3449" w:type="dxa"/>
          <w:vAlign w:val="center"/>
        </w:tcPr>
        <w:p w14:paraId="4E30DC3D" w14:textId="50BB1C2C" w:rsidR="00114A73" w:rsidRPr="000C0458" w:rsidRDefault="0027471B" w:rsidP="000C0458">
          <w:pPr>
            <w:tabs>
              <w:tab w:val="left" w:pos="545"/>
              <w:tab w:val="left" w:pos="738"/>
              <w:tab w:val="left" w:pos="3276"/>
            </w:tabs>
            <w:jc w:val="center"/>
            <w:rPr>
              <w:color w:val="808080"/>
              <w:sz w:val="16"/>
            </w:rPr>
          </w:pPr>
          <w:del w:id="983" w:author="Unknown">
            <w:r w:rsidDel="0027471B">
              <w:rPr>
                <w:noProof/>
              </w:rPr>
              <mc:AlternateContent>
                <mc:Choice Requires="wps">
                  <w:drawing>
                    <wp:anchor distT="0" distB="0" distL="114300" distR="114300" simplePos="0" relativeHeight="251658241" behindDoc="0" locked="0" layoutInCell="0" allowOverlap="1" wp14:anchorId="5EA9E617" wp14:editId="35F3456C">
                      <wp:simplePos x="0" y="0"/>
                      <wp:positionH relativeFrom="page">
                        <wp:posOffset>0</wp:posOffset>
                      </wp:positionH>
                      <wp:positionV relativeFrom="page">
                        <wp:posOffset>10229215</wp:posOffset>
                      </wp:positionV>
                      <wp:extent cx="7560945" cy="273050"/>
                      <wp:effectExtent l="0" t="0" r="0" b="0"/>
                      <wp:wrapNone/>
                      <wp:docPr id="20238473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37F9FC25" w14:textId="77777777" w:rsidR="00114A73" w:rsidRPr="00105964" w:rsidRDefault="00114A73" w:rsidP="00105964">
                                  <w:pPr>
                                    <w:spacing w:before="0" w:after="0"/>
                                    <w:rPr>
                                      <w:rFonts w:cs="Calibri"/>
                                      <w:color w:val="FFC000"/>
                                      <w:sz w:val="20"/>
                                    </w:rPr>
                                  </w:pPr>
                                  <w:r w:rsidRPr="00105964">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5EA9E617" id="_x0000_t202" coordsize="21600,21600" o:spt="202" path="m,l,21600r21600,l21600,xe">
                      <v:stroke joinstyle="miter"/>
                      <v:path gradientshapeok="t" o:connecttype="rect"/>
                    </v:shapetype>
                    <v:shape id="Text Box 3" o:spid="_x0000_s1027" type="#_x0000_t202" style="position:absolute;left:0;text-align:left;margin-left:0;margin-top:805.45pt;width:595.35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37F9FC25" w14:textId="77777777" w:rsidR="00114A73" w:rsidRPr="00105964" w:rsidRDefault="00114A73" w:rsidP="00105964">
                            <w:pPr>
                              <w:spacing w:before="0" w:after="0"/>
                              <w:rPr>
                                <w:rFonts w:cs="Calibri"/>
                                <w:color w:val="FFC000"/>
                                <w:sz w:val="20"/>
                              </w:rPr>
                            </w:pPr>
                            <w:r w:rsidRPr="00105964">
                              <w:rPr>
                                <w:rFonts w:cs="Calibri"/>
                                <w:color w:val="FFC000"/>
                                <w:sz w:val="20"/>
                              </w:rPr>
                              <w:t>TLP gelb (Adressatenkreis)</w:t>
                            </w:r>
                          </w:p>
                        </w:txbxContent>
                      </v:textbox>
                      <w10:wrap anchorx="page" anchory="page"/>
                    </v:shape>
                  </w:pict>
                </mc:Fallback>
              </mc:AlternateContent>
            </w:r>
          </w:del>
          <w:r w:rsidR="00114A73" w:rsidRPr="006971DF">
            <w:rPr>
              <w:sz w:val="18"/>
              <w:lang w:val="de-DE"/>
            </w:rPr>
            <w:t>ND-</w:t>
          </w:r>
          <w:r w:rsidR="00114A73">
            <w:rPr>
              <w:sz w:val="18"/>
              <w:lang w:val="de-DE"/>
            </w:rPr>
            <w:t>BID-OBB-033</w:t>
          </w:r>
          <w:r w:rsidR="00114A73" w:rsidRPr="006971DF">
            <w:rPr>
              <w:sz w:val="18"/>
              <w:lang w:val="de-DE"/>
            </w:rPr>
            <w:t>-SDD-001</w:t>
          </w:r>
        </w:p>
      </w:tc>
      <w:tc>
        <w:tcPr>
          <w:tcW w:w="3449" w:type="dxa"/>
          <w:vAlign w:val="center"/>
        </w:tcPr>
        <w:p w14:paraId="437E00B4" w14:textId="1C26A35F" w:rsidR="00114A73" w:rsidRPr="000C0458" w:rsidRDefault="00114A73" w:rsidP="000C0458">
          <w:pPr>
            <w:tabs>
              <w:tab w:val="left" w:pos="545"/>
              <w:tab w:val="left" w:pos="738"/>
              <w:tab w:val="left" w:pos="3276"/>
            </w:tabs>
            <w:jc w:val="center"/>
            <w:rPr>
              <w:color w:val="808080"/>
              <w:sz w:val="16"/>
            </w:rPr>
          </w:pPr>
          <w:r w:rsidRPr="000C0458">
            <w:rPr>
              <w:color w:val="808080"/>
              <w:sz w:val="16"/>
            </w:rPr>
            <w:t xml:space="preserve">© Copyright Nomad Digital Limited </w:t>
          </w:r>
          <w:r w:rsidRPr="000C0458">
            <w:rPr>
              <w:color w:val="808080"/>
              <w:sz w:val="16"/>
            </w:rPr>
            <w:fldChar w:fldCharType="begin"/>
          </w:r>
          <w:r w:rsidRPr="000C0458">
            <w:rPr>
              <w:color w:val="808080"/>
              <w:sz w:val="16"/>
            </w:rPr>
            <w:instrText xml:space="preserve"> DATE  \@ "yyyy"  \* MERGEFORMAT </w:instrText>
          </w:r>
          <w:r w:rsidRPr="000C0458">
            <w:rPr>
              <w:color w:val="808080"/>
              <w:sz w:val="16"/>
            </w:rPr>
            <w:fldChar w:fldCharType="separate"/>
          </w:r>
          <w:r w:rsidR="00E47100">
            <w:rPr>
              <w:noProof/>
              <w:color w:val="808080"/>
              <w:sz w:val="16"/>
            </w:rPr>
            <w:t>2024</w:t>
          </w:r>
          <w:r w:rsidRPr="000C0458">
            <w:rPr>
              <w:color w:val="808080"/>
              <w:sz w:val="16"/>
            </w:rPr>
            <w:fldChar w:fldCharType="end"/>
          </w:r>
        </w:p>
        <w:p w14:paraId="53EDCC7C" w14:textId="77777777" w:rsidR="00114A73" w:rsidRPr="000C0458" w:rsidRDefault="00114A73" w:rsidP="000C0458">
          <w:pPr>
            <w:tabs>
              <w:tab w:val="left" w:pos="545"/>
              <w:tab w:val="left" w:pos="738"/>
              <w:tab w:val="left" w:pos="3276"/>
            </w:tabs>
            <w:jc w:val="center"/>
            <w:rPr>
              <w:color w:val="808080"/>
              <w:sz w:val="16"/>
            </w:rPr>
          </w:pPr>
          <w:r w:rsidRPr="000C0458">
            <w:rPr>
              <w:color w:val="808080"/>
              <w:sz w:val="16"/>
            </w:rPr>
            <w:t>Confidential</w:t>
          </w:r>
        </w:p>
      </w:tc>
      <w:tc>
        <w:tcPr>
          <w:tcW w:w="3450" w:type="dxa"/>
          <w:vAlign w:val="center"/>
        </w:tcPr>
        <w:p w14:paraId="64CA9BBE" w14:textId="77777777" w:rsidR="00114A73" w:rsidRPr="000C0458" w:rsidRDefault="00114A73" w:rsidP="000C0458">
          <w:pPr>
            <w:tabs>
              <w:tab w:val="left" w:pos="545"/>
              <w:tab w:val="left" w:pos="738"/>
              <w:tab w:val="left" w:pos="3276"/>
            </w:tabs>
            <w:jc w:val="center"/>
            <w:rPr>
              <w:color w:val="808080"/>
              <w:sz w:val="16"/>
            </w:rPr>
          </w:pPr>
          <w:r w:rsidRPr="000C0458">
            <w:rPr>
              <w:color w:val="808080"/>
              <w:sz w:val="16"/>
            </w:rPr>
            <w:t xml:space="preserve">Page </w:t>
          </w:r>
          <w:r w:rsidRPr="000C0458">
            <w:rPr>
              <w:color w:val="808080"/>
              <w:sz w:val="16"/>
            </w:rPr>
            <w:fldChar w:fldCharType="begin"/>
          </w:r>
          <w:r w:rsidRPr="000C0458">
            <w:rPr>
              <w:color w:val="808080"/>
              <w:sz w:val="16"/>
            </w:rPr>
            <w:instrText xml:space="preserve"> PAGE </w:instrText>
          </w:r>
          <w:r w:rsidRPr="000C0458">
            <w:rPr>
              <w:color w:val="808080"/>
              <w:sz w:val="16"/>
            </w:rPr>
            <w:fldChar w:fldCharType="separate"/>
          </w:r>
          <w:r w:rsidRPr="000C0458">
            <w:rPr>
              <w:noProof/>
              <w:color w:val="808080"/>
              <w:sz w:val="16"/>
            </w:rPr>
            <w:t>16</w:t>
          </w:r>
          <w:r w:rsidRPr="000C0458">
            <w:rPr>
              <w:color w:val="808080"/>
              <w:sz w:val="16"/>
            </w:rPr>
            <w:fldChar w:fldCharType="end"/>
          </w:r>
          <w:r w:rsidRPr="000C0458">
            <w:rPr>
              <w:color w:val="808080"/>
              <w:sz w:val="16"/>
            </w:rPr>
            <w:t xml:space="preserve"> of </w:t>
          </w:r>
          <w:r w:rsidRPr="000C0458">
            <w:rPr>
              <w:noProof/>
              <w:color w:val="808080"/>
              <w:sz w:val="16"/>
            </w:rPr>
            <w:fldChar w:fldCharType="begin"/>
          </w:r>
          <w:r w:rsidRPr="000C0458">
            <w:rPr>
              <w:noProof/>
              <w:color w:val="808080"/>
              <w:sz w:val="16"/>
            </w:rPr>
            <w:instrText xml:space="preserve"> NUMPAGES  </w:instrText>
          </w:r>
          <w:r w:rsidRPr="000C0458">
            <w:rPr>
              <w:noProof/>
              <w:color w:val="808080"/>
              <w:sz w:val="16"/>
            </w:rPr>
            <w:fldChar w:fldCharType="separate"/>
          </w:r>
          <w:r w:rsidRPr="000C0458">
            <w:rPr>
              <w:noProof/>
              <w:color w:val="808080"/>
              <w:sz w:val="16"/>
            </w:rPr>
            <w:t>109</w:t>
          </w:r>
          <w:r w:rsidRPr="000C0458">
            <w:rPr>
              <w:noProof/>
              <w:color w:val="808080"/>
              <w:sz w:val="16"/>
            </w:rPr>
            <w:fldChar w:fldCharType="end"/>
          </w:r>
        </w:p>
      </w:tc>
    </w:tr>
  </w:tbl>
  <w:p w14:paraId="7BA54180" w14:textId="77777777" w:rsidR="00114A73" w:rsidRPr="000C0458" w:rsidRDefault="00114A73" w:rsidP="000C04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F477" w14:textId="5394A3AF" w:rsidR="00114A73" w:rsidRDefault="0027471B">
    <w:pPr>
      <w:pStyle w:val="Footer"/>
    </w:pPr>
    <w:del w:id="984" w:author="Unknown">
      <w:r w:rsidDel="0027471B">
        <w:rPr>
          <w:noProof/>
        </w:rPr>
        <mc:AlternateContent>
          <mc:Choice Requires="wps">
            <w:drawing>
              <wp:anchor distT="0" distB="0" distL="114300" distR="114300" simplePos="0" relativeHeight="251658242" behindDoc="0" locked="0" layoutInCell="0" allowOverlap="1" wp14:anchorId="36ECDD7E" wp14:editId="7B42FA98">
                <wp:simplePos x="0" y="0"/>
                <wp:positionH relativeFrom="page">
                  <wp:posOffset>0</wp:posOffset>
                </wp:positionH>
                <wp:positionV relativeFrom="page">
                  <wp:posOffset>10229215</wp:posOffset>
                </wp:positionV>
                <wp:extent cx="7560945" cy="273050"/>
                <wp:effectExtent l="0" t="0" r="0" b="0"/>
                <wp:wrapNone/>
                <wp:docPr id="1313255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0C4AFB53" w14:textId="77777777" w:rsidR="00114A73" w:rsidRPr="00105964" w:rsidRDefault="00114A73" w:rsidP="00105964">
                            <w:pPr>
                              <w:spacing w:before="0" w:after="0"/>
                              <w:rPr>
                                <w:rFonts w:cs="Calibri"/>
                                <w:color w:val="FFC000"/>
                                <w:sz w:val="20"/>
                              </w:rPr>
                            </w:pPr>
                            <w:r w:rsidRPr="00105964">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36ECDD7E" id="_x0000_t202" coordsize="21600,21600" o:spt="202" path="m,l,21600r21600,l21600,xe">
                <v:stroke joinstyle="miter"/>
                <v:path gradientshapeok="t" o:connecttype="rect"/>
              </v:shapetype>
              <v:shape id="Text Box 2" o:spid="_x0000_s1028" type="#_x0000_t202" style="position:absolute;margin-left:0;margin-top:805.45pt;width:595.35pt;height:2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" o:allowincell="f" filled="f" stroked="f" strokeweight=".5pt">
                <v:textbox inset="20pt,0,,0">
                  <w:txbxContent>
                    <w:p w14:paraId="0C4AFB53" w14:textId="77777777" w:rsidR="00114A73" w:rsidRPr="00105964" w:rsidRDefault="00114A73" w:rsidP="00105964">
                      <w:pPr>
                        <w:spacing w:before="0" w:after="0"/>
                        <w:rPr>
                          <w:rFonts w:cs="Calibri"/>
                          <w:color w:val="FFC000"/>
                          <w:sz w:val="20"/>
                        </w:rPr>
                      </w:pPr>
                      <w:r w:rsidRPr="00105964">
                        <w:rPr>
                          <w:rFonts w:cs="Calibri"/>
                          <w:color w:val="FFC000"/>
                          <w:sz w:val="20"/>
                        </w:rPr>
                        <w:t>TLP gelb (Adressatenkreis)</w:t>
                      </w:r>
                    </w:p>
                  </w:txbxContent>
                </v:textbox>
                <w10:wrap anchorx="page" anchory="page"/>
              </v:shape>
            </w:pict>
          </mc:Fallback>
        </mc:AlternateConten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0C0458" w14:paraId="17B23F3A" w14:textId="77777777" w:rsidTr="00CD2A47">
      <w:trPr>
        <w:trHeight w:val="123"/>
      </w:trPr>
      <w:tc>
        <w:tcPr>
          <w:tcW w:w="3449" w:type="dxa"/>
          <w:vAlign w:val="center"/>
        </w:tcPr>
        <w:p w14:paraId="38A8BA35" w14:textId="4CE832B2" w:rsidR="007349EB" w:rsidRPr="000C0458" w:rsidRDefault="0027471B" w:rsidP="000C0458">
          <w:pPr>
            <w:tabs>
              <w:tab w:val="left" w:pos="545"/>
              <w:tab w:val="left" w:pos="738"/>
              <w:tab w:val="left" w:pos="3276"/>
            </w:tabs>
            <w:jc w:val="center"/>
            <w:rPr>
              <w:color w:val="808080"/>
              <w:sz w:val="16"/>
            </w:rPr>
          </w:pPr>
          <w:r>
            <w:rPr>
              <w:noProof/>
            </w:rPr>
            <mc:AlternateContent>
              <mc:Choice Requires="wps">
                <w:drawing>
                  <wp:anchor distT="0" distB="0" distL="114300" distR="114300" simplePos="0" relativeHeight="251658240" behindDoc="0" locked="0" layoutInCell="0" allowOverlap="1" wp14:anchorId="1ECF5E31" wp14:editId="0FB925B4">
                    <wp:simplePos x="0" y="0"/>
                    <wp:positionH relativeFrom="page">
                      <wp:posOffset>0</wp:posOffset>
                    </wp:positionH>
                    <wp:positionV relativeFrom="page">
                      <wp:posOffset>10229215</wp:posOffset>
                    </wp:positionV>
                    <wp:extent cx="7560945" cy="273050"/>
                    <wp:effectExtent l="0" t="0" r="0" b="0"/>
                    <wp:wrapNone/>
                    <wp:docPr id="56062420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56FA0C19" w14:textId="0E63D0FC" w:rsidR="00105964" w:rsidRPr="00105964" w:rsidRDefault="00105964" w:rsidP="00105964">
                                <w:pPr>
                                  <w:spacing w:before="0" w:after="0"/>
                                  <w:rPr>
                                    <w:rFonts w:cs="Calibri"/>
                                    <w:color w:val="FFC000"/>
                                    <w:sz w:val="20"/>
                                  </w:rPr>
                                </w:pPr>
                                <w:r w:rsidRPr="00105964">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1ECF5E31" id="_x0000_t202" coordsize="21600,21600" o:spt="202" path="m,l,21600r21600,l21600,xe">
                    <v:stroke joinstyle="miter"/>
                    <v:path gradientshapeok="t" o:connecttype="rect"/>
                  </v:shapetype>
                  <v:shape id="Text Box 1" o:spid="_x0000_s1029"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" o:allowincell="f" filled="f" stroked="f" strokeweight=".5pt">
                    <v:textbox inset="20pt,0,,0">
                      <w:txbxContent>
                        <w:p w14:paraId="56FA0C19" w14:textId="0E63D0FC" w:rsidR="00105964" w:rsidRPr="00105964" w:rsidRDefault="00105964" w:rsidP="00105964">
                          <w:pPr>
                            <w:spacing w:before="0" w:after="0"/>
                            <w:rPr>
                              <w:rFonts w:cs="Calibri"/>
                              <w:color w:val="FFC000"/>
                              <w:sz w:val="20"/>
                            </w:rPr>
                          </w:pPr>
                          <w:r w:rsidRPr="00105964">
                            <w:rPr>
                              <w:rFonts w:cs="Calibri"/>
                              <w:color w:val="FFC000"/>
                              <w:sz w:val="20"/>
                            </w:rPr>
                            <w:t>TLP gelb (Adressatenkreis)</w:t>
                          </w:r>
                        </w:p>
                      </w:txbxContent>
                    </v:textbox>
                    <w10:wrap anchorx="page" anchory="page"/>
                  </v:shape>
                </w:pict>
              </mc:Fallback>
            </mc:AlternateContent>
          </w:r>
          <w:r w:rsidR="007E0578" w:rsidRPr="006971DF">
            <w:rPr>
              <w:sz w:val="18"/>
              <w:lang w:val="de-DE"/>
            </w:rPr>
            <w:t>ND-</w:t>
          </w:r>
          <w:r w:rsidR="007E0578">
            <w:rPr>
              <w:sz w:val="18"/>
              <w:lang w:val="de-DE"/>
            </w:rPr>
            <w:t>BID-OBB-</w:t>
          </w:r>
          <w:r w:rsidR="00A169F0">
            <w:rPr>
              <w:sz w:val="18"/>
              <w:lang w:val="de-DE"/>
            </w:rPr>
            <w:t>033</w:t>
          </w:r>
          <w:r w:rsidR="007E0578" w:rsidRPr="006971DF">
            <w:rPr>
              <w:sz w:val="18"/>
              <w:lang w:val="de-DE"/>
            </w:rPr>
            <w:t>-SDD-001</w:t>
          </w:r>
        </w:p>
      </w:tc>
      <w:tc>
        <w:tcPr>
          <w:tcW w:w="3449" w:type="dxa"/>
          <w:vAlign w:val="center"/>
        </w:tcPr>
        <w:p w14:paraId="3BFC463E" w14:textId="19A32199" w:rsidR="007349EB" w:rsidRPr="000C0458" w:rsidRDefault="007349EB" w:rsidP="000C0458">
          <w:pPr>
            <w:tabs>
              <w:tab w:val="left" w:pos="545"/>
              <w:tab w:val="left" w:pos="738"/>
              <w:tab w:val="left" w:pos="3276"/>
            </w:tabs>
            <w:jc w:val="center"/>
            <w:rPr>
              <w:color w:val="808080"/>
              <w:sz w:val="16"/>
            </w:rPr>
          </w:pPr>
          <w:r w:rsidRPr="000C0458">
            <w:rPr>
              <w:color w:val="808080"/>
              <w:sz w:val="16"/>
            </w:rPr>
            <w:t xml:space="preserve">© Copyright Nomad Digital Limited </w:t>
          </w:r>
          <w:r w:rsidRPr="000C0458">
            <w:rPr>
              <w:color w:val="808080"/>
              <w:sz w:val="16"/>
            </w:rPr>
            <w:fldChar w:fldCharType="begin"/>
          </w:r>
          <w:r w:rsidRPr="000C0458">
            <w:rPr>
              <w:color w:val="808080"/>
              <w:sz w:val="16"/>
            </w:rPr>
            <w:instrText xml:space="preserve"> DATE  \@ "yyyy"  \* MERGEFORMAT </w:instrText>
          </w:r>
          <w:r w:rsidRPr="000C0458">
            <w:rPr>
              <w:color w:val="808080"/>
              <w:sz w:val="16"/>
            </w:rPr>
            <w:fldChar w:fldCharType="separate"/>
          </w:r>
          <w:r w:rsidR="00E47100">
            <w:rPr>
              <w:noProof/>
              <w:color w:val="808080"/>
              <w:sz w:val="16"/>
            </w:rPr>
            <w:t>2024</w:t>
          </w:r>
          <w:r w:rsidRPr="000C0458">
            <w:rPr>
              <w:color w:val="808080"/>
              <w:sz w:val="16"/>
            </w:rPr>
            <w:fldChar w:fldCharType="end"/>
          </w:r>
        </w:p>
        <w:p w14:paraId="581F7AD5" w14:textId="77777777" w:rsidR="007349EB" w:rsidRPr="000C0458" w:rsidRDefault="007349EB" w:rsidP="000C0458">
          <w:pPr>
            <w:tabs>
              <w:tab w:val="left" w:pos="545"/>
              <w:tab w:val="left" w:pos="738"/>
              <w:tab w:val="left" w:pos="3276"/>
            </w:tabs>
            <w:jc w:val="center"/>
            <w:rPr>
              <w:color w:val="808080"/>
              <w:sz w:val="16"/>
            </w:rPr>
          </w:pPr>
          <w:r w:rsidRPr="000C0458">
            <w:rPr>
              <w:color w:val="808080"/>
              <w:sz w:val="16"/>
            </w:rPr>
            <w:t>Confidential</w:t>
          </w:r>
        </w:p>
      </w:tc>
      <w:tc>
        <w:tcPr>
          <w:tcW w:w="3450" w:type="dxa"/>
          <w:vAlign w:val="center"/>
        </w:tcPr>
        <w:p w14:paraId="4AB83411" w14:textId="77777777" w:rsidR="007349EB" w:rsidRPr="000C0458" w:rsidRDefault="007349EB" w:rsidP="000C0458">
          <w:pPr>
            <w:tabs>
              <w:tab w:val="left" w:pos="545"/>
              <w:tab w:val="left" w:pos="738"/>
              <w:tab w:val="left" w:pos="3276"/>
            </w:tabs>
            <w:jc w:val="center"/>
            <w:rPr>
              <w:color w:val="808080"/>
              <w:sz w:val="16"/>
            </w:rPr>
          </w:pPr>
          <w:r w:rsidRPr="000C0458">
            <w:rPr>
              <w:color w:val="808080"/>
              <w:sz w:val="16"/>
            </w:rPr>
            <w:t xml:space="preserve">Page </w:t>
          </w:r>
          <w:r w:rsidRPr="000C0458">
            <w:rPr>
              <w:color w:val="808080"/>
              <w:sz w:val="16"/>
            </w:rPr>
            <w:fldChar w:fldCharType="begin"/>
          </w:r>
          <w:r w:rsidRPr="000C0458">
            <w:rPr>
              <w:color w:val="808080"/>
              <w:sz w:val="16"/>
            </w:rPr>
            <w:instrText xml:space="preserve"> PAGE </w:instrText>
          </w:r>
          <w:r w:rsidRPr="000C0458">
            <w:rPr>
              <w:color w:val="808080"/>
              <w:sz w:val="16"/>
            </w:rPr>
            <w:fldChar w:fldCharType="separate"/>
          </w:r>
          <w:r w:rsidRPr="000C0458">
            <w:rPr>
              <w:noProof/>
              <w:color w:val="808080"/>
              <w:sz w:val="16"/>
            </w:rPr>
            <w:t>16</w:t>
          </w:r>
          <w:r w:rsidRPr="000C0458">
            <w:rPr>
              <w:color w:val="808080"/>
              <w:sz w:val="16"/>
            </w:rPr>
            <w:fldChar w:fldCharType="end"/>
          </w:r>
          <w:r w:rsidRPr="000C0458">
            <w:rPr>
              <w:color w:val="808080"/>
              <w:sz w:val="16"/>
            </w:rPr>
            <w:t xml:space="preserve"> of </w:t>
          </w:r>
          <w:r w:rsidRPr="000C0458">
            <w:rPr>
              <w:noProof/>
              <w:color w:val="808080"/>
              <w:sz w:val="16"/>
            </w:rPr>
            <w:fldChar w:fldCharType="begin"/>
          </w:r>
          <w:r w:rsidRPr="000C0458">
            <w:rPr>
              <w:noProof/>
              <w:color w:val="808080"/>
              <w:sz w:val="16"/>
            </w:rPr>
            <w:instrText xml:space="preserve"> NUMPAGES  </w:instrText>
          </w:r>
          <w:r w:rsidRPr="000C0458">
            <w:rPr>
              <w:noProof/>
              <w:color w:val="808080"/>
              <w:sz w:val="16"/>
            </w:rPr>
            <w:fldChar w:fldCharType="separate"/>
          </w:r>
          <w:r w:rsidRPr="000C0458">
            <w:rPr>
              <w:noProof/>
              <w:color w:val="808080"/>
              <w:sz w:val="16"/>
            </w:rPr>
            <w:t>109</w:t>
          </w:r>
          <w:r w:rsidRPr="000C0458">
            <w:rPr>
              <w:noProof/>
              <w:color w:val="808080"/>
              <w:sz w:val="16"/>
            </w:rPr>
            <w:fldChar w:fldCharType="end"/>
          </w:r>
        </w:p>
      </w:tc>
    </w:tr>
  </w:tbl>
  <w:p w14:paraId="6F10E6F8" w14:textId="77777777" w:rsidR="007349EB" w:rsidRPr="000C0458" w:rsidRDefault="00734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11B8" w14:textId="77777777" w:rsidR="00405A2E" w:rsidRDefault="00405A2E" w:rsidP="00B07BA5">
      <w:pPr>
        <w:rPr>
          <w:lang w:bidi="th-TH"/>
        </w:rPr>
      </w:pPr>
      <w:r>
        <w:rPr>
          <w:lang w:bidi="th-TH"/>
        </w:rPr>
        <w:separator/>
      </w:r>
    </w:p>
  </w:footnote>
  <w:footnote w:type="continuationSeparator" w:id="0">
    <w:p w14:paraId="0210BE6C" w14:textId="77777777" w:rsidR="00405A2E" w:rsidRDefault="00405A2E" w:rsidP="00B07BA5">
      <w:pPr>
        <w:rPr>
          <w:lang w:bidi="th-TH"/>
        </w:rPr>
      </w:pPr>
      <w:r>
        <w:rPr>
          <w:lang w:bidi="th-TH"/>
        </w:rPr>
        <w:continuationSeparator/>
      </w:r>
    </w:p>
  </w:footnote>
  <w:footnote w:type="continuationNotice" w:id="1">
    <w:p w14:paraId="7D666B3A" w14:textId="77777777" w:rsidR="00405A2E" w:rsidRDefault="00405A2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114A73" w:rsidRPr="006B4EC2" w14:paraId="746AF9DD" w14:textId="77777777" w:rsidTr="00913A4A">
      <w:trPr>
        <w:trHeight w:val="1407"/>
      </w:trPr>
      <w:tc>
        <w:tcPr>
          <w:tcW w:w="5767" w:type="dxa"/>
          <w:vAlign w:val="center"/>
        </w:tcPr>
        <w:p w14:paraId="33985780" w14:textId="77777777" w:rsidR="00114A73" w:rsidRPr="006B4EC2" w:rsidRDefault="00114A73" w:rsidP="00DA1D04">
          <w:pPr>
            <w:pStyle w:val="NoSpacing"/>
            <w:jc w:val="center"/>
            <w:rPr>
              <w:lang w:bidi="th-TH"/>
            </w:rPr>
          </w:pPr>
          <w:r>
            <w:rPr>
              <w:noProof/>
              <w:lang w:eastAsia="en-GB"/>
            </w:rPr>
            <w:drawing>
              <wp:inline distT="0" distB="0" distL="0" distR="0" wp14:anchorId="4FB7B9CF" wp14:editId="5660123D">
                <wp:extent cx="1800281" cy="508000"/>
                <wp:effectExtent l="0" t="0" r="9525" b="6350"/>
                <wp:docPr id="3810" name="Picture 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766193C0" w14:textId="77777777" w:rsidR="00114A73" w:rsidRPr="00603A21" w:rsidRDefault="00114A73" w:rsidP="007D4334">
          <w:pPr>
            <w:pStyle w:val="NoSpacing"/>
            <w:spacing w:line="276" w:lineRule="auto"/>
            <w:jc w:val="center"/>
            <w:rPr>
              <w:lang w:bidi="th-TH"/>
            </w:rPr>
          </w:pPr>
          <w:r w:rsidRPr="00603A21">
            <w:rPr>
              <w:lang w:bidi="th-TH"/>
            </w:rPr>
            <w:t>Technical description</w:t>
          </w:r>
        </w:p>
        <w:p w14:paraId="186E2D2E" w14:textId="77777777" w:rsidR="00114A73" w:rsidRDefault="00114A73" w:rsidP="007D4334">
          <w:pPr>
            <w:pStyle w:val="NoSpacing"/>
            <w:spacing w:line="276" w:lineRule="auto"/>
            <w:jc w:val="center"/>
            <w:rPr>
              <w:lang w:bidi="th-TH"/>
            </w:rPr>
          </w:pPr>
          <w:r>
            <w:rPr>
              <w:lang w:bidi="th-TH"/>
            </w:rPr>
            <w:t>ÖBB Dosto Neu</w:t>
          </w:r>
        </w:p>
        <w:p w14:paraId="55C7FE13" w14:textId="01D8E09F" w:rsidR="00114A73" w:rsidRPr="00603A21" w:rsidRDefault="00114A73" w:rsidP="007D4334">
          <w:pPr>
            <w:pStyle w:val="NoSpacing"/>
            <w:spacing w:line="276" w:lineRule="auto"/>
            <w:jc w:val="center"/>
            <w:rPr>
              <w:lang w:bidi="th-TH"/>
            </w:rPr>
          </w:pPr>
          <w:r>
            <w:rPr>
              <w:lang w:bidi="th-TH"/>
            </w:rPr>
            <w:t>V</w:t>
          </w:r>
          <w:r w:rsidR="00887428">
            <w:rPr>
              <w:lang w:bidi="th-TH"/>
            </w:rPr>
            <w:t>1.</w:t>
          </w:r>
          <w:r>
            <w:rPr>
              <w:lang w:bidi="th-TH"/>
            </w:rPr>
            <w:t>0</w:t>
          </w:r>
        </w:p>
      </w:tc>
    </w:tr>
  </w:tbl>
  <w:p w14:paraId="470080C1" w14:textId="77777777" w:rsidR="00114A73" w:rsidRDefault="00114A73" w:rsidP="000C04CB">
    <w:pPr>
      <w:pStyle w:val="Header"/>
      <w:spacing w:before="0" w:after="0"/>
    </w:pPr>
  </w:p>
  <w:p w14:paraId="7958547C" w14:textId="77777777" w:rsidR="00114A73" w:rsidRDefault="00114A73" w:rsidP="000C04CB">
    <w:pPr>
      <w:pStyle w:val="Heade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114A73" w:rsidRPr="00603A21" w14:paraId="6CCD7510" w14:textId="77777777">
      <w:trPr>
        <w:trHeight w:val="1407"/>
      </w:trPr>
      <w:tc>
        <w:tcPr>
          <w:tcW w:w="5767" w:type="dxa"/>
          <w:vAlign w:val="center"/>
        </w:tcPr>
        <w:p w14:paraId="50CE511F" w14:textId="77777777" w:rsidR="00114A73" w:rsidRPr="006B4EC2" w:rsidRDefault="00114A73" w:rsidP="00FA60CF">
          <w:pPr>
            <w:pStyle w:val="NoSpacing"/>
            <w:jc w:val="center"/>
            <w:rPr>
              <w:lang w:bidi="th-TH"/>
            </w:rPr>
          </w:pPr>
          <w:r>
            <w:rPr>
              <w:noProof/>
              <w:lang w:eastAsia="en-GB"/>
            </w:rPr>
            <w:drawing>
              <wp:inline distT="0" distB="0" distL="0" distR="0" wp14:anchorId="3EA89869" wp14:editId="64EBBD59">
                <wp:extent cx="1800281" cy="508000"/>
                <wp:effectExtent l="0" t="0" r="9525" b="6350"/>
                <wp:docPr id="3811" name="Picture 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160AEAFB" w14:textId="77777777" w:rsidR="00114A73" w:rsidRPr="00603A21" w:rsidRDefault="00114A73" w:rsidP="00FA60CF">
          <w:pPr>
            <w:pStyle w:val="NoSpacing"/>
            <w:spacing w:line="276" w:lineRule="auto"/>
            <w:jc w:val="center"/>
            <w:rPr>
              <w:lang w:bidi="th-TH"/>
            </w:rPr>
          </w:pPr>
          <w:r w:rsidRPr="00603A21">
            <w:rPr>
              <w:lang w:bidi="th-TH"/>
            </w:rPr>
            <w:t>Technical description</w:t>
          </w:r>
        </w:p>
        <w:p w14:paraId="3BE5550F" w14:textId="77777777" w:rsidR="00114A73" w:rsidRDefault="00114A73" w:rsidP="00FA60CF">
          <w:pPr>
            <w:pStyle w:val="NoSpacing"/>
            <w:spacing w:line="276" w:lineRule="auto"/>
            <w:jc w:val="center"/>
            <w:rPr>
              <w:lang w:bidi="th-TH"/>
            </w:rPr>
          </w:pPr>
          <w:r>
            <w:rPr>
              <w:lang w:bidi="th-TH"/>
            </w:rPr>
            <w:t>ÖBB Dosto Neu</w:t>
          </w:r>
        </w:p>
        <w:p w14:paraId="67FCEAED" w14:textId="77777777" w:rsidR="00114A73" w:rsidRPr="00603A21" w:rsidRDefault="00114A73" w:rsidP="00FA60CF">
          <w:pPr>
            <w:pStyle w:val="NoSpacing"/>
            <w:spacing w:line="276" w:lineRule="auto"/>
            <w:jc w:val="center"/>
            <w:rPr>
              <w:lang w:bidi="th-TH"/>
            </w:rPr>
          </w:pPr>
          <w:r>
            <w:rPr>
              <w:lang w:bidi="th-TH"/>
            </w:rPr>
            <w:t>V0.1</w:t>
          </w:r>
        </w:p>
      </w:tc>
    </w:tr>
  </w:tbl>
  <w:p w14:paraId="2110E764" w14:textId="77777777" w:rsidR="00114A73" w:rsidRPr="00FA60CF" w:rsidRDefault="00114A73" w:rsidP="00FA60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6B4EC2" w14:paraId="445E0FFA" w14:textId="77777777" w:rsidTr="00913A4A">
      <w:trPr>
        <w:trHeight w:val="1407"/>
      </w:trPr>
      <w:tc>
        <w:tcPr>
          <w:tcW w:w="5767" w:type="dxa"/>
          <w:vAlign w:val="center"/>
        </w:tcPr>
        <w:p w14:paraId="5CEAA245" w14:textId="77777777" w:rsidR="00913A4A" w:rsidRPr="006B4EC2" w:rsidRDefault="00913A4A" w:rsidP="00DA1D04">
          <w:pPr>
            <w:pStyle w:val="NoSpacing"/>
            <w:jc w:val="center"/>
            <w:rPr>
              <w:lang w:bidi="th-TH"/>
            </w:rPr>
          </w:pPr>
          <w:r>
            <w:rPr>
              <w:noProof/>
              <w:lang w:eastAsia="en-GB"/>
            </w:rPr>
            <w:drawing>
              <wp:inline distT="0" distB="0" distL="0" distR="0" wp14:anchorId="4245D292" wp14:editId="2D7941B7">
                <wp:extent cx="1800281" cy="508000"/>
                <wp:effectExtent l="0" t="0" r="9525" b="6350"/>
                <wp:docPr id="3812" name="Picture 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11750C0B" w14:textId="628FDC0C" w:rsidR="00913A4A" w:rsidRPr="00603A21" w:rsidRDefault="00913A4A" w:rsidP="007D4334">
          <w:pPr>
            <w:pStyle w:val="NoSpacing"/>
            <w:spacing w:line="276" w:lineRule="auto"/>
            <w:jc w:val="center"/>
            <w:rPr>
              <w:lang w:bidi="th-TH"/>
            </w:rPr>
          </w:pPr>
          <w:r w:rsidRPr="00603A21">
            <w:rPr>
              <w:lang w:bidi="th-TH"/>
            </w:rPr>
            <w:t>Technical description</w:t>
          </w:r>
        </w:p>
        <w:p w14:paraId="28669D54" w14:textId="3DBA625B" w:rsidR="00B75375" w:rsidRDefault="00A169F0" w:rsidP="007D4334">
          <w:pPr>
            <w:pStyle w:val="NoSpacing"/>
            <w:spacing w:line="276" w:lineRule="auto"/>
            <w:jc w:val="center"/>
            <w:rPr>
              <w:lang w:bidi="th-TH"/>
            </w:rPr>
          </w:pPr>
          <w:r>
            <w:rPr>
              <w:lang w:bidi="th-TH"/>
            </w:rPr>
            <w:t xml:space="preserve">ÖBB </w:t>
          </w:r>
          <w:r w:rsidR="00CF6821">
            <w:rPr>
              <w:lang w:bidi="th-TH"/>
            </w:rPr>
            <w:t>Dosto Neu</w:t>
          </w:r>
        </w:p>
        <w:p w14:paraId="3B1B6F83" w14:textId="3072BE29" w:rsidR="00913A4A" w:rsidRPr="00603A21" w:rsidRDefault="00B75375" w:rsidP="007D4334">
          <w:pPr>
            <w:pStyle w:val="NoSpacing"/>
            <w:spacing w:line="276" w:lineRule="auto"/>
            <w:jc w:val="center"/>
            <w:rPr>
              <w:lang w:bidi="th-TH"/>
            </w:rPr>
          </w:pPr>
          <w:r>
            <w:rPr>
              <w:lang w:bidi="th-TH"/>
            </w:rPr>
            <w:t>V0.</w:t>
          </w:r>
          <w:ins w:id="1091" w:author="Abbas Rizvi" w:date="2023-05-15T09:56:00Z">
            <w:r w:rsidR="00633249">
              <w:rPr>
                <w:lang w:bidi="th-TH"/>
              </w:rPr>
              <w:t>3</w:t>
            </w:r>
          </w:ins>
          <w:del w:id="1092" w:author="Abbas Rizvi" w:date="2023-03-29T17:21:00Z">
            <w:r w:rsidR="00CF6821" w:rsidDel="00B075EA">
              <w:rPr>
                <w:lang w:bidi="th-TH"/>
              </w:rPr>
              <w:delText>1</w:delText>
            </w:r>
          </w:del>
        </w:p>
      </w:tc>
    </w:tr>
  </w:tbl>
  <w:p w14:paraId="6797B69F" w14:textId="525BAE81" w:rsidR="007349EB" w:rsidRDefault="007349EB" w:rsidP="000C04CB">
    <w:pPr>
      <w:pStyle w:val="Header"/>
      <w:spacing w:before="0" w:after="0"/>
    </w:pPr>
  </w:p>
  <w:p w14:paraId="45667177" w14:textId="77777777" w:rsidR="007349EB" w:rsidRDefault="007349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FA60CF" w:rsidRPr="00603A21" w14:paraId="0AF4278D" w14:textId="77777777">
      <w:trPr>
        <w:trHeight w:val="1407"/>
      </w:trPr>
      <w:tc>
        <w:tcPr>
          <w:tcW w:w="5767" w:type="dxa"/>
          <w:vAlign w:val="center"/>
        </w:tcPr>
        <w:p w14:paraId="41BF4AD6" w14:textId="77777777" w:rsidR="00FA60CF" w:rsidRPr="006B4EC2" w:rsidRDefault="00FA60CF" w:rsidP="00FA60CF">
          <w:pPr>
            <w:pStyle w:val="NoSpacing"/>
            <w:jc w:val="center"/>
            <w:rPr>
              <w:lang w:bidi="th-TH"/>
            </w:rPr>
          </w:pPr>
          <w:r>
            <w:rPr>
              <w:noProof/>
              <w:lang w:eastAsia="en-GB"/>
            </w:rPr>
            <w:drawing>
              <wp:inline distT="0" distB="0" distL="0" distR="0" wp14:anchorId="539E04A5" wp14:editId="7024FF29">
                <wp:extent cx="1800281" cy="508000"/>
                <wp:effectExtent l="0" t="0" r="9525" b="6350"/>
                <wp:docPr id="3814" name="Picture 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62A6D96B" w14:textId="77777777" w:rsidR="00FA60CF" w:rsidRPr="00603A21" w:rsidRDefault="00FA60CF" w:rsidP="00FA60CF">
          <w:pPr>
            <w:pStyle w:val="NoSpacing"/>
            <w:spacing w:line="276" w:lineRule="auto"/>
            <w:jc w:val="center"/>
            <w:rPr>
              <w:lang w:bidi="th-TH"/>
            </w:rPr>
          </w:pPr>
          <w:r w:rsidRPr="00603A21">
            <w:rPr>
              <w:lang w:bidi="th-TH"/>
            </w:rPr>
            <w:t>Technical description</w:t>
          </w:r>
        </w:p>
        <w:p w14:paraId="35EFCA5E" w14:textId="77777777" w:rsidR="00FA60CF" w:rsidRDefault="00FA60CF" w:rsidP="00FA60CF">
          <w:pPr>
            <w:pStyle w:val="NoSpacing"/>
            <w:spacing w:line="276" w:lineRule="auto"/>
            <w:jc w:val="center"/>
            <w:rPr>
              <w:lang w:bidi="th-TH"/>
            </w:rPr>
          </w:pPr>
          <w:r>
            <w:rPr>
              <w:lang w:bidi="th-TH"/>
            </w:rPr>
            <w:t>ÖBB Dosto Neu</w:t>
          </w:r>
        </w:p>
        <w:p w14:paraId="4B335296" w14:textId="77777777" w:rsidR="00FA60CF" w:rsidRPr="00603A21" w:rsidRDefault="00FA60CF" w:rsidP="00FA60CF">
          <w:pPr>
            <w:pStyle w:val="NoSpacing"/>
            <w:spacing w:line="276" w:lineRule="auto"/>
            <w:jc w:val="center"/>
            <w:rPr>
              <w:lang w:bidi="th-TH"/>
            </w:rPr>
          </w:pPr>
          <w:r>
            <w:rPr>
              <w:lang w:bidi="th-TH"/>
            </w:rPr>
            <w:t>V0.1</w:t>
          </w:r>
        </w:p>
      </w:tc>
    </w:tr>
  </w:tbl>
  <w:p w14:paraId="3604D457" w14:textId="77777777" w:rsidR="00FA60CF" w:rsidRPr="00FA60CF" w:rsidRDefault="00FA60CF" w:rsidP="00FA6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A480A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D43CF"/>
    <w:multiLevelType w:val="hybridMultilevel"/>
    <w:tmpl w:val="56C0907A"/>
    <w:lvl w:ilvl="0" w:tplc="23F6FA06">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39155D"/>
    <w:multiLevelType w:val="hybridMultilevel"/>
    <w:tmpl w:val="94EE002C"/>
    <w:lvl w:ilvl="0" w:tplc="D346C6E0">
      <w:start w:val="1"/>
      <w:numFmt w:val="bullet"/>
      <w:lvlText w:val="•"/>
      <w:lvlJc w:val="left"/>
      <w:pPr>
        <w:tabs>
          <w:tab w:val="num" w:pos="720"/>
        </w:tabs>
        <w:ind w:left="720" w:hanging="360"/>
      </w:pPr>
      <w:rPr>
        <w:rFonts w:ascii="Arial" w:hAnsi="Arial" w:hint="default"/>
      </w:rPr>
    </w:lvl>
    <w:lvl w:ilvl="1" w:tplc="27C29956" w:tentative="1">
      <w:start w:val="1"/>
      <w:numFmt w:val="bullet"/>
      <w:lvlText w:val="•"/>
      <w:lvlJc w:val="left"/>
      <w:pPr>
        <w:tabs>
          <w:tab w:val="num" w:pos="1440"/>
        </w:tabs>
        <w:ind w:left="1440" w:hanging="360"/>
      </w:pPr>
      <w:rPr>
        <w:rFonts w:ascii="Arial" w:hAnsi="Arial" w:hint="default"/>
      </w:rPr>
    </w:lvl>
    <w:lvl w:ilvl="2" w:tplc="1076C206" w:tentative="1">
      <w:start w:val="1"/>
      <w:numFmt w:val="bullet"/>
      <w:lvlText w:val="•"/>
      <w:lvlJc w:val="left"/>
      <w:pPr>
        <w:tabs>
          <w:tab w:val="num" w:pos="2160"/>
        </w:tabs>
        <w:ind w:left="2160" w:hanging="360"/>
      </w:pPr>
      <w:rPr>
        <w:rFonts w:ascii="Arial" w:hAnsi="Arial" w:hint="default"/>
      </w:rPr>
    </w:lvl>
    <w:lvl w:ilvl="3" w:tplc="165071F2" w:tentative="1">
      <w:start w:val="1"/>
      <w:numFmt w:val="bullet"/>
      <w:lvlText w:val="•"/>
      <w:lvlJc w:val="left"/>
      <w:pPr>
        <w:tabs>
          <w:tab w:val="num" w:pos="2880"/>
        </w:tabs>
        <w:ind w:left="2880" w:hanging="360"/>
      </w:pPr>
      <w:rPr>
        <w:rFonts w:ascii="Arial" w:hAnsi="Arial" w:hint="default"/>
      </w:rPr>
    </w:lvl>
    <w:lvl w:ilvl="4" w:tplc="F3E404CA" w:tentative="1">
      <w:start w:val="1"/>
      <w:numFmt w:val="bullet"/>
      <w:lvlText w:val="•"/>
      <w:lvlJc w:val="left"/>
      <w:pPr>
        <w:tabs>
          <w:tab w:val="num" w:pos="3600"/>
        </w:tabs>
        <w:ind w:left="3600" w:hanging="360"/>
      </w:pPr>
      <w:rPr>
        <w:rFonts w:ascii="Arial" w:hAnsi="Arial" w:hint="default"/>
      </w:rPr>
    </w:lvl>
    <w:lvl w:ilvl="5" w:tplc="2382B600" w:tentative="1">
      <w:start w:val="1"/>
      <w:numFmt w:val="bullet"/>
      <w:lvlText w:val="•"/>
      <w:lvlJc w:val="left"/>
      <w:pPr>
        <w:tabs>
          <w:tab w:val="num" w:pos="4320"/>
        </w:tabs>
        <w:ind w:left="4320" w:hanging="360"/>
      </w:pPr>
      <w:rPr>
        <w:rFonts w:ascii="Arial" w:hAnsi="Arial" w:hint="default"/>
      </w:rPr>
    </w:lvl>
    <w:lvl w:ilvl="6" w:tplc="8AC67748" w:tentative="1">
      <w:start w:val="1"/>
      <w:numFmt w:val="bullet"/>
      <w:lvlText w:val="•"/>
      <w:lvlJc w:val="left"/>
      <w:pPr>
        <w:tabs>
          <w:tab w:val="num" w:pos="5040"/>
        </w:tabs>
        <w:ind w:left="5040" w:hanging="360"/>
      </w:pPr>
      <w:rPr>
        <w:rFonts w:ascii="Arial" w:hAnsi="Arial" w:hint="default"/>
      </w:rPr>
    </w:lvl>
    <w:lvl w:ilvl="7" w:tplc="91F04FAA" w:tentative="1">
      <w:start w:val="1"/>
      <w:numFmt w:val="bullet"/>
      <w:lvlText w:val="•"/>
      <w:lvlJc w:val="left"/>
      <w:pPr>
        <w:tabs>
          <w:tab w:val="num" w:pos="5760"/>
        </w:tabs>
        <w:ind w:left="5760" w:hanging="360"/>
      </w:pPr>
      <w:rPr>
        <w:rFonts w:ascii="Arial" w:hAnsi="Arial" w:hint="default"/>
      </w:rPr>
    </w:lvl>
    <w:lvl w:ilvl="8" w:tplc="83CCA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975701"/>
    <w:multiLevelType w:val="hybridMultilevel"/>
    <w:tmpl w:val="1034EA2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73F3B4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75B4C68"/>
    <w:multiLevelType w:val="hybridMultilevel"/>
    <w:tmpl w:val="CAAEEFFA"/>
    <w:lvl w:ilvl="0" w:tplc="ED207B42">
      <w:start w:val="1"/>
      <w:numFmt w:val="bullet"/>
      <w:lvlText w:val=""/>
      <w:lvlJc w:val="left"/>
      <w:pPr>
        <w:ind w:left="1080" w:hanging="360"/>
      </w:pPr>
      <w:rPr>
        <w:rFonts w:ascii="Symbol" w:hAnsi="Symbol"/>
      </w:rPr>
    </w:lvl>
    <w:lvl w:ilvl="1" w:tplc="3A8A4F6C">
      <w:start w:val="1"/>
      <w:numFmt w:val="bullet"/>
      <w:lvlText w:val=""/>
      <w:lvlJc w:val="left"/>
      <w:pPr>
        <w:ind w:left="1080" w:hanging="360"/>
      </w:pPr>
      <w:rPr>
        <w:rFonts w:ascii="Symbol" w:hAnsi="Symbol"/>
      </w:rPr>
    </w:lvl>
    <w:lvl w:ilvl="2" w:tplc="6340F19C">
      <w:start w:val="1"/>
      <w:numFmt w:val="bullet"/>
      <w:lvlText w:val=""/>
      <w:lvlJc w:val="left"/>
      <w:pPr>
        <w:ind w:left="1080" w:hanging="360"/>
      </w:pPr>
      <w:rPr>
        <w:rFonts w:ascii="Symbol" w:hAnsi="Symbol"/>
      </w:rPr>
    </w:lvl>
    <w:lvl w:ilvl="3" w:tplc="ABFC7738">
      <w:start w:val="1"/>
      <w:numFmt w:val="bullet"/>
      <w:lvlText w:val=""/>
      <w:lvlJc w:val="left"/>
      <w:pPr>
        <w:ind w:left="1080" w:hanging="360"/>
      </w:pPr>
      <w:rPr>
        <w:rFonts w:ascii="Symbol" w:hAnsi="Symbol"/>
      </w:rPr>
    </w:lvl>
    <w:lvl w:ilvl="4" w:tplc="35E85010">
      <w:start w:val="1"/>
      <w:numFmt w:val="bullet"/>
      <w:lvlText w:val=""/>
      <w:lvlJc w:val="left"/>
      <w:pPr>
        <w:ind w:left="1080" w:hanging="360"/>
      </w:pPr>
      <w:rPr>
        <w:rFonts w:ascii="Symbol" w:hAnsi="Symbol"/>
      </w:rPr>
    </w:lvl>
    <w:lvl w:ilvl="5" w:tplc="F19A2A54">
      <w:start w:val="1"/>
      <w:numFmt w:val="bullet"/>
      <w:lvlText w:val=""/>
      <w:lvlJc w:val="left"/>
      <w:pPr>
        <w:ind w:left="1080" w:hanging="360"/>
      </w:pPr>
      <w:rPr>
        <w:rFonts w:ascii="Symbol" w:hAnsi="Symbol"/>
      </w:rPr>
    </w:lvl>
    <w:lvl w:ilvl="6" w:tplc="20BC3014">
      <w:start w:val="1"/>
      <w:numFmt w:val="bullet"/>
      <w:lvlText w:val=""/>
      <w:lvlJc w:val="left"/>
      <w:pPr>
        <w:ind w:left="1080" w:hanging="360"/>
      </w:pPr>
      <w:rPr>
        <w:rFonts w:ascii="Symbol" w:hAnsi="Symbol"/>
      </w:rPr>
    </w:lvl>
    <w:lvl w:ilvl="7" w:tplc="F23C99B6">
      <w:start w:val="1"/>
      <w:numFmt w:val="bullet"/>
      <w:lvlText w:val=""/>
      <w:lvlJc w:val="left"/>
      <w:pPr>
        <w:ind w:left="1080" w:hanging="360"/>
      </w:pPr>
      <w:rPr>
        <w:rFonts w:ascii="Symbol" w:hAnsi="Symbol"/>
      </w:rPr>
    </w:lvl>
    <w:lvl w:ilvl="8" w:tplc="8508F80C">
      <w:start w:val="1"/>
      <w:numFmt w:val="bullet"/>
      <w:lvlText w:val=""/>
      <w:lvlJc w:val="left"/>
      <w:pPr>
        <w:ind w:left="1080" w:hanging="360"/>
      </w:pPr>
      <w:rPr>
        <w:rFonts w:ascii="Symbol" w:hAnsi="Symbol"/>
      </w:rPr>
    </w:lvl>
  </w:abstractNum>
  <w:abstractNum w:abstractNumId="6" w15:restartNumberingAfterBreak="0">
    <w:nsid w:val="085A1C2B"/>
    <w:multiLevelType w:val="hybridMultilevel"/>
    <w:tmpl w:val="BE3EC3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8D454F1"/>
    <w:multiLevelType w:val="hybridMultilevel"/>
    <w:tmpl w:val="DE785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224200"/>
    <w:multiLevelType w:val="hybridMultilevel"/>
    <w:tmpl w:val="3E9A1D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DA7693F"/>
    <w:multiLevelType w:val="hybridMultilevel"/>
    <w:tmpl w:val="ACF00EC2"/>
    <w:lvl w:ilvl="0" w:tplc="826CD55C">
      <w:start w:val="1"/>
      <w:numFmt w:val="bullet"/>
      <w:lvlText w:val=""/>
      <w:lvlJc w:val="left"/>
      <w:pPr>
        <w:ind w:left="1440" w:hanging="360"/>
      </w:pPr>
      <w:rPr>
        <w:rFonts w:ascii="Symbol" w:hAnsi="Symbol"/>
      </w:rPr>
    </w:lvl>
    <w:lvl w:ilvl="1" w:tplc="E926E5A4">
      <w:start w:val="1"/>
      <w:numFmt w:val="bullet"/>
      <w:lvlText w:val=""/>
      <w:lvlJc w:val="left"/>
      <w:pPr>
        <w:ind w:left="1440" w:hanging="360"/>
      </w:pPr>
      <w:rPr>
        <w:rFonts w:ascii="Symbol" w:hAnsi="Symbol"/>
      </w:rPr>
    </w:lvl>
    <w:lvl w:ilvl="2" w:tplc="66E4B7C0">
      <w:start w:val="1"/>
      <w:numFmt w:val="bullet"/>
      <w:lvlText w:val=""/>
      <w:lvlJc w:val="left"/>
      <w:pPr>
        <w:ind w:left="1440" w:hanging="360"/>
      </w:pPr>
      <w:rPr>
        <w:rFonts w:ascii="Symbol" w:hAnsi="Symbol"/>
      </w:rPr>
    </w:lvl>
    <w:lvl w:ilvl="3" w:tplc="FA52D0B2">
      <w:start w:val="1"/>
      <w:numFmt w:val="bullet"/>
      <w:lvlText w:val=""/>
      <w:lvlJc w:val="left"/>
      <w:pPr>
        <w:ind w:left="1440" w:hanging="360"/>
      </w:pPr>
      <w:rPr>
        <w:rFonts w:ascii="Symbol" w:hAnsi="Symbol"/>
      </w:rPr>
    </w:lvl>
    <w:lvl w:ilvl="4" w:tplc="D9425C96">
      <w:start w:val="1"/>
      <w:numFmt w:val="bullet"/>
      <w:lvlText w:val=""/>
      <w:lvlJc w:val="left"/>
      <w:pPr>
        <w:ind w:left="1440" w:hanging="360"/>
      </w:pPr>
      <w:rPr>
        <w:rFonts w:ascii="Symbol" w:hAnsi="Symbol"/>
      </w:rPr>
    </w:lvl>
    <w:lvl w:ilvl="5" w:tplc="6E6E1134">
      <w:start w:val="1"/>
      <w:numFmt w:val="bullet"/>
      <w:lvlText w:val=""/>
      <w:lvlJc w:val="left"/>
      <w:pPr>
        <w:ind w:left="1440" w:hanging="360"/>
      </w:pPr>
      <w:rPr>
        <w:rFonts w:ascii="Symbol" w:hAnsi="Symbol"/>
      </w:rPr>
    </w:lvl>
    <w:lvl w:ilvl="6" w:tplc="5042787A">
      <w:start w:val="1"/>
      <w:numFmt w:val="bullet"/>
      <w:lvlText w:val=""/>
      <w:lvlJc w:val="left"/>
      <w:pPr>
        <w:ind w:left="1440" w:hanging="360"/>
      </w:pPr>
      <w:rPr>
        <w:rFonts w:ascii="Symbol" w:hAnsi="Symbol"/>
      </w:rPr>
    </w:lvl>
    <w:lvl w:ilvl="7" w:tplc="8092F606">
      <w:start w:val="1"/>
      <w:numFmt w:val="bullet"/>
      <w:lvlText w:val=""/>
      <w:lvlJc w:val="left"/>
      <w:pPr>
        <w:ind w:left="1440" w:hanging="360"/>
      </w:pPr>
      <w:rPr>
        <w:rFonts w:ascii="Symbol" w:hAnsi="Symbol"/>
      </w:rPr>
    </w:lvl>
    <w:lvl w:ilvl="8" w:tplc="0A8268D4">
      <w:start w:val="1"/>
      <w:numFmt w:val="bullet"/>
      <w:lvlText w:val=""/>
      <w:lvlJc w:val="left"/>
      <w:pPr>
        <w:ind w:left="1440" w:hanging="360"/>
      </w:pPr>
      <w:rPr>
        <w:rFonts w:ascii="Symbol" w:hAnsi="Symbol"/>
      </w:rPr>
    </w:lvl>
  </w:abstractNum>
  <w:abstractNum w:abstractNumId="10" w15:restartNumberingAfterBreak="0">
    <w:nsid w:val="0DE95752"/>
    <w:multiLevelType w:val="hybridMultilevel"/>
    <w:tmpl w:val="63AC58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0DFE7282"/>
    <w:multiLevelType w:val="hybridMultilevel"/>
    <w:tmpl w:val="4A564738"/>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2" w15:restartNumberingAfterBreak="0">
    <w:nsid w:val="0E86626B"/>
    <w:multiLevelType w:val="hybridMultilevel"/>
    <w:tmpl w:val="BA1AF0B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3" w15:restartNumberingAfterBreak="0">
    <w:nsid w:val="0FB65E0E"/>
    <w:multiLevelType w:val="hybridMultilevel"/>
    <w:tmpl w:val="29ECC3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0CB65D5"/>
    <w:multiLevelType w:val="hybridMultilevel"/>
    <w:tmpl w:val="E81292D8"/>
    <w:lvl w:ilvl="0" w:tplc="F328FE9C">
      <w:start w:val="2"/>
      <w:numFmt w:val="bullet"/>
      <w:lvlText w:val="•"/>
      <w:lvlJc w:val="left"/>
      <w:pPr>
        <w:ind w:left="1080" w:hanging="72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F12257"/>
    <w:multiLevelType w:val="hybridMultilevel"/>
    <w:tmpl w:val="5316E5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113B29A9"/>
    <w:multiLevelType w:val="hybridMultilevel"/>
    <w:tmpl w:val="A48C2E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11EB241D"/>
    <w:multiLevelType w:val="hybridMultilevel"/>
    <w:tmpl w:val="2C7631E6"/>
    <w:lvl w:ilvl="0" w:tplc="A3C2DDC2">
      <w:start w:val="1"/>
      <w:numFmt w:val="bullet"/>
      <w:lvlText w:val=""/>
      <w:lvlJc w:val="left"/>
      <w:pPr>
        <w:ind w:left="1440" w:hanging="360"/>
      </w:pPr>
      <w:rPr>
        <w:rFonts w:ascii="Symbol" w:hAnsi="Symbol"/>
      </w:rPr>
    </w:lvl>
    <w:lvl w:ilvl="1" w:tplc="F3FCAC16">
      <w:start w:val="1"/>
      <w:numFmt w:val="bullet"/>
      <w:lvlText w:val=""/>
      <w:lvlJc w:val="left"/>
      <w:pPr>
        <w:ind w:left="1440" w:hanging="360"/>
      </w:pPr>
      <w:rPr>
        <w:rFonts w:ascii="Symbol" w:hAnsi="Symbol"/>
      </w:rPr>
    </w:lvl>
    <w:lvl w:ilvl="2" w:tplc="75B6263C">
      <w:start w:val="1"/>
      <w:numFmt w:val="bullet"/>
      <w:lvlText w:val=""/>
      <w:lvlJc w:val="left"/>
      <w:pPr>
        <w:ind w:left="1440" w:hanging="360"/>
      </w:pPr>
      <w:rPr>
        <w:rFonts w:ascii="Symbol" w:hAnsi="Symbol"/>
      </w:rPr>
    </w:lvl>
    <w:lvl w:ilvl="3" w:tplc="4CC2374E">
      <w:start w:val="1"/>
      <w:numFmt w:val="bullet"/>
      <w:lvlText w:val=""/>
      <w:lvlJc w:val="left"/>
      <w:pPr>
        <w:ind w:left="1440" w:hanging="360"/>
      </w:pPr>
      <w:rPr>
        <w:rFonts w:ascii="Symbol" w:hAnsi="Symbol"/>
      </w:rPr>
    </w:lvl>
    <w:lvl w:ilvl="4" w:tplc="2F4846D4">
      <w:start w:val="1"/>
      <w:numFmt w:val="bullet"/>
      <w:lvlText w:val=""/>
      <w:lvlJc w:val="left"/>
      <w:pPr>
        <w:ind w:left="1440" w:hanging="360"/>
      </w:pPr>
      <w:rPr>
        <w:rFonts w:ascii="Symbol" w:hAnsi="Symbol"/>
      </w:rPr>
    </w:lvl>
    <w:lvl w:ilvl="5" w:tplc="C0367F86">
      <w:start w:val="1"/>
      <w:numFmt w:val="bullet"/>
      <w:lvlText w:val=""/>
      <w:lvlJc w:val="left"/>
      <w:pPr>
        <w:ind w:left="1440" w:hanging="360"/>
      </w:pPr>
      <w:rPr>
        <w:rFonts w:ascii="Symbol" w:hAnsi="Symbol"/>
      </w:rPr>
    </w:lvl>
    <w:lvl w:ilvl="6" w:tplc="B35A214A">
      <w:start w:val="1"/>
      <w:numFmt w:val="bullet"/>
      <w:lvlText w:val=""/>
      <w:lvlJc w:val="left"/>
      <w:pPr>
        <w:ind w:left="1440" w:hanging="360"/>
      </w:pPr>
      <w:rPr>
        <w:rFonts w:ascii="Symbol" w:hAnsi="Symbol"/>
      </w:rPr>
    </w:lvl>
    <w:lvl w:ilvl="7" w:tplc="60BA1972">
      <w:start w:val="1"/>
      <w:numFmt w:val="bullet"/>
      <w:lvlText w:val=""/>
      <w:lvlJc w:val="left"/>
      <w:pPr>
        <w:ind w:left="1440" w:hanging="360"/>
      </w:pPr>
      <w:rPr>
        <w:rFonts w:ascii="Symbol" w:hAnsi="Symbol"/>
      </w:rPr>
    </w:lvl>
    <w:lvl w:ilvl="8" w:tplc="6EC2A4FA">
      <w:start w:val="1"/>
      <w:numFmt w:val="bullet"/>
      <w:lvlText w:val=""/>
      <w:lvlJc w:val="left"/>
      <w:pPr>
        <w:ind w:left="1440" w:hanging="360"/>
      </w:pPr>
      <w:rPr>
        <w:rFonts w:ascii="Symbol" w:hAnsi="Symbol"/>
      </w:rPr>
    </w:lvl>
  </w:abstractNum>
  <w:abstractNum w:abstractNumId="18" w15:restartNumberingAfterBreak="0">
    <w:nsid w:val="12D47495"/>
    <w:multiLevelType w:val="hybridMultilevel"/>
    <w:tmpl w:val="90EC2D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13072CCA"/>
    <w:multiLevelType w:val="hybridMultilevel"/>
    <w:tmpl w:val="F6F846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19D231E9"/>
    <w:multiLevelType w:val="multilevel"/>
    <w:tmpl w:val="CA46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7B7072"/>
    <w:multiLevelType w:val="hybridMultilevel"/>
    <w:tmpl w:val="FC084812"/>
    <w:lvl w:ilvl="0" w:tplc="01E04E4A">
      <w:start w:val="14"/>
      <w:numFmt w:val="bullet"/>
      <w:lvlText w:val="-"/>
      <w:lvlJc w:val="left"/>
      <w:pPr>
        <w:ind w:left="1080" w:hanging="360"/>
      </w:pPr>
      <w:rPr>
        <w:rFonts w:ascii="Calibri" w:eastAsia="MS Mincho" w:hAnsi="Calibri" w:cs="Calibr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2" w15:restartNumberingAfterBreak="0">
    <w:nsid w:val="23082008"/>
    <w:multiLevelType w:val="hybridMultilevel"/>
    <w:tmpl w:val="FE581C70"/>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24C0176B"/>
    <w:multiLevelType w:val="hybridMultilevel"/>
    <w:tmpl w:val="435A3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106B87"/>
    <w:multiLevelType w:val="hybridMultilevel"/>
    <w:tmpl w:val="622A3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F8B1B50"/>
    <w:multiLevelType w:val="multilevel"/>
    <w:tmpl w:val="27C042F6"/>
    <w:numStyleLink w:val="TOCHeadings"/>
  </w:abstractNum>
  <w:abstractNum w:abstractNumId="26" w15:restartNumberingAfterBreak="0">
    <w:nsid w:val="31316DD5"/>
    <w:multiLevelType w:val="hybridMultilevel"/>
    <w:tmpl w:val="BFB61A8C"/>
    <w:lvl w:ilvl="0" w:tplc="E1483084">
      <w:start w:val="1"/>
      <w:numFmt w:val="bullet"/>
      <w:lvlText w:val=""/>
      <w:lvlJc w:val="left"/>
      <w:pPr>
        <w:ind w:left="1080" w:hanging="360"/>
      </w:pPr>
      <w:rPr>
        <w:rFonts w:ascii="Symbol" w:hAnsi="Symbol"/>
      </w:rPr>
    </w:lvl>
    <w:lvl w:ilvl="1" w:tplc="B19882B2">
      <w:start w:val="1"/>
      <w:numFmt w:val="bullet"/>
      <w:lvlText w:val=""/>
      <w:lvlJc w:val="left"/>
      <w:pPr>
        <w:ind w:left="1080" w:hanging="360"/>
      </w:pPr>
      <w:rPr>
        <w:rFonts w:ascii="Symbol" w:hAnsi="Symbol"/>
      </w:rPr>
    </w:lvl>
    <w:lvl w:ilvl="2" w:tplc="5F220820">
      <w:start w:val="1"/>
      <w:numFmt w:val="bullet"/>
      <w:lvlText w:val=""/>
      <w:lvlJc w:val="left"/>
      <w:pPr>
        <w:ind w:left="1080" w:hanging="360"/>
      </w:pPr>
      <w:rPr>
        <w:rFonts w:ascii="Symbol" w:hAnsi="Symbol"/>
      </w:rPr>
    </w:lvl>
    <w:lvl w:ilvl="3" w:tplc="1422A710">
      <w:start w:val="1"/>
      <w:numFmt w:val="bullet"/>
      <w:lvlText w:val=""/>
      <w:lvlJc w:val="left"/>
      <w:pPr>
        <w:ind w:left="1080" w:hanging="360"/>
      </w:pPr>
      <w:rPr>
        <w:rFonts w:ascii="Symbol" w:hAnsi="Symbol"/>
      </w:rPr>
    </w:lvl>
    <w:lvl w:ilvl="4" w:tplc="7C5A13F4">
      <w:start w:val="1"/>
      <w:numFmt w:val="bullet"/>
      <w:lvlText w:val=""/>
      <w:lvlJc w:val="left"/>
      <w:pPr>
        <w:ind w:left="1080" w:hanging="360"/>
      </w:pPr>
      <w:rPr>
        <w:rFonts w:ascii="Symbol" w:hAnsi="Symbol"/>
      </w:rPr>
    </w:lvl>
    <w:lvl w:ilvl="5" w:tplc="F1F4BBA4">
      <w:start w:val="1"/>
      <w:numFmt w:val="bullet"/>
      <w:lvlText w:val=""/>
      <w:lvlJc w:val="left"/>
      <w:pPr>
        <w:ind w:left="1080" w:hanging="360"/>
      </w:pPr>
      <w:rPr>
        <w:rFonts w:ascii="Symbol" w:hAnsi="Symbol"/>
      </w:rPr>
    </w:lvl>
    <w:lvl w:ilvl="6" w:tplc="210C2FAA">
      <w:start w:val="1"/>
      <w:numFmt w:val="bullet"/>
      <w:lvlText w:val=""/>
      <w:lvlJc w:val="left"/>
      <w:pPr>
        <w:ind w:left="1080" w:hanging="360"/>
      </w:pPr>
      <w:rPr>
        <w:rFonts w:ascii="Symbol" w:hAnsi="Symbol"/>
      </w:rPr>
    </w:lvl>
    <w:lvl w:ilvl="7" w:tplc="E5EAEFA2">
      <w:start w:val="1"/>
      <w:numFmt w:val="bullet"/>
      <w:lvlText w:val=""/>
      <w:lvlJc w:val="left"/>
      <w:pPr>
        <w:ind w:left="1080" w:hanging="360"/>
      </w:pPr>
      <w:rPr>
        <w:rFonts w:ascii="Symbol" w:hAnsi="Symbol"/>
      </w:rPr>
    </w:lvl>
    <w:lvl w:ilvl="8" w:tplc="CD3AE014">
      <w:start w:val="1"/>
      <w:numFmt w:val="bullet"/>
      <w:lvlText w:val=""/>
      <w:lvlJc w:val="left"/>
      <w:pPr>
        <w:ind w:left="1080" w:hanging="360"/>
      </w:pPr>
      <w:rPr>
        <w:rFonts w:ascii="Symbol" w:hAnsi="Symbol"/>
      </w:rPr>
    </w:lvl>
  </w:abstractNum>
  <w:abstractNum w:abstractNumId="27" w15:restartNumberingAfterBreak="0">
    <w:nsid w:val="31611BA7"/>
    <w:multiLevelType w:val="hybridMultilevel"/>
    <w:tmpl w:val="006C8B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33267B0A"/>
    <w:multiLevelType w:val="hybridMultilevel"/>
    <w:tmpl w:val="FA7E5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357BDC"/>
    <w:multiLevelType w:val="hybridMultilevel"/>
    <w:tmpl w:val="0574AEF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0" w15:restartNumberingAfterBreak="0">
    <w:nsid w:val="376F64FF"/>
    <w:multiLevelType w:val="hybridMultilevel"/>
    <w:tmpl w:val="8D02F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9536B00"/>
    <w:multiLevelType w:val="multilevel"/>
    <w:tmpl w:val="6D8C16C4"/>
    <w:lvl w:ilvl="0">
      <w:start w:val="1"/>
      <w:numFmt w:val="bullet"/>
      <w:lvlText w:val=""/>
      <w:lvlJc w:val="left"/>
      <w:pPr>
        <w:tabs>
          <w:tab w:val="num" w:pos="562"/>
        </w:tabs>
        <w:ind w:left="562" w:hanging="360"/>
      </w:pPr>
      <w:rPr>
        <w:rFonts w:ascii="Symbol" w:hAnsi="Symbol" w:hint="default"/>
        <w:sz w:val="20"/>
      </w:rPr>
    </w:lvl>
    <w:lvl w:ilvl="1" w:tentative="1">
      <w:start w:val="1"/>
      <w:numFmt w:val="bullet"/>
      <w:lvlText w:val="o"/>
      <w:lvlJc w:val="left"/>
      <w:pPr>
        <w:tabs>
          <w:tab w:val="num" w:pos="1282"/>
        </w:tabs>
        <w:ind w:left="1282" w:hanging="360"/>
      </w:pPr>
      <w:rPr>
        <w:rFonts w:ascii="Courier New" w:hAnsi="Courier New" w:hint="default"/>
        <w:sz w:val="20"/>
      </w:rPr>
    </w:lvl>
    <w:lvl w:ilvl="2" w:tentative="1">
      <w:start w:val="1"/>
      <w:numFmt w:val="bullet"/>
      <w:lvlText w:val=""/>
      <w:lvlJc w:val="left"/>
      <w:pPr>
        <w:tabs>
          <w:tab w:val="num" w:pos="2002"/>
        </w:tabs>
        <w:ind w:left="2002" w:hanging="360"/>
      </w:pPr>
      <w:rPr>
        <w:rFonts w:ascii="Wingdings" w:hAnsi="Wingdings" w:hint="default"/>
        <w:sz w:val="20"/>
      </w:rPr>
    </w:lvl>
    <w:lvl w:ilvl="3" w:tentative="1">
      <w:start w:val="1"/>
      <w:numFmt w:val="bullet"/>
      <w:lvlText w:val=""/>
      <w:lvlJc w:val="left"/>
      <w:pPr>
        <w:tabs>
          <w:tab w:val="num" w:pos="2722"/>
        </w:tabs>
        <w:ind w:left="2722" w:hanging="360"/>
      </w:pPr>
      <w:rPr>
        <w:rFonts w:ascii="Wingdings" w:hAnsi="Wingdings" w:hint="default"/>
        <w:sz w:val="20"/>
      </w:rPr>
    </w:lvl>
    <w:lvl w:ilvl="4" w:tentative="1">
      <w:start w:val="1"/>
      <w:numFmt w:val="bullet"/>
      <w:lvlText w:val=""/>
      <w:lvlJc w:val="left"/>
      <w:pPr>
        <w:tabs>
          <w:tab w:val="num" w:pos="3442"/>
        </w:tabs>
        <w:ind w:left="3442" w:hanging="360"/>
      </w:pPr>
      <w:rPr>
        <w:rFonts w:ascii="Wingdings" w:hAnsi="Wingdings" w:hint="default"/>
        <w:sz w:val="20"/>
      </w:rPr>
    </w:lvl>
    <w:lvl w:ilvl="5" w:tentative="1">
      <w:start w:val="1"/>
      <w:numFmt w:val="bullet"/>
      <w:lvlText w:val=""/>
      <w:lvlJc w:val="left"/>
      <w:pPr>
        <w:tabs>
          <w:tab w:val="num" w:pos="4162"/>
        </w:tabs>
        <w:ind w:left="4162" w:hanging="360"/>
      </w:pPr>
      <w:rPr>
        <w:rFonts w:ascii="Wingdings" w:hAnsi="Wingdings" w:hint="default"/>
        <w:sz w:val="20"/>
      </w:rPr>
    </w:lvl>
    <w:lvl w:ilvl="6" w:tentative="1">
      <w:start w:val="1"/>
      <w:numFmt w:val="bullet"/>
      <w:lvlText w:val=""/>
      <w:lvlJc w:val="left"/>
      <w:pPr>
        <w:tabs>
          <w:tab w:val="num" w:pos="4882"/>
        </w:tabs>
        <w:ind w:left="4882" w:hanging="360"/>
      </w:pPr>
      <w:rPr>
        <w:rFonts w:ascii="Wingdings" w:hAnsi="Wingdings" w:hint="default"/>
        <w:sz w:val="20"/>
      </w:rPr>
    </w:lvl>
    <w:lvl w:ilvl="7" w:tentative="1">
      <w:start w:val="1"/>
      <w:numFmt w:val="bullet"/>
      <w:lvlText w:val=""/>
      <w:lvlJc w:val="left"/>
      <w:pPr>
        <w:tabs>
          <w:tab w:val="num" w:pos="5602"/>
        </w:tabs>
        <w:ind w:left="5602" w:hanging="360"/>
      </w:pPr>
      <w:rPr>
        <w:rFonts w:ascii="Wingdings" w:hAnsi="Wingdings" w:hint="default"/>
        <w:sz w:val="20"/>
      </w:rPr>
    </w:lvl>
    <w:lvl w:ilvl="8" w:tentative="1">
      <w:start w:val="1"/>
      <w:numFmt w:val="bullet"/>
      <w:lvlText w:val=""/>
      <w:lvlJc w:val="left"/>
      <w:pPr>
        <w:tabs>
          <w:tab w:val="num" w:pos="6322"/>
        </w:tabs>
        <w:ind w:left="6322" w:hanging="360"/>
      </w:pPr>
      <w:rPr>
        <w:rFonts w:ascii="Wingdings" w:hAnsi="Wingdings" w:hint="default"/>
        <w:sz w:val="20"/>
      </w:rPr>
    </w:lvl>
  </w:abstractNum>
  <w:abstractNum w:abstractNumId="32" w15:restartNumberingAfterBreak="0">
    <w:nsid w:val="39F76A6B"/>
    <w:multiLevelType w:val="hybridMultilevel"/>
    <w:tmpl w:val="A93A98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B0276DD"/>
    <w:multiLevelType w:val="hybridMultilevel"/>
    <w:tmpl w:val="7C88F2F6"/>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B5D223A"/>
    <w:multiLevelType w:val="multilevel"/>
    <w:tmpl w:val="67A458E0"/>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3CD170FE"/>
    <w:multiLevelType w:val="hybridMultilevel"/>
    <w:tmpl w:val="115C7D06"/>
    <w:lvl w:ilvl="0" w:tplc="DD242F68">
      <w:start w:val="1"/>
      <w:numFmt w:val="bullet"/>
      <w:lvlText w:val=""/>
      <w:lvlJc w:val="left"/>
      <w:pPr>
        <w:ind w:left="1440" w:hanging="360"/>
      </w:pPr>
      <w:rPr>
        <w:rFonts w:ascii="Symbol" w:hAnsi="Symbol"/>
      </w:rPr>
    </w:lvl>
    <w:lvl w:ilvl="1" w:tplc="2BC482EA">
      <w:start w:val="1"/>
      <w:numFmt w:val="bullet"/>
      <w:lvlText w:val=""/>
      <w:lvlJc w:val="left"/>
      <w:pPr>
        <w:ind w:left="1440" w:hanging="360"/>
      </w:pPr>
      <w:rPr>
        <w:rFonts w:ascii="Symbol" w:hAnsi="Symbol"/>
      </w:rPr>
    </w:lvl>
    <w:lvl w:ilvl="2" w:tplc="AD2E694E">
      <w:start w:val="1"/>
      <w:numFmt w:val="bullet"/>
      <w:lvlText w:val=""/>
      <w:lvlJc w:val="left"/>
      <w:pPr>
        <w:ind w:left="1440" w:hanging="360"/>
      </w:pPr>
      <w:rPr>
        <w:rFonts w:ascii="Symbol" w:hAnsi="Symbol"/>
      </w:rPr>
    </w:lvl>
    <w:lvl w:ilvl="3" w:tplc="3BC8E350">
      <w:start w:val="1"/>
      <w:numFmt w:val="bullet"/>
      <w:lvlText w:val=""/>
      <w:lvlJc w:val="left"/>
      <w:pPr>
        <w:ind w:left="1440" w:hanging="360"/>
      </w:pPr>
      <w:rPr>
        <w:rFonts w:ascii="Symbol" w:hAnsi="Symbol"/>
      </w:rPr>
    </w:lvl>
    <w:lvl w:ilvl="4" w:tplc="10E6886E">
      <w:start w:val="1"/>
      <w:numFmt w:val="bullet"/>
      <w:lvlText w:val=""/>
      <w:lvlJc w:val="left"/>
      <w:pPr>
        <w:ind w:left="1440" w:hanging="360"/>
      </w:pPr>
      <w:rPr>
        <w:rFonts w:ascii="Symbol" w:hAnsi="Symbol"/>
      </w:rPr>
    </w:lvl>
    <w:lvl w:ilvl="5" w:tplc="69427388">
      <w:start w:val="1"/>
      <w:numFmt w:val="bullet"/>
      <w:lvlText w:val=""/>
      <w:lvlJc w:val="left"/>
      <w:pPr>
        <w:ind w:left="1440" w:hanging="360"/>
      </w:pPr>
      <w:rPr>
        <w:rFonts w:ascii="Symbol" w:hAnsi="Symbol"/>
      </w:rPr>
    </w:lvl>
    <w:lvl w:ilvl="6" w:tplc="8FDC679A">
      <w:start w:val="1"/>
      <w:numFmt w:val="bullet"/>
      <w:lvlText w:val=""/>
      <w:lvlJc w:val="left"/>
      <w:pPr>
        <w:ind w:left="1440" w:hanging="360"/>
      </w:pPr>
      <w:rPr>
        <w:rFonts w:ascii="Symbol" w:hAnsi="Symbol"/>
      </w:rPr>
    </w:lvl>
    <w:lvl w:ilvl="7" w:tplc="17D6B5EE">
      <w:start w:val="1"/>
      <w:numFmt w:val="bullet"/>
      <w:lvlText w:val=""/>
      <w:lvlJc w:val="left"/>
      <w:pPr>
        <w:ind w:left="1440" w:hanging="360"/>
      </w:pPr>
      <w:rPr>
        <w:rFonts w:ascii="Symbol" w:hAnsi="Symbol"/>
      </w:rPr>
    </w:lvl>
    <w:lvl w:ilvl="8" w:tplc="F5C4FECA">
      <w:start w:val="1"/>
      <w:numFmt w:val="bullet"/>
      <w:lvlText w:val=""/>
      <w:lvlJc w:val="left"/>
      <w:pPr>
        <w:ind w:left="1440" w:hanging="360"/>
      </w:pPr>
      <w:rPr>
        <w:rFonts w:ascii="Symbol" w:hAnsi="Symbol"/>
      </w:rPr>
    </w:lvl>
  </w:abstractNum>
  <w:abstractNum w:abstractNumId="36" w15:restartNumberingAfterBreak="0">
    <w:nsid w:val="3FDD47E5"/>
    <w:multiLevelType w:val="hybridMultilevel"/>
    <w:tmpl w:val="C094A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0B68F4"/>
    <w:multiLevelType w:val="hybridMultilevel"/>
    <w:tmpl w:val="228C9D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47A40B9"/>
    <w:multiLevelType w:val="hybridMultilevel"/>
    <w:tmpl w:val="729A055A"/>
    <w:lvl w:ilvl="0" w:tplc="9A728418">
      <w:start w:val="1"/>
      <w:numFmt w:val="bullet"/>
      <w:lvlText w:val="•"/>
      <w:lvlJc w:val="left"/>
      <w:pPr>
        <w:tabs>
          <w:tab w:val="num" w:pos="720"/>
        </w:tabs>
        <w:ind w:left="720" w:hanging="360"/>
      </w:pPr>
      <w:rPr>
        <w:rFonts w:ascii="Arial" w:hAnsi="Arial" w:hint="default"/>
      </w:rPr>
    </w:lvl>
    <w:lvl w:ilvl="1" w:tplc="21ECD788" w:tentative="1">
      <w:start w:val="1"/>
      <w:numFmt w:val="bullet"/>
      <w:lvlText w:val="•"/>
      <w:lvlJc w:val="left"/>
      <w:pPr>
        <w:tabs>
          <w:tab w:val="num" w:pos="1440"/>
        </w:tabs>
        <w:ind w:left="1440" w:hanging="360"/>
      </w:pPr>
      <w:rPr>
        <w:rFonts w:ascii="Arial" w:hAnsi="Arial" w:hint="default"/>
      </w:rPr>
    </w:lvl>
    <w:lvl w:ilvl="2" w:tplc="37565E9E" w:tentative="1">
      <w:start w:val="1"/>
      <w:numFmt w:val="bullet"/>
      <w:lvlText w:val="•"/>
      <w:lvlJc w:val="left"/>
      <w:pPr>
        <w:tabs>
          <w:tab w:val="num" w:pos="2160"/>
        </w:tabs>
        <w:ind w:left="2160" w:hanging="360"/>
      </w:pPr>
      <w:rPr>
        <w:rFonts w:ascii="Arial" w:hAnsi="Arial" w:hint="default"/>
      </w:rPr>
    </w:lvl>
    <w:lvl w:ilvl="3" w:tplc="35382F34" w:tentative="1">
      <w:start w:val="1"/>
      <w:numFmt w:val="bullet"/>
      <w:lvlText w:val="•"/>
      <w:lvlJc w:val="left"/>
      <w:pPr>
        <w:tabs>
          <w:tab w:val="num" w:pos="2880"/>
        </w:tabs>
        <w:ind w:left="2880" w:hanging="360"/>
      </w:pPr>
      <w:rPr>
        <w:rFonts w:ascii="Arial" w:hAnsi="Arial" w:hint="default"/>
      </w:rPr>
    </w:lvl>
    <w:lvl w:ilvl="4" w:tplc="6ECE7830" w:tentative="1">
      <w:start w:val="1"/>
      <w:numFmt w:val="bullet"/>
      <w:lvlText w:val="•"/>
      <w:lvlJc w:val="left"/>
      <w:pPr>
        <w:tabs>
          <w:tab w:val="num" w:pos="3600"/>
        </w:tabs>
        <w:ind w:left="3600" w:hanging="360"/>
      </w:pPr>
      <w:rPr>
        <w:rFonts w:ascii="Arial" w:hAnsi="Arial" w:hint="default"/>
      </w:rPr>
    </w:lvl>
    <w:lvl w:ilvl="5" w:tplc="50E82DFA" w:tentative="1">
      <w:start w:val="1"/>
      <w:numFmt w:val="bullet"/>
      <w:lvlText w:val="•"/>
      <w:lvlJc w:val="left"/>
      <w:pPr>
        <w:tabs>
          <w:tab w:val="num" w:pos="4320"/>
        </w:tabs>
        <w:ind w:left="4320" w:hanging="360"/>
      </w:pPr>
      <w:rPr>
        <w:rFonts w:ascii="Arial" w:hAnsi="Arial" w:hint="default"/>
      </w:rPr>
    </w:lvl>
    <w:lvl w:ilvl="6" w:tplc="14F428AA" w:tentative="1">
      <w:start w:val="1"/>
      <w:numFmt w:val="bullet"/>
      <w:lvlText w:val="•"/>
      <w:lvlJc w:val="left"/>
      <w:pPr>
        <w:tabs>
          <w:tab w:val="num" w:pos="5040"/>
        </w:tabs>
        <w:ind w:left="5040" w:hanging="360"/>
      </w:pPr>
      <w:rPr>
        <w:rFonts w:ascii="Arial" w:hAnsi="Arial" w:hint="default"/>
      </w:rPr>
    </w:lvl>
    <w:lvl w:ilvl="7" w:tplc="5E320F14" w:tentative="1">
      <w:start w:val="1"/>
      <w:numFmt w:val="bullet"/>
      <w:lvlText w:val="•"/>
      <w:lvlJc w:val="left"/>
      <w:pPr>
        <w:tabs>
          <w:tab w:val="num" w:pos="5760"/>
        </w:tabs>
        <w:ind w:left="5760" w:hanging="360"/>
      </w:pPr>
      <w:rPr>
        <w:rFonts w:ascii="Arial" w:hAnsi="Arial" w:hint="default"/>
      </w:rPr>
    </w:lvl>
    <w:lvl w:ilvl="8" w:tplc="AF54AAA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67838E4"/>
    <w:multiLevelType w:val="hybridMultilevel"/>
    <w:tmpl w:val="A58682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A5D1690"/>
    <w:multiLevelType w:val="hybridMultilevel"/>
    <w:tmpl w:val="734EEE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AF37ED6"/>
    <w:multiLevelType w:val="multilevel"/>
    <w:tmpl w:val="3D40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8733B"/>
    <w:multiLevelType w:val="multilevel"/>
    <w:tmpl w:val="C26C587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6E7C45"/>
    <w:multiLevelType w:val="hybridMultilevel"/>
    <w:tmpl w:val="29A2B8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18055A4"/>
    <w:multiLevelType w:val="hybridMultilevel"/>
    <w:tmpl w:val="5642A8E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5" w15:restartNumberingAfterBreak="0">
    <w:nsid w:val="51C964BD"/>
    <w:multiLevelType w:val="hybridMultilevel"/>
    <w:tmpl w:val="084499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2FB1CFC"/>
    <w:multiLevelType w:val="multilevel"/>
    <w:tmpl w:val="2E7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9E0162"/>
    <w:multiLevelType w:val="multilevel"/>
    <w:tmpl w:val="C26C587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1C316C"/>
    <w:multiLevelType w:val="hybridMultilevel"/>
    <w:tmpl w:val="826E3F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5BFE647A"/>
    <w:multiLevelType w:val="hybridMultilevel"/>
    <w:tmpl w:val="5C386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F11687A"/>
    <w:multiLevelType w:val="hybridMultilevel"/>
    <w:tmpl w:val="9D4E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3C14A0"/>
    <w:multiLevelType w:val="hybridMultilevel"/>
    <w:tmpl w:val="B46E6D6A"/>
    <w:lvl w:ilvl="0" w:tplc="20A83CF4">
      <w:start w:val="14"/>
      <w:numFmt w:val="bullet"/>
      <w:lvlText w:val="-"/>
      <w:lvlJc w:val="left"/>
      <w:pPr>
        <w:ind w:left="1354" w:hanging="360"/>
      </w:pPr>
      <w:rPr>
        <w:rFonts w:ascii="Calibri" w:eastAsia="MS Mincho" w:hAnsi="Calibri" w:cs="Calibri" w:hint="default"/>
      </w:rPr>
    </w:lvl>
    <w:lvl w:ilvl="1" w:tplc="0C070003" w:tentative="1">
      <w:start w:val="1"/>
      <w:numFmt w:val="bullet"/>
      <w:lvlText w:val="o"/>
      <w:lvlJc w:val="left"/>
      <w:pPr>
        <w:ind w:left="2074" w:hanging="360"/>
      </w:pPr>
      <w:rPr>
        <w:rFonts w:ascii="Courier New" w:hAnsi="Courier New" w:cs="Courier New" w:hint="default"/>
      </w:rPr>
    </w:lvl>
    <w:lvl w:ilvl="2" w:tplc="0C070005" w:tentative="1">
      <w:start w:val="1"/>
      <w:numFmt w:val="bullet"/>
      <w:lvlText w:val=""/>
      <w:lvlJc w:val="left"/>
      <w:pPr>
        <w:ind w:left="2794" w:hanging="360"/>
      </w:pPr>
      <w:rPr>
        <w:rFonts w:ascii="Wingdings" w:hAnsi="Wingdings" w:hint="default"/>
      </w:rPr>
    </w:lvl>
    <w:lvl w:ilvl="3" w:tplc="0C070001" w:tentative="1">
      <w:start w:val="1"/>
      <w:numFmt w:val="bullet"/>
      <w:lvlText w:val=""/>
      <w:lvlJc w:val="left"/>
      <w:pPr>
        <w:ind w:left="3514" w:hanging="360"/>
      </w:pPr>
      <w:rPr>
        <w:rFonts w:ascii="Symbol" w:hAnsi="Symbol" w:hint="default"/>
      </w:rPr>
    </w:lvl>
    <w:lvl w:ilvl="4" w:tplc="0C070003" w:tentative="1">
      <w:start w:val="1"/>
      <w:numFmt w:val="bullet"/>
      <w:lvlText w:val="o"/>
      <w:lvlJc w:val="left"/>
      <w:pPr>
        <w:ind w:left="4234" w:hanging="360"/>
      </w:pPr>
      <w:rPr>
        <w:rFonts w:ascii="Courier New" w:hAnsi="Courier New" w:cs="Courier New" w:hint="default"/>
      </w:rPr>
    </w:lvl>
    <w:lvl w:ilvl="5" w:tplc="0C070005" w:tentative="1">
      <w:start w:val="1"/>
      <w:numFmt w:val="bullet"/>
      <w:lvlText w:val=""/>
      <w:lvlJc w:val="left"/>
      <w:pPr>
        <w:ind w:left="4954" w:hanging="360"/>
      </w:pPr>
      <w:rPr>
        <w:rFonts w:ascii="Wingdings" w:hAnsi="Wingdings" w:hint="default"/>
      </w:rPr>
    </w:lvl>
    <w:lvl w:ilvl="6" w:tplc="0C070001" w:tentative="1">
      <w:start w:val="1"/>
      <w:numFmt w:val="bullet"/>
      <w:lvlText w:val=""/>
      <w:lvlJc w:val="left"/>
      <w:pPr>
        <w:ind w:left="5674" w:hanging="360"/>
      </w:pPr>
      <w:rPr>
        <w:rFonts w:ascii="Symbol" w:hAnsi="Symbol" w:hint="default"/>
      </w:rPr>
    </w:lvl>
    <w:lvl w:ilvl="7" w:tplc="0C070003" w:tentative="1">
      <w:start w:val="1"/>
      <w:numFmt w:val="bullet"/>
      <w:lvlText w:val="o"/>
      <w:lvlJc w:val="left"/>
      <w:pPr>
        <w:ind w:left="6394" w:hanging="360"/>
      </w:pPr>
      <w:rPr>
        <w:rFonts w:ascii="Courier New" w:hAnsi="Courier New" w:cs="Courier New" w:hint="default"/>
      </w:rPr>
    </w:lvl>
    <w:lvl w:ilvl="8" w:tplc="0C070005" w:tentative="1">
      <w:start w:val="1"/>
      <w:numFmt w:val="bullet"/>
      <w:lvlText w:val=""/>
      <w:lvlJc w:val="left"/>
      <w:pPr>
        <w:ind w:left="7114" w:hanging="360"/>
      </w:pPr>
      <w:rPr>
        <w:rFonts w:ascii="Wingdings" w:hAnsi="Wingdings" w:hint="default"/>
      </w:rPr>
    </w:lvl>
  </w:abstractNum>
  <w:abstractNum w:abstractNumId="54" w15:restartNumberingAfterBreak="0">
    <w:nsid w:val="63F030B7"/>
    <w:multiLevelType w:val="hybridMultilevel"/>
    <w:tmpl w:val="23C21B44"/>
    <w:lvl w:ilvl="0" w:tplc="A12EF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651A5BF1"/>
    <w:multiLevelType w:val="multilevel"/>
    <w:tmpl w:val="06D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9D31954"/>
    <w:multiLevelType w:val="hybridMultilevel"/>
    <w:tmpl w:val="2E503D2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8" w15:restartNumberingAfterBreak="0">
    <w:nsid w:val="799C2992"/>
    <w:multiLevelType w:val="hybridMultilevel"/>
    <w:tmpl w:val="F0A0E91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9" w15:restartNumberingAfterBreak="0">
    <w:nsid w:val="7ADF217D"/>
    <w:multiLevelType w:val="hybridMultilevel"/>
    <w:tmpl w:val="FA0654B2"/>
    <w:lvl w:ilvl="0" w:tplc="AB8E18D6">
      <w:start w:val="1"/>
      <w:numFmt w:val="bullet"/>
      <w:lvlText w:val=""/>
      <w:lvlJc w:val="left"/>
      <w:pPr>
        <w:ind w:left="1080" w:hanging="360"/>
      </w:pPr>
      <w:rPr>
        <w:rFonts w:ascii="Symbol" w:hAnsi="Symbol"/>
      </w:rPr>
    </w:lvl>
    <w:lvl w:ilvl="1" w:tplc="474A31FE">
      <w:start w:val="1"/>
      <w:numFmt w:val="bullet"/>
      <w:lvlText w:val=""/>
      <w:lvlJc w:val="left"/>
      <w:pPr>
        <w:ind w:left="1080" w:hanging="360"/>
      </w:pPr>
      <w:rPr>
        <w:rFonts w:ascii="Symbol" w:hAnsi="Symbol"/>
      </w:rPr>
    </w:lvl>
    <w:lvl w:ilvl="2" w:tplc="63F8975C">
      <w:start w:val="1"/>
      <w:numFmt w:val="bullet"/>
      <w:lvlText w:val=""/>
      <w:lvlJc w:val="left"/>
      <w:pPr>
        <w:ind w:left="1080" w:hanging="360"/>
      </w:pPr>
      <w:rPr>
        <w:rFonts w:ascii="Symbol" w:hAnsi="Symbol"/>
      </w:rPr>
    </w:lvl>
    <w:lvl w:ilvl="3" w:tplc="1808348A">
      <w:start w:val="1"/>
      <w:numFmt w:val="bullet"/>
      <w:lvlText w:val=""/>
      <w:lvlJc w:val="left"/>
      <w:pPr>
        <w:ind w:left="1080" w:hanging="360"/>
      </w:pPr>
      <w:rPr>
        <w:rFonts w:ascii="Symbol" w:hAnsi="Symbol"/>
      </w:rPr>
    </w:lvl>
    <w:lvl w:ilvl="4" w:tplc="2166C862">
      <w:start w:val="1"/>
      <w:numFmt w:val="bullet"/>
      <w:lvlText w:val=""/>
      <w:lvlJc w:val="left"/>
      <w:pPr>
        <w:ind w:left="1080" w:hanging="360"/>
      </w:pPr>
      <w:rPr>
        <w:rFonts w:ascii="Symbol" w:hAnsi="Symbol"/>
      </w:rPr>
    </w:lvl>
    <w:lvl w:ilvl="5" w:tplc="097C3024">
      <w:start w:val="1"/>
      <w:numFmt w:val="bullet"/>
      <w:lvlText w:val=""/>
      <w:lvlJc w:val="left"/>
      <w:pPr>
        <w:ind w:left="1080" w:hanging="360"/>
      </w:pPr>
      <w:rPr>
        <w:rFonts w:ascii="Symbol" w:hAnsi="Symbol"/>
      </w:rPr>
    </w:lvl>
    <w:lvl w:ilvl="6" w:tplc="2F7E621E">
      <w:start w:val="1"/>
      <w:numFmt w:val="bullet"/>
      <w:lvlText w:val=""/>
      <w:lvlJc w:val="left"/>
      <w:pPr>
        <w:ind w:left="1080" w:hanging="360"/>
      </w:pPr>
      <w:rPr>
        <w:rFonts w:ascii="Symbol" w:hAnsi="Symbol"/>
      </w:rPr>
    </w:lvl>
    <w:lvl w:ilvl="7" w:tplc="9768FAF6">
      <w:start w:val="1"/>
      <w:numFmt w:val="bullet"/>
      <w:lvlText w:val=""/>
      <w:lvlJc w:val="left"/>
      <w:pPr>
        <w:ind w:left="1080" w:hanging="360"/>
      </w:pPr>
      <w:rPr>
        <w:rFonts w:ascii="Symbol" w:hAnsi="Symbol"/>
      </w:rPr>
    </w:lvl>
    <w:lvl w:ilvl="8" w:tplc="7AD0242E">
      <w:start w:val="1"/>
      <w:numFmt w:val="bullet"/>
      <w:lvlText w:val=""/>
      <w:lvlJc w:val="left"/>
      <w:pPr>
        <w:ind w:left="1080" w:hanging="360"/>
      </w:pPr>
      <w:rPr>
        <w:rFonts w:ascii="Symbol" w:hAnsi="Symbol"/>
      </w:rPr>
    </w:lvl>
  </w:abstractNum>
  <w:abstractNum w:abstractNumId="60" w15:restartNumberingAfterBreak="0">
    <w:nsid w:val="7C4F4352"/>
    <w:multiLevelType w:val="hybridMultilevel"/>
    <w:tmpl w:val="BFDCDEB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7EB376AA"/>
    <w:multiLevelType w:val="multilevel"/>
    <w:tmpl w:val="40E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75781">
    <w:abstractNumId w:val="51"/>
  </w:num>
  <w:num w:numId="2" w16cid:durableId="517499324">
    <w:abstractNumId w:val="25"/>
  </w:num>
  <w:num w:numId="3" w16cid:durableId="1450592219">
    <w:abstractNumId w:val="34"/>
  </w:num>
  <w:num w:numId="4" w16cid:durableId="1459256066">
    <w:abstractNumId w:val="56"/>
  </w:num>
  <w:num w:numId="5" w16cid:durableId="1185170547">
    <w:abstractNumId w:val="52"/>
  </w:num>
  <w:num w:numId="6" w16cid:durableId="1218708732">
    <w:abstractNumId w:val="34"/>
  </w:num>
  <w:num w:numId="7" w16cid:durableId="438454556">
    <w:abstractNumId w:val="28"/>
  </w:num>
  <w:num w:numId="8" w16cid:durableId="90439852">
    <w:abstractNumId w:val="33"/>
  </w:num>
  <w:num w:numId="9" w16cid:durableId="518785219">
    <w:abstractNumId w:val="14"/>
  </w:num>
  <w:num w:numId="10" w16cid:durableId="546647748">
    <w:abstractNumId w:val="40"/>
  </w:num>
  <w:num w:numId="11" w16cid:durableId="1712917174">
    <w:abstractNumId w:val="32"/>
  </w:num>
  <w:num w:numId="12" w16cid:durableId="1317879173">
    <w:abstractNumId w:val="34"/>
  </w:num>
  <w:num w:numId="13" w16cid:durableId="1405224182">
    <w:abstractNumId w:val="23"/>
  </w:num>
  <w:num w:numId="14" w16cid:durableId="132136316">
    <w:abstractNumId w:val="50"/>
  </w:num>
  <w:num w:numId="15" w16cid:durableId="1447121240">
    <w:abstractNumId w:val="7"/>
  </w:num>
  <w:num w:numId="16" w16cid:durableId="1295602343">
    <w:abstractNumId w:val="2"/>
  </w:num>
  <w:num w:numId="17" w16cid:durableId="958340312">
    <w:abstractNumId w:val="38"/>
  </w:num>
  <w:num w:numId="18" w16cid:durableId="740175779">
    <w:abstractNumId w:val="15"/>
  </w:num>
  <w:num w:numId="19" w16cid:durableId="416219381">
    <w:abstractNumId w:val="27"/>
  </w:num>
  <w:num w:numId="20" w16cid:durableId="1653437932">
    <w:abstractNumId w:val="41"/>
  </w:num>
  <w:num w:numId="21" w16cid:durableId="796873938">
    <w:abstractNumId w:val="39"/>
  </w:num>
  <w:num w:numId="22" w16cid:durableId="324020947">
    <w:abstractNumId w:val="22"/>
  </w:num>
  <w:num w:numId="23" w16cid:durableId="18972009">
    <w:abstractNumId w:val="29"/>
  </w:num>
  <w:num w:numId="24" w16cid:durableId="2059546847">
    <w:abstractNumId w:val="10"/>
  </w:num>
  <w:num w:numId="25" w16cid:durableId="1932085314">
    <w:abstractNumId w:val="44"/>
  </w:num>
  <w:num w:numId="26" w16cid:durableId="1178735714">
    <w:abstractNumId w:val="20"/>
  </w:num>
  <w:num w:numId="27" w16cid:durableId="845248660">
    <w:abstractNumId w:val="42"/>
  </w:num>
  <w:num w:numId="28" w16cid:durableId="2130463455">
    <w:abstractNumId w:val="4"/>
  </w:num>
  <w:num w:numId="29" w16cid:durableId="457458020">
    <w:abstractNumId w:val="0"/>
  </w:num>
  <w:num w:numId="30" w16cid:durableId="2146510543">
    <w:abstractNumId w:val="5"/>
  </w:num>
  <w:num w:numId="31" w16cid:durableId="2085489873">
    <w:abstractNumId w:val="35"/>
  </w:num>
  <w:num w:numId="32" w16cid:durableId="862091983">
    <w:abstractNumId w:val="59"/>
  </w:num>
  <w:num w:numId="33" w16cid:durableId="720131750">
    <w:abstractNumId w:val="9"/>
  </w:num>
  <w:num w:numId="34" w16cid:durableId="704717775">
    <w:abstractNumId w:val="26"/>
  </w:num>
  <w:num w:numId="35" w16cid:durableId="1684865451">
    <w:abstractNumId w:val="17"/>
  </w:num>
  <w:num w:numId="36" w16cid:durableId="1635332724">
    <w:abstractNumId w:val="31"/>
  </w:num>
  <w:num w:numId="37" w16cid:durableId="775756209">
    <w:abstractNumId w:val="48"/>
  </w:num>
  <w:num w:numId="38" w16cid:durableId="1788353030">
    <w:abstractNumId w:val="6"/>
  </w:num>
  <w:num w:numId="39" w16cid:durableId="622925385">
    <w:abstractNumId w:val="16"/>
  </w:num>
  <w:num w:numId="40" w16cid:durableId="1269580996">
    <w:abstractNumId w:val="34"/>
  </w:num>
  <w:num w:numId="41" w16cid:durableId="3234377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81366815">
    <w:abstractNumId w:val="12"/>
  </w:num>
  <w:num w:numId="43" w16cid:durableId="403915573">
    <w:abstractNumId w:val="12"/>
  </w:num>
  <w:num w:numId="44" w16cid:durableId="1818839251">
    <w:abstractNumId w:val="43"/>
  </w:num>
  <w:num w:numId="45" w16cid:durableId="410859185">
    <w:abstractNumId w:val="54"/>
  </w:num>
  <w:num w:numId="46" w16cid:durableId="1988390780">
    <w:abstractNumId w:val="36"/>
  </w:num>
  <w:num w:numId="47" w16cid:durableId="46422222">
    <w:abstractNumId w:val="13"/>
  </w:num>
  <w:num w:numId="48" w16cid:durableId="1742562867">
    <w:abstractNumId w:val="21"/>
  </w:num>
  <w:num w:numId="49" w16cid:durableId="1666400480">
    <w:abstractNumId w:val="53"/>
  </w:num>
  <w:num w:numId="50" w16cid:durableId="1220701336">
    <w:abstractNumId w:val="47"/>
  </w:num>
  <w:num w:numId="51" w16cid:durableId="2105413008">
    <w:abstractNumId w:val="11"/>
  </w:num>
  <w:num w:numId="52" w16cid:durableId="1464230954">
    <w:abstractNumId w:val="60"/>
  </w:num>
  <w:num w:numId="53" w16cid:durableId="88281665">
    <w:abstractNumId w:val="3"/>
  </w:num>
  <w:num w:numId="54" w16cid:durableId="67852143">
    <w:abstractNumId w:val="19"/>
  </w:num>
  <w:num w:numId="55" w16cid:durableId="2076925381">
    <w:abstractNumId w:val="18"/>
  </w:num>
  <w:num w:numId="56" w16cid:durableId="1189025755">
    <w:abstractNumId w:val="57"/>
  </w:num>
  <w:num w:numId="57" w16cid:durableId="139151791">
    <w:abstractNumId w:val="58"/>
  </w:num>
  <w:num w:numId="58" w16cid:durableId="854460731">
    <w:abstractNumId w:val="46"/>
  </w:num>
  <w:num w:numId="59" w16cid:durableId="1417751717">
    <w:abstractNumId w:val="61"/>
  </w:num>
  <w:num w:numId="60" w16cid:durableId="1932350214">
    <w:abstractNumId w:val="30"/>
  </w:num>
  <w:num w:numId="61" w16cid:durableId="1415054073">
    <w:abstractNumId w:val="55"/>
  </w:num>
  <w:num w:numId="62" w16cid:durableId="700281285">
    <w:abstractNumId w:val="37"/>
  </w:num>
  <w:num w:numId="63" w16cid:durableId="1545632955">
    <w:abstractNumId w:val="45"/>
  </w:num>
  <w:num w:numId="64" w16cid:durableId="1813981849">
    <w:abstractNumId w:val="49"/>
  </w:num>
  <w:num w:numId="65" w16cid:durableId="1505440753">
    <w:abstractNumId w:val="24"/>
  </w:num>
  <w:num w:numId="66" w16cid:durableId="1937979643">
    <w:abstractNumId w:val="1"/>
  </w:num>
  <w:num w:numId="67" w16cid:durableId="730079353">
    <w:abstractNumId w:val="8"/>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bas Rizvi">
    <w15:presenceInfo w15:providerId="AD" w15:userId="S::abbas.rizvi@nomadrail.com::84c1c8e3-6581-4cff-b3e0-8616ca6a24f2"/>
  </w15:person>
  <w15:person w15:author="Syed Naqvi">
    <w15:presenceInfo w15:providerId="AD" w15:userId="S::syed.naqvi@nomadrail.com::168e7cbe-8ffb-43d6-9e88-b95e7f74b9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intFractionalCharacterWidth/>
  <w:attachedTemplate r:id="rId1"/>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0DC"/>
    <w:rsid w:val="00000588"/>
    <w:rsid w:val="000006F8"/>
    <w:rsid w:val="00001015"/>
    <w:rsid w:val="00001260"/>
    <w:rsid w:val="00001453"/>
    <w:rsid w:val="00001BFD"/>
    <w:rsid w:val="00001D83"/>
    <w:rsid w:val="000026F8"/>
    <w:rsid w:val="00002A22"/>
    <w:rsid w:val="00002D3A"/>
    <w:rsid w:val="00002D60"/>
    <w:rsid w:val="00003034"/>
    <w:rsid w:val="00003234"/>
    <w:rsid w:val="000032FD"/>
    <w:rsid w:val="00003CFF"/>
    <w:rsid w:val="000043ED"/>
    <w:rsid w:val="0000501F"/>
    <w:rsid w:val="00006275"/>
    <w:rsid w:val="000066BD"/>
    <w:rsid w:val="000073CC"/>
    <w:rsid w:val="0000785D"/>
    <w:rsid w:val="00007913"/>
    <w:rsid w:val="00007B6F"/>
    <w:rsid w:val="00007CC8"/>
    <w:rsid w:val="00010009"/>
    <w:rsid w:val="00010739"/>
    <w:rsid w:val="0001086E"/>
    <w:rsid w:val="00010924"/>
    <w:rsid w:val="00010C12"/>
    <w:rsid w:val="00011223"/>
    <w:rsid w:val="0001133B"/>
    <w:rsid w:val="00011B5A"/>
    <w:rsid w:val="000124B9"/>
    <w:rsid w:val="000127CC"/>
    <w:rsid w:val="000128D4"/>
    <w:rsid w:val="00012B78"/>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26B"/>
    <w:rsid w:val="000164A7"/>
    <w:rsid w:val="000164FF"/>
    <w:rsid w:val="00016542"/>
    <w:rsid w:val="0001684C"/>
    <w:rsid w:val="00016E2F"/>
    <w:rsid w:val="00017F2F"/>
    <w:rsid w:val="0002035E"/>
    <w:rsid w:val="00020911"/>
    <w:rsid w:val="00020B2F"/>
    <w:rsid w:val="00021003"/>
    <w:rsid w:val="0002189D"/>
    <w:rsid w:val="00021B78"/>
    <w:rsid w:val="00021C7B"/>
    <w:rsid w:val="00021C95"/>
    <w:rsid w:val="00021CC4"/>
    <w:rsid w:val="00021CF3"/>
    <w:rsid w:val="00022498"/>
    <w:rsid w:val="00022CD6"/>
    <w:rsid w:val="00023064"/>
    <w:rsid w:val="0002374A"/>
    <w:rsid w:val="000237A0"/>
    <w:rsid w:val="000238B6"/>
    <w:rsid w:val="000240F5"/>
    <w:rsid w:val="00024458"/>
    <w:rsid w:val="000249ED"/>
    <w:rsid w:val="00024CD4"/>
    <w:rsid w:val="00024F18"/>
    <w:rsid w:val="000251A8"/>
    <w:rsid w:val="00025DEF"/>
    <w:rsid w:val="00025FFF"/>
    <w:rsid w:val="000264FF"/>
    <w:rsid w:val="00026936"/>
    <w:rsid w:val="00026AD0"/>
    <w:rsid w:val="0002789A"/>
    <w:rsid w:val="000278B7"/>
    <w:rsid w:val="00030065"/>
    <w:rsid w:val="000302BA"/>
    <w:rsid w:val="0003085B"/>
    <w:rsid w:val="000309F3"/>
    <w:rsid w:val="00031720"/>
    <w:rsid w:val="000318FB"/>
    <w:rsid w:val="000319CA"/>
    <w:rsid w:val="00031E0A"/>
    <w:rsid w:val="00031F48"/>
    <w:rsid w:val="000321A5"/>
    <w:rsid w:val="0003281D"/>
    <w:rsid w:val="00032E72"/>
    <w:rsid w:val="000331C7"/>
    <w:rsid w:val="000336C3"/>
    <w:rsid w:val="00033CF3"/>
    <w:rsid w:val="0003476A"/>
    <w:rsid w:val="000348C2"/>
    <w:rsid w:val="00034F03"/>
    <w:rsid w:val="00035069"/>
    <w:rsid w:val="000350F5"/>
    <w:rsid w:val="0003534C"/>
    <w:rsid w:val="00035931"/>
    <w:rsid w:val="00036005"/>
    <w:rsid w:val="000360A8"/>
    <w:rsid w:val="00036505"/>
    <w:rsid w:val="00036603"/>
    <w:rsid w:val="00036729"/>
    <w:rsid w:val="00036CEB"/>
    <w:rsid w:val="00036D3A"/>
    <w:rsid w:val="00037165"/>
    <w:rsid w:val="00037B58"/>
    <w:rsid w:val="00040179"/>
    <w:rsid w:val="00040796"/>
    <w:rsid w:val="00040F96"/>
    <w:rsid w:val="00041042"/>
    <w:rsid w:val="000410E6"/>
    <w:rsid w:val="0004116E"/>
    <w:rsid w:val="00041294"/>
    <w:rsid w:val="000412F6"/>
    <w:rsid w:val="00041387"/>
    <w:rsid w:val="0004149A"/>
    <w:rsid w:val="00041BEF"/>
    <w:rsid w:val="00041FB4"/>
    <w:rsid w:val="00042700"/>
    <w:rsid w:val="0004370C"/>
    <w:rsid w:val="000446D8"/>
    <w:rsid w:val="00044A74"/>
    <w:rsid w:val="00045793"/>
    <w:rsid w:val="00045BCF"/>
    <w:rsid w:val="00045E21"/>
    <w:rsid w:val="00045EF8"/>
    <w:rsid w:val="0004611E"/>
    <w:rsid w:val="000462F9"/>
    <w:rsid w:val="00046476"/>
    <w:rsid w:val="00046716"/>
    <w:rsid w:val="00046BD5"/>
    <w:rsid w:val="00047C9F"/>
    <w:rsid w:val="0005063C"/>
    <w:rsid w:val="000506EC"/>
    <w:rsid w:val="00050B53"/>
    <w:rsid w:val="00050DC1"/>
    <w:rsid w:val="00050E4A"/>
    <w:rsid w:val="00050E58"/>
    <w:rsid w:val="000519AA"/>
    <w:rsid w:val="000521AB"/>
    <w:rsid w:val="0005309A"/>
    <w:rsid w:val="000536FF"/>
    <w:rsid w:val="00053878"/>
    <w:rsid w:val="00053900"/>
    <w:rsid w:val="00053AE7"/>
    <w:rsid w:val="00053BBE"/>
    <w:rsid w:val="00053D5B"/>
    <w:rsid w:val="00054554"/>
    <w:rsid w:val="00054680"/>
    <w:rsid w:val="00054BF6"/>
    <w:rsid w:val="00054D24"/>
    <w:rsid w:val="000551AB"/>
    <w:rsid w:val="000558BE"/>
    <w:rsid w:val="00055C50"/>
    <w:rsid w:val="0005619A"/>
    <w:rsid w:val="00056200"/>
    <w:rsid w:val="00056A56"/>
    <w:rsid w:val="00056D01"/>
    <w:rsid w:val="00056F2C"/>
    <w:rsid w:val="00057821"/>
    <w:rsid w:val="00057983"/>
    <w:rsid w:val="00057BAC"/>
    <w:rsid w:val="00057EA9"/>
    <w:rsid w:val="00057F38"/>
    <w:rsid w:val="00060021"/>
    <w:rsid w:val="00060220"/>
    <w:rsid w:val="0006025A"/>
    <w:rsid w:val="00060EAB"/>
    <w:rsid w:val="000610FF"/>
    <w:rsid w:val="000617D9"/>
    <w:rsid w:val="00061B1A"/>
    <w:rsid w:val="00062052"/>
    <w:rsid w:val="0006207A"/>
    <w:rsid w:val="00062433"/>
    <w:rsid w:val="00062B2F"/>
    <w:rsid w:val="00062B96"/>
    <w:rsid w:val="00063CD1"/>
    <w:rsid w:val="00063ED0"/>
    <w:rsid w:val="000644E4"/>
    <w:rsid w:val="00064A10"/>
    <w:rsid w:val="00065025"/>
    <w:rsid w:val="00065411"/>
    <w:rsid w:val="00065482"/>
    <w:rsid w:val="00065847"/>
    <w:rsid w:val="00065C45"/>
    <w:rsid w:val="00065DB9"/>
    <w:rsid w:val="000662FA"/>
    <w:rsid w:val="00066482"/>
    <w:rsid w:val="000668EC"/>
    <w:rsid w:val="00066916"/>
    <w:rsid w:val="000673E7"/>
    <w:rsid w:val="0006762D"/>
    <w:rsid w:val="000679AE"/>
    <w:rsid w:val="00067EFF"/>
    <w:rsid w:val="000705DA"/>
    <w:rsid w:val="00070C0C"/>
    <w:rsid w:val="00071475"/>
    <w:rsid w:val="000714A9"/>
    <w:rsid w:val="0007191E"/>
    <w:rsid w:val="00071A47"/>
    <w:rsid w:val="00071B95"/>
    <w:rsid w:val="00071DB1"/>
    <w:rsid w:val="00071E64"/>
    <w:rsid w:val="00071F37"/>
    <w:rsid w:val="00072631"/>
    <w:rsid w:val="000730D6"/>
    <w:rsid w:val="000734EE"/>
    <w:rsid w:val="000735B0"/>
    <w:rsid w:val="00073624"/>
    <w:rsid w:val="00075014"/>
    <w:rsid w:val="000756A3"/>
    <w:rsid w:val="0007592C"/>
    <w:rsid w:val="000759E6"/>
    <w:rsid w:val="00075A6B"/>
    <w:rsid w:val="00076FED"/>
    <w:rsid w:val="0007746B"/>
    <w:rsid w:val="000777B1"/>
    <w:rsid w:val="00077D61"/>
    <w:rsid w:val="00077D91"/>
    <w:rsid w:val="00077DF9"/>
    <w:rsid w:val="000806F9"/>
    <w:rsid w:val="000810F3"/>
    <w:rsid w:val="000814FB"/>
    <w:rsid w:val="00081BCC"/>
    <w:rsid w:val="00081CB9"/>
    <w:rsid w:val="000820F7"/>
    <w:rsid w:val="000821AA"/>
    <w:rsid w:val="000821DE"/>
    <w:rsid w:val="0008239F"/>
    <w:rsid w:val="00082D01"/>
    <w:rsid w:val="00082EEE"/>
    <w:rsid w:val="000832FC"/>
    <w:rsid w:val="00083612"/>
    <w:rsid w:val="000838A7"/>
    <w:rsid w:val="00083DD9"/>
    <w:rsid w:val="00084282"/>
    <w:rsid w:val="0008459E"/>
    <w:rsid w:val="000846D6"/>
    <w:rsid w:val="00084F0B"/>
    <w:rsid w:val="00084F29"/>
    <w:rsid w:val="00085211"/>
    <w:rsid w:val="0008619A"/>
    <w:rsid w:val="00086C7D"/>
    <w:rsid w:val="00087096"/>
    <w:rsid w:val="00087100"/>
    <w:rsid w:val="0008731E"/>
    <w:rsid w:val="000874E0"/>
    <w:rsid w:val="00087FE1"/>
    <w:rsid w:val="0009021A"/>
    <w:rsid w:val="00090350"/>
    <w:rsid w:val="00090403"/>
    <w:rsid w:val="00090860"/>
    <w:rsid w:val="00090E11"/>
    <w:rsid w:val="00090EFE"/>
    <w:rsid w:val="00091164"/>
    <w:rsid w:val="000922F8"/>
    <w:rsid w:val="00092724"/>
    <w:rsid w:val="00092767"/>
    <w:rsid w:val="00092E58"/>
    <w:rsid w:val="000934B0"/>
    <w:rsid w:val="00093850"/>
    <w:rsid w:val="00093D69"/>
    <w:rsid w:val="00093DD4"/>
    <w:rsid w:val="0009427D"/>
    <w:rsid w:val="000942E4"/>
    <w:rsid w:val="000943FF"/>
    <w:rsid w:val="00094781"/>
    <w:rsid w:val="00094A1D"/>
    <w:rsid w:val="00094FB7"/>
    <w:rsid w:val="00095159"/>
    <w:rsid w:val="00095BFB"/>
    <w:rsid w:val="00095DAD"/>
    <w:rsid w:val="00095EB5"/>
    <w:rsid w:val="00095F79"/>
    <w:rsid w:val="00096275"/>
    <w:rsid w:val="000963BF"/>
    <w:rsid w:val="00096611"/>
    <w:rsid w:val="00096667"/>
    <w:rsid w:val="000967DD"/>
    <w:rsid w:val="00096855"/>
    <w:rsid w:val="00096BFB"/>
    <w:rsid w:val="00096BFD"/>
    <w:rsid w:val="00096F23"/>
    <w:rsid w:val="0009730B"/>
    <w:rsid w:val="000974A2"/>
    <w:rsid w:val="000977A9"/>
    <w:rsid w:val="000A0483"/>
    <w:rsid w:val="000A055B"/>
    <w:rsid w:val="000A0600"/>
    <w:rsid w:val="000A0AAA"/>
    <w:rsid w:val="000A0CC0"/>
    <w:rsid w:val="000A1B45"/>
    <w:rsid w:val="000A208E"/>
    <w:rsid w:val="000A2360"/>
    <w:rsid w:val="000A298E"/>
    <w:rsid w:val="000A2B34"/>
    <w:rsid w:val="000A2CAC"/>
    <w:rsid w:val="000A3572"/>
    <w:rsid w:val="000A3575"/>
    <w:rsid w:val="000A4187"/>
    <w:rsid w:val="000A41D1"/>
    <w:rsid w:val="000A4674"/>
    <w:rsid w:val="000A4722"/>
    <w:rsid w:val="000A49B0"/>
    <w:rsid w:val="000A4CBE"/>
    <w:rsid w:val="000A5235"/>
    <w:rsid w:val="000A54A0"/>
    <w:rsid w:val="000A5515"/>
    <w:rsid w:val="000A60C6"/>
    <w:rsid w:val="000A60D9"/>
    <w:rsid w:val="000A6445"/>
    <w:rsid w:val="000A69AA"/>
    <w:rsid w:val="000A6E00"/>
    <w:rsid w:val="000A7402"/>
    <w:rsid w:val="000A75A6"/>
    <w:rsid w:val="000A7733"/>
    <w:rsid w:val="000A7939"/>
    <w:rsid w:val="000A7D0F"/>
    <w:rsid w:val="000B0472"/>
    <w:rsid w:val="000B06FF"/>
    <w:rsid w:val="000B09F6"/>
    <w:rsid w:val="000B0BAC"/>
    <w:rsid w:val="000B0E48"/>
    <w:rsid w:val="000B0F35"/>
    <w:rsid w:val="000B11A5"/>
    <w:rsid w:val="000B24A4"/>
    <w:rsid w:val="000B276D"/>
    <w:rsid w:val="000B2875"/>
    <w:rsid w:val="000B2D60"/>
    <w:rsid w:val="000B2D76"/>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D6"/>
    <w:rsid w:val="000B6A7F"/>
    <w:rsid w:val="000B6B26"/>
    <w:rsid w:val="000B6FF2"/>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3E63"/>
    <w:rsid w:val="000C4763"/>
    <w:rsid w:val="000C4B08"/>
    <w:rsid w:val="000C4B74"/>
    <w:rsid w:val="000C4E95"/>
    <w:rsid w:val="000C57C6"/>
    <w:rsid w:val="000C5C0E"/>
    <w:rsid w:val="000C6AFC"/>
    <w:rsid w:val="000C6EDD"/>
    <w:rsid w:val="000C6F50"/>
    <w:rsid w:val="000C700F"/>
    <w:rsid w:val="000C7359"/>
    <w:rsid w:val="000C75B6"/>
    <w:rsid w:val="000C766A"/>
    <w:rsid w:val="000C7C40"/>
    <w:rsid w:val="000C7E21"/>
    <w:rsid w:val="000D034D"/>
    <w:rsid w:val="000D0E46"/>
    <w:rsid w:val="000D0FEB"/>
    <w:rsid w:val="000D0FFC"/>
    <w:rsid w:val="000D14E3"/>
    <w:rsid w:val="000D15CC"/>
    <w:rsid w:val="000D1B6F"/>
    <w:rsid w:val="000D1CC4"/>
    <w:rsid w:val="000D1D54"/>
    <w:rsid w:val="000D2014"/>
    <w:rsid w:val="000D2B40"/>
    <w:rsid w:val="000D31DF"/>
    <w:rsid w:val="000D360A"/>
    <w:rsid w:val="000D39EC"/>
    <w:rsid w:val="000D3BA5"/>
    <w:rsid w:val="000D3E8B"/>
    <w:rsid w:val="000D4645"/>
    <w:rsid w:val="000D49C5"/>
    <w:rsid w:val="000D50A7"/>
    <w:rsid w:val="000D5243"/>
    <w:rsid w:val="000D5543"/>
    <w:rsid w:val="000D56DF"/>
    <w:rsid w:val="000D5CFF"/>
    <w:rsid w:val="000D5FFC"/>
    <w:rsid w:val="000D6318"/>
    <w:rsid w:val="000D67E0"/>
    <w:rsid w:val="000D69B9"/>
    <w:rsid w:val="000D6DB6"/>
    <w:rsid w:val="000D7A10"/>
    <w:rsid w:val="000D7BF6"/>
    <w:rsid w:val="000D7F5B"/>
    <w:rsid w:val="000E0189"/>
    <w:rsid w:val="000E02E4"/>
    <w:rsid w:val="000E0608"/>
    <w:rsid w:val="000E0A29"/>
    <w:rsid w:val="000E0E69"/>
    <w:rsid w:val="000E0F4C"/>
    <w:rsid w:val="000E1C7F"/>
    <w:rsid w:val="000E1E53"/>
    <w:rsid w:val="000E27B3"/>
    <w:rsid w:val="000E3349"/>
    <w:rsid w:val="000E348C"/>
    <w:rsid w:val="000E35CE"/>
    <w:rsid w:val="000E3707"/>
    <w:rsid w:val="000E3AAC"/>
    <w:rsid w:val="000E3F14"/>
    <w:rsid w:val="000E43C4"/>
    <w:rsid w:val="000E4480"/>
    <w:rsid w:val="000E4D8B"/>
    <w:rsid w:val="000E5158"/>
    <w:rsid w:val="000E5555"/>
    <w:rsid w:val="000E5850"/>
    <w:rsid w:val="000E5B9C"/>
    <w:rsid w:val="000E5DEB"/>
    <w:rsid w:val="000E76C2"/>
    <w:rsid w:val="000E76F5"/>
    <w:rsid w:val="000E7CCE"/>
    <w:rsid w:val="000E7D4B"/>
    <w:rsid w:val="000E7EC3"/>
    <w:rsid w:val="000F1B82"/>
    <w:rsid w:val="000F1D6C"/>
    <w:rsid w:val="000F1DB0"/>
    <w:rsid w:val="000F241C"/>
    <w:rsid w:val="000F2B33"/>
    <w:rsid w:val="000F2C57"/>
    <w:rsid w:val="000F2F25"/>
    <w:rsid w:val="000F3264"/>
    <w:rsid w:val="000F3585"/>
    <w:rsid w:val="000F362D"/>
    <w:rsid w:val="000F390B"/>
    <w:rsid w:val="000F3C8C"/>
    <w:rsid w:val="000F438B"/>
    <w:rsid w:val="000F4621"/>
    <w:rsid w:val="000F4B85"/>
    <w:rsid w:val="000F4C4D"/>
    <w:rsid w:val="000F4F8E"/>
    <w:rsid w:val="000F50EE"/>
    <w:rsid w:val="000F5470"/>
    <w:rsid w:val="000F5C4F"/>
    <w:rsid w:val="000F5F96"/>
    <w:rsid w:val="000F63B7"/>
    <w:rsid w:val="000F6444"/>
    <w:rsid w:val="000F6673"/>
    <w:rsid w:val="000F6873"/>
    <w:rsid w:val="000F6906"/>
    <w:rsid w:val="000F7798"/>
    <w:rsid w:val="000F7D4E"/>
    <w:rsid w:val="0010050A"/>
    <w:rsid w:val="00101255"/>
    <w:rsid w:val="001013BE"/>
    <w:rsid w:val="00101759"/>
    <w:rsid w:val="00101C5C"/>
    <w:rsid w:val="00101CD0"/>
    <w:rsid w:val="001022AA"/>
    <w:rsid w:val="00102E4F"/>
    <w:rsid w:val="00102FB6"/>
    <w:rsid w:val="00103041"/>
    <w:rsid w:val="001046EB"/>
    <w:rsid w:val="00104919"/>
    <w:rsid w:val="00104E36"/>
    <w:rsid w:val="0010511F"/>
    <w:rsid w:val="00105567"/>
    <w:rsid w:val="00105948"/>
    <w:rsid w:val="00105964"/>
    <w:rsid w:val="00105974"/>
    <w:rsid w:val="0010663C"/>
    <w:rsid w:val="00106711"/>
    <w:rsid w:val="0010716E"/>
    <w:rsid w:val="001072E9"/>
    <w:rsid w:val="00107641"/>
    <w:rsid w:val="00107994"/>
    <w:rsid w:val="00107CC2"/>
    <w:rsid w:val="001102C8"/>
    <w:rsid w:val="001102D0"/>
    <w:rsid w:val="0011064B"/>
    <w:rsid w:val="00110676"/>
    <w:rsid w:val="00110E3F"/>
    <w:rsid w:val="001113D1"/>
    <w:rsid w:val="00111DF4"/>
    <w:rsid w:val="00111F81"/>
    <w:rsid w:val="00111FD7"/>
    <w:rsid w:val="001122C3"/>
    <w:rsid w:val="0011230D"/>
    <w:rsid w:val="00112504"/>
    <w:rsid w:val="0011289E"/>
    <w:rsid w:val="00112901"/>
    <w:rsid w:val="00112A29"/>
    <w:rsid w:val="00112AD3"/>
    <w:rsid w:val="00112B51"/>
    <w:rsid w:val="00112B84"/>
    <w:rsid w:val="0011373F"/>
    <w:rsid w:val="00113AD2"/>
    <w:rsid w:val="00113D02"/>
    <w:rsid w:val="001148F1"/>
    <w:rsid w:val="00114A73"/>
    <w:rsid w:val="00114D4C"/>
    <w:rsid w:val="0011503F"/>
    <w:rsid w:val="00115244"/>
    <w:rsid w:val="00115A20"/>
    <w:rsid w:val="00115E9E"/>
    <w:rsid w:val="0011652D"/>
    <w:rsid w:val="00116C40"/>
    <w:rsid w:val="00116DF4"/>
    <w:rsid w:val="00116FF5"/>
    <w:rsid w:val="00117554"/>
    <w:rsid w:val="00117571"/>
    <w:rsid w:val="001175BF"/>
    <w:rsid w:val="00120048"/>
    <w:rsid w:val="0012033A"/>
    <w:rsid w:val="00120831"/>
    <w:rsid w:val="00120BE1"/>
    <w:rsid w:val="00121EC5"/>
    <w:rsid w:val="0012230C"/>
    <w:rsid w:val="0012302D"/>
    <w:rsid w:val="0012392E"/>
    <w:rsid w:val="00123A78"/>
    <w:rsid w:val="00123F2F"/>
    <w:rsid w:val="001242DB"/>
    <w:rsid w:val="001243E8"/>
    <w:rsid w:val="0012459B"/>
    <w:rsid w:val="00124737"/>
    <w:rsid w:val="0012490C"/>
    <w:rsid w:val="00124B1C"/>
    <w:rsid w:val="00124C0B"/>
    <w:rsid w:val="00124E5F"/>
    <w:rsid w:val="00125D33"/>
    <w:rsid w:val="00125E27"/>
    <w:rsid w:val="0012624A"/>
    <w:rsid w:val="001265D1"/>
    <w:rsid w:val="0012663C"/>
    <w:rsid w:val="00126699"/>
    <w:rsid w:val="001267D6"/>
    <w:rsid w:val="0012685E"/>
    <w:rsid w:val="00126BA3"/>
    <w:rsid w:val="00126D8D"/>
    <w:rsid w:val="00126DA7"/>
    <w:rsid w:val="0012711B"/>
    <w:rsid w:val="00127F37"/>
    <w:rsid w:val="001301AC"/>
    <w:rsid w:val="00130423"/>
    <w:rsid w:val="001306AB"/>
    <w:rsid w:val="00130FBD"/>
    <w:rsid w:val="00131119"/>
    <w:rsid w:val="001311C7"/>
    <w:rsid w:val="001311CB"/>
    <w:rsid w:val="001311D6"/>
    <w:rsid w:val="0013126D"/>
    <w:rsid w:val="001313E7"/>
    <w:rsid w:val="00131F74"/>
    <w:rsid w:val="00132191"/>
    <w:rsid w:val="0013370D"/>
    <w:rsid w:val="00134455"/>
    <w:rsid w:val="0013447F"/>
    <w:rsid w:val="001344D5"/>
    <w:rsid w:val="0013518B"/>
    <w:rsid w:val="001354F0"/>
    <w:rsid w:val="00135ACF"/>
    <w:rsid w:val="00135DC7"/>
    <w:rsid w:val="00135EF6"/>
    <w:rsid w:val="001362B6"/>
    <w:rsid w:val="00136580"/>
    <w:rsid w:val="00137038"/>
    <w:rsid w:val="00137789"/>
    <w:rsid w:val="00137915"/>
    <w:rsid w:val="00137A3F"/>
    <w:rsid w:val="00137AF8"/>
    <w:rsid w:val="0014052C"/>
    <w:rsid w:val="0014055B"/>
    <w:rsid w:val="0014059D"/>
    <w:rsid w:val="0014104C"/>
    <w:rsid w:val="00141534"/>
    <w:rsid w:val="00141722"/>
    <w:rsid w:val="0014175D"/>
    <w:rsid w:val="001425AC"/>
    <w:rsid w:val="00142722"/>
    <w:rsid w:val="00142AC4"/>
    <w:rsid w:val="00142C0E"/>
    <w:rsid w:val="00142C7E"/>
    <w:rsid w:val="00143018"/>
    <w:rsid w:val="00143108"/>
    <w:rsid w:val="0014317F"/>
    <w:rsid w:val="001438FF"/>
    <w:rsid w:val="0014394E"/>
    <w:rsid w:val="00144241"/>
    <w:rsid w:val="0014475B"/>
    <w:rsid w:val="00144A92"/>
    <w:rsid w:val="00144A98"/>
    <w:rsid w:val="00144F3C"/>
    <w:rsid w:val="001457D8"/>
    <w:rsid w:val="00145BF2"/>
    <w:rsid w:val="001461F2"/>
    <w:rsid w:val="001464BE"/>
    <w:rsid w:val="00146636"/>
    <w:rsid w:val="00146871"/>
    <w:rsid w:val="00146D41"/>
    <w:rsid w:val="00147AA6"/>
    <w:rsid w:val="00147AF6"/>
    <w:rsid w:val="00147DE7"/>
    <w:rsid w:val="00147E7B"/>
    <w:rsid w:val="00150268"/>
    <w:rsid w:val="001503A5"/>
    <w:rsid w:val="00150889"/>
    <w:rsid w:val="00151042"/>
    <w:rsid w:val="0015119D"/>
    <w:rsid w:val="001516B6"/>
    <w:rsid w:val="00151A49"/>
    <w:rsid w:val="00152184"/>
    <w:rsid w:val="00153351"/>
    <w:rsid w:val="001537FD"/>
    <w:rsid w:val="00154028"/>
    <w:rsid w:val="0015438D"/>
    <w:rsid w:val="00154506"/>
    <w:rsid w:val="001545C2"/>
    <w:rsid w:val="00154ED6"/>
    <w:rsid w:val="00155B4D"/>
    <w:rsid w:val="00155D0B"/>
    <w:rsid w:val="0015622E"/>
    <w:rsid w:val="001563D8"/>
    <w:rsid w:val="001568CA"/>
    <w:rsid w:val="001575E9"/>
    <w:rsid w:val="0015764D"/>
    <w:rsid w:val="00157842"/>
    <w:rsid w:val="00157CA1"/>
    <w:rsid w:val="0016136D"/>
    <w:rsid w:val="0016180F"/>
    <w:rsid w:val="00161839"/>
    <w:rsid w:val="00161A36"/>
    <w:rsid w:val="001621C7"/>
    <w:rsid w:val="00162559"/>
    <w:rsid w:val="0016313E"/>
    <w:rsid w:val="0016325D"/>
    <w:rsid w:val="00163417"/>
    <w:rsid w:val="001638C4"/>
    <w:rsid w:val="00163C4B"/>
    <w:rsid w:val="0016469D"/>
    <w:rsid w:val="00164D42"/>
    <w:rsid w:val="0016503C"/>
    <w:rsid w:val="001659BF"/>
    <w:rsid w:val="001661FF"/>
    <w:rsid w:val="0016689A"/>
    <w:rsid w:val="001669F6"/>
    <w:rsid w:val="00166B38"/>
    <w:rsid w:val="001673AF"/>
    <w:rsid w:val="00167600"/>
    <w:rsid w:val="00167972"/>
    <w:rsid w:val="00167A09"/>
    <w:rsid w:val="00167CC8"/>
    <w:rsid w:val="00167DCC"/>
    <w:rsid w:val="001701EB"/>
    <w:rsid w:val="00170373"/>
    <w:rsid w:val="00170759"/>
    <w:rsid w:val="00170E51"/>
    <w:rsid w:val="00171029"/>
    <w:rsid w:val="00171A08"/>
    <w:rsid w:val="00171BD4"/>
    <w:rsid w:val="00171C2D"/>
    <w:rsid w:val="00172519"/>
    <w:rsid w:val="001727BA"/>
    <w:rsid w:val="00172CD5"/>
    <w:rsid w:val="001734B5"/>
    <w:rsid w:val="00173600"/>
    <w:rsid w:val="001738BB"/>
    <w:rsid w:val="0017390C"/>
    <w:rsid w:val="00173C7F"/>
    <w:rsid w:val="00174510"/>
    <w:rsid w:val="001746C8"/>
    <w:rsid w:val="00174953"/>
    <w:rsid w:val="00174961"/>
    <w:rsid w:val="00174B6F"/>
    <w:rsid w:val="00174C42"/>
    <w:rsid w:val="00175A27"/>
    <w:rsid w:val="00176877"/>
    <w:rsid w:val="001768DB"/>
    <w:rsid w:val="001774B1"/>
    <w:rsid w:val="0017771C"/>
    <w:rsid w:val="001778D8"/>
    <w:rsid w:val="00177F72"/>
    <w:rsid w:val="00180319"/>
    <w:rsid w:val="00180ACF"/>
    <w:rsid w:val="001812F1"/>
    <w:rsid w:val="0018134F"/>
    <w:rsid w:val="00181732"/>
    <w:rsid w:val="001819DA"/>
    <w:rsid w:val="001820B4"/>
    <w:rsid w:val="00182152"/>
    <w:rsid w:val="001821C8"/>
    <w:rsid w:val="00182350"/>
    <w:rsid w:val="00182576"/>
    <w:rsid w:val="001825A3"/>
    <w:rsid w:val="001827EE"/>
    <w:rsid w:val="001828BA"/>
    <w:rsid w:val="00182C7E"/>
    <w:rsid w:val="00182E43"/>
    <w:rsid w:val="00183463"/>
    <w:rsid w:val="00183A68"/>
    <w:rsid w:val="00183B04"/>
    <w:rsid w:val="0018437A"/>
    <w:rsid w:val="00184403"/>
    <w:rsid w:val="00184A4A"/>
    <w:rsid w:val="00184ED4"/>
    <w:rsid w:val="00185540"/>
    <w:rsid w:val="0018569B"/>
    <w:rsid w:val="001859CF"/>
    <w:rsid w:val="00186370"/>
    <w:rsid w:val="001869EA"/>
    <w:rsid w:val="00186D0D"/>
    <w:rsid w:val="00186EB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433D"/>
    <w:rsid w:val="00194B84"/>
    <w:rsid w:val="00194D75"/>
    <w:rsid w:val="00194F0F"/>
    <w:rsid w:val="00195F88"/>
    <w:rsid w:val="001962BC"/>
    <w:rsid w:val="00196C1D"/>
    <w:rsid w:val="00197243"/>
    <w:rsid w:val="001972C9"/>
    <w:rsid w:val="00197540"/>
    <w:rsid w:val="001978C4"/>
    <w:rsid w:val="00197970"/>
    <w:rsid w:val="00197AB7"/>
    <w:rsid w:val="001A0A73"/>
    <w:rsid w:val="001A0C5F"/>
    <w:rsid w:val="001A0DB8"/>
    <w:rsid w:val="001A0E5F"/>
    <w:rsid w:val="001A118C"/>
    <w:rsid w:val="001A2069"/>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131"/>
    <w:rsid w:val="001A54D5"/>
    <w:rsid w:val="001A579C"/>
    <w:rsid w:val="001A61A1"/>
    <w:rsid w:val="001A69AA"/>
    <w:rsid w:val="001A78EC"/>
    <w:rsid w:val="001A7B76"/>
    <w:rsid w:val="001B0168"/>
    <w:rsid w:val="001B032A"/>
    <w:rsid w:val="001B04E5"/>
    <w:rsid w:val="001B0ABF"/>
    <w:rsid w:val="001B0D1B"/>
    <w:rsid w:val="001B1124"/>
    <w:rsid w:val="001B16D5"/>
    <w:rsid w:val="001B19CC"/>
    <w:rsid w:val="001B1EAE"/>
    <w:rsid w:val="001B27FB"/>
    <w:rsid w:val="001B37D3"/>
    <w:rsid w:val="001B391F"/>
    <w:rsid w:val="001B3B66"/>
    <w:rsid w:val="001B3C1A"/>
    <w:rsid w:val="001B3C3B"/>
    <w:rsid w:val="001B3D6B"/>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ABE"/>
    <w:rsid w:val="001C4BE2"/>
    <w:rsid w:val="001C4CAD"/>
    <w:rsid w:val="001C5545"/>
    <w:rsid w:val="001C5700"/>
    <w:rsid w:val="001C5D64"/>
    <w:rsid w:val="001C5F83"/>
    <w:rsid w:val="001C64B7"/>
    <w:rsid w:val="001C6825"/>
    <w:rsid w:val="001C6D2A"/>
    <w:rsid w:val="001C6DAF"/>
    <w:rsid w:val="001C6E1F"/>
    <w:rsid w:val="001C72B8"/>
    <w:rsid w:val="001C7340"/>
    <w:rsid w:val="001C7369"/>
    <w:rsid w:val="001C769E"/>
    <w:rsid w:val="001C7827"/>
    <w:rsid w:val="001C79D9"/>
    <w:rsid w:val="001C7A29"/>
    <w:rsid w:val="001C7ACB"/>
    <w:rsid w:val="001C7B9E"/>
    <w:rsid w:val="001D0170"/>
    <w:rsid w:val="001D06F6"/>
    <w:rsid w:val="001D0D41"/>
    <w:rsid w:val="001D15A8"/>
    <w:rsid w:val="001D1D23"/>
    <w:rsid w:val="001D21EC"/>
    <w:rsid w:val="001D29ED"/>
    <w:rsid w:val="001D2A4C"/>
    <w:rsid w:val="001D2DC1"/>
    <w:rsid w:val="001D3A96"/>
    <w:rsid w:val="001D41E7"/>
    <w:rsid w:val="001D484B"/>
    <w:rsid w:val="001D532D"/>
    <w:rsid w:val="001D5772"/>
    <w:rsid w:val="001D58AB"/>
    <w:rsid w:val="001D5F8D"/>
    <w:rsid w:val="001D63E9"/>
    <w:rsid w:val="001D690E"/>
    <w:rsid w:val="001D69B5"/>
    <w:rsid w:val="001D6B07"/>
    <w:rsid w:val="001D6B18"/>
    <w:rsid w:val="001D6DE0"/>
    <w:rsid w:val="001D70BD"/>
    <w:rsid w:val="001D733F"/>
    <w:rsid w:val="001D7930"/>
    <w:rsid w:val="001D7CBA"/>
    <w:rsid w:val="001E074D"/>
    <w:rsid w:val="001E0772"/>
    <w:rsid w:val="001E15D1"/>
    <w:rsid w:val="001E197C"/>
    <w:rsid w:val="001E1FFF"/>
    <w:rsid w:val="001E2B4B"/>
    <w:rsid w:val="001E2E9F"/>
    <w:rsid w:val="001E2F29"/>
    <w:rsid w:val="001E32D9"/>
    <w:rsid w:val="001E3E1C"/>
    <w:rsid w:val="001E48A3"/>
    <w:rsid w:val="001E4F84"/>
    <w:rsid w:val="001E5A4C"/>
    <w:rsid w:val="001E5B97"/>
    <w:rsid w:val="001E5C7F"/>
    <w:rsid w:val="001E676A"/>
    <w:rsid w:val="001E7C2A"/>
    <w:rsid w:val="001F0256"/>
    <w:rsid w:val="001F037D"/>
    <w:rsid w:val="001F06C6"/>
    <w:rsid w:val="001F07CE"/>
    <w:rsid w:val="001F08CA"/>
    <w:rsid w:val="001F0AC6"/>
    <w:rsid w:val="001F0BAB"/>
    <w:rsid w:val="001F1019"/>
    <w:rsid w:val="001F1595"/>
    <w:rsid w:val="001F15F1"/>
    <w:rsid w:val="001F1C5A"/>
    <w:rsid w:val="001F1F68"/>
    <w:rsid w:val="001F24AA"/>
    <w:rsid w:val="001F2C0F"/>
    <w:rsid w:val="001F2D16"/>
    <w:rsid w:val="001F2F93"/>
    <w:rsid w:val="001F332E"/>
    <w:rsid w:val="001F3428"/>
    <w:rsid w:val="001F378C"/>
    <w:rsid w:val="001F3B68"/>
    <w:rsid w:val="001F3FD3"/>
    <w:rsid w:val="001F4052"/>
    <w:rsid w:val="001F4C54"/>
    <w:rsid w:val="001F515D"/>
    <w:rsid w:val="001F5743"/>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28A6"/>
    <w:rsid w:val="0020299F"/>
    <w:rsid w:val="00202D4D"/>
    <w:rsid w:val="0020343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6A45"/>
    <w:rsid w:val="002071EA"/>
    <w:rsid w:val="00207763"/>
    <w:rsid w:val="0020778C"/>
    <w:rsid w:val="00207986"/>
    <w:rsid w:val="00207C24"/>
    <w:rsid w:val="00210004"/>
    <w:rsid w:val="00210032"/>
    <w:rsid w:val="002103B8"/>
    <w:rsid w:val="0021098D"/>
    <w:rsid w:val="00210F19"/>
    <w:rsid w:val="00210F89"/>
    <w:rsid w:val="002112C4"/>
    <w:rsid w:val="002113F7"/>
    <w:rsid w:val="002114D8"/>
    <w:rsid w:val="00211755"/>
    <w:rsid w:val="00211E95"/>
    <w:rsid w:val="0021241E"/>
    <w:rsid w:val="00212A88"/>
    <w:rsid w:val="002131B1"/>
    <w:rsid w:val="00213379"/>
    <w:rsid w:val="002136B3"/>
    <w:rsid w:val="00213BCF"/>
    <w:rsid w:val="002140CD"/>
    <w:rsid w:val="0021430C"/>
    <w:rsid w:val="002144E9"/>
    <w:rsid w:val="00214636"/>
    <w:rsid w:val="00214724"/>
    <w:rsid w:val="002150EA"/>
    <w:rsid w:val="00215C6B"/>
    <w:rsid w:val="0021613C"/>
    <w:rsid w:val="0021624C"/>
    <w:rsid w:val="0021668A"/>
    <w:rsid w:val="0021790D"/>
    <w:rsid w:val="0021792C"/>
    <w:rsid w:val="00217B63"/>
    <w:rsid w:val="00217E32"/>
    <w:rsid w:val="002206B5"/>
    <w:rsid w:val="0022081B"/>
    <w:rsid w:val="00220862"/>
    <w:rsid w:val="002212CF"/>
    <w:rsid w:val="002217A4"/>
    <w:rsid w:val="00221AA5"/>
    <w:rsid w:val="00222C66"/>
    <w:rsid w:val="00222CD4"/>
    <w:rsid w:val="00223833"/>
    <w:rsid w:val="0022396D"/>
    <w:rsid w:val="00223C4A"/>
    <w:rsid w:val="00223E9A"/>
    <w:rsid w:val="00224EE0"/>
    <w:rsid w:val="002252A6"/>
    <w:rsid w:val="00225471"/>
    <w:rsid w:val="002256D5"/>
    <w:rsid w:val="00225A35"/>
    <w:rsid w:val="00225C63"/>
    <w:rsid w:val="0022623E"/>
    <w:rsid w:val="002266E8"/>
    <w:rsid w:val="00226B53"/>
    <w:rsid w:val="00226D18"/>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274"/>
    <w:rsid w:val="00234334"/>
    <w:rsid w:val="00234842"/>
    <w:rsid w:val="00234AC1"/>
    <w:rsid w:val="00234E55"/>
    <w:rsid w:val="00234E5B"/>
    <w:rsid w:val="00235065"/>
    <w:rsid w:val="002352D2"/>
    <w:rsid w:val="002352E4"/>
    <w:rsid w:val="002354FB"/>
    <w:rsid w:val="00235CE9"/>
    <w:rsid w:val="00235E57"/>
    <w:rsid w:val="00236034"/>
    <w:rsid w:val="00236EA4"/>
    <w:rsid w:val="002403A7"/>
    <w:rsid w:val="00240698"/>
    <w:rsid w:val="00240C14"/>
    <w:rsid w:val="00240C59"/>
    <w:rsid w:val="00240E91"/>
    <w:rsid w:val="0024108F"/>
    <w:rsid w:val="0024132B"/>
    <w:rsid w:val="00241460"/>
    <w:rsid w:val="00241594"/>
    <w:rsid w:val="00241B49"/>
    <w:rsid w:val="00241D24"/>
    <w:rsid w:val="00241D3E"/>
    <w:rsid w:val="00241D44"/>
    <w:rsid w:val="00241E1A"/>
    <w:rsid w:val="0024270E"/>
    <w:rsid w:val="00242716"/>
    <w:rsid w:val="002427C6"/>
    <w:rsid w:val="002428DA"/>
    <w:rsid w:val="002428EA"/>
    <w:rsid w:val="0024308F"/>
    <w:rsid w:val="0024312C"/>
    <w:rsid w:val="002431F9"/>
    <w:rsid w:val="00243C4C"/>
    <w:rsid w:val="00243D76"/>
    <w:rsid w:val="002440A6"/>
    <w:rsid w:val="002446A1"/>
    <w:rsid w:val="00244822"/>
    <w:rsid w:val="00244E78"/>
    <w:rsid w:val="002457DF"/>
    <w:rsid w:val="0024597A"/>
    <w:rsid w:val="002460B5"/>
    <w:rsid w:val="00246610"/>
    <w:rsid w:val="00246F34"/>
    <w:rsid w:val="00246FA4"/>
    <w:rsid w:val="00246FC3"/>
    <w:rsid w:val="00246FD7"/>
    <w:rsid w:val="0024708E"/>
    <w:rsid w:val="002476A0"/>
    <w:rsid w:val="002478DD"/>
    <w:rsid w:val="00247CA9"/>
    <w:rsid w:val="002500B9"/>
    <w:rsid w:val="002513E2"/>
    <w:rsid w:val="00251F19"/>
    <w:rsid w:val="00251F7D"/>
    <w:rsid w:val="00252081"/>
    <w:rsid w:val="002524AA"/>
    <w:rsid w:val="00252503"/>
    <w:rsid w:val="00252A11"/>
    <w:rsid w:val="00253293"/>
    <w:rsid w:val="00253C4C"/>
    <w:rsid w:val="00253CE3"/>
    <w:rsid w:val="00253DE1"/>
    <w:rsid w:val="00253F0C"/>
    <w:rsid w:val="0025468D"/>
    <w:rsid w:val="002549B2"/>
    <w:rsid w:val="00254B57"/>
    <w:rsid w:val="00254CC9"/>
    <w:rsid w:val="00255191"/>
    <w:rsid w:val="002551A2"/>
    <w:rsid w:val="002556CD"/>
    <w:rsid w:val="0025582E"/>
    <w:rsid w:val="00255C7D"/>
    <w:rsid w:val="00255D5C"/>
    <w:rsid w:val="002562F0"/>
    <w:rsid w:val="00256346"/>
    <w:rsid w:val="0025641D"/>
    <w:rsid w:val="00256DB2"/>
    <w:rsid w:val="00257290"/>
    <w:rsid w:val="002579F6"/>
    <w:rsid w:val="00257D46"/>
    <w:rsid w:val="00260115"/>
    <w:rsid w:val="00260217"/>
    <w:rsid w:val="00260A52"/>
    <w:rsid w:val="00260D63"/>
    <w:rsid w:val="00261436"/>
    <w:rsid w:val="00261943"/>
    <w:rsid w:val="00261A77"/>
    <w:rsid w:val="00261B0A"/>
    <w:rsid w:val="00261BD1"/>
    <w:rsid w:val="00261DF5"/>
    <w:rsid w:val="00262507"/>
    <w:rsid w:val="0026253F"/>
    <w:rsid w:val="00262D8F"/>
    <w:rsid w:val="00262F26"/>
    <w:rsid w:val="00262F89"/>
    <w:rsid w:val="002635E1"/>
    <w:rsid w:val="002636E4"/>
    <w:rsid w:val="00263DC6"/>
    <w:rsid w:val="00264F0A"/>
    <w:rsid w:val="00264F39"/>
    <w:rsid w:val="00265090"/>
    <w:rsid w:val="00265229"/>
    <w:rsid w:val="00265630"/>
    <w:rsid w:val="002658B6"/>
    <w:rsid w:val="00265E1E"/>
    <w:rsid w:val="00266374"/>
    <w:rsid w:val="00266671"/>
    <w:rsid w:val="00266AF5"/>
    <w:rsid w:val="00266C4A"/>
    <w:rsid w:val="00267047"/>
    <w:rsid w:val="0026750A"/>
    <w:rsid w:val="00267721"/>
    <w:rsid w:val="00267AA8"/>
    <w:rsid w:val="00267C30"/>
    <w:rsid w:val="00267E2F"/>
    <w:rsid w:val="00270D52"/>
    <w:rsid w:val="00271A62"/>
    <w:rsid w:val="00271BB2"/>
    <w:rsid w:val="00271D2C"/>
    <w:rsid w:val="00271DDB"/>
    <w:rsid w:val="002738DF"/>
    <w:rsid w:val="002741C2"/>
    <w:rsid w:val="002746D5"/>
    <w:rsid w:val="0027471B"/>
    <w:rsid w:val="00274FE5"/>
    <w:rsid w:val="002754C3"/>
    <w:rsid w:val="00275D73"/>
    <w:rsid w:val="00275F91"/>
    <w:rsid w:val="0027668E"/>
    <w:rsid w:val="00276B19"/>
    <w:rsid w:val="00276C4A"/>
    <w:rsid w:val="00276CE6"/>
    <w:rsid w:val="0027759C"/>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B23"/>
    <w:rsid w:val="00282E00"/>
    <w:rsid w:val="00282F40"/>
    <w:rsid w:val="0028337E"/>
    <w:rsid w:val="00283ABE"/>
    <w:rsid w:val="00283E39"/>
    <w:rsid w:val="00283F31"/>
    <w:rsid w:val="0028440F"/>
    <w:rsid w:val="002846DB"/>
    <w:rsid w:val="00284896"/>
    <w:rsid w:val="00285006"/>
    <w:rsid w:val="00285DD0"/>
    <w:rsid w:val="00285DFA"/>
    <w:rsid w:val="00285E5E"/>
    <w:rsid w:val="00286144"/>
    <w:rsid w:val="002861BA"/>
    <w:rsid w:val="002862C7"/>
    <w:rsid w:val="0028653B"/>
    <w:rsid w:val="002875DD"/>
    <w:rsid w:val="00287E51"/>
    <w:rsid w:val="00290F26"/>
    <w:rsid w:val="0029115F"/>
    <w:rsid w:val="002914DF"/>
    <w:rsid w:val="00292107"/>
    <w:rsid w:val="00292188"/>
    <w:rsid w:val="0029250C"/>
    <w:rsid w:val="002925DF"/>
    <w:rsid w:val="00292877"/>
    <w:rsid w:val="00292935"/>
    <w:rsid w:val="002929C3"/>
    <w:rsid w:val="00292AA3"/>
    <w:rsid w:val="00292AE4"/>
    <w:rsid w:val="002933D2"/>
    <w:rsid w:val="002934A7"/>
    <w:rsid w:val="002935D1"/>
    <w:rsid w:val="0029383D"/>
    <w:rsid w:val="00293AA6"/>
    <w:rsid w:val="00293F46"/>
    <w:rsid w:val="00294151"/>
    <w:rsid w:val="0029484C"/>
    <w:rsid w:val="002949DE"/>
    <w:rsid w:val="00294E5A"/>
    <w:rsid w:val="002950CF"/>
    <w:rsid w:val="00295855"/>
    <w:rsid w:val="00295AFA"/>
    <w:rsid w:val="00296305"/>
    <w:rsid w:val="00296467"/>
    <w:rsid w:val="00296556"/>
    <w:rsid w:val="00296805"/>
    <w:rsid w:val="002968E3"/>
    <w:rsid w:val="00296CB1"/>
    <w:rsid w:val="00296F4D"/>
    <w:rsid w:val="00297293"/>
    <w:rsid w:val="00297DF7"/>
    <w:rsid w:val="00297EA5"/>
    <w:rsid w:val="002A091F"/>
    <w:rsid w:val="002A0A59"/>
    <w:rsid w:val="002A15D3"/>
    <w:rsid w:val="002A197C"/>
    <w:rsid w:val="002A1B95"/>
    <w:rsid w:val="002A1ED9"/>
    <w:rsid w:val="002A20B5"/>
    <w:rsid w:val="002A20DD"/>
    <w:rsid w:val="002A2124"/>
    <w:rsid w:val="002A2490"/>
    <w:rsid w:val="002A2F1D"/>
    <w:rsid w:val="002A31E0"/>
    <w:rsid w:val="002A39C4"/>
    <w:rsid w:val="002A3BE2"/>
    <w:rsid w:val="002A3D68"/>
    <w:rsid w:val="002A45E0"/>
    <w:rsid w:val="002A498C"/>
    <w:rsid w:val="002A4C4B"/>
    <w:rsid w:val="002A582F"/>
    <w:rsid w:val="002A5EF1"/>
    <w:rsid w:val="002A5FAC"/>
    <w:rsid w:val="002A643E"/>
    <w:rsid w:val="002A64FA"/>
    <w:rsid w:val="002A6A5D"/>
    <w:rsid w:val="002A6A9D"/>
    <w:rsid w:val="002A6B32"/>
    <w:rsid w:val="002A72D5"/>
    <w:rsid w:val="002A77F8"/>
    <w:rsid w:val="002A7830"/>
    <w:rsid w:val="002A7B6B"/>
    <w:rsid w:val="002A7C44"/>
    <w:rsid w:val="002B0610"/>
    <w:rsid w:val="002B0B76"/>
    <w:rsid w:val="002B135C"/>
    <w:rsid w:val="002B137C"/>
    <w:rsid w:val="002B1440"/>
    <w:rsid w:val="002B19BC"/>
    <w:rsid w:val="002B1A1B"/>
    <w:rsid w:val="002B2DB5"/>
    <w:rsid w:val="002B3187"/>
    <w:rsid w:val="002B3320"/>
    <w:rsid w:val="002B354E"/>
    <w:rsid w:val="002B37A1"/>
    <w:rsid w:val="002B3D56"/>
    <w:rsid w:val="002B411E"/>
    <w:rsid w:val="002B41FF"/>
    <w:rsid w:val="002B449C"/>
    <w:rsid w:val="002B4979"/>
    <w:rsid w:val="002B5797"/>
    <w:rsid w:val="002B5AC3"/>
    <w:rsid w:val="002B63F3"/>
    <w:rsid w:val="002B6905"/>
    <w:rsid w:val="002B6DC6"/>
    <w:rsid w:val="002B7198"/>
    <w:rsid w:val="002B7247"/>
    <w:rsid w:val="002B7ACC"/>
    <w:rsid w:val="002B7D59"/>
    <w:rsid w:val="002C00D5"/>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5E7"/>
    <w:rsid w:val="002C36A2"/>
    <w:rsid w:val="002C3911"/>
    <w:rsid w:val="002C3D24"/>
    <w:rsid w:val="002C3D38"/>
    <w:rsid w:val="002C4139"/>
    <w:rsid w:val="002C454D"/>
    <w:rsid w:val="002C60CD"/>
    <w:rsid w:val="002C64AF"/>
    <w:rsid w:val="002C68D5"/>
    <w:rsid w:val="002C69B8"/>
    <w:rsid w:val="002C6CA2"/>
    <w:rsid w:val="002C6E64"/>
    <w:rsid w:val="002C712F"/>
    <w:rsid w:val="002C75B9"/>
    <w:rsid w:val="002C7A2F"/>
    <w:rsid w:val="002C7B04"/>
    <w:rsid w:val="002C7EC0"/>
    <w:rsid w:val="002C7F0B"/>
    <w:rsid w:val="002D02A2"/>
    <w:rsid w:val="002D043F"/>
    <w:rsid w:val="002D0877"/>
    <w:rsid w:val="002D0C09"/>
    <w:rsid w:val="002D0FE2"/>
    <w:rsid w:val="002D1229"/>
    <w:rsid w:val="002D1A4B"/>
    <w:rsid w:val="002D1D2A"/>
    <w:rsid w:val="002D23CF"/>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1DF"/>
    <w:rsid w:val="002D568D"/>
    <w:rsid w:val="002D5ADB"/>
    <w:rsid w:val="002D5BA1"/>
    <w:rsid w:val="002D6554"/>
    <w:rsid w:val="002D68C8"/>
    <w:rsid w:val="002D697A"/>
    <w:rsid w:val="002D6AB0"/>
    <w:rsid w:val="002D6B1F"/>
    <w:rsid w:val="002D6F27"/>
    <w:rsid w:val="002D6F64"/>
    <w:rsid w:val="002D7224"/>
    <w:rsid w:val="002D7260"/>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6A1B"/>
    <w:rsid w:val="002E6BD1"/>
    <w:rsid w:val="002E6FA4"/>
    <w:rsid w:val="002E7093"/>
    <w:rsid w:val="002E77DA"/>
    <w:rsid w:val="002E78E1"/>
    <w:rsid w:val="002E7CE6"/>
    <w:rsid w:val="002F0C4E"/>
    <w:rsid w:val="002F0EF6"/>
    <w:rsid w:val="002F1073"/>
    <w:rsid w:val="002F1193"/>
    <w:rsid w:val="002F1449"/>
    <w:rsid w:val="002F2075"/>
    <w:rsid w:val="002F21BC"/>
    <w:rsid w:val="002F2399"/>
    <w:rsid w:val="002F250E"/>
    <w:rsid w:val="002F2864"/>
    <w:rsid w:val="002F2A97"/>
    <w:rsid w:val="002F2C74"/>
    <w:rsid w:val="002F2C95"/>
    <w:rsid w:val="002F3095"/>
    <w:rsid w:val="002F30C7"/>
    <w:rsid w:val="002F3193"/>
    <w:rsid w:val="002F3D68"/>
    <w:rsid w:val="002F4170"/>
    <w:rsid w:val="002F4E3E"/>
    <w:rsid w:val="002F51A0"/>
    <w:rsid w:val="002F5404"/>
    <w:rsid w:val="002F58F2"/>
    <w:rsid w:val="002F6247"/>
    <w:rsid w:val="002F6A11"/>
    <w:rsid w:val="002F6E91"/>
    <w:rsid w:val="002F6E94"/>
    <w:rsid w:val="002F73FC"/>
    <w:rsid w:val="002F7466"/>
    <w:rsid w:val="002F762C"/>
    <w:rsid w:val="002F7A1A"/>
    <w:rsid w:val="002F7ABA"/>
    <w:rsid w:val="002F7AC7"/>
    <w:rsid w:val="002F7E5D"/>
    <w:rsid w:val="00300068"/>
    <w:rsid w:val="00301261"/>
    <w:rsid w:val="003018D6"/>
    <w:rsid w:val="00301958"/>
    <w:rsid w:val="00301A27"/>
    <w:rsid w:val="00301E10"/>
    <w:rsid w:val="00302214"/>
    <w:rsid w:val="00302C4E"/>
    <w:rsid w:val="00303B58"/>
    <w:rsid w:val="00303C50"/>
    <w:rsid w:val="003047C4"/>
    <w:rsid w:val="00304AF9"/>
    <w:rsid w:val="00304B29"/>
    <w:rsid w:val="00304C9F"/>
    <w:rsid w:val="00304CF3"/>
    <w:rsid w:val="00304DCA"/>
    <w:rsid w:val="00304EC7"/>
    <w:rsid w:val="00305E75"/>
    <w:rsid w:val="00305E87"/>
    <w:rsid w:val="00305EBC"/>
    <w:rsid w:val="00306348"/>
    <w:rsid w:val="0030675D"/>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41D4"/>
    <w:rsid w:val="00314435"/>
    <w:rsid w:val="0031468C"/>
    <w:rsid w:val="00314B72"/>
    <w:rsid w:val="00314D31"/>
    <w:rsid w:val="003150E9"/>
    <w:rsid w:val="003154CB"/>
    <w:rsid w:val="00315B9B"/>
    <w:rsid w:val="00315DA2"/>
    <w:rsid w:val="0031658D"/>
    <w:rsid w:val="00316C20"/>
    <w:rsid w:val="00316D67"/>
    <w:rsid w:val="00316E1C"/>
    <w:rsid w:val="00317E27"/>
    <w:rsid w:val="00320502"/>
    <w:rsid w:val="00320E62"/>
    <w:rsid w:val="00321324"/>
    <w:rsid w:val="003217BA"/>
    <w:rsid w:val="003227EF"/>
    <w:rsid w:val="00322A46"/>
    <w:rsid w:val="00322D18"/>
    <w:rsid w:val="00323141"/>
    <w:rsid w:val="00323376"/>
    <w:rsid w:val="00324D1B"/>
    <w:rsid w:val="00325198"/>
    <w:rsid w:val="003253D0"/>
    <w:rsid w:val="0032563F"/>
    <w:rsid w:val="0032586E"/>
    <w:rsid w:val="00325880"/>
    <w:rsid w:val="00325961"/>
    <w:rsid w:val="00326630"/>
    <w:rsid w:val="003266A5"/>
    <w:rsid w:val="003269E4"/>
    <w:rsid w:val="00326F8B"/>
    <w:rsid w:val="0032705A"/>
    <w:rsid w:val="00327332"/>
    <w:rsid w:val="00327926"/>
    <w:rsid w:val="00327BAC"/>
    <w:rsid w:val="00330145"/>
    <w:rsid w:val="00330314"/>
    <w:rsid w:val="003303E0"/>
    <w:rsid w:val="00330525"/>
    <w:rsid w:val="003306C0"/>
    <w:rsid w:val="003308DF"/>
    <w:rsid w:val="00330F0C"/>
    <w:rsid w:val="0033108A"/>
    <w:rsid w:val="003318C4"/>
    <w:rsid w:val="003322DD"/>
    <w:rsid w:val="00332744"/>
    <w:rsid w:val="00332CB4"/>
    <w:rsid w:val="00333673"/>
    <w:rsid w:val="00333A7F"/>
    <w:rsid w:val="003340C3"/>
    <w:rsid w:val="003341A8"/>
    <w:rsid w:val="003341D1"/>
    <w:rsid w:val="00334C14"/>
    <w:rsid w:val="00334C82"/>
    <w:rsid w:val="00334DAB"/>
    <w:rsid w:val="003354EB"/>
    <w:rsid w:val="00336127"/>
    <w:rsid w:val="00336CFC"/>
    <w:rsid w:val="00337CE8"/>
    <w:rsid w:val="00340454"/>
    <w:rsid w:val="003406A6"/>
    <w:rsid w:val="003406F5"/>
    <w:rsid w:val="00340747"/>
    <w:rsid w:val="00340E77"/>
    <w:rsid w:val="00342B9A"/>
    <w:rsid w:val="00342DB7"/>
    <w:rsid w:val="00342EE4"/>
    <w:rsid w:val="00343286"/>
    <w:rsid w:val="00343992"/>
    <w:rsid w:val="003439C6"/>
    <w:rsid w:val="00343A48"/>
    <w:rsid w:val="00343C36"/>
    <w:rsid w:val="00343C3D"/>
    <w:rsid w:val="0034458E"/>
    <w:rsid w:val="0034489D"/>
    <w:rsid w:val="00344C0C"/>
    <w:rsid w:val="003455E9"/>
    <w:rsid w:val="00346358"/>
    <w:rsid w:val="003466F4"/>
    <w:rsid w:val="00346841"/>
    <w:rsid w:val="00346C51"/>
    <w:rsid w:val="003471EF"/>
    <w:rsid w:val="00347211"/>
    <w:rsid w:val="00347ABB"/>
    <w:rsid w:val="00347B3E"/>
    <w:rsid w:val="00347CCA"/>
    <w:rsid w:val="00347F1E"/>
    <w:rsid w:val="003501F3"/>
    <w:rsid w:val="00350354"/>
    <w:rsid w:val="00350478"/>
    <w:rsid w:val="003506DC"/>
    <w:rsid w:val="00350995"/>
    <w:rsid w:val="00350A38"/>
    <w:rsid w:val="003510F8"/>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E82"/>
    <w:rsid w:val="00353F42"/>
    <w:rsid w:val="00354D08"/>
    <w:rsid w:val="00354FB4"/>
    <w:rsid w:val="003553F4"/>
    <w:rsid w:val="00355A6D"/>
    <w:rsid w:val="00355A78"/>
    <w:rsid w:val="00355EA0"/>
    <w:rsid w:val="0035614D"/>
    <w:rsid w:val="003564A3"/>
    <w:rsid w:val="0035681D"/>
    <w:rsid w:val="0035699A"/>
    <w:rsid w:val="00356D20"/>
    <w:rsid w:val="00357633"/>
    <w:rsid w:val="003576DF"/>
    <w:rsid w:val="00360778"/>
    <w:rsid w:val="003612C2"/>
    <w:rsid w:val="00362E8F"/>
    <w:rsid w:val="0036329E"/>
    <w:rsid w:val="0036329F"/>
    <w:rsid w:val="00363638"/>
    <w:rsid w:val="003636EC"/>
    <w:rsid w:val="00363DB9"/>
    <w:rsid w:val="00363EF1"/>
    <w:rsid w:val="003641AA"/>
    <w:rsid w:val="003642DA"/>
    <w:rsid w:val="00364335"/>
    <w:rsid w:val="0036470A"/>
    <w:rsid w:val="0036529C"/>
    <w:rsid w:val="003654B0"/>
    <w:rsid w:val="00365D7E"/>
    <w:rsid w:val="00366163"/>
    <w:rsid w:val="003662D9"/>
    <w:rsid w:val="00366721"/>
    <w:rsid w:val="00366799"/>
    <w:rsid w:val="00366989"/>
    <w:rsid w:val="00366BCF"/>
    <w:rsid w:val="00366C1C"/>
    <w:rsid w:val="00366DEA"/>
    <w:rsid w:val="0036773A"/>
    <w:rsid w:val="00367853"/>
    <w:rsid w:val="00367B69"/>
    <w:rsid w:val="00367DAA"/>
    <w:rsid w:val="003705F2"/>
    <w:rsid w:val="003706CD"/>
    <w:rsid w:val="00370CA2"/>
    <w:rsid w:val="0037172F"/>
    <w:rsid w:val="00371C39"/>
    <w:rsid w:val="00371CC1"/>
    <w:rsid w:val="0037206F"/>
    <w:rsid w:val="00372186"/>
    <w:rsid w:val="00372D41"/>
    <w:rsid w:val="00372EE8"/>
    <w:rsid w:val="003730DF"/>
    <w:rsid w:val="00373AD3"/>
    <w:rsid w:val="00373B00"/>
    <w:rsid w:val="00374612"/>
    <w:rsid w:val="00374825"/>
    <w:rsid w:val="0037495F"/>
    <w:rsid w:val="003749C1"/>
    <w:rsid w:val="00374D66"/>
    <w:rsid w:val="00374E2E"/>
    <w:rsid w:val="00375272"/>
    <w:rsid w:val="00375734"/>
    <w:rsid w:val="00375890"/>
    <w:rsid w:val="00375AB3"/>
    <w:rsid w:val="00375FD0"/>
    <w:rsid w:val="003760E4"/>
    <w:rsid w:val="003762E5"/>
    <w:rsid w:val="003765B5"/>
    <w:rsid w:val="00376758"/>
    <w:rsid w:val="003769D0"/>
    <w:rsid w:val="00376AD5"/>
    <w:rsid w:val="00376D93"/>
    <w:rsid w:val="003774D6"/>
    <w:rsid w:val="00380255"/>
    <w:rsid w:val="00380297"/>
    <w:rsid w:val="003806C3"/>
    <w:rsid w:val="00380EE5"/>
    <w:rsid w:val="00381074"/>
    <w:rsid w:val="00381161"/>
    <w:rsid w:val="0038189B"/>
    <w:rsid w:val="00381924"/>
    <w:rsid w:val="00381B28"/>
    <w:rsid w:val="00381E5E"/>
    <w:rsid w:val="00381FAC"/>
    <w:rsid w:val="00382161"/>
    <w:rsid w:val="003824C4"/>
    <w:rsid w:val="00382BFF"/>
    <w:rsid w:val="003833A3"/>
    <w:rsid w:val="00383959"/>
    <w:rsid w:val="003839CE"/>
    <w:rsid w:val="00383CD1"/>
    <w:rsid w:val="00383DC4"/>
    <w:rsid w:val="003844F5"/>
    <w:rsid w:val="00384863"/>
    <w:rsid w:val="003849BB"/>
    <w:rsid w:val="00384A2C"/>
    <w:rsid w:val="00385096"/>
    <w:rsid w:val="003852C9"/>
    <w:rsid w:val="0038544A"/>
    <w:rsid w:val="003854DD"/>
    <w:rsid w:val="0038592F"/>
    <w:rsid w:val="00385D96"/>
    <w:rsid w:val="00385E97"/>
    <w:rsid w:val="00386915"/>
    <w:rsid w:val="00386F26"/>
    <w:rsid w:val="003873EB"/>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45CF"/>
    <w:rsid w:val="00394863"/>
    <w:rsid w:val="00394BE3"/>
    <w:rsid w:val="003953EB"/>
    <w:rsid w:val="00395663"/>
    <w:rsid w:val="00395D86"/>
    <w:rsid w:val="00395F0A"/>
    <w:rsid w:val="003966B0"/>
    <w:rsid w:val="00396AA0"/>
    <w:rsid w:val="00396E25"/>
    <w:rsid w:val="003973A6"/>
    <w:rsid w:val="003974B6"/>
    <w:rsid w:val="00397673"/>
    <w:rsid w:val="003976DD"/>
    <w:rsid w:val="003A0BC0"/>
    <w:rsid w:val="003A12DE"/>
    <w:rsid w:val="003A144E"/>
    <w:rsid w:val="003A15E0"/>
    <w:rsid w:val="003A15F7"/>
    <w:rsid w:val="003A1C2C"/>
    <w:rsid w:val="003A20C3"/>
    <w:rsid w:val="003A2943"/>
    <w:rsid w:val="003A2C55"/>
    <w:rsid w:val="003A2DC2"/>
    <w:rsid w:val="003A2F4A"/>
    <w:rsid w:val="003A30A2"/>
    <w:rsid w:val="003A324E"/>
    <w:rsid w:val="003A3F2B"/>
    <w:rsid w:val="003A417C"/>
    <w:rsid w:val="003A4638"/>
    <w:rsid w:val="003A470C"/>
    <w:rsid w:val="003A4731"/>
    <w:rsid w:val="003A4F93"/>
    <w:rsid w:val="003A5738"/>
    <w:rsid w:val="003A5C24"/>
    <w:rsid w:val="003A6117"/>
    <w:rsid w:val="003A619C"/>
    <w:rsid w:val="003A64A9"/>
    <w:rsid w:val="003A6AF3"/>
    <w:rsid w:val="003A7137"/>
    <w:rsid w:val="003A7432"/>
    <w:rsid w:val="003A7E26"/>
    <w:rsid w:val="003B06E4"/>
    <w:rsid w:val="003B07FC"/>
    <w:rsid w:val="003B0C00"/>
    <w:rsid w:val="003B0D37"/>
    <w:rsid w:val="003B1040"/>
    <w:rsid w:val="003B1444"/>
    <w:rsid w:val="003B14C6"/>
    <w:rsid w:val="003B1776"/>
    <w:rsid w:val="003B18E2"/>
    <w:rsid w:val="003B19D6"/>
    <w:rsid w:val="003B19FC"/>
    <w:rsid w:val="003B1CAA"/>
    <w:rsid w:val="003B1D3D"/>
    <w:rsid w:val="003B2409"/>
    <w:rsid w:val="003B25BA"/>
    <w:rsid w:val="003B284C"/>
    <w:rsid w:val="003B29C4"/>
    <w:rsid w:val="003B2D5B"/>
    <w:rsid w:val="003B2DF1"/>
    <w:rsid w:val="003B39E1"/>
    <w:rsid w:val="003B3CCA"/>
    <w:rsid w:val="003B423A"/>
    <w:rsid w:val="003B425D"/>
    <w:rsid w:val="003B4FF5"/>
    <w:rsid w:val="003B5226"/>
    <w:rsid w:val="003B5406"/>
    <w:rsid w:val="003B572A"/>
    <w:rsid w:val="003B599E"/>
    <w:rsid w:val="003B66B5"/>
    <w:rsid w:val="003B725E"/>
    <w:rsid w:val="003B7297"/>
    <w:rsid w:val="003B72C9"/>
    <w:rsid w:val="003B7A3B"/>
    <w:rsid w:val="003B7E93"/>
    <w:rsid w:val="003C02A3"/>
    <w:rsid w:val="003C033F"/>
    <w:rsid w:val="003C0419"/>
    <w:rsid w:val="003C0898"/>
    <w:rsid w:val="003C093C"/>
    <w:rsid w:val="003C0B39"/>
    <w:rsid w:val="003C0DFB"/>
    <w:rsid w:val="003C110E"/>
    <w:rsid w:val="003C1704"/>
    <w:rsid w:val="003C1E4F"/>
    <w:rsid w:val="003C22C5"/>
    <w:rsid w:val="003C280F"/>
    <w:rsid w:val="003C2B83"/>
    <w:rsid w:val="003C3087"/>
    <w:rsid w:val="003C32CC"/>
    <w:rsid w:val="003C3E2D"/>
    <w:rsid w:val="003C4426"/>
    <w:rsid w:val="003C479A"/>
    <w:rsid w:val="003C4E3D"/>
    <w:rsid w:val="003C4F54"/>
    <w:rsid w:val="003C60F1"/>
    <w:rsid w:val="003C612C"/>
    <w:rsid w:val="003C6266"/>
    <w:rsid w:val="003C6448"/>
    <w:rsid w:val="003C6A66"/>
    <w:rsid w:val="003C6A71"/>
    <w:rsid w:val="003C6E7E"/>
    <w:rsid w:val="003C7559"/>
    <w:rsid w:val="003C79D0"/>
    <w:rsid w:val="003D0370"/>
    <w:rsid w:val="003D0780"/>
    <w:rsid w:val="003D0ACE"/>
    <w:rsid w:val="003D1190"/>
    <w:rsid w:val="003D2220"/>
    <w:rsid w:val="003D2652"/>
    <w:rsid w:val="003D280B"/>
    <w:rsid w:val="003D434D"/>
    <w:rsid w:val="003D437B"/>
    <w:rsid w:val="003D4E60"/>
    <w:rsid w:val="003D50A2"/>
    <w:rsid w:val="003D5428"/>
    <w:rsid w:val="003D5877"/>
    <w:rsid w:val="003D5922"/>
    <w:rsid w:val="003D5B1C"/>
    <w:rsid w:val="003D6A39"/>
    <w:rsid w:val="003D6D4B"/>
    <w:rsid w:val="003D6E5F"/>
    <w:rsid w:val="003D7602"/>
    <w:rsid w:val="003D7883"/>
    <w:rsid w:val="003E00A6"/>
    <w:rsid w:val="003E0530"/>
    <w:rsid w:val="003E054B"/>
    <w:rsid w:val="003E0625"/>
    <w:rsid w:val="003E1668"/>
    <w:rsid w:val="003E17E7"/>
    <w:rsid w:val="003E19DA"/>
    <w:rsid w:val="003E200B"/>
    <w:rsid w:val="003E2B4C"/>
    <w:rsid w:val="003E3A21"/>
    <w:rsid w:val="003E3D11"/>
    <w:rsid w:val="003E41A4"/>
    <w:rsid w:val="003E4260"/>
    <w:rsid w:val="003E4732"/>
    <w:rsid w:val="003E4BC9"/>
    <w:rsid w:val="003E5A65"/>
    <w:rsid w:val="003E5B6E"/>
    <w:rsid w:val="003E5FFA"/>
    <w:rsid w:val="003E66A9"/>
    <w:rsid w:val="003E6845"/>
    <w:rsid w:val="003E6E6F"/>
    <w:rsid w:val="003E76C5"/>
    <w:rsid w:val="003E7A37"/>
    <w:rsid w:val="003F01DA"/>
    <w:rsid w:val="003F05A7"/>
    <w:rsid w:val="003F1B9E"/>
    <w:rsid w:val="003F24DD"/>
    <w:rsid w:val="003F27F6"/>
    <w:rsid w:val="003F31C8"/>
    <w:rsid w:val="003F3988"/>
    <w:rsid w:val="003F3AD3"/>
    <w:rsid w:val="003F3FEC"/>
    <w:rsid w:val="003F499C"/>
    <w:rsid w:val="003F4C06"/>
    <w:rsid w:val="003F5068"/>
    <w:rsid w:val="003F54B3"/>
    <w:rsid w:val="003F554D"/>
    <w:rsid w:val="003F5552"/>
    <w:rsid w:val="003F596F"/>
    <w:rsid w:val="003F6072"/>
    <w:rsid w:val="003F62AA"/>
    <w:rsid w:val="003F639D"/>
    <w:rsid w:val="003F6473"/>
    <w:rsid w:val="003F64AD"/>
    <w:rsid w:val="003F68AE"/>
    <w:rsid w:val="003F6DC7"/>
    <w:rsid w:val="003F74E5"/>
    <w:rsid w:val="003F7620"/>
    <w:rsid w:val="003F7EE2"/>
    <w:rsid w:val="003F7F6D"/>
    <w:rsid w:val="00400027"/>
    <w:rsid w:val="00400C08"/>
    <w:rsid w:val="00400FD1"/>
    <w:rsid w:val="00401ECB"/>
    <w:rsid w:val="004022B5"/>
    <w:rsid w:val="0040263D"/>
    <w:rsid w:val="00402675"/>
    <w:rsid w:val="004027A2"/>
    <w:rsid w:val="004027D7"/>
    <w:rsid w:val="00402B76"/>
    <w:rsid w:val="00402BE4"/>
    <w:rsid w:val="00403320"/>
    <w:rsid w:val="00403544"/>
    <w:rsid w:val="004038CA"/>
    <w:rsid w:val="00404411"/>
    <w:rsid w:val="00404607"/>
    <w:rsid w:val="00404944"/>
    <w:rsid w:val="00404D48"/>
    <w:rsid w:val="004051DB"/>
    <w:rsid w:val="00405777"/>
    <w:rsid w:val="0040595F"/>
    <w:rsid w:val="00405A2E"/>
    <w:rsid w:val="0040648D"/>
    <w:rsid w:val="0040657F"/>
    <w:rsid w:val="00406871"/>
    <w:rsid w:val="0040692C"/>
    <w:rsid w:val="00407617"/>
    <w:rsid w:val="00407894"/>
    <w:rsid w:val="00407DD8"/>
    <w:rsid w:val="00410550"/>
    <w:rsid w:val="0041085B"/>
    <w:rsid w:val="0041113E"/>
    <w:rsid w:val="00411404"/>
    <w:rsid w:val="00411614"/>
    <w:rsid w:val="00411840"/>
    <w:rsid w:val="00411F0E"/>
    <w:rsid w:val="004124A2"/>
    <w:rsid w:val="00412696"/>
    <w:rsid w:val="004128E6"/>
    <w:rsid w:val="00412A21"/>
    <w:rsid w:val="00412BE7"/>
    <w:rsid w:val="00412E41"/>
    <w:rsid w:val="004132D9"/>
    <w:rsid w:val="00413A31"/>
    <w:rsid w:val="0041420E"/>
    <w:rsid w:val="004142B9"/>
    <w:rsid w:val="004146AB"/>
    <w:rsid w:val="004148D8"/>
    <w:rsid w:val="00414CFD"/>
    <w:rsid w:val="00415144"/>
    <w:rsid w:val="00415461"/>
    <w:rsid w:val="004155B7"/>
    <w:rsid w:val="00415D62"/>
    <w:rsid w:val="004161BF"/>
    <w:rsid w:val="00416B3D"/>
    <w:rsid w:val="004170F9"/>
    <w:rsid w:val="00417599"/>
    <w:rsid w:val="00417678"/>
    <w:rsid w:val="00417D9B"/>
    <w:rsid w:val="00420244"/>
    <w:rsid w:val="00420C71"/>
    <w:rsid w:val="00420FAE"/>
    <w:rsid w:val="00420FCC"/>
    <w:rsid w:val="004214C1"/>
    <w:rsid w:val="004218ED"/>
    <w:rsid w:val="00422863"/>
    <w:rsid w:val="004229ED"/>
    <w:rsid w:val="00422B05"/>
    <w:rsid w:val="00422DA8"/>
    <w:rsid w:val="00422EBA"/>
    <w:rsid w:val="004233D7"/>
    <w:rsid w:val="0042370F"/>
    <w:rsid w:val="00423774"/>
    <w:rsid w:val="00423813"/>
    <w:rsid w:val="00423D53"/>
    <w:rsid w:val="004241AB"/>
    <w:rsid w:val="004241D4"/>
    <w:rsid w:val="004242EA"/>
    <w:rsid w:val="00424841"/>
    <w:rsid w:val="00424A23"/>
    <w:rsid w:val="00424A60"/>
    <w:rsid w:val="00424E95"/>
    <w:rsid w:val="0042508A"/>
    <w:rsid w:val="00425465"/>
    <w:rsid w:val="00425824"/>
    <w:rsid w:val="00425A53"/>
    <w:rsid w:val="00425C2F"/>
    <w:rsid w:val="004262F4"/>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314"/>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16B5"/>
    <w:rsid w:val="00441D8A"/>
    <w:rsid w:val="004423EB"/>
    <w:rsid w:val="00442663"/>
    <w:rsid w:val="00442B1D"/>
    <w:rsid w:val="00442D71"/>
    <w:rsid w:val="00443190"/>
    <w:rsid w:val="004432ED"/>
    <w:rsid w:val="004438FE"/>
    <w:rsid w:val="00443ABB"/>
    <w:rsid w:val="00443BA6"/>
    <w:rsid w:val="00443C61"/>
    <w:rsid w:val="00443CEC"/>
    <w:rsid w:val="0044407C"/>
    <w:rsid w:val="00444215"/>
    <w:rsid w:val="0044421F"/>
    <w:rsid w:val="00444A2F"/>
    <w:rsid w:val="00444A4C"/>
    <w:rsid w:val="00444A91"/>
    <w:rsid w:val="00444C19"/>
    <w:rsid w:val="00444E4E"/>
    <w:rsid w:val="0044510B"/>
    <w:rsid w:val="00445263"/>
    <w:rsid w:val="00445791"/>
    <w:rsid w:val="004459A6"/>
    <w:rsid w:val="0044647F"/>
    <w:rsid w:val="004469E1"/>
    <w:rsid w:val="00446BA0"/>
    <w:rsid w:val="00446E92"/>
    <w:rsid w:val="00447383"/>
    <w:rsid w:val="004474F3"/>
    <w:rsid w:val="00447549"/>
    <w:rsid w:val="00450517"/>
    <w:rsid w:val="0045075E"/>
    <w:rsid w:val="0045086D"/>
    <w:rsid w:val="00450875"/>
    <w:rsid w:val="00450E9F"/>
    <w:rsid w:val="00451088"/>
    <w:rsid w:val="004511C3"/>
    <w:rsid w:val="00451C75"/>
    <w:rsid w:val="00453B4F"/>
    <w:rsid w:val="00453DFF"/>
    <w:rsid w:val="00454216"/>
    <w:rsid w:val="00454469"/>
    <w:rsid w:val="00454589"/>
    <w:rsid w:val="00454815"/>
    <w:rsid w:val="00454CAC"/>
    <w:rsid w:val="00454DB3"/>
    <w:rsid w:val="00454E29"/>
    <w:rsid w:val="00455048"/>
    <w:rsid w:val="004556F8"/>
    <w:rsid w:val="00456070"/>
    <w:rsid w:val="0045610C"/>
    <w:rsid w:val="00456295"/>
    <w:rsid w:val="004564B9"/>
    <w:rsid w:val="004575F2"/>
    <w:rsid w:val="00457654"/>
    <w:rsid w:val="00457DAB"/>
    <w:rsid w:val="00457E68"/>
    <w:rsid w:val="00457F7D"/>
    <w:rsid w:val="0046057C"/>
    <w:rsid w:val="0046071B"/>
    <w:rsid w:val="00460773"/>
    <w:rsid w:val="00461236"/>
    <w:rsid w:val="004612C0"/>
    <w:rsid w:val="00461514"/>
    <w:rsid w:val="00461C11"/>
    <w:rsid w:val="00462244"/>
    <w:rsid w:val="00462821"/>
    <w:rsid w:val="00462A8C"/>
    <w:rsid w:val="00462BDA"/>
    <w:rsid w:val="00462F97"/>
    <w:rsid w:val="00462FB9"/>
    <w:rsid w:val="0046362F"/>
    <w:rsid w:val="004636B3"/>
    <w:rsid w:val="004638A5"/>
    <w:rsid w:val="004640E1"/>
    <w:rsid w:val="0046422B"/>
    <w:rsid w:val="004647D6"/>
    <w:rsid w:val="00464D9A"/>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CD7"/>
    <w:rsid w:val="00471F24"/>
    <w:rsid w:val="004722FD"/>
    <w:rsid w:val="00472803"/>
    <w:rsid w:val="00472FED"/>
    <w:rsid w:val="0047333C"/>
    <w:rsid w:val="004733BC"/>
    <w:rsid w:val="00473D5D"/>
    <w:rsid w:val="00474696"/>
    <w:rsid w:val="0047472C"/>
    <w:rsid w:val="00474BCC"/>
    <w:rsid w:val="00474DC8"/>
    <w:rsid w:val="00475440"/>
    <w:rsid w:val="004756B9"/>
    <w:rsid w:val="004758BE"/>
    <w:rsid w:val="00476153"/>
    <w:rsid w:val="004762ED"/>
    <w:rsid w:val="00476359"/>
    <w:rsid w:val="004763E9"/>
    <w:rsid w:val="0047680A"/>
    <w:rsid w:val="00476D9D"/>
    <w:rsid w:val="00477241"/>
    <w:rsid w:val="0047761D"/>
    <w:rsid w:val="00477FF6"/>
    <w:rsid w:val="00480138"/>
    <w:rsid w:val="004804D2"/>
    <w:rsid w:val="00480D52"/>
    <w:rsid w:val="004810F0"/>
    <w:rsid w:val="004819CA"/>
    <w:rsid w:val="00481A72"/>
    <w:rsid w:val="00481DFE"/>
    <w:rsid w:val="004821E9"/>
    <w:rsid w:val="004824B2"/>
    <w:rsid w:val="004826B7"/>
    <w:rsid w:val="0048284A"/>
    <w:rsid w:val="00483006"/>
    <w:rsid w:val="00483070"/>
    <w:rsid w:val="00483D09"/>
    <w:rsid w:val="00483F2E"/>
    <w:rsid w:val="00483F34"/>
    <w:rsid w:val="00484049"/>
    <w:rsid w:val="00484129"/>
    <w:rsid w:val="0048463D"/>
    <w:rsid w:val="004847BB"/>
    <w:rsid w:val="0048489B"/>
    <w:rsid w:val="004849BC"/>
    <w:rsid w:val="00485256"/>
    <w:rsid w:val="0048533F"/>
    <w:rsid w:val="004856EB"/>
    <w:rsid w:val="00485F1D"/>
    <w:rsid w:val="00486259"/>
    <w:rsid w:val="004863E1"/>
    <w:rsid w:val="00486529"/>
    <w:rsid w:val="00486C02"/>
    <w:rsid w:val="00487430"/>
    <w:rsid w:val="004877AD"/>
    <w:rsid w:val="004879BF"/>
    <w:rsid w:val="00487DB8"/>
    <w:rsid w:val="00487EB1"/>
    <w:rsid w:val="00487FCF"/>
    <w:rsid w:val="00490750"/>
    <w:rsid w:val="004907B8"/>
    <w:rsid w:val="00490804"/>
    <w:rsid w:val="00490BB8"/>
    <w:rsid w:val="00490DF8"/>
    <w:rsid w:val="00490F77"/>
    <w:rsid w:val="004910A2"/>
    <w:rsid w:val="004912F4"/>
    <w:rsid w:val="00491C9A"/>
    <w:rsid w:val="004929C8"/>
    <w:rsid w:val="00493345"/>
    <w:rsid w:val="00493609"/>
    <w:rsid w:val="004939D9"/>
    <w:rsid w:val="00493B7D"/>
    <w:rsid w:val="00494859"/>
    <w:rsid w:val="00494CD3"/>
    <w:rsid w:val="00494DAA"/>
    <w:rsid w:val="004955C2"/>
    <w:rsid w:val="00495601"/>
    <w:rsid w:val="004956CA"/>
    <w:rsid w:val="0049689F"/>
    <w:rsid w:val="00496D27"/>
    <w:rsid w:val="00497015"/>
    <w:rsid w:val="00497087"/>
    <w:rsid w:val="0049729E"/>
    <w:rsid w:val="004972CF"/>
    <w:rsid w:val="0049777D"/>
    <w:rsid w:val="00497C0B"/>
    <w:rsid w:val="004A0F83"/>
    <w:rsid w:val="004A103A"/>
    <w:rsid w:val="004A17F3"/>
    <w:rsid w:val="004A2277"/>
    <w:rsid w:val="004A26E5"/>
    <w:rsid w:val="004A33B0"/>
    <w:rsid w:val="004A3468"/>
    <w:rsid w:val="004A3E0A"/>
    <w:rsid w:val="004A3E17"/>
    <w:rsid w:val="004A4134"/>
    <w:rsid w:val="004A423E"/>
    <w:rsid w:val="004A432D"/>
    <w:rsid w:val="004A4AB6"/>
    <w:rsid w:val="004A55F6"/>
    <w:rsid w:val="004A574E"/>
    <w:rsid w:val="004A5CA4"/>
    <w:rsid w:val="004A5D7A"/>
    <w:rsid w:val="004A63A9"/>
    <w:rsid w:val="004A6654"/>
    <w:rsid w:val="004A6928"/>
    <w:rsid w:val="004A6A21"/>
    <w:rsid w:val="004A6EA1"/>
    <w:rsid w:val="004A7065"/>
    <w:rsid w:val="004A73B6"/>
    <w:rsid w:val="004A771C"/>
    <w:rsid w:val="004A7D35"/>
    <w:rsid w:val="004A7ED3"/>
    <w:rsid w:val="004A7FE7"/>
    <w:rsid w:val="004B03D6"/>
    <w:rsid w:val="004B04F6"/>
    <w:rsid w:val="004B0F17"/>
    <w:rsid w:val="004B1C07"/>
    <w:rsid w:val="004B1F07"/>
    <w:rsid w:val="004B2213"/>
    <w:rsid w:val="004B25C1"/>
    <w:rsid w:val="004B263F"/>
    <w:rsid w:val="004B28AB"/>
    <w:rsid w:val="004B2903"/>
    <w:rsid w:val="004B2D0E"/>
    <w:rsid w:val="004B3235"/>
    <w:rsid w:val="004B3253"/>
    <w:rsid w:val="004B35BB"/>
    <w:rsid w:val="004B38F8"/>
    <w:rsid w:val="004B3A11"/>
    <w:rsid w:val="004B3ACC"/>
    <w:rsid w:val="004B3EFB"/>
    <w:rsid w:val="004B45D0"/>
    <w:rsid w:val="004B5241"/>
    <w:rsid w:val="004B57AC"/>
    <w:rsid w:val="004B5839"/>
    <w:rsid w:val="004B5873"/>
    <w:rsid w:val="004B5E59"/>
    <w:rsid w:val="004B638D"/>
    <w:rsid w:val="004B6870"/>
    <w:rsid w:val="004B6B36"/>
    <w:rsid w:val="004B6D50"/>
    <w:rsid w:val="004B7E2E"/>
    <w:rsid w:val="004C022F"/>
    <w:rsid w:val="004C05F1"/>
    <w:rsid w:val="004C0765"/>
    <w:rsid w:val="004C0C58"/>
    <w:rsid w:val="004C0FDB"/>
    <w:rsid w:val="004C203B"/>
    <w:rsid w:val="004C214B"/>
    <w:rsid w:val="004C27C1"/>
    <w:rsid w:val="004C299C"/>
    <w:rsid w:val="004C2D4C"/>
    <w:rsid w:val="004C4196"/>
    <w:rsid w:val="004C4994"/>
    <w:rsid w:val="004C4B15"/>
    <w:rsid w:val="004C4B7A"/>
    <w:rsid w:val="004C5372"/>
    <w:rsid w:val="004C5697"/>
    <w:rsid w:val="004C5A99"/>
    <w:rsid w:val="004C5D45"/>
    <w:rsid w:val="004C5E08"/>
    <w:rsid w:val="004C65F2"/>
    <w:rsid w:val="004C66EB"/>
    <w:rsid w:val="004C6AF0"/>
    <w:rsid w:val="004C6B42"/>
    <w:rsid w:val="004C7053"/>
    <w:rsid w:val="004D0A05"/>
    <w:rsid w:val="004D0A1B"/>
    <w:rsid w:val="004D12F5"/>
    <w:rsid w:val="004D147B"/>
    <w:rsid w:val="004D14BE"/>
    <w:rsid w:val="004D1580"/>
    <w:rsid w:val="004D189C"/>
    <w:rsid w:val="004D1F8A"/>
    <w:rsid w:val="004D2A99"/>
    <w:rsid w:val="004D2EDF"/>
    <w:rsid w:val="004D2F90"/>
    <w:rsid w:val="004D36AF"/>
    <w:rsid w:val="004D3F5B"/>
    <w:rsid w:val="004D44A2"/>
    <w:rsid w:val="004D473C"/>
    <w:rsid w:val="004D50A6"/>
    <w:rsid w:val="004D5164"/>
    <w:rsid w:val="004D5495"/>
    <w:rsid w:val="004D54FD"/>
    <w:rsid w:val="004D56BB"/>
    <w:rsid w:val="004D592D"/>
    <w:rsid w:val="004D5A46"/>
    <w:rsid w:val="004D5AE6"/>
    <w:rsid w:val="004D5B45"/>
    <w:rsid w:val="004D5C74"/>
    <w:rsid w:val="004D6306"/>
    <w:rsid w:val="004D6807"/>
    <w:rsid w:val="004D68EA"/>
    <w:rsid w:val="004D6C9F"/>
    <w:rsid w:val="004D6EFE"/>
    <w:rsid w:val="004D7012"/>
    <w:rsid w:val="004D707E"/>
    <w:rsid w:val="004D70DB"/>
    <w:rsid w:val="004D70DC"/>
    <w:rsid w:val="004D755A"/>
    <w:rsid w:val="004D7858"/>
    <w:rsid w:val="004D7FFD"/>
    <w:rsid w:val="004E0100"/>
    <w:rsid w:val="004E020F"/>
    <w:rsid w:val="004E0230"/>
    <w:rsid w:val="004E075F"/>
    <w:rsid w:val="004E0782"/>
    <w:rsid w:val="004E1044"/>
    <w:rsid w:val="004E12BE"/>
    <w:rsid w:val="004E1FB1"/>
    <w:rsid w:val="004E1FCA"/>
    <w:rsid w:val="004E2727"/>
    <w:rsid w:val="004E2825"/>
    <w:rsid w:val="004E28E3"/>
    <w:rsid w:val="004E36CC"/>
    <w:rsid w:val="004E3CE8"/>
    <w:rsid w:val="004E408A"/>
    <w:rsid w:val="004E412B"/>
    <w:rsid w:val="004E4BD6"/>
    <w:rsid w:val="004E4D2C"/>
    <w:rsid w:val="004E4E9C"/>
    <w:rsid w:val="004E50B4"/>
    <w:rsid w:val="004E52B8"/>
    <w:rsid w:val="004E550C"/>
    <w:rsid w:val="004E551E"/>
    <w:rsid w:val="004E59AD"/>
    <w:rsid w:val="004E5C0E"/>
    <w:rsid w:val="004E5C40"/>
    <w:rsid w:val="004E5D99"/>
    <w:rsid w:val="004E6377"/>
    <w:rsid w:val="004E66F5"/>
    <w:rsid w:val="004E67A2"/>
    <w:rsid w:val="004E6939"/>
    <w:rsid w:val="004E6D40"/>
    <w:rsid w:val="004E7078"/>
    <w:rsid w:val="004E74AC"/>
    <w:rsid w:val="004E769C"/>
    <w:rsid w:val="004E7B76"/>
    <w:rsid w:val="004E7F89"/>
    <w:rsid w:val="004F00F9"/>
    <w:rsid w:val="004F0C1D"/>
    <w:rsid w:val="004F18FB"/>
    <w:rsid w:val="004F1D2B"/>
    <w:rsid w:val="004F215C"/>
    <w:rsid w:val="004F29E6"/>
    <w:rsid w:val="004F3082"/>
    <w:rsid w:val="004F30E8"/>
    <w:rsid w:val="004F38BD"/>
    <w:rsid w:val="004F3D9D"/>
    <w:rsid w:val="004F3F90"/>
    <w:rsid w:val="004F432A"/>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413"/>
    <w:rsid w:val="00500862"/>
    <w:rsid w:val="0050101B"/>
    <w:rsid w:val="00501116"/>
    <w:rsid w:val="00501155"/>
    <w:rsid w:val="0050150B"/>
    <w:rsid w:val="00501606"/>
    <w:rsid w:val="00501841"/>
    <w:rsid w:val="0050186B"/>
    <w:rsid w:val="005019B4"/>
    <w:rsid w:val="0050211C"/>
    <w:rsid w:val="005022C5"/>
    <w:rsid w:val="00502717"/>
    <w:rsid w:val="0050397C"/>
    <w:rsid w:val="00503ADD"/>
    <w:rsid w:val="005041C0"/>
    <w:rsid w:val="00504984"/>
    <w:rsid w:val="005049E3"/>
    <w:rsid w:val="00504AA5"/>
    <w:rsid w:val="00504AEF"/>
    <w:rsid w:val="00505753"/>
    <w:rsid w:val="005059C8"/>
    <w:rsid w:val="00505C1C"/>
    <w:rsid w:val="0050661F"/>
    <w:rsid w:val="00506794"/>
    <w:rsid w:val="00506C33"/>
    <w:rsid w:val="00506D09"/>
    <w:rsid w:val="00507457"/>
    <w:rsid w:val="005075AD"/>
    <w:rsid w:val="00507834"/>
    <w:rsid w:val="00507AC3"/>
    <w:rsid w:val="00507C9E"/>
    <w:rsid w:val="00507D8F"/>
    <w:rsid w:val="00507E38"/>
    <w:rsid w:val="00507FF4"/>
    <w:rsid w:val="005100CA"/>
    <w:rsid w:val="0051012E"/>
    <w:rsid w:val="00510423"/>
    <w:rsid w:val="0051048D"/>
    <w:rsid w:val="00510A79"/>
    <w:rsid w:val="0051181E"/>
    <w:rsid w:val="005119C2"/>
    <w:rsid w:val="00511E8B"/>
    <w:rsid w:val="0051215A"/>
    <w:rsid w:val="005126B0"/>
    <w:rsid w:val="005130A7"/>
    <w:rsid w:val="005130C6"/>
    <w:rsid w:val="005130ED"/>
    <w:rsid w:val="00513C60"/>
    <w:rsid w:val="00513D34"/>
    <w:rsid w:val="00513DFD"/>
    <w:rsid w:val="005143C0"/>
    <w:rsid w:val="00514452"/>
    <w:rsid w:val="005145F6"/>
    <w:rsid w:val="005146BB"/>
    <w:rsid w:val="00514B01"/>
    <w:rsid w:val="00515556"/>
    <w:rsid w:val="00515697"/>
    <w:rsid w:val="0051615A"/>
    <w:rsid w:val="0051617E"/>
    <w:rsid w:val="00516616"/>
    <w:rsid w:val="00516A2E"/>
    <w:rsid w:val="00516B17"/>
    <w:rsid w:val="00516D85"/>
    <w:rsid w:val="00517A7F"/>
    <w:rsid w:val="00517AAF"/>
    <w:rsid w:val="00517B46"/>
    <w:rsid w:val="00517C37"/>
    <w:rsid w:val="00517E1F"/>
    <w:rsid w:val="00520044"/>
    <w:rsid w:val="00520162"/>
    <w:rsid w:val="0052091C"/>
    <w:rsid w:val="005220CF"/>
    <w:rsid w:val="005221DD"/>
    <w:rsid w:val="00522526"/>
    <w:rsid w:val="005226B9"/>
    <w:rsid w:val="00522953"/>
    <w:rsid w:val="00523553"/>
    <w:rsid w:val="00523820"/>
    <w:rsid w:val="0052385D"/>
    <w:rsid w:val="00523928"/>
    <w:rsid w:val="00523D26"/>
    <w:rsid w:val="005240B1"/>
    <w:rsid w:val="00524469"/>
    <w:rsid w:val="005247E5"/>
    <w:rsid w:val="005248F6"/>
    <w:rsid w:val="00525EBF"/>
    <w:rsid w:val="005267FE"/>
    <w:rsid w:val="00526A70"/>
    <w:rsid w:val="005270C9"/>
    <w:rsid w:val="00527221"/>
    <w:rsid w:val="005273ED"/>
    <w:rsid w:val="00527794"/>
    <w:rsid w:val="005301B3"/>
    <w:rsid w:val="005301ED"/>
    <w:rsid w:val="0053085F"/>
    <w:rsid w:val="005308FC"/>
    <w:rsid w:val="00530977"/>
    <w:rsid w:val="005310CB"/>
    <w:rsid w:val="00531148"/>
    <w:rsid w:val="005314B3"/>
    <w:rsid w:val="005324DA"/>
    <w:rsid w:val="0053259D"/>
    <w:rsid w:val="005325B8"/>
    <w:rsid w:val="00532815"/>
    <w:rsid w:val="00532B20"/>
    <w:rsid w:val="005330FD"/>
    <w:rsid w:val="00533324"/>
    <w:rsid w:val="005333C3"/>
    <w:rsid w:val="00533468"/>
    <w:rsid w:val="0053394C"/>
    <w:rsid w:val="00533A45"/>
    <w:rsid w:val="00533F07"/>
    <w:rsid w:val="005340B4"/>
    <w:rsid w:val="00534480"/>
    <w:rsid w:val="0053454B"/>
    <w:rsid w:val="005348C8"/>
    <w:rsid w:val="00534BA2"/>
    <w:rsid w:val="005356BB"/>
    <w:rsid w:val="00535799"/>
    <w:rsid w:val="00535B54"/>
    <w:rsid w:val="00535D0F"/>
    <w:rsid w:val="00536439"/>
    <w:rsid w:val="00536AC5"/>
    <w:rsid w:val="00536AE8"/>
    <w:rsid w:val="00536B3B"/>
    <w:rsid w:val="00536F3F"/>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5019B"/>
    <w:rsid w:val="00550259"/>
    <w:rsid w:val="0055043E"/>
    <w:rsid w:val="00550719"/>
    <w:rsid w:val="00550A78"/>
    <w:rsid w:val="00550ABC"/>
    <w:rsid w:val="00550B3B"/>
    <w:rsid w:val="00550B8D"/>
    <w:rsid w:val="00550C94"/>
    <w:rsid w:val="00551146"/>
    <w:rsid w:val="005514F7"/>
    <w:rsid w:val="00551CF5"/>
    <w:rsid w:val="005523A9"/>
    <w:rsid w:val="0055276C"/>
    <w:rsid w:val="00552B3B"/>
    <w:rsid w:val="0055303D"/>
    <w:rsid w:val="0055411A"/>
    <w:rsid w:val="00554238"/>
    <w:rsid w:val="0055428D"/>
    <w:rsid w:val="005546C4"/>
    <w:rsid w:val="00554822"/>
    <w:rsid w:val="00554891"/>
    <w:rsid w:val="00554B1D"/>
    <w:rsid w:val="00554B82"/>
    <w:rsid w:val="00555125"/>
    <w:rsid w:val="005551AD"/>
    <w:rsid w:val="00555318"/>
    <w:rsid w:val="00555AEB"/>
    <w:rsid w:val="00555DA7"/>
    <w:rsid w:val="00555E2C"/>
    <w:rsid w:val="00555FBB"/>
    <w:rsid w:val="0055616E"/>
    <w:rsid w:val="005565C8"/>
    <w:rsid w:val="00560143"/>
    <w:rsid w:val="00560302"/>
    <w:rsid w:val="0056060F"/>
    <w:rsid w:val="00560EC2"/>
    <w:rsid w:val="00561596"/>
    <w:rsid w:val="00561744"/>
    <w:rsid w:val="005621FD"/>
    <w:rsid w:val="00562727"/>
    <w:rsid w:val="00562D3B"/>
    <w:rsid w:val="00562E80"/>
    <w:rsid w:val="00563054"/>
    <w:rsid w:val="005634C9"/>
    <w:rsid w:val="00563EBF"/>
    <w:rsid w:val="005641EC"/>
    <w:rsid w:val="0056451B"/>
    <w:rsid w:val="005646A4"/>
    <w:rsid w:val="00564A47"/>
    <w:rsid w:val="00564B10"/>
    <w:rsid w:val="00564C22"/>
    <w:rsid w:val="00565B9F"/>
    <w:rsid w:val="00566008"/>
    <w:rsid w:val="0056626F"/>
    <w:rsid w:val="00566418"/>
    <w:rsid w:val="00566544"/>
    <w:rsid w:val="00566619"/>
    <w:rsid w:val="00566B0F"/>
    <w:rsid w:val="00566CF4"/>
    <w:rsid w:val="0056715C"/>
    <w:rsid w:val="00567204"/>
    <w:rsid w:val="005678B6"/>
    <w:rsid w:val="00567ACB"/>
    <w:rsid w:val="00567EA8"/>
    <w:rsid w:val="005701C0"/>
    <w:rsid w:val="00570684"/>
    <w:rsid w:val="00570855"/>
    <w:rsid w:val="00570C4F"/>
    <w:rsid w:val="0057106D"/>
    <w:rsid w:val="005712D4"/>
    <w:rsid w:val="00571804"/>
    <w:rsid w:val="00571B24"/>
    <w:rsid w:val="00571C2D"/>
    <w:rsid w:val="00571C85"/>
    <w:rsid w:val="0057267F"/>
    <w:rsid w:val="00572792"/>
    <w:rsid w:val="00572E38"/>
    <w:rsid w:val="00572FE6"/>
    <w:rsid w:val="005732D5"/>
    <w:rsid w:val="005734AF"/>
    <w:rsid w:val="00573770"/>
    <w:rsid w:val="00573848"/>
    <w:rsid w:val="00573E56"/>
    <w:rsid w:val="00574050"/>
    <w:rsid w:val="00574269"/>
    <w:rsid w:val="005745E8"/>
    <w:rsid w:val="005747B0"/>
    <w:rsid w:val="00574832"/>
    <w:rsid w:val="00574901"/>
    <w:rsid w:val="00574E39"/>
    <w:rsid w:val="005751A4"/>
    <w:rsid w:val="005758B3"/>
    <w:rsid w:val="00575CC9"/>
    <w:rsid w:val="00575E18"/>
    <w:rsid w:val="005760FB"/>
    <w:rsid w:val="005763B5"/>
    <w:rsid w:val="00577814"/>
    <w:rsid w:val="00577D17"/>
    <w:rsid w:val="00577E6B"/>
    <w:rsid w:val="00580240"/>
    <w:rsid w:val="00580C4D"/>
    <w:rsid w:val="00581005"/>
    <w:rsid w:val="00581313"/>
    <w:rsid w:val="00581666"/>
    <w:rsid w:val="00581D1A"/>
    <w:rsid w:val="0058237D"/>
    <w:rsid w:val="00582625"/>
    <w:rsid w:val="00583044"/>
    <w:rsid w:val="0058314B"/>
    <w:rsid w:val="00583B9C"/>
    <w:rsid w:val="00583D84"/>
    <w:rsid w:val="00584861"/>
    <w:rsid w:val="0058494C"/>
    <w:rsid w:val="00584D35"/>
    <w:rsid w:val="0058540F"/>
    <w:rsid w:val="00585B55"/>
    <w:rsid w:val="005860D6"/>
    <w:rsid w:val="005861C5"/>
    <w:rsid w:val="00586B5A"/>
    <w:rsid w:val="00586D12"/>
    <w:rsid w:val="00586D4F"/>
    <w:rsid w:val="005871C9"/>
    <w:rsid w:val="00587903"/>
    <w:rsid w:val="00587BB5"/>
    <w:rsid w:val="00587EF1"/>
    <w:rsid w:val="005907EA"/>
    <w:rsid w:val="00590D88"/>
    <w:rsid w:val="0059102D"/>
    <w:rsid w:val="0059132C"/>
    <w:rsid w:val="005918B8"/>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42"/>
    <w:rsid w:val="00596084"/>
    <w:rsid w:val="00596720"/>
    <w:rsid w:val="005967D1"/>
    <w:rsid w:val="005967EA"/>
    <w:rsid w:val="00596F60"/>
    <w:rsid w:val="005972B7"/>
    <w:rsid w:val="00597675"/>
    <w:rsid w:val="00597B0E"/>
    <w:rsid w:val="00597B97"/>
    <w:rsid w:val="005A04AA"/>
    <w:rsid w:val="005A084E"/>
    <w:rsid w:val="005A0D51"/>
    <w:rsid w:val="005A1062"/>
    <w:rsid w:val="005A1334"/>
    <w:rsid w:val="005A159F"/>
    <w:rsid w:val="005A1AE9"/>
    <w:rsid w:val="005A1F0C"/>
    <w:rsid w:val="005A2444"/>
    <w:rsid w:val="005A3195"/>
    <w:rsid w:val="005A32D5"/>
    <w:rsid w:val="005A3A5D"/>
    <w:rsid w:val="005A3B26"/>
    <w:rsid w:val="005A3BEC"/>
    <w:rsid w:val="005A44C3"/>
    <w:rsid w:val="005A491D"/>
    <w:rsid w:val="005A4CC8"/>
    <w:rsid w:val="005A4D34"/>
    <w:rsid w:val="005A4D89"/>
    <w:rsid w:val="005A5113"/>
    <w:rsid w:val="005A57E7"/>
    <w:rsid w:val="005A5D48"/>
    <w:rsid w:val="005A5D55"/>
    <w:rsid w:val="005A624A"/>
    <w:rsid w:val="005A6586"/>
    <w:rsid w:val="005A6B52"/>
    <w:rsid w:val="005A6C9F"/>
    <w:rsid w:val="005A70BE"/>
    <w:rsid w:val="005A71CA"/>
    <w:rsid w:val="005A72E7"/>
    <w:rsid w:val="005A7456"/>
    <w:rsid w:val="005B0267"/>
    <w:rsid w:val="005B04D8"/>
    <w:rsid w:val="005B0870"/>
    <w:rsid w:val="005B0F51"/>
    <w:rsid w:val="005B149D"/>
    <w:rsid w:val="005B1A4F"/>
    <w:rsid w:val="005B20AF"/>
    <w:rsid w:val="005B2154"/>
    <w:rsid w:val="005B222A"/>
    <w:rsid w:val="005B2510"/>
    <w:rsid w:val="005B306D"/>
    <w:rsid w:val="005B36C6"/>
    <w:rsid w:val="005B3AB9"/>
    <w:rsid w:val="005B3ECF"/>
    <w:rsid w:val="005B4653"/>
    <w:rsid w:val="005B47C3"/>
    <w:rsid w:val="005B4915"/>
    <w:rsid w:val="005B4D6A"/>
    <w:rsid w:val="005B4EBE"/>
    <w:rsid w:val="005B5023"/>
    <w:rsid w:val="005B509B"/>
    <w:rsid w:val="005B5645"/>
    <w:rsid w:val="005B5C75"/>
    <w:rsid w:val="005B6698"/>
    <w:rsid w:val="005B69A4"/>
    <w:rsid w:val="005B6BC6"/>
    <w:rsid w:val="005B6DAF"/>
    <w:rsid w:val="005B75BB"/>
    <w:rsid w:val="005B78AD"/>
    <w:rsid w:val="005B792D"/>
    <w:rsid w:val="005B7D51"/>
    <w:rsid w:val="005B7E75"/>
    <w:rsid w:val="005B7F0D"/>
    <w:rsid w:val="005B7FDC"/>
    <w:rsid w:val="005C0079"/>
    <w:rsid w:val="005C0450"/>
    <w:rsid w:val="005C0613"/>
    <w:rsid w:val="005C0C99"/>
    <w:rsid w:val="005C0E48"/>
    <w:rsid w:val="005C0EDF"/>
    <w:rsid w:val="005C12F5"/>
    <w:rsid w:val="005C1335"/>
    <w:rsid w:val="005C1536"/>
    <w:rsid w:val="005C16F5"/>
    <w:rsid w:val="005C1765"/>
    <w:rsid w:val="005C1C9F"/>
    <w:rsid w:val="005C1D62"/>
    <w:rsid w:val="005C1D6D"/>
    <w:rsid w:val="005C20E3"/>
    <w:rsid w:val="005C2238"/>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FC"/>
    <w:rsid w:val="005C5807"/>
    <w:rsid w:val="005C5912"/>
    <w:rsid w:val="005C5C87"/>
    <w:rsid w:val="005C629A"/>
    <w:rsid w:val="005C665D"/>
    <w:rsid w:val="005C7053"/>
    <w:rsid w:val="005C7F83"/>
    <w:rsid w:val="005D086A"/>
    <w:rsid w:val="005D0E92"/>
    <w:rsid w:val="005D117E"/>
    <w:rsid w:val="005D1496"/>
    <w:rsid w:val="005D170B"/>
    <w:rsid w:val="005D190E"/>
    <w:rsid w:val="005D1C1A"/>
    <w:rsid w:val="005D2044"/>
    <w:rsid w:val="005D2FC5"/>
    <w:rsid w:val="005D33A8"/>
    <w:rsid w:val="005D3745"/>
    <w:rsid w:val="005D3784"/>
    <w:rsid w:val="005D3BA0"/>
    <w:rsid w:val="005D3C0C"/>
    <w:rsid w:val="005D3C5F"/>
    <w:rsid w:val="005D42A9"/>
    <w:rsid w:val="005D4B8F"/>
    <w:rsid w:val="005D4C9A"/>
    <w:rsid w:val="005D542C"/>
    <w:rsid w:val="005D5B18"/>
    <w:rsid w:val="005D5E89"/>
    <w:rsid w:val="005D64C2"/>
    <w:rsid w:val="005D6A8A"/>
    <w:rsid w:val="005D72B6"/>
    <w:rsid w:val="005D764C"/>
    <w:rsid w:val="005D764F"/>
    <w:rsid w:val="005D7764"/>
    <w:rsid w:val="005D7A4F"/>
    <w:rsid w:val="005D7A61"/>
    <w:rsid w:val="005D7FBE"/>
    <w:rsid w:val="005E1DB4"/>
    <w:rsid w:val="005E1E08"/>
    <w:rsid w:val="005E2068"/>
    <w:rsid w:val="005E2299"/>
    <w:rsid w:val="005E27A2"/>
    <w:rsid w:val="005E2AA0"/>
    <w:rsid w:val="005E2C41"/>
    <w:rsid w:val="005E2DFF"/>
    <w:rsid w:val="005E309F"/>
    <w:rsid w:val="005E30CE"/>
    <w:rsid w:val="005E327E"/>
    <w:rsid w:val="005E3622"/>
    <w:rsid w:val="005E3CA6"/>
    <w:rsid w:val="005E40A5"/>
    <w:rsid w:val="005E4B8A"/>
    <w:rsid w:val="005E4E8D"/>
    <w:rsid w:val="005E5084"/>
    <w:rsid w:val="005E5427"/>
    <w:rsid w:val="005E56C4"/>
    <w:rsid w:val="005E5CDF"/>
    <w:rsid w:val="005E5D1F"/>
    <w:rsid w:val="005E62D1"/>
    <w:rsid w:val="005E6E57"/>
    <w:rsid w:val="005E6FE8"/>
    <w:rsid w:val="005E719E"/>
    <w:rsid w:val="005E75A5"/>
    <w:rsid w:val="005E7B9F"/>
    <w:rsid w:val="005F044E"/>
    <w:rsid w:val="005F04B7"/>
    <w:rsid w:val="005F053E"/>
    <w:rsid w:val="005F0B2A"/>
    <w:rsid w:val="005F0E99"/>
    <w:rsid w:val="005F10E5"/>
    <w:rsid w:val="005F10E9"/>
    <w:rsid w:val="005F12B8"/>
    <w:rsid w:val="005F12D2"/>
    <w:rsid w:val="005F1430"/>
    <w:rsid w:val="005F15CD"/>
    <w:rsid w:val="005F1AF1"/>
    <w:rsid w:val="005F242E"/>
    <w:rsid w:val="005F2BA9"/>
    <w:rsid w:val="005F2C25"/>
    <w:rsid w:val="005F2DAD"/>
    <w:rsid w:val="005F2DBF"/>
    <w:rsid w:val="005F3A6C"/>
    <w:rsid w:val="005F3DCB"/>
    <w:rsid w:val="005F494A"/>
    <w:rsid w:val="005F52A4"/>
    <w:rsid w:val="005F5352"/>
    <w:rsid w:val="005F6C12"/>
    <w:rsid w:val="005F7051"/>
    <w:rsid w:val="005F7ACB"/>
    <w:rsid w:val="005F7C0B"/>
    <w:rsid w:val="005F7C1A"/>
    <w:rsid w:val="006006DB"/>
    <w:rsid w:val="00600D13"/>
    <w:rsid w:val="00600D61"/>
    <w:rsid w:val="00601096"/>
    <w:rsid w:val="00601446"/>
    <w:rsid w:val="0060213B"/>
    <w:rsid w:val="006028F2"/>
    <w:rsid w:val="00603018"/>
    <w:rsid w:val="0060322E"/>
    <w:rsid w:val="006035DC"/>
    <w:rsid w:val="00603A21"/>
    <w:rsid w:val="00603D5A"/>
    <w:rsid w:val="00604083"/>
    <w:rsid w:val="00604D21"/>
    <w:rsid w:val="0060511C"/>
    <w:rsid w:val="0060536E"/>
    <w:rsid w:val="0060579F"/>
    <w:rsid w:val="006057B5"/>
    <w:rsid w:val="00605A38"/>
    <w:rsid w:val="00605C02"/>
    <w:rsid w:val="00605C4D"/>
    <w:rsid w:val="00605D3A"/>
    <w:rsid w:val="006060F4"/>
    <w:rsid w:val="0060655D"/>
    <w:rsid w:val="00606591"/>
    <w:rsid w:val="006067BC"/>
    <w:rsid w:val="00606844"/>
    <w:rsid w:val="00606A7B"/>
    <w:rsid w:val="00607883"/>
    <w:rsid w:val="006078B6"/>
    <w:rsid w:val="00607A2F"/>
    <w:rsid w:val="00607B35"/>
    <w:rsid w:val="00607EE0"/>
    <w:rsid w:val="00610637"/>
    <w:rsid w:val="00610679"/>
    <w:rsid w:val="006106A3"/>
    <w:rsid w:val="00610EAC"/>
    <w:rsid w:val="00611579"/>
    <w:rsid w:val="0061174E"/>
    <w:rsid w:val="00611B85"/>
    <w:rsid w:val="00611C4C"/>
    <w:rsid w:val="00612294"/>
    <w:rsid w:val="00612F32"/>
    <w:rsid w:val="006138D5"/>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202B0"/>
    <w:rsid w:val="006202CA"/>
    <w:rsid w:val="00620821"/>
    <w:rsid w:val="006212F7"/>
    <w:rsid w:val="0062149A"/>
    <w:rsid w:val="0062178D"/>
    <w:rsid w:val="006220ED"/>
    <w:rsid w:val="006221B0"/>
    <w:rsid w:val="00622715"/>
    <w:rsid w:val="00622B85"/>
    <w:rsid w:val="00622BDE"/>
    <w:rsid w:val="00622E0E"/>
    <w:rsid w:val="00623089"/>
    <w:rsid w:val="00623265"/>
    <w:rsid w:val="006235C1"/>
    <w:rsid w:val="0062460B"/>
    <w:rsid w:val="006248D7"/>
    <w:rsid w:val="006248ED"/>
    <w:rsid w:val="0062499E"/>
    <w:rsid w:val="0062547A"/>
    <w:rsid w:val="006255FE"/>
    <w:rsid w:val="00625D3A"/>
    <w:rsid w:val="006264A8"/>
    <w:rsid w:val="006271DA"/>
    <w:rsid w:val="00627474"/>
    <w:rsid w:val="006276B5"/>
    <w:rsid w:val="00627EA1"/>
    <w:rsid w:val="0063006E"/>
    <w:rsid w:val="0063061D"/>
    <w:rsid w:val="00630693"/>
    <w:rsid w:val="00630B7E"/>
    <w:rsid w:val="006312BF"/>
    <w:rsid w:val="006315DC"/>
    <w:rsid w:val="0063170D"/>
    <w:rsid w:val="00631C98"/>
    <w:rsid w:val="00631CE9"/>
    <w:rsid w:val="00632425"/>
    <w:rsid w:val="00632A77"/>
    <w:rsid w:val="00632C9D"/>
    <w:rsid w:val="00633030"/>
    <w:rsid w:val="00633249"/>
    <w:rsid w:val="00634263"/>
    <w:rsid w:val="00634408"/>
    <w:rsid w:val="00634FFD"/>
    <w:rsid w:val="00635412"/>
    <w:rsid w:val="006355FD"/>
    <w:rsid w:val="006356A4"/>
    <w:rsid w:val="0063571A"/>
    <w:rsid w:val="00635999"/>
    <w:rsid w:val="00635A7D"/>
    <w:rsid w:val="00636145"/>
    <w:rsid w:val="006361B1"/>
    <w:rsid w:val="006366AA"/>
    <w:rsid w:val="0063686A"/>
    <w:rsid w:val="006369FC"/>
    <w:rsid w:val="00636BED"/>
    <w:rsid w:val="00636FBB"/>
    <w:rsid w:val="006370DA"/>
    <w:rsid w:val="00637892"/>
    <w:rsid w:val="0063792D"/>
    <w:rsid w:val="00637A90"/>
    <w:rsid w:val="00640476"/>
    <w:rsid w:val="006409B3"/>
    <w:rsid w:val="00641369"/>
    <w:rsid w:val="00641F4F"/>
    <w:rsid w:val="0064231D"/>
    <w:rsid w:val="006423CA"/>
    <w:rsid w:val="006425AA"/>
    <w:rsid w:val="006425F7"/>
    <w:rsid w:val="006427E0"/>
    <w:rsid w:val="00642E2D"/>
    <w:rsid w:val="00642F87"/>
    <w:rsid w:val="00644141"/>
    <w:rsid w:val="00644632"/>
    <w:rsid w:val="00644703"/>
    <w:rsid w:val="006449FA"/>
    <w:rsid w:val="0064571D"/>
    <w:rsid w:val="00645A4B"/>
    <w:rsid w:val="00646038"/>
    <w:rsid w:val="00646EE4"/>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7312"/>
    <w:rsid w:val="00657550"/>
    <w:rsid w:val="00657C52"/>
    <w:rsid w:val="00657FC1"/>
    <w:rsid w:val="00660620"/>
    <w:rsid w:val="00660A92"/>
    <w:rsid w:val="00660DDD"/>
    <w:rsid w:val="00660EF7"/>
    <w:rsid w:val="00661469"/>
    <w:rsid w:val="006614AD"/>
    <w:rsid w:val="00661505"/>
    <w:rsid w:val="0066165D"/>
    <w:rsid w:val="0066171F"/>
    <w:rsid w:val="00661763"/>
    <w:rsid w:val="00661B8E"/>
    <w:rsid w:val="00661D60"/>
    <w:rsid w:val="00661E14"/>
    <w:rsid w:val="00662F18"/>
    <w:rsid w:val="006634E3"/>
    <w:rsid w:val="00663B80"/>
    <w:rsid w:val="00663C6C"/>
    <w:rsid w:val="0066405F"/>
    <w:rsid w:val="006643D1"/>
    <w:rsid w:val="0066503C"/>
    <w:rsid w:val="00665451"/>
    <w:rsid w:val="0066566D"/>
    <w:rsid w:val="0066571D"/>
    <w:rsid w:val="00665763"/>
    <w:rsid w:val="00665CBE"/>
    <w:rsid w:val="00665D11"/>
    <w:rsid w:val="006663C8"/>
    <w:rsid w:val="006669AE"/>
    <w:rsid w:val="00666B04"/>
    <w:rsid w:val="00666B17"/>
    <w:rsid w:val="00666E76"/>
    <w:rsid w:val="006674DD"/>
    <w:rsid w:val="00667541"/>
    <w:rsid w:val="00667949"/>
    <w:rsid w:val="00667C92"/>
    <w:rsid w:val="00670155"/>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67E"/>
    <w:rsid w:val="00676BAC"/>
    <w:rsid w:val="006779AB"/>
    <w:rsid w:val="006802EE"/>
    <w:rsid w:val="00680839"/>
    <w:rsid w:val="0068093F"/>
    <w:rsid w:val="00680B40"/>
    <w:rsid w:val="00681051"/>
    <w:rsid w:val="0068139F"/>
    <w:rsid w:val="00681469"/>
    <w:rsid w:val="006818DE"/>
    <w:rsid w:val="00682137"/>
    <w:rsid w:val="0068268B"/>
    <w:rsid w:val="00682AE2"/>
    <w:rsid w:val="00682C04"/>
    <w:rsid w:val="00682C61"/>
    <w:rsid w:val="00682C97"/>
    <w:rsid w:val="006833A4"/>
    <w:rsid w:val="00683C51"/>
    <w:rsid w:val="00683E15"/>
    <w:rsid w:val="00684319"/>
    <w:rsid w:val="0068433B"/>
    <w:rsid w:val="00685039"/>
    <w:rsid w:val="006852F7"/>
    <w:rsid w:val="006853EC"/>
    <w:rsid w:val="00685CD8"/>
    <w:rsid w:val="00685D96"/>
    <w:rsid w:val="006861C6"/>
    <w:rsid w:val="00686318"/>
    <w:rsid w:val="00686536"/>
    <w:rsid w:val="006869D8"/>
    <w:rsid w:val="0068733A"/>
    <w:rsid w:val="00687A72"/>
    <w:rsid w:val="00687CAD"/>
    <w:rsid w:val="00687DCB"/>
    <w:rsid w:val="00687F64"/>
    <w:rsid w:val="006904F2"/>
    <w:rsid w:val="006905E8"/>
    <w:rsid w:val="0069083E"/>
    <w:rsid w:val="00690924"/>
    <w:rsid w:val="00690EAF"/>
    <w:rsid w:val="006915BA"/>
    <w:rsid w:val="00691840"/>
    <w:rsid w:val="0069185A"/>
    <w:rsid w:val="006918FA"/>
    <w:rsid w:val="00691BF5"/>
    <w:rsid w:val="00692579"/>
    <w:rsid w:val="0069258C"/>
    <w:rsid w:val="00692642"/>
    <w:rsid w:val="00692799"/>
    <w:rsid w:val="00692930"/>
    <w:rsid w:val="00692B2C"/>
    <w:rsid w:val="00692C91"/>
    <w:rsid w:val="00693789"/>
    <w:rsid w:val="0069465B"/>
    <w:rsid w:val="00694736"/>
    <w:rsid w:val="00694981"/>
    <w:rsid w:val="00694B95"/>
    <w:rsid w:val="00694BFC"/>
    <w:rsid w:val="0069564F"/>
    <w:rsid w:val="0069592C"/>
    <w:rsid w:val="006959B4"/>
    <w:rsid w:val="00695A4D"/>
    <w:rsid w:val="00695A85"/>
    <w:rsid w:val="00695E3A"/>
    <w:rsid w:val="0069618F"/>
    <w:rsid w:val="006966EA"/>
    <w:rsid w:val="006971DF"/>
    <w:rsid w:val="0069774C"/>
    <w:rsid w:val="00697830"/>
    <w:rsid w:val="00697E76"/>
    <w:rsid w:val="006A012D"/>
    <w:rsid w:val="006A0EA6"/>
    <w:rsid w:val="006A1466"/>
    <w:rsid w:val="006A1726"/>
    <w:rsid w:val="006A1D1F"/>
    <w:rsid w:val="006A1E73"/>
    <w:rsid w:val="006A203C"/>
    <w:rsid w:val="006A2EA6"/>
    <w:rsid w:val="006A3803"/>
    <w:rsid w:val="006A3C12"/>
    <w:rsid w:val="006A41EB"/>
    <w:rsid w:val="006A4649"/>
    <w:rsid w:val="006A4C70"/>
    <w:rsid w:val="006A51E8"/>
    <w:rsid w:val="006A567B"/>
    <w:rsid w:val="006A57FC"/>
    <w:rsid w:val="006A5A20"/>
    <w:rsid w:val="006A5B1A"/>
    <w:rsid w:val="006A5D73"/>
    <w:rsid w:val="006A6136"/>
    <w:rsid w:val="006A658E"/>
    <w:rsid w:val="006A65E3"/>
    <w:rsid w:val="006A6854"/>
    <w:rsid w:val="006A6B3A"/>
    <w:rsid w:val="006A6C59"/>
    <w:rsid w:val="006A6C7F"/>
    <w:rsid w:val="006A6E58"/>
    <w:rsid w:val="006A7A43"/>
    <w:rsid w:val="006B007A"/>
    <w:rsid w:val="006B0A21"/>
    <w:rsid w:val="006B14A6"/>
    <w:rsid w:val="006B24CA"/>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CEF"/>
    <w:rsid w:val="006C0108"/>
    <w:rsid w:val="006C01C6"/>
    <w:rsid w:val="006C14BF"/>
    <w:rsid w:val="006C2386"/>
    <w:rsid w:val="006C2A62"/>
    <w:rsid w:val="006C2DB2"/>
    <w:rsid w:val="006C2E14"/>
    <w:rsid w:val="006C3444"/>
    <w:rsid w:val="006C361C"/>
    <w:rsid w:val="006C372D"/>
    <w:rsid w:val="006C3AB8"/>
    <w:rsid w:val="006C4463"/>
    <w:rsid w:val="006C471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14D6"/>
    <w:rsid w:val="006D16D3"/>
    <w:rsid w:val="006D2364"/>
    <w:rsid w:val="006D241D"/>
    <w:rsid w:val="006D283B"/>
    <w:rsid w:val="006D2DAF"/>
    <w:rsid w:val="006D3BC0"/>
    <w:rsid w:val="006D46D4"/>
    <w:rsid w:val="006D4972"/>
    <w:rsid w:val="006D4E99"/>
    <w:rsid w:val="006D4F99"/>
    <w:rsid w:val="006D5170"/>
    <w:rsid w:val="006D55C6"/>
    <w:rsid w:val="006D574D"/>
    <w:rsid w:val="006D574E"/>
    <w:rsid w:val="006D5AD7"/>
    <w:rsid w:val="006D5B2D"/>
    <w:rsid w:val="006D62D6"/>
    <w:rsid w:val="006D64A9"/>
    <w:rsid w:val="006D66BB"/>
    <w:rsid w:val="006D696B"/>
    <w:rsid w:val="006D74BD"/>
    <w:rsid w:val="006D782E"/>
    <w:rsid w:val="006E000C"/>
    <w:rsid w:val="006E0115"/>
    <w:rsid w:val="006E01CE"/>
    <w:rsid w:val="006E0212"/>
    <w:rsid w:val="006E03DD"/>
    <w:rsid w:val="006E06DD"/>
    <w:rsid w:val="006E0D1A"/>
    <w:rsid w:val="006E1C99"/>
    <w:rsid w:val="006E1FBA"/>
    <w:rsid w:val="006E2095"/>
    <w:rsid w:val="006E305C"/>
    <w:rsid w:val="006E3209"/>
    <w:rsid w:val="006E334F"/>
    <w:rsid w:val="006E3539"/>
    <w:rsid w:val="006E38F2"/>
    <w:rsid w:val="006E3987"/>
    <w:rsid w:val="006E39E6"/>
    <w:rsid w:val="006E3A13"/>
    <w:rsid w:val="006E3C14"/>
    <w:rsid w:val="006E3C9A"/>
    <w:rsid w:val="006E3F4F"/>
    <w:rsid w:val="006E4381"/>
    <w:rsid w:val="006E43BB"/>
    <w:rsid w:val="006E441A"/>
    <w:rsid w:val="006E452F"/>
    <w:rsid w:val="006E46A0"/>
    <w:rsid w:val="006E5ADF"/>
    <w:rsid w:val="006E5B5D"/>
    <w:rsid w:val="006E5C1A"/>
    <w:rsid w:val="006E5D01"/>
    <w:rsid w:val="006E62A3"/>
    <w:rsid w:val="006E65EF"/>
    <w:rsid w:val="006E6724"/>
    <w:rsid w:val="006E6B78"/>
    <w:rsid w:val="006E6BD4"/>
    <w:rsid w:val="006E71D1"/>
    <w:rsid w:val="006E7233"/>
    <w:rsid w:val="006E730A"/>
    <w:rsid w:val="006E7526"/>
    <w:rsid w:val="006E7669"/>
    <w:rsid w:val="006E78E8"/>
    <w:rsid w:val="006F0A86"/>
    <w:rsid w:val="006F0EF2"/>
    <w:rsid w:val="006F1172"/>
    <w:rsid w:val="006F1298"/>
    <w:rsid w:val="006F185F"/>
    <w:rsid w:val="006F18E7"/>
    <w:rsid w:val="006F1AD3"/>
    <w:rsid w:val="006F3238"/>
    <w:rsid w:val="006F41B5"/>
    <w:rsid w:val="006F48D7"/>
    <w:rsid w:val="006F4960"/>
    <w:rsid w:val="006F5064"/>
    <w:rsid w:val="006F515B"/>
    <w:rsid w:val="006F5CD7"/>
    <w:rsid w:val="006F5E65"/>
    <w:rsid w:val="006F6604"/>
    <w:rsid w:val="006F67BF"/>
    <w:rsid w:val="006F6A2E"/>
    <w:rsid w:val="006F6C1C"/>
    <w:rsid w:val="006F7800"/>
    <w:rsid w:val="006F787B"/>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0EE"/>
    <w:rsid w:val="00704316"/>
    <w:rsid w:val="00704760"/>
    <w:rsid w:val="00704CB5"/>
    <w:rsid w:val="00704D14"/>
    <w:rsid w:val="00704D78"/>
    <w:rsid w:val="00705213"/>
    <w:rsid w:val="00705245"/>
    <w:rsid w:val="00705887"/>
    <w:rsid w:val="007059BF"/>
    <w:rsid w:val="00706174"/>
    <w:rsid w:val="00706AF2"/>
    <w:rsid w:val="00706C09"/>
    <w:rsid w:val="00706C25"/>
    <w:rsid w:val="00706C43"/>
    <w:rsid w:val="00706E66"/>
    <w:rsid w:val="00706E8B"/>
    <w:rsid w:val="0070722D"/>
    <w:rsid w:val="007072B2"/>
    <w:rsid w:val="00710107"/>
    <w:rsid w:val="0071014B"/>
    <w:rsid w:val="00710179"/>
    <w:rsid w:val="007101BC"/>
    <w:rsid w:val="007101F8"/>
    <w:rsid w:val="007105E0"/>
    <w:rsid w:val="007108E9"/>
    <w:rsid w:val="0071114E"/>
    <w:rsid w:val="00711473"/>
    <w:rsid w:val="0071167C"/>
    <w:rsid w:val="00711703"/>
    <w:rsid w:val="00712BAE"/>
    <w:rsid w:val="00712C1F"/>
    <w:rsid w:val="00712E74"/>
    <w:rsid w:val="0071312E"/>
    <w:rsid w:val="007133AA"/>
    <w:rsid w:val="00713EC6"/>
    <w:rsid w:val="007147B2"/>
    <w:rsid w:val="00714E4A"/>
    <w:rsid w:val="00714E7B"/>
    <w:rsid w:val="00715038"/>
    <w:rsid w:val="00715339"/>
    <w:rsid w:val="00715577"/>
    <w:rsid w:val="00715634"/>
    <w:rsid w:val="00715A9A"/>
    <w:rsid w:val="0071634A"/>
    <w:rsid w:val="00716392"/>
    <w:rsid w:val="00716723"/>
    <w:rsid w:val="00716BD2"/>
    <w:rsid w:val="00716EC6"/>
    <w:rsid w:val="00717264"/>
    <w:rsid w:val="007200A2"/>
    <w:rsid w:val="0072012F"/>
    <w:rsid w:val="00720D20"/>
    <w:rsid w:val="00721B52"/>
    <w:rsid w:val="00722257"/>
    <w:rsid w:val="0072231F"/>
    <w:rsid w:val="0072245C"/>
    <w:rsid w:val="00722593"/>
    <w:rsid w:val="00723027"/>
    <w:rsid w:val="0072307B"/>
    <w:rsid w:val="007236A4"/>
    <w:rsid w:val="007236F1"/>
    <w:rsid w:val="0072393F"/>
    <w:rsid w:val="00724469"/>
    <w:rsid w:val="0072476E"/>
    <w:rsid w:val="0072492F"/>
    <w:rsid w:val="00725765"/>
    <w:rsid w:val="007257C0"/>
    <w:rsid w:val="00725B4E"/>
    <w:rsid w:val="00726034"/>
    <w:rsid w:val="00726171"/>
    <w:rsid w:val="00726193"/>
    <w:rsid w:val="007264C8"/>
    <w:rsid w:val="0072682E"/>
    <w:rsid w:val="00726901"/>
    <w:rsid w:val="00726A55"/>
    <w:rsid w:val="00726D8D"/>
    <w:rsid w:val="00727BB6"/>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4AE"/>
    <w:rsid w:val="0073460C"/>
    <w:rsid w:val="007349EB"/>
    <w:rsid w:val="007355A1"/>
    <w:rsid w:val="00735684"/>
    <w:rsid w:val="0073588F"/>
    <w:rsid w:val="0073591D"/>
    <w:rsid w:val="00735AFD"/>
    <w:rsid w:val="00735E0A"/>
    <w:rsid w:val="0073660E"/>
    <w:rsid w:val="0073691D"/>
    <w:rsid w:val="00737197"/>
    <w:rsid w:val="007371CF"/>
    <w:rsid w:val="007373D4"/>
    <w:rsid w:val="00740109"/>
    <w:rsid w:val="0074068C"/>
    <w:rsid w:val="007407C5"/>
    <w:rsid w:val="00740841"/>
    <w:rsid w:val="007408D0"/>
    <w:rsid w:val="00740E86"/>
    <w:rsid w:val="00741C85"/>
    <w:rsid w:val="00742262"/>
    <w:rsid w:val="0074245D"/>
    <w:rsid w:val="00742962"/>
    <w:rsid w:val="0074305B"/>
    <w:rsid w:val="007437E8"/>
    <w:rsid w:val="007438DE"/>
    <w:rsid w:val="007438EA"/>
    <w:rsid w:val="00743E2A"/>
    <w:rsid w:val="00743F85"/>
    <w:rsid w:val="00744026"/>
    <w:rsid w:val="007443D2"/>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6D5"/>
    <w:rsid w:val="0075189A"/>
    <w:rsid w:val="00751F72"/>
    <w:rsid w:val="00752534"/>
    <w:rsid w:val="007527D1"/>
    <w:rsid w:val="00752BD7"/>
    <w:rsid w:val="00752D70"/>
    <w:rsid w:val="00752F7C"/>
    <w:rsid w:val="007533C6"/>
    <w:rsid w:val="007534BA"/>
    <w:rsid w:val="007537C4"/>
    <w:rsid w:val="00753A1A"/>
    <w:rsid w:val="00753F8C"/>
    <w:rsid w:val="00754212"/>
    <w:rsid w:val="00754947"/>
    <w:rsid w:val="007555EE"/>
    <w:rsid w:val="00755817"/>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21D7"/>
    <w:rsid w:val="007623AD"/>
    <w:rsid w:val="007624B1"/>
    <w:rsid w:val="00762B53"/>
    <w:rsid w:val="00762B77"/>
    <w:rsid w:val="00762B9E"/>
    <w:rsid w:val="007631A2"/>
    <w:rsid w:val="0076323D"/>
    <w:rsid w:val="007638FC"/>
    <w:rsid w:val="00763C81"/>
    <w:rsid w:val="0076407D"/>
    <w:rsid w:val="00764320"/>
    <w:rsid w:val="00764837"/>
    <w:rsid w:val="00764840"/>
    <w:rsid w:val="007649FD"/>
    <w:rsid w:val="00764ABE"/>
    <w:rsid w:val="00764D86"/>
    <w:rsid w:val="00764E86"/>
    <w:rsid w:val="00764FCF"/>
    <w:rsid w:val="00765093"/>
    <w:rsid w:val="0076528F"/>
    <w:rsid w:val="0076534B"/>
    <w:rsid w:val="007656F5"/>
    <w:rsid w:val="00765721"/>
    <w:rsid w:val="00765952"/>
    <w:rsid w:val="00765A51"/>
    <w:rsid w:val="00765D76"/>
    <w:rsid w:val="00765DC9"/>
    <w:rsid w:val="007664E8"/>
    <w:rsid w:val="00766881"/>
    <w:rsid w:val="007671D9"/>
    <w:rsid w:val="0076781C"/>
    <w:rsid w:val="0076782B"/>
    <w:rsid w:val="00767C72"/>
    <w:rsid w:val="00767D81"/>
    <w:rsid w:val="00767FBB"/>
    <w:rsid w:val="00770E33"/>
    <w:rsid w:val="0077107E"/>
    <w:rsid w:val="00771392"/>
    <w:rsid w:val="007713C8"/>
    <w:rsid w:val="00771C38"/>
    <w:rsid w:val="00771F2C"/>
    <w:rsid w:val="0077211D"/>
    <w:rsid w:val="00772136"/>
    <w:rsid w:val="007724CB"/>
    <w:rsid w:val="007729BA"/>
    <w:rsid w:val="00772AFE"/>
    <w:rsid w:val="00773755"/>
    <w:rsid w:val="00773A53"/>
    <w:rsid w:val="00773A76"/>
    <w:rsid w:val="00774006"/>
    <w:rsid w:val="0077481E"/>
    <w:rsid w:val="00774ADC"/>
    <w:rsid w:val="00774DFA"/>
    <w:rsid w:val="00775094"/>
    <w:rsid w:val="007750F8"/>
    <w:rsid w:val="007756FF"/>
    <w:rsid w:val="00775BE2"/>
    <w:rsid w:val="00775DB8"/>
    <w:rsid w:val="00775DF2"/>
    <w:rsid w:val="00776223"/>
    <w:rsid w:val="00776242"/>
    <w:rsid w:val="007762C0"/>
    <w:rsid w:val="00776700"/>
    <w:rsid w:val="0077673C"/>
    <w:rsid w:val="00776A3E"/>
    <w:rsid w:val="00776E5B"/>
    <w:rsid w:val="007777B7"/>
    <w:rsid w:val="00777C25"/>
    <w:rsid w:val="00777CDA"/>
    <w:rsid w:val="00777D19"/>
    <w:rsid w:val="00777D21"/>
    <w:rsid w:val="0078053A"/>
    <w:rsid w:val="007812DD"/>
    <w:rsid w:val="00781435"/>
    <w:rsid w:val="0078161C"/>
    <w:rsid w:val="0078176D"/>
    <w:rsid w:val="00781CC5"/>
    <w:rsid w:val="0078205B"/>
    <w:rsid w:val="007820FB"/>
    <w:rsid w:val="0078222D"/>
    <w:rsid w:val="00782533"/>
    <w:rsid w:val="00782664"/>
    <w:rsid w:val="007830BF"/>
    <w:rsid w:val="00783DD8"/>
    <w:rsid w:val="0078452F"/>
    <w:rsid w:val="0078467C"/>
    <w:rsid w:val="00784825"/>
    <w:rsid w:val="00784B21"/>
    <w:rsid w:val="00784C1A"/>
    <w:rsid w:val="00784CDC"/>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753"/>
    <w:rsid w:val="00794F9A"/>
    <w:rsid w:val="0079513C"/>
    <w:rsid w:val="0079556B"/>
    <w:rsid w:val="0079569D"/>
    <w:rsid w:val="007956E7"/>
    <w:rsid w:val="00795B44"/>
    <w:rsid w:val="00795C16"/>
    <w:rsid w:val="00796218"/>
    <w:rsid w:val="007966EE"/>
    <w:rsid w:val="00796773"/>
    <w:rsid w:val="00797537"/>
    <w:rsid w:val="007976E4"/>
    <w:rsid w:val="00797B98"/>
    <w:rsid w:val="007A00FD"/>
    <w:rsid w:val="007A03EA"/>
    <w:rsid w:val="007A0C9D"/>
    <w:rsid w:val="007A0E16"/>
    <w:rsid w:val="007A10C3"/>
    <w:rsid w:val="007A161F"/>
    <w:rsid w:val="007A2401"/>
    <w:rsid w:val="007A2433"/>
    <w:rsid w:val="007A2E7B"/>
    <w:rsid w:val="007A32D2"/>
    <w:rsid w:val="007A35B1"/>
    <w:rsid w:val="007A35B2"/>
    <w:rsid w:val="007A396F"/>
    <w:rsid w:val="007A3B84"/>
    <w:rsid w:val="007A3E95"/>
    <w:rsid w:val="007A3ECA"/>
    <w:rsid w:val="007A420B"/>
    <w:rsid w:val="007A4357"/>
    <w:rsid w:val="007A480E"/>
    <w:rsid w:val="007A4AC3"/>
    <w:rsid w:val="007A4C02"/>
    <w:rsid w:val="007A595F"/>
    <w:rsid w:val="007A5C03"/>
    <w:rsid w:val="007A5CD1"/>
    <w:rsid w:val="007A5DC3"/>
    <w:rsid w:val="007A5FA9"/>
    <w:rsid w:val="007A6054"/>
    <w:rsid w:val="007A63C0"/>
    <w:rsid w:val="007A7B61"/>
    <w:rsid w:val="007A7BC2"/>
    <w:rsid w:val="007B0401"/>
    <w:rsid w:val="007B0548"/>
    <w:rsid w:val="007B0F44"/>
    <w:rsid w:val="007B1B98"/>
    <w:rsid w:val="007B206B"/>
    <w:rsid w:val="007B3A17"/>
    <w:rsid w:val="007B3C75"/>
    <w:rsid w:val="007B4007"/>
    <w:rsid w:val="007B41AC"/>
    <w:rsid w:val="007B42D1"/>
    <w:rsid w:val="007B4472"/>
    <w:rsid w:val="007B49D8"/>
    <w:rsid w:val="007B4A5A"/>
    <w:rsid w:val="007B51C4"/>
    <w:rsid w:val="007B5229"/>
    <w:rsid w:val="007B52FD"/>
    <w:rsid w:val="007B5868"/>
    <w:rsid w:val="007B5C97"/>
    <w:rsid w:val="007B6169"/>
    <w:rsid w:val="007B6628"/>
    <w:rsid w:val="007B695A"/>
    <w:rsid w:val="007B6C9F"/>
    <w:rsid w:val="007B6E1E"/>
    <w:rsid w:val="007B7245"/>
    <w:rsid w:val="007B733F"/>
    <w:rsid w:val="007B7849"/>
    <w:rsid w:val="007B79D2"/>
    <w:rsid w:val="007B7B26"/>
    <w:rsid w:val="007B7CB1"/>
    <w:rsid w:val="007B7D6C"/>
    <w:rsid w:val="007C045D"/>
    <w:rsid w:val="007C059D"/>
    <w:rsid w:val="007C0DA2"/>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631"/>
    <w:rsid w:val="007C5B3F"/>
    <w:rsid w:val="007C5F04"/>
    <w:rsid w:val="007C671A"/>
    <w:rsid w:val="007C7129"/>
    <w:rsid w:val="007C72AF"/>
    <w:rsid w:val="007C75CA"/>
    <w:rsid w:val="007C781B"/>
    <w:rsid w:val="007D02E8"/>
    <w:rsid w:val="007D0324"/>
    <w:rsid w:val="007D0935"/>
    <w:rsid w:val="007D1752"/>
    <w:rsid w:val="007D1F61"/>
    <w:rsid w:val="007D2328"/>
    <w:rsid w:val="007D2736"/>
    <w:rsid w:val="007D2A3B"/>
    <w:rsid w:val="007D2B9D"/>
    <w:rsid w:val="007D34C0"/>
    <w:rsid w:val="007D37EB"/>
    <w:rsid w:val="007D3BFF"/>
    <w:rsid w:val="007D3CBD"/>
    <w:rsid w:val="007D3F36"/>
    <w:rsid w:val="007D4334"/>
    <w:rsid w:val="007D437B"/>
    <w:rsid w:val="007D479D"/>
    <w:rsid w:val="007D4F42"/>
    <w:rsid w:val="007D5002"/>
    <w:rsid w:val="007D5FAF"/>
    <w:rsid w:val="007D6011"/>
    <w:rsid w:val="007D683B"/>
    <w:rsid w:val="007D6AE5"/>
    <w:rsid w:val="007D6BAB"/>
    <w:rsid w:val="007D7086"/>
    <w:rsid w:val="007D749E"/>
    <w:rsid w:val="007D7640"/>
    <w:rsid w:val="007D79FA"/>
    <w:rsid w:val="007D7BB4"/>
    <w:rsid w:val="007E0578"/>
    <w:rsid w:val="007E09E5"/>
    <w:rsid w:val="007E0FC5"/>
    <w:rsid w:val="007E0FC9"/>
    <w:rsid w:val="007E1198"/>
    <w:rsid w:val="007E11E8"/>
    <w:rsid w:val="007E191C"/>
    <w:rsid w:val="007E1A1F"/>
    <w:rsid w:val="007E1D5F"/>
    <w:rsid w:val="007E22E6"/>
    <w:rsid w:val="007E29E3"/>
    <w:rsid w:val="007E311A"/>
    <w:rsid w:val="007E3850"/>
    <w:rsid w:val="007E3F15"/>
    <w:rsid w:val="007E4152"/>
    <w:rsid w:val="007E46B2"/>
    <w:rsid w:val="007E46F8"/>
    <w:rsid w:val="007E524D"/>
    <w:rsid w:val="007E5CE8"/>
    <w:rsid w:val="007E664D"/>
    <w:rsid w:val="007E6797"/>
    <w:rsid w:val="007E6884"/>
    <w:rsid w:val="007E6FB1"/>
    <w:rsid w:val="007E715D"/>
    <w:rsid w:val="007E74DB"/>
    <w:rsid w:val="007E7A3D"/>
    <w:rsid w:val="007E7FC7"/>
    <w:rsid w:val="007F0795"/>
    <w:rsid w:val="007F0C6D"/>
    <w:rsid w:val="007F129E"/>
    <w:rsid w:val="007F142D"/>
    <w:rsid w:val="007F1D3F"/>
    <w:rsid w:val="007F2B81"/>
    <w:rsid w:val="007F2ECF"/>
    <w:rsid w:val="007F3440"/>
    <w:rsid w:val="007F34DD"/>
    <w:rsid w:val="007F3532"/>
    <w:rsid w:val="007F3664"/>
    <w:rsid w:val="007F38B5"/>
    <w:rsid w:val="007F4036"/>
    <w:rsid w:val="007F4392"/>
    <w:rsid w:val="007F484C"/>
    <w:rsid w:val="007F4F52"/>
    <w:rsid w:val="007F53F8"/>
    <w:rsid w:val="007F5408"/>
    <w:rsid w:val="007F58FE"/>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0D59"/>
    <w:rsid w:val="008012AA"/>
    <w:rsid w:val="0080136F"/>
    <w:rsid w:val="00801B0D"/>
    <w:rsid w:val="00801DC8"/>
    <w:rsid w:val="00801DD9"/>
    <w:rsid w:val="008020DA"/>
    <w:rsid w:val="00802618"/>
    <w:rsid w:val="00802644"/>
    <w:rsid w:val="00802CC2"/>
    <w:rsid w:val="008030AB"/>
    <w:rsid w:val="00803B16"/>
    <w:rsid w:val="00803CD7"/>
    <w:rsid w:val="00803E0E"/>
    <w:rsid w:val="00804605"/>
    <w:rsid w:val="00804C8F"/>
    <w:rsid w:val="00804D8D"/>
    <w:rsid w:val="00804E03"/>
    <w:rsid w:val="00805564"/>
    <w:rsid w:val="00805A4A"/>
    <w:rsid w:val="00805A60"/>
    <w:rsid w:val="00805C34"/>
    <w:rsid w:val="008062EC"/>
    <w:rsid w:val="00806475"/>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32F0"/>
    <w:rsid w:val="00813931"/>
    <w:rsid w:val="00813E3D"/>
    <w:rsid w:val="00813F50"/>
    <w:rsid w:val="00814784"/>
    <w:rsid w:val="00814BA0"/>
    <w:rsid w:val="008152F8"/>
    <w:rsid w:val="00815346"/>
    <w:rsid w:val="00815435"/>
    <w:rsid w:val="00815D5D"/>
    <w:rsid w:val="00815DED"/>
    <w:rsid w:val="008160C8"/>
    <w:rsid w:val="0081652A"/>
    <w:rsid w:val="008167E1"/>
    <w:rsid w:val="008169F9"/>
    <w:rsid w:val="00816C05"/>
    <w:rsid w:val="00816EF2"/>
    <w:rsid w:val="00817AB3"/>
    <w:rsid w:val="00820F10"/>
    <w:rsid w:val="00820FD4"/>
    <w:rsid w:val="008210AD"/>
    <w:rsid w:val="0082125A"/>
    <w:rsid w:val="008217BE"/>
    <w:rsid w:val="00821D57"/>
    <w:rsid w:val="00821F11"/>
    <w:rsid w:val="00822395"/>
    <w:rsid w:val="00822D38"/>
    <w:rsid w:val="00823198"/>
    <w:rsid w:val="00823449"/>
    <w:rsid w:val="0082353C"/>
    <w:rsid w:val="00823672"/>
    <w:rsid w:val="0082388D"/>
    <w:rsid w:val="00823901"/>
    <w:rsid w:val="008239F0"/>
    <w:rsid w:val="00823D61"/>
    <w:rsid w:val="00823FD2"/>
    <w:rsid w:val="00824039"/>
    <w:rsid w:val="00824177"/>
    <w:rsid w:val="00824869"/>
    <w:rsid w:val="00824B2C"/>
    <w:rsid w:val="00824CE2"/>
    <w:rsid w:val="008251B8"/>
    <w:rsid w:val="00825276"/>
    <w:rsid w:val="00825C02"/>
    <w:rsid w:val="00825CF3"/>
    <w:rsid w:val="0082607D"/>
    <w:rsid w:val="0082639C"/>
    <w:rsid w:val="0082656A"/>
    <w:rsid w:val="00827182"/>
    <w:rsid w:val="0082728F"/>
    <w:rsid w:val="008274A7"/>
    <w:rsid w:val="00827EF8"/>
    <w:rsid w:val="00827FED"/>
    <w:rsid w:val="0083011F"/>
    <w:rsid w:val="00830A3D"/>
    <w:rsid w:val="00830CA0"/>
    <w:rsid w:val="00831158"/>
    <w:rsid w:val="0083185F"/>
    <w:rsid w:val="00831924"/>
    <w:rsid w:val="008319AD"/>
    <w:rsid w:val="00832184"/>
    <w:rsid w:val="008322DB"/>
    <w:rsid w:val="008329E6"/>
    <w:rsid w:val="00832A73"/>
    <w:rsid w:val="00832A9B"/>
    <w:rsid w:val="00833592"/>
    <w:rsid w:val="00833815"/>
    <w:rsid w:val="00833CCF"/>
    <w:rsid w:val="008340FC"/>
    <w:rsid w:val="008348E8"/>
    <w:rsid w:val="00834D99"/>
    <w:rsid w:val="0083502F"/>
    <w:rsid w:val="00835256"/>
    <w:rsid w:val="0083559F"/>
    <w:rsid w:val="008355B2"/>
    <w:rsid w:val="00835F62"/>
    <w:rsid w:val="008362CC"/>
    <w:rsid w:val="00836706"/>
    <w:rsid w:val="00836E19"/>
    <w:rsid w:val="0083707E"/>
    <w:rsid w:val="0083720D"/>
    <w:rsid w:val="00837B3F"/>
    <w:rsid w:val="00837BCB"/>
    <w:rsid w:val="00840078"/>
    <w:rsid w:val="0084075E"/>
    <w:rsid w:val="00840BBB"/>
    <w:rsid w:val="00840EF2"/>
    <w:rsid w:val="00840F84"/>
    <w:rsid w:val="00841E83"/>
    <w:rsid w:val="00842145"/>
    <w:rsid w:val="0084257E"/>
    <w:rsid w:val="00842847"/>
    <w:rsid w:val="00842B6C"/>
    <w:rsid w:val="008434F2"/>
    <w:rsid w:val="00844875"/>
    <w:rsid w:val="0084556B"/>
    <w:rsid w:val="0084585C"/>
    <w:rsid w:val="008458C8"/>
    <w:rsid w:val="00845917"/>
    <w:rsid w:val="00845B8B"/>
    <w:rsid w:val="00845BAC"/>
    <w:rsid w:val="00845D86"/>
    <w:rsid w:val="00846188"/>
    <w:rsid w:val="00846CC4"/>
    <w:rsid w:val="008472F5"/>
    <w:rsid w:val="0084751B"/>
    <w:rsid w:val="00847771"/>
    <w:rsid w:val="00847AE5"/>
    <w:rsid w:val="00847EA0"/>
    <w:rsid w:val="00850499"/>
    <w:rsid w:val="00850C4D"/>
    <w:rsid w:val="00851128"/>
    <w:rsid w:val="00851131"/>
    <w:rsid w:val="0085117F"/>
    <w:rsid w:val="008511B3"/>
    <w:rsid w:val="00851B6A"/>
    <w:rsid w:val="00851DDC"/>
    <w:rsid w:val="0085276E"/>
    <w:rsid w:val="00852788"/>
    <w:rsid w:val="00852B35"/>
    <w:rsid w:val="0085319F"/>
    <w:rsid w:val="00853322"/>
    <w:rsid w:val="00853814"/>
    <w:rsid w:val="00853BED"/>
    <w:rsid w:val="00853F3F"/>
    <w:rsid w:val="00854184"/>
    <w:rsid w:val="008541E4"/>
    <w:rsid w:val="00854476"/>
    <w:rsid w:val="0085447F"/>
    <w:rsid w:val="0085471F"/>
    <w:rsid w:val="00854A5C"/>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8F6"/>
    <w:rsid w:val="008609F7"/>
    <w:rsid w:val="00860C01"/>
    <w:rsid w:val="00860CA2"/>
    <w:rsid w:val="00860E30"/>
    <w:rsid w:val="00860EC2"/>
    <w:rsid w:val="00860ED8"/>
    <w:rsid w:val="008611FC"/>
    <w:rsid w:val="00861E18"/>
    <w:rsid w:val="008623E8"/>
    <w:rsid w:val="008629A9"/>
    <w:rsid w:val="00862A85"/>
    <w:rsid w:val="00862B3C"/>
    <w:rsid w:val="0086312E"/>
    <w:rsid w:val="0086313B"/>
    <w:rsid w:val="008635DC"/>
    <w:rsid w:val="008636E5"/>
    <w:rsid w:val="00863AD3"/>
    <w:rsid w:val="00863F58"/>
    <w:rsid w:val="008641A9"/>
    <w:rsid w:val="008646A2"/>
    <w:rsid w:val="00864B01"/>
    <w:rsid w:val="00864BC3"/>
    <w:rsid w:val="008653A3"/>
    <w:rsid w:val="0086592C"/>
    <w:rsid w:val="0086604C"/>
    <w:rsid w:val="008662F4"/>
    <w:rsid w:val="00866A50"/>
    <w:rsid w:val="00866A8D"/>
    <w:rsid w:val="00866FF8"/>
    <w:rsid w:val="00867AAD"/>
    <w:rsid w:val="00867C78"/>
    <w:rsid w:val="00867CB9"/>
    <w:rsid w:val="008700E5"/>
    <w:rsid w:val="00870C5D"/>
    <w:rsid w:val="00870C82"/>
    <w:rsid w:val="00871877"/>
    <w:rsid w:val="00872194"/>
    <w:rsid w:val="008723EC"/>
    <w:rsid w:val="00872416"/>
    <w:rsid w:val="0087259B"/>
    <w:rsid w:val="00872607"/>
    <w:rsid w:val="00873A39"/>
    <w:rsid w:val="00873F38"/>
    <w:rsid w:val="008741F4"/>
    <w:rsid w:val="00874787"/>
    <w:rsid w:val="00874B88"/>
    <w:rsid w:val="00874E16"/>
    <w:rsid w:val="0087529C"/>
    <w:rsid w:val="0087545D"/>
    <w:rsid w:val="00875B3B"/>
    <w:rsid w:val="00876010"/>
    <w:rsid w:val="00876E47"/>
    <w:rsid w:val="0087758D"/>
    <w:rsid w:val="0087795B"/>
    <w:rsid w:val="00877F04"/>
    <w:rsid w:val="00880ABC"/>
    <w:rsid w:val="00881714"/>
    <w:rsid w:val="0088210F"/>
    <w:rsid w:val="008824C4"/>
    <w:rsid w:val="008827C3"/>
    <w:rsid w:val="00882877"/>
    <w:rsid w:val="00882A5B"/>
    <w:rsid w:val="00882B5E"/>
    <w:rsid w:val="0088388C"/>
    <w:rsid w:val="008839F6"/>
    <w:rsid w:val="00883D81"/>
    <w:rsid w:val="0088426A"/>
    <w:rsid w:val="00884F62"/>
    <w:rsid w:val="008852E8"/>
    <w:rsid w:val="00885383"/>
    <w:rsid w:val="0088581E"/>
    <w:rsid w:val="00886103"/>
    <w:rsid w:val="0088612D"/>
    <w:rsid w:val="008864A4"/>
    <w:rsid w:val="008865A9"/>
    <w:rsid w:val="0088666F"/>
    <w:rsid w:val="00886C28"/>
    <w:rsid w:val="00886FA0"/>
    <w:rsid w:val="0088728F"/>
    <w:rsid w:val="00887428"/>
    <w:rsid w:val="008874C2"/>
    <w:rsid w:val="00887B9E"/>
    <w:rsid w:val="00887EC6"/>
    <w:rsid w:val="00887EE4"/>
    <w:rsid w:val="00887F9D"/>
    <w:rsid w:val="0089021E"/>
    <w:rsid w:val="008903A3"/>
    <w:rsid w:val="00890862"/>
    <w:rsid w:val="00890D6B"/>
    <w:rsid w:val="008911C8"/>
    <w:rsid w:val="008916F9"/>
    <w:rsid w:val="0089182C"/>
    <w:rsid w:val="00891C0B"/>
    <w:rsid w:val="00891CD4"/>
    <w:rsid w:val="00892077"/>
    <w:rsid w:val="0089230C"/>
    <w:rsid w:val="00892624"/>
    <w:rsid w:val="00892669"/>
    <w:rsid w:val="00892D8C"/>
    <w:rsid w:val="008930F5"/>
    <w:rsid w:val="0089354C"/>
    <w:rsid w:val="0089367B"/>
    <w:rsid w:val="008936FE"/>
    <w:rsid w:val="0089377B"/>
    <w:rsid w:val="00893F21"/>
    <w:rsid w:val="00893FB3"/>
    <w:rsid w:val="00894045"/>
    <w:rsid w:val="00894AA8"/>
    <w:rsid w:val="00894FE1"/>
    <w:rsid w:val="00895362"/>
    <w:rsid w:val="008955BC"/>
    <w:rsid w:val="00895747"/>
    <w:rsid w:val="0089574D"/>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12D"/>
    <w:rsid w:val="008A32DF"/>
    <w:rsid w:val="008A351F"/>
    <w:rsid w:val="008A3558"/>
    <w:rsid w:val="008A4108"/>
    <w:rsid w:val="008A41F1"/>
    <w:rsid w:val="008A4801"/>
    <w:rsid w:val="008A4C3C"/>
    <w:rsid w:val="008A5600"/>
    <w:rsid w:val="008A56A3"/>
    <w:rsid w:val="008A6358"/>
    <w:rsid w:val="008A6B20"/>
    <w:rsid w:val="008A6E74"/>
    <w:rsid w:val="008A6FA7"/>
    <w:rsid w:val="008A7295"/>
    <w:rsid w:val="008A73C1"/>
    <w:rsid w:val="008A75FA"/>
    <w:rsid w:val="008B0092"/>
    <w:rsid w:val="008B0677"/>
    <w:rsid w:val="008B0A78"/>
    <w:rsid w:val="008B0F1C"/>
    <w:rsid w:val="008B0F80"/>
    <w:rsid w:val="008B0F85"/>
    <w:rsid w:val="008B1046"/>
    <w:rsid w:val="008B1DCB"/>
    <w:rsid w:val="008B2464"/>
    <w:rsid w:val="008B24D4"/>
    <w:rsid w:val="008B2679"/>
    <w:rsid w:val="008B276C"/>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101B"/>
    <w:rsid w:val="008C135C"/>
    <w:rsid w:val="008C1DD9"/>
    <w:rsid w:val="008C1EA6"/>
    <w:rsid w:val="008C25CF"/>
    <w:rsid w:val="008C30C5"/>
    <w:rsid w:val="008C310F"/>
    <w:rsid w:val="008C3291"/>
    <w:rsid w:val="008C35F5"/>
    <w:rsid w:val="008C3ACD"/>
    <w:rsid w:val="008C3B6F"/>
    <w:rsid w:val="008C3E46"/>
    <w:rsid w:val="008C42E4"/>
    <w:rsid w:val="008C44D9"/>
    <w:rsid w:val="008C4DA8"/>
    <w:rsid w:val="008C5478"/>
    <w:rsid w:val="008C58C3"/>
    <w:rsid w:val="008C6731"/>
    <w:rsid w:val="008C6876"/>
    <w:rsid w:val="008C7432"/>
    <w:rsid w:val="008C7BDA"/>
    <w:rsid w:val="008D018D"/>
    <w:rsid w:val="008D04C7"/>
    <w:rsid w:val="008D0980"/>
    <w:rsid w:val="008D0B11"/>
    <w:rsid w:val="008D0B3E"/>
    <w:rsid w:val="008D0B93"/>
    <w:rsid w:val="008D0D17"/>
    <w:rsid w:val="008D0DD4"/>
    <w:rsid w:val="008D10D1"/>
    <w:rsid w:val="008D1396"/>
    <w:rsid w:val="008D1743"/>
    <w:rsid w:val="008D1A2E"/>
    <w:rsid w:val="008D1D13"/>
    <w:rsid w:val="008D2217"/>
    <w:rsid w:val="008D2670"/>
    <w:rsid w:val="008D2A06"/>
    <w:rsid w:val="008D3D8E"/>
    <w:rsid w:val="008D425D"/>
    <w:rsid w:val="008D4711"/>
    <w:rsid w:val="008D471E"/>
    <w:rsid w:val="008D4BA5"/>
    <w:rsid w:val="008D4E13"/>
    <w:rsid w:val="008D4E96"/>
    <w:rsid w:val="008D53EE"/>
    <w:rsid w:val="008D590A"/>
    <w:rsid w:val="008D6085"/>
    <w:rsid w:val="008D6B41"/>
    <w:rsid w:val="008D7CA4"/>
    <w:rsid w:val="008D7E20"/>
    <w:rsid w:val="008E0189"/>
    <w:rsid w:val="008E02AE"/>
    <w:rsid w:val="008E071D"/>
    <w:rsid w:val="008E0862"/>
    <w:rsid w:val="008E0E20"/>
    <w:rsid w:val="008E1098"/>
    <w:rsid w:val="008E153D"/>
    <w:rsid w:val="008E2726"/>
    <w:rsid w:val="008E2B74"/>
    <w:rsid w:val="008E3203"/>
    <w:rsid w:val="008E3E6C"/>
    <w:rsid w:val="008E4A3B"/>
    <w:rsid w:val="008E4E5A"/>
    <w:rsid w:val="008E4E67"/>
    <w:rsid w:val="008E50A5"/>
    <w:rsid w:val="008E5350"/>
    <w:rsid w:val="008E53A2"/>
    <w:rsid w:val="008E53EA"/>
    <w:rsid w:val="008E54CA"/>
    <w:rsid w:val="008E57D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F32"/>
    <w:rsid w:val="008F2177"/>
    <w:rsid w:val="008F30EB"/>
    <w:rsid w:val="008F31AF"/>
    <w:rsid w:val="008F334F"/>
    <w:rsid w:val="008F3382"/>
    <w:rsid w:val="008F3A62"/>
    <w:rsid w:val="008F3D67"/>
    <w:rsid w:val="008F3D77"/>
    <w:rsid w:val="008F4EFA"/>
    <w:rsid w:val="008F57F6"/>
    <w:rsid w:val="008F59BA"/>
    <w:rsid w:val="008F5BCE"/>
    <w:rsid w:val="008F5E16"/>
    <w:rsid w:val="008F6433"/>
    <w:rsid w:val="008F6444"/>
    <w:rsid w:val="008F650F"/>
    <w:rsid w:val="008F66C4"/>
    <w:rsid w:val="008F67B9"/>
    <w:rsid w:val="008F69D8"/>
    <w:rsid w:val="008F6B8F"/>
    <w:rsid w:val="008F6D7A"/>
    <w:rsid w:val="008F7167"/>
    <w:rsid w:val="008F7932"/>
    <w:rsid w:val="008F7973"/>
    <w:rsid w:val="008F7C31"/>
    <w:rsid w:val="0090037D"/>
    <w:rsid w:val="00900791"/>
    <w:rsid w:val="00901B49"/>
    <w:rsid w:val="00901B89"/>
    <w:rsid w:val="00901CD6"/>
    <w:rsid w:val="00901FFD"/>
    <w:rsid w:val="00902AC4"/>
    <w:rsid w:val="009041E8"/>
    <w:rsid w:val="0090491C"/>
    <w:rsid w:val="00905098"/>
    <w:rsid w:val="009055AE"/>
    <w:rsid w:val="00905612"/>
    <w:rsid w:val="00905D4F"/>
    <w:rsid w:val="00906357"/>
    <w:rsid w:val="009066CE"/>
    <w:rsid w:val="0090673C"/>
    <w:rsid w:val="0090677B"/>
    <w:rsid w:val="00907E83"/>
    <w:rsid w:val="00907F18"/>
    <w:rsid w:val="009100C3"/>
    <w:rsid w:val="009110A7"/>
    <w:rsid w:val="009112FE"/>
    <w:rsid w:val="0091183A"/>
    <w:rsid w:val="00911DCF"/>
    <w:rsid w:val="00911FD6"/>
    <w:rsid w:val="00912433"/>
    <w:rsid w:val="00912623"/>
    <w:rsid w:val="00912772"/>
    <w:rsid w:val="00912A5E"/>
    <w:rsid w:val="00912B2A"/>
    <w:rsid w:val="00912E38"/>
    <w:rsid w:val="00912E6E"/>
    <w:rsid w:val="00912EFE"/>
    <w:rsid w:val="0091344E"/>
    <w:rsid w:val="00913892"/>
    <w:rsid w:val="00913A4A"/>
    <w:rsid w:val="009141B1"/>
    <w:rsid w:val="00914227"/>
    <w:rsid w:val="00914A28"/>
    <w:rsid w:val="00914DB7"/>
    <w:rsid w:val="009153BC"/>
    <w:rsid w:val="00915869"/>
    <w:rsid w:val="009159BB"/>
    <w:rsid w:val="00915ED8"/>
    <w:rsid w:val="00915F88"/>
    <w:rsid w:val="0091604D"/>
    <w:rsid w:val="009161F7"/>
    <w:rsid w:val="0091632D"/>
    <w:rsid w:val="009164F8"/>
    <w:rsid w:val="009169F4"/>
    <w:rsid w:val="00916C22"/>
    <w:rsid w:val="00916C91"/>
    <w:rsid w:val="00916DD5"/>
    <w:rsid w:val="00916F7F"/>
    <w:rsid w:val="0091779E"/>
    <w:rsid w:val="009202D5"/>
    <w:rsid w:val="009206B2"/>
    <w:rsid w:val="00920BA6"/>
    <w:rsid w:val="00920FD2"/>
    <w:rsid w:val="009216BD"/>
    <w:rsid w:val="00922764"/>
    <w:rsid w:val="009229A2"/>
    <w:rsid w:val="00923451"/>
    <w:rsid w:val="00923B99"/>
    <w:rsid w:val="0092408B"/>
    <w:rsid w:val="00924E8D"/>
    <w:rsid w:val="00925287"/>
    <w:rsid w:val="00925EB6"/>
    <w:rsid w:val="00925EEB"/>
    <w:rsid w:val="00926083"/>
    <w:rsid w:val="0092621D"/>
    <w:rsid w:val="0092627D"/>
    <w:rsid w:val="0092634A"/>
    <w:rsid w:val="00927109"/>
    <w:rsid w:val="009272C3"/>
    <w:rsid w:val="00927955"/>
    <w:rsid w:val="00930941"/>
    <w:rsid w:val="00930A6F"/>
    <w:rsid w:val="00931318"/>
    <w:rsid w:val="009321A8"/>
    <w:rsid w:val="009322D7"/>
    <w:rsid w:val="009323FA"/>
    <w:rsid w:val="00932617"/>
    <w:rsid w:val="0093281F"/>
    <w:rsid w:val="009330FC"/>
    <w:rsid w:val="00933787"/>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99F"/>
    <w:rsid w:val="00936CC3"/>
    <w:rsid w:val="00937128"/>
    <w:rsid w:val="009375D0"/>
    <w:rsid w:val="00937877"/>
    <w:rsid w:val="00937B0F"/>
    <w:rsid w:val="00937B1F"/>
    <w:rsid w:val="00937E0C"/>
    <w:rsid w:val="00937EEE"/>
    <w:rsid w:val="00937FF8"/>
    <w:rsid w:val="0094024D"/>
    <w:rsid w:val="00940465"/>
    <w:rsid w:val="00940826"/>
    <w:rsid w:val="00940C1E"/>
    <w:rsid w:val="009413D0"/>
    <w:rsid w:val="00941430"/>
    <w:rsid w:val="009418DA"/>
    <w:rsid w:val="009419B0"/>
    <w:rsid w:val="0094241E"/>
    <w:rsid w:val="009426D7"/>
    <w:rsid w:val="009428EC"/>
    <w:rsid w:val="00942EC8"/>
    <w:rsid w:val="00942FD5"/>
    <w:rsid w:val="009430A7"/>
    <w:rsid w:val="0094314A"/>
    <w:rsid w:val="00943379"/>
    <w:rsid w:val="00943721"/>
    <w:rsid w:val="009438EE"/>
    <w:rsid w:val="00943D3A"/>
    <w:rsid w:val="0094406B"/>
    <w:rsid w:val="009440AF"/>
    <w:rsid w:val="009441C9"/>
    <w:rsid w:val="00944946"/>
    <w:rsid w:val="00944B3F"/>
    <w:rsid w:val="00944C85"/>
    <w:rsid w:val="00944CED"/>
    <w:rsid w:val="00944E3A"/>
    <w:rsid w:val="00945351"/>
    <w:rsid w:val="009453CA"/>
    <w:rsid w:val="00945C21"/>
    <w:rsid w:val="009461E1"/>
    <w:rsid w:val="00947F01"/>
    <w:rsid w:val="00950A68"/>
    <w:rsid w:val="00950DDD"/>
    <w:rsid w:val="00951BEF"/>
    <w:rsid w:val="00951F58"/>
    <w:rsid w:val="009526C5"/>
    <w:rsid w:val="00954134"/>
    <w:rsid w:val="00954449"/>
    <w:rsid w:val="0095445B"/>
    <w:rsid w:val="00954487"/>
    <w:rsid w:val="009546F9"/>
    <w:rsid w:val="009547C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0F8E"/>
    <w:rsid w:val="009610E7"/>
    <w:rsid w:val="00961AD0"/>
    <w:rsid w:val="00961D67"/>
    <w:rsid w:val="009623CD"/>
    <w:rsid w:val="009623E2"/>
    <w:rsid w:val="00962473"/>
    <w:rsid w:val="0096258B"/>
    <w:rsid w:val="009633D2"/>
    <w:rsid w:val="00964360"/>
    <w:rsid w:val="00965024"/>
    <w:rsid w:val="009650CD"/>
    <w:rsid w:val="0096596F"/>
    <w:rsid w:val="00965A55"/>
    <w:rsid w:val="00965CB9"/>
    <w:rsid w:val="009662A0"/>
    <w:rsid w:val="00966674"/>
    <w:rsid w:val="009669D1"/>
    <w:rsid w:val="0096782B"/>
    <w:rsid w:val="00967E94"/>
    <w:rsid w:val="009701A2"/>
    <w:rsid w:val="009706D7"/>
    <w:rsid w:val="009707ED"/>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4A23"/>
    <w:rsid w:val="00975C26"/>
    <w:rsid w:val="009760D1"/>
    <w:rsid w:val="0097640D"/>
    <w:rsid w:val="0097660C"/>
    <w:rsid w:val="00977346"/>
    <w:rsid w:val="0097748B"/>
    <w:rsid w:val="009775F7"/>
    <w:rsid w:val="009778F1"/>
    <w:rsid w:val="00977ADA"/>
    <w:rsid w:val="0098052A"/>
    <w:rsid w:val="0098087B"/>
    <w:rsid w:val="00980C7F"/>
    <w:rsid w:val="00980D4A"/>
    <w:rsid w:val="00980FC2"/>
    <w:rsid w:val="00981303"/>
    <w:rsid w:val="00981CD1"/>
    <w:rsid w:val="0098213F"/>
    <w:rsid w:val="00982200"/>
    <w:rsid w:val="00982391"/>
    <w:rsid w:val="00982BFF"/>
    <w:rsid w:val="00982C75"/>
    <w:rsid w:val="00982C8F"/>
    <w:rsid w:val="009830C1"/>
    <w:rsid w:val="00983514"/>
    <w:rsid w:val="009835AE"/>
    <w:rsid w:val="00983C8F"/>
    <w:rsid w:val="00983F85"/>
    <w:rsid w:val="0098428B"/>
    <w:rsid w:val="00984A14"/>
    <w:rsid w:val="00984A73"/>
    <w:rsid w:val="00984B7A"/>
    <w:rsid w:val="009852B5"/>
    <w:rsid w:val="009853A2"/>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6EC"/>
    <w:rsid w:val="00992484"/>
    <w:rsid w:val="009927D2"/>
    <w:rsid w:val="00993A27"/>
    <w:rsid w:val="00994B14"/>
    <w:rsid w:val="00994E49"/>
    <w:rsid w:val="00994F59"/>
    <w:rsid w:val="0099614B"/>
    <w:rsid w:val="00996E04"/>
    <w:rsid w:val="00997AAD"/>
    <w:rsid w:val="009A0065"/>
    <w:rsid w:val="009A061D"/>
    <w:rsid w:val="009A08EE"/>
    <w:rsid w:val="009A0E60"/>
    <w:rsid w:val="009A152A"/>
    <w:rsid w:val="009A1841"/>
    <w:rsid w:val="009A2181"/>
    <w:rsid w:val="009A25E7"/>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2A"/>
    <w:rsid w:val="009A6C02"/>
    <w:rsid w:val="009A6C06"/>
    <w:rsid w:val="009A6F59"/>
    <w:rsid w:val="009A6FEB"/>
    <w:rsid w:val="009A7223"/>
    <w:rsid w:val="009A73A5"/>
    <w:rsid w:val="009A74FC"/>
    <w:rsid w:val="009A7A90"/>
    <w:rsid w:val="009A7C66"/>
    <w:rsid w:val="009B04A8"/>
    <w:rsid w:val="009B08AC"/>
    <w:rsid w:val="009B0C74"/>
    <w:rsid w:val="009B149B"/>
    <w:rsid w:val="009B1653"/>
    <w:rsid w:val="009B19C3"/>
    <w:rsid w:val="009B19D6"/>
    <w:rsid w:val="009B1AD2"/>
    <w:rsid w:val="009B1D7E"/>
    <w:rsid w:val="009B22AD"/>
    <w:rsid w:val="009B239A"/>
    <w:rsid w:val="009B2481"/>
    <w:rsid w:val="009B2522"/>
    <w:rsid w:val="009B2741"/>
    <w:rsid w:val="009B2785"/>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ACF"/>
    <w:rsid w:val="009B4CBC"/>
    <w:rsid w:val="009B4F43"/>
    <w:rsid w:val="009B50CE"/>
    <w:rsid w:val="009B5301"/>
    <w:rsid w:val="009B57F4"/>
    <w:rsid w:val="009B5ACE"/>
    <w:rsid w:val="009B61A6"/>
    <w:rsid w:val="009B655E"/>
    <w:rsid w:val="009B66DE"/>
    <w:rsid w:val="009B7B17"/>
    <w:rsid w:val="009B7E2C"/>
    <w:rsid w:val="009B7EB5"/>
    <w:rsid w:val="009C03EC"/>
    <w:rsid w:val="009C06FA"/>
    <w:rsid w:val="009C0D63"/>
    <w:rsid w:val="009C0F60"/>
    <w:rsid w:val="009C112C"/>
    <w:rsid w:val="009C11A2"/>
    <w:rsid w:val="009C13C2"/>
    <w:rsid w:val="009C1416"/>
    <w:rsid w:val="009C163C"/>
    <w:rsid w:val="009C17B7"/>
    <w:rsid w:val="009C17BC"/>
    <w:rsid w:val="009C24CE"/>
    <w:rsid w:val="009C2C85"/>
    <w:rsid w:val="009C2DE9"/>
    <w:rsid w:val="009C33DF"/>
    <w:rsid w:val="009C3F48"/>
    <w:rsid w:val="009C4014"/>
    <w:rsid w:val="009C4405"/>
    <w:rsid w:val="009C4C07"/>
    <w:rsid w:val="009C4CCA"/>
    <w:rsid w:val="009C5291"/>
    <w:rsid w:val="009C5401"/>
    <w:rsid w:val="009C54F7"/>
    <w:rsid w:val="009C5B17"/>
    <w:rsid w:val="009C6009"/>
    <w:rsid w:val="009C630B"/>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2DF2"/>
    <w:rsid w:val="009D3BC8"/>
    <w:rsid w:val="009D428A"/>
    <w:rsid w:val="009D4378"/>
    <w:rsid w:val="009D4651"/>
    <w:rsid w:val="009D4A30"/>
    <w:rsid w:val="009D4B02"/>
    <w:rsid w:val="009D4E40"/>
    <w:rsid w:val="009D5046"/>
    <w:rsid w:val="009D543E"/>
    <w:rsid w:val="009D55A5"/>
    <w:rsid w:val="009D5827"/>
    <w:rsid w:val="009D592F"/>
    <w:rsid w:val="009D5AD3"/>
    <w:rsid w:val="009D6084"/>
    <w:rsid w:val="009D618D"/>
    <w:rsid w:val="009D61BE"/>
    <w:rsid w:val="009D651B"/>
    <w:rsid w:val="009D67B0"/>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2663"/>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B90"/>
    <w:rsid w:val="009F05B8"/>
    <w:rsid w:val="009F09E8"/>
    <w:rsid w:val="009F1379"/>
    <w:rsid w:val="009F1B2F"/>
    <w:rsid w:val="009F26E2"/>
    <w:rsid w:val="009F2B55"/>
    <w:rsid w:val="009F2B84"/>
    <w:rsid w:val="009F30B6"/>
    <w:rsid w:val="009F3E1F"/>
    <w:rsid w:val="009F3E71"/>
    <w:rsid w:val="009F3E98"/>
    <w:rsid w:val="009F4453"/>
    <w:rsid w:val="009F4AD9"/>
    <w:rsid w:val="009F526A"/>
    <w:rsid w:val="009F607E"/>
    <w:rsid w:val="009F620A"/>
    <w:rsid w:val="009F653D"/>
    <w:rsid w:val="009F66D3"/>
    <w:rsid w:val="009F6C91"/>
    <w:rsid w:val="009F7127"/>
    <w:rsid w:val="009F72D9"/>
    <w:rsid w:val="009F7C54"/>
    <w:rsid w:val="00A003E0"/>
    <w:rsid w:val="00A004EF"/>
    <w:rsid w:val="00A00A04"/>
    <w:rsid w:val="00A00E2B"/>
    <w:rsid w:val="00A01719"/>
    <w:rsid w:val="00A0182A"/>
    <w:rsid w:val="00A01F93"/>
    <w:rsid w:val="00A02226"/>
    <w:rsid w:val="00A022B7"/>
    <w:rsid w:val="00A029DB"/>
    <w:rsid w:val="00A02C55"/>
    <w:rsid w:val="00A02C95"/>
    <w:rsid w:val="00A02E1A"/>
    <w:rsid w:val="00A03C7B"/>
    <w:rsid w:val="00A04F59"/>
    <w:rsid w:val="00A04FED"/>
    <w:rsid w:val="00A0518D"/>
    <w:rsid w:val="00A0567D"/>
    <w:rsid w:val="00A05D3E"/>
    <w:rsid w:val="00A05E19"/>
    <w:rsid w:val="00A05F53"/>
    <w:rsid w:val="00A061E2"/>
    <w:rsid w:val="00A064D7"/>
    <w:rsid w:val="00A066B7"/>
    <w:rsid w:val="00A068AB"/>
    <w:rsid w:val="00A078FA"/>
    <w:rsid w:val="00A079F2"/>
    <w:rsid w:val="00A07CBF"/>
    <w:rsid w:val="00A07D3C"/>
    <w:rsid w:val="00A07EB1"/>
    <w:rsid w:val="00A07EBE"/>
    <w:rsid w:val="00A107F3"/>
    <w:rsid w:val="00A109AD"/>
    <w:rsid w:val="00A10B87"/>
    <w:rsid w:val="00A10F5E"/>
    <w:rsid w:val="00A11405"/>
    <w:rsid w:val="00A11749"/>
    <w:rsid w:val="00A117CE"/>
    <w:rsid w:val="00A120D0"/>
    <w:rsid w:val="00A122C2"/>
    <w:rsid w:val="00A124A3"/>
    <w:rsid w:val="00A12BD6"/>
    <w:rsid w:val="00A13DB8"/>
    <w:rsid w:val="00A13E94"/>
    <w:rsid w:val="00A13F44"/>
    <w:rsid w:val="00A13FC1"/>
    <w:rsid w:val="00A14093"/>
    <w:rsid w:val="00A142D7"/>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EB9"/>
    <w:rsid w:val="00A22F06"/>
    <w:rsid w:val="00A2332E"/>
    <w:rsid w:val="00A23F6C"/>
    <w:rsid w:val="00A23F7E"/>
    <w:rsid w:val="00A240B1"/>
    <w:rsid w:val="00A24807"/>
    <w:rsid w:val="00A24EFC"/>
    <w:rsid w:val="00A253C5"/>
    <w:rsid w:val="00A25740"/>
    <w:rsid w:val="00A25797"/>
    <w:rsid w:val="00A25920"/>
    <w:rsid w:val="00A264C7"/>
    <w:rsid w:val="00A2687E"/>
    <w:rsid w:val="00A26AD3"/>
    <w:rsid w:val="00A26B02"/>
    <w:rsid w:val="00A26F4D"/>
    <w:rsid w:val="00A27E55"/>
    <w:rsid w:val="00A27E69"/>
    <w:rsid w:val="00A27F37"/>
    <w:rsid w:val="00A30356"/>
    <w:rsid w:val="00A30678"/>
    <w:rsid w:val="00A30712"/>
    <w:rsid w:val="00A30ADF"/>
    <w:rsid w:val="00A3132E"/>
    <w:rsid w:val="00A31398"/>
    <w:rsid w:val="00A31929"/>
    <w:rsid w:val="00A319C3"/>
    <w:rsid w:val="00A31E59"/>
    <w:rsid w:val="00A321B1"/>
    <w:rsid w:val="00A325F2"/>
    <w:rsid w:val="00A32AEC"/>
    <w:rsid w:val="00A32B18"/>
    <w:rsid w:val="00A32EEE"/>
    <w:rsid w:val="00A3397A"/>
    <w:rsid w:val="00A33B1E"/>
    <w:rsid w:val="00A33EDF"/>
    <w:rsid w:val="00A349B8"/>
    <w:rsid w:val="00A34A13"/>
    <w:rsid w:val="00A351D3"/>
    <w:rsid w:val="00A35351"/>
    <w:rsid w:val="00A35B5B"/>
    <w:rsid w:val="00A35C0F"/>
    <w:rsid w:val="00A35E4A"/>
    <w:rsid w:val="00A3649D"/>
    <w:rsid w:val="00A36B3B"/>
    <w:rsid w:val="00A36CD7"/>
    <w:rsid w:val="00A36D35"/>
    <w:rsid w:val="00A36E2C"/>
    <w:rsid w:val="00A36E9D"/>
    <w:rsid w:val="00A37ECF"/>
    <w:rsid w:val="00A40264"/>
    <w:rsid w:val="00A4113C"/>
    <w:rsid w:val="00A41181"/>
    <w:rsid w:val="00A41236"/>
    <w:rsid w:val="00A413F9"/>
    <w:rsid w:val="00A414ED"/>
    <w:rsid w:val="00A4177C"/>
    <w:rsid w:val="00A41FDC"/>
    <w:rsid w:val="00A424A2"/>
    <w:rsid w:val="00A42614"/>
    <w:rsid w:val="00A42A44"/>
    <w:rsid w:val="00A434C0"/>
    <w:rsid w:val="00A4354D"/>
    <w:rsid w:val="00A439C6"/>
    <w:rsid w:val="00A43ACB"/>
    <w:rsid w:val="00A43B7B"/>
    <w:rsid w:val="00A43F22"/>
    <w:rsid w:val="00A4404C"/>
    <w:rsid w:val="00A44A5E"/>
    <w:rsid w:val="00A4521D"/>
    <w:rsid w:val="00A45236"/>
    <w:rsid w:val="00A457FC"/>
    <w:rsid w:val="00A45E38"/>
    <w:rsid w:val="00A4687C"/>
    <w:rsid w:val="00A46E2E"/>
    <w:rsid w:val="00A46FC9"/>
    <w:rsid w:val="00A47843"/>
    <w:rsid w:val="00A47AF3"/>
    <w:rsid w:val="00A47CA3"/>
    <w:rsid w:val="00A50997"/>
    <w:rsid w:val="00A5161F"/>
    <w:rsid w:val="00A527B7"/>
    <w:rsid w:val="00A52A1F"/>
    <w:rsid w:val="00A52DD0"/>
    <w:rsid w:val="00A52DFB"/>
    <w:rsid w:val="00A5354D"/>
    <w:rsid w:val="00A53E0A"/>
    <w:rsid w:val="00A542DE"/>
    <w:rsid w:val="00A54C45"/>
    <w:rsid w:val="00A551A5"/>
    <w:rsid w:val="00A5550D"/>
    <w:rsid w:val="00A55612"/>
    <w:rsid w:val="00A55B21"/>
    <w:rsid w:val="00A56A5D"/>
    <w:rsid w:val="00A56E86"/>
    <w:rsid w:val="00A574D6"/>
    <w:rsid w:val="00A575DD"/>
    <w:rsid w:val="00A575E6"/>
    <w:rsid w:val="00A57A20"/>
    <w:rsid w:val="00A57ADC"/>
    <w:rsid w:val="00A57E3D"/>
    <w:rsid w:val="00A6000E"/>
    <w:rsid w:val="00A601B8"/>
    <w:rsid w:val="00A603C7"/>
    <w:rsid w:val="00A6076C"/>
    <w:rsid w:val="00A60B09"/>
    <w:rsid w:val="00A60F63"/>
    <w:rsid w:val="00A61263"/>
    <w:rsid w:val="00A61781"/>
    <w:rsid w:val="00A61AD0"/>
    <w:rsid w:val="00A62490"/>
    <w:rsid w:val="00A624FA"/>
    <w:rsid w:val="00A62828"/>
    <w:rsid w:val="00A62B70"/>
    <w:rsid w:val="00A62F0E"/>
    <w:rsid w:val="00A62FA0"/>
    <w:rsid w:val="00A63106"/>
    <w:rsid w:val="00A63583"/>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B88"/>
    <w:rsid w:val="00A67CDB"/>
    <w:rsid w:val="00A70163"/>
    <w:rsid w:val="00A704CA"/>
    <w:rsid w:val="00A705FF"/>
    <w:rsid w:val="00A70923"/>
    <w:rsid w:val="00A7092E"/>
    <w:rsid w:val="00A70E77"/>
    <w:rsid w:val="00A7159B"/>
    <w:rsid w:val="00A723EA"/>
    <w:rsid w:val="00A723ED"/>
    <w:rsid w:val="00A72A0C"/>
    <w:rsid w:val="00A72AEC"/>
    <w:rsid w:val="00A72C62"/>
    <w:rsid w:val="00A72F64"/>
    <w:rsid w:val="00A730AF"/>
    <w:rsid w:val="00A732C5"/>
    <w:rsid w:val="00A7370D"/>
    <w:rsid w:val="00A73815"/>
    <w:rsid w:val="00A73AE1"/>
    <w:rsid w:val="00A73B35"/>
    <w:rsid w:val="00A73EEA"/>
    <w:rsid w:val="00A74B60"/>
    <w:rsid w:val="00A74C36"/>
    <w:rsid w:val="00A751D9"/>
    <w:rsid w:val="00A755C8"/>
    <w:rsid w:val="00A7560F"/>
    <w:rsid w:val="00A757F9"/>
    <w:rsid w:val="00A7596D"/>
    <w:rsid w:val="00A75AEC"/>
    <w:rsid w:val="00A7627E"/>
    <w:rsid w:val="00A7647B"/>
    <w:rsid w:val="00A7670E"/>
    <w:rsid w:val="00A7693A"/>
    <w:rsid w:val="00A76BDD"/>
    <w:rsid w:val="00A76F36"/>
    <w:rsid w:val="00A80253"/>
    <w:rsid w:val="00A80583"/>
    <w:rsid w:val="00A80677"/>
    <w:rsid w:val="00A807AD"/>
    <w:rsid w:val="00A81396"/>
    <w:rsid w:val="00A819B3"/>
    <w:rsid w:val="00A81C82"/>
    <w:rsid w:val="00A81D96"/>
    <w:rsid w:val="00A81F92"/>
    <w:rsid w:val="00A82E7E"/>
    <w:rsid w:val="00A83470"/>
    <w:rsid w:val="00A83E48"/>
    <w:rsid w:val="00A8489D"/>
    <w:rsid w:val="00A84B84"/>
    <w:rsid w:val="00A84BA6"/>
    <w:rsid w:val="00A84C17"/>
    <w:rsid w:val="00A85B56"/>
    <w:rsid w:val="00A8629D"/>
    <w:rsid w:val="00A86581"/>
    <w:rsid w:val="00A86C54"/>
    <w:rsid w:val="00A8731A"/>
    <w:rsid w:val="00A87C29"/>
    <w:rsid w:val="00A90305"/>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590C"/>
    <w:rsid w:val="00A963A0"/>
    <w:rsid w:val="00A9665C"/>
    <w:rsid w:val="00A96718"/>
    <w:rsid w:val="00A9683D"/>
    <w:rsid w:val="00A96DF6"/>
    <w:rsid w:val="00A971AD"/>
    <w:rsid w:val="00A975CA"/>
    <w:rsid w:val="00AA166F"/>
    <w:rsid w:val="00AA1CE3"/>
    <w:rsid w:val="00AA1E38"/>
    <w:rsid w:val="00AA2563"/>
    <w:rsid w:val="00AA2982"/>
    <w:rsid w:val="00AA326B"/>
    <w:rsid w:val="00AA34F9"/>
    <w:rsid w:val="00AA355D"/>
    <w:rsid w:val="00AA37ED"/>
    <w:rsid w:val="00AA38E1"/>
    <w:rsid w:val="00AA3DB3"/>
    <w:rsid w:val="00AA40AC"/>
    <w:rsid w:val="00AA4B5C"/>
    <w:rsid w:val="00AA4C93"/>
    <w:rsid w:val="00AA4DCA"/>
    <w:rsid w:val="00AA4F0E"/>
    <w:rsid w:val="00AA51B0"/>
    <w:rsid w:val="00AA57ED"/>
    <w:rsid w:val="00AA607A"/>
    <w:rsid w:val="00AA6211"/>
    <w:rsid w:val="00AA6529"/>
    <w:rsid w:val="00AA6F03"/>
    <w:rsid w:val="00AA6F72"/>
    <w:rsid w:val="00AA7CE3"/>
    <w:rsid w:val="00AB02C4"/>
    <w:rsid w:val="00AB09A8"/>
    <w:rsid w:val="00AB12C9"/>
    <w:rsid w:val="00AB134C"/>
    <w:rsid w:val="00AB1461"/>
    <w:rsid w:val="00AB16D6"/>
    <w:rsid w:val="00AB19C7"/>
    <w:rsid w:val="00AB1A9F"/>
    <w:rsid w:val="00AB2992"/>
    <w:rsid w:val="00AB31E6"/>
    <w:rsid w:val="00AB351A"/>
    <w:rsid w:val="00AB375C"/>
    <w:rsid w:val="00AB38E2"/>
    <w:rsid w:val="00AB3AD5"/>
    <w:rsid w:val="00AB3E83"/>
    <w:rsid w:val="00AB467C"/>
    <w:rsid w:val="00AB49F5"/>
    <w:rsid w:val="00AB4BF8"/>
    <w:rsid w:val="00AB4CB4"/>
    <w:rsid w:val="00AB4CBD"/>
    <w:rsid w:val="00AB51F9"/>
    <w:rsid w:val="00AB544D"/>
    <w:rsid w:val="00AB597B"/>
    <w:rsid w:val="00AB5A7F"/>
    <w:rsid w:val="00AB5D55"/>
    <w:rsid w:val="00AB5DB6"/>
    <w:rsid w:val="00AB5E1A"/>
    <w:rsid w:val="00AB6358"/>
    <w:rsid w:val="00AB670A"/>
    <w:rsid w:val="00AB7100"/>
    <w:rsid w:val="00AB72D3"/>
    <w:rsid w:val="00AB73C7"/>
    <w:rsid w:val="00AB7618"/>
    <w:rsid w:val="00AC021E"/>
    <w:rsid w:val="00AC02F6"/>
    <w:rsid w:val="00AC07DD"/>
    <w:rsid w:val="00AC09E7"/>
    <w:rsid w:val="00AC0BAE"/>
    <w:rsid w:val="00AC10D6"/>
    <w:rsid w:val="00AC129F"/>
    <w:rsid w:val="00AC12BA"/>
    <w:rsid w:val="00AC1993"/>
    <w:rsid w:val="00AC1AB6"/>
    <w:rsid w:val="00AC1F61"/>
    <w:rsid w:val="00AC2BD6"/>
    <w:rsid w:val="00AC2E40"/>
    <w:rsid w:val="00AC3330"/>
    <w:rsid w:val="00AC3848"/>
    <w:rsid w:val="00AC3F3A"/>
    <w:rsid w:val="00AC401C"/>
    <w:rsid w:val="00AC407F"/>
    <w:rsid w:val="00AC45E6"/>
    <w:rsid w:val="00AC47BB"/>
    <w:rsid w:val="00AC562F"/>
    <w:rsid w:val="00AC5634"/>
    <w:rsid w:val="00AC5A24"/>
    <w:rsid w:val="00AC5D0A"/>
    <w:rsid w:val="00AC62BA"/>
    <w:rsid w:val="00AC6301"/>
    <w:rsid w:val="00AC653B"/>
    <w:rsid w:val="00AC6606"/>
    <w:rsid w:val="00AC669B"/>
    <w:rsid w:val="00AC6B56"/>
    <w:rsid w:val="00AC735F"/>
    <w:rsid w:val="00AC77BF"/>
    <w:rsid w:val="00AD00BB"/>
    <w:rsid w:val="00AD0506"/>
    <w:rsid w:val="00AD08C1"/>
    <w:rsid w:val="00AD0D71"/>
    <w:rsid w:val="00AD0FE7"/>
    <w:rsid w:val="00AD184C"/>
    <w:rsid w:val="00AD1912"/>
    <w:rsid w:val="00AD1F69"/>
    <w:rsid w:val="00AD2005"/>
    <w:rsid w:val="00AD2821"/>
    <w:rsid w:val="00AD3648"/>
    <w:rsid w:val="00AD36A1"/>
    <w:rsid w:val="00AD3D39"/>
    <w:rsid w:val="00AD4094"/>
    <w:rsid w:val="00AD4B5F"/>
    <w:rsid w:val="00AD4D26"/>
    <w:rsid w:val="00AD4E44"/>
    <w:rsid w:val="00AD57FC"/>
    <w:rsid w:val="00AD5AD6"/>
    <w:rsid w:val="00AD61C6"/>
    <w:rsid w:val="00AD630C"/>
    <w:rsid w:val="00AD65EE"/>
    <w:rsid w:val="00AD6F10"/>
    <w:rsid w:val="00AD7159"/>
    <w:rsid w:val="00AD74A2"/>
    <w:rsid w:val="00AD7CCA"/>
    <w:rsid w:val="00AD7DE1"/>
    <w:rsid w:val="00AE045B"/>
    <w:rsid w:val="00AE11F9"/>
    <w:rsid w:val="00AE15ED"/>
    <w:rsid w:val="00AE175B"/>
    <w:rsid w:val="00AE17DD"/>
    <w:rsid w:val="00AE1DE0"/>
    <w:rsid w:val="00AE2019"/>
    <w:rsid w:val="00AE2156"/>
    <w:rsid w:val="00AE25A7"/>
    <w:rsid w:val="00AE331A"/>
    <w:rsid w:val="00AE3D9B"/>
    <w:rsid w:val="00AE45C0"/>
    <w:rsid w:val="00AE49DD"/>
    <w:rsid w:val="00AE4C60"/>
    <w:rsid w:val="00AE56F3"/>
    <w:rsid w:val="00AE5AA2"/>
    <w:rsid w:val="00AE5CB7"/>
    <w:rsid w:val="00AE5D32"/>
    <w:rsid w:val="00AE6523"/>
    <w:rsid w:val="00AE7689"/>
    <w:rsid w:val="00AE76BF"/>
    <w:rsid w:val="00AE777E"/>
    <w:rsid w:val="00AF05BD"/>
    <w:rsid w:val="00AF0758"/>
    <w:rsid w:val="00AF0A41"/>
    <w:rsid w:val="00AF0A47"/>
    <w:rsid w:val="00AF0B42"/>
    <w:rsid w:val="00AF1069"/>
    <w:rsid w:val="00AF11CE"/>
    <w:rsid w:val="00AF147B"/>
    <w:rsid w:val="00AF205C"/>
    <w:rsid w:val="00AF3050"/>
    <w:rsid w:val="00AF3227"/>
    <w:rsid w:val="00AF3349"/>
    <w:rsid w:val="00AF3785"/>
    <w:rsid w:val="00AF37D7"/>
    <w:rsid w:val="00AF39B8"/>
    <w:rsid w:val="00AF3E2C"/>
    <w:rsid w:val="00AF3F0B"/>
    <w:rsid w:val="00AF41CB"/>
    <w:rsid w:val="00AF4A90"/>
    <w:rsid w:val="00AF581F"/>
    <w:rsid w:val="00AF5845"/>
    <w:rsid w:val="00AF5F53"/>
    <w:rsid w:val="00AF666E"/>
    <w:rsid w:val="00AF722E"/>
    <w:rsid w:val="00AF7258"/>
    <w:rsid w:val="00AF72A9"/>
    <w:rsid w:val="00AF74D6"/>
    <w:rsid w:val="00AF7562"/>
    <w:rsid w:val="00AF7C5E"/>
    <w:rsid w:val="00B00BDE"/>
    <w:rsid w:val="00B00D44"/>
    <w:rsid w:val="00B01103"/>
    <w:rsid w:val="00B01564"/>
    <w:rsid w:val="00B0199C"/>
    <w:rsid w:val="00B01B10"/>
    <w:rsid w:val="00B03250"/>
    <w:rsid w:val="00B03729"/>
    <w:rsid w:val="00B03A3B"/>
    <w:rsid w:val="00B04D56"/>
    <w:rsid w:val="00B04D81"/>
    <w:rsid w:val="00B04F14"/>
    <w:rsid w:val="00B05311"/>
    <w:rsid w:val="00B053AA"/>
    <w:rsid w:val="00B05D17"/>
    <w:rsid w:val="00B0653D"/>
    <w:rsid w:val="00B065D0"/>
    <w:rsid w:val="00B06BF8"/>
    <w:rsid w:val="00B06D2C"/>
    <w:rsid w:val="00B0744A"/>
    <w:rsid w:val="00B074B7"/>
    <w:rsid w:val="00B074C4"/>
    <w:rsid w:val="00B075EA"/>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233F"/>
    <w:rsid w:val="00B12346"/>
    <w:rsid w:val="00B126A3"/>
    <w:rsid w:val="00B12B83"/>
    <w:rsid w:val="00B1336C"/>
    <w:rsid w:val="00B133DB"/>
    <w:rsid w:val="00B13F7B"/>
    <w:rsid w:val="00B1490A"/>
    <w:rsid w:val="00B14EBA"/>
    <w:rsid w:val="00B157B0"/>
    <w:rsid w:val="00B1580A"/>
    <w:rsid w:val="00B159A9"/>
    <w:rsid w:val="00B15B5B"/>
    <w:rsid w:val="00B15BCD"/>
    <w:rsid w:val="00B1677D"/>
    <w:rsid w:val="00B16FE9"/>
    <w:rsid w:val="00B175CF"/>
    <w:rsid w:val="00B177E6"/>
    <w:rsid w:val="00B178EF"/>
    <w:rsid w:val="00B17A9E"/>
    <w:rsid w:val="00B17F06"/>
    <w:rsid w:val="00B2045A"/>
    <w:rsid w:val="00B206F1"/>
    <w:rsid w:val="00B20A83"/>
    <w:rsid w:val="00B21127"/>
    <w:rsid w:val="00B214E9"/>
    <w:rsid w:val="00B21ABB"/>
    <w:rsid w:val="00B21D84"/>
    <w:rsid w:val="00B223F2"/>
    <w:rsid w:val="00B2296A"/>
    <w:rsid w:val="00B234B4"/>
    <w:rsid w:val="00B23621"/>
    <w:rsid w:val="00B239C0"/>
    <w:rsid w:val="00B23E0E"/>
    <w:rsid w:val="00B243CB"/>
    <w:rsid w:val="00B24825"/>
    <w:rsid w:val="00B24D31"/>
    <w:rsid w:val="00B24D9C"/>
    <w:rsid w:val="00B25175"/>
    <w:rsid w:val="00B253B1"/>
    <w:rsid w:val="00B25B67"/>
    <w:rsid w:val="00B25DC3"/>
    <w:rsid w:val="00B25E74"/>
    <w:rsid w:val="00B25F60"/>
    <w:rsid w:val="00B26057"/>
    <w:rsid w:val="00B263F5"/>
    <w:rsid w:val="00B2688C"/>
    <w:rsid w:val="00B26EE6"/>
    <w:rsid w:val="00B272FB"/>
    <w:rsid w:val="00B273DF"/>
    <w:rsid w:val="00B27730"/>
    <w:rsid w:val="00B27A38"/>
    <w:rsid w:val="00B27CAC"/>
    <w:rsid w:val="00B27E6E"/>
    <w:rsid w:val="00B30327"/>
    <w:rsid w:val="00B30708"/>
    <w:rsid w:val="00B309EE"/>
    <w:rsid w:val="00B30C82"/>
    <w:rsid w:val="00B30D12"/>
    <w:rsid w:val="00B30D18"/>
    <w:rsid w:val="00B30F23"/>
    <w:rsid w:val="00B31222"/>
    <w:rsid w:val="00B3140A"/>
    <w:rsid w:val="00B316EC"/>
    <w:rsid w:val="00B31989"/>
    <w:rsid w:val="00B3276B"/>
    <w:rsid w:val="00B32B26"/>
    <w:rsid w:val="00B32E1A"/>
    <w:rsid w:val="00B3380E"/>
    <w:rsid w:val="00B33DB4"/>
    <w:rsid w:val="00B33DC5"/>
    <w:rsid w:val="00B33E4B"/>
    <w:rsid w:val="00B3431B"/>
    <w:rsid w:val="00B34D93"/>
    <w:rsid w:val="00B3594A"/>
    <w:rsid w:val="00B359CC"/>
    <w:rsid w:val="00B35E61"/>
    <w:rsid w:val="00B35EC3"/>
    <w:rsid w:val="00B360AD"/>
    <w:rsid w:val="00B363F6"/>
    <w:rsid w:val="00B367C9"/>
    <w:rsid w:val="00B368BF"/>
    <w:rsid w:val="00B36B04"/>
    <w:rsid w:val="00B371D0"/>
    <w:rsid w:val="00B371E5"/>
    <w:rsid w:val="00B4058A"/>
    <w:rsid w:val="00B409CE"/>
    <w:rsid w:val="00B40AB8"/>
    <w:rsid w:val="00B40D91"/>
    <w:rsid w:val="00B40E8A"/>
    <w:rsid w:val="00B40E99"/>
    <w:rsid w:val="00B411E0"/>
    <w:rsid w:val="00B413B7"/>
    <w:rsid w:val="00B42506"/>
    <w:rsid w:val="00B42A98"/>
    <w:rsid w:val="00B43256"/>
    <w:rsid w:val="00B43663"/>
    <w:rsid w:val="00B4369A"/>
    <w:rsid w:val="00B437B4"/>
    <w:rsid w:val="00B43D57"/>
    <w:rsid w:val="00B43E20"/>
    <w:rsid w:val="00B4475D"/>
    <w:rsid w:val="00B44ACA"/>
    <w:rsid w:val="00B44CDD"/>
    <w:rsid w:val="00B44DBB"/>
    <w:rsid w:val="00B44FBC"/>
    <w:rsid w:val="00B45620"/>
    <w:rsid w:val="00B45BEC"/>
    <w:rsid w:val="00B45CAC"/>
    <w:rsid w:val="00B460DC"/>
    <w:rsid w:val="00B469D3"/>
    <w:rsid w:val="00B46C7D"/>
    <w:rsid w:val="00B46F73"/>
    <w:rsid w:val="00B474B2"/>
    <w:rsid w:val="00B4782C"/>
    <w:rsid w:val="00B47B59"/>
    <w:rsid w:val="00B50060"/>
    <w:rsid w:val="00B500DE"/>
    <w:rsid w:val="00B50562"/>
    <w:rsid w:val="00B50D46"/>
    <w:rsid w:val="00B50E54"/>
    <w:rsid w:val="00B511AD"/>
    <w:rsid w:val="00B515D7"/>
    <w:rsid w:val="00B51843"/>
    <w:rsid w:val="00B51F9F"/>
    <w:rsid w:val="00B5205B"/>
    <w:rsid w:val="00B520C5"/>
    <w:rsid w:val="00B52458"/>
    <w:rsid w:val="00B525E8"/>
    <w:rsid w:val="00B526DF"/>
    <w:rsid w:val="00B52C97"/>
    <w:rsid w:val="00B532DF"/>
    <w:rsid w:val="00B53E0A"/>
    <w:rsid w:val="00B54188"/>
    <w:rsid w:val="00B54352"/>
    <w:rsid w:val="00B544D3"/>
    <w:rsid w:val="00B5452C"/>
    <w:rsid w:val="00B547EA"/>
    <w:rsid w:val="00B54976"/>
    <w:rsid w:val="00B54A9E"/>
    <w:rsid w:val="00B54EDE"/>
    <w:rsid w:val="00B556AF"/>
    <w:rsid w:val="00B55C02"/>
    <w:rsid w:val="00B55C58"/>
    <w:rsid w:val="00B55E01"/>
    <w:rsid w:val="00B5615B"/>
    <w:rsid w:val="00B56545"/>
    <w:rsid w:val="00B56CAE"/>
    <w:rsid w:val="00B56D47"/>
    <w:rsid w:val="00B5798E"/>
    <w:rsid w:val="00B57BC6"/>
    <w:rsid w:val="00B6000A"/>
    <w:rsid w:val="00B603FB"/>
    <w:rsid w:val="00B605ED"/>
    <w:rsid w:val="00B60C81"/>
    <w:rsid w:val="00B60CF2"/>
    <w:rsid w:val="00B610CD"/>
    <w:rsid w:val="00B61139"/>
    <w:rsid w:val="00B6115F"/>
    <w:rsid w:val="00B61682"/>
    <w:rsid w:val="00B61B93"/>
    <w:rsid w:val="00B61E26"/>
    <w:rsid w:val="00B61FF3"/>
    <w:rsid w:val="00B620EE"/>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10BC"/>
    <w:rsid w:val="00B71129"/>
    <w:rsid w:val="00B71751"/>
    <w:rsid w:val="00B717ED"/>
    <w:rsid w:val="00B7200B"/>
    <w:rsid w:val="00B725E0"/>
    <w:rsid w:val="00B7285C"/>
    <w:rsid w:val="00B72CF1"/>
    <w:rsid w:val="00B732EA"/>
    <w:rsid w:val="00B73684"/>
    <w:rsid w:val="00B74498"/>
    <w:rsid w:val="00B74EC0"/>
    <w:rsid w:val="00B7508E"/>
    <w:rsid w:val="00B75375"/>
    <w:rsid w:val="00B75C74"/>
    <w:rsid w:val="00B761A5"/>
    <w:rsid w:val="00B765B5"/>
    <w:rsid w:val="00B76630"/>
    <w:rsid w:val="00B767B8"/>
    <w:rsid w:val="00B76EE0"/>
    <w:rsid w:val="00B771A9"/>
    <w:rsid w:val="00B773B9"/>
    <w:rsid w:val="00B77767"/>
    <w:rsid w:val="00B77EFF"/>
    <w:rsid w:val="00B8039C"/>
    <w:rsid w:val="00B80767"/>
    <w:rsid w:val="00B80CC3"/>
    <w:rsid w:val="00B80E83"/>
    <w:rsid w:val="00B8137F"/>
    <w:rsid w:val="00B8193C"/>
    <w:rsid w:val="00B81CE3"/>
    <w:rsid w:val="00B8285A"/>
    <w:rsid w:val="00B82A06"/>
    <w:rsid w:val="00B82E44"/>
    <w:rsid w:val="00B82ECE"/>
    <w:rsid w:val="00B83AAD"/>
    <w:rsid w:val="00B83D87"/>
    <w:rsid w:val="00B83F06"/>
    <w:rsid w:val="00B843DB"/>
    <w:rsid w:val="00B847FB"/>
    <w:rsid w:val="00B8509A"/>
    <w:rsid w:val="00B85332"/>
    <w:rsid w:val="00B8547E"/>
    <w:rsid w:val="00B85B53"/>
    <w:rsid w:val="00B85E82"/>
    <w:rsid w:val="00B86358"/>
    <w:rsid w:val="00B86E7D"/>
    <w:rsid w:val="00B8722E"/>
    <w:rsid w:val="00B8733A"/>
    <w:rsid w:val="00B87700"/>
    <w:rsid w:val="00B878AA"/>
    <w:rsid w:val="00B87B5F"/>
    <w:rsid w:val="00B87C57"/>
    <w:rsid w:val="00B900B7"/>
    <w:rsid w:val="00B90492"/>
    <w:rsid w:val="00B90C2C"/>
    <w:rsid w:val="00B912D1"/>
    <w:rsid w:val="00B91817"/>
    <w:rsid w:val="00B91A6B"/>
    <w:rsid w:val="00B91D1B"/>
    <w:rsid w:val="00B91FD4"/>
    <w:rsid w:val="00B93243"/>
    <w:rsid w:val="00B93D77"/>
    <w:rsid w:val="00B94171"/>
    <w:rsid w:val="00B94251"/>
    <w:rsid w:val="00B94545"/>
    <w:rsid w:val="00B945C9"/>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1B1"/>
    <w:rsid w:val="00B976E9"/>
    <w:rsid w:val="00B978A2"/>
    <w:rsid w:val="00B97F1B"/>
    <w:rsid w:val="00BA0388"/>
    <w:rsid w:val="00BA051E"/>
    <w:rsid w:val="00BA06EF"/>
    <w:rsid w:val="00BA0E3E"/>
    <w:rsid w:val="00BA10CA"/>
    <w:rsid w:val="00BA15BB"/>
    <w:rsid w:val="00BA18AF"/>
    <w:rsid w:val="00BA1F7C"/>
    <w:rsid w:val="00BA28E7"/>
    <w:rsid w:val="00BA2FA0"/>
    <w:rsid w:val="00BA462F"/>
    <w:rsid w:val="00BA4718"/>
    <w:rsid w:val="00BA4A3A"/>
    <w:rsid w:val="00BA4AB3"/>
    <w:rsid w:val="00BA4B1B"/>
    <w:rsid w:val="00BA4EBE"/>
    <w:rsid w:val="00BA52AF"/>
    <w:rsid w:val="00BA550C"/>
    <w:rsid w:val="00BA576A"/>
    <w:rsid w:val="00BA5AC8"/>
    <w:rsid w:val="00BA68C9"/>
    <w:rsid w:val="00BA6A03"/>
    <w:rsid w:val="00BA6AF5"/>
    <w:rsid w:val="00BA7A80"/>
    <w:rsid w:val="00BB0139"/>
    <w:rsid w:val="00BB0813"/>
    <w:rsid w:val="00BB0B6C"/>
    <w:rsid w:val="00BB0D02"/>
    <w:rsid w:val="00BB11F9"/>
    <w:rsid w:val="00BB1350"/>
    <w:rsid w:val="00BB17EC"/>
    <w:rsid w:val="00BB21D5"/>
    <w:rsid w:val="00BB220E"/>
    <w:rsid w:val="00BB22CC"/>
    <w:rsid w:val="00BB23A9"/>
    <w:rsid w:val="00BB29E5"/>
    <w:rsid w:val="00BB3440"/>
    <w:rsid w:val="00BB363E"/>
    <w:rsid w:val="00BB3704"/>
    <w:rsid w:val="00BB372F"/>
    <w:rsid w:val="00BB3A42"/>
    <w:rsid w:val="00BB4090"/>
    <w:rsid w:val="00BB439A"/>
    <w:rsid w:val="00BB48DA"/>
    <w:rsid w:val="00BB49D0"/>
    <w:rsid w:val="00BB4B42"/>
    <w:rsid w:val="00BB4C11"/>
    <w:rsid w:val="00BB5559"/>
    <w:rsid w:val="00BB5C51"/>
    <w:rsid w:val="00BB61DF"/>
    <w:rsid w:val="00BB6331"/>
    <w:rsid w:val="00BB63C0"/>
    <w:rsid w:val="00BB6E80"/>
    <w:rsid w:val="00BB70F6"/>
    <w:rsid w:val="00BC03EF"/>
    <w:rsid w:val="00BC070B"/>
    <w:rsid w:val="00BC0823"/>
    <w:rsid w:val="00BC0AA0"/>
    <w:rsid w:val="00BC0B24"/>
    <w:rsid w:val="00BC0F6D"/>
    <w:rsid w:val="00BC1400"/>
    <w:rsid w:val="00BC15B8"/>
    <w:rsid w:val="00BC191C"/>
    <w:rsid w:val="00BC1CF2"/>
    <w:rsid w:val="00BC1E4D"/>
    <w:rsid w:val="00BC23EE"/>
    <w:rsid w:val="00BC285F"/>
    <w:rsid w:val="00BC2AFF"/>
    <w:rsid w:val="00BC2C67"/>
    <w:rsid w:val="00BC30DD"/>
    <w:rsid w:val="00BC34D2"/>
    <w:rsid w:val="00BC3B15"/>
    <w:rsid w:val="00BC3FAC"/>
    <w:rsid w:val="00BC433A"/>
    <w:rsid w:val="00BC4672"/>
    <w:rsid w:val="00BC4783"/>
    <w:rsid w:val="00BC4D59"/>
    <w:rsid w:val="00BC55B8"/>
    <w:rsid w:val="00BC5794"/>
    <w:rsid w:val="00BC5A0A"/>
    <w:rsid w:val="00BC6117"/>
    <w:rsid w:val="00BC7239"/>
    <w:rsid w:val="00BC7873"/>
    <w:rsid w:val="00BC79DE"/>
    <w:rsid w:val="00BC7E04"/>
    <w:rsid w:val="00BC7F90"/>
    <w:rsid w:val="00BD034F"/>
    <w:rsid w:val="00BD097F"/>
    <w:rsid w:val="00BD09F3"/>
    <w:rsid w:val="00BD0B8E"/>
    <w:rsid w:val="00BD109F"/>
    <w:rsid w:val="00BD12FC"/>
    <w:rsid w:val="00BD1BD1"/>
    <w:rsid w:val="00BD233E"/>
    <w:rsid w:val="00BD3701"/>
    <w:rsid w:val="00BD38B5"/>
    <w:rsid w:val="00BD3A26"/>
    <w:rsid w:val="00BD3FF6"/>
    <w:rsid w:val="00BD4377"/>
    <w:rsid w:val="00BD45AA"/>
    <w:rsid w:val="00BD45E4"/>
    <w:rsid w:val="00BD48F8"/>
    <w:rsid w:val="00BD4A4C"/>
    <w:rsid w:val="00BD4CB9"/>
    <w:rsid w:val="00BD4E1E"/>
    <w:rsid w:val="00BD52A3"/>
    <w:rsid w:val="00BD5562"/>
    <w:rsid w:val="00BD5625"/>
    <w:rsid w:val="00BD5B9E"/>
    <w:rsid w:val="00BD6505"/>
    <w:rsid w:val="00BD652F"/>
    <w:rsid w:val="00BD65BE"/>
    <w:rsid w:val="00BD6735"/>
    <w:rsid w:val="00BD68CD"/>
    <w:rsid w:val="00BD691A"/>
    <w:rsid w:val="00BD6B66"/>
    <w:rsid w:val="00BD721E"/>
    <w:rsid w:val="00BD73E3"/>
    <w:rsid w:val="00BD7855"/>
    <w:rsid w:val="00BD7C15"/>
    <w:rsid w:val="00BD7C62"/>
    <w:rsid w:val="00BD7D0C"/>
    <w:rsid w:val="00BD7DE5"/>
    <w:rsid w:val="00BD7E43"/>
    <w:rsid w:val="00BE013D"/>
    <w:rsid w:val="00BE1198"/>
    <w:rsid w:val="00BE15AE"/>
    <w:rsid w:val="00BE18B3"/>
    <w:rsid w:val="00BE2981"/>
    <w:rsid w:val="00BE2F5B"/>
    <w:rsid w:val="00BE3004"/>
    <w:rsid w:val="00BE3356"/>
    <w:rsid w:val="00BE38B2"/>
    <w:rsid w:val="00BE3B1F"/>
    <w:rsid w:val="00BE3E25"/>
    <w:rsid w:val="00BE496B"/>
    <w:rsid w:val="00BE4D83"/>
    <w:rsid w:val="00BE4F4A"/>
    <w:rsid w:val="00BE5054"/>
    <w:rsid w:val="00BE50DD"/>
    <w:rsid w:val="00BE51AD"/>
    <w:rsid w:val="00BE5208"/>
    <w:rsid w:val="00BE53B2"/>
    <w:rsid w:val="00BE5455"/>
    <w:rsid w:val="00BE5B2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8FC"/>
    <w:rsid w:val="00BF7088"/>
    <w:rsid w:val="00BF7A4F"/>
    <w:rsid w:val="00BF7A9F"/>
    <w:rsid w:val="00BF7BA5"/>
    <w:rsid w:val="00C0041F"/>
    <w:rsid w:val="00C00EC8"/>
    <w:rsid w:val="00C00F47"/>
    <w:rsid w:val="00C01103"/>
    <w:rsid w:val="00C02ABC"/>
    <w:rsid w:val="00C038CE"/>
    <w:rsid w:val="00C040BA"/>
    <w:rsid w:val="00C047A1"/>
    <w:rsid w:val="00C04957"/>
    <w:rsid w:val="00C04BF0"/>
    <w:rsid w:val="00C055F6"/>
    <w:rsid w:val="00C05815"/>
    <w:rsid w:val="00C05845"/>
    <w:rsid w:val="00C05D4A"/>
    <w:rsid w:val="00C05F64"/>
    <w:rsid w:val="00C062C4"/>
    <w:rsid w:val="00C06406"/>
    <w:rsid w:val="00C06434"/>
    <w:rsid w:val="00C068D7"/>
    <w:rsid w:val="00C06B1B"/>
    <w:rsid w:val="00C06CA3"/>
    <w:rsid w:val="00C07015"/>
    <w:rsid w:val="00C0737E"/>
    <w:rsid w:val="00C07429"/>
    <w:rsid w:val="00C07691"/>
    <w:rsid w:val="00C07F33"/>
    <w:rsid w:val="00C10191"/>
    <w:rsid w:val="00C1036D"/>
    <w:rsid w:val="00C114B3"/>
    <w:rsid w:val="00C1246D"/>
    <w:rsid w:val="00C12841"/>
    <w:rsid w:val="00C13009"/>
    <w:rsid w:val="00C13797"/>
    <w:rsid w:val="00C139C4"/>
    <w:rsid w:val="00C13F06"/>
    <w:rsid w:val="00C14E13"/>
    <w:rsid w:val="00C15128"/>
    <w:rsid w:val="00C152D8"/>
    <w:rsid w:val="00C162F7"/>
    <w:rsid w:val="00C1632B"/>
    <w:rsid w:val="00C1633C"/>
    <w:rsid w:val="00C16411"/>
    <w:rsid w:val="00C16453"/>
    <w:rsid w:val="00C165AC"/>
    <w:rsid w:val="00C16A63"/>
    <w:rsid w:val="00C171AB"/>
    <w:rsid w:val="00C173B9"/>
    <w:rsid w:val="00C1760A"/>
    <w:rsid w:val="00C17716"/>
    <w:rsid w:val="00C178AE"/>
    <w:rsid w:val="00C17EF5"/>
    <w:rsid w:val="00C202FC"/>
    <w:rsid w:val="00C21391"/>
    <w:rsid w:val="00C2142E"/>
    <w:rsid w:val="00C2161C"/>
    <w:rsid w:val="00C21728"/>
    <w:rsid w:val="00C21998"/>
    <w:rsid w:val="00C21A47"/>
    <w:rsid w:val="00C2204F"/>
    <w:rsid w:val="00C2213C"/>
    <w:rsid w:val="00C223C2"/>
    <w:rsid w:val="00C224DE"/>
    <w:rsid w:val="00C22582"/>
    <w:rsid w:val="00C2294A"/>
    <w:rsid w:val="00C22C77"/>
    <w:rsid w:val="00C22D34"/>
    <w:rsid w:val="00C22F25"/>
    <w:rsid w:val="00C230C6"/>
    <w:rsid w:val="00C23169"/>
    <w:rsid w:val="00C23399"/>
    <w:rsid w:val="00C23751"/>
    <w:rsid w:val="00C24013"/>
    <w:rsid w:val="00C24034"/>
    <w:rsid w:val="00C24097"/>
    <w:rsid w:val="00C24270"/>
    <w:rsid w:val="00C242CD"/>
    <w:rsid w:val="00C2447F"/>
    <w:rsid w:val="00C24609"/>
    <w:rsid w:val="00C24719"/>
    <w:rsid w:val="00C248E3"/>
    <w:rsid w:val="00C24975"/>
    <w:rsid w:val="00C2498B"/>
    <w:rsid w:val="00C24B88"/>
    <w:rsid w:val="00C24E3B"/>
    <w:rsid w:val="00C2517E"/>
    <w:rsid w:val="00C25E15"/>
    <w:rsid w:val="00C2637A"/>
    <w:rsid w:val="00C26693"/>
    <w:rsid w:val="00C26AEC"/>
    <w:rsid w:val="00C26C02"/>
    <w:rsid w:val="00C26ED4"/>
    <w:rsid w:val="00C274BD"/>
    <w:rsid w:val="00C274FB"/>
    <w:rsid w:val="00C276AA"/>
    <w:rsid w:val="00C27DEC"/>
    <w:rsid w:val="00C27FE5"/>
    <w:rsid w:val="00C3035A"/>
    <w:rsid w:val="00C307AC"/>
    <w:rsid w:val="00C30BFC"/>
    <w:rsid w:val="00C31197"/>
    <w:rsid w:val="00C3173E"/>
    <w:rsid w:val="00C31B23"/>
    <w:rsid w:val="00C323EF"/>
    <w:rsid w:val="00C329EC"/>
    <w:rsid w:val="00C331F6"/>
    <w:rsid w:val="00C33F9D"/>
    <w:rsid w:val="00C340EF"/>
    <w:rsid w:val="00C3411B"/>
    <w:rsid w:val="00C34B72"/>
    <w:rsid w:val="00C34D83"/>
    <w:rsid w:val="00C35234"/>
    <w:rsid w:val="00C365F0"/>
    <w:rsid w:val="00C36687"/>
    <w:rsid w:val="00C36CA0"/>
    <w:rsid w:val="00C373F4"/>
    <w:rsid w:val="00C378EC"/>
    <w:rsid w:val="00C37D9D"/>
    <w:rsid w:val="00C407ED"/>
    <w:rsid w:val="00C40D38"/>
    <w:rsid w:val="00C41076"/>
    <w:rsid w:val="00C4125E"/>
    <w:rsid w:val="00C416B9"/>
    <w:rsid w:val="00C41746"/>
    <w:rsid w:val="00C41E78"/>
    <w:rsid w:val="00C42051"/>
    <w:rsid w:val="00C42159"/>
    <w:rsid w:val="00C4218F"/>
    <w:rsid w:val="00C42967"/>
    <w:rsid w:val="00C42C20"/>
    <w:rsid w:val="00C4334E"/>
    <w:rsid w:val="00C436EA"/>
    <w:rsid w:val="00C43879"/>
    <w:rsid w:val="00C4401C"/>
    <w:rsid w:val="00C4402D"/>
    <w:rsid w:val="00C4413C"/>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813"/>
    <w:rsid w:val="00C468B7"/>
    <w:rsid w:val="00C469F2"/>
    <w:rsid w:val="00C46EB7"/>
    <w:rsid w:val="00C4709F"/>
    <w:rsid w:val="00C47629"/>
    <w:rsid w:val="00C47D78"/>
    <w:rsid w:val="00C5047B"/>
    <w:rsid w:val="00C504E1"/>
    <w:rsid w:val="00C504E5"/>
    <w:rsid w:val="00C505FA"/>
    <w:rsid w:val="00C5081A"/>
    <w:rsid w:val="00C50BEA"/>
    <w:rsid w:val="00C50C1D"/>
    <w:rsid w:val="00C51DFC"/>
    <w:rsid w:val="00C51E59"/>
    <w:rsid w:val="00C52706"/>
    <w:rsid w:val="00C533BA"/>
    <w:rsid w:val="00C534D5"/>
    <w:rsid w:val="00C53CE2"/>
    <w:rsid w:val="00C54132"/>
    <w:rsid w:val="00C541B1"/>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264"/>
    <w:rsid w:val="00C6262A"/>
    <w:rsid w:val="00C62A0A"/>
    <w:rsid w:val="00C62A65"/>
    <w:rsid w:val="00C62EB6"/>
    <w:rsid w:val="00C63139"/>
    <w:rsid w:val="00C6331D"/>
    <w:rsid w:val="00C634DB"/>
    <w:rsid w:val="00C6394D"/>
    <w:rsid w:val="00C63E52"/>
    <w:rsid w:val="00C63F4D"/>
    <w:rsid w:val="00C64D1B"/>
    <w:rsid w:val="00C64DCD"/>
    <w:rsid w:val="00C6506B"/>
    <w:rsid w:val="00C651B3"/>
    <w:rsid w:val="00C65C88"/>
    <w:rsid w:val="00C66201"/>
    <w:rsid w:val="00C66E33"/>
    <w:rsid w:val="00C674A9"/>
    <w:rsid w:val="00C67D4D"/>
    <w:rsid w:val="00C7062C"/>
    <w:rsid w:val="00C708CB"/>
    <w:rsid w:val="00C70A5A"/>
    <w:rsid w:val="00C70F44"/>
    <w:rsid w:val="00C710AA"/>
    <w:rsid w:val="00C71555"/>
    <w:rsid w:val="00C7182D"/>
    <w:rsid w:val="00C71ECA"/>
    <w:rsid w:val="00C720DC"/>
    <w:rsid w:val="00C724D1"/>
    <w:rsid w:val="00C7292E"/>
    <w:rsid w:val="00C73168"/>
    <w:rsid w:val="00C731C8"/>
    <w:rsid w:val="00C73514"/>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0EE1"/>
    <w:rsid w:val="00C81906"/>
    <w:rsid w:val="00C81A25"/>
    <w:rsid w:val="00C81FBF"/>
    <w:rsid w:val="00C826E2"/>
    <w:rsid w:val="00C82B79"/>
    <w:rsid w:val="00C82C64"/>
    <w:rsid w:val="00C82C7C"/>
    <w:rsid w:val="00C82D39"/>
    <w:rsid w:val="00C832FE"/>
    <w:rsid w:val="00C83B40"/>
    <w:rsid w:val="00C841F6"/>
    <w:rsid w:val="00C84340"/>
    <w:rsid w:val="00C84A1F"/>
    <w:rsid w:val="00C84D21"/>
    <w:rsid w:val="00C85101"/>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0AD"/>
    <w:rsid w:val="00C902FA"/>
    <w:rsid w:val="00C906B9"/>
    <w:rsid w:val="00C90E7D"/>
    <w:rsid w:val="00C9107A"/>
    <w:rsid w:val="00C911AA"/>
    <w:rsid w:val="00C911BD"/>
    <w:rsid w:val="00C913A6"/>
    <w:rsid w:val="00C9145E"/>
    <w:rsid w:val="00C914BC"/>
    <w:rsid w:val="00C919CE"/>
    <w:rsid w:val="00C91C52"/>
    <w:rsid w:val="00C91D65"/>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0A9"/>
    <w:rsid w:val="00C95179"/>
    <w:rsid w:val="00C952DD"/>
    <w:rsid w:val="00C9536E"/>
    <w:rsid w:val="00C95AF6"/>
    <w:rsid w:val="00C95F65"/>
    <w:rsid w:val="00C96A8C"/>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DF"/>
    <w:rsid w:val="00CA23E4"/>
    <w:rsid w:val="00CA3723"/>
    <w:rsid w:val="00CA3905"/>
    <w:rsid w:val="00CA3F79"/>
    <w:rsid w:val="00CA4795"/>
    <w:rsid w:val="00CA47CE"/>
    <w:rsid w:val="00CA484C"/>
    <w:rsid w:val="00CA4AAD"/>
    <w:rsid w:val="00CA52C7"/>
    <w:rsid w:val="00CA574D"/>
    <w:rsid w:val="00CA6AF5"/>
    <w:rsid w:val="00CA6E52"/>
    <w:rsid w:val="00CA74B0"/>
    <w:rsid w:val="00CA74C4"/>
    <w:rsid w:val="00CA767D"/>
    <w:rsid w:val="00CA7828"/>
    <w:rsid w:val="00CA7ACA"/>
    <w:rsid w:val="00CA7BD0"/>
    <w:rsid w:val="00CB0063"/>
    <w:rsid w:val="00CB01C7"/>
    <w:rsid w:val="00CB078C"/>
    <w:rsid w:val="00CB0EBA"/>
    <w:rsid w:val="00CB13E1"/>
    <w:rsid w:val="00CB25CD"/>
    <w:rsid w:val="00CB25DF"/>
    <w:rsid w:val="00CB2602"/>
    <w:rsid w:val="00CB3773"/>
    <w:rsid w:val="00CB38B1"/>
    <w:rsid w:val="00CB3FDD"/>
    <w:rsid w:val="00CB4305"/>
    <w:rsid w:val="00CB470D"/>
    <w:rsid w:val="00CB494B"/>
    <w:rsid w:val="00CB4D32"/>
    <w:rsid w:val="00CB4DE6"/>
    <w:rsid w:val="00CB53A6"/>
    <w:rsid w:val="00CB5553"/>
    <w:rsid w:val="00CB573A"/>
    <w:rsid w:val="00CB5AD5"/>
    <w:rsid w:val="00CB5E18"/>
    <w:rsid w:val="00CB5E7B"/>
    <w:rsid w:val="00CB6013"/>
    <w:rsid w:val="00CB6609"/>
    <w:rsid w:val="00CB6CF0"/>
    <w:rsid w:val="00CB6E4D"/>
    <w:rsid w:val="00CB740A"/>
    <w:rsid w:val="00CB7BEB"/>
    <w:rsid w:val="00CB7C7C"/>
    <w:rsid w:val="00CB7C9F"/>
    <w:rsid w:val="00CC04DD"/>
    <w:rsid w:val="00CC0697"/>
    <w:rsid w:val="00CC07E7"/>
    <w:rsid w:val="00CC0AD4"/>
    <w:rsid w:val="00CC0F0C"/>
    <w:rsid w:val="00CC0FC3"/>
    <w:rsid w:val="00CC11E0"/>
    <w:rsid w:val="00CC140C"/>
    <w:rsid w:val="00CC17CB"/>
    <w:rsid w:val="00CC1B7A"/>
    <w:rsid w:val="00CC1CA8"/>
    <w:rsid w:val="00CC2134"/>
    <w:rsid w:val="00CC2312"/>
    <w:rsid w:val="00CC23E4"/>
    <w:rsid w:val="00CC2573"/>
    <w:rsid w:val="00CC2952"/>
    <w:rsid w:val="00CC2C40"/>
    <w:rsid w:val="00CC2FF5"/>
    <w:rsid w:val="00CC32F2"/>
    <w:rsid w:val="00CC3D8E"/>
    <w:rsid w:val="00CC4081"/>
    <w:rsid w:val="00CC4255"/>
    <w:rsid w:val="00CC4530"/>
    <w:rsid w:val="00CC481C"/>
    <w:rsid w:val="00CC49A5"/>
    <w:rsid w:val="00CC4EA0"/>
    <w:rsid w:val="00CC5768"/>
    <w:rsid w:val="00CC5AE1"/>
    <w:rsid w:val="00CC5EAF"/>
    <w:rsid w:val="00CC65D5"/>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D15"/>
    <w:rsid w:val="00CD2D9B"/>
    <w:rsid w:val="00CD2F5C"/>
    <w:rsid w:val="00CD2F9F"/>
    <w:rsid w:val="00CD3587"/>
    <w:rsid w:val="00CD4051"/>
    <w:rsid w:val="00CD410B"/>
    <w:rsid w:val="00CD4652"/>
    <w:rsid w:val="00CD50E8"/>
    <w:rsid w:val="00CD51F5"/>
    <w:rsid w:val="00CD5258"/>
    <w:rsid w:val="00CD52CD"/>
    <w:rsid w:val="00CD559E"/>
    <w:rsid w:val="00CD5997"/>
    <w:rsid w:val="00CD59A7"/>
    <w:rsid w:val="00CD5CD1"/>
    <w:rsid w:val="00CD5D58"/>
    <w:rsid w:val="00CD5FEB"/>
    <w:rsid w:val="00CD610F"/>
    <w:rsid w:val="00CD645D"/>
    <w:rsid w:val="00CD68D7"/>
    <w:rsid w:val="00CD6924"/>
    <w:rsid w:val="00CD6A78"/>
    <w:rsid w:val="00CD71F8"/>
    <w:rsid w:val="00CD7787"/>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A0F"/>
    <w:rsid w:val="00CE3A74"/>
    <w:rsid w:val="00CE3D94"/>
    <w:rsid w:val="00CE404E"/>
    <w:rsid w:val="00CE43C6"/>
    <w:rsid w:val="00CE44CD"/>
    <w:rsid w:val="00CE498B"/>
    <w:rsid w:val="00CE56B1"/>
    <w:rsid w:val="00CE5C9E"/>
    <w:rsid w:val="00CE61F8"/>
    <w:rsid w:val="00CE6A7D"/>
    <w:rsid w:val="00CE7917"/>
    <w:rsid w:val="00CE7A82"/>
    <w:rsid w:val="00CF0679"/>
    <w:rsid w:val="00CF0B15"/>
    <w:rsid w:val="00CF0D5D"/>
    <w:rsid w:val="00CF158D"/>
    <w:rsid w:val="00CF1ADA"/>
    <w:rsid w:val="00CF1F32"/>
    <w:rsid w:val="00CF20A9"/>
    <w:rsid w:val="00CF2722"/>
    <w:rsid w:val="00CF2EE2"/>
    <w:rsid w:val="00CF2F8B"/>
    <w:rsid w:val="00CF307C"/>
    <w:rsid w:val="00CF3911"/>
    <w:rsid w:val="00CF3BC8"/>
    <w:rsid w:val="00CF3D52"/>
    <w:rsid w:val="00CF3E54"/>
    <w:rsid w:val="00CF3EFE"/>
    <w:rsid w:val="00CF40BF"/>
    <w:rsid w:val="00CF42AA"/>
    <w:rsid w:val="00CF44CD"/>
    <w:rsid w:val="00CF46B9"/>
    <w:rsid w:val="00CF4ADA"/>
    <w:rsid w:val="00CF4DDB"/>
    <w:rsid w:val="00CF4F60"/>
    <w:rsid w:val="00CF50DD"/>
    <w:rsid w:val="00CF52E8"/>
    <w:rsid w:val="00CF56BC"/>
    <w:rsid w:val="00CF5AAB"/>
    <w:rsid w:val="00CF6821"/>
    <w:rsid w:val="00CF6B70"/>
    <w:rsid w:val="00CF6FF3"/>
    <w:rsid w:val="00CF709D"/>
    <w:rsid w:val="00CF78D6"/>
    <w:rsid w:val="00CF7D4B"/>
    <w:rsid w:val="00CF7DFA"/>
    <w:rsid w:val="00CF7F38"/>
    <w:rsid w:val="00CF7FDC"/>
    <w:rsid w:val="00D0031A"/>
    <w:rsid w:val="00D006BE"/>
    <w:rsid w:val="00D00A02"/>
    <w:rsid w:val="00D018DD"/>
    <w:rsid w:val="00D01D6E"/>
    <w:rsid w:val="00D026D1"/>
    <w:rsid w:val="00D02C42"/>
    <w:rsid w:val="00D0332C"/>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600"/>
    <w:rsid w:val="00D11A39"/>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3DC"/>
    <w:rsid w:val="00D164E7"/>
    <w:rsid w:val="00D1652A"/>
    <w:rsid w:val="00D16596"/>
    <w:rsid w:val="00D167F9"/>
    <w:rsid w:val="00D16C98"/>
    <w:rsid w:val="00D17290"/>
    <w:rsid w:val="00D17D70"/>
    <w:rsid w:val="00D20189"/>
    <w:rsid w:val="00D202D4"/>
    <w:rsid w:val="00D202F5"/>
    <w:rsid w:val="00D2031B"/>
    <w:rsid w:val="00D20F62"/>
    <w:rsid w:val="00D2108B"/>
    <w:rsid w:val="00D212F8"/>
    <w:rsid w:val="00D213AD"/>
    <w:rsid w:val="00D21832"/>
    <w:rsid w:val="00D21F52"/>
    <w:rsid w:val="00D2211F"/>
    <w:rsid w:val="00D2269E"/>
    <w:rsid w:val="00D2272E"/>
    <w:rsid w:val="00D2279E"/>
    <w:rsid w:val="00D22D5D"/>
    <w:rsid w:val="00D23919"/>
    <w:rsid w:val="00D241B9"/>
    <w:rsid w:val="00D24C7D"/>
    <w:rsid w:val="00D24D5D"/>
    <w:rsid w:val="00D2596C"/>
    <w:rsid w:val="00D259EC"/>
    <w:rsid w:val="00D25CD8"/>
    <w:rsid w:val="00D25F46"/>
    <w:rsid w:val="00D2645A"/>
    <w:rsid w:val="00D26544"/>
    <w:rsid w:val="00D26880"/>
    <w:rsid w:val="00D2737E"/>
    <w:rsid w:val="00D2798F"/>
    <w:rsid w:val="00D279CC"/>
    <w:rsid w:val="00D27CA2"/>
    <w:rsid w:val="00D30517"/>
    <w:rsid w:val="00D3087C"/>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2BC"/>
    <w:rsid w:val="00D34916"/>
    <w:rsid w:val="00D3531F"/>
    <w:rsid w:val="00D3563F"/>
    <w:rsid w:val="00D357AE"/>
    <w:rsid w:val="00D3599F"/>
    <w:rsid w:val="00D35A0D"/>
    <w:rsid w:val="00D35EEE"/>
    <w:rsid w:val="00D3618C"/>
    <w:rsid w:val="00D3620A"/>
    <w:rsid w:val="00D36408"/>
    <w:rsid w:val="00D3683E"/>
    <w:rsid w:val="00D36A67"/>
    <w:rsid w:val="00D36A6D"/>
    <w:rsid w:val="00D36BE0"/>
    <w:rsid w:val="00D36EC9"/>
    <w:rsid w:val="00D375B5"/>
    <w:rsid w:val="00D37BBE"/>
    <w:rsid w:val="00D37EA5"/>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620B"/>
    <w:rsid w:val="00D46214"/>
    <w:rsid w:val="00D4658A"/>
    <w:rsid w:val="00D466B9"/>
    <w:rsid w:val="00D46848"/>
    <w:rsid w:val="00D46D5B"/>
    <w:rsid w:val="00D46DEE"/>
    <w:rsid w:val="00D46FD3"/>
    <w:rsid w:val="00D47843"/>
    <w:rsid w:val="00D4799D"/>
    <w:rsid w:val="00D47AAC"/>
    <w:rsid w:val="00D47BEB"/>
    <w:rsid w:val="00D47C1D"/>
    <w:rsid w:val="00D50304"/>
    <w:rsid w:val="00D50344"/>
    <w:rsid w:val="00D504F6"/>
    <w:rsid w:val="00D50C4C"/>
    <w:rsid w:val="00D510D2"/>
    <w:rsid w:val="00D51171"/>
    <w:rsid w:val="00D51B4A"/>
    <w:rsid w:val="00D51C7B"/>
    <w:rsid w:val="00D51F4B"/>
    <w:rsid w:val="00D52003"/>
    <w:rsid w:val="00D5219E"/>
    <w:rsid w:val="00D52217"/>
    <w:rsid w:val="00D52EC1"/>
    <w:rsid w:val="00D531E2"/>
    <w:rsid w:val="00D53A4B"/>
    <w:rsid w:val="00D54E53"/>
    <w:rsid w:val="00D55425"/>
    <w:rsid w:val="00D555D5"/>
    <w:rsid w:val="00D55D03"/>
    <w:rsid w:val="00D55E94"/>
    <w:rsid w:val="00D5600F"/>
    <w:rsid w:val="00D56556"/>
    <w:rsid w:val="00D566C3"/>
    <w:rsid w:val="00D56C90"/>
    <w:rsid w:val="00D570E1"/>
    <w:rsid w:val="00D57551"/>
    <w:rsid w:val="00D5773C"/>
    <w:rsid w:val="00D57940"/>
    <w:rsid w:val="00D57C10"/>
    <w:rsid w:val="00D6051C"/>
    <w:rsid w:val="00D605E9"/>
    <w:rsid w:val="00D607B1"/>
    <w:rsid w:val="00D61128"/>
    <w:rsid w:val="00D61307"/>
    <w:rsid w:val="00D61575"/>
    <w:rsid w:val="00D61E18"/>
    <w:rsid w:val="00D62241"/>
    <w:rsid w:val="00D62519"/>
    <w:rsid w:val="00D6255C"/>
    <w:rsid w:val="00D629DE"/>
    <w:rsid w:val="00D62B7C"/>
    <w:rsid w:val="00D62B7E"/>
    <w:rsid w:val="00D6323E"/>
    <w:rsid w:val="00D63584"/>
    <w:rsid w:val="00D635B2"/>
    <w:rsid w:val="00D63C9B"/>
    <w:rsid w:val="00D6476D"/>
    <w:rsid w:val="00D64965"/>
    <w:rsid w:val="00D64E3D"/>
    <w:rsid w:val="00D656C3"/>
    <w:rsid w:val="00D65C9C"/>
    <w:rsid w:val="00D65D4F"/>
    <w:rsid w:val="00D65EEE"/>
    <w:rsid w:val="00D65FA3"/>
    <w:rsid w:val="00D66025"/>
    <w:rsid w:val="00D660FD"/>
    <w:rsid w:val="00D66197"/>
    <w:rsid w:val="00D662E1"/>
    <w:rsid w:val="00D6668E"/>
    <w:rsid w:val="00D67B02"/>
    <w:rsid w:val="00D67B47"/>
    <w:rsid w:val="00D67DED"/>
    <w:rsid w:val="00D707BE"/>
    <w:rsid w:val="00D70EBD"/>
    <w:rsid w:val="00D71350"/>
    <w:rsid w:val="00D71CBC"/>
    <w:rsid w:val="00D71D97"/>
    <w:rsid w:val="00D71F50"/>
    <w:rsid w:val="00D72055"/>
    <w:rsid w:val="00D725D5"/>
    <w:rsid w:val="00D72B82"/>
    <w:rsid w:val="00D738A4"/>
    <w:rsid w:val="00D739D1"/>
    <w:rsid w:val="00D73DE4"/>
    <w:rsid w:val="00D740B1"/>
    <w:rsid w:val="00D74B93"/>
    <w:rsid w:val="00D74CCE"/>
    <w:rsid w:val="00D74F5D"/>
    <w:rsid w:val="00D75199"/>
    <w:rsid w:val="00D751FB"/>
    <w:rsid w:val="00D752C0"/>
    <w:rsid w:val="00D7541C"/>
    <w:rsid w:val="00D754A2"/>
    <w:rsid w:val="00D758B4"/>
    <w:rsid w:val="00D75BDD"/>
    <w:rsid w:val="00D75C4E"/>
    <w:rsid w:val="00D761A4"/>
    <w:rsid w:val="00D76B88"/>
    <w:rsid w:val="00D76D0C"/>
    <w:rsid w:val="00D76F08"/>
    <w:rsid w:val="00D77545"/>
    <w:rsid w:val="00D77992"/>
    <w:rsid w:val="00D8062E"/>
    <w:rsid w:val="00D80ADF"/>
    <w:rsid w:val="00D80DDB"/>
    <w:rsid w:val="00D80F2A"/>
    <w:rsid w:val="00D811A1"/>
    <w:rsid w:val="00D816BF"/>
    <w:rsid w:val="00D81D2D"/>
    <w:rsid w:val="00D81E89"/>
    <w:rsid w:val="00D81FD3"/>
    <w:rsid w:val="00D826E3"/>
    <w:rsid w:val="00D82A4D"/>
    <w:rsid w:val="00D82B00"/>
    <w:rsid w:val="00D83454"/>
    <w:rsid w:val="00D8411F"/>
    <w:rsid w:val="00D8436A"/>
    <w:rsid w:val="00D84A4F"/>
    <w:rsid w:val="00D8500D"/>
    <w:rsid w:val="00D855ED"/>
    <w:rsid w:val="00D857EF"/>
    <w:rsid w:val="00D8594B"/>
    <w:rsid w:val="00D85B1F"/>
    <w:rsid w:val="00D86056"/>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67A"/>
    <w:rsid w:val="00D91973"/>
    <w:rsid w:val="00D91B97"/>
    <w:rsid w:val="00D92497"/>
    <w:rsid w:val="00D9265C"/>
    <w:rsid w:val="00D926B3"/>
    <w:rsid w:val="00D9271B"/>
    <w:rsid w:val="00D928BE"/>
    <w:rsid w:val="00D92B17"/>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528"/>
    <w:rsid w:val="00DA370B"/>
    <w:rsid w:val="00DA40AA"/>
    <w:rsid w:val="00DA42BC"/>
    <w:rsid w:val="00DA4F48"/>
    <w:rsid w:val="00DA52E1"/>
    <w:rsid w:val="00DA5343"/>
    <w:rsid w:val="00DA5835"/>
    <w:rsid w:val="00DA5944"/>
    <w:rsid w:val="00DA5A7C"/>
    <w:rsid w:val="00DA5D6D"/>
    <w:rsid w:val="00DA6427"/>
    <w:rsid w:val="00DA6717"/>
    <w:rsid w:val="00DA6C07"/>
    <w:rsid w:val="00DA6C7C"/>
    <w:rsid w:val="00DA6E50"/>
    <w:rsid w:val="00DA7123"/>
    <w:rsid w:val="00DA738C"/>
    <w:rsid w:val="00DA7774"/>
    <w:rsid w:val="00DA7C6D"/>
    <w:rsid w:val="00DA7E45"/>
    <w:rsid w:val="00DA7E94"/>
    <w:rsid w:val="00DB029F"/>
    <w:rsid w:val="00DB0537"/>
    <w:rsid w:val="00DB07ED"/>
    <w:rsid w:val="00DB0868"/>
    <w:rsid w:val="00DB0A51"/>
    <w:rsid w:val="00DB12D8"/>
    <w:rsid w:val="00DB1B7A"/>
    <w:rsid w:val="00DB1F20"/>
    <w:rsid w:val="00DB21B4"/>
    <w:rsid w:val="00DB268A"/>
    <w:rsid w:val="00DB27E4"/>
    <w:rsid w:val="00DB29B0"/>
    <w:rsid w:val="00DB33BE"/>
    <w:rsid w:val="00DB3459"/>
    <w:rsid w:val="00DB3849"/>
    <w:rsid w:val="00DB410F"/>
    <w:rsid w:val="00DB4AA9"/>
    <w:rsid w:val="00DB500B"/>
    <w:rsid w:val="00DB5F35"/>
    <w:rsid w:val="00DB6263"/>
    <w:rsid w:val="00DB67CA"/>
    <w:rsid w:val="00DB6A19"/>
    <w:rsid w:val="00DB758F"/>
    <w:rsid w:val="00DB79A5"/>
    <w:rsid w:val="00DB7EB9"/>
    <w:rsid w:val="00DC079D"/>
    <w:rsid w:val="00DC079E"/>
    <w:rsid w:val="00DC08F9"/>
    <w:rsid w:val="00DC0B06"/>
    <w:rsid w:val="00DC0B25"/>
    <w:rsid w:val="00DC0C18"/>
    <w:rsid w:val="00DC0CEA"/>
    <w:rsid w:val="00DC0D12"/>
    <w:rsid w:val="00DC0F34"/>
    <w:rsid w:val="00DC12C1"/>
    <w:rsid w:val="00DC2137"/>
    <w:rsid w:val="00DC22A4"/>
    <w:rsid w:val="00DC29D2"/>
    <w:rsid w:val="00DC2C2F"/>
    <w:rsid w:val="00DC343B"/>
    <w:rsid w:val="00DC40C5"/>
    <w:rsid w:val="00DC47C6"/>
    <w:rsid w:val="00DC4EF7"/>
    <w:rsid w:val="00DC515B"/>
    <w:rsid w:val="00DC5233"/>
    <w:rsid w:val="00DC591B"/>
    <w:rsid w:val="00DC5CCE"/>
    <w:rsid w:val="00DC5E17"/>
    <w:rsid w:val="00DC5F75"/>
    <w:rsid w:val="00DC6216"/>
    <w:rsid w:val="00DC644D"/>
    <w:rsid w:val="00DC6BCA"/>
    <w:rsid w:val="00DC7306"/>
    <w:rsid w:val="00DC7335"/>
    <w:rsid w:val="00DC75A5"/>
    <w:rsid w:val="00DC75CD"/>
    <w:rsid w:val="00DC7C63"/>
    <w:rsid w:val="00DC7D2A"/>
    <w:rsid w:val="00DD02AB"/>
    <w:rsid w:val="00DD0311"/>
    <w:rsid w:val="00DD098B"/>
    <w:rsid w:val="00DD099C"/>
    <w:rsid w:val="00DD0BBF"/>
    <w:rsid w:val="00DD0D6D"/>
    <w:rsid w:val="00DD10B2"/>
    <w:rsid w:val="00DD1118"/>
    <w:rsid w:val="00DD1225"/>
    <w:rsid w:val="00DD154C"/>
    <w:rsid w:val="00DD162A"/>
    <w:rsid w:val="00DD1974"/>
    <w:rsid w:val="00DD1A29"/>
    <w:rsid w:val="00DD2C42"/>
    <w:rsid w:val="00DD2FAF"/>
    <w:rsid w:val="00DD3119"/>
    <w:rsid w:val="00DD3226"/>
    <w:rsid w:val="00DD326D"/>
    <w:rsid w:val="00DD340D"/>
    <w:rsid w:val="00DD3639"/>
    <w:rsid w:val="00DD382B"/>
    <w:rsid w:val="00DD3C2D"/>
    <w:rsid w:val="00DD3CC4"/>
    <w:rsid w:val="00DD40D1"/>
    <w:rsid w:val="00DD453C"/>
    <w:rsid w:val="00DD5147"/>
    <w:rsid w:val="00DD5C2B"/>
    <w:rsid w:val="00DD628E"/>
    <w:rsid w:val="00DD636C"/>
    <w:rsid w:val="00DD6989"/>
    <w:rsid w:val="00DD72CD"/>
    <w:rsid w:val="00DE0185"/>
    <w:rsid w:val="00DE0424"/>
    <w:rsid w:val="00DE10AC"/>
    <w:rsid w:val="00DE12EE"/>
    <w:rsid w:val="00DE13D5"/>
    <w:rsid w:val="00DE184D"/>
    <w:rsid w:val="00DE2219"/>
    <w:rsid w:val="00DE248E"/>
    <w:rsid w:val="00DE24E1"/>
    <w:rsid w:val="00DE25E5"/>
    <w:rsid w:val="00DE2D22"/>
    <w:rsid w:val="00DE2EE8"/>
    <w:rsid w:val="00DE2F8D"/>
    <w:rsid w:val="00DE3B7F"/>
    <w:rsid w:val="00DE3F83"/>
    <w:rsid w:val="00DE3FAA"/>
    <w:rsid w:val="00DE48D1"/>
    <w:rsid w:val="00DE50D5"/>
    <w:rsid w:val="00DE5271"/>
    <w:rsid w:val="00DE5C9D"/>
    <w:rsid w:val="00DE6038"/>
    <w:rsid w:val="00DE6206"/>
    <w:rsid w:val="00DE652F"/>
    <w:rsid w:val="00DE666C"/>
    <w:rsid w:val="00DE6FE8"/>
    <w:rsid w:val="00DE700B"/>
    <w:rsid w:val="00DE79FC"/>
    <w:rsid w:val="00DE7C56"/>
    <w:rsid w:val="00DE7E98"/>
    <w:rsid w:val="00DF03C7"/>
    <w:rsid w:val="00DF0718"/>
    <w:rsid w:val="00DF09DE"/>
    <w:rsid w:val="00DF11A3"/>
    <w:rsid w:val="00DF19DA"/>
    <w:rsid w:val="00DF1C9E"/>
    <w:rsid w:val="00DF29D1"/>
    <w:rsid w:val="00DF2B05"/>
    <w:rsid w:val="00DF2C51"/>
    <w:rsid w:val="00DF2C71"/>
    <w:rsid w:val="00DF2D51"/>
    <w:rsid w:val="00DF2EBE"/>
    <w:rsid w:val="00DF2F4D"/>
    <w:rsid w:val="00DF398B"/>
    <w:rsid w:val="00DF3A98"/>
    <w:rsid w:val="00DF3C75"/>
    <w:rsid w:val="00DF419D"/>
    <w:rsid w:val="00DF421A"/>
    <w:rsid w:val="00DF46A9"/>
    <w:rsid w:val="00DF4876"/>
    <w:rsid w:val="00DF55FF"/>
    <w:rsid w:val="00DF59AE"/>
    <w:rsid w:val="00DF628F"/>
    <w:rsid w:val="00DF6557"/>
    <w:rsid w:val="00DF6DA8"/>
    <w:rsid w:val="00DF70F1"/>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BD5"/>
    <w:rsid w:val="00E022F5"/>
    <w:rsid w:val="00E023B2"/>
    <w:rsid w:val="00E02FBB"/>
    <w:rsid w:val="00E038CB"/>
    <w:rsid w:val="00E03923"/>
    <w:rsid w:val="00E04536"/>
    <w:rsid w:val="00E04B14"/>
    <w:rsid w:val="00E04C96"/>
    <w:rsid w:val="00E04E02"/>
    <w:rsid w:val="00E04E08"/>
    <w:rsid w:val="00E04F80"/>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3E31"/>
    <w:rsid w:val="00E14421"/>
    <w:rsid w:val="00E144BD"/>
    <w:rsid w:val="00E149D1"/>
    <w:rsid w:val="00E14AF4"/>
    <w:rsid w:val="00E14F36"/>
    <w:rsid w:val="00E158F6"/>
    <w:rsid w:val="00E159AB"/>
    <w:rsid w:val="00E15C39"/>
    <w:rsid w:val="00E15E16"/>
    <w:rsid w:val="00E160A4"/>
    <w:rsid w:val="00E1617B"/>
    <w:rsid w:val="00E1715F"/>
    <w:rsid w:val="00E172ED"/>
    <w:rsid w:val="00E175EF"/>
    <w:rsid w:val="00E1777F"/>
    <w:rsid w:val="00E17ABE"/>
    <w:rsid w:val="00E17F46"/>
    <w:rsid w:val="00E20172"/>
    <w:rsid w:val="00E206D9"/>
    <w:rsid w:val="00E208B5"/>
    <w:rsid w:val="00E20AF2"/>
    <w:rsid w:val="00E20CDE"/>
    <w:rsid w:val="00E2200E"/>
    <w:rsid w:val="00E2229A"/>
    <w:rsid w:val="00E22880"/>
    <w:rsid w:val="00E22898"/>
    <w:rsid w:val="00E22A6D"/>
    <w:rsid w:val="00E2302D"/>
    <w:rsid w:val="00E2315E"/>
    <w:rsid w:val="00E23268"/>
    <w:rsid w:val="00E2335B"/>
    <w:rsid w:val="00E23903"/>
    <w:rsid w:val="00E23967"/>
    <w:rsid w:val="00E23C5E"/>
    <w:rsid w:val="00E2445B"/>
    <w:rsid w:val="00E24B3A"/>
    <w:rsid w:val="00E24F76"/>
    <w:rsid w:val="00E25289"/>
    <w:rsid w:val="00E25566"/>
    <w:rsid w:val="00E26E84"/>
    <w:rsid w:val="00E26F4C"/>
    <w:rsid w:val="00E270EA"/>
    <w:rsid w:val="00E27BDE"/>
    <w:rsid w:val="00E301BC"/>
    <w:rsid w:val="00E303FD"/>
    <w:rsid w:val="00E308DA"/>
    <w:rsid w:val="00E30A30"/>
    <w:rsid w:val="00E3101F"/>
    <w:rsid w:val="00E313EE"/>
    <w:rsid w:val="00E31999"/>
    <w:rsid w:val="00E3337F"/>
    <w:rsid w:val="00E33A98"/>
    <w:rsid w:val="00E33C91"/>
    <w:rsid w:val="00E34097"/>
    <w:rsid w:val="00E3449E"/>
    <w:rsid w:val="00E34C38"/>
    <w:rsid w:val="00E34F7A"/>
    <w:rsid w:val="00E357E8"/>
    <w:rsid w:val="00E358A0"/>
    <w:rsid w:val="00E35FCD"/>
    <w:rsid w:val="00E360B2"/>
    <w:rsid w:val="00E361D0"/>
    <w:rsid w:val="00E3637A"/>
    <w:rsid w:val="00E36ECC"/>
    <w:rsid w:val="00E372E7"/>
    <w:rsid w:val="00E37BBB"/>
    <w:rsid w:val="00E37C86"/>
    <w:rsid w:val="00E37FB3"/>
    <w:rsid w:val="00E40523"/>
    <w:rsid w:val="00E4082A"/>
    <w:rsid w:val="00E40D84"/>
    <w:rsid w:val="00E40E30"/>
    <w:rsid w:val="00E41725"/>
    <w:rsid w:val="00E41900"/>
    <w:rsid w:val="00E41A33"/>
    <w:rsid w:val="00E42156"/>
    <w:rsid w:val="00E427A3"/>
    <w:rsid w:val="00E428B9"/>
    <w:rsid w:val="00E42926"/>
    <w:rsid w:val="00E4295B"/>
    <w:rsid w:val="00E42D06"/>
    <w:rsid w:val="00E42F1B"/>
    <w:rsid w:val="00E43C27"/>
    <w:rsid w:val="00E43CD1"/>
    <w:rsid w:val="00E43F7C"/>
    <w:rsid w:val="00E44352"/>
    <w:rsid w:val="00E4479A"/>
    <w:rsid w:val="00E44FDC"/>
    <w:rsid w:val="00E452D1"/>
    <w:rsid w:val="00E45400"/>
    <w:rsid w:val="00E45CED"/>
    <w:rsid w:val="00E45E29"/>
    <w:rsid w:val="00E45F55"/>
    <w:rsid w:val="00E461EC"/>
    <w:rsid w:val="00E46605"/>
    <w:rsid w:val="00E46B47"/>
    <w:rsid w:val="00E46BDC"/>
    <w:rsid w:val="00E47100"/>
    <w:rsid w:val="00E47897"/>
    <w:rsid w:val="00E47BEF"/>
    <w:rsid w:val="00E500B8"/>
    <w:rsid w:val="00E507F1"/>
    <w:rsid w:val="00E5085E"/>
    <w:rsid w:val="00E50947"/>
    <w:rsid w:val="00E50C95"/>
    <w:rsid w:val="00E50DE0"/>
    <w:rsid w:val="00E50F3B"/>
    <w:rsid w:val="00E5180C"/>
    <w:rsid w:val="00E5190C"/>
    <w:rsid w:val="00E52C62"/>
    <w:rsid w:val="00E52D02"/>
    <w:rsid w:val="00E53FAC"/>
    <w:rsid w:val="00E54088"/>
    <w:rsid w:val="00E5419F"/>
    <w:rsid w:val="00E541BD"/>
    <w:rsid w:val="00E545AB"/>
    <w:rsid w:val="00E546C7"/>
    <w:rsid w:val="00E54A51"/>
    <w:rsid w:val="00E54AAF"/>
    <w:rsid w:val="00E552FB"/>
    <w:rsid w:val="00E55844"/>
    <w:rsid w:val="00E55AB4"/>
    <w:rsid w:val="00E55B3D"/>
    <w:rsid w:val="00E5649D"/>
    <w:rsid w:val="00E566C6"/>
    <w:rsid w:val="00E56764"/>
    <w:rsid w:val="00E57C67"/>
    <w:rsid w:val="00E57EBC"/>
    <w:rsid w:val="00E57F03"/>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419C"/>
    <w:rsid w:val="00E64425"/>
    <w:rsid w:val="00E64632"/>
    <w:rsid w:val="00E64BD7"/>
    <w:rsid w:val="00E64FE5"/>
    <w:rsid w:val="00E65906"/>
    <w:rsid w:val="00E668EE"/>
    <w:rsid w:val="00E66F1B"/>
    <w:rsid w:val="00E671B2"/>
    <w:rsid w:val="00E67423"/>
    <w:rsid w:val="00E67E79"/>
    <w:rsid w:val="00E7008E"/>
    <w:rsid w:val="00E70097"/>
    <w:rsid w:val="00E704D1"/>
    <w:rsid w:val="00E7080A"/>
    <w:rsid w:val="00E70CF8"/>
    <w:rsid w:val="00E70D92"/>
    <w:rsid w:val="00E71537"/>
    <w:rsid w:val="00E7166E"/>
    <w:rsid w:val="00E71A40"/>
    <w:rsid w:val="00E71D98"/>
    <w:rsid w:val="00E72061"/>
    <w:rsid w:val="00E72C57"/>
    <w:rsid w:val="00E730C6"/>
    <w:rsid w:val="00E7320B"/>
    <w:rsid w:val="00E74CED"/>
    <w:rsid w:val="00E74E82"/>
    <w:rsid w:val="00E751D3"/>
    <w:rsid w:val="00E75894"/>
    <w:rsid w:val="00E759B8"/>
    <w:rsid w:val="00E75F06"/>
    <w:rsid w:val="00E7603D"/>
    <w:rsid w:val="00E76321"/>
    <w:rsid w:val="00E765FC"/>
    <w:rsid w:val="00E766A3"/>
    <w:rsid w:val="00E76D92"/>
    <w:rsid w:val="00E770D0"/>
    <w:rsid w:val="00E77109"/>
    <w:rsid w:val="00E7710E"/>
    <w:rsid w:val="00E7776A"/>
    <w:rsid w:val="00E77ECE"/>
    <w:rsid w:val="00E80612"/>
    <w:rsid w:val="00E8093C"/>
    <w:rsid w:val="00E80E59"/>
    <w:rsid w:val="00E8131E"/>
    <w:rsid w:val="00E81503"/>
    <w:rsid w:val="00E817F2"/>
    <w:rsid w:val="00E81964"/>
    <w:rsid w:val="00E81C3C"/>
    <w:rsid w:val="00E82584"/>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71B9"/>
    <w:rsid w:val="00E87591"/>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04"/>
    <w:rsid w:val="00E97874"/>
    <w:rsid w:val="00E978C0"/>
    <w:rsid w:val="00E979D9"/>
    <w:rsid w:val="00E97C2F"/>
    <w:rsid w:val="00EA07CB"/>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161"/>
    <w:rsid w:val="00EA6BC7"/>
    <w:rsid w:val="00EA763D"/>
    <w:rsid w:val="00EA7E34"/>
    <w:rsid w:val="00EB0592"/>
    <w:rsid w:val="00EB064D"/>
    <w:rsid w:val="00EB06B1"/>
    <w:rsid w:val="00EB0A04"/>
    <w:rsid w:val="00EB0A78"/>
    <w:rsid w:val="00EB1583"/>
    <w:rsid w:val="00EB159A"/>
    <w:rsid w:val="00EB1D0D"/>
    <w:rsid w:val="00EB24C3"/>
    <w:rsid w:val="00EB2641"/>
    <w:rsid w:val="00EB26C8"/>
    <w:rsid w:val="00EB2A95"/>
    <w:rsid w:val="00EB319E"/>
    <w:rsid w:val="00EB346B"/>
    <w:rsid w:val="00EB36CF"/>
    <w:rsid w:val="00EB451A"/>
    <w:rsid w:val="00EB45A8"/>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FEB"/>
    <w:rsid w:val="00EC2FB3"/>
    <w:rsid w:val="00EC3440"/>
    <w:rsid w:val="00EC3EB2"/>
    <w:rsid w:val="00EC4398"/>
    <w:rsid w:val="00EC4616"/>
    <w:rsid w:val="00EC46A5"/>
    <w:rsid w:val="00EC48AC"/>
    <w:rsid w:val="00EC4A89"/>
    <w:rsid w:val="00EC503F"/>
    <w:rsid w:val="00EC538A"/>
    <w:rsid w:val="00EC598A"/>
    <w:rsid w:val="00EC5C7D"/>
    <w:rsid w:val="00EC5CB2"/>
    <w:rsid w:val="00EC6D49"/>
    <w:rsid w:val="00EC7C67"/>
    <w:rsid w:val="00EC7F3F"/>
    <w:rsid w:val="00ED028E"/>
    <w:rsid w:val="00ED05AF"/>
    <w:rsid w:val="00ED061F"/>
    <w:rsid w:val="00ED0A1B"/>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1E9"/>
    <w:rsid w:val="00ED35F2"/>
    <w:rsid w:val="00ED3C25"/>
    <w:rsid w:val="00ED3C38"/>
    <w:rsid w:val="00ED3F1B"/>
    <w:rsid w:val="00ED48E0"/>
    <w:rsid w:val="00ED4C60"/>
    <w:rsid w:val="00ED550E"/>
    <w:rsid w:val="00ED6166"/>
    <w:rsid w:val="00ED64B8"/>
    <w:rsid w:val="00ED6C45"/>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C00"/>
    <w:rsid w:val="00EE1CEA"/>
    <w:rsid w:val="00EE1E11"/>
    <w:rsid w:val="00EE1ED6"/>
    <w:rsid w:val="00EE1F67"/>
    <w:rsid w:val="00EE205B"/>
    <w:rsid w:val="00EE2335"/>
    <w:rsid w:val="00EE23DB"/>
    <w:rsid w:val="00EE2BC6"/>
    <w:rsid w:val="00EE30EA"/>
    <w:rsid w:val="00EE31A2"/>
    <w:rsid w:val="00EE3340"/>
    <w:rsid w:val="00EE385E"/>
    <w:rsid w:val="00EE3C19"/>
    <w:rsid w:val="00EE3FF6"/>
    <w:rsid w:val="00EE4228"/>
    <w:rsid w:val="00EE473C"/>
    <w:rsid w:val="00EE5575"/>
    <w:rsid w:val="00EE595C"/>
    <w:rsid w:val="00EE5E53"/>
    <w:rsid w:val="00EE6437"/>
    <w:rsid w:val="00EE7270"/>
    <w:rsid w:val="00EE72BE"/>
    <w:rsid w:val="00EE7587"/>
    <w:rsid w:val="00EE7994"/>
    <w:rsid w:val="00EE7D0A"/>
    <w:rsid w:val="00EF0020"/>
    <w:rsid w:val="00EF018E"/>
    <w:rsid w:val="00EF0557"/>
    <w:rsid w:val="00EF1465"/>
    <w:rsid w:val="00EF146F"/>
    <w:rsid w:val="00EF1709"/>
    <w:rsid w:val="00EF1DAA"/>
    <w:rsid w:val="00EF1FB6"/>
    <w:rsid w:val="00EF2125"/>
    <w:rsid w:val="00EF217F"/>
    <w:rsid w:val="00EF27C5"/>
    <w:rsid w:val="00EF357F"/>
    <w:rsid w:val="00EF369E"/>
    <w:rsid w:val="00EF3948"/>
    <w:rsid w:val="00EF3ADE"/>
    <w:rsid w:val="00EF438A"/>
    <w:rsid w:val="00EF4933"/>
    <w:rsid w:val="00EF4AA8"/>
    <w:rsid w:val="00EF51B2"/>
    <w:rsid w:val="00EF581E"/>
    <w:rsid w:val="00EF5827"/>
    <w:rsid w:val="00EF5852"/>
    <w:rsid w:val="00EF5D9A"/>
    <w:rsid w:val="00EF5ECB"/>
    <w:rsid w:val="00EF6D0F"/>
    <w:rsid w:val="00EF6D68"/>
    <w:rsid w:val="00EF7226"/>
    <w:rsid w:val="00EF75E7"/>
    <w:rsid w:val="00EF7AFE"/>
    <w:rsid w:val="00EF7CB8"/>
    <w:rsid w:val="00F0010C"/>
    <w:rsid w:val="00F0065A"/>
    <w:rsid w:val="00F0081F"/>
    <w:rsid w:val="00F00C1F"/>
    <w:rsid w:val="00F01422"/>
    <w:rsid w:val="00F01758"/>
    <w:rsid w:val="00F0190A"/>
    <w:rsid w:val="00F01BDD"/>
    <w:rsid w:val="00F01F1C"/>
    <w:rsid w:val="00F01FC0"/>
    <w:rsid w:val="00F01FC6"/>
    <w:rsid w:val="00F02A88"/>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6006"/>
    <w:rsid w:val="00F0674F"/>
    <w:rsid w:val="00F06B14"/>
    <w:rsid w:val="00F06C50"/>
    <w:rsid w:val="00F0707A"/>
    <w:rsid w:val="00F0747A"/>
    <w:rsid w:val="00F074EA"/>
    <w:rsid w:val="00F07564"/>
    <w:rsid w:val="00F07A6F"/>
    <w:rsid w:val="00F07B2A"/>
    <w:rsid w:val="00F105BE"/>
    <w:rsid w:val="00F106C7"/>
    <w:rsid w:val="00F107FF"/>
    <w:rsid w:val="00F11143"/>
    <w:rsid w:val="00F116FF"/>
    <w:rsid w:val="00F118DE"/>
    <w:rsid w:val="00F11FCA"/>
    <w:rsid w:val="00F129E0"/>
    <w:rsid w:val="00F1301C"/>
    <w:rsid w:val="00F1326D"/>
    <w:rsid w:val="00F132E1"/>
    <w:rsid w:val="00F134B4"/>
    <w:rsid w:val="00F13A69"/>
    <w:rsid w:val="00F13E4D"/>
    <w:rsid w:val="00F13FA2"/>
    <w:rsid w:val="00F14C2E"/>
    <w:rsid w:val="00F14E1A"/>
    <w:rsid w:val="00F159F2"/>
    <w:rsid w:val="00F15CC0"/>
    <w:rsid w:val="00F15F08"/>
    <w:rsid w:val="00F15F6E"/>
    <w:rsid w:val="00F1626A"/>
    <w:rsid w:val="00F164DD"/>
    <w:rsid w:val="00F16EDD"/>
    <w:rsid w:val="00F175F3"/>
    <w:rsid w:val="00F17A8C"/>
    <w:rsid w:val="00F20094"/>
    <w:rsid w:val="00F200F6"/>
    <w:rsid w:val="00F20353"/>
    <w:rsid w:val="00F2074A"/>
    <w:rsid w:val="00F20869"/>
    <w:rsid w:val="00F208FD"/>
    <w:rsid w:val="00F20B8C"/>
    <w:rsid w:val="00F20B9D"/>
    <w:rsid w:val="00F20FFD"/>
    <w:rsid w:val="00F211CC"/>
    <w:rsid w:val="00F21D11"/>
    <w:rsid w:val="00F21EC0"/>
    <w:rsid w:val="00F224A3"/>
    <w:rsid w:val="00F22546"/>
    <w:rsid w:val="00F22CCE"/>
    <w:rsid w:val="00F23313"/>
    <w:rsid w:val="00F23446"/>
    <w:rsid w:val="00F2381A"/>
    <w:rsid w:val="00F23868"/>
    <w:rsid w:val="00F23A7F"/>
    <w:rsid w:val="00F23C45"/>
    <w:rsid w:val="00F23D9B"/>
    <w:rsid w:val="00F23FED"/>
    <w:rsid w:val="00F24254"/>
    <w:rsid w:val="00F24333"/>
    <w:rsid w:val="00F245A7"/>
    <w:rsid w:val="00F24C65"/>
    <w:rsid w:val="00F24D71"/>
    <w:rsid w:val="00F258D7"/>
    <w:rsid w:val="00F25AD3"/>
    <w:rsid w:val="00F266CA"/>
    <w:rsid w:val="00F26C73"/>
    <w:rsid w:val="00F27480"/>
    <w:rsid w:val="00F27671"/>
    <w:rsid w:val="00F277D0"/>
    <w:rsid w:val="00F27DD3"/>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6B81"/>
    <w:rsid w:val="00F37459"/>
    <w:rsid w:val="00F3777F"/>
    <w:rsid w:val="00F402D3"/>
    <w:rsid w:val="00F403F6"/>
    <w:rsid w:val="00F40964"/>
    <w:rsid w:val="00F40B8F"/>
    <w:rsid w:val="00F40E5E"/>
    <w:rsid w:val="00F41A13"/>
    <w:rsid w:val="00F41CE5"/>
    <w:rsid w:val="00F41FAD"/>
    <w:rsid w:val="00F420A9"/>
    <w:rsid w:val="00F42489"/>
    <w:rsid w:val="00F42784"/>
    <w:rsid w:val="00F42E40"/>
    <w:rsid w:val="00F43634"/>
    <w:rsid w:val="00F44080"/>
    <w:rsid w:val="00F4468F"/>
    <w:rsid w:val="00F44BF2"/>
    <w:rsid w:val="00F44CDF"/>
    <w:rsid w:val="00F44FFF"/>
    <w:rsid w:val="00F4526B"/>
    <w:rsid w:val="00F45486"/>
    <w:rsid w:val="00F45788"/>
    <w:rsid w:val="00F460F3"/>
    <w:rsid w:val="00F4627D"/>
    <w:rsid w:val="00F463F6"/>
    <w:rsid w:val="00F463F7"/>
    <w:rsid w:val="00F466A3"/>
    <w:rsid w:val="00F46AC4"/>
    <w:rsid w:val="00F470EA"/>
    <w:rsid w:val="00F47181"/>
    <w:rsid w:val="00F472AD"/>
    <w:rsid w:val="00F50180"/>
    <w:rsid w:val="00F51251"/>
    <w:rsid w:val="00F516AE"/>
    <w:rsid w:val="00F51E89"/>
    <w:rsid w:val="00F51F38"/>
    <w:rsid w:val="00F52000"/>
    <w:rsid w:val="00F52363"/>
    <w:rsid w:val="00F52660"/>
    <w:rsid w:val="00F527DD"/>
    <w:rsid w:val="00F528F4"/>
    <w:rsid w:val="00F52B4B"/>
    <w:rsid w:val="00F52D18"/>
    <w:rsid w:val="00F52D88"/>
    <w:rsid w:val="00F539B1"/>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AF7"/>
    <w:rsid w:val="00F60056"/>
    <w:rsid w:val="00F605C3"/>
    <w:rsid w:val="00F606E8"/>
    <w:rsid w:val="00F60924"/>
    <w:rsid w:val="00F60DE3"/>
    <w:rsid w:val="00F61B11"/>
    <w:rsid w:val="00F61CCF"/>
    <w:rsid w:val="00F61DF3"/>
    <w:rsid w:val="00F62175"/>
    <w:rsid w:val="00F62231"/>
    <w:rsid w:val="00F6292D"/>
    <w:rsid w:val="00F6357C"/>
    <w:rsid w:val="00F640D4"/>
    <w:rsid w:val="00F640EF"/>
    <w:rsid w:val="00F643FC"/>
    <w:rsid w:val="00F64A4D"/>
    <w:rsid w:val="00F651DB"/>
    <w:rsid w:val="00F6526A"/>
    <w:rsid w:val="00F65BEC"/>
    <w:rsid w:val="00F65E72"/>
    <w:rsid w:val="00F66103"/>
    <w:rsid w:val="00F661D0"/>
    <w:rsid w:val="00F66CBF"/>
    <w:rsid w:val="00F66E1D"/>
    <w:rsid w:val="00F67190"/>
    <w:rsid w:val="00F67305"/>
    <w:rsid w:val="00F673A6"/>
    <w:rsid w:val="00F674D6"/>
    <w:rsid w:val="00F67522"/>
    <w:rsid w:val="00F67AA7"/>
    <w:rsid w:val="00F70112"/>
    <w:rsid w:val="00F701DC"/>
    <w:rsid w:val="00F7069C"/>
    <w:rsid w:val="00F71093"/>
    <w:rsid w:val="00F71966"/>
    <w:rsid w:val="00F71AD5"/>
    <w:rsid w:val="00F71BFE"/>
    <w:rsid w:val="00F71E81"/>
    <w:rsid w:val="00F721AB"/>
    <w:rsid w:val="00F723BA"/>
    <w:rsid w:val="00F724A3"/>
    <w:rsid w:val="00F7269B"/>
    <w:rsid w:val="00F73ADB"/>
    <w:rsid w:val="00F741AD"/>
    <w:rsid w:val="00F74570"/>
    <w:rsid w:val="00F74766"/>
    <w:rsid w:val="00F754AE"/>
    <w:rsid w:val="00F75A7E"/>
    <w:rsid w:val="00F75CAE"/>
    <w:rsid w:val="00F75CAF"/>
    <w:rsid w:val="00F76385"/>
    <w:rsid w:val="00F763D2"/>
    <w:rsid w:val="00F76813"/>
    <w:rsid w:val="00F76EF6"/>
    <w:rsid w:val="00F77811"/>
    <w:rsid w:val="00F77BA1"/>
    <w:rsid w:val="00F77BC2"/>
    <w:rsid w:val="00F80097"/>
    <w:rsid w:val="00F80ADD"/>
    <w:rsid w:val="00F80B8F"/>
    <w:rsid w:val="00F80DFC"/>
    <w:rsid w:val="00F80EE5"/>
    <w:rsid w:val="00F811E9"/>
    <w:rsid w:val="00F8156F"/>
    <w:rsid w:val="00F8157A"/>
    <w:rsid w:val="00F8170B"/>
    <w:rsid w:val="00F81A36"/>
    <w:rsid w:val="00F81C5C"/>
    <w:rsid w:val="00F821AF"/>
    <w:rsid w:val="00F826BD"/>
    <w:rsid w:val="00F82863"/>
    <w:rsid w:val="00F82D15"/>
    <w:rsid w:val="00F83271"/>
    <w:rsid w:val="00F83D25"/>
    <w:rsid w:val="00F83D63"/>
    <w:rsid w:val="00F83E01"/>
    <w:rsid w:val="00F83F93"/>
    <w:rsid w:val="00F8491C"/>
    <w:rsid w:val="00F84A5A"/>
    <w:rsid w:val="00F84D7D"/>
    <w:rsid w:val="00F853CC"/>
    <w:rsid w:val="00F855FB"/>
    <w:rsid w:val="00F858B0"/>
    <w:rsid w:val="00F86160"/>
    <w:rsid w:val="00F861D0"/>
    <w:rsid w:val="00F8673E"/>
    <w:rsid w:val="00F86FE4"/>
    <w:rsid w:val="00F8785B"/>
    <w:rsid w:val="00F8796C"/>
    <w:rsid w:val="00F879EE"/>
    <w:rsid w:val="00F87ABC"/>
    <w:rsid w:val="00F87D23"/>
    <w:rsid w:val="00F9025F"/>
    <w:rsid w:val="00F90F00"/>
    <w:rsid w:val="00F9110C"/>
    <w:rsid w:val="00F91599"/>
    <w:rsid w:val="00F9171C"/>
    <w:rsid w:val="00F91E04"/>
    <w:rsid w:val="00F9245E"/>
    <w:rsid w:val="00F92B11"/>
    <w:rsid w:val="00F93A70"/>
    <w:rsid w:val="00F93D86"/>
    <w:rsid w:val="00F94568"/>
    <w:rsid w:val="00F94C45"/>
    <w:rsid w:val="00F95208"/>
    <w:rsid w:val="00F95970"/>
    <w:rsid w:val="00F96E3B"/>
    <w:rsid w:val="00F9701E"/>
    <w:rsid w:val="00F970BA"/>
    <w:rsid w:val="00F9743F"/>
    <w:rsid w:val="00F97CED"/>
    <w:rsid w:val="00F97FB5"/>
    <w:rsid w:val="00FA058B"/>
    <w:rsid w:val="00FA060C"/>
    <w:rsid w:val="00FA0AA9"/>
    <w:rsid w:val="00FA1055"/>
    <w:rsid w:val="00FA10FE"/>
    <w:rsid w:val="00FA193C"/>
    <w:rsid w:val="00FA24D4"/>
    <w:rsid w:val="00FA2785"/>
    <w:rsid w:val="00FA294F"/>
    <w:rsid w:val="00FA298D"/>
    <w:rsid w:val="00FA2C3D"/>
    <w:rsid w:val="00FA3376"/>
    <w:rsid w:val="00FA3AFD"/>
    <w:rsid w:val="00FA3E03"/>
    <w:rsid w:val="00FA4375"/>
    <w:rsid w:val="00FA4682"/>
    <w:rsid w:val="00FA47F0"/>
    <w:rsid w:val="00FA4ABC"/>
    <w:rsid w:val="00FA5287"/>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41F"/>
    <w:rsid w:val="00FB24EA"/>
    <w:rsid w:val="00FB305B"/>
    <w:rsid w:val="00FB313C"/>
    <w:rsid w:val="00FB38D3"/>
    <w:rsid w:val="00FB3A67"/>
    <w:rsid w:val="00FB3FC3"/>
    <w:rsid w:val="00FB42B6"/>
    <w:rsid w:val="00FB4454"/>
    <w:rsid w:val="00FB4BF6"/>
    <w:rsid w:val="00FB7026"/>
    <w:rsid w:val="00FB7367"/>
    <w:rsid w:val="00FB741A"/>
    <w:rsid w:val="00FB79D8"/>
    <w:rsid w:val="00FC01B3"/>
    <w:rsid w:val="00FC0354"/>
    <w:rsid w:val="00FC09AF"/>
    <w:rsid w:val="00FC0C0C"/>
    <w:rsid w:val="00FC0C29"/>
    <w:rsid w:val="00FC1478"/>
    <w:rsid w:val="00FC2149"/>
    <w:rsid w:val="00FC2888"/>
    <w:rsid w:val="00FC28D2"/>
    <w:rsid w:val="00FC2F94"/>
    <w:rsid w:val="00FC4326"/>
    <w:rsid w:val="00FC4836"/>
    <w:rsid w:val="00FC48E1"/>
    <w:rsid w:val="00FC49B4"/>
    <w:rsid w:val="00FC5090"/>
    <w:rsid w:val="00FC52E6"/>
    <w:rsid w:val="00FC53E3"/>
    <w:rsid w:val="00FC601F"/>
    <w:rsid w:val="00FC63A3"/>
    <w:rsid w:val="00FC6459"/>
    <w:rsid w:val="00FC65F1"/>
    <w:rsid w:val="00FC6DDF"/>
    <w:rsid w:val="00FC71C4"/>
    <w:rsid w:val="00FC7730"/>
    <w:rsid w:val="00FC78FE"/>
    <w:rsid w:val="00FC7C68"/>
    <w:rsid w:val="00FC7C76"/>
    <w:rsid w:val="00FC7D81"/>
    <w:rsid w:val="00FC7D93"/>
    <w:rsid w:val="00FD008F"/>
    <w:rsid w:val="00FD01E3"/>
    <w:rsid w:val="00FD084C"/>
    <w:rsid w:val="00FD0A5F"/>
    <w:rsid w:val="00FD1531"/>
    <w:rsid w:val="00FD187E"/>
    <w:rsid w:val="00FD23E1"/>
    <w:rsid w:val="00FD28EB"/>
    <w:rsid w:val="00FD33E1"/>
    <w:rsid w:val="00FD35DC"/>
    <w:rsid w:val="00FD3E25"/>
    <w:rsid w:val="00FD3E66"/>
    <w:rsid w:val="00FD434C"/>
    <w:rsid w:val="00FD4C3E"/>
    <w:rsid w:val="00FD4D8E"/>
    <w:rsid w:val="00FD4EC6"/>
    <w:rsid w:val="00FD515C"/>
    <w:rsid w:val="00FD534E"/>
    <w:rsid w:val="00FD5C0A"/>
    <w:rsid w:val="00FD5FD2"/>
    <w:rsid w:val="00FD6BB6"/>
    <w:rsid w:val="00FD6E8E"/>
    <w:rsid w:val="00FD71EA"/>
    <w:rsid w:val="00FD72DF"/>
    <w:rsid w:val="00FD7A3D"/>
    <w:rsid w:val="00FD7D9C"/>
    <w:rsid w:val="00FE030B"/>
    <w:rsid w:val="00FE0E01"/>
    <w:rsid w:val="00FE1265"/>
    <w:rsid w:val="00FE1399"/>
    <w:rsid w:val="00FE1874"/>
    <w:rsid w:val="00FE192E"/>
    <w:rsid w:val="00FE1956"/>
    <w:rsid w:val="00FE2837"/>
    <w:rsid w:val="00FE2D4A"/>
    <w:rsid w:val="00FE2ED1"/>
    <w:rsid w:val="00FE380C"/>
    <w:rsid w:val="00FE38BB"/>
    <w:rsid w:val="00FE3AE2"/>
    <w:rsid w:val="00FE3CF2"/>
    <w:rsid w:val="00FE42C4"/>
    <w:rsid w:val="00FE44C7"/>
    <w:rsid w:val="00FE4CB0"/>
    <w:rsid w:val="00FE4D35"/>
    <w:rsid w:val="00FE55F3"/>
    <w:rsid w:val="00FE582D"/>
    <w:rsid w:val="00FE5842"/>
    <w:rsid w:val="00FE59DA"/>
    <w:rsid w:val="00FE6F76"/>
    <w:rsid w:val="00FE6FA5"/>
    <w:rsid w:val="00FE707A"/>
    <w:rsid w:val="00FE73E9"/>
    <w:rsid w:val="00FE7714"/>
    <w:rsid w:val="00FE796C"/>
    <w:rsid w:val="00FE7B2C"/>
    <w:rsid w:val="00FE7DBC"/>
    <w:rsid w:val="00FF003D"/>
    <w:rsid w:val="00FF027D"/>
    <w:rsid w:val="00FF0373"/>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74A1"/>
    <w:rsid w:val="00FF761F"/>
    <w:rsid w:val="00FF7892"/>
    <w:rsid w:val="00FF796A"/>
    <w:rsid w:val="0126ACC4"/>
    <w:rsid w:val="016702C3"/>
    <w:rsid w:val="01C07007"/>
    <w:rsid w:val="020A761D"/>
    <w:rsid w:val="02265AF2"/>
    <w:rsid w:val="02B308B6"/>
    <w:rsid w:val="02C794C7"/>
    <w:rsid w:val="04355BA7"/>
    <w:rsid w:val="05CB45EA"/>
    <w:rsid w:val="05F24324"/>
    <w:rsid w:val="06353E4F"/>
    <w:rsid w:val="06529F29"/>
    <w:rsid w:val="0716CA45"/>
    <w:rsid w:val="084F0D20"/>
    <w:rsid w:val="089DDF17"/>
    <w:rsid w:val="08B03CEC"/>
    <w:rsid w:val="08C3777F"/>
    <w:rsid w:val="093F549F"/>
    <w:rsid w:val="09B1879B"/>
    <w:rsid w:val="0A29EB5C"/>
    <w:rsid w:val="0A316A06"/>
    <w:rsid w:val="0A34DBE8"/>
    <w:rsid w:val="0B26104C"/>
    <w:rsid w:val="0BED6692"/>
    <w:rsid w:val="0C503735"/>
    <w:rsid w:val="0CA1F229"/>
    <w:rsid w:val="0CBB9FE3"/>
    <w:rsid w:val="0CD874FA"/>
    <w:rsid w:val="0DB00930"/>
    <w:rsid w:val="0DC0605B"/>
    <w:rsid w:val="0DFD040D"/>
    <w:rsid w:val="0E48F663"/>
    <w:rsid w:val="0EAFA074"/>
    <w:rsid w:val="0FCECB01"/>
    <w:rsid w:val="1001454B"/>
    <w:rsid w:val="1056707F"/>
    <w:rsid w:val="1110B461"/>
    <w:rsid w:val="117135E6"/>
    <w:rsid w:val="1171DAAD"/>
    <w:rsid w:val="11DCC3DA"/>
    <w:rsid w:val="12211F12"/>
    <w:rsid w:val="1323C126"/>
    <w:rsid w:val="13515D48"/>
    <w:rsid w:val="146C5008"/>
    <w:rsid w:val="148C345B"/>
    <w:rsid w:val="149448FE"/>
    <w:rsid w:val="14BEFEC8"/>
    <w:rsid w:val="150EDE28"/>
    <w:rsid w:val="15906C68"/>
    <w:rsid w:val="15982F74"/>
    <w:rsid w:val="16353A2A"/>
    <w:rsid w:val="1679347C"/>
    <w:rsid w:val="167B56F3"/>
    <w:rsid w:val="1738614D"/>
    <w:rsid w:val="17BB8D0E"/>
    <w:rsid w:val="1837B479"/>
    <w:rsid w:val="1871C533"/>
    <w:rsid w:val="18D8704F"/>
    <w:rsid w:val="1B4AFD5D"/>
    <w:rsid w:val="1B910516"/>
    <w:rsid w:val="1C4618A2"/>
    <w:rsid w:val="1D4CA0FC"/>
    <w:rsid w:val="1DB1C5C3"/>
    <w:rsid w:val="1DB76BD1"/>
    <w:rsid w:val="1E07C114"/>
    <w:rsid w:val="1E11DAD0"/>
    <w:rsid w:val="1E32D2C9"/>
    <w:rsid w:val="1ECC613B"/>
    <w:rsid w:val="1ECF53A5"/>
    <w:rsid w:val="1F8F00AD"/>
    <w:rsid w:val="20C6425F"/>
    <w:rsid w:val="2100FB62"/>
    <w:rsid w:val="215672C4"/>
    <w:rsid w:val="21945750"/>
    <w:rsid w:val="227591A4"/>
    <w:rsid w:val="229D58F2"/>
    <w:rsid w:val="2306EEFB"/>
    <w:rsid w:val="233E848F"/>
    <w:rsid w:val="236A2EFA"/>
    <w:rsid w:val="238AAF9F"/>
    <w:rsid w:val="256F1D14"/>
    <w:rsid w:val="2596F73B"/>
    <w:rsid w:val="25B51A0C"/>
    <w:rsid w:val="25C2200C"/>
    <w:rsid w:val="25C31E72"/>
    <w:rsid w:val="26765AAD"/>
    <w:rsid w:val="2696A6FA"/>
    <w:rsid w:val="2712D35B"/>
    <w:rsid w:val="274A866A"/>
    <w:rsid w:val="2773FBA9"/>
    <w:rsid w:val="2817B0A2"/>
    <w:rsid w:val="29176549"/>
    <w:rsid w:val="294B0E0D"/>
    <w:rsid w:val="2A1BF1CB"/>
    <w:rsid w:val="2A1DFE50"/>
    <w:rsid w:val="2A344332"/>
    <w:rsid w:val="2A6DA333"/>
    <w:rsid w:val="2B92B1AD"/>
    <w:rsid w:val="2C806564"/>
    <w:rsid w:val="2CD581E9"/>
    <w:rsid w:val="2D348FFD"/>
    <w:rsid w:val="2E377740"/>
    <w:rsid w:val="2E389B42"/>
    <w:rsid w:val="2EC7D1CD"/>
    <w:rsid w:val="2F534729"/>
    <w:rsid w:val="30B7458E"/>
    <w:rsid w:val="30CC764D"/>
    <w:rsid w:val="312C3326"/>
    <w:rsid w:val="3182D4C8"/>
    <w:rsid w:val="31D6B8A3"/>
    <w:rsid w:val="321005F7"/>
    <w:rsid w:val="326986DF"/>
    <w:rsid w:val="3314AF8A"/>
    <w:rsid w:val="33F3936E"/>
    <w:rsid w:val="34B4CA83"/>
    <w:rsid w:val="34C89C31"/>
    <w:rsid w:val="351109CF"/>
    <w:rsid w:val="35357C0B"/>
    <w:rsid w:val="356C26CB"/>
    <w:rsid w:val="35A1CFC4"/>
    <w:rsid w:val="363EE294"/>
    <w:rsid w:val="366F166D"/>
    <w:rsid w:val="36CBAE7A"/>
    <w:rsid w:val="36DACF6E"/>
    <w:rsid w:val="36F97647"/>
    <w:rsid w:val="379B1FE0"/>
    <w:rsid w:val="388E92EB"/>
    <w:rsid w:val="3890F4FD"/>
    <w:rsid w:val="393596B5"/>
    <w:rsid w:val="39D51E6E"/>
    <w:rsid w:val="39F7E35E"/>
    <w:rsid w:val="39FA5BED"/>
    <w:rsid w:val="3AB368AA"/>
    <w:rsid w:val="3B01556B"/>
    <w:rsid w:val="3C358393"/>
    <w:rsid w:val="3C90EC6D"/>
    <w:rsid w:val="3C9AF641"/>
    <w:rsid w:val="3CDDD557"/>
    <w:rsid w:val="3D0D2723"/>
    <w:rsid w:val="3D5318DE"/>
    <w:rsid w:val="3D60E339"/>
    <w:rsid w:val="3D8673CE"/>
    <w:rsid w:val="3DB438BD"/>
    <w:rsid w:val="3DFA2E63"/>
    <w:rsid w:val="3E78FBE1"/>
    <w:rsid w:val="3E862AC1"/>
    <w:rsid w:val="3ED3A1FE"/>
    <w:rsid w:val="3F580DD5"/>
    <w:rsid w:val="3FA1815A"/>
    <w:rsid w:val="3FDF186A"/>
    <w:rsid w:val="3FE89768"/>
    <w:rsid w:val="40E11EDA"/>
    <w:rsid w:val="410DB6CF"/>
    <w:rsid w:val="41B86096"/>
    <w:rsid w:val="41CB56CF"/>
    <w:rsid w:val="41D0A329"/>
    <w:rsid w:val="41E71664"/>
    <w:rsid w:val="421A6425"/>
    <w:rsid w:val="4232CF63"/>
    <w:rsid w:val="42950260"/>
    <w:rsid w:val="4563C048"/>
    <w:rsid w:val="45F7D9F6"/>
    <w:rsid w:val="46C75AEE"/>
    <w:rsid w:val="480F0224"/>
    <w:rsid w:val="48175F44"/>
    <w:rsid w:val="4864EC1F"/>
    <w:rsid w:val="48888189"/>
    <w:rsid w:val="48EB40A0"/>
    <w:rsid w:val="49472288"/>
    <w:rsid w:val="49A0736D"/>
    <w:rsid w:val="4A693A62"/>
    <w:rsid w:val="4A91BE32"/>
    <w:rsid w:val="4ACCA724"/>
    <w:rsid w:val="4B251FB3"/>
    <w:rsid w:val="4B5DAC7B"/>
    <w:rsid w:val="4B934B87"/>
    <w:rsid w:val="4BCB863C"/>
    <w:rsid w:val="4C3D42A5"/>
    <w:rsid w:val="4CADD127"/>
    <w:rsid w:val="4CE3F9D3"/>
    <w:rsid w:val="4D17D6B2"/>
    <w:rsid w:val="4D7A6662"/>
    <w:rsid w:val="4E258DC0"/>
    <w:rsid w:val="4E2D2A4D"/>
    <w:rsid w:val="4E344593"/>
    <w:rsid w:val="4E73E490"/>
    <w:rsid w:val="4E966209"/>
    <w:rsid w:val="4ECB8283"/>
    <w:rsid w:val="5007EA4D"/>
    <w:rsid w:val="500A00F7"/>
    <w:rsid w:val="500FB4F1"/>
    <w:rsid w:val="50407A86"/>
    <w:rsid w:val="50B1EB6E"/>
    <w:rsid w:val="50C0AA16"/>
    <w:rsid w:val="50DEB3ED"/>
    <w:rsid w:val="5144130B"/>
    <w:rsid w:val="51C8F739"/>
    <w:rsid w:val="53275DA1"/>
    <w:rsid w:val="53F750A7"/>
    <w:rsid w:val="5415D4DE"/>
    <w:rsid w:val="545810D3"/>
    <w:rsid w:val="56DE81A0"/>
    <w:rsid w:val="570E67EB"/>
    <w:rsid w:val="572250E2"/>
    <w:rsid w:val="5735AF04"/>
    <w:rsid w:val="5823CAAA"/>
    <w:rsid w:val="58370952"/>
    <w:rsid w:val="58AB4079"/>
    <w:rsid w:val="598AE3A3"/>
    <w:rsid w:val="59DA6CFC"/>
    <w:rsid w:val="5A414089"/>
    <w:rsid w:val="5A9ED94A"/>
    <w:rsid w:val="5ADD2E9B"/>
    <w:rsid w:val="5AE21186"/>
    <w:rsid w:val="5B68EFAC"/>
    <w:rsid w:val="5B80054E"/>
    <w:rsid w:val="5BB95374"/>
    <w:rsid w:val="5C377F6A"/>
    <w:rsid w:val="5D445513"/>
    <w:rsid w:val="5D739CE8"/>
    <w:rsid w:val="5D887F8D"/>
    <w:rsid w:val="5E2411F8"/>
    <w:rsid w:val="5F5202DC"/>
    <w:rsid w:val="5F60CB73"/>
    <w:rsid w:val="60086AD2"/>
    <w:rsid w:val="601D1CDB"/>
    <w:rsid w:val="60200425"/>
    <w:rsid w:val="608BDC7A"/>
    <w:rsid w:val="609E71C6"/>
    <w:rsid w:val="60C6BCE9"/>
    <w:rsid w:val="619AD84D"/>
    <w:rsid w:val="6219D037"/>
    <w:rsid w:val="62474850"/>
    <w:rsid w:val="628563C4"/>
    <w:rsid w:val="62C098C4"/>
    <w:rsid w:val="62E6A19C"/>
    <w:rsid w:val="638FB19E"/>
    <w:rsid w:val="63A2BAF4"/>
    <w:rsid w:val="6431E4E8"/>
    <w:rsid w:val="647E339F"/>
    <w:rsid w:val="64B31BE3"/>
    <w:rsid w:val="64FB33DA"/>
    <w:rsid w:val="661C2A0D"/>
    <w:rsid w:val="6621EE14"/>
    <w:rsid w:val="6645A2FB"/>
    <w:rsid w:val="672933A1"/>
    <w:rsid w:val="67AFDEA0"/>
    <w:rsid w:val="693B71F1"/>
    <w:rsid w:val="6976A5E3"/>
    <w:rsid w:val="69CB275B"/>
    <w:rsid w:val="6C285690"/>
    <w:rsid w:val="6C30A36D"/>
    <w:rsid w:val="6E0702F3"/>
    <w:rsid w:val="6ED0CA5A"/>
    <w:rsid w:val="6EF39356"/>
    <w:rsid w:val="6F036D67"/>
    <w:rsid w:val="6F0B507F"/>
    <w:rsid w:val="6F521749"/>
    <w:rsid w:val="6F563246"/>
    <w:rsid w:val="6F9C0DCE"/>
    <w:rsid w:val="6FCC3CC6"/>
    <w:rsid w:val="7027563C"/>
    <w:rsid w:val="709F8CCB"/>
    <w:rsid w:val="713C6164"/>
    <w:rsid w:val="71516D78"/>
    <w:rsid w:val="718E02C4"/>
    <w:rsid w:val="71EAD962"/>
    <w:rsid w:val="72CAF861"/>
    <w:rsid w:val="72E05A73"/>
    <w:rsid w:val="72F30E1C"/>
    <w:rsid w:val="72F8E9F5"/>
    <w:rsid w:val="73BDB62D"/>
    <w:rsid w:val="73CC5733"/>
    <w:rsid w:val="74835FD7"/>
    <w:rsid w:val="749B03B0"/>
    <w:rsid w:val="74AD0E5C"/>
    <w:rsid w:val="74C0CDA2"/>
    <w:rsid w:val="74E6283C"/>
    <w:rsid w:val="75BE54AA"/>
    <w:rsid w:val="7612F8CD"/>
    <w:rsid w:val="76B49F14"/>
    <w:rsid w:val="76B8E926"/>
    <w:rsid w:val="76C1CAB0"/>
    <w:rsid w:val="76C7EE4E"/>
    <w:rsid w:val="77178CAC"/>
    <w:rsid w:val="777EA61A"/>
    <w:rsid w:val="778AF163"/>
    <w:rsid w:val="7856466B"/>
    <w:rsid w:val="78746711"/>
    <w:rsid w:val="78EC829C"/>
    <w:rsid w:val="79300CCF"/>
    <w:rsid w:val="79AA7BD9"/>
    <w:rsid w:val="79E12C61"/>
    <w:rsid w:val="7A412700"/>
    <w:rsid w:val="7A6CD985"/>
    <w:rsid w:val="7B3AB905"/>
    <w:rsid w:val="7B7523F1"/>
    <w:rsid w:val="7B9C2C97"/>
    <w:rsid w:val="7BE72F8F"/>
    <w:rsid w:val="7C0BA856"/>
    <w:rsid w:val="7C2D962E"/>
    <w:rsid w:val="7C8DA577"/>
    <w:rsid w:val="7CC6C43D"/>
    <w:rsid w:val="7CCDE75E"/>
    <w:rsid w:val="7E273595"/>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3C11B0"/>
  <w15:docId w15:val="{AE8E8E92-7F65-49F6-B607-C3F409F6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eastAsia="en-US"/>
    </w:rPr>
  </w:style>
  <w:style w:type="paragraph" w:styleId="Heading1">
    <w:name w:val="heading 1"/>
    <w:basedOn w:val="Normal"/>
    <w:next w:val="Normal"/>
    <w:link w:val="Heading1Char"/>
    <w:qFormat/>
    <w:rsid w:val="005A3B26"/>
    <w:pPr>
      <w:keepNext/>
      <w:numPr>
        <w:numId w:val="3"/>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3"/>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3"/>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3"/>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3"/>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3"/>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3"/>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3"/>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3"/>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eastAsia="en-US"/>
    </w:rPr>
  </w:style>
  <w:style w:type="character" w:customStyle="1" w:styleId="Heading8Char">
    <w:name w:val="Heading 8 Char"/>
    <w:aliases w:val="Figure Char"/>
    <w:basedOn w:val="DefaultParagraphFont"/>
    <w:link w:val="Heading8"/>
    <w:locked/>
    <w:rsid w:val="005A3B26"/>
    <w:rPr>
      <w:caps/>
      <w:spacing w:val="10"/>
      <w:sz w:val="18"/>
      <w:szCs w:val="18"/>
      <w:lang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paragraph" w:styleId="CommentText">
    <w:name w:val="annotation text"/>
    <w:basedOn w:val="Normal"/>
    <w:link w:val="CommentTextChar"/>
    <w:uiPriority w:val="99"/>
    <w:semiHidden/>
    <w:rsid w:val="00256DB2"/>
  </w:style>
  <w:style w:type="character" w:customStyle="1" w:styleId="CommentTextChar">
    <w:name w:val="Comment Text Char"/>
    <w:basedOn w:val="DefaultParagraphFont"/>
    <w:link w:val="CommentText"/>
    <w:uiPriority w:val="99"/>
    <w:semiHidden/>
    <w:locked/>
    <w:rsid w:val="00D425D8"/>
    <w:rPr>
      <w:rFonts w:cs="Times New Roman"/>
      <w:lang w:val="en-US"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A8629D"/>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99"/>
    <w:qFormat/>
    <w:rsid w:val="007F7C95"/>
    <w:pPr>
      <w:spacing w:before="0" w:after="0"/>
    </w:pPr>
  </w:style>
  <w:style w:type="character" w:customStyle="1" w:styleId="NoSpacingChar">
    <w:name w:val="No Spacing Char"/>
    <w:basedOn w:val="DefaultParagraphFont"/>
    <w:link w:val="NoSpacing"/>
    <w:uiPriority w:val="99"/>
    <w:locked/>
    <w:rsid w:val="007F7C95"/>
    <w:rPr>
      <w:rFonts w:cs="Times New Roman"/>
      <w:sz w:val="20"/>
      <w:szCs w:val="20"/>
    </w:rPr>
  </w:style>
  <w:style w:type="paragraph" w:styleId="ListParagraph">
    <w:name w:val="List Paragraph"/>
    <w:aliases w:val="Aufzählungen,history_bullet,Bullet 1,Bullet List,Liste Perso,list-bullet_1"/>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
    <w:basedOn w:val="DefaultParagraphFont"/>
    <w:link w:val="ListParagraph"/>
    <w:uiPriority w:val="34"/>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character" w:styleId="CommentReference">
    <w:name w:val="annotation reference"/>
    <w:basedOn w:val="DefaultParagraphFont"/>
    <w:uiPriority w:val="99"/>
    <w:semiHidden/>
    <w:unhideWhenUsed/>
    <w:locked/>
    <w:rsid w:val="003F74E5"/>
    <w:rPr>
      <w:sz w:val="16"/>
      <w:szCs w:val="16"/>
    </w:rPr>
  </w:style>
  <w:style w:type="paragraph" w:styleId="CommentSubject">
    <w:name w:val="annotation subject"/>
    <w:basedOn w:val="CommentText"/>
    <w:next w:val="CommentText"/>
    <w:link w:val="CommentSubjectChar"/>
    <w:uiPriority w:val="99"/>
    <w:semiHidden/>
    <w:unhideWhenUsed/>
    <w:locked/>
    <w:rsid w:val="003F74E5"/>
    <w:rPr>
      <w:b/>
      <w:bCs/>
    </w:rPr>
  </w:style>
  <w:style w:type="character" w:customStyle="1" w:styleId="CommentSubjectChar">
    <w:name w:val="Comment Subject Char"/>
    <w:basedOn w:val="CommentTextChar"/>
    <w:link w:val="CommentSubject"/>
    <w:uiPriority w:val="99"/>
    <w:semiHidden/>
    <w:rsid w:val="003F74E5"/>
    <w:rPr>
      <w:rFonts w:cs="Times New Roman"/>
      <w:b/>
      <w:bCs/>
      <w:sz w:val="20"/>
      <w:szCs w:val="20"/>
      <w:lang w:val="en-US" w:eastAsia="en-US"/>
    </w:rPr>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2"/>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2"/>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4"/>
      </w:numPr>
    </w:pPr>
  </w:style>
  <w:style w:type="paragraph" w:customStyle="1" w:styleId="NMBody">
    <w:name w:val="NMBody"/>
    <w:basedOn w:val="Normal"/>
    <w:autoRedefine/>
    <w:qFormat/>
    <w:rsid w:val="00C64DCD"/>
    <w:pPr>
      <w:spacing w:before="100" w:beforeAutospacing="1" w:after="100" w:afterAutospacing="1"/>
    </w:pPr>
    <w:rPr>
      <w:rFonts w:ascii="Trebuchet MS" w:eastAsia="Trebuchet MS" w:hAnsi="Trebuchet MS" w:cs="Trebuchet MS"/>
      <w:color w:val="000000"/>
      <w:szCs w:val="18"/>
      <w:lang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5"/>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val="de-AT"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val="de-AT"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61484933">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0316105">
      <w:bodyDiv w:val="1"/>
      <w:marLeft w:val="0"/>
      <w:marRight w:val="0"/>
      <w:marTop w:val="0"/>
      <w:marBottom w:val="0"/>
      <w:divBdr>
        <w:top w:val="none" w:sz="0" w:space="0" w:color="auto"/>
        <w:left w:val="none" w:sz="0" w:space="0" w:color="auto"/>
        <w:bottom w:val="none" w:sz="0" w:space="0" w:color="auto"/>
        <w:right w:val="none" w:sz="0" w:space="0" w:color="auto"/>
      </w:divBdr>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40215367">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65037376">
      <w:bodyDiv w:val="1"/>
      <w:marLeft w:val="0"/>
      <w:marRight w:val="0"/>
      <w:marTop w:val="0"/>
      <w:marBottom w:val="0"/>
      <w:divBdr>
        <w:top w:val="none" w:sz="0" w:space="0" w:color="auto"/>
        <w:left w:val="none" w:sz="0" w:space="0" w:color="auto"/>
        <w:bottom w:val="none" w:sz="0" w:space="0" w:color="auto"/>
        <w:right w:val="none" w:sz="0" w:space="0" w:color="auto"/>
      </w:divBdr>
      <w:divsChild>
        <w:div w:id="1278221638">
          <w:marLeft w:val="0"/>
          <w:marRight w:val="0"/>
          <w:marTop w:val="0"/>
          <w:marBottom w:val="0"/>
          <w:divBdr>
            <w:top w:val="single" w:sz="2" w:space="0" w:color="auto"/>
            <w:left w:val="single" w:sz="2" w:space="0" w:color="auto"/>
            <w:bottom w:val="single" w:sz="6" w:space="0" w:color="auto"/>
            <w:right w:val="single" w:sz="2" w:space="0" w:color="auto"/>
          </w:divBdr>
          <w:divsChild>
            <w:div w:id="2033139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528028">
                  <w:marLeft w:val="0"/>
                  <w:marRight w:val="0"/>
                  <w:marTop w:val="0"/>
                  <w:marBottom w:val="0"/>
                  <w:divBdr>
                    <w:top w:val="single" w:sz="2" w:space="0" w:color="D9D9E3"/>
                    <w:left w:val="single" w:sz="2" w:space="0" w:color="D9D9E3"/>
                    <w:bottom w:val="single" w:sz="2" w:space="0" w:color="D9D9E3"/>
                    <w:right w:val="single" w:sz="2" w:space="0" w:color="D9D9E3"/>
                  </w:divBdr>
                  <w:divsChild>
                    <w:div w:id="641539860">
                      <w:marLeft w:val="0"/>
                      <w:marRight w:val="0"/>
                      <w:marTop w:val="0"/>
                      <w:marBottom w:val="0"/>
                      <w:divBdr>
                        <w:top w:val="single" w:sz="2" w:space="0" w:color="D9D9E3"/>
                        <w:left w:val="single" w:sz="2" w:space="0" w:color="D9D9E3"/>
                        <w:bottom w:val="single" w:sz="2" w:space="0" w:color="D9D9E3"/>
                        <w:right w:val="single" w:sz="2" w:space="0" w:color="D9D9E3"/>
                      </w:divBdr>
                      <w:divsChild>
                        <w:div w:id="1487092741">
                          <w:marLeft w:val="0"/>
                          <w:marRight w:val="0"/>
                          <w:marTop w:val="0"/>
                          <w:marBottom w:val="0"/>
                          <w:divBdr>
                            <w:top w:val="single" w:sz="2" w:space="0" w:color="D9D9E3"/>
                            <w:left w:val="single" w:sz="2" w:space="0" w:color="D9D9E3"/>
                            <w:bottom w:val="single" w:sz="2" w:space="0" w:color="D9D9E3"/>
                            <w:right w:val="single" w:sz="2" w:space="0" w:color="D9D9E3"/>
                          </w:divBdr>
                          <w:divsChild>
                            <w:div w:id="926811826">
                              <w:marLeft w:val="0"/>
                              <w:marRight w:val="0"/>
                              <w:marTop w:val="0"/>
                              <w:marBottom w:val="0"/>
                              <w:divBdr>
                                <w:top w:val="single" w:sz="2" w:space="0" w:color="D9D9E3"/>
                                <w:left w:val="single" w:sz="2" w:space="0" w:color="D9D9E3"/>
                                <w:bottom w:val="single" w:sz="2" w:space="0" w:color="D9D9E3"/>
                                <w:right w:val="single" w:sz="2" w:space="0" w:color="D9D9E3"/>
                              </w:divBdr>
                              <w:divsChild>
                                <w:div w:id="2004045968">
                                  <w:marLeft w:val="0"/>
                                  <w:marRight w:val="0"/>
                                  <w:marTop w:val="0"/>
                                  <w:marBottom w:val="0"/>
                                  <w:divBdr>
                                    <w:top w:val="single" w:sz="2" w:space="0" w:color="D9D9E3"/>
                                    <w:left w:val="single" w:sz="2" w:space="0" w:color="D9D9E3"/>
                                    <w:bottom w:val="single" w:sz="2" w:space="0" w:color="D9D9E3"/>
                                    <w:right w:val="single" w:sz="2" w:space="0" w:color="D9D9E3"/>
                                  </w:divBdr>
                                  <w:divsChild>
                                    <w:div w:id="58977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495926113">
      <w:bodyDiv w:val="1"/>
      <w:marLeft w:val="0"/>
      <w:marRight w:val="0"/>
      <w:marTop w:val="0"/>
      <w:marBottom w:val="0"/>
      <w:divBdr>
        <w:top w:val="none" w:sz="0" w:space="0" w:color="auto"/>
        <w:left w:val="none" w:sz="0" w:space="0" w:color="auto"/>
        <w:bottom w:val="none" w:sz="0" w:space="0" w:color="auto"/>
        <w:right w:val="none" w:sz="0" w:space="0" w:color="auto"/>
      </w:divBdr>
    </w:div>
    <w:div w:id="496194033">
      <w:bodyDiv w:val="1"/>
      <w:marLeft w:val="0"/>
      <w:marRight w:val="0"/>
      <w:marTop w:val="0"/>
      <w:marBottom w:val="0"/>
      <w:divBdr>
        <w:top w:val="none" w:sz="0" w:space="0" w:color="auto"/>
        <w:left w:val="none" w:sz="0" w:space="0" w:color="auto"/>
        <w:bottom w:val="none" w:sz="0" w:space="0" w:color="auto"/>
        <w:right w:val="none" w:sz="0" w:space="0" w:color="auto"/>
      </w:divBdr>
      <w:divsChild>
        <w:div w:id="49774498">
          <w:marLeft w:val="0"/>
          <w:marRight w:val="0"/>
          <w:marTop w:val="0"/>
          <w:marBottom w:val="0"/>
          <w:divBdr>
            <w:top w:val="single" w:sz="2" w:space="0" w:color="auto"/>
            <w:left w:val="single" w:sz="2" w:space="0" w:color="auto"/>
            <w:bottom w:val="single" w:sz="6" w:space="0" w:color="auto"/>
            <w:right w:val="single" w:sz="2" w:space="0" w:color="auto"/>
          </w:divBdr>
          <w:divsChild>
            <w:div w:id="7629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006641">
                  <w:marLeft w:val="0"/>
                  <w:marRight w:val="0"/>
                  <w:marTop w:val="0"/>
                  <w:marBottom w:val="0"/>
                  <w:divBdr>
                    <w:top w:val="single" w:sz="2" w:space="0" w:color="D9D9E3"/>
                    <w:left w:val="single" w:sz="2" w:space="0" w:color="D9D9E3"/>
                    <w:bottom w:val="single" w:sz="2" w:space="0" w:color="D9D9E3"/>
                    <w:right w:val="single" w:sz="2" w:space="0" w:color="D9D9E3"/>
                  </w:divBdr>
                  <w:divsChild>
                    <w:div w:id="491727277">
                      <w:marLeft w:val="0"/>
                      <w:marRight w:val="0"/>
                      <w:marTop w:val="0"/>
                      <w:marBottom w:val="0"/>
                      <w:divBdr>
                        <w:top w:val="single" w:sz="2" w:space="0" w:color="D9D9E3"/>
                        <w:left w:val="single" w:sz="2" w:space="0" w:color="D9D9E3"/>
                        <w:bottom w:val="single" w:sz="2" w:space="0" w:color="D9D9E3"/>
                        <w:right w:val="single" w:sz="2" w:space="0" w:color="D9D9E3"/>
                      </w:divBdr>
                      <w:divsChild>
                        <w:div w:id="1971090414">
                          <w:marLeft w:val="0"/>
                          <w:marRight w:val="0"/>
                          <w:marTop w:val="0"/>
                          <w:marBottom w:val="0"/>
                          <w:divBdr>
                            <w:top w:val="single" w:sz="2" w:space="0" w:color="D9D9E3"/>
                            <w:left w:val="single" w:sz="2" w:space="0" w:color="D9D9E3"/>
                            <w:bottom w:val="single" w:sz="2" w:space="0" w:color="D9D9E3"/>
                            <w:right w:val="single" w:sz="2" w:space="0" w:color="D9D9E3"/>
                          </w:divBdr>
                          <w:divsChild>
                            <w:div w:id="100073889">
                              <w:marLeft w:val="0"/>
                              <w:marRight w:val="0"/>
                              <w:marTop w:val="0"/>
                              <w:marBottom w:val="0"/>
                              <w:divBdr>
                                <w:top w:val="single" w:sz="2" w:space="0" w:color="D9D9E3"/>
                                <w:left w:val="single" w:sz="2" w:space="0" w:color="D9D9E3"/>
                                <w:bottom w:val="single" w:sz="2" w:space="0" w:color="D9D9E3"/>
                                <w:right w:val="single" w:sz="2" w:space="0" w:color="D9D9E3"/>
                              </w:divBdr>
                              <w:divsChild>
                                <w:div w:id="2088109100">
                                  <w:marLeft w:val="0"/>
                                  <w:marRight w:val="0"/>
                                  <w:marTop w:val="0"/>
                                  <w:marBottom w:val="0"/>
                                  <w:divBdr>
                                    <w:top w:val="single" w:sz="2" w:space="0" w:color="D9D9E3"/>
                                    <w:left w:val="single" w:sz="2" w:space="0" w:color="D9D9E3"/>
                                    <w:bottom w:val="single" w:sz="2" w:space="0" w:color="D9D9E3"/>
                                    <w:right w:val="single" w:sz="2" w:space="0" w:color="D9D9E3"/>
                                  </w:divBdr>
                                  <w:divsChild>
                                    <w:div w:id="121735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59494703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sChild>
        <w:div w:id="1027364701">
          <w:marLeft w:val="0"/>
          <w:marRight w:val="0"/>
          <w:marTop w:val="0"/>
          <w:marBottom w:val="0"/>
          <w:divBdr>
            <w:top w:val="single" w:sz="2" w:space="0" w:color="auto"/>
            <w:left w:val="single" w:sz="2" w:space="0" w:color="auto"/>
            <w:bottom w:val="single" w:sz="6" w:space="0" w:color="auto"/>
            <w:right w:val="single" w:sz="2" w:space="0" w:color="auto"/>
          </w:divBdr>
          <w:divsChild>
            <w:div w:id="141532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918349">
                  <w:marLeft w:val="0"/>
                  <w:marRight w:val="0"/>
                  <w:marTop w:val="0"/>
                  <w:marBottom w:val="0"/>
                  <w:divBdr>
                    <w:top w:val="single" w:sz="2" w:space="0" w:color="D9D9E3"/>
                    <w:left w:val="single" w:sz="2" w:space="0" w:color="D9D9E3"/>
                    <w:bottom w:val="single" w:sz="2" w:space="0" w:color="D9D9E3"/>
                    <w:right w:val="single" w:sz="2" w:space="0" w:color="D9D9E3"/>
                  </w:divBdr>
                  <w:divsChild>
                    <w:div w:id="1213420525">
                      <w:marLeft w:val="0"/>
                      <w:marRight w:val="0"/>
                      <w:marTop w:val="0"/>
                      <w:marBottom w:val="0"/>
                      <w:divBdr>
                        <w:top w:val="single" w:sz="2" w:space="0" w:color="D9D9E3"/>
                        <w:left w:val="single" w:sz="2" w:space="0" w:color="D9D9E3"/>
                        <w:bottom w:val="single" w:sz="2" w:space="0" w:color="D9D9E3"/>
                        <w:right w:val="single" w:sz="2" w:space="0" w:color="D9D9E3"/>
                      </w:divBdr>
                      <w:divsChild>
                        <w:div w:id="81075814">
                          <w:marLeft w:val="0"/>
                          <w:marRight w:val="0"/>
                          <w:marTop w:val="0"/>
                          <w:marBottom w:val="0"/>
                          <w:divBdr>
                            <w:top w:val="single" w:sz="2" w:space="0" w:color="D9D9E3"/>
                            <w:left w:val="single" w:sz="2" w:space="0" w:color="D9D9E3"/>
                            <w:bottom w:val="single" w:sz="2" w:space="0" w:color="D9D9E3"/>
                            <w:right w:val="single" w:sz="2" w:space="0" w:color="D9D9E3"/>
                          </w:divBdr>
                          <w:divsChild>
                            <w:div w:id="479467718">
                              <w:marLeft w:val="0"/>
                              <w:marRight w:val="0"/>
                              <w:marTop w:val="0"/>
                              <w:marBottom w:val="0"/>
                              <w:divBdr>
                                <w:top w:val="single" w:sz="2" w:space="0" w:color="D9D9E3"/>
                                <w:left w:val="single" w:sz="2" w:space="0" w:color="D9D9E3"/>
                                <w:bottom w:val="single" w:sz="2" w:space="0" w:color="D9D9E3"/>
                                <w:right w:val="single" w:sz="2" w:space="0" w:color="D9D9E3"/>
                              </w:divBdr>
                              <w:divsChild>
                                <w:div w:id="810364849">
                                  <w:marLeft w:val="0"/>
                                  <w:marRight w:val="0"/>
                                  <w:marTop w:val="0"/>
                                  <w:marBottom w:val="0"/>
                                  <w:divBdr>
                                    <w:top w:val="single" w:sz="2" w:space="0" w:color="D9D9E3"/>
                                    <w:left w:val="single" w:sz="2" w:space="0" w:color="D9D9E3"/>
                                    <w:bottom w:val="single" w:sz="2" w:space="0" w:color="D9D9E3"/>
                                    <w:right w:val="single" w:sz="2" w:space="0" w:color="D9D9E3"/>
                                  </w:divBdr>
                                  <w:divsChild>
                                    <w:div w:id="2504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35917478">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85333682">
      <w:bodyDiv w:val="1"/>
      <w:marLeft w:val="0"/>
      <w:marRight w:val="0"/>
      <w:marTop w:val="0"/>
      <w:marBottom w:val="0"/>
      <w:divBdr>
        <w:top w:val="none" w:sz="0" w:space="0" w:color="auto"/>
        <w:left w:val="none" w:sz="0" w:space="0" w:color="auto"/>
        <w:bottom w:val="none" w:sz="0" w:space="0" w:color="auto"/>
        <w:right w:val="none" w:sz="0" w:space="0" w:color="auto"/>
      </w:divBdr>
      <w:divsChild>
        <w:div w:id="986130896">
          <w:marLeft w:val="0"/>
          <w:marRight w:val="0"/>
          <w:marTop w:val="0"/>
          <w:marBottom w:val="0"/>
          <w:divBdr>
            <w:top w:val="single" w:sz="2" w:space="0" w:color="auto"/>
            <w:left w:val="single" w:sz="2" w:space="0" w:color="auto"/>
            <w:bottom w:val="single" w:sz="6" w:space="0" w:color="auto"/>
            <w:right w:val="single" w:sz="2" w:space="0" w:color="auto"/>
          </w:divBdr>
          <w:divsChild>
            <w:div w:id="1288856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164723">
                  <w:marLeft w:val="0"/>
                  <w:marRight w:val="0"/>
                  <w:marTop w:val="0"/>
                  <w:marBottom w:val="0"/>
                  <w:divBdr>
                    <w:top w:val="single" w:sz="2" w:space="0" w:color="D9D9E3"/>
                    <w:left w:val="single" w:sz="2" w:space="0" w:color="D9D9E3"/>
                    <w:bottom w:val="single" w:sz="2" w:space="0" w:color="D9D9E3"/>
                    <w:right w:val="single" w:sz="2" w:space="0" w:color="D9D9E3"/>
                  </w:divBdr>
                  <w:divsChild>
                    <w:div w:id="830369898">
                      <w:marLeft w:val="0"/>
                      <w:marRight w:val="0"/>
                      <w:marTop w:val="0"/>
                      <w:marBottom w:val="0"/>
                      <w:divBdr>
                        <w:top w:val="single" w:sz="2" w:space="0" w:color="D9D9E3"/>
                        <w:left w:val="single" w:sz="2" w:space="0" w:color="D9D9E3"/>
                        <w:bottom w:val="single" w:sz="2" w:space="0" w:color="D9D9E3"/>
                        <w:right w:val="single" w:sz="2" w:space="0" w:color="D9D9E3"/>
                      </w:divBdr>
                      <w:divsChild>
                        <w:div w:id="464347454">
                          <w:marLeft w:val="0"/>
                          <w:marRight w:val="0"/>
                          <w:marTop w:val="0"/>
                          <w:marBottom w:val="0"/>
                          <w:divBdr>
                            <w:top w:val="single" w:sz="2" w:space="0" w:color="D9D9E3"/>
                            <w:left w:val="single" w:sz="2" w:space="0" w:color="D9D9E3"/>
                            <w:bottom w:val="single" w:sz="2" w:space="0" w:color="D9D9E3"/>
                            <w:right w:val="single" w:sz="2" w:space="0" w:color="D9D9E3"/>
                          </w:divBdr>
                          <w:divsChild>
                            <w:div w:id="670641326">
                              <w:marLeft w:val="0"/>
                              <w:marRight w:val="0"/>
                              <w:marTop w:val="0"/>
                              <w:marBottom w:val="0"/>
                              <w:divBdr>
                                <w:top w:val="single" w:sz="2" w:space="0" w:color="D9D9E3"/>
                                <w:left w:val="single" w:sz="2" w:space="0" w:color="D9D9E3"/>
                                <w:bottom w:val="single" w:sz="2" w:space="0" w:color="D9D9E3"/>
                                <w:right w:val="single" w:sz="2" w:space="0" w:color="D9D9E3"/>
                              </w:divBdr>
                              <w:divsChild>
                                <w:div w:id="1722486142">
                                  <w:marLeft w:val="0"/>
                                  <w:marRight w:val="0"/>
                                  <w:marTop w:val="0"/>
                                  <w:marBottom w:val="0"/>
                                  <w:divBdr>
                                    <w:top w:val="single" w:sz="2" w:space="0" w:color="D9D9E3"/>
                                    <w:left w:val="single" w:sz="2" w:space="0" w:color="D9D9E3"/>
                                    <w:bottom w:val="single" w:sz="2" w:space="0" w:color="D9D9E3"/>
                                    <w:right w:val="single" w:sz="2" w:space="0" w:color="D9D9E3"/>
                                  </w:divBdr>
                                  <w:divsChild>
                                    <w:div w:id="7726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5871873">
      <w:bodyDiv w:val="1"/>
      <w:marLeft w:val="0"/>
      <w:marRight w:val="0"/>
      <w:marTop w:val="0"/>
      <w:marBottom w:val="0"/>
      <w:divBdr>
        <w:top w:val="none" w:sz="0" w:space="0" w:color="auto"/>
        <w:left w:val="none" w:sz="0" w:space="0" w:color="auto"/>
        <w:bottom w:val="none" w:sz="0" w:space="0" w:color="auto"/>
        <w:right w:val="none" w:sz="0" w:space="0" w:color="auto"/>
      </w:divBdr>
      <w:divsChild>
        <w:div w:id="801920865">
          <w:marLeft w:val="0"/>
          <w:marRight w:val="0"/>
          <w:marTop w:val="0"/>
          <w:marBottom w:val="0"/>
          <w:divBdr>
            <w:top w:val="single" w:sz="2" w:space="0" w:color="auto"/>
            <w:left w:val="single" w:sz="2" w:space="0" w:color="auto"/>
            <w:bottom w:val="single" w:sz="6" w:space="0" w:color="auto"/>
            <w:right w:val="single" w:sz="2" w:space="0" w:color="auto"/>
          </w:divBdr>
          <w:divsChild>
            <w:div w:id="900361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77143">
                  <w:marLeft w:val="0"/>
                  <w:marRight w:val="0"/>
                  <w:marTop w:val="0"/>
                  <w:marBottom w:val="0"/>
                  <w:divBdr>
                    <w:top w:val="single" w:sz="2" w:space="0" w:color="D9D9E3"/>
                    <w:left w:val="single" w:sz="2" w:space="0" w:color="D9D9E3"/>
                    <w:bottom w:val="single" w:sz="2" w:space="0" w:color="D9D9E3"/>
                    <w:right w:val="single" w:sz="2" w:space="0" w:color="D9D9E3"/>
                  </w:divBdr>
                  <w:divsChild>
                    <w:div w:id="143937163">
                      <w:marLeft w:val="0"/>
                      <w:marRight w:val="0"/>
                      <w:marTop w:val="0"/>
                      <w:marBottom w:val="0"/>
                      <w:divBdr>
                        <w:top w:val="single" w:sz="2" w:space="0" w:color="D9D9E3"/>
                        <w:left w:val="single" w:sz="2" w:space="0" w:color="D9D9E3"/>
                        <w:bottom w:val="single" w:sz="2" w:space="0" w:color="D9D9E3"/>
                        <w:right w:val="single" w:sz="2" w:space="0" w:color="D9D9E3"/>
                      </w:divBdr>
                      <w:divsChild>
                        <w:div w:id="660081995">
                          <w:marLeft w:val="0"/>
                          <w:marRight w:val="0"/>
                          <w:marTop w:val="0"/>
                          <w:marBottom w:val="0"/>
                          <w:divBdr>
                            <w:top w:val="single" w:sz="2" w:space="0" w:color="D9D9E3"/>
                            <w:left w:val="single" w:sz="2" w:space="0" w:color="D9D9E3"/>
                            <w:bottom w:val="single" w:sz="2" w:space="0" w:color="D9D9E3"/>
                            <w:right w:val="single" w:sz="2" w:space="0" w:color="D9D9E3"/>
                          </w:divBdr>
                          <w:divsChild>
                            <w:div w:id="1116295602">
                              <w:marLeft w:val="0"/>
                              <w:marRight w:val="0"/>
                              <w:marTop w:val="0"/>
                              <w:marBottom w:val="0"/>
                              <w:divBdr>
                                <w:top w:val="single" w:sz="2" w:space="0" w:color="D9D9E3"/>
                                <w:left w:val="single" w:sz="2" w:space="0" w:color="D9D9E3"/>
                                <w:bottom w:val="single" w:sz="2" w:space="0" w:color="D9D9E3"/>
                                <w:right w:val="single" w:sz="2" w:space="0" w:color="D9D9E3"/>
                              </w:divBdr>
                              <w:divsChild>
                                <w:div w:id="1068041014">
                                  <w:marLeft w:val="0"/>
                                  <w:marRight w:val="0"/>
                                  <w:marTop w:val="0"/>
                                  <w:marBottom w:val="0"/>
                                  <w:divBdr>
                                    <w:top w:val="single" w:sz="2" w:space="0" w:color="D9D9E3"/>
                                    <w:left w:val="single" w:sz="2" w:space="0" w:color="D9D9E3"/>
                                    <w:bottom w:val="single" w:sz="2" w:space="0" w:color="D9D9E3"/>
                                    <w:right w:val="single" w:sz="2" w:space="0" w:color="D9D9E3"/>
                                  </w:divBdr>
                                  <w:divsChild>
                                    <w:div w:id="134028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38180150">
      <w:bodyDiv w:val="1"/>
      <w:marLeft w:val="0"/>
      <w:marRight w:val="0"/>
      <w:marTop w:val="0"/>
      <w:marBottom w:val="0"/>
      <w:divBdr>
        <w:top w:val="none" w:sz="0" w:space="0" w:color="auto"/>
        <w:left w:val="none" w:sz="0" w:space="0" w:color="auto"/>
        <w:bottom w:val="none" w:sz="0" w:space="0" w:color="auto"/>
        <w:right w:val="none" w:sz="0" w:space="0" w:color="auto"/>
      </w:divBdr>
      <w:divsChild>
        <w:div w:id="1220243866">
          <w:marLeft w:val="0"/>
          <w:marRight w:val="0"/>
          <w:marTop w:val="0"/>
          <w:marBottom w:val="0"/>
          <w:divBdr>
            <w:top w:val="single" w:sz="2" w:space="0" w:color="auto"/>
            <w:left w:val="single" w:sz="2" w:space="0" w:color="auto"/>
            <w:bottom w:val="single" w:sz="6" w:space="0" w:color="auto"/>
            <w:right w:val="single" w:sz="2" w:space="0" w:color="auto"/>
          </w:divBdr>
          <w:divsChild>
            <w:div w:id="141501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876449">
                  <w:marLeft w:val="0"/>
                  <w:marRight w:val="0"/>
                  <w:marTop w:val="0"/>
                  <w:marBottom w:val="0"/>
                  <w:divBdr>
                    <w:top w:val="single" w:sz="2" w:space="0" w:color="D9D9E3"/>
                    <w:left w:val="single" w:sz="2" w:space="0" w:color="D9D9E3"/>
                    <w:bottom w:val="single" w:sz="2" w:space="0" w:color="D9D9E3"/>
                    <w:right w:val="single" w:sz="2" w:space="0" w:color="D9D9E3"/>
                  </w:divBdr>
                  <w:divsChild>
                    <w:div w:id="1276906145">
                      <w:marLeft w:val="0"/>
                      <w:marRight w:val="0"/>
                      <w:marTop w:val="0"/>
                      <w:marBottom w:val="0"/>
                      <w:divBdr>
                        <w:top w:val="single" w:sz="2" w:space="0" w:color="D9D9E3"/>
                        <w:left w:val="single" w:sz="2" w:space="0" w:color="D9D9E3"/>
                        <w:bottom w:val="single" w:sz="2" w:space="0" w:color="D9D9E3"/>
                        <w:right w:val="single" w:sz="2" w:space="0" w:color="D9D9E3"/>
                      </w:divBdr>
                      <w:divsChild>
                        <w:div w:id="2012178188">
                          <w:marLeft w:val="0"/>
                          <w:marRight w:val="0"/>
                          <w:marTop w:val="0"/>
                          <w:marBottom w:val="0"/>
                          <w:divBdr>
                            <w:top w:val="single" w:sz="2" w:space="0" w:color="D9D9E3"/>
                            <w:left w:val="single" w:sz="2" w:space="0" w:color="D9D9E3"/>
                            <w:bottom w:val="single" w:sz="2" w:space="0" w:color="D9D9E3"/>
                            <w:right w:val="single" w:sz="2" w:space="0" w:color="D9D9E3"/>
                          </w:divBdr>
                          <w:divsChild>
                            <w:div w:id="2035768203">
                              <w:marLeft w:val="0"/>
                              <w:marRight w:val="0"/>
                              <w:marTop w:val="0"/>
                              <w:marBottom w:val="0"/>
                              <w:divBdr>
                                <w:top w:val="single" w:sz="2" w:space="0" w:color="D9D9E3"/>
                                <w:left w:val="single" w:sz="2" w:space="0" w:color="D9D9E3"/>
                                <w:bottom w:val="single" w:sz="2" w:space="0" w:color="D9D9E3"/>
                                <w:right w:val="single" w:sz="2" w:space="0" w:color="D9D9E3"/>
                              </w:divBdr>
                              <w:divsChild>
                                <w:div w:id="122770955">
                                  <w:marLeft w:val="0"/>
                                  <w:marRight w:val="0"/>
                                  <w:marTop w:val="0"/>
                                  <w:marBottom w:val="0"/>
                                  <w:divBdr>
                                    <w:top w:val="single" w:sz="2" w:space="0" w:color="D9D9E3"/>
                                    <w:left w:val="single" w:sz="2" w:space="0" w:color="D9D9E3"/>
                                    <w:bottom w:val="single" w:sz="2" w:space="0" w:color="D9D9E3"/>
                                    <w:right w:val="single" w:sz="2" w:space="0" w:color="D9D9E3"/>
                                  </w:divBdr>
                                  <w:divsChild>
                                    <w:div w:id="56125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62560750">
      <w:bodyDiv w:val="1"/>
      <w:marLeft w:val="0"/>
      <w:marRight w:val="0"/>
      <w:marTop w:val="0"/>
      <w:marBottom w:val="0"/>
      <w:divBdr>
        <w:top w:val="none" w:sz="0" w:space="0" w:color="auto"/>
        <w:left w:val="none" w:sz="0" w:space="0" w:color="auto"/>
        <w:bottom w:val="none" w:sz="0" w:space="0" w:color="auto"/>
        <w:right w:val="none" w:sz="0" w:space="0" w:color="auto"/>
      </w:divBdr>
      <w:divsChild>
        <w:div w:id="502741194">
          <w:marLeft w:val="0"/>
          <w:marRight w:val="0"/>
          <w:marTop w:val="0"/>
          <w:marBottom w:val="0"/>
          <w:divBdr>
            <w:top w:val="single" w:sz="2" w:space="0" w:color="auto"/>
            <w:left w:val="single" w:sz="2" w:space="0" w:color="auto"/>
            <w:bottom w:val="single" w:sz="6" w:space="0" w:color="auto"/>
            <w:right w:val="single" w:sz="2" w:space="0" w:color="auto"/>
          </w:divBdr>
          <w:divsChild>
            <w:div w:id="27028349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185709">
                  <w:marLeft w:val="0"/>
                  <w:marRight w:val="0"/>
                  <w:marTop w:val="0"/>
                  <w:marBottom w:val="0"/>
                  <w:divBdr>
                    <w:top w:val="single" w:sz="2" w:space="0" w:color="D9D9E3"/>
                    <w:left w:val="single" w:sz="2" w:space="0" w:color="D9D9E3"/>
                    <w:bottom w:val="single" w:sz="2" w:space="0" w:color="D9D9E3"/>
                    <w:right w:val="single" w:sz="2" w:space="0" w:color="D9D9E3"/>
                  </w:divBdr>
                  <w:divsChild>
                    <w:div w:id="104737953">
                      <w:marLeft w:val="0"/>
                      <w:marRight w:val="0"/>
                      <w:marTop w:val="0"/>
                      <w:marBottom w:val="0"/>
                      <w:divBdr>
                        <w:top w:val="single" w:sz="2" w:space="0" w:color="D9D9E3"/>
                        <w:left w:val="single" w:sz="2" w:space="0" w:color="D9D9E3"/>
                        <w:bottom w:val="single" w:sz="2" w:space="0" w:color="D9D9E3"/>
                        <w:right w:val="single" w:sz="2" w:space="0" w:color="D9D9E3"/>
                      </w:divBdr>
                      <w:divsChild>
                        <w:div w:id="393898909">
                          <w:marLeft w:val="0"/>
                          <w:marRight w:val="0"/>
                          <w:marTop w:val="0"/>
                          <w:marBottom w:val="0"/>
                          <w:divBdr>
                            <w:top w:val="single" w:sz="2" w:space="0" w:color="D9D9E3"/>
                            <w:left w:val="single" w:sz="2" w:space="0" w:color="D9D9E3"/>
                            <w:bottom w:val="single" w:sz="2" w:space="0" w:color="D9D9E3"/>
                            <w:right w:val="single" w:sz="2" w:space="0" w:color="D9D9E3"/>
                          </w:divBdr>
                          <w:divsChild>
                            <w:div w:id="202446760">
                              <w:marLeft w:val="0"/>
                              <w:marRight w:val="0"/>
                              <w:marTop w:val="0"/>
                              <w:marBottom w:val="0"/>
                              <w:divBdr>
                                <w:top w:val="single" w:sz="2" w:space="0" w:color="D9D9E3"/>
                                <w:left w:val="single" w:sz="2" w:space="0" w:color="D9D9E3"/>
                                <w:bottom w:val="single" w:sz="2" w:space="0" w:color="D9D9E3"/>
                                <w:right w:val="single" w:sz="2" w:space="0" w:color="D9D9E3"/>
                              </w:divBdr>
                              <w:divsChild>
                                <w:div w:id="1353798979">
                                  <w:marLeft w:val="0"/>
                                  <w:marRight w:val="0"/>
                                  <w:marTop w:val="0"/>
                                  <w:marBottom w:val="0"/>
                                  <w:divBdr>
                                    <w:top w:val="single" w:sz="2" w:space="0" w:color="D9D9E3"/>
                                    <w:left w:val="single" w:sz="2" w:space="0" w:color="D9D9E3"/>
                                    <w:bottom w:val="single" w:sz="2" w:space="0" w:color="D9D9E3"/>
                                    <w:right w:val="single" w:sz="2" w:space="0" w:color="D9D9E3"/>
                                  </w:divBdr>
                                  <w:divsChild>
                                    <w:div w:id="40614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77171164">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199008402">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7322286">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371302210">
      <w:bodyDiv w:val="1"/>
      <w:marLeft w:val="0"/>
      <w:marRight w:val="0"/>
      <w:marTop w:val="0"/>
      <w:marBottom w:val="0"/>
      <w:divBdr>
        <w:top w:val="none" w:sz="0" w:space="0" w:color="auto"/>
        <w:left w:val="none" w:sz="0" w:space="0" w:color="auto"/>
        <w:bottom w:val="none" w:sz="0" w:space="0" w:color="auto"/>
        <w:right w:val="none" w:sz="0" w:space="0" w:color="auto"/>
      </w:divBdr>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71397">
      <w:bodyDiv w:val="1"/>
      <w:marLeft w:val="0"/>
      <w:marRight w:val="0"/>
      <w:marTop w:val="0"/>
      <w:marBottom w:val="0"/>
      <w:divBdr>
        <w:top w:val="none" w:sz="0" w:space="0" w:color="auto"/>
        <w:left w:val="none" w:sz="0" w:space="0" w:color="auto"/>
        <w:bottom w:val="none" w:sz="0" w:space="0" w:color="auto"/>
        <w:right w:val="none" w:sz="0" w:space="0" w:color="auto"/>
      </w:divBdr>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66721">
      <w:bodyDiv w:val="1"/>
      <w:marLeft w:val="0"/>
      <w:marRight w:val="0"/>
      <w:marTop w:val="0"/>
      <w:marBottom w:val="0"/>
      <w:divBdr>
        <w:top w:val="none" w:sz="0" w:space="0" w:color="auto"/>
        <w:left w:val="none" w:sz="0" w:space="0" w:color="auto"/>
        <w:bottom w:val="none" w:sz="0" w:space="0" w:color="auto"/>
        <w:right w:val="none" w:sz="0" w:space="0" w:color="auto"/>
      </w:divBdr>
      <w:divsChild>
        <w:div w:id="1453858974">
          <w:marLeft w:val="0"/>
          <w:marRight w:val="0"/>
          <w:marTop w:val="0"/>
          <w:marBottom w:val="0"/>
          <w:divBdr>
            <w:top w:val="single" w:sz="2" w:space="0" w:color="auto"/>
            <w:left w:val="single" w:sz="2" w:space="0" w:color="auto"/>
            <w:bottom w:val="single" w:sz="6" w:space="0" w:color="auto"/>
            <w:right w:val="single" w:sz="2" w:space="0" w:color="auto"/>
          </w:divBdr>
          <w:divsChild>
            <w:div w:id="732586030">
              <w:marLeft w:val="0"/>
              <w:marRight w:val="0"/>
              <w:marTop w:val="100"/>
              <w:marBottom w:val="100"/>
              <w:divBdr>
                <w:top w:val="single" w:sz="2" w:space="0" w:color="D9D9E3"/>
                <w:left w:val="single" w:sz="2" w:space="0" w:color="D9D9E3"/>
                <w:bottom w:val="single" w:sz="2" w:space="0" w:color="D9D9E3"/>
                <w:right w:val="single" w:sz="2" w:space="0" w:color="D9D9E3"/>
              </w:divBdr>
              <w:divsChild>
                <w:div w:id="712967459">
                  <w:marLeft w:val="0"/>
                  <w:marRight w:val="0"/>
                  <w:marTop w:val="0"/>
                  <w:marBottom w:val="0"/>
                  <w:divBdr>
                    <w:top w:val="single" w:sz="2" w:space="0" w:color="D9D9E3"/>
                    <w:left w:val="single" w:sz="2" w:space="0" w:color="D9D9E3"/>
                    <w:bottom w:val="single" w:sz="2" w:space="0" w:color="D9D9E3"/>
                    <w:right w:val="single" w:sz="2" w:space="0" w:color="D9D9E3"/>
                  </w:divBdr>
                  <w:divsChild>
                    <w:div w:id="905913674">
                      <w:marLeft w:val="0"/>
                      <w:marRight w:val="0"/>
                      <w:marTop w:val="0"/>
                      <w:marBottom w:val="0"/>
                      <w:divBdr>
                        <w:top w:val="single" w:sz="2" w:space="0" w:color="D9D9E3"/>
                        <w:left w:val="single" w:sz="2" w:space="0" w:color="D9D9E3"/>
                        <w:bottom w:val="single" w:sz="2" w:space="0" w:color="D9D9E3"/>
                        <w:right w:val="single" w:sz="2" w:space="0" w:color="D9D9E3"/>
                      </w:divBdr>
                      <w:divsChild>
                        <w:div w:id="1732578930">
                          <w:marLeft w:val="0"/>
                          <w:marRight w:val="0"/>
                          <w:marTop w:val="0"/>
                          <w:marBottom w:val="0"/>
                          <w:divBdr>
                            <w:top w:val="single" w:sz="2" w:space="0" w:color="D9D9E3"/>
                            <w:left w:val="single" w:sz="2" w:space="0" w:color="D9D9E3"/>
                            <w:bottom w:val="single" w:sz="2" w:space="0" w:color="D9D9E3"/>
                            <w:right w:val="single" w:sz="2" w:space="0" w:color="D9D9E3"/>
                          </w:divBdr>
                          <w:divsChild>
                            <w:div w:id="95374708">
                              <w:marLeft w:val="0"/>
                              <w:marRight w:val="0"/>
                              <w:marTop w:val="0"/>
                              <w:marBottom w:val="0"/>
                              <w:divBdr>
                                <w:top w:val="single" w:sz="2" w:space="0" w:color="D9D9E3"/>
                                <w:left w:val="single" w:sz="2" w:space="0" w:color="D9D9E3"/>
                                <w:bottom w:val="single" w:sz="2" w:space="0" w:color="D9D9E3"/>
                                <w:right w:val="single" w:sz="2" w:space="0" w:color="D9D9E3"/>
                              </w:divBdr>
                              <w:divsChild>
                                <w:div w:id="986545935">
                                  <w:marLeft w:val="0"/>
                                  <w:marRight w:val="0"/>
                                  <w:marTop w:val="0"/>
                                  <w:marBottom w:val="0"/>
                                  <w:divBdr>
                                    <w:top w:val="single" w:sz="2" w:space="0" w:color="D9D9E3"/>
                                    <w:left w:val="single" w:sz="2" w:space="0" w:color="D9D9E3"/>
                                    <w:bottom w:val="single" w:sz="2" w:space="0" w:color="D9D9E3"/>
                                    <w:right w:val="single" w:sz="2" w:space="0" w:color="D9D9E3"/>
                                  </w:divBdr>
                                  <w:divsChild>
                                    <w:div w:id="105882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0076154">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09719216">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3642266">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76044190">
      <w:bodyDiv w:val="1"/>
      <w:marLeft w:val="0"/>
      <w:marRight w:val="0"/>
      <w:marTop w:val="0"/>
      <w:marBottom w:val="0"/>
      <w:divBdr>
        <w:top w:val="none" w:sz="0" w:space="0" w:color="auto"/>
        <w:left w:val="none" w:sz="0" w:space="0" w:color="auto"/>
        <w:bottom w:val="none" w:sz="0" w:space="0" w:color="auto"/>
        <w:right w:val="none" w:sz="0" w:space="0" w:color="auto"/>
      </w:divBdr>
      <w:divsChild>
        <w:div w:id="365258669">
          <w:marLeft w:val="0"/>
          <w:marRight w:val="0"/>
          <w:marTop w:val="0"/>
          <w:marBottom w:val="0"/>
          <w:divBdr>
            <w:top w:val="single" w:sz="2" w:space="0" w:color="auto"/>
            <w:left w:val="single" w:sz="2" w:space="0" w:color="auto"/>
            <w:bottom w:val="single" w:sz="6" w:space="0" w:color="auto"/>
            <w:right w:val="single" w:sz="2" w:space="0" w:color="auto"/>
          </w:divBdr>
          <w:divsChild>
            <w:div w:id="17229476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9556150">
                  <w:marLeft w:val="0"/>
                  <w:marRight w:val="0"/>
                  <w:marTop w:val="0"/>
                  <w:marBottom w:val="0"/>
                  <w:divBdr>
                    <w:top w:val="single" w:sz="2" w:space="0" w:color="D9D9E3"/>
                    <w:left w:val="single" w:sz="2" w:space="0" w:color="D9D9E3"/>
                    <w:bottom w:val="single" w:sz="2" w:space="0" w:color="D9D9E3"/>
                    <w:right w:val="single" w:sz="2" w:space="0" w:color="D9D9E3"/>
                  </w:divBdr>
                  <w:divsChild>
                    <w:div w:id="2064869344">
                      <w:marLeft w:val="0"/>
                      <w:marRight w:val="0"/>
                      <w:marTop w:val="0"/>
                      <w:marBottom w:val="0"/>
                      <w:divBdr>
                        <w:top w:val="single" w:sz="2" w:space="0" w:color="D9D9E3"/>
                        <w:left w:val="single" w:sz="2" w:space="0" w:color="D9D9E3"/>
                        <w:bottom w:val="single" w:sz="2" w:space="0" w:color="D9D9E3"/>
                        <w:right w:val="single" w:sz="2" w:space="0" w:color="D9D9E3"/>
                      </w:divBdr>
                      <w:divsChild>
                        <w:div w:id="230624096">
                          <w:marLeft w:val="0"/>
                          <w:marRight w:val="0"/>
                          <w:marTop w:val="0"/>
                          <w:marBottom w:val="0"/>
                          <w:divBdr>
                            <w:top w:val="single" w:sz="2" w:space="0" w:color="D9D9E3"/>
                            <w:left w:val="single" w:sz="2" w:space="0" w:color="D9D9E3"/>
                            <w:bottom w:val="single" w:sz="2" w:space="0" w:color="D9D9E3"/>
                            <w:right w:val="single" w:sz="2" w:space="0" w:color="D9D9E3"/>
                          </w:divBdr>
                          <w:divsChild>
                            <w:div w:id="111093319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37">
                                  <w:marLeft w:val="0"/>
                                  <w:marRight w:val="0"/>
                                  <w:marTop w:val="0"/>
                                  <w:marBottom w:val="0"/>
                                  <w:divBdr>
                                    <w:top w:val="single" w:sz="2" w:space="0" w:color="D9D9E3"/>
                                    <w:left w:val="single" w:sz="2" w:space="0" w:color="D9D9E3"/>
                                    <w:bottom w:val="single" w:sz="2" w:space="0" w:color="D9D9E3"/>
                                    <w:right w:val="single" w:sz="2" w:space="0" w:color="D9D9E3"/>
                                  </w:divBdr>
                                  <w:divsChild>
                                    <w:div w:id="1451120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67201653">
      <w:bodyDiv w:val="1"/>
      <w:marLeft w:val="0"/>
      <w:marRight w:val="0"/>
      <w:marTop w:val="0"/>
      <w:marBottom w:val="0"/>
      <w:divBdr>
        <w:top w:val="none" w:sz="0" w:space="0" w:color="auto"/>
        <w:left w:val="none" w:sz="0" w:space="0" w:color="auto"/>
        <w:bottom w:val="none" w:sz="0" w:space="0" w:color="auto"/>
        <w:right w:val="none" w:sz="0" w:space="0" w:color="auto"/>
      </w:divBdr>
      <w:divsChild>
        <w:div w:id="1721636158">
          <w:marLeft w:val="0"/>
          <w:marRight w:val="0"/>
          <w:marTop w:val="0"/>
          <w:marBottom w:val="0"/>
          <w:divBdr>
            <w:top w:val="none" w:sz="0" w:space="0" w:color="auto"/>
            <w:left w:val="none" w:sz="0" w:space="0" w:color="auto"/>
            <w:bottom w:val="none" w:sz="0" w:space="0" w:color="auto"/>
            <w:right w:val="none" w:sz="0" w:space="0" w:color="auto"/>
          </w:divBdr>
        </w:div>
      </w:divsChild>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41734875">
      <w:bodyDiv w:val="1"/>
      <w:marLeft w:val="0"/>
      <w:marRight w:val="0"/>
      <w:marTop w:val="0"/>
      <w:marBottom w:val="0"/>
      <w:divBdr>
        <w:top w:val="none" w:sz="0" w:space="0" w:color="auto"/>
        <w:left w:val="none" w:sz="0" w:space="0" w:color="auto"/>
        <w:bottom w:val="none" w:sz="0" w:space="0" w:color="auto"/>
        <w:right w:val="none" w:sz="0" w:space="0" w:color="auto"/>
      </w:divBdr>
      <w:divsChild>
        <w:div w:id="377363735">
          <w:marLeft w:val="0"/>
          <w:marRight w:val="0"/>
          <w:marTop w:val="0"/>
          <w:marBottom w:val="0"/>
          <w:divBdr>
            <w:top w:val="single" w:sz="2" w:space="0" w:color="auto"/>
            <w:left w:val="single" w:sz="2" w:space="0" w:color="auto"/>
            <w:bottom w:val="single" w:sz="6" w:space="0" w:color="auto"/>
            <w:right w:val="single" w:sz="2" w:space="0" w:color="auto"/>
          </w:divBdr>
          <w:divsChild>
            <w:div w:id="172040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7963043">
                  <w:marLeft w:val="0"/>
                  <w:marRight w:val="0"/>
                  <w:marTop w:val="0"/>
                  <w:marBottom w:val="0"/>
                  <w:divBdr>
                    <w:top w:val="single" w:sz="2" w:space="0" w:color="D9D9E3"/>
                    <w:left w:val="single" w:sz="2" w:space="0" w:color="D9D9E3"/>
                    <w:bottom w:val="single" w:sz="2" w:space="0" w:color="D9D9E3"/>
                    <w:right w:val="single" w:sz="2" w:space="0" w:color="D9D9E3"/>
                  </w:divBdr>
                  <w:divsChild>
                    <w:div w:id="885991328">
                      <w:marLeft w:val="0"/>
                      <w:marRight w:val="0"/>
                      <w:marTop w:val="0"/>
                      <w:marBottom w:val="0"/>
                      <w:divBdr>
                        <w:top w:val="single" w:sz="2" w:space="0" w:color="D9D9E3"/>
                        <w:left w:val="single" w:sz="2" w:space="0" w:color="D9D9E3"/>
                        <w:bottom w:val="single" w:sz="2" w:space="0" w:color="D9D9E3"/>
                        <w:right w:val="single" w:sz="2" w:space="0" w:color="D9D9E3"/>
                      </w:divBdr>
                      <w:divsChild>
                        <w:div w:id="1965843951">
                          <w:marLeft w:val="0"/>
                          <w:marRight w:val="0"/>
                          <w:marTop w:val="0"/>
                          <w:marBottom w:val="0"/>
                          <w:divBdr>
                            <w:top w:val="single" w:sz="2" w:space="0" w:color="D9D9E3"/>
                            <w:left w:val="single" w:sz="2" w:space="0" w:color="D9D9E3"/>
                            <w:bottom w:val="single" w:sz="2" w:space="0" w:color="D9D9E3"/>
                            <w:right w:val="single" w:sz="2" w:space="0" w:color="D9D9E3"/>
                          </w:divBdr>
                          <w:divsChild>
                            <w:div w:id="1348407714">
                              <w:marLeft w:val="0"/>
                              <w:marRight w:val="0"/>
                              <w:marTop w:val="0"/>
                              <w:marBottom w:val="0"/>
                              <w:divBdr>
                                <w:top w:val="single" w:sz="2" w:space="0" w:color="D9D9E3"/>
                                <w:left w:val="single" w:sz="2" w:space="0" w:color="D9D9E3"/>
                                <w:bottom w:val="single" w:sz="2" w:space="0" w:color="D9D9E3"/>
                                <w:right w:val="single" w:sz="2" w:space="0" w:color="D9D9E3"/>
                              </w:divBdr>
                              <w:divsChild>
                                <w:div w:id="141193666">
                                  <w:marLeft w:val="0"/>
                                  <w:marRight w:val="0"/>
                                  <w:marTop w:val="0"/>
                                  <w:marBottom w:val="0"/>
                                  <w:divBdr>
                                    <w:top w:val="single" w:sz="2" w:space="0" w:color="D9D9E3"/>
                                    <w:left w:val="single" w:sz="2" w:space="0" w:color="D9D9E3"/>
                                    <w:bottom w:val="single" w:sz="2" w:space="0" w:color="D9D9E3"/>
                                    <w:right w:val="single" w:sz="2" w:space="0" w:color="D9D9E3"/>
                                  </w:divBdr>
                                  <w:divsChild>
                                    <w:div w:id="121392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098743809">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2436348">
      <w:bodyDiv w:val="1"/>
      <w:marLeft w:val="0"/>
      <w:marRight w:val="0"/>
      <w:marTop w:val="0"/>
      <w:marBottom w:val="0"/>
      <w:divBdr>
        <w:top w:val="none" w:sz="0" w:space="0" w:color="auto"/>
        <w:left w:val="none" w:sz="0" w:space="0" w:color="auto"/>
        <w:bottom w:val="none" w:sz="0" w:space="0" w:color="auto"/>
        <w:right w:val="none" w:sz="0" w:space="0" w:color="auto"/>
      </w:divBdr>
      <w:divsChild>
        <w:div w:id="1759250582">
          <w:marLeft w:val="0"/>
          <w:marRight w:val="0"/>
          <w:marTop w:val="0"/>
          <w:marBottom w:val="0"/>
          <w:divBdr>
            <w:top w:val="single" w:sz="2" w:space="0" w:color="auto"/>
            <w:left w:val="single" w:sz="2" w:space="0" w:color="auto"/>
            <w:bottom w:val="single" w:sz="6" w:space="0" w:color="auto"/>
            <w:right w:val="single" w:sz="2" w:space="0" w:color="auto"/>
          </w:divBdr>
          <w:divsChild>
            <w:div w:id="59906896">
              <w:marLeft w:val="0"/>
              <w:marRight w:val="0"/>
              <w:marTop w:val="100"/>
              <w:marBottom w:val="100"/>
              <w:divBdr>
                <w:top w:val="single" w:sz="2" w:space="0" w:color="D9D9E3"/>
                <w:left w:val="single" w:sz="2" w:space="0" w:color="D9D9E3"/>
                <w:bottom w:val="single" w:sz="2" w:space="0" w:color="D9D9E3"/>
                <w:right w:val="single" w:sz="2" w:space="0" w:color="D9D9E3"/>
              </w:divBdr>
              <w:divsChild>
                <w:div w:id="611867167">
                  <w:marLeft w:val="0"/>
                  <w:marRight w:val="0"/>
                  <w:marTop w:val="0"/>
                  <w:marBottom w:val="0"/>
                  <w:divBdr>
                    <w:top w:val="single" w:sz="2" w:space="0" w:color="D9D9E3"/>
                    <w:left w:val="single" w:sz="2" w:space="0" w:color="D9D9E3"/>
                    <w:bottom w:val="single" w:sz="2" w:space="0" w:color="D9D9E3"/>
                    <w:right w:val="single" w:sz="2" w:space="0" w:color="D9D9E3"/>
                  </w:divBdr>
                  <w:divsChild>
                    <w:div w:id="161509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380328">
                          <w:marLeft w:val="0"/>
                          <w:marRight w:val="0"/>
                          <w:marTop w:val="0"/>
                          <w:marBottom w:val="0"/>
                          <w:divBdr>
                            <w:top w:val="single" w:sz="2" w:space="0" w:color="D9D9E3"/>
                            <w:left w:val="single" w:sz="2" w:space="0" w:color="D9D9E3"/>
                            <w:bottom w:val="single" w:sz="2" w:space="0" w:color="D9D9E3"/>
                            <w:right w:val="single" w:sz="2" w:space="0" w:color="D9D9E3"/>
                          </w:divBdr>
                          <w:divsChild>
                            <w:div w:id="1291588461">
                              <w:marLeft w:val="0"/>
                              <w:marRight w:val="0"/>
                              <w:marTop w:val="0"/>
                              <w:marBottom w:val="0"/>
                              <w:divBdr>
                                <w:top w:val="single" w:sz="2" w:space="0" w:color="D9D9E3"/>
                                <w:left w:val="single" w:sz="2" w:space="0" w:color="D9D9E3"/>
                                <w:bottom w:val="single" w:sz="2" w:space="0" w:color="D9D9E3"/>
                                <w:right w:val="single" w:sz="2" w:space="0" w:color="D9D9E3"/>
                              </w:divBdr>
                              <w:divsChild>
                                <w:div w:id="454058106">
                                  <w:marLeft w:val="0"/>
                                  <w:marRight w:val="0"/>
                                  <w:marTop w:val="0"/>
                                  <w:marBottom w:val="0"/>
                                  <w:divBdr>
                                    <w:top w:val="single" w:sz="2" w:space="0" w:color="D9D9E3"/>
                                    <w:left w:val="single" w:sz="2" w:space="0" w:color="D9D9E3"/>
                                    <w:bottom w:val="single" w:sz="2" w:space="0" w:color="D9D9E3"/>
                                    <w:right w:val="single" w:sz="2" w:space="0" w:color="D9D9E3"/>
                                  </w:divBdr>
                                  <w:divsChild>
                                    <w:div w:id="577595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 w:id="2146199014">
      <w:bodyDiv w:val="1"/>
      <w:marLeft w:val="0"/>
      <w:marRight w:val="0"/>
      <w:marTop w:val="0"/>
      <w:marBottom w:val="0"/>
      <w:divBdr>
        <w:top w:val="none" w:sz="0" w:space="0" w:color="auto"/>
        <w:left w:val="none" w:sz="0" w:space="0" w:color="auto"/>
        <w:bottom w:val="none" w:sz="0" w:space="0" w:color="auto"/>
        <w:right w:val="none" w:sz="0" w:space="0" w:color="auto"/>
      </w:divBdr>
      <w:divsChild>
        <w:div w:id="1723408670">
          <w:marLeft w:val="0"/>
          <w:marRight w:val="0"/>
          <w:marTop w:val="0"/>
          <w:marBottom w:val="0"/>
          <w:divBdr>
            <w:top w:val="single" w:sz="2" w:space="0" w:color="auto"/>
            <w:left w:val="single" w:sz="2" w:space="0" w:color="auto"/>
            <w:bottom w:val="single" w:sz="6" w:space="0" w:color="auto"/>
            <w:right w:val="single" w:sz="2" w:space="0" w:color="auto"/>
          </w:divBdr>
          <w:divsChild>
            <w:div w:id="86471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21161">
                  <w:marLeft w:val="0"/>
                  <w:marRight w:val="0"/>
                  <w:marTop w:val="0"/>
                  <w:marBottom w:val="0"/>
                  <w:divBdr>
                    <w:top w:val="single" w:sz="2" w:space="0" w:color="D9D9E3"/>
                    <w:left w:val="single" w:sz="2" w:space="0" w:color="D9D9E3"/>
                    <w:bottom w:val="single" w:sz="2" w:space="0" w:color="D9D9E3"/>
                    <w:right w:val="single" w:sz="2" w:space="0" w:color="D9D9E3"/>
                  </w:divBdr>
                  <w:divsChild>
                    <w:div w:id="727264908">
                      <w:marLeft w:val="0"/>
                      <w:marRight w:val="0"/>
                      <w:marTop w:val="0"/>
                      <w:marBottom w:val="0"/>
                      <w:divBdr>
                        <w:top w:val="single" w:sz="2" w:space="0" w:color="D9D9E3"/>
                        <w:left w:val="single" w:sz="2" w:space="0" w:color="D9D9E3"/>
                        <w:bottom w:val="single" w:sz="2" w:space="0" w:color="D9D9E3"/>
                        <w:right w:val="single" w:sz="2" w:space="0" w:color="D9D9E3"/>
                      </w:divBdr>
                      <w:divsChild>
                        <w:div w:id="481048908">
                          <w:marLeft w:val="0"/>
                          <w:marRight w:val="0"/>
                          <w:marTop w:val="0"/>
                          <w:marBottom w:val="0"/>
                          <w:divBdr>
                            <w:top w:val="single" w:sz="2" w:space="0" w:color="D9D9E3"/>
                            <w:left w:val="single" w:sz="2" w:space="0" w:color="D9D9E3"/>
                            <w:bottom w:val="single" w:sz="2" w:space="0" w:color="D9D9E3"/>
                            <w:right w:val="single" w:sz="2" w:space="0" w:color="D9D9E3"/>
                          </w:divBdr>
                          <w:divsChild>
                            <w:div w:id="197999501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763">
                                  <w:marLeft w:val="0"/>
                                  <w:marRight w:val="0"/>
                                  <w:marTop w:val="0"/>
                                  <w:marBottom w:val="0"/>
                                  <w:divBdr>
                                    <w:top w:val="single" w:sz="2" w:space="0" w:color="D9D9E3"/>
                                    <w:left w:val="single" w:sz="2" w:space="0" w:color="D9D9E3"/>
                                    <w:bottom w:val="single" w:sz="2" w:space="0" w:color="D9D9E3"/>
                                    <w:right w:val="single" w:sz="2" w:space="0" w:color="D9D9E3"/>
                                  </w:divBdr>
                                  <w:divsChild>
                                    <w:div w:id="48648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2.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emf"/><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image" Target="media/image1.jpg"/><Relationship Id="rId24" Type="http://schemas.openxmlformats.org/officeDocument/2006/relationships/header" Target="header4.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emf"/><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1.tmp"/><Relationship Id="rId1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emf"/><Relationship Id="rId56" Type="http://schemas.openxmlformats.org/officeDocument/2006/relationships/image" Target="media/image36.png"/><Relationship Id="rId64"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emf"/><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header" Target="header2.xml"/><Relationship Id="rId41" Type="http://schemas.openxmlformats.org/officeDocument/2006/relationships/image" Target="media/image21.emf"/><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footer" Target="footer3.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jpeg"/><Relationship Id="rId60" Type="http://schemas.openxmlformats.org/officeDocument/2006/relationships/image" Target="media/image40.png"/><Relationship Id="rId65" Type="http://schemas.openxmlformats.org/officeDocument/2006/relationships/image" Target="media/image4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T-Mobile\Templates\TMC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0057F0E0E086479AB56E13B1A552B4" ma:contentTypeVersion="17" ma:contentTypeDescription="Create a new document." ma:contentTypeScope="" ma:versionID="fab912539b6ab3af6a12a3e5d42515d9">
  <xsd:schema xmlns:xsd="http://www.w3.org/2001/XMLSchema" xmlns:xs="http://www.w3.org/2001/XMLSchema" xmlns:p="http://schemas.microsoft.com/office/2006/metadata/properties" xmlns:ns2="20ACD07F-32BF-41CE-8BC6-4EE98FD40E8C" xmlns:ns3="94c78f62-2d8e-4b44-a6a6-1d05c154aadf" xmlns:ns4="20acd07f-32bf-41ce-8bc6-4ee98fd40e8c" targetNamespace="http://schemas.microsoft.com/office/2006/metadata/properties" ma:root="true" ma:fieldsID="c745bf8910d4a882ba0ef2cfc54af33c" ns2:_="" ns3:_="" ns4:_="">
    <xsd:import namespace="20ACD07F-32BF-41CE-8BC6-4EE98FD40E8C"/>
    <xsd:import namespace="94c78f62-2d8e-4b44-a6a6-1d05c154aadf"/>
    <xsd:import namespace="20acd07f-32bf-41ce-8bc6-4ee98fd40e8c"/>
    <xsd:element name="properties">
      <xsd:complexType>
        <xsd:sequence>
          <xsd:element name="documentManagement">
            <xsd:complexType>
              <xsd:all>
                <xsd:element ref="ns2:Document_x0020_Reference_x0020_Number" minOccurs="0"/>
                <xsd:element ref="ns3:SharedWithUsers"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lcf76f155ced4ddcb4097134ff3c332f" minOccurs="0"/>
                <xsd:element ref="ns3:TaxCatchAll"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CD07F-32BF-41CE-8BC6-4EE98FD40E8C" elementFormDefault="qualified">
    <xsd:import namespace="http://schemas.microsoft.com/office/2006/documentManagement/types"/>
    <xsd:import namespace="http://schemas.microsoft.com/office/infopath/2007/PartnerControls"/>
    <xsd:element name="Document_x0020_Reference_x0020_Number" ma:index="8" nillable="true" ma:displayName="Document Reference Number" ma:internalName="Document_x0020_Reference_x0020_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c78f62-2d8e-4b44-a6a6-1d05c154aadf"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2ebc2824-391c-484f-b217-476947f1457d}" ma:internalName="TaxCatchAll" ma:showField="CatchAllData" ma:web="94c78f62-2d8e-4b44-a6a6-1d05c154aad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0acd07f-32bf-41ce-8bc6-4ee98fd40e8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4c78f62-2d8e-4b44-a6a6-1d05c154aadf">
      <UserInfo>
        <DisplayName>Dmytro Herbeda</DisplayName>
        <AccountId>5549</AccountId>
        <AccountType/>
      </UserInfo>
    </SharedWithUsers>
    <TaxCatchAll xmlns="94c78f62-2d8e-4b44-a6a6-1d05c154aadf" xsi:nil="true"/>
    <lcf76f155ced4ddcb4097134ff3c332f xmlns="20acd07f-32bf-41ce-8bc6-4ee98fd40e8c">
      <Terms xmlns="http://schemas.microsoft.com/office/infopath/2007/PartnerControls"/>
    </lcf76f155ced4ddcb4097134ff3c332f>
    <Document_x0020_Reference_x0020_Number xmlns="20ACD07F-32BF-41CE-8BC6-4EE98FD40E8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B81C35-522E-41FB-8F67-3013FD31C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CD07F-32BF-41CE-8BC6-4EE98FD40E8C"/>
    <ds:schemaRef ds:uri="94c78f62-2d8e-4b44-a6a6-1d05c154aadf"/>
    <ds:schemaRef ds:uri="20acd07f-32bf-41ce-8bc6-4ee98fd40e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4c78f62-2d8e-4b44-a6a6-1d05c154aadf"/>
    <ds:schemaRef ds:uri="20acd07f-32bf-41ce-8bc6-4ee98fd40e8c"/>
    <ds:schemaRef ds:uri="20ACD07F-32BF-41CE-8BC6-4EE98FD40E8C"/>
  </ds:schemaRefs>
</ds:datastoreItem>
</file>

<file path=customXml/itemProps3.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4.xml><?xml version="1.0" encoding="utf-8"?>
<ds:datastoreItem xmlns:ds="http://schemas.openxmlformats.org/officeDocument/2006/customXml" ds:itemID="{A9F1C7F2-FFEC-49F4-A078-DC3B094D8401}">
  <ds:schemaRefs>
    <ds:schemaRef ds:uri="http://schemas.microsoft.com/sharepoint/v3/contenttype/forms"/>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TMCDOC.dot</Template>
  <TotalTime>0</TotalTime>
  <Pages>1</Pages>
  <Words>15661</Words>
  <Characters>89268</Characters>
  <Application>Microsoft Office Word</Application>
  <DocSecurity>4</DocSecurity>
  <Lines>743</Lines>
  <Paragraphs>209</Paragraphs>
  <ScaleCrop>false</ScaleCrop>
  <Company/>
  <LinksUpToDate>false</LinksUpToDate>
  <CharactersWithSpaces>104720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Template</dc:subject>
  <dc:creator>Abbas Rizvi</dc:creator>
  <cp:keywords/>
  <dc:description/>
  <cp:lastModifiedBy>Abbas Rizvi</cp:lastModifiedBy>
  <cp:revision>329</cp:revision>
  <cp:lastPrinted>2023-05-16T23:36:00Z</cp:lastPrinted>
  <dcterms:created xsi:type="dcterms:W3CDTF">2026-02-25T18:01:00Z</dcterms:created>
  <dcterms:modified xsi:type="dcterms:W3CDTF">2026-02-25T18:01:00Z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0x010100470057F0E0E086479AB56E13B1A552B4</vt:lpwstr>
  </property>
  <property fmtid="{D5CDD505-2E9C-101B-9397-08002B2CF9AE}" pid="4" name="SharedWithUsers">
    <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y fmtid="{D5CDD505-2E9C-101B-9397-08002B2CF9AE}" pid="20" name="docLang">
    <vt:lpwstr>de</vt:lpwstr>
  </property>
</Properties>
</file>