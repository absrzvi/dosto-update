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B400" w14:textId="77777777" w:rsidR="00F13FA2" w:rsidRPr="008A34FA" w:rsidRDefault="00867C78" w:rsidP="45FEF16F">
      <w:pPr>
        <w:tabs>
          <w:tab w:val="left" w:pos="1701"/>
        </w:tabs>
        <w:jc w:val="both"/>
        <w:rPr>
          <w:rFonts w:ascii="Aptos Narrow" w:hAnsi="Aptos Narrow" w:cs="Arial"/>
          <w:b/>
          <w:bCs/>
          <w:sz w:val="44"/>
          <w:szCs w:val="44"/>
        </w:rPr>
      </w:pPr>
      <w:r w:rsidRPr="008A34FA">
        <w:rPr>
          <w:rFonts w:ascii="Aptos Narrow" w:hAnsi="Aptos Narrow"/>
          <w:noProof/>
          <w:lang w:eastAsia="en-GB"/>
        </w:rPr>
        <w:drawing>
          <wp:anchor distT="0" distB="0" distL="114300" distR="114300" simplePos="0" relativeHeight="251658240" behindDoc="1" locked="0" layoutInCell="1" allowOverlap="1" wp14:anchorId="33235251" wp14:editId="714A39D4">
            <wp:simplePos x="0" y="0"/>
            <wp:positionH relativeFrom="column">
              <wp:posOffset>-890270</wp:posOffset>
            </wp:positionH>
            <wp:positionV relativeFrom="page">
              <wp:posOffset>-260350</wp:posOffset>
            </wp:positionV>
            <wp:extent cx="7595870" cy="10134600"/>
            <wp:effectExtent l="0" t="0" r="508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134600"/>
                    </a:xfrm>
                    <a:prstGeom prst="rect">
                      <a:avLst/>
                    </a:prstGeom>
                  </pic:spPr>
                </pic:pic>
              </a:graphicData>
            </a:graphic>
            <wp14:sizeRelH relativeFrom="margin">
              <wp14:pctWidth>0</wp14:pctWidth>
            </wp14:sizeRelH>
            <wp14:sizeRelV relativeFrom="margin">
              <wp14:pctHeight>0</wp14:pctHeight>
            </wp14:sizeRelV>
          </wp:anchor>
        </w:drawing>
      </w:r>
    </w:p>
    <w:p w14:paraId="458943C2" w14:textId="77777777" w:rsidR="00F13FA2" w:rsidRPr="008A34FA" w:rsidRDefault="00F13FA2" w:rsidP="00A00E2B">
      <w:pPr>
        <w:tabs>
          <w:tab w:val="left" w:pos="1701"/>
        </w:tabs>
        <w:jc w:val="both"/>
        <w:rPr>
          <w:rFonts w:ascii="Aptos Narrow" w:hAnsi="Aptos Narrow" w:cs="Arial"/>
          <w:b/>
          <w:sz w:val="44"/>
          <w:szCs w:val="44"/>
        </w:rPr>
      </w:pPr>
    </w:p>
    <w:p w14:paraId="3DF948B6" w14:textId="77777777" w:rsidR="00F13FA2" w:rsidRPr="008A34FA" w:rsidRDefault="00F13FA2" w:rsidP="00A00E2B">
      <w:pPr>
        <w:tabs>
          <w:tab w:val="left" w:pos="1701"/>
        </w:tabs>
        <w:jc w:val="both"/>
        <w:rPr>
          <w:rFonts w:ascii="Aptos Narrow" w:hAnsi="Aptos Narrow" w:cs="Arial"/>
          <w:b/>
          <w:sz w:val="44"/>
          <w:szCs w:val="44"/>
        </w:rPr>
      </w:pPr>
    </w:p>
    <w:p w14:paraId="1F6742CA" w14:textId="77777777" w:rsidR="00F13FA2" w:rsidRPr="008A34FA" w:rsidRDefault="00F13FA2" w:rsidP="00A00E2B">
      <w:pPr>
        <w:tabs>
          <w:tab w:val="left" w:pos="1701"/>
        </w:tabs>
        <w:jc w:val="both"/>
        <w:rPr>
          <w:rFonts w:ascii="Aptos Narrow" w:hAnsi="Aptos Narrow" w:cs="Arial"/>
          <w:b/>
          <w:sz w:val="44"/>
          <w:szCs w:val="44"/>
        </w:rPr>
      </w:pPr>
    </w:p>
    <w:p w14:paraId="5779FC99" w14:textId="77777777" w:rsidR="00F13FA2" w:rsidRPr="008A34FA" w:rsidRDefault="00F13FA2" w:rsidP="00A00E2B">
      <w:pPr>
        <w:tabs>
          <w:tab w:val="left" w:pos="1701"/>
        </w:tabs>
        <w:jc w:val="both"/>
        <w:rPr>
          <w:rFonts w:ascii="Aptos Narrow" w:hAnsi="Aptos Narrow" w:cs="Arial"/>
          <w:b/>
          <w:sz w:val="44"/>
          <w:szCs w:val="44"/>
        </w:rPr>
      </w:pPr>
    </w:p>
    <w:p w14:paraId="7DDC62C7" w14:textId="77777777" w:rsidR="004D7174" w:rsidRPr="008A34FA" w:rsidRDefault="004D7174" w:rsidP="00A00E2B">
      <w:pPr>
        <w:tabs>
          <w:tab w:val="left" w:pos="1701"/>
        </w:tabs>
        <w:jc w:val="both"/>
        <w:rPr>
          <w:rFonts w:ascii="Aptos Narrow" w:hAnsi="Aptos Narrow" w:cs="Arial"/>
          <w:b/>
          <w:sz w:val="44"/>
          <w:szCs w:val="44"/>
        </w:rPr>
      </w:pPr>
    </w:p>
    <w:p w14:paraId="0AC66D66" w14:textId="77777777" w:rsidR="00973B40" w:rsidRPr="008A34FA" w:rsidRDefault="00973B40" w:rsidP="00A00E2B">
      <w:pPr>
        <w:tabs>
          <w:tab w:val="left" w:pos="1701"/>
        </w:tabs>
        <w:jc w:val="both"/>
        <w:rPr>
          <w:rFonts w:ascii="Aptos Narrow" w:hAnsi="Aptos Narrow" w:cs="Arial"/>
          <w:b/>
          <w:sz w:val="44"/>
          <w:szCs w:val="44"/>
        </w:rPr>
      </w:pPr>
    </w:p>
    <w:p w14:paraId="795F9454" w14:textId="77777777" w:rsidR="00973B40" w:rsidRPr="008A34FA" w:rsidRDefault="00973B40" w:rsidP="00A00E2B">
      <w:pPr>
        <w:tabs>
          <w:tab w:val="left" w:pos="1701"/>
        </w:tabs>
        <w:jc w:val="both"/>
        <w:rPr>
          <w:rFonts w:ascii="Aptos Narrow" w:hAnsi="Aptos Narrow" w:cs="Arial"/>
          <w:b/>
          <w:sz w:val="44"/>
          <w:szCs w:val="44"/>
        </w:rPr>
      </w:pPr>
    </w:p>
    <w:p w14:paraId="62CA5625" w14:textId="77777777" w:rsidR="00973B40" w:rsidRPr="008A34FA" w:rsidRDefault="00973B40" w:rsidP="00A00E2B">
      <w:pPr>
        <w:tabs>
          <w:tab w:val="left" w:pos="1701"/>
        </w:tabs>
        <w:jc w:val="both"/>
        <w:rPr>
          <w:rFonts w:ascii="Aptos Narrow" w:hAnsi="Aptos Narrow" w:cs="Arial"/>
          <w:b/>
          <w:sz w:val="36"/>
          <w:szCs w:val="36"/>
        </w:rPr>
      </w:pPr>
    </w:p>
    <w:p w14:paraId="0757BE8F" w14:textId="77777777" w:rsidR="004D7174" w:rsidRPr="008A34FA" w:rsidRDefault="004D7174" w:rsidP="00A00E2B">
      <w:pPr>
        <w:tabs>
          <w:tab w:val="left" w:pos="1701"/>
        </w:tabs>
        <w:jc w:val="both"/>
        <w:rPr>
          <w:rFonts w:ascii="Aptos Narrow" w:hAnsi="Aptos Narrow" w:cs="Arial"/>
          <w:b/>
          <w:sz w:val="36"/>
          <w:szCs w:val="36"/>
        </w:rPr>
      </w:pPr>
    </w:p>
    <w:p w14:paraId="4C3623C1" w14:textId="77777777" w:rsidR="004D7174" w:rsidRPr="008A34FA" w:rsidRDefault="004D7174" w:rsidP="00A00E2B">
      <w:pPr>
        <w:tabs>
          <w:tab w:val="left" w:pos="1701"/>
        </w:tabs>
        <w:jc w:val="both"/>
        <w:rPr>
          <w:rFonts w:ascii="Aptos Narrow" w:hAnsi="Aptos Narrow" w:cs="Arial"/>
          <w:b/>
          <w:sz w:val="36"/>
          <w:szCs w:val="36"/>
        </w:rPr>
      </w:pPr>
    </w:p>
    <w:p w14:paraId="5406789B" w14:textId="77777777" w:rsidR="004D7174" w:rsidRPr="008A34FA" w:rsidRDefault="004D7174" w:rsidP="00A00E2B">
      <w:pPr>
        <w:tabs>
          <w:tab w:val="left" w:pos="1701"/>
        </w:tabs>
        <w:jc w:val="both"/>
        <w:rPr>
          <w:rFonts w:ascii="Aptos Narrow" w:hAnsi="Aptos Narrow" w:cs="Arial"/>
          <w:b/>
          <w:sz w:val="36"/>
          <w:szCs w:val="36"/>
        </w:rPr>
      </w:pPr>
    </w:p>
    <w:tbl>
      <w:tblPr>
        <w:tblpPr w:leftFromText="180" w:rightFromText="180" w:vertAnchor="text" w:horzAnchor="margin" w:tblpY="980"/>
        <w:tblW w:w="10052" w:type="dxa"/>
        <w:tblLook w:val="01E0" w:firstRow="1" w:lastRow="1" w:firstColumn="1" w:lastColumn="1" w:noHBand="0" w:noVBand="0"/>
      </w:tblPr>
      <w:tblGrid>
        <w:gridCol w:w="10052"/>
      </w:tblGrid>
      <w:tr w:rsidR="004D7174" w:rsidRPr="008A34FA" w14:paraId="1B44CECC" w14:textId="77777777" w:rsidTr="0017123E">
        <w:trPr>
          <w:trHeight w:hRule="exact" w:val="643"/>
        </w:trPr>
        <w:tc>
          <w:tcPr>
            <w:tcW w:w="10052" w:type="dxa"/>
            <w:vAlign w:val="center"/>
          </w:tcPr>
          <w:p w14:paraId="174DB5D1" w14:textId="77777777" w:rsidR="004D7174" w:rsidRPr="008A34FA" w:rsidRDefault="00B86171" w:rsidP="0017123E">
            <w:pPr>
              <w:pStyle w:val="NoSpacing"/>
              <w:rPr>
                <w:rFonts w:ascii="Aptos Narrow" w:hAnsi="Aptos Narrow"/>
                <w:b/>
                <w:sz w:val="28"/>
              </w:rPr>
            </w:pPr>
            <w:r w:rsidRPr="008A34FA">
              <w:rPr>
                <w:rFonts w:ascii="Aptos Narrow" w:hAnsi="Aptos Narrow" w:cs="Arial"/>
                <w:b/>
                <w:bCs/>
                <w:color w:val="CB333B"/>
                <w:sz w:val="32"/>
                <w:szCs w:val="32"/>
              </w:rPr>
              <w:t>Internet-on-Board  Technische Beschreibung: ÖBB Dosto Neu Flotte</w:t>
            </w:r>
          </w:p>
        </w:tc>
      </w:tr>
    </w:tbl>
    <w:p w14:paraId="39BE209B" w14:textId="77777777" w:rsidR="001D554F" w:rsidRPr="008A34FA" w:rsidRDefault="001D554F" w:rsidP="001D554F">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color w:val="CB333B"/>
          <w:sz w:val="32"/>
          <w:szCs w:val="32"/>
          <w:lang w:eastAsia="en-GB"/>
        </w:rPr>
        <w:t> </w:t>
      </w:r>
    </w:p>
    <w:p w14:paraId="4DF5B280" w14:textId="77777777" w:rsidR="001D554F" w:rsidRPr="008A34FA" w:rsidRDefault="001D554F" w:rsidP="001D554F">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sz w:val="28"/>
          <w:szCs w:val="28"/>
          <w:lang w:eastAsia="en-GB"/>
        </w:rPr>
        <w:t> </w:t>
      </w:r>
    </w:p>
    <w:tbl>
      <w:tblPr>
        <w:tblW w:w="79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5250"/>
      </w:tblGrid>
      <w:tr w:rsidR="00374C80" w:rsidRPr="008A34FA" w14:paraId="7F9ED35C" w14:textId="77777777">
        <w:trPr>
          <w:trHeight w:val="330"/>
        </w:trPr>
        <w:tc>
          <w:tcPr>
            <w:tcW w:w="2685" w:type="dxa"/>
            <w:tcBorders>
              <w:top w:val="nil"/>
              <w:left w:val="nil"/>
              <w:bottom w:val="nil"/>
              <w:right w:val="nil"/>
            </w:tcBorders>
            <w:vAlign w:val="bottom"/>
            <w:hideMark/>
          </w:tcPr>
          <w:p w14:paraId="5AAAF9C4"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p w14:paraId="6C3CC93D"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p w14:paraId="73011EB8"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tc>
        <w:tc>
          <w:tcPr>
            <w:tcW w:w="5250" w:type="dxa"/>
            <w:tcBorders>
              <w:top w:val="nil"/>
              <w:left w:val="nil"/>
              <w:bottom w:val="nil"/>
              <w:right w:val="nil"/>
            </w:tcBorders>
            <w:vAlign w:val="bottom"/>
            <w:hideMark/>
          </w:tcPr>
          <w:p w14:paraId="0D0478E6"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color w:val="CB333B"/>
                <w:sz w:val="28"/>
                <w:szCs w:val="28"/>
                <w:lang w:val="de-DE" w:eastAsia="en-GB"/>
              </w:rPr>
              <w:t>ÖBB PV</w:t>
            </w:r>
            <w:r w:rsidRPr="008A34FA">
              <w:rPr>
                <w:rFonts w:ascii="Aptos Narrow" w:eastAsia="Times New Roman" w:hAnsi="Aptos Narrow" w:cs="Calibri"/>
                <w:color w:val="CB333B"/>
                <w:sz w:val="28"/>
                <w:szCs w:val="28"/>
                <w:lang w:val="en-GB" w:eastAsia="en-GB"/>
              </w:rPr>
              <w:t> </w:t>
            </w:r>
          </w:p>
        </w:tc>
      </w:tr>
      <w:tr w:rsidR="00374C80" w:rsidRPr="008A34FA" w14:paraId="4B3996F6" w14:textId="77777777">
        <w:trPr>
          <w:trHeight w:val="330"/>
        </w:trPr>
        <w:tc>
          <w:tcPr>
            <w:tcW w:w="2685" w:type="dxa"/>
            <w:tcBorders>
              <w:top w:val="nil"/>
              <w:left w:val="nil"/>
              <w:bottom w:val="nil"/>
              <w:right w:val="nil"/>
            </w:tcBorders>
            <w:vAlign w:val="bottom"/>
            <w:hideMark/>
          </w:tcPr>
          <w:p w14:paraId="0B1F7F63"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Nomad Referenznummer:</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5266C252" w14:textId="7A682741"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commentRangeStart w:id="0"/>
            <w:r w:rsidRPr="008A34FA">
              <w:rPr>
                <w:rFonts w:ascii="Aptos Narrow" w:eastAsia="Times New Roman" w:hAnsi="Aptos Narrow" w:cs="Calibri"/>
                <w:sz w:val="18"/>
                <w:szCs w:val="18"/>
                <w:lang w:val="de-DE" w:eastAsia="en-GB"/>
              </w:rPr>
              <w:t>ND-DEL-OBB-035-SDD-00</w:t>
            </w:r>
            <w:del w:id="1" w:author="Andrey Fomin" w:date="2026-07-01T16:36:00Z" w16du:dateUtc="2026-07-01T14:36:00Z">
              <w:r w:rsidRPr="008A34FA" w:rsidDel="0017123E">
                <w:rPr>
                  <w:rFonts w:ascii="Aptos Narrow" w:eastAsia="Times New Roman" w:hAnsi="Aptos Narrow" w:cs="Calibri"/>
                  <w:sz w:val="18"/>
                  <w:szCs w:val="18"/>
                  <w:lang w:val="de-DE" w:eastAsia="en-GB"/>
                </w:rPr>
                <w:delText>3</w:delText>
              </w:r>
            </w:del>
            <w:ins w:id="2" w:author="Andrey Fomin" w:date="2026-07-01T16:36:00Z" w16du:dateUtc="2026-07-01T14:36:00Z">
              <w:r w:rsidR="0017123E">
                <w:rPr>
                  <w:rFonts w:ascii="Aptos Narrow" w:eastAsia="Times New Roman" w:hAnsi="Aptos Narrow" w:cs="Calibri"/>
                  <w:sz w:val="18"/>
                  <w:szCs w:val="18"/>
                  <w:lang w:val="de-DE" w:eastAsia="en-GB"/>
                </w:rPr>
                <w:t>1</w:t>
              </w:r>
            </w:ins>
            <w:r w:rsidRPr="008A34FA">
              <w:rPr>
                <w:rFonts w:ascii="Aptos Narrow" w:eastAsia="Times New Roman" w:hAnsi="Aptos Narrow" w:cs="Calibri"/>
                <w:sz w:val="18"/>
                <w:szCs w:val="18"/>
                <w:lang w:val="de-DE" w:eastAsia="en-GB"/>
              </w:rPr>
              <w:t>-0</w:t>
            </w:r>
            <w:del w:id="3" w:author="Andrey Fomin" w:date="2026-07-01T16:36:00Z" w16du:dateUtc="2026-07-01T14:36:00Z">
              <w:r w:rsidRPr="008A34FA" w:rsidDel="0017123E">
                <w:rPr>
                  <w:rFonts w:ascii="Aptos Narrow" w:eastAsia="Times New Roman" w:hAnsi="Aptos Narrow" w:cs="Calibri"/>
                  <w:sz w:val="18"/>
                  <w:szCs w:val="18"/>
                  <w:lang w:val="de-DE" w:eastAsia="en-GB"/>
                </w:rPr>
                <w:delText>1</w:delText>
              </w:r>
            </w:del>
            <w:ins w:id="4" w:author="Andrey Fomin" w:date="2026-07-01T16:36:00Z" w16du:dateUtc="2026-07-01T14:36:00Z">
              <w:r w:rsidR="0017123E">
                <w:rPr>
                  <w:rFonts w:ascii="Aptos Narrow" w:eastAsia="Times New Roman" w:hAnsi="Aptos Narrow" w:cs="Calibri"/>
                  <w:sz w:val="18"/>
                  <w:szCs w:val="18"/>
                  <w:lang w:val="de-DE" w:eastAsia="en-GB"/>
                </w:rPr>
                <w:t>3</w:t>
              </w:r>
            </w:ins>
            <w:r w:rsidRPr="008A34FA">
              <w:rPr>
                <w:rFonts w:ascii="Aptos Narrow" w:eastAsia="Times New Roman" w:hAnsi="Aptos Narrow" w:cs="Calibri"/>
                <w:sz w:val="18"/>
                <w:szCs w:val="18"/>
                <w:lang w:val="en-GB" w:eastAsia="en-GB"/>
              </w:rPr>
              <w:t> </w:t>
            </w:r>
            <w:commentRangeEnd w:id="0"/>
            <w:r w:rsidR="003A4D28" w:rsidRPr="008A34FA">
              <w:rPr>
                <w:rStyle w:val="CommentReference"/>
                <w:rFonts w:ascii="Aptos Narrow" w:eastAsia="Times New Roman" w:hAnsi="Aptos Narrow" w:cs="Times New Roman"/>
                <w:sz w:val="24"/>
                <w:szCs w:val="24"/>
                <w:lang w:val="en-GB" w:eastAsia="en-GB"/>
              </w:rPr>
              <w:commentReference w:id="0"/>
            </w:r>
          </w:p>
        </w:tc>
      </w:tr>
      <w:tr w:rsidR="00374C80" w:rsidRPr="008A34FA" w14:paraId="239E35B3" w14:textId="77777777">
        <w:trPr>
          <w:trHeight w:val="330"/>
        </w:trPr>
        <w:tc>
          <w:tcPr>
            <w:tcW w:w="2685" w:type="dxa"/>
            <w:tcBorders>
              <w:top w:val="nil"/>
              <w:left w:val="nil"/>
              <w:bottom w:val="nil"/>
              <w:right w:val="nil"/>
            </w:tcBorders>
            <w:vAlign w:val="bottom"/>
            <w:hideMark/>
          </w:tcPr>
          <w:p w14:paraId="7B6126AB"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Ausgabe:</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59155D04" w14:textId="118FB9BF"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del w:id="5" w:author="Michael Fehlau" w:date="2026-06-23T12:14:00Z" w16du:dateUtc="2026-06-23T10:14:00Z">
              <w:r w:rsidRPr="008A34FA" w:rsidDel="00F72370">
                <w:rPr>
                  <w:rFonts w:ascii="Aptos Narrow" w:eastAsia="Times New Roman" w:hAnsi="Aptos Narrow" w:cs="Calibri"/>
                  <w:sz w:val="18"/>
                  <w:szCs w:val="18"/>
                  <w:lang w:val="de-DE" w:eastAsia="en-GB"/>
                </w:rPr>
                <w:delText>1</w:delText>
              </w:r>
            </w:del>
            <w:ins w:id="6" w:author="Andrey Fomin" w:date="2026-07-02T10:16:00Z" w16du:dateUtc="2026-07-02T08:16:00Z">
              <w:r w:rsidR="006436A8">
                <w:rPr>
                  <w:rFonts w:ascii="Aptos Narrow" w:eastAsia="Times New Roman" w:hAnsi="Aptos Narrow" w:cs="Calibri"/>
                  <w:sz w:val="18"/>
                  <w:szCs w:val="18"/>
                  <w:lang w:val="de-DE" w:eastAsia="en-GB"/>
                </w:rPr>
                <w:t>4.0</w:t>
              </w:r>
            </w:ins>
            <w:r w:rsidRPr="008A34FA">
              <w:rPr>
                <w:rFonts w:ascii="Aptos Narrow" w:eastAsia="Times New Roman" w:hAnsi="Aptos Narrow" w:cs="Calibri"/>
                <w:sz w:val="18"/>
                <w:szCs w:val="18"/>
                <w:lang w:val="en-GB" w:eastAsia="en-GB"/>
              </w:rPr>
              <w:t> </w:t>
            </w:r>
          </w:p>
        </w:tc>
      </w:tr>
      <w:tr w:rsidR="00374C80" w:rsidRPr="008A34FA" w14:paraId="3AF46F39" w14:textId="77777777">
        <w:trPr>
          <w:trHeight w:val="330"/>
        </w:trPr>
        <w:tc>
          <w:tcPr>
            <w:tcW w:w="2685" w:type="dxa"/>
            <w:tcBorders>
              <w:top w:val="nil"/>
              <w:left w:val="nil"/>
              <w:bottom w:val="nil"/>
              <w:right w:val="nil"/>
            </w:tcBorders>
            <w:vAlign w:val="bottom"/>
            <w:hideMark/>
          </w:tcPr>
          <w:p w14:paraId="077EE64D"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Datum:</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2A55DC62" w14:textId="58CDB5DE"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sz w:val="18"/>
                <w:szCs w:val="18"/>
                <w:lang w:val="de-DE" w:eastAsia="en-GB"/>
              </w:rPr>
              <w:t>01.0</w:t>
            </w:r>
            <w:del w:id="7" w:author="Andrey Fomin" w:date="2026-07-02T10:17:00Z" w16du:dateUtc="2026-07-02T08:17:00Z">
              <w:r w:rsidR="006436A8" w:rsidDel="006436A8">
                <w:rPr>
                  <w:rFonts w:ascii="Aptos Narrow" w:eastAsia="Times New Roman" w:hAnsi="Aptos Narrow" w:cs="Calibri"/>
                  <w:sz w:val="18"/>
                  <w:szCs w:val="18"/>
                  <w:lang w:val="de-DE" w:eastAsia="en-GB"/>
                </w:rPr>
                <w:delText>6</w:delText>
              </w:r>
            </w:del>
            <w:ins w:id="8" w:author="Andrey Fomin" w:date="2026-07-02T10:17:00Z" w16du:dateUtc="2026-07-02T08:17:00Z">
              <w:r w:rsidR="006436A8">
                <w:rPr>
                  <w:rFonts w:ascii="Aptos Narrow" w:eastAsia="Times New Roman" w:hAnsi="Aptos Narrow" w:cs="Calibri"/>
                  <w:sz w:val="18"/>
                  <w:szCs w:val="18"/>
                  <w:lang w:val="de-DE" w:eastAsia="en-GB"/>
                </w:rPr>
                <w:t>7</w:t>
              </w:r>
            </w:ins>
            <w:r w:rsidRPr="008A34FA">
              <w:rPr>
                <w:rFonts w:ascii="Aptos Narrow" w:eastAsia="Times New Roman" w:hAnsi="Aptos Narrow" w:cs="Calibri"/>
                <w:sz w:val="18"/>
                <w:szCs w:val="18"/>
                <w:lang w:val="de-DE" w:eastAsia="en-GB"/>
              </w:rPr>
              <w:t>.2026</w:t>
            </w:r>
            <w:r w:rsidRPr="008A34FA">
              <w:rPr>
                <w:rFonts w:ascii="Aptos Narrow" w:eastAsia="Times New Roman" w:hAnsi="Aptos Narrow" w:cs="Calibri"/>
                <w:sz w:val="18"/>
                <w:szCs w:val="18"/>
                <w:lang w:val="en-GB" w:eastAsia="en-GB"/>
              </w:rPr>
              <w:t> </w:t>
            </w:r>
          </w:p>
        </w:tc>
      </w:tr>
      <w:tr w:rsidR="00374C80" w:rsidRPr="008A34FA" w14:paraId="7F18CDF9" w14:textId="77777777">
        <w:trPr>
          <w:trHeight w:val="330"/>
        </w:trPr>
        <w:tc>
          <w:tcPr>
            <w:tcW w:w="2685" w:type="dxa"/>
            <w:tcBorders>
              <w:top w:val="nil"/>
              <w:left w:val="nil"/>
              <w:bottom w:val="nil"/>
              <w:right w:val="nil"/>
            </w:tcBorders>
            <w:vAlign w:val="bottom"/>
            <w:hideMark/>
          </w:tcPr>
          <w:p w14:paraId="4E5BAC75"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Erstellt von:</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2DF3DAAC" w14:textId="4FB72C50" w:rsidR="00374C80" w:rsidRPr="008A34FA" w:rsidRDefault="00F94531">
            <w:pPr>
              <w:spacing w:before="0" w:after="0"/>
              <w:jc w:val="right"/>
              <w:textAlignment w:val="baseline"/>
              <w:rPr>
                <w:rFonts w:ascii="Aptos Narrow" w:eastAsia="Times New Roman" w:hAnsi="Aptos Narrow" w:cs="Times New Roman"/>
                <w:sz w:val="24"/>
                <w:szCs w:val="24"/>
                <w:lang w:val="en-GB" w:eastAsia="en-GB"/>
              </w:rPr>
            </w:pPr>
            <w:ins w:id="9" w:author="Andrey Fomin" w:date="2026-07-01T16:40:00Z" w16du:dateUtc="2026-07-01T14:40:00Z">
              <w:r>
                <w:rPr>
                  <w:rFonts w:ascii="Aptos Narrow" w:eastAsia="Times New Roman" w:hAnsi="Aptos Narrow" w:cs="Calibri"/>
                  <w:sz w:val="18"/>
                  <w:szCs w:val="18"/>
                  <w:lang w:val="de-DE" w:eastAsia="en-GB"/>
                </w:rPr>
                <w:t xml:space="preserve">Abbas Rizvi, </w:t>
              </w:r>
            </w:ins>
            <w:r w:rsidR="00374C80" w:rsidRPr="008A34FA">
              <w:rPr>
                <w:rFonts w:ascii="Aptos Narrow" w:eastAsia="Times New Roman" w:hAnsi="Aptos Narrow" w:cs="Calibri"/>
                <w:sz w:val="18"/>
                <w:szCs w:val="18"/>
                <w:lang w:val="de-DE" w:eastAsia="en-GB"/>
              </w:rPr>
              <w:t xml:space="preserve">Davud Zejnelovic </w:t>
            </w:r>
          </w:p>
        </w:tc>
      </w:tr>
      <w:tr w:rsidR="00374C80" w:rsidRPr="00C9532B" w14:paraId="35190389" w14:textId="77777777">
        <w:trPr>
          <w:trHeight w:val="300"/>
        </w:trPr>
        <w:tc>
          <w:tcPr>
            <w:tcW w:w="2685" w:type="dxa"/>
            <w:tcBorders>
              <w:top w:val="nil"/>
              <w:left w:val="nil"/>
              <w:bottom w:val="nil"/>
              <w:right w:val="nil"/>
            </w:tcBorders>
            <w:vAlign w:val="bottom"/>
            <w:hideMark/>
          </w:tcPr>
          <w:p w14:paraId="75A2D352"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Genehmigt von:</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0291F963" w14:textId="4C773550" w:rsidR="00374C80" w:rsidRPr="00C9532B" w:rsidRDefault="00374C80">
            <w:pPr>
              <w:spacing w:before="0" w:after="0"/>
              <w:jc w:val="right"/>
              <w:textAlignment w:val="baseline"/>
              <w:rPr>
                <w:rFonts w:ascii="Aptos Narrow" w:eastAsia="Times New Roman" w:hAnsi="Aptos Narrow" w:cs="Times New Roman"/>
                <w:sz w:val="24"/>
                <w:szCs w:val="24"/>
                <w:lang w:val="en-GB" w:eastAsia="en-GB"/>
                <w:rPrChange w:id="10" w:author="Abbas Rizvi" w:date="2026-07-14T18:58:00Z" w16du:dateUtc="2026-07-14T16:58:00Z">
                  <w:rPr>
                    <w:rFonts w:ascii="Aptos Narrow" w:eastAsia="Times New Roman" w:hAnsi="Aptos Narrow" w:cs="Times New Roman"/>
                    <w:sz w:val="24"/>
                    <w:szCs w:val="24"/>
                    <w:lang w:eastAsia="en-GB"/>
                  </w:rPr>
                </w:rPrChange>
              </w:rPr>
            </w:pPr>
            <w:r w:rsidRPr="00C9532B">
              <w:rPr>
                <w:rFonts w:ascii="Aptos Narrow" w:eastAsia="Times New Roman" w:hAnsi="Aptos Narrow" w:cs="Calibri"/>
                <w:sz w:val="18"/>
                <w:szCs w:val="18"/>
                <w:lang w:val="en-GB" w:eastAsia="en-GB"/>
                <w:rPrChange w:id="11" w:author="Abbas Rizvi" w:date="2026-07-14T18:58:00Z" w16du:dateUtc="2026-07-14T16:58:00Z">
                  <w:rPr>
                    <w:rFonts w:ascii="Aptos Narrow" w:eastAsia="Times New Roman" w:hAnsi="Aptos Narrow" w:cs="Calibri"/>
                    <w:sz w:val="18"/>
                    <w:szCs w:val="18"/>
                    <w:lang w:val="de-DE" w:eastAsia="en-GB"/>
                  </w:rPr>
                </w:rPrChange>
              </w:rPr>
              <w:t>Derek Abdinor</w:t>
            </w:r>
            <w:r w:rsidR="001C0E4C" w:rsidRPr="00C9532B">
              <w:rPr>
                <w:rFonts w:ascii="Aptos Narrow" w:eastAsia="Times New Roman" w:hAnsi="Aptos Narrow" w:cs="Calibri"/>
                <w:sz w:val="18"/>
                <w:szCs w:val="18"/>
                <w:lang w:val="en-GB" w:eastAsia="en-GB"/>
                <w:rPrChange w:id="12" w:author="Abbas Rizvi" w:date="2026-07-14T18:58:00Z" w16du:dateUtc="2026-07-14T16:58:00Z">
                  <w:rPr>
                    <w:rFonts w:ascii="Aptos Narrow" w:eastAsia="Times New Roman" w:hAnsi="Aptos Narrow" w:cs="Calibri"/>
                    <w:sz w:val="18"/>
                    <w:szCs w:val="18"/>
                    <w:lang w:val="de-DE" w:eastAsia="en-GB"/>
                  </w:rPr>
                </w:rPrChange>
              </w:rPr>
              <w:t>, Michael Fehlau, Andrey Fomin</w:t>
            </w:r>
            <w:r w:rsidRPr="00C9532B">
              <w:rPr>
                <w:rFonts w:ascii="Aptos Narrow" w:eastAsia="Times New Roman" w:hAnsi="Aptos Narrow" w:cs="Calibri"/>
                <w:sz w:val="18"/>
                <w:szCs w:val="18"/>
                <w:lang w:val="en-GB" w:eastAsia="en-GB"/>
                <w:rPrChange w:id="13" w:author="Abbas Rizvi" w:date="2026-07-14T18:58:00Z" w16du:dateUtc="2026-07-14T16:58:00Z">
                  <w:rPr>
                    <w:rFonts w:ascii="Aptos Narrow" w:eastAsia="Times New Roman" w:hAnsi="Aptos Narrow" w:cs="Calibri"/>
                    <w:sz w:val="18"/>
                    <w:szCs w:val="18"/>
                    <w:lang w:eastAsia="en-GB"/>
                  </w:rPr>
                </w:rPrChange>
              </w:rPr>
              <w:t> </w:t>
            </w:r>
          </w:p>
        </w:tc>
      </w:tr>
    </w:tbl>
    <w:p w14:paraId="2B69DCC1" w14:textId="4E498AF6" w:rsidR="00316E1C" w:rsidRPr="008A34FA" w:rsidRDefault="0015042F" w:rsidP="00E878C3">
      <w:pPr>
        <w:pStyle w:val="Heading1"/>
        <w:numPr>
          <w:ilvl w:val="0"/>
          <w:numId w:val="0"/>
        </w:numPr>
        <w:ind w:left="432" w:hanging="432"/>
      </w:pPr>
      <w:r w:rsidRPr="008A34FA">
        <w:rPr>
          <w:lang w:val="de-DE"/>
        </w:rPr>
        <w:lastRenderedPageBreak/>
        <w:t>Dokumentverlauf</w:t>
      </w:r>
    </w:p>
    <w:tbl>
      <w:tblPr>
        <w:tblpPr w:leftFromText="180" w:rightFromText="180" w:vertAnchor="page" w:horzAnchor="margin" w:tblpY="25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4"/>
        <w:gridCol w:w="1030"/>
        <w:gridCol w:w="5938"/>
        <w:gridCol w:w="1553"/>
      </w:tblGrid>
      <w:tr w:rsidR="00A861F6" w:rsidRPr="00A861F6" w14:paraId="14C57218" w14:textId="77777777" w:rsidTr="00B85247">
        <w:tc>
          <w:tcPr>
            <w:tcW w:w="441" w:type="pct"/>
          </w:tcPr>
          <w:p w14:paraId="11B073CE"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rPr>
              <w:t>Version</w:t>
            </w:r>
            <w:r w:rsidRPr="00A861F6">
              <w:rPr>
                <w:rStyle w:val="eop"/>
                <w:rFonts w:ascii="Aptos Narrow" w:hAnsi="Aptos Narrow" w:cs="Calibri"/>
                <w:color w:val="000000" w:themeColor="text1"/>
              </w:rPr>
              <w:t> </w:t>
            </w:r>
          </w:p>
        </w:tc>
        <w:tc>
          <w:tcPr>
            <w:tcW w:w="551" w:type="pct"/>
          </w:tcPr>
          <w:p w14:paraId="39576227"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Datum</w:t>
            </w:r>
            <w:r w:rsidRPr="00A861F6">
              <w:rPr>
                <w:rStyle w:val="eop"/>
                <w:rFonts w:ascii="Aptos Narrow" w:hAnsi="Aptos Narrow" w:cs="Calibri"/>
                <w:color w:val="000000" w:themeColor="text1"/>
              </w:rPr>
              <w:t> </w:t>
            </w:r>
          </w:p>
        </w:tc>
        <w:tc>
          <w:tcPr>
            <w:tcW w:w="3177" w:type="pct"/>
          </w:tcPr>
          <w:p w14:paraId="685D5479"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Kommentar</w:t>
            </w:r>
            <w:r w:rsidRPr="00A861F6">
              <w:rPr>
                <w:rStyle w:val="eop"/>
                <w:rFonts w:ascii="Aptos Narrow" w:hAnsi="Aptos Narrow" w:cs="Calibri"/>
                <w:color w:val="000000" w:themeColor="text1"/>
              </w:rPr>
              <w:t> </w:t>
            </w:r>
          </w:p>
        </w:tc>
        <w:tc>
          <w:tcPr>
            <w:tcW w:w="831" w:type="pct"/>
          </w:tcPr>
          <w:p w14:paraId="5F7E8BC8"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Verfasser</w:t>
            </w:r>
            <w:r w:rsidRPr="00A861F6">
              <w:rPr>
                <w:rStyle w:val="eop"/>
                <w:rFonts w:ascii="Aptos Narrow" w:hAnsi="Aptos Narrow" w:cs="Calibri"/>
                <w:color w:val="000000" w:themeColor="text1"/>
              </w:rPr>
              <w:t> </w:t>
            </w:r>
          </w:p>
        </w:tc>
      </w:tr>
      <w:tr w:rsidR="00A861F6" w:rsidRPr="00A861F6" w14:paraId="28FA3BC1" w14:textId="77777777" w:rsidTr="00B85247">
        <w:tc>
          <w:tcPr>
            <w:tcW w:w="441" w:type="pct"/>
            <w:vAlign w:val="center"/>
          </w:tcPr>
          <w:p w14:paraId="75B6AE8D"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Fonts w:ascii="Aptos Narrow" w:hAnsi="Aptos Narrow"/>
                <w:b w:val="0"/>
                <w:bCs w:val="0"/>
                <w:color w:val="auto"/>
                <w:lang w:val="de-AT"/>
              </w:rPr>
              <w:t>0.1</w:t>
            </w:r>
          </w:p>
        </w:tc>
        <w:tc>
          <w:tcPr>
            <w:tcW w:w="551" w:type="pct"/>
            <w:vAlign w:val="center"/>
          </w:tcPr>
          <w:p w14:paraId="7C533B06"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28.02.2023</w:t>
            </w:r>
          </w:p>
        </w:tc>
        <w:tc>
          <w:tcPr>
            <w:tcW w:w="3177" w:type="pct"/>
            <w:vAlign w:val="center"/>
          </w:tcPr>
          <w:p w14:paraId="200C5349"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Erster Entwurf</w:t>
            </w:r>
          </w:p>
        </w:tc>
        <w:tc>
          <w:tcPr>
            <w:tcW w:w="831" w:type="pct"/>
            <w:vAlign w:val="center"/>
          </w:tcPr>
          <w:p w14:paraId="13E3E5F9"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Abbas Rizvi</w:t>
            </w:r>
          </w:p>
        </w:tc>
      </w:tr>
      <w:tr w:rsidR="00A861F6" w:rsidRPr="00A861F6" w14:paraId="2F5EC4A4" w14:textId="77777777" w:rsidTr="00B85247">
        <w:tc>
          <w:tcPr>
            <w:tcW w:w="441" w:type="pct"/>
            <w:vAlign w:val="center"/>
          </w:tcPr>
          <w:p w14:paraId="22D31ABB"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lang w:val="de-AT"/>
              </w:rPr>
              <w:t>0.2</w:t>
            </w:r>
          </w:p>
        </w:tc>
        <w:tc>
          <w:tcPr>
            <w:tcW w:w="551" w:type="pct"/>
            <w:vAlign w:val="center"/>
          </w:tcPr>
          <w:p w14:paraId="17B53394"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caps w:val="0"/>
                <w:color w:val="auto"/>
                <w:lang w:val="de-AT"/>
              </w:rPr>
              <w:t>30.3.2023</w:t>
            </w:r>
          </w:p>
        </w:tc>
        <w:tc>
          <w:tcPr>
            <w:tcW w:w="3177" w:type="pct"/>
            <w:vAlign w:val="center"/>
          </w:tcPr>
          <w:p w14:paraId="1D887EB9"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Änderungen vorgenommen:</w:t>
            </w:r>
          </w:p>
          <w:p w14:paraId="18723D66"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2.11: Integration mit Stadler IM für </w:t>
            </w:r>
            <w:r w:rsidRPr="00A861F6">
              <w:rPr>
                <w:rStyle w:val="IntenseEmphasis"/>
                <w:rFonts w:ascii="Aptos Narrow" w:hAnsi="Aptos Narrow" w:cs="Calibri"/>
                <w:bCs w:val="0"/>
                <w:caps w:val="0"/>
                <w:color w:val="000000" w:themeColor="text1"/>
                <w:lang w:val="de-AT"/>
              </w:rPr>
              <w:t>multi-traction</w:t>
            </w:r>
            <w:r w:rsidRPr="00A861F6">
              <w:rPr>
                <w:rStyle w:val="IntenseEmphasis"/>
                <w:rFonts w:ascii="Aptos Narrow" w:hAnsi="Aptos Narrow" w:cs="Calibri"/>
                <w:b/>
                <w:caps w:val="0"/>
                <w:color w:val="000000" w:themeColor="text1"/>
                <w:lang w:val="de-AT"/>
              </w:rPr>
              <w:t xml:space="preserve"> </w:t>
            </w:r>
          </w:p>
          <w:p w14:paraId="71AA42C0"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Kapitel 3.2: STP auf RSTP aktualisiert</w:t>
            </w:r>
          </w:p>
          <w:p w14:paraId="2BCFB1A4"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w:t>
            </w:r>
            <w:r w:rsidRPr="00A861F6">
              <w:rPr>
                <w:rStyle w:val="IntenseEmphasis"/>
                <w:rFonts w:ascii="Aptos Narrow" w:hAnsi="Aptos Narrow" w:cs="Calibri"/>
                <w:bCs w:val="0"/>
                <w:caps w:val="0"/>
                <w:color w:val="000000" w:themeColor="text1"/>
                <w:lang w:val="de-AT"/>
              </w:rPr>
              <w:t>3.6.10</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Engineering</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pages</w:t>
            </w:r>
            <w:r w:rsidRPr="00A861F6">
              <w:rPr>
                <w:rStyle w:val="IntenseEmphasis"/>
                <w:rFonts w:ascii="Aptos Narrow" w:hAnsi="Aptos Narrow" w:cs="Calibri"/>
                <w:b/>
                <w:caps w:val="0"/>
                <w:color w:val="000000" w:themeColor="text1"/>
                <w:lang w:val="de-AT"/>
              </w:rPr>
              <w:t xml:space="preserve">, </w:t>
            </w:r>
            <w:r w:rsidRPr="00A861F6">
              <w:rPr>
                <w:rFonts w:ascii="Aptos Narrow" w:hAnsi="Aptos Narrow" w:cs="Calibri"/>
                <w:b w:val="0"/>
                <w:color w:val="000000" w:themeColor="text1"/>
                <w:spacing w:val="10"/>
                <w:lang w:val="de-AT"/>
              </w:rPr>
              <w:t>um Informationen zur</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multi</w:t>
            </w:r>
            <w:r w:rsidRPr="00A861F6">
              <w:rPr>
                <w:rStyle w:val="IntenseEmphasis"/>
                <w:rFonts w:ascii="Aptos Narrow" w:hAnsi="Aptos Narrow" w:cs="Calibri"/>
                <w:b/>
                <w:caps w:val="0"/>
                <w:color w:val="000000" w:themeColor="text1"/>
                <w:lang w:val="de-AT"/>
              </w:rPr>
              <w:t>-</w:t>
            </w:r>
            <w:r w:rsidRPr="00A861F6">
              <w:rPr>
                <w:rStyle w:val="IntenseEmphasis"/>
                <w:rFonts w:ascii="Aptos Narrow" w:hAnsi="Aptos Narrow" w:cs="Calibri"/>
                <w:bCs w:val="0"/>
                <w:caps w:val="0"/>
                <w:color w:val="000000" w:themeColor="text1"/>
                <w:lang w:val="de-AT"/>
              </w:rPr>
              <w:t>traction</w:t>
            </w:r>
            <w:r w:rsidRPr="00A861F6">
              <w:rPr>
                <w:rStyle w:val="IntenseEmphasis"/>
                <w:rFonts w:ascii="Aptos Narrow" w:hAnsi="Aptos Narrow" w:cs="Calibri"/>
                <w:b/>
                <w:caps w:val="0"/>
                <w:color w:val="000000" w:themeColor="text1"/>
                <w:lang w:val="de-AT"/>
              </w:rPr>
              <w:t xml:space="preserve">, </w:t>
            </w:r>
            <w:r w:rsidRPr="00A861F6">
              <w:rPr>
                <w:rFonts w:ascii="Aptos Narrow" w:hAnsi="Aptos Narrow" w:cs="Calibri"/>
                <w:b w:val="0"/>
                <w:color w:val="000000" w:themeColor="text1"/>
                <w:spacing w:val="10"/>
                <w:lang w:val="de-AT"/>
              </w:rPr>
              <w:t xml:space="preserve">ergänzt  Kapitel </w:t>
            </w:r>
            <w:r w:rsidRPr="00A861F6">
              <w:rPr>
                <w:rStyle w:val="IntenseEmphasis"/>
                <w:rFonts w:ascii="Aptos Narrow" w:hAnsi="Aptos Narrow" w:cs="Calibri"/>
                <w:bCs w:val="0"/>
                <w:caps w:val="0"/>
                <w:color w:val="000000" w:themeColor="text1"/>
                <w:lang w:val="de-AT"/>
              </w:rPr>
              <w:t>5.2</w:t>
            </w:r>
            <w:r w:rsidRPr="00A861F6">
              <w:rPr>
                <w:rFonts w:ascii="Aptos Narrow" w:hAnsi="Aptos Narrow" w:cs="Calibri"/>
                <w:b w:val="0"/>
                <w:color w:val="000000" w:themeColor="text1"/>
                <w:spacing w:val="10"/>
                <w:lang w:val="de-AT"/>
              </w:rPr>
              <w:t xml:space="preserve"> Korrektur des maximalen Stromverbrauchs des VDSrail</w:t>
            </w:r>
            <w:r w:rsidRPr="00A861F6">
              <w:rPr>
                <w:rStyle w:val="IntenseEmphasis"/>
                <w:rFonts w:ascii="Aptos Narrow" w:hAnsi="Aptos Narrow" w:cs="Calibri"/>
                <w:b/>
                <w:caps w:val="0"/>
                <w:color w:val="000000" w:themeColor="text1"/>
                <w:lang w:val="de-AT"/>
              </w:rPr>
              <w:t>-</w:t>
            </w:r>
            <w:r w:rsidRPr="00A861F6">
              <w:rPr>
                <w:rStyle w:val="IntenseEmphasis"/>
                <w:rFonts w:ascii="Aptos Narrow" w:hAnsi="Aptos Narrow" w:cs="Calibri"/>
                <w:bCs w:val="0"/>
                <w:caps w:val="0"/>
                <w:color w:val="000000" w:themeColor="text1"/>
                <w:lang w:val="de-AT"/>
              </w:rPr>
              <w:t>switches</w:t>
            </w:r>
          </w:p>
          <w:p w14:paraId="59DEBE03"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5.7: Optionaler Access Point Ibex-3510 hinzugefügt </w:t>
            </w:r>
          </w:p>
        </w:tc>
        <w:tc>
          <w:tcPr>
            <w:tcW w:w="831" w:type="pct"/>
            <w:vAlign w:val="center"/>
          </w:tcPr>
          <w:p w14:paraId="512C6656"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caps w:val="0"/>
                <w:color w:val="auto"/>
                <w:lang w:val="de-AT"/>
              </w:rPr>
              <w:t>Abbas Rizvi</w:t>
            </w:r>
          </w:p>
        </w:tc>
      </w:tr>
      <w:tr w:rsidR="00A861F6" w:rsidRPr="00A861F6" w14:paraId="2A1A0205" w14:textId="77777777" w:rsidTr="00B85247">
        <w:tc>
          <w:tcPr>
            <w:tcW w:w="441" w:type="pct"/>
            <w:vAlign w:val="center"/>
          </w:tcPr>
          <w:p w14:paraId="61AA816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0.3</w:t>
            </w:r>
          </w:p>
        </w:tc>
        <w:tc>
          <w:tcPr>
            <w:tcW w:w="551" w:type="pct"/>
            <w:vAlign w:val="center"/>
          </w:tcPr>
          <w:p w14:paraId="6533EEC3"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16.05.2023</w:t>
            </w:r>
          </w:p>
        </w:tc>
        <w:tc>
          <w:tcPr>
            <w:tcW w:w="3177" w:type="pct"/>
            <w:vAlign w:val="center"/>
          </w:tcPr>
          <w:p w14:paraId="145BA993"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Dokument aktualisiert, um den Umfang des Standard-NRE-Angebots widerzuspiegeln </w:t>
            </w:r>
          </w:p>
          <w:p w14:paraId="1B85341C"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6 hinzugefügt zur Beschreibung des Umfangs von Standard- und erweiterten Funktionalitäten </w:t>
            </w:r>
          </w:p>
          <w:p w14:paraId="602CE97E"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7 hinzugefügt für den Link zum Funktionstestkatalog </w:t>
            </w:r>
          </w:p>
          <w:p w14:paraId="36066004"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4.3, 4.4 und 4.5 aktualisiert, um fehlende Informationen von Stadler anzugeben </w:t>
            </w:r>
          </w:p>
        </w:tc>
        <w:tc>
          <w:tcPr>
            <w:tcW w:w="831" w:type="pct"/>
            <w:vAlign w:val="center"/>
          </w:tcPr>
          <w:p w14:paraId="2D9E39BE"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tc>
      </w:tr>
      <w:tr w:rsidR="00A861F6" w:rsidRPr="00A861F6" w14:paraId="5B4925E6" w14:textId="77777777" w:rsidTr="00B85247">
        <w:tc>
          <w:tcPr>
            <w:tcW w:w="441" w:type="pct"/>
            <w:vAlign w:val="center"/>
          </w:tcPr>
          <w:p w14:paraId="42CC450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0.4</w:t>
            </w:r>
          </w:p>
        </w:tc>
        <w:tc>
          <w:tcPr>
            <w:tcW w:w="551" w:type="pct"/>
            <w:vAlign w:val="center"/>
          </w:tcPr>
          <w:p w14:paraId="31819EE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14.11.2023</w:t>
            </w:r>
          </w:p>
        </w:tc>
        <w:tc>
          <w:tcPr>
            <w:tcW w:w="3177" w:type="pct"/>
            <w:vAlign w:val="center"/>
          </w:tcPr>
          <w:p w14:paraId="54BA9B1A"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Ins Deutsche übersetzt</w:t>
            </w:r>
          </w:p>
        </w:tc>
        <w:tc>
          <w:tcPr>
            <w:tcW w:w="831" w:type="pct"/>
            <w:vAlign w:val="center"/>
          </w:tcPr>
          <w:p w14:paraId="15DD065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Christopher Kemeter</w:t>
            </w:r>
          </w:p>
        </w:tc>
      </w:tr>
      <w:tr w:rsidR="00A861F6" w:rsidRPr="00A861F6" w14:paraId="0B5A2D01" w14:textId="77777777" w:rsidTr="00B85247">
        <w:trPr>
          <w:trHeight w:val="113"/>
        </w:trPr>
        <w:tc>
          <w:tcPr>
            <w:tcW w:w="441" w:type="pct"/>
            <w:vAlign w:val="center"/>
          </w:tcPr>
          <w:p w14:paraId="203FD0C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0.5</w:t>
            </w:r>
          </w:p>
        </w:tc>
        <w:tc>
          <w:tcPr>
            <w:tcW w:w="551" w:type="pct"/>
            <w:vAlign w:val="center"/>
          </w:tcPr>
          <w:p w14:paraId="4B39558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14.11.2023</w:t>
            </w:r>
          </w:p>
        </w:tc>
        <w:tc>
          <w:tcPr>
            <w:tcW w:w="3177" w:type="pct"/>
            <w:vAlign w:val="center"/>
          </w:tcPr>
          <w:p w14:paraId="71932A2E"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Unterkapitel zu Kapitel 6 hinzugefügt, die zusätzliche Funktionalitäten beschreiben, die als Änderungsauftrag angeboten werden können</w:t>
            </w:r>
          </w:p>
        </w:tc>
        <w:tc>
          <w:tcPr>
            <w:tcW w:w="831" w:type="pct"/>
            <w:vAlign w:val="center"/>
          </w:tcPr>
          <w:p w14:paraId="35C6168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tc>
      </w:tr>
      <w:tr w:rsidR="00A861F6" w:rsidRPr="00A861F6" w14:paraId="509C9345" w14:textId="77777777" w:rsidTr="00B85247">
        <w:trPr>
          <w:trHeight w:val="113"/>
        </w:trPr>
        <w:tc>
          <w:tcPr>
            <w:tcW w:w="441" w:type="pct"/>
            <w:vAlign w:val="center"/>
          </w:tcPr>
          <w:p w14:paraId="1D7D468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0.6</w:t>
            </w:r>
          </w:p>
        </w:tc>
        <w:tc>
          <w:tcPr>
            <w:tcW w:w="551" w:type="pct"/>
            <w:vAlign w:val="center"/>
          </w:tcPr>
          <w:p w14:paraId="6A0831C3"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15.11.2023</w:t>
            </w:r>
          </w:p>
        </w:tc>
        <w:tc>
          <w:tcPr>
            <w:tcW w:w="3177" w:type="pct"/>
            <w:vAlign w:val="center"/>
          </w:tcPr>
          <w:p w14:paraId="5769FBED"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Neues Kapitel ins Deutsche übersetzt</w:t>
            </w:r>
          </w:p>
        </w:tc>
        <w:tc>
          <w:tcPr>
            <w:tcW w:w="831" w:type="pct"/>
            <w:vAlign w:val="center"/>
          </w:tcPr>
          <w:p w14:paraId="17F2972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Christopher Kemeter</w:t>
            </w:r>
          </w:p>
        </w:tc>
      </w:tr>
      <w:tr w:rsidR="00A861F6" w:rsidRPr="00A861F6" w14:paraId="70BEC08F" w14:textId="77777777" w:rsidTr="00B85247">
        <w:trPr>
          <w:trHeight w:val="113"/>
        </w:trPr>
        <w:tc>
          <w:tcPr>
            <w:tcW w:w="441" w:type="pct"/>
            <w:vAlign w:val="center"/>
          </w:tcPr>
          <w:p w14:paraId="21CAA672"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V1.0</w:t>
            </w:r>
          </w:p>
        </w:tc>
        <w:tc>
          <w:tcPr>
            <w:tcW w:w="551" w:type="pct"/>
            <w:vAlign w:val="center"/>
          </w:tcPr>
          <w:p w14:paraId="766017D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16.12.2023</w:t>
            </w:r>
          </w:p>
        </w:tc>
        <w:tc>
          <w:tcPr>
            <w:tcW w:w="3177" w:type="pct"/>
            <w:vAlign w:val="center"/>
          </w:tcPr>
          <w:p w14:paraId="5F8058D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Aktualisierung nach Review mit ÖBB</w:t>
            </w:r>
          </w:p>
        </w:tc>
        <w:tc>
          <w:tcPr>
            <w:tcW w:w="831" w:type="pct"/>
            <w:vAlign w:val="center"/>
          </w:tcPr>
          <w:p w14:paraId="59DC3A8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1746C87B" w14:textId="77777777" w:rsidTr="00B85247">
        <w:trPr>
          <w:trHeight w:val="113"/>
        </w:trPr>
        <w:tc>
          <w:tcPr>
            <w:tcW w:w="441" w:type="pct"/>
            <w:vAlign w:val="center"/>
          </w:tcPr>
          <w:p w14:paraId="60EE1486"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1.1</w:t>
            </w:r>
          </w:p>
        </w:tc>
        <w:tc>
          <w:tcPr>
            <w:tcW w:w="551" w:type="pct"/>
            <w:vAlign w:val="center"/>
          </w:tcPr>
          <w:p w14:paraId="28964C25"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22.12.2023</w:t>
            </w:r>
          </w:p>
        </w:tc>
        <w:tc>
          <w:tcPr>
            <w:tcW w:w="3177" w:type="pct"/>
            <w:vAlign w:val="center"/>
          </w:tcPr>
          <w:p w14:paraId="28F3FDC3" w14:textId="200A7631"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Screenshot der Netzwerkbeschreibung gelöscht und auf „</w:t>
            </w:r>
            <w:r w:rsidRPr="00A861F6">
              <w:rPr>
                <w:rFonts w:ascii="Aptos Narrow" w:hAnsi="Aptos Narrow"/>
                <w:lang w:val="de-AT"/>
              </w:rPr>
              <w:t xml:space="preserve"> </w:t>
            </w:r>
            <w:r w:rsidRPr="00A861F6">
              <w:rPr>
                <w:rFonts w:ascii="Aptos Narrow" w:hAnsi="Aptos Narrow"/>
                <w:b w:val="0"/>
                <w:bCs w:val="0"/>
                <w:color w:val="auto"/>
                <w:lang w:val="de-AT"/>
              </w:rPr>
              <w:t>Do</w:t>
            </w:r>
            <w:ins w:id="14" w:author="Michael Fehlau" w:date="2026-06-23T12:15:00Z" w16du:dateUtc="2026-06-23T10:15:00Z">
              <w:r w:rsidRPr="00A861F6">
                <w:rPr>
                  <w:rFonts w:ascii="Aptos Narrow" w:hAnsi="Aptos Narrow"/>
                  <w:b w:val="0"/>
                  <w:bCs w:val="0"/>
                  <w:color w:val="auto"/>
                  <w:lang w:val="de-AT"/>
                </w:rPr>
                <w:t>S</w:t>
              </w:r>
            </w:ins>
            <w:del w:id="15" w:author="Michael Fehlau" w:date="2026-06-23T12:15:00Z" w16du:dateUtc="2026-06-23T10:15:00Z">
              <w:r w:rsidRPr="00A861F6" w:rsidDel="00DA7994">
                <w:rPr>
                  <w:rFonts w:ascii="Aptos Narrow" w:hAnsi="Aptos Narrow"/>
                  <w:b w:val="0"/>
                  <w:bCs w:val="0"/>
                  <w:color w:val="auto"/>
                  <w:lang w:val="de-AT"/>
                </w:rPr>
                <w:delText>s</w:delText>
              </w:r>
            </w:del>
            <w:r w:rsidRPr="00A861F6">
              <w:rPr>
                <w:rFonts w:ascii="Aptos Narrow" w:hAnsi="Aptos Narrow"/>
                <w:b w:val="0"/>
                <w:bCs w:val="0"/>
                <w:color w:val="auto"/>
                <w:lang w:val="de-AT"/>
              </w:rPr>
              <w:t>to_Neu_Netzwerk Planung“ verwiesen.</w:t>
            </w:r>
          </w:p>
          <w:p w14:paraId="335ADEE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Artikelnr. 1399.99.0303 der Dachantenne auf 1399.99.0133 geändert und NMID entfernt.</w:t>
            </w:r>
          </w:p>
        </w:tc>
        <w:tc>
          <w:tcPr>
            <w:tcW w:w="831" w:type="pct"/>
            <w:vAlign w:val="center"/>
          </w:tcPr>
          <w:p w14:paraId="4026458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418E2235" w14:textId="77777777" w:rsidTr="00B85247">
        <w:trPr>
          <w:trHeight w:val="113"/>
        </w:trPr>
        <w:tc>
          <w:tcPr>
            <w:tcW w:w="441" w:type="pct"/>
            <w:vAlign w:val="center"/>
          </w:tcPr>
          <w:p w14:paraId="1185C82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1.2</w:t>
            </w:r>
          </w:p>
        </w:tc>
        <w:tc>
          <w:tcPr>
            <w:tcW w:w="551" w:type="pct"/>
            <w:vAlign w:val="center"/>
          </w:tcPr>
          <w:p w14:paraId="545BBC0F"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28.12.2023</w:t>
            </w:r>
          </w:p>
        </w:tc>
        <w:tc>
          <w:tcPr>
            <w:tcW w:w="3177" w:type="pct"/>
            <w:vAlign w:val="center"/>
          </w:tcPr>
          <w:p w14:paraId="5E4A610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Artikelnr. 1399.99.0133 der Dachantenne auf 1399.99.0307 geändert.</w:t>
            </w:r>
          </w:p>
        </w:tc>
        <w:tc>
          <w:tcPr>
            <w:tcW w:w="831" w:type="pct"/>
            <w:vAlign w:val="center"/>
          </w:tcPr>
          <w:p w14:paraId="6678C0E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345349B7" w14:textId="77777777" w:rsidTr="00B85247">
        <w:trPr>
          <w:trHeight w:val="113"/>
        </w:trPr>
        <w:tc>
          <w:tcPr>
            <w:tcW w:w="441" w:type="pct"/>
            <w:vAlign w:val="center"/>
          </w:tcPr>
          <w:p w14:paraId="04C32A7E"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1.3</w:t>
            </w:r>
          </w:p>
        </w:tc>
        <w:tc>
          <w:tcPr>
            <w:tcW w:w="551" w:type="pct"/>
            <w:vAlign w:val="center"/>
          </w:tcPr>
          <w:p w14:paraId="4E41D21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25.04.2024</w:t>
            </w:r>
          </w:p>
        </w:tc>
        <w:tc>
          <w:tcPr>
            <w:tcW w:w="3177" w:type="pct"/>
            <w:vAlign w:val="center"/>
          </w:tcPr>
          <w:p w14:paraId="4E252CD8" w14:textId="77777777" w:rsidR="00A861F6" w:rsidRPr="00A861F6" w:rsidRDefault="00A861F6" w:rsidP="00A861F6">
            <w:pPr>
              <w:pStyle w:val="TableParagraph"/>
              <w:spacing w:before="40" w:after="80"/>
              <w:rPr>
                <w:rFonts w:ascii="Aptos Narrow" w:hAnsi="Aptos Narrow"/>
                <w:b w:val="0"/>
                <w:bCs w:val="0"/>
                <w:color w:val="000000" w:themeColor="text1"/>
                <w:lang w:val="de-AT"/>
              </w:rPr>
            </w:pPr>
            <w:r w:rsidRPr="00A861F6">
              <w:rPr>
                <w:rFonts w:ascii="Aptos Narrow" w:hAnsi="Aptos Narrow"/>
                <w:b w:val="0"/>
                <w:bCs w:val="0"/>
                <w:color w:val="000000" w:themeColor="text1"/>
                <w:lang w:val="de-AT"/>
              </w:rPr>
              <w:t>IP/Port-Zuordnung spezifiziert und bereitgestellt</w:t>
            </w:r>
            <w:r w:rsidRPr="00A861F6">
              <w:rPr>
                <w:rFonts w:ascii="Aptos Narrow" w:hAnsi="Aptos Narrow"/>
                <w:b w:val="0"/>
                <w:bCs w:val="0"/>
                <w:color w:val="000000" w:themeColor="text1"/>
                <w:lang w:val="de-AT"/>
              </w:rPr>
              <w:br/>
            </w:r>
            <w:r w:rsidRPr="00A861F6">
              <w:rPr>
                <w:rFonts w:ascii="Aptos Narrow" w:hAnsi="Aptos Narrow"/>
                <w:b w:val="0"/>
                <w:bCs w:val="0"/>
                <w:color w:val="000000" w:themeColor="text1"/>
                <w:lang w:val="de-AT"/>
              </w:rPr>
              <w:br/>
              <w:t>Zugnummern-Zuordnung bereitgestellt</w:t>
            </w:r>
            <w:r w:rsidRPr="00A861F6">
              <w:rPr>
                <w:rFonts w:ascii="Aptos Narrow" w:hAnsi="Aptos Narrow"/>
                <w:b w:val="0"/>
                <w:bCs w:val="0"/>
                <w:color w:val="000000" w:themeColor="text1"/>
                <w:lang w:val="de-AT"/>
              </w:rPr>
              <w:br/>
            </w:r>
          </w:p>
          <w:p w14:paraId="033643AC" w14:textId="77777777" w:rsidR="00A861F6" w:rsidRPr="00A861F6" w:rsidDel="00C92B63" w:rsidRDefault="00A861F6" w:rsidP="00A861F6">
            <w:pPr>
              <w:pStyle w:val="TableParagraph"/>
              <w:spacing w:before="40" w:after="80"/>
              <w:rPr>
                <w:rFonts w:ascii="Aptos Narrow" w:hAnsi="Aptos Narrow"/>
                <w:lang w:val="de-AT"/>
              </w:rPr>
            </w:pPr>
            <w:r w:rsidRPr="00A861F6">
              <w:rPr>
                <w:rFonts w:ascii="Aptos Narrow" w:hAnsi="Aptos Narrow"/>
                <w:b w:val="0"/>
                <w:bCs w:val="0"/>
                <w:color w:val="000000" w:themeColor="text1"/>
                <w:lang w:val="de-AT"/>
              </w:rPr>
              <w:t>Spezifizierte IP-Konfiguration für OBS, ZFR und Firewall wird statisch auf den Geräten konfiguriert</w:t>
            </w:r>
          </w:p>
        </w:tc>
        <w:tc>
          <w:tcPr>
            <w:tcW w:w="831" w:type="pct"/>
            <w:vAlign w:val="center"/>
          </w:tcPr>
          <w:p w14:paraId="53CED1D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p w14:paraId="4055BD7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p>
        </w:tc>
      </w:tr>
      <w:tr w:rsidR="00A861F6" w:rsidRPr="00A861F6" w14:paraId="21514698" w14:textId="77777777" w:rsidTr="00B85247">
        <w:trPr>
          <w:trHeight w:val="113"/>
        </w:trPr>
        <w:tc>
          <w:tcPr>
            <w:tcW w:w="441" w:type="pct"/>
            <w:vAlign w:val="center"/>
          </w:tcPr>
          <w:p w14:paraId="7A3FBB22"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w:t>
            </w:r>
          </w:p>
        </w:tc>
        <w:tc>
          <w:tcPr>
            <w:tcW w:w="551" w:type="pct"/>
            <w:vAlign w:val="center"/>
          </w:tcPr>
          <w:p w14:paraId="79FAF66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03.2025</w:t>
            </w:r>
          </w:p>
        </w:tc>
        <w:tc>
          <w:tcPr>
            <w:tcW w:w="3177" w:type="pct"/>
            <w:vAlign w:val="center"/>
          </w:tcPr>
          <w:p w14:paraId="2BCB6206"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Änderungen vor der endgültigen Kommunikationsmatrix</w:t>
            </w:r>
          </w:p>
        </w:tc>
        <w:tc>
          <w:tcPr>
            <w:tcW w:w="831" w:type="pct"/>
            <w:vAlign w:val="center"/>
          </w:tcPr>
          <w:p w14:paraId="347C5839"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p>
        </w:tc>
      </w:tr>
      <w:tr w:rsidR="00A861F6" w:rsidRPr="00A861F6" w14:paraId="0BC2DF08" w14:textId="77777777" w:rsidTr="00B85247">
        <w:trPr>
          <w:trHeight w:val="113"/>
        </w:trPr>
        <w:tc>
          <w:tcPr>
            <w:tcW w:w="441" w:type="pct"/>
            <w:vAlign w:val="center"/>
          </w:tcPr>
          <w:p w14:paraId="460DFE6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2.0</w:t>
            </w:r>
          </w:p>
        </w:tc>
        <w:tc>
          <w:tcPr>
            <w:tcW w:w="551" w:type="pct"/>
            <w:vAlign w:val="center"/>
          </w:tcPr>
          <w:p w14:paraId="21E660D5"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08.01.2026</w:t>
            </w:r>
          </w:p>
        </w:tc>
        <w:tc>
          <w:tcPr>
            <w:tcW w:w="3177" w:type="pct"/>
            <w:vAlign w:val="center"/>
          </w:tcPr>
          <w:p w14:paraId="1E1D9EE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Bearbeitung vom- Kapitel Einleitung und Netzwerkdienste. Einführung vom Kapitel Anforderungen u. Flotteninformationen.</w:t>
            </w:r>
            <w:r w:rsidRPr="00A861F6">
              <w:rPr>
                <w:rFonts w:ascii="Aptos Narrow" w:hAnsi="Aptos Narrow"/>
                <w:b w:val="0"/>
                <w:bCs w:val="0"/>
                <w:color w:val="auto"/>
                <w:lang w:val="de-AT"/>
              </w:rPr>
              <w:br/>
              <w:t>Verbesserte Beschreibung der Nomad Connect Lösung.</w:t>
            </w:r>
            <w:r w:rsidRPr="00A861F6">
              <w:rPr>
                <w:rFonts w:ascii="Aptos Narrow" w:hAnsi="Aptos Narrow"/>
                <w:b w:val="0"/>
                <w:bCs w:val="0"/>
                <w:color w:val="auto"/>
                <w:lang w:val="de-AT"/>
              </w:rPr>
              <w:br/>
              <w:t>NTP-Informationen bearbeitet.</w:t>
            </w:r>
          </w:p>
        </w:tc>
        <w:tc>
          <w:tcPr>
            <w:tcW w:w="831" w:type="pct"/>
            <w:vAlign w:val="center"/>
          </w:tcPr>
          <w:p w14:paraId="7166B1E0"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r w:rsidRPr="00A861F6">
              <w:rPr>
                <w:rFonts w:ascii="Aptos Narrow" w:hAnsi="Aptos Narrow"/>
                <w:b w:val="0"/>
                <w:bCs w:val="0"/>
                <w:color w:val="auto"/>
                <w:lang w:val="de-AT"/>
              </w:rPr>
              <w:br/>
              <w:t>Derek Abdinor</w:t>
            </w:r>
          </w:p>
        </w:tc>
      </w:tr>
      <w:tr w:rsidR="00A861F6" w:rsidRPr="00A861F6" w14:paraId="71D9FCB2" w14:textId="77777777" w:rsidTr="00B85247">
        <w:tc>
          <w:tcPr>
            <w:tcW w:w="441" w:type="pct"/>
          </w:tcPr>
          <w:p w14:paraId="4DF2E4BC"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3.0</w:t>
            </w:r>
          </w:p>
        </w:tc>
        <w:tc>
          <w:tcPr>
            <w:tcW w:w="551" w:type="pct"/>
          </w:tcPr>
          <w:p w14:paraId="7A3DEE4A"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01.06.2026</w:t>
            </w:r>
          </w:p>
        </w:tc>
        <w:tc>
          <w:tcPr>
            <w:tcW w:w="3177" w:type="pct"/>
          </w:tcPr>
          <w:p w14:paraId="34EB7F99"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Ergänzungen aus Vergleich mit ND-DEL-OBB-021-CRS-001-05-IT-Konzept-DANI: neue Abschnitte zu RSTP-Backbone-Redundanz, Auto-Login (Captive Portal), Fleetview-Reporting. Erweiterte Wagenpositions-/IoB-Funktionstabelle und VLAN-Übersicht mit Services-Spalte.Backend auf MAR5 Home Agents (vmmar5be31–35, TUN-IPs) und den Adressbereich 10.179.0.0/16 aktualisiert. Interne Review-Kommentare entfernt.</w:t>
            </w:r>
          </w:p>
        </w:tc>
        <w:tc>
          <w:tcPr>
            <w:tcW w:w="831" w:type="pct"/>
          </w:tcPr>
          <w:p w14:paraId="498AEE04"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Abbas Rizvi</w:t>
            </w:r>
          </w:p>
        </w:tc>
      </w:tr>
      <w:tr w:rsidR="006436A8" w:rsidRPr="00A861F6" w14:paraId="3C42AD17" w14:textId="77777777" w:rsidTr="00B85247">
        <w:tc>
          <w:tcPr>
            <w:tcW w:w="441" w:type="pct"/>
          </w:tcPr>
          <w:p w14:paraId="5B4DAAE6" w14:textId="22E6283F" w:rsidR="006436A8" w:rsidRPr="00A861F6" w:rsidRDefault="006436A8" w:rsidP="006436A8">
            <w:pPr>
              <w:rPr>
                <w:rFonts w:ascii="Aptos Narrow" w:hAnsi="Aptos Narrow"/>
                <w:sz w:val="16"/>
                <w:szCs w:val="16"/>
              </w:rPr>
            </w:pPr>
            <w:ins w:id="16" w:author="Andrey Fomin" w:date="2026-07-02T10:16:00Z" w16du:dateUtc="2026-07-02T08:16:00Z">
              <w:r>
                <w:rPr>
                  <w:rFonts w:ascii="Aptos Narrow" w:hAnsi="Aptos Narrow"/>
                  <w:sz w:val="16"/>
                  <w:szCs w:val="16"/>
                </w:rPr>
                <w:t>4.0</w:t>
              </w:r>
            </w:ins>
          </w:p>
        </w:tc>
        <w:tc>
          <w:tcPr>
            <w:tcW w:w="551" w:type="pct"/>
          </w:tcPr>
          <w:p w14:paraId="4DA2168A" w14:textId="72A2B547" w:rsidR="006436A8" w:rsidRPr="00A861F6" w:rsidRDefault="006436A8" w:rsidP="006436A8">
            <w:pPr>
              <w:rPr>
                <w:rFonts w:ascii="Aptos Narrow" w:hAnsi="Aptos Narrow"/>
                <w:sz w:val="16"/>
                <w:szCs w:val="16"/>
              </w:rPr>
            </w:pPr>
            <w:ins w:id="17" w:author="Andrey Fomin" w:date="2026-07-02T10:16:00Z" w16du:dateUtc="2026-07-02T08:16:00Z">
              <w:r>
                <w:rPr>
                  <w:rFonts w:ascii="Aptos Narrow" w:hAnsi="Aptos Narrow"/>
                  <w:sz w:val="16"/>
                  <w:szCs w:val="16"/>
                </w:rPr>
                <w:t>01.07.2026</w:t>
              </w:r>
            </w:ins>
          </w:p>
        </w:tc>
        <w:tc>
          <w:tcPr>
            <w:tcW w:w="3177" w:type="pct"/>
          </w:tcPr>
          <w:p w14:paraId="5E4795EE" w14:textId="0BCD382F" w:rsidR="006436A8" w:rsidRPr="00A861F6" w:rsidRDefault="006436A8" w:rsidP="006436A8">
            <w:pPr>
              <w:rPr>
                <w:rFonts w:ascii="Aptos Narrow" w:hAnsi="Aptos Narrow"/>
                <w:sz w:val="16"/>
                <w:szCs w:val="16"/>
              </w:rPr>
            </w:pPr>
            <w:ins w:id="18" w:author="Andrey Fomin" w:date="2026-07-02T10:16:00Z" w16du:dateUtc="2026-07-02T08:16:00Z">
              <w:r>
                <w:rPr>
                  <w:rFonts w:ascii="Aptos Narrow" w:hAnsi="Aptos Narrow"/>
                  <w:sz w:val="16"/>
                  <w:szCs w:val="16"/>
                </w:rPr>
                <w:t>Beantwortung der ÖBB-Kommentare durch Abbas Rizvi inkl. Ergänzungen</w:t>
              </w:r>
            </w:ins>
            <w:ins w:id="19" w:author="Andrey Fomin" w:date="2026-07-03T12:11:00Z" w16du:dateUtc="2026-07-03T10:11:00Z">
              <w:r w:rsidR="006E2F2F">
                <w:rPr>
                  <w:rFonts w:ascii="Aptos Narrow" w:hAnsi="Aptos Narrow"/>
                  <w:sz w:val="16"/>
                  <w:szCs w:val="16"/>
                </w:rPr>
                <w:t xml:space="preserve"> (AP-Kanaleinstellungen, </w:t>
              </w:r>
            </w:ins>
            <w:ins w:id="20" w:author="Andrey Fomin" w:date="2026-07-03T12:12:00Z" w16du:dateUtc="2026-07-03T10:12:00Z">
              <w:r w:rsidR="006E2F2F">
                <w:rPr>
                  <w:rFonts w:ascii="Aptos Narrow" w:hAnsi="Aptos Narrow"/>
                  <w:sz w:val="16"/>
                  <w:szCs w:val="16"/>
                </w:rPr>
                <w:t>Portal Lite Informationen)</w:t>
              </w:r>
            </w:ins>
            <w:ins w:id="21" w:author="Andrey Fomin" w:date="2026-07-02T10:16:00Z" w16du:dateUtc="2026-07-02T08:16:00Z">
              <w:r>
                <w:rPr>
                  <w:rFonts w:ascii="Aptos Narrow" w:hAnsi="Aptos Narrow"/>
                  <w:sz w:val="16"/>
                  <w:szCs w:val="16"/>
                </w:rPr>
                <w:t>. Korrekturlesen durch Michael Fehlau und Andrey Fomin.</w:t>
              </w:r>
            </w:ins>
          </w:p>
        </w:tc>
        <w:tc>
          <w:tcPr>
            <w:tcW w:w="831" w:type="pct"/>
          </w:tcPr>
          <w:p w14:paraId="7B4FB794" w14:textId="1DECC3F6" w:rsidR="006436A8" w:rsidRPr="00A861F6" w:rsidRDefault="006436A8" w:rsidP="006436A8">
            <w:pPr>
              <w:rPr>
                <w:rFonts w:ascii="Aptos Narrow" w:hAnsi="Aptos Narrow"/>
                <w:sz w:val="16"/>
                <w:szCs w:val="16"/>
              </w:rPr>
            </w:pPr>
            <w:ins w:id="22" w:author="Andrey Fomin" w:date="2026-07-02T10:16:00Z" w16du:dateUtc="2026-07-02T08:16:00Z">
              <w:r>
                <w:rPr>
                  <w:rFonts w:ascii="Aptos Narrow" w:hAnsi="Aptos Narrow"/>
                  <w:sz w:val="16"/>
                  <w:szCs w:val="16"/>
                </w:rPr>
                <w:t>Abbas Rizvi</w:t>
              </w:r>
            </w:ins>
          </w:p>
        </w:tc>
      </w:tr>
    </w:tbl>
    <w:p w14:paraId="35A96973" w14:textId="77777777" w:rsidR="000411C1" w:rsidRDefault="000411C1">
      <w:r>
        <w:br w:type="page"/>
      </w:r>
    </w:p>
    <w:p w14:paraId="6B2D72DB" w14:textId="75F372AC" w:rsidR="000C0458" w:rsidRPr="008A34FA" w:rsidRDefault="00805C02" w:rsidP="00E878C3">
      <w:pPr>
        <w:pStyle w:val="Heading1"/>
        <w:numPr>
          <w:ilvl w:val="0"/>
          <w:numId w:val="0"/>
        </w:numPr>
        <w:ind w:left="432" w:hanging="432"/>
      </w:pPr>
      <w:r w:rsidRPr="008A34FA">
        <w:lastRenderedPageBreak/>
        <w:t>Inhaltsverzeichnis</w:t>
      </w:r>
    </w:p>
    <w:sdt>
      <w:sdtPr>
        <w:rPr>
          <w:rFonts w:ascii="Aptos Narrow" w:hAnsi="Aptos Narrow"/>
        </w:rPr>
        <w:id w:val="1234890231"/>
        <w:docPartObj>
          <w:docPartGallery w:val="Table of Contents"/>
          <w:docPartUnique/>
        </w:docPartObj>
      </w:sdtPr>
      <w:sdtEndPr/>
      <w:sdtContent>
        <w:p w14:paraId="27667F23" w14:textId="6424F25D" w:rsidR="005D2654" w:rsidRPr="008A34FA" w:rsidRDefault="0B7E20D7">
          <w:pPr>
            <w:pStyle w:val="TOC1"/>
            <w:rPr>
              <w:rFonts w:ascii="Aptos Narrow" w:eastAsiaTheme="minorEastAsia" w:hAnsi="Aptos Narrow" w:cstheme="minorBidi"/>
              <w:b w:val="0"/>
              <w:bCs w:val="0"/>
              <w:caps w:val="0"/>
              <w:noProof/>
              <w:kern w:val="2"/>
              <w:sz w:val="24"/>
              <w:szCs w:val="24"/>
              <w:lang w:val="en-GB" w:eastAsia="en-GB"/>
              <w14:ligatures w14:val="standardContextual"/>
            </w:rPr>
          </w:pPr>
          <w:r w:rsidRPr="008A34FA">
            <w:rPr>
              <w:rFonts w:ascii="Aptos Narrow" w:hAnsi="Aptos Narrow"/>
            </w:rPr>
            <w:fldChar w:fldCharType="begin"/>
          </w:r>
          <w:r w:rsidRPr="008A34FA">
            <w:rPr>
              <w:rFonts w:ascii="Aptos Narrow" w:hAnsi="Aptos Narrow"/>
            </w:rPr>
            <w:instrText>TOC \o "1-3" \h \z \u</w:instrText>
          </w:r>
          <w:r w:rsidRPr="008A34FA">
            <w:rPr>
              <w:rFonts w:ascii="Aptos Narrow" w:hAnsi="Aptos Narrow"/>
            </w:rPr>
            <w:fldChar w:fldCharType="separate"/>
          </w:r>
          <w:hyperlink w:anchor="_Toc231228550" w:history="1">
            <w:r w:rsidRPr="008A34FA">
              <w:rPr>
                <w:rStyle w:val="Hyperlink"/>
                <w:rFonts w:ascii="Aptos Narrow" w:hAnsi="Aptos Narrow"/>
                <w:noProof/>
              </w:rPr>
              <w:t>1</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rPr>
              <w:t>Einleitung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7</w:t>
            </w:r>
            <w:r w:rsidRPr="008A34FA">
              <w:rPr>
                <w:rFonts w:ascii="Aptos Narrow" w:hAnsi="Aptos Narrow"/>
                <w:noProof/>
                <w:webHidden/>
              </w:rPr>
              <w:fldChar w:fldCharType="end"/>
            </w:r>
          </w:hyperlink>
        </w:p>
        <w:p w14:paraId="222832F0" w14:textId="634AD3D4"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551" w:history="1">
            <w:r w:rsidRPr="008A34FA">
              <w:rPr>
                <w:rStyle w:val="Hyperlink"/>
                <w:rFonts w:ascii="Aptos Narrow" w:hAnsi="Aptos Narrow"/>
                <w:noProof/>
                <w:lang w:eastAsia="ja-JP"/>
              </w:rPr>
              <w:t>2</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ZUGZUSAMMENSTELLUNG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8</w:t>
            </w:r>
            <w:r w:rsidRPr="008A34FA">
              <w:rPr>
                <w:rFonts w:ascii="Aptos Narrow" w:hAnsi="Aptos Narrow"/>
                <w:noProof/>
                <w:webHidden/>
              </w:rPr>
              <w:fldChar w:fldCharType="end"/>
            </w:r>
          </w:hyperlink>
        </w:p>
        <w:p w14:paraId="7B36F721" w14:textId="3F42FBD8"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52" w:history="1">
            <w:r w:rsidRPr="008A34FA">
              <w:rPr>
                <w:rStyle w:val="Hyperlink"/>
                <w:rFonts w:ascii="Aptos Narrow" w:hAnsi="Aptos Narrow"/>
                <w:noProof/>
              </w:rPr>
              <w:t>2.1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Garnitur und Wagen Spezifikationen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8</w:t>
            </w:r>
            <w:r w:rsidRPr="008A34FA">
              <w:rPr>
                <w:rFonts w:ascii="Aptos Narrow" w:hAnsi="Aptos Narrow"/>
                <w:noProof/>
                <w:webHidden/>
              </w:rPr>
              <w:fldChar w:fldCharType="end"/>
            </w:r>
          </w:hyperlink>
        </w:p>
        <w:p w14:paraId="06B393F2" w14:textId="159C4949"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53" w:history="1">
            <w:r w:rsidRPr="008A34FA">
              <w:rPr>
                <w:rStyle w:val="Hyperlink"/>
                <w:rFonts w:ascii="Aptos Narrow" w:hAnsi="Aptos Narrow"/>
                <w:noProof/>
                <w:lang w:bidi="th-TH"/>
              </w:rPr>
              <w:t>2.1.1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Wagenpositionen und IoB-Funktion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9</w:t>
            </w:r>
            <w:r w:rsidRPr="008A34FA">
              <w:rPr>
                <w:rFonts w:ascii="Aptos Narrow" w:hAnsi="Aptos Narrow"/>
                <w:noProof/>
                <w:webHidden/>
              </w:rPr>
              <w:fldChar w:fldCharType="end"/>
            </w:r>
          </w:hyperlink>
        </w:p>
        <w:p w14:paraId="323F4E35" w14:textId="491667F5"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554" w:history="1">
            <w:r w:rsidRPr="008A34FA">
              <w:rPr>
                <w:rStyle w:val="Hyperlink"/>
                <w:rFonts w:ascii="Aptos Narrow" w:hAnsi="Aptos Narrow"/>
                <w:noProof/>
                <w:lang w:eastAsia="ja-JP"/>
              </w:rPr>
              <w:t>3</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Internet on Board Lösung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10</w:t>
            </w:r>
            <w:r w:rsidRPr="008A34FA">
              <w:rPr>
                <w:rFonts w:ascii="Aptos Narrow" w:hAnsi="Aptos Narrow"/>
                <w:noProof/>
                <w:webHidden/>
              </w:rPr>
              <w:fldChar w:fldCharType="end"/>
            </w:r>
          </w:hyperlink>
        </w:p>
        <w:p w14:paraId="41A80FEF" w14:textId="1FE7FFD9"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55" w:history="1">
            <w:r w:rsidRPr="008A34FA">
              <w:rPr>
                <w:rStyle w:val="Hyperlink"/>
                <w:rFonts w:ascii="Aptos Narrow" w:hAnsi="Aptos Narrow"/>
                <w:noProof/>
              </w:rPr>
              <w:t>3.1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Nomad Connect CCU</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11</w:t>
            </w:r>
            <w:r w:rsidRPr="008A34FA">
              <w:rPr>
                <w:rFonts w:ascii="Aptos Narrow" w:hAnsi="Aptos Narrow"/>
                <w:noProof/>
                <w:webHidden/>
              </w:rPr>
              <w:fldChar w:fldCharType="end"/>
            </w:r>
          </w:hyperlink>
        </w:p>
        <w:p w14:paraId="67782501" w14:textId="4634B7E3"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56" w:history="1">
            <w:r w:rsidRPr="008A34FA">
              <w:rPr>
                <w:rStyle w:val="Hyperlink"/>
                <w:rFonts w:ascii="Aptos Narrow" w:hAnsi="Aptos Narrow"/>
                <w:noProof/>
              </w:rPr>
              <w:t>3.2</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Backend</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11</w:t>
            </w:r>
            <w:r w:rsidRPr="008A34FA">
              <w:rPr>
                <w:rFonts w:ascii="Aptos Narrow" w:hAnsi="Aptos Narrow"/>
                <w:noProof/>
                <w:webHidden/>
              </w:rPr>
              <w:fldChar w:fldCharType="end"/>
            </w:r>
          </w:hyperlink>
        </w:p>
        <w:p w14:paraId="073087C2" w14:textId="05F8FB56"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57" w:history="1">
            <w:r w:rsidRPr="008A34FA">
              <w:rPr>
                <w:rStyle w:val="Hyperlink"/>
                <w:rFonts w:ascii="Aptos Narrow" w:hAnsi="Aptos Narrow"/>
                <w:noProof/>
                <w:lang w:val="en-GB" w:bidi="th-TH"/>
              </w:rPr>
              <w:t>3.2.1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Die Zug-Land verbindung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11</w:t>
            </w:r>
            <w:r w:rsidRPr="008A34FA">
              <w:rPr>
                <w:rFonts w:ascii="Aptos Narrow" w:hAnsi="Aptos Narrow"/>
                <w:noProof/>
                <w:webHidden/>
              </w:rPr>
              <w:fldChar w:fldCharType="end"/>
            </w:r>
          </w:hyperlink>
        </w:p>
        <w:p w14:paraId="6BD4E2A2" w14:textId="0683F585"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58" w:history="1">
            <w:r w:rsidRPr="008A34FA">
              <w:rPr>
                <w:rStyle w:val="Hyperlink"/>
                <w:rFonts w:ascii="Aptos Narrow" w:hAnsi="Aptos Narrow"/>
                <w:noProof/>
                <w:lang w:val="en-GB" w:eastAsia="en-GB" w:bidi="th-TH"/>
              </w:rPr>
              <w:t>3.2.2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OEBB NOC Details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12</w:t>
            </w:r>
            <w:r w:rsidRPr="008A34FA">
              <w:rPr>
                <w:rFonts w:ascii="Aptos Narrow" w:hAnsi="Aptos Narrow"/>
                <w:noProof/>
                <w:webHidden/>
              </w:rPr>
              <w:fldChar w:fldCharType="end"/>
            </w:r>
          </w:hyperlink>
        </w:p>
        <w:p w14:paraId="610753CA" w14:textId="2256D832"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59" w:history="1">
            <w:r w:rsidRPr="008A34FA">
              <w:rPr>
                <w:rStyle w:val="Hyperlink"/>
                <w:rFonts w:ascii="Aptos Narrow" w:hAnsi="Aptos Narrow"/>
                <w:noProof/>
              </w:rPr>
              <w:t>3.3</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Portal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_Toc231228559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13</w:t>
            </w:r>
            <w:r w:rsidRPr="008A34FA">
              <w:rPr>
                <w:rFonts w:ascii="Aptos Narrow" w:hAnsi="Aptos Narrow"/>
                <w:noProof/>
                <w:webHidden/>
              </w:rPr>
              <w:fldChar w:fldCharType="end"/>
            </w:r>
          </w:hyperlink>
        </w:p>
        <w:p w14:paraId="71265ECC" w14:textId="78B0C1EA"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0" w:history="1">
            <w:r w:rsidRPr="008A34FA">
              <w:rPr>
                <w:rStyle w:val="Hyperlink"/>
                <w:rFonts w:ascii="Aptos Narrow" w:hAnsi="Aptos Narrow"/>
                <w:noProof/>
                <w:lang w:eastAsia="en-GB" w:bidi="th-TH"/>
              </w:rPr>
              <w:t>3.3.1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Portal Lite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15</w:t>
            </w:r>
            <w:r w:rsidRPr="008A34FA">
              <w:rPr>
                <w:rFonts w:ascii="Aptos Narrow" w:hAnsi="Aptos Narrow"/>
                <w:noProof/>
                <w:webHidden/>
              </w:rPr>
              <w:fldChar w:fldCharType="end"/>
            </w:r>
          </w:hyperlink>
        </w:p>
        <w:p w14:paraId="680F9FF5" w14:textId="5C41D75D"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61" w:history="1">
            <w:r w:rsidRPr="008A34FA">
              <w:rPr>
                <w:rStyle w:val="Hyperlink"/>
                <w:rFonts w:ascii="Aptos Narrow" w:hAnsi="Aptos Narrow"/>
                <w:noProof/>
              </w:rPr>
              <w:t>3.4</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Auto-Login (Captive Portal)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16</w:t>
            </w:r>
            <w:r w:rsidRPr="008A34FA">
              <w:rPr>
                <w:rFonts w:ascii="Aptos Narrow" w:hAnsi="Aptos Narrow"/>
                <w:noProof/>
                <w:webHidden/>
              </w:rPr>
              <w:fldChar w:fldCharType="end"/>
            </w:r>
          </w:hyperlink>
        </w:p>
        <w:p w14:paraId="3A7870EA" w14:textId="636D30EC"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2" w:history="1">
            <w:r w:rsidRPr="008A34FA">
              <w:rPr>
                <w:rStyle w:val="Hyperlink"/>
                <w:rFonts w:ascii="Aptos Narrow" w:hAnsi="Aptos Narrow"/>
                <w:noProof/>
                <w:lang w:bidi="th-TH"/>
              </w:rPr>
              <w:t>3.4.1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Funktionsweise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16</w:t>
            </w:r>
            <w:r w:rsidRPr="008A34FA">
              <w:rPr>
                <w:rFonts w:ascii="Aptos Narrow" w:hAnsi="Aptos Narrow"/>
                <w:noProof/>
                <w:webHidden/>
              </w:rPr>
              <w:fldChar w:fldCharType="end"/>
            </w:r>
          </w:hyperlink>
        </w:p>
        <w:p w14:paraId="3990A4F6" w14:textId="24A1BA0C"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3" w:history="1">
            <w:r w:rsidRPr="008A34FA">
              <w:rPr>
                <w:rStyle w:val="Hyperlink"/>
                <w:rFonts w:ascii="Aptos Narrow" w:hAnsi="Aptos Narrow"/>
                <w:noProof/>
                <w:lang w:bidi="th-TH"/>
              </w:rPr>
              <w:t>3.4.2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Datenschutz (DSGVO)</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16</w:t>
            </w:r>
            <w:r w:rsidRPr="008A34FA">
              <w:rPr>
                <w:rFonts w:ascii="Aptos Narrow" w:hAnsi="Aptos Narrow"/>
                <w:noProof/>
                <w:webHidden/>
              </w:rPr>
              <w:fldChar w:fldCharType="end"/>
            </w:r>
          </w:hyperlink>
        </w:p>
        <w:p w14:paraId="7D15570B" w14:textId="060B0B3F"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4" w:history="1">
            <w:r w:rsidRPr="008A34FA">
              <w:rPr>
                <w:rStyle w:val="Hyperlink"/>
                <w:rFonts w:ascii="Aptos Narrow" w:hAnsi="Aptos Narrow"/>
                <w:noProof/>
                <w:lang w:bidi="th-TH"/>
              </w:rPr>
              <w:t>3.4.3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Konfigurierbare Parameter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16</w:t>
            </w:r>
            <w:r w:rsidRPr="008A34FA">
              <w:rPr>
                <w:rFonts w:ascii="Aptos Narrow" w:hAnsi="Aptos Narrow"/>
                <w:noProof/>
                <w:webHidden/>
              </w:rPr>
              <w:fldChar w:fldCharType="end"/>
            </w:r>
          </w:hyperlink>
        </w:p>
        <w:p w14:paraId="36B92D7E" w14:textId="54880CA2"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5" w:history="1">
            <w:r w:rsidRPr="008A34FA">
              <w:rPr>
                <w:rStyle w:val="Hyperlink"/>
                <w:rFonts w:ascii="Aptos Narrow" w:hAnsi="Aptos Narrow"/>
                <w:noProof/>
                <w:lang w:bidi="th-TH"/>
              </w:rPr>
              <w:t>3.4.4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Abgrenzung: Auto-Login bei Failover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17</w:t>
            </w:r>
            <w:r w:rsidRPr="008A34FA">
              <w:rPr>
                <w:rFonts w:ascii="Aptos Narrow" w:hAnsi="Aptos Narrow"/>
                <w:noProof/>
                <w:webHidden/>
              </w:rPr>
              <w:fldChar w:fldCharType="end"/>
            </w:r>
          </w:hyperlink>
        </w:p>
        <w:p w14:paraId="79131535" w14:textId="3CA17487"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66" w:history="1">
            <w:r w:rsidRPr="008A34FA">
              <w:rPr>
                <w:rStyle w:val="Hyperlink"/>
                <w:rFonts w:ascii="Aptos Narrow" w:hAnsi="Aptos Narrow"/>
                <w:noProof/>
              </w:rPr>
              <w:t>3.5</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Monitoring - NMS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17</w:t>
            </w:r>
            <w:r w:rsidRPr="008A34FA">
              <w:rPr>
                <w:rFonts w:ascii="Aptos Narrow" w:hAnsi="Aptos Narrow"/>
                <w:noProof/>
                <w:webHidden/>
              </w:rPr>
              <w:fldChar w:fldCharType="end"/>
            </w:r>
          </w:hyperlink>
        </w:p>
        <w:p w14:paraId="6C219BAC" w14:textId="3711F01B"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7" w:history="1">
            <w:r w:rsidRPr="008A34FA">
              <w:rPr>
                <w:rStyle w:val="Hyperlink"/>
                <w:rFonts w:ascii="Aptos Narrow" w:hAnsi="Aptos Narrow"/>
                <w:noProof/>
                <w:lang w:val="en-GB" w:eastAsia="en-GB" w:bidi="th-TH"/>
              </w:rPr>
              <w:t>3.5.1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Geolokalisierung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17</w:t>
            </w:r>
            <w:r w:rsidRPr="008A34FA">
              <w:rPr>
                <w:rFonts w:ascii="Aptos Narrow" w:hAnsi="Aptos Narrow"/>
                <w:noProof/>
                <w:webHidden/>
              </w:rPr>
              <w:fldChar w:fldCharType="end"/>
            </w:r>
          </w:hyperlink>
        </w:p>
        <w:p w14:paraId="605DF46B" w14:textId="7E63E946"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68" w:history="1">
            <w:r w:rsidRPr="008A34FA">
              <w:rPr>
                <w:rStyle w:val="Hyperlink"/>
                <w:rFonts w:ascii="Aptos Narrow" w:hAnsi="Aptos Narrow"/>
                <w:noProof/>
              </w:rPr>
              <w:t>3.6</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Engineering pages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18</w:t>
            </w:r>
            <w:r w:rsidRPr="008A34FA">
              <w:rPr>
                <w:rFonts w:ascii="Aptos Narrow" w:hAnsi="Aptos Narrow"/>
                <w:noProof/>
                <w:webHidden/>
              </w:rPr>
              <w:fldChar w:fldCharType="end"/>
            </w:r>
          </w:hyperlink>
        </w:p>
        <w:p w14:paraId="0F768C1C" w14:textId="454DD70D"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69" w:history="1">
            <w:r w:rsidRPr="008A34FA">
              <w:rPr>
                <w:rStyle w:val="Hyperlink"/>
                <w:rFonts w:ascii="Aptos Narrow" w:hAnsi="Aptos Narrow"/>
                <w:noProof/>
                <w:lang w:val="en-GB" w:eastAsia="en-GB" w:bidi="th-TH"/>
              </w:rPr>
              <w:t>3.6.1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Landing page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_Toc231228569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18</w:t>
            </w:r>
            <w:r w:rsidRPr="008A34FA">
              <w:rPr>
                <w:rFonts w:ascii="Aptos Narrow" w:hAnsi="Aptos Narrow"/>
                <w:noProof/>
                <w:webHidden/>
              </w:rPr>
              <w:fldChar w:fldCharType="end"/>
            </w:r>
          </w:hyperlink>
        </w:p>
        <w:p w14:paraId="51E9BC7A" w14:textId="6B3081AA"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0" w:history="1">
            <w:r w:rsidRPr="008A34FA">
              <w:rPr>
                <w:rStyle w:val="Hyperlink"/>
                <w:rFonts w:ascii="Aptos Narrow" w:hAnsi="Aptos Narrow"/>
                <w:noProof/>
                <w:lang w:val="en-GB" w:eastAsia="en-GB" w:bidi="th-TH"/>
              </w:rPr>
              <w:t>3.6.2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Zugidentifikation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19</w:t>
            </w:r>
            <w:r w:rsidRPr="008A34FA">
              <w:rPr>
                <w:rFonts w:ascii="Aptos Narrow" w:hAnsi="Aptos Narrow"/>
                <w:noProof/>
                <w:webHidden/>
              </w:rPr>
              <w:fldChar w:fldCharType="end"/>
            </w:r>
          </w:hyperlink>
        </w:p>
        <w:p w14:paraId="0EF077E7" w14:textId="6490D741"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1" w:history="1">
            <w:r w:rsidRPr="008A34FA">
              <w:rPr>
                <w:rStyle w:val="Hyperlink"/>
                <w:rFonts w:ascii="Aptos Narrow" w:hAnsi="Aptos Narrow"/>
                <w:noProof/>
                <w:lang w:val="en-GB" w:eastAsia="en-GB" w:bidi="th-TH"/>
              </w:rPr>
              <w:t>3.6.3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CCU</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19</w:t>
            </w:r>
            <w:r w:rsidRPr="008A34FA">
              <w:rPr>
                <w:rFonts w:ascii="Aptos Narrow" w:hAnsi="Aptos Narrow"/>
                <w:noProof/>
                <w:webHidden/>
              </w:rPr>
              <w:fldChar w:fldCharType="end"/>
            </w:r>
          </w:hyperlink>
        </w:p>
        <w:p w14:paraId="3A349BC1" w14:textId="1CEB5E64"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2" w:history="1">
            <w:r w:rsidRPr="008A34FA">
              <w:rPr>
                <w:rStyle w:val="Hyperlink"/>
                <w:rFonts w:ascii="Aptos Narrow" w:hAnsi="Aptos Narrow"/>
                <w:noProof/>
                <w:lang w:val="en-GB" w:eastAsia="en-GB" w:bidi="th-TH"/>
              </w:rPr>
              <w:t>3.6.4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Modems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20</w:t>
            </w:r>
            <w:r w:rsidRPr="008A34FA">
              <w:rPr>
                <w:rFonts w:ascii="Aptos Narrow" w:hAnsi="Aptos Narrow"/>
                <w:noProof/>
                <w:webHidden/>
              </w:rPr>
              <w:fldChar w:fldCharType="end"/>
            </w:r>
          </w:hyperlink>
        </w:p>
        <w:p w14:paraId="0F4815DB" w14:textId="2ABD7924"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73" w:history="1">
            <w:r w:rsidRPr="008A34FA">
              <w:rPr>
                <w:rStyle w:val="Hyperlink"/>
                <w:rFonts w:ascii="Aptos Narrow" w:hAnsi="Aptos Narrow"/>
                <w:noProof/>
                <w:lang w:val="en-GB"/>
              </w:rPr>
              <w:t>3.7</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GPS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20</w:t>
            </w:r>
            <w:r w:rsidRPr="008A34FA">
              <w:rPr>
                <w:rFonts w:ascii="Aptos Narrow" w:hAnsi="Aptos Narrow"/>
                <w:noProof/>
                <w:webHidden/>
              </w:rPr>
              <w:fldChar w:fldCharType="end"/>
            </w:r>
          </w:hyperlink>
        </w:p>
        <w:p w14:paraId="5B7B24C2" w14:textId="5A3DDCA9"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4" w:history="1">
            <w:r w:rsidRPr="008A34FA">
              <w:rPr>
                <w:rStyle w:val="Hyperlink"/>
                <w:rFonts w:ascii="Aptos Narrow" w:hAnsi="Aptos Narrow"/>
                <w:noProof/>
                <w:lang w:val="en-GB" w:eastAsia="en-GB" w:bidi="th-TH"/>
              </w:rPr>
              <w:t>3.7.1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On-board netzwerk</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20</w:t>
            </w:r>
            <w:r w:rsidRPr="008A34FA">
              <w:rPr>
                <w:rFonts w:ascii="Aptos Narrow" w:hAnsi="Aptos Narrow"/>
                <w:noProof/>
                <w:webHidden/>
              </w:rPr>
              <w:fldChar w:fldCharType="end"/>
            </w:r>
          </w:hyperlink>
        </w:p>
        <w:p w14:paraId="1E3E1B24" w14:textId="4CE7C13C"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5" w:history="1">
            <w:r w:rsidRPr="008A34FA">
              <w:rPr>
                <w:rStyle w:val="Hyperlink"/>
                <w:rFonts w:ascii="Aptos Narrow" w:hAnsi="Aptos Narrow"/>
                <w:noProof/>
                <w:lang w:val="en-GB" w:eastAsia="en-GB" w:bidi="th-TH"/>
              </w:rPr>
              <w:t>3.7.2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VLAN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21</w:t>
            </w:r>
            <w:r w:rsidRPr="008A34FA">
              <w:rPr>
                <w:rFonts w:ascii="Aptos Narrow" w:hAnsi="Aptos Narrow"/>
                <w:noProof/>
                <w:webHidden/>
              </w:rPr>
              <w:fldChar w:fldCharType="end"/>
            </w:r>
          </w:hyperlink>
        </w:p>
        <w:p w14:paraId="4FA406CC" w14:textId="2C2F6ED8"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6" w:history="1">
            <w:r w:rsidRPr="008A34FA">
              <w:rPr>
                <w:rStyle w:val="Hyperlink"/>
                <w:rFonts w:ascii="Aptos Narrow" w:hAnsi="Aptos Narrow"/>
                <w:noProof/>
                <w:lang w:val="en-GB" w:eastAsia="en-GB" w:bidi="th-TH"/>
              </w:rPr>
              <w:t>3.7.3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Backend</w:t>
            </w:r>
            <w:r w:rsidRPr="008A34FA">
              <w:rPr>
                <w:rStyle w:val="Hyperlink"/>
                <w:rFonts w:ascii="Aptos Narrow" w:hAnsi="Aptos Narrow"/>
                <w:noProof/>
                <w:lang w:val="en-GB" w:eastAsia="en-GB" w:bidi="th-TH"/>
              </w:rPr>
              <w:t>-</w:t>
            </w:r>
            <w:r w:rsidRPr="008A34FA">
              <w:rPr>
                <w:rStyle w:val="Hyperlink"/>
                <w:rFonts w:ascii="Aptos Narrow" w:hAnsi="Aptos Narrow"/>
                <w:noProof/>
                <w:lang w:eastAsia="en-GB" w:bidi="th-TH"/>
              </w:rPr>
              <w:t>informationEN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21</w:t>
            </w:r>
            <w:r w:rsidRPr="008A34FA">
              <w:rPr>
                <w:rFonts w:ascii="Aptos Narrow" w:hAnsi="Aptos Narrow"/>
                <w:noProof/>
                <w:webHidden/>
              </w:rPr>
              <w:fldChar w:fldCharType="end"/>
            </w:r>
          </w:hyperlink>
        </w:p>
        <w:p w14:paraId="62A5AE54" w14:textId="747DCA15"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7" w:history="1">
            <w:r w:rsidRPr="008A34FA">
              <w:rPr>
                <w:rStyle w:val="Hyperlink"/>
                <w:rFonts w:ascii="Aptos Narrow" w:hAnsi="Aptos Narrow"/>
                <w:noProof/>
                <w:lang w:val="en-GB" w:eastAsia="en-GB" w:bidi="th-TH"/>
              </w:rPr>
              <w:t>3.7.4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Actions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21</w:t>
            </w:r>
            <w:r w:rsidRPr="008A34FA">
              <w:rPr>
                <w:rFonts w:ascii="Aptos Narrow" w:hAnsi="Aptos Narrow"/>
                <w:noProof/>
                <w:webHidden/>
              </w:rPr>
              <w:fldChar w:fldCharType="end"/>
            </w:r>
          </w:hyperlink>
        </w:p>
        <w:p w14:paraId="091DADC7" w14:textId="5C62F6AE"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78" w:history="1">
            <w:r w:rsidRPr="008A34FA">
              <w:rPr>
                <w:rStyle w:val="Hyperlink"/>
                <w:rFonts w:ascii="Aptos Narrow" w:hAnsi="Aptos Narrow"/>
                <w:noProof/>
                <w:lang w:val="en-GB"/>
              </w:rPr>
              <w:t>3.8</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Security</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22</w:t>
            </w:r>
            <w:r w:rsidRPr="008A34FA">
              <w:rPr>
                <w:rFonts w:ascii="Aptos Narrow" w:hAnsi="Aptos Narrow"/>
                <w:noProof/>
                <w:webHidden/>
              </w:rPr>
              <w:fldChar w:fldCharType="end"/>
            </w:r>
          </w:hyperlink>
        </w:p>
        <w:p w14:paraId="52A055ED" w14:textId="6788EBA7"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79" w:history="1">
            <w:r w:rsidRPr="008A34FA">
              <w:rPr>
                <w:rStyle w:val="Hyperlink"/>
                <w:rFonts w:ascii="Aptos Narrow" w:hAnsi="Aptos Narrow"/>
                <w:noProof/>
                <w:lang w:val="en-GB" w:eastAsia="en-GB" w:bidi="th-TH"/>
              </w:rPr>
              <w:t>3.8.1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Verschlüsselung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_Toc231228579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22</w:t>
            </w:r>
            <w:r w:rsidRPr="008A34FA">
              <w:rPr>
                <w:rFonts w:ascii="Aptos Narrow" w:hAnsi="Aptos Narrow"/>
                <w:noProof/>
                <w:webHidden/>
              </w:rPr>
              <w:fldChar w:fldCharType="end"/>
            </w:r>
          </w:hyperlink>
        </w:p>
        <w:p w14:paraId="6C0D4C7F" w14:textId="5018E23F"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80" w:history="1">
            <w:r w:rsidRPr="008A34FA">
              <w:rPr>
                <w:rStyle w:val="Hyperlink"/>
                <w:rFonts w:ascii="Aptos Narrow" w:hAnsi="Aptos Narrow"/>
                <w:noProof/>
                <w:lang w:val="en-GB" w:eastAsia="en-GB" w:bidi="th-TH"/>
              </w:rPr>
              <w:t>3.8.2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Firewalling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22</w:t>
            </w:r>
            <w:r w:rsidRPr="008A34FA">
              <w:rPr>
                <w:rFonts w:ascii="Aptos Narrow" w:hAnsi="Aptos Narrow"/>
                <w:noProof/>
                <w:webHidden/>
              </w:rPr>
              <w:fldChar w:fldCharType="end"/>
            </w:r>
          </w:hyperlink>
        </w:p>
        <w:p w14:paraId="553C9773" w14:textId="2205A0B8"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81" w:history="1">
            <w:r w:rsidRPr="008A34FA">
              <w:rPr>
                <w:rStyle w:val="Hyperlink"/>
                <w:rFonts w:ascii="Aptos Narrow" w:hAnsi="Aptos Narrow"/>
                <w:noProof/>
                <w:lang w:val="en-GB" w:eastAsia="en-GB" w:bidi="th-TH"/>
              </w:rPr>
              <w:t>3.8.3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CCU</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22</w:t>
            </w:r>
            <w:r w:rsidRPr="008A34FA">
              <w:rPr>
                <w:rFonts w:ascii="Aptos Narrow" w:hAnsi="Aptos Narrow"/>
                <w:noProof/>
                <w:webHidden/>
              </w:rPr>
              <w:fldChar w:fldCharType="end"/>
            </w:r>
          </w:hyperlink>
        </w:p>
        <w:p w14:paraId="108B0599" w14:textId="31F97A55"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82" w:history="1">
            <w:r w:rsidRPr="008A34FA">
              <w:rPr>
                <w:rStyle w:val="Hyperlink"/>
                <w:rFonts w:ascii="Aptos Narrow" w:hAnsi="Aptos Narrow"/>
                <w:noProof/>
                <w:lang w:bidi="th-TH"/>
              </w:rPr>
              <w:t>3.8.4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Customer Data Center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22</w:t>
            </w:r>
            <w:r w:rsidRPr="008A34FA">
              <w:rPr>
                <w:rFonts w:ascii="Aptos Narrow" w:hAnsi="Aptos Narrow"/>
                <w:noProof/>
                <w:webHidden/>
              </w:rPr>
              <w:fldChar w:fldCharType="end"/>
            </w:r>
          </w:hyperlink>
        </w:p>
        <w:p w14:paraId="40628ADC" w14:textId="2E54F2ED"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83" w:history="1">
            <w:r w:rsidRPr="008A34FA">
              <w:rPr>
                <w:rStyle w:val="Hyperlink"/>
                <w:rFonts w:ascii="Aptos Narrow" w:hAnsi="Aptos Narrow"/>
                <w:noProof/>
                <w:lang w:val="en-GB" w:eastAsia="en-GB" w:bidi="th-TH"/>
              </w:rPr>
              <w:t>3.8.5</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en-GB" w:eastAsia="en-GB" w:bidi="th-TH"/>
              </w:rPr>
              <w:t>Netzwerkkonfigurationsmanagement</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23</w:t>
            </w:r>
            <w:r w:rsidRPr="008A34FA">
              <w:rPr>
                <w:rFonts w:ascii="Aptos Narrow" w:hAnsi="Aptos Narrow"/>
                <w:noProof/>
                <w:webHidden/>
              </w:rPr>
              <w:fldChar w:fldCharType="end"/>
            </w:r>
          </w:hyperlink>
        </w:p>
        <w:p w14:paraId="1F75F051" w14:textId="4E4E7AF9"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84" w:history="1">
            <w:r w:rsidRPr="008A34FA">
              <w:rPr>
                <w:rStyle w:val="Hyperlink"/>
                <w:rFonts w:ascii="Aptos Narrow" w:hAnsi="Aptos Narrow"/>
                <w:noProof/>
                <w:lang w:val="en-GB" w:eastAsia="en-GB" w:bidi="th-TH"/>
              </w:rPr>
              <w:t>3.8.6</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en-GB" w:bidi="th-TH"/>
              </w:rPr>
              <w:t>Management</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23</w:t>
            </w:r>
            <w:r w:rsidRPr="008A34FA">
              <w:rPr>
                <w:rFonts w:ascii="Aptos Narrow" w:hAnsi="Aptos Narrow"/>
                <w:noProof/>
                <w:webHidden/>
              </w:rPr>
              <w:fldChar w:fldCharType="end"/>
            </w:r>
          </w:hyperlink>
        </w:p>
        <w:p w14:paraId="0A911777" w14:textId="5FA4E822"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585" w:history="1">
            <w:r w:rsidRPr="008A34FA">
              <w:rPr>
                <w:rStyle w:val="Hyperlink"/>
                <w:rFonts w:ascii="Aptos Narrow" w:hAnsi="Aptos Narrow"/>
                <w:noProof/>
              </w:rPr>
              <w:t>4</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rPr>
              <w:t>Fleetview – Reporting und Analyse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25</w:t>
            </w:r>
            <w:r w:rsidRPr="008A34FA">
              <w:rPr>
                <w:rFonts w:ascii="Aptos Narrow" w:hAnsi="Aptos Narrow"/>
                <w:noProof/>
                <w:webHidden/>
              </w:rPr>
              <w:fldChar w:fldCharType="end"/>
            </w:r>
          </w:hyperlink>
        </w:p>
        <w:p w14:paraId="7B3DE101" w14:textId="0E326E57"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86" w:history="1">
            <w:r w:rsidRPr="008A34FA">
              <w:rPr>
                <w:rStyle w:val="Hyperlink"/>
                <w:rFonts w:ascii="Aptos Narrow" w:hAnsi="Aptos Narrow"/>
                <w:noProof/>
              </w:rPr>
              <w:t>4.1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Funktionsumfang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25</w:t>
            </w:r>
            <w:r w:rsidRPr="008A34FA">
              <w:rPr>
                <w:rFonts w:ascii="Aptos Narrow" w:hAnsi="Aptos Narrow"/>
                <w:noProof/>
                <w:webHidden/>
              </w:rPr>
              <w:fldChar w:fldCharType="end"/>
            </w:r>
          </w:hyperlink>
        </w:p>
        <w:p w14:paraId="0FEDED16" w14:textId="3B22FD53"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87" w:history="1">
            <w:r w:rsidRPr="008A34FA">
              <w:rPr>
                <w:rStyle w:val="Hyperlink"/>
                <w:rFonts w:ascii="Aptos Narrow" w:hAnsi="Aptos Narrow"/>
                <w:noProof/>
              </w:rPr>
              <w:t>4.2</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Datenquellen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25</w:t>
            </w:r>
            <w:r w:rsidRPr="008A34FA">
              <w:rPr>
                <w:rFonts w:ascii="Aptos Narrow" w:hAnsi="Aptos Narrow"/>
                <w:noProof/>
                <w:webHidden/>
              </w:rPr>
              <w:fldChar w:fldCharType="end"/>
            </w:r>
          </w:hyperlink>
        </w:p>
        <w:p w14:paraId="35AD1313" w14:textId="382706B7"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88" w:history="1">
            <w:r w:rsidRPr="008A34FA">
              <w:rPr>
                <w:rStyle w:val="Hyperlink"/>
                <w:rFonts w:ascii="Aptos Narrow" w:hAnsi="Aptos Narrow"/>
                <w:noProof/>
              </w:rPr>
              <w:t>4.3</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Benutzeroberfläche und Zugriff</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25</w:t>
            </w:r>
            <w:r w:rsidRPr="008A34FA">
              <w:rPr>
                <w:rFonts w:ascii="Aptos Narrow" w:hAnsi="Aptos Narrow"/>
                <w:noProof/>
                <w:webHidden/>
              </w:rPr>
              <w:fldChar w:fldCharType="end"/>
            </w:r>
          </w:hyperlink>
        </w:p>
        <w:p w14:paraId="4BC18E94" w14:textId="547AD096"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89" w:history="1">
            <w:r w:rsidRPr="008A34FA">
              <w:rPr>
                <w:rStyle w:val="Hyperlink"/>
                <w:rFonts w:ascii="Aptos Narrow" w:hAnsi="Aptos Narrow"/>
                <w:noProof/>
              </w:rPr>
              <w:t>4.4</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Datenexport und Schnittstellen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_Toc231228589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25</w:t>
            </w:r>
            <w:r w:rsidRPr="008A34FA">
              <w:rPr>
                <w:rFonts w:ascii="Aptos Narrow" w:hAnsi="Aptos Narrow"/>
                <w:noProof/>
                <w:webHidden/>
              </w:rPr>
              <w:fldChar w:fldCharType="end"/>
            </w:r>
          </w:hyperlink>
        </w:p>
        <w:p w14:paraId="5B8792F7" w14:textId="690A9885"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90" w:history="1">
            <w:r w:rsidRPr="008A34FA">
              <w:rPr>
                <w:rStyle w:val="Hyperlink"/>
                <w:rFonts w:ascii="Aptos Narrow" w:hAnsi="Aptos Narrow"/>
                <w:noProof/>
              </w:rPr>
              <w:t>4.5</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Aufbewahrung historischer Daten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26</w:t>
            </w:r>
            <w:r w:rsidRPr="008A34FA">
              <w:rPr>
                <w:rFonts w:ascii="Aptos Narrow" w:hAnsi="Aptos Narrow"/>
                <w:noProof/>
                <w:webHidden/>
              </w:rPr>
              <w:fldChar w:fldCharType="end"/>
            </w:r>
          </w:hyperlink>
        </w:p>
        <w:p w14:paraId="7B1DE757" w14:textId="07A4EB2A"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591" w:history="1">
            <w:r w:rsidRPr="008A34FA">
              <w:rPr>
                <w:rStyle w:val="Hyperlink"/>
                <w:rFonts w:ascii="Aptos Narrow" w:hAnsi="Aptos Narrow"/>
                <w:noProof/>
                <w:lang w:eastAsia="ja-JP"/>
              </w:rPr>
              <w:t>5</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Netzwerkarchitektur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26</w:t>
            </w:r>
            <w:r w:rsidRPr="008A34FA">
              <w:rPr>
                <w:rFonts w:ascii="Aptos Narrow" w:hAnsi="Aptos Narrow"/>
                <w:noProof/>
                <w:webHidden/>
              </w:rPr>
              <w:fldChar w:fldCharType="end"/>
            </w:r>
          </w:hyperlink>
        </w:p>
        <w:p w14:paraId="4540FE19" w14:textId="5896B44A"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92" w:history="1">
            <w:r w:rsidRPr="008A34FA">
              <w:rPr>
                <w:rStyle w:val="Hyperlink"/>
                <w:rFonts w:ascii="Aptos Narrow" w:hAnsi="Aptos Narrow"/>
                <w:noProof/>
              </w:rPr>
              <w:t>5.1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Beschreibung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26</w:t>
            </w:r>
            <w:r w:rsidRPr="008A34FA">
              <w:rPr>
                <w:rFonts w:ascii="Aptos Narrow" w:hAnsi="Aptos Narrow"/>
                <w:noProof/>
                <w:webHidden/>
              </w:rPr>
              <w:fldChar w:fldCharType="end"/>
            </w:r>
          </w:hyperlink>
        </w:p>
        <w:p w14:paraId="6960EAE8" w14:textId="1DFFAB64"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93" w:history="1">
            <w:r w:rsidRPr="008A34FA">
              <w:rPr>
                <w:rStyle w:val="Hyperlink"/>
                <w:rFonts w:ascii="Aptos Narrow" w:hAnsi="Aptos Narrow"/>
                <w:noProof/>
                <w:lang w:val="de-DE" w:eastAsia="ja-JP" w:bidi="th-TH"/>
              </w:rPr>
              <w:t>5.1.1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Router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26</w:t>
            </w:r>
            <w:r w:rsidRPr="008A34FA">
              <w:rPr>
                <w:rFonts w:ascii="Aptos Narrow" w:hAnsi="Aptos Narrow"/>
                <w:noProof/>
                <w:webHidden/>
              </w:rPr>
              <w:fldChar w:fldCharType="end"/>
            </w:r>
          </w:hyperlink>
        </w:p>
        <w:p w14:paraId="4620C0B7" w14:textId="74B1E0AF"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94" w:history="1">
            <w:r w:rsidRPr="008A34FA">
              <w:rPr>
                <w:rStyle w:val="Hyperlink"/>
                <w:rFonts w:ascii="Aptos Narrow" w:hAnsi="Aptos Narrow"/>
                <w:noProof/>
                <w:lang w:val="de-DE" w:eastAsia="ja-JP" w:bidi="th-TH"/>
              </w:rPr>
              <w:t>5.1.2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Server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27</w:t>
            </w:r>
            <w:r w:rsidRPr="008A34FA">
              <w:rPr>
                <w:rFonts w:ascii="Aptos Narrow" w:hAnsi="Aptos Narrow"/>
                <w:noProof/>
                <w:webHidden/>
              </w:rPr>
              <w:fldChar w:fldCharType="end"/>
            </w:r>
          </w:hyperlink>
        </w:p>
        <w:p w14:paraId="718DFEAD" w14:textId="5DCF2EB1"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95" w:history="1">
            <w:r w:rsidRPr="008A34FA">
              <w:rPr>
                <w:rStyle w:val="Hyperlink"/>
                <w:rFonts w:ascii="Aptos Narrow" w:hAnsi="Aptos Narrow"/>
                <w:noProof/>
                <w:lang w:val="de-DE" w:eastAsia="ja-JP" w:bidi="th-TH"/>
              </w:rPr>
              <w:t>5.1.3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Firewall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27</w:t>
            </w:r>
            <w:r w:rsidRPr="008A34FA">
              <w:rPr>
                <w:rFonts w:ascii="Aptos Narrow" w:hAnsi="Aptos Narrow"/>
                <w:noProof/>
                <w:webHidden/>
              </w:rPr>
              <w:fldChar w:fldCharType="end"/>
            </w:r>
          </w:hyperlink>
        </w:p>
        <w:p w14:paraId="6F7016A6" w14:textId="42912E99"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96" w:history="1">
            <w:r w:rsidRPr="008A34FA">
              <w:rPr>
                <w:rStyle w:val="Hyperlink"/>
                <w:rFonts w:ascii="Aptos Narrow" w:hAnsi="Aptos Narrow"/>
                <w:noProof/>
              </w:rPr>
              <w:t>5.2</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IP-Schema</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27</w:t>
            </w:r>
            <w:r w:rsidRPr="008A34FA">
              <w:rPr>
                <w:rFonts w:ascii="Aptos Narrow" w:hAnsi="Aptos Narrow"/>
                <w:noProof/>
                <w:webHidden/>
              </w:rPr>
              <w:fldChar w:fldCharType="end"/>
            </w:r>
          </w:hyperlink>
        </w:p>
        <w:p w14:paraId="3A21DC69" w14:textId="0D5415FE"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97" w:history="1">
            <w:r w:rsidRPr="008A34FA">
              <w:rPr>
                <w:rStyle w:val="Hyperlink"/>
                <w:rFonts w:ascii="Aptos Narrow" w:hAnsi="Aptos Narrow"/>
                <w:noProof/>
                <w:lang w:val="de-DE" w:eastAsia="ja-JP" w:bidi="th-TH"/>
              </w:rPr>
              <w:t>5.2.1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Nomad VLAN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27</w:t>
            </w:r>
            <w:r w:rsidRPr="008A34FA">
              <w:rPr>
                <w:rFonts w:ascii="Aptos Narrow" w:hAnsi="Aptos Narrow"/>
                <w:noProof/>
                <w:webHidden/>
              </w:rPr>
              <w:fldChar w:fldCharType="end"/>
            </w:r>
          </w:hyperlink>
        </w:p>
        <w:p w14:paraId="40117698" w14:textId="3DA14DF0"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598" w:history="1">
            <w:r w:rsidRPr="008A34FA">
              <w:rPr>
                <w:rStyle w:val="Hyperlink"/>
                <w:rFonts w:ascii="Aptos Narrow" w:hAnsi="Aptos Narrow"/>
                <w:noProof/>
                <w:lang w:val="de-DE" w:eastAsia="ja-JP" w:bidi="th-TH"/>
              </w:rPr>
              <w:t>5.2.2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Stadler VLAN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27</w:t>
            </w:r>
            <w:r w:rsidRPr="008A34FA">
              <w:rPr>
                <w:rFonts w:ascii="Aptos Narrow" w:hAnsi="Aptos Narrow"/>
                <w:noProof/>
                <w:webHidden/>
              </w:rPr>
              <w:fldChar w:fldCharType="end"/>
            </w:r>
          </w:hyperlink>
        </w:p>
        <w:p w14:paraId="78FF85E0" w14:textId="246E6153"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599" w:history="1">
            <w:r w:rsidRPr="008A34FA">
              <w:rPr>
                <w:rStyle w:val="Hyperlink"/>
                <w:rFonts w:ascii="Aptos Narrow" w:hAnsi="Aptos Narrow"/>
                <w:noProof/>
              </w:rPr>
              <w:t>5.3</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Switchportbelegung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_Toc231228599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28</w:t>
            </w:r>
            <w:r w:rsidRPr="008A34FA">
              <w:rPr>
                <w:rFonts w:ascii="Aptos Narrow" w:hAnsi="Aptos Narrow"/>
                <w:noProof/>
                <w:webHidden/>
              </w:rPr>
              <w:fldChar w:fldCharType="end"/>
            </w:r>
          </w:hyperlink>
        </w:p>
        <w:p w14:paraId="7DBFC859" w14:textId="28943192"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00" w:history="1">
            <w:r w:rsidRPr="008A34FA">
              <w:rPr>
                <w:rStyle w:val="Hyperlink"/>
                <w:rFonts w:ascii="Aptos Narrow" w:hAnsi="Aptos Narrow"/>
                <w:noProof/>
              </w:rPr>
              <w:t>5.4</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Backbone (Aufbau und Verkabelung)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28</w:t>
            </w:r>
            <w:r w:rsidRPr="008A34FA">
              <w:rPr>
                <w:rFonts w:ascii="Aptos Narrow" w:hAnsi="Aptos Narrow"/>
                <w:noProof/>
                <w:webHidden/>
              </w:rPr>
              <w:fldChar w:fldCharType="end"/>
            </w:r>
          </w:hyperlink>
        </w:p>
        <w:p w14:paraId="417606C7" w14:textId="7176D9D7"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1" w:history="1">
            <w:r w:rsidRPr="008A34FA">
              <w:rPr>
                <w:rStyle w:val="Hyperlink"/>
                <w:rFonts w:ascii="Aptos Narrow" w:hAnsi="Aptos Narrow"/>
                <w:noProof/>
                <w:lang w:val="de-DE" w:eastAsia="ja-JP" w:bidi="th-TH"/>
              </w:rPr>
              <w:t>5.4.1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4-Teiler (Nahverkehr)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29</w:t>
            </w:r>
            <w:r w:rsidRPr="008A34FA">
              <w:rPr>
                <w:rFonts w:ascii="Aptos Narrow" w:hAnsi="Aptos Narrow"/>
                <w:noProof/>
                <w:webHidden/>
              </w:rPr>
              <w:fldChar w:fldCharType="end"/>
            </w:r>
          </w:hyperlink>
        </w:p>
        <w:p w14:paraId="67EED14A" w14:textId="697B828D"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2" w:history="1">
            <w:r w:rsidRPr="008A34FA">
              <w:rPr>
                <w:rStyle w:val="Hyperlink"/>
                <w:rFonts w:ascii="Aptos Narrow" w:hAnsi="Aptos Narrow"/>
                <w:noProof/>
                <w:lang w:val="de-DE" w:eastAsia="ja-JP" w:bidi="th-TH"/>
              </w:rPr>
              <w:t>5.4.2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5-Teiler (Fernverkehr)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29</w:t>
            </w:r>
            <w:r w:rsidRPr="008A34FA">
              <w:rPr>
                <w:rFonts w:ascii="Aptos Narrow" w:hAnsi="Aptos Narrow"/>
                <w:noProof/>
                <w:webHidden/>
              </w:rPr>
              <w:fldChar w:fldCharType="end"/>
            </w:r>
          </w:hyperlink>
        </w:p>
        <w:p w14:paraId="4FDFEB49" w14:textId="04794C00"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3" w:history="1">
            <w:r w:rsidRPr="008A34FA">
              <w:rPr>
                <w:rStyle w:val="Hyperlink"/>
                <w:rFonts w:ascii="Aptos Narrow" w:hAnsi="Aptos Narrow"/>
                <w:noProof/>
                <w:lang w:val="de-DE" w:eastAsia="ja-JP" w:bidi="th-TH"/>
              </w:rPr>
              <w:t>5.4.3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6-teiler (Nahverkehr und Fernverkehr)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30</w:t>
            </w:r>
            <w:r w:rsidRPr="008A34FA">
              <w:rPr>
                <w:rFonts w:ascii="Aptos Narrow" w:hAnsi="Aptos Narrow"/>
                <w:noProof/>
                <w:webHidden/>
              </w:rPr>
              <w:fldChar w:fldCharType="end"/>
            </w:r>
          </w:hyperlink>
        </w:p>
        <w:p w14:paraId="5C521C78" w14:textId="15DA8AAB"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4" w:history="1">
            <w:r w:rsidRPr="008A34FA">
              <w:rPr>
                <w:rStyle w:val="Hyperlink"/>
                <w:rFonts w:ascii="Aptos Narrow" w:hAnsi="Aptos Narrow"/>
                <w:noProof/>
                <w:lang w:val="de-DE" w:eastAsia="ja-JP" w:bidi="th-TH"/>
              </w:rPr>
              <w:t>5.4.4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Access point zu innenantenne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30</w:t>
            </w:r>
            <w:r w:rsidRPr="008A34FA">
              <w:rPr>
                <w:rFonts w:ascii="Aptos Narrow" w:hAnsi="Aptos Narrow"/>
                <w:noProof/>
                <w:webHidden/>
              </w:rPr>
              <w:fldChar w:fldCharType="end"/>
            </w:r>
          </w:hyperlink>
        </w:p>
        <w:p w14:paraId="551B1656" w14:textId="1F2ABCA3"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5" w:history="1">
            <w:r w:rsidRPr="008A34FA">
              <w:rPr>
                <w:rStyle w:val="Hyperlink"/>
                <w:rFonts w:ascii="Aptos Narrow" w:hAnsi="Aptos Narrow"/>
                <w:noProof/>
                <w:lang w:val="de-DE" w:eastAsia="ja-JP" w:bidi="th-TH"/>
              </w:rPr>
              <w:t>5.4.5</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ccu und dachantennen verbindung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31</w:t>
            </w:r>
            <w:r w:rsidRPr="008A34FA">
              <w:rPr>
                <w:rFonts w:ascii="Aptos Narrow" w:hAnsi="Aptos Narrow"/>
                <w:noProof/>
                <w:webHidden/>
              </w:rPr>
              <w:fldChar w:fldCharType="end"/>
            </w:r>
          </w:hyperlink>
        </w:p>
        <w:p w14:paraId="0B34CCEB" w14:textId="43A69502"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06" w:history="1">
            <w:r w:rsidRPr="008A34FA">
              <w:rPr>
                <w:rStyle w:val="Hyperlink"/>
                <w:rFonts w:ascii="Aptos Narrow" w:hAnsi="Aptos Narrow"/>
                <w:noProof/>
              </w:rPr>
              <w:t>5.5</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Backbone Ring-Redundanz (RSTP)</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32</w:t>
            </w:r>
            <w:r w:rsidRPr="008A34FA">
              <w:rPr>
                <w:rFonts w:ascii="Aptos Narrow" w:hAnsi="Aptos Narrow"/>
                <w:noProof/>
                <w:webHidden/>
              </w:rPr>
              <w:fldChar w:fldCharType="end"/>
            </w:r>
          </w:hyperlink>
        </w:p>
        <w:p w14:paraId="03A60786" w14:textId="26792170"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7" w:history="1">
            <w:r w:rsidRPr="008A34FA">
              <w:rPr>
                <w:rStyle w:val="Hyperlink"/>
                <w:rFonts w:ascii="Aptos Narrow" w:hAnsi="Aptos Narrow"/>
                <w:noProof/>
                <w:lang w:bidi="th-TH"/>
              </w:rPr>
              <w:t>5.5.1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Priorisierung der STP-Master-Wahl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32</w:t>
            </w:r>
            <w:r w:rsidRPr="008A34FA">
              <w:rPr>
                <w:rFonts w:ascii="Aptos Narrow" w:hAnsi="Aptos Narrow"/>
                <w:noProof/>
                <w:webHidden/>
              </w:rPr>
              <w:fldChar w:fldCharType="end"/>
            </w:r>
          </w:hyperlink>
        </w:p>
        <w:p w14:paraId="137B6358" w14:textId="18C5799E"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8" w:history="1">
            <w:r w:rsidRPr="008A34FA">
              <w:rPr>
                <w:rStyle w:val="Hyperlink"/>
                <w:rFonts w:ascii="Aptos Narrow" w:hAnsi="Aptos Narrow"/>
                <w:noProof/>
                <w:lang w:bidi="th-TH"/>
              </w:rPr>
              <w:t>5.5.2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Edge-Ports an Client-Schnittstellen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32</w:t>
            </w:r>
            <w:r w:rsidRPr="008A34FA">
              <w:rPr>
                <w:rFonts w:ascii="Aptos Narrow" w:hAnsi="Aptos Narrow"/>
                <w:noProof/>
                <w:webHidden/>
              </w:rPr>
              <w:fldChar w:fldCharType="end"/>
            </w:r>
          </w:hyperlink>
        </w:p>
        <w:p w14:paraId="7F9EDB44" w14:textId="66954F8A"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09" w:history="1">
            <w:r w:rsidRPr="008A34FA">
              <w:rPr>
                <w:rStyle w:val="Hyperlink"/>
                <w:rFonts w:ascii="Aptos Narrow" w:hAnsi="Aptos Narrow"/>
                <w:noProof/>
                <w:lang w:bidi="th-TH"/>
              </w:rPr>
              <w:t>5.5.3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Verhalten bei Mehrfachtraktion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_Toc231228609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32</w:t>
            </w:r>
            <w:r w:rsidRPr="008A34FA">
              <w:rPr>
                <w:rFonts w:ascii="Aptos Narrow" w:hAnsi="Aptos Narrow"/>
                <w:noProof/>
                <w:webHidden/>
              </w:rPr>
              <w:fldChar w:fldCharType="end"/>
            </w:r>
          </w:hyperlink>
        </w:p>
        <w:p w14:paraId="0C4EB7AB" w14:textId="2A201B4D"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0" w:history="1">
            <w:r w:rsidRPr="008A34FA">
              <w:rPr>
                <w:rStyle w:val="Hyperlink"/>
                <w:rFonts w:ascii="Aptos Narrow" w:hAnsi="Aptos Narrow"/>
                <w:noProof/>
                <w:lang w:bidi="th-TH"/>
              </w:rPr>
              <w:t>5.5.4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bidi="th-TH"/>
              </w:rPr>
              <w:t>Coldrelay-Bypass als Ergänzung zu RSTP</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32</w:t>
            </w:r>
            <w:r w:rsidRPr="008A34FA">
              <w:rPr>
                <w:rFonts w:ascii="Aptos Narrow" w:hAnsi="Aptos Narrow"/>
                <w:noProof/>
                <w:webHidden/>
              </w:rPr>
              <w:fldChar w:fldCharType="end"/>
            </w:r>
          </w:hyperlink>
        </w:p>
        <w:p w14:paraId="42E8C741" w14:textId="7A351164"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11" w:history="1">
            <w:r w:rsidRPr="008A34FA">
              <w:rPr>
                <w:rStyle w:val="Hyperlink"/>
                <w:rFonts w:ascii="Aptos Narrow" w:hAnsi="Aptos Narrow"/>
                <w:noProof/>
              </w:rPr>
              <w:t>5.6</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Backend</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33</w:t>
            </w:r>
            <w:r w:rsidRPr="008A34FA">
              <w:rPr>
                <w:rFonts w:ascii="Aptos Narrow" w:hAnsi="Aptos Narrow"/>
                <w:noProof/>
                <w:webHidden/>
              </w:rPr>
              <w:fldChar w:fldCharType="end"/>
            </w:r>
          </w:hyperlink>
        </w:p>
        <w:p w14:paraId="7730E1ED" w14:textId="6BF697A2"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2" w:history="1">
            <w:r w:rsidRPr="008A34FA">
              <w:rPr>
                <w:rStyle w:val="Hyperlink"/>
                <w:rFonts w:ascii="Aptos Narrow" w:hAnsi="Aptos Narrow"/>
                <w:noProof/>
                <w:lang w:val="de-DE" w:eastAsia="ja-JP" w:bidi="th-TH"/>
              </w:rPr>
              <w:t>5.6.1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Netzwerkstruktur und Adressierung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33</w:t>
            </w:r>
            <w:r w:rsidRPr="008A34FA">
              <w:rPr>
                <w:rFonts w:ascii="Aptos Narrow" w:hAnsi="Aptos Narrow"/>
                <w:noProof/>
                <w:webHidden/>
              </w:rPr>
              <w:fldChar w:fldCharType="end"/>
            </w:r>
          </w:hyperlink>
        </w:p>
        <w:p w14:paraId="29582EB8" w14:textId="79BCF61B"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3" w:history="1">
            <w:r w:rsidRPr="008A34FA">
              <w:rPr>
                <w:rStyle w:val="Hyperlink"/>
                <w:rFonts w:ascii="Aptos Narrow" w:hAnsi="Aptos Narrow"/>
                <w:noProof/>
                <w:lang w:val="de-DE" w:eastAsia="ja-JP" w:bidi="th-TH"/>
              </w:rPr>
              <w:t>5.6.2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Kapazität und Verteilung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33</w:t>
            </w:r>
            <w:r w:rsidRPr="008A34FA">
              <w:rPr>
                <w:rFonts w:ascii="Aptos Narrow" w:hAnsi="Aptos Narrow"/>
                <w:noProof/>
                <w:webHidden/>
              </w:rPr>
              <w:fldChar w:fldCharType="end"/>
            </w:r>
          </w:hyperlink>
        </w:p>
        <w:p w14:paraId="370518CB" w14:textId="16F0DEA3"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4" w:history="1">
            <w:r w:rsidRPr="008A34FA">
              <w:rPr>
                <w:rStyle w:val="Hyperlink"/>
                <w:rFonts w:ascii="Aptos Narrow" w:hAnsi="Aptos Narrow"/>
                <w:noProof/>
                <w:lang w:val="de-DE" w:eastAsia="ja-JP" w:bidi="th-TH"/>
              </w:rPr>
              <w:t>5.6.3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Gehostete Server und Dienste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33</w:t>
            </w:r>
            <w:r w:rsidRPr="008A34FA">
              <w:rPr>
                <w:rFonts w:ascii="Aptos Narrow" w:hAnsi="Aptos Narrow"/>
                <w:noProof/>
                <w:webHidden/>
              </w:rPr>
              <w:fldChar w:fldCharType="end"/>
            </w:r>
          </w:hyperlink>
        </w:p>
        <w:p w14:paraId="5994F651" w14:textId="73096A3D"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15" w:history="1">
            <w:r w:rsidRPr="008A34FA">
              <w:rPr>
                <w:rStyle w:val="Hyperlink"/>
                <w:rFonts w:ascii="Aptos Narrow" w:hAnsi="Aptos Narrow"/>
                <w:noProof/>
              </w:rPr>
              <w:t>5.7</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VLANs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34</w:t>
            </w:r>
            <w:r w:rsidRPr="008A34FA">
              <w:rPr>
                <w:rFonts w:ascii="Aptos Narrow" w:hAnsi="Aptos Narrow"/>
                <w:noProof/>
                <w:webHidden/>
              </w:rPr>
              <w:fldChar w:fldCharType="end"/>
            </w:r>
          </w:hyperlink>
        </w:p>
        <w:p w14:paraId="42BA61B5" w14:textId="14750E5E"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6" w:history="1">
            <w:r w:rsidRPr="008A34FA">
              <w:rPr>
                <w:rStyle w:val="Hyperlink"/>
                <w:rFonts w:ascii="Aptos Narrow" w:hAnsi="Aptos Narrow"/>
                <w:noProof/>
                <w:lang w:val="de-DE" w:eastAsia="ja-JP" w:bidi="th-TH"/>
              </w:rPr>
              <w:t>5.7.1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de-DE" w:eastAsia="ja-JP" w:bidi="th-TH"/>
              </w:rPr>
              <w:t>Übersicht</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36</w:t>
            </w:r>
            <w:r w:rsidRPr="008A34FA">
              <w:rPr>
                <w:rFonts w:ascii="Aptos Narrow" w:hAnsi="Aptos Narrow"/>
                <w:noProof/>
                <w:webHidden/>
              </w:rPr>
              <w:fldChar w:fldCharType="end"/>
            </w:r>
          </w:hyperlink>
        </w:p>
        <w:p w14:paraId="03434642" w14:textId="5EC242F4"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17" w:history="1">
            <w:r w:rsidRPr="008A34FA">
              <w:rPr>
                <w:rStyle w:val="Hyperlink"/>
                <w:rFonts w:ascii="Aptos Narrow" w:hAnsi="Aptos Narrow"/>
                <w:noProof/>
              </w:rPr>
              <w:t>5.8</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Zeit synchronisation und management</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37</w:t>
            </w:r>
            <w:r w:rsidRPr="008A34FA">
              <w:rPr>
                <w:rFonts w:ascii="Aptos Narrow" w:hAnsi="Aptos Narrow"/>
                <w:noProof/>
                <w:webHidden/>
              </w:rPr>
              <w:fldChar w:fldCharType="end"/>
            </w:r>
          </w:hyperlink>
        </w:p>
        <w:p w14:paraId="46EAFBDD" w14:textId="6458CE76"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18" w:history="1">
            <w:r w:rsidRPr="008A34FA">
              <w:rPr>
                <w:rStyle w:val="Hyperlink"/>
                <w:rFonts w:ascii="Aptos Narrow" w:hAnsi="Aptos Narrow"/>
                <w:noProof/>
                <w:lang w:bidi="th-TH"/>
              </w:rPr>
              <w:t>5.9</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lang w:bidi="th-TH"/>
              </w:rPr>
              <w:t>Routing und Internetzugang für externe Netzwerk</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38</w:t>
            </w:r>
            <w:r w:rsidRPr="008A34FA">
              <w:rPr>
                <w:rFonts w:ascii="Aptos Narrow" w:hAnsi="Aptos Narrow"/>
                <w:noProof/>
                <w:webHidden/>
              </w:rPr>
              <w:fldChar w:fldCharType="end"/>
            </w:r>
          </w:hyperlink>
        </w:p>
        <w:p w14:paraId="3FCD155E" w14:textId="0C33156B"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19" w:history="1">
            <w:r w:rsidRPr="008A34FA">
              <w:rPr>
                <w:rStyle w:val="Hyperlink"/>
                <w:rFonts w:ascii="Aptos Narrow" w:hAnsi="Aptos Narrow"/>
                <w:noProof/>
                <w:lang w:eastAsia="ja-JP" w:bidi="th-TH"/>
              </w:rPr>
              <w:t>5.9.1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ja-JP" w:bidi="th-TH"/>
              </w:rPr>
              <w:t>Erlaubte Verbindungen für Stadler-Netzwerke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_Toc231228619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39</w:t>
            </w:r>
            <w:r w:rsidRPr="008A34FA">
              <w:rPr>
                <w:rFonts w:ascii="Aptos Narrow" w:hAnsi="Aptos Narrow"/>
                <w:noProof/>
                <w:webHidden/>
              </w:rPr>
              <w:fldChar w:fldCharType="end"/>
            </w:r>
          </w:hyperlink>
        </w:p>
        <w:p w14:paraId="39B99DF3" w14:textId="2C8AE277"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20" w:history="1">
            <w:r w:rsidRPr="008A34FA">
              <w:rPr>
                <w:rStyle w:val="Hyperlink"/>
                <w:rFonts w:ascii="Aptos Narrow" w:hAnsi="Aptos Narrow"/>
                <w:noProof/>
                <w:lang w:bidi="th-TH"/>
              </w:rPr>
              <w:t>5.10</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lang w:bidi="th-TH"/>
              </w:rPr>
              <w:t>Multitraktion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39</w:t>
            </w:r>
            <w:r w:rsidRPr="008A34FA">
              <w:rPr>
                <w:rFonts w:ascii="Aptos Narrow" w:hAnsi="Aptos Narrow"/>
                <w:noProof/>
                <w:webHidden/>
              </w:rPr>
              <w:fldChar w:fldCharType="end"/>
            </w:r>
          </w:hyperlink>
        </w:p>
        <w:p w14:paraId="20ED5536" w14:textId="20264AF8"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21" w:history="1">
            <w:r w:rsidRPr="008A34FA">
              <w:rPr>
                <w:rStyle w:val="Hyperlink"/>
                <w:rFonts w:ascii="Aptos Narrow" w:hAnsi="Aptos Narrow"/>
                <w:noProof/>
                <w:lang w:bidi="th-TH"/>
              </w:rPr>
              <w:t>5.11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lang w:bidi="th-TH"/>
              </w:rPr>
              <w:t>Anforderungen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40</w:t>
            </w:r>
            <w:r w:rsidRPr="008A34FA">
              <w:rPr>
                <w:rFonts w:ascii="Aptos Narrow" w:hAnsi="Aptos Narrow"/>
                <w:noProof/>
                <w:webHidden/>
              </w:rPr>
              <w:fldChar w:fldCharType="end"/>
            </w:r>
          </w:hyperlink>
        </w:p>
        <w:p w14:paraId="4BEABB9A" w14:textId="1BE57408"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22" w:history="1">
            <w:r w:rsidRPr="008A34FA">
              <w:rPr>
                <w:rStyle w:val="Hyperlink"/>
                <w:rFonts w:ascii="Aptos Narrow" w:hAnsi="Aptos Narrow"/>
                <w:noProof/>
                <w:lang w:eastAsia="ja-JP"/>
              </w:rPr>
              <w:t>6</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Hardwarekomponenten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41</w:t>
            </w:r>
            <w:r w:rsidRPr="008A34FA">
              <w:rPr>
                <w:rFonts w:ascii="Aptos Narrow" w:hAnsi="Aptos Narrow"/>
                <w:noProof/>
                <w:webHidden/>
              </w:rPr>
              <w:fldChar w:fldCharType="end"/>
            </w:r>
          </w:hyperlink>
        </w:p>
        <w:p w14:paraId="072BEBA0" w14:textId="5C81FBF5"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23" w:history="1">
            <w:r w:rsidRPr="008A34FA">
              <w:rPr>
                <w:rStyle w:val="Hyperlink"/>
                <w:rFonts w:ascii="Aptos Narrow" w:hAnsi="Aptos Narrow"/>
                <w:noProof/>
                <w:lang w:eastAsia="ja-JP"/>
              </w:rPr>
              <w:t>7</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Hardwareinstallation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42</w:t>
            </w:r>
            <w:r w:rsidRPr="008A34FA">
              <w:rPr>
                <w:rFonts w:ascii="Aptos Narrow" w:hAnsi="Aptos Narrow"/>
                <w:noProof/>
                <w:webHidden/>
              </w:rPr>
              <w:fldChar w:fldCharType="end"/>
            </w:r>
          </w:hyperlink>
        </w:p>
        <w:p w14:paraId="3AFB0316" w14:textId="36D43D28"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24" w:history="1">
            <w:r w:rsidRPr="008A34FA">
              <w:rPr>
                <w:rStyle w:val="Hyperlink"/>
                <w:rFonts w:ascii="Aptos Narrow" w:hAnsi="Aptos Narrow"/>
                <w:noProof/>
                <w:lang w:eastAsia="ja-JP"/>
              </w:rPr>
              <w:t>8</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Zertifikate und normen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42</w:t>
            </w:r>
            <w:r w:rsidRPr="008A34FA">
              <w:rPr>
                <w:rFonts w:ascii="Aptos Narrow" w:hAnsi="Aptos Narrow"/>
                <w:noProof/>
                <w:webHidden/>
              </w:rPr>
              <w:fldChar w:fldCharType="end"/>
            </w:r>
          </w:hyperlink>
        </w:p>
        <w:p w14:paraId="4AB2320B" w14:textId="7C1E144A"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25" w:history="1">
            <w:r w:rsidRPr="008A34FA">
              <w:rPr>
                <w:rStyle w:val="Hyperlink"/>
                <w:rFonts w:ascii="Aptos Narrow" w:hAnsi="Aptos Narrow"/>
                <w:noProof/>
                <w:lang w:eastAsia="ja-JP"/>
              </w:rPr>
              <w:t>9</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Montage der Geräte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44</w:t>
            </w:r>
            <w:r w:rsidRPr="008A34FA">
              <w:rPr>
                <w:rFonts w:ascii="Aptos Narrow" w:hAnsi="Aptos Narrow"/>
                <w:noProof/>
                <w:webHidden/>
              </w:rPr>
              <w:fldChar w:fldCharType="end"/>
            </w:r>
          </w:hyperlink>
        </w:p>
        <w:p w14:paraId="31369BAD" w14:textId="19689A81"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26" w:history="1">
            <w:r w:rsidRPr="008A34FA">
              <w:rPr>
                <w:rStyle w:val="Hyperlink"/>
                <w:rFonts w:ascii="Aptos Narrow" w:hAnsi="Aptos Narrow"/>
                <w:noProof/>
                <w:lang w:val="en-GB"/>
              </w:rPr>
              <w:t>9.1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Montage der Dachantenne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44</w:t>
            </w:r>
            <w:r w:rsidRPr="008A34FA">
              <w:rPr>
                <w:rFonts w:ascii="Aptos Narrow" w:hAnsi="Aptos Narrow"/>
                <w:noProof/>
                <w:webHidden/>
              </w:rPr>
              <w:fldChar w:fldCharType="end"/>
            </w:r>
          </w:hyperlink>
        </w:p>
        <w:p w14:paraId="16FF00DC" w14:textId="4C85AD55"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27" w:history="1">
            <w:r w:rsidRPr="008A34FA">
              <w:rPr>
                <w:rStyle w:val="Hyperlink"/>
                <w:rFonts w:ascii="Aptos Narrow" w:hAnsi="Aptos Narrow"/>
                <w:noProof/>
                <w:lang w:val="en-GB"/>
              </w:rPr>
              <w:t>9.2</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R5001C CCU Montage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47</w:t>
            </w:r>
            <w:r w:rsidRPr="008A34FA">
              <w:rPr>
                <w:rFonts w:ascii="Aptos Narrow" w:hAnsi="Aptos Narrow"/>
                <w:noProof/>
                <w:webHidden/>
              </w:rPr>
              <w:fldChar w:fldCharType="end"/>
            </w:r>
          </w:hyperlink>
        </w:p>
        <w:p w14:paraId="4FD0B690" w14:textId="1B037963"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28" w:history="1">
            <w:r w:rsidRPr="008A34FA">
              <w:rPr>
                <w:rStyle w:val="Hyperlink"/>
                <w:rFonts w:ascii="Aptos Narrow" w:hAnsi="Aptos Narrow"/>
                <w:noProof/>
                <w:lang w:val="en-GB" w:eastAsia="ja-JP" w:bidi="th-TH"/>
              </w:rPr>
              <w:t>9.2.1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ja-JP" w:bidi="th-TH"/>
              </w:rPr>
              <w:t>CCU Side-Brackets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49</w:t>
            </w:r>
            <w:r w:rsidRPr="008A34FA">
              <w:rPr>
                <w:rFonts w:ascii="Aptos Narrow" w:hAnsi="Aptos Narrow"/>
                <w:noProof/>
                <w:webHidden/>
              </w:rPr>
              <w:fldChar w:fldCharType="end"/>
            </w:r>
          </w:hyperlink>
        </w:p>
        <w:p w14:paraId="14F88676" w14:textId="17472971" w:rsidR="005D2654" w:rsidRPr="008A34FA" w:rsidRDefault="005D2654">
          <w:pPr>
            <w:pStyle w:val="TOC3"/>
            <w:tabs>
              <w:tab w:val="left" w:pos="12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29" w:history="1">
            <w:r w:rsidRPr="008A34FA">
              <w:rPr>
                <w:rStyle w:val="Hyperlink"/>
                <w:rFonts w:ascii="Aptos Narrow" w:hAnsi="Aptos Narrow"/>
                <w:noProof/>
                <w:lang w:val="en-GB" w:eastAsia="ja-JP" w:bidi="th-TH"/>
              </w:rPr>
              <w:t>9.2.2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ja-JP" w:bidi="th-TH"/>
              </w:rPr>
              <w:t>CCU Stromkabel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_Toc231228629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50</w:t>
            </w:r>
            <w:r w:rsidRPr="008A34FA">
              <w:rPr>
                <w:rFonts w:ascii="Aptos Narrow" w:hAnsi="Aptos Narrow"/>
                <w:noProof/>
                <w:webHidden/>
              </w:rPr>
              <w:fldChar w:fldCharType="end"/>
            </w:r>
          </w:hyperlink>
        </w:p>
        <w:p w14:paraId="1D4B0FAC" w14:textId="437F476B"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0" w:history="1">
            <w:r w:rsidRPr="008A34FA">
              <w:rPr>
                <w:rStyle w:val="Hyperlink"/>
                <w:rFonts w:ascii="Aptos Narrow" w:hAnsi="Aptos Narrow"/>
                <w:noProof/>
                <w:lang w:val="en-GB"/>
              </w:rPr>
              <w:t>9.3</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Access Point (AP)</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51</w:t>
            </w:r>
            <w:r w:rsidRPr="008A34FA">
              <w:rPr>
                <w:rFonts w:ascii="Aptos Narrow" w:hAnsi="Aptos Narrow"/>
                <w:noProof/>
                <w:webHidden/>
              </w:rPr>
              <w:fldChar w:fldCharType="end"/>
            </w:r>
          </w:hyperlink>
        </w:p>
        <w:p w14:paraId="63A4F2CD" w14:textId="3026D2C9"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1" w:history="1">
            <w:r w:rsidRPr="008A34FA">
              <w:rPr>
                <w:rStyle w:val="Hyperlink"/>
                <w:rFonts w:ascii="Aptos Narrow" w:hAnsi="Aptos Narrow"/>
                <w:noProof/>
                <w:lang w:val="en-GB"/>
              </w:rPr>
              <w:t>9.4</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Innenantennen</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52</w:t>
            </w:r>
            <w:r w:rsidRPr="008A34FA">
              <w:rPr>
                <w:rFonts w:ascii="Aptos Narrow" w:hAnsi="Aptos Narrow"/>
                <w:noProof/>
                <w:webHidden/>
              </w:rPr>
              <w:fldChar w:fldCharType="end"/>
            </w:r>
          </w:hyperlink>
        </w:p>
        <w:p w14:paraId="4A03A0F4" w14:textId="00807F33"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2" w:history="1">
            <w:r w:rsidRPr="008A34FA">
              <w:rPr>
                <w:rStyle w:val="Hyperlink"/>
                <w:rFonts w:ascii="Aptos Narrow" w:hAnsi="Aptos Narrow"/>
                <w:noProof/>
              </w:rPr>
              <w:t>9.5</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Switch montage für alle Waggons</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53</w:t>
            </w:r>
            <w:r w:rsidRPr="008A34FA">
              <w:rPr>
                <w:rFonts w:ascii="Aptos Narrow" w:hAnsi="Aptos Narrow"/>
                <w:noProof/>
                <w:webHidden/>
              </w:rPr>
              <w:fldChar w:fldCharType="end"/>
            </w:r>
          </w:hyperlink>
        </w:p>
        <w:p w14:paraId="08427B7F" w14:textId="7C1610CA" w:rsidR="005D2654" w:rsidRPr="008A34FA" w:rsidRDefault="005D2654">
          <w:pPr>
            <w:pStyle w:val="TOC2"/>
            <w:tabs>
              <w:tab w:val="left" w:pos="6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3" w:history="1">
            <w:r w:rsidRPr="008A34FA">
              <w:rPr>
                <w:rStyle w:val="Hyperlink"/>
                <w:rFonts w:ascii="Aptos Narrow" w:hAnsi="Aptos Narrow"/>
                <w:noProof/>
                <w:lang w:val="en-GB"/>
              </w:rPr>
              <w:t>9.6</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Netzwerkverkabelung und zwischenwagenverbindungen (Frontkupplung)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56</w:t>
            </w:r>
            <w:r w:rsidRPr="008A34FA">
              <w:rPr>
                <w:rFonts w:ascii="Aptos Narrow" w:hAnsi="Aptos Narrow"/>
                <w:noProof/>
                <w:webHidden/>
              </w:rPr>
              <w:fldChar w:fldCharType="end"/>
            </w:r>
          </w:hyperlink>
        </w:p>
        <w:p w14:paraId="79887C38" w14:textId="0C2519DD"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34" w:history="1">
            <w:r w:rsidRPr="008A34FA">
              <w:rPr>
                <w:rStyle w:val="Hyperlink"/>
                <w:rFonts w:ascii="Aptos Narrow" w:hAnsi="Aptos Narrow"/>
                <w:noProof/>
                <w:lang w:val="en-GB" w:eastAsia="ja-JP"/>
              </w:rPr>
              <w:t>10</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val="de-DE" w:eastAsia="ja-JP"/>
              </w:rPr>
              <w:t>Ausstattung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57</w:t>
            </w:r>
            <w:r w:rsidRPr="008A34FA">
              <w:rPr>
                <w:rFonts w:ascii="Aptos Narrow" w:hAnsi="Aptos Narrow"/>
                <w:noProof/>
                <w:webHidden/>
              </w:rPr>
              <w:fldChar w:fldCharType="end"/>
            </w:r>
          </w:hyperlink>
        </w:p>
        <w:p w14:paraId="04125C52" w14:textId="5A1D2783"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5" w:history="1">
            <w:r w:rsidRPr="008A34FA">
              <w:rPr>
                <w:rStyle w:val="Hyperlink"/>
                <w:rFonts w:ascii="Aptos Narrow" w:hAnsi="Aptos Narrow"/>
                <w:noProof/>
                <w:lang w:val="en-GB"/>
              </w:rPr>
              <w:t>10.1</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Ausstattungsliste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57</w:t>
            </w:r>
            <w:r w:rsidRPr="008A34FA">
              <w:rPr>
                <w:rFonts w:ascii="Aptos Narrow" w:hAnsi="Aptos Narrow"/>
                <w:noProof/>
                <w:webHidden/>
              </w:rPr>
              <w:fldChar w:fldCharType="end"/>
            </w:r>
          </w:hyperlink>
        </w:p>
        <w:p w14:paraId="4F6C5F86" w14:textId="2A6FBDE4"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6" w:history="1">
            <w:r w:rsidRPr="008A34FA">
              <w:rPr>
                <w:rStyle w:val="Hyperlink"/>
                <w:rFonts w:ascii="Aptos Narrow" w:hAnsi="Aptos Narrow"/>
                <w:noProof/>
                <w:lang w:val="en-GB"/>
              </w:rPr>
              <w:t>10.2</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Stromanforderung für Nomad Geräte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61</w:t>
            </w:r>
            <w:r w:rsidRPr="008A34FA">
              <w:rPr>
                <w:rFonts w:ascii="Aptos Narrow" w:hAnsi="Aptos Narrow"/>
                <w:noProof/>
                <w:webHidden/>
              </w:rPr>
              <w:fldChar w:fldCharType="end"/>
            </w:r>
          </w:hyperlink>
        </w:p>
        <w:p w14:paraId="0B997831" w14:textId="44F57A63"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7" w:history="1">
            <w:r w:rsidRPr="008A34FA">
              <w:rPr>
                <w:rStyle w:val="Hyperlink"/>
                <w:rFonts w:ascii="Aptos Narrow" w:hAnsi="Aptos Narrow"/>
                <w:noProof/>
                <w:lang w:val="en-GB"/>
              </w:rPr>
              <w:t>10.3</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RF und Ethernet Kabel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_Toc231228637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62</w:t>
            </w:r>
            <w:r w:rsidRPr="008A34FA">
              <w:rPr>
                <w:rFonts w:ascii="Aptos Narrow" w:hAnsi="Aptos Narrow"/>
                <w:noProof/>
                <w:webHidden/>
              </w:rPr>
              <w:fldChar w:fldCharType="end"/>
            </w:r>
          </w:hyperlink>
        </w:p>
        <w:p w14:paraId="19A4A17B" w14:textId="733FED52"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8" w:history="1">
            <w:r w:rsidRPr="008A34FA">
              <w:rPr>
                <w:rStyle w:val="Hyperlink"/>
                <w:rFonts w:ascii="Aptos Narrow" w:hAnsi="Aptos Narrow"/>
                <w:noProof/>
              </w:rPr>
              <w:t>10.4</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TIA 568B Pinout Für Ethernet Kabel</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_Toc231228638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63</w:t>
            </w:r>
            <w:r w:rsidRPr="008A34FA">
              <w:rPr>
                <w:rFonts w:ascii="Aptos Narrow" w:hAnsi="Aptos Narrow"/>
                <w:noProof/>
                <w:webHidden/>
              </w:rPr>
              <w:fldChar w:fldCharType="end"/>
            </w:r>
          </w:hyperlink>
        </w:p>
        <w:p w14:paraId="5BD3AF91" w14:textId="330422D2" w:rsidR="005D2654" w:rsidRPr="008A34FA" w:rsidRDefault="005D2654">
          <w:pPr>
            <w:pStyle w:val="TOC2"/>
            <w:tabs>
              <w:tab w:val="left" w:pos="800"/>
              <w:tab w:val="right" w:leader="dot" w:pos="9345"/>
            </w:tabs>
            <w:rPr>
              <w:rFonts w:ascii="Aptos Narrow" w:eastAsiaTheme="minorEastAsia" w:hAnsi="Aptos Narrow" w:cstheme="minorBidi"/>
              <w:smallCaps w:val="0"/>
              <w:noProof/>
              <w:kern w:val="2"/>
              <w:sz w:val="24"/>
              <w:szCs w:val="24"/>
              <w:lang w:val="en-GB" w:eastAsia="en-GB"/>
              <w14:ligatures w14:val="standardContextual"/>
            </w:rPr>
          </w:pPr>
          <w:hyperlink w:anchor="_Toc231228639" w:history="1">
            <w:r w:rsidRPr="008A34FA">
              <w:rPr>
                <w:rStyle w:val="Hyperlink"/>
                <w:rFonts w:ascii="Aptos Narrow" w:hAnsi="Aptos Narrow"/>
                <w:noProof/>
                <w:lang w:val="en-GB"/>
              </w:rPr>
              <w:t>10.5</w:t>
            </w:r>
            <w:r w:rsidRPr="008A34FA">
              <w:rPr>
                <w:rFonts w:ascii="Aptos Narrow" w:eastAsiaTheme="minorEastAsia" w:hAnsi="Aptos Narrow" w:cstheme="minorBidi"/>
                <w:smallCaps w:val="0"/>
                <w:noProof/>
                <w:kern w:val="2"/>
                <w:sz w:val="24"/>
                <w:szCs w:val="24"/>
                <w:lang w:val="en-GB" w:eastAsia="en-GB"/>
                <w14:ligatures w14:val="standardContextual"/>
              </w:rPr>
              <w:tab/>
            </w:r>
            <w:r w:rsidRPr="008A34FA">
              <w:rPr>
                <w:rStyle w:val="Hyperlink"/>
                <w:rFonts w:ascii="Aptos Narrow" w:hAnsi="Aptos Narrow"/>
                <w:noProof/>
              </w:rPr>
              <w:t>CCU: R5001C NMID 1138</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_Toc231228639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63</w:t>
            </w:r>
            <w:r w:rsidRPr="008A34FA">
              <w:rPr>
                <w:rFonts w:ascii="Aptos Narrow" w:hAnsi="Aptos Narrow"/>
                <w:noProof/>
                <w:webHidden/>
              </w:rPr>
              <w:fldChar w:fldCharType="end"/>
            </w:r>
          </w:hyperlink>
        </w:p>
        <w:p w14:paraId="63033D3E" w14:textId="043AE77F"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0" w:history="1">
            <w:r w:rsidRPr="008A34FA">
              <w:rPr>
                <w:rStyle w:val="Hyperlink"/>
                <w:rFonts w:ascii="Aptos Narrow" w:hAnsi="Aptos Narrow"/>
                <w:noProof/>
                <w:lang w:val="en-GB" w:eastAsia="ja-JP" w:bidi="th-TH"/>
              </w:rPr>
              <w:t>10.5.1</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ja-JP" w:bidi="th-TH"/>
              </w:rPr>
              <w:t>StromversOrgung Und Zündung</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_Toc231228640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65</w:t>
            </w:r>
            <w:r w:rsidRPr="008A34FA">
              <w:rPr>
                <w:rFonts w:ascii="Aptos Narrow" w:hAnsi="Aptos Narrow"/>
                <w:noProof/>
                <w:webHidden/>
              </w:rPr>
              <w:fldChar w:fldCharType="end"/>
            </w:r>
          </w:hyperlink>
        </w:p>
        <w:p w14:paraId="0E515F20" w14:textId="53A4E1CB"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1" w:history="1">
            <w:r w:rsidRPr="008A34FA">
              <w:rPr>
                <w:rStyle w:val="Hyperlink"/>
                <w:rFonts w:ascii="Aptos Narrow" w:hAnsi="Aptos Narrow"/>
                <w:noProof/>
                <w:lang w:val="en-GB" w:eastAsia="ja-JP" w:bidi="th-TH"/>
              </w:rPr>
              <w:t>10.5.2</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eastAsia="ja-JP" w:bidi="th-TH"/>
              </w:rPr>
              <w:t>Verbindung zwischen Dachantenne und CCU</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_Toc231228641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67</w:t>
            </w:r>
            <w:r w:rsidRPr="008A34FA">
              <w:rPr>
                <w:rFonts w:ascii="Aptos Narrow" w:hAnsi="Aptos Narrow"/>
                <w:noProof/>
                <w:webHidden/>
              </w:rPr>
              <w:fldChar w:fldCharType="end"/>
            </w:r>
          </w:hyperlink>
        </w:p>
        <w:p w14:paraId="62BAFBCE" w14:textId="2B210C60"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2" w:history="1">
            <w:r w:rsidRPr="008A34FA">
              <w:rPr>
                <w:rStyle w:val="Hyperlink"/>
                <w:rFonts w:ascii="Aptos Narrow" w:hAnsi="Aptos Narrow"/>
                <w:noProof/>
                <w:lang w:val="en-GB" w:eastAsia="ja-JP" w:bidi="th-TH"/>
              </w:rPr>
              <w:t>10.5.3</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en-GB" w:eastAsia="ja-JP" w:bidi="th-TH"/>
              </w:rPr>
              <w:t>Access Point: Westermo Ibex-610 nmid 1043</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_Toc231228642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68</w:t>
            </w:r>
            <w:r w:rsidRPr="008A34FA">
              <w:rPr>
                <w:rFonts w:ascii="Aptos Narrow" w:hAnsi="Aptos Narrow"/>
                <w:noProof/>
                <w:webHidden/>
              </w:rPr>
              <w:fldChar w:fldCharType="end"/>
            </w:r>
          </w:hyperlink>
        </w:p>
        <w:p w14:paraId="3A5AFBFB" w14:textId="30DE2E8A"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3" w:history="1">
            <w:r w:rsidRPr="008A34FA">
              <w:rPr>
                <w:rStyle w:val="Hyperlink"/>
                <w:rFonts w:ascii="Aptos Narrow" w:hAnsi="Aptos Narrow"/>
                <w:noProof/>
                <w:lang w:val="en-GB" w:eastAsia="ja-JP" w:bidi="th-TH"/>
              </w:rPr>
              <w:t>10.5.4</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en-GB" w:eastAsia="ja-JP" w:bidi="th-TH"/>
              </w:rPr>
              <w:t>Ethernet Switch VDSRail ds-cswp28-10gbe</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_Toc231228643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69</w:t>
            </w:r>
            <w:r w:rsidRPr="008A34FA">
              <w:rPr>
                <w:rFonts w:ascii="Aptos Narrow" w:hAnsi="Aptos Narrow"/>
                <w:noProof/>
                <w:webHidden/>
              </w:rPr>
              <w:fldChar w:fldCharType="end"/>
            </w:r>
          </w:hyperlink>
        </w:p>
        <w:p w14:paraId="4F81A679" w14:textId="27CF96C5"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4" w:history="1">
            <w:r w:rsidRPr="008A34FA">
              <w:rPr>
                <w:rStyle w:val="Hyperlink"/>
                <w:rFonts w:ascii="Aptos Narrow" w:hAnsi="Aptos Narrow"/>
                <w:noProof/>
                <w:lang w:val="en-GB" w:eastAsia="ja-JP" w:bidi="th-TH"/>
              </w:rPr>
              <w:t>10.5.5</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en-GB" w:eastAsia="ja-JP" w:bidi="th-TH"/>
              </w:rPr>
              <w:t>Dachantenne: Sencity rail Multi Antenne 1399.99.0307</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_Toc231228644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71</w:t>
            </w:r>
            <w:r w:rsidRPr="008A34FA">
              <w:rPr>
                <w:rFonts w:ascii="Aptos Narrow" w:hAnsi="Aptos Narrow"/>
                <w:noProof/>
                <w:webHidden/>
              </w:rPr>
              <w:fldChar w:fldCharType="end"/>
            </w:r>
          </w:hyperlink>
        </w:p>
        <w:p w14:paraId="3BDC4513" w14:textId="2F5BC737" w:rsidR="005D2654" w:rsidRPr="008A34FA" w:rsidRDefault="005D2654">
          <w:pPr>
            <w:pStyle w:val="TOC3"/>
            <w:tabs>
              <w:tab w:val="left" w:pos="1400"/>
              <w:tab w:val="right" w:leader="dot" w:pos="9345"/>
            </w:tabs>
            <w:rPr>
              <w:rFonts w:ascii="Aptos Narrow" w:eastAsiaTheme="minorEastAsia" w:hAnsi="Aptos Narrow" w:cstheme="minorBidi"/>
              <w:iCs w:val="0"/>
              <w:noProof/>
              <w:kern w:val="2"/>
              <w:sz w:val="24"/>
              <w:szCs w:val="24"/>
              <w:lang w:val="en-GB" w:eastAsia="en-GB"/>
              <w14:ligatures w14:val="standardContextual"/>
            </w:rPr>
          </w:pPr>
          <w:hyperlink w:anchor="_Toc231228645" w:history="1">
            <w:r w:rsidRPr="008A34FA">
              <w:rPr>
                <w:rStyle w:val="Hyperlink"/>
                <w:rFonts w:ascii="Aptos Narrow" w:hAnsi="Aptos Narrow"/>
                <w:noProof/>
                <w:lang w:val="en-GB" w:eastAsia="ja-JP" w:bidi="th-TH"/>
              </w:rPr>
              <w:t>10.5.6</w:t>
            </w:r>
            <w:r w:rsidRPr="008A34FA">
              <w:rPr>
                <w:rFonts w:ascii="Aptos Narrow" w:eastAsiaTheme="minorEastAsia" w:hAnsi="Aptos Narrow" w:cstheme="minorBidi"/>
                <w:iCs w:val="0"/>
                <w:noProof/>
                <w:kern w:val="2"/>
                <w:sz w:val="24"/>
                <w:szCs w:val="24"/>
                <w:lang w:val="en-GB" w:eastAsia="en-GB"/>
                <w14:ligatures w14:val="standardContextual"/>
              </w:rPr>
              <w:tab/>
            </w:r>
            <w:r w:rsidRPr="008A34FA">
              <w:rPr>
                <w:rStyle w:val="Hyperlink"/>
                <w:rFonts w:ascii="Aptos Narrow" w:hAnsi="Aptos Narrow"/>
                <w:noProof/>
                <w:lang w:val="en-GB" w:eastAsia="ja-JP" w:bidi="th-TH"/>
              </w:rPr>
              <w:t>Indoor Wifi Antenna (Huber and Suhner 1399.35.0020)</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_Toc231228645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73</w:t>
            </w:r>
            <w:r w:rsidRPr="008A34FA">
              <w:rPr>
                <w:rFonts w:ascii="Aptos Narrow" w:hAnsi="Aptos Narrow"/>
                <w:noProof/>
                <w:webHidden/>
              </w:rPr>
              <w:fldChar w:fldCharType="end"/>
            </w:r>
          </w:hyperlink>
        </w:p>
        <w:p w14:paraId="0C52D0EF" w14:textId="7C9EAAF1" w:rsidR="005D2654" w:rsidRPr="008A34FA" w:rsidRDefault="005D2654">
          <w:pPr>
            <w:pStyle w:val="TOC1"/>
            <w:rPr>
              <w:rFonts w:ascii="Aptos Narrow" w:eastAsiaTheme="minorEastAsia" w:hAnsi="Aptos Narrow" w:cstheme="minorBidi"/>
              <w:b w:val="0"/>
              <w:bCs w:val="0"/>
              <w:caps w:val="0"/>
              <w:noProof/>
              <w:kern w:val="2"/>
              <w:sz w:val="24"/>
              <w:szCs w:val="24"/>
              <w:lang w:val="en-GB" w:eastAsia="en-GB"/>
              <w14:ligatures w14:val="standardContextual"/>
            </w:rPr>
          </w:pPr>
          <w:hyperlink w:anchor="_Toc231228646" w:history="1">
            <w:r w:rsidRPr="008A34FA">
              <w:rPr>
                <w:rStyle w:val="Hyperlink"/>
                <w:rFonts w:ascii="Aptos Narrow" w:hAnsi="Aptos Narrow"/>
                <w:noProof/>
                <w:lang w:val="en-GB" w:eastAsia="ja-JP"/>
              </w:rPr>
              <w:t>11</w:t>
            </w:r>
            <w:r w:rsidRPr="008A34FA">
              <w:rPr>
                <w:rFonts w:ascii="Aptos Narrow" w:eastAsiaTheme="minorEastAsia" w:hAnsi="Aptos Narrow" w:cstheme="minorBidi"/>
                <w:b w:val="0"/>
                <w:bCs w:val="0"/>
                <w:caps w:val="0"/>
                <w:noProof/>
                <w:kern w:val="2"/>
                <w:sz w:val="24"/>
                <w:szCs w:val="24"/>
                <w:lang w:val="en-GB" w:eastAsia="en-GB"/>
                <w14:ligatures w14:val="standardContextual"/>
              </w:rPr>
              <w:tab/>
            </w:r>
            <w:r w:rsidRPr="008A34FA">
              <w:rPr>
                <w:rStyle w:val="Hyperlink"/>
                <w:rFonts w:ascii="Aptos Narrow" w:hAnsi="Aptos Narrow"/>
                <w:noProof/>
                <w:lang w:eastAsia="ja-JP"/>
              </w:rPr>
              <w:t>Glossar</w:t>
            </w:r>
            <w:r w:rsidRPr="008A34FA">
              <w:rPr>
                <w:rFonts w:ascii="Aptos Narrow" w:hAnsi="Aptos Narrow"/>
                <w:noProof/>
                <w:webHidden/>
              </w:rPr>
              <w:tab/>
            </w:r>
            <w:r w:rsidRPr="008A34FA">
              <w:rPr>
                <w:rFonts w:ascii="Aptos Narrow" w:hAnsi="Aptos Narrow"/>
                <w:noProof/>
                <w:webHidden/>
              </w:rPr>
              <w:fldChar w:fldCharType="begin"/>
            </w:r>
            <w:r w:rsidRPr="008A34FA">
              <w:rPr>
                <w:rFonts w:ascii="Aptos Narrow" w:hAnsi="Aptos Narrow"/>
                <w:noProof/>
                <w:webHidden/>
              </w:rPr>
              <w:instrText xml:space="preserve"> PAGEREF _Toc231228646 \h </w:instrText>
            </w:r>
            <w:r w:rsidRPr="008A34FA">
              <w:rPr>
                <w:rFonts w:ascii="Aptos Narrow" w:hAnsi="Aptos Narrow"/>
                <w:noProof/>
                <w:webHidden/>
              </w:rPr>
            </w:r>
            <w:r w:rsidRPr="008A34FA">
              <w:rPr>
                <w:rFonts w:ascii="Aptos Narrow" w:hAnsi="Aptos Narrow"/>
                <w:noProof/>
                <w:webHidden/>
              </w:rPr>
              <w:fldChar w:fldCharType="separate"/>
            </w:r>
            <w:r w:rsidRPr="008A34FA">
              <w:rPr>
                <w:rFonts w:ascii="Aptos Narrow" w:hAnsi="Aptos Narrow"/>
                <w:noProof/>
                <w:webHidden/>
              </w:rPr>
              <w:t>75</w:t>
            </w:r>
            <w:r w:rsidRPr="008A34FA">
              <w:rPr>
                <w:rFonts w:ascii="Aptos Narrow" w:hAnsi="Aptos Narrow"/>
                <w:noProof/>
                <w:webHidden/>
              </w:rPr>
              <w:fldChar w:fldCharType="end"/>
            </w:r>
          </w:hyperlink>
        </w:p>
        <w:p w14:paraId="3970D39A" w14:textId="60260AEF" w:rsidR="0B7E20D7" w:rsidRPr="008A34FA" w:rsidRDefault="0B7E20D7" w:rsidP="002643BF">
          <w:pPr>
            <w:pStyle w:val="TOC1"/>
            <w:tabs>
              <w:tab w:val="left" w:pos="435"/>
            </w:tabs>
            <w:rPr>
              <w:rStyle w:val="Hyperlink"/>
              <w:rFonts w:ascii="Aptos Narrow" w:hAnsi="Aptos Narrow"/>
            </w:rPr>
          </w:pPr>
          <w:r w:rsidRPr="008A34FA">
            <w:rPr>
              <w:rFonts w:ascii="Aptos Narrow" w:hAnsi="Aptos Narrow"/>
            </w:rPr>
            <w:fldChar w:fldCharType="end"/>
          </w:r>
        </w:p>
      </w:sdtContent>
    </w:sdt>
    <w:p w14:paraId="3872A019" w14:textId="77777777" w:rsidR="00496D27" w:rsidRPr="008A34FA" w:rsidRDefault="00496D27" w:rsidP="00241460">
      <w:pPr>
        <w:spacing w:before="0" w:after="0"/>
        <w:rPr>
          <w:rFonts w:ascii="Aptos Narrow" w:hAnsi="Aptos Narrow"/>
          <w:sz w:val="8"/>
          <w:szCs w:val="8"/>
        </w:rPr>
      </w:pPr>
    </w:p>
    <w:p w14:paraId="2074C12A" w14:textId="77777777" w:rsidR="00496D27" w:rsidRPr="008A34FA" w:rsidRDefault="00496D27">
      <w:pPr>
        <w:rPr>
          <w:rFonts w:ascii="Aptos Narrow" w:hAnsi="Aptos Narrow"/>
          <w:sz w:val="8"/>
          <w:szCs w:val="8"/>
        </w:rPr>
      </w:pPr>
      <w:r w:rsidRPr="008A34FA">
        <w:rPr>
          <w:rFonts w:ascii="Aptos Narrow" w:hAnsi="Aptos Narrow"/>
          <w:sz w:val="8"/>
          <w:szCs w:val="8"/>
        </w:rPr>
        <w:br w:type="page"/>
      </w:r>
    </w:p>
    <w:p w14:paraId="3A23392E" w14:textId="77777777" w:rsidR="00752D70" w:rsidRPr="008A34FA" w:rsidRDefault="00CD5D58" w:rsidP="00752D70">
      <w:pPr>
        <w:pStyle w:val="Heading1"/>
        <w:rPr>
          <w:rFonts w:ascii="Aptos Narrow" w:hAnsi="Aptos Narrow"/>
        </w:rPr>
      </w:pPr>
      <w:bookmarkStart w:id="23" w:name="_Ref126241098"/>
      <w:bookmarkStart w:id="24" w:name="_Toc231228550"/>
      <w:r w:rsidRPr="008A34FA">
        <w:rPr>
          <w:rFonts w:ascii="Aptos Narrow" w:hAnsi="Aptos Narrow"/>
        </w:rPr>
        <w:lastRenderedPageBreak/>
        <w:t>Einleitung</w:t>
      </w:r>
      <w:bookmarkEnd w:id="23"/>
      <w:bookmarkEnd w:id="24"/>
    </w:p>
    <w:p w14:paraId="74557A24" w14:textId="77777777" w:rsidR="00CF35E1" w:rsidRPr="008A34FA" w:rsidRDefault="00CF35E1" w:rsidP="00CF35E1">
      <w:pPr>
        <w:rPr>
          <w:rFonts w:ascii="Aptos Narrow" w:hAnsi="Aptos Narrow"/>
        </w:rPr>
      </w:pPr>
      <w:r w:rsidRPr="008A34FA">
        <w:rPr>
          <w:rFonts w:ascii="Aptos Narrow" w:hAnsi="Aptos Narrow"/>
        </w:rPr>
        <w:t>Ziel dieses Dokuments ist es den technischen Umfang der von Nomad Digital bereitgestellten „Internet on Board (IoB)“-Lösung detailliert darzustellen.</w:t>
      </w:r>
    </w:p>
    <w:p w14:paraId="0E3BAE84" w14:textId="77777777" w:rsidR="00CF35E1" w:rsidRPr="008A34FA" w:rsidRDefault="00CF35E1" w:rsidP="00CF35E1">
      <w:pPr>
        <w:rPr>
          <w:rFonts w:ascii="Aptos Narrow" w:hAnsi="Aptos Narrow"/>
        </w:rPr>
      </w:pPr>
      <w:r w:rsidRPr="008A34FA">
        <w:rPr>
          <w:rFonts w:ascii="Aptos Narrow" w:hAnsi="Aptos Narrow"/>
        </w:rPr>
        <w:t>Das Dokument richtet sich ausschließlich an den Auftraggeber ÖBB und dient als technische Grundlage zur Integration, Abgrenzung und Dokumentation der Nomad-Komponenten innerhalb des Gesamtsystems.</w:t>
      </w:r>
    </w:p>
    <w:p w14:paraId="22A2C61C" w14:textId="77777777" w:rsidR="00CF35E1" w:rsidRPr="008A34FA" w:rsidRDefault="00CF35E1" w:rsidP="00CF35E1">
      <w:pPr>
        <w:rPr>
          <w:rFonts w:ascii="Aptos Narrow" w:hAnsi="Aptos Narrow"/>
        </w:rPr>
      </w:pPr>
      <w:r w:rsidRPr="008A34FA">
        <w:rPr>
          <w:rFonts w:ascii="Aptos Narrow" w:hAnsi="Aptos Narrow"/>
        </w:rPr>
        <w:t>Schnittstellen zu Drittparteien – insbesondere zur durch Stadler betriebenen Netzwerkinfrastruktur – werden lediglich in dem Umfang betrachtet, wie sie für die Einbindung der Nomad-Lösung notwendig sind. Der Fokus liegt ausschließlich auf den Nomad-spezifischen Systembestandteilen und deren technischen Anforderungen.</w:t>
      </w:r>
    </w:p>
    <w:p w14:paraId="5996F6F0" w14:textId="77777777" w:rsidR="00CD5D58" w:rsidRPr="008A34FA" w:rsidRDefault="00CD5D58" w:rsidP="00CD5D58">
      <w:pPr>
        <w:rPr>
          <w:rFonts w:ascii="Aptos Narrow" w:hAnsi="Aptos Narrow"/>
        </w:rPr>
      </w:pPr>
      <w:r w:rsidRPr="008A34FA">
        <w:rPr>
          <w:rFonts w:ascii="Aptos Narrow" w:hAnsi="Aptos Narrow"/>
        </w:rPr>
        <w:t>Die Konfiguration für das Dosto Neu-Projekt wird von ÖBB wie folgt dargelegt:</w:t>
      </w:r>
    </w:p>
    <w:p w14:paraId="0F8C3C11" w14:textId="77777777" w:rsidR="00CD5D58" w:rsidRPr="008A34FA" w:rsidRDefault="00CD5D58">
      <w:pPr>
        <w:pStyle w:val="ListParagraph"/>
        <w:numPr>
          <w:ilvl w:val="0"/>
          <w:numId w:val="7"/>
        </w:numPr>
        <w:rPr>
          <w:rFonts w:ascii="Aptos Narrow" w:hAnsi="Aptos Narrow"/>
        </w:rPr>
      </w:pPr>
      <w:r w:rsidRPr="008A34FA">
        <w:rPr>
          <w:rFonts w:ascii="Aptos Narrow" w:hAnsi="Aptos Narrow"/>
        </w:rPr>
        <w:t xml:space="preserve">Umfang: </w:t>
      </w:r>
      <w:r w:rsidRPr="008A34FA">
        <w:rPr>
          <w:rFonts w:ascii="Aptos Narrow" w:hAnsi="Aptos Narrow"/>
        </w:rPr>
        <w:br/>
        <w:t>Abruf 1: 21x 4-Teiler und 20x 6-Teiler. (Nahverkehr)</w:t>
      </w:r>
    </w:p>
    <w:p w14:paraId="11E91AB7" w14:textId="77777777" w:rsidR="00B920E8" w:rsidRPr="008A34FA" w:rsidRDefault="00B920E8" w:rsidP="00B920E8">
      <w:pPr>
        <w:pStyle w:val="ListParagraph"/>
        <w:rPr>
          <w:rFonts w:ascii="Aptos Narrow" w:hAnsi="Aptos Narrow"/>
        </w:rPr>
      </w:pPr>
      <w:r w:rsidRPr="008A34FA">
        <w:rPr>
          <w:rFonts w:ascii="Aptos Narrow" w:hAnsi="Aptos Narrow"/>
        </w:rPr>
        <w:t>Abruf 2: 14x 6-Teiler. (Fernverkehr)</w:t>
      </w:r>
      <w:r w:rsidRPr="008A34FA">
        <w:rPr>
          <w:rFonts w:ascii="Aptos Narrow" w:hAnsi="Aptos Narrow"/>
        </w:rPr>
        <w:br/>
        <w:t>Abruf 3: 21x 4-Teiler. (Nahverkehr)</w:t>
      </w:r>
      <w:r w:rsidRPr="008A34FA">
        <w:rPr>
          <w:rFonts w:ascii="Aptos Narrow" w:hAnsi="Aptos Narrow"/>
        </w:rPr>
        <w:br/>
        <w:t>Abruf 4: 3 5-Teiler. (City Airport Train)</w:t>
      </w:r>
    </w:p>
    <w:p w14:paraId="36B29D59" w14:textId="77777777" w:rsidR="00B920E8" w:rsidRPr="008A34FA" w:rsidRDefault="00B920E8" w:rsidP="00B920E8">
      <w:pPr>
        <w:pStyle w:val="ListParagraph"/>
        <w:rPr>
          <w:rFonts w:ascii="Aptos Narrow" w:hAnsi="Aptos Narrow"/>
        </w:rPr>
      </w:pPr>
      <w:r w:rsidRPr="008A34FA">
        <w:rPr>
          <w:rFonts w:ascii="Aptos Narrow" w:hAnsi="Aptos Narrow"/>
        </w:rPr>
        <w:t>Abruf 5: 47x 4-Teiler. (Nahverkehr)</w:t>
      </w:r>
    </w:p>
    <w:p w14:paraId="7D4B2204"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Endkunde: Österreichische Bundesbahnen (ÖBB)</w:t>
      </w:r>
    </w:p>
    <w:p w14:paraId="4664E69E"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Hardwareinstallation: Stadler Rail</w:t>
      </w:r>
    </w:p>
    <w:p w14:paraId="27F01C48"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Softwareinstallation: Nomad Digital</w:t>
      </w:r>
    </w:p>
    <w:p w14:paraId="4179CAAD"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Backend-Integration / Änderungen: Nomad Digital</w:t>
      </w:r>
    </w:p>
    <w:p w14:paraId="7861247D" w14:textId="77777777" w:rsidR="00CF35E1" w:rsidRPr="008A34FA" w:rsidRDefault="00D77930">
      <w:pPr>
        <w:pStyle w:val="ListParagraph"/>
        <w:numPr>
          <w:ilvl w:val="0"/>
          <w:numId w:val="7"/>
        </w:numPr>
        <w:rPr>
          <w:rFonts w:ascii="Aptos Narrow" w:hAnsi="Aptos Narrow"/>
          <w:lang w:val="en-GB"/>
        </w:rPr>
      </w:pPr>
      <w:r w:rsidRPr="008A34FA">
        <w:rPr>
          <w:rFonts w:ascii="Aptos Narrow" w:hAnsi="Aptos Narrow"/>
          <w:lang w:val="en-GB"/>
        </w:rPr>
        <w:t>System design (High-Level): Nomad Digital &amp; ÖBB</w:t>
      </w:r>
    </w:p>
    <w:p w14:paraId="41C1C0DA" w14:textId="77777777" w:rsidR="00761FE3" w:rsidRPr="008A34FA" w:rsidRDefault="00761FE3">
      <w:pPr>
        <w:rPr>
          <w:rFonts w:ascii="Aptos Narrow" w:hAnsi="Aptos Narrow"/>
          <w:lang w:val="en-GB" w:eastAsia="ja-JP"/>
        </w:rPr>
      </w:pPr>
      <w:bookmarkStart w:id="25" w:name="_Hlk531872603"/>
      <w:r w:rsidRPr="008A34FA">
        <w:rPr>
          <w:rFonts w:ascii="Aptos Narrow" w:hAnsi="Aptos Narrow"/>
          <w:lang w:val="en-GB" w:eastAsia="ja-JP"/>
        </w:rPr>
        <w:br w:type="page"/>
      </w:r>
    </w:p>
    <w:p w14:paraId="41104556" w14:textId="77777777" w:rsidR="00A438A4" w:rsidRPr="008A34FA" w:rsidRDefault="00BE0D5C" w:rsidP="00A438A4">
      <w:pPr>
        <w:pStyle w:val="Heading1"/>
        <w:rPr>
          <w:rFonts w:ascii="Aptos Narrow" w:hAnsi="Aptos Narrow"/>
          <w:lang w:eastAsia="ja-JP"/>
        </w:rPr>
      </w:pPr>
      <w:bookmarkStart w:id="26" w:name="_Toc231228551"/>
      <w:r w:rsidRPr="008A34FA">
        <w:rPr>
          <w:rFonts w:ascii="Aptos Narrow" w:hAnsi="Aptos Narrow"/>
          <w:lang w:eastAsia="ja-JP"/>
        </w:rPr>
        <w:lastRenderedPageBreak/>
        <w:t>ZUGZUSAMMENSTELLUNG</w:t>
      </w:r>
      <w:bookmarkEnd w:id="26"/>
    </w:p>
    <w:p w14:paraId="2840BB6D" w14:textId="77777777" w:rsidR="00A438A4" w:rsidRPr="008A34FA" w:rsidRDefault="00A438A4" w:rsidP="00A438A4">
      <w:pPr>
        <w:rPr>
          <w:rFonts w:ascii="Aptos Narrow" w:hAnsi="Aptos Narrow"/>
          <w:lang w:eastAsia="ja-JP"/>
        </w:rPr>
      </w:pPr>
      <w:bookmarkStart w:id="27" w:name="_Hlk205477386"/>
      <w:bookmarkStart w:id="28" w:name="_Hlk205477360"/>
      <w:r w:rsidRPr="008A34FA">
        <w:rPr>
          <w:rFonts w:ascii="Aptos Narrow" w:hAnsi="Aptos Narrow"/>
          <w:lang w:eastAsia="ja-JP"/>
        </w:rPr>
        <w:t>Die DOSTO-Neu-Flotte der ÖBB besteht aus statischen Doppelstockgarnituren, die in vier Varianten verfügbar sind – jeweils zwei für den Einsatz im Nahverkehr und zwei für den Fernverkehr.</w:t>
      </w:r>
    </w:p>
    <w:p w14:paraId="56630D80" w14:textId="77777777" w:rsidR="00A438A4" w:rsidRPr="008A34FA" w:rsidRDefault="00A438A4" w:rsidP="00A438A4">
      <w:pPr>
        <w:pStyle w:val="Heading2"/>
        <w:spacing w:after="120"/>
        <w:ind w:left="1003" w:hanging="578"/>
        <w:rPr>
          <w:rFonts w:ascii="Aptos Narrow" w:hAnsi="Aptos Narrow"/>
        </w:rPr>
      </w:pPr>
      <w:bookmarkStart w:id="29" w:name="_Toc231228552"/>
      <w:bookmarkEnd w:id="27"/>
      <w:r w:rsidRPr="008A34FA">
        <w:rPr>
          <w:rFonts w:ascii="Aptos Narrow" w:hAnsi="Aptos Narrow"/>
        </w:rPr>
        <w:t>Garnitur und Wagen Spezifikationen</w:t>
      </w:r>
      <w:bookmarkEnd w:id="29"/>
    </w:p>
    <w:tbl>
      <w:tblPr>
        <w:tblStyle w:val="TableGrid"/>
        <w:tblW w:w="0" w:type="auto"/>
        <w:jc w:val="center"/>
        <w:tblLook w:val="04A0" w:firstRow="1" w:lastRow="0" w:firstColumn="1" w:lastColumn="0" w:noHBand="0" w:noVBand="1"/>
      </w:tblPr>
      <w:tblGrid>
        <w:gridCol w:w="1271"/>
        <w:gridCol w:w="1701"/>
        <w:gridCol w:w="2336"/>
        <w:gridCol w:w="1775"/>
        <w:gridCol w:w="2262"/>
      </w:tblGrid>
      <w:tr w:rsidR="00A438A4" w:rsidRPr="00C15779" w14:paraId="348116BE" w14:textId="77777777" w:rsidTr="6422C14E">
        <w:trPr>
          <w:jc w:val="center"/>
        </w:trPr>
        <w:tc>
          <w:tcPr>
            <w:tcW w:w="1271" w:type="dxa"/>
            <w:shd w:val="clear" w:color="auto" w:fill="B8CCE4" w:themeFill="accent1" w:themeFillTint="66"/>
            <w:vAlign w:val="center"/>
          </w:tcPr>
          <w:p w14:paraId="3109DD97"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Garnitur</w:t>
            </w:r>
          </w:p>
        </w:tc>
        <w:tc>
          <w:tcPr>
            <w:tcW w:w="4037" w:type="dxa"/>
            <w:gridSpan w:val="2"/>
            <w:shd w:val="clear" w:color="auto" w:fill="B8CCE4" w:themeFill="accent1" w:themeFillTint="66"/>
            <w:vAlign w:val="center"/>
          </w:tcPr>
          <w:p w14:paraId="6286A785"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Nahverkehr</w:t>
            </w:r>
          </w:p>
        </w:tc>
        <w:tc>
          <w:tcPr>
            <w:tcW w:w="4037" w:type="dxa"/>
            <w:gridSpan w:val="2"/>
            <w:shd w:val="clear" w:color="auto" w:fill="B8CCE4" w:themeFill="accent1" w:themeFillTint="66"/>
            <w:vAlign w:val="center"/>
          </w:tcPr>
          <w:p w14:paraId="62D585F6"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Fernverkehr</w:t>
            </w:r>
          </w:p>
        </w:tc>
      </w:tr>
      <w:tr w:rsidR="00A438A4" w:rsidRPr="00C15779" w14:paraId="685A8362" w14:textId="77777777" w:rsidTr="6422C14E">
        <w:trPr>
          <w:jc w:val="center"/>
        </w:trPr>
        <w:tc>
          <w:tcPr>
            <w:tcW w:w="1271" w:type="dxa"/>
            <w:shd w:val="clear" w:color="auto" w:fill="DBE5F1" w:themeFill="accent1" w:themeFillTint="33"/>
            <w:vAlign w:val="center"/>
          </w:tcPr>
          <w:p w14:paraId="575251D6"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Variante</w:t>
            </w:r>
          </w:p>
        </w:tc>
        <w:tc>
          <w:tcPr>
            <w:tcW w:w="1701" w:type="dxa"/>
            <w:shd w:val="clear" w:color="auto" w:fill="DBE5F1" w:themeFill="accent1" w:themeFillTint="33"/>
            <w:vAlign w:val="center"/>
          </w:tcPr>
          <w:p w14:paraId="0C1A5E47"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4-Teiler</w:t>
            </w:r>
          </w:p>
        </w:tc>
        <w:tc>
          <w:tcPr>
            <w:tcW w:w="2336" w:type="dxa"/>
            <w:shd w:val="clear" w:color="auto" w:fill="DBE5F1" w:themeFill="accent1" w:themeFillTint="33"/>
            <w:vAlign w:val="center"/>
          </w:tcPr>
          <w:p w14:paraId="6A9F93F8"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6-Teiler</w:t>
            </w:r>
          </w:p>
        </w:tc>
        <w:tc>
          <w:tcPr>
            <w:tcW w:w="1775" w:type="dxa"/>
            <w:shd w:val="clear" w:color="auto" w:fill="DBE5F1" w:themeFill="accent1" w:themeFillTint="33"/>
            <w:vAlign w:val="center"/>
          </w:tcPr>
          <w:p w14:paraId="06FC8A8E"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5-Teiler</w:t>
            </w:r>
          </w:p>
        </w:tc>
        <w:tc>
          <w:tcPr>
            <w:tcW w:w="2262" w:type="dxa"/>
            <w:shd w:val="clear" w:color="auto" w:fill="DBE5F1" w:themeFill="accent1" w:themeFillTint="33"/>
            <w:vAlign w:val="center"/>
          </w:tcPr>
          <w:p w14:paraId="215C2DEC"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6-Teiler</w:t>
            </w:r>
          </w:p>
        </w:tc>
      </w:tr>
      <w:tr w:rsidR="00A438A4" w:rsidRPr="00C15779" w14:paraId="1789CB9F" w14:textId="77777777" w:rsidTr="6422C14E">
        <w:trPr>
          <w:jc w:val="center"/>
        </w:trPr>
        <w:tc>
          <w:tcPr>
            <w:tcW w:w="1271" w:type="dxa"/>
            <w:shd w:val="clear" w:color="auto" w:fill="DBE5F1" w:themeFill="accent1" w:themeFillTint="33"/>
            <w:vAlign w:val="center"/>
          </w:tcPr>
          <w:p w14:paraId="736F3FD5"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Kennung</w:t>
            </w:r>
          </w:p>
        </w:tc>
        <w:tc>
          <w:tcPr>
            <w:tcW w:w="1701" w:type="dxa"/>
            <w:shd w:val="clear" w:color="auto" w:fill="FFFFFF" w:themeFill="background1"/>
            <w:vAlign w:val="center"/>
          </w:tcPr>
          <w:p w14:paraId="0DF0CA8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4734</w:t>
            </w:r>
          </w:p>
        </w:tc>
        <w:tc>
          <w:tcPr>
            <w:tcW w:w="2336" w:type="dxa"/>
            <w:shd w:val="clear" w:color="auto" w:fill="FFFFFF" w:themeFill="background1"/>
            <w:vAlign w:val="center"/>
          </w:tcPr>
          <w:p w14:paraId="6996C2DB"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4736</w:t>
            </w:r>
          </w:p>
        </w:tc>
        <w:tc>
          <w:tcPr>
            <w:tcW w:w="1775" w:type="dxa"/>
            <w:shd w:val="clear" w:color="auto" w:fill="FFFFFF" w:themeFill="background1"/>
            <w:vAlign w:val="center"/>
          </w:tcPr>
          <w:p w14:paraId="57BE4AA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4705</w:t>
            </w:r>
          </w:p>
        </w:tc>
        <w:tc>
          <w:tcPr>
            <w:tcW w:w="2262" w:type="dxa"/>
            <w:shd w:val="clear" w:color="auto" w:fill="FFFFFF" w:themeFill="background1"/>
            <w:vAlign w:val="center"/>
          </w:tcPr>
          <w:p w14:paraId="3A422B74"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4706</w:t>
            </w:r>
          </w:p>
        </w:tc>
      </w:tr>
      <w:tr w:rsidR="00A438A4" w:rsidRPr="00C15779" w14:paraId="32FE7B18" w14:textId="77777777" w:rsidTr="6422C14E">
        <w:trPr>
          <w:jc w:val="center"/>
        </w:trPr>
        <w:tc>
          <w:tcPr>
            <w:tcW w:w="1271" w:type="dxa"/>
            <w:shd w:val="clear" w:color="auto" w:fill="DBE5F1" w:themeFill="accent1" w:themeFillTint="33"/>
            <w:vAlign w:val="center"/>
          </w:tcPr>
          <w:p w14:paraId="1C555B5F"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Aufbau</w:t>
            </w:r>
          </w:p>
        </w:tc>
        <w:tc>
          <w:tcPr>
            <w:tcW w:w="1701" w:type="dxa"/>
            <w:shd w:val="clear" w:color="auto" w:fill="FFFFFF" w:themeFill="background1"/>
            <w:vAlign w:val="center"/>
          </w:tcPr>
          <w:p w14:paraId="119EFF5E" w14:textId="77777777" w:rsidR="00A438A4" w:rsidRPr="00C15779" w:rsidRDefault="00A438A4" w:rsidP="6422C14E">
            <w:pPr>
              <w:jc w:val="center"/>
              <w:rPr>
                <w:rFonts w:ascii="Aptos Narrow" w:hAnsi="Aptos Narrow" w:cstheme="minorBidi"/>
                <w:sz w:val="22"/>
                <w:szCs w:val="22"/>
                <w:lang w:eastAsia="ja-JP"/>
              </w:rPr>
            </w:pPr>
            <w:r w:rsidRPr="00C15779">
              <w:rPr>
                <w:rFonts w:ascii="Aptos Narrow" w:hAnsi="Aptos Narrow" w:cstheme="minorBidi"/>
                <w:sz w:val="22"/>
                <w:szCs w:val="22"/>
                <w:lang w:eastAsia="ja-JP"/>
              </w:rPr>
              <w:t>A – C – G – B</w:t>
            </w:r>
          </w:p>
        </w:tc>
        <w:tc>
          <w:tcPr>
            <w:tcW w:w="2336" w:type="dxa"/>
            <w:shd w:val="clear" w:color="auto" w:fill="FFFFFF" w:themeFill="background1"/>
            <w:vAlign w:val="center"/>
          </w:tcPr>
          <w:p w14:paraId="1BB760F0"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D – E – F – B</w:t>
            </w:r>
          </w:p>
        </w:tc>
        <w:tc>
          <w:tcPr>
            <w:tcW w:w="1775" w:type="dxa"/>
            <w:shd w:val="clear" w:color="auto" w:fill="FFFFFF" w:themeFill="background1"/>
            <w:vAlign w:val="center"/>
          </w:tcPr>
          <w:p w14:paraId="650E9BF8"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E – F – B</w:t>
            </w:r>
          </w:p>
        </w:tc>
        <w:tc>
          <w:tcPr>
            <w:tcW w:w="2262" w:type="dxa"/>
            <w:shd w:val="clear" w:color="auto" w:fill="FFFFFF" w:themeFill="background1"/>
            <w:vAlign w:val="center"/>
          </w:tcPr>
          <w:p w14:paraId="7C826F8D"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D – E – F – B</w:t>
            </w:r>
          </w:p>
        </w:tc>
      </w:tr>
      <w:tr w:rsidR="00A438A4" w:rsidRPr="00C15779" w14:paraId="57798BC6" w14:textId="77777777" w:rsidTr="00C15779">
        <w:trPr>
          <w:trHeight w:val="50"/>
          <w:jc w:val="center"/>
        </w:trPr>
        <w:tc>
          <w:tcPr>
            <w:tcW w:w="1271" w:type="dxa"/>
            <w:shd w:val="clear" w:color="auto" w:fill="DBE5F1" w:themeFill="accent1" w:themeFillTint="33"/>
            <w:vAlign w:val="center"/>
          </w:tcPr>
          <w:p w14:paraId="67C51FC2"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Typ</w:t>
            </w:r>
          </w:p>
        </w:tc>
        <w:tc>
          <w:tcPr>
            <w:tcW w:w="8074" w:type="dxa"/>
            <w:gridSpan w:val="4"/>
            <w:shd w:val="clear" w:color="auto" w:fill="FFFFFF" w:themeFill="background1"/>
            <w:vAlign w:val="center"/>
          </w:tcPr>
          <w:p w14:paraId="10603FB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Statisch</w:t>
            </w:r>
          </w:p>
        </w:tc>
      </w:tr>
    </w:tbl>
    <w:p w14:paraId="6CF41686" w14:textId="77777777" w:rsidR="00A438A4" w:rsidRPr="008A34FA" w:rsidRDefault="00A438A4" w:rsidP="00A438A4">
      <w:pPr>
        <w:rPr>
          <w:rFonts w:ascii="Aptos Narrow" w:hAnsi="Aptos Narrow"/>
        </w:rPr>
      </w:pPr>
    </w:p>
    <w:tbl>
      <w:tblPr>
        <w:tblStyle w:val="TableGrid"/>
        <w:tblW w:w="0" w:type="auto"/>
        <w:jc w:val="center"/>
        <w:tblLook w:val="04A0" w:firstRow="1" w:lastRow="0" w:firstColumn="1" w:lastColumn="0" w:noHBand="0" w:noVBand="1"/>
      </w:tblPr>
      <w:tblGrid>
        <w:gridCol w:w="2985"/>
        <w:gridCol w:w="3374"/>
        <w:gridCol w:w="2986"/>
      </w:tblGrid>
      <w:tr w:rsidR="00A438A4" w:rsidRPr="00C15779" w14:paraId="081CC4B7" w14:textId="77777777" w:rsidTr="006B76E5">
        <w:trPr>
          <w:jc w:val="center"/>
        </w:trPr>
        <w:tc>
          <w:tcPr>
            <w:tcW w:w="9345" w:type="dxa"/>
            <w:gridSpan w:val="3"/>
            <w:shd w:val="clear" w:color="auto" w:fill="B8CCE4" w:themeFill="accent1" w:themeFillTint="66"/>
            <w:vAlign w:val="center"/>
          </w:tcPr>
          <w:p w14:paraId="6B110C96"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Wagendetails</w:t>
            </w:r>
          </w:p>
        </w:tc>
      </w:tr>
      <w:tr w:rsidR="00A438A4" w:rsidRPr="00C15779" w14:paraId="06039BAA" w14:textId="77777777" w:rsidTr="006B76E5">
        <w:trPr>
          <w:jc w:val="center"/>
        </w:trPr>
        <w:tc>
          <w:tcPr>
            <w:tcW w:w="2985" w:type="dxa"/>
            <w:shd w:val="clear" w:color="auto" w:fill="DBE5F1" w:themeFill="accent1" w:themeFillTint="33"/>
            <w:vAlign w:val="center"/>
          </w:tcPr>
          <w:p w14:paraId="52B35B7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Wagentyp</w:t>
            </w:r>
          </w:p>
        </w:tc>
        <w:tc>
          <w:tcPr>
            <w:tcW w:w="3374" w:type="dxa"/>
            <w:shd w:val="clear" w:color="auto" w:fill="DBE5F1" w:themeFill="accent1" w:themeFillTint="33"/>
            <w:vAlign w:val="center"/>
          </w:tcPr>
          <w:p w14:paraId="45C822BE" w14:textId="77777777" w:rsidR="00A438A4" w:rsidRPr="00C15779" w:rsidRDefault="00A438A4" w:rsidP="006B76E5">
            <w:pPr>
              <w:jc w:val="center"/>
              <w:rPr>
                <w:rFonts w:ascii="Aptos Narrow" w:hAnsi="Aptos Narrow" w:cstheme="minorHAnsi"/>
                <w:b/>
                <w:sz w:val="22"/>
                <w:szCs w:val="22"/>
                <w:lang w:eastAsia="ja-JP"/>
              </w:rPr>
            </w:pPr>
            <w:r w:rsidRPr="00C15779">
              <w:rPr>
                <w:rFonts w:ascii="Aptos Narrow" w:hAnsi="Aptos Narrow" w:cstheme="minorHAnsi"/>
                <w:b/>
                <w:sz w:val="22"/>
                <w:szCs w:val="22"/>
                <w:lang w:eastAsia="ja-JP"/>
              </w:rPr>
              <w:t>Wagennummer (Position)</w:t>
            </w:r>
          </w:p>
        </w:tc>
        <w:tc>
          <w:tcPr>
            <w:tcW w:w="2986" w:type="dxa"/>
            <w:shd w:val="clear" w:color="auto" w:fill="DBE5F1" w:themeFill="accent1" w:themeFillTint="33"/>
            <w:vAlign w:val="center"/>
          </w:tcPr>
          <w:p w14:paraId="29E9B64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Wagenbezeichnung</w:t>
            </w:r>
          </w:p>
        </w:tc>
      </w:tr>
      <w:tr w:rsidR="00A438A4" w:rsidRPr="00C15779" w14:paraId="032E37D1" w14:textId="77777777" w:rsidTr="006B76E5">
        <w:trPr>
          <w:jc w:val="center"/>
        </w:trPr>
        <w:tc>
          <w:tcPr>
            <w:tcW w:w="2985" w:type="dxa"/>
            <w:shd w:val="clear" w:color="auto" w:fill="FFFFFF" w:themeFill="background1"/>
            <w:vAlign w:val="center"/>
          </w:tcPr>
          <w:p w14:paraId="53778D9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Steuerwagen</w:t>
            </w:r>
          </w:p>
        </w:tc>
        <w:tc>
          <w:tcPr>
            <w:tcW w:w="3374" w:type="dxa"/>
            <w:vAlign w:val="center"/>
          </w:tcPr>
          <w:p w14:paraId="2C80BD77"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100</w:t>
            </w:r>
          </w:p>
        </w:tc>
        <w:tc>
          <w:tcPr>
            <w:tcW w:w="2986" w:type="dxa"/>
            <w:vAlign w:val="center"/>
          </w:tcPr>
          <w:p w14:paraId="61F15A9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w:t>
            </w:r>
          </w:p>
        </w:tc>
      </w:tr>
      <w:tr w:rsidR="00A438A4" w:rsidRPr="00C15779" w14:paraId="55BB10C9" w14:textId="77777777" w:rsidTr="006B76E5">
        <w:trPr>
          <w:jc w:val="center"/>
        </w:trPr>
        <w:tc>
          <w:tcPr>
            <w:tcW w:w="2985" w:type="dxa"/>
            <w:shd w:val="clear" w:color="auto" w:fill="FFFFFF" w:themeFill="background1"/>
            <w:vAlign w:val="center"/>
          </w:tcPr>
          <w:p w14:paraId="1F200D4B"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2BAAAAD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200</w:t>
            </w:r>
          </w:p>
        </w:tc>
        <w:tc>
          <w:tcPr>
            <w:tcW w:w="2986" w:type="dxa"/>
            <w:vAlign w:val="center"/>
          </w:tcPr>
          <w:p w14:paraId="4D6924F1"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C</w:t>
            </w:r>
          </w:p>
        </w:tc>
      </w:tr>
      <w:tr w:rsidR="00A438A4" w:rsidRPr="00C15779" w14:paraId="3B5A69E8" w14:textId="77777777" w:rsidTr="006B76E5">
        <w:trPr>
          <w:jc w:val="center"/>
        </w:trPr>
        <w:tc>
          <w:tcPr>
            <w:tcW w:w="2985" w:type="dxa"/>
            <w:shd w:val="clear" w:color="auto" w:fill="FFFFFF" w:themeFill="background1"/>
            <w:vAlign w:val="center"/>
          </w:tcPr>
          <w:p w14:paraId="047FC3B1"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34831A85"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300</w:t>
            </w:r>
          </w:p>
        </w:tc>
        <w:tc>
          <w:tcPr>
            <w:tcW w:w="2986" w:type="dxa"/>
            <w:vAlign w:val="center"/>
          </w:tcPr>
          <w:p w14:paraId="249D2328"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D / G</w:t>
            </w:r>
          </w:p>
        </w:tc>
      </w:tr>
      <w:tr w:rsidR="00A438A4" w:rsidRPr="00C15779" w14:paraId="162DEFC3" w14:textId="77777777" w:rsidTr="006B76E5">
        <w:trPr>
          <w:jc w:val="center"/>
        </w:trPr>
        <w:tc>
          <w:tcPr>
            <w:tcW w:w="2985" w:type="dxa"/>
            <w:shd w:val="clear" w:color="auto" w:fill="FFFFFF" w:themeFill="background1"/>
            <w:vAlign w:val="center"/>
          </w:tcPr>
          <w:p w14:paraId="169DC1D9"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3D227022"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400</w:t>
            </w:r>
          </w:p>
        </w:tc>
        <w:tc>
          <w:tcPr>
            <w:tcW w:w="2986" w:type="dxa"/>
            <w:vAlign w:val="center"/>
          </w:tcPr>
          <w:p w14:paraId="6D349B12"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E</w:t>
            </w:r>
          </w:p>
        </w:tc>
      </w:tr>
      <w:tr w:rsidR="00A438A4" w:rsidRPr="00C15779" w14:paraId="71DF5433" w14:textId="77777777" w:rsidTr="006B76E5">
        <w:trPr>
          <w:jc w:val="center"/>
        </w:trPr>
        <w:tc>
          <w:tcPr>
            <w:tcW w:w="2985" w:type="dxa"/>
            <w:shd w:val="clear" w:color="auto" w:fill="FFFFFF" w:themeFill="background1"/>
            <w:vAlign w:val="center"/>
          </w:tcPr>
          <w:p w14:paraId="7B53C6C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57FECB2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500</w:t>
            </w:r>
          </w:p>
        </w:tc>
        <w:tc>
          <w:tcPr>
            <w:tcW w:w="2986" w:type="dxa"/>
            <w:vAlign w:val="center"/>
          </w:tcPr>
          <w:p w14:paraId="64C4EDB0"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F</w:t>
            </w:r>
          </w:p>
        </w:tc>
      </w:tr>
      <w:tr w:rsidR="00A438A4" w:rsidRPr="00C15779" w14:paraId="428B5A10" w14:textId="77777777" w:rsidTr="006B76E5">
        <w:trPr>
          <w:jc w:val="center"/>
        </w:trPr>
        <w:tc>
          <w:tcPr>
            <w:tcW w:w="2985" w:type="dxa"/>
            <w:shd w:val="clear" w:color="auto" w:fill="FFFFFF" w:themeFill="background1"/>
            <w:vAlign w:val="center"/>
          </w:tcPr>
          <w:p w14:paraId="1FAE0B8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Steuerwagen (Endwagen)</w:t>
            </w:r>
          </w:p>
        </w:tc>
        <w:tc>
          <w:tcPr>
            <w:tcW w:w="3374" w:type="dxa"/>
            <w:vAlign w:val="center"/>
          </w:tcPr>
          <w:p w14:paraId="72FC521D"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600</w:t>
            </w:r>
          </w:p>
        </w:tc>
        <w:tc>
          <w:tcPr>
            <w:tcW w:w="2986" w:type="dxa"/>
            <w:vAlign w:val="center"/>
          </w:tcPr>
          <w:p w14:paraId="54E72536"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B</w:t>
            </w:r>
          </w:p>
        </w:tc>
      </w:tr>
    </w:tbl>
    <w:p w14:paraId="770B02A8" w14:textId="4A01D18F" w:rsidR="00A438A4" w:rsidRPr="008A34FA" w:rsidRDefault="00A438A4" w:rsidP="00A438A4">
      <w:pPr>
        <w:rPr>
          <w:rFonts w:ascii="Aptos Narrow" w:hAnsi="Aptos Narrow"/>
          <w:lang w:eastAsia="ja-JP"/>
        </w:rPr>
      </w:pPr>
      <w:r w:rsidRPr="008A34FA">
        <w:rPr>
          <w:rFonts w:ascii="Aptos Narrow" w:hAnsi="Aptos Narrow"/>
          <w:lang w:eastAsia="ja-JP"/>
        </w:rPr>
        <w:t>Die Mittelwagen D und G sind für die Nomad Lösung als ident</w:t>
      </w:r>
      <w:ins w:id="30" w:author="Michael Fehlau" w:date="2026-06-23T12:24:00Z" w16du:dateUtc="2026-06-23T10:24:00Z">
        <w:r w:rsidR="001F122E" w:rsidRPr="008A34FA">
          <w:rPr>
            <w:rFonts w:ascii="Aptos Narrow" w:hAnsi="Aptos Narrow"/>
            <w:lang w:eastAsia="ja-JP"/>
          </w:rPr>
          <w:t>isch</w:t>
        </w:r>
      </w:ins>
      <w:r w:rsidRPr="008A34FA">
        <w:rPr>
          <w:rFonts w:ascii="Aptos Narrow" w:hAnsi="Aptos Narrow"/>
          <w:lang w:eastAsia="ja-JP"/>
        </w:rPr>
        <w:t xml:space="preserve"> zu betrachten.</w:t>
      </w:r>
    </w:p>
    <w:p w14:paraId="7C71E7FB" w14:textId="77777777" w:rsidR="00BE0D5C" w:rsidRPr="008A34FA" w:rsidRDefault="00BE0D5C" w:rsidP="00A438A4">
      <w:pPr>
        <w:rPr>
          <w:rFonts w:ascii="Aptos Narrow" w:hAnsi="Aptos Narrow"/>
          <w:lang w:eastAsia="ja-JP"/>
        </w:rPr>
      </w:pPr>
    </w:p>
    <w:p w14:paraId="38DD7940" w14:textId="77777777" w:rsidR="0036318C" w:rsidRPr="008A34FA" w:rsidRDefault="00D45FC0">
      <w:pPr>
        <w:pStyle w:val="Heading3"/>
        <w:rPr>
          <w:rFonts w:ascii="Aptos Narrow" w:hAnsi="Aptos Narrow"/>
        </w:rPr>
      </w:pPr>
      <w:bookmarkStart w:id="31" w:name="_Toc231228553"/>
      <w:r w:rsidRPr="008A34FA">
        <w:rPr>
          <w:rFonts w:ascii="Aptos Narrow" w:hAnsi="Aptos Narrow"/>
        </w:rPr>
        <w:lastRenderedPageBreak/>
        <w:t>Wagenpositionen und IoB-Funktion</w:t>
      </w:r>
      <w:bookmarkEnd w:id="31"/>
    </w:p>
    <w:p w14:paraId="238169D6" w14:textId="77777777" w:rsidR="0036318C" w:rsidRPr="008A34FA" w:rsidRDefault="00D45FC0">
      <w:pPr>
        <w:rPr>
          <w:rFonts w:ascii="Aptos Narrow" w:hAnsi="Aptos Narrow"/>
        </w:rPr>
      </w:pPr>
      <w:r w:rsidRPr="008A34FA">
        <w:rPr>
          <w:rFonts w:ascii="Aptos Narrow" w:hAnsi="Aptos Narrow"/>
        </w:rPr>
        <w:t>Die folgende Tabelle ergänzt die Garnitur-Übersicht um die jeweilige IoB-Funktion und Besonderheiten je Wagenposition.</w:t>
      </w:r>
    </w:p>
    <w:tbl>
      <w:tblPr>
        <w:tblStyle w:val="TableGrid"/>
        <w:tblW w:w="9600" w:type="dxa"/>
        <w:tblLook w:val="04A0" w:firstRow="1" w:lastRow="0" w:firstColumn="1" w:lastColumn="0" w:noHBand="0" w:noVBand="1"/>
      </w:tblPr>
      <w:tblGrid>
        <w:gridCol w:w="1477"/>
        <w:gridCol w:w="1071"/>
        <w:gridCol w:w="1382"/>
        <w:gridCol w:w="1496"/>
        <w:gridCol w:w="1669"/>
        <w:gridCol w:w="2505"/>
      </w:tblGrid>
      <w:tr w:rsidR="0036318C" w:rsidRPr="00322E5E" w14:paraId="03E7B637" w14:textId="77777777" w:rsidTr="00EA00A9">
        <w:tc>
          <w:tcPr>
            <w:tcW w:w="1477" w:type="dxa"/>
            <w:shd w:val="clear" w:color="auto" w:fill="D5E8F0"/>
          </w:tcPr>
          <w:p w14:paraId="36C60B90"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Wagentyp</w:t>
            </w:r>
          </w:p>
        </w:tc>
        <w:tc>
          <w:tcPr>
            <w:tcW w:w="1071" w:type="dxa"/>
            <w:shd w:val="clear" w:color="auto" w:fill="D5E8F0"/>
          </w:tcPr>
          <w:p w14:paraId="66B65E77"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Position</w:t>
            </w:r>
          </w:p>
        </w:tc>
        <w:tc>
          <w:tcPr>
            <w:tcW w:w="1382" w:type="dxa"/>
            <w:shd w:val="clear" w:color="auto" w:fill="D5E8F0"/>
          </w:tcPr>
          <w:p w14:paraId="7D52DC2F"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Bezeichnung</w:t>
            </w:r>
          </w:p>
        </w:tc>
        <w:tc>
          <w:tcPr>
            <w:tcW w:w="1496" w:type="dxa"/>
            <w:shd w:val="clear" w:color="auto" w:fill="D5E8F0"/>
          </w:tcPr>
          <w:p w14:paraId="6ED5F8EC"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CCU</w:t>
            </w:r>
          </w:p>
        </w:tc>
        <w:tc>
          <w:tcPr>
            <w:tcW w:w="1669" w:type="dxa"/>
            <w:shd w:val="clear" w:color="auto" w:fill="D5E8F0"/>
          </w:tcPr>
          <w:p w14:paraId="21BB6DB2"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Master-Antennen</w:t>
            </w:r>
          </w:p>
        </w:tc>
        <w:tc>
          <w:tcPr>
            <w:tcW w:w="2505" w:type="dxa"/>
            <w:shd w:val="clear" w:color="auto" w:fill="D5E8F0"/>
          </w:tcPr>
          <w:p w14:paraId="2E6C1829"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IoB-Funktion / Besonderheiten</w:t>
            </w:r>
          </w:p>
        </w:tc>
      </w:tr>
      <w:tr w:rsidR="0036318C" w:rsidRPr="00322E5E" w14:paraId="2A767362" w14:textId="77777777" w:rsidTr="00EA00A9">
        <w:tc>
          <w:tcPr>
            <w:tcW w:w="1477" w:type="dxa"/>
          </w:tcPr>
          <w:p w14:paraId="6B45FCD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Steuerwagen</w:t>
            </w:r>
          </w:p>
        </w:tc>
        <w:tc>
          <w:tcPr>
            <w:tcW w:w="1071" w:type="dxa"/>
          </w:tcPr>
          <w:p w14:paraId="7702ED3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100</w:t>
            </w:r>
          </w:p>
        </w:tc>
        <w:tc>
          <w:tcPr>
            <w:tcW w:w="1382" w:type="dxa"/>
          </w:tcPr>
          <w:p w14:paraId="46547C0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A</w:t>
            </w:r>
          </w:p>
        </w:tc>
        <w:tc>
          <w:tcPr>
            <w:tcW w:w="1496" w:type="dxa"/>
          </w:tcPr>
          <w:p w14:paraId="3225FE6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769E105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28E669D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Endwagen, Fahrgastnetz, Switches + 4× AP, keine Master-Funktion</w:t>
            </w:r>
          </w:p>
        </w:tc>
      </w:tr>
      <w:tr w:rsidR="0036318C" w:rsidRPr="00322E5E" w14:paraId="14DB5BF6" w14:textId="77777777" w:rsidTr="00EA00A9">
        <w:tc>
          <w:tcPr>
            <w:tcW w:w="1477" w:type="dxa"/>
          </w:tcPr>
          <w:p w14:paraId="1D35452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1FA9C44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200</w:t>
            </w:r>
          </w:p>
        </w:tc>
        <w:tc>
          <w:tcPr>
            <w:tcW w:w="1382" w:type="dxa"/>
          </w:tcPr>
          <w:p w14:paraId="4EDAAD1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C</w:t>
            </w:r>
          </w:p>
        </w:tc>
        <w:tc>
          <w:tcPr>
            <w:tcW w:w="1496" w:type="dxa"/>
          </w:tcPr>
          <w:p w14:paraId="362FC73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61F9693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3846F2B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Standard-IoB-Ausstattung (3× Switch, 4× AP)</w:t>
            </w:r>
          </w:p>
        </w:tc>
      </w:tr>
      <w:tr w:rsidR="0036318C" w:rsidRPr="00322E5E" w14:paraId="399DB1A0" w14:textId="77777777" w:rsidTr="00EA00A9">
        <w:tc>
          <w:tcPr>
            <w:tcW w:w="1477" w:type="dxa"/>
          </w:tcPr>
          <w:p w14:paraId="3E63A64A"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0FEF2806"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300</w:t>
            </w:r>
          </w:p>
        </w:tc>
        <w:tc>
          <w:tcPr>
            <w:tcW w:w="1382" w:type="dxa"/>
          </w:tcPr>
          <w:p w14:paraId="64DF181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D / G</w:t>
            </w:r>
          </w:p>
        </w:tc>
        <w:tc>
          <w:tcPr>
            <w:tcW w:w="1496" w:type="dxa"/>
          </w:tcPr>
          <w:p w14:paraId="5DAB0C4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 (Reserveplatz)</w:t>
            </w:r>
          </w:p>
        </w:tc>
        <w:tc>
          <w:tcPr>
            <w:tcW w:w="1669" w:type="dxa"/>
          </w:tcPr>
          <w:p w14:paraId="06020FC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182409EE"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Reserveplatz für optionale zweite CCU (in dieser Lieferung nicht ausgestattet)</w:t>
            </w:r>
          </w:p>
        </w:tc>
      </w:tr>
      <w:tr w:rsidR="0036318C" w:rsidRPr="00322E5E" w14:paraId="1FCAB743" w14:textId="77777777" w:rsidTr="00EA00A9">
        <w:tc>
          <w:tcPr>
            <w:tcW w:w="1477" w:type="dxa"/>
          </w:tcPr>
          <w:p w14:paraId="71B4098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22DDBDE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400</w:t>
            </w:r>
          </w:p>
        </w:tc>
        <w:tc>
          <w:tcPr>
            <w:tcW w:w="1382" w:type="dxa"/>
          </w:tcPr>
          <w:p w14:paraId="2FCA521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w:t>
            </w:r>
          </w:p>
        </w:tc>
        <w:tc>
          <w:tcPr>
            <w:tcW w:w="1496" w:type="dxa"/>
          </w:tcPr>
          <w:p w14:paraId="7FBCA8D3"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03A5B0C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067A603D"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Standard-IoB-Ausstattung</w:t>
            </w:r>
          </w:p>
        </w:tc>
      </w:tr>
      <w:tr w:rsidR="0036318C" w:rsidRPr="00322E5E" w14:paraId="7CBA7A70" w14:textId="77777777" w:rsidTr="00EA00A9">
        <w:tc>
          <w:tcPr>
            <w:tcW w:w="1477" w:type="dxa"/>
          </w:tcPr>
          <w:p w14:paraId="3EE55A89"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(Master)</w:t>
            </w:r>
          </w:p>
        </w:tc>
        <w:tc>
          <w:tcPr>
            <w:tcW w:w="1071" w:type="dxa"/>
          </w:tcPr>
          <w:p w14:paraId="7FCF0166"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500</w:t>
            </w:r>
          </w:p>
        </w:tc>
        <w:tc>
          <w:tcPr>
            <w:tcW w:w="1382" w:type="dxa"/>
          </w:tcPr>
          <w:p w14:paraId="437598C5"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F</w:t>
            </w:r>
          </w:p>
        </w:tc>
        <w:tc>
          <w:tcPr>
            <w:tcW w:w="1496" w:type="dxa"/>
          </w:tcPr>
          <w:p w14:paraId="11729B0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Ja (R5001C)</w:t>
            </w:r>
          </w:p>
        </w:tc>
        <w:tc>
          <w:tcPr>
            <w:tcW w:w="1669" w:type="dxa"/>
          </w:tcPr>
          <w:p w14:paraId="74B13C3E"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Ja (4×)</w:t>
            </w:r>
          </w:p>
        </w:tc>
        <w:tc>
          <w:tcPr>
            <w:tcW w:w="2505" w:type="dxa"/>
          </w:tcPr>
          <w:p w14:paraId="4E611048"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Master-Wagen: CCU R5001C, 4× Dachantenne 1399.99.0307, Backend-Anbindung</w:t>
            </w:r>
          </w:p>
        </w:tc>
      </w:tr>
      <w:tr w:rsidR="0036318C" w:rsidRPr="00322E5E" w14:paraId="33641A1E" w14:textId="77777777" w:rsidTr="00EA00A9">
        <w:tc>
          <w:tcPr>
            <w:tcW w:w="1477" w:type="dxa"/>
          </w:tcPr>
          <w:p w14:paraId="18F8043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Steuerwagen</w:t>
            </w:r>
          </w:p>
        </w:tc>
        <w:tc>
          <w:tcPr>
            <w:tcW w:w="1071" w:type="dxa"/>
          </w:tcPr>
          <w:p w14:paraId="7DC575A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600</w:t>
            </w:r>
          </w:p>
        </w:tc>
        <w:tc>
          <w:tcPr>
            <w:tcW w:w="1382" w:type="dxa"/>
          </w:tcPr>
          <w:p w14:paraId="1B40A905"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B</w:t>
            </w:r>
          </w:p>
        </w:tc>
        <w:tc>
          <w:tcPr>
            <w:tcW w:w="1496" w:type="dxa"/>
          </w:tcPr>
          <w:p w14:paraId="1AA0F4C4"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2BDAD5C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0547ED3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Endwagen (Cab), Fahrgastnetz, Switches + 4× AP</w:t>
            </w:r>
          </w:p>
        </w:tc>
      </w:tr>
    </w:tbl>
    <w:p w14:paraId="28E096E3" w14:textId="77777777" w:rsidR="0036318C" w:rsidRPr="008A34FA" w:rsidRDefault="00D45FC0">
      <w:pPr>
        <w:rPr>
          <w:rFonts w:ascii="Aptos Narrow" w:hAnsi="Aptos Narrow"/>
        </w:rPr>
      </w:pPr>
      <w:r w:rsidRPr="008A34FA">
        <w:rPr>
          <w:rFonts w:ascii="Aptos Narrow" w:hAnsi="Aptos Narrow"/>
        </w:rPr>
        <w:t>Hinweise:</w:t>
      </w:r>
    </w:p>
    <w:p w14:paraId="4B095243"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In den 4-Teiler- und 5-Teiler-Varianten entfällt je nach Aufbau einer der Mittelwagen (D bzw. G); die übrigen Wagen behalten ihre IoB-Funktion gemäß obiger Tabelle.</w:t>
      </w:r>
    </w:p>
    <w:p w14:paraId="3FA5BF56"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Der Mittelwagen 300 fungiert als physischer Reserveplatz für eine optionale zweite CCU. Diese Option ist im Rahmen der vorliegenden Lieferung nicht bestückt – der Auslieferungszustand ist Single-CCU pro Garnitur.</w:t>
      </w:r>
    </w:p>
    <w:p w14:paraId="54AA2EC4"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Die Mittelwagen D und G sind aus IoB-Sicht baugleich und können in den Aufbau-Strings äquivalent behandelt werden.</w:t>
      </w:r>
    </w:p>
    <w:p w14:paraId="1FD0FDF5" w14:textId="77777777" w:rsidR="00254BC6" w:rsidRPr="008A34FA" w:rsidRDefault="0046075E" w:rsidP="00254BC6">
      <w:pPr>
        <w:pStyle w:val="Heading1"/>
        <w:rPr>
          <w:rFonts w:ascii="Aptos Narrow" w:hAnsi="Aptos Narrow"/>
          <w:lang w:eastAsia="ja-JP"/>
        </w:rPr>
      </w:pPr>
      <w:bookmarkStart w:id="32" w:name="_Toc231228554"/>
      <w:bookmarkEnd w:id="28"/>
      <w:r w:rsidRPr="008A34FA">
        <w:rPr>
          <w:rFonts w:ascii="Aptos Narrow" w:hAnsi="Aptos Narrow"/>
          <w:lang w:eastAsia="ja-JP"/>
        </w:rPr>
        <w:lastRenderedPageBreak/>
        <w:t>Internet on Board Lösung</w:t>
      </w:r>
      <w:bookmarkEnd w:id="32"/>
    </w:p>
    <w:p w14:paraId="2FAB50EF" w14:textId="59D89EA5" w:rsidR="00254BC6" w:rsidRPr="008A34FA" w:rsidRDefault="00254BC6" w:rsidP="00254BC6">
      <w:pPr>
        <w:rPr>
          <w:rFonts w:ascii="Aptos Narrow" w:hAnsi="Aptos Narrow"/>
          <w:lang w:eastAsia="ja-JP"/>
        </w:rPr>
      </w:pPr>
      <w:r w:rsidRPr="008A34FA">
        <w:rPr>
          <w:rFonts w:ascii="Aptos Narrow" w:hAnsi="Aptos Narrow"/>
          <w:lang w:eastAsia="ja-JP"/>
        </w:rPr>
        <w:t>Die „Internet on Board“ Lösung von Nomad bietet eine Netzwerktopolog</w:t>
      </w:r>
      <w:ins w:id="33" w:author="Michael Fehlau" w:date="2026-06-23T12:25:00Z" w16du:dateUtc="2026-06-23T10:25:00Z">
        <w:r w:rsidR="00C1114E" w:rsidRPr="008A34FA">
          <w:rPr>
            <w:rFonts w:ascii="Aptos Narrow" w:hAnsi="Aptos Narrow"/>
            <w:lang w:eastAsia="ja-JP"/>
          </w:rPr>
          <w:t>ie</w:t>
        </w:r>
      </w:ins>
      <w:del w:id="34" w:author="Michael Fehlau" w:date="2026-06-23T12:25:00Z" w16du:dateUtc="2026-06-23T10:25:00Z">
        <w:r w:rsidRPr="008A34FA" w:rsidDel="00C1114E">
          <w:rPr>
            <w:rFonts w:ascii="Aptos Narrow" w:hAnsi="Aptos Narrow"/>
            <w:lang w:eastAsia="ja-JP"/>
          </w:rPr>
          <w:delText>y</w:delText>
        </w:r>
      </w:del>
      <w:r w:rsidRPr="008A34FA">
        <w:rPr>
          <w:rFonts w:ascii="Aptos Narrow" w:hAnsi="Aptos Narrow"/>
          <w:lang w:eastAsia="ja-JP"/>
        </w:rPr>
        <w:t>, die WLAN-Dienste, LAN-Funktionalität und Internetzugang am Zug ermöglicht. Weiters ist vorgesehen Drittsysteme, wie CCTV, FIS, Sprechstellen und Fremdrouter an die Nomad Switche anzuschließen und mit dem Einsatz von VLANS logisch getrennten Netzwerke aufzubauen.</w:t>
      </w:r>
    </w:p>
    <w:p w14:paraId="5A4CABC0" w14:textId="756BBBBC" w:rsidR="00814A4F" w:rsidRPr="008A34FA" w:rsidRDefault="00814A4F" w:rsidP="00254BC6">
      <w:pPr>
        <w:rPr>
          <w:rFonts w:ascii="Aptos Narrow" w:hAnsi="Aptos Narrow"/>
          <w:lang w:eastAsia="ja-JP"/>
        </w:rPr>
      </w:pPr>
      <w:r w:rsidRPr="008A34FA">
        <w:rPr>
          <w:rFonts w:ascii="Aptos Narrow" w:hAnsi="Aptos Narrow"/>
          <w:lang w:eastAsia="ja-JP"/>
        </w:rPr>
        <w:t>Die Lösung besteht aus einer Dachantenne, einer CCU und pro Wagen jeweils drei Switche und vier Access-Points, sowie eine</w:t>
      </w:r>
      <w:ins w:id="35" w:author="Michael Fehlau" w:date="2026-06-23T12:26:00Z" w16du:dateUtc="2026-06-23T10:26:00Z">
        <w:r w:rsidR="00DA6061" w:rsidRPr="008A34FA">
          <w:rPr>
            <w:rFonts w:ascii="Aptos Narrow" w:hAnsi="Aptos Narrow"/>
            <w:lang w:eastAsia="ja-JP"/>
          </w:rPr>
          <w:t>r</w:t>
        </w:r>
      </w:ins>
      <w:r w:rsidRPr="008A34FA">
        <w:rPr>
          <w:rFonts w:ascii="Aptos Narrow" w:hAnsi="Aptos Narrow"/>
          <w:lang w:eastAsia="ja-JP"/>
        </w:rPr>
        <w:t xml:space="preserve"> Innenantenne für jeden Access-Point. </w:t>
      </w:r>
      <w:ins w:id="36" w:author="Michael Fehlau" w:date="2026-06-23T12:27:00Z" w16du:dateUtc="2026-06-23T10:27:00Z">
        <w:r w:rsidR="0068653E" w:rsidRPr="008A34FA">
          <w:rPr>
            <w:rFonts w:ascii="Aptos Narrow" w:hAnsi="Aptos Narrow"/>
            <w:lang w:eastAsia="ja-JP"/>
          </w:rPr>
          <w:t xml:space="preserve">Des </w:t>
        </w:r>
      </w:ins>
      <w:r w:rsidRPr="008A34FA">
        <w:rPr>
          <w:rFonts w:ascii="Aptos Narrow" w:hAnsi="Aptos Narrow"/>
          <w:lang w:eastAsia="ja-JP"/>
        </w:rPr>
        <w:t>Weiter</w:t>
      </w:r>
      <w:ins w:id="37" w:author="Michael Fehlau" w:date="2026-06-23T12:27:00Z" w16du:dateUtc="2026-06-23T10:27:00Z">
        <w:r w:rsidR="0068653E" w:rsidRPr="008A34FA">
          <w:rPr>
            <w:rFonts w:ascii="Aptos Narrow" w:hAnsi="Aptos Narrow"/>
            <w:lang w:eastAsia="ja-JP"/>
          </w:rPr>
          <w:t>en</w:t>
        </w:r>
      </w:ins>
      <w:del w:id="38" w:author="Michael Fehlau" w:date="2026-06-23T12:27:00Z" w16du:dateUtc="2026-06-23T10:27:00Z">
        <w:r w:rsidRPr="008A34FA" w:rsidDel="0068653E">
          <w:rPr>
            <w:rFonts w:ascii="Aptos Narrow" w:hAnsi="Aptos Narrow"/>
            <w:lang w:eastAsia="ja-JP"/>
          </w:rPr>
          <w:delText>s</w:delText>
        </w:r>
      </w:del>
      <w:r w:rsidRPr="008A34FA">
        <w:rPr>
          <w:rFonts w:ascii="Aptos Narrow" w:hAnsi="Aptos Narrow"/>
          <w:lang w:eastAsia="ja-JP"/>
        </w:rPr>
        <w:t xml:space="preserve"> kommt die „Nomad Connect“ und „Mar“ Software von Nomad zum Einsatz.</w:t>
      </w:r>
    </w:p>
    <w:p w14:paraId="4A65D72A" w14:textId="1446D95C" w:rsidR="00AF0E18" w:rsidRPr="008A34FA" w:rsidRDefault="00AF0E18" w:rsidP="00254BC6">
      <w:pPr>
        <w:rPr>
          <w:rFonts w:ascii="Aptos Narrow" w:hAnsi="Aptos Narrow"/>
          <w:lang w:eastAsia="ja-JP"/>
        </w:rPr>
      </w:pPr>
      <w:r w:rsidRPr="008A34FA">
        <w:rPr>
          <w:rFonts w:ascii="Aptos Narrow" w:hAnsi="Aptos Narrow"/>
          <w:lang w:eastAsia="ja-JP"/>
        </w:rPr>
        <w:t xml:space="preserve">Die Dachantenne ist mit der CCU verbunden, welche mit Hilfe von vier verbauten Modems und eingesetzten SIM-Karten redundante </w:t>
      </w:r>
      <w:del w:id="39" w:author="Michael Fehlau" w:date="2026-06-23T12:26:00Z" w16du:dateUtc="2026-06-23T10:26:00Z">
        <w:r w:rsidRPr="008A34FA" w:rsidDel="00AF436F">
          <w:rPr>
            <w:rFonts w:ascii="Aptos Narrow" w:hAnsi="Aptos Narrow"/>
            <w:lang w:eastAsia="ja-JP"/>
          </w:rPr>
          <w:delText xml:space="preserve">Zellulare </w:delText>
        </w:r>
      </w:del>
      <w:ins w:id="40" w:author="Michael Fehlau" w:date="2026-06-23T12:26:00Z" w16du:dateUtc="2026-06-23T10:26:00Z">
        <w:r w:rsidR="00AF436F" w:rsidRPr="008A34FA">
          <w:rPr>
            <w:rFonts w:ascii="Aptos Narrow" w:hAnsi="Aptos Narrow"/>
            <w:lang w:eastAsia="ja-JP"/>
          </w:rPr>
          <w:t>Mobilfunkv</w:t>
        </w:r>
      </w:ins>
      <w:del w:id="41" w:author="Michael Fehlau" w:date="2026-06-23T12:26:00Z" w16du:dateUtc="2026-06-23T10:26:00Z">
        <w:r w:rsidRPr="008A34FA" w:rsidDel="00AF436F">
          <w:rPr>
            <w:rFonts w:ascii="Aptos Narrow" w:hAnsi="Aptos Narrow"/>
            <w:lang w:eastAsia="ja-JP"/>
          </w:rPr>
          <w:delText>V</w:delText>
        </w:r>
      </w:del>
      <w:r w:rsidRPr="008A34FA">
        <w:rPr>
          <w:rFonts w:ascii="Aptos Narrow" w:hAnsi="Aptos Narrow"/>
          <w:lang w:eastAsia="ja-JP"/>
        </w:rPr>
        <w:t>erbindung</w:t>
      </w:r>
      <w:ins w:id="42" w:author="Michael Fehlau" w:date="2026-06-23T12:26:00Z" w16du:dateUtc="2026-06-23T10:26:00Z">
        <w:r w:rsidR="00A75A1E" w:rsidRPr="008A34FA">
          <w:rPr>
            <w:rFonts w:ascii="Aptos Narrow" w:hAnsi="Aptos Narrow"/>
            <w:lang w:eastAsia="ja-JP"/>
          </w:rPr>
          <w:t>en</w:t>
        </w:r>
      </w:ins>
      <w:r w:rsidRPr="008A34FA">
        <w:rPr>
          <w:rFonts w:ascii="Aptos Narrow" w:hAnsi="Aptos Narrow"/>
          <w:lang w:eastAsia="ja-JP"/>
        </w:rPr>
        <w:t xml:space="preserve"> aufbaut. Der Einsatz von mehreren Modems und SIM-Karten ermöglicht bei den natürlichen instabilen und begrenzten Charakteristiken von </w:t>
      </w:r>
      <w:del w:id="43" w:author="Michael Fehlau" w:date="2026-06-23T12:27:00Z" w16du:dateUtc="2026-06-23T10:27:00Z">
        <w:r w:rsidRPr="008A34FA" w:rsidDel="00A75A1E">
          <w:rPr>
            <w:rFonts w:ascii="Aptos Narrow" w:hAnsi="Aptos Narrow"/>
            <w:lang w:eastAsia="ja-JP"/>
          </w:rPr>
          <w:delText xml:space="preserve">zellularen </w:delText>
        </w:r>
      </w:del>
      <w:ins w:id="44" w:author="Michael Fehlau" w:date="2026-06-23T12:27:00Z" w16du:dateUtc="2026-06-23T10:27:00Z">
        <w:r w:rsidR="00A75A1E" w:rsidRPr="008A34FA">
          <w:rPr>
            <w:rFonts w:ascii="Aptos Narrow" w:hAnsi="Aptos Narrow"/>
            <w:lang w:eastAsia="ja-JP"/>
          </w:rPr>
          <w:t>Mobilfunk</w:t>
        </w:r>
        <w:r w:rsidR="00B44FD2" w:rsidRPr="008A34FA">
          <w:rPr>
            <w:rFonts w:ascii="Aptos Narrow" w:hAnsi="Aptos Narrow"/>
            <w:lang w:eastAsia="ja-JP"/>
          </w:rPr>
          <w:t>a</w:t>
        </w:r>
      </w:ins>
      <w:del w:id="45" w:author="Michael Fehlau" w:date="2026-06-23T12:27:00Z" w16du:dateUtc="2026-06-23T10:27:00Z">
        <w:r w:rsidRPr="008A34FA" w:rsidDel="00B44FD2">
          <w:rPr>
            <w:rFonts w:ascii="Aptos Narrow" w:hAnsi="Aptos Narrow"/>
            <w:lang w:eastAsia="ja-JP"/>
          </w:rPr>
          <w:delText>A</w:delText>
        </w:r>
      </w:del>
      <w:r w:rsidRPr="008A34FA">
        <w:rPr>
          <w:rFonts w:ascii="Aptos Narrow" w:hAnsi="Aptos Narrow"/>
          <w:lang w:eastAsia="ja-JP"/>
        </w:rPr>
        <w:t xml:space="preserve">nbindungen, dennoch eine höhere Datenbandbreite und Ausfallsicherheit. </w:t>
      </w:r>
      <w:ins w:id="46" w:author="Michael Fehlau" w:date="2026-06-23T12:27:00Z" w16du:dateUtc="2026-06-23T10:27:00Z">
        <w:r w:rsidR="0068653E" w:rsidRPr="008A34FA">
          <w:rPr>
            <w:rFonts w:ascii="Aptos Narrow" w:hAnsi="Aptos Narrow"/>
            <w:lang w:eastAsia="ja-JP"/>
          </w:rPr>
          <w:t xml:space="preserve">Des </w:t>
        </w:r>
      </w:ins>
      <w:r w:rsidRPr="008A34FA">
        <w:rPr>
          <w:rFonts w:ascii="Aptos Narrow" w:hAnsi="Aptos Narrow"/>
          <w:lang w:eastAsia="ja-JP"/>
        </w:rPr>
        <w:t>Weiter</w:t>
      </w:r>
      <w:ins w:id="47" w:author="Michael Fehlau" w:date="2026-06-23T12:27:00Z" w16du:dateUtc="2026-06-23T10:27:00Z">
        <w:r w:rsidR="0068653E" w:rsidRPr="008A34FA">
          <w:rPr>
            <w:rFonts w:ascii="Aptos Narrow" w:hAnsi="Aptos Narrow"/>
            <w:lang w:eastAsia="ja-JP"/>
          </w:rPr>
          <w:t>en</w:t>
        </w:r>
      </w:ins>
      <w:del w:id="48" w:author="Michael Fehlau" w:date="2026-06-23T12:27:00Z" w16du:dateUtc="2026-06-23T10:27:00Z">
        <w:r w:rsidRPr="008A34FA" w:rsidDel="0068653E">
          <w:rPr>
            <w:rFonts w:ascii="Aptos Narrow" w:hAnsi="Aptos Narrow"/>
            <w:lang w:eastAsia="ja-JP"/>
          </w:rPr>
          <w:delText>s</w:delText>
        </w:r>
      </w:del>
      <w:r w:rsidRPr="008A34FA">
        <w:rPr>
          <w:rFonts w:ascii="Aptos Narrow" w:hAnsi="Aptos Narrow"/>
          <w:lang w:eastAsia="ja-JP"/>
        </w:rPr>
        <w:t xml:space="preserve"> kommen in der CCU zwei Modemblades zum Einsatz, um weitere Redundanz zu bieten und Single-Point-Of-Failure zu umgehen.</w:t>
      </w:r>
    </w:p>
    <w:p w14:paraId="3FFC4E1C" w14:textId="76123B1C" w:rsidR="00AF0E18" w:rsidRPr="008A34FA" w:rsidRDefault="00AF0E18" w:rsidP="00254BC6">
      <w:pPr>
        <w:rPr>
          <w:rFonts w:ascii="Aptos Narrow" w:hAnsi="Aptos Narrow"/>
          <w:lang w:eastAsia="ja-JP"/>
        </w:rPr>
      </w:pPr>
      <w:r w:rsidRPr="008A34FA">
        <w:rPr>
          <w:rFonts w:ascii="Aptos Narrow" w:hAnsi="Aptos Narrow"/>
          <w:lang w:eastAsia="ja-JP"/>
        </w:rPr>
        <w:t>Die LAN-Topolog</w:t>
      </w:r>
      <w:ins w:id="49" w:author="Michael Fehlau" w:date="2026-06-23T12:28:00Z" w16du:dateUtc="2026-06-23T10:28:00Z">
        <w:r w:rsidR="0068653E" w:rsidRPr="008A34FA">
          <w:rPr>
            <w:rFonts w:ascii="Aptos Narrow" w:hAnsi="Aptos Narrow"/>
            <w:lang w:eastAsia="ja-JP"/>
          </w:rPr>
          <w:t>ie</w:t>
        </w:r>
      </w:ins>
      <w:del w:id="50" w:author="Michael Fehlau" w:date="2026-06-23T12:28:00Z" w16du:dateUtc="2026-06-23T10:28:00Z">
        <w:r w:rsidRPr="008A34FA" w:rsidDel="0068653E">
          <w:rPr>
            <w:rFonts w:ascii="Aptos Narrow" w:hAnsi="Aptos Narrow"/>
            <w:lang w:eastAsia="ja-JP"/>
          </w:rPr>
          <w:delText>y</w:delText>
        </w:r>
      </w:del>
      <w:r w:rsidRPr="008A34FA">
        <w:rPr>
          <w:rFonts w:ascii="Aptos Narrow" w:hAnsi="Aptos Narrow"/>
          <w:lang w:eastAsia="ja-JP"/>
        </w:rPr>
        <w:t xml:space="preserve"> ist so aufgebaut, dass drei Switche und vier Access-Points pro Wagen zum Einsatz kommen. Hier wird Wert auf Redundanz und Kapazität gelegt. Kapazität einerseits für die Anzahl an Geräten, die im WLAN verbunden sind und </w:t>
      </w:r>
      <w:ins w:id="51" w:author="Michael Fehlau" w:date="2026-06-23T12:28:00Z" w16du:dateUtc="2026-06-23T10:28:00Z">
        <w:r w:rsidR="002C3367" w:rsidRPr="008A34FA">
          <w:rPr>
            <w:rFonts w:ascii="Aptos Narrow" w:hAnsi="Aptos Narrow"/>
            <w:lang w:eastAsia="ja-JP"/>
          </w:rPr>
          <w:t xml:space="preserve">um </w:t>
        </w:r>
      </w:ins>
      <w:r w:rsidRPr="008A34FA">
        <w:rPr>
          <w:rFonts w:ascii="Aptos Narrow" w:hAnsi="Aptos Narrow"/>
          <w:lang w:eastAsia="ja-JP"/>
        </w:rPr>
        <w:t>andererseits für Drittger</w:t>
      </w:r>
      <w:ins w:id="52" w:author="Michael Fehlau" w:date="2026-06-23T12:28:00Z" w16du:dateUtc="2026-06-23T10:28:00Z">
        <w:r w:rsidR="002C3367" w:rsidRPr="008A34FA">
          <w:rPr>
            <w:rFonts w:ascii="Aptos Narrow" w:hAnsi="Aptos Narrow"/>
            <w:lang w:eastAsia="ja-JP"/>
          </w:rPr>
          <w:t>ä</w:t>
        </w:r>
      </w:ins>
      <w:del w:id="53" w:author="Michael Fehlau" w:date="2026-06-23T12:28:00Z" w16du:dateUtc="2026-06-23T10:28:00Z">
        <w:r w:rsidRPr="008A34FA" w:rsidDel="002C3367">
          <w:rPr>
            <w:rFonts w:ascii="Aptos Narrow" w:hAnsi="Aptos Narrow"/>
            <w:lang w:eastAsia="ja-JP"/>
          </w:rPr>
          <w:delText>ae</w:delText>
        </w:r>
      </w:del>
      <w:r w:rsidRPr="008A34FA">
        <w:rPr>
          <w:rFonts w:ascii="Aptos Narrow" w:hAnsi="Aptos Narrow"/>
          <w:lang w:eastAsia="ja-JP"/>
        </w:rPr>
        <w:t>te und Fremdsysteme genügend Anschlüsse anzubieten, um den Einsatz von Nomad Switchen zu ermöglichen und dadurch die Geräteanzahl am Zug zu verringern und die Konfiguration, Verwaltung und Beobachtung vom Gesamtsystem zu vereinfachen.</w:t>
      </w:r>
    </w:p>
    <w:p w14:paraId="4D4D5892" w14:textId="5FD9B4D3" w:rsidR="00AF0E18" w:rsidRPr="008A34FA" w:rsidRDefault="00AF0E18" w:rsidP="00254BC6">
      <w:pPr>
        <w:rPr>
          <w:rFonts w:ascii="Aptos Narrow" w:hAnsi="Aptos Narrow"/>
          <w:lang w:eastAsia="ja-JP"/>
        </w:rPr>
      </w:pPr>
      <w:r w:rsidRPr="008A34FA">
        <w:rPr>
          <w:rFonts w:ascii="Aptos Narrow" w:hAnsi="Aptos Narrow"/>
          <w:lang w:eastAsia="ja-JP"/>
        </w:rPr>
        <w:t xml:space="preserve">Jeder Access-Point erhält eine Innenantenne zugewiesen, die jeweils an einem Wagenende, einmal im Oberdeck und einmal im Unterendeck verbaut ist. Die Innenantennen werden so positioniert, dass die Ausstrahlung im Wagen optimal gewährleistet ist und die gegenseitige Störung so gut wie möglich verringert werden. Pro Wagenende ist jeweils ein Access-Points für 5-Ghz Ausstrahlung und für 2.4-Ghz Ausstrahlung konfiguriert. </w:t>
      </w:r>
      <w:commentRangeStart w:id="54"/>
      <w:commentRangeStart w:id="55"/>
      <w:r w:rsidRPr="008A34FA">
        <w:rPr>
          <w:rFonts w:ascii="Aptos Narrow" w:hAnsi="Aptos Narrow"/>
          <w:lang w:eastAsia="ja-JP"/>
        </w:rPr>
        <w:t>Die W</w:t>
      </w:r>
      <w:ins w:id="56" w:author="Michael Fehlau" w:date="2026-06-23T12:29:00Z" w16du:dateUtc="2026-06-23T10:29:00Z">
        <w:r w:rsidR="00833090" w:rsidRPr="008A34FA">
          <w:rPr>
            <w:rFonts w:ascii="Aptos Narrow" w:hAnsi="Aptos Narrow"/>
            <w:lang w:eastAsia="ja-JP"/>
          </w:rPr>
          <w:t>i</w:t>
        </w:r>
      </w:ins>
      <w:del w:id="57" w:author="Michael Fehlau" w:date="2026-06-23T12:29:00Z" w16du:dateUtc="2026-06-23T10:29:00Z">
        <w:r w:rsidRPr="008A34FA" w:rsidDel="00833090">
          <w:rPr>
            <w:rFonts w:ascii="Aptos Narrow" w:hAnsi="Aptos Narrow"/>
            <w:lang w:eastAsia="ja-JP"/>
          </w:rPr>
          <w:delText>I</w:delText>
        </w:r>
      </w:del>
      <w:r w:rsidRPr="008A34FA">
        <w:rPr>
          <w:rFonts w:ascii="Aptos Narrow" w:hAnsi="Aptos Narrow"/>
          <w:lang w:eastAsia="ja-JP"/>
        </w:rPr>
        <w:t>F</w:t>
      </w:r>
      <w:del w:id="58" w:author="Michael Fehlau" w:date="2026-06-23T12:29:00Z" w16du:dateUtc="2026-06-23T10:29:00Z">
        <w:r w:rsidRPr="008A34FA" w:rsidDel="00833090">
          <w:rPr>
            <w:rFonts w:ascii="Aptos Narrow" w:hAnsi="Aptos Narrow"/>
            <w:lang w:eastAsia="ja-JP"/>
          </w:rPr>
          <w:delText>I</w:delText>
        </w:r>
      </w:del>
      <w:ins w:id="59" w:author="Michael Fehlau" w:date="2026-06-23T12:29:00Z" w16du:dateUtc="2026-06-23T10:29:00Z">
        <w:r w:rsidR="00833090" w:rsidRPr="008A34FA">
          <w:rPr>
            <w:rFonts w:ascii="Aptos Narrow" w:hAnsi="Aptos Narrow"/>
            <w:lang w:eastAsia="ja-JP"/>
          </w:rPr>
          <w:t>i</w:t>
        </w:r>
      </w:ins>
      <w:r w:rsidRPr="008A34FA">
        <w:rPr>
          <w:rFonts w:ascii="Aptos Narrow" w:hAnsi="Aptos Narrow"/>
          <w:lang w:eastAsia="ja-JP"/>
        </w:rPr>
        <w:t>-</w:t>
      </w:r>
      <w:ins w:id="60" w:author="Michael Fehlau" w:date="2026-06-23T12:29:00Z" w16du:dateUtc="2026-06-23T10:29:00Z">
        <w:r w:rsidR="00833090" w:rsidRPr="008A34FA">
          <w:rPr>
            <w:rFonts w:ascii="Aptos Narrow" w:hAnsi="Aptos Narrow"/>
            <w:lang w:eastAsia="ja-JP"/>
          </w:rPr>
          <w:t>Kanäle</w:t>
        </w:r>
      </w:ins>
      <w:del w:id="61" w:author="Michael Fehlau" w:date="2026-06-23T12:29:00Z" w16du:dateUtc="2026-06-23T10:29:00Z">
        <w:r w:rsidRPr="008A34FA" w:rsidDel="00833090">
          <w:rPr>
            <w:rFonts w:ascii="Aptos Narrow" w:hAnsi="Aptos Narrow"/>
            <w:lang w:eastAsia="ja-JP"/>
          </w:rPr>
          <w:delText>Channels</w:delText>
        </w:r>
      </w:del>
      <w:r w:rsidRPr="008A34FA">
        <w:rPr>
          <w:rFonts w:ascii="Aptos Narrow" w:hAnsi="Aptos Narrow"/>
          <w:lang w:eastAsia="ja-JP"/>
        </w:rPr>
        <w:t xml:space="preserve"> sind so optimiert, dass sie sich gegenseitig nicht stören.</w:t>
      </w:r>
      <w:commentRangeEnd w:id="54"/>
      <w:r w:rsidR="008A34FA" w:rsidRPr="008A34FA">
        <w:rPr>
          <w:rStyle w:val="CommentReference"/>
          <w:rFonts w:ascii="Aptos Narrow" w:hAnsi="Aptos Narrow"/>
          <w:sz w:val="22"/>
          <w:szCs w:val="20"/>
          <w:lang w:eastAsia="ja-JP"/>
        </w:rPr>
        <w:commentReference w:id="54"/>
      </w:r>
      <w:commentRangeEnd w:id="55"/>
      <w:r w:rsidRPr="008A34FA">
        <w:rPr>
          <w:rStyle w:val="CommentReference"/>
          <w:rFonts w:ascii="Aptos Narrow" w:hAnsi="Aptos Narrow"/>
          <w:sz w:val="22"/>
          <w:szCs w:val="20"/>
          <w:lang w:eastAsia="ja-JP"/>
        </w:rPr>
        <w:commentReference w:id="55"/>
      </w:r>
    </w:p>
    <w:p w14:paraId="2B4BAF20" w14:textId="77777777" w:rsidR="0059080D" w:rsidRPr="008A34FA" w:rsidRDefault="0059080D" w:rsidP="00254BC6">
      <w:pPr>
        <w:rPr>
          <w:ins w:id="62" w:author="Abbas Rizvi" w:date="2026-06-21T00:00:00Z"/>
          <w:rFonts w:ascii="Aptos Narrow" w:hAnsi="Aptos Narrow"/>
          <w:lang w:eastAsia="ja-JP"/>
        </w:rPr>
      </w:pPr>
      <w:ins w:id="63" w:author="Abbas Rizvi" w:date="2026-06-21T00:00:00Z">
        <w:r w:rsidRPr="008A34FA">
          <w:rPr>
            <w:rFonts w:ascii="Aptos Narrow" w:hAnsi="Aptos Narrow"/>
            <w:lang w:eastAsia="ja-JP"/>
          </w:rPr>
          <w:t>Konkret werden die Kanäle statisch (fest) je Access-Point zugewiesen, nicht über automatische Kanalwahl (ACS). Im 2.4-GHz-Band kommen die nicht überlappenden Kanäle 1 und 11 zum Einsatz, im 5-GHz-Band die Kanäle 36 und 44; die beiden Access-Points je Wagenende sind so auf 2.4 GHz bzw. 5 GHz aufgeteilt, dass sich benachbarte Funkzellen nicht stören. Die 5-GHz-Funkzellen werden mit 80 MHz Kanalbandbreite betrieben, die 2.4-GHz-Funkzellen mit 20 MHz. Die Sendeleistung ist je Access-Point auf 15 dBm konfiguriert. Diese Festlegung erfolgt zentral über die Nomad-OBN-Konfigurationsvorlage je Wagentyp und ist damit fahrzeug- und flottenweit konsistent.</w:t>
        </w:r>
      </w:ins>
    </w:p>
    <w:p w14:paraId="2B4BAF0F" w14:textId="63580DA8" w:rsidR="0059080D" w:rsidRPr="008A34FA" w:rsidRDefault="0059080D" w:rsidP="00254BC6">
      <w:pPr>
        <w:rPr>
          <w:rFonts w:ascii="Aptos Narrow" w:hAnsi="Aptos Narrow"/>
          <w:lang w:eastAsia="ja-JP"/>
        </w:rPr>
      </w:pPr>
      <w:r w:rsidRPr="008A34FA">
        <w:rPr>
          <w:rFonts w:ascii="Aptos Narrow" w:hAnsi="Aptos Narrow"/>
          <w:lang w:eastAsia="ja-JP"/>
        </w:rPr>
        <w:t xml:space="preserve">Im Technischen Umfang </w:t>
      </w:r>
      <w:ins w:id="64" w:author="Michael Fehlau" w:date="2026-06-23T12:31:00Z" w16du:dateUtc="2026-06-23T10:31:00Z">
        <w:r w:rsidR="00075FDB" w:rsidRPr="008A34FA">
          <w:rPr>
            <w:rFonts w:ascii="Aptos Narrow" w:hAnsi="Aptos Narrow"/>
            <w:lang w:eastAsia="ja-JP"/>
          </w:rPr>
          <w:t xml:space="preserve">obliegt </w:t>
        </w:r>
      </w:ins>
      <w:r w:rsidRPr="008A34FA">
        <w:rPr>
          <w:rFonts w:ascii="Aptos Narrow" w:hAnsi="Aptos Narrow"/>
          <w:lang w:eastAsia="ja-JP"/>
        </w:rPr>
        <w:t xml:space="preserve">der Firma Nomad </w:t>
      </w:r>
      <w:ins w:id="65" w:author="Michael Fehlau" w:date="2026-06-23T12:30:00Z" w16du:dateUtc="2026-06-23T10:30:00Z">
        <w:r w:rsidR="00BB34E1" w:rsidRPr="008A34FA">
          <w:rPr>
            <w:rFonts w:ascii="Aptos Narrow" w:hAnsi="Aptos Narrow"/>
            <w:lang w:eastAsia="ja-JP"/>
          </w:rPr>
          <w:t>Digital</w:t>
        </w:r>
      </w:ins>
      <w:del w:id="66" w:author="Michael Fehlau" w:date="2026-06-23T12:31:00Z" w16du:dateUtc="2026-06-23T10:31:00Z">
        <w:r w:rsidRPr="008A34FA" w:rsidDel="00075FDB">
          <w:rPr>
            <w:rFonts w:ascii="Aptos Narrow" w:hAnsi="Aptos Narrow"/>
            <w:lang w:eastAsia="ja-JP"/>
          </w:rPr>
          <w:delText>obliegt</w:delText>
        </w:r>
      </w:del>
      <w:r w:rsidRPr="008A34FA">
        <w:rPr>
          <w:rFonts w:ascii="Aptos Narrow" w:hAnsi="Aptos Narrow"/>
          <w:lang w:eastAsia="ja-JP"/>
        </w:rPr>
        <w:t xml:space="preserve"> die Konfiguration, Verwaltung und Planung des Nomad</w:t>
      </w:r>
      <w:ins w:id="67" w:author="Michael Fehlau" w:date="2026-06-23T12:30:00Z" w16du:dateUtc="2026-06-23T10:30:00Z">
        <w:r w:rsidR="00BB34E1" w:rsidRPr="008A34FA">
          <w:rPr>
            <w:rFonts w:ascii="Aptos Narrow" w:hAnsi="Aptos Narrow"/>
            <w:lang w:eastAsia="ja-JP"/>
          </w:rPr>
          <w:t>-N</w:t>
        </w:r>
      </w:ins>
      <w:del w:id="68" w:author="Michael Fehlau" w:date="2026-06-23T12:30:00Z" w16du:dateUtc="2026-06-23T10:30:00Z">
        <w:r w:rsidRPr="008A34FA" w:rsidDel="00BB34E1">
          <w:rPr>
            <w:rFonts w:ascii="Aptos Narrow" w:hAnsi="Aptos Narrow"/>
            <w:lang w:eastAsia="ja-JP"/>
          </w:rPr>
          <w:delText>n</w:delText>
        </w:r>
      </w:del>
      <w:r w:rsidRPr="008A34FA">
        <w:rPr>
          <w:rFonts w:ascii="Aptos Narrow" w:hAnsi="Aptos Narrow"/>
          <w:lang w:eastAsia="ja-JP"/>
        </w:rPr>
        <w:t>etzwerk</w:t>
      </w:r>
      <w:ins w:id="69" w:author="Michael Fehlau" w:date="2026-06-23T12:31:00Z" w16du:dateUtc="2026-06-23T10:31:00Z">
        <w:r w:rsidR="00075FDB" w:rsidRPr="008A34FA">
          <w:rPr>
            <w:rFonts w:ascii="Aptos Narrow" w:hAnsi="Aptos Narrow"/>
            <w:lang w:eastAsia="ja-JP"/>
          </w:rPr>
          <w:t>e</w:t>
        </w:r>
      </w:ins>
      <w:r w:rsidRPr="008A34FA">
        <w:rPr>
          <w:rFonts w:ascii="Aptos Narrow" w:hAnsi="Aptos Narrow"/>
          <w:lang w:eastAsia="ja-JP"/>
        </w:rPr>
        <w:t xml:space="preserve">s. Nomad </w:t>
      </w:r>
      <w:ins w:id="70" w:author="Michael Fehlau" w:date="2026-06-23T12:31:00Z" w16du:dateUtc="2026-06-23T10:31:00Z">
        <w:r w:rsidR="00075FDB" w:rsidRPr="008A34FA">
          <w:rPr>
            <w:rFonts w:ascii="Aptos Narrow" w:hAnsi="Aptos Narrow"/>
            <w:lang w:eastAsia="ja-JP"/>
          </w:rPr>
          <w:t xml:space="preserve">Digital </w:t>
        </w:r>
      </w:ins>
      <w:r w:rsidRPr="008A34FA">
        <w:rPr>
          <w:rFonts w:ascii="Aptos Narrow" w:hAnsi="Aptos Narrow"/>
          <w:lang w:eastAsia="ja-JP"/>
        </w:rPr>
        <w:t xml:space="preserve">bietet Unterstützung und Beratung beim Anschluss und </w:t>
      </w:r>
      <w:ins w:id="71" w:author="Michael Fehlau" w:date="2026-06-23T12:31:00Z" w16du:dateUtc="2026-06-23T10:31:00Z">
        <w:r w:rsidR="00075FDB" w:rsidRPr="008A34FA">
          <w:rPr>
            <w:rFonts w:ascii="Aptos Narrow" w:hAnsi="Aptos Narrow"/>
            <w:lang w:eastAsia="ja-JP"/>
          </w:rPr>
          <w:t xml:space="preserve">der </w:t>
        </w:r>
      </w:ins>
      <w:r w:rsidRPr="008A34FA">
        <w:rPr>
          <w:rFonts w:ascii="Aptos Narrow" w:hAnsi="Aptos Narrow"/>
          <w:lang w:eastAsia="ja-JP"/>
        </w:rPr>
        <w:t>Netzwerkkonfiguration von Drittsystemen an Nomad</w:t>
      </w:r>
      <w:del w:id="72" w:author="Michael Fehlau" w:date="2026-06-23T12:31:00Z" w16du:dateUtc="2026-06-23T10:31:00Z">
        <w:r w:rsidRPr="008A34FA" w:rsidDel="00AC241E">
          <w:rPr>
            <w:rFonts w:ascii="Aptos Narrow" w:hAnsi="Aptos Narrow"/>
            <w:lang w:eastAsia="ja-JP"/>
          </w:rPr>
          <w:delText xml:space="preserve"> </w:delText>
        </w:r>
      </w:del>
      <w:ins w:id="73" w:author="Michael Fehlau" w:date="2026-06-23T12:31:00Z" w16du:dateUtc="2026-06-23T10:31:00Z">
        <w:r w:rsidR="00AC241E" w:rsidRPr="008A34FA">
          <w:rPr>
            <w:rFonts w:ascii="Aptos Narrow" w:hAnsi="Aptos Narrow"/>
            <w:lang w:eastAsia="ja-JP"/>
          </w:rPr>
          <w:t>S</w:t>
        </w:r>
      </w:ins>
      <w:del w:id="74" w:author="Michael Fehlau" w:date="2026-06-23T12:31:00Z" w16du:dateUtc="2026-06-23T10:31:00Z">
        <w:r w:rsidRPr="008A34FA" w:rsidDel="00AC241E">
          <w:rPr>
            <w:rFonts w:ascii="Aptos Narrow" w:hAnsi="Aptos Narrow"/>
            <w:lang w:eastAsia="ja-JP"/>
          </w:rPr>
          <w:delText>s</w:delText>
        </w:r>
      </w:del>
      <w:r w:rsidRPr="008A34FA">
        <w:rPr>
          <w:rFonts w:ascii="Aptos Narrow" w:hAnsi="Aptos Narrow"/>
          <w:lang w:eastAsia="ja-JP"/>
        </w:rPr>
        <w:t xml:space="preserve">witchen. Alle Anforderungen und Änderungen müssen im Kooperativen Sinne mit Nomad </w:t>
      </w:r>
      <w:ins w:id="75" w:author="Michael Fehlau" w:date="2026-06-23T12:32:00Z" w16du:dateUtc="2026-06-23T10:32:00Z">
        <w:r w:rsidR="00A617DA" w:rsidRPr="008A34FA">
          <w:rPr>
            <w:rFonts w:ascii="Aptos Narrow" w:hAnsi="Aptos Narrow"/>
            <w:lang w:eastAsia="ja-JP"/>
          </w:rPr>
          <w:t xml:space="preserve">Digital </w:t>
        </w:r>
      </w:ins>
      <w:r w:rsidRPr="008A34FA">
        <w:rPr>
          <w:rFonts w:ascii="Aptos Narrow" w:hAnsi="Aptos Narrow"/>
          <w:lang w:eastAsia="ja-JP"/>
        </w:rPr>
        <w:t>abgesprochen und vereinbart werden.</w:t>
      </w:r>
    </w:p>
    <w:p w14:paraId="11879A02" w14:textId="47218473" w:rsidR="003011AB" w:rsidRPr="008A34FA" w:rsidRDefault="0042520B" w:rsidP="00254BC6">
      <w:pPr>
        <w:rPr>
          <w:rFonts w:ascii="Aptos Narrow" w:hAnsi="Aptos Narrow"/>
          <w:lang w:eastAsia="ja-JP"/>
        </w:rPr>
      </w:pPr>
      <w:r w:rsidRPr="008A34FA">
        <w:rPr>
          <w:rFonts w:ascii="Aptos Narrow" w:hAnsi="Aptos Narrow"/>
          <w:lang w:eastAsia="ja-JP"/>
        </w:rPr>
        <w:t xml:space="preserve">Zum Einsatz kommt die Nomad-eigene Software „Nomad Connect“ und „MAR“. </w:t>
      </w:r>
      <w:r w:rsidRPr="008A34FA">
        <w:rPr>
          <w:rFonts w:ascii="Aptos Narrow" w:hAnsi="Aptos Narrow"/>
          <w:lang w:eastAsia="ja-JP"/>
        </w:rPr>
        <w:br/>
        <w:t xml:space="preserve">Nomad Connect ist ein auf Debian </w:t>
      </w:r>
      <w:ins w:id="76" w:author="Michael Fehlau" w:date="2026-06-23T12:32:00Z" w16du:dateUtc="2026-06-23T10:32:00Z">
        <w:r w:rsidR="00A617DA" w:rsidRPr="008A34FA">
          <w:rPr>
            <w:rFonts w:ascii="Aptos Narrow" w:hAnsi="Aptos Narrow"/>
            <w:lang w:eastAsia="ja-JP"/>
          </w:rPr>
          <w:t xml:space="preserve">/ </w:t>
        </w:r>
      </w:ins>
      <w:r w:rsidRPr="008A34FA">
        <w:rPr>
          <w:rFonts w:ascii="Aptos Narrow" w:hAnsi="Aptos Narrow"/>
          <w:lang w:eastAsia="ja-JP"/>
        </w:rPr>
        <w:t>Linux basiertes Betriebssystem, die zusätzliche Funktionalität auf die Linux Funktionalitäten aufbaut.</w:t>
      </w:r>
      <w:r w:rsidRPr="008A34FA">
        <w:rPr>
          <w:rFonts w:ascii="Aptos Narrow" w:hAnsi="Aptos Narrow"/>
          <w:lang w:eastAsia="ja-JP"/>
        </w:rPr>
        <w:br/>
        <w:t>Die MAR-Software ist eine Nomad eigene VPN-</w:t>
      </w:r>
      <w:ins w:id="77" w:author="Michael Fehlau" w:date="2026-06-23T12:32:00Z" w16du:dateUtc="2026-06-23T10:32:00Z">
        <w:r w:rsidR="003E4EBD" w:rsidRPr="008A34FA">
          <w:rPr>
            <w:rFonts w:ascii="Aptos Narrow" w:hAnsi="Aptos Narrow"/>
            <w:lang w:eastAsia="ja-JP"/>
          </w:rPr>
          <w:t>Tunnel-</w:t>
        </w:r>
      </w:ins>
      <w:r w:rsidRPr="008A34FA">
        <w:rPr>
          <w:rFonts w:ascii="Aptos Narrow" w:hAnsi="Aptos Narrow"/>
          <w:lang w:eastAsia="ja-JP"/>
        </w:rPr>
        <w:t>Software, die eine Sichere Verbindung ins Internet und Intranet bietet.</w:t>
      </w:r>
    </w:p>
    <w:p w14:paraId="1A2C041D" w14:textId="6263E8CA" w:rsidR="0042520B" w:rsidRPr="008A34FA" w:rsidRDefault="0042520B" w:rsidP="00254BC6">
      <w:pPr>
        <w:rPr>
          <w:rFonts w:ascii="Aptos Narrow" w:hAnsi="Aptos Narrow"/>
          <w:lang w:eastAsia="ja-JP"/>
        </w:rPr>
      </w:pPr>
      <w:r w:rsidRPr="008A34FA">
        <w:rPr>
          <w:rFonts w:ascii="Aptos Narrow" w:hAnsi="Aptos Narrow"/>
          <w:lang w:eastAsia="ja-JP"/>
        </w:rPr>
        <w:lastRenderedPageBreak/>
        <w:t xml:space="preserve">Im Project „Dosto Neu“ ist Nomad </w:t>
      </w:r>
      <w:ins w:id="78" w:author="Michael Fehlau" w:date="2026-06-23T12:33:00Z" w16du:dateUtc="2026-06-23T10:33:00Z">
        <w:r w:rsidR="003E4EBD" w:rsidRPr="008A34FA">
          <w:rPr>
            <w:rFonts w:ascii="Aptos Narrow" w:hAnsi="Aptos Narrow"/>
            <w:lang w:eastAsia="ja-JP"/>
          </w:rPr>
          <w:t xml:space="preserve">Digital </w:t>
        </w:r>
      </w:ins>
      <w:r w:rsidRPr="008A34FA">
        <w:rPr>
          <w:rFonts w:ascii="Aptos Narrow" w:hAnsi="Aptos Narrow"/>
          <w:lang w:eastAsia="ja-JP"/>
        </w:rPr>
        <w:t xml:space="preserve">für die Planung, Dokumentation und Konfiguration dieser Lösung zuständig. Die Installation und Verkabelung, sowie Prüfung der Geräte und Systeme am Zug </w:t>
      </w:r>
      <w:ins w:id="79" w:author="Michael Fehlau" w:date="2026-06-23T12:33:00Z" w16du:dateUtc="2026-06-23T10:33:00Z">
        <w:r w:rsidR="003E4EBD" w:rsidRPr="008A34FA">
          <w:rPr>
            <w:rFonts w:ascii="Aptos Narrow" w:hAnsi="Aptos Narrow"/>
            <w:lang w:eastAsia="ja-JP"/>
          </w:rPr>
          <w:br/>
        </w:r>
      </w:ins>
      <w:r w:rsidRPr="008A34FA">
        <w:rPr>
          <w:rFonts w:ascii="Aptos Narrow" w:hAnsi="Aptos Narrow"/>
          <w:lang w:eastAsia="ja-JP"/>
        </w:rPr>
        <w:t>ist in der Verantwortung der Firma STADLER.</w:t>
      </w:r>
    </w:p>
    <w:p w14:paraId="25A687A8" w14:textId="258798EA" w:rsidR="008E0353" w:rsidRPr="008A34FA" w:rsidRDefault="008E0353" w:rsidP="00254BC6">
      <w:pPr>
        <w:rPr>
          <w:rFonts w:ascii="Aptos Narrow" w:hAnsi="Aptos Narrow"/>
          <w:lang w:eastAsia="ja-JP"/>
        </w:rPr>
      </w:pPr>
      <w:r w:rsidRPr="008A34FA">
        <w:rPr>
          <w:rFonts w:ascii="Aptos Narrow" w:hAnsi="Aptos Narrow"/>
          <w:lang w:eastAsia="ja-JP"/>
        </w:rPr>
        <w:t xml:space="preserve">Um STADLER die Prüfung zu ermöglichen, wird eine IBS-Prozedur abgestimmt und alle Notwendigen Information von der Firma Nomad </w:t>
      </w:r>
      <w:ins w:id="80" w:author="Michael Fehlau" w:date="2026-06-23T12:33:00Z" w16du:dateUtc="2026-06-23T10:33:00Z">
        <w:r w:rsidR="003E4EBD" w:rsidRPr="008A34FA">
          <w:rPr>
            <w:rFonts w:ascii="Aptos Narrow" w:hAnsi="Aptos Narrow"/>
            <w:lang w:eastAsia="ja-JP"/>
          </w:rPr>
          <w:t xml:space="preserve">Digital </w:t>
        </w:r>
      </w:ins>
      <w:r w:rsidRPr="008A34FA">
        <w:rPr>
          <w:rFonts w:ascii="Aptos Narrow" w:hAnsi="Aptos Narrow"/>
          <w:lang w:eastAsia="ja-JP"/>
        </w:rPr>
        <w:t>geliefert.</w:t>
      </w:r>
    </w:p>
    <w:p w14:paraId="00AEF793" w14:textId="77777777" w:rsidR="005C0AAD" w:rsidRPr="008A34FA" w:rsidRDefault="0046075E" w:rsidP="005C0AAD">
      <w:pPr>
        <w:pStyle w:val="Heading2"/>
        <w:rPr>
          <w:rFonts w:ascii="Aptos Narrow" w:hAnsi="Aptos Narrow"/>
        </w:rPr>
      </w:pPr>
      <w:bookmarkStart w:id="81" w:name="_Toc231228555"/>
      <w:r w:rsidRPr="008A34FA">
        <w:rPr>
          <w:rFonts w:ascii="Aptos Narrow" w:hAnsi="Aptos Narrow"/>
        </w:rPr>
        <w:t>Nomad Connect CCU</w:t>
      </w:r>
      <w:bookmarkEnd w:id="81"/>
    </w:p>
    <w:p w14:paraId="535C7713"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p>
    <w:p w14:paraId="1D510858" w14:textId="77777777" w:rsidR="005C0AAD" w:rsidRPr="008A34FA" w:rsidRDefault="005C0AAD" w:rsidP="005C0AAD">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szCs w:val="22"/>
          <w:lang w:eastAsia="en-GB"/>
        </w:rPr>
        <w:t>Die Nomad Connect CCU funktioniert als Router. </w:t>
      </w:r>
    </w:p>
    <w:p w14:paraId="48B9E140" w14:textId="003BE16C"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In einer mobilen Umgebung sind </w:t>
      </w:r>
      <w:ins w:id="82" w:author="Michael Fehlau" w:date="2026-06-23T12:33:00Z" w16du:dateUtc="2026-06-23T10:33:00Z">
        <w:r w:rsidR="00343623" w:rsidRPr="008A34FA">
          <w:rPr>
            <w:rFonts w:ascii="Aptos Narrow" w:eastAsia="Times New Roman" w:hAnsi="Aptos Narrow" w:cs="Calibri"/>
            <w:szCs w:val="22"/>
            <w:lang w:eastAsia="en-GB"/>
          </w:rPr>
          <w:t>Mobil</w:t>
        </w:r>
      </w:ins>
      <w:ins w:id="83" w:author="Michael Fehlau" w:date="2026-06-23T12:34:00Z" w16du:dateUtc="2026-06-23T10:34:00Z">
        <w:r w:rsidR="00343623" w:rsidRPr="008A34FA">
          <w:rPr>
            <w:rFonts w:ascii="Aptos Narrow" w:eastAsia="Times New Roman" w:hAnsi="Aptos Narrow" w:cs="Calibri"/>
            <w:szCs w:val="22"/>
            <w:lang w:eastAsia="en-GB"/>
          </w:rPr>
          <w:t xml:space="preserve">funkverbindungen </w:t>
        </w:r>
      </w:ins>
      <w:del w:id="84" w:author="Michael Fehlau" w:date="2026-06-23T12:34:00Z" w16du:dateUtc="2026-06-23T10:34:00Z">
        <w:r w:rsidRPr="008A34FA" w:rsidDel="00343623">
          <w:rPr>
            <w:rFonts w:ascii="Aptos Narrow" w:eastAsia="Times New Roman" w:hAnsi="Aptos Narrow" w:cs="Calibri"/>
            <w:szCs w:val="22"/>
            <w:lang w:eastAsia="en-GB"/>
          </w:rPr>
          <w:delText>Links</w:delText>
        </w:r>
      </w:del>
      <w:r w:rsidRPr="008A34FA">
        <w:rPr>
          <w:rFonts w:ascii="Aptos Narrow" w:eastAsia="Times New Roman" w:hAnsi="Aptos Narrow" w:cs="Calibri"/>
          <w:szCs w:val="22"/>
          <w:lang w:eastAsia="en-GB"/>
        </w:rPr>
        <w:t xml:space="preserve"> nicht stabil und nicht immer verfügbar. Durch die Kombination mehrerer </w:t>
      </w:r>
      <w:ins w:id="85" w:author="Michael Fehlau" w:date="2026-06-23T12:34:00Z" w16du:dateUtc="2026-06-23T10:34:00Z">
        <w:r w:rsidR="00343623" w:rsidRPr="008A34FA">
          <w:rPr>
            <w:rFonts w:ascii="Aptos Narrow" w:eastAsia="Times New Roman" w:hAnsi="Aptos Narrow" w:cs="Calibri"/>
            <w:szCs w:val="22"/>
            <w:lang w:eastAsia="en-GB"/>
          </w:rPr>
          <w:t>Mobilfunkv</w:t>
        </w:r>
      </w:ins>
      <w:del w:id="86" w:author="Michael Fehlau" w:date="2026-06-23T12:34:00Z" w16du:dateUtc="2026-06-23T10:34:00Z">
        <w:r w:rsidRPr="008A34FA" w:rsidDel="00343623">
          <w:rPr>
            <w:rFonts w:ascii="Aptos Narrow" w:eastAsia="Times New Roman" w:hAnsi="Aptos Narrow" w:cs="Calibri"/>
            <w:szCs w:val="22"/>
            <w:lang w:eastAsia="en-GB"/>
          </w:rPr>
          <w:delText>V</w:delText>
        </w:r>
      </w:del>
      <w:r w:rsidRPr="008A34FA">
        <w:rPr>
          <w:rFonts w:ascii="Aptos Narrow" w:eastAsia="Times New Roman" w:hAnsi="Aptos Narrow" w:cs="Calibri"/>
          <w:szCs w:val="22"/>
          <w:lang w:eastAsia="en-GB"/>
        </w:rPr>
        <w:t xml:space="preserve">erbindungen und einer Zug-Landseitigen-Verbindung bietet die CCU eine höhere Verfügbarkeit und Ausfallsicherheit </w:t>
      </w:r>
      <w:del w:id="87" w:author="Michael Fehlau" w:date="2026-06-23T12:34:00Z" w16du:dateUtc="2026-06-23T10:34:00Z">
        <w:r w:rsidRPr="008A34FA" w:rsidDel="00343623">
          <w:rPr>
            <w:rFonts w:ascii="Aptos Narrow" w:eastAsia="Times New Roman" w:hAnsi="Aptos Narrow" w:cs="Calibri"/>
            <w:szCs w:val="22"/>
            <w:lang w:eastAsia="en-GB"/>
          </w:rPr>
          <w:delText>der Verbindung gegen Ausfälle</w:delText>
        </w:r>
      </w:del>
      <w:r w:rsidRPr="008A34FA">
        <w:rPr>
          <w:rFonts w:ascii="Aptos Narrow" w:eastAsia="Times New Roman" w:hAnsi="Aptos Narrow" w:cs="Calibri"/>
          <w:szCs w:val="22"/>
          <w:lang w:eastAsia="en-GB"/>
        </w:rPr>
        <w:t xml:space="preserve"> einzelner Verbindungen. </w:t>
      </w:r>
    </w:p>
    <w:p w14:paraId="1E032074"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7900D190" w14:textId="77777777" w:rsidR="005C0AAD" w:rsidRPr="008A34FA" w:rsidRDefault="005C0AAD" w:rsidP="00AB7F42">
      <w:pPr>
        <w:pStyle w:val="Heading2"/>
        <w:rPr>
          <w:rFonts w:ascii="Aptos Narrow" w:hAnsi="Aptos Narrow"/>
        </w:rPr>
      </w:pPr>
      <w:bookmarkStart w:id="88" w:name="_Toc231228556"/>
      <w:r w:rsidRPr="008A34FA">
        <w:rPr>
          <w:rFonts w:ascii="Aptos Narrow" w:hAnsi="Aptos Narrow"/>
        </w:rPr>
        <w:t>Backend</w:t>
      </w:r>
      <w:bookmarkEnd w:id="88"/>
      <w:r w:rsidRPr="008A34FA">
        <w:rPr>
          <w:rFonts w:ascii="Aptos Narrow" w:hAnsi="Aptos Narrow"/>
        </w:rPr>
        <w:t> </w:t>
      </w:r>
    </w:p>
    <w:p w14:paraId="2F746FD5" w14:textId="77777777" w:rsidR="00492DF4" w:rsidRPr="008A34FA" w:rsidRDefault="00492DF4" w:rsidP="00492DF4">
      <w:pPr>
        <w:spacing w:before="0" w:after="0"/>
        <w:ind w:left="720"/>
        <w:textAlignment w:val="baseline"/>
        <w:rPr>
          <w:rFonts w:ascii="Aptos Narrow" w:eastAsia="Times New Roman" w:hAnsi="Aptos Narrow" w:cs="Calibri"/>
          <w:szCs w:val="22"/>
          <w:lang w:val="en-GB" w:eastAsia="en-GB"/>
        </w:rPr>
      </w:pPr>
    </w:p>
    <w:p w14:paraId="20F31539"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Im Zuge des Dosto Neu-Projekts wird ein neues Backend aufgesetzt. Die VMs sind im NOC angelegt und werden Nomad-intern verwaltet. </w:t>
      </w:r>
    </w:p>
    <w:p w14:paraId="2881F331"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Ein Überblick über die installierten virtuellen Maschinen bietet die nachfolgende Tabelle. </w:t>
      </w:r>
    </w:p>
    <w:p w14:paraId="1C5B5D38"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3675"/>
      </w:tblGrid>
      <w:tr w:rsidR="005C0AAD" w:rsidRPr="008A34FA" w14:paraId="42480CAA" w14:textId="77777777">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E7E6E6"/>
            <w:vAlign w:val="bottom"/>
            <w:hideMark/>
          </w:tcPr>
          <w:p w14:paraId="7813EC95"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Server</w:t>
            </w:r>
            <w:r w:rsidRPr="008A34FA">
              <w:rPr>
                <w:rFonts w:ascii="Aptos Narrow" w:eastAsia="Times New Roman" w:hAnsi="Aptos Narrow" w:cs="Calibri"/>
                <w:szCs w:val="22"/>
                <w:lang w:val="en-GB" w:eastAsia="en-GB"/>
              </w:rPr>
              <w:t> </w:t>
            </w:r>
          </w:p>
        </w:tc>
        <w:tc>
          <w:tcPr>
            <w:tcW w:w="3675" w:type="dxa"/>
            <w:tcBorders>
              <w:top w:val="single" w:sz="6" w:space="0" w:color="auto"/>
              <w:left w:val="nil"/>
              <w:bottom w:val="single" w:sz="6" w:space="0" w:color="auto"/>
              <w:right w:val="single" w:sz="6" w:space="0" w:color="auto"/>
            </w:tcBorders>
            <w:shd w:val="clear" w:color="auto" w:fill="E7E6E6"/>
            <w:vAlign w:val="bottom"/>
            <w:hideMark/>
          </w:tcPr>
          <w:p w14:paraId="2F67F5A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Funktion(en)</w:t>
            </w:r>
            <w:r w:rsidRPr="008A34FA">
              <w:rPr>
                <w:rFonts w:ascii="Aptos Narrow" w:eastAsia="Times New Roman" w:hAnsi="Aptos Narrow" w:cs="Calibri"/>
                <w:szCs w:val="22"/>
                <w:lang w:val="en-GB" w:eastAsia="en-GB"/>
              </w:rPr>
              <w:t> </w:t>
            </w:r>
          </w:p>
        </w:tc>
      </w:tr>
      <w:tr w:rsidR="005C0AAD" w:rsidRPr="008A34FA" w14:paraId="2B9CA7EF"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11ABF6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Datenbank</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A2DD6F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Zentrale NMS Datenbank</w:t>
            </w:r>
            <w:r w:rsidRPr="008A34FA">
              <w:rPr>
                <w:rFonts w:ascii="Aptos Narrow" w:eastAsia="Times New Roman" w:hAnsi="Aptos Narrow" w:cs="Calibri"/>
                <w:szCs w:val="22"/>
                <w:lang w:val="en-GB" w:eastAsia="en-GB"/>
              </w:rPr>
              <w:t> </w:t>
            </w:r>
          </w:p>
        </w:tc>
      </w:tr>
      <w:tr w:rsidR="005C0AAD" w:rsidRPr="008A34FA" w14:paraId="3B4C06E9"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33E34C6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CDC</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1F5BC7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für CDC</w:t>
            </w:r>
            <w:r w:rsidRPr="008A34FA">
              <w:rPr>
                <w:rFonts w:ascii="Aptos Narrow" w:eastAsia="Times New Roman" w:hAnsi="Aptos Narrow" w:cs="Calibri"/>
                <w:szCs w:val="22"/>
                <w:lang w:val="en-GB" w:eastAsia="en-GB"/>
              </w:rPr>
              <w:t> </w:t>
            </w:r>
          </w:p>
        </w:tc>
      </w:tr>
      <w:tr w:rsidR="005C0AAD" w:rsidRPr="008A34FA" w14:paraId="2BBEB31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EB1DEC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Trains</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8BC52BB"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DNS-Server mit blacklisting für Züge </w:t>
            </w:r>
          </w:p>
        </w:tc>
      </w:tr>
      <w:tr w:rsidR="005C0AAD" w:rsidRPr="008A34FA" w14:paraId="74B2159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DE85291"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Gateway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4B451C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Central Router</w:t>
            </w:r>
            <w:r w:rsidRPr="008A34FA">
              <w:rPr>
                <w:rFonts w:ascii="Aptos Narrow" w:eastAsia="Times New Roman" w:hAnsi="Aptos Narrow" w:cs="Calibri"/>
                <w:szCs w:val="22"/>
                <w:lang w:val="en-GB" w:eastAsia="en-GB"/>
              </w:rPr>
              <w:t> </w:t>
            </w:r>
          </w:p>
        </w:tc>
      </w:tr>
      <w:tr w:rsidR="005C0AAD" w:rsidRPr="008A34FA" w14:paraId="75506FAD"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EF3E51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MAR5 backend</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DA8F1C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MAR5 Home Agent</w:t>
            </w:r>
            <w:r w:rsidRPr="008A34FA">
              <w:rPr>
                <w:rFonts w:ascii="Aptos Narrow" w:eastAsia="Times New Roman" w:hAnsi="Aptos Narrow" w:cs="Calibri"/>
                <w:szCs w:val="22"/>
                <w:lang w:val="en-GB" w:eastAsia="en-GB"/>
              </w:rPr>
              <w:t> </w:t>
            </w:r>
          </w:p>
        </w:tc>
      </w:tr>
      <w:tr w:rsidR="005C0AAD" w:rsidRPr="008A34FA" w14:paraId="5D70BC9E"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29D940E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MongoDB</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E9AA32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MongoDB Server für NMS</w:t>
            </w:r>
            <w:r w:rsidRPr="008A34FA">
              <w:rPr>
                <w:rFonts w:ascii="Aptos Narrow" w:eastAsia="Times New Roman" w:hAnsi="Aptos Narrow" w:cs="Calibri"/>
                <w:szCs w:val="22"/>
                <w:lang w:val="en-GB" w:eastAsia="en-GB"/>
              </w:rPr>
              <w:t> </w:t>
            </w:r>
          </w:p>
        </w:tc>
      </w:tr>
      <w:tr w:rsidR="005C0AAD" w:rsidRPr="008A34FA" w14:paraId="26025BC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900E9DE"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MQTT-Broker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318B5C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MQTT HiveMQ Broker</w:t>
            </w:r>
            <w:r w:rsidRPr="008A34FA">
              <w:rPr>
                <w:rFonts w:ascii="Aptos Narrow" w:eastAsia="Times New Roman" w:hAnsi="Aptos Narrow" w:cs="Calibri"/>
                <w:szCs w:val="22"/>
                <w:lang w:val="en-GB" w:eastAsia="en-GB"/>
              </w:rPr>
              <w:t> </w:t>
            </w:r>
          </w:p>
        </w:tc>
      </w:tr>
      <w:tr w:rsidR="005C0AAD" w:rsidRPr="008A34FA" w14:paraId="07593E3A"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386A10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NMS</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EDC5FF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NMS Applikation Server</w:t>
            </w:r>
            <w:r w:rsidRPr="008A34FA">
              <w:rPr>
                <w:rFonts w:ascii="Aptos Narrow" w:eastAsia="Times New Roman" w:hAnsi="Aptos Narrow" w:cs="Calibri"/>
                <w:szCs w:val="22"/>
                <w:lang w:val="en-GB" w:eastAsia="en-GB"/>
              </w:rPr>
              <w:t> </w:t>
            </w:r>
          </w:p>
        </w:tc>
      </w:tr>
      <w:tr w:rsidR="005C0AAD" w:rsidRPr="008A34FA" w14:paraId="1A972CB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5B4E7DA"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Proxy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82F5331"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Apache Webproxy</w:t>
            </w:r>
            <w:r w:rsidRPr="008A34FA">
              <w:rPr>
                <w:rFonts w:ascii="Aptos Narrow" w:eastAsia="Times New Roman" w:hAnsi="Aptos Narrow" w:cs="Calibri"/>
                <w:szCs w:val="22"/>
                <w:lang w:val="en-GB" w:eastAsia="en-GB"/>
              </w:rPr>
              <w:t> </w:t>
            </w:r>
          </w:p>
        </w:tc>
      </w:tr>
      <w:tr w:rsidR="005C0AAD" w:rsidRPr="008A34FA" w14:paraId="4ADE7FFB"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349BE90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RTL-Batch</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C47D5B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RTL-Batch Verarbeitung</w:t>
            </w:r>
            <w:r w:rsidRPr="008A34FA">
              <w:rPr>
                <w:rFonts w:ascii="Aptos Narrow" w:eastAsia="Times New Roman" w:hAnsi="Aptos Narrow" w:cs="Calibri"/>
                <w:szCs w:val="22"/>
                <w:lang w:val="en-GB" w:eastAsia="en-GB"/>
              </w:rPr>
              <w:t> </w:t>
            </w:r>
          </w:p>
        </w:tc>
      </w:tr>
      <w:tr w:rsidR="005C0AAD" w:rsidRPr="008A34FA" w14:paraId="3C5415C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4E0AA5B"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RTL-Server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9F44DA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 log Kollektor</w:t>
            </w:r>
            <w:r w:rsidRPr="008A34FA">
              <w:rPr>
                <w:rFonts w:ascii="Aptos Narrow" w:eastAsia="Times New Roman" w:hAnsi="Aptos Narrow" w:cs="Calibri"/>
                <w:szCs w:val="22"/>
                <w:lang w:val="en-GB" w:eastAsia="en-GB"/>
              </w:rPr>
              <w:t> </w:t>
            </w:r>
          </w:p>
        </w:tc>
      </w:tr>
      <w:tr w:rsidR="005C0AAD" w:rsidRPr="008A34FA" w14:paraId="3F8FEE2A"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0D339ED"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Zabbix Proxy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261DE0A"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Zabbix Proxy für CDC-Überwachung </w:t>
            </w:r>
          </w:p>
        </w:tc>
      </w:tr>
      <w:tr w:rsidR="005C0AAD" w:rsidRPr="008A34FA" w14:paraId="3E87AB65"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FB09FF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Zabbix Server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5F5B75A"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Zabbix Server für Zug Überwachung </w:t>
            </w:r>
          </w:p>
        </w:tc>
      </w:tr>
    </w:tbl>
    <w:p w14:paraId="75C72844" w14:textId="77777777" w:rsidR="00492DF4" w:rsidRPr="008A34FA" w:rsidRDefault="00492DF4" w:rsidP="005C0AAD">
      <w:pPr>
        <w:spacing w:before="0" w:after="0"/>
        <w:textAlignment w:val="baseline"/>
        <w:rPr>
          <w:rFonts w:ascii="Aptos Narrow" w:eastAsia="Times New Roman" w:hAnsi="Aptos Narrow" w:cs="Calibri"/>
          <w:szCs w:val="22"/>
          <w:lang w:eastAsia="en-GB"/>
        </w:rPr>
      </w:pPr>
    </w:p>
    <w:p w14:paraId="2B4DA204" w14:textId="77777777" w:rsidR="00DF362E" w:rsidRDefault="00DF362E">
      <w:pPr>
        <w:rPr>
          <w:rFonts w:ascii="Aptos Narrow" w:hAnsi="Aptos Narrow"/>
          <w:caps/>
          <w:color w:val="243F60"/>
          <w:spacing w:val="15"/>
          <w:szCs w:val="22"/>
          <w:lang w:bidi="th-TH"/>
        </w:rPr>
      </w:pPr>
      <w:bookmarkStart w:id="89" w:name="_Toc231228557"/>
      <w:r>
        <w:rPr>
          <w:rFonts w:ascii="Aptos Narrow" w:hAnsi="Aptos Narrow"/>
        </w:rPr>
        <w:br w:type="page"/>
      </w:r>
    </w:p>
    <w:p w14:paraId="3BB6E412" w14:textId="4FB28204" w:rsidR="00492DF4" w:rsidRPr="00DF362E" w:rsidRDefault="00492DF4" w:rsidP="00DF362E">
      <w:pPr>
        <w:pStyle w:val="Heading3"/>
        <w:rPr>
          <w:rFonts w:ascii="Aptos Narrow" w:hAnsi="Aptos Narrow"/>
          <w:lang w:val="en-GB"/>
        </w:rPr>
      </w:pPr>
      <w:r w:rsidRPr="008A34FA">
        <w:rPr>
          <w:rFonts w:ascii="Aptos Narrow" w:hAnsi="Aptos Narrow"/>
        </w:rPr>
        <w:lastRenderedPageBreak/>
        <w:t>Die Zug-Land verbindung</w:t>
      </w:r>
      <w:bookmarkEnd w:id="89"/>
      <w:r w:rsidRPr="008A34FA">
        <w:rPr>
          <w:rFonts w:ascii="Aptos Narrow" w:hAnsi="Aptos Narrow"/>
          <w:lang w:val="en-GB"/>
        </w:rPr>
        <w:t> </w:t>
      </w:r>
    </w:p>
    <w:p w14:paraId="725847CD" w14:textId="77777777" w:rsidR="00E601FF" w:rsidRPr="008A34FA" w:rsidRDefault="00E601FF" w:rsidP="00E601FF">
      <w:pPr>
        <w:rPr>
          <w:rFonts w:ascii="Aptos Narrow" w:hAnsi="Aptos Narrow"/>
          <w:lang w:bidi="th-TH"/>
        </w:rPr>
      </w:pPr>
      <w:r w:rsidRPr="008A34FA">
        <w:rPr>
          <w:rFonts w:ascii="Aptos Narrow" w:hAnsi="Aptos Narrow"/>
          <w:lang w:bidi="th-TH"/>
        </w:rPr>
        <w:t>Das nachfolgende Diagramm veranschaulicht die grundlegende Kommunikationsstruktur zwischen dem Fahrzeug und der Backend-Infrastruktur an Land:</w:t>
      </w:r>
    </w:p>
    <w:p w14:paraId="3FC76554" w14:textId="77777777" w:rsidR="008A7C2E" w:rsidRPr="008A34FA" w:rsidRDefault="008A7C2E" w:rsidP="008A7C2E">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C18F580" wp14:editId="0EBE02ED">
            <wp:extent cx="5429250" cy="1327150"/>
            <wp:effectExtent l="0" t="0" r="0" b="6350"/>
            <wp:docPr id="888704534" name="Picture 5" descr="A diagram of a network conn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534" name="Picture 5" descr="A diagram of a network connection  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1327150"/>
                    </a:xfrm>
                    <a:prstGeom prst="rect">
                      <a:avLst/>
                    </a:prstGeom>
                    <a:noFill/>
                    <a:ln>
                      <a:noFill/>
                    </a:ln>
                  </pic:spPr>
                </pic:pic>
              </a:graphicData>
            </a:graphic>
          </wp:inline>
        </w:drawing>
      </w:r>
    </w:p>
    <w:p w14:paraId="5F64E2BA" w14:textId="2DDCBBAB" w:rsidR="00E601FF" w:rsidRPr="008A34FA" w:rsidRDefault="00E601FF" w:rsidP="00DF362E">
      <w:pPr>
        <w:spacing w:before="0" w:after="0"/>
        <w:textAlignment w:val="baseline"/>
        <w:rPr>
          <w:rFonts w:ascii="Aptos Narrow" w:hAnsi="Aptos Narrow"/>
          <w:lang w:val="de-DE"/>
        </w:rPr>
      </w:pPr>
      <w:r w:rsidRPr="008A34FA">
        <w:rPr>
          <w:rFonts w:ascii="Aptos Narrow" w:hAnsi="Aptos Narrow"/>
          <w:lang w:val="de-DE"/>
        </w:rPr>
        <w:t xml:space="preserve">Die </w:t>
      </w:r>
      <w:r w:rsidRPr="008A34FA">
        <w:rPr>
          <w:rFonts w:ascii="Aptos Narrow" w:hAnsi="Aptos Narrow"/>
          <w:b/>
          <w:bCs/>
          <w:lang w:val="de-DE"/>
        </w:rPr>
        <w:t>CCU</w:t>
      </w:r>
      <w:r w:rsidRPr="008A34FA">
        <w:rPr>
          <w:rFonts w:ascii="Aptos Narrow" w:hAnsi="Aptos Narrow"/>
          <w:lang w:val="de-DE"/>
        </w:rPr>
        <w:t xml:space="preserve"> im Fahrzeug stellt über sogenannte </w:t>
      </w:r>
      <w:r w:rsidRPr="008A34FA">
        <w:rPr>
          <w:rFonts w:ascii="Aptos Narrow" w:hAnsi="Aptos Narrow"/>
          <w:b/>
          <w:bCs/>
          <w:lang w:val="de-DE"/>
        </w:rPr>
        <w:t>Mar-Clients</w:t>
      </w:r>
      <w:r w:rsidRPr="008A34FA">
        <w:rPr>
          <w:rFonts w:ascii="Aptos Narrow" w:hAnsi="Aptos Narrow"/>
          <w:lang w:val="de-DE"/>
        </w:rPr>
        <w:t xml:space="preserve"> eine </w:t>
      </w:r>
      <w:r w:rsidRPr="008A34FA">
        <w:rPr>
          <w:rFonts w:ascii="Aptos Narrow" w:hAnsi="Aptos Narrow"/>
          <w:b/>
          <w:bCs/>
          <w:lang w:val="de-DE"/>
        </w:rPr>
        <w:t>VPN-Verbindung</w:t>
      </w:r>
      <w:r w:rsidRPr="008A34FA">
        <w:rPr>
          <w:rFonts w:ascii="Aptos Narrow" w:hAnsi="Aptos Narrow"/>
          <w:lang w:val="de-DE"/>
        </w:rPr>
        <w:t xml:space="preserve"> zu einem </w:t>
      </w:r>
      <w:r w:rsidRPr="008A34FA">
        <w:rPr>
          <w:rFonts w:ascii="Aptos Narrow" w:hAnsi="Aptos Narrow"/>
          <w:b/>
          <w:bCs/>
          <w:lang w:val="de-DE"/>
        </w:rPr>
        <w:t>Mar-Home-Agenten</w:t>
      </w:r>
      <w:r w:rsidRPr="008A34FA">
        <w:rPr>
          <w:rFonts w:ascii="Aptos Narrow" w:hAnsi="Aptos Narrow"/>
          <w:lang w:val="de-DE"/>
        </w:rPr>
        <w:t xml:space="preserve"> her. Über diese Verbindung wird der gesamte relevante Datenverkehr geleitet. Durch die gleichzeitige Nutzung aller verfügbaren IP-Links wird eine höhere </w:t>
      </w:r>
      <w:r w:rsidRPr="008A34FA">
        <w:rPr>
          <w:rFonts w:ascii="Aptos Narrow" w:hAnsi="Aptos Narrow"/>
          <w:b/>
          <w:bCs/>
          <w:lang w:val="de-DE"/>
        </w:rPr>
        <w:t>Bandbreite</w:t>
      </w:r>
      <w:r w:rsidRPr="008A34FA">
        <w:rPr>
          <w:rFonts w:ascii="Aptos Narrow" w:hAnsi="Aptos Narrow"/>
          <w:lang w:val="de-DE"/>
        </w:rPr>
        <w:t xml:space="preserve">, </w:t>
      </w:r>
      <w:r w:rsidRPr="008A34FA">
        <w:rPr>
          <w:rFonts w:ascii="Aptos Narrow" w:hAnsi="Aptos Narrow"/>
          <w:b/>
          <w:bCs/>
          <w:lang w:val="de-DE"/>
        </w:rPr>
        <w:t>Redundanz</w:t>
      </w:r>
      <w:r w:rsidRPr="008A34FA">
        <w:rPr>
          <w:rFonts w:ascii="Aptos Narrow" w:hAnsi="Aptos Narrow"/>
          <w:lang w:val="de-DE"/>
        </w:rPr>
        <w:t xml:space="preserve"> sowie ein effektives </w:t>
      </w:r>
      <w:r w:rsidRPr="008A34FA">
        <w:rPr>
          <w:rFonts w:ascii="Aptos Narrow" w:hAnsi="Aptos Narrow"/>
          <w:b/>
          <w:bCs/>
          <w:lang w:val="de-DE"/>
        </w:rPr>
        <w:t>Loadbalancing</w:t>
      </w:r>
      <w:r w:rsidRPr="008A34FA">
        <w:rPr>
          <w:rFonts w:ascii="Aptos Narrow" w:hAnsi="Aptos Narrow"/>
          <w:lang w:val="de-DE"/>
        </w:rPr>
        <w:t xml:space="preserve"> sichergestellt.</w:t>
      </w:r>
    </w:p>
    <w:p w14:paraId="3C5AE7A4" w14:textId="52F299F7" w:rsidR="00E601FF" w:rsidRPr="008A34FA" w:rsidRDefault="00E601FF" w:rsidP="00E601FF">
      <w:pPr>
        <w:rPr>
          <w:rFonts w:ascii="Aptos Narrow" w:hAnsi="Aptos Narrow"/>
          <w:lang w:val="de-DE"/>
        </w:rPr>
      </w:pPr>
      <w:r w:rsidRPr="008A34FA">
        <w:rPr>
          <w:rFonts w:ascii="Aptos Narrow" w:hAnsi="Aptos Narrow"/>
          <w:lang w:val="de-DE"/>
        </w:rPr>
        <w:t xml:space="preserve">Der vom Mar-Home-Agenten empfangene Datenverkehr wird anschließend über das zentrale </w:t>
      </w:r>
      <w:r w:rsidRPr="008A34FA">
        <w:rPr>
          <w:rFonts w:ascii="Aptos Narrow" w:hAnsi="Aptos Narrow"/>
          <w:b/>
          <w:bCs/>
          <w:lang w:val="de-DE"/>
        </w:rPr>
        <w:t>Mar-Backend</w:t>
      </w:r>
      <w:r w:rsidRPr="008A34FA">
        <w:rPr>
          <w:rFonts w:ascii="Aptos Narrow" w:hAnsi="Aptos Narrow"/>
          <w:lang w:val="de-DE"/>
        </w:rPr>
        <w:t xml:space="preserve"> in das Internet weitergeleitet. Dieses Backend bildet den zentralen Knotenpunkt für die gesamte Kommunikation der Fahrzeugflotte. Es basiert vollständig auf </w:t>
      </w:r>
      <w:r w:rsidRPr="008A34FA">
        <w:rPr>
          <w:rFonts w:ascii="Aptos Narrow" w:hAnsi="Aptos Narrow"/>
          <w:b/>
          <w:bCs/>
          <w:lang w:val="de-DE"/>
        </w:rPr>
        <w:t>virtuellen Maschinen (VMs)</w:t>
      </w:r>
      <w:r w:rsidRPr="008A34FA">
        <w:rPr>
          <w:rFonts w:ascii="Aptos Narrow" w:hAnsi="Aptos Narrow"/>
          <w:lang w:val="de-DE"/>
        </w:rPr>
        <w:t xml:space="preserve">, die innerhalb einer </w:t>
      </w:r>
      <w:r w:rsidRPr="008A34FA">
        <w:rPr>
          <w:rFonts w:ascii="Aptos Narrow" w:hAnsi="Aptos Narrow"/>
          <w:b/>
          <w:bCs/>
          <w:lang w:val="de-DE"/>
        </w:rPr>
        <w:t>VMware-Umgebung</w:t>
      </w:r>
      <w:r w:rsidRPr="008A34FA">
        <w:rPr>
          <w:rFonts w:ascii="Aptos Narrow" w:hAnsi="Aptos Narrow"/>
          <w:lang w:val="de-DE"/>
        </w:rPr>
        <w:t xml:space="preserve"> betrieben werden.</w:t>
      </w:r>
    </w:p>
    <w:p w14:paraId="067551E7" w14:textId="77777777" w:rsidR="00E601FF" w:rsidRPr="008A34FA" w:rsidRDefault="00E601FF" w:rsidP="00E601FF">
      <w:pPr>
        <w:rPr>
          <w:rFonts w:ascii="Aptos Narrow" w:hAnsi="Aptos Narrow"/>
          <w:lang w:val="de-DE"/>
        </w:rPr>
      </w:pPr>
      <w:r w:rsidRPr="008A34FA">
        <w:rPr>
          <w:rFonts w:ascii="Aptos Narrow" w:hAnsi="Aptos Narrow"/>
          <w:lang w:val="de-DE"/>
        </w:rPr>
        <w:t>Die Systemstruktur gliedert sich in zwei Hauptbereiche:</w:t>
      </w:r>
    </w:p>
    <w:p w14:paraId="5DD3BDCB" w14:textId="77777777" w:rsidR="00E601FF" w:rsidRPr="008A34FA" w:rsidRDefault="00E601FF">
      <w:pPr>
        <w:numPr>
          <w:ilvl w:val="0"/>
          <w:numId w:val="8"/>
        </w:numPr>
        <w:rPr>
          <w:rFonts w:ascii="Aptos Narrow" w:hAnsi="Aptos Narrow"/>
          <w:lang w:val="de-DE"/>
        </w:rPr>
      </w:pPr>
      <w:r w:rsidRPr="008A34FA">
        <w:rPr>
          <w:rFonts w:ascii="Aptos Narrow" w:hAnsi="Aptos Narrow"/>
          <w:b/>
          <w:bCs/>
          <w:lang w:val="de-DE"/>
        </w:rPr>
        <w:t>Traffic-Pipeline</w:t>
      </w:r>
      <w:r w:rsidRPr="008A34FA">
        <w:rPr>
          <w:rFonts w:ascii="Aptos Narrow" w:hAnsi="Aptos Narrow"/>
          <w:lang w:val="de-DE"/>
        </w:rPr>
        <w:t xml:space="preserve">: Verarbeitung und Weiterleitung des </w:t>
      </w:r>
      <w:r w:rsidRPr="008A34FA">
        <w:rPr>
          <w:rFonts w:ascii="Aptos Narrow" w:hAnsi="Aptos Narrow"/>
          <w:b/>
          <w:bCs/>
          <w:lang w:val="de-DE"/>
        </w:rPr>
        <w:t>Passagierdatenverkehrs</w:t>
      </w:r>
      <w:r w:rsidRPr="008A34FA">
        <w:rPr>
          <w:rFonts w:ascii="Aptos Narrow" w:hAnsi="Aptos Narrow"/>
          <w:lang w:val="de-DE"/>
        </w:rPr>
        <w:t>.</w:t>
      </w:r>
    </w:p>
    <w:p w14:paraId="1F24FB66" w14:textId="77777777" w:rsidR="00E601FF" w:rsidRPr="008A34FA" w:rsidRDefault="00E601FF">
      <w:pPr>
        <w:numPr>
          <w:ilvl w:val="0"/>
          <w:numId w:val="8"/>
        </w:numPr>
        <w:rPr>
          <w:rFonts w:ascii="Aptos Narrow" w:hAnsi="Aptos Narrow"/>
          <w:lang w:val="de-DE"/>
        </w:rPr>
      </w:pPr>
      <w:r w:rsidRPr="008A34FA">
        <w:rPr>
          <w:rFonts w:ascii="Aptos Narrow" w:hAnsi="Aptos Narrow"/>
          <w:b/>
          <w:bCs/>
          <w:lang w:val="de-DE"/>
        </w:rPr>
        <w:t>Servicebereich</w:t>
      </w:r>
      <w:r w:rsidRPr="008A34FA">
        <w:rPr>
          <w:rFonts w:ascii="Aptos Narrow" w:hAnsi="Aptos Narrow"/>
          <w:lang w:val="de-DE"/>
        </w:rPr>
        <w:t xml:space="preserve">: Übertragung und Verwaltung der </w:t>
      </w:r>
      <w:r w:rsidRPr="008A34FA">
        <w:rPr>
          <w:rFonts w:ascii="Aptos Narrow" w:hAnsi="Aptos Narrow"/>
          <w:b/>
          <w:bCs/>
          <w:lang w:val="de-DE"/>
        </w:rPr>
        <w:t>betriebsrelevanten Systemdaten</w:t>
      </w:r>
      <w:r w:rsidRPr="008A34FA">
        <w:rPr>
          <w:rFonts w:ascii="Aptos Narrow" w:hAnsi="Aptos Narrow"/>
          <w:lang w:val="de-DE"/>
        </w:rPr>
        <w:t>, inklusive zentraler Dienste wie:</w:t>
      </w:r>
    </w:p>
    <w:p w14:paraId="68CD4C0C"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Inhaltssynchronisierung</w:t>
      </w:r>
    </w:p>
    <w:p w14:paraId="26EB59F4"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DNS-Dienste</w:t>
      </w:r>
    </w:p>
    <w:p w14:paraId="2DE6A734"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Netzwerküberwachung</w:t>
      </w:r>
    </w:p>
    <w:p w14:paraId="04A94D43"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Network Management System (NMS)</w:t>
      </w:r>
    </w:p>
    <w:p w14:paraId="6E05AEDF" w14:textId="1318E17B" w:rsidR="00E601FF" w:rsidRPr="008A34FA" w:rsidRDefault="00E601FF" w:rsidP="00E601FF">
      <w:pPr>
        <w:rPr>
          <w:rFonts w:ascii="Aptos Narrow" w:hAnsi="Aptos Narrow"/>
          <w:lang w:val="de-DE"/>
        </w:rPr>
      </w:pPr>
      <w:r w:rsidRPr="008A34FA">
        <w:rPr>
          <w:rFonts w:ascii="Aptos Narrow" w:hAnsi="Aptos Narrow"/>
          <w:lang w:val="de-DE"/>
        </w:rPr>
        <w:t xml:space="preserve">Die </w:t>
      </w:r>
      <w:r w:rsidRPr="008A34FA">
        <w:rPr>
          <w:rFonts w:ascii="Aptos Narrow" w:hAnsi="Aptos Narrow"/>
          <w:b/>
          <w:bCs/>
          <w:lang w:val="de-DE"/>
        </w:rPr>
        <w:t>virtuellen Maschinen des C</w:t>
      </w:r>
      <w:ins w:id="90" w:author="Michael Fehlau" w:date="2026-06-26T14:19:00Z" w16du:dateUtc="2026-06-26T12:19:00Z">
        <w:r w:rsidR="00A440F1" w:rsidRPr="008A34FA">
          <w:rPr>
            <w:rFonts w:ascii="Aptos Narrow" w:hAnsi="Aptos Narrow"/>
            <w:b/>
            <w:bCs/>
            <w:lang w:val="de-DE"/>
          </w:rPr>
          <w:t>ustomer</w:t>
        </w:r>
      </w:ins>
      <w:del w:id="91" w:author="Michael Fehlau" w:date="2026-06-26T14:19:00Z" w16du:dateUtc="2026-06-26T12:19:00Z">
        <w:r w:rsidRPr="008A34FA" w:rsidDel="00A440F1">
          <w:rPr>
            <w:rFonts w:ascii="Aptos Narrow" w:hAnsi="Aptos Narrow"/>
            <w:b/>
            <w:bCs/>
            <w:lang w:val="de-DE"/>
          </w:rPr>
          <w:delText>ontrol</w:delText>
        </w:r>
      </w:del>
      <w:r w:rsidRPr="008A34FA">
        <w:rPr>
          <w:rFonts w:ascii="Aptos Narrow" w:hAnsi="Aptos Narrow"/>
          <w:b/>
          <w:bCs/>
          <w:lang w:val="de-DE"/>
        </w:rPr>
        <w:t xml:space="preserve"> </w:t>
      </w:r>
      <w:del w:id="92" w:author="Michael Fehlau" w:date="2026-06-26T14:19:00Z" w16du:dateUtc="2026-06-26T12:19:00Z">
        <w:r w:rsidRPr="008A34FA" w:rsidDel="00A440F1">
          <w:rPr>
            <w:rFonts w:ascii="Aptos Narrow" w:hAnsi="Aptos Narrow"/>
            <w:b/>
            <w:bCs/>
            <w:lang w:val="de-DE"/>
          </w:rPr>
          <w:delText xml:space="preserve">and </w:delText>
        </w:r>
      </w:del>
      <w:r w:rsidRPr="008A34FA">
        <w:rPr>
          <w:rFonts w:ascii="Aptos Narrow" w:hAnsi="Aptos Narrow"/>
          <w:b/>
          <w:bCs/>
          <w:lang w:val="de-DE"/>
        </w:rPr>
        <w:t>Data Centers (CDC)</w:t>
      </w:r>
      <w:r w:rsidRPr="008A34FA">
        <w:rPr>
          <w:rFonts w:ascii="Aptos Narrow" w:hAnsi="Aptos Narrow"/>
          <w:lang w:val="de-DE"/>
        </w:rPr>
        <w:t xml:space="preserve"> für die Dosto-Neu-Flotte sind im </w:t>
      </w:r>
      <w:r w:rsidRPr="008A34FA">
        <w:rPr>
          <w:rFonts w:ascii="Aptos Narrow" w:hAnsi="Aptos Narrow"/>
          <w:b/>
          <w:bCs/>
          <w:lang w:val="de-DE"/>
        </w:rPr>
        <w:t>Nextlayer-Rechenzentrum in Wien</w:t>
      </w:r>
      <w:r w:rsidRPr="008A34FA">
        <w:rPr>
          <w:rFonts w:ascii="Aptos Narrow" w:hAnsi="Aptos Narrow"/>
          <w:lang w:val="de-DE"/>
        </w:rPr>
        <w:t xml:space="preserve"> gehostet. Der </w:t>
      </w:r>
      <w:r w:rsidRPr="008A34FA">
        <w:rPr>
          <w:rFonts w:ascii="Aptos Narrow" w:hAnsi="Aptos Narrow"/>
          <w:b/>
          <w:bCs/>
          <w:lang w:val="de-DE"/>
        </w:rPr>
        <w:t>Servicebereich</w:t>
      </w:r>
      <w:r w:rsidRPr="008A34FA">
        <w:rPr>
          <w:rFonts w:ascii="Aptos Narrow" w:hAnsi="Aptos Narrow"/>
          <w:lang w:val="de-DE"/>
        </w:rPr>
        <w:t xml:space="preserve"> empfängt dabei kontinuierlich </w:t>
      </w:r>
      <w:r w:rsidRPr="008A34FA">
        <w:rPr>
          <w:rFonts w:ascii="Aptos Narrow" w:hAnsi="Aptos Narrow"/>
          <w:b/>
          <w:bCs/>
          <w:lang w:val="de-DE"/>
        </w:rPr>
        <w:t>Status- und Diagnosedaten</w:t>
      </w:r>
      <w:r w:rsidRPr="008A34FA">
        <w:rPr>
          <w:rFonts w:ascii="Aptos Narrow" w:hAnsi="Aptos Narrow"/>
          <w:lang w:val="de-DE"/>
        </w:rPr>
        <w:t xml:space="preserve"> vom Fahrzeug, die für die Überwachung und Verwaltung des Gesamtsystems genutzt werden.</w:t>
      </w:r>
    </w:p>
    <w:p w14:paraId="3D29FCB9" w14:textId="77777777" w:rsidR="00DF362E" w:rsidRDefault="00DF362E">
      <w:pPr>
        <w:rPr>
          <w:rFonts w:ascii="Aptos Narrow" w:hAnsi="Aptos Narrow"/>
          <w:caps/>
          <w:color w:val="243F60"/>
          <w:spacing w:val="15"/>
          <w:szCs w:val="22"/>
          <w:lang w:eastAsia="en-GB" w:bidi="th-TH"/>
        </w:rPr>
      </w:pPr>
      <w:bookmarkStart w:id="93" w:name="_Toc231228558"/>
      <w:r>
        <w:rPr>
          <w:rFonts w:ascii="Aptos Narrow" w:hAnsi="Aptos Narrow"/>
          <w:lang w:eastAsia="en-GB"/>
        </w:rPr>
        <w:br w:type="page"/>
      </w:r>
    </w:p>
    <w:p w14:paraId="42108B90" w14:textId="614D4040" w:rsidR="00AB7F42" w:rsidRPr="00DF362E" w:rsidRDefault="00AB7F42" w:rsidP="00DF362E">
      <w:pPr>
        <w:pStyle w:val="Heading3"/>
        <w:rPr>
          <w:rFonts w:ascii="Aptos Narrow" w:hAnsi="Aptos Narrow"/>
          <w:lang w:val="en-GB" w:eastAsia="en-GB"/>
        </w:rPr>
      </w:pPr>
      <w:r w:rsidRPr="008A34FA">
        <w:rPr>
          <w:rFonts w:ascii="Aptos Narrow" w:hAnsi="Aptos Narrow"/>
          <w:lang w:eastAsia="en-GB"/>
        </w:rPr>
        <w:lastRenderedPageBreak/>
        <w:t>OEBB NOC Details</w:t>
      </w:r>
      <w:bookmarkEnd w:id="93"/>
      <w:r w:rsidRPr="008A34FA">
        <w:rPr>
          <w:rFonts w:ascii="Aptos Narrow" w:hAnsi="Aptos Narrow"/>
          <w:lang w:val="en-GB" w:eastAsia="en-GB"/>
        </w:rPr>
        <w:t> </w:t>
      </w:r>
    </w:p>
    <w:p w14:paraId="0FC6E044" w14:textId="77777777" w:rsidR="00AB7F42" w:rsidRPr="008A34FA" w:rsidRDefault="00AB7F42" w:rsidP="00C243E0">
      <w:pPr>
        <w:pStyle w:val="Heading4"/>
        <w:rPr>
          <w:rFonts w:ascii="Aptos Narrow" w:hAnsi="Aptos Narrow"/>
          <w:lang w:val="en-GB" w:eastAsia="en-GB"/>
        </w:rPr>
      </w:pPr>
      <w:r w:rsidRPr="008A34FA">
        <w:rPr>
          <w:rFonts w:ascii="Aptos Narrow" w:hAnsi="Aptos Narrow"/>
          <w:lang w:eastAsia="en-GB"/>
        </w:rPr>
        <w:t>Datenzentrum</w:t>
      </w:r>
      <w:r w:rsidRPr="008A34FA">
        <w:rPr>
          <w:rFonts w:ascii="Aptos Narrow" w:hAnsi="Aptos Narrow"/>
          <w:lang w:val="en-GB" w:eastAsia="en-GB"/>
        </w:rPr>
        <w:t> </w:t>
      </w:r>
    </w:p>
    <w:p w14:paraId="5B965915" w14:textId="77777777" w:rsidR="00AB7F42" w:rsidRPr="008A34FA" w:rsidRDefault="00AB7F42" w:rsidP="00AB7F42">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Netzwerk Infrastruktur für die Dosto Neu Flotte wird bei </w:t>
      </w:r>
      <w:r w:rsidRPr="008A34FA">
        <w:rPr>
          <w:rFonts w:ascii="Aptos Narrow" w:eastAsia="Times New Roman" w:hAnsi="Aptos Narrow" w:cs="Calibri"/>
          <w:b/>
          <w:bCs/>
          <w:szCs w:val="22"/>
          <w:lang w:eastAsia="en-GB"/>
        </w:rPr>
        <w:t>Next Layer Austria</w:t>
      </w:r>
      <w:r w:rsidRPr="008A34FA">
        <w:rPr>
          <w:rFonts w:ascii="Aptos Narrow" w:eastAsia="Times New Roman" w:hAnsi="Aptos Narrow" w:cs="Calibri"/>
          <w:szCs w:val="22"/>
          <w:lang w:eastAsia="en-GB"/>
        </w:rPr>
        <w:t xml:space="preserve"> gehostet. </w:t>
      </w:r>
    </w:p>
    <w:p w14:paraId="31E4664D" w14:textId="77777777" w:rsidR="00AB7F42" w:rsidRPr="008A34FA" w:rsidRDefault="00AB7F42" w:rsidP="00C243E0">
      <w:pPr>
        <w:pStyle w:val="Heading4"/>
        <w:rPr>
          <w:rFonts w:ascii="Aptos Narrow" w:hAnsi="Aptos Narrow"/>
          <w:lang w:val="en-GB" w:eastAsia="en-GB"/>
        </w:rPr>
      </w:pPr>
      <w:r w:rsidRPr="008A34FA">
        <w:rPr>
          <w:rFonts w:ascii="Aptos Narrow" w:hAnsi="Aptos Narrow"/>
          <w:lang w:eastAsia="en-GB"/>
        </w:rPr>
        <w:t>Netzwerke</w:t>
      </w:r>
      <w:r w:rsidRPr="008A34FA">
        <w:rPr>
          <w:rFonts w:ascii="Aptos Narrow" w:hAnsi="Aptos Narrow"/>
          <w:lang w:val="en-GB" w:eastAsia="en-GB"/>
        </w:rPr>
        <w:t> </w:t>
      </w:r>
    </w:p>
    <w:p w14:paraId="2235727D" w14:textId="77777777" w:rsidR="00AB7F42" w:rsidRPr="008A34FA" w:rsidRDefault="0015042F" w:rsidP="00AB7F42">
      <w:pPr>
        <w:spacing w:before="0" w:after="0"/>
        <w:textAlignment w:val="baseline"/>
        <w:rPr>
          <w:rFonts w:ascii="Aptos Narrow" w:eastAsia="Times New Roman" w:hAnsi="Aptos Narrow" w:cstheme="minorHAnsi"/>
          <w:szCs w:val="22"/>
          <w:lang w:eastAsia="en-GB"/>
        </w:rPr>
      </w:pPr>
      <w:r w:rsidRPr="008A34FA">
        <w:rPr>
          <w:rFonts w:ascii="Aptos Narrow" w:eastAsia="Times New Roman" w:hAnsi="Aptos Narrow" w:cstheme="minorHAnsi"/>
          <w:szCs w:val="22"/>
          <w:lang w:eastAsia="en-GB"/>
        </w:rPr>
        <w:t>Netzwerkbereiche, die für das ÖBB NextLayer DC verwendet werden. </w:t>
      </w:r>
    </w:p>
    <w:p w14:paraId="7775E911" w14:textId="77777777" w:rsidR="0036318C" w:rsidRPr="008A34FA" w:rsidRDefault="0015042F">
      <w:pPr>
        <w:spacing w:before="0" w:after="0"/>
        <w:textAlignment w:val="baseline"/>
        <w:rPr>
          <w:rFonts w:ascii="Aptos Narrow" w:eastAsia="Times New Roman" w:hAnsi="Aptos Narrow" w:cstheme="minorHAnsi"/>
          <w:szCs w:val="22"/>
          <w:lang w:val="de-DE" w:eastAsia="en-GB"/>
        </w:rPr>
      </w:pPr>
      <w:r w:rsidRPr="008A34FA">
        <w:rPr>
          <w:rFonts w:ascii="Aptos Narrow" w:eastAsia="Times New Roman" w:hAnsi="Aptos Narrow" w:cstheme="minorHAnsi"/>
          <w:szCs w:val="22"/>
          <w:lang w:val="de-DE" w:eastAsia="en-GB"/>
        </w:rPr>
        <w:br/>
        <w:t>Die folgende Tabelle zeigt die verwendeten IP-Adressbereiche für die Dosto Neu Flotte im OEBB NextLayer Rechenzentrum in Wien.</w:t>
      </w:r>
    </w:p>
    <w:p w14:paraId="017B3235" w14:textId="77777777" w:rsidR="0036318C" w:rsidRPr="008A34FA" w:rsidRDefault="00D45FC0">
      <w:pPr>
        <w:spacing w:before="0" w:after="0"/>
        <w:textAlignment w:val="baseline"/>
        <w:rPr>
          <w:rFonts w:ascii="Aptos Narrow" w:eastAsia="Times New Roman" w:hAnsi="Aptos Narrow" w:cstheme="minorHAnsi"/>
          <w:szCs w:val="22"/>
          <w:lang w:val="de-DE" w:eastAsia="en-GB"/>
        </w:rPr>
      </w:pPr>
      <w:r w:rsidRPr="008A34FA">
        <w:rPr>
          <w:rFonts w:ascii="Aptos Narrow" w:eastAsia="Times New Roman" w:hAnsi="Aptos Narrow" w:cstheme="minorHAnsi"/>
          <w:szCs w:val="22"/>
          <w:lang w:val="de-DE" w:eastAsia="en-GB"/>
        </w:rPr>
        <w:t xml:space="preserve">Eine detaillierte Zug-zu-Server-Zuweisung ist in </w:t>
      </w:r>
      <w:commentRangeStart w:id="94"/>
      <w:commentRangeStart w:id="95"/>
      <w:r w:rsidRPr="008A34FA">
        <w:rPr>
          <w:rFonts w:ascii="Aptos Narrow" w:eastAsia="Times New Roman" w:hAnsi="Aptos Narrow" w:cstheme="minorHAnsi"/>
          <w:szCs w:val="22"/>
          <w:lang w:val="de-DE" w:eastAsia="en-GB"/>
        </w:rPr>
        <w:t xml:space="preserve">Kapitel </w:t>
      </w:r>
      <w:del w:id="96" w:author="Abbas Rizvi" w:date="2026-06-17T10:00:00Z">
        <w:r w:rsidRPr="008A34FA">
          <w:rPr>
            <w:rFonts w:ascii="Aptos Narrow" w:eastAsia="Times New Roman" w:hAnsi="Aptos Narrow" w:cstheme="minorHAnsi"/>
            <w:szCs w:val="22"/>
            <w:lang w:val="de-DE" w:eastAsia="en-GB"/>
          </w:rPr>
          <w:delText>1.1.2.1</w:delText>
        </w:r>
      </w:del>
      <w:ins w:id="97" w:author="Abbas Rizvi" w:date="2026-06-17T10:00:00Z">
        <w:r w:rsidRPr="008A34FA">
          <w:rPr>
            <w:rFonts w:ascii="Aptos Narrow" w:eastAsia="Times New Roman" w:hAnsi="Aptos Narrow" w:cstheme="minorHAnsi"/>
            <w:szCs w:val="22"/>
            <w:lang w:val="de-DE" w:eastAsia="en-GB"/>
          </w:rPr>
          <w:t>3.2.2.3</w:t>
        </w:r>
      </w:ins>
      <w:r w:rsidRPr="008A34FA">
        <w:rPr>
          <w:rFonts w:ascii="Aptos Narrow" w:eastAsia="Times New Roman" w:hAnsi="Aptos Narrow" w:cstheme="minorHAnsi"/>
          <w:szCs w:val="22"/>
          <w:lang w:val="de-DE" w:eastAsia="en-GB"/>
        </w:rPr>
        <w:t xml:space="preserve"> </w:t>
      </w:r>
      <w:commentRangeEnd w:id="94"/>
      <w:r w:rsidR="008A34FA" w:rsidRPr="008A34FA">
        <w:rPr>
          <w:rStyle w:val="CommentReference"/>
          <w:rFonts w:ascii="Aptos Narrow" w:eastAsia="Times New Roman" w:hAnsi="Aptos Narrow" w:cstheme="minorHAnsi"/>
          <w:sz w:val="22"/>
          <w:szCs w:val="22"/>
          <w:lang w:val="de-DE" w:eastAsia="en-GB"/>
        </w:rPr>
        <w:commentReference w:id="94"/>
      </w:r>
      <w:commentRangeEnd w:id="95"/>
      <w:r w:rsidRPr="008A34FA">
        <w:rPr>
          <w:rStyle w:val="CommentReference"/>
          <w:rFonts w:ascii="Aptos Narrow" w:eastAsia="Times New Roman" w:hAnsi="Aptos Narrow" w:cstheme="minorHAnsi"/>
          <w:sz w:val="22"/>
          <w:szCs w:val="22"/>
          <w:lang w:val="de-DE" w:eastAsia="en-GB"/>
        </w:rPr>
        <w:commentReference w:id="95"/>
      </w:r>
      <w:r w:rsidRPr="008A34FA">
        <w:rPr>
          <w:rFonts w:ascii="Aptos Narrow" w:eastAsia="Times New Roman" w:hAnsi="Aptos Narrow" w:cstheme="minorHAnsi"/>
          <w:szCs w:val="22"/>
          <w:lang w:val="de-DE" w:eastAsia="en-GB"/>
        </w:rPr>
        <w:t>dargestellt.</w:t>
      </w:r>
    </w:p>
    <w:tbl>
      <w:tblPr>
        <w:tblStyle w:val="TableGrid"/>
        <w:tblW w:w="8640" w:type="dxa"/>
        <w:tblCellSpacing w:w="0" w:type="dxa"/>
        <w:tblLook w:val="04A0" w:firstRow="1" w:lastRow="0" w:firstColumn="1" w:lastColumn="0" w:noHBand="0" w:noVBand="1"/>
      </w:tblPr>
      <w:tblGrid>
        <w:gridCol w:w="2200"/>
        <w:gridCol w:w="2500"/>
        <w:gridCol w:w="3940"/>
      </w:tblGrid>
      <w:tr w:rsidR="0036318C" w:rsidRPr="008A34FA" w14:paraId="2CA23384"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6E41C6A3"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Netzwerk</w:t>
            </w:r>
          </w:p>
        </w:tc>
        <w:tc>
          <w:tcPr>
            <w:tcW w:w="2500" w:type="dxa"/>
            <w:tcBorders>
              <w:top w:val="single" w:sz="4" w:space="0" w:color="000000"/>
              <w:left w:val="single" w:sz="4" w:space="0" w:color="000000"/>
              <w:bottom w:val="single" w:sz="4" w:space="0" w:color="000000"/>
              <w:right w:val="single" w:sz="4" w:space="0" w:color="000000"/>
            </w:tcBorders>
          </w:tcPr>
          <w:p w14:paraId="6C6E3B92"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IP-Adressbereich</w:t>
            </w:r>
          </w:p>
        </w:tc>
        <w:tc>
          <w:tcPr>
            <w:tcW w:w="3940" w:type="dxa"/>
            <w:tcBorders>
              <w:top w:val="single" w:sz="4" w:space="0" w:color="000000"/>
              <w:left w:val="single" w:sz="4" w:space="0" w:color="000000"/>
              <w:bottom w:val="single" w:sz="4" w:space="0" w:color="000000"/>
              <w:right w:val="single" w:sz="4" w:space="0" w:color="000000"/>
            </w:tcBorders>
          </w:tcPr>
          <w:p w14:paraId="5BF04C0B"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Verwendung</w:t>
            </w:r>
          </w:p>
        </w:tc>
      </w:tr>
      <w:tr w:rsidR="0036318C" w:rsidRPr="008A34FA" w14:paraId="6E29FB02"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659F098C"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CDC Verwaltungsnetz</w:t>
            </w:r>
          </w:p>
        </w:tc>
        <w:tc>
          <w:tcPr>
            <w:tcW w:w="2500" w:type="dxa"/>
            <w:tcBorders>
              <w:top w:val="single" w:sz="4" w:space="0" w:color="000000"/>
              <w:left w:val="single" w:sz="4" w:space="0" w:color="000000"/>
              <w:bottom w:val="single" w:sz="4" w:space="0" w:color="000000"/>
              <w:right w:val="single" w:sz="4" w:space="0" w:color="000000"/>
            </w:tcBorders>
          </w:tcPr>
          <w:p w14:paraId="213E1B59" w14:textId="77777777" w:rsidR="00550DE7" w:rsidRPr="008A34FA" w:rsidRDefault="006D4185">
            <w:pPr>
              <w:rPr>
                <w:rFonts w:ascii="Aptos Narrow" w:hAnsi="Aptos Narrow"/>
              </w:rPr>
            </w:pPr>
            <w:r w:rsidRPr="008A34FA">
              <w:rPr>
                <w:rFonts w:ascii="Aptos Narrow" w:hAnsi="Aptos Narrow"/>
                <w:sz w:val="18"/>
              </w:rPr>
              <w:t>10.179.0.0/16</w:t>
            </w:r>
          </w:p>
        </w:tc>
        <w:tc>
          <w:tcPr>
            <w:tcW w:w="3940" w:type="dxa"/>
            <w:tcBorders>
              <w:top w:val="single" w:sz="4" w:space="0" w:color="000000"/>
              <w:left w:val="single" w:sz="4" w:space="0" w:color="000000"/>
              <w:bottom w:val="single" w:sz="4" w:space="0" w:color="000000"/>
              <w:right w:val="single" w:sz="4" w:space="0" w:color="000000"/>
            </w:tcBorders>
          </w:tcPr>
          <w:p w14:paraId="66ABF6DA"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Serverseitige CDC-Netzwerke im NextLayer DC, Wien</w:t>
            </w:r>
          </w:p>
        </w:tc>
      </w:tr>
      <w:tr w:rsidR="0036318C" w:rsidRPr="008A34FA" w14:paraId="4E1951E8"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5B8F788E"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On-Board Verwaltung</w:t>
            </w:r>
          </w:p>
        </w:tc>
        <w:tc>
          <w:tcPr>
            <w:tcW w:w="2500" w:type="dxa"/>
            <w:tcBorders>
              <w:top w:val="single" w:sz="4" w:space="0" w:color="000000"/>
              <w:left w:val="single" w:sz="4" w:space="0" w:color="000000"/>
              <w:bottom w:val="single" w:sz="4" w:space="0" w:color="000000"/>
              <w:right w:val="single" w:sz="4" w:space="0" w:color="000000"/>
            </w:tcBorders>
          </w:tcPr>
          <w:p w14:paraId="2A10D11B"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10.179.0.0/16</w:t>
            </w:r>
          </w:p>
        </w:tc>
        <w:tc>
          <w:tcPr>
            <w:tcW w:w="3940" w:type="dxa"/>
            <w:tcBorders>
              <w:top w:val="single" w:sz="4" w:space="0" w:color="000000"/>
              <w:left w:val="single" w:sz="4" w:space="0" w:color="000000"/>
              <w:bottom w:val="single" w:sz="4" w:space="0" w:color="000000"/>
              <w:right w:val="single" w:sz="4" w:space="0" w:color="000000"/>
            </w:tcBorders>
          </w:tcPr>
          <w:p w14:paraId="6232B367"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Fahrzeugseitiges Managementnetzwerk (OBS/CCU, Switches)</w:t>
            </w:r>
          </w:p>
        </w:tc>
      </w:tr>
      <w:tr w:rsidR="0036318C" w:rsidRPr="008A34FA" w14:paraId="7D5BE4D8"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3C6802CE" w14:textId="77777777" w:rsidR="00550DE7" w:rsidRPr="008A34FA" w:rsidRDefault="006D4185">
            <w:pPr>
              <w:rPr>
                <w:rFonts w:ascii="Aptos Narrow" w:hAnsi="Aptos Narrow"/>
              </w:rPr>
            </w:pPr>
            <w:r w:rsidRPr="008A34FA">
              <w:rPr>
                <w:rFonts w:ascii="Aptos Narrow" w:hAnsi="Aptos Narrow"/>
                <w:sz w:val="18"/>
              </w:rPr>
              <w:t>MAR5 Backend-Server</w:t>
            </w:r>
          </w:p>
        </w:tc>
        <w:tc>
          <w:tcPr>
            <w:tcW w:w="2500" w:type="dxa"/>
            <w:tcBorders>
              <w:top w:val="single" w:sz="4" w:space="0" w:color="000000"/>
              <w:left w:val="single" w:sz="4" w:space="0" w:color="000000"/>
              <w:bottom w:val="single" w:sz="4" w:space="0" w:color="000000"/>
              <w:right w:val="single" w:sz="4" w:space="0" w:color="000000"/>
            </w:tcBorders>
          </w:tcPr>
          <w:p w14:paraId="7D406449" w14:textId="77777777" w:rsidR="00550DE7" w:rsidRPr="008A34FA" w:rsidRDefault="006D4185">
            <w:pPr>
              <w:rPr>
                <w:rFonts w:ascii="Aptos Narrow" w:hAnsi="Aptos Narrow"/>
              </w:rPr>
            </w:pPr>
            <w:r w:rsidRPr="008A34FA">
              <w:rPr>
                <w:rFonts w:ascii="Aptos Narrow" w:hAnsi="Aptos Narrow"/>
                <w:sz w:val="18"/>
              </w:rPr>
              <w:t>77.237.62.210 – 77.237.62.218</w:t>
            </w:r>
          </w:p>
        </w:tc>
        <w:tc>
          <w:tcPr>
            <w:tcW w:w="3940" w:type="dxa"/>
            <w:tcBorders>
              <w:top w:val="single" w:sz="4" w:space="0" w:color="000000"/>
              <w:left w:val="single" w:sz="4" w:space="0" w:color="000000"/>
              <w:bottom w:val="single" w:sz="4" w:space="0" w:color="000000"/>
              <w:right w:val="single" w:sz="4" w:space="0" w:color="000000"/>
            </w:tcBorders>
          </w:tcPr>
          <w:p w14:paraId="2A54415A" w14:textId="77777777" w:rsidR="00550DE7" w:rsidRPr="008A34FA" w:rsidRDefault="006D4185">
            <w:pPr>
              <w:rPr>
                <w:rFonts w:ascii="Aptos Narrow" w:hAnsi="Aptos Narrow"/>
              </w:rPr>
            </w:pPr>
            <w:r w:rsidRPr="008A34FA">
              <w:rPr>
                <w:rFonts w:ascii="Aptos Narrow" w:hAnsi="Aptos Narrow"/>
                <w:sz w:val="18"/>
              </w:rPr>
              <w:t>MAR5 Home Agents (vmmar5be31 – vmmar5be35; ein weiterer in Bereitstellung)</w:t>
            </w:r>
          </w:p>
        </w:tc>
      </w:tr>
      <w:tr w:rsidR="0036318C" w:rsidRPr="008A34FA" w14:paraId="4E6A300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496739CA"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NTP-Server</w:t>
            </w:r>
          </w:p>
        </w:tc>
        <w:tc>
          <w:tcPr>
            <w:tcW w:w="2500" w:type="dxa"/>
            <w:tcBorders>
              <w:top w:val="single" w:sz="4" w:space="0" w:color="000000"/>
              <w:left w:val="single" w:sz="4" w:space="0" w:color="000000"/>
              <w:bottom w:val="single" w:sz="4" w:space="0" w:color="000000"/>
              <w:right w:val="single" w:sz="4" w:space="0" w:color="000000"/>
            </w:tcBorders>
          </w:tcPr>
          <w:p w14:paraId="1820D606" w14:textId="77777777" w:rsidR="00550DE7" w:rsidRPr="008A34FA" w:rsidRDefault="006D4185">
            <w:pPr>
              <w:rPr>
                <w:rFonts w:ascii="Aptos Narrow" w:hAnsi="Aptos Narrow"/>
              </w:rPr>
            </w:pPr>
            <w:r w:rsidRPr="008A34FA">
              <w:rPr>
                <w:rFonts w:ascii="Aptos Narrow" w:hAnsi="Aptos Narrow"/>
                <w:sz w:val="18"/>
              </w:rPr>
              <w:t>10.179.13.1</w:t>
            </w:r>
          </w:p>
        </w:tc>
        <w:tc>
          <w:tcPr>
            <w:tcW w:w="3940" w:type="dxa"/>
            <w:tcBorders>
              <w:top w:val="single" w:sz="4" w:space="0" w:color="000000"/>
              <w:left w:val="single" w:sz="4" w:space="0" w:color="000000"/>
              <w:bottom w:val="single" w:sz="4" w:space="0" w:color="000000"/>
              <w:right w:val="single" w:sz="4" w:space="0" w:color="000000"/>
            </w:tcBorders>
          </w:tcPr>
          <w:p w14:paraId="3EBF5D47"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NTP-Quelle für alle IoB-Komponenten an Bord</w:t>
            </w:r>
          </w:p>
        </w:tc>
      </w:tr>
    </w:tbl>
    <w:p w14:paraId="5AC06D94" w14:textId="77777777" w:rsidR="0036318C" w:rsidRPr="008A34FA" w:rsidRDefault="0036318C">
      <w:pPr>
        <w:spacing w:before="0" w:after="0"/>
        <w:textAlignment w:val="baseline"/>
        <w:rPr>
          <w:rFonts w:ascii="Aptos Narrow" w:eastAsia="Times New Roman" w:hAnsi="Aptos Narrow" w:cs="Calibri"/>
          <w:szCs w:val="22"/>
          <w:lang w:val="de-DE" w:eastAsia="en-GB"/>
        </w:rPr>
      </w:pPr>
    </w:p>
    <w:p w14:paraId="2338B117" w14:textId="77777777" w:rsidR="00AB7F42" w:rsidRPr="008A34FA" w:rsidRDefault="00AB7F42" w:rsidP="00C243E0">
      <w:pPr>
        <w:pStyle w:val="Heading4"/>
        <w:rPr>
          <w:rFonts w:ascii="Aptos Narrow" w:hAnsi="Aptos Narrow"/>
          <w:lang w:val="en-GB" w:eastAsia="en-GB"/>
        </w:rPr>
      </w:pPr>
      <w:commentRangeStart w:id="98"/>
      <w:commentRangeStart w:id="99"/>
      <w:r w:rsidRPr="008A34FA">
        <w:rPr>
          <w:rFonts w:ascii="Aptos Narrow" w:hAnsi="Aptos Narrow"/>
          <w:lang w:eastAsia="en-GB"/>
        </w:rPr>
        <w:t>Zug zu Server zuweisung</w:t>
      </w:r>
      <w:r w:rsidRPr="008A34FA">
        <w:rPr>
          <w:rFonts w:ascii="Aptos Narrow" w:hAnsi="Aptos Narrow"/>
          <w:lang w:val="en-GB" w:eastAsia="en-GB"/>
        </w:rPr>
        <w:t> </w:t>
      </w:r>
      <w:commentRangeEnd w:id="98"/>
      <w:r w:rsidR="008A34FA" w:rsidRPr="008A34FA">
        <w:rPr>
          <w:rStyle w:val="CommentReference"/>
          <w:rFonts w:ascii="Aptos Narrow" w:hAnsi="Aptos Narrow"/>
          <w:sz w:val="22"/>
          <w:szCs w:val="22"/>
          <w:lang w:val="en-GB" w:eastAsia="en-GB"/>
        </w:rPr>
        <w:commentReference w:id="98"/>
      </w:r>
      <w:commentRangeEnd w:id="99"/>
      <w:r w:rsidR="008F6976" w:rsidRPr="008A34FA">
        <w:rPr>
          <w:rStyle w:val="CommentReference"/>
          <w:rFonts w:ascii="Aptos Narrow" w:hAnsi="Aptos Narrow"/>
          <w:sz w:val="22"/>
          <w:szCs w:val="22"/>
          <w:lang w:val="en-GB" w:eastAsia="en-GB"/>
        </w:rPr>
        <w:commentReference w:id="99"/>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860"/>
        <w:gridCol w:w="1860"/>
        <w:gridCol w:w="1800"/>
        <w:gridCol w:w="1260"/>
      </w:tblGrid>
      <w:tr w:rsidR="00550DE7" w:rsidRPr="008A34FA" w14:paraId="5934C95D" w14:textId="77777777">
        <w:tc>
          <w:tcPr>
            <w:tcW w:w="2325" w:type="dxa"/>
            <w:shd w:val="clear" w:color="auto" w:fill="2E6171"/>
          </w:tcPr>
          <w:p w14:paraId="50EE8F87" w14:textId="77777777" w:rsidR="00550DE7" w:rsidRPr="008A34FA" w:rsidRDefault="006D4185">
            <w:pPr>
              <w:rPr>
                <w:rFonts w:ascii="Aptos Narrow" w:hAnsi="Aptos Narrow"/>
              </w:rPr>
            </w:pPr>
            <w:r w:rsidRPr="008A34FA">
              <w:rPr>
                <w:rFonts w:ascii="Aptos Narrow" w:hAnsi="Aptos Narrow"/>
                <w:b/>
                <w:color w:val="FFFFFF"/>
                <w:sz w:val="18"/>
              </w:rPr>
              <w:t>MAR5 Home Agent</w:t>
            </w:r>
          </w:p>
        </w:tc>
        <w:tc>
          <w:tcPr>
            <w:tcW w:w="1860" w:type="dxa"/>
            <w:shd w:val="clear" w:color="auto" w:fill="2E6171"/>
          </w:tcPr>
          <w:p w14:paraId="6B051584" w14:textId="77777777" w:rsidR="00550DE7" w:rsidRPr="008A34FA" w:rsidRDefault="006D4185">
            <w:pPr>
              <w:rPr>
                <w:rFonts w:ascii="Aptos Narrow" w:hAnsi="Aptos Narrow"/>
              </w:rPr>
            </w:pPr>
            <w:r w:rsidRPr="008A34FA">
              <w:rPr>
                <w:rFonts w:ascii="Aptos Narrow" w:hAnsi="Aptos Narrow"/>
                <w:b/>
                <w:color w:val="FFFFFF"/>
                <w:sz w:val="18"/>
              </w:rPr>
              <w:t>TUN-IP</w:t>
            </w:r>
          </w:p>
        </w:tc>
        <w:tc>
          <w:tcPr>
            <w:tcW w:w="1860" w:type="dxa"/>
            <w:shd w:val="clear" w:color="auto" w:fill="2E6171"/>
          </w:tcPr>
          <w:p w14:paraId="3D17633D" w14:textId="77777777" w:rsidR="00550DE7" w:rsidRPr="008A34FA" w:rsidRDefault="00550DE7">
            <w:pPr>
              <w:rPr>
                <w:rFonts w:ascii="Aptos Narrow" w:hAnsi="Aptos Narrow"/>
              </w:rPr>
            </w:pPr>
          </w:p>
        </w:tc>
        <w:tc>
          <w:tcPr>
            <w:tcW w:w="1800" w:type="dxa"/>
            <w:shd w:val="clear" w:color="auto" w:fill="2E6171"/>
          </w:tcPr>
          <w:p w14:paraId="4546DF6B" w14:textId="77777777" w:rsidR="00550DE7" w:rsidRPr="008A34FA" w:rsidRDefault="00550DE7">
            <w:pPr>
              <w:rPr>
                <w:rFonts w:ascii="Aptos Narrow" w:hAnsi="Aptos Narrow"/>
              </w:rPr>
            </w:pPr>
          </w:p>
        </w:tc>
        <w:tc>
          <w:tcPr>
            <w:tcW w:w="1260" w:type="dxa"/>
            <w:shd w:val="clear" w:color="auto" w:fill="2E6171"/>
          </w:tcPr>
          <w:p w14:paraId="4AF5F7EB" w14:textId="77777777" w:rsidR="00550DE7" w:rsidRPr="008A34FA" w:rsidRDefault="00550DE7">
            <w:pPr>
              <w:rPr>
                <w:rFonts w:ascii="Aptos Narrow" w:hAnsi="Aptos Narrow"/>
              </w:rPr>
            </w:pPr>
          </w:p>
        </w:tc>
      </w:tr>
      <w:tr w:rsidR="00550DE7" w:rsidRPr="008A34FA" w14:paraId="22E053A7" w14:textId="77777777">
        <w:tc>
          <w:tcPr>
            <w:tcW w:w="2325" w:type="dxa"/>
          </w:tcPr>
          <w:p w14:paraId="591DCA34" w14:textId="77777777" w:rsidR="00550DE7" w:rsidRPr="008A34FA" w:rsidRDefault="006D4185">
            <w:pPr>
              <w:rPr>
                <w:rFonts w:ascii="Aptos Narrow" w:hAnsi="Aptos Narrow"/>
              </w:rPr>
            </w:pPr>
            <w:r w:rsidRPr="008A34FA">
              <w:rPr>
                <w:rFonts w:ascii="Aptos Narrow" w:hAnsi="Aptos Narrow"/>
                <w:sz w:val="18"/>
              </w:rPr>
              <w:t>vmmar5be31.obb.21net.com</w:t>
            </w:r>
          </w:p>
        </w:tc>
        <w:tc>
          <w:tcPr>
            <w:tcW w:w="1860" w:type="dxa"/>
          </w:tcPr>
          <w:p w14:paraId="66E3096D" w14:textId="77777777" w:rsidR="00550DE7" w:rsidRPr="008A34FA" w:rsidRDefault="006D4185">
            <w:pPr>
              <w:rPr>
                <w:rFonts w:ascii="Aptos Narrow" w:hAnsi="Aptos Narrow"/>
              </w:rPr>
            </w:pPr>
            <w:r w:rsidRPr="008A34FA">
              <w:rPr>
                <w:rFonts w:ascii="Aptos Narrow" w:hAnsi="Aptos Narrow"/>
                <w:sz w:val="18"/>
              </w:rPr>
              <w:t>77.237.62.210</w:t>
            </w:r>
          </w:p>
        </w:tc>
        <w:tc>
          <w:tcPr>
            <w:tcW w:w="1860" w:type="dxa"/>
          </w:tcPr>
          <w:p w14:paraId="2EED80F3" w14:textId="77777777" w:rsidR="00550DE7" w:rsidRPr="008A34FA" w:rsidRDefault="00550DE7">
            <w:pPr>
              <w:rPr>
                <w:rFonts w:ascii="Aptos Narrow" w:hAnsi="Aptos Narrow"/>
              </w:rPr>
            </w:pPr>
          </w:p>
        </w:tc>
        <w:tc>
          <w:tcPr>
            <w:tcW w:w="1800" w:type="dxa"/>
          </w:tcPr>
          <w:p w14:paraId="6878C8C3" w14:textId="77777777" w:rsidR="00550DE7" w:rsidRPr="008A34FA" w:rsidRDefault="00550DE7">
            <w:pPr>
              <w:rPr>
                <w:rFonts w:ascii="Aptos Narrow" w:hAnsi="Aptos Narrow"/>
              </w:rPr>
            </w:pPr>
          </w:p>
        </w:tc>
        <w:tc>
          <w:tcPr>
            <w:tcW w:w="1260" w:type="dxa"/>
          </w:tcPr>
          <w:p w14:paraId="7CBABC8C" w14:textId="77777777" w:rsidR="00550DE7" w:rsidRPr="008A34FA" w:rsidRDefault="00550DE7">
            <w:pPr>
              <w:rPr>
                <w:rFonts w:ascii="Aptos Narrow" w:hAnsi="Aptos Narrow"/>
              </w:rPr>
            </w:pPr>
          </w:p>
        </w:tc>
      </w:tr>
      <w:tr w:rsidR="00550DE7" w:rsidRPr="008A34FA" w14:paraId="7511BF8D" w14:textId="77777777">
        <w:tc>
          <w:tcPr>
            <w:tcW w:w="2325" w:type="dxa"/>
          </w:tcPr>
          <w:p w14:paraId="12F5ECD6" w14:textId="77777777" w:rsidR="00550DE7" w:rsidRPr="008A34FA" w:rsidRDefault="006D4185">
            <w:pPr>
              <w:rPr>
                <w:rFonts w:ascii="Aptos Narrow" w:hAnsi="Aptos Narrow"/>
              </w:rPr>
            </w:pPr>
            <w:r w:rsidRPr="008A34FA">
              <w:rPr>
                <w:rFonts w:ascii="Aptos Narrow" w:hAnsi="Aptos Narrow"/>
                <w:sz w:val="18"/>
              </w:rPr>
              <w:t>vmmar5be32.obb.21net.com</w:t>
            </w:r>
          </w:p>
        </w:tc>
        <w:tc>
          <w:tcPr>
            <w:tcW w:w="1860" w:type="dxa"/>
          </w:tcPr>
          <w:p w14:paraId="7F8B85EF" w14:textId="77777777" w:rsidR="00550DE7" w:rsidRPr="008A34FA" w:rsidRDefault="006D4185">
            <w:pPr>
              <w:rPr>
                <w:rFonts w:ascii="Aptos Narrow" w:hAnsi="Aptos Narrow"/>
              </w:rPr>
            </w:pPr>
            <w:r w:rsidRPr="008A34FA">
              <w:rPr>
                <w:rFonts w:ascii="Aptos Narrow" w:hAnsi="Aptos Narrow"/>
                <w:sz w:val="18"/>
              </w:rPr>
              <w:t>77.237.62.212</w:t>
            </w:r>
          </w:p>
        </w:tc>
        <w:tc>
          <w:tcPr>
            <w:tcW w:w="1860" w:type="dxa"/>
          </w:tcPr>
          <w:p w14:paraId="269E2ADF" w14:textId="77777777" w:rsidR="00550DE7" w:rsidRPr="008A34FA" w:rsidRDefault="00550DE7">
            <w:pPr>
              <w:rPr>
                <w:rFonts w:ascii="Aptos Narrow" w:hAnsi="Aptos Narrow"/>
              </w:rPr>
            </w:pPr>
          </w:p>
        </w:tc>
        <w:tc>
          <w:tcPr>
            <w:tcW w:w="1800" w:type="dxa"/>
          </w:tcPr>
          <w:p w14:paraId="1CDF6908" w14:textId="77777777" w:rsidR="00550DE7" w:rsidRPr="008A34FA" w:rsidRDefault="00550DE7">
            <w:pPr>
              <w:rPr>
                <w:rFonts w:ascii="Aptos Narrow" w:hAnsi="Aptos Narrow"/>
              </w:rPr>
            </w:pPr>
          </w:p>
        </w:tc>
        <w:tc>
          <w:tcPr>
            <w:tcW w:w="1260" w:type="dxa"/>
          </w:tcPr>
          <w:p w14:paraId="41CD1E57" w14:textId="77777777" w:rsidR="00550DE7" w:rsidRPr="008A34FA" w:rsidRDefault="00550DE7">
            <w:pPr>
              <w:rPr>
                <w:rFonts w:ascii="Aptos Narrow" w:hAnsi="Aptos Narrow"/>
              </w:rPr>
            </w:pPr>
          </w:p>
        </w:tc>
      </w:tr>
      <w:tr w:rsidR="00550DE7" w:rsidRPr="008A34FA" w14:paraId="2504EEBB" w14:textId="77777777">
        <w:tc>
          <w:tcPr>
            <w:tcW w:w="2325" w:type="dxa"/>
          </w:tcPr>
          <w:p w14:paraId="44EE7D28" w14:textId="77777777" w:rsidR="00550DE7" w:rsidRPr="008A34FA" w:rsidRDefault="006D4185">
            <w:pPr>
              <w:rPr>
                <w:rFonts w:ascii="Aptos Narrow" w:hAnsi="Aptos Narrow"/>
              </w:rPr>
            </w:pPr>
            <w:r w:rsidRPr="008A34FA">
              <w:rPr>
                <w:rFonts w:ascii="Aptos Narrow" w:hAnsi="Aptos Narrow"/>
                <w:sz w:val="18"/>
              </w:rPr>
              <w:t>vmmar5be33.obb.21net.com</w:t>
            </w:r>
          </w:p>
        </w:tc>
        <w:tc>
          <w:tcPr>
            <w:tcW w:w="1860" w:type="dxa"/>
          </w:tcPr>
          <w:p w14:paraId="0C4447F8" w14:textId="77777777" w:rsidR="00550DE7" w:rsidRPr="008A34FA" w:rsidRDefault="006D4185">
            <w:pPr>
              <w:rPr>
                <w:rFonts w:ascii="Aptos Narrow" w:hAnsi="Aptos Narrow"/>
              </w:rPr>
            </w:pPr>
            <w:r w:rsidRPr="008A34FA">
              <w:rPr>
                <w:rFonts w:ascii="Aptos Narrow" w:hAnsi="Aptos Narrow"/>
                <w:sz w:val="18"/>
              </w:rPr>
              <w:t>77.237.62.214</w:t>
            </w:r>
          </w:p>
        </w:tc>
        <w:tc>
          <w:tcPr>
            <w:tcW w:w="1860" w:type="dxa"/>
          </w:tcPr>
          <w:p w14:paraId="32899FCE" w14:textId="77777777" w:rsidR="00550DE7" w:rsidRPr="008A34FA" w:rsidRDefault="00550DE7">
            <w:pPr>
              <w:rPr>
                <w:rFonts w:ascii="Aptos Narrow" w:hAnsi="Aptos Narrow"/>
              </w:rPr>
            </w:pPr>
          </w:p>
        </w:tc>
        <w:tc>
          <w:tcPr>
            <w:tcW w:w="1800" w:type="dxa"/>
          </w:tcPr>
          <w:p w14:paraId="64C469D7" w14:textId="77777777" w:rsidR="00550DE7" w:rsidRPr="008A34FA" w:rsidRDefault="00550DE7">
            <w:pPr>
              <w:rPr>
                <w:rFonts w:ascii="Aptos Narrow" w:hAnsi="Aptos Narrow"/>
              </w:rPr>
            </w:pPr>
          </w:p>
        </w:tc>
        <w:tc>
          <w:tcPr>
            <w:tcW w:w="1260" w:type="dxa"/>
          </w:tcPr>
          <w:p w14:paraId="5E1D4C4C" w14:textId="77777777" w:rsidR="00550DE7" w:rsidRPr="008A34FA" w:rsidRDefault="00550DE7">
            <w:pPr>
              <w:rPr>
                <w:rFonts w:ascii="Aptos Narrow" w:hAnsi="Aptos Narrow"/>
              </w:rPr>
            </w:pPr>
          </w:p>
        </w:tc>
      </w:tr>
      <w:tr w:rsidR="00550DE7" w:rsidRPr="008A34FA" w14:paraId="61BDE057" w14:textId="77777777">
        <w:tc>
          <w:tcPr>
            <w:tcW w:w="2325" w:type="dxa"/>
          </w:tcPr>
          <w:p w14:paraId="49473DB8" w14:textId="77777777" w:rsidR="00550DE7" w:rsidRPr="008A34FA" w:rsidRDefault="006D4185">
            <w:pPr>
              <w:rPr>
                <w:rFonts w:ascii="Aptos Narrow" w:hAnsi="Aptos Narrow"/>
              </w:rPr>
            </w:pPr>
            <w:r w:rsidRPr="008A34FA">
              <w:rPr>
                <w:rFonts w:ascii="Aptos Narrow" w:hAnsi="Aptos Narrow"/>
                <w:sz w:val="18"/>
              </w:rPr>
              <w:t>vmmar5be34.obb.21net.com</w:t>
            </w:r>
          </w:p>
        </w:tc>
        <w:tc>
          <w:tcPr>
            <w:tcW w:w="1860" w:type="dxa"/>
          </w:tcPr>
          <w:p w14:paraId="4D17A81D" w14:textId="77777777" w:rsidR="00550DE7" w:rsidRPr="008A34FA" w:rsidRDefault="006D4185">
            <w:pPr>
              <w:rPr>
                <w:rFonts w:ascii="Aptos Narrow" w:hAnsi="Aptos Narrow"/>
              </w:rPr>
            </w:pPr>
            <w:r w:rsidRPr="008A34FA">
              <w:rPr>
                <w:rFonts w:ascii="Aptos Narrow" w:hAnsi="Aptos Narrow"/>
                <w:sz w:val="18"/>
              </w:rPr>
              <w:t>77.237.62.216</w:t>
            </w:r>
          </w:p>
        </w:tc>
        <w:tc>
          <w:tcPr>
            <w:tcW w:w="1860" w:type="dxa"/>
          </w:tcPr>
          <w:p w14:paraId="1F994C6F" w14:textId="77777777" w:rsidR="00550DE7" w:rsidRPr="008A34FA" w:rsidRDefault="00550DE7">
            <w:pPr>
              <w:rPr>
                <w:rFonts w:ascii="Aptos Narrow" w:hAnsi="Aptos Narrow"/>
              </w:rPr>
            </w:pPr>
          </w:p>
        </w:tc>
        <w:tc>
          <w:tcPr>
            <w:tcW w:w="1800" w:type="dxa"/>
          </w:tcPr>
          <w:p w14:paraId="57160761" w14:textId="77777777" w:rsidR="00550DE7" w:rsidRPr="008A34FA" w:rsidRDefault="00550DE7">
            <w:pPr>
              <w:rPr>
                <w:rFonts w:ascii="Aptos Narrow" w:hAnsi="Aptos Narrow"/>
              </w:rPr>
            </w:pPr>
          </w:p>
        </w:tc>
        <w:tc>
          <w:tcPr>
            <w:tcW w:w="1260" w:type="dxa"/>
          </w:tcPr>
          <w:p w14:paraId="0325F1E7" w14:textId="77777777" w:rsidR="00550DE7" w:rsidRPr="008A34FA" w:rsidRDefault="00550DE7">
            <w:pPr>
              <w:rPr>
                <w:rFonts w:ascii="Aptos Narrow" w:hAnsi="Aptos Narrow"/>
              </w:rPr>
            </w:pPr>
          </w:p>
        </w:tc>
      </w:tr>
      <w:tr w:rsidR="00550DE7" w:rsidRPr="008A34FA" w14:paraId="75869A67" w14:textId="77777777">
        <w:tc>
          <w:tcPr>
            <w:tcW w:w="2325" w:type="dxa"/>
          </w:tcPr>
          <w:p w14:paraId="4C545701" w14:textId="77777777" w:rsidR="00550DE7" w:rsidRPr="008A34FA" w:rsidRDefault="006D4185">
            <w:pPr>
              <w:rPr>
                <w:rFonts w:ascii="Aptos Narrow" w:hAnsi="Aptos Narrow"/>
              </w:rPr>
            </w:pPr>
            <w:r w:rsidRPr="008A34FA">
              <w:rPr>
                <w:rFonts w:ascii="Aptos Narrow" w:hAnsi="Aptos Narrow"/>
                <w:sz w:val="18"/>
              </w:rPr>
              <w:t>vmmar5be35.obb.21net.com</w:t>
            </w:r>
          </w:p>
        </w:tc>
        <w:tc>
          <w:tcPr>
            <w:tcW w:w="1860" w:type="dxa"/>
          </w:tcPr>
          <w:p w14:paraId="5A9A9355" w14:textId="77777777" w:rsidR="00550DE7" w:rsidRPr="008A34FA" w:rsidRDefault="006D4185">
            <w:pPr>
              <w:rPr>
                <w:rFonts w:ascii="Aptos Narrow" w:hAnsi="Aptos Narrow"/>
              </w:rPr>
            </w:pPr>
            <w:r w:rsidRPr="008A34FA">
              <w:rPr>
                <w:rFonts w:ascii="Aptos Narrow" w:hAnsi="Aptos Narrow"/>
                <w:sz w:val="18"/>
              </w:rPr>
              <w:t>77.237.62.218</w:t>
            </w:r>
          </w:p>
        </w:tc>
        <w:tc>
          <w:tcPr>
            <w:tcW w:w="1860" w:type="dxa"/>
          </w:tcPr>
          <w:p w14:paraId="77131923" w14:textId="77777777" w:rsidR="00550DE7" w:rsidRPr="008A34FA" w:rsidRDefault="00550DE7">
            <w:pPr>
              <w:rPr>
                <w:rFonts w:ascii="Aptos Narrow" w:hAnsi="Aptos Narrow"/>
              </w:rPr>
            </w:pPr>
          </w:p>
        </w:tc>
        <w:tc>
          <w:tcPr>
            <w:tcW w:w="1800" w:type="dxa"/>
          </w:tcPr>
          <w:p w14:paraId="32B85E2F" w14:textId="77777777" w:rsidR="00550DE7" w:rsidRPr="008A34FA" w:rsidRDefault="00550DE7">
            <w:pPr>
              <w:rPr>
                <w:rFonts w:ascii="Aptos Narrow" w:hAnsi="Aptos Narrow"/>
              </w:rPr>
            </w:pPr>
          </w:p>
        </w:tc>
        <w:tc>
          <w:tcPr>
            <w:tcW w:w="1260" w:type="dxa"/>
          </w:tcPr>
          <w:p w14:paraId="6601FE53" w14:textId="77777777" w:rsidR="00550DE7" w:rsidRPr="008A34FA" w:rsidRDefault="00550DE7">
            <w:pPr>
              <w:rPr>
                <w:rFonts w:ascii="Aptos Narrow" w:hAnsi="Aptos Narrow"/>
              </w:rPr>
            </w:pPr>
          </w:p>
        </w:tc>
      </w:tr>
    </w:tbl>
    <w:p w14:paraId="47DE62F8" w14:textId="77777777" w:rsidR="00550DE7" w:rsidRPr="008A34FA" w:rsidRDefault="006D4185">
      <w:pPr>
        <w:rPr>
          <w:rFonts w:ascii="Aptos Narrow" w:hAnsi="Aptos Narrow"/>
        </w:rPr>
      </w:pPr>
      <w:r w:rsidRPr="008A34FA">
        <w:rPr>
          <w:rFonts w:ascii="Aptos Narrow" w:hAnsi="Aptos Narrow"/>
          <w:i/>
          <w:sz w:val="16"/>
        </w:rPr>
        <w:t>Die Zuordnung der Fahrzeuge zu den Home Agents erfolgt gemäß dem Nomad Connect Project-ID-51-Schema (Fahrzeug-Subnetz 10.179.&lt;train-id&gt;.0/24). Aktuell sind fünf MAR5 Home Agents bereitgestellt; ein sechster ist in Bereitstellung.</w:t>
      </w:r>
    </w:p>
    <w:p w14:paraId="47DE62F9" w14:textId="77777777" w:rsidR="00550DE7" w:rsidRPr="008A34FA" w:rsidRDefault="006D4185">
      <w:pPr>
        <w:rPr>
          <w:ins w:id="100" w:author="Abbas Rizvi" w:date="2026-06-21T00:00:00Z"/>
          <w:rFonts w:ascii="Aptos Narrow" w:hAnsi="Aptos Narrow"/>
          <w:i/>
          <w:sz w:val="16"/>
        </w:rPr>
      </w:pPr>
      <w:ins w:id="101" w:author="Abbas Rizvi" w:date="2026-06-21T00:00:00Z">
        <w:r w:rsidRPr="008A34FA">
          <w:rPr>
            <w:rFonts w:ascii="Aptos Narrow" w:hAnsi="Aptos Narrow"/>
            <w:i/>
            <w:sz w:val="16"/>
          </w:rPr>
          <w:t>Die Flotte von 51 Garnituren verteilt sich damit auf fünf Home Agents, d. h. rund zehn Garnituren je Home Agent. Pro Home Agent ist eine Auslegungskapazität von 2 Gbit/s vorgesehen (10 Gbit/s gesamt über fünf Server).</w:t>
        </w:r>
      </w:ins>
    </w:p>
    <w:p w14:paraId="3987A02E"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0D7A6940"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2C246F5A" w14:textId="5D2D0771" w:rsidR="00C243E0" w:rsidRPr="008A34FA" w:rsidRDefault="00AC77EB" w:rsidP="00C243E0">
      <w:pPr>
        <w:pStyle w:val="Heading2"/>
        <w:rPr>
          <w:rFonts w:ascii="Aptos Narrow" w:hAnsi="Aptos Narrow"/>
          <w:lang w:val="de-AT"/>
        </w:rPr>
      </w:pPr>
      <w:bookmarkStart w:id="102" w:name="_Toc231228559"/>
      <w:commentRangeStart w:id="103"/>
      <w:ins w:id="104" w:author="Milutinovic Nenad (PV)" w:date="2026-06-08T13:59:00Z" w16du:dateUtc="2026-06-08T11:59:00Z">
        <w:r w:rsidRPr="008A34FA">
          <w:rPr>
            <w:rFonts w:ascii="Aptos Narrow" w:hAnsi="Aptos Narrow"/>
          </w:rPr>
          <w:lastRenderedPageBreak/>
          <w:t>Fahrgast</w:t>
        </w:r>
      </w:ins>
      <w:r w:rsidRPr="008A34FA">
        <w:rPr>
          <w:rFonts w:ascii="Aptos Narrow" w:hAnsi="Aptos Narrow"/>
        </w:rPr>
        <w:t>Portal</w:t>
      </w:r>
      <w:bookmarkEnd w:id="102"/>
      <w:ins w:id="105" w:author="Milutinovic Nenad (PV)" w:date="2026-06-08T13:59:00Z" w16du:dateUtc="2026-06-08T11:59:00Z">
        <w:r w:rsidRPr="008A34FA">
          <w:rPr>
            <w:rFonts w:ascii="Aptos Narrow" w:hAnsi="Aptos Narrow"/>
          </w:rPr>
          <w:t xml:space="preserve"> </w:t>
        </w:r>
      </w:ins>
      <w:commentRangeEnd w:id="103"/>
      <w:r w:rsidR="00B328B6" w:rsidRPr="008A34FA">
        <w:rPr>
          <w:rStyle w:val="CommentReference"/>
          <w:rFonts w:ascii="Aptos Narrow" w:hAnsi="Aptos Narrow"/>
          <w:sz w:val="22"/>
          <w:szCs w:val="22"/>
          <w:lang w:val="de-AT"/>
        </w:rPr>
        <w:commentReference w:id="103"/>
      </w:r>
    </w:p>
    <w:p w14:paraId="130FFC9F" w14:textId="58AA46BD" w:rsidR="0013491A" w:rsidRPr="008A34FA" w:rsidDel="00EF67EE" w:rsidRDefault="000A423B" w:rsidP="00C243E0">
      <w:pPr>
        <w:rPr>
          <w:ins w:id="106" w:author="Milutinovic Nenad (PV)" w:date="2026-06-08T13:39:00Z" w16du:dateUtc="2026-06-08T11:39:00Z"/>
          <w:del w:id="107" w:author="Andrey Fomin" w:date="2026-07-03T12:20:00Z" w16du:dateUtc="2026-07-03T10:20:00Z"/>
          <w:rFonts w:ascii="Aptos Narrow" w:hAnsi="Aptos Narrow" w:cstheme="minorBidi"/>
          <w:lang w:val="de-DE"/>
        </w:rPr>
      </w:pPr>
      <w:ins w:id="108" w:author="Milutinovic Nenad (PV)" w:date="2026-06-08T13:39:00Z" w16du:dateUtc="2026-06-08T11:39:00Z">
        <w:del w:id="109" w:author="Andrey Fomin" w:date="2026-07-03T12:20:00Z" w16du:dateUtc="2026-07-03T10:20:00Z">
          <w:r w:rsidRPr="008A34FA" w:rsidDel="00EF67EE">
            <w:rPr>
              <w:rFonts w:ascii="Aptos Narrow" w:hAnsi="Aptos Narrow" w:cstheme="minorBidi"/>
              <w:lang w:val="de-DE"/>
            </w:rPr>
            <w:delText>Die Lösung besteht aus zwei voneinander unabhängigen Containern:</w:delText>
          </w:r>
        </w:del>
      </w:ins>
    </w:p>
    <w:p w14:paraId="03A85B09" w14:textId="26DBBC8F" w:rsidR="00F81B22" w:rsidRPr="008A34FA" w:rsidDel="00EF67EE" w:rsidRDefault="00F81B22" w:rsidP="00F81B22">
      <w:pPr>
        <w:pStyle w:val="ListParagraph"/>
        <w:numPr>
          <w:ilvl w:val="1"/>
          <w:numId w:val="7"/>
        </w:numPr>
        <w:rPr>
          <w:ins w:id="110" w:author="Milutinovic Nenad (PV)" w:date="2026-06-08T13:40:00Z" w16du:dateUtc="2026-06-08T11:40:00Z"/>
          <w:del w:id="111" w:author="Andrey Fomin" w:date="2026-07-03T12:20:00Z" w16du:dateUtc="2026-07-03T10:20:00Z"/>
          <w:rFonts w:ascii="Aptos Narrow" w:hAnsi="Aptos Narrow" w:cstheme="minorBidi"/>
          <w:lang w:val="de-DE"/>
        </w:rPr>
      </w:pPr>
      <w:ins w:id="112" w:author="Milutinovic Nenad (PV)" w:date="2026-06-08T13:39:00Z" w16du:dateUtc="2026-06-08T11:39:00Z">
        <w:del w:id="113" w:author="Andrey Fomin" w:date="2026-07-03T12:20:00Z" w16du:dateUtc="2026-07-03T10:20:00Z">
          <w:r w:rsidRPr="008A34FA" w:rsidDel="00EF67EE">
            <w:rPr>
              <w:rFonts w:ascii="Aptos Narrow" w:hAnsi="Aptos Narrow" w:cstheme="minorBidi"/>
              <w:lang w:val="de-DE"/>
            </w:rPr>
            <w:delText>Captive Portal (Portal Lite):</w:delText>
          </w:r>
        </w:del>
      </w:ins>
    </w:p>
    <w:p w14:paraId="00F97313" w14:textId="0BB5527E" w:rsidR="00F81B22" w:rsidRPr="008A34FA" w:rsidDel="00EF67EE" w:rsidRDefault="00AA3FAA" w:rsidP="00F81B22">
      <w:pPr>
        <w:pStyle w:val="ListParagraph"/>
        <w:numPr>
          <w:ilvl w:val="2"/>
          <w:numId w:val="7"/>
        </w:numPr>
        <w:rPr>
          <w:ins w:id="114" w:author="Milutinovic Nenad (PV)" w:date="2026-06-08T13:41:00Z" w16du:dateUtc="2026-06-08T11:41:00Z"/>
          <w:del w:id="115" w:author="Andrey Fomin" w:date="2026-07-03T12:20:00Z" w16du:dateUtc="2026-07-03T10:20:00Z"/>
          <w:rFonts w:ascii="Aptos Narrow" w:hAnsi="Aptos Narrow" w:cstheme="minorBidi"/>
          <w:lang w:val="de-DE"/>
        </w:rPr>
      </w:pPr>
      <w:ins w:id="116" w:author="Milutinovic Nenad (PV)" w:date="2026-06-08T13:41:00Z" w16du:dateUtc="2026-06-08T11:41:00Z">
        <w:del w:id="117" w:author="Andrey Fomin" w:date="2026-07-03T12:20:00Z" w16du:dateUtc="2026-07-03T10:20:00Z">
          <w:r w:rsidRPr="008A34FA" w:rsidDel="00EF67EE">
            <w:rPr>
              <w:rFonts w:ascii="Aptos Narrow" w:hAnsi="Aptos Narrow" w:cstheme="minorBidi"/>
              <w:lang w:val="de-DE"/>
            </w:rPr>
            <w:delText>Ermöglicht Fahrgästen, die Allgemeinen Geschäftsbedingungen für die WLAN-Nutzung zu akzeptieren</w:delText>
          </w:r>
        </w:del>
      </w:ins>
    </w:p>
    <w:p w14:paraId="0E820A28" w14:textId="625B6E82" w:rsidR="009C38D6" w:rsidRPr="008A34FA" w:rsidDel="00EF67EE" w:rsidRDefault="009C38D6" w:rsidP="005767DB">
      <w:pPr>
        <w:pStyle w:val="ListParagraph"/>
        <w:numPr>
          <w:ilvl w:val="2"/>
          <w:numId w:val="7"/>
        </w:numPr>
        <w:rPr>
          <w:ins w:id="118" w:author="Milutinovic Nenad (PV)" w:date="2026-06-08T13:39:00Z" w16du:dateUtc="2026-06-08T11:39:00Z"/>
          <w:del w:id="119" w:author="Andrey Fomin" w:date="2026-07-03T12:20:00Z" w16du:dateUtc="2026-07-03T10:20:00Z"/>
          <w:rFonts w:ascii="Aptos Narrow" w:hAnsi="Aptos Narrow" w:cstheme="minorBidi"/>
          <w:lang w:val="de-DE"/>
        </w:rPr>
      </w:pPr>
      <w:ins w:id="120" w:author="Milutinovic Nenad (PV)" w:date="2026-06-08T13:41:00Z" w16du:dateUtc="2026-06-08T11:41:00Z">
        <w:del w:id="121" w:author="Andrey Fomin" w:date="2026-07-03T12:20:00Z" w16du:dateUtc="2026-07-03T10:20:00Z">
          <w:r w:rsidRPr="008A34FA" w:rsidDel="00EF67EE">
            <w:rPr>
              <w:rFonts w:ascii="Aptos Narrow" w:hAnsi="Aptos Narrow" w:cstheme="minorBidi"/>
              <w:lang w:val="de-DE"/>
            </w:rPr>
            <w:delText>Wird auf der CCU betrieben</w:delText>
          </w:r>
        </w:del>
      </w:ins>
    </w:p>
    <w:p w14:paraId="367E074F" w14:textId="0F34D3CC" w:rsidR="00F81B22" w:rsidRPr="008A34FA" w:rsidDel="00EF67EE" w:rsidRDefault="00F81B22" w:rsidP="00F81B22">
      <w:pPr>
        <w:pStyle w:val="ListParagraph"/>
        <w:numPr>
          <w:ilvl w:val="1"/>
          <w:numId w:val="7"/>
        </w:numPr>
        <w:rPr>
          <w:ins w:id="122" w:author="Milutinovic Nenad (PV)" w:date="2026-06-08T13:41:00Z" w16du:dateUtc="2026-06-08T11:41:00Z"/>
          <w:del w:id="123" w:author="Andrey Fomin" w:date="2026-07-03T12:20:00Z" w16du:dateUtc="2026-07-03T10:20:00Z"/>
          <w:rFonts w:ascii="Aptos Narrow" w:hAnsi="Aptos Narrow" w:cstheme="minorBidi"/>
          <w:lang w:val="de-DE"/>
        </w:rPr>
      </w:pPr>
      <w:ins w:id="124" w:author="Milutinovic Nenad (PV)" w:date="2026-06-08T13:39:00Z" w16du:dateUtc="2026-06-08T11:39:00Z">
        <w:del w:id="125" w:author="Andrey Fomin" w:date="2026-07-03T12:20:00Z" w16du:dateUtc="2026-07-03T10:20:00Z">
          <w:r w:rsidRPr="008A34FA" w:rsidDel="00EF67EE">
            <w:rPr>
              <w:rFonts w:ascii="Aptos Narrow" w:hAnsi="Aptos Narrow" w:cstheme="minorBidi"/>
              <w:lang w:val="de-DE"/>
            </w:rPr>
            <w:delText>Railnet Portal (Engage Portal):</w:delText>
          </w:r>
        </w:del>
      </w:ins>
    </w:p>
    <w:p w14:paraId="53CC82C8" w14:textId="460BE920" w:rsidR="00AA3FAA" w:rsidRPr="005767DB" w:rsidDel="00EF67EE" w:rsidRDefault="00D92739" w:rsidP="005767DB">
      <w:pPr>
        <w:pStyle w:val="ListParagraph"/>
        <w:numPr>
          <w:ilvl w:val="2"/>
          <w:numId w:val="7"/>
        </w:numPr>
        <w:rPr>
          <w:ins w:id="126" w:author="Milutinovic Nenad (PV)" w:date="2026-06-08T13:35:00Z" w16du:dateUtc="2026-06-08T11:35:00Z"/>
          <w:del w:id="127" w:author="Andrey Fomin" w:date="2026-07-03T12:20:00Z" w16du:dateUtc="2026-07-03T10:20:00Z"/>
          <w:rFonts w:ascii="Aptos Narrow" w:hAnsi="Aptos Narrow" w:cstheme="minorBidi"/>
          <w:lang w:val="de-DE"/>
        </w:rPr>
      </w:pPr>
      <w:ins w:id="128" w:author="Milutinovic Nenad (PV)" w:date="2026-06-08T13:44:00Z" w16du:dateUtc="2026-06-08T11:44:00Z">
        <w:del w:id="129" w:author="Andrey Fomin" w:date="2026-07-03T12:20:00Z" w16du:dateUtc="2026-07-03T10:20:00Z">
          <w:r w:rsidRPr="008A34FA" w:rsidDel="00EF67EE">
            <w:rPr>
              <w:rFonts w:ascii="Aptos Narrow" w:hAnsi="Aptos Narrow" w:cstheme="minorBidi"/>
              <w:lang w:val="de-DE"/>
            </w:rPr>
            <w:delText xml:space="preserve">Die Bereitstellung des „Engage“ Portals mit vollem Funktionsumfang kann nach der Bestellung (VO-Medienserver), bzw. wenn zusätzliche Funktionen benötigt werden, erfolgen. </w:delText>
          </w:r>
        </w:del>
      </w:ins>
    </w:p>
    <w:p w14:paraId="66379FB6" w14:textId="161F9C21" w:rsidR="0013491A" w:rsidRPr="008A34FA" w:rsidDel="00EF67EE" w:rsidRDefault="0013491A" w:rsidP="005767DB">
      <w:pPr>
        <w:jc w:val="center"/>
        <w:rPr>
          <w:ins w:id="130" w:author="Milutinovic Nenad (PV)" w:date="2026-06-08T13:35:00Z" w16du:dateUtc="2026-06-08T11:35:00Z"/>
          <w:del w:id="131" w:author="Andrey Fomin" w:date="2026-07-03T12:20:00Z" w16du:dateUtc="2026-07-03T10:20:00Z"/>
          <w:rFonts w:ascii="Aptos Narrow" w:hAnsi="Aptos Narrow" w:cstheme="minorBidi"/>
          <w:lang w:val="de-DE"/>
        </w:rPr>
      </w:pPr>
      <w:ins w:id="132" w:author="Milutinovic Nenad (PV)" w:date="2026-06-08T13:36:00Z" w16du:dateUtc="2026-06-08T11:36:00Z">
        <w:del w:id="133" w:author="Andrey Fomin" w:date="2026-07-03T12:20:00Z" w16du:dateUtc="2026-07-03T10:20:00Z">
          <w:r w:rsidRPr="008A34FA" w:rsidDel="00EF67EE">
            <w:rPr>
              <w:rFonts w:ascii="Aptos Narrow" w:eastAsia="Times New Roman" w:hAnsi="Aptos Narrow" w:cs="Calibri"/>
              <w:noProof/>
              <w:szCs w:val="22"/>
              <w:lang w:eastAsia="en-GB"/>
            </w:rPr>
            <w:drawing>
              <wp:inline distT="0" distB="0" distL="0" distR="0" wp14:anchorId="3F926AF9" wp14:editId="6F1EA673">
                <wp:extent cx="4098412" cy="2877869"/>
                <wp:effectExtent l="0" t="0" r="0" b="0"/>
                <wp:docPr id="4" name="Grafik 3" descr="Ein Bild, das Text, Screenshot, Software, Multimedia-Software enthält.  KI-generierte Inhalte können fehlerhaft sein.">
                  <a:extLst xmlns:a="http://schemas.openxmlformats.org/drawingml/2006/main">
                    <a:ext uri="{FF2B5EF4-FFF2-40B4-BE49-F238E27FC236}">
                      <a16:creationId xmlns:a16="http://schemas.microsoft.com/office/drawing/2014/main" id="{E9CE35AE-C4A4-6D51-9C54-6DBF29255B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Ein Bild, das Text, Screenshot, Software, Multimedia-Software enthält.  KI-generierte Inhalte können fehlerhaft sein.">
                          <a:extLst>
                            <a:ext uri="{FF2B5EF4-FFF2-40B4-BE49-F238E27FC236}">
                              <a16:creationId xmlns:a16="http://schemas.microsoft.com/office/drawing/2014/main" id="{E9CE35AE-C4A4-6D51-9C54-6DBF29255BDC}"/>
                            </a:ext>
                          </a:extLst>
                        </pic:cNvPr>
                        <pic:cNvPicPr>
                          <a:picLocks noChangeAspect="1"/>
                        </pic:cNvPicPr>
                      </pic:nvPicPr>
                      <pic:blipFill>
                        <a:blip r:embed="rId17"/>
                        <a:stretch>
                          <a:fillRect/>
                        </a:stretch>
                      </pic:blipFill>
                      <pic:spPr>
                        <a:xfrm>
                          <a:off x="0" y="0"/>
                          <a:ext cx="4106037" cy="2883223"/>
                        </a:xfrm>
                        <a:prstGeom prst="rect">
                          <a:avLst/>
                        </a:prstGeom>
                      </pic:spPr>
                    </pic:pic>
                  </a:graphicData>
                </a:graphic>
              </wp:inline>
            </w:drawing>
          </w:r>
        </w:del>
      </w:ins>
    </w:p>
    <w:p w14:paraId="7CE38E5C" w14:textId="28E349D1" w:rsidR="003B1999" w:rsidRPr="008A34FA" w:rsidDel="00EF67EE" w:rsidRDefault="003B1999" w:rsidP="00C243E0">
      <w:pPr>
        <w:rPr>
          <w:ins w:id="134" w:author="Milutinovic Nenad (PV)" w:date="2026-06-08T13:45:00Z" w16du:dateUtc="2026-06-08T11:45:00Z"/>
          <w:del w:id="135" w:author="Andrey Fomin" w:date="2026-07-03T12:20:00Z" w16du:dateUtc="2026-07-03T10:20:00Z"/>
          <w:rFonts w:ascii="Aptos Narrow" w:hAnsi="Aptos Narrow" w:cstheme="minorBidi"/>
          <w:lang w:val="de-DE"/>
        </w:rPr>
      </w:pPr>
      <w:ins w:id="136" w:author="Milutinovic Nenad (PV)" w:date="2026-06-08T13:56:00Z" w16du:dateUtc="2026-06-08T11:56:00Z">
        <w:del w:id="137" w:author="Andrey Fomin" w:date="2026-07-03T12:20:00Z" w16du:dateUtc="2026-07-03T10:20:00Z">
          <w:r w:rsidRPr="008A34FA" w:rsidDel="00EF67EE">
            <w:rPr>
              <w:rFonts w:ascii="Aptos Narrow" w:hAnsi="Aptos Narrow" w:cstheme="minorBidi"/>
              <w:lang w:val="de-DE"/>
            </w:rPr>
            <w:delText>Durch die Trennung der Container wird eine flexible Bereitstellung der Funktionen ermöglicht. Das Captive Portal kann unabhängig produktiv genutzt werden, während die Gesamtlösung zu einem späteren Zeitpunkt um das Engage Portal (Railnet Portal) erweitert werden kann.</w:delText>
          </w:r>
        </w:del>
      </w:ins>
    </w:p>
    <w:p w14:paraId="0CD0A4E4" w14:textId="66C18CAF"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Das </w:t>
      </w:r>
      <w:commentRangeStart w:id="138"/>
      <w:commentRangeStart w:id="139"/>
      <w:r w:rsidRPr="008A34FA">
        <w:rPr>
          <w:rFonts w:ascii="Aptos Narrow" w:hAnsi="Aptos Narrow" w:cstheme="minorBidi"/>
          <w:lang w:val="de-DE"/>
        </w:rPr>
        <w:t xml:space="preserve">Fahrgastportal wird direkt auf der </w:t>
      </w:r>
      <w:r w:rsidRPr="008A34FA">
        <w:rPr>
          <w:rFonts w:ascii="Aptos Narrow" w:hAnsi="Aptos Narrow" w:cstheme="minorBidi"/>
          <w:b/>
          <w:bCs/>
          <w:lang w:val="de-DE"/>
        </w:rPr>
        <w:t>Central Communication Unit (CCU)</w:t>
      </w:r>
      <w:commentRangeEnd w:id="138"/>
      <w:r w:rsidR="008A34FA" w:rsidRPr="008A34FA">
        <w:rPr>
          <w:rStyle w:val="CommentReference"/>
          <w:rFonts w:ascii="Aptos Narrow" w:hAnsi="Aptos Narrow" w:cstheme="minorBidi"/>
          <w:sz w:val="22"/>
          <w:szCs w:val="20"/>
          <w:lang w:val="de-DE"/>
        </w:rPr>
        <w:commentReference w:id="138"/>
      </w:r>
      <w:commentRangeEnd w:id="139"/>
      <w:r w:rsidR="008A317F" w:rsidRPr="008A34FA">
        <w:rPr>
          <w:rStyle w:val="CommentReference"/>
          <w:rFonts w:ascii="Aptos Narrow" w:hAnsi="Aptos Narrow" w:cstheme="minorBidi"/>
          <w:sz w:val="22"/>
          <w:szCs w:val="20"/>
          <w:lang w:val="de-DE"/>
        </w:rPr>
        <w:commentReference w:id="139"/>
      </w:r>
      <w:r w:rsidRPr="008A34FA">
        <w:rPr>
          <w:rFonts w:ascii="Aptos Narrow" w:hAnsi="Aptos Narrow" w:cstheme="minorBidi"/>
          <w:lang w:val="de-DE"/>
        </w:rPr>
        <w:t xml:space="preserve"> des Fahrzeugs in einem </w:t>
      </w:r>
      <w:r w:rsidRPr="008A34FA">
        <w:rPr>
          <w:rFonts w:ascii="Aptos Narrow" w:hAnsi="Aptos Narrow" w:cstheme="minorBidi"/>
          <w:b/>
          <w:bCs/>
          <w:lang w:val="de-DE"/>
        </w:rPr>
        <w:t>Docker-Container</w:t>
      </w:r>
      <w:r w:rsidRPr="008A34FA">
        <w:rPr>
          <w:rFonts w:ascii="Aptos Narrow" w:hAnsi="Aptos Narrow" w:cstheme="minorBidi"/>
          <w:lang w:val="de-DE"/>
        </w:rPr>
        <w:t xml:space="preserve"> betrieben. Diese Containerlösung ermöglicht eine isolierte, standardisierte und leicht wartbare Ausführung der Portal-Anwendung.</w:t>
      </w:r>
    </w:p>
    <w:p w14:paraId="3B528676" w14:textId="77777777" w:rsidR="00C243E0" w:rsidRPr="008A34FA" w:rsidRDefault="00C243E0" w:rsidP="00C243E0">
      <w:pPr>
        <w:rPr>
          <w:rFonts w:ascii="Aptos Narrow" w:hAnsi="Aptos Narrow" w:cstheme="minorBidi"/>
          <w:lang w:val="de-DE"/>
        </w:rPr>
      </w:pPr>
      <w:r w:rsidRPr="008A34FA">
        <w:rPr>
          <w:rFonts w:ascii="Aptos Narrow" w:hAnsi="Aptos Narrow" w:cstheme="minorBidi"/>
          <w:b/>
          <w:bCs/>
          <w:lang w:val="de-DE"/>
        </w:rPr>
        <w:t>Softwareaktualisierungen</w:t>
      </w:r>
      <w:r w:rsidRPr="008A34FA">
        <w:rPr>
          <w:rFonts w:ascii="Aptos Narrow" w:hAnsi="Aptos Narrow" w:cstheme="minorBidi"/>
          <w:lang w:val="de-DE"/>
        </w:rPr>
        <w:t xml:space="preserve"> des Portals können automatisiert erfolgen. Hierfür wird die Update-Funktion von </w:t>
      </w:r>
      <w:r w:rsidRPr="008A34FA">
        <w:rPr>
          <w:rFonts w:ascii="Aptos Narrow" w:hAnsi="Aptos Narrow" w:cstheme="minorBidi"/>
          <w:b/>
          <w:bCs/>
          <w:lang w:val="de-DE"/>
        </w:rPr>
        <w:t>Nomad Connect</w:t>
      </w:r>
      <w:r w:rsidRPr="008A34FA">
        <w:rPr>
          <w:rFonts w:ascii="Aptos Narrow" w:hAnsi="Aptos Narrow" w:cstheme="minorBidi"/>
          <w:lang w:val="de-DE"/>
        </w:rPr>
        <w:t xml:space="preserve"> genutzt, die es erlaubt, neue Portal-Versionen ohne manuelles Eingreifen auf die Flotte auszurollen. </w:t>
      </w:r>
      <w:del w:id="140" w:author="Abbas Rizvi" w:date="2026-06-17T10:00:00Z">
        <w:r w:rsidRPr="008A34FA">
          <w:rPr>
            <w:rFonts w:ascii="Aptos Narrow" w:hAnsi="Aptos Narrow" w:cstheme="minorBidi"/>
            <w:lang w:val="de-DE"/>
          </w:rPr>
          <w:delText xml:space="preserve">Zum Zeitpunkt der Planung war jedoch noch kein fixes </w:delText>
        </w:r>
      </w:del>
      <w:ins w:id="141" w:author="Abbas Rizvi" w:date="2026-06-17T10:00:00Z">
        <w:r w:rsidRPr="008A34FA">
          <w:rPr>
            <w:rFonts w:ascii="Aptos Narrow" w:hAnsi="Aptos Narrow" w:cstheme="minorBidi"/>
            <w:lang w:val="de-DE"/>
          </w:rPr>
          <w:t xml:space="preserve">Das </w:t>
        </w:r>
      </w:ins>
      <w:commentRangeStart w:id="142"/>
      <w:commentRangeStart w:id="143"/>
      <w:commentRangeStart w:id="144"/>
      <w:commentRangeStart w:id="145"/>
      <w:r w:rsidRPr="008A34FA">
        <w:rPr>
          <w:rFonts w:ascii="Aptos Narrow" w:hAnsi="Aptos Narrow" w:cstheme="minorBidi"/>
          <w:b/>
          <w:bCs/>
          <w:lang w:val="de-DE"/>
        </w:rPr>
        <w:t>Wartungszeitfenster</w:t>
      </w:r>
      <w:r w:rsidRPr="008A34FA">
        <w:rPr>
          <w:rFonts w:ascii="Aptos Narrow" w:hAnsi="Aptos Narrow" w:cstheme="minorBidi"/>
          <w:lang w:val="de-DE"/>
        </w:rPr>
        <w:t xml:space="preserve"> </w:t>
      </w:r>
      <w:commentRangeEnd w:id="142"/>
      <w:r w:rsidR="008A34FA" w:rsidRPr="008A34FA">
        <w:rPr>
          <w:rStyle w:val="CommentReference"/>
          <w:rFonts w:ascii="Aptos Narrow" w:hAnsi="Aptos Narrow" w:cstheme="minorBidi"/>
          <w:sz w:val="22"/>
          <w:szCs w:val="20"/>
          <w:lang w:val="de-DE"/>
        </w:rPr>
        <w:commentReference w:id="142"/>
      </w:r>
      <w:commentRangeEnd w:id="143"/>
      <w:r w:rsidRPr="008A34FA">
        <w:rPr>
          <w:rStyle w:val="CommentReference"/>
          <w:rFonts w:ascii="Aptos Narrow" w:hAnsi="Aptos Narrow" w:cstheme="minorBidi"/>
          <w:sz w:val="22"/>
          <w:szCs w:val="20"/>
          <w:lang w:val="de-DE"/>
        </w:rPr>
        <w:commentReference w:id="143"/>
      </w:r>
      <w:commentRangeEnd w:id="144"/>
      <w:r w:rsidRPr="008A34FA">
        <w:rPr>
          <w:rStyle w:val="CommentReference"/>
          <w:rFonts w:ascii="Aptos Narrow" w:hAnsi="Aptos Narrow" w:cstheme="minorBidi"/>
          <w:sz w:val="22"/>
          <w:szCs w:val="20"/>
          <w:lang w:val="de-DE"/>
        </w:rPr>
        <w:commentReference w:id="144"/>
      </w:r>
      <w:commentRangeEnd w:id="145"/>
      <w:r w:rsidRPr="008A34FA">
        <w:rPr>
          <w:rStyle w:val="CommentReference"/>
          <w:rFonts w:ascii="Aptos Narrow" w:hAnsi="Aptos Narrow" w:cstheme="minorBidi"/>
          <w:sz w:val="22"/>
          <w:szCs w:val="20"/>
          <w:lang w:val="de-DE"/>
        </w:rPr>
        <w:commentReference w:id="145"/>
      </w:r>
      <w:del w:id="146" w:author="Abbas Rizvi" w:date="2026-06-17T10:00:00Z">
        <w:r w:rsidRPr="008A34FA">
          <w:rPr>
            <w:rFonts w:ascii="Aptos Narrow" w:hAnsi="Aptos Narrow" w:cstheme="minorBidi"/>
            <w:lang w:val="de-DE"/>
          </w:rPr>
          <w:delText xml:space="preserve">mit der </w:delText>
        </w:r>
      </w:del>
      <w:r w:rsidRPr="008A34FA">
        <w:rPr>
          <w:rFonts w:ascii="Aptos Narrow" w:hAnsi="Aptos Narrow" w:cstheme="minorBidi"/>
          <w:b/>
          <w:bCs/>
          <w:lang w:val="de-DE"/>
        </w:rPr>
        <w:t>ÖBB</w:t>
      </w:r>
      <w:del w:id="147" w:author="Abbas Rizvi" w:date="2026-06-17T10:00:00Z">
        <w:r w:rsidRPr="008A34FA">
          <w:rPr>
            <w:rFonts w:ascii="Aptos Narrow" w:hAnsi="Aptos Narrow" w:cstheme="minorBidi"/>
            <w:lang w:val="de-DE"/>
          </w:rPr>
          <w:delText xml:space="preserve"> definiert. Eine solche zeitliche Einschränkung für Updates kann bei Bedarf in Abstimmung mit Nomad individuell konfiguriert werden.</w:delText>
        </w:r>
      </w:del>
      <w:ins w:id="148" w:author="Abbas Rizvi" w:date="2026-06-17T10:00:00Z">
        <w:r w:rsidRPr="008A34FA">
          <w:rPr>
            <w:rFonts w:ascii="Aptos Narrow" w:hAnsi="Aptos Narrow" w:cstheme="minorBidi"/>
            <w:lang w:val="de-DE"/>
          </w:rPr>
          <w:t xml:space="preserve"> ist identisch zu den Bestandsflotten (Cityjet und Railjet) festgelegt: Updates werden im nächtlichen Wartungsfenster, standardmäßig um ca. 03:00 Uhr, ausgerollt. Abweichende Zeiten können bei Bedarf in Abstimmung mit der ÖBB konfiguriert werden.</w:t>
        </w:r>
      </w:ins>
    </w:p>
    <w:p w14:paraId="67FD2938"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Sobald ein neues </w:t>
      </w:r>
      <w:r w:rsidRPr="008A34FA">
        <w:rPr>
          <w:rFonts w:ascii="Aptos Narrow" w:hAnsi="Aptos Narrow" w:cstheme="minorBidi"/>
          <w:b/>
          <w:bCs/>
          <w:lang w:val="de-DE"/>
        </w:rPr>
        <w:t>Image</w:t>
      </w:r>
      <w:r w:rsidRPr="008A34FA">
        <w:rPr>
          <w:rFonts w:ascii="Aptos Narrow" w:hAnsi="Aptos Narrow" w:cstheme="minorBidi"/>
          <w:lang w:val="de-DE"/>
        </w:rPr>
        <w:t xml:space="preserve"> für das Portal bereitgestellt wird, wird daraus automatisch ein neuer Container erzeugt und gestartet. Damit ist sichergestellt, dass stets die aktuelle Version aktiv ist – ohne zusätzliche Installationsschritte vor Ort.</w:t>
      </w:r>
    </w:p>
    <w:p w14:paraId="762326B4"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lastRenderedPageBreak/>
        <w:t xml:space="preserve">Zur Kontrolle des Betriebs verwendet </w:t>
      </w:r>
      <w:r w:rsidRPr="008A34FA">
        <w:rPr>
          <w:rFonts w:ascii="Aptos Narrow" w:hAnsi="Aptos Narrow" w:cstheme="minorBidi"/>
          <w:b/>
          <w:bCs/>
          <w:lang w:val="de-DE"/>
        </w:rPr>
        <w:t>Nomad</w:t>
      </w:r>
      <w:r w:rsidRPr="008A34FA">
        <w:rPr>
          <w:rFonts w:ascii="Aptos Narrow" w:hAnsi="Aptos Narrow" w:cstheme="minorBidi"/>
          <w:lang w:val="de-DE"/>
        </w:rPr>
        <w:t xml:space="preserve"> die integrierte </w:t>
      </w:r>
      <w:r w:rsidRPr="008A34FA">
        <w:rPr>
          <w:rFonts w:ascii="Aptos Narrow" w:hAnsi="Aptos Narrow" w:cstheme="minorBidi"/>
          <w:b/>
          <w:bCs/>
          <w:lang w:val="de-DE"/>
        </w:rPr>
        <w:t>Healthcheck-Funktionalität von Docker</w:t>
      </w:r>
      <w:r w:rsidRPr="008A34FA">
        <w:rPr>
          <w:rFonts w:ascii="Aptos Narrow" w:hAnsi="Aptos Narrow" w:cstheme="minorBidi"/>
          <w:lang w:val="de-DE"/>
        </w:rPr>
        <w:t xml:space="preserve">, um regelmäßig zu prüfen, ob das Portal im Fahrzeug ordnungsgemäß erreichbar ist. Die Ergebnisse dieser Überprüfungen werden im </w:t>
      </w:r>
      <w:r w:rsidRPr="008A34FA">
        <w:rPr>
          <w:rFonts w:ascii="Aptos Narrow" w:hAnsi="Aptos Narrow" w:cstheme="minorBidi"/>
          <w:b/>
          <w:bCs/>
          <w:lang w:val="de-DE"/>
        </w:rPr>
        <w:t>Network Management System (NMS)</w:t>
      </w:r>
      <w:r w:rsidRPr="008A34FA">
        <w:rPr>
          <w:rFonts w:ascii="Aptos Narrow" w:hAnsi="Aptos Narrow" w:cstheme="minorBidi"/>
          <w:lang w:val="de-DE"/>
        </w:rPr>
        <w:t xml:space="preserve"> angezeigt und ermöglichen eine zeitnahe Diagnose bei Ausfällen oder Störungen.</w:t>
      </w:r>
    </w:p>
    <w:p w14:paraId="3D90ADAB"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Darüber hinaus wird das Portal durch den </w:t>
      </w:r>
      <w:r w:rsidRPr="008A34FA">
        <w:rPr>
          <w:rFonts w:ascii="Aptos Narrow" w:hAnsi="Aptos Narrow" w:cstheme="minorBidi"/>
          <w:b/>
          <w:bCs/>
          <w:lang w:val="de-DE"/>
        </w:rPr>
        <w:t>Rollout Manager</w:t>
      </w:r>
      <w:r w:rsidRPr="008A34FA">
        <w:rPr>
          <w:rFonts w:ascii="Aptos Narrow" w:hAnsi="Aptos Narrow" w:cstheme="minorBidi"/>
          <w:lang w:val="de-DE"/>
        </w:rPr>
        <w:t xml:space="preserve"> überwacht. Dieser liefert eine zentrale Übersicht über wichtige Zustandsinformationen, wie zum Beispiel:</w:t>
      </w:r>
    </w:p>
    <w:p w14:paraId="726350B6"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Die aktuell eingesetzte Softwareversion,</w:t>
      </w:r>
    </w:p>
    <w:p w14:paraId="671C3CEB"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Den Synchronisationsstatus mit dem Backend,</w:t>
      </w:r>
    </w:p>
    <w:p w14:paraId="4159E54D"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sowie weitere Betriebsdaten.</w:t>
      </w:r>
    </w:p>
    <w:p w14:paraId="30BEA453"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hAnsi="Aptos Narrow" w:cstheme="minorBidi"/>
          <w:lang w:val="de-DE"/>
        </w:rPr>
        <w:t>Diese Informationen entsprechen dem etablierten Monitoring-Standard, der bereits bei anderen Nah- und Fernverkehrsflotten im Einsatz ist</w:t>
      </w:r>
      <w:r w:rsidRPr="008A34FA">
        <w:rPr>
          <w:rFonts w:ascii="Aptos Narrow" w:eastAsia="Times New Roman" w:hAnsi="Aptos Narrow" w:cs="Calibri"/>
          <w:szCs w:val="22"/>
          <w:lang w:eastAsia="en-GB"/>
        </w:rPr>
        <w:t>. </w:t>
      </w:r>
    </w:p>
    <w:p w14:paraId="1CB2C677"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1174938F"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Das Portal wird mittels Rolloutmanager und NMS überwacht. </w:t>
      </w:r>
    </w:p>
    <w:p w14:paraId="404D7DA3"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77D9A1E4"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Informationen bezüglich des Synchronisationsstatus, der zurzeit eingesetzten Version werden im Rolloutmanager angezeigt. </w:t>
      </w:r>
    </w:p>
    <w:p w14:paraId="73249333" w14:textId="77777777" w:rsidR="00C243E0" w:rsidRPr="008A34FA" w:rsidDel="00DE3D7A" w:rsidRDefault="00C243E0" w:rsidP="00C243E0">
      <w:pPr>
        <w:spacing w:before="0" w:after="0"/>
        <w:textAlignment w:val="baseline"/>
        <w:rPr>
          <w:del w:id="149" w:author="Milutinovic Nenad (PV)" w:date="2026-06-08T13:30:00Z" w16du:dateUtc="2026-06-08T11:30:00Z"/>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128861E" wp14:editId="460E690F">
            <wp:extent cx="5940425" cy="716915"/>
            <wp:effectExtent l="0" t="0" r="3175" b="6985"/>
            <wp:docPr id="168910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716915"/>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7630C9F6" w14:textId="77777777" w:rsidR="001E76B0" w:rsidRPr="008A34FA" w:rsidRDefault="001E76B0" w:rsidP="00C243E0">
      <w:pPr>
        <w:spacing w:before="0" w:after="0"/>
        <w:textAlignment w:val="baseline"/>
        <w:rPr>
          <w:rFonts w:ascii="Aptos Narrow" w:eastAsia="Times New Roman" w:hAnsi="Aptos Narrow" w:cs="Calibri"/>
          <w:szCs w:val="22"/>
          <w:lang w:val="en-GB" w:eastAsia="en-GB"/>
        </w:rPr>
      </w:pPr>
    </w:p>
    <w:p w14:paraId="7321846C" w14:textId="1EE6222B" w:rsidR="00DE3D7A" w:rsidRPr="008A34FA" w:rsidRDefault="00DE3D7A" w:rsidP="00C243E0">
      <w:pPr>
        <w:spacing w:before="0" w:after="0"/>
        <w:textAlignment w:val="baseline"/>
        <w:rPr>
          <w:ins w:id="150" w:author="Milutinovic Nenad (PV)" w:date="2026-06-08T13:29:00Z" w16du:dateUtc="2026-06-08T11:29:00Z"/>
          <w:rFonts w:ascii="Aptos Narrow" w:eastAsia="Times New Roman" w:hAnsi="Aptos Narrow" w:cs="Calibri"/>
          <w:szCs w:val="22"/>
          <w:lang w:eastAsia="en-GB"/>
        </w:rPr>
      </w:pPr>
      <w:commentRangeStart w:id="151"/>
      <w:ins w:id="152" w:author="Milutinovic Nenad (PV)" w:date="2026-06-08T13:29:00Z" w16du:dateUtc="2026-06-08T11:29:00Z">
        <w:r w:rsidRPr="008A34FA">
          <w:rPr>
            <w:rFonts w:ascii="Aptos Narrow" w:eastAsia="Times New Roman" w:hAnsi="Aptos Narrow" w:cs="Calibri"/>
            <w:szCs w:val="22"/>
            <w:lang w:eastAsia="en-GB"/>
          </w:rPr>
          <w:t>Aktuelle Umsetzung:</w:t>
        </w:r>
      </w:ins>
      <w:commentRangeEnd w:id="151"/>
      <w:r w:rsidR="007E56E2" w:rsidRPr="008A34FA">
        <w:rPr>
          <w:rStyle w:val="CommentReference"/>
          <w:rFonts w:ascii="Aptos Narrow" w:eastAsia="Times New Roman" w:hAnsi="Aptos Narrow" w:cs="Calibri"/>
          <w:sz w:val="22"/>
          <w:szCs w:val="22"/>
          <w:lang w:eastAsia="en-GB"/>
        </w:rPr>
        <w:commentReference w:id="151"/>
      </w:r>
    </w:p>
    <w:p w14:paraId="5D2FF09B" w14:textId="19862F09" w:rsidR="00C243E0" w:rsidRPr="008A34FA" w:rsidRDefault="00C243E0" w:rsidP="007E56E2">
      <w:pPr>
        <w:spacing w:before="0" w:after="0"/>
        <w:jc w:val="center"/>
        <w:textAlignment w:val="baseline"/>
        <w:rPr>
          <w:rFonts w:ascii="Aptos Narrow" w:eastAsia="Times New Roman" w:hAnsi="Aptos Narrow" w:cs="Calibri"/>
          <w:szCs w:val="22"/>
          <w:lang w:val="en-GB" w:eastAsia="en-GB"/>
        </w:rPr>
      </w:pPr>
    </w:p>
    <w:p w14:paraId="132E4580" w14:textId="181AADCC" w:rsidR="00C243E0" w:rsidRPr="008A34FA" w:rsidRDefault="00C243E0" w:rsidP="00C243E0">
      <w:pPr>
        <w:pStyle w:val="Heading3"/>
        <w:rPr>
          <w:rFonts w:ascii="Aptos Narrow" w:hAnsi="Aptos Narrow"/>
          <w:lang w:eastAsia="en-GB"/>
        </w:rPr>
      </w:pPr>
      <w:r w:rsidRPr="008A34FA">
        <w:rPr>
          <w:rFonts w:ascii="Aptos Narrow" w:hAnsi="Aptos Narrow"/>
          <w:lang w:eastAsia="en-GB"/>
        </w:rPr>
        <w:t> </w:t>
      </w:r>
      <w:bookmarkStart w:id="153" w:name="_Toc231228560"/>
      <w:r w:rsidRPr="008A34FA">
        <w:rPr>
          <w:rFonts w:ascii="Aptos Narrow" w:hAnsi="Aptos Narrow"/>
          <w:lang w:eastAsia="en-GB"/>
        </w:rPr>
        <w:t>Portal Lite</w:t>
      </w:r>
      <w:bookmarkEnd w:id="153"/>
      <w:r w:rsidRPr="008A34FA">
        <w:rPr>
          <w:rFonts w:ascii="Aptos Narrow" w:hAnsi="Aptos Narrow"/>
          <w:lang w:eastAsia="en-GB"/>
        </w:rPr>
        <w:t xml:space="preserve"> </w:t>
      </w:r>
    </w:p>
    <w:p w14:paraId="712CF525"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Portal Lite-Lösung ist für Betreiber gedacht, die eine einfache Lösung an Bord benötigen, die Borddienste einführt und es den Passagieren ermöglicht, die Allgemeinen Geschäftsbedingungen für die WLAN-Nutzung zu akzeptieren, bevor sie eine Verbindung herstellen. </w:t>
      </w:r>
    </w:p>
    <w:p w14:paraId="64C58EBD"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0A01E412" w14:textId="77777777" w:rsidR="00C243E0" w:rsidRPr="008A34FA" w:rsidRDefault="00C243E0" w:rsidP="6422C14E">
      <w:pPr>
        <w:numPr>
          <w:ilvl w:val="0"/>
          <w:numId w:val="15"/>
        </w:numPr>
        <w:spacing w:before="0" w:after="0"/>
        <w:textAlignment w:val="baseline"/>
        <w:rPr>
          <w:rFonts w:ascii="Aptos Narrow" w:eastAsia="Times New Roman" w:hAnsi="Aptos Narrow" w:cs="Calibri"/>
          <w:lang w:val="en-GB" w:eastAsia="en-GB"/>
        </w:rPr>
      </w:pPr>
      <w:r w:rsidRPr="008A34FA">
        <w:rPr>
          <w:rFonts w:ascii="Aptos Narrow" w:eastAsia="Times New Roman" w:hAnsi="Aptos Narrow" w:cs="Calibri"/>
          <w:lang w:eastAsia="en-GB"/>
        </w:rPr>
        <w:t>Captive Portal-Funktionalität  </w:t>
      </w:r>
      <w:r w:rsidRPr="008A34FA">
        <w:rPr>
          <w:rFonts w:ascii="Aptos Narrow" w:eastAsia="Times New Roman" w:hAnsi="Aptos Narrow" w:cs="Calibri"/>
          <w:lang w:val="en-GB" w:eastAsia="en-GB"/>
        </w:rPr>
        <w:t> </w:t>
      </w:r>
    </w:p>
    <w:p w14:paraId="0597403D" w14:textId="77777777" w:rsidR="00C243E0" w:rsidRPr="008A34FA" w:rsidRDefault="00C243E0">
      <w:pPr>
        <w:numPr>
          <w:ilvl w:val="0"/>
          <w:numId w:val="16"/>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Nomad Digital verwaltetes CMS mit vorgefertigter Auswahl an "Inhaltsblöcken" (eng. "content blocks") zum flexiblen Erstellen von Seiten </w:t>
      </w:r>
      <w:r w:rsidRPr="008A34FA">
        <w:rPr>
          <w:rFonts w:ascii="Aptos Narrow" w:eastAsia="Times New Roman" w:hAnsi="Aptos Narrow" w:cs="Calibri"/>
          <w:szCs w:val="22"/>
          <w:lang w:val="en-GB" w:eastAsia="en-GB"/>
        </w:rPr>
        <w:t> </w:t>
      </w:r>
    </w:p>
    <w:p w14:paraId="16881265" w14:textId="77777777" w:rsidR="00C243E0" w:rsidRPr="008A34FA" w:rsidRDefault="00C243E0">
      <w:pPr>
        <w:numPr>
          <w:ilvl w:val="0"/>
          <w:numId w:val="17"/>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Grundlegende Benutzerauthentifizierung (eng. Basic User Authentication)  </w:t>
      </w:r>
    </w:p>
    <w:p w14:paraId="7D3662F0" w14:textId="77777777" w:rsidR="00C243E0" w:rsidRPr="008A34FA" w:rsidRDefault="00C243E0">
      <w:pPr>
        <w:numPr>
          <w:ilvl w:val="0"/>
          <w:numId w:val="18"/>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Bis zu 5 statische Seiten, die Borddienste vorstellen  </w:t>
      </w:r>
    </w:p>
    <w:p w14:paraId="2A7E7E82" w14:textId="77777777" w:rsidR="00C243E0" w:rsidRPr="008A34FA" w:rsidRDefault="00C243E0">
      <w:pPr>
        <w:numPr>
          <w:ilvl w:val="0"/>
          <w:numId w:val="19"/>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Wählen Sie aus 3 vollständig reaktionsschnellen Nomad-Designvorlagen aus, um schnell einsatzbereit zu sein. Flexible Designvorlagen mit Platz für Ihre eigene Marke – Logo, Schriftart und bis zu drei Markenfarben </w:t>
      </w:r>
    </w:p>
    <w:p w14:paraId="51C81BAA"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0EFE3BF" w14:textId="6AB73F43" w:rsidR="00DE3D7A"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w:t>
      </w:r>
      <w:commentRangeStart w:id="154"/>
      <w:commentRangeStart w:id="155"/>
      <w:del w:id="156" w:author="Abbas Rizvi" w:date="2026-06-17T10:00:00Z">
        <w:r w:rsidRPr="008A34FA">
          <w:rPr>
            <w:rFonts w:ascii="Aptos Narrow" w:eastAsia="Times New Roman" w:hAnsi="Aptos Narrow" w:cs="Calibri"/>
            <w:szCs w:val="22"/>
            <w:lang w:eastAsia="en-GB"/>
          </w:rPr>
          <w:delText xml:space="preserve">Migration </w:delText>
        </w:r>
      </w:del>
      <w:ins w:id="157" w:author="Abbas Rizvi" w:date="2026-06-17T10:00:00Z">
        <w:r w:rsidRPr="008A34FA">
          <w:rPr>
            <w:rFonts w:ascii="Aptos Narrow" w:eastAsia="Times New Roman" w:hAnsi="Aptos Narrow" w:cs="Calibri"/>
            <w:szCs w:val="22"/>
            <w:lang w:eastAsia="en-GB"/>
          </w:rPr>
          <w:t xml:space="preserve">getrennte Bereitstellung </w:t>
        </w:r>
      </w:ins>
      <w:commentRangeEnd w:id="154"/>
      <w:r w:rsidR="008A34FA" w:rsidRPr="008A34FA">
        <w:rPr>
          <w:rStyle w:val="CommentReference"/>
          <w:rFonts w:ascii="Aptos Narrow" w:eastAsia="Times New Roman" w:hAnsi="Aptos Narrow" w:cs="Calibri"/>
          <w:sz w:val="22"/>
          <w:szCs w:val="22"/>
          <w:lang w:eastAsia="en-GB"/>
        </w:rPr>
        <w:commentReference w:id="154"/>
      </w:r>
      <w:commentRangeEnd w:id="155"/>
      <w:r w:rsidRPr="008A34FA">
        <w:rPr>
          <w:rStyle w:val="CommentReference"/>
          <w:rFonts w:ascii="Aptos Narrow" w:eastAsia="Times New Roman" w:hAnsi="Aptos Narrow" w:cs="Calibri"/>
          <w:sz w:val="22"/>
          <w:szCs w:val="22"/>
          <w:lang w:eastAsia="en-GB"/>
        </w:rPr>
        <w:commentReference w:id="155"/>
      </w:r>
      <w:del w:id="158" w:author="Abbas Rizvi" w:date="2026-06-17T10:00:00Z">
        <w:r w:rsidRPr="008A34FA">
          <w:rPr>
            <w:rFonts w:ascii="Aptos Narrow" w:eastAsia="Times New Roman" w:hAnsi="Aptos Narrow" w:cs="Calibri"/>
            <w:szCs w:val="22"/>
            <w:lang w:eastAsia="en-GB"/>
          </w:rPr>
          <w:delText>auf das „Engage“ Portal mit vollem Funktionsumfang (sofern die Hardware dies zulässt) ist einfach und kann auf Wunsch, bzw. wenn zusätzliche Funktionen benötigt werden, erfolgen. </w:delText>
        </w:r>
      </w:del>
      <w:ins w:id="159" w:author="Abbas Rizvi" w:date="2026-06-17T10:00:00Z">
        <w:r w:rsidRPr="008A34FA">
          <w:rPr>
            <w:rFonts w:ascii="Aptos Narrow" w:eastAsia="Times New Roman" w:hAnsi="Aptos Narrow" w:cs="Calibri"/>
            <w:szCs w:val="22"/>
            <w:lang w:eastAsia="en-GB"/>
          </w:rPr>
          <w:t xml:space="preserve">des „Engage“-Portals mit vollem Funktionsumfang (sofern die Hardware dies zulässt) erfolgt unabhängig vom Captive Portal. Captive Portal und Engage Portal werden getrennt betrieben; das Engage Portal kann auf Wunsch, bzw. wenn zusätzliche Funktionen benötigt werden, zusätzlich aktiviert werden. </w:t>
        </w:r>
      </w:ins>
    </w:p>
    <w:p w14:paraId="40CFA959"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lastRenderedPageBreak/>
        <w:t> </w:t>
      </w:r>
    </w:p>
    <w:p w14:paraId="79A08C8D"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1F3CF988" w14:textId="6D31634E" w:rsidR="00C243E0" w:rsidRPr="008A34FA" w:rsidRDefault="00C243E0" w:rsidP="6422C14E">
      <w:pPr>
        <w:spacing w:before="0" w:after="0"/>
        <w:textAlignment w:val="baseline"/>
        <w:rPr>
          <w:rFonts w:ascii="Aptos Narrow" w:eastAsia="Times New Roman" w:hAnsi="Aptos Narrow" w:cs="Calibri"/>
          <w:lang w:eastAsia="en-GB"/>
        </w:rPr>
      </w:pPr>
      <w:del w:id="160" w:author="Milutinovic Nenad (PV)" w:date="2026-06-09T11:07:00Z" w16du:dateUtc="2026-06-09T09:07:00Z">
        <w:r w:rsidRPr="008A34FA">
          <w:rPr>
            <w:rFonts w:ascii="Aptos Narrow" w:hAnsi="Aptos Narrow"/>
            <w:noProof/>
          </w:rPr>
          <w:drawing>
            <wp:inline distT="0" distB="0" distL="0" distR="0" wp14:anchorId="2AADFCEC" wp14:editId="1ABBA31F">
              <wp:extent cx="1225550" cy="2552700"/>
              <wp:effectExtent l="0" t="0" r="0" b="0"/>
              <wp:docPr id="1120352785" name="Picture 12" descr="A screen 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2785" name="Picture 12" descr="A screen shot of a cell phone  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5550" cy="2552700"/>
                      </a:xfrm>
                      <a:prstGeom prst="rect">
                        <a:avLst/>
                      </a:prstGeom>
                      <a:noFill/>
                      <a:ln>
                        <a:noFill/>
                      </a:ln>
                    </pic:spPr>
                  </pic:pic>
                </a:graphicData>
              </a:graphic>
            </wp:inline>
          </w:drawing>
        </w:r>
        <w:r w:rsidRPr="008A34FA">
          <w:rPr>
            <w:rFonts w:ascii="Aptos Narrow" w:hAnsi="Aptos Narrow"/>
            <w:noProof/>
          </w:rPr>
          <w:drawing>
            <wp:inline distT="0" distB="0" distL="0" distR="0" wp14:anchorId="6FCCC345" wp14:editId="48BEB513">
              <wp:extent cx="1225550" cy="2571750"/>
              <wp:effectExtent l="0" t="0" r="0" b="0"/>
              <wp:docPr id="1360021523" name="Picture 11" descr="A black cell phone with red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1523" name="Picture 11" descr="A black cell phone with red and white text  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5550" cy="2571750"/>
                      </a:xfrm>
                      <a:prstGeom prst="rect">
                        <a:avLst/>
                      </a:prstGeom>
                      <a:noFill/>
                      <a:ln>
                        <a:noFill/>
                      </a:ln>
                    </pic:spPr>
                  </pic:pic>
                </a:graphicData>
              </a:graphic>
            </wp:inline>
          </w:drawing>
        </w:r>
        <w:r w:rsidRPr="008A34FA">
          <w:rPr>
            <w:rFonts w:ascii="Aptos Narrow" w:hAnsi="Aptos Narrow"/>
            <w:noProof/>
          </w:rPr>
          <w:drawing>
            <wp:inline distT="0" distB="0" distL="0" distR="0" wp14:anchorId="1D6C3098" wp14:editId="54A7AEF7">
              <wp:extent cx="1225550" cy="2533650"/>
              <wp:effectExtent l="0" t="0" r="0" b="0"/>
              <wp:docPr id="365226920" name="Picture 10" descr="A screen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6920" name="Picture 10" descr="A screenshot of a cell phone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25550" cy="2533650"/>
                      </a:xfrm>
                      <a:prstGeom prst="rect">
                        <a:avLst/>
                      </a:prstGeom>
                      <a:noFill/>
                      <a:ln>
                        <a:noFill/>
                      </a:ln>
                    </pic:spPr>
                  </pic:pic>
                </a:graphicData>
              </a:graphic>
            </wp:inline>
          </w:drawing>
        </w:r>
      </w:del>
      <w:r w:rsidRPr="008A34FA">
        <w:rPr>
          <w:rFonts w:ascii="Aptos Narrow" w:eastAsia="Times New Roman" w:hAnsi="Aptos Narrow" w:cs="Calibri"/>
          <w:lang w:eastAsia="en-GB"/>
        </w:rPr>
        <w:t> </w:t>
      </w:r>
    </w:p>
    <w:p w14:paraId="67E482B5" w14:textId="77777777" w:rsidR="007D4094" w:rsidRPr="008A34FA" w:rsidRDefault="003C127A">
      <w:pPr>
        <w:rPr>
          <w:ins w:id="161" w:author="Abbas Rizvi" w:date="2026-06-21T00:00:00Z"/>
          <w:rFonts w:ascii="Aptos Narrow" w:hAnsi="Aptos Narrow"/>
        </w:rPr>
      </w:pPr>
      <w:commentRangeStart w:id="162"/>
      <w:commentRangeStart w:id="163"/>
      <w:ins w:id="164" w:author="Abbas Rizvi" w:date="2026-06-21T00:00:00Z">
        <w:r w:rsidRPr="008A34FA">
          <w:rPr>
            <w:rFonts w:ascii="Aptos Narrow" w:hAnsi="Aptos Narrow"/>
          </w:rPr>
          <w:t>Die folgenden Abbildungen zeigen die aktuellen Seiten der Portal-Lite-Lösung (Stand 2026-06-21), abgerufen über das CMS unter dosto.lite.cms.nomadrail.com. Die jeweils an Bord verwendete URL ist je Abbildung angegeben. Die dargestellte Portal-Lite-Lösung entspricht der ÖBB-Vorgabe.</w:t>
        </w:r>
      </w:ins>
      <w:commentRangeEnd w:id="163"/>
      <w:r w:rsidR="008A34FA" w:rsidRPr="008A34FA">
        <w:rPr>
          <w:rStyle w:val="CommentReference"/>
          <w:rFonts w:ascii="Aptos Narrow" w:hAnsi="Aptos Narrow"/>
          <w:sz w:val="22"/>
          <w:szCs w:val="20"/>
        </w:rPr>
        <w:commentReference w:id="163"/>
      </w:r>
      <w:commentRangeEnd w:id="162"/>
      <w:r w:rsidR="008A34FA" w:rsidRPr="008A34FA">
        <w:rPr>
          <w:rStyle w:val="CommentReference"/>
          <w:rFonts w:ascii="Aptos Narrow" w:hAnsi="Aptos Narrow"/>
          <w:sz w:val="22"/>
          <w:szCs w:val="20"/>
        </w:rPr>
        <w:commentReference w:id="162"/>
      </w:r>
    </w:p>
    <w:p w14:paraId="022BAEAA" w14:textId="77777777" w:rsidR="007D4094" w:rsidRPr="008A34FA" w:rsidRDefault="003C127A">
      <w:pPr>
        <w:rPr>
          <w:ins w:id="165" w:author="Abbas Rizvi" w:date="2026-06-21T00:00:00Z"/>
          <w:rFonts w:ascii="Aptos Narrow" w:hAnsi="Aptos Narrow"/>
        </w:rPr>
      </w:pPr>
      <w:ins w:id="166" w:author="Abbas Rizvi" w:date="2026-06-21T00:00:00Z">
        <w:r w:rsidRPr="008A34FA">
          <w:rPr>
            <w:rFonts w:ascii="Aptos Narrow" w:hAnsi="Aptos Narrow"/>
            <w:noProof/>
          </w:rPr>
          <w:drawing>
            <wp:inline distT="0" distB="0" distL="0" distR="0" wp14:anchorId="1BEB6AED" wp14:editId="3171D66C">
              <wp:extent cx="5486400" cy="4191000"/>
              <wp:effectExtent l="0" t="0" r="0" b="0"/>
              <wp:docPr id="9603" name="PortalLite_01_index" descr="Portal Lite Startseite / Willkommens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PortalLite_01_index" descr="Portal Lite Startseite / Willkommensseite"/>
                      <pic:cNvPicPr/>
                    </pic:nvPicPr>
                    <pic:blipFill>
                      <a:blip r:embed="rId22"/>
                      <a:stretch>
                        <a:fillRect/>
                      </a:stretch>
                    </pic:blipFill>
                    <pic:spPr>
                      <a:xfrm>
                        <a:off x="0" y="0"/>
                        <a:ext cx="5486400" cy="4191000"/>
                      </a:xfrm>
                      <a:prstGeom prst="rect">
                        <a:avLst/>
                      </a:prstGeom>
                    </pic:spPr>
                  </pic:pic>
                </a:graphicData>
              </a:graphic>
            </wp:inline>
          </w:drawing>
        </w:r>
      </w:ins>
    </w:p>
    <w:p w14:paraId="60D852BF" w14:textId="77777777" w:rsidR="007D4094" w:rsidRPr="008A34FA" w:rsidRDefault="003C127A">
      <w:pPr>
        <w:rPr>
          <w:ins w:id="167" w:author="Abbas Rizvi" w:date="2026-06-21T00:00:00Z"/>
          <w:rFonts w:ascii="Aptos Narrow" w:hAnsi="Aptos Narrow"/>
          <w:b/>
          <w:sz w:val="18"/>
        </w:rPr>
      </w:pPr>
      <w:ins w:id="168" w:author="Abbas Rizvi" w:date="2026-06-21T00:00:00Z">
        <w:r w:rsidRPr="008A34FA">
          <w:rPr>
            <w:rFonts w:ascii="Aptos Narrow" w:hAnsi="Aptos Narrow"/>
            <w:b/>
            <w:sz w:val="18"/>
          </w:rPr>
          <w:t>Abbildung: Portal Lite – Startseite / Willkommensseite</w:t>
        </w:r>
      </w:ins>
    </w:p>
    <w:p w14:paraId="65EB62EC" w14:textId="77777777" w:rsidR="007D4094" w:rsidRPr="008A34FA" w:rsidRDefault="003C127A">
      <w:pPr>
        <w:rPr>
          <w:ins w:id="169" w:author="Abbas Rizvi" w:date="2026-06-21T00:00:00Z"/>
          <w:rFonts w:ascii="Aptos Narrow" w:hAnsi="Aptos Narrow"/>
          <w:i/>
          <w:sz w:val="16"/>
        </w:rPr>
      </w:pPr>
      <w:ins w:id="170" w:author="Abbas Rizvi" w:date="2026-06-21T00:00:00Z">
        <w:r w:rsidRPr="008A34FA">
          <w:rPr>
            <w:rFonts w:ascii="Aptos Narrow" w:hAnsi="Aptos Narrow"/>
            <w:i/>
            <w:sz w:val="16"/>
          </w:rPr>
          <w:lastRenderedPageBreak/>
          <w:t>URL an Bord: https://dosto.lite.cms.nomadrail.com/de/index</w:t>
        </w:r>
      </w:ins>
    </w:p>
    <w:p w14:paraId="123EDA0B" w14:textId="77777777" w:rsidR="007D4094" w:rsidRPr="008A34FA" w:rsidRDefault="007D4094">
      <w:pPr>
        <w:rPr>
          <w:ins w:id="171" w:author="Abbas Rizvi" w:date="2026-06-21T00:00:00Z"/>
          <w:rFonts w:ascii="Aptos Narrow" w:hAnsi="Aptos Narrow"/>
        </w:rPr>
      </w:pPr>
    </w:p>
    <w:p w14:paraId="103F9777" w14:textId="77777777" w:rsidR="007D4094" w:rsidRPr="008A34FA" w:rsidRDefault="003C127A">
      <w:pPr>
        <w:rPr>
          <w:ins w:id="172" w:author="Abbas Rizvi" w:date="2026-06-21T00:00:00Z"/>
          <w:rFonts w:ascii="Aptos Narrow" w:hAnsi="Aptos Narrow"/>
        </w:rPr>
      </w:pPr>
      <w:ins w:id="173" w:author="Abbas Rizvi" w:date="2026-06-21T00:00:00Z">
        <w:r w:rsidRPr="008A34FA">
          <w:rPr>
            <w:rFonts w:ascii="Aptos Narrow" w:hAnsi="Aptos Narrow"/>
            <w:noProof/>
          </w:rPr>
          <w:drawing>
            <wp:inline distT="0" distB="0" distL="0" distR="0" wp14:anchorId="773BBC48" wp14:editId="49B30832">
              <wp:extent cx="5486400" cy="5334000"/>
              <wp:effectExtent l="0" t="0" r="0" b="0"/>
              <wp:docPr id="9612" name="PortalLite_02_connecttoweb" descr="Portal Lite Verbindungsseite (Captive Portal) mit Nutzungsbeding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 name="PortalLite_02_connecttoweb" descr="Portal Lite Verbindungsseite (Captive Portal) mit Nutzungsbedingungen"/>
                      <pic:cNvPicPr/>
                    </pic:nvPicPr>
                    <pic:blipFill>
                      <a:blip r:embed="rId23"/>
                      <a:stretch>
                        <a:fillRect/>
                      </a:stretch>
                    </pic:blipFill>
                    <pic:spPr>
                      <a:xfrm>
                        <a:off x="0" y="0"/>
                        <a:ext cx="5486400" cy="5334000"/>
                      </a:xfrm>
                      <a:prstGeom prst="rect">
                        <a:avLst/>
                      </a:prstGeom>
                    </pic:spPr>
                  </pic:pic>
                </a:graphicData>
              </a:graphic>
            </wp:inline>
          </w:drawing>
        </w:r>
      </w:ins>
    </w:p>
    <w:p w14:paraId="72A25DEF" w14:textId="77777777" w:rsidR="007D4094" w:rsidRPr="008A34FA" w:rsidRDefault="003C127A">
      <w:pPr>
        <w:rPr>
          <w:ins w:id="174" w:author="Abbas Rizvi" w:date="2026-06-21T00:00:00Z"/>
          <w:rFonts w:ascii="Aptos Narrow" w:hAnsi="Aptos Narrow"/>
          <w:b/>
          <w:sz w:val="18"/>
        </w:rPr>
      </w:pPr>
      <w:ins w:id="175" w:author="Abbas Rizvi" w:date="2026-06-21T00:00:00Z">
        <w:r w:rsidRPr="008A34FA">
          <w:rPr>
            <w:rFonts w:ascii="Aptos Narrow" w:hAnsi="Aptos Narrow"/>
            <w:b/>
            <w:sz w:val="18"/>
          </w:rPr>
          <w:t>Abbildung: Portal Lite – Verbindungsseite (Captive Portal) mit Nutzungsbedingungen</w:t>
        </w:r>
      </w:ins>
    </w:p>
    <w:p w14:paraId="59FA9262" w14:textId="77777777" w:rsidR="007D4094" w:rsidRPr="00CE3647" w:rsidRDefault="003C127A">
      <w:pPr>
        <w:rPr>
          <w:ins w:id="176" w:author="Abbas Rizvi" w:date="2026-06-21T00:00:00Z"/>
          <w:rFonts w:ascii="Aptos Narrow" w:hAnsi="Aptos Narrow"/>
          <w:i/>
          <w:sz w:val="16"/>
          <w:lang w:val="en-GB"/>
        </w:rPr>
      </w:pPr>
      <w:ins w:id="177" w:author="Abbas Rizvi" w:date="2026-06-21T00:00:00Z">
        <w:r w:rsidRPr="00CE3647">
          <w:rPr>
            <w:rFonts w:ascii="Aptos Narrow" w:hAnsi="Aptos Narrow"/>
            <w:i/>
            <w:sz w:val="16"/>
            <w:lang w:val="en-GB"/>
          </w:rPr>
          <w:t>URL an Bord: https://dosto.lite.cms.nomadrail.com/de/connecttoweb</w:t>
        </w:r>
      </w:ins>
    </w:p>
    <w:p w14:paraId="7CCE9D7A" w14:textId="77777777" w:rsidR="007D4094" w:rsidRPr="00CE3647" w:rsidRDefault="007D4094">
      <w:pPr>
        <w:rPr>
          <w:ins w:id="178" w:author="Abbas Rizvi" w:date="2026-06-21T00:00:00Z"/>
          <w:rFonts w:ascii="Aptos Narrow" w:hAnsi="Aptos Narrow"/>
          <w:lang w:val="en-GB"/>
        </w:rPr>
      </w:pPr>
    </w:p>
    <w:p w14:paraId="1D7C5665" w14:textId="77777777" w:rsidR="007D4094" w:rsidRPr="008A34FA" w:rsidRDefault="003C127A">
      <w:pPr>
        <w:rPr>
          <w:ins w:id="179" w:author="Abbas Rizvi" w:date="2026-06-21T00:00:00Z"/>
          <w:rFonts w:ascii="Aptos Narrow" w:hAnsi="Aptos Narrow"/>
        </w:rPr>
      </w:pPr>
      <w:ins w:id="180" w:author="Abbas Rizvi" w:date="2026-06-21T00:00:00Z">
        <w:r w:rsidRPr="008A34FA">
          <w:rPr>
            <w:rFonts w:ascii="Aptos Narrow" w:hAnsi="Aptos Narrow"/>
            <w:noProof/>
          </w:rPr>
          <w:lastRenderedPageBreak/>
          <w:drawing>
            <wp:inline distT="0" distB="0" distL="0" distR="0" wp14:anchorId="744E51AF" wp14:editId="7BA09983">
              <wp:extent cx="5486400" cy="6096000"/>
              <wp:effectExtent l="0" t="0" r="0" b="0"/>
              <wp:docPr id="9621" name="PortalLite_03_terms" descr="Portal Lite Allgemeine Geschäftsbeding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 name="PortalLite_03_terms" descr="Portal Lite Allgemeine Geschäftsbedingungen"/>
                      <pic:cNvPicPr/>
                    </pic:nvPicPr>
                    <pic:blipFill>
                      <a:blip r:embed="rId24"/>
                      <a:stretch>
                        <a:fillRect/>
                      </a:stretch>
                    </pic:blipFill>
                    <pic:spPr>
                      <a:xfrm>
                        <a:off x="0" y="0"/>
                        <a:ext cx="5486400" cy="6096000"/>
                      </a:xfrm>
                      <a:prstGeom prst="rect">
                        <a:avLst/>
                      </a:prstGeom>
                    </pic:spPr>
                  </pic:pic>
                </a:graphicData>
              </a:graphic>
            </wp:inline>
          </w:drawing>
        </w:r>
      </w:ins>
    </w:p>
    <w:p w14:paraId="460B2AF2" w14:textId="77777777" w:rsidR="007D4094" w:rsidRPr="008A34FA" w:rsidRDefault="003C127A">
      <w:pPr>
        <w:rPr>
          <w:ins w:id="181" w:author="Abbas Rizvi" w:date="2026-06-21T00:00:00Z"/>
          <w:rFonts w:ascii="Aptos Narrow" w:hAnsi="Aptos Narrow"/>
          <w:b/>
          <w:sz w:val="18"/>
        </w:rPr>
      </w:pPr>
      <w:ins w:id="182" w:author="Abbas Rizvi" w:date="2026-06-21T00:00:00Z">
        <w:r w:rsidRPr="008A34FA">
          <w:rPr>
            <w:rFonts w:ascii="Aptos Narrow" w:hAnsi="Aptos Narrow"/>
            <w:b/>
            <w:sz w:val="18"/>
          </w:rPr>
          <w:t>Abbildung: Portal Lite – Allgemeine Geschäftsbedingungen</w:t>
        </w:r>
      </w:ins>
    </w:p>
    <w:p w14:paraId="357B5FFB" w14:textId="77777777" w:rsidR="007D4094" w:rsidRPr="008A34FA" w:rsidRDefault="003C127A">
      <w:pPr>
        <w:rPr>
          <w:ins w:id="183" w:author="Abbas Rizvi" w:date="2026-06-21T00:00:00Z"/>
          <w:rFonts w:ascii="Aptos Narrow" w:hAnsi="Aptos Narrow"/>
          <w:i/>
          <w:sz w:val="16"/>
        </w:rPr>
      </w:pPr>
      <w:ins w:id="184" w:author="Abbas Rizvi" w:date="2026-06-21T00:00:00Z">
        <w:r w:rsidRPr="008A34FA">
          <w:rPr>
            <w:rFonts w:ascii="Aptos Narrow" w:hAnsi="Aptos Narrow"/>
            <w:i/>
            <w:sz w:val="16"/>
          </w:rPr>
          <w:t>URL an Bord: https://dosto.lite.cms.nomadrail.com/de/terms</w:t>
        </w:r>
      </w:ins>
    </w:p>
    <w:p w14:paraId="591DE065" w14:textId="77777777" w:rsidR="007D4094" w:rsidRPr="008A34FA" w:rsidRDefault="007D4094">
      <w:pPr>
        <w:rPr>
          <w:ins w:id="185" w:author="Abbas Rizvi" w:date="2026-06-21T00:00:00Z"/>
          <w:rFonts w:ascii="Aptos Narrow" w:hAnsi="Aptos Narrow"/>
        </w:rPr>
      </w:pPr>
    </w:p>
    <w:p w14:paraId="6A367614" w14:textId="77777777" w:rsidR="007D4094" w:rsidRPr="008A34FA" w:rsidRDefault="003C127A">
      <w:pPr>
        <w:rPr>
          <w:ins w:id="186" w:author="Abbas Rizvi" w:date="2026-06-21T00:00:00Z"/>
          <w:rFonts w:ascii="Aptos Narrow" w:hAnsi="Aptos Narrow"/>
        </w:rPr>
      </w:pPr>
      <w:ins w:id="187" w:author="Abbas Rizvi" w:date="2026-06-21T00:00:00Z">
        <w:r w:rsidRPr="008A34FA">
          <w:rPr>
            <w:rFonts w:ascii="Aptos Narrow" w:hAnsi="Aptos Narrow"/>
            <w:noProof/>
          </w:rPr>
          <w:lastRenderedPageBreak/>
          <w:drawing>
            <wp:inline distT="0" distB="0" distL="0" distR="0" wp14:anchorId="5B2E2901" wp14:editId="14E7F34B">
              <wp:extent cx="5486400" cy="6096000"/>
              <wp:effectExtent l="0" t="0" r="0" b="0"/>
              <wp:docPr id="9630" name="PortalLite_04_wifisuccess" descr="Portal Lite Bestätigung „Verbindung erfolg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 name="PortalLite_04_wifisuccess" descr="Portal Lite Bestätigung „Verbindung erfolgreich“"/>
                      <pic:cNvPicPr/>
                    </pic:nvPicPr>
                    <pic:blipFill>
                      <a:blip r:embed="rId25"/>
                      <a:stretch>
                        <a:fillRect/>
                      </a:stretch>
                    </pic:blipFill>
                    <pic:spPr>
                      <a:xfrm>
                        <a:off x="0" y="0"/>
                        <a:ext cx="5486400" cy="6096000"/>
                      </a:xfrm>
                      <a:prstGeom prst="rect">
                        <a:avLst/>
                      </a:prstGeom>
                    </pic:spPr>
                  </pic:pic>
                </a:graphicData>
              </a:graphic>
            </wp:inline>
          </w:drawing>
        </w:r>
      </w:ins>
    </w:p>
    <w:p w14:paraId="465CD2FA" w14:textId="77777777" w:rsidR="007D4094" w:rsidRPr="008A34FA" w:rsidRDefault="003C127A">
      <w:pPr>
        <w:rPr>
          <w:ins w:id="188" w:author="Abbas Rizvi" w:date="2026-06-21T00:00:00Z"/>
          <w:rFonts w:ascii="Aptos Narrow" w:hAnsi="Aptos Narrow"/>
          <w:b/>
          <w:sz w:val="18"/>
        </w:rPr>
      </w:pPr>
      <w:ins w:id="189" w:author="Abbas Rizvi" w:date="2026-06-21T00:00:00Z">
        <w:r w:rsidRPr="008A34FA">
          <w:rPr>
            <w:rFonts w:ascii="Aptos Narrow" w:hAnsi="Aptos Narrow"/>
            <w:b/>
            <w:sz w:val="18"/>
          </w:rPr>
          <w:t>Abbildung: Portal Lite – Bestätigung „Verbindung erfolgreich“</w:t>
        </w:r>
      </w:ins>
    </w:p>
    <w:p w14:paraId="7216A85E" w14:textId="77777777" w:rsidR="007D4094" w:rsidRPr="00CE3647" w:rsidRDefault="003C127A">
      <w:pPr>
        <w:rPr>
          <w:ins w:id="190" w:author="Abbas Rizvi" w:date="2026-06-21T00:00:00Z"/>
          <w:rFonts w:ascii="Aptos Narrow" w:hAnsi="Aptos Narrow"/>
          <w:i/>
          <w:sz w:val="16"/>
          <w:lang w:val="en-GB"/>
        </w:rPr>
      </w:pPr>
      <w:ins w:id="191" w:author="Abbas Rizvi" w:date="2026-06-21T00:00:00Z">
        <w:r w:rsidRPr="00CE3647">
          <w:rPr>
            <w:rFonts w:ascii="Aptos Narrow" w:hAnsi="Aptos Narrow"/>
            <w:i/>
            <w:sz w:val="16"/>
            <w:lang w:val="en-GB"/>
          </w:rPr>
          <w:t>URL an Bord: https://dosto.lite.cms.nomadrail.com/de/wifisuccess</w:t>
        </w:r>
      </w:ins>
    </w:p>
    <w:p w14:paraId="6A461F66" w14:textId="77777777" w:rsidR="007D4094" w:rsidRPr="00CE3647" w:rsidRDefault="007D4094">
      <w:pPr>
        <w:rPr>
          <w:ins w:id="192" w:author="Abbas Rizvi" w:date="2026-06-21T00:00:00Z"/>
          <w:rFonts w:ascii="Aptos Narrow" w:hAnsi="Aptos Narrow"/>
          <w:lang w:val="en-GB"/>
        </w:rPr>
      </w:pPr>
    </w:p>
    <w:p w14:paraId="1F2F72A2" w14:textId="77777777" w:rsidR="007D4094" w:rsidRPr="008A34FA" w:rsidRDefault="003C127A">
      <w:pPr>
        <w:rPr>
          <w:ins w:id="193" w:author="Abbas Rizvi" w:date="2026-06-21T00:00:00Z"/>
          <w:rFonts w:ascii="Aptos Narrow" w:hAnsi="Aptos Narrow"/>
        </w:rPr>
      </w:pPr>
      <w:ins w:id="194" w:author="Abbas Rizvi" w:date="2026-06-21T00:00:00Z">
        <w:r w:rsidRPr="008A34FA">
          <w:rPr>
            <w:rFonts w:ascii="Aptos Narrow" w:hAnsi="Aptos Narrow"/>
            <w:noProof/>
          </w:rPr>
          <w:lastRenderedPageBreak/>
          <w:drawing>
            <wp:inline distT="0" distB="0" distL="0" distR="0" wp14:anchorId="216D3540" wp14:editId="75A0AA25">
              <wp:extent cx="5486400" cy="6096000"/>
              <wp:effectExtent l="0" t="0" r="0" b="0"/>
              <wp:docPr id="9639" name="PortalLite_05_imprint" descr="Portal Lite Impressum / Datenschutzinformation (Art. 13 DSG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 name="PortalLite_05_imprint" descr="Portal Lite Impressum / Datenschutzinformation (Art. 13 DSGVO)"/>
                      <pic:cNvPicPr/>
                    </pic:nvPicPr>
                    <pic:blipFill>
                      <a:blip r:embed="rId26"/>
                      <a:stretch>
                        <a:fillRect/>
                      </a:stretch>
                    </pic:blipFill>
                    <pic:spPr>
                      <a:xfrm>
                        <a:off x="0" y="0"/>
                        <a:ext cx="5486400" cy="6096000"/>
                      </a:xfrm>
                      <a:prstGeom prst="rect">
                        <a:avLst/>
                      </a:prstGeom>
                    </pic:spPr>
                  </pic:pic>
                </a:graphicData>
              </a:graphic>
            </wp:inline>
          </w:drawing>
        </w:r>
      </w:ins>
    </w:p>
    <w:p w14:paraId="7A4D7DE0" w14:textId="77777777" w:rsidR="007D4094" w:rsidRPr="008A34FA" w:rsidRDefault="003C127A">
      <w:pPr>
        <w:rPr>
          <w:ins w:id="195" w:author="Abbas Rizvi" w:date="2026-06-21T00:00:00Z"/>
          <w:rFonts w:ascii="Aptos Narrow" w:hAnsi="Aptos Narrow"/>
          <w:b/>
          <w:sz w:val="18"/>
        </w:rPr>
      </w:pPr>
      <w:ins w:id="196" w:author="Abbas Rizvi" w:date="2026-06-21T00:00:00Z">
        <w:r w:rsidRPr="008A34FA">
          <w:rPr>
            <w:rFonts w:ascii="Aptos Narrow" w:hAnsi="Aptos Narrow"/>
            <w:b/>
            <w:sz w:val="18"/>
          </w:rPr>
          <w:t>Abbildung: Portal Lite – Impressum / Datenschutzinformation (Art. 13 DSGVO)</w:t>
        </w:r>
      </w:ins>
    </w:p>
    <w:p w14:paraId="09E2F017" w14:textId="77777777" w:rsidR="007D4094" w:rsidRPr="001A1558" w:rsidRDefault="003C127A">
      <w:pPr>
        <w:rPr>
          <w:ins w:id="197" w:author="Abbas Rizvi" w:date="2026-06-21T00:00:00Z"/>
          <w:rFonts w:ascii="Aptos Narrow" w:hAnsi="Aptos Narrow"/>
          <w:i/>
          <w:sz w:val="16"/>
          <w:lang w:val="en-GB"/>
        </w:rPr>
      </w:pPr>
      <w:ins w:id="198" w:author="Abbas Rizvi" w:date="2026-06-21T00:00:00Z">
        <w:r w:rsidRPr="001A1558">
          <w:rPr>
            <w:rFonts w:ascii="Aptos Narrow" w:hAnsi="Aptos Narrow"/>
            <w:i/>
            <w:sz w:val="16"/>
            <w:lang w:val="en-GB"/>
          </w:rPr>
          <w:t>URL an Bord: https://dosto.lite.cms.nomadrail.com/de/imprint</w:t>
        </w:r>
      </w:ins>
    </w:p>
    <w:p w14:paraId="6221639E" w14:textId="77777777" w:rsidR="007D4094" w:rsidRPr="001A1558" w:rsidRDefault="007D4094">
      <w:pPr>
        <w:rPr>
          <w:ins w:id="199" w:author="Abbas Rizvi" w:date="2026-06-21T00:00:00Z"/>
          <w:rFonts w:ascii="Aptos Narrow" w:hAnsi="Aptos Narrow"/>
          <w:lang w:val="en-GB"/>
        </w:rPr>
      </w:pPr>
    </w:p>
    <w:p w14:paraId="013D9713" w14:textId="2FC554E5" w:rsidR="3DB107AF" w:rsidRPr="001A1558" w:rsidRDefault="3DB107AF" w:rsidP="6422C14E">
      <w:pPr>
        <w:spacing w:before="0" w:after="0"/>
        <w:rPr>
          <w:rFonts w:ascii="Aptos Narrow" w:hAnsi="Aptos Narrow"/>
          <w:lang w:val="en-GB"/>
        </w:rPr>
      </w:pPr>
      <w:commentRangeStart w:id="200"/>
      <w:commentRangeStart w:id="201"/>
      <w:del w:id="202" w:author="Milutinovic Nenad (PV)" w:date="2026-06-09T11:07:00Z" w16du:dateUtc="2026-06-09T09:07:00Z">
        <w:r w:rsidRPr="008A34FA">
          <w:rPr>
            <w:rFonts w:ascii="Aptos Narrow" w:hAnsi="Aptos Narrow"/>
            <w:noProof/>
          </w:rPr>
          <w:lastRenderedPageBreak/>
          <w:drawing>
            <wp:inline distT="0" distB="0" distL="0" distR="0" wp14:anchorId="3233A718" wp14:editId="4056A3CB">
              <wp:extent cx="5934075" cy="3086100"/>
              <wp:effectExtent l="0" t="0" r="0" b="0"/>
              <wp:docPr id="1679165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5746" name="Picture 1679165746"/>
                      <pic:cNvPicPr/>
                    </pic:nvPicPr>
                    <pic:blipFill>
                      <a:blip r:embed="rId27">
                        <a:extLst>
                          <a:ext uri="{28A0092B-C50C-407E-A947-70E740481C1C}">
                            <a14:useLocalDpi xmlns:a14="http://schemas.microsoft.com/office/drawing/2010/main"/>
                          </a:ext>
                        </a:extLst>
                      </a:blip>
                      <a:stretch>
                        <a:fillRect/>
                      </a:stretch>
                    </pic:blipFill>
                    <pic:spPr>
                      <a:xfrm>
                        <a:off x="0" y="0"/>
                        <a:ext cx="5934075" cy="3086100"/>
                      </a:xfrm>
                      <a:prstGeom prst="rect">
                        <a:avLst/>
                      </a:prstGeom>
                    </pic:spPr>
                  </pic:pic>
                </a:graphicData>
              </a:graphic>
            </wp:inline>
          </w:drawing>
        </w:r>
      </w:del>
      <w:commentRangeEnd w:id="200"/>
      <w:r w:rsidR="008A34FA" w:rsidRPr="001A1558">
        <w:rPr>
          <w:rStyle w:val="CommentReference"/>
          <w:rFonts w:ascii="Aptos Narrow" w:hAnsi="Aptos Narrow"/>
          <w:sz w:val="22"/>
          <w:szCs w:val="20"/>
          <w:lang w:val="en-GB"/>
        </w:rPr>
        <w:commentReference w:id="200"/>
      </w:r>
      <w:commentRangeEnd w:id="201"/>
      <w:r w:rsidR="00AA138E" w:rsidRPr="001A1558">
        <w:rPr>
          <w:rStyle w:val="CommentReference"/>
          <w:rFonts w:ascii="Aptos Narrow" w:hAnsi="Aptos Narrow"/>
          <w:sz w:val="22"/>
          <w:szCs w:val="20"/>
          <w:lang w:val="en-GB"/>
        </w:rPr>
        <w:commentReference w:id="201"/>
      </w:r>
    </w:p>
    <w:p w14:paraId="32D95E03" w14:textId="77777777" w:rsidR="3EA68B4E" w:rsidRPr="008A34FA" w:rsidRDefault="3EA68B4E" w:rsidP="6422C14E">
      <w:pPr>
        <w:spacing w:before="0" w:after="0"/>
        <w:rPr>
          <w:rFonts w:ascii="Aptos Narrow" w:hAnsi="Aptos Narrow"/>
        </w:rPr>
      </w:pPr>
      <w:commentRangeStart w:id="203"/>
      <w:commentRangeStart w:id="204"/>
      <w:r w:rsidRPr="008A34FA">
        <w:rPr>
          <w:rFonts w:ascii="Aptos Narrow" w:hAnsi="Aptos Narrow"/>
          <w:noProof/>
        </w:rPr>
        <w:drawing>
          <wp:inline distT="0" distB="0" distL="0" distR="0" wp14:anchorId="0DF7EFB8" wp14:editId="322FAE0C">
            <wp:extent cx="5934075" cy="3105150"/>
            <wp:effectExtent l="0" t="0" r="0" b="0"/>
            <wp:docPr id="176053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077" name="Picture 176053077"/>
                    <pic:cNvPicPr/>
                  </pic:nvPicPr>
                  <pic:blipFill>
                    <a:blip r:embed="rId28">
                      <a:extLst>
                        <a:ext uri="{28A0092B-C50C-407E-A947-70E740481C1C}">
                          <a14:useLocalDpi xmlns:a14="http://schemas.microsoft.com/office/drawing/2010/main"/>
                        </a:ext>
                      </a:extLst>
                    </a:blip>
                    <a:stretch>
                      <a:fillRect/>
                    </a:stretch>
                  </pic:blipFill>
                  <pic:spPr>
                    <a:xfrm>
                      <a:off x="0" y="0"/>
                      <a:ext cx="5934075" cy="3105150"/>
                    </a:xfrm>
                    <a:prstGeom prst="rect">
                      <a:avLst/>
                    </a:prstGeom>
                  </pic:spPr>
                </pic:pic>
              </a:graphicData>
            </a:graphic>
          </wp:inline>
        </w:drawing>
      </w:r>
      <w:commentRangeEnd w:id="203"/>
      <w:r w:rsidR="008A34FA" w:rsidRPr="008A34FA">
        <w:rPr>
          <w:rStyle w:val="CommentReference"/>
          <w:rFonts w:ascii="Aptos Narrow" w:hAnsi="Aptos Narrow"/>
          <w:sz w:val="22"/>
          <w:szCs w:val="20"/>
        </w:rPr>
        <w:commentReference w:id="203"/>
      </w:r>
      <w:commentRangeEnd w:id="204"/>
      <w:r w:rsidR="00AA138E" w:rsidRPr="008A34FA">
        <w:rPr>
          <w:rStyle w:val="CommentReference"/>
          <w:rFonts w:ascii="Aptos Narrow" w:hAnsi="Aptos Narrow"/>
          <w:sz w:val="22"/>
          <w:szCs w:val="20"/>
        </w:rPr>
        <w:commentReference w:id="204"/>
      </w:r>
    </w:p>
    <w:p w14:paraId="57F87613"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Abbildung: Nomad-Designvorlagen (Beispiel)</w:t>
      </w:r>
      <w:r w:rsidRPr="008A34FA">
        <w:rPr>
          <w:rFonts w:ascii="Aptos Narrow" w:eastAsia="Times New Roman" w:hAnsi="Aptos Narrow" w:cs="Calibri"/>
          <w:szCs w:val="22"/>
          <w:lang w:eastAsia="en-GB"/>
        </w:rPr>
        <w:t> </w:t>
      </w:r>
    </w:p>
    <w:p w14:paraId="68659CB2" w14:textId="77777777" w:rsidR="00871D17" w:rsidRDefault="00871D17">
      <w:pPr>
        <w:rPr>
          <w:rFonts w:ascii="Aptos Narrow" w:hAnsi="Aptos Narrow" w:cs="Times New Roman"/>
          <w:caps/>
          <w:color w:val="000000"/>
          <w:spacing w:val="15"/>
          <w:szCs w:val="22"/>
          <w:lang w:val="de-DE" w:eastAsia="ja-JP"/>
        </w:rPr>
      </w:pPr>
      <w:bookmarkStart w:id="205" w:name="_Toc231228561"/>
      <w:r>
        <w:rPr>
          <w:rFonts w:ascii="Aptos Narrow" w:hAnsi="Aptos Narrow"/>
        </w:rPr>
        <w:br w:type="page"/>
      </w:r>
    </w:p>
    <w:p w14:paraId="71D6AC33" w14:textId="0974FEF4" w:rsidR="0036318C" w:rsidRPr="008A34FA" w:rsidRDefault="00D45FC0">
      <w:pPr>
        <w:pStyle w:val="Heading2"/>
        <w:rPr>
          <w:rFonts w:ascii="Aptos Narrow" w:hAnsi="Aptos Narrow"/>
        </w:rPr>
      </w:pPr>
      <w:r w:rsidRPr="008A34FA">
        <w:rPr>
          <w:rFonts w:ascii="Aptos Narrow" w:hAnsi="Aptos Narrow"/>
        </w:rPr>
        <w:lastRenderedPageBreak/>
        <w:t>Auto-Login (Captive Portal)</w:t>
      </w:r>
      <w:bookmarkEnd w:id="205"/>
    </w:p>
    <w:p w14:paraId="53991B42" w14:textId="77777777" w:rsidR="0036318C" w:rsidRPr="008A34FA" w:rsidRDefault="00D45FC0">
      <w:pPr>
        <w:rPr>
          <w:rFonts w:ascii="Aptos Narrow" w:hAnsi="Aptos Narrow"/>
        </w:rPr>
      </w:pPr>
      <w:r w:rsidRPr="008A34FA">
        <w:rPr>
          <w:rFonts w:ascii="Aptos Narrow" w:hAnsi="Aptos Narrow"/>
        </w:rPr>
        <w:t>Das Captive Portal erlaubt eine automatische Wiederanmeldung von Endgeräten innerhalb eines konfigurierbaren Zeitfensters nach der ersten erfolgreichen Anmeldung – flottenweit über alle Dosto-Neu-Züge hinweg. Dies steigert den Komfort für Pendler und Stammfahrgäste, ohne dass die Datenschutzanforderungen verletzt werden.</w:t>
      </w:r>
    </w:p>
    <w:p w14:paraId="33B7A132" w14:textId="77777777" w:rsidR="0036318C" w:rsidRPr="008A34FA" w:rsidRDefault="00D45FC0">
      <w:pPr>
        <w:pStyle w:val="Heading3"/>
        <w:rPr>
          <w:rFonts w:ascii="Aptos Narrow" w:hAnsi="Aptos Narrow"/>
        </w:rPr>
      </w:pPr>
      <w:bookmarkStart w:id="206" w:name="_Toc231228562"/>
      <w:r w:rsidRPr="008A34FA">
        <w:rPr>
          <w:rFonts w:ascii="Aptos Narrow" w:hAnsi="Aptos Narrow"/>
        </w:rPr>
        <w:t>Funktionsweise</w:t>
      </w:r>
      <w:bookmarkEnd w:id="206"/>
    </w:p>
    <w:p w14:paraId="26AFDC6C" w14:textId="77777777" w:rsidR="0036318C" w:rsidRPr="008A34FA" w:rsidRDefault="00D45FC0">
      <w:pPr>
        <w:rPr>
          <w:rFonts w:ascii="Aptos Narrow" w:hAnsi="Aptos Narrow"/>
        </w:rPr>
      </w:pPr>
      <w:r w:rsidRPr="008A34FA">
        <w:rPr>
          <w:rFonts w:ascii="Aptos Narrow" w:hAnsi="Aptos Narrow"/>
        </w:rPr>
        <w:t>Nach einer ersten erfolgreichen Anmeldung am Captive Portal wird eine Einweg-Hash-Repräsentation (SHA-256) der MAC-Adresse des Endgerätes über eine kleine API im Customer Data Centre (CDC) abgelegt. Verbindet sich dasselbe Endgerät später erneut – sei es im gleichen Zug oder in einem anderen Zug der Flotte – fragt die CCU die API ab und prüft, ob der entsprechende MAC-Hash innerhalb des konfigurierten Zeitfensters bereits eine erfolgreiche Sitzung hatte. Wenn ja, wird automatisch eine Internet-Sitzung mit derselben Service-Klasse wie bei der Erstanmeldung eröffnet.</w:t>
      </w:r>
    </w:p>
    <w:p w14:paraId="43A7EC3B" w14:textId="77777777" w:rsidR="0036318C" w:rsidRPr="008A34FA" w:rsidRDefault="00D45FC0">
      <w:pPr>
        <w:pStyle w:val="Heading3"/>
        <w:rPr>
          <w:rFonts w:ascii="Aptos Narrow" w:hAnsi="Aptos Narrow"/>
        </w:rPr>
      </w:pPr>
      <w:bookmarkStart w:id="207" w:name="_Toc231228563"/>
      <w:r w:rsidRPr="008A34FA">
        <w:rPr>
          <w:rFonts w:ascii="Aptos Narrow" w:hAnsi="Aptos Narrow"/>
        </w:rPr>
        <w:t>Datenschutz (DSGVO)</w:t>
      </w:r>
      <w:bookmarkEnd w:id="207"/>
    </w:p>
    <w:p w14:paraId="1C1E7AD6" w14:textId="77777777" w:rsidR="0036318C" w:rsidRPr="008A34FA" w:rsidRDefault="00D45FC0">
      <w:pPr>
        <w:rPr>
          <w:rFonts w:ascii="Aptos Narrow" w:hAnsi="Aptos Narrow"/>
        </w:rPr>
      </w:pPr>
      <w:r w:rsidRPr="008A34FA">
        <w:rPr>
          <w:rFonts w:ascii="Aptos Narrow" w:hAnsi="Aptos Narrow"/>
        </w:rPr>
        <w:t>Da die MAC-Adresse mittels eines kryptographisch sicheren, nicht umkehrbaren SHA-256-Hashs gespeichert wird, lassen sich einzelne Nutzer nicht aus den hinterlegten Daten identifizieren. Diese Daten gelten unter der EU-Datenschutz-Grundverordnung (DSGVO) als anonymisierte Daten und sind damit nicht personenbezogen im Sinne der Verordnung.</w:t>
      </w:r>
    </w:p>
    <w:p w14:paraId="585B30B1" w14:textId="77777777" w:rsidR="0036318C" w:rsidRPr="008A34FA" w:rsidRDefault="00D45FC0">
      <w:pPr>
        <w:pStyle w:val="Heading3"/>
        <w:rPr>
          <w:rFonts w:ascii="Aptos Narrow" w:hAnsi="Aptos Narrow"/>
        </w:rPr>
      </w:pPr>
      <w:bookmarkStart w:id="208" w:name="_Toc231228564"/>
      <w:r w:rsidRPr="008A34FA">
        <w:rPr>
          <w:rFonts w:ascii="Aptos Narrow" w:hAnsi="Aptos Narrow"/>
        </w:rPr>
        <w:t>Konfigurierbare Parameter</w:t>
      </w:r>
      <w:bookmarkEnd w:id="208"/>
    </w:p>
    <w:p w14:paraId="3D67E50C" w14:textId="77777777" w:rsidR="0036318C" w:rsidRPr="008A34FA" w:rsidRDefault="00D45FC0">
      <w:pPr>
        <w:rPr>
          <w:rFonts w:ascii="Aptos Narrow" w:hAnsi="Aptos Narrow"/>
        </w:rPr>
      </w:pPr>
      <w:r w:rsidRPr="008A34FA">
        <w:rPr>
          <w:rFonts w:ascii="Aptos Narrow" w:hAnsi="Aptos Narrow"/>
        </w:rPr>
        <w:t>Folgende Parameter können je Flotte angepasst werden:</w:t>
      </w:r>
    </w:p>
    <w:p w14:paraId="55CAC2AB"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Auto-Login-Zeitfenster (Standardwert: 24 Stunden; einstellbar zwischen 1 Stunde und 30 Tagen).</w:t>
      </w:r>
    </w:p>
    <w:p w14:paraId="5E9AF4A2"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Aktivierung/Deaktivierung der Funktion je VLAN (z. B. nur 1.-Klasse-Netzwerk, oder flottenweit für alle Passagiernetze).</w:t>
      </w:r>
    </w:p>
    <w:p w14:paraId="79A7D4DF"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Service-Klasse, die bei Auto-Login eröffnet wird (gespiegelt zur Erstsitzung).</w:t>
      </w:r>
    </w:p>
    <w:p w14:paraId="369E700A" w14:textId="77777777" w:rsidR="0036318C" w:rsidRPr="008A34FA" w:rsidRDefault="00D45FC0">
      <w:pPr>
        <w:pStyle w:val="Heading3"/>
        <w:rPr>
          <w:rFonts w:ascii="Aptos Narrow" w:hAnsi="Aptos Narrow"/>
        </w:rPr>
      </w:pPr>
      <w:bookmarkStart w:id="209" w:name="_Toc231228565"/>
      <w:r w:rsidRPr="008A34FA">
        <w:rPr>
          <w:rFonts w:ascii="Aptos Narrow" w:hAnsi="Aptos Narrow"/>
        </w:rPr>
        <w:t>Abgrenzung: Auto-Login bei Failover</w:t>
      </w:r>
      <w:bookmarkEnd w:id="209"/>
    </w:p>
    <w:p w14:paraId="773D0160" w14:textId="77777777" w:rsidR="0036318C" w:rsidRPr="008A34FA" w:rsidRDefault="00D45FC0">
      <w:pPr>
        <w:rPr>
          <w:rFonts w:ascii="Aptos Narrow" w:hAnsi="Aptos Narrow"/>
        </w:rPr>
      </w:pPr>
      <w:r w:rsidRPr="008A34FA">
        <w:rPr>
          <w:rFonts w:ascii="Aptos Narrow" w:hAnsi="Aptos Narrow"/>
        </w:rPr>
        <w:t>Da Dosto Neu mit einer einzigen CCU pro Garnitur ausgeliefert wird, ist der bei Mehr-CCU-Architekturen dokumentierte Failover-Fall (Übergabe der Auto-Login-Funktion zwischen mehreren CCUs in einer Garnitur) nicht relevant. Die Auto-Login-Logik bleibt jedoch über mehrere Züge der Flotte hinweg konsistent, da die zugrunde liegende API im zentralen CDC betrieben wird.</w:t>
      </w:r>
    </w:p>
    <w:p w14:paraId="7A6AC698" w14:textId="77777777" w:rsidR="004936C5" w:rsidRPr="008A34FA" w:rsidRDefault="00C243E0" w:rsidP="0071380A">
      <w:pPr>
        <w:pStyle w:val="Heading2"/>
        <w:rPr>
          <w:rFonts w:ascii="Aptos Narrow" w:hAnsi="Aptos Narrow"/>
        </w:rPr>
      </w:pPr>
      <w:r w:rsidRPr="008A34FA">
        <w:rPr>
          <w:rFonts w:ascii="Aptos Narrow" w:hAnsi="Aptos Narrow"/>
        </w:rPr>
        <w:t> </w:t>
      </w:r>
      <w:bookmarkStart w:id="210" w:name="_Toc231228566"/>
      <w:commentRangeStart w:id="211"/>
      <w:commentRangeStart w:id="212"/>
      <w:r w:rsidRPr="008A34FA">
        <w:rPr>
          <w:rFonts w:ascii="Aptos Narrow" w:hAnsi="Aptos Narrow"/>
        </w:rPr>
        <w:t xml:space="preserve">Monitoring </w:t>
      </w:r>
      <w:commentRangeEnd w:id="211"/>
      <w:r w:rsidR="008A34FA" w:rsidRPr="008A34FA">
        <w:rPr>
          <w:rStyle w:val="CommentReference"/>
          <w:rFonts w:ascii="Aptos Narrow" w:hAnsi="Aptos Narrow"/>
          <w:sz w:val="22"/>
          <w:szCs w:val="22"/>
        </w:rPr>
        <w:commentReference w:id="211"/>
      </w:r>
      <w:commentRangeEnd w:id="212"/>
      <w:r w:rsidRPr="008A34FA">
        <w:rPr>
          <w:rStyle w:val="CommentReference"/>
          <w:rFonts w:ascii="Aptos Narrow" w:hAnsi="Aptos Narrow"/>
          <w:sz w:val="22"/>
          <w:szCs w:val="22"/>
        </w:rPr>
        <w:commentReference w:id="212"/>
      </w:r>
      <w:r w:rsidRPr="008A34FA">
        <w:rPr>
          <w:rFonts w:ascii="Aptos Narrow" w:hAnsi="Aptos Narrow"/>
        </w:rPr>
        <w:t>- NMS</w:t>
      </w:r>
      <w:bookmarkEnd w:id="210"/>
      <w:r w:rsidRPr="008A34FA">
        <w:rPr>
          <w:rFonts w:ascii="Aptos Narrow" w:hAnsi="Aptos Narrow"/>
        </w:rPr>
        <w:t>  </w:t>
      </w:r>
    </w:p>
    <w:p w14:paraId="6D51A5D5" w14:textId="77777777" w:rsidR="004936C5" w:rsidRPr="008A34FA" w:rsidRDefault="004936C5" w:rsidP="004936C5">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val="en-GB" w:eastAsia="en-GB"/>
        </w:rPr>
        <w:t> </w:t>
      </w:r>
    </w:p>
    <w:p w14:paraId="7053DCE1" w14:textId="4CD3AC3E"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Das Network Management System (NMS) ist ein </w:t>
      </w:r>
      <w:del w:id="213" w:author="Andrey Fomin" w:date="2026-07-03T12:23:00Z" w16du:dateUtc="2026-07-03T10:23:00Z">
        <w:r w:rsidRPr="008A34FA" w:rsidDel="001623F1">
          <w:rPr>
            <w:rFonts w:ascii="Aptos Narrow" w:eastAsia="Times New Roman" w:hAnsi="Aptos Narrow" w:cs="Calibri"/>
            <w:szCs w:val="22"/>
            <w:lang w:eastAsia="en-GB"/>
          </w:rPr>
          <w:delText>Network Monitoring. </w:delText>
        </w:r>
      </w:del>
      <w:ins w:id="214" w:author="Andrey Fomin" w:date="2026-07-03T12:22:00Z" w16du:dateUtc="2026-07-03T10:22:00Z">
        <w:r w:rsidR="001623F1" w:rsidRPr="001623F1">
          <w:rPr>
            <w:rFonts w:ascii="Aptos Narrow" w:eastAsia="Times New Roman" w:hAnsi="Aptos Narrow" w:cs="Calibri"/>
            <w:szCs w:val="22"/>
            <w:lang w:eastAsia="en-GB"/>
          </w:rPr>
          <w:t>Nomad-eigene Softwaresystem zur Erfassung und Monitoring einzelner Züge sowie der gesamten Flotte.</w:t>
        </w:r>
      </w:ins>
    </w:p>
    <w:p w14:paraId="5C4D915B" w14:textId="77777777" w:rsidR="004936C5" w:rsidRPr="008A34FA" w:rsidRDefault="004936C5" w:rsidP="004936C5">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 Es besteht aus 4 Grundbausteinen: </w:t>
      </w:r>
    </w:p>
    <w:p w14:paraId="26CE465F" w14:textId="77777777" w:rsidR="0071380A" w:rsidRPr="008A34FA" w:rsidRDefault="0071380A" w:rsidP="004936C5">
      <w:pPr>
        <w:spacing w:before="0" w:after="0"/>
        <w:textAlignment w:val="baseline"/>
        <w:rPr>
          <w:rFonts w:ascii="Aptos Narrow" w:eastAsia="Times New Roman" w:hAnsi="Aptos Narrow" w:cs="Calibri"/>
          <w:szCs w:val="22"/>
          <w:lang w:val="en-GB" w:eastAsia="en-GB"/>
        </w:rPr>
      </w:pPr>
    </w:p>
    <w:p w14:paraId="526E7D15" w14:textId="77777777" w:rsidR="004936C5" w:rsidRPr="008A34FA" w:rsidRDefault="004936C5">
      <w:pPr>
        <w:numPr>
          <w:ilvl w:val="0"/>
          <w:numId w:val="20"/>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Echtzeit-Flottenstatus</w:t>
      </w:r>
      <w:r w:rsidRPr="008A34FA">
        <w:rPr>
          <w:rFonts w:ascii="Aptos Narrow" w:eastAsia="Times New Roman" w:hAnsi="Aptos Narrow" w:cs="Calibri"/>
          <w:szCs w:val="22"/>
          <w:lang w:val="en-GB" w:eastAsia="en-GB"/>
        </w:rPr>
        <w:t> </w:t>
      </w:r>
    </w:p>
    <w:p w14:paraId="73C16EE9" w14:textId="77777777" w:rsidR="004936C5" w:rsidRPr="008A34FA" w:rsidRDefault="004936C5">
      <w:pPr>
        <w:numPr>
          <w:ilvl w:val="0"/>
          <w:numId w:val="21"/>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Zug-Standort</w:t>
      </w:r>
      <w:r w:rsidRPr="008A34FA">
        <w:rPr>
          <w:rFonts w:ascii="Aptos Narrow" w:eastAsia="Times New Roman" w:hAnsi="Aptos Narrow" w:cs="Calibri"/>
          <w:szCs w:val="22"/>
          <w:lang w:val="en-GB" w:eastAsia="en-GB"/>
        </w:rPr>
        <w:t> </w:t>
      </w:r>
    </w:p>
    <w:p w14:paraId="5EC8CA24" w14:textId="77777777" w:rsidR="004936C5" w:rsidRPr="008A34FA" w:rsidRDefault="004936C5">
      <w:pPr>
        <w:numPr>
          <w:ilvl w:val="0"/>
          <w:numId w:val="22"/>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Störungsmanagement</w:t>
      </w:r>
      <w:r w:rsidRPr="008A34FA">
        <w:rPr>
          <w:rFonts w:ascii="Aptos Narrow" w:eastAsia="Times New Roman" w:hAnsi="Aptos Narrow" w:cs="Calibri"/>
          <w:szCs w:val="22"/>
          <w:lang w:val="en-GB" w:eastAsia="en-GB"/>
        </w:rPr>
        <w:t> </w:t>
      </w:r>
    </w:p>
    <w:p w14:paraId="57FFBDB0" w14:textId="77777777" w:rsidR="004936C5" w:rsidRPr="008A34FA" w:rsidRDefault="004936C5">
      <w:pPr>
        <w:numPr>
          <w:ilvl w:val="0"/>
          <w:numId w:val="23"/>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Reporting von Anwenderaktivitäten</w:t>
      </w:r>
      <w:r w:rsidRPr="008A34FA">
        <w:rPr>
          <w:rFonts w:ascii="Aptos Narrow" w:eastAsia="Times New Roman" w:hAnsi="Aptos Narrow" w:cs="Calibri"/>
          <w:szCs w:val="22"/>
          <w:lang w:val="en-GB" w:eastAsia="en-GB"/>
        </w:rPr>
        <w:t> </w:t>
      </w:r>
    </w:p>
    <w:p w14:paraId="091CF763" w14:textId="77777777" w:rsidR="0071380A" w:rsidRPr="008A34FA" w:rsidRDefault="0071380A" w:rsidP="0071380A">
      <w:pPr>
        <w:spacing w:before="0" w:after="0"/>
        <w:ind w:left="720"/>
        <w:textAlignment w:val="baseline"/>
        <w:rPr>
          <w:rFonts w:ascii="Aptos Narrow" w:eastAsia="Times New Roman" w:hAnsi="Aptos Narrow" w:cs="Calibri"/>
          <w:szCs w:val="22"/>
          <w:lang w:val="en-GB" w:eastAsia="en-GB"/>
        </w:rPr>
      </w:pPr>
    </w:p>
    <w:p w14:paraId="374B3A67" w14:textId="77777777"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
      </w:r>
    </w:p>
    <w:p w14:paraId="5C0C460D" w14:textId="77777777"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334EDEA3" w14:textId="78C02E6B" w:rsidR="0071380A" w:rsidRPr="008A34FA" w:rsidRDefault="004936C5" w:rsidP="004936C5">
      <w:pPr>
        <w:spacing w:before="0" w:after="0"/>
        <w:textAlignment w:val="baseline"/>
        <w:rPr>
          <w:rFonts w:ascii="Aptos Narrow" w:eastAsia="Times New Roman" w:hAnsi="Aptos Narrow" w:cs="Calibri"/>
          <w:szCs w:val="22"/>
          <w:lang w:eastAsia="en-GB"/>
        </w:rPr>
      </w:pPr>
      <w:commentRangeStart w:id="215"/>
      <w:commentRangeStart w:id="216"/>
      <w:r w:rsidRPr="008A34FA">
        <w:rPr>
          <w:rFonts w:ascii="Aptos Narrow" w:eastAsia="Times New Roman" w:hAnsi="Aptos Narrow" w:cs="Calibri"/>
          <w:szCs w:val="22"/>
          <w:lang w:eastAsia="en-GB"/>
        </w:rPr>
        <w:t xml:space="preserve">Das NMS ist in </w:t>
      </w:r>
      <w:del w:id="217" w:author="Abbas Rizvi" w:date="2026-06-17T10:00:00Z">
        <w:r w:rsidRPr="008A34FA">
          <w:rPr>
            <w:rFonts w:ascii="Aptos Narrow" w:eastAsia="Times New Roman" w:hAnsi="Aptos Narrow" w:cs="Calibri"/>
            <w:szCs w:val="22"/>
            <w:lang w:eastAsia="en-GB"/>
          </w:rPr>
          <w:delText>Remedyforce</w:delText>
        </w:r>
      </w:del>
      <w:ins w:id="218" w:author="Abbas Rizvi" w:date="2026-06-17T10:00:00Z">
        <w:r w:rsidRPr="008A34FA">
          <w:rPr>
            <w:rFonts w:ascii="Aptos Narrow" w:eastAsia="Times New Roman" w:hAnsi="Aptos Narrow" w:cs="Calibri"/>
            <w:szCs w:val="22"/>
            <w:lang w:eastAsia="en-GB"/>
          </w:rPr>
          <w:t>ServiceNow</w:t>
        </w:r>
      </w:ins>
      <w:r w:rsidRPr="008A34FA">
        <w:rPr>
          <w:rFonts w:ascii="Aptos Narrow" w:eastAsia="Times New Roman" w:hAnsi="Aptos Narrow" w:cs="Calibri"/>
          <w:szCs w:val="22"/>
          <w:lang w:eastAsia="en-GB"/>
        </w:rPr>
        <w:t xml:space="preserve">, das Support-Ticket-System von Nomad, integriert. </w:t>
      </w:r>
      <w:commentRangeEnd w:id="215"/>
      <w:r w:rsidR="008A34FA" w:rsidRPr="008A34FA">
        <w:rPr>
          <w:rStyle w:val="CommentReference"/>
          <w:rFonts w:ascii="Aptos Narrow" w:eastAsia="Times New Roman" w:hAnsi="Aptos Narrow" w:cs="Calibri"/>
          <w:sz w:val="22"/>
          <w:szCs w:val="22"/>
          <w:lang w:eastAsia="en-GB"/>
        </w:rPr>
        <w:commentReference w:id="215"/>
      </w:r>
      <w:commentRangeEnd w:id="216"/>
      <w:r w:rsidRPr="008A34FA">
        <w:rPr>
          <w:rStyle w:val="CommentReference"/>
          <w:rFonts w:ascii="Aptos Narrow" w:eastAsia="Times New Roman" w:hAnsi="Aptos Narrow" w:cs="Calibri"/>
          <w:sz w:val="22"/>
          <w:szCs w:val="22"/>
          <w:lang w:eastAsia="en-GB"/>
        </w:rPr>
        <w:commentReference w:id="216"/>
      </w:r>
      <w:r w:rsidRPr="008A34FA">
        <w:rPr>
          <w:rFonts w:ascii="Aptos Narrow" w:eastAsia="Times New Roman" w:hAnsi="Aptos Narrow" w:cs="Calibri"/>
          <w:szCs w:val="22"/>
          <w:lang w:eastAsia="en-GB"/>
        </w:rPr>
        <w:t>Wenn also ein Alarm erscheint, wird das vom Service Desk erstellte Ticket automatisch mit allen relevanten Informationen zu diesem Alarm ausgefüllt.</w:t>
      </w:r>
    </w:p>
    <w:p w14:paraId="73BFEA81" w14:textId="77777777" w:rsidR="004936C5" w:rsidRPr="008A34FA" w:rsidRDefault="004936C5" w:rsidP="0071380A">
      <w:pPr>
        <w:pStyle w:val="Heading3"/>
        <w:rPr>
          <w:rFonts w:ascii="Aptos Narrow" w:hAnsi="Aptos Narrow"/>
          <w:lang w:val="en-GB" w:eastAsia="en-GB"/>
        </w:rPr>
      </w:pPr>
      <w:bookmarkStart w:id="219" w:name="_Toc231228567"/>
      <w:r w:rsidRPr="008A34FA">
        <w:rPr>
          <w:rFonts w:ascii="Aptos Narrow" w:hAnsi="Aptos Narrow"/>
          <w:lang w:eastAsia="en-GB"/>
        </w:rPr>
        <w:t>Geolokalisierung</w:t>
      </w:r>
      <w:bookmarkEnd w:id="219"/>
      <w:r w:rsidRPr="008A34FA">
        <w:rPr>
          <w:rFonts w:ascii="Aptos Narrow" w:hAnsi="Aptos Narrow"/>
          <w:lang w:val="en-GB" w:eastAsia="en-GB"/>
        </w:rPr>
        <w:t> </w:t>
      </w:r>
    </w:p>
    <w:p w14:paraId="24944828" w14:textId="77777777" w:rsidR="004936C5" w:rsidRPr="008A34FA" w:rsidRDefault="004936C5" w:rsidP="004936C5">
      <w:pPr>
        <w:spacing w:before="0" w:after="0"/>
        <w:textAlignment w:val="baseline"/>
        <w:rPr>
          <w:rFonts w:ascii="Aptos Narrow" w:eastAsia="Times New Roman" w:hAnsi="Aptos Narrow" w:cs="Calibri"/>
          <w:lang w:eastAsia="en-GB"/>
        </w:rPr>
      </w:pPr>
      <w:r w:rsidRPr="008A34FA">
        <w:rPr>
          <w:rFonts w:ascii="Aptos Narrow" w:eastAsia="Times New Roman" w:hAnsi="Aptos Narrow" w:cs="Calibri"/>
          <w:lang w:eastAsia="en-GB"/>
        </w:rPr>
        <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 </w:t>
      </w:r>
    </w:p>
    <w:p w14:paraId="67A0F295" w14:textId="77777777" w:rsidR="00BE5BA9" w:rsidRPr="008A34FA" w:rsidRDefault="00BE5BA9" w:rsidP="004936C5">
      <w:pPr>
        <w:spacing w:before="0" w:after="0"/>
        <w:textAlignment w:val="baseline"/>
        <w:rPr>
          <w:rFonts w:ascii="Aptos Narrow" w:eastAsia="Times New Roman" w:hAnsi="Aptos Narrow" w:cs="Calibri"/>
          <w:szCs w:val="22"/>
          <w:lang w:eastAsia="en-GB"/>
        </w:rPr>
      </w:pPr>
    </w:p>
    <w:p w14:paraId="248725FB" w14:textId="77777777" w:rsidR="004936C5" w:rsidRPr="008A34FA" w:rsidRDefault="00BE5BA9" w:rsidP="7727391E">
      <w:pPr>
        <w:spacing w:before="0" w:after="0"/>
        <w:textAlignment w:val="baseline"/>
        <w:rPr>
          <w:rFonts w:ascii="Aptos Narrow" w:eastAsia="Times New Roman" w:hAnsi="Aptos Narrow" w:cs="Calibri"/>
          <w:lang w:eastAsia="en-GB"/>
        </w:rPr>
      </w:pPr>
      <w:r w:rsidRPr="008A34FA">
        <w:rPr>
          <w:rFonts w:ascii="Aptos Narrow" w:hAnsi="Aptos Narrow"/>
          <w:noProof/>
        </w:rPr>
        <w:drawing>
          <wp:inline distT="0" distB="0" distL="0" distR="0" wp14:anchorId="03FDA1F9" wp14:editId="757124A8">
            <wp:extent cx="5940425" cy="2974340"/>
            <wp:effectExtent l="0" t="0" r="3175" b="0"/>
            <wp:docPr id="3366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7991" name=""/>
                    <pic:cNvPicPr/>
                  </pic:nvPicPr>
                  <pic:blipFill>
                    <a:blip r:embed="rId29"/>
                    <a:stretch>
                      <a:fillRect/>
                    </a:stretch>
                  </pic:blipFill>
                  <pic:spPr>
                    <a:xfrm>
                      <a:off x="0" y="0"/>
                      <a:ext cx="5940425" cy="2974340"/>
                    </a:xfrm>
                    <a:prstGeom prst="rect">
                      <a:avLst/>
                    </a:prstGeom>
                  </pic:spPr>
                </pic:pic>
              </a:graphicData>
            </a:graphic>
          </wp:inline>
        </w:drawing>
      </w:r>
      <w:r w:rsidRPr="008A34FA">
        <w:rPr>
          <w:rFonts w:ascii="Aptos Narrow" w:eastAsia="Times New Roman" w:hAnsi="Aptos Narrow" w:cs="Calibri"/>
          <w:lang w:eastAsia="en-GB"/>
        </w:rPr>
        <w:t> </w:t>
      </w:r>
    </w:p>
    <w:p w14:paraId="6FC8DE94" w14:textId="78963E1F" w:rsidR="004936C5" w:rsidRPr="008A34FA" w:rsidRDefault="004936C5" w:rsidP="00871D17">
      <w:pPr>
        <w:spacing w:before="0" w:after="0"/>
        <w:jc w:val="center"/>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Abbildung: NMS zeigt Fahrzeugstandort- und Status</w:t>
      </w:r>
    </w:p>
    <w:p w14:paraId="080FD026"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61B1095C" w14:textId="77777777" w:rsidR="00C243E0" w:rsidRPr="008A34FA" w:rsidRDefault="00C243E0"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D0529F6" w14:textId="77777777" w:rsidR="00871D17" w:rsidRDefault="00871D17">
      <w:pPr>
        <w:rPr>
          <w:rFonts w:ascii="Aptos Narrow" w:hAnsi="Aptos Narrow" w:cs="Times New Roman"/>
          <w:caps/>
          <w:color w:val="000000"/>
          <w:spacing w:val="15"/>
          <w:szCs w:val="22"/>
          <w:lang w:val="de-DE" w:eastAsia="ja-JP"/>
        </w:rPr>
      </w:pPr>
      <w:bookmarkStart w:id="220" w:name="_Toc231228568"/>
      <w:r>
        <w:rPr>
          <w:rFonts w:ascii="Aptos Narrow" w:hAnsi="Aptos Narrow"/>
        </w:rPr>
        <w:br w:type="page"/>
      </w:r>
    </w:p>
    <w:p w14:paraId="5FC0FA2B" w14:textId="3FBD5225" w:rsidR="0071380A" w:rsidRPr="008A34FA" w:rsidRDefault="0071380A" w:rsidP="0071380A">
      <w:pPr>
        <w:pStyle w:val="Heading2"/>
        <w:rPr>
          <w:rFonts w:ascii="Aptos Narrow" w:hAnsi="Aptos Narrow"/>
        </w:rPr>
      </w:pPr>
      <w:r w:rsidRPr="008A34FA">
        <w:rPr>
          <w:rFonts w:ascii="Aptos Narrow" w:hAnsi="Aptos Narrow"/>
        </w:rPr>
        <w:lastRenderedPageBreak/>
        <w:t>Engineering pages</w:t>
      </w:r>
      <w:bookmarkEnd w:id="220"/>
    </w:p>
    <w:p w14:paraId="094A251B"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val="en-GB" w:eastAsia="en-GB"/>
        </w:rPr>
        <w:t> </w:t>
      </w:r>
    </w:p>
    <w:p w14:paraId="7C7E3C58"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 </w:t>
      </w:r>
      <w:r w:rsidRPr="008A34FA">
        <w:rPr>
          <w:rFonts w:ascii="Aptos Narrow" w:eastAsia="Times New Roman" w:hAnsi="Aptos Narrow" w:cs="Calibri"/>
          <w:szCs w:val="22"/>
          <w:lang w:eastAsia="en-GB"/>
        </w:rPr>
        <w:br/>
      </w:r>
    </w:p>
    <w:p w14:paraId="11DDFD60"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fldChar w:fldCharType="begin"/>
      </w:r>
      <w:r w:rsidRPr="00C9532B">
        <w:rPr>
          <w:lang w:val="en-GB"/>
          <w:rPrChange w:id="221" w:author="Abbas Rizvi" w:date="2026-07-14T18:58:00Z" w16du:dateUtc="2026-07-14T16:58:00Z">
            <w:rPr/>
          </w:rPrChange>
        </w:rPr>
        <w:instrText>HYPERLINK "https://engineering.page:8005/" \t "_blank"</w:instrText>
      </w:r>
      <w:r>
        <w:fldChar w:fldCharType="separate"/>
      </w:r>
      <w:r w:rsidRPr="008A34FA">
        <w:rPr>
          <w:rStyle w:val="Hyperlink"/>
          <w:rFonts w:ascii="Aptos Narrow" w:eastAsia="Times New Roman" w:hAnsi="Aptos Narrow" w:cs="Calibri"/>
          <w:szCs w:val="22"/>
          <w:lang w:val="en-GB" w:eastAsia="en-GB"/>
        </w:rPr>
        <w:t>https://engineering.page:8005</w:t>
      </w:r>
      <w:r>
        <w:fldChar w:fldCharType="end"/>
      </w:r>
      <w:r w:rsidRPr="008A34FA">
        <w:rPr>
          <w:rFonts w:ascii="Aptos Narrow" w:eastAsia="Times New Roman" w:hAnsi="Aptos Narrow" w:cs="Calibri"/>
          <w:szCs w:val="22"/>
          <w:lang w:val="en-US" w:eastAsia="en-GB"/>
        </w:rPr>
        <w:t xml:space="preserve"> (for example)</w:t>
      </w:r>
      <w:r w:rsidRPr="008A34FA">
        <w:rPr>
          <w:rFonts w:ascii="Aptos Narrow" w:eastAsia="Times New Roman" w:hAnsi="Aptos Narrow" w:cs="Calibri"/>
          <w:szCs w:val="22"/>
          <w:lang w:val="en-GB" w:eastAsia="en-GB"/>
        </w:rPr>
        <w:t> </w:t>
      </w:r>
      <w:r w:rsidRPr="008A34FA">
        <w:rPr>
          <w:rFonts w:ascii="Aptos Narrow" w:eastAsia="Times New Roman" w:hAnsi="Aptos Narrow" w:cs="Calibri"/>
          <w:szCs w:val="22"/>
          <w:lang w:val="en-GB" w:eastAsia="en-GB"/>
        </w:rPr>
        <w:br/>
      </w:r>
    </w:p>
    <w:p w14:paraId="2589858B" w14:textId="10F5610E"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 einige der Seiten statische Informationen enthalten und andere Informationen, die sich schnell ändern, hat jede Seite ihre eigene Aktualisierungsstrategie. Die folgenden Informationen und Seiten stehen zur Verfügung, wenn Sie sich in den Engineering Pages anmelden: </w:t>
      </w:r>
    </w:p>
    <w:p w14:paraId="27D4F599" w14:textId="77777777" w:rsidR="0071380A" w:rsidRPr="008A34FA" w:rsidRDefault="0071380A" w:rsidP="0071380A">
      <w:pPr>
        <w:pStyle w:val="Heading3"/>
        <w:rPr>
          <w:rFonts w:ascii="Aptos Narrow" w:hAnsi="Aptos Narrow"/>
          <w:lang w:val="en-GB" w:eastAsia="en-GB"/>
        </w:rPr>
      </w:pPr>
      <w:bookmarkStart w:id="222" w:name="_Toc231228569"/>
      <w:r w:rsidRPr="008A34FA">
        <w:rPr>
          <w:rFonts w:ascii="Aptos Narrow" w:hAnsi="Aptos Narrow"/>
          <w:lang w:eastAsia="en-GB"/>
        </w:rPr>
        <w:t>Landing page</w:t>
      </w:r>
      <w:bookmarkEnd w:id="222"/>
      <w:r w:rsidRPr="008A34FA">
        <w:rPr>
          <w:rFonts w:ascii="Aptos Narrow" w:hAnsi="Aptos Narrow"/>
          <w:lang w:val="en-GB" w:eastAsia="en-GB"/>
        </w:rPr>
        <w:t> </w:t>
      </w:r>
    </w:p>
    <w:p w14:paraId="0BFBBF9D" w14:textId="11E7A959"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 </w:t>
      </w:r>
    </w:p>
    <w:p w14:paraId="53F2ADEB" w14:textId="77777777" w:rsidR="0071380A" w:rsidRPr="008A34FA" w:rsidRDefault="0071380A" w:rsidP="0071380A">
      <w:pPr>
        <w:pStyle w:val="Heading3"/>
        <w:rPr>
          <w:rFonts w:ascii="Aptos Narrow" w:hAnsi="Aptos Narrow"/>
          <w:lang w:val="en-GB" w:eastAsia="en-GB"/>
        </w:rPr>
      </w:pPr>
      <w:bookmarkStart w:id="223" w:name="_Toc231228570"/>
      <w:r w:rsidRPr="008A34FA">
        <w:rPr>
          <w:rFonts w:ascii="Aptos Narrow" w:hAnsi="Aptos Narrow"/>
          <w:lang w:eastAsia="en-GB"/>
        </w:rPr>
        <w:t>Zugidentifikation</w:t>
      </w:r>
      <w:bookmarkEnd w:id="223"/>
      <w:r w:rsidRPr="008A34FA">
        <w:rPr>
          <w:rFonts w:ascii="Aptos Narrow" w:hAnsi="Aptos Narrow"/>
          <w:lang w:val="en-GB" w:eastAsia="en-GB"/>
        </w:rPr>
        <w:t> </w:t>
      </w:r>
    </w:p>
    <w:p w14:paraId="479585C9" w14:textId="6815BF42"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Die Zugidentifikationsseite ist relativ einfach und unkompliziert. Alle Daten auf dieser Seite stammen aus fest codierten Werten: Da Werte wie Projekt-ID und CCU-Hostname nicht änderbar sind, stammen ihre Werte nicht aus einem MQTT-Feed, sondern werden in der Konfigurations-YAML durch Verwendung einer Puppet-EPP-Vorlage festgehalten. Natürlich muss auch diese Seite nicht automatisch aktualisiert werden.</w:t>
      </w:r>
    </w:p>
    <w:p w14:paraId="4E3A4390" w14:textId="77777777" w:rsidR="0071380A" w:rsidRPr="008A34FA" w:rsidRDefault="0071380A" w:rsidP="0071380A">
      <w:pPr>
        <w:pStyle w:val="Heading3"/>
        <w:rPr>
          <w:rFonts w:ascii="Aptos Narrow" w:hAnsi="Aptos Narrow"/>
          <w:lang w:val="en-GB" w:eastAsia="en-GB"/>
        </w:rPr>
      </w:pPr>
      <w:bookmarkStart w:id="224" w:name="_Toc231228571"/>
      <w:r w:rsidRPr="008A34FA">
        <w:rPr>
          <w:rFonts w:ascii="Aptos Narrow" w:hAnsi="Aptos Narrow"/>
          <w:lang w:eastAsia="en-GB"/>
        </w:rPr>
        <w:t>CCU</w:t>
      </w:r>
      <w:bookmarkEnd w:id="224"/>
      <w:r w:rsidRPr="008A34FA">
        <w:rPr>
          <w:rFonts w:ascii="Aptos Narrow" w:hAnsi="Aptos Narrow"/>
          <w:lang w:val="en-GB" w:eastAsia="en-GB"/>
        </w:rPr>
        <w:t> </w:t>
      </w:r>
    </w:p>
    <w:p w14:paraId="2C3ED975"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 </w:t>
      </w:r>
      <w:r w:rsidRPr="008A34FA">
        <w:rPr>
          <w:rFonts w:ascii="Aptos Narrow" w:eastAsia="Times New Roman" w:hAnsi="Aptos Narrow" w:cs="Calibri"/>
          <w:szCs w:val="22"/>
          <w:lang w:eastAsia="en-GB"/>
        </w:rPr>
        <w:br/>
      </w:r>
    </w:p>
    <w:p w14:paraId="022937CC"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Metriken zu den Hardware-Ressourcen: </w:t>
      </w:r>
      <w:r w:rsidRPr="008A34FA">
        <w:rPr>
          <w:rFonts w:ascii="Aptos Narrow" w:eastAsia="Times New Roman" w:hAnsi="Aptos Narrow" w:cs="Calibri"/>
          <w:szCs w:val="22"/>
          <w:lang w:eastAsia="en-GB"/>
        </w:rPr>
        <w:br/>
      </w:r>
    </w:p>
    <w:p w14:paraId="024E3BDE" w14:textId="77777777" w:rsidR="0071380A" w:rsidRPr="008A34FA" w:rsidRDefault="0071380A">
      <w:pPr>
        <w:numPr>
          <w:ilvl w:val="0"/>
          <w:numId w:val="24"/>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Serial #: Seriennumer der Hardware</w:t>
      </w:r>
      <w:r w:rsidRPr="008A34FA">
        <w:rPr>
          <w:rFonts w:ascii="Aptos Narrow" w:eastAsia="Times New Roman" w:hAnsi="Aptos Narrow" w:cs="Calibri"/>
          <w:szCs w:val="22"/>
          <w:lang w:val="en-GB" w:eastAsia="en-GB"/>
        </w:rPr>
        <w:t> </w:t>
      </w:r>
    </w:p>
    <w:p w14:paraId="0E5B7451" w14:textId="77777777" w:rsidR="0071380A" w:rsidRPr="008A34FA" w:rsidRDefault="0071380A">
      <w:pPr>
        <w:numPr>
          <w:ilvl w:val="0"/>
          <w:numId w:val="25"/>
        </w:numPr>
        <w:spacing w:before="0" w:after="0"/>
        <w:textAlignment w:val="baseline"/>
        <w:rPr>
          <w:rFonts w:ascii="Aptos Narrow" w:eastAsia="Times New Roman" w:hAnsi="Aptos Narrow" w:cs="Calibri"/>
          <w:szCs w:val="22"/>
          <w:lang w:val="pt-PT" w:eastAsia="en-GB"/>
        </w:rPr>
      </w:pPr>
      <w:r w:rsidRPr="008A34FA">
        <w:rPr>
          <w:rFonts w:ascii="Aptos Narrow" w:eastAsia="Times New Roman" w:hAnsi="Aptos Narrow" w:cs="Calibri"/>
          <w:szCs w:val="22"/>
          <w:lang w:val="pt-PT" w:eastAsia="en-GB"/>
        </w:rPr>
        <w:t>CCU Type: R5001, R4600, etc. </w:t>
      </w:r>
    </w:p>
    <w:p w14:paraId="658A0888" w14:textId="3E4F88A4" w:rsidR="0071380A" w:rsidRPr="008A34FA" w:rsidRDefault="0071380A">
      <w:pPr>
        <w:numPr>
          <w:ilvl w:val="0"/>
          <w:numId w:val="26"/>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Software</w:t>
      </w:r>
      <w:ins w:id="225" w:author="Andrey Fomin" w:date="2026-07-03T12:23:00Z" w16du:dateUtc="2026-07-03T10:23:00Z">
        <w:r w:rsidR="00446A7D">
          <w:rPr>
            <w:rFonts w:ascii="Aptos Narrow" w:eastAsia="Times New Roman" w:hAnsi="Aptos Narrow" w:cs="Calibri"/>
            <w:szCs w:val="22"/>
            <w:lang w:eastAsia="en-GB"/>
          </w:rPr>
          <w:t>-</w:t>
        </w:r>
      </w:ins>
      <w:del w:id="226" w:author="Andrey Fomin" w:date="2026-07-03T12:23:00Z" w16du:dateUtc="2026-07-03T10:23:00Z">
        <w:r w:rsidRPr="008A34FA" w:rsidDel="00446A7D">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Version</w:t>
      </w:r>
      <w:r w:rsidRPr="008A34FA">
        <w:rPr>
          <w:rFonts w:ascii="Aptos Narrow" w:eastAsia="Times New Roman" w:hAnsi="Aptos Narrow" w:cs="Calibri"/>
          <w:szCs w:val="22"/>
          <w:lang w:val="en-GB" w:eastAsia="en-GB"/>
        </w:rPr>
        <w:t> </w:t>
      </w:r>
    </w:p>
    <w:p w14:paraId="7B763C10" w14:textId="77777777" w:rsidR="0071380A" w:rsidRPr="008A34FA" w:rsidRDefault="0071380A">
      <w:pPr>
        <w:numPr>
          <w:ilvl w:val="0"/>
          <w:numId w:val="27"/>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Configuration Version</w:t>
      </w:r>
      <w:r w:rsidRPr="008A34FA">
        <w:rPr>
          <w:rFonts w:ascii="Aptos Narrow" w:eastAsia="Times New Roman" w:hAnsi="Aptos Narrow" w:cs="Calibri"/>
          <w:szCs w:val="22"/>
          <w:lang w:val="en-GB" w:eastAsia="en-GB"/>
        </w:rPr>
        <w:t> </w:t>
      </w:r>
    </w:p>
    <w:p w14:paraId="01EB26B4" w14:textId="05AE8729" w:rsidR="0071380A" w:rsidRPr="008A34FA" w:rsidRDefault="0071380A">
      <w:pPr>
        <w:numPr>
          <w:ilvl w:val="0"/>
          <w:numId w:val="28"/>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CPU</w:t>
      </w:r>
      <w:ins w:id="227" w:author="Andrey Fomin" w:date="2026-07-03T12:23:00Z" w16du:dateUtc="2026-07-03T10:23:00Z">
        <w:r w:rsidR="00446A7D">
          <w:rPr>
            <w:rFonts w:ascii="Aptos Narrow" w:eastAsia="Times New Roman" w:hAnsi="Aptos Narrow" w:cs="Calibri"/>
            <w:szCs w:val="22"/>
            <w:lang w:eastAsia="en-GB"/>
          </w:rPr>
          <w:t>-</w:t>
        </w:r>
      </w:ins>
      <w:del w:id="228" w:author="Andrey Fomin" w:date="2026-07-03T12:23:00Z" w16du:dateUtc="2026-07-03T10:23:00Z">
        <w:r w:rsidRPr="008A34FA" w:rsidDel="00446A7D">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Temperatur</w:t>
      </w:r>
      <w:r w:rsidRPr="008A34FA">
        <w:rPr>
          <w:rFonts w:ascii="Aptos Narrow" w:eastAsia="Times New Roman" w:hAnsi="Aptos Narrow" w:cs="Calibri"/>
          <w:szCs w:val="22"/>
          <w:lang w:val="en-GB" w:eastAsia="en-GB"/>
        </w:rPr>
        <w:t> </w:t>
      </w:r>
    </w:p>
    <w:p w14:paraId="353888A7" w14:textId="77777777" w:rsidR="0071380A" w:rsidRPr="008A34FA" w:rsidRDefault="0071380A">
      <w:pPr>
        <w:numPr>
          <w:ilvl w:val="0"/>
          <w:numId w:val="29"/>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Processor Auslastung</w:t>
      </w:r>
      <w:r w:rsidRPr="008A34FA">
        <w:rPr>
          <w:rFonts w:ascii="Aptos Narrow" w:eastAsia="Times New Roman" w:hAnsi="Aptos Narrow" w:cs="Calibri"/>
          <w:szCs w:val="22"/>
          <w:lang w:val="en-GB" w:eastAsia="en-GB"/>
        </w:rPr>
        <w:t> </w:t>
      </w:r>
    </w:p>
    <w:p w14:paraId="54DF5087" w14:textId="77777777" w:rsidR="0071380A" w:rsidRPr="008A34FA" w:rsidRDefault="0071380A" w:rsidP="0071380A">
      <w:pPr>
        <w:spacing w:before="0" w:after="0"/>
        <w:ind w:left="720"/>
        <w:textAlignment w:val="baseline"/>
        <w:rPr>
          <w:rFonts w:ascii="Aptos Narrow" w:eastAsia="Times New Roman" w:hAnsi="Aptos Narrow" w:cs="Calibri"/>
          <w:szCs w:val="22"/>
          <w:lang w:val="en-GB" w:eastAsia="en-GB"/>
        </w:rPr>
      </w:pPr>
    </w:p>
    <w:p w14:paraId="16211E11" w14:textId="77777777" w:rsidR="0071380A" w:rsidRPr="008A34FA" w:rsidRDefault="0071380A" w:rsidP="0071380A">
      <w:pPr>
        <w:pStyle w:val="Heading3"/>
        <w:rPr>
          <w:rFonts w:ascii="Aptos Narrow" w:hAnsi="Aptos Narrow"/>
          <w:lang w:val="en-GB" w:eastAsia="en-GB"/>
        </w:rPr>
      </w:pPr>
      <w:bookmarkStart w:id="229" w:name="_Toc231228572"/>
      <w:r w:rsidRPr="008A34FA">
        <w:rPr>
          <w:rFonts w:ascii="Aptos Narrow" w:hAnsi="Aptos Narrow"/>
          <w:lang w:eastAsia="en-GB"/>
        </w:rPr>
        <w:lastRenderedPageBreak/>
        <w:t>Modems</w:t>
      </w:r>
      <w:bookmarkEnd w:id="229"/>
      <w:r w:rsidRPr="008A34FA">
        <w:rPr>
          <w:rFonts w:ascii="Aptos Narrow" w:hAnsi="Aptos Narrow"/>
          <w:lang w:val="en-GB" w:eastAsia="en-GB"/>
        </w:rPr>
        <w:t> </w:t>
      </w:r>
    </w:p>
    <w:p w14:paraId="0F8B2F8C"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2AC50C9" wp14:editId="6E55D73E">
            <wp:extent cx="5772150" cy="3562350"/>
            <wp:effectExtent l="0" t="0" r="0" b="0"/>
            <wp:docPr id="1532126913" name="Picture 19"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913" name="Picture 19" descr="A screenshot of a computer  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2150" cy="356235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69ABB844"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 </w:t>
      </w:r>
    </w:p>
    <w:p w14:paraId="7BC9018F" w14:textId="77777777" w:rsidR="0071380A" w:rsidRPr="008A34FA" w:rsidRDefault="0071380A" w:rsidP="0071380A">
      <w:pPr>
        <w:spacing w:before="0" w:after="0"/>
        <w:textAlignment w:val="baseline"/>
        <w:rPr>
          <w:rFonts w:ascii="Aptos Narrow" w:eastAsia="Times New Roman" w:hAnsi="Aptos Narrow" w:cs="Calibri"/>
          <w:szCs w:val="22"/>
          <w:lang w:eastAsia="en-GB"/>
        </w:rPr>
      </w:pPr>
    </w:p>
    <w:p w14:paraId="694DCAA0" w14:textId="77777777" w:rsidR="0071380A" w:rsidRPr="008A34FA" w:rsidRDefault="0071380A" w:rsidP="0025094B">
      <w:pPr>
        <w:pStyle w:val="Heading3"/>
        <w:rPr>
          <w:rFonts w:ascii="Aptos Narrow" w:hAnsi="Aptos Narrow"/>
          <w:lang w:val="en-GB"/>
        </w:rPr>
      </w:pPr>
      <w:bookmarkStart w:id="230" w:name="_Toc231228573"/>
      <w:commentRangeStart w:id="231"/>
      <w:commentRangeStart w:id="232"/>
      <w:r w:rsidRPr="008A34FA">
        <w:rPr>
          <w:rFonts w:ascii="Aptos Narrow" w:hAnsi="Aptos Narrow"/>
        </w:rPr>
        <w:t>GPS</w:t>
      </w:r>
      <w:bookmarkEnd w:id="230"/>
      <w:r w:rsidRPr="008A34FA">
        <w:rPr>
          <w:rFonts w:ascii="Aptos Narrow" w:hAnsi="Aptos Narrow"/>
          <w:lang w:val="en-GB"/>
        </w:rPr>
        <w:t> </w:t>
      </w:r>
      <w:commentRangeEnd w:id="231"/>
      <w:r w:rsidR="008A34FA" w:rsidRPr="008A34FA">
        <w:rPr>
          <w:rStyle w:val="CommentReference"/>
          <w:rFonts w:ascii="Aptos Narrow" w:hAnsi="Aptos Narrow"/>
          <w:sz w:val="22"/>
          <w:szCs w:val="22"/>
          <w:lang w:val="en-GB"/>
        </w:rPr>
        <w:commentReference w:id="231"/>
      </w:r>
      <w:commentRangeEnd w:id="232"/>
      <w:r w:rsidRPr="008A34FA">
        <w:rPr>
          <w:rStyle w:val="CommentReference"/>
          <w:rFonts w:ascii="Aptos Narrow" w:hAnsi="Aptos Narrow"/>
          <w:sz w:val="22"/>
          <w:szCs w:val="22"/>
          <w:lang w:val="en-GB"/>
        </w:rPr>
        <w:commentReference w:id="232"/>
      </w:r>
    </w:p>
    <w:p w14:paraId="686349BE"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GPS-Informationen stammen von einer MQTT-Quelle und sind, wie die CCU-Seite, ein Beispiel für eine grundlegende dynamische Engineering-Seite. Sie lässt sich leicht erweitern, wenn Telemetrie die neuen Informationen direkt bereitstellt und zur Verwendung bereit ist. </w:t>
      </w:r>
    </w:p>
    <w:p w14:paraId="4410F443"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97779F1"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78DF6F4"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C47D7C3"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1217F41" w14:textId="77777777" w:rsidR="00871D17" w:rsidRDefault="00871D17">
      <w:pPr>
        <w:rPr>
          <w:rFonts w:ascii="Aptos Narrow" w:hAnsi="Aptos Narrow"/>
          <w:caps/>
          <w:color w:val="365F91"/>
          <w:spacing w:val="10"/>
          <w:szCs w:val="22"/>
          <w:lang w:eastAsia="en-GB"/>
        </w:rPr>
      </w:pPr>
      <w:bookmarkStart w:id="233" w:name="_Toc231228574"/>
      <w:r>
        <w:rPr>
          <w:rFonts w:ascii="Aptos Narrow" w:hAnsi="Aptos Narrow"/>
          <w:lang w:eastAsia="en-GB"/>
        </w:rPr>
        <w:br w:type="page"/>
      </w:r>
    </w:p>
    <w:p w14:paraId="6B2D4DF8" w14:textId="5F3436A7" w:rsidR="0071380A" w:rsidRPr="008A34FA" w:rsidRDefault="0071380A" w:rsidP="0025094B">
      <w:pPr>
        <w:pStyle w:val="Heading4"/>
        <w:rPr>
          <w:rFonts w:ascii="Aptos Narrow" w:hAnsi="Aptos Narrow"/>
          <w:lang w:val="en-GB" w:eastAsia="en-GB"/>
        </w:rPr>
      </w:pPr>
      <w:r w:rsidRPr="008A34FA">
        <w:rPr>
          <w:rFonts w:ascii="Aptos Narrow" w:hAnsi="Aptos Narrow"/>
          <w:lang w:eastAsia="en-GB"/>
        </w:rPr>
        <w:lastRenderedPageBreak/>
        <w:t>On-board netzwerk</w:t>
      </w:r>
      <w:bookmarkEnd w:id="233"/>
      <w:r w:rsidRPr="008A34FA">
        <w:rPr>
          <w:rFonts w:ascii="Aptos Narrow" w:hAnsi="Aptos Narrow"/>
          <w:lang w:val="en-GB" w:eastAsia="en-GB"/>
        </w:rPr>
        <w:t> </w:t>
      </w:r>
    </w:p>
    <w:p w14:paraId="4415264B" w14:textId="77777777" w:rsidR="0071380A" w:rsidRPr="008A34FA" w:rsidRDefault="0071380A" w:rsidP="0071380A">
      <w:pPr>
        <w:rPr>
          <w:rFonts w:ascii="Aptos Narrow" w:hAnsi="Aptos Narrow"/>
          <w:lang w:val="en-GB" w:eastAsia="en-GB" w:bidi="th-TH"/>
        </w:rPr>
      </w:pPr>
    </w:p>
    <w:p w14:paraId="7A6AE72E"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47A4070F" wp14:editId="6E2F698B">
            <wp:extent cx="4445000" cy="2705100"/>
            <wp:effectExtent l="0" t="0" r="0" b="0"/>
            <wp:docPr id="1449161161" name="Picture 1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1161" name="Picture 18" descr="A screenshot of a computer  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5000" cy="270510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48013E3C" w14:textId="21321504"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 </w:t>
      </w:r>
    </w:p>
    <w:p w14:paraId="72BD6A85" w14:textId="77777777" w:rsidR="0071380A" w:rsidRPr="008A34FA" w:rsidRDefault="0071380A" w:rsidP="007043A8">
      <w:pPr>
        <w:pStyle w:val="Heading4"/>
        <w:rPr>
          <w:rFonts w:ascii="Aptos Narrow" w:hAnsi="Aptos Narrow"/>
          <w:lang w:val="en-GB" w:eastAsia="en-GB"/>
        </w:rPr>
      </w:pPr>
      <w:bookmarkStart w:id="234" w:name="_Toc231228575"/>
      <w:r w:rsidRPr="008A34FA">
        <w:rPr>
          <w:rFonts w:ascii="Aptos Narrow" w:hAnsi="Aptos Narrow"/>
          <w:lang w:eastAsia="en-GB"/>
        </w:rPr>
        <w:t>VLAN</w:t>
      </w:r>
      <w:bookmarkEnd w:id="234"/>
      <w:r w:rsidRPr="008A34FA">
        <w:rPr>
          <w:rFonts w:ascii="Aptos Narrow" w:hAnsi="Aptos Narrow"/>
          <w:lang w:val="en-GB" w:eastAsia="en-GB"/>
        </w:rPr>
        <w:t> </w:t>
      </w:r>
    </w:p>
    <w:p w14:paraId="5D908E32" w14:textId="5C3DC689"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VLAN-Informationen stammen aus der Telemetriedatensammlung zum Thema +/+/device/vlans. Wie bei den GPS- und OBN-Seiten müssen diese Informationen zunächst aggregiert werden, bevor sie von den Engineering-Seiten abgerufen werden können. </w:t>
      </w:r>
    </w:p>
    <w:p w14:paraId="0DAC0A68" w14:textId="77777777" w:rsidR="0071380A" w:rsidRPr="008A34FA" w:rsidRDefault="0071380A" w:rsidP="007043A8">
      <w:pPr>
        <w:pStyle w:val="Heading4"/>
        <w:rPr>
          <w:rFonts w:ascii="Aptos Narrow" w:hAnsi="Aptos Narrow"/>
          <w:lang w:val="en-GB" w:eastAsia="en-GB"/>
        </w:rPr>
      </w:pPr>
      <w:bookmarkStart w:id="235" w:name="_Toc231228576"/>
      <w:r w:rsidRPr="008A34FA">
        <w:rPr>
          <w:rFonts w:ascii="Aptos Narrow" w:hAnsi="Aptos Narrow"/>
          <w:lang w:eastAsia="en-GB"/>
        </w:rPr>
        <w:t>Backend</w:t>
      </w:r>
      <w:r w:rsidRPr="008A34FA">
        <w:rPr>
          <w:rFonts w:ascii="Aptos Narrow" w:hAnsi="Aptos Narrow"/>
          <w:lang w:val="en-GB" w:eastAsia="en-GB"/>
        </w:rPr>
        <w:t>-</w:t>
      </w:r>
      <w:r w:rsidRPr="008A34FA">
        <w:rPr>
          <w:rFonts w:ascii="Aptos Narrow" w:hAnsi="Aptos Narrow"/>
          <w:lang w:eastAsia="en-GB"/>
        </w:rPr>
        <w:t>informationEN</w:t>
      </w:r>
      <w:bookmarkEnd w:id="235"/>
      <w:r w:rsidRPr="008A34FA">
        <w:rPr>
          <w:rFonts w:ascii="Aptos Narrow" w:hAnsi="Aptos Narrow"/>
          <w:lang w:val="en-GB" w:eastAsia="en-GB"/>
        </w:rPr>
        <w:t> </w:t>
      </w:r>
    </w:p>
    <w:p w14:paraId="5A86ED38" w14:textId="441D801C" w:rsidR="00A959CE"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Diese Seite soll Informationen zur Verbindung zum Backend anzeigen. Im Moment enthält sie nur einen Datenpunkt, die IP-Adresse des MAR5-Servers,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MAR5-Back-End-Servers zu verbinden. Diese Seite muss regelmäßig aktualisiert werden, um den korrekten Wert anzuzeigen - die Aktualisierung ist einmal pro Minute geplant. </w:t>
      </w:r>
    </w:p>
    <w:p w14:paraId="05476679" w14:textId="77777777" w:rsidR="0071380A" w:rsidRPr="008A34FA" w:rsidRDefault="0071380A" w:rsidP="007043A8">
      <w:pPr>
        <w:pStyle w:val="Heading4"/>
        <w:rPr>
          <w:rFonts w:ascii="Aptos Narrow" w:hAnsi="Aptos Narrow"/>
          <w:lang w:val="en-GB" w:eastAsia="en-GB"/>
        </w:rPr>
      </w:pPr>
      <w:bookmarkStart w:id="236" w:name="_Toc231228577"/>
      <w:r w:rsidRPr="008A34FA">
        <w:rPr>
          <w:rFonts w:ascii="Aptos Narrow" w:hAnsi="Aptos Narrow"/>
          <w:lang w:eastAsia="en-GB"/>
        </w:rPr>
        <w:t>Actions</w:t>
      </w:r>
      <w:bookmarkEnd w:id="236"/>
      <w:r w:rsidRPr="008A34FA">
        <w:rPr>
          <w:rFonts w:ascii="Aptos Narrow" w:hAnsi="Aptos Narrow"/>
          <w:lang w:val="en-GB" w:eastAsia="en-GB"/>
        </w:rPr>
        <w:t> </w:t>
      </w:r>
    </w:p>
    <w:p w14:paraId="1F32DD5E" w14:textId="485CFB9A"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Diese Seite zeigt Aktionen an, die von MAR durchgeführt wurden. MAR führt eine Aktion aus und sendet eine MQTT-Nachricht zum Thema mar3/action. Telemetrie verarbeitet diese Nachricht und sendet sie dann als MQTT-Nachricht zum Thema event_action weiter. Die Seite zeigt den Aktionstitel, Längen- und Breitengrad sowie die Zeit der Aktion an. </w:t>
      </w:r>
    </w:p>
    <w:p w14:paraId="7D631578" w14:textId="0331F808" w:rsidR="00C243E0" w:rsidRPr="008A34FA" w:rsidRDefault="00C243E0" w:rsidP="005C0AAD">
      <w:pPr>
        <w:spacing w:before="0" w:after="0"/>
        <w:textAlignment w:val="baseline"/>
        <w:rPr>
          <w:rFonts w:ascii="Aptos Narrow" w:eastAsia="Times New Roman" w:hAnsi="Aptos Narrow" w:cs="Calibri"/>
          <w:szCs w:val="22"/>
          <w:lang w:eastAsia="en-GB"/>
        </w:rPr>
      </w:pPr>
    </w:p>
    <w:p w14:paraId="5D3B90E2" w14:textId="77777777" w:rsidR="00C243E0" w:rsidRPr="008A34FA" w:rsidRDefault="00C243E0" w:rsidP="005C0AAD">
      <w:pPr>
        <w:spacing w:before="0" w:after="0"/>
        <w:textAlignment w:val="baseline"/>
        <w:rPr>
          <w:rFonts w:ascii="Aptos Narrow" w:eastAsia="Times New Roman" w:hAnsi="Aptos Narrow" w:cs="Calibri"/>
          <w:szCs w:val="22"/>
          <w:lang w:eastAsia="en-GB"/>
        </w:rPr>
      </w:pPr>
    </w:p>
    <w:p w14:paraId="06DD806F" w14:textId="69C64911" w:rsidR="0083697B" w:rsidRPr="00871D17" w:rsidRDefault="0083697B" w:rsidP="00871D17">
      <w:pPr>
        <w:pStyle w:val="Heading2"/>
        <w:rPr>
          <w:rFonts w:ascii="Aptos Narrow" w:hAnsi="Aptos Narrow"/>
          <w:lang w:val="en-GB"/>
        </w:rPr>
      </w:pPr>
      <w:bookmarkStart w:id="237" w:name="_Toc231228578"/>
      <w:r w:rsidRPr="008A34FA">
        <w:rPr>
          <w:rFonts w:ascii="Aptos Narrow" w:hAnsi="Aptos Narrow"/>
        </w:rPr>
        <w:lastRenderedPageBreak/>
        <w:t>Security</w:t>
      </w:r>
      <w:bookmarkEnd w:id="237"/>
      <w:r w:rsidRPr="008A34FA">
        <w:rPr>
          <w:rFonts w:ascii="Aptos Narrow" w:hAnsi="Aptos Narrow"/>
          <w:lang w:val="en-GB"/>
        </w:rPr>
        <w:t> </w:t>
      </w:r>
    </w:p>
    <w:p w14:paraId="7A94DB57" w14:textId="77777777" w:rsidR="0083697B" w:rsidRPr="008A34FA" w:rsidRDefault="0083697B" w:rsidP="0083697B">
      <w:pPr>
        <w:pStyle w:val="Heading3"/>
        <w:rPr>
          <w:rFonts w:ascii="Aptos Narrow" w:hAnsi="Aptos Narrow"/>
          <w:lang w:val="en-GB" w:eastAsia="en-GB"/>
        </w:rPr>
      </w:pPr>
      <w:bookmarkStart w:id="238" w:name="_Toc231228579"/>
      <w:r w:rsidRPr="008A34FA">
        <w:rPr>
          <w:rFonts w:ascii="Aptos Narrow" w:hAnsi="Aptos Narrow"/>
          <w:lang w:eastAsia="en-GB"/>
        </w:rPr>
        <w:t>Verschlüsselung</w:t>
      </w:r>
      <w:bookmarkEnd w:id="238"/>
      <w:r w:rsidRPr="008A34FA">
        <w:rPr>
          <w:rFonts w:ascii="Aptos Narrow" w:hAnsi="Aptos Narrow"/>
          <w:lang w:val="en-GB" w:eastAsia="en-GB"/>
        </w:rPr>
        <w:t> </w:t>
      </w:r>
    </w:p>
    <w:p w14:paraId="5BD65FBD" w14:textId="53E43023"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Der Nomad Connect-Tunnel verwendet die AES 256-Verschlüsselung für den Datenverkehr.  </w:t>
      </w:r>
    </w:p>
    <w:p w14:paraId="4A23BF9C" w14:textId="77777777" w:rsidR="0083697B" w:rsidRPr="008A34FA" w:rsidRDefault="0083697B" w:rsidP="0083697B">
      <w:pPr>
        <w:pStyle w:val="Heading3"/>
        <w:rPr>
          <w:rFonts w:ascii="Aptos Narrow" w:hAnsi="Aptos Narrow"/>
          <w:lang w:val="en-GB" w:eastAsia="en-GB"/>
        </w:rPr>
      </w:pPr>
      <w:bookmarkStart w:id="239" w:name="_Toc231228580"/>
      <w:r w:rsidRPr="008A34FA">
        <w:rPr>
          <w:rFonts w:ascii="Aptos Narrow" w:hAnsi="Aptos Narrow"/>
          <w:lang w:eastAsia="en-GB"/>
        </w:rPr>
        <w:t>Firewalling</w:t>
      </w:r>
      <w:bookmarkEnd w:id="239"/>
      <w:r w:rsidRPr="008A34FA">
        <w:rPr>
          <w:rFonts w:ascii="Aptos Narrow" w:hAnsi="Aptos Narrow"/>
          <w:lang w:val="en-GB" w:eastAsia="en-GB"/>
        </w:rPr>
        <w:t> </w:t>
      </w:r>
    </w:p>
    <w:p w14:paraId="720DC6DD" w14:textId="08710C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Nomad Connect-Lösung enthält eine </w:t>
      </w:r>
      <w:del w:id="240" w:author="Andrey Fomin" w:date="2026-07-03T12:23:00Z" w16du:dateUtc="2026-07-03T10:23:00Z">
        <w:r w:rsidRPr="008A34FA" w:rsidDel="00306854">
          <w:rPr>
            <w:rFonts w:ascii="Aptos Narrow" w:eastAsia="Times New Roman" w:hAnsi="Aptos Narrow" w:cs="Calibri"/>
            <w:szCs w:val="22"/>
            <w:lang w:eastAsia="en-GB"/>
          </w:rPr>
          <w:delText xml:space="preserve">default </w:delText>
        </w:r>
      </w:del>
      <w:ins w:id="241" w:author="Andrey Fomin" w:date="2026-07-03T12:23:00Z" w16du:dateUtc="2026-07-03T10:23:00Z">
        <w:r w:rsidR="00306854">
          <w:rPr>
            <w:rFonts w:ascii="Aptos Narrow" w:eastAsia="Times New Roman" w:hAnsi="Aptos Narrow" w:cs="Calibri"/>
            <w:szCs w:val="22"/>
            <w:lang w:eastAsia="en-GB"/>
          </w:rPr>
          <w:t>stan</w:t>
        </w:r>
      </w:ins>
      <w:ins w:id="242" w:author="Andrey Fomin" w:date="2026-07-03T12:24:00Z" w16du:dateUtc="2026-07-03T10:24:00Z">
        <w:r w:rsidR="00306854">
          <w:rPr>
            <w:rFonts w:ascii="Aptos Narrow" w:eastAsia="Times New Roman" w:hAnsi="Aptos Narrow" w:cs="Calibri"/>
            <w:szCs w:val="22"/>
            <w:lang w:eastAsia="en-GB"/>
          </w:rPr>
          <w:t>dartmäßige</w:t>
        </w:r>
      </w:ins>
      <w:ins w:id="243" w:author="Andrey Fomin" w:date="2026-07-03T12:23:00Z" w16du:dateUtc="2026-07-03T10:23:00Z">
        <w:r w:rsidR="00306854" w:rsidRPr="008A34FA">
          <w:rPr>
            <w:rFonts w:ascii="Aptos Narrow" w:eastAsia="Times New Roman" w:hAnsi="Aptos Narrow" w:cs="Calibri"/>
            <w:szCs w:val="22"/>
            <w:lang w:eastAsia="en-GB"/>
          </w:rPr>
          <w:t xml:space="preserve"> </w:t>
        </w:r>
      </w:ins>
      <w:r w:rsidRPr="008A34FA">
        <w:rPr>
          <w:rFonts w:ascii="Aptos Narrow" w:eastAsia="Times New Roman" w:hAnsi="Aptos Narrow" w:cs="Calibri"/>
          <w:szCs w:val="22"/>
          <w:lang w:eastAsia="en-GB"/>
        </w:rPr>
        <w:t>DROP-Policy sowohl für die INPUT-, als auch für die FORWARD-Chain. </w:t>
      </w:r>
    </w:p>
    <w:p w14:paraId="159304B3" w14:textId="77777777" w:rsidR="0083697B" w:rsidRPr="008A34FA" w:rsidRDefault="0083697B" w:rsidP="0083697B">
      <w:pPr>
        <w:pStyle w:val="Heading3"/>
        <w:rPr>
          <w:rFonts w:ascii="Aptos Narrow" w:hAnsi="Aptos Narrow"/>
          <w:lang w:val="en-GB" w:eastAsia="en-GB"/>
        </w:rPr>
      </w:pPr>
      <w:bookmarkStart w:id="244" w:name="_Toc231228581"/>
      <w:r w:rsidRPr="008A34FA">
        <w:rPr>
          <w:rFonts w:ascii="Aptos Narrow" w:hAnsi="Aptos Narrow"/>
          <w:lang w:eastAsia="en-GB"/>
        </w:rPr>
        <w:t>CCU</w:t>
      </w:r>
      <w:bookmarkEnd w:id="244"/>
      <w:r w:rsidRPr="008A34FA">
        <w:rPr>
          <w:rFonts w:ascii="Aptos Narrow" w:hAnsi="Aptos Narrow"/>
          <w:lang w:val="en-GB" w:eastAsia="en-GB"/>
        </w:rPr>
        <w:t> </w:t>
      </w:r>
    </w:p>
    <w:p w14:paraId="4427F69B" w14:textId="77777777"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Passagier Netzwerke</w:t>
      </w:r>
      <w:r w:rsidRPr="008A34FA">
        <w:rPr>
          <w:rFonts w:ascii="Aptos Narrow" w:eastAsia="Times New Roman" w:hAnsi="Aptos Narrow" w:cs="Calibri"/>
          <w:szCs w:val="22"/>
          <w:lang w:val="en-GB" w:eastAsia="en-GB"/>
        </w:rPr>
        <w:t> </w:t>
      </w:r>
    </w:p>
    <w:p w14:paraId="4C2C7F42"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Passagiere können auf folgende Dienste zugreifen: </w:t>
      </w:r>
    </w:p>
    <w:p w14:paraId="621AF6D8" w14:textId="77777777" w:rsidR="0083697B" w:rsidRPr="008A34FA" w:rsidRDefault="0083697B">
      <w:pPr>
        <w:numPr>
          <w:ilvl w:val="0"/>
          <w:numId w:val="30"/>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Dienste, die sie auf der CCU benötigen </w:t>
      </w:r>
    </w:p>
    <w:p w14:paraId="3F7C9D94" w14:textId="77777777" w:rsidR="0083697B" w:rsidRPr="008A34FA" w:rsidRDefault="0083697B">
      <w:pPr>
        <w:numPr>
          <w:ilvl w:val="0"/>
          <w:numId w:val="31"/>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HTTP / HTTPS (Portal)</w:t>
      </w:r>
      <w:r w:rsidRPr="008A34FA">
        <w:rPr>
          <w:rFonts w:ascii="Aptos Narrow" w:eastAsia="Times New Roman" w:hAnsi="Aptos Narrow" w:cs="Calibri"/>
          <w:szCs w:val="22"/>
          <w:lang w:val="en-GB" w:eastAsia="en-GB"/>
        </w:rPr>
        <w:t> </w:t>
      </w:r>
    </w:p>
    <w:p w14:paraId="2AB5F9D4" w14:textId="77777777" w:rsidR="0083697B" w:rsidRPr="008A34FA" w:rsidRDefault="0083697B">
      <w:pPr>
        <w:numPr>
          <w:ilvl w:val="0"/>
          <w:numId w:val="32"/>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w:t>
      </w:r>
      <w:r w:rsidRPr="008A34FA">
        <w:rPr>
          <w:rFonts w:ascii="Aptos Narrow" w:eastAsia="Times New Roman" w:hAnsi="Aptos Narrow" w:cs="Calibri"/>
          <w:szCs w:val="22"/>
          <w:lang w:val="en-GB" w:eastAsia="en-GB"/>
        </w:rPr>
        <w:t> </w:t>
      </w:r>
    </w:p>
    <w:p w14:paraId="223E034C" w14:textId="77777777" w:rsidR="0083697B" w:rsidRPr="008A34FA" w:rsidRDefault="0083697B">
      <w:pPr>
        <w:numPr>
          <w:ilvl w:val="0"/>
          <w:numId w:val="33"/>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Internet</w:t>
      </w:r>
      <w:r w:rsidRPr="008A34FA">
        <w:rPr>
          <w:rFonts w:ascii="Aptos Narrow" w:eastAsia="Times New Roman" w:hAnsi="Aptos Narrow" w:cs="Calibri"/>
          <w:szCs w:val="22"/>
          <w:lang w:val="en-GB" w:eastAsia="en-GB"/>
        </w:rPr>
        <w:t> </w:t>
      </w:r>
    </w:p>
    <w:p w14:paraId="401146D0"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Der gesamte Verkehr von Passagieren zu privaten IP-Adressen (RFC1918) ist ausnahmslos verboten und blockiert. </w:t>
      </w:r>
    </w:p>
    <w:p w14:paraId="71D668F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Alle Endgeräte der Passagiere werden Netzwerktechnisch separiert (Client Isolation). </w:t>
      </w:r>
    </w:p>
    <w:p w14:paraId="49867A11"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4705B504"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Service Netzwerke</w:t>
      </w:r>
      <w:r w:rsidRPr="008A34FA">
        <w:rPr>
          <w:rFonts w:ascii="Aptos Narrow" w:eastAsia="Times New Roman" w:hAnsi="Aptos Narrow" w:cs="Calibri"/>
          <w:szCs w:val="22"/>
          <w:lang w:eastAsia="en-GB"/>
        </w:rPr>
        <w:t> </w:t>
      </w:r>
    </w:p>
    <w:p w14:paraId="40FE484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VLANs werden durch die Firewall separiert, um voreinander geschützt zu sein.  </w:t>
      </w:r>
    </w:p>
    <w:p w14:paraId="086C6B92" w14:textId="121187C6"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Der Datenverkehr der Servicenetzwerke ins Internet (offen oder eingeschränkt) oder zu definierten Zielen in einem ÖBB oder Custom Datacenter wird definiert. Ebenso eventuell notwendiger Datenverkehr zwischen den Servicenetzwerken.</w:t>
      </w:r>
      <w:r w:rsidRPr="008A34FA">
        <w:rPr>
          <w:rFonts w:ascii="Aptos Narrow" w:eastAsia="Times New Roman" w:hAnsi="Aptos Narrow" w:cs="Calibri"/>
          <w:szCs w:val="22"/>
          <w:lang w:val="en-GB" w:eastAsia="en-GB"/>
        </w:rPr>
        <w:t> </w:t>
      </w:r>
    </w:p>
    <w:p w14:paraId="42677F34" w14:textId="77777777" w:rsidR="0083697B" w:rsidRPr="008A34FA" w:rsidRDefault="0083697B" w:rsidP="0083697B">
      <w:pPr>
        <w:pStyle w:val="Heading3"/>
        <w:rPr>
          <w:rFonts w:ascii="Aptos Narrow" w:hAnsi="Aptos Narrow"/>
        </w:rPr>
      </w:pPr>
      <w:bookmarkStart w:id="245" w:name="_Toc231228582"/>
      <w:r w:rsidRPr="008A34FA">
        <w:rPr>
          <w:rFonts w:ascii="Aptos Narrow" w:hAnsi="Aptos Narrow"/>
        </w:rPr>
        <w:t>Customer Data Center</w:t>
      </w:r>
      <w:bookmarkEnd w:id="245"/>
      <w:r w:rsidRPr="008A34FA">
        <w:rPr>
          <w:rFonts w:ascii="Aptos Narrow" w:hAnsi="Aptos Narrow"/>
        </w:rPr>
        <w:t> </w:t>
      </w:r>
    </w:p>
    <w:p w14:paraId="1787CC74"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Als Schutzstrategie unterteilt die Nomad Connect-Lösung die Netzwerkkommunikation in spezifische virtuelle lokale Netzwerke (VLANs). Dies ermöglicht es der Lösung, verschiedene Arten der Kommunikation zu trennen, und verbessert somit die Sicherheit in Bezug auf diese.  </w:t>
      </w:r>
    </w:p>
    <w:p w14:paraId="4FBB3A7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Innerhalb der CDCs teilen wir die Nutzung des/der Netzwerks/Netzwerke in VLANs auf. Die in der OEBB CDC eingesetzte Konfiguration kann 3 VLANs wie folgt umfassen:</w:t>
      </w:r>
    </w:p>
    <w:p w14:paraId="5CBE7CCF"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12C6F708"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1.</w:t>
      </w:r>
      <w:r w:rsidRPr="008A34FA">
        <w:rPr>
          <w:rFonts w:ascii="Aptos Narrow" w:eastAsia="Times New Roman" w:hAnsi="Aptos Narrow" w:cs="Calibri"/>
          <w:szCs w:val="22"/>
          <w:lang w:eastAsia="en-GB"/>
        </w:rPr>
        <w:tab/>
        <w:t>Verwaltungs-Vlan (Administration VLAN) </w:t>
      </w:r>
    </w:p>
    <w:p w14:paraId="75FF9B9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2.</w:t>
      </w:r>
      <w:r w:rsidRPr="008A34FA">
        <w:rPr>
          <w:rFonts w:ascii="Aptos Narrow" w:eastAsia="Times New Roman" w:hAnsi="Aptos Narrow" w:cs="Calibri"/>
          <w:szCs w:val="22"/>
          <w:lang w:eastAsia="en-GB"/>
        </w:rPr>
        <w:tab/>
        <w:t>Dienste-Vlan (Service VLAN) </w:t>
      </w:r>
    </w:p>
    <w:p w14:paraId="6A01A83B"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3.</w:t>
      </w:r>
      <w:r w:rsidRPr="008A34FA">
        <w:rPr>
          <w:rFonts w:ascii="Aptos Narrow" w:eastAsia="Times New Roman" w:hAnsi="Aptos Narrow" w:cs="Calibri"/>
          <w:szCs w:val="22"/>
          <w:lang w:eastAsia="en-GB"/>
        </w:rPr>
        <w:tab/>
        <w:t>Zugriffs-Vlan (Access VLAN) </w:t>
      </w:r>
    </w:p>
    <w:p w14:paraId="5C9FC350"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37D0F4DC" w14:textId="77777777" w:rsidR="00871D17" w:rsidRDefault="00871D17">
      <w:pPr>
        <w:rPr>
          <w:rFonts w:ascii="Aptos Narrow" w:eastAsia="Times New Roman" w:hAnsi="Aptos Narrow" w:cs="Calibri"/>
          <w:szCs w:val="22"/>
          <w:lang w:eastAsia="en-GB"/>
        </w:rPr>
      </w:pPr>
      <w:r>
        <w:rPr>
          <w:rFonts w:ascii="Aptos Narrow" w:eastAsia="Times New Roman" w:hAnsi="Aptos Narrow" w:cs="Calibri"/>
          <w:szCs w:val="22"/>
          <w:lang w:eastAsia="en-GB"/>
        </w:rPr>
        <w:br w:type="page"/>
      </w:r>
    </w:p>
    <w:p w14:paraId="7814B2C5" w14:textId="11384C3A"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lastRenderedPageBreak/>
        <w:t>Zwischen all diesen Netzwerken befindet sich eine zentrale VM namens vmgateway, die Firewall zwischen diesen Netzwerken und der Außenwelt verwaltet: </w:t>
      </w:r>
    </w:p>
    <w:p w14:paraId="4D1B202F" w14:textId="77777777"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 xml:space="preserve">  </w:t>
      </w:r>
      <w:r w:rsidRPr="008A34FA">
        <w:rPr>
          <w:rFonts w:ascii="Aptos Narrow" w:eastAsia="Times New Roman" w:hAnsi="Aptos Narrow" w:cs="Calibri"/>
          <w:noProof/>
          <w:szCs w:val="22"/>
          <w:lang w:val="en-GB" w:eastAsia="en-GB"/>
        </w:rPr>
        <w:drawing>
          <wp:inline distT="0" distB="0" distL="0" distR="0" wp14:anchorId="2E7B3D3F" wp14:editId="3CBCE4D2">
            <wp:extent cx="4330700" cy="3924300"/>
            <wp:effectExtent l="0" t="0" r="0" b="0"/>
            <wp:docPr id="822024973" name="Picture 21" descr="A diagram of a trai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4973" name="Picture 21" descr="A diagram of a train  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0700" cy="392430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24AE8537" w14:textId="77777777" w:rsidR="00714B38" w:rsidRPr="008A34FA" w:rsidRDefault="00714B38" w:rsidP="00714B38">
      <w:pPr>
        <w:pStyle w:val="Heading3"/>
        <w:rPr>
          <w:rFonts w:ascii="Aptos Narrow" w:hAnsi="Aptos Narrow"/>
          <w:lang w:val="en-GB" w:eastAsia="en-GB"/>
        </w:rPr>
      </w:pPr>
      <w:bookmarkStart w:id="246" w:name="_Toc231228583"/>
      <w:r w:rsidRPr="008A34FA">
        <w:rPr>
          <w:rFonts w:ascii="Aptos Narrow" w:hAnsi="Aptos Narrow"/>
          <w:lang w:val="en-GB" w:eastAsia="en-GB"/>
        </w:rPr>
        <w:t>Netzwerkkonfigurationsmanagement</w:t>
      </w:r>
      <w:bookmarkEnd w:id="246"/>
    </w:p>
    <w:p w14:paraId="56395629" w14:textId="77777777" w:rsidR="0083697B" w:rsidRPr="008A34FA" w:rsidRDefault="0083697B" w:rsidP="0083697B">
      <w:pPr>
        <w:pStyle w:val="Heading3"/>
        <w:rPr>
          <w:rFonts w:ascii="Aptos Narrow" w:hAnsi="Aptos Narrow"/>
          <w:lang w:val="en-GB" w:eastAsia="en-GB"/>
        </w:rPr>
      </w:pPr>
      <w:bookmarkStart w:id="247" w:name="_Toc231228584"/>
      <w:r w:rsidRPr="008A34FA">
        <w:rPr>
          <w:rFonts w:ascii="Aptos Narrow" w:hAnsi="Aptos Narrow"/>
          <w:lang w:eastAsia="en-GB"/>
        </w:rPr>
        <w:t>Management</w:t>
      </w:r>
      <w:bookmarkEnd w:id="247"/>
      <w:r w:rsidRPr="008A34FA">
        <w:rPr>
          <w:rFonts w:ascii="Aptos Narrow" w:hAnsi="Aptos Narrow"/>
          <w:lang w:val="en-GB" w:eastAsia="en-GB"/>
        </w:rPr>
        <w:t> </w:t>
      </w:r>
    </w:p>
    <w:p w14:paraId="777BE4FA" w14:textId="5C39FAC3"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Grundsätzlich gibt es ein fest definiertes Layout, welches die Information enthält, welches Gerät welche Konfigurationsdatei und Firmware enthalten soll. </w:t>
      </w:r>
      <w:r w:rsidRPr="008A34FA">
        <w:rPr>
          <w:rFonts w:ascii="Aptos Narrow" w:eastAsia="Times New Roman" w:hAnsi="Aptos Narrow" w:cs="Calibri"/>
          <w:szCs w:val="22"/>
          <w:lang w:eastAsia="en-GB"/>
        </w:rPr>
        <w:br/>
        <w:t>Um die Information über den aktuellen und gewünschten Konfigurationsstand der Geräte zu erhalten, werden folgende Phasen durchgeführt. </w:t>
      </w:r>
      <w:r w:rsidRPr="008A34FA">
        <w:rPr>
          <w:rFonts w:ascii="Aptos Narrow" w:eastAsia="Times New Roman" w:hAnsi="Aptos Narrow" w:cs="Calibri"/>
          <w:szCs w:val="22"/>
          <w:lang w:eastAsia="en-GB"/>
        </w:rPr>
        <w:br/>
        <w:t>Die OBN-Funktionalität wird nur für von Nomad gelieferte Netzwerkgeräte (Switches und Access-Points) umgesetzt. </w:t>
      </w:r>
    </w:p>
    <w:p w14:paraId="670C5536" w14:textId="77777777" w:rsidR="0083697B" w:rsidRPr="008A34FA" w:rsidRDefault="0083697B" w:rsidP="0083697B">
      <w:pPr>
        <w:pStyle w:val="NMBody"/>
        <w:rPr>
          <w:rFonts w:ascii="Aptos Narrow" w:hAnsi="Aptos Narrow"/>
        </w:rPr>
      </w:pPr>
      <w:r w:rsidRPr="008A34FA">
        <w:rPr>
          <w:rFonts w:ascii="Aptos Narrow" w:hAnsi="Aptos Narrow"/>
        </w:rPr>
        <w:t>Discovery-Phase: </w:t>
      </w:r>
    </w:p>
    <w:p w14:paraId="5F2DE556" w14:textId="77777777" w:rsidR="00321054"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Während der Discovery-Phase von OBN verwendet die Anwendung das LLDP-Protokoll, um eine Karte des On-Train-Netzwerks zu erstellen. Dieser Prozess beginnt bei der CCU.  </w:t>
      </w:r>
    </w:p>
    <w:p w14:paraId="7EC40395"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40CA682F" w14:textId="68AEECF2"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Anwendung springt von Switch zu Switch, von Switch zu Access Point und erstellt eine interne Topologie der Art und Weise, wie das Netzwerk aufgebaut ist. LLDP macht die Nachbarn sichtbar, die die CCU, ein Switch oder ein Access Point sein können, wodurch OBN von einem Knoten zum nächsten springt und sich über das gesamte Netzwerk verzweigen kann. Unterwegs sammelt OBN</w:t>
      </w:r>
      <w:ins w:id="248" w:author="Andrey Fomin" w:date="2026-07-03T12:24:00Z" w16du:dateUtc="2026-07-03T10:24:00Z">
        <w:r w:rsidR="0089365A">
          <w:rPr>
            <w:rFonts w:ascii="Aptos Narrow" w:eastAsia="Times New Roman" w:hAnsi="Aptos Narrow" w:cs="Calibri"/>
            <w:szCs w:val="22"/>
            <w:lang w:eastAsia="en-GB"/>
          </w:rPr>
          <w:t>-</w:t>
        </w:r>
      </w:ins>
      <w:del w:id="249" w:author="Andrey Fomin" w:date="2026-07-03T12:24:00Z" w16du:dateUtc="2026-07-03T10:24:00Z">
        <w:r w:rsidRPr="008A34FA" w:rsidDel="0089365A">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Daten wie IP-Adressen, MAC-Adressen, Gerätetyp, Firmware-Version, Konfigurationsversion usw. </w:t>
      </w:r>
    </w:p>
    <w:p w14:paraId="300BB30F"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14CBFDA3" w14:textId="3C8B7F88"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lastRenderedPageBreak/>
        <w:t>Um dies zu erreichen, müssen die Netzwerkkomponenten einen Mindestsatz an Funktionen implementieren, z. B. die Möglichkeit, die LLDP-Nachbarn über ein Protokoll wie SNMP oder SSH zu 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 </w:t>
      </w:r>
      <w:r w:rsidRPr="008A34FA">
        <w:rPr>
          <w:rFonts w:ascii="Aptos Narrow" w:eastAsia="Times New Roman" w:hAnsi="Aptos Narrow" w:cs="Calibri"/>
          <w:szCs w:val="22"/>
          <w:lang w:eastAsia="en-GB"/>
        </w:rPr>
        <w:br/>
        <w:t>Das Ergebnis der Discovery-Phase wird im File /tmp/discovery.json gespeichert. </w:t>
      </w:r>
    </w:p>
    <w:p w14:paraId="70CE1CCB" w14:textId="77777777" w:rsidR="0083697B" w:rsidRPr="008A34FA" w:rsidRDefault="0083697B" w:rsidP="0083697B">
      <w:pPr>
        <w:pStyle w:val="NMBody"/>
        <w:rPr>
          <w:rFonts w:ascii="Aptos Narrow" w:hAnsi="Aptos Narrow"/>
        </w:rPr>
      </w:pPr>
      <w:r w:rsidRPr="008A34FA">
        <w:rPr>
          <w:rFonts w:ascii="Aptos Narrow" w:hAnsi="Aptos Narrow"/>
        </w:rPr>
        <w:t>Reporting-Phase: </w:t>
      </w:r>
    </w:p>
    <w:p w14:paraId="2E339BFF"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Reporting-Phase von OBN verwendet die Ausgabe der vorherigen Discovery-Phase und übersetzt sie in ein tatsächliches Layout. Der anfängliche Discovery-Prozess kennt Werte wie die Waggonnummerierung nicht - erst in dieser Phase wird die Ausgabe in eine reale Karte des Zuges übersetzt. Diese Karte kann anschließend entweder vom NMS oder für die Konfigurationsphase verwendet werden. </w:t>
      </w:r>
    </w:p>
    <w:p w14:paraId="0CF4500B"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13AF77A3"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 </w:t>
      </w:r>
    </w:p>
    <w:p w14:paraId="4D8D6030"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43AFDF37"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Wenn die Layouts übereinstimmen, können alle erwarteten Netzwerkkomponenten erkannt werden und alles ist korrekt verkabelt. </w:t>
      </w:r>
    </w:p>
    <w:p w14:paraId="4D130949"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In jedem Fall wird OBN zwei nachfolgende Aktionen ausführen: </w:t>
      </w:r>
    </w:p>
    <w:p w14:paraId="6E581A38" w14:textId="77777777" w:rsidR="0083697B" w:rsidRPr="008A34FA" w:rsidRDefault="0083697B">
      <w:pPr>
        <w:numPr>
          <w:ilvl w:val="0"/>
          <w:numId w:val="34"/>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Weiterleiten der Konsistenzinformationen an das NMS </w:t>
      </w:r>
    </w:p>
    <w:p w14:paraId="44F2DB57" w14:textId="77777777" w:rsidR="0083697B" w:rsidRPr="008A34FA" w:rsidRDefault="0083697B">
      <w:pPr>
        <w:numPr>
          <w:ilvl w:val="0"/>
          <w:numId w:val="35"/>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Speichern der nummerierten Bestandsinformationen in der Datei Discovery.json, damit sie in den nächsten Schritten verwendet werden können </w:t>
      </w:r>
    </w:p>
    <w:p w14:paraId="33D5825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20F5B5A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Discovery-Phase wird mit dem Befehl </w:t>
      </w:r>
      <w:r w:rsidRPr="008A34FA">
        <w:rPr>
          <w:rFonts w:ascii="Aptos Narrow" w:eastAsia="Times New Roman" w:hAnsi="Aptos Narrow" w:cs="Calibri"/>
          <w:b/>
          <w:bCs/>
          <w:szCs w:val="22"/>
          <w:lang w:eastAsia="en-GB"/>
        </w:rPr>
        <w:t xml:space="preserve">obn discover </w:t>
      </w:r>
      <w:r w:rsidRPr="008A34FA">
        <w:rPr>
          <w:rFonts w:ascii="Aptos Narrow" w:eastAsia="Times New Roman" w:hAnsi="Aptos Narrow" w:cs="Calibri"/>
          <w:szCs w:val="22"/>
          <w:lang w:eastAsia="en-GB"/>
        </w:rPr>
        <w:t>gestartet. </w:t>
      </w:r>
      <w:r w:rsidRPr="008A34FA">
        <w:rPr>
          <w:rFonts w:ascii="Aptos Narrow" w:eastAsia="Times New Roman" w:hAnsi="Aptos Narrow" w:cs="Calibri"/>
          <w:szCs w:val="22"/>
          <w:lang w:eastAsia="en-GB"/>
        </w:rPr>
        <w:br/>
        <w:t>Die Phase speichert das Ergebnis im oben angeführten JSON-File. </w:t>
      </w:r>
      <w:r w:rsidRPr="008A34FA">
        <w:rPr>
          <w:rFonts w:ascii="Aptos Narrow" w:eastAsia="Times New Roman" w:hAnsi="Aptos Narrow" w:cs="Calibri"/>
          <w:szCs w:val="22"/>
          <w:lang w:eastAsia="en-GB"/>
        </w:rPr>
        <w:br/>
        <w:t> </w:t>
      </w:r>
      <w:r w:rsidRPr="008A34FA">
        <w:rPr>
          <w:rFonts w:ascii="Aptos Narrow" w:eastAsia="Times New Roman" w:hAnsi="Aptos Narrow" w:cs="Calibri"/>
          <w:szCs w:val="22"/>
          <w:lang w:eastAsia="en-GB"/>
        </w:rPr>
        <w:br/>
        <w:t xml:space="preserve">Die Reporting-Phase wird mit dem Befehl </w:t>
      </w:r>
      <w:r w:rsidRPr="008A34FA">
        <w:rPr>
          <w:rFonts w:ascii="Aptos Narrow" w:eastAsia="Times New Roman" w:hAnsi="Aptos Narrow" w:cs="Calibri"/>
          <w:b/>
          <w:bCs/>
          <w:szCs w:val="22"/>
          <w:lang w:eastAsia="en-GB"/>
        </w:rPr>
        <w:t>obn validate</w:t>
      </w:r>
      <w:r w:rsidRPr="008A34FA">
        <w:rPr>
          <w:rFonts w:ascii="Aptos Narrow" w:eastAsia="Times New Roman" w:hAnsi="Aptos Narrow" w:cs="Calibri"/>
          <w:szCs w:val="22"/>
          <w:lang w:eastAsia="en-GB"/>
        </w:rPr>
        <w:t xml:space="preserve"> durchgeführt. </w:t>
      </w:r>
    </w:p>
    <w:p w14:paraId="0D47433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obn validate</w:t>
      </w:r>
      <w:r w:rsidRPr="008A34FA">
        <w:rPr>
          <w:rFonts w:ascii="Aptos Narrow" w:eastAsia="Times New Roman" w:hAnsi="Aptos Narrow" w:cs="Calibri"/>
          <w:szCs w:val="22"/>
          <w:lang w:eastAsia="en-GB"/>
        </w:rPr>
        <w:t xml:space="preserve"> bietet einen Überblick über das On-Train-Backbone sowie den Konfigurations- und Firmware-Status, in dem sie sich befinden. Coach-Nummern, Gerätenummern, CCU-Schnittstellen-IDs usw. stammen alle aus der Ausgabe der vorherigen Berichtsphase. </w:t>
      </w:r>
    </w:p>
    <w:p w14:paraId="01E9F2D1"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4A2E08B6" w14:textId="6E05B63A"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obn update [c | f] &lt;device-ip&gt;</w:t>
      </w:r>
      <w:r w:rsidRPr="008A34FA">
        <w:rPr>
          <w:rFonts w:ascii="Aptos Narrow" w:eastAsia="Times New Roman" w:hAnsi="Aptos Narrow" w:cs="Calibri"/>
          <w:szCs w:val="22"/>
          <w:lang w:eastAsia="en-GB"/>
        </w:rPr>
        <w:t xml:space="preserve"> ermöglicht die Aktualisierung von Switches und Access Points. Wenn die Ausgabe des Befehls Consist-validate.sh anzeigt, dass ein Gerät aktualisiert werden muss, kann der Befehl verwendet werden, um die Konfiguration und/oder Firmware auf den neuesten Stand zu bringen.</w:t>
      </w:r>
    </w:p>
    <w:p w14:paraId="43F6081A" w14:textId="77777777" w:rsidR="00871D17" w:rsidRDefault="00871D17">
      <w:pPr>
        <w:rPr>
          <w:rFonts w:ascii="Aptos Narrow" w:hAnsi="Aptos Narrow" w:cs="Times New Roman"/>
          <w:b/>
          <w:bCs/>
          <w:caps/>
          <w:color w:val="FFFFFF"/>
          <w:spacing w:val="15"/>
          <w:szCs w:val="22"/>
        </w:rPr>
      </w:pPr>
      <w:bookmarkStart w:id="250" w:name="_Toc231228585"/>
      <w:r>
        <w:rPr>
          <w:rFonts w:ascii="Aptos Narrow" w:hAnsi="Aptos Narrow"/>
        </w:rPr>
        <w:br w:type="page"/>
      </w:r>
    </w:p>
    <w:p w14:paraId="2F9F3007" w14:textId="3F79EFEC" w:rsidR="0036318C" w:rsidRPr="008A34FA" w:rsidRDefault="00D45FC0">
      <w:pPr>
        <w:pStyle w:val="Heading1"/>
        <w:rPr>
          <w:rFonts w:ascii="Aptos Narrow" w:hAnsi="Aptos Narrow"/>
        </w:rPr>
      </w:pPr>
      <w:commentRangeStart w:id="251"/>
      <w:commentRangeStart w:id="252"/>
      <w:r w:rsidRPr="008A34FA">
        <w:rPr>
          <w:rFonts w:ascii="Aptos Narrow" w:hAnsi="Aptos Narrow"/>
        </w:rPr>
        <w:lastRenderedPageBreak/>
        <w:t xml:space="preserve">Fleetview </w:t>
      </w:r>
      <w:commentRangeEnd w:id="251"/>
      <w:r w:rsidR="008A34FA" w:rsidRPr="008A34FA">
        <w:rPr>
          <w:rStyle w:val="CommentReference"/>
          <w:rFonts w:ascii="Aptos Narrow" w:hAnsi="Aptos Narrow"/>
          <w:sz w:val="22"/>
          <w:szCs w:val="22"/>
        </w:rPr>
        <w:commentReference w:id="251"/>
      </w:r>
      <w:commentRangeEnd w:id="252"/>
      <w:r w:rsidRPr="008A34FA">
        <w:rPr>
          <w:rStyle w:val="CommentReference"/>
          <w:rFonts w:ascii="Aptos Narrow" w:hAnsi="Aptos Narrow"/>
          <w:sz w:val="22"/>
          <w:szCs w:val="22"/>
        </w:rPr>
        <w:commentReference w:id="252"/>
      </w:r>
      <w:r w:rsidRPr="008A34FA">
        <w:rPr>
          <w:rFonts w:ascii="Aptos Narrow" w:hAnsi="Aptos Narrow"/>
        </w:rPr>
        <w:t>– Reporting und Analyse</w:t>
      </w:r>
      <w:bookmarkEnd w:id="250"/>
    </w:p>
    <w:p w14:paraId="09024D3F" w14:textId="77777777" w:rsidR="0036318C" w:rsidRPr="008A34FA" w:rsidRDefault="00D45FC0">
      <w:pPr>
        <w:rPr>
          <w:rFonts w:ascii="Aptos Narrow" w:hAnsi="Aptos Narrow"/>
        </w:rPr>
      </w:pPr>
      <w:r w:rsidRPr="008A34FA">
        <w:rPr>
          <w:rFonts w:ascii="Aptos Narrow" w:hAnsi="Aptos Narrow"/>
        </w:rPr>
        <w:t>Fleetview ist das webbasierte Reporting- und Analysewerkzeug von Nomad Digital. Es ergänzt das Network Management System (NMS) um nachträgliche Auswertungen historischer Betriebsdaten und stellt aggregierte Kennzahlen (KPIs) für Betriebs-, Wartungs- und Management-Stakeholder bereit.</w:t>
      </w:r>
    </w:p>
    <w:p w14:paraId="09024D40" w14:textId="77777777" w:rsidR="0036318C" w:rsidRPr="008A34FA" w:rsidRDefault="00D45FC0">
      <w:pPr>
        <w:rPr>
          <w:ins w:id="253" w:author="Abbas Rizvi" w:date="2026-06-17T10:00:00Z"/>
          <w:rFonts w:ascii="Aptos Narrow" w:hAnsi="Aptos Narrow"/>
        </w:rPr>
      </w:pPr>
      <w:ins w:id="254" w:author="Abbas Rizvi" w:date="2026-06-17T10:00:00Z">
        <w:r w:rsidRPr="008A34FA">
          <w:rPr>
            <w:rFonts w:ascii="Aptos Narrow" w:hAnsi="Aptos Narrow"/>
          </w:rPr>
          <w:t>Hinweis: Fleetview wird mittelfristig durch „Nomad Insights“ abgelöst. Die in diesem Kapitel beschriebenen Reporting- und Analysefunktionen werden in Nomad Insights fortgeführt; der Funktionsumfang bleibt für ÖBB erhalten. Eine aktualisierte Beschreibung wird mit der Umstellung nachgereicht.</w:t>
        </w:r>
      </w:ins>
    </w:p>
    <w:p w14:paraId="385A0F0D" w14:textId="77777777" w:rsidR="0036318C" w:rsidRPr="008A34FA" w:rsidRDefault="00D45FC0">
      <w:pPr>
        <w:pStyle w:val="Heading2"/>
        <w:rPr>
          <w:rFonts w:ascii="Aptos Narrow" w:hAnsi="Aptos Narrow"/>
        </w:rPr>
      </w:pPr>
      <w:bookmarkStart w:id="255" w:name="_Toc231228586"/>
      <w:r w:rsidRPr="008A34FA">
        <w:rPr>
          <w:rFonts w:ascii="Aptos Narrow" w:hAnsi="Aptos Narrow"/>
        </w:rPr>
        <w:t>Funktionsumfang</w:t>
      </w:r>
      <w:bookmarkEnd w:id="255"/>
    </w:p>
    <w:p w14:paraId="72004328" w14:textId="77777777" w:rsidR="0036318C" w:rsidRPr="008A34FA" w:rsidRDefault="00D45FC0">
      <w:pPr>
        <w:rPr>
          <w:rFonts w:ascii="Aptos Narrow" w:hAnsi="Aptos Narrow"/>
        </w:rPr>
      </w:pPr>
      <w:r w:rsidRPr="008A34FA">
        <w:rPr>
          <w:rFonts w:ascii="Aptos Narrow" w:hAnsi="Aptos Narrow"/>
        </w:rPr>
        <w:t>Fleetview gliedert sich in folgende funktionale Bereiche:</w:t>
      </w:r>
    </w:p>
    <w:p w14:paraId="0F1D42C8" w14:textId="77777777" w:rsidR="0036318C" w:rsidRPr="00D62313" w:rsidRDefault="00D45FC0" w:rsidP="00D62313">
      <w:pPr>
        <w:pStyle w:val="ListParagraph"/>
        <w:numPr>
          <w:ilvl w:val="0"/>
          <w:numId w:val="105"/>
        </w:numPr>
        <w:rPr>
          <w:rFonts w:ascii="Aptos Narrow" w:hAnsi="Aptos Narrow"/>
        </w:rPr>
      </w:pPr>
      <w:commentRangeStart w:id="256"/>
      <w:commentRangeStart w:id="257"/>
      <w:r w:rsidRPr="00D62313">
        <w:rPr>
          <w:rFonts w:ascii="Aptos Narrow" w:hAnsi="Aptos Narrow"/>
        </w:rPr>
        <w:t>Verfügbarkeits</w:t>
      </w:r>
      <w:commentRangeEnd w:id="256"/>
      <w:r w:rsidR="008A34FA" w:rsidRPr="00D62313">
        <w:rPr>
          <w:rStyle w:val="CommentReference"/>
          <w:rFonts w:ascii="Aptos Narrow" w:hAnsi="Aptos Narrow"/>
          <w:sz w:val="22"/>
          <w:szCs w:val="20"/>
        </w:rPr>
        <w:commentReference w:id="256"/>
      </w:r>
      <w:commentRangeEnd w:id="257"/>
      <w:r w:rsidRPr="00D62313">
        <w:rPr>
          <w:rStyle w:val="CommentReference"/>
          <w:rFonts w:ascii="Aptos Narrow" w:hAnsi="Aptos Narrow"/>
          <w:sz w:val="22"/>
          <w:szCs w:val="20"/>
        </w:rPr>
        <w:commentReference w:id="257"/>
      </w:r>
      <w:r w:rsidRPr="00D62313">
        <w:rPr>
          <w:rFonts w:ascii="Aptos Narrow" w:hAnsi="Aptos Narrow"/>
        </w:rPr>
        <w:t>-Reporting: prozentuale Online-/Offline-Zeit pro Zug, Garnitur oder Flottensegment über frei wählbare Zeiträume (Tag, Woche, Monat, Quartal).</w:t>
      </w:r>
    </w:p>
    <w:p w14:paraId="70979FD6"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Konnektivitäts-Analyse: Datenvolumen pro Modem, Provider und Zelle, inklusive Roaming-Auswertungen und Provider-Performance-Vergleich.</w:t>
      </w:r>
    </w:p>
    <w:p w14:paraId="03DBC2E4"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Nutzungs-Statistiken: Anzahl eindeutiger Endgeräte, durchschnittliche Sitzungsdauer, Spitzenlast je Tageszeit, Bandbreite je Passagier.</w:t>
      </w:r>
    </w:p>
    <w:p w14:paraId="20D058E8"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Portal- und Content-Reporting: Aufrufe von Portalseiten, beliebteste Inhalte, Synchronisationsstatistiken der landseitig bereitgestellten Inhalte.</w:t>
      </w:r>
    </w:p>
    <w:p w14:paraId="73EF78F8"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Alarm- und Incident-History: filterbare Historie aller im NMS erzeugten Alarme, mit Drill-Down auf Ursache, Dauer und betroffene Komponenten.</w:t>
      </w:r>
    </w:p>
    <w:p w14:paraId="4500C73E" w14:textId="77777777" w:rsidR="0036318C" w:rsidRPr="008A34FA" w:rsidRDefault="00D45FC0">
      <w:pPr>
        <w:pStyle w:val="Heading2"/>
        <w:rPr>
          <w:rFonts w:ascii="Aptos Narrow" w:hAnsi="Aptos Narrow"/>
        </w:rPr>
      </w:pPr>
      <w:bookmarkStart w:id="258" w:name="_Toc231228587"/>
      <w:r w:rsidRPr="008A34FA">
        <w:rPr>
          <w:rFonts w:ascii="Aptos Narrow" w:hAnsi="Aptos Narrow"/>
        </w:rPr>
        <w:t>Datenquellen</w:t>
      </w:r>
      <w:bookmarkEnd w:id="258"/>
    </w:p>
    <w:p w14:paraId="49E866D2" w14:textId="77777777" w:rsidR="0036318C" w:rsidRPr="008A34FA" w:rsidRDefault="00D45FC0">
      <w:pPr>
        <w:rPr>
          <w:rFonts w:ascii="Aptos Narrow" w:hAnsi="Aptos Narrow"/>
        </w:rPr>
      </w:pPr>
      <w:r w:rsidRPr="008A34FA">
        <w:rPr>
          <w:rFonts w:ascii="Aptos Narrow" w:hAnsi="Aptos Narrow"/>
        </w:rPr>
        <w:t>Fleetview greift auf die zentralen Datenquellen des CDC zu:</w:t>
      </w:r>
    </w:p>
    <w:p w14:paraId="73BD6333"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MongoDB (NMS-Datenbank) – Status- und Telemetriedaten der CCUs, Switches und Access-Points.</w:t>
      </w:r>
    </w:p>
    <w:p w14:paraId="43937E5C"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RTL-Log-Kollektor – aggregierte Log- und Statistikdaten der Fahrzeuge.</w:t>
      </w:r>
    </w:p>
    <w:p w14:paraId="0C635961"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Zabbix Server – serverseitige Verfügbarkeit und Performance der Backend-Komponenten.</w:t>
      </w:r>
    </w:p>
    <w:p w14:paraId="5A689C6D"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Portal-Statistiken – über den Apache-Webproxy ausgewertete Zugriffe auf das Bordportal.</w:t>
      </w:r>
    </w:p>
    <w:p w14:paraId="7A45F8A8" w14:textId="77777777" w:rsidR="0036318C" w:rsidRPr="008A34FA" w:rsidRDefault="00D45FC0">
      <w:pPr>
        <w:pStyle w:val="Heading2"/>
        <w:rPr>
          <w:rFonts w:ascii="Aptos Narrow" w:hAnsi="Aptos Narrow"/>
        </w:rPr>
      </w:pPr>
      <w:bookmarkStart w:id="259" w:name="_Toc231228588"/>
      <w:r w:rsidRPr="008A34FA">
        <w:rPr>
          <w:rFonts w:ascii="Aptos Narrow" w:hAnsi="Aptos Narrow"/>
        </w:rPr>
        <w:t>Benutzeroberfläche und Zugriff</w:t>
      </w:r>
      <w:bookmarkEnd w:id="259"/>
    </w:p>
    <w:p w14:paraId="696136EC" w14:textId="77777777" w:rsidR="0036318C" w:rsidRPr="008A34FA" w:rsidRDefault="00D45FC0">
      <w:pPr>
        <w:rPr>
          <w:rFonts w:ascii="Aptos Narrow" w:hAnsi="Aptos Narrow"/>
        </w:rPr>
      </w:pPr>
      <w:r w:rsidRPr="008A34FA">
        <w:rPr>
          <w:rFonts w:ascii="Aptos Narrow" w:hAnsi="Aptos Narrow"/>
        </w:rPr>
        <w:t>Fleetview ist über eine browserbasierte Weboberfläche erreichbar und folgt demselben rollenbasierten Sicherheitsmodell wie das NMS. Das responsive Design unterstützt die Anzeige auf Desktop- und Tablet-Endgeräten. Ein Single-Sign-On mit den NMS-Benutzerkonten ist vorgesehen, sodass ÖBB-Anwendergruppen denselben Account für NMS, Rollout Manager und Fleetview verwenden können.</w:t>
      </w:r>
    </w:p>
    <w:p w14:paraId="5184D92B" w14:textId="77777777" w:rsidR="0036318C" w:rsidRPr="008A34FA" w:rsidRDefault="00D45FC0">
      <w:pPr>
        <w:pStyle w:val="Heading2"/>
        <w:rPr>
          <w:rFonts w:ascii="Aptos Narrow" w:hAnsi="Aptos Narrow"/>
        </w:rPr>
      </w:pPr>
      <w:bookmarkStart w:id="260" w:name="_Toc231228589"/>
      <w:r w:rsidRPr="008A34FA">
        <w:rPr>
          <w:rFonts w:ascii="Aptos Narrow" w:hAnsi="Aptos Narrow"/>
        </w:rPr>
        <w:t>Datenexport und Schnittstellen</w:t>
      </w:r>
      <w:bookmarkEnd w:id="260"/>
    </w:p>
    <w:p w14:paraId="708C33DD" w14:textId="77777777" w:rsidR="0036318C" w:rsidRPr="008A34FA" w:rsidRDefault="00D45FC0">
      <w:pPr>
        <w:rPr>
          <w:rFonts w:ascii="Aptos Narrow" w:hAnsi="Aptos Narrow"/>
        </w:rPr>
      </w:pPr>
      <w:r w:rsidRPr="008A34FA">
        <w:rPr>
          <w:rFonts w:ascii="Aptos Narrow" w:hAnsi="Aptos Narrow"/>
        </w:rPr>
        <w:t>Standard-Reports lassen sich als PDF, Excel (XLSX) oder CSV exportieren. Für die programmatische Anbindung an ÖBB-eigene Reporting-Systeme stehen REST-APIs zur Verfügung; die Authentifizierung erfolgt über tokenbasierte Mechanismen. Die genaue Schnittstellenspezifikation wird im Rahmen der Detailed-Design-Review-Phase mit ÖBB abgestimmt.</w:t>
      </w:r>
    </w:p>
    <w:p w14:paraId="4DAE9F0B" w14:textId="77777777" w:rsidR="0036318C" w:rsidRPr="008A34FA" w:rsidRDefault="00D45FC0">
      <w:pPr>
        <w:pStyle w:val="Heading2"/>
        <w:rPr>
          <w:rFonts w:ascii="Aptos Narrow" w:hAnsi="Aptos Narrow"/>
        </w:rPr>
      </w:pPr>
      <w:bookmarkStart w:id="261" w:name="_Toc231228590"/>
      <w:r w:rsidRPr="008A34FA">
        <w:rPr>
          <w:rFonts w:ascii="Aptos Narrow" w:hAnsi="Aptos Narrow"/>
        </w:rPr>
        <w:lastRenderedPageBreak/>
        <w:t>Aufbewahrung historischer Daten</w:t>
      </w:r>
      <w:bookmarkEnd w:id="261"/>
    </w:p>
    <w:p w14:paraId="3F184948" w14:textId="77777777" w:rsidR="0036318C" w:rsidRPr="008A34FA" w:rsidRDefault="00D45FC0">
      <w:pPr>
        <w:rPr>
          <w:rFonts w:ascii="Aptos Narrow" w:hAnsi="Aptos Narrow"/>
        </w:rPr>
      </w:pPr>
      <w:r w:rsidRPr="008A34FA">
        <w:rPr>
          <w:rFonts w:ascii="Aptos Narrow" w:hAnsi="Aptos Narrow"/>
        </w:rPr>
        <w:t>Die Vorhalteperiode für Roh-Telemetrie beträgt standardmäßig 90 Tage, aggregierte KPIs werden für 24 Monate vorgehalten. Längere Aufbewahrungszeiträume können auf Wunsch konfiguriert werden, sofern die zugewiesenen Storage-Kapazitäten im Backend entsprechend bemessen sind.</w:t>
      </w:r>
    </w:p>
    <w:p w14:paraId="21C0124B" w14:textId="77777777" w:rsidR="006C37F9" w:rsidRPr="008A34FA" w:rsidRDefault="006C37F9" w:rsidP="006C37F9">
      <w:pPr>
        <w:pStyle w:val="Heading1"/>
        <w:rPr>
          <w:rFonts w:ascii="Aptos Narrow" w:hAnsi="Aptos Narrow"/>
          <w:lang w:eastAsia="ja-JP"/>
        </w:rPr>
      </w:pPr>
      <w:bookmarkStart w:id="262" w:name="_Toc231228591"/>
      <w:r w:rsidRPr="008A34FA">
        <w:rPr>
          <w:rFonts w:ascii="Aptos Narrow" w:hAnsi="Aptos Narrow"/>
          <w:lang w:eastAsia="ja-JP"/>
        </w:rPr>
        <w:t>Netzwerkarchitektur</w:t>
      </w:r>
      <w:bookmarkEnd w:id="262"/>
    </w:p>
    <w:p w14:paraId="608A977E" w14:textId="77777777" w:rsidR="007F11E6" w:rsidRPr="008A34FA" w:rsidRDefault="00001F1B" w:rsidP="007F11E6">
      <w:pPr>
        <w:pStyle w:val="Heading2"/>
        <w:rPr>
          <w:rFonts w:ascii="Aptos Narrow" w:hAnsi="Aptos Narrow"/>
        </w:rPr>
      </w:pPr>
      <w:bookmarkStart w:id="263" w:name="_Toc231228592"/>
      <w:r w:rsidRPr="008A34FA">
        <w:rPr>
          <w:rFonts w:ascii="Aptos Narrow" w:hAnsi="Aptos Narrow"/>
        </w:rPr>
        <w:t>Beschreibung</w:t>
      </w:r>
      <w:bookmarkEnd w:id="263"/>
    </w:p>
    <w:p w14:paraId="3FE2AB38" w14:textId="77777777" w:rsidR="007E14B4" w:rsidRPr="008A34FA" w:rsidRDefault="007E14B4" w:rsidP="007E14B4">
      <w:pPr>
        <w:rPr>
          <w:rFonts w:ascii="Aptos Narrow" w:hAnsi="Aptos Narrow"/>
          <w:lang w:val="de-DE" w:eastAsia="ja-JP"/>
        </w:rPr>
      </w:pPr>
      <w:r w:rsidRPr="008A34FA">
        <w:rPr>
          <w:rFonts w:ascii="Aptos Narrow" w:hAnsi="Aptos Narrow"/>
          <w:lang w:val="de-DE" w:eastAsia="ja-JP"/>
        </w:rPr>
        <w:t xml:space="preserve">Die Netzwerkarchitektur des Zuges basiert auf einem Backbone in Ringtopologie, über den alle Switches miteinander verbunden sind. Die zentrale Steuereinheit, die </w:t>
      </w:r>
      <w:r w:rsidRPr="008A34FA">
        <w:rPr>
          <w:rFonts w:ascii="Aptos Narrow" w:hAnsi="Aptos Narrow"/>
          <w:b/>
          <w:bCs/>
          <w:lang w:val="de-DE" w:eastAsia="ja-JP"/>
        </w:rPr>
        <w:t>Central Control Unit (CCU)</w:t>
      </w:r>
      <w:r w:rsidRPr="008A34FA">
        <w:rPr>
          <w:rFonts w:ascii="Aptos Narrow" w:hAnsi="Aptos Narrow"/>
          <w:lang w:val="de-DE" w:eastAsia="ja-JP"/>
        </w:rPr>
        <w:t>, übernimmt hierbei die Hauptrolle für Routing, zentrale Netzwerkdienste und Sicherheitsfunktionen.</w:t>
      </w:r>
      <w:r w:rsidRPr="008A34FA">
        <w:rPr>
          <w:rFonts w:ascii="Aptos Narrow" w:hAnsi="Aptos Narrow"/>
          <w:lang w:val="de-DE" w:eastAsia="ja-JP"/>
        </w:rPr>
        <w:br/>
        <w:t>Das Gesamtnetzwerk ist in mehrere VLANs unterteilt, wodurch logische Trennung und eine klare Segmentierung der Datenströme gewährleistet werden.</w:t>
      </w:r>
    </w:p>
    <w:p w14:paraId="75CF5324" w14:textId="77777777" w:rsidR="007E14B4" w:rsidRPr="008A34FA" w:rsidRDefault="007E14B4" w:rsidP="00181F18">
      <w:pPr>
        <w:spacing w:before="0" w:after="0"/>
        <w:rPr>
          <w:rFonts w:ascii="Aptos Narrow" w:hAnsi="Aptos Narrow"/>
          <w:lang w:val="de-DE" w:eastAsia="ja-JP"/>
        </w:rPr>
      </w:pPr>
      <w:r w:rsidRPr="008A34FA">
        <w:rPr>
          <w:rFonts w:ascii="Aptos Narrow" w:hAnsi="Aptos Narrow"/>
          <w:lang w:val="de-DE" w:eastAsia="ja-JP"/>
        </w:rPr>
        <w:t>Die CCU fungiert gleichzeitig als Router, Server und Firewall:</w:t>
      </w:r>
    </w:p>
    <w:p w14:paraId="2DB57714"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Router:</w:t>
      </w:r>
      <w:r w:rsidRPr="008A34FA">
        <w:rPr>
          <w:rFonts w:ascii="Aptos Narrow" w:hAnsi="Aptos Narrow"/>
          <w:lang w:val="de-DE" w:eastAsia="ja-JP"/>
        </w:rPr>
        <w:t xml:space="preserve"> Vermittlung des Datenverkehrs zwischen den VLANs sowie Bereitstellung des Internetzugangs.</w:t>
      </w:r>
    </w:p>
    <w:p w14:paraId="25A5FC6E"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Server:</w:t>
      </w:r>
      <w:r w:rsidRPr="008A34FA">
        <w:rPr>
          <w:rFonts w:ascii="Aptos Narrow" w:hAnsi="Aptos Narrow"/>
          <w:lang w:val="de-DE" w:eastAsia="ja-JP"/>
        </w:rPr>
        <w:t xml:space="preserve"> Betrieb essenzieller Netzwerkdienste wie DHCP, NTP und DNS.</w:t>
      </w:r>
    </w:p>
    <w:p w14:paraId="6BD1CA58"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Firewall:</w:t>
      </w:r>
      <w:r w:rsidRPr="008A34FA">
        <w:rPr>
          <w:rFonts w:ascii="Aptos Narrow" w:hAnsi="Aptos Narrow"/>
          <w:lang w:val="de-DE" w:eastAsia="ja-JP"/>
        </w:rPr>
        <w:t xml:space="preserve"> Umsetzung einer strikten „DENY ALL“-Strategie, bei der ausschließlich explizit freigegebene Verbindungen erlaubt werden.</w:t>
      </w:r>
    </w:p>
    <w:p w14:paraId="6A4C8F9F" w14:textId="3A7F3A0D" w:rsidR="007E14B4" w:rsidRPr="008A34FA" w:rsidRDefault="007E14B4" w:rsidP="007F11E6">
      <w:pPr>
        <w:rPr>
          <w:rFonts w:ascii="Aptos Narrow" w:hAnsi="Aptos Narrow"/>
          <w:lang w:val="de-DE" w:eastAsia="ja-JP"/>
        </w:rPr>
      </w:pPr>
      <w:r w:rsidRPr="008A34FA">
        <w:rPr>
          <w:rFonts w:ascii="Aptos Narrow" w:hAnsi="Aptos Narrow"/>
          <w:lang w:val="de-DE" w:eastAsia="ja-JP"/>
        </w:rPr>
        <w:t xml:space="preserve">Es besteht </w:t>
      </w:r>
      <w:r w:rsidRPr="008A34FA">
        <w:rPr>
          <w:rFonts w:ascii="Aptos Narrow" w:hAnsi="Aptos Narrow"/>
          <w:b/>
          <w:lang w:val="de-DE" w:eastAsia="ja-JP"/>
        </w:rPr>
        <w:t>keine direkte Internetanbindung</w:t>
      </w:r>
      <w:r w:rsidRPr="008A34FA">
        <w:rPr>
          <w:rFonts w:ascii="Aptos Narrow" w:hAnsi="Aptos Narrow"/>
          <w:lang w:val="de-DE" w:eastAsia="ja-JP"/>
        </w:rPr>
        <w:t xml:space="preserve"> der CCUs. Stattdessen wird sämtlicher Datenverkehr an das Nomad-Backend geleitet, dort gefiltert und nur bei Bedarf ins Internet weitergeleitet. Zusätzlich übermittelt die CCU kontinuierlich </w:t>
      </w:r>
      <w:r w:rsidRPr="008A34FA">
        <w:rPr>
          <w:rFonts w:ascii="Aptos Narrow" w:hAnsi="Aptos Narrow"/>
          <w:b/>
          <w:lang w:val="de-DE" w:eastAsia="ja-JP"/>
        </w:rPr>
        <w:t>Log- und Statistikdaten</w:t>
      </w:r>
      <w:r w:rsidRPr="008A34FA">
        <w:rPr>
          <w:rFonts w:ascii="Aptos Narrow" w:hAnsi="Aptos Narrow"/>
          <w:lang w:val="de-DE" w:eastAsia="ja-JP"/>
        </w:rPr>
        <w:t xml:space="preserve"> an dedizierte Server im Backend, welche diese Informationen wiederum für Systeme wie </w:t>
      </w:r>
      <w:r w:rsidRPr="008A34FA">
        <w:rPr>
          <w:rFonts w:ascii="Aptos Narrow" w:hAnsi="Aptos Narrow"/>
          <w:b/>
          <w:lang w:val="de-DE" w:eastAsia="ja-JP"/>
        </w:rPr>
        <w:t xml:space="preserve">NMS, Fleetview, </w:t>
      </w:r>
      <w:r w:rsidRPr="008A34FA">
        <w:rPr>
          <w:rFonts w:ascii="Aptos Narrow" w:hAnsi="Aptos Narrow"/>
          <w:lang w:val="de-DE" w:eastAsia="ja-JP"/>
        </w:rPr>
        <w:t>den</w:t>
      </w:r>
      <w:r w:rsidRPr="008A34FA">
        <w:rPr>
          <w:rFonts w:ascii="Aptos Narrow" w:hAnsi="Aptos Narrow"/>
          <w:b/>
          <w:lang w:val="de-DE" w:eastAsia="ja-JP"/>
        </w:rPr>
        <w:t xml:space="preserve"> Rollout-Manager</w:t>
      </w:r>
      <w:r w:rsidRPr="008A34FA">
        <w:rPr>
          <w:rFonts w:ascii="Aptos Narrow" w:hAnsi="Aptos Narrow"/>
          <w:lang w:val="de-DE" w:eastAsia="ja-JP"/>
        </w:rPr>
        <w:t xml:space="preserve"> und weitere Anwendungen bereitstellen.</w:t>
      </w:r>
    </w:p>
    <w:p w14:paraId="162EB822" w14:textId="77777777" w:rsidR="007F11E6" w:rsidRPr="008A34FA" w:rsidRDefault="007F11E6" w:rsidP="007F11E6">
      <w:pPr>
        <w:pStyle w:val="Heading3"/>
        <w:rPr>
          <w:rFonts w:ascii="Aptos Narrow" w:hAnsi="Aptos Narrow"/>
          <w:lang w:val="de-DE" w:eastAsia="ja-JP"/>
        </w:rPr>
      </w:pPr>
      <w:bookmarkStart w:id="264" w:name="_Toc231228593"/>
      <w:r w:rsidRPr="008A34FA">
        <w:rPr>
          <w:rFonts w:ascii="Aptos Narrow" w:hAnsi="Aptos Narrow"/>
          <w:lang w:val="de-DE" w:eastAsia="ja-JP"/>
        </w:rPr>
        <w:t>Router</w:t>
      </w:r>
      <w:bookmarkEnd w:id="264"/>
    </w:p>
    <w:p w14:paraId="195A9D03" w14:textId="77777777" w:rsidR="00181F18" w:rsidRPr="008A34FA" w:rsidRDefault="007E14B4" w:rsidP="007F11E6">
      <w:pPr>
        <w:rPr>
          <w:rFonts w:ascii="Aptos Narrow" w:hAnsi="Aptos Narrow"/>
          <w:lang w:val="de-DE" w:eastAsia="ja-JP"/>
        </w:rPr>
      </w:pPr>
      <w:r w:rsidRPr="008A34FA">
        <w:rPr>
          <w:rFonts w:ascii="Aptos Narrow" w:hAnsi="Aptos Narrow"/>
          <w:lang w:eastAsia="ja-JP" w:bidi="th-TH"/>
        </w:rPr>
        <w:t>Die CCU ist für das Routing zwischen den VLANs sowie für den Internetzugang verantwortlich.</w:t>
      </w:r>
      <w:r w:rsidRPr="008A34FA">
        <w:rPr>
          <w:rFonts w:ascii="Aptos Narrow" w:hAnsi="Aptos Narrow"/>
          <w:lang w:eastAsia="ja-JP" w:bidi="th-TH"/>
        </w:rPr>
        <w:br/>
      </w:r>
      <w:r w:rsidRPr="008A34FA">
        <w:rPr>
          <w:rFonts w:ascii="Aptos Narrow" w:hAnsi="Aptos Narrow"/>
          <w:lang w:val="de-DE" w:eastAsia="ja-JP"/>
        </w:rPr>
        <w:t xml:space="preserve">VLANs, die nicht unter der Verantwortung von NOMAD stehen, werden über einen </w:t>
      </w:r>
      <w:r w:rsidRPr="008A34FA">
        <w:rPr>
          <w:rFonts w:ascii="Aptos Narrow" w:hAnsi="Aptos Narrow"/>
          <w:b/>
          <w:bCs/>
          <w:lang w:val="de-DE" w:eastAsia="ja-JP"/>
        </w:rPr>
        <w:t>STADLER-Router</w:t>
      </w:r>
      <w:r w:rsidRPr="008A34FA">
        <w:rPr>
          <w:rFonts w:ascii="Aptos Narrow" w:hAnsi="Aptos Narrow"/>
          <w:lang w:val="de-DE" w:eastAsia="ja-JP"/>
        </w:rPr>
        <w:t xml:space="preserve"> verwaltet.</w:t>
      </w:r>
    </w:p>
    <w:p w14:paraId="44463975" w14:textId="77777777" w:rsidR="00AC4F95" w:rsidRPr="008A34FA" w:rsidRDefault="007E14B4" w:rsidP="007F11E6">
      <w:pPr>
        <w:rPr>
          <w:rFonts w:ascii="Aptos Narrow" w:hAnsi="Aptos Narrow"/>
          <w:lang w:val="de-DE" w:eastAsia="ja-JP" w:bidi="th-TH"/>
        </w:rPr>
      </w:pPr>
      <w:r w:rsidRPr="008A34FA">
        <w:rPr>
          <w:rFonts w:ascii="Aptos Narrow" w:hAnsi="Aptos Narrow"/>
          <w:lang w:eastAsia="ja-JP" w:bidi="th-TH"/>
        </w:rPr>
        <w:t>Alle Internetanfragen aus fremden VLANs müssen zunächst über den jeweiligen Router mittels NAT an die CCU weitergeleitet werden</w:t>
      </w:r>
      <w:r w:rsidRPr="008A34FA">
        <w:rPr>
          <w:rFonts w:ascii="Aptos Narrow" w:hAnsi="Aptos Narrow"/>
          <w:lang w:val="de-DE" w:eastAsia="ja-JP" w:bidi="th-TH"/>
        </w:rPr>
        <w:t>.</w:t>
      </w:r>
    </w:p>
    <w:p w14:paraId="55170E47" w14:textId="65F12AD7" w:rsidR="005D2654" w:rsidRPr="008A34FA" w:rsidRDefault="007E14B4" w:rsidP="007F11E6">
      <w:pPr>
        <w:rPr>
          <w:rFonts w:ascii="Aptos Narrow" w:hAnsi="Aptos Narrow"/>
          <w:lang w:val="de-DE" w:eastAsia="ja-JP" w:bidi="th-TH"/>
        </w:rPr>
      </w:pPr>
      <w:r w:rsidRPr="008A34FA">
        <w:rPr>
          <w:rFonts w:ascii="Aptos Narrow" w:hAnsi="Aptos Narrow"/>
          <w:lang w:eastAsia="ja-JP" w:bidi="th-TH"/>
        </w:rPr>
        <w:t>Die Kommunikation hierfür erfolgt über ein speziell eingerichtetes VLAN, dass ausschließlich den Datenaustausch zwischen dem STADLER-Router und der CCU erlaubt.</w:t>
      </w:r>
      <w:r w:rsidRPr="008A34FA">
        <w:rPr>
          <w:rFonts w:ascii="Aptos Narrow" w:hAnsi="Aptos Narrow"/>
          <w:lang w:eastAsia="ja-JP" w:bidi="th-TH"/>
        </w:rPr>
        <w:br/>
      </w:r>
    </w:p>
    <w:p w14:paraId="2F623753" w14:textId="19B6E277" w:rsidR="007E14B4" w:rsidRPr="008A34FA" w:rsidRDefault="005D2654" w:rsidP="007F11E6">
      <w:pPr>
        <w:rPr>
          <w:rFonts w:ascii="Aptos Narrow" w:hAnsi="Aptos Narrow"/>
          <w:lang w:val="de-DE" w:eastAsia="ja-JP" w:bidi="th-TH"/>
        </w:rPr>
      </w:pPr>
      <w:r w:rsidRPr="008A34FA">
        <w:rPr>
          <w:rFonts w:ascii="Aptos Narrow" w:hAnsi="Aptos Narrow"/>
          <w:lang w:val="de-DE" w:eastAsia="ja-JP" w:bidi="th-TH"/>
        </w:rPr>
        <w:br w:type="page"/>
      </w:r>
    </w:p>
    <w:p w14:paraId="708B8C49" w14:textId="77777777" w:rsidR="007F11E6" w:rsidRPr="008A34FA" w:rsidRDefault="007F11E6" w:rsidP="007F11E6">
      <w:pPr>
        <w:pStyle w:val="Heading3"/>
        <w:rPr>
          <w:rFonts w:ascii="Aptos Narrow" w:hAnsi="Aptos Narrow"/>
          <w:lang w:val="de-DE" w:eastAsia="ja-JP"/>
        </w:rPr>
      </w:pPr>
      <w:bookmarkStart w:id="265" w:name="_Toc231228594"/>
      <w:r w:rsidRPr="008A34FA">
        <w:rPr>
          <w:rFonts w:ascii="Aptos Narrow" w:hAnsi="Aptos Narrow"/>
          <w:lang w:val="de-DE" w:eastAsia="ja-JP"/>
        </w:rPr>
        <w:lastRenderedPageBreak/>
        <w:t>Server</w:t>
      </w:r>
      <w:bookmarkEnd w:id="265"/>
    </w:p>
    <w:p w14:paraId="3491CC33" w14:textId="584DACD4" w:rsidR="007E14B4" w:rsidRPr="008A34FA" w:rsidRDefault="007E14B4" w:rsidP="007E14B4">
      <w:pPr>
        <w:rPr>
          <w:rFonts w:ascii="Aptos Narrow" w:hAnsi="Aptos Narrow"/>
          <w:lang w:val="de-DE" w:eastAsia="ja-JP" w:bidi="th-TH"/>
        </w:rPr>
      </w:pPr>
      <w:r w:rsidRPr="008A34FA">
        <w:rPr>
          <w:rFonts w:ascii="Aptos Narrow" w:hAnsi="Aptos Narrow"/>
          <w:lang w:eastAsia="ja-JP" w:bidi="th-TH"/>
        </w:rPr>
        <w:t>Als DHCP-Server weist die CCU allen Switches, Access Points und WLAN-Clients automatisch IP-Adressen zu.</w:t>
      </w:r>
      <w:r w:rsidRPr="008A34FA">
        <w:rPr>
          <w:rFonts w:ascii="Aptos Narrow" w:hAnsi="Aptos Narrow"/>
          <w:lang w:eastAsia="ja-JP" w:bidi="th-TH"/>
        </w:rPr>
        <w:br/>
        <w:t>Zusätzlich stellt sie als NTP-Server die einheitliche Zeitsynchronisation im gesamten Zug sicher – auch für Fremdgeräte.</w:t>
      </w:r>
    </w:p>
    <w:p w14:paraId="585387C8" w14:textId="77777777" w:rsidR="007F11E6" w:rsidRPr="008A34FA" w:rsidRDefault="007F11E6" w:rsidP="007F11E6">
      <w:pPr>
        <w:pStyle w:val="Heading3"/>
        <w:rPr>
          <w:rFonts w:ascii="Aptos Narrow" w:hAnsi="Aptos Narrow"/>
          <w:lang w:val="de-DE" w:eastAsia="ja-JP"/>
        </w:rPr>
      </w:pPr>
      <w:bookmarkStart w:id="266" w:name="_Toc231228595"/>
      <w:r w:rsidRPr="008A34FA">
        <w:rPr>
          <w:rFonts w:ascii="Aptos Narrow" w:hAnsi="Aptos Narrow"/>
          <w:lang w:val="de-DE" w:eastAsia="ja-JP"/>
        </w:rPr>
        <w:t>Firewall</w:t>
      </w:r>
      <w:bookmarkEnd w:id="266"/>
    </w:p>
    <w:p w14:paraId="165B91CC" w14:textId="16CF9543" w:rsidR="00321054" w:rsidRPr="008A34FA" w:rsidRDefault="007E14B4">
      <w:pPr>
        <w:rPr>
          <w:rFonts w:ascii="Aptos Narrow" w:hAnsi="Aptos Narrow"/>
          <w:lang w:eastAsia="ja-JP"/>
        </w:rPr>
      </w:pPr>
      <w:r w:rsidRPr="008A34FA">
        <w:rPr>
          <w:rFonts w:ascii="Aptos Narrow" w:hAnsi="Aptos Narrow"/>
          <w:lang w:eastAsia="ja-JP"/>
        </w:rPr>
        <w:t>Die Firewall der CCU arbeitet nach dem Grundprinzip „DENY ALL“.</w:t>
      </w:r>
      <w:r w:rsidRPr="008A34FA">
        <w:rPr>
          <w:rFonts w:ascii="Aptos Narrow" w:hAnsi="Aptos Narrow"/>
          <w:lang w:eastAsia="ja-JP"/>
        </w:rPr>
        <w:br/>
        <w:t>Das bedeutet, dass jeglicher Datenverkehr standardmäßig blockiert wird und nur vorab definierte, freigegebene Verbindungen zugelassen sind. Jede erlaubte interne oder externe Kommunikation muss zuvor abgestimmt und dokumentiert werden.</w:t>
      </w:r>
    </w:p>
    <w:p w14:paraId="51F4FD26" w14:textId="77777777" w:rsidR="006C0499" w:rsidRPr="008A34FA" w:rsidRDefault="006C0499" w:rsidP="00824453">
      <w:pPr>
        <w:pStyle w:val="Heading2"/>
        <w:rPr>
          <w:rFonts w:ascii="Aptos Narrow" w:hAnsi="Aptos Narrow"/>
        </w:rPr>
      </w:pPr>
      <w:bookmarkStart w:id="267" w:name="_Toc231228596"/>
      <w:r w:rsidRPr="008A34FA">
        <w:rPr>
          <w:rFonts w:ascii="Aptos Narrow" w:hAnsi="Aptos Narrow"/>
        </w:rPr>
        <w:t>IP-Schema</w:t>
      </w:r>
      <w:bookmarkEnd w:id="267"/>
    </w:p>
    <w:p w14:paraId="3EA083EE" w14:textId="77777777" w:rsidR="006F538A" w:rsidRPr="008A34FA" w:rsidRDefault="006F538A" w:rsidP="006F538A">
      <w:pPr>
        <w:pStyle w:val="Heading3"/>
        <w:rPr>
          <w:rFonts w:ascii="Aptos Narrow" w:hAnsi="Aptos Narrow"/>
          <w:lang w:val="de-DE" w:eastAsia="ja-JP"/>
        </w:rPr>
      </w:pPr>
      <w:bookmarkStart w:id="268" w:name="_Toc231228597"/>
      <w:r w:rsidRPr="008A34FA">
        <w:rPr>
          <w:rFonts w:ascii="Aptos Narrow" w:hAnsi="Aptos Narrow"/>
          <w:lang w:val="de-DE" w:eastAsia="ja-JP"/>
        </w:rPr>
        <w:t>Nomad VLAN</w:t>
      </w:r>
      <w:bookmarkEnd w:id="268"/>
    </w:p>
    <w:p w14:paraId="2EF2153B" w14:textId="77777777" w:rsidR="006F538A" w:rsidRPr="008A34FA" w:rsidRDefault="00C14239" w:rsidP="006F538A">
      <w:pPr>
        <w:rPr>
          <w:rFonts w:ascii="Aptos Narrow" w:hAnsi="Aptos Narrow"/>
          <w:lang w:eastAsia="ja-JP" w:bidi="th-TH"/>
        </w:rPr>
      </w:pPr>
      <w:r w:rsidRPr="008A34FA">
        <w:rPr>
          <w:rFonts w:ascii="Aptos Narrow" w:hAnsi="Aptos Narrow"/>
          <w:lang w:eastAsia="ja-JP" w:bidi="th-TH"/>
        </w:rPr>
        <w:t>Bezüglich des Management VLANs wird die zu verwendende IP im Dokument „Fahrzeug-ID Aufteilung“ festgehalten.</w:t>
      </w:r>
    </w:p>
    <w:p w14:paraId="1825551F" w14:textId="0A36996C" w:rsidR="00303383" w:rsidRPr="008A34FA" w:rsidRDefault="00303383" w:rsidP="006F538A">
      <w:pPr>
        <w:rPr>
          <w:rFonts w:ascii="Aptos Narrow" w:hAnsi="Aptos Narrow"/>
          <w:lang w:val="de-DE" w:eastAsia="ja-JP" w:bidi="th-TH"/>
        </w:rPr>
      </w:pPr>
      <w:r w:rsidRPr="008A34FA">
        <w:rPr>
          <w:rFonts w:ascii="Aptos Narrow" w:hAnsi="Aptos Narrow"/>
          <w:lang w:eastAsia="ja-JP" w:bidi="th-TH"/>
        </w:rPr>
        <w:t>Alle Details zu den weiteren Nomad VLANs sind in einem separaten Dokument hinterlegt.</w:t>
      </w:r>
    </w:p>
    <w:p w14:paraId="6B3F542F" w14:textId="77777777" w:rsidR="006F538A" w:rsidRPr="008A34FA" w:rsidRDefault="006F538A" w:rsidP="006F538A">
      <w:pPr>
        <w:pStyle w:val="Heading3"/>
        <w:rPr>
          <w:rFonts w:ascii="Aptos Narrow" w:hAnsi="Aptos Narrow"/>
          <w:lang w:val="de-DE" w:eastAsia="ja-JP"/>
        </w:rPr>
      </w:pPr>
      <w:bookmarkStart w:id="269" w:name="_Toc231228598"/>
      <w:r w:rsidRPr="008A34FA">
        <w:rPr>
          <w:rFonts w:ascii="Aptos Narrow" w:hAnsi="Aptos Narrow"/>
          <w:lang w:val="de-DE" w:eastAsia="ja-JP"/>
        </w:rPr>
        <w:t>Stadler VLAN</w:t>
      </w:r>
      <w:bookmarkEnd w:id="269"/>
    </w:p>
    <w:p w14:paraId="778D8BAD" w14:textId="77777777" w:rsidR="006F538A" w:rsidRPr="008A34FA" w:rsidRDefault="006F538A" w:rsidP="006F538A">
      <w:pPr>
        <w:rPr>
          <w:rFonts w:ascii="Aptos Narrow" w:hAnsi="Aptos Narrow"/>
          <w:lang w:val="de-DE" w:eastAsia="ja-JP"/>
        </w:rPr>
      </w:pPr>
      <w:r w:rsidRPr="008A34FA">
        <w:rPr>
          <w:rFonts w:ascii="Aptos Narrow" w:hAnsi="Aptos Narrow"/>
          <w:lang w:val="de-DE" w:eastAsia="ja-JP"/>
        </w:rPr>
        <w:t>Das IP-Schema für die Stadler VLANs wird von Stadler vorgegeben.</w:t>
      </w:r>
      <w:r w:rsidRPr="008A34FA">
        <w:rPr>
          <w:rFonts w:ascii="Aptos Narrow" w:hAnsi="Aptos Narrow"/>
          <w:lang w:val="de-DE" w:eastAsia="ja-JP"/>
        </w:rPr>
        <w:br/>
        <w:t xml:space="preserve">Innerhalb dieser VLANs muss jede IP-Adresse </w:t>
      </w:r>
      <w:r w:rsidRPr="008A34FA">
        <w:rPr>
          <w:rFonts w:ascii="Aptos Narrow" w:hAnsi="Aptos Narrow"/>
          <w:b/>
          <w:bCs/>
          <w:lang w:val="de-DE" w:eastAsia="ja-JP"/>
        </w:rPr>
        <w:t>flottenweit eindeutig</w:t>
      </w:r>
      <w:r w:rsidRPr="008A34FA">
        <w:rPr>
          <w:rFonts w:ascii="Aptos Narrow" w:hAnsi="Aptos Narrow"/>
          <w:lang w:val="de-DE" w:eastAsia="ja-JP"/>
        </w:rPr>
        <w:t xml:space="preserve"> sein.</w:t>
      </w:r>
      <w:r w:rsidRPr="008A34FA">
        <w:rPr>
          <w:rFonts w:ascii="Aptos Narrow" w:hAnsi="Aptos Narrow"/>
          <w:lang w:val="de-DE" w:eastAsia="ja-JP"/>
        </w:rPr>
        <w:br/>
        <w:t>Die zu verwendende Adressrange ist:</w:t>
      </w:r>
    </w:p>
    <w:p w14:paraId="0C346EC0" w14:textId="77777777" w:rsidR="006F538A" w:rsidRPr="008A34FA" w:rsidRDefault="006F538A">
      <w:pPr>
        <w:pStyle w:val="ListParagraph"/>
        <w:numPr>
          <w:ilvl w:val="0"/>
          <w:numId w:val="12"/>
        </w:numPr>
        <w:rPr>
          <w:rFonts w:ascii="Aptos Narrow" w:hAnsi="Aptos Narrow"/>
          <w:lang w:val="de-DE" w:eastAsia="ja-JP"/>
        </w:rPr>
      </w:pPr>
      <w:r w:rsidRPr="008A34FA">
        <w:rPr>
          <w:rFonts w:ascii="Aptos Narrow" w:hAnsi="Aptos Narrow"/>
          <w:lang w:val="de-DE" w:eastAsia="ja-JP"/>
        </w:rPr>
        <w:t>172.16.0.0/12</w:t>
      </w:r>
    </w:p>
    <w:p w14:paraId="52897BD0" w14:textId="77777777" w:rsidR="00440F0A" w:rsidRPr="008A34FA" w:rsidRDefault="00440F0A" w:rsidP="00440F0A">
      <w:pPr>
        <w:jc w:val="center"/>
        <w:rPr>
          <w:rFonts w:ascii="Aptos Narrow" w:hAnsi="Aptos Narrow"/>
          <w:lang w:val="de-DE" w:eastAsia="ja-JP"/>
        </w:rPr>
      </w:pPr>
      <w:r w:rsidRPr="008A34FA">
        <w:rPr>
          <w:rFonts w:ascii="Aptos Narrow" w:hAnsi="Aptos Narrow"/>
          <w:noProof/>
        </w:rPr>
        <w:drawing>
          <wp:inline distT="0" distB="0" distL="0" distR="0" wp14:anchorId="6F86A53F" wp14:editId="39C02C77">
            <wp:extent cx="5904407" cy="1457325"/>
            <wp:effectExtent l="0" t="0" r="1270" b="0"/>
            <wp:docPr id="2" name="Picture 1" descr="Ein Bild, das Text, Screenshot, Schrift, Reihe enthält.  KI-generierte Inhalte können fehlerhaft sein.">
              <a:extLst xmlns:a="http://schemas.openxmlformats.org/drawingml/2006/main">
                <a:ext uri="{FF2B5EF4-FFF2-40B4-BE49-F238E27FC236}">
                  <a16:creationId xmlns:a16="http://schemas.microsoft.com/office/drawing/2014/main" id="{0808F1B9-BAC4-3970-C6F1-64E5090F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in Bild, das Text, Screenshot, Schrift, Reihe enthält.  KI-generierte Inhalte können fehlerhaft sein.">
                      <a:extLst>
                        <a:ext uri="{FF2B5EF4-FFF2-40B4-BE49-F238E27FC236}">
                          <a16:creationId xmlns:a16="http://schemas.microsoft.com/office/drawing/2014/main" id="{0808F1B9-BAC4-3970-C6F1-64E5090FBC9B}"/>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87155" cy="1551795"/>
                    </a:xfrm>
                    <a:prstGeom prst="rect">
                      <a:avLst/>
                    </a:prstGeom>
                    <a:noFill/>
                  </pic:spPr>
                </pic:pic>
              </a:graphicData>
            </a:graphic>
          </wp:inline>
        </w:drawing>
      </w:r>
    </w:p>
    <w:p w14:paraId="7F5FC003" w14:textId="77777777" w:rsidR="00440F0A" w:rsidRPr="008A34FA" w:rsidRDefault="006F538A" w:rsidP="006F538A">
      <w:pPr>
        <w:rPr>
          <w:rFonts w:ascii="Aptos Narrow" w:hAnsi="Aptos Narrow"/>
          <w:lang w:val="de-DE" w:eastAsia="ja-JP"/>
        </w:rPr>
      </w:pPr>
      <w:r w:rsidRPr="008A34FA">
        <w:rPr>
          <w:rFonts w:ascii="Aptos Narrow" w:hAnsi="Aptos Narrow"/>
          <w:lang w:val="de-DE" w:eastAsia="ja-JP"/>
        </w:rPr>
        <w:t xml:space="preserve">Auf dieser Basis erstellt </w:t>
      </w:r>
      <w:r w:rsidRPr="008A34FA">
        <w:rPr>
          <w:rFonts w:ascii="Aptos Narrow" w:hAnsi="Aptos Narrow"/>
          <w:b/>
          <w:bCs/>
          <w:lang w:val="de-DE" w:eastAsia="ja-JP"/>
        </w:rPr>
        <w:t xml:space="preserve">Nomad </w:t>
      </w:r>
      <w:r w:rsidRPr="008A34FA">
        <w:rPr>
          <w:rFonts w:ascii="Aptos Narrow" w:hAnsi="Aptos Narrow"/>
          <w:lang w:val="de-DE" w:eastAsia="ja-JP"/>
        </w:rPr>
        <w:t xml:space="preserve">einen </w:t>
      </w:r>
      <w:r w:rsidRPr="008A34FA">
        <w:rPr>
          <w:rFonts w:ascii="Aptos Narrow" w:hAnsi="Aptos Narrow"/>
          <w:b/>
          <w:bCs/>
          <w:lang w:val="de-DE" w:eastAsia="ja-JP"/>
        </w:rPr>
        <w:t>IP-Port-Allokationsplan</w:t>
      </w:r>
      <w:r w:rsidRPr="008A34FA">
        <w:rPr>
          <w:rFonts w:ascii="Aptos Narrow" w:hAnsi="Aptos Narrow"/>
          <w:lang w:val="de-DE" w:eastAsia="ja-JP"/>
        </w:rPr>
        <w:t xml:space="preserve">, der für jeden Zug definiert, welches Gerät an welchem Switchport welche IP-Adresse erhält. Grundlage hierfür ist der von Stadler bereitgestellte </w:t>
      </w:r>
      <w:r w:rsidRPr="008A34FA">
        <w:rPr>
          <w:rFonts w:ascii="Aptos Narrow" w:hAnsi="Aptos Narrow"/>
          <w:b/>
          <w:bCs/>
          <w:lang w:val="de-DE" w:eastAsia="ja-JP"/>
        </w:rPr>
        <w:t>Switchportbelegungsplan</w:t>
      </w:r>
      <w:r w:rsidRPr="008A34FA">
        <w:rPr>
          <w:rFonts w:ascii="Aptos Narrow" w:hAnsi="Aptos Narrow"/>
          <w:lang w:val="de-DE" w:eastAsia="ja-JP"/>
        </w:rPr>
        <w:t xml:space="preserve"> (siehe Abschnitt 5.3).</w:t>
      </w:r>
    </w:p>
    <w:p w14:paraId="1756310C" w14:textId="77777777" w:rsidR="00800F88" w:rsidRPr="008A34FA" w:rsidRDefault="006F538A" w:rsidP="006C0499">
      <w:pPr>
        <w:rPr>
          <w:rFonts w:ascii="Aptos Narrow" w:hAnsi="Aptos Narrow"/>
          <w:lang w:val="de-DE" w:eastAsia="ja-JP"/>
        </w:rPr>
      </w:pPr>
      <w:r w:rsidRPr="008A34FA">
        <w:rPr>
          <w:rFonts w:ascii="Aptos Narrow" w:hAnsi="Aptos Narrow"/>
          <w:lang w:val="de-DE" w:eastAsia="ja-JP"/>
        </w:rPr>
        <w:t xml:space="preserve">Die VLANs werden in </w:t>
      </w:r>
      <w:r w:rsidRPr="008A34FA">
        <w:rPr>
          <w:rFonts w:ascii="Aptos Narrow" w:hAnsi="Aptos Narrow"/>
          <w:b/>
          <w:bCs/>
          <w:lang w:val="de-DE" w:eastAsia="ja-JP"/>
        </w:rPr>
        <w:t>/17-Subnetze</w:t>
      </w:r>
      <w:r w:rsidRPr="008A34FA">
        <w:rPr>
          <w:rFonts w:ascii="Aptos Narrow" w:hAnsi="Aptos Narrow"/>
          <w:lang w:val="de-DE" w:eastAsia="ja-JP"/>
        </w:rPr>
        <w:t xml:space="preserve"> unterteilt. Die Berechnung der IP-Adressen erfolgt nach dem in der untenstehenden Tabelle definierten Schema.</w:t>
      </w:r>
    </w:p>
    <w:p w14:paraId="3F7FF816" w14:textId="77777777" w:rsidR="00871D17" w:rsidRDefault="00871D17">
      <w:pPr>
        <w:rPr>
          <w:rFonts w:ascii="Aptos Narrow" w:hAnsi="Aptos Narrow"/>
          <w:b/>
          <w:bCs/>
          <w:lang w:val="de-DE" w:eastAsia="ja-JP"/>
        </w:rPr>
      </w:pPr>
      <w:r>
        <w:rPr>
          <w:rFonts w:ascii="Aptos Narrow" w:hAnsi="Aptos Narrow"/>
          <w:b/>
          <w:bCs/>
          <w:lang w:val="de-DE" w:eastAsia="ja-JP"/>
        </w:rPr>
        <w:br w:type="page"/>
      </w:r>
    </w:p>
    <w:p w14:paraId="60A459DF" w14:textId="2800BDD9" w:rsidR="00440F0A" w:rsidRPr="008A34FA" w:rsidRDefault="00440F0A" w:rsidP="00440F0A">
      <w:pPr>
        <w:spacing w:before="120" w:after="120"/>
        <w:rPr>
          <w:rFonts w:ascii="Aptos Narrow" w:hAnsi="Aptos Narrow"/>
          <w:lang w:val="de-DE" w:eastAsia="ja-JP"/>
        </w:rPr>
      </w:pPr>
      <w:r w:rsidRPr="008A34FA">
        <w:rPr>
          <w:rFonts w:ascii="Aptos Narrow" w:hAnsi="Aptos Narrow"/>
          <w:b/>
          <w:bCs/>
          <w:lang w:val="de-DE" w:eastAsia="ja-JP"/>
        </w:rPr>
        <w:lastRenderedPageBreak/>
        <w:t>Allokationsprinzip:</w:t>
      </w:r>
    </w:p>
    <w:p w14:paraId="1C18A8EA" w14:textId="77777777" w:rsidR="00440F0A"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Für jedes VLAN und jeden Port wird von Nomad eine </w:t>
      </w:r>
      <w:r w:rsidRPr="008A34FA">
        <w:rPr>
          <w:rFonts w:ascii="Aptos Narrow" w:hAnsi="Aptos Narrow"/>
          <w:b/>
          <w:bCs/>
          <w:lang w:val="de-DE" w:eastAsia="ja-JP"/>
        </w:rPr>
        <w:t>IP-ID</w:t>
      </w:r>
      <w:r w:rsidRPr="008A34FA">
        <w:rPr>
          <w:rFonts w:ascii="Aptos Narrow" w:hAnsi="Aptos Narrow"/>
          <w:lang w:val="de-DE" w:eastAsia="ja-JP"/>
        </w:rPr>
        <w:t xml:space="preserve"> festgelegt.</w:t>
      </w:r>
    </w:p>
    <w:p w14:paraId="7914D7DF" w14:textId="77777777" w:rsidR="00440F0A"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In allen Zügen gilt: Am gleichen Switch, Port und VLAN ist die </w:t>
      </w:r>
      <w:r w:rsidRPr="008A34FA">
        <w:rPr>
          <w:rFonts w:ascii="Aptos Narrow" w:hAnsi="Aptos Narrow"/>
          <w:b/>
          <w:bCs/>
          <w:lang w:val="de-DE" w:eastAsia="ja-JP"/>
        </w:rPr>
        <w:t>IP-ID „1“</w:t>
      </w:r>
      <w:r w:rsidRPr="008A34FA">
        <w:rPr>
          <w:rFonts w:ascii="Aptos Narrow" w:hAnsi="Aptos Narrow"/>
          <w:lang w:val="de-DE" w:eastAsia="ja-JP"/>
        </w:rPr>
        <w:t xml:space="preserve"> identisch.</w:t>
      </w:r>
    </w:p>
    <w:p w14:paraId="2FAA6F10" w14:textId="77777777" w:rsidR="00270EED"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Die </w:t>
      </w:r>
      <w:r w:rsidRPr="008A34FA">
        <w:rPr>
          <w:rFonts w:ascii="Aptos Narrow" w:hAnsi="Aptos Narrow"/>
          <w:b/>
          <w:bCs/>
          <w:lang w:val="de-DE" w:eastAsia="ja-JP"/>
        </w:rPr>
        <w:t>Fahrzeug-ID</w:t>
      </w:r>
      <w:r w:rsidRPr="008A34FA">
        <w:rPr>
          <w:rFonts w:ascii="Aptos Narrow" w:hAnsi="Aptos Narrow"/>
          <w:lang w:val="de-DE" w:eastAsia="ja-JP"/>
        </w:rPr>
        <w:t xml:space="preserve"> (Train ID) sorgt für eindeutige IP-Adressen über alle Züge hinweg.</w:t>
      </w:r>
    </w:p>
    <w:tbl>
      <w:tblPr>
        <w:tblStyle w:val="PlainTable1"/>
        <w:tblW w:w="0" w:type="auto"/>
        <w:tblLook w:val="04A0" w:firstRow="1" w:lastRow="0" w:firstColumn="1" w:lastColumn="0" w:noHBand="0" w:noVBand="1"/>
      </w:tblPr>
      <w:tblGrid>
        <w:gridCol w:w="1271"/>
        <w:gridCol w:w="1134"/>
        <w:gridCol w:w="1134"/>
        <w:gridCol w:w="2268"/>
        <w:gridCol w:w="1985"/>
        <w:gridCol w:w="1553"/>
      </w:tblGrid>
      <w:tr w:rsidR="00440F0A" w:rsidRPr="008A34FA" w14:paraId="2915EF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C6D9F1" w:themeFill="text2" w:themeFillTint="33"/>
          </w:tcPr>
          <w:p w14:paraId="387385C4" w14:textId="77777777" w:rsidR="00440F0A" w:rsidRPr="008A34FA" w:rsidRDefault="00440F0A">
            <w:pPr>
              <w:spacing w:before="120" w:after="120"/>
              <w:jc w:val="center"/>
              <w:rPr>
                <w:rFonts w:ascii="Aptos Narrow" w:hAnsi="Aptos Narrow" w:cstheme="minorHAnsi"/>
                <w:sz w:val="20"/>
                <w:lang w:val="de-DE" w:eastAsia="ja-JP"/>
              </w:rPr>
            </w:pPr>
            <w:r w:rsidRPr="008A34FA">
              <w:rPr>
                <w:rFonts w:ascii="Aptos Narrow" w:hAnsi="Aptos Narrow" w:cstheme="minorHAnsi"/>
                <w:sz w:val="20"/>
                <w:lang w:val="de-DE" w:eastAsia="ja-JP"/>
              </w:rPr>
              <w:t>VID</w:t>
            </w:r>
          </w:p>
        </w:tc>
        <w:tc>
          <w:tcPr>
            <w:tcW w:w="1134" w:type="dxa"/>
            <w:shd w:val="clear" w:color="auto" w:fill="C6D9F1" w:themeFill="text2" w:themeFillTint="33"/>
          </w:tcPr>
          <w:p w14:paraId="42DF7896" w14:textId="77777777" w:rsidR="00440F0A" w:rsidRPr="008A34FA" w:rsidRDefault="00440F0A">
            <w:pPr>
              <w:spacing w:before="120" w:after="120"/>
              <w:jc w:val="center"/>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TID</w:t>
            </w:r>
          </w:p>
        </w:tc>
        <w:tc>
          <w:tcPr>
            <w:tcW w:w="1134" w:type="dxa"/>
            <w:shd w:val="clear" w:color="auto" w:fill="C6D9F1" w:themeFill="text2" w:themeFillTint="33"/>
          </w:tcPr>
          <w:p w14:paraId="1221D7CE" w14:textId="77777777" w:rsidR="00440F0A" w:rsidRPr="008A34FA" w:rsidRDefault="00440F0A" w:rsidP="00980A20">
            <w:pPr>
              <w:spacing w:before="120" w:after="120"/>
              <w:jc w:val="center"/>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1. Oktett</w:t>
            </w:r>
          </w:p>
        </w:tc>
        <w:tc>
          <w:tcPr>
            <w:tcW w:w="2268" w:type="dxa"/>
            <w:shd w:val="clear" w:color="auto" w:fill="C6D9F1" w:themeFill="text2" w:themeFillTint="33"/>
          </w:tcPr>
          <w:p w14:paraId="3760ADFD"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2. Oktett</w:t>
            </w:r>
          </w:p>
        </w:tc>
        <w:tc>
          <w:tcPr>
            <w:tcW w:w="1985" w:type="dxa"/>
            <w:shd w:val="clear" w:color="auto" w:fill="C6D9F1" w:themeFill="text2" w:themeFillTint="33"/>
          </w:tcPr>
          <w:p w14:paraId="12FF8693"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3. Oktett</w:t>
            </w:r>
          </w:p>
        </w:tc>
        <w:tc>
          <w:tcPr>
            <w:tcW w:w="1553" w:type="dxa"/>
            <w:shd w:val="clear" w:color="auto" w:fill="C6D9F1" w:themeFill="text2" w:themeFillTint="33"/>
          </w:tcPr>
          <w:p w14:paraId="6FDA69B3"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4. Oktett</w:t>
            </w:r>
          </w:p>
        </w:tc>
      </w:tr>
      <w:tr w:rsidR="00440F0A" w:rsidRPr="008A34FA" w14:paraId="4B3031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9A48F68" w14:textId="77777777" w:rsidR="00440F0A" w:rsidRPr="008A34FA" w:rsidRDefault="00440F0A">
            <w:pPr>
              <w:spacing w:before="120" w:after="120"/>
              <w:jc w:val="center"/>
              <w:rPr>
                <w:rFonts w:ascii="Aptos Narrow" w:hAnsi="Aptos Narrow" w:cstheme="minorHAnsi"/>
                <w:b w:val="0"/>
                <w:bCs w:val="0"/>
                <w:i/>
                <w:iCs/>
                <w:sz w:val="20"/>
                <w:lang w:val="de-DE" w:eastAsia="ja-JP"/>
              </w:rPr>
            </w:pPr>
            <w:r w:rsidRPr="008A34FA">
              <w:rPr>
                <w:rFonts w:ascii="Aptos Narrow" w:hAnsi="Aptos Narrow" w:cstheme="minorHAnsi"/>
                <w:b w:val="0"/>
                <w:bCs w:val="0"/>
                <w:i/>
                <w:iCs/>
                <w:sz w:val="20"/>
                <w:lang w:val="de-DE" w:eastAsia="ja-JP"/>
              </w:rPr>
              <w:t>UG</w:t>
            </w:r>
          </w:p>
        </w:tc>
        <w:tc>
          <w:tcPr>
            <w:tcW w:w="1134" w:type="dxa"/>
          </w:tcPr>
          <w:p w14:paraId="491E6218"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i/>
                <w:iCs/>
                <w:sz w:val="20"/>
                <w:lang w:val="de-DE" w:eastAsia="ja-JP"/>
              </w:rPr>
            </w:pPr>
            <w:r w:rsidRPr="008A34FA">
              <w:rPr>
                <w:rFonts w:ascii="Aptos Narrow" w:hAnsi="Aptos Narrow" w:cstheme="minorHAnsi"/>
                <w:i/>
                <w:iCs/>
                <w:sz w:val="20"/>
                <w:lang w:val="de-DE" w:eastAsia="ja-JP"/>
              </w:rPr>
              <w:t>UG</w:t>
            </w:r>
          </w:p>
        </w:tc>
        <w:tc>
          <w:tcPr>
            <w:tcW w:w="1134" w:type="dxa"/>
          </w:tcPr>
          <w:p w14:paraId="2DA62057" w14:textId="77777777" w:rsidR="00440F0A" w:rsidRPr="008A34F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5933797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- 1 / 2)</w:t>
            </w:r>
          </w:p>
        </w:tc>
        <w:tc>
          <w:tcPr>
            <w:tcW w:w="1985" w:type="dxa"/>
          </w:tcPr>
          <w:p w14:paraId="26C82F4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(TID - 1 / 2)</w:t>
            </w:r>
          </w:p>
        </w:tc>
        <w:tc>
          <w:tcPr>
            <w:tcW w:w="1553" w:type="dxa"/>
          </w:tcPr>
          <w:p w14:paraId="68CAE7EC"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IPID</w:t>
            </w:r>
          </w:p>
        </w:tc>
      </w:tr>
      <w:tr w:rsidR="00440F0A" w:rsidRPr="008A34FA" w14:paraId="72D296AA" w14:textId="77777777">
        <w:tc>
          <w:tcPr>
            <w:cnfStyle w:val="001000000000" w:firstRow="0" w:lastRow="0" w:firstColumn="1" w:lastColumn="0" w:oddVBand="0" w:evenVBand="0" w:oddHBand="0" w:evenHBand="0" w:firstRowFirstColumn="0" w:firstRowLastColumn="0" w:lastRowFirstColumn="0" w:lastRowLastColumn="0"/>
            <w:tcW w:w="1271" w:type="dxa"/>
          </w:tcPr>
          <w:p w14:paraId="12F598B2" w14:textId="77777777" w:rsidR="00440F0A" w:rsidRPr="008A34FA" w:rsidRDefault="00440F0A">
            <w:pPr>
              <w:spacing w:before="120" w:after="120"/>
              <w:jc w:val="center"/>
              <w:rPr>
                <w:rFonts w:ascii="Aptos Narrow" w:hAnsi="Aptos Narrow" w:cstheme="minorHAnsi"/>
                <w:b w:val="0"/>
                <w:bCs w:val="0"/>
                <w:i/>
                <w:iCs/>
                <w:sz w:val="20"/>
                <w:lang w:val="de-DE" w:eastAsia="ja-JP"/>
              </w:rPr>
            </w:pPr>
            <w:r w:rsidRPr="008A34FA">
              <w:rPr>
                <w:rFonts w:ascii="Aptos Narrow" w:hAnsi="Aptos Narrow" w:cstheme="minorHAnsi"/>
                <w:b w:val="0"/>
                <w:bCs w:val="0"/>
                <w:i/>
                <w:iCs/>
                <w:sz w:val="20"/>
                <w:lang w:val="de-DE" w:eastAsia="ja-JP"/>
              </w:rPr>
              <w:t>UG</w:t>
            </w:r>
          </w:p>
        </w:tc>
        <w:tc>
          <w:tcPr>
            <w:tcW w:w="1134" w:type="dxa"/>
          </w:tcPr>
          <w:p w14:paraId="72EF9AFC" w14:textId="77777777" w:rsidR="00440F0A" w:rsidRPr="008A34FA" w:rsidRDefault="00440F0A">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G</w:t>
            </w:r>
          </w:p>
        </w:tc>
        <w:tc>
          <w:tcPr>
            <w:tcW w:w="1134" w:type="dxa"/>
          </w:tcPr>
          <w:p w14:paraId="6D19A9D5" w14:textId="77777777" w:rsidR="00440F0A" w:rsidRPr="008A34F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0C954CFD"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- 1 / 2)</w:t>
            </w:r>
          </w:p>
        </w:tc>
        <w:tc>
          <w:tcPr>
            <w:tcW w:w="1985" w:type="dxa"/>
          </w:tcPr>
          <w:p w14:paraId="56B73C15"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(TID / 2)</w:t>
            </w:r>
          </w:p>
        </w:tc>
        <w:tc>
          <w:tcPr>
            <w:tcW w:w="1553" w:type="dxa"/>
          </w:tcPr>
          <w:p w14:paraId="4E88D7FB"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IPID</w:t>
            </w:r>
          </w:p>
        </w:tc>
      </w:tr>
      <w:tr w:rsidR="00440F0A" w:rsidRPr="008A34FA" w14:paraId="6711E3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EAF9D6" w14:textId="77777777" w:rsidR="00440F0A" w:rsidRPr="008A34FA" w:rsidRDefault="00440F0A">
            <w:pPr>
              <w:spacing w:before="120" w:after="120"/>
              <w:jc w:val="center"/>
              <w:rPr>
                <w:rFonts w:ascii="Aptos Narrow" w:hAnsi="Aptos Narrow" w:cstheme="minorHAnsi"/>
                <w:b w:val="0"/>
                <w:bCs w:val="0"/>
                <w:sz w:val="20"/>
                <w:lang w:val="de-DE" w:eastAsia="ja-JP"/>
              </w:rPr>
            </w:pPr>
            <w:r w:rsidRPr="008A34FA">
              <w:rPr>
                <w:rFonts w:ascii="Aptos Narrow" w:hAnsi="Aptos Narrow" w:cstheme="minorHAnsi"/>
                <w:b w:val="0"/>
                <w:bCs w:val="0"/>
                <w:sz w:val="20"/>
                <w:lang w:val="de-DE" w:eastAsia="ja-JP"/>
              </w:rPr>
              <w:t>G</w:t>
            </w:r>
          </w:p>
        </w:tc>
        <w:tc>
          <w:tcPr>
            <w:tcW w:w="1134" w:type="dxa"/>
          </w:tcPr>
          <w:p w14:paraId="387F46CF"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i/>
                <w:iCs/>
                <w:sz w:val="20"/>
                <w:lang w:val="de-DE" w:eastAsia="ja-JP"/>
              </w:rPr>
            </w:pPr>
            <w:r w:rsidRPr="008A34FA">
              <w:rPr>
                <w:rFonts w:ascii="Aptos Narrow" w:hAnsi="Aptos Narrow" w:cstheme="minorHAnsi"/>
                <w:i/>
                <w:iCs/>
                <w:sz w:val="20"/>
                <w:lang w:val="de-DE" w:eastAsia="ja-JP"/>
              </w:rPr>
              <w:t>UG</w:t>
            </w:r>
          </w:p>
        </w:tc>
        <w:tc>
          <w:tcPr>
            <w:tcW w:w="1134" w:type="dxa"/>
          </w:tcPr>
          <w:p w14:paraId="05CC324B" w14:textId="77777777" w:rsidR="00440F0A" w:rsidRPr="008A34F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05B2187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2)</w:t>
            </w:r>
          </w:p>
        </w:tc>
        <w:tc>
          <w:tcPr>
            <w:tcW w:w="1985" w:type="dxa"/>
          </w:tcPr>
          <w:p w14:paraId="1C61C0C3"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(TID - 1) / 2</w:t>
            </w:r>
          </w:p>
        </w:tc>
        <w:tc>
          <w:tcPr>
            <w:tcW w:w="1553" w:type="dxa"/>
          </w:tcPr>
          <w:p w14:paraId="6D2CB468"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IPID</w:t>
            </w:r>
          </w:p>
        </w:tc>
      </w:tr>
      <w:tr w:rsidR="00440F0A" w:rsidRPr="008A34FA" w14:paraId="3D0AFB7A" w14:textId="77777777">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344351D0" w14:textId="77777777" w:rsidR="00440F0A" w:rsidRPr="008A34FA" w:rsidRDefault="00440F0A">
            <w:pPr>
              <w:spacing w:before="120" w:after="120"/>
              <w:jc w:val="center"/>
              <w:rPr>
                <w:rFonts w:ascii="Aptos Narrow" w:hAnsi="Aptos Narrow" w:cstheme="minorHAnsi"/>
                <w:b w:val="0"/>
                <w:bCs w:val="0"/>
                <w:sz w:val="20"/>
                <w:lang w:val="de-DE" w:eastAsia="ja-JP"/>
              </w:rPr>
            </w:pPr>
            <w:r w:rsidRPr="008A34FA">
              <w:rPr>
                <w:rFonts w:ascii="Aptos Narrow" w:hAnsi="Aptos Narrow" w:cstheme="minorHAnsi"/>
                <w:b w:val="0"/>
                <w:bCs w:val="0"/>
                <w:sz w:val="20"/>
                <w:lang w:val="de-DE" w:eastAsia="ja-JP"/>
              </w:rPr>
              <w:t>G</w:t>
            </w:r>
          </w:p>
        </w:tc>
        <w:tc>
          <w:tcPr>
            <w:tcW w:w="1134" w:type="dxa"/>
            <w:tcBorders>
              <w:bottom w:val="single" w:sz="4" w:space="0" w:color="auto"/>
            </w:tcBorders>
          </w:tcPr>
          <w:p w14:paraId="15A676D3" w14:textId="77777777" w:rsidR="00440F0A" w:rsidRPr="008A34FA" w:rsidRDefault="00440F0A">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G</w:t>
            </w:r>
          </w:p>
        </w:tc>
        <w:tc>
          <w:tcPr>
            <w:tcW w:w="1134" w:type="dxa"/>
            <w:tcBorders>
              <w:bottom w:val="single" w:sz="4" w:space="0" w:color="auto"/>
            </w:tcBorders>
          </w:tcPr>
          <w:p w14:paraId="2E294376" w14:textId="77777777" w:rsidR="00440F0A" w:rsidRPr="008A34F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Borders>
              <w:bottom w:val="single" w:sz="4" w:space="0" w:color="auto"/>
            </w:tcBorders>
          </w:tcPr>
          <w:p w14:paraId="000DD24C"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2)</w:t>
            </w:r>
          </w:p>
        </w:tc>
        <w:tc>
          <w:tcPr>
            <w:tcW w:w="1985" w:type="dxa"/>
            <w:tcBorders>
              <w:bottom w:val="single" w:sz="4" w:space="0" w:color="auto"/>
            </w:tcBorders>
          </w:tcPr>
          <w:p w14:paraId="2D496B94"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TID / 2</w:t>
            </w:r>
          </w:p>
        </w:tc>
        <w:tc>
          <w:tcPr>
            <w:tcW w:w="1553" w:type="dxa"/>
            <w:tcBorders>
              <w:bottom w:val="single" w:sz="4" w:space="0" w:color="auto"/>
            </w:tcBorders>
          </w:tcPr>
          <w:p w14:paraId="74B0C88F"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IPID</w:t>
            </w:r>
          </w:p>
        </w:tc>
      </w:tr>
      <w:tr w:rsidR="00440F0A" w:rsidRPr="008A34FA" w14:paraId="59B5ED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tcBorders>
            <w:shd w:val="clear" w:color="auto" w:fill="FBD4B4" w:themeFill="accent6" w:themeFillTint="66"/>
          </w:tcPr>
          <w:p w14:paraId="695E55F4" w14:textId="77777777" w:rsidR="00440F0A" w:rsidRPr="008A34FA" w:rsidRDefault="00440F0A">
            <w:pPr>
              <w:spacing w:before="120" w:after="120"/>
              <w:jc w:val="center"/>
              <w:rPr>
                <w:rFonts w:ascii="Aptos Narrow" w:hAnsi="Aptos Narrow" w:cstheme="minorHAnsi"/>
                <w:sz w:val="20"/>
                <w:lang w:val="de-DE" w:eastAsia="ja-JP"/>
              </w:rPr>
            </w:pPr>
            <w:r w:rsidRPr="008A34FA">
              <w:rPr>
                <w:rFonts w:ascii="Aptos Narrow" w:hAnsi="Aptos Narrow" w:cstheme="minorHAnsi"/>
                <w:sz w:val="20"/>
                <w:lang w:val="de-DE" w:eastAsia="ja-JP"/>
              </w:rPr>
              <w:t>Legende:</w:t>
            </w:r>
          </w:p>
        </w:tc>
        <w:tc>
          <w:tcPr>
            <w:tcW w:w="2268" w:type="dxa"/>
            <w:gridSpan w:val="2"/>
            <w:tcBorders>
              <w:top w:val="single" w:sz="4" w:space="0" w:color="auto"/>
              <w:bottom w:val="single" w:sz="4" w:space="0" w:color="auto"/>
            </w:tcBorders>
            <w:shd w:val="clear" w:color="auto" w:fill="FBD4B4" w:themeFill="accent6" w:themeFillTint="66"/>
          </w:tcPr>
          <w:p w14:paraId="63145B4A"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color w:val="000000"/>
                <w:sz w:val="20"/>
              </w:rPr>
            </w:pPr>
            <w:r w:rsidRPr="008A34FA">
              <w:rPr>
                <w:rFonts w:ascii="Aptos Narrow" w:hAnsi="Aptos Narrow" w:cstheme="minorHAnsi"/>
                <w:b/>
                <w:bCs/>
                <w:sz w:val="20"/>
                <w:lang w:val="de-DE" w:eastAsia="ja-JP"/>
              </w:rPr>
              <w:t>VID = VLAN ID</w:t>
            </w:r>
          </w:p>
        </w:tc>
        <w:tc>
          <w:tcPr>
            <w:tcW w:w="2268" w:type="dxa"/>
            <w:tcBorders>
              <w:top w:val="single" w:sz="4" w:space="0" w:color="auto"/>
              <w:bottom w:val="single" w:sz="4" w:space="0" w:color="auto"/>
            </w:tcBorders>
            <w:shd w:val="clear" w:color="auto" w:fill="FBD4B4" w:themeFill="accent6" w:themeFillTint="66"/>
          </w:tcPr>
          <w:p w14:paraId="1EFF0412"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TID = TRAIN ID</w:t>
            </w:r>
          </w:p>
        </w:tc>
        <w:tc>
          <w:tcPr>
            <w:tcW w:w="1985" w:type="dxa"/>
            <w:tcBorders>
              <w:top w:val="single" w:sz="4" w:space="0" w:color="auto"/>
              <w:bottom w:val="single" w:sz="4" w:space="0" w:color="auto"/>
            </w:tcBorders>
            <w:shd w:val="clear" w:color="auto" w:fill="FBD4B4" w:themeFill="accent6" w:themeFillTint="66"/>
          </w:tcPr>
          <w:p w14:paraId="384BE661"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UG = UNGERADE</w:t>
            </w:r>
          </w:p>
        </w:tc>
        <w:tc>
          <w:tcPr>
            <w:tcW w:w="1553" w:type="dxa"/>
            <w:tcBorders>
              <w:top w:val="single" w:sz="4" w:space="0" w:color="auto"/>
              <w:bottom w:val="single" w:sz="4" w:space="0" w:color="auto"/>
              <w:right w:val="single" w:sz="4" w:space="0" w:color="auto"/>
            </w:tcBorders>
            <w:shd w:val="clear" w:color="auto" w:fill="FBD4B4" w:themeFill="accent6" w:themeFillTint="66"/>
          </w:tcPr>
          <w:p w14:paraId="52D1E7C9"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G = GERADE</w:t>
            </w:r>
          </w:p>
        </w:tc>
      </w:tr>
    </w:tbl>
    <w:p w14:paraId="33774F23" w14:textId="77777777" w:rsidR="00824453" w:rsidRPr="008A34FA" w:rsidRDefault="005C09E3" w:rsidP="00FE73DA">
      <w:pPr>
        <w:pStyle w:val="Heading2"/>
        <w:rPr>
          <w:rFonts w:ascii="Aptos Narrow" w:hAnsi="Aptos Narrow"/>
        </w:rPr>
      </w:pPr>
      <w:bookmarkStart w:id="270" w:name="_Toc231228599"/>
      <w:r w:rsidRPr="008A34FA">
        <w:rPr>
          <w:rFonts w:ascii="Aptos Narrow" w:hAnsi="Aptos Narrow"/>
        </w:rPr>
        <w:t>Switchportbelegung</w:t>
      </w:r>
      <w:bookmarkEnd w:id="270"/>
    </w:p>
    <w:p w14:paraId="0323B7DA" w14:textId="77777777" w:rsidR="00181F18" w:rsidRPr="008A34FA" w:rsidRDefault="00181F18" w:rsidP="00824453">
      <w:pPr>
        <w:rPr>
          <w:rFonts w:ascii="Aptos Narrow" w:hAnsi="Aptos Narrow"/>
          <w:lang w:eastAsia="ja-JP"/>
        </w:rPr>
      </w:pPr>
      <w:r w:rsidRPr="008A34FA">
        <w:rPr>
          <w:rFonts w:ascii="Aptos Narrow" w:hAnsi="Aptos Narrow"/>
          <w:lang w:eastAsia="ja-JP"/>
        </w:rPr>
        <w:t xml:space="preserve">Die Belegung der Switchports wird grundsätzlich von STADLER vorgegeben. Hierfür stellt STADLER für jeden Zugtyp einen </w:t>
      </w:r>
      <w:r w:rsidRPr="008A34FA">
        <w:rPr>
          <w:rFonts w:ascii="Aptos Narrow" w:hAnsi="Aptos Narrow"/>
          <w:b/>
          <w:bCs/>
          <w:lang w:eastAsia="ja-JP"/>
        </w:rPr>
        <w:t>Switchport-Belegungsplan</w:t>
      </w:r>
      <w:r w:rsidRPr="008A34FA">
        <w:rPr>
          <w:rFonts w:ascii="Aptos Narrow" w:hAnsi="Aptos Narrow"/>
          <w:lang w:eastAsia="ja-JP"/>
        </w:rPr>
        <w:t xml:space="preserve"> bereit, der exakt definiert, welches Gerät an welchem Port angeschlossen ist.</w:t>
      </w:r>
    </w:p>
    <w:p w14:paraId="0C50DA46" w14:textId="77777777" w:rsidR="00824453" w:rsidRPr="008A34FA" w:rsidRDefault="00181F18" w:rsidP="00824453">
      <w:pPr>
        <w:rPr>
          <w:rFonts w:ascii="Aptos Narrow" w:hAnsi="Aptos Narrow"/>
          <w:lang w:eastAsia="ja-JP"/>
        </w:rPr>
      </w:pPr>
      <w:r w:rsidRPr="008A34FA">
        <w:rPr>
          <w:rFonts w:ascii="Aptos Narrow" w:hAnsi="Aptos Narrow"/>
          <w:lang w:eastAsia="ja-JP"/>
        </w:rPr>
        <w:t>Ausgenommen hiervon sind die Ports für den Backbone, die Access Points und die CCU. Deren Belegung wird entweder direkt von NOMAD festgelegt oder in enger Abstimmung zwischen beiden Parteien definiert.</w:t>
      </w:r>
    </w:p>
    <w:p w14:paraId="678AD70A" w14:textId="72FE10D9" w:rsidR="00AE7BEC" w:rsidRPr="00871D17" w:rsidRDefault="00181F18" w:rsidP="00824453">
      <w:pPr>
        <w:rPr>
          <w:rFonts w:ascii="Aptos Narrow" w:hAnsi="Aptos Narrow"/>
          <w:lang w:eastAsia="ja-JP"/>
        </w:rPr>
      </w:pPr>
      <w:r w:rsidRPr="008A34FA">
        <w:rPr>
          <w:rFonts w:ascii="Aptos Narrow" w:hAnsi="Aptos Narrow"/>
          <w:lang w:eastAsia="ja-JP"/>
        </w:rPr>
        <w:t>Die Konfiguration dieser Ports erfolgt durch NOMAD.</w:t>
      </w:r>
    </w:p>
    <w:p w14:paraId="546879E7" w14:textId="77777777" w:rsidR="006C37F9" w:rsidRPr="008A34FA" w:rsidRDefault="00001F1B" w:rsidP="00EE6C0C">
      <w:pPr>
        <w:pStyle w:val="Heading2"/>
        <w:rPr>
          <w:rFonts w:ascii="Aptos Narrow" w:hAnsi="Aptos Narrow"/>
        </w:rPr>
      </w:pPr>
      <w:bookmarkStart w:id="271" w:name="_Toc231228600"/>
      <w:r w:rsidRPr="008A34FA">
        <w:rPr>
          <w:rFonts w:ascii="Aptos Narrow" w:hAnsi="Aptos Narrow"/>
        </w:rPr>
        <w:t>Backbone (Aufbau und Verkabelung)</w:t>
      </w:r>
      <w:bookmarkEnd w:id="271"/>
    </w:p>
    <w:p w14:paraId="47197E37" w14:textId="77777777" w:rsidR="008844DC" w:rsidRPr="008A34FA" w:rsidRDefault="008844DC" w:rsidP="008844DC">
      <w:pPr>
        <w:rPr>
          <w:rFonts w:ascii="Aptos Narrow" w:hAnsi="Aptos Narrow"/>
          <w:lang w:val="de-DE" w:eastAsia="ja-JP"/>
        </w:rPr>
      </w:pPr>
      <w:r w:rsidRPr="008A34FA">
        <w:rPr>
          <w:rFonts w:ascii="Aptos Narrow" w:hAnsi="Aptos Narrow"/>
          <w:lang w:val="de-DE" w:eastAsia="ja-JP"/>
        </w:rPr>
        <w:t xml:space="preserve">Der Backbone ist als </w:t>
      </w:r>
      <w:r w:rsidRPr="008A34FA">
        <w:rPr>
          <w:rFonts w:ascii="Aptos Narrow" w:hAnsi="Aptos Narrow"/>
          <w:b/>
          <w:bCs/>
          <w:lang w:val="de-DE" w:eastAsia="ja-JP"/>
        </w:rPr>
        <w:t>Trunk</w:t>
      </w:r>
      <w:r w:rsidRPr="008A34FA">
        <w:rPr>
          <w:rFonts w:ascii="Aptos Narrow" w:hAnsi="Aptos Narrow"/>
          <w:lang w:val="de-DE" w:eastAsia="ja-JP"/>
        </w:rPr>
        <w:t xml:space="preserve"> für alle VLANs konfiguriert und ermöglicht so die notwendige Kommunikation zwischen sämtlichen im Netzwerk integrierten Geräten. Die Ports für den Backbone sind mit „</w:t>
      </w:r>
      <w:r w:rsidRPr="008A34FA">
        <w:rPr>
          <w:rFonts w:ascii="Aptos Narrow" w:hAnsi="Aptos Narrow"/>
          <w:b/>
          <w:bCs/>
          <w:lang w:val="de-DE" w:eastAsia="ja-JP"/>
        </w:rPr>
        <w:t>Coldrelay-Bypass“</w:t>
      </w:r>
      <w:r w:rsidRPr="008A34FA">
        <w:rPr>
          <w:rFonts w:ascii="Aptos Narrow" w:hAnsi="Aptos Narrow"/>
          <w:lang w:val="de-DE" w:eastAsia="ja-JP"/>
        </w:rPr>
        <w:t xml:space="preserve"> ausgestattet. Im Falle eines Switch-Ausfalls werden diese Ports gebrückt, sodass der Datenverkehr weiterhin ungehindert fließen kann. In Kombination mit der Ringtopologie ergibt sich dadurch eine hohe </w:t>
      </w:r>
      <w:r w:rsidRPr="008A34FA">
        <w:rPr>
          <w:rFonts w:ascii="Aptos Narrow" w:hAnsi="Aptos Narrow"/>
          <w:b/>
          <w:bCs/>
          <w:lang w:val="de-DE" w:eastAsia="ja-JP"/>
        </w:rPr>
        <w:t>Ausfallsicherheit</w:t>
      </w:r>
      <w:r w:rsidRPr="008A34FA">
        <w:rPr>
          <w:rFonts w:ascii="Aptos Narrow" w:hAnsi="Aptos Narrow"/>
          <w:lang w:val="de-DE" w:eastAsia="ja-JP"/>
        </w:rPr>
        <w:t xml:space="preserve"> und </w:t>
      </w:r>
      <w:r w:rsidRPr="008A34FA">
        <w:rPr>
          <w:rFonts w:ascii="Aptos Narrow" w:hAnsi="Aptos Narrow"/>
          <w:b/>
          <w:bCs/>
          <w:lang w:val="de-DE" w:eastAsia="ja-JP"/>
        </w:rPr>
        <w:t>Redundanz</w:t>
      </w:r>
      <w:r w:rsidRPr="008A34FA">
        <w:rPr>
          <w:rFonts w:ascii="Aptos Narrow" w:hAnsi="Aptos Narrow"/>
          <w:lang w:val="de-DE" w:eastAsia="ja-JP"/>
        </w:rPr>
        <w:t xml:space="preserve"> der Kommunikationswege.</w:t>
      </w:r>
    </w:p>
    <w:p w14:paraId="380BE204" w14:textId="77777777" w:rsidR="00691D6F" w:rsidRPr="008A34FA" w:rsidRDefault="00691D6F" w:rsidP="00691D6F">
      <w:pPr>
        <w:pStyle w:val="Heading3"/>
        <w:rPr>
          <w:rFonts w:ascii="Aptos Narrow" w:hAnsi="Aptos Narrow"/>
          <w:lang w:val="de-DE" w:eastAsia="ja-JP"/>
        </w:rPr>
      </w:pPr>
      <w:bookmarkStart w:id="272" w:name="_Toc231228601"/>
      <w:r w:rsidRPr="008A34FA">
        <w:rPr>
          <w:rFonts w:ascii="Aptos Narrow" w:hAnsi="Aptos Narrow"/>
          <w:lang w:val="de-DE" w:eastAsia="ja-JP"/>
        </w:rPr>
        <w:lastRenderedPageBreak/>
        <w:t>4-Teiler (Nahverkehr)</w:t>
      </w:r>
      <w:bookmarkEnd w:id="272"/>
    </w:p>
    <w:p w14:paraId="3AEA8BB8" w14:textId="77777777" w:rsidR="00691D6F" w:rsidRPr="008A34FA" w:rsidRDefault="00691D6F" w:rsidP="00C62109">
      <w:pPr>
        <w:jc w:val="center"/>
        <w:rPr>
          <w:rFonts w:ascii="Aptos Narrow" w:hAnsi="Aptos Narrow"/>
          <w:lang w:val="de-DE" w:eastAsia="ja-JP" w:bidi="th-TH"/>
        </w:rPr>
      </w:pPr>
      <w:r w:rsidRPr="008A34FA">
        <w:rPr>
          <w:rFonts w:ascii="Aptos Narrow" w:hAnsi="Aptos Narrow"/>
          <w:noProof/>
        </w:rPr>
        <w:drawing>
          <wp:inline distT="0" distB="0" distL="0" distR="0" wp14:anchorId="000332FE" wp14:editId="54052DC2">
            <wp:extent cx="4820717" cy="2852236"/>
            <wp:effectExtent l="0" t="0" r="0" b="5715"/>
            <wp:docPr id="80640248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2484" name="Grafik 806402484"/>
                    <pic:cNvPicPr/>
                  </pic:nvPicPr>
                  <pic:blipFill>
                    <a:blip r:embed="rId34">
                      <a:extLst>
                        <a:ext uri="{96DAC541-7B7A-43D3-8B79-37D633B846F1}">
                          <asvg:svgBlip xmlns:asvg="http://schemas.microsoft.com/office/drawing/2016/SVG/main" r:embed="rId35"/>
                        </a:ext>
                      </a:extLst>
                    </a:blip>
                    <a:stretch>
                      <a:fillRect/>
                    </a:stretch>
                  </pic:blipFill>
                  <pic:spPr>
                    <a:xfrm>
                      <a:off x="0" y="0"/>
                      <a:ext cx="4837138" cy="2861952"/>
                    </a:xfrm>
                    <a:prstGeom prst="rect">
                      <a:avLst/>
                    </a:prstGeom>
                  </pic:spPr>
                </pic:pic>
              </a:graphicData>
            </a:graphic>
          </wp:inline>
        </w:drawing>
      </w:r>
    </w:p>
    <w:p w14:paraId="52FEEAA2" w14:textId="77777777" w:rsidR="00691D6F" w:rsidRPr="008A34FA" w:rsidRDefault="00691D6F" w:rsidP="00691D6F">
      <w:pPr>
        <w:pStyle w:val="Heading3"/>
        <w:rPr>
          <w:rFonts w:ascii="Aptos Narrow" w:hAnsi="Aptos Narrow"/>
          <w:lang w:val="de-DE" w:eastAsia="ja-JP"/>
        </w:rPr>
      </w:pPr>
      <w:bookmarkStart w:id="273" w:name="_Toc231228602"/>
      <w:r w:rsidRPr="008A34FA">
        <w:rPr>
          <w:rFonts w:ascii="Aptos Narrow" w:hAnsi="Aptos Narrow"/>
          <w:lang w:val="de-DE" w:eastAsia="ja-JP"/>
        </w:rPr>
        <w:t>5-Teiler (Fernverkehr)</w:t>
      </w:r>
      <w:bookmarkEnd w:id="273"/>
    </w:p>
    <w:p w14:paraId="187C2C0F" w14:textId="77777777" w:rsidR="00691D6F" w:rsidRPr="008A34FA" w:rsidRDefault="00B02276" w:rsidP="00C62109">
      <w:pPr>
        <w:jc w:val="center"/>
        <w:rPr>
          <w:rFonts w:ascii="Aptos Narrow" w:hAnsi="Aptos Narrow"/>
          <w:lang w:val="de-DE" w:eastAsia="ja-JP" w:bidi="th-TH"/>
        </w:rPr>
      </w:pPr>
      <w:r w:rsidRPr="008A34FA">
        <w:rPr>
          <w:rFonts w:ascii="Aptos Narrow" w:hAnsi="Aptos Narrow"/>
          <w:noProof/>
          <w:lang w:val="de-DE" w:eastAsia="ja-JP" w:bidi="th-TH"/>
        </w:rPr>
        <w:drawing>
          <wp:inline distT="0" distB="0" distL="0" distR="0" wp14:anchorId="35E584DF" wp14:editId="7CDF668D">
            <wp:extent cx="5974779" cy="4086225"/>
            <wp:effectExtent l="0" t="0" r="6985" b="0"/>
            <wp:docPr id="148904223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2238" name="Grafik 1489042238"/>
                    <pic:cNvPicPr/>
                  </pic:nvPicPr>
                  <pic:blipFill>
                    <a:blip r:embed="rId36">
                      <a:extLst>
                        <a:ext uri="{96DAC541-7B7A-43D3-8B79-37D633B846F1}">
                          <asvg:svgBlip xmlns:asvg="http://schemas.microsoft.com/office/drawing/2016/SVG/main" r:embed="rId37"/>
                        </a:ext>
                      </a:extLst>
                    </a:blip>
                    <a:stretch>
                      <a:fillRect/>
                    </a:stretch>
                  </pic:blipFill>
                  <pic:spPr>
                    <a:xfrm>
                      <a:off x="0" y="0"/>
                      <a:ext cx="6009124" cy="4109714"/>
                    </a:xfrm>
                    <a:prstGeom prst="rect">
                      <a:avLst/>
                    </a:prstGeom>
                  </pic:spPr>
                </pic:pic>
              </a:graphicData>
            </a:graphic>
          </wp:inline>
        </w:drawing>
      </w:r>
    </w:p>
    <w:p w14:paraId="6EB301CE" w14:textId="77777777" w:rsidR="00047971" w:rsidRPr="008A34FA" w:rsidRDefault="00691D6F" w:rsidP="00691D6F">
      <w:pPr>
        <w:pStyle w:val="Heading3"/>
        <w:rPr>
          <w:rFonts w:ascii="Aptos Narrow" w:hAnsi="Aptos Narrow"/>
          <w:lang w:val="de-DE" w:eastAsia="ja-JP"/>
        </w:rPr>
      </w:pPr>
      <w:bookmarkStart w:id="274" w:name="_Toc231228603"/>
      <w:r w:rsidRPr="008A34FA">
        <w:rPr>
          <w:rFonts w:ascii="Aptos Narrow" w:hAnsi="Aptos Narrow"/>
          <w:lang w:val="de-DE" w:eastAsia="ja-JP"/>
        </w:rPr>
        <w:lastRenderedPageBreak/>
        <w:t>6-teiler (Nahverkehr und Fernverkehr)</w:t>
      </w:r>
      <w:bookmarkEnd w:id="274"/>
    </w:p>
    <w:p w14:paraId="64592B2D" w14:textId="77777777" w:rsidR="00C62109" w:rsidRPr="008A34FA" w:rsidRDefault="00047971" w:rsidP="00EE6C0C">
      <w:pPr>
        <w:rPr>
          <w:rFonts w:ascii="Aptos Narrow" w:hAnsi="Aptos Narrow"/>
          <w:lang w:val="de-DE" w:eastAsia="ja-JP"/>
        </w:rPr>
      </w:pPr>
      <w:r w:rsidRPr="008A34FA">
        <w:rPr>
          <w:rFonts w:ascii="Aptos Narrow" w:hAnsi="Aptos Narrow"/>
          <w:noProof/>
          <w:lang w:val="de-DE" w:eastAsia="ja-JP"/>
        </w:rPr>
        <w:drawing>
          <wp:inline distT="0" distB="0" distL="0" distR="0" wp14:anchorId="13916E49" wp14:editId="6566CCA4">
            <wp:extent cx="5940425" cy="4555490"/>
            <wp:effectExtent l="0" t="0" r="3175" b="0"/>
            <wp:docPr id="11276469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6998" name="Grafik 1127646998"/>
                    <pic:cNvPicPr/>
                  </pic:nvPicPr>
                  <pic:blipFill>
                    <a:blip r:embed="rId38">
                      <a:extLst>
                        <a:ext uri="{96DAC541-7B7A-43D3-8B79-37D633B846F1}">
                          <asvg:svgBlip xmlns:asvg="http://schemas.microsoft.com/office/drawing/2016/SVG/main" r:embed="rId39"/>
                        </a:ext>
                      </a:extLst>
                    </a:blip>
                    <a:stretch>
                      <a:fillRect/>
                    </a:stretch>
                  </pic:blipFill>
                  <pic:spPr>
                    <a:xfrm>
                      <a:off x="0" y="0"/>
                      <a:ext cx="5940425" cy="4555490"/>
                    </a:xfrm>
                    <a:prstGeom prst="rect">
                      <a:avLst/>
                    </a:prstGeom>
                  </pic:spPr>
                </pic:pic>
              </a:graphicData>
            </a:graphic>
          </wp:inline>
        </w:drawing>
      </w:r>
    </w:p>
    <w:p w14:paraId="4BDA5A8D" w14:textId="77777777" w:rsidR="00C62109" w:rsidRPr="008A34FA" w:rsidRDefault="0015042F" w:rsidP="00691D6F">
      <w:pPr>
        <w:pStyle w:val="Heading3"/>
        <w:rPr>
          <w:rFonts w:ascii="Aptos Narrow" w:hAnsi="Aptos Narrow"/>
          <w:lang w:val="de-DE" w:eastAsia="ja-JP"/>
        </w:rPr>
      </w:pPr>
      <w:bookmarkStart w:id="275" w:name="_Toc231228604"/>
      <w:r w:rsidRPr="008A34FA">
        <w:rPr>
          <w:rFonts w:ascii="Aptos Narrow" w:hAnsi="Aptos Narrow"/>
          <w:lang w:val="de-DE" w:eastAsia="ja-JP"/>
        </w:rPr>
        <w:t>Access point zu innenantenne</w:t>
      </w:r>
      <w:bookmarkEnd w:id="275"/>
    </w:p>
    <w:tbl>
      <w:tblPr>
        <w:tblStyle w:val="TableGrid"/>
        <w:tblW w:w="0" w:type="auto"/>
        <w:jc w:val="center"/>
        <w:tblLook w:val="04A0" w:firstRow="1" w:lastRow="0" w:firstColumn="1" w:lastColumn="0" w:noHBand="0" w:noVBand="1"/>
      </w:tblPr>
      <w:tblGrid>
        <w:gridCol w:w="4672"/>
        <w:gridCol w:w="4673"/>
      </w:tblGrid>
      <w:tr w:rsidR="00970009" w:rsidRPr="008A34FA" w14:paraId="1DD1AF3F" w14:textId="77777777" w:rsidTr="00885756">
        <w:trPr>
          <w:trHeight w:val="170"/>
          <w:jc w:val="center"/>
        </w:trPr>
        <w:tc>
          <w:tcPr>
            <w:tcW w:w="4672" w:type="dxa"/>
          </w:tcPr>
          <w:p w14:paraId="12D0C112" w14:textId="77777777" w:rsidR="00970009" w:rsidRPr="008A34FA" w:rsidRDefault="00970009" w:rsidP="00970009">
            <w:pPr>
              <w:jc w:val="center"/>
              <w:rPr>
                <w:rFonts w:ascii="Aptos Narrow" w:hAnsi="Aptos Narrow" w:cs="Calibri"/>
                <w:b/>
                <w:bCs/>
                <w:sz w:val="24"/>
                <w:szCs w:val="24"/>
                <w:lang w:val="de-DE" w:eastAsia="ja-JP" w:bidi="th-TH"/>
              </w:rPr>
            </w:pPr>
            <w:r w:rsidRPr="008A34FA">
              <w:rPr>
                <w:rFonts w:ascii="Aptos Narrow" w:hAnsi="Aptos Narrow" w:cs="Calibri"/>
                <w:b/>
                <w:bCs/>
                <w:sz w:val="24"/>
                <w:szCs w:val="24"/>
                <w:lang w:val="de-DE" w:eastAsia="ja-JP" w:bidi="th-TH"/>
              </w:rPr>
              <w:t>Access-point</w:t>
            </w:r>
          </w:p>
        </w:tc>
        <w:tc>
          <w:tcPr>
            <w:tcW w:w="4673" w:type="dxa"/>
          </w:tcPr>
          <w:p w14:paraId="6D8B8DF4" w14:textId="77777777" w:rsidR="00970009" w:rsidRPr="008A34FA" w:rsidRDefault="00970009" w:rsidP="00970009">
            <w:pPr>
              <w:jc w:val="center"/>
              <w:rPr>
                <w:rFonts w:ascii="Aptos Narrow" w:hAnsi="Aptos Narrow" w:cs="Calibri"/>
                <w:b/>
                <w:bCs/>
                <w:sz w:val="24"/>
                <w:szCs w:val="24"/>
                <w:lang w:val="de-DE" w:eastAsia="ja-JP" w:bidi="th-TH"/>
              </w:rPr>
            </w:pPr>
            <w:r w:rsidRPr="008A34FA">
              <w:rPr>
                <w:rFonts w:ascii="Aptos Narrow" w:hAnsi="Aptos Narrow" w:cs="Calibri"/>
                <w:b/>
                <w:bCs/>
                <w:sz w:val="24"/>
                <w:szCs w:val="24"/>
                <w:lang w:val="de-DE" w:eastAsia="ja-JP" w:bidi="th-TH"/>
              </w:rPr>
              <w:t>Innenantenne</w:t>
            </w:r>
          </w:p>
        </w:tc>
      </w:tr>
      <w:tr w:rsidR="00970009" w:rsidRPr="008A34FA" w14:paraId="3B2BB4D6" w14:textId="77777777" w:rsidTr="0023302A">
        <w:trPr>
          <w:trHeight w:hRule="exact" w:val="567"/>
          <w:jc w:val="center"/>
        </w:trPr>
        <w:tc>
          <w:tcPr>
            <w:tcW w:w="4672" w:type="dxa"/>
            <w:vAlign w:val="center"/>
          </w:tcPr>
          <w:p w14:paraId="103CC30E"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A1</w:t>
            </w:r>
          </w:p>
        </w:tc>
        <w:tc>
          <w:tcPr>
            <w:tcW w:w="4673" w:type="dxa"/>
            <w:vAlign w:val="center"/>
          </w:tcPr>
          <w:p w14:paraId="0613A849"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1</w:t>
            </w:r>
          </w:p>
        </w:tc>
      </w:tr>
      <w:tr w:rsidR="00970009" w:rsidRPr="008A34FA" w14:paraId="58C0C781" w14:textId="77777777" w:rsidTr="0023302A">
        <w:trPr>
          <w:trHeight w:hRule="exact" w:val="567"/>
          <w:jc w:val="center"/>
        </w:trPr>
        <w:tc>
          <w:tcPr>
            <w:tcW w:w="4672" w:type="dxa"/>
            <w:vAlign w:val="center"/>
          </w:tcPr>
          <w:p w14:paraId="16C5580D"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A2</w:t>
            </w:r>
          </w:p>
        </w:tc>
        <w:tc>
          <w:tcPr>
            <w:tcW w:w="4673" w:type="dxa"/>
            <w:vAlign w:val="center"/>
          </w:tcPr>
          <w:p w14:paraId="2BCFAA30"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6</w:t>
            </w:r>
          </w:p>
        </w:tc>
      </w:tr>
      <w:tr w:rsidR="00970009" w:rsidRPr="008A34FA" w14:paraId="39E19660" w14:textId="77777777" w:rsidTr="0023302A">
        <w:trPr>
          <w:trHeight w:hRule="exact" w:val="567"/>
          <w:jc w:val="center"/>
        </w:trPr>
        <w:tc>
          <w:tcPr>
            <w:tcW w:w="4672" w:type="dxa"/>
            <w:vAlign w:val="center"/>
          </w:tcPr>
          <w:p w14:paraId="76B2986B"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A3</w:t>
            </w:r>
          </w:p>
        </w:tc>
        <w:tc>
          <w:tcPr>
            <w:tcW w:w="4673" w:type="dxa"/>
            <w:vAlign w:val="center"/>
          </w:tcPr>
          <w:p w14:paraId="3C8E4B0A"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3</w:t>
            </w:r>
          </w:p>
        </w:tc>
      </w:tr>
      <w:tr w:rsidR="00970009" w:rsidRPr="008A34FA" w14:paraId="3215F84A" w14:textId="77777777" w:rsidTr="0023302A">
        <w:trPr>
          <w:trHeight w:hRule="exact" w:val="567"/>
          <w:jc w:val="center"/>
        </w:trPr>
        <w:tc>
          <w:tcPr>
            <w:tcW w:w="4672" w:type="dxa"/>
            <w:vAlign w:val="center"/>
          </w:tcPr>
          <w:p w14:paraId="1E52AF41"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A4</w:t>
            </w:r>
          </w:p>
        </w:tc>
        <w:tc>
          <w:tcPr>
            <w:tcW w:w="4673" w:type="dxa"/>
            <w:vAlign w:val="center"/>
          </w:tcPr>
          <w:p w14:paraId="651A03F0"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4</w:t>
            </w:r>
          </w:p>
        </w:tc>
      </w:tr>
      <w:tr w:rsidR="00970009" w:rsidRPr="008A34FA" w14:paraId="4B5537BD" w14:textId="77777777" w:rsidTr="0023302A">
        <w:trPr>
          <w:trHeight w:hRule="exact" w:val="567"/>
          <w:jc w:val="center"/>
        </w:trPr>
        <w:tc>
          <w:tcPr>
            <w:tcW w:w="4672" w:type="dxa"/>
            <w:vAlign w:val="center"/>
          </w:tcPr>
          <w:p w14:paraId="0FE2EA28"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B1</w:t>
            </w:r>
          </w:p>
        </w:tc>
        <w:tc>
          <w:tcPr>
            <w:tcW w:w="4673" w:type="dxa"/>
            <w:vAlign w:val="center"/>
          </w:tcPr>
          <w:p w14:paraId="0F3DA7A6" w14:textId="77777777" w:rsidR="00970009" w:rsidRPr="008A34FA" w:rsidRDefault="0023302A"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2</w:t>
            </w:r>
          </w:p>
        </w:tc>
      </w:tr>
      <w:tr w:rsidR="00970009" w:rsidRPr="008A34FA" w14:paraId="50B64272" w14:textId="77777777" w:rsidTr="0023302A">
        <w:trPr>
          <w:trHeight w:hRule="exact" w:val="567"/>
          <w:jc w:val="center"/>
        </w:trPr>
        <w:tc>
          <w:tcPr>
            <w:tcW w:w="4672" w:type="dxa"/>
          </w:tcPr>
          <w:p w14:paraId="1F481C7D" w14:textId="77777777" w:rsidR="00970009" w:rsidRPr="008A34FA" w:rsidRDefault="0023302A" w:rsidP="0023302A">
            <w:pPr>
              <w:jc w:val="center"/>
              <w:rPr>
                <w:rFonts w:ascii="Aptos Narrow" w:hAnsi="Aptos Narrow" w:cs="Calibri"/>
                <w:lang w:val="de-DE" w:eastAsia="ja-JP" w:bidi="th-TH"/>
              </w:rPr>
            </w:pPr>
            <w:r w:rsidRPr="008A34FA">
              <w:rPr>
                <w:rFonts w:ascii="Aptos Narrow" w:hAnsi="Aptos Narrow" w:cs="Calibri"/>
                <w:lang w:val="de-DE" w:eastAsia="ja-JP" w:bidi="th-TH"/>
              </w:rPr>
              <w:t>B2</w:t>
            </w:r>
          </w:p>
        </w:tc>
        <w:tc>
          <w:tcPr>
            <w:tcW w:w="4673" w:type="dxa"/>
          </w:tcPr>
          <w:p w14:paraId="2C799E2F" w14:textId="77777777" w:rsidR="00970009" w:rsidRPr="008A34FA" w:rsidRDefault="0023302A" w:rsidP="0023302A">
            <w:pPr>
              <w:jc w:val="center"/>
              <w:rPr>
                <w:rFonts w:ascii="Aptos Narrow" w:hAnsi="Aptos Narrow" w:cs="Calibri"/>
                <w:lang w:val="de-DE" w:eastAsia="ja-JP" w:bidi="th-TH"/>
              </w:rPr>
            </w:pPr>
            <w:r w:rsidRPr="008A34FA">
              <w:rPr>
                <w:rFonts w:ascii="Aptos Narrow" w:hAnsi="Aptos Narrow" w:cs="Calibri"/>
                <w:lang w:val="de-DE" w:eastAsia="ja-JP" w:bidi="th-TH"/>
              </w:rPr>
              <w:t>WIFI 5</w:t>
            </w:r>
          </w:p>
        </w:tc>
      </w:tr>
    </w:tbl>
    <w:p w14:paraId="7B1FF34A" w14:textId="77777777" w:rsidR="00691D6F" w:rsidRPr="008A34FA" w:rsidRDefault="00C62109" w:rsidP="00691D6F">
      <w:pPr>
        <w:pStyle w:val="Heading3"/>
        <w:rPr>
          <w:rFonts w:ascii="Aptos Narrow" w:hAnsi="Aptos Narrow"/>
          <w:lang w:val="de-DE" w:eastAsia="ja-JP"/>
        </w:rPr>
      </w:pPr>
      <w:bookmarkStart w:id="276" w:name="_Toc231228605"/>
      <w:r w:rsidRPr="008A34FA">
        <w:rPr>
          <w:rFonts w:ascii="Aptos Narrow" w:hAnsi="Aptos Narrow"/>
          <w:lang w:val="de-DE" w:eastAsia="ja-JP"/>
        </w:rPr>
        <w:lastRenderedPageBreak/>
        <w:t>ccu und dachantennen verbindung</w:t>
      </w:r>
      <w:bookmarkEnd w:id="276"/>
    </w:p>
    <w:p w14:paraId="13C562F5" w14:textId="77777777" w:rsidR="00C62109" w:rsidRPr="008A34FA" w:rsidRDefault="00C62109" w:rsidP="00C62109">
      <w:pPr>
        <w:rPr>
          <w:rFonts w:ascii="Aptos Narrow" w:hAnsi="Aptos Narrow"/>
          <w:lang w:val="de-DE" w:eastAsia="ja-JP" w:bidi="th-TH"/>
        </w:rPr>
      </w:pPr>
      <w:r w:rsidRPr="008A34FA">
        <w:rPr>
          <w:rFonts w:ascii="Aptos Narrow" w:hAnsi="Aptos Narrow"/>
          <w:noProof/>
        </w:rPr>
        <w:drawing>
          <wp:inline distT="0" distB="0" distL="0" distR="0" wp14:anchorId="454619A0" wp14:editId="79BEB8A8">
            <wp:extent cx="5772785" cy="4264660"/>
            <wp:effectExtent l="0" t="0" r="0" b="2540"/>
            <wp:docPr id="2001900283" name="Grafik 8"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ifferent types of electrical components  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2785" cy="4264660"/>
                    </a:xfrm>
                    <a:prstGeom prst="rect">
                      <a:avLst/>
                    </a:prstGeom>
                    <a:noFill/>
                    <a:ln>
                      <a:noFill/>
                    </a:ln>
                  </pic:spPr>
                </pic:pic>
              </a:graphicData>
            </a:graphic>
          </wp:inline>
        </w:drawing>
      </w:r>
    </w:p>
    <w:p w14:paraId="16721B43" w14:textId="77777777" w:rsidR="000A1A30" w:rsidRPr="008A34FA" w:rsidRDefault="000A1A30">
      <w:pPr>
        <w:rPr>
          <w:rFonts w:ascii="Aptos Narrow" w:hAnsi="Aptos Narrow"/>
          <w:lang w:val="de-DE" w:eastAsia="ja-JP" w:bidi="th-TH"/>
        </w:rPr>
      </w:pPr>
      <w:r w:rsidRPr="008A34FA">
        <w:rPr>
          <w:rFonts w:ascii="Aptos Narrow" w:hAnsi="Aptos Narrow"/>
          <w:lang w:val="de-DE" w:eastAsia="ja-JP" w:bidi="th-TH"/>
        </w:rPr>
        <w:br w:type="page"/>
      </w:r>
    </w:p>
    <w:p w14:paraId="43199AD0" w14:textId="77777777" w:rsidR="007D4094" w:rsidRPr="008A34FA" w:rsidRDefault="003C127A">
      <w:pPr>
        <w:pStyle w:val="Heading2"/>
        <w:rPr>
          <w:ins w:id="277" w:author="Abbas Rizvi" w:date="2026-06-21T00:00:00Z"/>
          <w:rFonts w:ascii="Aptos Narrow" w:hAnsi="Aptos Narrow"/>
        </w:rPr>
      </w:pPr>
      <w:ins w:id="278" w:author="Abbas Rizvi" w:date="2026-06-21T00:00:00Z">
        <w:r w:rsidRPr="008A34FA">
          <w:rPr>
            <w:rFonts w:ascii="Aptos Narrow" w:hAnsi="Aptos Narrow"/>
          </w:rPr>
          <w:lastRenderedPageBreak/>
          <w:t>AP-Kanalkonfiguration</w:t>
        </w:r>
      </w:ins>
    </w:p>
    <w:p w14:paraId="4854E87E" w14:textId="77777777" w:rsidR="007D4094" w:rsidRPr="008A34FA" w:rsidRDefault="003C127A">
      <w:pPr>
        <w:rPr>
          <w:ins w:id="279" w:author="Abbas Rizvi" w:date="2026-06-21T00:00:00Z"/>
          <w:rFonts w:ascii="Aptos Narrow" w:hAnsi="Aptos Narrow"/>
        </w:rPr>
      </w:pPr>
      <w:ins w:id="280" w:author="Abbas Rizvi" w:date="2026-06-21T00:00:00Z">
        <w:r w:rsidRPr="008A34FA">
          <w:rPr>
            <w:rFonts w:ascii="Aptos Narrow" w:hAnsi="Aptos Narrow"/>
          </w:rPr>
          <w:t>Die folgende Aufstellung dokumentiert die Kanal- und Sendeleistungskonfiguration der Westermo-Ibex-Access-Points je Wagen. Die Kanäle werden zentral über die Nomad-OBN-Konfigurationsvorlage statisch je AP-Position zugewiesen (keine automatische Kanalwahl). Je Wagenende ist ein Access-Point für das 2.4-GHz-Band und einer für das 5-GHz-Band konfiguriert; die Sendeleistung ist je Access-Point auf 15 dBm festgelegt. Die AP-Bezeichnung (AP1–AP4) entspricht der Geräte-Nummerierung in der OBN-Konfiguration.</w:t>
        </w:r>
      </w:ins>
    </w:p>
    <w:p w14:paraId="7C67F5D3" w14:textId="77777777" w:rsidR="007D4094" w:rsidRPr="008A34FA" w:rsidRDefault="003C127A">
      <w:pPr>
        <w:rPr>
          <w:ins w:id="281" w:author="Abbas Rizvi" w:date="2026-06-21T00:00:00Z"/>
          <w:rFonts w:ascii="Aptos Narrow" w:hAnsi="Aptos Narrow"/>
          <w:b/>
        </w:rPr>
      </w:pPr>
      <w:ins w:id="282" w:author="Abbas Rizvi" w:date="2026-06-21T00:00:00Z">
        <w:r w:rsidRPr="008A34FA">
          <w:rPr>
            <w:rFonts w:ascii="Aptos Narrow" w:hAnsi="Aptos Narrow"/>
            <w:b/>
          </w:rPr>
          <w:t>6-Teiler (Aufbau A – C – D – E – F – B, 4736 / 4706)</w:t>
        </w:r>
      </w:ins>
    </w:p>
    <w:tbl>
      <w:tblPr>
        <w:tblStyle w:val="TableGrid"/>
        <w:tblW w:w="8960" w:type="dxa"/>
        <w:tblLook w:val="04A0" w:firstRow="1" w:lastRow="0" w:firstColumn="1" w:lastColumn="0" w:noHBand="0" w:noVBand="1"/>
      </w:tblPr>
      <w:tblGrid>
        <w:gridCol w:w="1351"/>
        <w:gridCol w:w="1013"/>
        <w:gridCol w:w="2094"/>
        <w:gridCol w:w="1463"/>
        <w:gridCol w:w="1238"/>
        <w:gridCol w:w="1801"/>
      </w:tblGrid>
      <w:tr w:rsidR="007D4094" w:rsidRPr="008A34FA" w14:paraId="26E49224" w14:textId="77777777">
        <w:trPr>
          <w:ins w:id="283" w:author="Abbas Rizvi" w:date="2026-06-21T00:00:00Z"/>
        </w:trPr>
        <w:tc>
          <w:tcPr>
            <w:tcW w:w="1200" w:type="dxa"/>
            <w:shd w:val="clear" w:color="auto" w:fill="D5E8F0"/>
          </w:tcPr>
          <w:p w14:paraId="3B4E8781" w14:textId="77777777" w:rsidR="007D4094" w:rsidRPr="008A34FA" w:rsidRDefault="003C127A">
            <w:pPr>
              <w:rPr>
                <w:ins w:id="284" w:author="Abbas Rizvi" w:date="2026-06-21T00:00:00Z"/>
                <w:rFonts w:ascii="Aptos Narrow" w:hAnsi="Aptos Narrow" w:cstheme="minorHAnsi"/>
                <w:b/>
                <w:sz w:val="18"/>
              </w:rPr>
            </w:pPr>
            <w:ins w:id="285" w:author="Abbas Rizvi" w:date="2026-06-21T00:00:00Z">
              <w:r w:rsidRPr="008A34FA">
                <w:rPr>
                  <w:rFonts w:ascii="Aptos Narrow" w:hAnsi="Aptos Narrow" w:cstheme="minorHAnsi"/>
                  <w:b/>
                  <w:sz w:val="18"/>
                </w:rPr>
                <w:t>Wagen</w:t>
              </w:r>
            </w:ins>
          </w:p>
        </w:tc>
        <w:tc>
          <w:tcPr>
            <w:tcW w:w="900" w:type="dxa"/>
            <w:shd w:val="clear" w:color="auto" w:fill="D5E8F0"/>
          </w:tcPr>
          <w:p w14:paraId="4EB13069" w14:textId="77777777" w:rsidR="007D4094" w:rsidRPr="008A34FA" w:rsidRDefault="003C127A">
            <w:pPr>
              <w:rPr>
                <w:ins w:id="286" w:author="Abbas Rizvi" w:date="2026-06-21T00:00:00Z"/>
                <w:rFonts w:ascii="Aptos Narrow" w:hAnsi="Aptos Narrow" w:cstheme="minorHAnsi"/>
                <w:b/>
                <w:sz w:val="18"/>
              </w:rPr>
            </w:pPr>
            <w:ins w:id="287" w:author="Abbas Rizvi" w:date="2026-06-21T00:00:00Z">
              <w:r w:rsidRPr="008A34FA">
                <w:rPr>
                  <w:rFonts w:ascii="Aptos Narrow" w:hAnsi="Aptos Narrow" w:cstheme="minorHAnsi"/>
                  <w:b/>
                  <w:sz w:val="18"/>
                </w:rPr>
                <w:t>AP</w:t>
              </w:r>
            </w:ins>
          </w:p>
        </w:tc>
        <w:tc>
          <w:tcPr>
            <w:tcW w:w="1860" w:type="dxa"/>
            <w:shd w:val="clear" w:color="auto" w:fill="D5E8F0"/>
          </w:tcPr>
          <w:p w14:paraId="7E9B1018" w14:textId="77777777" w:rsidR="007D4094" w:rsidRPr="008A34FA" w:rsidRDefault="003C127A">
            <w:pPr>
              <w:rPr>
                <w:ins w:id="288" w:author="Abbas Rizvi" w:date="2026-06-21T00:00:00Z"/>
                <w:rFonts w:ascii="Aptos Narrow" w:hAnsi="Aptos Narrow" w:cstheme="minorHAnsi"/>
                <w:b/>
                <w:sz w:val="18"/>
              </w:rPr>
            </w:pPr>
            <w:ins w:id="289" w:author="Abbas Rizvi" w:date="2026-06-21T00:00:00Z">
              <w:r w:rsidRPr="008A34FA">
                <w:rPr>
                  <w:rFonts w:ascii="Aptos Narrow" w:hAnsi="Aptos Narrow" w:cstheme="minorHAnsi"/>
                  <w:b/>
                  <w:sz w:val="18"/>
                </w:rPr>
                <w:t>Funk-Band</w:t>
              </w:r>
            </w:ins>
          </w:p>
        </w:tc>
        <w:tc>
          <w:tcPr>
            <w:tcW w:w="1300" w:type="dxa"/>
            <w:shd w:val="clear" w:color="auto" w:fill="D5E8F0"/>
          </w:tcPr>
          <w:p w14:paraId="1DC574C3" w14:textId="77777777" w:rsidR="007D4094" w:rsidRPr="008A34FA" w:rsidRDefault="003C127A">
            <w:pPr>
              <w:rPr>
                <w:ins w:id="290" w:author="Abbas Rizvi" w:date="2026-06-21T00:00:00Z"/>
                <w:rFonts w:ascii="Aptos Narrow" w:hAnsi="Aptos Narrow" w:cstheme="minorHAnsi"/>
                <w:b/>
                <w:sz w:val="18"/>
              </w:rPr>
            </w:pPr>
            <w:ins w:id="291" w:author="Abbas Rizvi" w:date="2026-06-21T00:00:00Z">
              <w:r w:rsidRPr="008A34FA">
                <w:rPr>
                  <w:rFonts w:ascii="Aptos Narrow" w:hAnsi="Aptos Narrow" w:cstheme="minorHAnsi"/>
                  <w:b/>
                  <w:sz w:val="18"/>
                </w:rPr>
                <w:t>Bandbreite</w:t>
              </w:r>
            </w:ins>
          </w:p>
        </w:tc>
        <w:tc>
          <w:tcPr>
            <w:tcW w:w="1100" w:type="dxa"/>
            <w:shd w:val="clear" w:color="auto" w:fill="D5E8F0"/>
          </w:tcPr>
          <w:p w14:paraId="3B1D230C" w14:textId="77777777" w:rsidR="007D4094" w:rsidRPr="008A34FA" w:rsidRDefault="003C127A">
            <w:pPr>
              <w:rPr>
                <w:ins w:id="292" w:author="Abbas Rizvi" w:date="2026-06-21T00:00:00Z"/>
                <w:rFonts w:ascii="Aptos Narrow" w:hAnsi="Aptos Narrow" w:cstheme="minorHAnsi"/>
                <w:b/>
                <w:sz w:val="18"/>
              </w:rPr>
            </w:pPr>
            <w:ins w:id="293" w:author="Abbas Rizvi" w:date="2026-06-21T00:00:00Z">
              <w:r w:rsidRPr="008A34FA">
                <w:rPr>
                  <w:rFonts w:ascii="Aptos Narrow" w:hAnsi="Aptos Narrow" w:cstheme="minorHAnsi"/>
                  <w:b/>
                  <w:sz w:val="18"/>
                </w:rPr>
                <w:t>Kanal</w:t>
              </w:r>
            </w:ins>
          </w:p>
        </w:tc>
        <w:tc>
          <w:tcPr>
            <w:tcW w:w="1600" w:type="dxa"/>
            <w:shd w:val="clear" w:color="auto" w:fill="D5E8F0"/>
          </w:tcPr>
          <w:p w14:paraId="67D664C4" w14:textId="77777777" w:rsidR="007D4094" w:rsidRPr="008A34FA" w:rsidRDefault="003C127A">
            <w:pPr>
              <w:rPr>
                <w:ins w:id="294" w:author="Abbas Rizvi" w:date="2026-06-21T00:00:00Z"/>
                <w:rFonts w:ascii="Aptos Narrow" w:hAnsi="Aptos Narrow" w:cstheme="minorHAnsi"/>
                <w:b/>
                <w:sz w:val="18"/>
              </w:rPr>
            </w:pPr>
            <w:ins w:id="295" w:author="Abbas Rizvi" w:date="2026-06-21T00:00:00Z">
              <w:r w:rsidRPr="008A34FA">
                <w:rPr>
                  <w:rFonts w:ascii="Aptos Narrow" w:hAnsi="Aptos Narrow" w:cstheme="minorHAnsi"/>
                  <w:b/>
                  <w:sz w:val="18"/>
                </w:rPr>
                <w:t>Max. Sendeleistung</w:t>
              </w:r>
            </w:ins>
          </w:p>
        </w:tc>
      </w:tr>
      <w:tr w:rsidR="007D4094" w:rsidRPr="008A34FA" w14:paraId="4AE01314" w14:textId="77777777">
        <w:trPr>
          <w:ins w:id="296" w:author="Abbas Rizvi" w:date="2026-06-21T00:00:00Z"/>
        </w:trPr>
        <w:tc>
          <w:tcPr>
            <w:tcW w:w="1200" w:type="dxa"/>
          </w:tcPr>
          <w:p w14:paraId="29C727E0" w14:textId="77777777" w:rsidR="007D4094" w:rsidRPr="008A34FA" w:rsidRDefault="003C127A">
            <w:pPr>
              <w:rPr>
                <w:ins w:id="297" w:author="Abbas Rizvi" w:date="2026-06-21T00:00:00Z"/>
                <w:rFonts w:ascii="Aptos Narrow" w:hAnsi="Aptos Narrow" w:cstheme="minorHAnsi"/>
                <w:sz w:val="18"/>
              </w:rPr>
            </w:pPr>
            <w:ins w:id="298" w:author="Abbas Rizvi" w:date="2026-06-21T00:00:00Z">
              <w:r w:rsidRPr="008A34FA">
                <w:rPr>
                  <w:rFonts w:ascii="Aptos Narrow" w:hAnsi="Aptos Narrow" w:cstheme="minorHAnsi"/>
                  <w:sz w:val="18"/>
                </w:rPr>
                <w:t>Wagen A</w:t>
              </w:r>
            </w:ins>
          </w:p>
        </w:tc>
        <w:tc>
          <w:tcPr>
            <w:tcW w:w="900" w:type="dxa"/>
          </w:tcPr>
          <w:p w14:paraId="58518A13" w14:textId="77777777" w:rsidR="007D4094" w:rsidRPr="008A34FA" w:rsidRDefault="003C127A">
            <w:pPr>
              <w:rPr>
                <w:ins w:id="299" w:author="Abbas Rizvi" w:date="2026-06-21T00:00:00Z"/>
                <w:rFonts w:ascii="Aptos Narrow" w:hAnsi="Aptos Narrow" w:cstheme="minorHAnsi"/>
                <w:sz w:val="18"/>
              </w:rPr>
            </w:pPr>
            <w:ins w:id="300" w:author="Abbas Rizvi" w:date="2026-06-21T00:00:00Z">
              <w:r w:rsidRPr="008A34FA">
                <w:rPr>
                  <w:rFonts w:ascii="Aptos Narrow" w:hAnsi="Aptos Narrow" w:cstheme="minorHAnsi"/>
                  <w:sz w:val="18"/>
                </w:rPr>
                <w:t>AP1</w:t>
              </w:r>
            </w:ins>
          </w:p>
        </w:tc>
        <w:tc>
          <w:tcPr>
            <w:tcW w:w="1860" w:type="dxa"/>
          </w:tcPr>
          <w:p w14:paraId="4B2AE29A" w14:textId="77777777" w:rsidR="007D4094" w:rsidRPr="008A34FA" w:rsidRDefault="003C127A">
            <w:pPr>
              <w:rPr>
                <w:ins w:id="301" w:author="Abbas Rizvi" w:date="2026-06-21T00:00:00Z"/>
                <w:rFonts w:ascii="Aptos Narrow" w:hAnsi="Aptos Narrow" w:cstheme="minorHAnsi"/>
                <w:sz w:val="18"/>
              </w:rPr>
            </w:pPr>
            <w:ins w:id="302" w:author="Abbas Rizvi" w:date="2026-06-21T00:00:00Z">
              <w:r w:rsidRPr="008A34FA">
                <w:rPr>
                  <w:rFonts w:ascii="Aptos Narrow" w:hAnsi="Aptos Narrow" w:cstheme="minorHAnsi"/>
                  <w:sz w:val="18"/>
                </w:rPr>
                <w:t>2.4 GHz</w:t>
              </w:r>
            </w:ins>
          </w:p>
        </w:tc>
        <w:tc>
          <w:tcPr>
            <w:tcW w:w="1300" w:type="dxa"/>
          </w:tcPr>
          <w:p w14:paraId="474416C5" w14:textId="77777777" w:rsidR="007D4094" w:rsidRPr="008A34FA" w:rsidRDefault="003C127A">
            <w:pPr>
              <w:rPr>
                <w:ins w:id="303" w:author="Abbas Rizvi" w:date="2026-06-21T00:00:00Z"/>
                <w:rFonts w:ascii="Aptos Narrow" w:hAnsi="Aptos Narrow" w:cstheme="minorHAnsi"/>
                <w:sz w:val="18"/>
              </w:rPr>
            </w:pPr>
            <w:ins w:id="304" w:author="Abbas Rizvi" w:date="2026-06-21T00:00:00Z">
              <w:r w:rsidRPr="008A34FA">
                <w:rPr>
                  <w:rFonts w:ascii="Aptos Narrow" w:hAnsi="Aptos Narrow" w:cstheme="minorHAnsi"/>
                  <w:sz w:val="18"/>
                </w:rPr>
                <w:t>20 MHz</w:t>
              </w:r>
            </w:ins>
          </w:p>
        </w:tc>
        <w:tc>
          <w:tcPr>
            <w:tcW w:w="1100" w:type="dxa"/>
          </w:tcPr>
          <w:p w14:paraId="1A2A61D4" w14:textId="77777777" w:rsidR="007D4094" w:rsidRPr="008A34FA" w:rsidRDefault="003C127A">
            <w:pPr>
              <w:rPr>
                <w:ins w:id="305" w:author="Abbas Rizvi" w:date="2026-06-21T00:00:00Z"/>
                <w:rFonts w:ascii="Aptos Narrow" w:hAnsi="Aptos Narrow" w:cstheme="minorHAnsi"/>
                <w:sz w:val="18"/>
              </w:rPr>
            </w:pPr>
            <w:ins w:id="306" w:author="Abbas Rizvi" w:date="2026-06-21T00:00:00Z">
              <w:r w:rsidRPr="008A34FA">
                <w:rPr>
                  <w:rFonts w:ascii="Aptos Narrow" w:hAnsi="Aptos Narrow" w:cstheme="minorHAnsi"/>
                  <w:sz w:val="18"/>
                </w:rPr>
                <w:t>Kanal 1 (2412 MHz)</w:t>
              </w:r>
            </w:ins>
          </w:p>
        </w:tc>
        <w:tc>
          <w:tcPr>
            <w:tcW w:w="1600" w:type="dxa"/>
          </w:tcPr>
          <w:p w14:paraId="66F7C8D2" w14:textId="77777777" w:rsidR="007D4094" w:rsidRPr="008A34FA" w:rsidRDefault="003C127A">
            <w:pPr>
              <w:rPr>
                <w:ins w:id="307" w:author="Abbas Rizvi" w:date="2026-06-21T00:00:00Z"/>
                <w:rFonts w:ascii="Aptos Narrow" w:hAnsi="Aptos Narrow" w:cstheme="minorHAnsi"/>
                <w:sz w:val="18"/>
              </w:rPr>
            </w:pPr>
            <w:ins w:id="308" w:author="Abbas Rizvi" w:date="2026-06-21T00:00:00Z">
              <w:r w:rsidRPr="008A34FA">
                <w:rPr>
                  <w:rFonts w:ascii="Aptos Narrow" w:hAnsi="Aptos Narrow" w:cstheme="minorHAnsi"/>
                  <w:sz w:val="18"/>
                </w:rPr>
                <w:t>15 dBm</w:t>
              </w:r>
            </w:ins>
          </w:p>
        </w:tc>
      </w:tr>
      <w:tr w:rsidR="007D4094" w:rsidRPr="008A34FA" w14:paraId="1963D082" w14:textId="77777777">
        <w:trPr>
          <w:ins w:id="309" w:author="Abbas Rizvi" w:date="2026-06-21T00:00:00Z"/>
        </w:trPr>
        <w:tc>
          <w:tcPr>
            <w:tcW w:w="1200" w:type="dxa"/>
          </w:tcPr>
          <w:p w14:paraId="1148CA99" w14:textId="77777777" w:rsidR="007D4094" w:rsidRPr="008A34FA" w:rsidRDefault="003C127A">
            <w:pPr>
              <w:rPr>
                <w:ins w:id="310" w:author="Abbas Rizvi" w:date="2026-06-21T00:00:00Z"/>
                <w:rFonts w:ascii="Aptos Narrow" w:hAnsi="Aptos Narrow" w:cstheme="minorHAnsi"/>
                <w:sz w:val="18"/>
              </w:rPr>
            </w:pPr>
            <w:ins w:id="311" w:author="Abbas Rizvi" w:date="2026-06-21T00:00:00Z">
              <w:r w:rsidRPr="008A34FA">
                <w:rPr>
                  <w:rFonts w:ascii="Aptos Narrow" w:hAnsi="Aptos Narrow" w:cstheme="minorHAnsi"/>
                  <w:sz w:val="18"/>
                </w:rPr>
                <w:t>Wagen A</w:t>
              </w:r>
            </w:ins>
          </w:p>
        </w:tc>
        <w:tc>
          <w:tcPr>
            <w:tcW w:w="900" w:type="dxa"/>
          </w:tcPr>
          <w:p w14:paraId="30910B60" w14:textId="77777777" w:rsidR="007D4094" w:rsidRPr="008A34FA" w:rsidRDefault="003C127A">
            <w:pPr>
              <w:rPr>
                <w:ins w:id="312" w:author="Abbas Rizvi" w:date="2026-06-21T00:00:00Z"/>
                <w:rFonts w:ascii="Aptos Narrow" w:hAnsi="Aptos Narrow" w:cstheme="minorHAnsi"/>
                <w:sz w:val="18"/>
              </w:rPr>
            </w:pPr>
            <w:ins w:id="313" w:author="Abbas Rizvi" w:date="2026-06-21T00:00:00Z">
              <w:r w:rsidRPr="008A34FA">
                <w:rPr>
                  <w:rFonts w:ascii="Aptos Narrow" w:hAnsi="Aptos Narrow" w:cstheme="minorHAnsi"/>
                  <w:sz w:val="18"/>
                </w:rPr>
                <w:t>AP2</w:t>
              </w:r>
            </w:ins>
          </w:p>
        </w:tc>
        <w:tc>
          <w:tcPr>
            <w:tcW w:w="1860" w:type="dxa"/>
          </w:tcPr>
          <w:p w14:paraId="476E39C4" w14:textId="77777777" w:rsidR="007D4094" w:rsidRPr="008A34FA" w:rsidRDefault="003C127A">
            <w:pPr>
              <w:rPr>
                <w:ins w:id="314" w:author="Abbas Rizvi" w:date="2026-06-21T00:00:00Z"/>
                <w:rFonts w:ascii="Aptos Narrow" w:hAnsi="Aptos Narrow" w:cstheme="minorHAnsi"/>
                <w:sz w:val="18"/>
              </w:rPr>
            </w:pPr>
            <w:ins w:id="315" w:author="Abbas Rizvi" w:date="2026-06-21T00:00:00Z">
              <w:r w:rsidRPr="008A34FA">
                <w:rPr>
                  <w:rFonts w:ascii="Aptos Narrow" w:hAnsi="Aptos Narrow" w:cstheme="minorHAnsi"/>
                  <w:sz w:val="18"/>
                </w:rPr>
                <w:t>5 GHz</w:t>
              </w:r>
            </w:ins>
          </w:p>
        </w:tc>
        <w:tc>
          <w:tcPr>
            <w:tcW w:w="1300" w:type="dxa"/>
          </w:tcPr>
          <w:p w14:paraId="6AAAF083" w14:textId="77777777" w:rsidR="007D4094" w:rsidRPr="008A34FA" w:rsidRDefault="003C127A">
            <w:pPr>
              <w:rPr>
                <w:ins w:id="316" w:author="Abbas Rizvi" w:date="2026-06-21T00:00:00Z"/>
                <w:rFonts w:ascii="Aptos Narrow" w:hAnsi="Aptos Narrow" w:cstheme="minorHAnsi"/>
                <w:sz w:val="18"/>
              </w:rPr>
            </w:pPr>
            <w:ins w:id="317" w:author="Abbas Rizvi" w:date="2026-06-21T00:00:00Z">
              <w:r w:rsidRPr="008A34FA">
                <w:rPr>
                  <w:rFonts w:ascii="Aptos Narrow" w:hAnsi="Aptos Narrow" w:cstheme="minorHAnsi"/>
                  <w:sz w:val="18"/>
                </w:rPr>
                <w:t>80 MHz</w:t>
              </w:r>
            </w:ins>
          </w:p>
        </w:tc>
        <w:tc>
          <w:tcPr>
            <w:tcW w:w="1100" w:type="dxa"/>
          </w:tcPr>
          <w:p w14:paraId="3AD9C967" w14:textId="77777777" w:rsidR="007D4094" w:rsidRPr="008A34FA" w:rsidRDefault="003C127A">
            <w:pPr>
              <w:rPr>
                <w:ins w:id="318" w:author="Abbas Rizvi" w:date="2026-06-21T00:00:00Z"/>
                <w:rFonts w:ascii="Aptos Narrow" w:hAnsi="Aptos Narrow" w:cstheme="minorHAnsi"/>
                <w:sz w:val="18"/>
              </w:rPr>
            </w:pPr>
            <w:ins w:id="319" w:author="Abbas Rizvi" w:date="2026-06-21T00:00:00Z">
              <w:r w:rsidRPr="008A34FA">
                <w:rPr>
                  <w:rFonts w:ascii="Aptos Narrow" w:hAnsi="Aptos Narrow" w:cstheme="minorHAnsi"/>
                  <w:sz w:val="18"/>
                </w:rPr>
                <w:t>Kanal 36 (5180 MHz)</w:t>
              </w:r>
            </w:ins>
          </w:p>
        </w:tc>
        <w:tc>
          <w:tcPr>
            <w:tcW w:w="1600" w:type="dxa"/>
          </w:tcPr>
          <w:p w14:paraId="501038E7" w14:textId="77777777" w:rsidR="007D4094" w:rsidRPr="008A34FA" w:rsidRDefault="003C127A">
            <w:pPr>
              <w:rPr>
                <w:ins w:id="320" w:author="Abbas Rizvi" w:date="2026-06-21T00:00:00Z"/>
                <w:rFonts w:ascii="Aptos Narrow" w:hAnsi="Aptos Narrow" w:cstheme="minorHAnsi"/>
                <w:sz w:val="18"/>
              </w:rPr>
            </w:pPr>
            <w:ins w:id="321" w:author="Abbas Rizvi" w:date="2026-06-21T00:00:00Z">
              <w:r w:rsidRPr="008A34FA">
                <w:rPr>
                  <w:rFonts w:ascii="Aptos Narrow" w:hAnsi="Aptos Narrow" w:cstheme="minorHAnsi"/>
                  <w:sz w:val="18"/>
                </w:rPr>
                <w:t>15 dBm</w:t>
              </w:r>
            </w:ins>
          </w:p>
        </w:tc>
      </w:tr>
      <w:tr w:rsidR="007D4094" w:rsidRPr="008A34FA" w14:paraId="1DD9D7A1" w14:textId="77777777">
        <w:trPr>
          <w:ins w:id="322" w:author="Abbas Rizvi" w:date="2026-06-21T00:00:00Z"/>
        </w:trPr>
        <w:tc>
          <w:tcPr>
            <w:tcW w:w="1200" w:type="dxa"/>
          </w:tcPr>
          <w:p w14:paraId="2542D5DB" w14:textId="77777777" w:rsidR="007D4094" w:rsidRPr="008A34FA" w:rsidRDefault="003C127A">
            <w:pPr>
              <w:rPr>
                <w:ins w:id="323" w:author="Abbas Rizvi" w:date="2026-06-21T00:00:00Z"/>
                <w:rFonts w:ascii="Aptos Narrow" w:hAnsi="Aptos Narrow" w:cstheme="minorHAnsi"/>
                <w:sz w:val="18"/>
              </w:rPr>
            </w:pPr>
            <w:ins w:id="324" w:author="Abbas Rizvi" w:date="2026-06-21T00:00:00Z">
              <w:r w:rsidRPr="008A34FA">
                <w:rPr>
                  <w:rFonts w:ascii="Aptos Narrow" w:hAnsi="Aptos Narrow" w:cstheme="minorHAnsi"/>
                  <w:sz w:val="18"/>
                </w:rPr>
                <w:t>Wagen A</w:t>
              </w:r>
            </w:ins>
          </w:p>
        </w:tc>
        <w:tc>
          <w:tcPr>
            <w:tcW w:w="900" w:type="dxa"/>
          </w:tcPr>
          <w:p w14:paraId="1013091B" w14:textId="77777777" w:rsidR="007D4094" w:rsidRPr="008A34FA" w:rsidRDefault="003C127A">
            <w:pPr>
              <w:rPr>
                <w:ins w:id="325" w:author="Abbas Rizvi" w:date="2026-06-21T00:00:00Z"/>
                <w:rFonts w:ascii="Aptos Narrow" w:hAnsi="Aptos Narrow" w:cstheme="minorHAnsi"/>
                <w:sz w:val="18"/>
              </w:rPr>
            </w:pPr>
            <w:ins w:id="326" w:author="Abbas Rizvi" w:date="2026-06-21T00:00:00Z">
              <w:r w:rsidRPr="008A34FA">
                <w:rPr>
                  <w:rFonts w:ascii="Aptos Narrow" w:hAnsi="Aptos Narrow" w:cstheme="minorHAnsi"/>
                  <w:sz w:val="18"/>
                </w:rPr>
                <w:t>AP3</w:t>
              </w:r>
            </w:ins>
          </w:p>
        </w:tc>
        <w:tc>
          <w:tcPr>
            <w:tcW w:w="1860" w:type="dxa"/>
          </w:tcPr>
          <w:p w14:paraId="4550FC6B" w14:textId="77777777" w:rsidR="007D4094" w:rsidRPr="008A34FA" w:rsidRDefault="003C127A">
            <w:pPr>
              <w:rPr>
                <w:ins w:id="327" w:author="Abbas Rizvi" w:date="2026-06-21T00:00:00Z"/>
                <w:rFonts w:ascii="Aptos Narrow" w:hAnsi="Aptos Narrow" w:cstheme="minorHAnsi"/>
                <w:sz w:val="18"/>
              </w:rPr>
            </w:pPr>
            <w:ins w:id="328" w:author="Abbas Rizvi" w:date="2026-06-21T00:00:00Z">
              <w:r w:rsidRPr="008A34FA">
                <w:rPr>
                  <w:rFonts w:ascii="Aptos Narrow" w:hAnsi="Aptos Narrow" w:cstheme="minorHAnsi"/>
                  <w:sz w:val="18"/>
                </w:rPr>
                <w:t>5 GHz</w:t>
              </w:r>
            </w:ins>
          </w:p>
        </w:tc>
        <w:tc>
          <w:tcPr>
            <w:tcW w:w="1300" w:type="dxa"/>
          </w:tcPr>
          <w:p w14:paraId="4EF063C5" w14:textId="77777777" w:rsidR="007D4094" w:rsidRPr="008A34FA" w:rsidRDefault="003C127A">
            <w:pPr>
              <w:rPr>
                <w:ins w:id="329" w:author="Abbas Rizvi" w:date="2026-06-21T00:00:00Z"/>
                <w:rFonts w:ascii="Aptos Narrow" w:hAnsi="Aptos Narrow" w:cstheme="minorHAnsi"/>
                <w:sz w:val="18"/>
              </w:rPr>
            </w:pPr>
            <w:ins w:id="330" w:author="Abbas Rizvi" w:date="2026-06-21T00:00:00Z">
              <w:r w:rsidRPr="008A34FA">
                <w:rPr>
                  <w:rFonts w:ascii="Aptos Narrow" w:hAnsi="Aptos Narrow" w:cstheme="minorHAnsi"/>
                  <w:sz w:val="18"/>
                </w:rPr>
                <w:t>80 MHz</w:t>
              </w:r>
            </w:ins>
          </w:p>
        </w:tc>
        <w:tc>
          <w:tcPr>
            <w:tcW w:w="1100" w:type="dxa"/>
          </w:tcPr>
          <w:p w14:paraId="773060AB" w14:textId="77777777" w:rsidR="007D4094" w:rsidRPr="008A34FA" w:rsidRDefault="003C127A">
            <w:pPr>
              <w:rPr>
                <w:ins w:id="331" w:author="Abbas Rizvi" w:date="2026-06-21T00:00:00Z"/>
                <w:rFonts w:ascii="Aptos Narrow" w:hAnsi="Aptos Narrow" w:cstheme="minorHAnsi"/>
                <w:sz w:val="18"/>
              </w:rPr>
            </w:pPr>
            <w:ins w:id="332" w:author="Abbas Rizvi" w:date="2026-06-21T00:00:00Z">
              <w:r w:rsidRPr="008A34FA">
                <w:rPr>
                  <w:rFonts w:ascii="Aptos Narrow" w:hAnsi="Aptos Narrow" w:cstheme="minorHAnsi"/>
                  <w:sz w:val="18"/>
                </w:rPr>
                <w:t>Kanal 44 (5220 MHz)</w:t>
              </w:r>
            </w:ins>
          </w:p>
        </w:tc>
        <w:tc>
          <w:tcPr>
            <w:tcW w:w="1600" w:type="dxa"/>
          </w:tcPr>
          <w:p w14:paraId="15F973BD" w14:textId="77777777" w:rsidR="007D4094" w:rsidRPr="008A34FA" w:rsidRDefault="003C127A">
            <w:pPr>
              <w:rPr>
                <w:ins w:id="333" w:author="Abbas Rizvi" w:date="2026-06-21T00:00:00Z"/>
                <w:rFonts w:ascii="Aptos Narrow" w:hAnsi="Aptos Narrow" w:cstheme="minorHAnsi"/>
                <w:sz w:val="18"/>
              </w:rPr>
            </w:pPr>
            <w:ins w:id="334" w:author="Abbas Rizvi" w:date="2026-06-21T00:00:00Z">
              <w:r w:rsidRPr="008A34FA">
                <w:rPr>
                  <w:rFonts w:ascii="Aptos Narrow" w:hAnsi="Aptos Narrow" w:cstheme="minorHAnsi"/>
                  <w:sz w:val="18"/>
                </w:rPr>
                <w:t>15 dBm</w:t>
              </w:r>
            </w:ins>
          </w:p>
        </w:tc>
      </w:tr>
      <w:tr w:rsidR="007D4094" w:rsidRPr="008A34FA" w14:paraId="3C2E5F83" w14:textId="77777777">
        <w:trPr>
          <w:ins w:id="335" w:author="Abbas Rizvi" w:date="2026-06-21T00:00:00Z"/>
        </w:trPr>
        <w:tc>
          <w:tcPr>
            <w:tcW w:w="1200" w:type="dxa"/>
          </w:tcPr>
          <w:p w14:paraId="4931F748" w14:textId="77777777" w:rsidR="007D4094" w:rsidRPr="008A34FA" w:rsidRDefault="003C127A">
            <w:pPr>
              <w:rPr>
                <w:ins w:id="336" w:author="Abbas Rizvi" w:date="2026-06-21T00:00:00Z"/>
                <w:rFonts w:ascii="Aptos Narrow" w:hAnsi="Aptos Narrow" w:cstheme="minorHAnsi"/>
                <w:sz w:val="18"/>
              </w:rPr>
            </w:pPr>
            <w:ins w:id="337" w:author="Abbas Rizvi" w:date="2026-06-21T00:00:00Z">
              <w:r w:rsidRPr="008A34FA">
                <w:rPr>
                  <w:rFonts w:ascii="Aptos Narrow" w:hAnsi="Aptos Narrow" w:cstheme="minorHAnsi"/>
                  <w:sz w:val="18"/>
                </w:rPr>
                <w:t>Wagen A</w:t>
              </w:r>
            </w:ins>
          </w:p>
        </w:tc>
        <w:tc>
          <w:tcPr>
            <w:tcW w:w="900" w:type="dxa"/>
          </w:tcPr>
          <w:p w14:paraId="1CE85D0D" w14:textId="77777777" w:rsidR="007D4094" w:rsidRPr="008A34FA" w:rsidRDefault="003C127A">
            <w:pPr>
              <w:rPr>
                <w:ins w:id="338" w:author="Abbas Rizvi" w:date="2026-06-21T00:00:00Z"/>
                <w:rFonts w:ascii="Aptos Narrow" w:hAnsi="Aptos Narrow" w:cstheme="minorHAnsi"/>
                <w:sz w:val="18"/>
              </w:rPr>
            </w:pPr>
            <w:ins w:id="339" w:author="Abbas Rizvi" w:date="2026-06-21T00:00:00Z">
              <w:r w:rsidRPr="008A34FA">
                <w:rPr>
                  <w:rFonts w:ascii="Aptos Narrow" w:hAnsi="Aptos Narrow" w:cstheme="minorHAnsi"/>
                  <w:sz w:val="18"/>
                </w:rPr>
                <w:t>AP4</w:t>
              </w:r>
            </w:ins>
          </w:p>
        </w:tc>
        <w:tc>
          <w:tcPr>
            <w:tcW w:w="1860" w:type="dxa"/>
          </w:tcPr>
          <w:p w14:paraId="194671AC" w14:textId="77777777" w:rsidR="007D4094" w:rsidRPr="008A34FA" w:rsidRDefault="003C127A">
            <w:pPr>
              <w:rPr>
                <w:ins w:id="340" w:author="Abbas Rizvi" w:date="2026-06-21T00:00:00Z"/>
                <w:rFonts w:ascii="Aptos Narrow" w:hAnsi="Aptos Narrow" w:cstheme="minorHAnsi"/>
                <w:sz w:val="18"/>
              </w:rPr>
            </w:pPr>
            <w:ins w:id="341" w:author="Abbas Rizvi" w:date="2026-06-21T00:00:00Z">
              <w:r w:rsidRPr="008A34FA">
                <w:rPr>
                  <w:rFonts w:ascii="Aptos Narrow" w:hAnsi="Aptos Narrow" w:cstheme="minorHAnsi"/>
                  <w:sz w:val="18"/>
                </w:rPr>
                <w:t>2.4 GHz</w:t>
              </w:r>
            </w:ins>
          </w:p>
        </w:tc>
        <w:tc>
          <w:tcPr>
            <w:tcW w:w="1300" w:type="dxa"/>
          </w:tcPr>
          <w:p w14:paraId="3E83A4EF" w14:textId="77777777" w:rsidR="007D4094" w:rsidRPr="008A34FA" w:rsidRDefault="003C127A">
            <w:pPr>
              <w:rPr>
                <w:ins w:id="342" w:author="Abbas Rizvi" w:date="2026-06-21T00:00:00Z"/>
                <w:rFonts w:ascii="Aptos Narrow" w:hAnsi="Aptos Narrow" w:cstheme="minorHAnsi"/>
                <w:sz w:val="18"/>
              </w:rPr>
            </w:pPr>
            <w:ins w:id="343" w:author="Abbas Rizvi" w:date="2026-06-21T00:00:00Z">
              <w:r w:rsidRPr="008A34FA">
                <w:rPr>
                  <w:rFonts w:ascii="Aptos Narrow" w:hAnsi="Aptos Narrow" w:cstheme="minorHAnsi"/>
                  <w:sz w:val="18"/>
                </w:rPr>
                <w:t>20 MHz</w:t>
              </w:r>
            </w:ins>
          </w:p>
        </w:tc>
        <w:tc>
          <w:tcPr>
            <w:tcW w:w="1100" w:type="dxa"/>
          </w:tcPr>
          <w:p w14:paraId="5B5B294F" w14:textId="77777777" w:rsidR="007D4094" w:rsidRPr="008A34FA" w:rsidRDefault="003C127A">
            <w:pPr>
              <w:rPr>
                <w:ins w:id="344" w:author="Abbas Rizvi" w:date="2026-06-21T00:00:00Z"/>
                <w:rFonts w:ascii="Aptos Narrow" w:hAnsi="Aptos Narrow" w:cstheme="minorHAnsi"/>
                <w:sz w:val="18"/>
              </w:rPr>
            </w:pPr>
            <w:ins w:id="345" w:author="Abbas Rizvi" w:date="2026-06-21T00:00:00Z">
              <w:r w:rsidRPr="008A34FA">
                <w:rPr>
                  <w:rFonts w:ascii="Aptos Narrow" w:hAnsi="Aptos Narrow" w:cstheme="minorHAnsi"/>
                  <w:sz w:val="18"/>
                </w:rPr>
                <w:t>Kanal 11 (2462 MHz)</w:t>
              </w:r>
            </w:ins>
          </w:p>
        </w:tc>
        <w:tc>
          <w:tcPr>
            <w:tcW w:w="1600" w:type="dxa"/>
          </w:tcPr>
          <w:p w14:paraId="534C9649" w14:textId="77777777" w:rsidR="007D4094" w:rsidRPr="008A34FA" w:rsidRDefault="003C127A">
            <w:pPr>
              <w:rPr>
                <w:ins w:id="346" w:author="Abbas Rizvi" w:date="2026-06-21T00:00:00Z"/>
                <w:rFonts w:ascii="Aptos Narrow" w:hAnsi="Aptos Narrow" w:cstheme="minorHAnsi"/>
                <w:sz w:val="18"/>
              </w:rPr>
            </w:pPr>
            <w:ins w:id="347" w:author="Abbas Rizvi" w:date="2026-06-21T00:00:00Z">
              <w:r w:rsidRPr="008A34FA">
                <w:rPr>
                  <w:rFonts w:ascii="Aptos Narrow" w:hAnsi="Aptos Narrow" w:cstheme="minorHAnsi"/>
                  <w:sz w:val="18"/>
                </w:rPr>
                <w:t>15 dBm</w:t>
              </w:r>
            </w:ins>
          </w:p>
        </w:tc>
      </w:tr>
      <w:tr w:rsidR="007D4094" w:rsidRPr="008A34FA" w14:paraId="15FC3A58" w14:textId="77777777">
        <w:trPr>
          <w:ins w:id="348" w:author="Abbas Rizvi" w:date="2026-06-21T00:00:00Z"/>
        </w:trPr>
        <w:tc>
          <w:tcPr>
            <w:tcW w:w="1200" w:type="dxa"/>
          </w:tcPr>
          <w:p w14:paraId="5A12FB21" w14:textId="77777777" w:rsidR="007D4094" w:rsidRPr="008A34FA" w:rsidRDefault="003C127A">
            <w:pPr>
              <w:rPr>
                <w:ins w:id="349" w:author="Abbas Rizvi" w:date="2026-06-21T00:00:00Z"/>
                <w:rFonts w:ascii="Aptos Narrow" w:hAnsi="Aptos Narrow" w:cstheme="minorHAnsi"/>
                <w:sz w:val="18"/>
              </w:rPr>
            </w:pPr>
            <w:ins w:id="350" w:author="Abbas Rizvi" w:date="2026-06-21T00:00:00Z">
              <w:r w:rsidRPr="008A34FA">
                <w:rPr>
                  <w:rFonts w:ascii="Aptos Narrow" w:hAnsi="Aptos Narrow" w:cstheme="minorHAnsi"/>
                  <w:sz w:val="18"/>
                </w:rPr>
                <w:t>Wagen C</w:t>
              </w:r>
            </w:ins>
          </w:p>
        </w:tc>
        <w:tc>
          <w:tcPr>
            <w:tcW w:w="900" w:type="dxa"/>
          </w:tcPr>
          <w:p w14:paraId="25391953" w14:textId="77777777" w:rsidR="007D4094" w:rsidRPr="008A34FA" w:rsidRDefault="003C127A">
            <w:pPr>
              <w:rPr>
                <w:ins w:id="351" w:author="Abbas Rizvi" w:date="2026-06-21T00:00:00Z"/>
                <w:rFonts w:ascii="Aptos Narrow" w:hAnsi="Aptos Narrow" w:cstheme="minorHAnsi"/>
                <w:sz w:val="18"/>
              </w:rPr>
            </w:pPr>
            <w:ins w:id="352" w:author="Abbas Rizvi" w:date="2026-06-21T00:00:00Z">
              <w:r w:rsidRPr="008A34FA">
                <w:rPr>
                  <w:rFonts w:ascii="Aptos Narrow" w:hAnsi="Aptos Narrow" w:cstheme="minorHAnsi"/>
                  <w:sz w:val="18"/>
                </w:rPr>
                <w:t>AP1</w:t>
              </w:r>
            </w:ins>
          </w:p>
        </w:tc>
        <w:tc>
          <w:tcPr>
            <w:tcW w:w="1860" w:type="dxa"/>
          </w:tcPr>
          <w:p w14:paraId="1A8D540E" w14:textId="77777777" w:rsidR="007D4094" w:rsidRPr="008A34FA" w:rsidRDefault="003C127A">
            <w:pPr>
              <w:rPr>
                <w:ins w:id="353" w:author="Abbas Rizvi" w:date="2026-06-21T00:00:00Z"/>
                <w:rFonts w:ascii="Aptos Narrow" w:hAnsi="Aptos Narrow" w:cstheme="minorHAnsi"/>
                <w:sz w:val="18"/>
              </w:rPr>
            </w:pPr>
            <w:ins w:id="354" w:author="Abbas Rizvi" w:date="2026-06-21T00:00:00Z">
              <w:r w:rsidRPr="008A34FA">
                <w:rPr>
                  <w:rFonts w:ascii="Aptos Narrow" w:hAnsi="Aptos Narrow" w:cstheme="minorHAnsi"/>
                  <w:sz w:val="18"/>
                </w:rPr>
                <w:t>2.4 GHz</w:t>
              </w:r>
            </w:ins>
          </w:p>
        </w:tc>
        <w:tc>
          <w:tcPr>
            <w:tcW w:w="1300" w:type="dxa"/>
          </w:tcPr>
          <w:p w14:paraId="3ADE5AD4" w14:textId="77777777" w:rsidR="007D4094" w:rsidRPr="008A34FA" w:rsidRDefault="003C127A">
            <w:pPr>
              <w:rPr>
                <w:ins w:id="355" w:author="Abbas Rizvi" w:date="2026-06-21T00:00:00Z"/>
                <w:rFonts w:ascii="Aptos Narrow" w:hAnsi="Aptos Narrow" w:cstheme="minorHAnsi"/>
                <w:sz w:val="18"/>
              </w:rPr>
            </w:pPr>
            <w:ins w:id="356" w:author="Abbas Rizvi" w:date="2026-06-21T00:00:00Z">
              <w:r w:rsidRPr="008A34FA">
                <w:rPr>
                  <w:rFonts w:ascii="Aptos Narrow" w:hAnsi="Aptos Narrow" w:cstheme="minorHAnsi"/>
                  <w:sz w:val="18"/>
                </w:rPr>
                <w:t>20 MHz</w:t>
              </w:r>
            </w:ins>
          </w:p>
        </w:tc>
        <w:tc>
          <w:tcPr>
            <w:tcW w:w="1100" w:type="dxa"/>
          </w:tcPr>
          <w:p w14:paraId="7F4F4443" w14:textId="77777777" w:rsidR="007D4094" w:rsidRPr="008A34FA" w:rsidRDefault="003C127A">
            <w:pPr>
              <w:rPr>
                <w:ins w:id="357" w:author="Abbas Rizvi" w:date="2026-06-21T00:00:00Z"/>
                <w:rFonts w:ascii="Aptos Narrow" w:hAnsi="Aptos Narrow" w:cstheme="minorHAnsi"/>
                <w:sz w:val="18"/>
              </w:rPr>
            </w:pPr>
            <w:ins w:id="358" w:author="Abbas Rizvi" w:date="2026-06-21T00:00:00Z">
              <w:r w:rsidRPr="008A34FA">
                <w:rPr>
                  <w:rFonts w:ascii="Aptos Narrow" w:hAnsi="Aptos Narrow" w:cstheme="minorHAnsi"/>
                  <w:sz w:val="18"/>
                </w:rPr>
                <w:t>Kanal 1 (2412 MHz)</w:t>
              </w:r>
            </w:ins>
          </w:p>
        </w:tc>
        <w:tc>
          <w:tcPr>
            <w:tcW w:w="1600" w:type="dxa"/>
          </w:tcPr>
          <w:p w14:paraId="1EFAC8F6" w14:textId="77777777" w:rsidR="007D4094" w:rsidRPr="008A34FA" w:rsidRDefault="003C127A">
            <w:pPr>
              <w:rPr>
                <w:ins w:id="359" w:author="Abbas Rizvi" w:date="2026-06-21T00:00:00Z"/>
                <w:rFonts w:ascii="Aptos Narrow" w:hAnsi="Aptos Narrow" w:cstheme="minorHAnsi"/>
                <w:sz w:val="18"/>
              </w:rPr>
            </w:pPr>
            <w:ins w:id="360" w:author="Abbas Rizvi" w:date="2026-06-21T00:00:00Z">
              <w:r w:rsidRPr="008A34FA">
                <w:rPr>
                  <w:rFonts w:ascii="Aptos Narrow" w:hAnsi="Aptos Narrow" w:cstheme="minorHAnsi"/>
                  <w:sz w:val="18"/>
                </w:rPr>
                <w:t>15 dBm</w:t>
              </w:r>
            </w:ins>
          </w:p>
        </w:tc>
      </w:tr>
      <w:tr w:rsidR="007D4094" w:rsidRPr="008A34FA" w14:paraId="5E650196" w14:textId="77777777">
        <w:trPr>
          <w:ins w:id="361" w:author="Abbas Rizvi" w:date="2026-06-21T00:00:00Z"/>
        </w:trPr>
        <w:tc>
          <w:tcPr>
            <w:tcW w:w="1200" w:type="dxa"/>
          </w:tcPr>
          <w:p w14:paraId="0857058F" w14:textId="77777777" w:rsidR="007D4094" w:rsidRPr="008A34FA" w:rsidRDefault="003C127A">
            <w:pPr>
              <w:rPr>
                <w:ins w:id="362" w:author="Abbas Rizvi" w:date="2026-06-21T00:00:00Z"/>
                <w:rFonts w:ascii="Aptos Narrow" w:hAnsi="Aptos Narrow" w:cstheme="minorHAnsi"/>
                <w:sz w:val="18"/>
              </w:rPr>
            </w:pPr>
            <w:ins w:id="363" w:author="Abbas Rizvi" w:date="2026-06-21T00:00:00Z">
              <w:r w:rsidRPr="008A34FA">
                <w:rPr>
                  <w:rFonts w:ascii="Aptos Narrow" w:hAnsi="Aptos Narrow" w:cstheme="minorHAnsi"/>
                  <w:sz w:val="18"/>
                </w:rPr>
                <w:t>Wagen C</w:t>
              </w:r>
            </w:ins>
          </w:p>
        </w:tc>
        <w:tc>
          <w:tcPr>
            <w:tcW w:w="900" w:type="dxa"/>
          </w:tcPr>
          <w:p w14:paraId="0D7CEC49" w14:textId="77777777" w:rsidR="007D4094" w:rsidRPr="008A34FA" w:rsidRDefault="003C127A">
            <w:pPr>
              <w:rPr>
                <w:ins w:id="364" w:author="Abbas Rizvi" w:date="2026-06-21T00:00:00Z"/>
                <w:rFonts w:ascii="Aptos Narrow" w:hAnsi="Aptos Narrow" w:cstheme="minorHAnsi"/>
                <w:sz w:val="18"/>
              </w:rPr>
            </w:pPr>
            <w:ins w:id="365" w:author="Abbas Rizvi" w:date="2026-06-21T00:00:00Z">
              <w:r w:rsidRPr="008A34FA">
                <w:rPr>
                  <w:rFonts w:ascii="Aptos Narrow" w:hAnsi="Aptos Narrow" w:cstheme="minorHAnsi"/>
                  <w:sz w:val="18"/>
                </w:rPr>
                <w:t>AP2</w:t>
              </w:r>
            </w:ins>
          </w:p>
        </w:tc>
        <w:tc>
          <w:tcPr>
            <w:tcW w:w="1860" w:type="dxa"/>
          </w:tcPr>
          <w:p w14:paraId="0C815BE1" w14:textId="77777777" w:rsidR="007D4094" w:rsidRPr="008A34FA" w:rsidRDefault="003C127A">
            <w:pPr>
              <w:rPr>
                <w:ins w:id="366" w:author="Abbas Rizvi" w:date="2026-06-21T00:00:00Z"/>
                <w:rFonts w:ascii="Aptos Narrow" w:hAnsi="Aptos Narrow" w:cstheme="minorHAnsi"/>
                <w:sz w:val="18"/>
              </w:rPr>
            </w:pPr>
            <w:ins w:id="367" w:author="Abbas Rizvi" w:date="2026-06-21T00:00:00Z">
              <w:r w:rsidRPr="008A34FA">
                <w:rPr>
                  <w:rFonts w:ascii="Aptos Narrow" w:hAnsi="Aptos Narrow" w:cstheme="minorHAnsi"/>
                  <w:sz w:val="18"/>
                </w:rPr>
                <w:t>5 GHz</w:t>
              </w:r>
            </w:ins>
          </w:p>
        </w:tc>
        <w:tc>
          <w:tcPr>
            <w:tcW w:w="1300" w:type="dxa"/>
          </w:tcPr>
          <w:p w14:paraId="59AE726C" w14:textId="77777777" w:rsidR="007D4094" w:rsidRPr="008A34FA" w:rsidRDefault="003C127A">
            <w:pPr>
              <w:rPr>
                <w:ins w:id="368" w:author="Abbas Rizvi" w:date="2026-06-21T00:00:00Z"/>
                <w:rFonts w:ascii="Aptos Narrow" w:hAnsi="Aptos Narrow" w:cstheme="minorHAnsi"/>
                <w:sz w:val="18"/>
              </w:rPr>
            </w:pPr>
            <w:ins w:id="369" w:author="Abbas Rizvi" w:date="2026-06-21T00:00:00Z">
              <w:r w:rsidRPr="008A34FA">
                <w:rPr>
                  <w:rFonts w:ascii="Aptos Narrow" w:hAnsi="Aptos Narrow" w:cstheme="minorHAnsi"/>
                  <w:sz w:val="18"/>
                </w:rPr>
                <w:t>80 MHz</w:t>
              </w:r>
            </w:ins>
          </w:p>
        </w:tc>
        <w:tc>
          <w:tcPr>
            <w:tcW w:w="1100" w:type="dxa"/>
          </w:tcPr>
          <w:p w14:paraId="14686F1B" w14:textId="77777777" w:rsidR="007D4094" w:rsidRPr="008A34FA" w:rsidRDefault="003C127A">
            <w:pPr>
              <w:rPr>
                <w:ins w:id="370" w:author="Abbas Rizvi" w:date="2026-06-21T00:00:00Z"/>
                <w:rFonts w:ascii="Aptos Narrow" w:hAnsi="Aptos Narrow" w:cstheme="minorHAnsi"/>
                <w:sz w:val="18"/>
              </w:rPr>
            </w:pPr>
            <w:ins w:id="371" w:author="Abbas Rizvi" w:date="2026-06-21T00:00:00Z">
              <w:r w:rsidRPr="008A34FA">
                <w:rPr>
                  <w:rFonts w:ascii="Aptos Narrow" w:hAnsi="Aptos Narrow" w:cstheme="minorHAnsi"/>
                  <w:sz w:val="18"/>
                </w:rPr>
                <w:t>Kanal 36 (5180 MHz)</w:t>
              </w:r>
            </w:ins>
          </w:p>
        </w:tc>
        <w:tc>
          <w:tcPr>
            <w:tcW w:w="1600" w:type="dxa"/>
          </w:tcPr>
          <w:p w14:paraId="057B186F" w14:textId="77777777" w:rsidR="007D4094" w:rsidRPr="008A34FA" w:rsidRDefault="003C127A">
            <w:pPr>
              <w:rPr>
                <w:ins w:id="372" w:author="Abbas Rizvi" w:date="2026-06-21T00:00:00Z"/>
                <w:rFonts w:ascii="Aptos Narrow" w:hAnsi="Aptos Narrow" w:cstheme="minorHAnsi"/>
                <w:sz w:val="18"/>
              </w:rPr>
            </w:pPr>
            <w:ins w:id="373" w:author="Abbas Rizvi" w:date="2026-06-21T00:00:00Z">
              <w:r w:rsidRPr="008A34FA">
                <w:rPr>
                  <w:rFonts w:ascii="Aptos Narrow" w:hAnsi="Aptos Narrow" w:cstheme="minorHAnsi"/>
                  <w:sz w:val="18"/>
                </w:rPr>
                <w:t>15 dBm</w:t>
              </w:r>
            </w:ins>
          </w:p>
        </w:tc>
      </w:tr>
      <w:tr w:rsidR="007D4094" w:rsidRPr="008A34FA" w14:paraId="3B73F00E" w14:textId="77777777">
        <w:trPr>
          <w:ins w:id="374" w:author="Abbas Rizvi" w:date="2026-06-21T00:00:00Z"/>
        </w:trPr>
        <w:tc>
          <w:tcPr>
            <w:tcW w:w="1200" w:type="dxa"/>
          </w:tcPr>
          <w:p w14:paraId="63FAB839" w14:textId="77777777" w:rsidR="007D4094" w:rsidRPr="008A34FA" w:rsidRDefault="003C127A">
            <w:pPr>
              <w:rPr>
                <w:ins w:id="375" w:author="Abbas Rizvi" w:date="2026-06-21T00:00:00Z"/>
                <w:rFonts w:ascii="Aptos Narrow" w:hAnsi="Aptos Narrow" w:cstheme="minorHAnsi"/>
                <w:sz w:val="18"/>
              </w:rPr>
            </w:pPr>
            <w:ins w:id="376" w:author="Abbas Rizvi" w:date="2026-06-21T00:00:00Z">
              <w:r w:rsidRPr="008A34FA">
                <w:rPr>
                  <w:rFonts w:ascii="Aptos Narrow" w:hAnsi="Aptos Narrow" w:cstheme="minorHAnsi"/>
                  <w:sz w:val="18"/>
                </w:rPr>
                <w:t>Wagen C</w:t>
              </w:r>
            </w:ins>
          </w:p>
        </w:tc>
        <w:tc>
          <w:tcPr>
            <w:tcW w:w="900" w:type="dxa"/>
          </w:tcPr>
          <w:p w14:paraId="247A4FA8" w14:textId="77777777" w:rsidR="007D4094" w:rsidRPr="008A34FA" w:rsidRDefault="003C127A">
            <w:pPr>
              <w:rPr>
                <w:ins w:id="377" w:author="Abbas Rizvi" w:date="2026-06-21T00:00:00Z"/>
                <w:rFonts w:ascii="Aptos Narrow" w:hAnsi="Aptos Narrow" w:cstheme="minorHAnsi"/>
                <w:sz w:val="18"/>
              </w:rPr>
            </w:pPr>
            <w:ins w:id="378" w:author="Abbas Rizvi" w:date="2026-06-21T00:00:00Z">
              <w:r w:rsidRPr="008A34FA">
                <w:rPr>
                  <w:rFonts w:ascii="Aptos Narrow" w:hAnsi="Aptos Narrow" w:cstheme="minorHAnsi"/>
                  <w:sz w:val="18"/>
                </w:rPr>
                <w:t>AP3</w:t>
              </w:r>
            </w:ins>
          </w:p>
        </w:tc>
        <w:tc>
          <w:tcPr>
            <w:tcW w:w="1860" w:type="dxa"/>
          </w:tcPr>
          <w:p w14:paraId="034E978F" w14:textId="77777777" w:rsidR="007D4094" w:rsidRPr="008A34FA" w:rsidRDefault="003C127A">
            <w:pPr>
              <w:rPr>
                <w:ins w:id="379" w:author="Abbas Rizvi" w:date="2026-06-21T00:00:00Z"/>
                <w:rFonts w:ascii="Aptos Narrow" w:hAnsi="Aptos Narrow" w:cstheme="minorHAnsi"/>
                <w:sz w:val="18"/>
              </w:rPr>
            </w:pPr>
            <w:ins w:id="380" w:author="Abbas Rizvi" w:date="2026-06-21T00:00:00Z">
              <w:r w:rsidRPr="008A34FA">
                <w:rPr>
                  <w:rFonts w:ascii="Aptos Narrow" w:hAnsi="Aptos Narrow" w:cstheme="minorHAnsi"/>
                  <w:sz w:val="18"/>
                </w:rPr>
                <w:t>5 GHz</w:t>
              </w:r>
            </w:ins>
          </w:p>
        </w:tc>
        <w:tc>
          <w:tcPr>
            <w:tcW w:w="1300" w:type="dxa"/>
          </w:tcPr>
          <w:p w14:paraId="7918ECE9" w14:textId="77777777" w:rsidR="007D4094" w:rsidRPr="008A34FA" w:rsidRDefault="003C127A">
            <w:pPr>
              <w:rPr>
                <w:ins w:id="381" w:author="Abbas Rizvi" w:date="2026-06-21T00:00:00Z"/>
                <w:rFonts w:ascii="Aptos Narrow" w:hAnsi="Aptos Narrow" w:cstheme="minorHAnsi"/>
                <w:sz w:val="18"/>
              </w:rPr>
            </w:pPr>
            <w:ins w:id="382" w:author="Abbas Rizvi" w:date="2026-06-21T00:00:00Z">
              <w:r w:rsidRPr="008A34FA">
                <w:rPr>
                  <w:rFonts w:ascii="Aptos Narrow" w:hAnsi="Aptos Narrow" w:cstheme="minorHAnsi"/>
                  <w:sz w:val="18"/>
                </w:rPr>
                <w:t>80 MHz</w:t>
              </w:r>
            </w:ins>
          </w:p>
        </w:tc>
        <w:tc>
          <w:tcPr>
            <w:tcW w:w="1100" w:type="dxa"/>
          </w:tcPr>
          <w:p w14:paraId="4C45AE0B" w14:textId="77777777" w:rsidR="007D4094" w:rsidRPr="008A34FA" w:rsidRDefault="003C127A">
            <w:pPr>
              <w:rPr>
                <w:ins w:id="383" w:author="Abbas Rizvi" w:date="2026-06-21T00:00:00Z"/>
                <w:rFonts w:ascii="Aptos Narrow" w:hAnsi="Aptos Narrow" w:cstheme="minorHAnsi"/>
                <w:sz w:val="18"/>
              </w:rPr>
            </w:pPr>
            <w:ins w:id="384" w:author="Abbas Rizvi" w:date="2026-06-21T00:00:00Z">
              <w:r w:rsidRPr="008A34FA">
                <w:rPr>
                  <w:rFonts w:ascii="Aptos Narrow" w:hAnsi="Aptos Narrow" w:cstheme="minorHAnsi"/>
                  <w:sz w:val="18"/>
                </w:rPr>
                <w:t>Kanal 44 (5220 MHz)</w:t>
              </w:r>
            </w:ins>
          </w:p>
        </w:tc>
        <w:tc>
          <w:tcPr>
            <w:tcW w:w="1600" w:type="dxa"/>
          </w:tcPr>
          <w:p w14:paraId="2832AF18" w14:textId="77777777" w:rsidR="007D4094" w:rsidRPr="008A34FA" w:rsidRDefault="003C127A">
            <w:pPr>
              <w:rPr>
                <w:ins w:id="385" w:author="Abbas Rizvi" w:date="2026-06-21T00:00:00Z"/>
                <w:rFonts w:ascii="Aptos Narrow" w:hAnsi="Aptos Narrow" w:cstheme="minorHAnsi"/>
                <w:sz w:val="18"/>
              </w:rPr>
            </w:pPr>
            <w:ins w:id="386" w:author="Abbas Rizvi" w:date="2026-06-21T00:00:00Z">
              <w:r w:rsidRPr="008A34FA">
                <w:rPr>
                  <w:rFonts w:ascii="Aptos Narrow" w:hAnsi="Aptos Narrow" w:cstheme="minorHAnsi"/>
                  <w:sz w:val="18"/>
                </w:rPr>
                <w:t>15 dBm</w:t>
              </w:r>
            </w:ins>
          </w:p>
        </w:tc>
      </w:tr>
      <w:tr w:rsidR="007D4094" w:rsidRPr="008A34FA" w14:paraId="13653669" w14:textId="77777777">
        <w:trPr>
          <w:ins w:id="387" w:author="Abbas Rizvi" w:date="2026-06-21T00:00:00Z"/>
        </w:trPr>
        <w:tc>
          <w:tcPr>
            <w:tcW w:w="1200" w:type="dxa"/>
          </w:tcPr>
          <w:p w14:paraId="69CD15BC" w14:textId="77777777" w:rsidR="007D4094" w:rsidRPr="008A34FA" w:rsidRDefault="003C127A">
            <w:pPr>
              <w:rPr>
                <w:ins w:id="388" w:author="Abbas Rizvi" w:date="2026-06-21T00:00:00Z"/>
                <w:rFonts w:ascii="Aptos Narrow" w:hAnsi="Aptos Narrow" w:cstheme="minorHAnsi"/>
                <w:sz w:val="18"/>
              </w:rPr>
            </w:pPr>
            <w:ins w:id="389" w:author="Abbas Rizvi" w:date="2026-06-21T00:00:00Z">
              <w:r w:rsidRPr="008A34FA">
                <w:rPr>
                  <w:rFonts w:ascii="Aptos Narrow" w:hAnsi="Aptos Narrow" w:cstheme="minorHAnsi"/>
                  <w:sz w:val="18"/>
                </w:rPr>
                <w:t>Wagen C</w:t>
              </w:r>
            </w:ins>
          </w:p>
        </w:tc>
        <w:tc>
          <w:tcPr>
            <w:tcW w:w="900" w:type="dxa"/>
          </w:tcPr>
          <w:p w14:paraId="7BC7C687" w14:textId="77777777" w:rsidR="007D4094" w:rsidRPr="008A34FA" w:rsidRDefault="003C127A">
            <w:pPr>
              <w:rPr>
                <w:ins w:id="390" w:author="Abbas Rizvi" w:date="2026-06-21T00:00:00Z"/>
                <w:rFonts w:ascii="Aptos Narrow" w:hAnsi="Aptos Narrow" w:cstheme="minorHAnsi"/>
                <w:sz w:val="18"/>
              </w:rPr>
            </w:pPr>
            <w:ins w:id="391" w:author="Abbas Rizvi" w:date="2026-06-21T00:00:00Z">
              <w:r w:rsidRPr="008A34FA">
                <w:rPr>
                  <w:rFonts w:ascii="Aptos Narrow" w:hAnsi="Aptos Narrow" w:cstheme="minorHAnsi"/>
                  <w:sz w:val="18"/>
                </w:rPr>
                <w:t>AP4</w:t>
              </w:r>
            </w:ins>
          </w:p>
        </w:tc>
        <w:tc>
          <w:tcPr>
            <w:tcW w:w="1860" w:type="dxa"/>
          </w:tcPr>
          <w:p w14:paraId="3A182533" w14:textId="77777777" w:rsidR="007D4094" w:rsidRPr="008A34FA" w:rsidRDefault="003C127A">
            <w:pPr>
              <w:rPr>
                <w:ins w:id="392" w:author="Abbas Rizvi" w:date="2026-06-21T00:00:00Z"/>
                <w:rFonts w:ascii="Aptos Narrow" w:hAnsi="Aptos Narrow" w:cstheme="minorHAnsi"/>
                <w:sz w:val="18"/>
              </w:rPr>
            </w:pPr>
            <w:ins w:id="393" w:author="Abbas Rizvi" w:date="2026-06-21T00:00:00Z">
              <w:r w:rsidRPr="008A34FA">
                <w:rPr>
                  <w:rFonts w:ascii="Aptos Narrow" w:hAnsi="Aptos Narrow" w:cstheme="minorHAnsi"/>
                  <w:sz w:val="18"/>
                </w:rPr>
                <w:t>2.4 GHz</w:t>
              </w:r>
            </w:ins>
          </w:p>
        </w:tc>
        <w:tc>
          <w:tcPr>
            <w:tcW w:w="1300" w:type="dxa"/>
          </w:tcPr>
          <w:p w14:paraId="4B57EE9E" w14:textId="77777777" w:rsidR="007D4094" w:rsidRPr="008A34FA" w:rsidRDefault="003C127A">
            <w:pPr>
              <w:rPr>
                <w:ins w:id="394" w:author="Abbas Rizvi" w:date="2026-06-21T00:00:00Z"/>
                <w:rFonts w:ascii="Aptos Narrow" w:hAnsi="Aptos Narrow" w:cstheme="minorHAnsi"/>
                <w:sz w:val="18"/>
              </w:rPr>
            </w:pPr>
            <w:ins w:id="395" w:author="Abbas Rizvi" w:date="2026-06-21T00:00:00Z">
              <w:r w:rsidRPr="008A34FA">
                <w:rPr>
                  <w:rFonts w:ascii="Aptos Narrow" w:hAnsi="Aptos Narrow" w:cstheme="minorHAnsi"/>
                  <w:sz w:val="18"/>
                </w:rPr>
                <w:t>20 MHz</w:t>
              </w:r>
            </w:ins>
          </w:p>
        </w:tc>
        <w:tc>
          <w:tcPr>
            <w:tcW w:w="1100" w:type="dxa"/>
          </w:tcPr>
          <w:p w14:paraId="0769FC1E" w14:textId="77777777" w:rsidR="007D4094" w:rsidRPr="008A34FA" w:rsidRDefault="003C127A">
            <w:pPr>
              <w:rPr>
                <w:ins w:id="396" w:author="Abbas Rizvi" w:date="2026-06-21T00:00:00Z"/>
                <w:rFonts w:ascii="Aptos Narrow" w:hAnsi="Aptos Narrow" w:cstheme="minorHAnsi"/>
                <w:sz w:val="18"/>
              </w:rPr>
            </w:pPr>
            <w:ins w:id="397" w:author="Abbas Rizvi" w:date="2026-06-21T00:00:00Z">
              <w:r w:rsidRPr="008A34FA">
                <w:rPr>
                  <w:rFonts w:ascii="Aptos Narrow" w:hAnsi="Aptos Narrow" w:cstheme="minorHAnsi"/>
                  <w:sz w:val="18"/>
                </w:rPr>
                <w:t>Kanal 11 (2462 MHz)</w:t>
              </w:r>
            </w:ins>
          </w:p>
        </w:tc>
        <w:tc>
          <w:tcPr>
            <w:tcW w:w="1600" w:type="dxa"/>
          </w:tcPr>
          <w:p w14:paraId="07F9C0C7" w14:textId="77777777" w:rsidR="007D4094" w:rsidRPr="008A34FA" w:rsidRDefault="003C127A">
            <w:pPr>
              <w:rPr>
                <w:ins w:id="398" w:author="Abbas Rizvi" w:date="2026-06-21T00:00:00Z"/>
                <w:rFonts w:ascii="Aptos Narrow" w:hAnsi="Aptos Narrow" w:cstheme="minorHAnsi"/>
                <w:sz w:val="18"/>
              </w:rPr>
            </w:pPr>
            <w:ins w:id="399" w:author="Abbas Rizvi" w:date="2026-06-21T00:00:00Z">
              <w:r w:rsidRPr="008A34FA">
                <w:rPr>
                  <w:rFonts w:ascii="Aptos Narrow" w:hAnsi="Aptos Narrow" w:cstheme="minorHAnsi"/>
                  <w:sz w:val="18"/>
                </w:rPr>
                <w:t>15 dBm</w:t>
              </w:r>
            </w:ins>
          </w:p>
        </w:tc>
      </w:tr>
      <w:tr w:rsidR="007D4094" w:rsidRPr="008A34FA" w14:paraId="774ED24A" w14:textId="77777777">
        <w:trPr>
          <w:ins w:id="400" w:author="Abbas Rizvi" w:date="2026-06-21T00:00:00Z"/>
        </w:trPr>
        <w:tc>
          <w:tcPr>
            <w:tcW w:w="1200" w:type="dxa"/>
          </w:tcPr>
          <w:p w14:paraId="2CE522C0" w14:textId="77777777" w:rsidR="007D4094" w:rsidRPr="008A34FA" w:rsidRDefault="003C127A">
            <w:pPr>
              <w:rPr>
                <w:ins w:id="401" w:author="Abbas Rizvi" w:date="2026-06-21T00:00:00Z"/>
                <w:rFonts w:ascii="Aptos Narrow" w:hAnsi="Aptos Narrow" w:cstheme="minorHAnsi"/>
                <w:sz w:val="18"/>
              </w:rPr>
            </w:pPr>
            <w:ins w:id="402" w:author="Abbas Rizvi" w:date="2026-06-21T00:00:00Z">
              <w:r w:rsidRPr="008A34FA">
                <w:rPr>
                  <w:rFonts w:ascii="Aptos Narrow" w:hAnsi="Aptos Narrow" w:cstheme="minorHAnsi"/>
                  <w:sz w:val="18"/>
                </w:rPr>
                <w:t>Wagen D</w:t>
              </w:r>
            </w:ins>
          </w:p>
        </w:tc>
        <w:tc>
          <w:tcPr>
            <w:tcW w:w="900" w:type="dxa"/>
          </w:tcPr>
          <w:p w14:paraId="6D72F9F6" w14:textId="77777777" w:rsidR="007D4094" w:rsidRPr="008A34FA" w:rsidRDefault="003C127A">
            <w:pPr>
              <w:rPr>
                <w:ins w:id="403" w:author="Abbas Rizvi" w:date="2026-06-21T00:00:00Z"/>
                <w:rFonts w:ascii="Aptos Narrow" w:hAnsi="Aptos Narrow" w:cstheme="minorHAnsi"/>
                <w:sz w:val="18"/>
              </w:rPr>
            </w:pPr>
            <w:ins w:id="404" w:author="Abbas Rizvi" w:date="2026-06-21T00:00:00Z">
              <w:r w:rsidRPr="008A34FA">
                <w:rPr>
                  <w:rFonts w:ascii="Aptos Narrow" w:hAnsi="Aptos Narrow" w:cstheme="minorHAnsi"/>
                  <w:sz w:val="18"/>
                </w:rPr>
                <w:t>AP1</w:t>
              </w:r>
            </w:ins>
          </w:p>
        </w:tc>
        <w:tc>
          <w:tcPr>
            <w:tcW w:w="1860" w:type="dxa"/>
          </w:tcPr>
          <w:p w14:paraId="6EEC46E1" w14:textId="77777777" w:rsidR="007D4094" w:rsidRPr="008A34FA" w:rsidRDefault="003C127A">
            <w:pPr>
              <w:rPr>
                <w:ins w:id="405" w:author="Abbas Rizvi" w:date="2026-06-21T00:00:00Z"/>
                <w:rFonts w:ascii="Aptos Narrow" w:hAnsi="Aptos Narrow" w:cstheme="minorHAnsi"/>
                <w:sz w:val="18"/>
              </w:rPr>
            </w:pPr>
            <w:ins w:id="406" w:author="Abbas Rizvi" w:date="2026-06-21T00:00:00Z">
              <w:r w:rsidRPr="008A34FA">
                <w:rPr>
                  <w:rFonts w:ascii="Aptos Narrow" w:hAnsi="Aptos Narrow" w:cstheme="minorHAnsi"/>
                  <w:sz w:val="18"/>
                </w:rPr>
                <w:t>2.4 GHz</w:t>
              </w:r>
            </w:ins>
          </w:p>
        </w:tc>
        <w:tc>
          <w:tcPr>
            <w:tcW w:w="1300" w:type="dxa"/>
          </w:tcPr>
          <w:p w14:paraId="796810F5" w14:textId="77777777" w:rsidR="007D4094" w:rsidRPr="008A34FA" w:rsidRDefault="003C127A">
            <w:pPr>
              <w:rPr>
                <w:ins w:id="407" w:author="Abbas Rizvi" w:date="2026-06-21T00:00:00Z"/>
                <w:rFonts w:ascii="Aptos Narrow" w:hAnsi="Aptos Narrow" w:cstheme="minorHAnsi"/>
                <w:sz w:val="18"/>
              </w:rPr>
            </w:pPr>
            <w:ins w:id="408" w:author="Abbas Rizvi" w:date="2026-06-21T00:00:00Z">
              <w:r w:rsidRPr="008A34FA">
                <w:rPr>
                  <w:rFonts w:ascii="Aptos Narrow" w:hAnsi="Aptos Narrow" w:cstheme="minorHAnsi"/>
                  <w:sz w:val="18"/>
                </w:rPr>
                <w:t>20 MHz</w:t>
              </w:r>
            </w:ins>
          </w:p>
        </w:tc>
        <w:tc>
          <w:tcPr>
            <w:tcW w:w="1100" w:type="dxa"/>
          </w:tcPr>
          <w:p w14:paraId="285F8483" w14:textId="77777777" w:rsidR="007D4094" w:rsidRPr="008A34FA" w:rsidRDefault="003C127A">
            <w:pPr>
              <w:rPr>
                <w:ins w:id="409" w:author="Abbas Rizvi" w:date="2026-06-21T00:00:00Z"/>
                <w:rFonts w:ascii="Aptos Narrow" w:hAnsi="Aptos Narrow" w:cstheme="minorHAnsi"/>
                <w:sz w:val="18"/>
              </w:rPr>
            </w:pPr>
            <w:ins w:id="410" w:author="Abbas Rizvi" w:date="2026-06-21T00:00:00Z">
              <w:r w:rsidRPr="008A34FA">
                <w:rPr>
                  <w:rFonts w:ascii="Aptos Narrow" w:hAnsi="Aptos Narrow" w:cstheme="minorHAnsi"/>
                  <w:sz w:val="18"/>
                </w:rPr>
                <w:t>Kanal 1 (2412 MHz)</w:t>
              </w:r>
            </w:ins>
          </w:p>
        </w:tc>
        <w:tc>
          <w:tcPr>
            <w:tcW w:w="1600" w:type="dxa"/>
          </w:tcPr>
          <w:p w14:paraId="736B52A7" w14:textId="77777777" w:rsidR="007D4094" w:rsidRPr="008A34FA" w:rsidRDefault="003C127A">
            <w:pPr>
              <w:rPr>
                <w:ins w:id="411" w:author="Abbas Rizvi" w:date="2026-06-21T00:00:00Z"/>
                <w:rFonts w:ascii="Aptos Narrow" w:hAnsi="Aptos Narrow" w:cstheme="minorHAnsi"/>
                <w:sz w:val="18"/>
              </w:rPr>
            </w:pPr>
            <w:ins w:id="412" w:author="Abbas Rizvi" w:date="2026-06-21T00:00:00Z">
              <w:r w:rsidRPr="008A34FA">
                <w:rPr>
                  <w:rFonts w:ascii="Aptos Narrow" w:hAnsi="Aptos Narrow" w:cstheme="minorHAnsi"/>
                  <w:sz w:val="18"/>
                </w:rPr>
                <w:t>15 dBm</w:t>
              </w:r>
            </w:ins>
          </w:p>
        </w:tc>
      </w:tr>
      <w:tr w:rsidR="007D4094" w:rsidRPr="008A34FA" w14:paraId="5B5C2358" w14:textId="77777777">
        <w:trPr>
          <w:ins w:id="413" w:author="Abbas Rizvi" w:date="2026-06-21T00:00:00Z"/>
        </w:trPr>
        <w:tc>
          <w:tcPr>
            <w:tcW w:w="1200" w:type="dxa"/>
          </w:tcPr>
          <w:p w14:paraId="25E66A61" w14:textId="77777777" w:rsidR="007D4094" w:rsidRPr="008A34FA" w:rsidRDefault="003C127A">
            <w:pPr>
              <w:rPr>
                <w:ins w:id="414" w:author="Abbas Rizvi" w:date="2026-06-21T00:00:00Z"/>
                <w:rFonts w:ascii="Aptos Narrow" w:hAnsi="Aptos Narrow" w:cstheme="minorHAnsi"/>
                <w:sz w:val="18"/>
              </w:rPr>
            </w:pPr>
            <w:ins w:id="415" w:author="Abbas Rizvi" w:date="2026-06-21T00:00:00Z">
              <w:r w:rsidRPr="008A34FA">
                <w:rPr>
                  <w:rFonts w:ascii="Aptos Narrow" w:hAnsi="Aptos Narrow" w:cstheme="minorHAnsi"/>
                  <w:sz w:val="18"/>
                </w:rPr>
                <w:t>Wagen D</w:t>
              </w:r>
            </w:ins>
          </w:p>
        </w:tc>
        <w:tc>
          <w:tcPr>
            <w:tcW w:w="900" w:type="dxa"/>
          </w:tcPr>
          <w:p w14:paraId="138BCAB5" w14:textId="77777777" w:rsidR="007D4094" w:rsidRPr="008A34FA" w:rsidRDefault="003C127A">
            <w:pPr>
              <w:rPr>
                <w:ins w:id="416" w:author="Abbas Rizvi" w:date="2026-06-21T00:00:00Z"/>
                <w:rFonts w:ascii="Aptos Narrow" w:hAnsi="Aptos Narrow" w:cstheme="minorHAnsi"/>
                <w:sz w:val="18"/>
              </w:rPr>
            </w:pPr>
            <w:ins w:id="417" w:author="Abbas Rizvi" w:date="2026-06-21T00:00:00Z">
              <w:r w:rsidRPr="008A34FA">
                <w:rPr>
                  <w:rFonts w:ascii="Aptos Narrow" w:hAnsi="Aptos Narrow" w:cstheme="minorHAnsi"/>
                  <w:sz w:val="18"/>
                </w:rPr>
                <w:t>AP2</w:t>
              </w:r>
            </w:ins>
          </w:p>
        </w:tc>
        <w:tc>
          <w:tcPr>
            <w:tcW w:w="1860" w:type="dxa"/>
          </w:tcPr>
          <w:p w14:paraId="74EC2F75" w14:textId="77777777" w:rsidR="007D4094" w:rsidRPr="008A34FA" w:rsidRDefault="003C127A">
            <w:pPr>
              <w:rPr>
                <w:ins w:id="418" w:author="Abbas Rizvi" w:date="2026-06-21T00:00:00Z"/>
                <w:rFonts w:ascii="Aptos Narrow" w:hAnsi="Aptos Narrow" w:cstheme="minorHAnsi"/>
                <w:sz w:val="18"/>
              </w:rPr>
            </w:pPr>
            <w:ins w:id="419" w:author="Abbas Rizvi" w:date="2026-06-21T00:00:00Z">
              <w:r w:rsidRPr="008A34FA">
                <w:rPr>
                  <w:rFonts w:ascii="Aptos Narrow" w:hAnsi="Aptos Narrow" w:cstheme="minorHAnsi"/>
                  <w:sz w:val="18"/>
                </w:rPr>
                <w:t>5 GHz</w:t>
              </w:r>
            </w:ins>
          </w:p>
        </w:tc>
        <w:tc>
          <w:tcPr>
            <w:tcW w:w="1300" w:type="dxa"/>
          </w:tcPr>
          <w:p w14:paraId="23E59411" w14:textId="77777777" w:rsidR="007D4094" w:rsidRPr="008A34FA" w:rsidRDefault="003C127A">
            <w:pPr>
              <w:rPr>
                <w:ins w:id="420" w:author="Abbas Rizvi" w:date="2026-06-21T00:00:00Z"/>
                <w:rFonts w:ascii="Aptos Narrow" w:hAnsi="Aptos Narrow" w:cstheme="minorHAnsi"/>
                <w:sz w:val="18"/>
              </w:rPr>
            </w:pPr>
            <w:ins w:id="421" w:author="Abbas Rizvi" w:date="2026-06-21T00:00:00Z">
              <w:r w:rsidRPr="008A34FA">
                <w:rPr>
                  <w:rFonts w:ascii="Aptos Narrow" w:hAnsi="Aptos Narrow" w:cstheme="minorHAnsi"/>
                  <w:sz w:val="18"/>
                </w:rPr>
                <w:t>80 MHz</w:t>
              </w:r>
            </w:ins>
          </w:p>
        </w:tc>
        <w:tc>
          <w:tcPr>
            <w:tcW w:w="1100" w:type="dxa"/>
          </w:tcPr>
          <w:p w14:paraId="396E0DB1" w14:textId="77777777" w:rsidR="007D4094" w:rsidRPr="008A34FA" w:rsidRDefault="003C127A">
            <w:pPr>
              <w:rPr>
                <w:ins w:id="422" w:author="Abbas Rizvi" w:date="2026-06-21T00:00:00Z"/>
                <w:rFonts w:ascii="Aptos Narrow" w:hAnsi="Aptos Narrow" w:cstheme="minorHAnsi"/>
                <w:sz w:val="18"/>
              </w:rPr>
            </w:pPr>
            <w:ins w:id="423" w:author="Abbas Rizvi" w:date="2026-06-21T00:00:00Z">
              <w:r w:rsidRPr="008A34FA">
                <w:rPr>
                  <w:rFonts w:ascii="Aptos Narrow" w:hAnsi="Aptos Narrow" w:cstheme="minorHAnsi"/>
                  <w:sz w:val="18"/>
                </w:rPr>
                <w:t>Kanal 36 (5180 MHz)</w:t>
              </w:r>
            </w:ins>
          </w:p>
        </w:tc>
        <w:tc>
          <w:tcPr>
            <w:tcW w:w="1600" w:type="dxa"/>
          </w:tcPr>
          <w:p w14:paraId="4E101E02" w14:textId="77777777" w:rsidR="007D4094" w:rsidRPr="008A34FA" w:rsidRDefault="003C127A">
            <w:pPr>
              <w:rPr>
                <w:ins w:id="424" w:author="Abbas Rizvi" w:date="2026-06-21T00:00:00Z"/>
                <w:rFonts w:ascii="Aptos Narrow" w:hAnsi="Aptos Narrow" w:cstheme="minorHAnsi"/>
                <w:sz w:val="18"/>
              </w:rPr>
            </w:pPr>
            <w:ins w:id="425" w:author="Abbas Rizvi" w:date="2026-06-21T00:00:00Z">
              <w:r w:rsidRPr="008A34FA">
                <w:rPr>
                  <w:rFonts w:ascii="Aptos Narrow" w:hAnsi="Aptos Narrow" w:cstheme="minorHAnsi"/>
                  <w:sz w:val="18"/>
                </w:rPr>
                <w:t>15 dBm</w:t>
              </w:r>
            </w:ins>
          </w:p>
        </w:tc>
      </w:tr>
      <w:tr w:rsidR="007D4094" w:rsidRPr="008A34FA" w14:paraId="6B1C244A" w14:textId="77777777">
        <w:trPr>
          <w:ins w:id="426" w:author="Abbas Rizvi" w:date="2026-06-21T00:00:00Z"/>
        </w:trPr>
        <w:tc>
          <w:tcPr>
            <w:tcW w:w="1200" w:type="dxa"/>
          </w:tcPr>
          <w:p w14:paraId="78C4C108" w14:textId="77777777" w:rsidR="007D4094" w:rsidRPr="008A34FA" w:rsidRDefault="003C127A">
            <w:pPr>
              <w:rPr>
                <w:ins w:id="427" w:author="Abbas Rizvi" w:date="2026-06-21T00:00:00Z"/>
                <w:rFonts w:ascii="Aptos Narrow" w:hAnsi="Aptos Narrow" w:cstheme="minorHAnsi"/>
                <w:sz w:val="18"/>
              </w:rPr>
            </w:pPr>
            <w:ins w:id="428" w:author="Abbas Rizvi" w:date="2026-06-21T00:00:00Z">
              <w:r w:rsidRPr="008A34FA">
                <w:rPr>
                  <w:rFonts w:ascii="Aptos Narrow" w:hAnsi="Aptos Narrow" w:cstheme="minorHAnsi"/>
                  <w:sz w:val="18"/>
                </w:rPr>
                <w:t>Wagen D</w:t>
              </w:r>
            </w:ins>
          </w:p>
        </w:tc>
        <w:tc>
          <w:tcPr>
            <w:tcW w:w="900" w:type="dxa"/>
          </w:tcPr>
          <w:p w14:paraId="2F2E367C" w14:textId="77777777" w:rsidR="007D4094" w:rsidRPr="008A34FA" w:rsidRDefault="003C127A">
            <w:pPr>
              <w:rPr>
                <w:ins w:id="429" w:author="Abbas Rizvi" w:date="2026-06-21T00:00:00Z"/>
                <w:rFonts w:ascii="Aptos Narrow" w:hAnsi="Aptos Narrow" w:cstheme="minorHAnsi"/>
                <w:sz w:val="18"/>
              </w:rPr>
            </w:pPr>
            <w:ins w:id="430" w:author="Abbas Rizvi" w:date="2026-06-21T00:00:00Z">
              <w:r w:rsidRPr="008A34FA">
                <w:rPr>
                  <w:rFonts w:ascii="Aptos Narrow" w:hAnsi="Aptos Narrow" w:cstheme="minorHAnsi"/>
                  <w:sz w:val="18"/>
                </w:rPr>
                <w:t>AP3</w:t>
              </w:r>
            </w:ins>
          </w:p>
        </w:tc>
        <w:tc>
          <w:tcPr>
            <w:tcW w:w="1860" w:type="dxa"/>
          </w:tcPr>
          <w:p w14:paraId="1AED0027" w14:textId="77777777" w:rsidR="007D4094" w:rsidRPr="008A34FA" w:rsidRDefault="003C127A">
            <w:pPr>
              <w:rPr>
                <w:ins w:id="431" w:author="Abbas Rizvi" w:date="2026-06-21T00:00:00Z"/>
                <w:rFonts w:ascii="Aptos Narrow" w:hAnsi="Aptos Narrow" w:cstheme="minorHAnsi"/>
                <w:sz w:val="18"/>
              </w:rPr>
            </w:pPr>
            <w:ins w:id="432" w:author="Abbas Rizvi" w:date="2026-06-21T00:00:00Z">
              <w:r w:rsidRPr="008A34FA">
                <w:rPr>
                  <w:rFonts w:ascii="Aptos Narrow" w:hAnsi="Aptos Narrow" w:cstheme="minorHAnsi"/>
                  <w:sz w:val="18"/>
                </w:rPr>
                <w:t>5 GHz</w:t>
              </w:r>
            </w:ins>
          </w:p>
        </w:tc>
        <w:tc>
          <w:tcPr>
            <w:tcW w:w="1300" w:type="dxa"/>
          </w:tcPr>
          <w:p w14:paraId="112B8820" w14:textId="77777777" w:rsidR="007D4094" w:rsidRPr="008A34FA" w:rsidRDefault="003C127A">
            <w:pPr>
              <w:rPr>
                <w:ins w:id="433" w:author="Abbas Rizvi" w:date="2026-06-21T00:00:00Z"/>
                <w:rFonts w:ascii="Aptos Narrow" w:hAnsi="Aptos Narrow" w:cstheme="minorHAnsi"/>
                <w:sz w:val="18"/>
              </w:rPr>
            </w:pPr>
            <w:ins w:id="434" w:author="Abbas Rizvi" w:date="2026-06-21T00:00:00Z">
              <w:r w:rsidRPr="008A34FA">
                <w:rPr>
                  <w:rFonts w:ascii="Aptos Narrow" w:hAnsi="Aptos Narrow" w:cstheme="minorHAnsi"/>
                  <w:sz w:val="18"/>
                </w:rPr>
                <w:t>80 MHz</w:t>
              </w:r>
            </w:ins>
          </w:p>
        </w:tc>
        <w:tc>
          <w:tcPr>
            <w:tcW w:w="1100" w:type="dxa"/>
          </w:tcPr>
          <w:p w14:paraId="4E11F0B1" w14:textId="77777777" w:rsidR="007D4094" w:rsidRPr="008A34FA" w:rsidRDefault="003C127A">
            <w:pPr>
              <w:rPr>
                <w:ins w:id="435" w:author="Abbas Rizvi" w:date="2026-06-21T00:00:00Z"/>
                <w:rFonts w:ascii="Aptos Narrow" w:hAnsi="Aptos Narrow" w:cstheme="minorHAnsi"/>
                <w:sz w:val="18"/>
              </w:rPr>
            </w:pPr>
            <w:ins w:id="436" w:author="Abbas Rizvi" w:date="2026-06-21T00:00:00Z">
              <w:r w:rsidRPr="008A34FA">
                <w:rPr>
                  <w:rFonts w:ascii="Aptos Narrow" w:hAnsi="Aptos Narrow" w:cstheme="minorHAnsi"/>
                  <w:sz w:val="18"/>
                </w:rPr>
                <w:t>Kanal 44 (5220 MHz)</w:t>
              </w:r>
            </w:ins>
          </w:p>
        </w:tc>
        <w:tc>
          <w:tcPr>
            <w:tcW w:w="1600" w:type="dxa"/>
          </w:tcPr>
          <w:p w14:paraId="214B9191" w14:textId="77777777" w:rsidR="007D4094" w:rsidRPr="008A34FA" w:rsidRDefault="003C127A">
            <w:pPr>
              <w:rPr>
                <w:ins w:id="437" w:author="Abbas Rizvi" w:date="2026-06-21T00:00:00Z"/>
                <w:rFonts w:ascii="Aptos Narrow" w:hAnsi="Aptos Narrow" w:cstheme="minorHAnsi"/>
                <w:sz w:val="18"/>
              </w:rPr>
            </w:pPr>
            <w:ins w:id="438" w:author="Abbas Rizvi" w:date="2026-06-21T00:00:00Z">
              <w:r w:rsidRPr="008A34FA">
                <w:rPr>
                  <w:rFonts w:ascii="Aptos Narrow" w:hAnsi="Aptos Narrow" w:cstheme="minorHAnsi"/>
                  <w:sz w:val="18"/>
                </w:rPr>
                <w:t>15 dBm</w:t>
              </w:r>
            </w:ins>
          </w:p>
        </w:tc>
      </w:tr>
      <w:tr w:rsidR="007D4094" w:rsidRPr="008A34FA" w14:paraId="6797D939" w14:textId="77777777">
        <w:trPr>
          <w:ins w:id="439" w:author="Abbas Rizvi" w:date="2026-06-21T00:00:00Z"/>
        </w:trPr>
        <w:tc>
          <w:tcPr>
            <w:tcW w:w="1200" w:type="dxa"/>
          </w:tcPr>
          <w:p w14:paraId="31A92910" w14:textId="77777777" w:rsidR="007D4094" w:rsidRPr="008A34FA" w:rsidRDefault="003C127A">
            <w:pPr>
              <w:rPr>
                <w:ins w:id="440" w:author="Abbas Rizvi" w:date="2026-06-21T00:00:00Z"/>
                <w:rFonts w:ascii="Aptos Narrow" w:hAnsi="Aptos Narrow" w:cstheme="minorHAnsi"/>
                <w:sz w:val="18"/>
              </w:rPr>
            </w:pPr>
            <w:ins w:id="441" w:author="Abbas Rizvi" w:date="2026-06-21T00:00:00Z">
              <w:r w:rsidRPr="008A34FA">
                <w:rPr>
                  <w:rFonts w:ascii="Aptos Narrow" w:hAnsi="Aptos Narrow" w:cstheme="minorHAnsi"/>
                  <w:sz w:val="18"/>
                </w:rPr>
                <w:lastRenderedPageBreak/>
                <w:t>Wagen D</w:t>
              </w:r>
            </w:ins>
          </w:p>
        </w:tc>
        <w:tc>
          <w:tcPr>
            <w:tcW w:w="900" w:type="dxa"/>
          </w:tcPr>
          <w:p w14:paraId="41992028" w14:textId="77777777" w:rsidR="007D4094" w:rsidRPr="008A34FA" w:rsidRDefault="003C127A">
            <w:pPr>
              <w:rPr>
                <w:ins w:id="442" w:author="Abbas Rizvi" w:date="2026-06-21T00:00:00Z"/>
                <w:rFonts w:ascii="Aptos Narrow" w:hAnsi="Aptos Narrow" w:cstheme="minorHAnsi"/>
                <w:sz w:val="18"/>
              </w:rPr>
            </w:pPr>
            <w:ins w:id="443" w:author="Abbas Rizvi" w:date="2026-06-21T00:00:00Z">
              <w:r w:rsidRPr="008A34FA">
                <w:rPr>
                  <w:rFonts w:ascii="Aptos Narrow" w:hAnsi="Aptos Narrow" w:cstheme="minorHAnsi"/>
                  <w:sz w:val="18"/>
                </w:rPr>
                <w:t>AP4</w:t>
              </w:r>
            </w:ins>
          </w:p>
        </w:tc>
        <w:tc>
          <w:tcPr>
            <w:tcW w:w="1860" w:type="dxa"/>
          </w:tcPr>
          <w:p w14:paraId="2A73741A" w14:textId="77777777" w:rsidR="007D4094" w:rsidRPr="008A34FA" w:rsidRDefault="003C127A">
            <w:pPr>
              <w:rPr>
                <w:ins w:id="444" w:author="Abbas Rizvi" w:date="2026-06-21T00:00:00Z"/>
                <w:rFonts w:ascii="Aptos Narrow" w:hAnsi="Aptos Narrow" w:cstheme="minorHAnsi"/>
                <w:sz w:val="18"/>
              </w:rPr>
            </w:pPr>
            <w:ins w:id="445" w:author="Abbas Rizvi" w:date="2026-06-21T00:00:00Z">
              <w:r w:rsidRPr="008A34FA">
                <w:rPr>
                  <w:rFonts w:ascii="Aptos Narrow" w:hAnsi="Aptos Narrow" w:cstheme="minorHAnsi"/>
                  <w:sz w:val="18"/>
                </w:rPr>
                <w:t>2.4 GHz</w:t>
              </w:r>
            </w:ins>
          </w:p>
        </w:tc>
        <w:tc>
          <w:tcPr>
            <w:tcW w:w="1300" w:type="dxa"/>
          </w:tcPr>
          <w:p w14:paraId="2A39CD8F" w14:textId="77777777" w:rsidR="007D4094" w:rsidRPr="008A34FA" w:rsidRDefault="003C127A">
            <w:pPr>
              <w:rPr>
                <w:ins w:id="446" w:author="Abbas Rizvi" w:date="2026-06-21T00:00:00Z"/>
                <w:rFonts w:ascii="Aptos Narrow" w:hAnsi="Aptos Narrow" w:cstheme="minorHAnsi"/>
                <w:sz w:val="18"/>
              </w:rPr>
            </w:pPr>
            <w:ins w:id="447" w:author="Abbas Rizvi" w:date="2026-06-21T00:00:00Z">
              <w:r w:rsidRPr="008A34FA">
                <w:rPr>
                  <w:rFonts w:ascii="Aptos Narrow" w:hAnsi="Aptos Narrow" w:cstheme="minorHAnsi"/>
                  <w:sz w:val="18"/>
                </w:rPr>
                <w:t>20 MHz</w:t>
              </w:r>
            </w:ins>
          </w:p>
        </w:tc>
        <w:tc>
          <w:tcPr>
            <w:tcW w:w="1100" w:type="dxa"/>
          </w:tcPr>
          <w:p w14:paraId="068F9EB3" w14:textId="77777777" w:rsidR="007D4094" w:rsidRPr="008A34FA" w:rsidRDefault="003C127A">
            <w:pPr>
              <w:rPr>
                <w:ins w:id="448" w:author="Abbas Rizvi" w:date="2026-06-21T00:00:00Z"/>
                <w:rFonts w:ascii="Aptos Narrow" w:hAnsi="Aptos Narrow" w:cstheme="minorHAnsi"/>
                <w:sz w:val="18"/>
              </w:rPr>
            </w:pPr>
            <w:ins w:id="449" w:author="Abbas Rizvi" w:date="2026-06-21T00:00:00Z">
              <w:r w:rsidRPr="008A34FA">
                <w:rPr>
                  <w:rFonts w:ascii="Aptos Narrow" w:hAnsi="Aptos Narrow" w:cstheme="minorHAnsi"/>
                  <w:sz w:val="18"/>
                </w:rPr>
                <w:t>Kanal 11 (2462 MHz)</w:t>
              </w:r>
            </w:ins>
          </w:p>
        </w:tc>
        <w:tc>
          <w:tcPr>
            <w:tcW w:w="1600" w:type="dxa"/>
          </w:tcPr>
          <w:p w14:paraId="4EC7F1E6" w14:textId="77777777" w:rsidR="007D4094" w:rsidRPr="008A34FA" w:rsidRDefault="003C127A">
            <w:pPr>
              <w:rPr>
                <w:ins w:id="450" w:author="Abbas Rizvi" w:date="2026-06-21T00:00:00Z"/>
                <w:rFonts w:ascii="Aptos Narrow" w:hAnsi="Aptos Narrow" w:cstheme="minorHAnsi"/>
                <w:sz w:val="18"/>
              </w:rPr>
            </w:pPr>
            <w:ins w:id="451" w:author="Abbas Rizvi" w:date="2026-06-21T00:00:00Z">
              <w:r w:rsidRPr="008A34FA">
                <w:rPr>
                  <w:rFonts w:ascii="Aptos Narrow" w:hAnsi="Aptos Narrow" w:cstheme="minorHAnsi"/>
                  <w:sz w:val="18"/>
                </w:rPr>
                <w:t>15 dBm</w:t>
              </w:r>
            </w:ins>
          </w:p>
        </w:tc>
      </w:tr>
      <w:tr w:rsidR="007D4094" w:rsidRPr="008A34FA" w14:paraId="5E9F0AF0" w14:textId="77777777">
        <w:trPr>
          <w:ins w:id="452" w:author="Abbas Rizvi" w:date="2026-06-21T00:00:00Z"/>
        </w:trPr>
        <w:tc>
          <w:tcPr>
            <w:tcW w:w="1200" w:type="dxa"/>
          </w:tcPr>
          <w:p w14:paraId="47754349" w14:textId="77777777" w:rsidR="007D4094" w:rsidRPr="008A34FA" w:rsidRDefault="003C127A">
            <w:pPr>
              <w:rPr>
                <w:ins w:id="453" w:author="Abbas Rizvi" w:date="2026-06-21T00:00:00Z"/>
                <w:rFonts w:ascii="Aptos Narrow" w:hAnsi="Aptos Narrow" w:cstheme="minorHAnsi"/>
                <w:sz w:val="18"/>
              </w:rPr>
            </w:pPr>
            <w:ins w:id="454" w:author="Abbas Rizvi" w:date="2026-06-21T00:00:00Z">
              <w:r w:rsidRPr="008A34FA">
                <w:rPr>
                  <w:rFonts w:ascii="Aptos Narrow" w:hAnsi="Aptos Narrow" w:cstheme="minorHAnsi"/>
                  <w:sz w:val="18"/>
                </w:rPr>
                <w:t>Wagen E</w:t>
              </w:r>
            </w:ins>
          </w:p>
        </w:tc>
        <w:tc>
          <w:tcPr>
            <w:tcW w:w="900" w:type="dxa"/>
          </w:tcPr>
          <w:p w14:paraId="78A330B7" w14:textId="77777777" w:rsidR="007D4094" w:rsidRPr="008A34FA" w:rsidRDefault="003C127A">
            <w:pPr>
              <w:rPr>
                <w:ins w:id="455" w:author="Abbas Rizvi" w:date="2026-06-21T00:00:00Z"/>
                <w:rFonts w:ascii="Aptos Narrow" w:hAnsi="Aptos Narrow" w:cstheme="minorHAnsi"/>
                <w:sz w:val="18"/>
              </w:rPr>
            </w:pPr>
            <w:ins w:id="456" w:author="Abbas Rizvi" w:date="2026-06-21T00:00:00Z">
              <w:r w:rsidRPr="008A34FA">
                <w:rPr>
                  <w:rFonts w:ascii="Aptos Narrow" w:hAnsi="Aptos Narrow" w:cstheme="minorHAnsi"/>
                  <w:sz w:val="18"/>
                </w:rPr>
                <w:t>AP1</w:t>
              </w:r>
            </w:ins>
          </w:p>
        </w:tc>
        <w:tc>
          <w:tcPr>
            <w:tcW w:w="1860" w:type="dxa"/>
          </w:tcPr>
          <w:p w14:paraId="2790DD95" w14:textId="77777777" w:rsidR="007D4094" w:rsidRPr="008A34FA" w:rsidRDefault="003C127A">
            <w:pPr>
              <w:rPr>
                <w:ins w:id="457" w:author="Abbas Rizvi" w:date="2026-06-21T00:00:00Z"/>
                <w:rFonts w:ascii="Aptos Narrow" w:hAnsi="Aptos Narrow" w:cstheme="minorHAnsi"/>
                <w:sz w:val="18"/>
              </w:rPr>
            </w:pPr>
            <w:ins w:id="458" w:author="Abbas Rizvi" w:date="2026-06-21T00:00:00Z">
              <w:r w:rsidRPr="008A34FA">
                <w:rPr>
                  <w:rFonts w:ascii="Aptos Narrow" w:hAnsi="Aptos Narrow" w:cstheme="minorHAnsi"/>
                  <w:sz w:val="18"/>
                </w:rPr>
                <w:t>5 GHz</w:t>
              </w:r>
            </w:ins>
          </w:p>
        </w:tc>
        <w:tc>
          <w:tcPr>
            <w:tcW w:w="1300" w:type="dxa"/>
          </w:tcPr>
          <w:p w14:paraId="7B9175C4" w14:textId="77777777" w:rsidR="007D4094" w:rsidRPr="008A34FA" w:rsidRDefault="003C127A">
            <w:pPr>
              <w:rPr>
                <w:ins w:id="459" w:author="Abbas Rizvi" w:date="2026-06-21T00:00:00Z"/>
                <w:rFonts w:ascii="Aptos Narrow" w:hAnsi="Aptos Narrow" w:cstheme="minorHAnsi"/>
                <w:sz w:val="18"/>
              </w:rPr>
            </w:pPr>
            <w:ins w:id="460" w:author="Abbas Rizvi" w:date="2026-06-21T00:00:00Z">
              <w:r w:rsidRPr="008A34FA">
                <w:rPr>
                  <w:rFonts w:ascii="Aptos Narrow" w:hAnsi="Aptos Narrow" w:cstheme="minorHAnsi"/>
                  <w:sz w:val="18"/>
                </w:rPr>
                <w:t>80 MHz</w:t>
              </w:r>
            </w:ins>
          </w:p>
        </w:tc>
        <w:tc>
          <w:tcPr>
            <w:tcW w:w="1100" w:type="dxa"/>
          </w:tcPr>
          <w:p w14:paraId="165FDBD6" w14:textId="77777777" w:rsidR="007D4094" w:rsidRPr="008A34FA" w:rsidRDefault="003C127A">
            <w:pPr>
              <w:rPr>
                <w:ins w:id="461" w:author="Abbas Rizvi" w:date="2026-06-21T00:00:00Z"/>
                <w:rFonts w:ascii="Aptos Narrow" w:hAnsi="Aptos Narrow" w:cstheme="minorHAnsi"/>
                <w:sz w:val="18"/>
              </w:rPr>
            </w:pPr>
            <w:ins w:id="462" w:author="Abbas Rizvi" w:date="2026-06-21T00:00:00Z">
              <w:r w:rsidRPr="008A34FA">
                <w:rPr>
                  <w:rFonts w:ascii="Aptos Narrow" w:hAnsi="Aptos Narrow" w:cstheme="minorHAnsi"/>
                  <w:sz w:val="18"/>
                </w:rPr>
                <w:t>Kanal 36 (5180 MHz)</w:t>
              </w:r>
            </w:ins>
          </w:p>
        </w:tc>
        <w:tc>
          <w:tcPr>
            <w:tcW w:w="1600" w:type="dxa"/>
          </w:tcPr>
          <w:p w14:paraId="76816F7D" w14:textId="77777777" w:rsidR="007D4094" w:rsidRPr="008A34FA" w:rsidRDefault="003C127A">
            <w:pPr>
              <w:rPr>
                <w:ins w:id="463" w:author="Abbas Rizvi" w:date="2026-06-21T00:00:00Z"/>
                <w:rFonts w:ascii="Aptos Narrow" w:hAnsi="Aptos Narrow" w:cstheme="minorHAnsi"/>
                <w:sz w:val="18"/>
              </w:rPr>
            </w:pPr>
            <w:ins w:id="464" w:author="Abbas Rizvi" w:date="2026-06-21T00:00:00Z">
              <w:r w:rsidRPr="008A34FA">
                <w:rPr>
                  <w:rFonts w:ascii="Aptos Narrow" w:hAnsi="Aptos Narrow" w:cstheme="minorHAnsi"/>
                  <w:sz w:val="18"/>
                </w:rPr>
                <w:t>15 dBm</w:t>
              </w:r>
            </w:ins>
          </w:p>
        </w:tc>
      </w:tr>
      <w:tr w:rsidR="007D4094" w:rsidRPr="008A34FA" w14:paraId="41748A91" w14:textId="77777777">
        <w:trPr>
          <w:ins w:id="465" w:author="Abbas Rizvi" w:date="2026-06-21T00:00:00Z"/>
        </w:trPr>
        <w:tc>
          <w:tcPr>
            <w:tcW w:w="1200" w:type="dxa"/>
          </w:tcPr>
          <w:p w14:paraId="16739532" w14:textId="77777777" w:rsidR="007D4094" w:rsidRPr="008A34FA" w:rsidRDefault="003C127A">
            <w:pPr>
              <w:rPr>
                <w:ins w:id="466" w:author="Abbas Rizvi" w:date="2026-06-21T00:00:00Z"/>
                <w:rFonts w:ascii="Aptos Narrow" w:hAnsi="Aptos Narrow" w:cstheme="minorHAnsi"/>
                <w:sz w:val="18"/>
              </w:rPr>
            </w:pPr>
            <w:ins w:id="467" w:author="Abbas Rizvi" w:date="2026-06-21T00:00:00Z">
              <w:r w:rsidRPr="008A34FA">
                <w:rPr>
                  <w:rFonts w:ascii="Aptos Narrow" w:hAnsi="Aptos Narrow" w:cstheme="minorHAnsi"/>
                  <w:sz w:val="18"/>
                </w:rPr>
                <w:t>Wagen E</w:t>
              </w:r>
            </w:ins>
          </w:p>
        </w:tc>
        <w:tc>
          <w:tcPr>
            <w:tcW w:w="900" w:type="dxa"/>
          </w:tcPr>
          <w:p w14:paraId="6B2F6A3D" w14:textId="77777777" w:rsidR="007D4094" w:rsidRPr="008A34FA" w:rsidRDefault="003C127A">
            <w:pPr>
              <w:rPr>
                <w:ins w:id="468" w:author="Abbas Rizvi" w:date="2026-06-21T00:00:00Z"/>
                <w:rFonts w:ascii="Aptos Narrow" w:hAnsi="Aptos Narrow" w:cstheme="minorHAnsi"/>
                <w:sz w:val="18"/>
              </w:rPr>
            </w:pPr>
            <w:ins w:id="469" w:author="Abbas Rizvi" w:date="2026-06-21T00:00:00Z">
              <w:r w:rsidRPr="008A34FA">
                <w:rPr>
                  <w:rFonts w:ascii="Aptos Narrow" w:hAnsi="Aptos Narrow" w:cstheme="minorHAnsi"/>
                  <w:sz w:val="18"/>
                </w:rPr>
                <w:t>AP2</w:t>
              </w:r>
            </w:ins>
          </w:p>
        </w:tc>
        <w:tc>
          <w:tcPr>
            <w:tcW w:w="1860" w:type="dxa"/>
          </w:tcPr>
          <w:p w14:paraId="150BA684" w14:textId="77777777" w:rsidR="007D4094" w:rsidRPr="008A34FA" w:rsidRDefault="003C127A">
            <w:pPr>
              <w:rPr>
                <w:ins w:id="470" w:author="Abbas Rizvi" w:date="2026-06-21T00:00:00Z"/>
                <w:rFonts w:ascii="Aptos Narrow" w:hAnsi="Aptos Narrow" w:cstheme="minorHAnsi"/>
                <w:sz w:val="18"/>
              </w:rPr>
            </w:pPr>
            <w:ins w:id="471" w:author="Abbas Rizvi" w:date="2026-06-21T00:00:00Z">
              <w:r w:rsidRPr="008A34FA">
                <w:rPr>
                  <w:rFonts w:ascii="Aptos Narrow" w:hAnsi="Aptos Narrow" w:cstheme="minorHAnsi"/>
                  <w:sz w:val="18"/>
                </w:rPr>
                <w:t>2.4 GHz</w:t>
              </w:r>
            </w:ins>
          </w:p>
        </w:tc>
        <w:tc>
          <w:tcPr>
            <w:tcW w:w="1300" w:type="dxa"/>
          </w:tcPr>
          <w:p w14:paraId="7AFFCF45" w14:textId="77777777" w:rsidR="007D4094" w:rsidRPr="008A34FA" w:rsidRDefault="003C127A">
            <w:pPr>
              <w:rPr>
                <w:ins w:id="472" w:author="Abbas Rizvi" w:date="2026-06-21T00:00:00Z"/>
                <w:rFonts w:ascii="Aptos Narrow" w:hAnsi="Aptos Narrow" w:cstheme="minorHAnsi"/>
                <w:sz w:val="18"/>
              </w:rPr>
            </w:pPr>
            <w:ins w:id="473" w:author="Abbas Rizvi" w:date="2026-06-21T00:00:00Z">
              <w:r w:rsidRPr="008A34FA">
                <w:rPr>
                  <w:rFonts w:ascii="Aptos Narrow" w:hAnsi="Aptos Narrow" w:cstheme="minorHAnsi"/>
                  <w:sz w:val="18"/>
                </w:rPr>
                <w:t>20 MHz</w:t>
              </w:r>
            </w:ins>
          </w:p>
        </w:tc>
        <w:tc>
          <w:tcPr>
            <w:tcW w:w="1100" w:type="dxa"/>
          </w:tcPr>
          <w:p w14:paraId="42BF888C" w14:textId="77777777" w:rsidR="007D4094" w:rsidRPr="008A34FA" w:rsidRDefault="003C127A">
            <w:pPr>
              <w:rPr>
                <w:ins w:id="474" w:author="Abbas Rizvi" w:date="2026-06-21T00:00:00Z"/>
                <w:rFonts w:ascii="Aptos Narrow" w:hAnsi="Aptos Narrow" w:cstheme="minorHAnsi"/>
                <w:sz w:val="18"/>
              </w:rPr>
            </w:pPr>
            <w:ins w:id="475" w:author="Abbas Rizvi" w:date="2026-06-21T00:00:00Z">
              <w:r w:rsidRPr="008A34FA">
                <w:rPr>
                  <w:rFonts w:ascii="Aptos Narrow" w:hAnsi="Aptos Narrow" w:cstheme="minorHAnsi"/>
                  <w:sz w:val="18"/>
                </w:rPr>
                <w:t>Kanal 1 (2412 MHz)</w:t>
              </w:r>
            </w:ins>
          </w:p>
        </w:tc>
        <w:tc>
          <w:tcPr>
            <w:tcW w:w="1600" w:type="dxa"/>
          </w:tcPr>
          <w:p w14:paraId="48E62DB6" w14:textId="77777777" w:rsidR="007D4094" w:rsidRPr="008A34FA" w:rsidRDefault="003C127A">
            <w:pPr>
              <w:rPr>
                <w:ins w:id="476" w:author="Abbas Rizvi" w:date="2026-06-21T00:00:00Z"/>
                <w:rFonts w:ascii="Aptos Narrow" w:hAnsi="Aptos Narrow" w:cstheme="minorHAnsi"/>
                <w:sz w:val="18"/>
              </w:rPr>
            </w:pPr>
            <w:ins w:id="477" w:author="Abbas Rizvi" w:date="2026-06-21T00:00:00Z">
              <w:r w:rsidRPr="008A34FA">
                <w:rPr>
                  <w:rFonts w:ascii="Aptos Narrow" w:hAnsi="Aptos Narrow" w:cstheme="minorHAnsi"/>
                  <w:sz w:val="18"/>
                </w:rPr>
                <w:t>15 dBm</w:t>
              </w:r>
            </w:ins>
          </w:p>
        </w:tc>
      </w:tr>
      <w:tr w:rsidR="007D4094" w:rsidRPr="008A34FA" w14:paraId="4C01C1A3" w14:textId="77777777">
        <w:trPr>
          <w:ins w:id="478" w:author="Abbas Rizvi" w:date="2026-06-21T00:00:00Z"/>
        </w:trPr>
        <w:tc>
          <w:tcPr>
            <w:tcW w:w="1200" w:type="dxa"/>
          </w:tcPr>
          <w:p w14:paraId="2EF4A249" w14:textId="77777777" w:rsidR="007D4094" w:rsidRPr="008A34FA" w:rsidRDefault="003C127A">
            <w:pPr>
              <w:rPr>
                <w:ins w:id="479" w:author="Abbas Rizvi" w:date="2026-06-21T00:00:00Z"/>
                <w:rFonts w:ascii="Aptos Narrow" w:hAnsi="Aptos Narrow" w:cstheme="minorHAnsi"/>
                <w:sz w:val="18"/>
              </w:rPr>
            </w:pPr>
            <w:ins w:id="480" w:author="Abbas Rizvi" w:date="2026-06-21T00:00:00Z">
              <w:r w:rsidRPr="008A34FA">
                <w:rPr>
                  <w:rFonts w:ascii="Aptos Narrow" w:hAnsi="Aptos Narrow" w:cstheme="minorHAnsi"/>
                  <w:sz w:val="18"/>
                </w:rPr>
                <w:t>Wagen E</w:t>
              </w:r>
            </w:ins>
          </w:p>
        </w:tc>
        <w:tc>
          <w:tcPr>
            <w:tcW w:w="900" w:type="dxa"/>
          </w:tcPr>
          <w:p w14:paraId="7A029A8A" w14:textId="77777777" w:rsidR="007D4094" w:rsidRPr="008A34FA" w:rsidRDefault="003C127A">
            <w:pPr>
              <w:rPr>
                <w:ins w:id="481" w:author="Abbas Rizvi" w:date="2026-06-21T00:00:00Z"/>
                <w:rFonts w:ascii="Aptos Narrow" w:hAnsi="Aptos Narrow" w:cstheme="minorHAnsi"/>
                <w:sz w:val="18"/>
              </w:rPr>
            </w:pPr>
            <w:ins w:id="482" w:author="Abbas Rizvi" w:date="2026-06-21T00:00:00Z">
              <w:r w:rsidRPr="008A34FA">
                <w:rPr>
                  <w:rFonts w:ascii="Aptos Narrow" w:hAnsi="Aptos Narrow" w:cstheme="minorHAnsi"/>
                  <w:sz w:val="18"/>
                </w:rPr>
                <w:t>AP3</w:t>
              </w:r>
            </w:ins>
          </w:p>
        </w:tc>
        <w:tc>
          <w:tcPr>
            <w:tcW w:w="1860" w:type="dxa"/>
          </w:tcPr>
          <w:p w14:paraId="50EFA009" w14:textId="77777777" w:rsidR="007D4094" w:rsidRPr="008A34FA" w:rsidRDefault="003C127A">
            <w:pPr>
              <w:rPr>
                <w:ins w:id="483" w:author="Abbas Rizvi" w:date="2026-06-21T00:00:00Z"/>
                <w:rFonts w:ascii="Aptos Narrow" w:hAnsi="Aptos Narrow" w:cstheme="minorHAnsi"/>
                <w:sz w:val="18"/>
              </w:rPr>
            </w:pPr>
            <w:ins w:id="484" w:author="Abbas Rizvi" w:date="2026-06-21T00:00:00Z">
              <w:r w:rsidRPr="008A34FA">
                <w:rPr>
                  <w:rFonts w:ascii="Aptos Narrow" w:hAnsi="Aptos Narrow" w:cstheme="minorHAnsi"/>
                  <w:sz w:val="18"/>
                </w:rPr>
                <w:t>2.4 GHz</w:t>
              </w:r>
            </w:ins>
          </w:p>
        </w:tc>
        <w:tc>
          <w:tcPr>
            <w:tcW w:w="1300" w:type="dxa"/>
          </w:tcPr>
          <w:p w14:paraId="13DB5582" w14:textId="77777777" w:rsidR="007D4094" w:rsidRPr="008A34FA" w:rsidRDefault="003C127A">
            <w:pPr>
              <w:rPr>
                <w:ins w:id="485" w:author="Abbas Rizvi" w:date="2026-06-21T00:00:00Z"/>
                <w:rFonts w:ascii="Aptos Narrow" w:hAnsi="Aptos Narrow" w:cstheme="minorHAnsi"/>
                <w:sz w:val="18"/>
              </w:rPr>
            </w:pPr>
            <w:ins w:id="486" w:author="Abbas Rizvi" w:date="2026-06-21T00:00:00Z">
              <w:r w:rsidRPr="008A34FA">
                <w:rPr>
                  <w:rFonts w:ascii="Aptos Narrow" w:hAnsi="Aptos Narrow" w:cstheme="minorHAnsi"/>
                  <w:sz w:val="18"/>
                </w:rPr>
                <w:t>20 MHz</w:t>
              </w:r>
            </w:ins>
          </w:p>
        </w:tc>
        <w:tc>
          <w:tcPr>
            <w:tcW w:w="1100" w:type="dxa"/>
          </w:tcPr>
          <w:p w14:paraId="606C26B4" w14:textId="77777777" w:rsidR="007D4094" w:rsidRPr="008A34FA" w:rsidRDefault="003C127A">
            <w:pPr>
              <w:rPr>
                <w:ins w:id="487" w:author="Abbas Rizvi" w:date="2026-06-21T00:00:00Z"/>
                <w:rFonts w:ascii="Aptos Narrow" w:hAnsi="Aptos Narrow" w:cstheme="minorHAnsi"/>
                <w:sz w:val="18"/>
              </w:rPr>
            </w:pPr>
            <w:ins w:id="488" w:author="Abbas Rizvi" w:date="2026-06-21T00:00:00Z">
              <w:r w:rsidRPr="008A34FA">
                <w:rPr>
                  <w:rFonts w:ascii="Aptos Narrow" w:hAnsi="Aptos Narrow" w:cstheme="minorHAnsi"/>
                  <w:sz w:val="18"/>
                </w:rPr>
                <w:t>Kanal 11 (2462 MHz)</w:t>
              </w:r>
            </w:ins>
          </w:p>
        </w:tc>
        <w:tc>
          <w:tcPr>
            <w:tcW w:w="1600" w:type="dxa"/>
          </w:tcPr>
          <w:p w14:paraId="3015B65C" w14:textId="77777777" w:rsidR="007D4094" w:rsidRPr="008A34FA" w:rsidRDefault="003C127A">
            <w:pPr>
              <w:rPr>
                <w:ins w:id="489" w:author="Abbas Rizvi" w:date="2026-06-21T00:00:00Z"/>
                <w:rFonts w:ascii="Aptos Narrow" w:hAnsi="Aptos Narrow" w:cstheme="minorHAnsi"/>
                <w:sz w:val="18"/>
              </w:rPr>
            </w:pPr>
            <w:ins w:id="490" w:author="Abbas Rizvi" w:date="2026-06-21T00:00:00Z">
              <w:r w:rsidRPr="008A34FA">
                <w:rPr>
                  <w:rFonts w:ascii="Aptos Narrow" w:hAnsi="Aptos Narrow" w:cstheme="minorHAnsi"/>
                  <w:sz w:val="18"/>
                </w:rPr>
                <w:t>15 dBm</w:t>
              </w:r>
            </w:ins>
          </w:p>
        </w:tc>
      </w:tr>
      <w:tr w:rsidR="007D4094" w:rsidRPr="008A34FA" w14:paraId="05151476" w14:textId="77777777">
        <w:trPr>
          <w:ins w:id="491" w:author="Abbas Rizvi" w:date="2026-06-21T00:00:00Z"/>
        </w:trPr>
        <w:tc>
          <w:tcPr>
            <w:tcW w:w="1200" w:type="dxa"/>
          </w:tcPr>
          <w:p w14:paraId="7A6E585D" w14:textId="77777777" w:rsidR="007D4094" w:rsidRPr="008A34FA" w:rsidRDefault="003C127A">
            <w:pPr>
              <w:rPr>
                <w:ins w:id="492" w:author="Abbas Rizvi" w:date="2026-06-21T00:00:00Z"/>
                <w:rFonts w:ascii="Aptos Narrow" w:hAnsi="Aptos Narrow" w:cstheme="minorHAnsi"/>
                <w:sz w:val="18"/>
              </w:rPr>
            </w:pPr>
            <w:ins w:id="493" w:author="Abbas Rizvi" w:date="2026-06-21T00:00:00Z">
              <w:r w:rsidRPr="008A34FA">
                <w:rPr>
                  <w:rFonts w:ascii="Aptos Narrow" w:hAnsi="Aptos Narrow" w:cstheme="minorHAnsi"/>
                  <w:sz w:val="18"/>
                </w:rPr>
                <w:t>Wagen E</w:t>
              </w:r>
            </w:ins>
          </w:p>
        </w:tc>
        <w:tc>
          <w:tcPr>
            <w:tcW w:w="900" w:type="dxa"/>
          </w:tcPr>
          <w:p w14:paraId="7640D2EE" w14:textId="77777777" w:rsidR="007D4094" w:rsidRPr="008A34FA" w:rsidRDefault="003C127A">
            <w:pPr>
              <w:rPr>
                <w:ins w:id="494" w:author="Abbas Rizvi" w:date="2026-06-21T00:00:00Z"/>
                <w:rFonts w:ascii="Aptos Narrow" w:hAnsi="Aptos Narrow" w:cstheme="minorHAnsi"/>
                <w:sz w:val="18"/>
              </w:rPr>
            </w:pPr>
            <w:ins w:id="495" w:author="Abbas Rizvi" w:date="2026-06-21T00:00:00Z">
              <w:r w:rsidRPr="008A34FA">
                <w:rPr>
                  <w:rFonts w:ascii="Aptos Narrow" w:hAnsi="Aptos Narrow" w:cstheme="minorHAnsi"/>
                  <w:sz w:val="18"/>
                </w:rPr>
                <w:t>AP4</w:t>
              </w:r>
            </w:ins>
          </w:p>
        </w:tc>
        <w:tc>
          <w:tcPr>
            <w:tcW w:w="1860" w:type="dxa"/>
          </w:tcPr>
          <w:p w14:paraId="2FE8EB13" w14:textId="77777777" w:rsidR="007D4094" w:rsidRPr="008A34FA" w:rsidRDefault="003C127A">
            <w:pPr>
              <w:rPr>
                <w:ins w:id="496" w:author="Abbas Rizvi" w:date="2026-06-21T00:00:00Z"/>
                <w:rFonts w:ascii="Aptos Narrow" w:hAnsi="Aptos Narrow" w:cstheme="minorHAnsi"/>
                <w:sz w:val="18"/>
              </w:rPr>
            </w:pPr>
            <w:ins w:id="497" w:author="Abbas Rizvi" w:date="2026-06-21T00:00:00Z">
              <w:r w:rsidRPr="008A34FA">
                <w:rPr>
                  <w:rFonts w:ascii="Aptos Narrow" w:hAnsi="Aptos Narrow" w:cstheme="minorHAnsi"/>
                  <w:sz w:val="18"/>
                </w:rPr>
                <w:t>5 GHz</w:t>
              </w:r>
            </w:ins>
          </w:p>
        </w:tc>
        <w:tc>
          <w:tcPr>
            <w:tcW w:w="1300" w:type="dxa"/>
          </w:tcPr>
          <w:p w14:paraId="158F0010" w14:textId="77777777" w:rsidR="007D4094" w:rsidRPr="008A34FA" w:rsidRDefault="003C127A">
            <w:pPr>
              <w:rPr>
                <w:ins w:id="498" w:author="Abbas Rizvi" w:date="2026-06-21T00:00:00Z"/>
                <w:rFonts w:ascii="Aptos Narrow" w:hAnsi="Aptos Narrow" w:cstheme="minorHAnsi"/>
                <w:sz w:val="18"/>
              </w:rPr>
            </w:pPr>
            <w:ins w:id="499" w:author="Abbas Rizvi" w:date="2026-06-21T00:00:00Z">
              <w:r w:rsidRPr="008A34FA">
                <w:rPr>
                  <w:rFonts w:ascii="Aptos Narrow" w:hAnsi="Aptos Narrow" w:cstheme="minorHAnsi"/>
                  <w:sz w:val="18"/>
                </w:rPr>
                <w:t>80 MHz</w:t>
              </w:r>
            </w:ins>
          </w:p>
        </w:tc>
        <w:tc>
          <w:tcPr>
            <w:tcW w:w="1100" w:type="dxa"/>
          </w:tcPr>
          <w:p w14:paraId="2A021638" w14:textId="77777777" w:rsidR="007D4094" w:rsidRPr="008A34FA" w:rsidRDefault="003C127A">
            <w:pPr>
              <w:rPr>
                <w:ins w:id="500" w:author="Abbas Rizvi" w:date="2026-06-21T00:00:00Z"/>
                <w:rFonts w:ascii="Aptos Narrow" w:hAnsi="Aptos Narrow" w:cstheme="minorHAnsi"/>
                <w:sz w:val="18"/>
              </w:rPr>
            </w:pPr>
            <w:ins w:id="501" w:author="Abbas Rizvi" w:date="2026-06-21T00:00:00Z">
              <w:r w:rsidRPr="008A34FA">
                <w:rPr>
                  <w:rFonts w:ascii="Aptos Narrow" w:hAnsi="Aptos Narrow" w:cstheme="minorHAnsi"/>
                  <w:sz w:val="18"/>
                </w:rPr>
                <w:t>Kanal 44 (5220 MHz)</w:t>
              </w:r>
            </w:ins>
          </w:p>
        </w:tc>
        <w:tc>
          <w:tcPr>
            <w:tcW w:w="1600" w:type="dxa"/>
          </w:tcPr>
          <w:p w14:paraId="2D1B22DC" w14:textId="77777777" w:rsidR="007D4094" w:rsidRPr="008A34FA" w:rsidRDefault="003C127A">
            <w:pPr>
              <w:rPr>
                <w:ins w:id="502" w:author="Abbas Rizvi" w:date="2026-06-21T00:00:00Z"/>
                <w:rFonts w:ascii="Aptos Narrow" w:hAnsi="Aptos Narrow" w:cstheme="minorHAnsi"/>
                <w:sz w:val="18"/>
              </w:rPr>
            </w:pPr>
            <w:ins w:id="503" w:author="Abbas Rizvi" w:date="2026-06-21T00:00:00Z">
              <w:r w:rsidRPr="008A34FA">
                <w:rPr>
                  <w:rFonts w:ascii="Aptos Narrow" w:hAnsi="Aptos Narrow" w:cstheme="minorHAnsi"/>
                  <w:sz w:val="18"/>
                </w:rPr>
                <w:t>15 dBm</w:t>
              </w:r>
            </w:ins>
          </w:p>
        </w:tc>
      </w:tr>
      <w:tr w:rsidR="007D4094" w:rsidRPr="008A34FA" w14:paraId="3CEF2E98" w14:textId="77777777">
        <w:trPr>
          <w:ins w:id="504" w:author="Abbas Rizvi" w:date="2026-06-21T00:00:00Z"/>
        </w:trPr>
        <w:tc>
          <w:tcPr>
            <w:tcW w:w="1200" w:type="dxa"/>
          </w:tcPr>
          <w:p w14:paraId="14BEB1BC" w14:textId="77777777" w:rsidR="007D4094" w:rsidRPr="008A34FA" w:rsidRDefault="003C127A">
            <w:pPr>
              <w:rPr>
                <w:ins w:id="505" w:author="Abbas Rizvi" w:date="2026-06-21T00:00:00Z"/>
                <w:rFonts w:ascii="Aptos Narrow" w:hAnsi="Aptos Narrow" w:cstheme="minorHAnsi"/>
                <w:sz w:val="18"/>
              </w:rPr>
            </w:pPr>
            <w:ins w:id="506" w:author="Abbas Rizvi" w:date="2026-06-21T00:00:00Z">
              <w:r w:rsidRPr="008A34FA">
                <w:rPr>
                  <w:rFonts w:ascii="Aptos Narrow" w:hAnsi="Aptos Narrow" w:cstheme="minorHAnsi"/>
                  <w:sz w:val="18"/>
                </w:rPr>
                <w:t>Wagen F</w:t>
              </w:r>
            </w:ins>
          </w:p>
        </w:tc>
        <w:tc>
          <w:tcPr>
            <w:tcW w:w="900" w:type="dxa"/>
          </w:tcPr>
          <w:p w14:paraId="72B53BFB" w14:textId="77777777" w:rsidR="007D4094" w:rsidRPr="008A34FA" w:rsidRDefault="003C127A">
            <w:pPr>
              <w:rPr>
                <w:ins w:id="507" w:author="Abbas Rizvi" w:date="2026-06-21T00:00:00Z"/>
                <w:rFonts w:ascii="Aptos Narrow" w:hAnsi="Aptos Narrow" w:cstheme="minorHAnsi"/>
                <w:sz w:val="18"/>
              </w:rPr>
            </w:pPr>
            <w:ins w:id="508" w:author="Abbas Rizvi" w:date="2026-06-21T00:00:00Z">
              <w:r w:rsidRPr="008A34FA">
                <w:rPr>
                  <w:rFonts w:ascii="Aptos Narrow" w:hAnsi="Aptos Narrow" w:cstheme="minorHAnsi"/>
                  <w:sz w:val="18"/>
                </w:rPr>
                <w:t>AP1</w:t>
              </w:r>
            </w:ins>
          </w:p>
        </w:tc>
        <w:tc>
          <w:tcPr>
            <w:tcW w:w="1860" w:type="dxa"/>
          </w:tcPr>
          <w:p w14:paraId="2DCAFF5A" w14:textId="77777777" w:rsidR="007D4094" w:rsidRPr="008A34FA" w:rsidRDefault="003C127A">
            <w:pPr>
              <w:rPr>
                <w:ins w:id="509" w:author="Abbas Rizvi" w:date="2026-06-21T00:00:00Z"/>
                <w:rFonts w:ascii="Aptos Narrow" w:hAnsi="Aptos Narrow" w:cstheme="minorHAnsi"/>
                <w:sz w:val="18"/>
              </w:rPr>
            </w:pPr>
            <w:ins w:id="510" w:author="Abbas Rizvi" w:date="2026-06-21T00:00:00Z">
              <w:r w:rsidRPr="008A34FA">
                <w:rPr>
                  <w:rFonts w:ascii="Aptos Narrow" w:hAnsi="Aptos Narrow" w:cstheme="minorHAnsi"/>
                  <w:sz w:val="18"/>
                </w:rPr>
                <w:t>5 GHz</w:t>
              </w:r>
            </w:ins>
          </w:p>
        </w:tc>
        <w:tc>
          <w:tcPr>
            <w:tcW w:w="1300" w:type="dxa"/>
          </w:tcPr>
          <w:p w14:paraId="5FB2DA36" w14:textId="77777777" w:rsidR="007D4094" w:rsidRPr="008A34FA" w:rsidRDefault="003C127A">
            <w:pPr>
              <w:rPr>
                <w:ins w:id="511" w:author="Abbas Rizvi" w:date="2026-06-21T00:00:00Z"/>
                <w:rFonts w:ascii="Aptos Narrow" w:hAnsi="Aptos Narrow" w:cstheme="minorHAnsi"/>
                <w:sz w:val="18"/>
              </w:rPr>
            </w:pPr>
            <w:ins w:id="512" w:author="Abbas Rizvi" w:date="2026-06-21T00:00:00Z">
              <w:r w:rsidRPr="008A34FA">
                <w:rPr>
                  <w:rFonts w:ascii="Aptos Narrow" w:hAnsi="Aptos Narrow" w:cstheme="minorHAnsi"/>
                  <w:sz w:val="18"/>
                </w:rPr>
                <w:t>80 MHz</w:t>
              </w:r>
            </w:ins>
          </w:p>
        </w:tc>
        <w:tc>
          <w:tcPr>
            <w:tcW w:w="1100" w:type="dxa"/>
          </w:tcPr>
          <w:p w14:paraId="6B6A447F" w14:textId="77777777" w:rsidR="007D4094" w:rsidRPr="008A34FA" w:rsidRDefault="003C127A">
            <w:pPr>
              <w:rPr>
                <w:ins w:id="513" w:author="Abbas Rizvi" w:date="2026-06-21T00:00:00Z"/>
                <w:rFonts w:ascii="Aptos Narrow" w:hAnsi="Aptos Narrow" w:cstheme="minorHAnsi"/>
                <w:sz w:val="18"/>
              </w:rPr>
            </w:pPr>
            <w:ins w:id="514" w:author="Abbas Rizvi" w:date="2026-06-21T00:00:00Z">
              <w:r w:rsidRPr="008A34FA">
                <w:rPr>
                  <w:rFonts w:ascii="Aptos Narrow" w:hAnsi="Aptos Narrow" w:cstheme="minorHAnsi"/>
                  <w:sz w:val="18"/>
                </w:rPr>
                <w:t>Kanal 36 (5180 MHz)</w:t>
              </w:r>
            </w:ins>
          </w:p>
        </w:tc>
        <w:tc>
          <w:tcPr>
            <w:tcW w:w="1600" w:type="dxa"/>
          </w:tcPr>
          <w:p w14:paraId="66D2B824" w14:textId="77777777" w:rsidR="007D4094" w:rsidRPr="008A34FA" w:rsidRDefault="003C127A">
            <w:pPr>
              <w:rPr>
                <w:ins w:id="515" w:author="Abbas Rizvi" w:date="2026-06-21T00:00:00Z"/>
                <w:rFonts w:ascii="Aptos Narrow" w:hAnsi="Aptos Narrow" w:cstheme="minorHAnsi"/>
                <w:sz w:val="18"/>
              </w:rPr>
            </w:pPr>
            <w:ins w:id="516" w:author="Abbas Rizvi" w:date="2026-06-21T00:00:00Z">
              <w:r w:rsidRPr="008A34FA">
                <w:rPr>
                  <w:rFonts w:ascii="Aptos Narrow" w:hAnsi="Aptos Narrow" w:cstheme="minorHAnsi"/>
                  <w:sz w:val="18"/>
                </w:rPr>
                <w:t>15 dBm</w:t>
              </w:r>
            </w:ins>
          </w:p>
        </w:tc>
      </w:tr>
      <w:tr w:rsidR="007D4094" w:rsidRPr="008A34FA" w14:paraId="498E50CE" w14:textId="77777777">
        <w:trPr>
          <w:ins w:id="517" w:author="Abbas Rizvi" w:date="2026-06-21T00:00:00Z"/>
        </w:trPr>
        <w:tc>
          <w:tcPr>
            <w:tcW w:w="1200" w:type="dxa"/>
          </w:tcPr>
          <w:p w14:paraId="3EDB5E2D" w14:textId="77777777" w:rsidR="007D4094" w:rsidRPr="008A34FA" w:rsidRDefault="003C127A">
            <w:pPr>
              <w:rPr>
                <w:ins w:id="518" w:author="Abbas Rizvi" w:date="2026-06-21T00:00:00Z"/>
                <w:rFonts w:ascii="Aptos Narrow" w:hAnsi="Aptos Narrow" w:cstheme="minorHAnsi"/>
                <w:sz w:val="18"/>
              </w:rPr>
            </w:pPr>
            <w:ins w:id="519" w:author="Abbas Rizvi" w:date="2026-06-21T00:00:00Z">
              <w:r w:rsidRPr="008A34FA">
                <w:rPr>
                  <w:rFonts w:ascii="Aptos Narrow" w:hAnsi="Aptos Narrow" w:cstheme="minorHAnsi"/>
                  <w:sz w:val="18"/>
                </w:rPr>
                <w:t>Wagen F</w:t>
              </w:r>
            </w:ins>
          </w:p>
        </w:tc>
        <w:tc>
          <w:tcPr>
            <w:tcW w:w="900" w:type="dxa"/>
          </w:tcPr>
          <w:p w14:paraId="00B8BFD7" w14:textId="77777777" w:rsidR="007D4094" w:rsidRPr="008A34FA" w:rsidRDefault="003C127A">
            <w:pPr>
              <w:rPr>
                <w:ins w:id="520" w:author="Abbas Rizvi" w:date="2026-06-21T00:00:00Z"/>
                <w:rFonts w:ascii="Aptos Narrow" w:hAnsi="Aptos Narrow" w:cstheme="minorHAnsi"/>
                <w:sz w:val="18"/>
              </w:rPr>
            </w:pPr>
            <w:ins w:id="521" w:author="Abbas Rizvi" w:date="2026-06-21T00:00:00Z">
              <w:r w:rsidRPr="008A34FA">
                <w:rPr>
                  <w:rFonts w:ascii="Aptos Narrow" w:hAnsi="Aptos Narrow" w:cstheme="minorHAnsi"/>
                  <w:sz w:val="18"/>
                </w:rPr>
                <w:t>AP2</w:t>
              </w:r>
            </w:ins>
          </w:p>
        </w:tc>
        <w:tc>
          <w:tcPr>
            <w:tcW w:w="1860" w:type="dxa"/>
          </w:tcPr>
          <w:p w14:paraId="4AA44644" w14:textId="77777777" w:rsidR="007D4094" w:rsidRPr="008A34FA" w:rsidRDefault="003C127A">
            <w:pPr>
              <w:rPr>
                <w:ins w:id="522" w:author="Abbas Rizvi" w:date="2026-06-21T00:00:00Z"/>
                <w:rFonts w:ascii="Aptos Narrow" w:hAnsi="Aptos Narrow" w:cstheme="minorHAnsi"/>
                <w:sz w:val="18"/>
              </w:rPr>
            </w:pPr>
            <w:ins w:id="523" w:author="Abbas Rizvi" w:date="2026-06-21T00:00:00Z">
              <w:r w:rsidRPr="008A34FA">
                <w:rPr>
                  <w:rFonts w:ascii="Aptos Narrow" w:hAnsi="Aptos Narrow" w:cstheme="minorHAnsi"/>
                  <w:sz w:val="18"/>
                </w:rPr>
                <w:t>2.4 GHz</w:t>
              </w:r>
            </w:ins>
          </w:p>
        </w:tc>
        <w:tc>
          <w:tcPr>
            <w:tcW w:w="1300" w:type="dxa"/>
          </w:tcPr>
          <w:p w14:paraId="1B286A29" w14:textId="77777777" w:rsidR="007D4094" w:rsidRPr="008A34FA" w:rsidRDefault="003C127A">
            <w:pPr>
              <w:rPr>
                <w:ins w:id="524" w:author="Abbas Rizvi" w:date="2026-06-21T00:00:00Z"/>
                <w:rFonts w:ascii="Aptos Narrow" w:hAnsi="Aptos Narrow" w:cstheme="minorHAnsi"/>
                <w:sz w:val="18"/>
              </w:rPr>
            </w:pPr>
            <w:ins w:id="525" w:author="Abbas Rizvi" w:date="2026-06-21T00:00:00Z">
              <w:r w:rsidRPr="008A34FA">
                <w:rPr>
                  <w:rFonts w:ascii="Aptos Narrow" w:hAnsi="Aptos Narrow" w:cstheme="minorHAnsi"/>
                  <w:sz w:val="18"/>
                </w:rPr>
                <w:t>20 MHz</w:t>
              </w:r>
            </w:ins>
          </w:p>
        </w:tc>
        <w:tc>
          <w:tcPr>
            <w:tcW w:w="1100" w:type="dxa"/>
          </w:tcPr>
          <w:p w14:paraId="787D6276" w14:textId="77777777" w:rsidR="007D4094" w:rsidRPr="008A34FA" w:rsidRDefault="003C127A">
            <w:pPr>
              <w:rPr>
                <w:ins w:id="526" w:author="Abbas Rizvi" w:date="2026-06-21T00:00:00Z"/>
                <w:rFonts w:ascii="Aptos Narrow" w:hAnsi="Aptos Narrow" w:cstheme="minorHAnsi"/>
                <w:sz w:val="18"/>
              </w:rPr>
            </w:pPr>
            <w:ins w:id="527" w:author="Abbas Rizvi" w:date="2026-06-21T00:00:00Z">
              <w:r w:rsidRPr="008A34FA">
                <w:rPr>
                  <w:rFonts w:ascii="Aptos Narrow" w:hAnsi="Aptos Narrow" w:cstheme="minorHAnsi"/>
                  <w:sz w:val="18"/>
                </w:rPr>
                <w:t>Kanal 1 (2412 MHz)</w:t>
              </w:r>
            </w:ins>
          </w:p>
        </w:tc>
        <w:tc>
          <w:tcPr>
            <w:tcW w:w="1600" w:type="dxa"/>
          </w:tcPr>
          <w:p w14:paraId="7D373237" w14:textId="77777777" w:rsidR="007D4094" w:rsidRPr="008A34FA" w:rsidRDefault="003C127A">
            <w:pPr>
              <w:rPr>
                <w:ins w:id="528" w:author="Abbas Rizvi" w:date="2026-06-21T00:00:00Z"/>
                <w:rFonts w:ascii="Aptos Narrow" w:hAnsi="Aptos Narrow" w:cstheme="minorHAnsi"/>
                <w:sz w:val="18"/>
              </w:rPr>
            </w:pPr>
            <w:ins w:id="529" w:author="Abbas Rizvi" w:date="2026-06-21T00:00:00Z">
              <w:r w:rsidRPr="008A34FA">
                <w:rPr>
                  <w:rFonts w:ascii="Aptos Narrow" w:hAnsi="Aptos Narrow" w:cstheme="minorHAnsi"/>
                  <w:sz w:val="18"/>
                </w:rPr>
                <w:t>15 dBm</w:t>
              </w:r>
            </w:ins>
          </w:p>
        </w:tc>
      </w:tr>
      <w:tr w:rsidR="007D4094" w:rsidRPr="008A34FA" w14:paraId="03D2F92B" w14:textId="77777777">
        <w:trPr>
          <w:ins w:id="530" w:author="Abbas Rizvi" w:date="2026-06-21T00:00:00Z"/>
        </w:trPr>
        <w:tc>
          <w:tcPr>
            <w:tcW w:w="1200" w:type="dxa"/>
          </w:tcPr>
          <w:p w14:paraId="73BECD2B" w14:textId="77777777" w:rsidR="007D4094" w:rsidRPr="008A34FA" w:rsidRDefault="003C127A">
            <w:pPr>
              <w:rPr>
                <w:ins w:id="531" w:author="Abbas Rizvi" w:date="2026-06-21T00:00:00Z"/>
                <w:rFonts w:ascii="Aptos Narrow" w:hAnsi="Aptos Narrow" w:cstheme="minorHAnsi"/>
                <w:sz w:val="18"/>
              </w:rPr>
            </w:pPr>
            <w:ins w:id="532" w:author="Abbas Rizvi" w:date="2026-06-21T00:00:00Z">
              <w:r w:rsidRPr="008A34FA">
                <w:rPr>
                  <w:rFonts w:ascii="Aptos Narrow" w:hAnsi="Aptos Narrow" w:cstheme="minorHAnsi"/>
                  <w:sz w:val="18"/>
                </w:rPr>
                <w:t>Wagen F</w:t>
              </w:r>
            </w:ins>
          </w:p>
        </w:tc>
        <w:tc>
          <w:tcPr>
            <w:tcW w:w="900" w:type="dxa"/>
          </w:tcPr>
          <w:p w14:paraId="79D1DEC2" w14:textId="77777777" w:rsidR="007D4094" w:rsidRPr="008A34FA" w:rsidRDefault="003C127A">
            <w:pPr>
              <w:rPr>
                <w:ins w:id="533" w:author="Abbas Rizvi" w:date="2026-06-21T00:00:00Z"/>
                <w:rFonts w:ascii="Aptos Narrow" w:hAnsi="Aptos Narrow" w:cstheme="minorHAnsi"/>
                <w:sz w:val="18"/>
              </w:rPr>
            </w:pPr>
            <w:ins w:id="534" w:author="Abbas Rizvi" w:date="2026-06-21T00:00:00Z">
              <w:r w:rsidRPr="008A34FA">
                <w:rPr>
                  <w:rFonts w:ascii="Aptos Narrow" w:hAnsi="Aptos Narrow" w:cstheme="minorHAnsi"/>
                  <w:sz w:val="18"/>
                </w:rPr>
                <w:t>AP3</w:t>
              </w:r>
            </w:ins>
          </w:p>
        </w:tc>
        <w:tc>
          <w:tcPr>
            <w:tcW w:w="1860" w:type="dxa"/>
          </w:tcPr>
          <w:p w14:paraId="035BA74D" w14:textId="77777777" w:rsidR="007D4094" w:rsidRPr="008A34FA" w:rsidRDefault="003C127A">
            <w:pPr>
              <w:rPr>
                <w:ins w:id="535" w:author="Abbas Rizvi" w:date="2026-06-21T00:00:00Z"/>
                <w:rFonts w:ascii="Aptos Narrow" w:hAnsi="Aptos Narrow" w:cstheme="minorHAnsi"/>
                <w:sz w:val="18"/>
              </w:rPr>
            </w:pPr>
            <w:ins w:id="536" w:author="Abbas Rizvi" w:date="2026-06-21T00:00:00Z">
              <w:r w:rsidRPr="008A34FA">
                <w:rPr>
                  <w:rFonts w:ascii="Aptos Narrow" w:hAnsi="Aptos Narrow" w:cstheme="minorHAnsi"/>
                  <w:sz w:val="18"/>
                </w:rPr>
                <w:t>2.4 GHz</w:t>
              </w:r>
            </w:ins>
          </w:p>
        </w:tc>
        <w:tc>
          <w:tcPr>
            <w:tcW w:w="1300" w:type="dxa"/>
          </w:tcPr>
          <w:p w14:paraId="6E2DDAF5" w14:textId="77777777" w:rsidR="007D4094" w:rsidRPr="008A34FA" w:rsidRDefault="003C127A">
            <w:pPr>
              <w:rPr>
                <w:ins w:id="537" w:author="Abbas Rizvi" w:date="2026-06-21T00:00:00Z"/>
                <w:rFonts w:ascii="Aptos Narrow" w:hAnsi="Aptos Narrow" w:cstheme="minorHAnsi"/>
                <w:sz w:val="18"/>
              </w:rPr>
            </w:pPr>
            <w:ins w:id="538" w:author="Abbas Rizvi" w:date="2026-06-21T00:00:00Z">
              <w:r w:rsidRPr="008A34FA">
                <w:rPr>
                  <w:rFonts w:ascii="Aptos Narrow" w:hAnsi="Aptos Narrow" w:cstheme="minorHAnsi"/>
                  <w:sz w:val="18"/>
                </w:rPr>
                <w:t>20 MHz</w:t>
              </w:r>
            </w:ins>
          </w:p>
        </w:tc>
        <w:tc>
          <w:tcPr>
            <w:tcW w:w="1100" w:type="dxa"/>
          </w:tcPr>
          <w:p w14:paraId="7035ECBA" w14:textId="77777777" w:rsidR="007D4094" w:rsidRPr="008A34FA" w:rsidRDefault="003C127A">
            <w:pPr>
              <w:rPr>
                <w:ins w:id="539" w:author="Abbas Rizvi" w:date="2026-06-21T00:00:00Z"/>
                <w:rFonts w:ascii="Aptos Narrow" w:hAnsi="Aptos Narrow" w:cstheme="minorHAnsi"/>
                <w:sz w:val="18"/>
              </w:rPr>
            </w:pPr>
            <w:ins w:id="540" w:author="Abbas Rizvi" w:date="2026-06-21T00:00:00Z">
              <w:r w:rsidRPr="008A34FA">
                <w:rPr>
                  <w:rFonts w:ascii="Aptos Narrow" w:hAnsi="Aptos Narrow" w:cstheme="minorHAnsi"/>
                  <w:sz w:val="18"/>
                </w:rPr>
                <w:t>Kanal 11 (2462 MHz)</w:t>
              </w:r>
            </w:ins>
          </w:p>
        </w:tc>
        <w:tc>
          <w:tcPr>
            <w:tcW w:w="1600" w:type="dxa"/>
          </w:tcPr>
          <w:p w14:paraId="5FC781FF" w14:textId="77777777" w:rsidR="007D4094" w:rsidRPr="008A34FA" w:rsidRDefault="003C127A">
            <w:pPr>
              <w:rPr>
                <w:ins w:id="541" w:author="Abbas Rizvi" w:date="2026-06-21T00:00:00Z"/>
                <w:rFonts w:ascii="Aptos Narrow" w:hAnsi="Aptos Narrow" w:cstheme="minorHAnsi"/>
                <w:sz w:val="18"/>
              </w:rPr>
            </w:pPr>
            <w:ins w:id="542" w:author="Abbas Rizvi" w:date="2026-06-21T00:00:00Z">
              <w:r w:rsidRPr="008A34FA">
                <w:rPr>
                  <w:rFonts w:ascii="Aptos Narrow" w:hAnsi="Aptos Narrow" w:cstheme="minorHAnsi"/>
                  <w:sz w:val="18"/>
                </w:rPr>
                <w:t>15 dBm</w:t>
              </w:r>
            </w:ins>
          </w:p>
        </w:tc>
      </w:tr>
      <w:tr w:rsidR="007D4094" w:rsidRPr="008A34FA" w14:paraId="4613AE6B" w14:textId="77777777">
        <w:trPr>
          <w:ins w:id="543" w:author="Abbas Rizvi" w:date="2026-06-21T00:00:00Z"/>
        </w:trPr>
        <w:tc>
          <w:tcPr>
            <w:tcW w:w="1200" w:type="dxa"/>
          </w:tcPr>
          <w:p w14:paraId="4FAD9ED1" w14:textId="77777777" w:rsidR="007D4094" w:rsidRPr="008A34FA" w:rsidRDefault="003C127A">
            <w:pPr>
              <w:rPr>
                <w:ins w:id="544" w:author="Abbas Rizvi" w:date="2026-06-21T00:00:00Z"/>
                <w:rFonts w:ascii="Aptos Narrow" w:hAnsi="Aptos Narrow" w:cstheme="minorHAnsi"/>
                <w:sz w:val="18"/>
              </w:rPr>
            </w:pPr>
            <w:ins w:id="545" w:author="Abbas Rizvi" w:date="2026-06-21T00:00:00Z">
              <w:r w:rsidRPr="008A34FA">
                <w:rPr>
                  <w:rFonts w:ascii="Aptos Narrow" w:hAnsi="Aptos Narrow" w:cstheme="minorHAnsi"/>
                  <w:sz w:val="18"/>
                </w:rPr>
                <w:t>Wagen F</w:t>
              </w:r>
            </w:ins>
          </w:p>
        </w:tc>
        <w:tc>
          <w:tcPr>
            <w:tcW w:w="900" w:type="dxa"/>
          </w:tcPr>
          <w:p w14:paraId="52B29A9B" w14:textId="77777777" w:rsidR="007D4094" w:rsidRPr="008A34FA" w:rsidRDefault="003C127A">
            <w:pPr>
              <w:rPr>
                <w:ins w:id="546" w:author="Abbas Rizvi" w:date="2026-06-21T00:00:00Z"/>
                <w:rFonts w:ascii="Aptos Narrow" w:hAnsi="Aptos Narrow" w:cstheme="minorHAnsi"/>
                <w:sz w:val="18"/>
              </w:rPr>
            </w:pPr>
            <w:ins w:id="547" w:author="Abbas Rizvi" w:date="2026-06-21T00:00:00Z">
              <w:r w:rsidRPr="008A34FA">
                <w:rPr>
                  <w:rFonts w:ascii="Aptos Narrow" w:hAnsi="Aptos Narrow" w:cstheme="minorHAnsi"/>
                  <w:sz w:val="18"/>
                </w:rPr>
                <w:t>AP4</w:t>
              </w:r>
            </w:ins>
          </w:p>
        </w:tc>
        <w:tc>
          <w:tcPr>
            <w:tcW w:w="1860" w:type="dxa"/>
          </w:tcPr>
          <w:p w14:paraId="28E20E9E" w14:textId="77777777" w:rsidR="007D4094" w:rsidRPr="008A34FA" w:rsidRDefault="003C127A">
            <w:pPr>
              <w:rPr>
                <w:ins w:id="548" w:author="Abbas Rizvi" w:date="2026-06-21T00:00:00Z"/>
                <w:rFonts w:ascii="Aptos Narrow" w:hAnsi="Aptos Narrow" w:cstheme="minorHAnsi"/>
                <w:sz w:val="18"/>
              </w:rPr>
            </w:pPr>
            <w:ins w:id="549" w:author="Abbas Rizvi" w:date="2026-06-21T00:00:00Z">
              <w:r w:rsidRPr="008A34FA">
                <w:rPr>
                  <w:rFonts w:ascii="Aptos Narrow" w:hAnsi="Aptos Narrow" w:cstheme="minorHAnsi"/>
                  <w:sz w:val="18"/>
                </w:rPr>
                <w:t>5 GHz</w:t>
              </w:r>
            </w:ins>
          </w:p>
        </w:tc>
        <w:tc>
          <w:tcPr>
            <w:tcW w:w="1300" w:type="dxa"/>
          </w:tcPr>
          <w:p w14:paraId="035782DE" w14:textId="77777777" w:rsidR="007D4094" w:rsidRPr="008A34FA" w:rsidRDefault="003C127A">
            <w:pPr>
              <w:rPr>
                <w:ins w:id="550" w:author="Abbas Rizvi" w:date="2026-06-21T00:00:00Z"/>
                <w:rFonts w:ascii="Aptos Narrow" w:hAnsi="Aptos Narrow" w:cstheme="minorHAnsi"/>
                <w:sz w:val="18"/>
              </w:rPr>
            </w:pPr>
            <w:ins w:id="551" w:author="Abbas Rizvi" w:date="2026-06-21T00:00:00Z">
              <w:r w:rsidRPr="008A34FA">
                <w:rPr>
                  <w:rFonts w:ascii="Aptos Narrow" w:hAnsi="Aptos Narrow" w:cstheme="minorHAnsi"/>
                  <w:sz w:val="18"/>
                </w:rPr>
                <w:t>80 MHz</w:t>
              </w:r>
            </w:ins>
          </w:p>
        </w:tc>
        <w:tc>
          <w:tcPr>
            <w:tcW w:w="1100" w:type="dxa"/>
          </w:tcPr>
          <w:p w14:paraId="4F442C5B" w14:textId="77777777" w:rsidR="007D4094" w:rsidRPr="008A34FA" w:rsidRDefault="003C127A">
            <w:pPr>
              <w:rPr>
                <w:ins w:id="552" w:author="Abbas Rizvi" w:date="2026-06-21T00:00:00Z"/>
                <w:rFonts w:ascii="Aptos Narrow" w:hAnsi="Aptos Narrow" w:cstheme="minorHAnsi"/>
                <w:sz w:val="18"/>
              </w:rPr>
            </w:pPr>
            <w:ins w:id="553" w:author="Abbas Rizvi" w:date="2026-06-21T00:00:00Z">
              <w:r w:rsidRPr="008A34FA">
                <w:rPr>
                  <w:rFonts w:ascii="Aptos Narrow" w:hAnsi="Aptos Narrow" w:cstheme="minorHAnsi"/>
                  <w:sz w:val="18"/>
                </w:rPr>
                <w:t>Kanal 44 (5220 MHz)</w:t>
              </w:r>
            </w:ins>
          </w:p>
        </w:tc>
        <w:tc>
          <w:tcPr>
            <w:tcW w:w="1600" w:type="dxa"/>
          </w:tcPr>
          <w:p w14:paraId="05667142" w14:textId="77777777" w:rsidR="007D4094" w:rsidRPr="008A34FA" w:rsidRDefault="003C127A">
            <w:pPr>
              <w:rPr>
                <w:ins w:id="554" w:author="Abbas Rizvi" w:date="2026-06-21T00:00:00Z"/>
                <w:rFonts w:ascii="Aptos Narrow" w:hAnsi="Aptos Narrow" w:cstheme="minorHAnsi"/>
                <w:sz w:val="18"/>
              </w:rPr>
            </w:pPr>
            <w:ins w:id="555" w:author="Abbas Rizvi" w:date="2026-06-21T00:00:00Z">
              <w:r w:rsidRPr="008A34FA">
                <w:rPr>
                  <w:rFonts w:ascii="Aptos Narrow" w:hAnsi="Aptos Narrow" w:cstheme="minorHAnsi"/>
                  <w:sz w:val="18"/>
                </w:rPr>
                <w:t>15 dBm</w:t>
              </w:r>
            </w:ins>
          </w:p>
        </w:tc>
      </w:tr>
      <w:tr w:rsidR="007D4094" w:rsidRPr="008A34FA" w14:paraId="03B2FC70" w14:textId="77777777">
        <w:trPr>
          <w:ins w:id="556" w:author="Abbas Rizvi" w:date="2026-06-21T00:00:00Z"/>
        </w:trPr>
        <w:tc>
          <w:tcPr>
            <w:tcW w:w="1200" w:type="dxa"/>
          </w:tcPr>
          <w:p w14:paraId="7C17169C" w14:textId="77777777" w:rsidR="007D4094" w:rsidRPr="008A34FA" w:rsidRDefault="003C127A">
            <w:pPr>
              <w:rPr>
                <w:ins w:id="557" w:author="Abbas Rizvi" w:date="2026-06-21T00:00:00Z"/>
                <w:rFonts w:ascii="Aptos Narrow" w:hAnsi="Aptos Narrow" w:cstheme="minorHAnsi"/>
                <w:sz w:val="18"/>
              </w:rPr>
            </w:pPr>
            <w:ins w:id="558" w:author="Abbas Rizvi" w:date="2026-06-21T00:00:00Z">
              <w:r w:rsidRPr="008A34FA">
                <w:rPr>
                  <w:rFonts w:ascii="Aptos Narrow" w:hAnsi="Aptos Narrow" w:cstheme="minorHAnsi"/>
                  <w:sz w:val="18"/>
                </w:rPr>
                <w:t>Wagen B</w:t>
              </w:r>
            </w:ins>
          </w:p>
        </w:tc>
        <w:tc>
          <w:tcPr>
            <w:tcW w:w="900" w:type="dxa"/>
          </w:tcPr>
          <w:p w14:paraId="1CCB536A" w14:textId="77777777" w:rsidR="007D4094" w:rsidRPr="008A34FA" w:rsidRDefault="003C127A">
            <w:pPr>
              <w:rPr>
                <w:ins w:id="559" w:author="Abbas Rizvi" w:date="2026-06-21T00:00:00Z"/>
                <w:rFonts w:ascii="Aptos Narrow" w:hAnsi="Aptos Narrow" w:cstheme="minorHAnsi"/>
                <w:sz w:val="18"/>
              </w:rPr>
            </w:pPr>
            <w:ins w:id="560" w:author="Abbas Rizvi" w:date="2026-06-21T00:00:00Z">
              <w:r w:rsidRPr="008A34FA">
                <w:rPr>
                  <w:rFonts w:ascii="Aptos Narrow" w:hAnsi="Aptos Narrow" w:cstheme="minorHAnsi"/>
                  <w:sz w:val="18"/>
                </w:rPr>
                <w:t>AP1</w:t>
              </w:r>
            </w:ins>
          </w:p>
        </w:tc>
        <w:tc>
          <w:tcPr>
            <w:tcW w:w="1860" w:type="dxa"/>
          </w:tcPr>
          <w:p w14:paraId="3F4BBCFC" w14:textId="77777777" w:rsidR="007D4094" w:rsidRPr="008A34FA" w:rsidRDefault="003C127A">
            <w:pPr>
              <w:rPr>
                <w:ins w:id="561" w:author="Abbas Rizvi" w:date="2026-06-21T00:00:00Z"/>
                <w:rFonts w:ascii="Aptos Narrow" w:hAnsi="Aptos Narrow" w:cstheme="minorHAnsi"/>
                <w:sz w:val="18"/>
              </w:rPr>
            </w:pPr>
            <w:ins w:id="562" w:author="Abbas Rizvi" w:date="2026-06-21T00:00:00Z">
              <w:r w:rsidRPr="008A34FA">
                <w:rPr>
                  <w:rFonts w:ascii="Aptos Narrow" w:hAnsi="Aptos Narrow" w:cstheme="minorHAnsi"/>
                  <w:sz w:val="18"/>
                </w:rPr>
                <w:t>5 GHz</w:t>
              </w:r>
            </w:ins>
          </w:p>
        </w:tc>
        <w:tc>
          <w:tcPr>
            <w:tcW w:w="1300" w:type="dxa"/>
          </w:tcPr>
          <w:p w14:paraId="579DE138" w14:textId="77777777" w:rsidR="007D4094" w:rsidRPr="008A34FA" w:rsidRDefault="003C127A">
            <w:pPr>
              <w:rPr>
                <w:ins w:id="563" w:author="Abbas Rizvi" w:date="2026-06-21T00:00:00Z"/>
                <w:rFonts w:ascii="Aptos Narrow" w:hAnsi="Aptos Narrow" w:cstheme="minorHAnsi"/>
                <w:sz w:val="18"/>
              </w:rPr>
            </w:pPr>
            <w:ins w:id="564" w:author="Abbas Rizvi" w:date="2026-06-21T00:00:00Z">
              <w:r w:rsidRPr="008A34FA">
                <w:rPr>
                  <w:rFonts w:ascii="Aptos Narrow" w:hAnsi="Aptos Narrow" w:cstheme="minorHAnsi"/>
                  <w:sz w:val="18"/>
                </w:rPr>
                <w:t>80 MHz</w:t>
              </w:r>
            </w:ins>
          </w:p>
        </w:tc>
        <w:tc>
          <w:tcPr>
            <w:tcW w:w="1100" w:type="dxa"/>
          </w:tcPr>
          <w:p w14:paraId="5ED5FABB" w14:textId="77777777" w:rsidR="007D4094" w:rsidRPr="008A34FA" w:rsidRDefault="003C127A">
            <w:pPr>
              <w:rPr>
                <w:ins w:id="565" w:author="Abbas Rizvi" w:date="2026-06-21T00:00:00Z"/>
                <w:rFonts w:ascii="Aptos Narrow" w:hAnsi="Aptos Narrow" w:cstheme="minorHAnsi"/>
                <w:sz w:val="18"/>
              </w:rPr>
            </w:pPr>
            <w:ins w:id="566" w:author="Abbas Rizvi" w:date="2026-06-21T00:00:00Z">
              <w:r w:rsidRPr="008A34FA">
                <w:rPr>
                  <w:rFonts w:ascii="Aptos Narrow" w:hAnsi="Aptos Narrow" w:cstheme="minorHAnsi"/>
                  <w:sz w:val="18"/>
                </w:rPr>
                <w:t>Kanal 36 (5180 MHz)</w:t>
              </w:r>
            </w:ins>
          </w:p>
        </w:tc>
        <w:tc>
          <w:tcPr>
            <w:tcW w:w="1600" w:type="dxa"/>
          </w:tcPr>
          <w:p w14:paraId="5200CC85" w14:textId="77777777" w:rsidR="007D4094" w:rsidRPr="008A34FA" w:rsidRDefault="003C127A">
            <w:pPr>
              <w:rPr>
                <w:ins w:id="567" w:author="Abbas Rizvi" w:date="2026-06-21T00:00:00Z"/>
                <w:rFonts w:ascii="Aptos Narrow" w:hAnsi="Aptos Narrow" w:cstheme="minorHAnsi"/>
                <w:sz w:val="18"/>
              </w:rPr>
            </w:pPr>
            <w:ins w:id="568" w:author="Abbas Rizvi" w:date="2026-06-21T00:00:00Z">
              <w:r w:rsidRPr="008A34FA">
                <w:rPr>
                  <w:rFonts w:ascii="Aptos Narrow" w:hAnsi="Aptos Narrow" w:cstheme="minorHAnsi"/>
                  <w:sz w:val="18"/>
                </w:rPr>
                <w:t>15 dBm</w:t>
              </w:r>
            </w:ins>
          </w:p>
        </w:tc>
      </w:tr>
      <w:tr w:rsidR="007D4094" w:rsidRPr="008A34FA" w14:paraId="57DC17C5" w14:textId="77777777">
        <w:trPr>
          <w:ins w:id="569" w:author="Abbas Rizvi" w:date="2026-06-21T00:00:00Z"/>
        </w:trPr>
        <w:tc>
          <w:tcPr>
            <w:tcW w:w="1200" w:type="dxa"/>
          </w:tcPr>
          <w:p w14:paraId="048AFA4E" w14:textId="77777777" w:rsidR="007D4094" w:rsidRPr="008A34FA" w:rsidRDefault="003C127A">
            <w:pPr>
              <w:rPr>
                <w:ins w:id="570" w:author="Abbas Rizvi" w:date="2026-06-21T00:00:00Z"/>
                <w:rFonts w:ascii="Aptos Narrow" w:hAnsi="Aptos Narrow" w:cstheme="minorHAnsi"/>
                <w:sz w:val="18"/>
              </w:rPr>
            </w:pPr>
            <w:ins w:id="571" w:author="Abbas Rizvi" w:date="2026-06-21T00:00:00Z">
              <w:r w:rsidRPr="008A34FA">
                <w:rPr>
                  <w:rFonts w:ascii="Aptos Narrow" w:hAnsi="Aptos Narrow" w:cstheme="minorHAnsi"/>
                  <w:sz w:val="18"/>
                </w:rPr>
                <w:t>Wagen B</w:t>
              </w:r>
            </w:ins>
          </w:p>
        </w:tc>
        <w:tc>
          <w:tcPr>
            <w:tcW w:w="900" w:type="dxa"/>
          </w:tcPr>
          <w:p w14:paraId="62B13CDA" w14:textId="77777777" w:rsidR="007D4094" w:rsidRPr="008A34FA" w:rsidRDefault="003C127A">
            <w:pPr>
              <w:rPr>
                <w:ins w:id="572" w:author="Abbas Rizvi" w:date="2026-06-21T00:00:00Z"/>
                <w:rFonts w:ascii="Aptos Narrow" w:hAnsi="Aptos Narrow" w:cstheme="minorHAnsi"/>
                <w:sz w:val="18"/>
              </w:rPr>
            </w:pPr>
            <w:ins w:id="573" w:author="Abbas Rizvi" w:date="2026-06-21T00:00:00Z">
              <w:r w:rsidRPr="008A34FA">
                <w:rPr>
                  <w:rFonts w:ascii="Aptos Narrow" w:hAnsi="Aptos Narrow" w:cstheme="minorHAnsi"/>
                  <w:sz w:val="18"/>
                </w:rPr>
                <w:t>AP2</w:t>
              </w:r>
            </w:ins>
          </w:p>
        </w:tc>
        <w:tc>
          <w:tcPr>
            <w:tcW w:w="1860" w:type="dxa"/>
          </w:tcPr>
          <w:p w14:paraId="44787214" w14:textId="77777777" w:rsidR="007D4094" w:rsidRPr="008A34FA" w:rsidRDefault="003C127A">
            <w:pPr>
              <w:rPr>
                <w:ins w:id="574" w:author="Abbas Rizvi" w:date="2026-06-21T00:00:00Z"/>
                <w:rFonts w:ascii="Aptos Narrow" w:hAnsi="Aptos Narrow" w:cstheme="minorHAnsi"/>
                <w:sz w:val="18"/>
              </w:rPr>
            </w:pPr>
            <w:ins w:id="575" w:author="Abbas Rizvi" w:date="2026-06-21T00:00:00Z">
              <w:r w:rsidRPr="008A34FA">
                <w:rPr>
                  <w:rFonts w:ascii="Aptos Narrow" w:hAnsi="Aptos Narrow" w:cstheme="minorHAnsi"/>
                  <w:sz w:val="18"/>
                </w:rPr>
                <w:t>2.4 GHz</w:t>
              </w:r>
            </w:ins>
          </w:p>
        </w:tc>
        <w:tc>
          <w:tcPr>
            <w:tcW w:w="1300" w:type="dxa"/>
          </w:tcPr>
          <w:p w14:paraId="5BBD3EE8" w14:textId="77777777" w:rsidR="007D4094" w:rsidRPr="008A34FA" w:rsidRDefault="003C127A">
            <w:pPr>
              <w:rPr>
                <w:ins w:id="576" w:author="Abbas Rizvi" w:date="2026-06-21T00:00:00Z"/>
                <w:rFonts w:ascii="Aptos Narrow" w:hAnsi="Aptos Narrow" w:cstheme="minorHAnsi"/>
                <w:sz w:val="18"/>
              </w:rPr>
            </w:pPr>
            <w:ins w:id="577" w:author="Abbas Rizvi" w:date="2026-06-21T00:00:00Z">
              <w:r w:rsidRPr="008A34FA">
                <w:rPr>
                  <w:rFonts w:ascii="Aptos Narrow" w:hAnsi="Aptos Narrow" w:cstheme="minorHAnsi"/>
                  <w:sz w:val="18"/>
                </w:rPr>
                <w:t>20 MHz</w:t>
              </w:r>
            </w:ins>
          </w:p>
        </w:tc>
        <w:tc>
          <w:tcPr>
            <w:tcW w:w="1100" w:type="dxa"/>
          </w:tcPr>
          <w:p w14:paraId="06233BBA" w14:textId="77777777" w:rsidR="007D4094" w:rsidRPr="008A34FA" w:rsidRDefault="003C127A">
            <w:pPr>
              <w:rPr>
                <w:ins w:id="578" w:author="Abbas Rizvi" w:date="2026-06-21T00:00:00Z"/>
                <w:rFonts w:ascii="Aptos Narrow" w:hAnsi="Aptos Narrow" w:cstheme="minorHAnsi"/>
                <w:sz w:val="18"/>
              </w:rPr>
            </w:pPr>
            <w:ins w:id="579" w:author="Abbas Rizvi" w:date="2026-06-21T00:00:00Z">
              <w:r w:rsidRPr="008A34FA">
                <w:rPr>
                  <w:rFonts w:ascii="Aptos Narrow" w:hAnsi="Aptos Narrow" w:cstheme="minorHAnsi"/>
                  <w:sz w:val="18"/>
                </w:rPr>
                <w:t>Kanal 1 (2412 MHz)</w:t>
              </w:r>
            </w:ins>
          </w:p>
        </w:tc>
        <w:tc>
          <w:tcPr>
            <w:tcW w:w="1600" w:type="dxa"/>
          </w:tcPr>
          <w:p w14:paraId="10B70233" w14:textId="77777777" w:rsidR="007D4094" w:rsidRPr="008A34FA" w:rsidRDefault="003C127A">
            <w:pPr>
              <w:rPr>
                <w:ins w:id="580" w:author="Abbas Rizvi" w:date="2026-06-21T00:00:00Z"/>
                <w:rFonts w:ascii="Aptos Narrow" w:hAnsi="Aptos Narrow" w:cstheme="minorHAnsi"/>
                <w:sz w:val="18"/>
              </w:rPr>
            </w:pPr>
            <w:ins w:id="581" w:author="Abbas Rizvi" w:date="2026-06-21T00:00:00Z">
              <w:r w:rsidRPr="008A34FA">
                <w:rPr>
                  <w:rFonts w:ascii="Aptos Narrow" w:hAnsi="Aptos Narrow" w:cstheme="minorHAnsi"/>
                  <w:sz w:val="18"/>
                </w:rPr>
                <w:t>15 dBm</w:t>
              </w:r>
            </w:ins>
          </w:p>
        </w:tc>
      </w:tr>
      <w:tr w:rsidR="007D4094" w:rsidRPr="008A34FA" w14:paraId="35C2F991" w14:textId="77777777">
        <w:trPr>
          <w:ins w:id="582" w:author="Abbas Rizvi" w:date="2026-06-21T00:00:00Z"/>
        </w:trPr>
        <w:tc>
          <w:tcPr>
            <w:tcW w:w="1200" w:type="dxa"/>
          </w:tcPr>
          <w:p w14:paraId="3188D814" w14:textId="77777777" w:rsidR="007D4094" w:rsidRPr="008A34FA" w:rsidRDefault="003C127A">
            <w:pPr>
              <w:rPr>
                <w:ins w:id="583" w:author="Abbas Rizvi" w:date="2026-06-21T00:00:00Z"/>
                <w:rFonts w:ascii="Aptos Narrow" w:hAnsi="Aptos Narrow" w:cstheme="minorHAnsi"/>
                <w:sz w:val="18"/>
              </w:rPr>
            </w:pPr>
            <w:ins w:id="584" w:author="Abbas Rizvi" w:date="2026-06-21T00:00:00Z">
              <w:r w:rsidRPr="008A34FA">
                <w:rPr>
                  <w:rFonts w:ascii="Aptos Narrow" w:hAnsi="Aptos Narrow" w:cstheme="minorHAnsi"/>
                  <w:sz w:val="18"/>
                </w:rPr>
                <w:t>Wagen B</w:t>
              </w:r>
            </w:ins>
          </w:p>
        </w:tc>
        <w:tc>
          <w:tcPr>
            <w:tcW w:w="900" w:type="dxa"/>
          </w:tcPr>
          <w:p w14:paraId="69D6463D" w14:textId="77777777" w:rsidR="007D4094" w:rsidRPr="008A34FA" w:rsidRDefault="003C127A">
            <w:pPr>
              <w:rPr>
                <w:ins w:id="585" w:author="Abbas Rizvi" w:date="2026-06-21T00:00:00Z"/>
                <w:rFonts w:ascii="Aptos Narrow" w:hAnsi="Aptos Narrow" w:cstheme="minorHAnsi"/>
                <w:sz w:val="18"/>
              </w:rPr>
            </w:pPr>
            <w:ins w:id="586" w:author="Abbas Rizvi" w:date="2026-06-21T00:00:00Z">
              <w:r w:rsidRPr="008A34FA">
                <w:rPr>
                  <w:rFonts w:ascii="Aptos Narrow" w:hAnsi="Aptos Narrow" w:cstheme="minorHAnsi"/>
                  <w:sz w:val="18"/>
                </w:rPr>
                <w:t>AP3</w:t>
              </w:r>
            </w:ins>
          </w:p>
        </w:tc>
        <w:tc>
          <w:tcPr>
            <w:tcW w:w="1860" w:type="dxa"/>
          </w:tcPr>
          <w:p w14:paraId="5C517D3B" w14:textId="77777777" w:rsidR="007D4094" w:rsidRPr="008A34FA" w:rsidRDefault="003C127A">
            <w:pPr>
              <w:rPr>
                <w:ins w:id="587" w:author="Abbas Rizvi" w:date="2026-06-21T00:00:00Z"/>
                <w:rFonts w:ascii="Aptos Narrow" w:hAnsi="Aptos Narrow" w:cstheme="minorHAnsi"/>
                <w:sz w:val="18"/>
              </w:rPr>
            </w:pPr>
            <w:ins w:id="588" w:author="Abbas Rizvi" w:date="2026-06-21T00:00:00Z">
              <w:r w:rsidRPr="008A34FA">
                <w:rPr>
                  <w:rFonts w:ascii="Aptos Narrow" w:hAnsi="Aptos Narrow" w:cstheme="minorHAnsi"/>
                  <w:sz w:val="18"/>
                </w:rPr>
                <w:t>2.4 GHz</w:t>
              </w:r>
            </w:ins>
          </w:p>
        </w:tc>
        <w:tc>
          <w:tcPr>
            <w:tcW w:w="1300" w:type="dxa"/>
          </w:tcPr>
          <w:p w14:paraId="3D3E2FED" w14:textId="77777777" w:rsidR="007D4094" w:rsidRPr="008A34FA" w:rsidRDefault="003C127A">
            <w:pPr>
              <w:rPr>
                <w:ins w:id="589" w:author="Abbas Rizvi" w:date="2026-06-21T00:00:00Z"/>
                <w:rFonts w:ascii="Aptos Narrow" w:hAnsi="Aptos Narrow" w:cstheme="minorHAnsi"/>
                <w:sz w:val="18"/>
              </w:rPr>
            </w:pPr>
            <w:ins w:id="590" w:author="Abbas Rizvi" w:date="2026-06-21T00:00:00Z">
              <w:r w:rsidRPr="008A34FA">
                <w:rPr>
                  <w:rFonts w:ascii="Aptos Narrow" w:hAnsi="Aptos Narrow" w:cstheme="minorHAnsi"/>
                  <w:sz w:val="18"/>
                </w:rPr>
                <w:t>20 MHz</w:t>
              </w:r>
            </w:ins>
          </w:p>
        </w:tc>
        <w:tc>
          <w:tcPr>
            <w:tcW w:w="1100" w:type="dxa"/>
          </w:tcPr>
          <w:p w14:paraId="15C17BBB" w14:textId="77777777" w:rsidR="007D4094" w:rsidRPr="008A34FA" w:rsidRDefault="003C127A">
            <w:pPr>
              <w:rPr>
                <w:ins w:id="591" w:author="Abbas Rizvi" w:date="2026-06-21T00:00:00Z"/>
                <w:rFonts w:ascii="Aptos Narrow" w:hAnsi="Aptos Narrow" w:cstheme="minorHAnsi"/>
                <w:sz w:val="18"/>
              </w:rPr>
            </w:pPr>
            <w:ins w:id="592" w:author="Abbas Rizvi" w:date="2026-06-21T00:00:00Z">
              <w:r w:rsidRPr="008A34FA">
                <w:rPr>
                  <w:rFonts w:ascii="Aptos Narrow" w:hAnsi="Aptos Narrow" w:cstheme="minorHAnsi"/>
                  <w:sz w:val="18"/>
                </w:rPr>
                <w:t>Kanal 11 (2462 MHz)</w:t>
              </w:r>
            </w:ins>
          </w:p>
        </w:tc>
        <w:tc>
          <w:tcPr>
            <w:tcW w:w="1600" w:type="dxa"/>
          </w:tcPr>
          <w:p w14:paraId="3AB4663D" w14:textId="77777777" w:rsidR="007D4094" w:rsidRPr="008A34FA" w:rsidRDefault="003C127A">
            <w:pPr>
              <w:rPr>
                <w:ins w:id="593" w:author="Abbas Rizvi" w:date="2026-06-21T00:00:00Z"/>
                <w:rFonts w:ascii="Aptos Narrow" w:hAnsi="Aptos Narrow" w:cstheme="minorHAnsi"/>
                <w:sz w:val="18"/>
              </w:rPr>
            </w:pPr>
            <w:ins w:id="594" w:author="Abbas Rizvi" w:date="2026-06-21T00:00:00Z">
              <w:r w:rsidRPr="008A34FA">
                <w:rPr>
                  <w:rFonts w:ascii="Aptos Narrow" w:hAnsi="Aptos Narrow" w:cstheme="minorHAnsi"/>
                  <w:sz w:val="18"/>
                </w:rPr>
                <w:t>15 dBm</w:t>
              </w:r>
            </w:ins>
          </w:p>
        </w:tc>
      </w:tr>
      <w:tr w:rsidR="007D4094" w:rsidRPr="008A34FA" w14:paraId="40DA6837" w14:textId="77777777">
        <w:trPr>
          <w:ins w:id="595" w:author="Abbas Rizvi" w:date="2026-06-21T00:00:00Z"/>
        </w:trPr>
        <w:tc>
          <w:tcPr>
            <w:tcW w:w="1200" w:type="dxa"/>
          </w:tcPr>
          <w:p w14:paraId="13ED0D7D" w14:textId="77777777" w:rsidR="007D4094" w:rsidRPr="008A34FA" w:rsidRDefault="003C127A">
            <w:pPr>
              <w:rPr>
                <w:ins w:id="596" w:author="Abbas Rizvi" w:date="2026-06-21T00:00:00Z"/>
                <w:rFonts w:ascii="Aptos Narrow" w:hAnsi="Aptos Narrow" w:cstheme="minorHAnsi"/>
                <w:sz w:val="18"/>
              </w:rPr>
            </w:pPr>
            <w:ins w:id="597" w:author="Abbas Rizvi" w:date="2026-06-21T00:00:00Z">
              <w:r w:rsidRPr="008A34FA">
                <w:rPr>
                  <w:rFonts w:ascii="Aptos Narrow" w:hAnsi="Aptos Narrow" w:cstheme="minorHAnsi"/>
                  <w:sz w:val="18"/>
                </w:rPr>
                <w:t>Wagen B</w:t>
              </w:r>
            </w:ins>
          </w:p>
        </w:tc>
        <w:tc>
          <w:tcPr>
            <w:tcW w:w="900" w:type="dxa"/>
          </w:tcPr>
          <w:p w14:paraId="082B37C6" w14:textId="77777777" w:rsidR="007D4094" w:rsidRPr="008A34FA" w:rsidRDefault="003C127A">
            <w:pPr>
              <w:rPr>
                <w:ins w:id="598" w:author="Abbas Rizvi" w:date="2026-06-21T00:00:00Z"/>
                <w:rFonts w:ascii="Aptos Narrow" w:hAnsi="Aptos Narrow" w:cstheme="minorHAnsi"/>
                <w:sz w:val="18"/>
              </w:rPr>
            </w:pPr>
            <w:ins w:id="599" w:author="Abbas Rizvi" w:date="2026-06-21T00:00:00Z">
              <w:r w:rsidRPr="008A34FA">
                <w:rPr>
                  <w:rFonts w:ascii="Aptos Narrow" w:hAnsi="Aptos Narrow" w:cstheme="minorHAnsi"/>
                  <w:sz w:val="18"/>
                </w:rPr>
                <w:t>AP4</w:t>
              </w:r>
            </w:ins>
          </w:p>
        </w:tc>
        <w:tc>
          <w:tcPr>
            <w:tcW w:w="1860" w:type="dxa"/>
          </w:tcPr>
          <w:p w14:paraId="7D0765B7" w14:textId="77777777" w:rsidR="007D4094" w:rsidRPr="008A34FA" w:rsidRDefault="003C127A">
            <w:pPr>
              <w:rPr>
                <w:ins w:id="600" w:author="Abbas Rizvi" w:date="2026-06-21T00:00:00Z"/>
                <w:rFonts w:ascii="Aptos Narrow" w:hAnsi="Aptos Narrow" w:cstheme="minorHAnsi"/>
                <w:sz w:val="18"/>
              </w:rPr>
            </w:pPr>
            <w:ins w:id="601" w:author="Abbas Rizvi" w:date="2026-06-21T00:00:00Z">
              <w:r w:rsidRPr="008A34FA">
                <w:rPr>
                  <w:rFonts w:ascii="Aptos Narrow" w:hAnsi="Aptos Narrow" w:cstheme="minorHAnsi"/>
                  <w:sz w:val="18"/>
                </w:rPr>
                <w:t>5 GHz</w:t>
              </w:r>
            </w:ins>
          </w:p>
        </w:tc>
        <w:tc>
          <w:tcPr>
            <w:tcW w:w="1300" w:type="dxa"/>
          </w:tcPr>
          <w:p w14:paraId="1FD625ED" w14:textId="77777777" w:rsidR="007D4094" w:rsidRPr="008A34FA" w:rsidRDefault="003C127A">
            <w:pPr>
              <w:rPr>
                <w:ins w:id="602" w:author="Abbas Rizvi" w:date="2026-06-21T00:00:00Z"/>
                <w:rFonts w:ascii="Aptos Narrow" w:hAnsi="Aptos Narrow" w:cstheme="minorHAnsi"/>
                <w:sz w:val="18"/>
              </w:rPr>
            </w:pPr>
            <w:ins w:id="603" w:author="Abbas Rizvi" w:date="2026-06-21T00:00:00Z">
              <w:r w:rsidRPr="008A34FA">
                <w:rPr>
                  <w:rFonts w:ascii="Aptos Narrow" w:hAnsi="Aptos Narrow" w:cstheme="minorHAnsi"/>
                  <w:sz w:val="18"/>
                </w:rPr>
                <w:t>80 MHz</w:t>
              </w:r>
            </w:ins>
          </w:p>
        </w:tc>
        <w:tc>
          <w:tcPr>
            <w:tcW w:w="1100" w:type="dxa"/>
          </w:tcPr>
          <w:p w14:paraId="7579C618" w14:textId="77777777" w:rsidR="007D4094" w:rsidRPr="008A34FA" w:rsidRDefault="003C127A">
            <w:pPr>
              <w:rPr>
                <w:ins w:id="604" w:author="Abbas Rizvi" w:date="2026-06-21T00:00:00Z"/>
                <w:rFonts w:ascii="Aptos Narrow" w:hAnsi="Aptos Narrow" w:cstheme="minorHAnsi"/>
                <w:sz w:val="18"/>
              </w:rPr>
            </w:pPr>
            <w:ins w:id="605" w:author="Abbas Rizvi" w:date="2026-06-21T00:00:00Z">
              <w:r w:rsidRPr="008A34FA">
                <w:rPr>
                  <w:rFonts w:ascii="Aptos Narrow" w:hAnsi="Aptos Narrow" w:cstheme="minorHAnsi"/>
                  <w:sz w:val="18"/>
                </w:rPr>
                <w:t>Kanal 44 (5220 MHz)</w:t>
              </w:r>
            </w:ins>
          </w:p>
        </w:tc>
        <w:tc>
          <w:tcPr>
            <w:tcW w:w="1600" w:type="dxa"/>
          </w:tcPr>
          <w:p w14:paraId="5BB16E1E" w14:textId="77777777" w:rsidR="007D4094" w:rsidRPr="008A34FA" w:rsidRDefault="003C127A">
            <w:pPr>
              <w:rPr>
                <w:ins w:id="606" w:author="Abbas Rizvi" w:date="2026-06-21T00:00:00Z"/>
                <w:rFonts w:ascii="Aptos Narrow" w:hAnsi="Aptos Narrow" w:cstheme="minorHAnsi"/>
                <w:sz w:val="18"/>
              </w:rPr>
            </w:pPr>
            <w:ins w:id="607" w:author="Abbas Rizvi" w:date="2026-06-21T00:00:00Z">
              <w:r w:rsidRPr="008A34FA">
                <w:rPr>
                  <w:rFonts w:ascii="Aptos Narrow" w:hAnsi="Aptos Narrow" w:cstheme="minorHAnsi"/>
                  <w:sz w:val="18"/>
                </w:rPr>
                <w:t>15 dBm</w:t>
              </w:r>
            </w:ins>
          </w:p>
        </w:tc>
      </w:tr>
    </w:tbl>
    <w:p w14:paraId="15DCCE5D" w14:textId="77777777" w:rsidR="007D4094" w:rsidRPr="008A34FA" w:rsidRDefault="007D4094">
      <w:pPr>
        <w:rPr>
          <w:ins w:id="608" w:author="Abbas Rizvi" w:date="2026-06-21T00:00:00Z"/>
          <w:rFonts w:ascii="Aptos Narrow" w:hAnsi="Aptos Narrow"/>
        </w:rPr>
      </w:pPr>
    </w:p>
    <w:p w14:paraId="2FE644CE" w14:textId="77777777" w:rsidR="00885756" w:rsidRDefault="00885756">
      <w:pPr>
        <w:rPr>
          <w:rFonts w:ascii="Aptos Narrow" w:hAnsi="Aptos Narrow"/>
          <w:b/>
        </w:rPr>
      </w:pPr>
      <w:r>
        <w:rPr>
          <w:rFonts w:ascii="Aptos Narrow" w:hAnsi="Aptos Narrow"/>
          <w:b/>
        </w:rPr>
        <w:br w:type="page"/>
      </w:r>
    </w:p>
    <w:p w14:paraId="52E58B18" w14:textId="599E7B1F" w:rsidR="007D4094" w:rsidRPr="008A34FA" w:rsidRDefault="003C127A">
      <w:pPr>
        <w:rPr>
          <w:ins w:id="609" w:author="Abbas Rizvi" w:date="2026-06-21T00:00:00Z"/>
          <w:rFonts w:ascii="Aptos Narrow" w:hAnsi="Aptos Narrow"/>
          <w:b/>
        </w:rPr>
      </w:pPr>
      <w:ins w:id="610" w:author="Abbas Rizvi" w:date="2026-06-21T00:00:00Z">
        <w:r w:rsidRPr="008A34FA">
          <w:rPr>
            <w:rFonts w:ascii="Aptos Narrow" w:hAnsi="Aptos Narrow"/>
            <w:b/>
          </w:rPr>
          <w:lastRenderedPageBreak/>
          <w:t>4-Teiler (Aufbau A – C – G – B, 4734)</w:t>
        </w:r>
      </w:ins>
    </w:p>
    <w:tbl>
      <w:tblPr>
        <w:tblStyle w:val="TableGrid"/>
        <w:tblW w:w="8960" w:type="dxa"/>
        <w:tblLook w:val="04A0" w:firstRow="1" w:lastRow="0" w:firstColumn="1" w:lastColumn="0" w:noHBand="0" w:noVBand="1"/>
      </w:tblPr>
      <w:tblGrid>
        <w:gridCol w:w="1351"/>
        <w:gridCol w:w="1013"/>
        <w:gridCol w:w="2094"/>
        <w:gridCol w:w="1463"/>
        <w:gridCol w:w="1238"/>
        <w:gridCol w:w="1801"/>
      </w:tblGrid>
      <w:tr w:rsidR="007D4094" w:rsidRPr="008A34FA" w14:paraId="1C41909A" w14:textId="77777777">
        <w:trPr>
          <w:ins w:id="611" w:author="Abbas Rizvi" w:date="2026-06-21T00:00:00Z"/>
        </w:trPr>
        <w:tc>
          <w:tcPr>
            <w:tcW w:w="1200" w:type="dxa"/>
            <w:shd w:val="clear" w:color="auto" w:fill="D5E8F0"/>
          </w:tcPr>
          <w:p w14:paraId="4B15F23B" w14:textId="77777777" w:rsidR="007D4094" w:rsidRPr="008A34FA" w:rsidRDefault="003C127A">
            <w:pPr>
              <w:rPr>
                <w:ins w:id="612" w:author="Abbas Rizvi" w:date="2026-06-21T00:00:00Z"/>
                <w:rFonts w:ascii="Aptos Narrow" w:hAnsi="Aptos Narrow" w:cstheme="minorHAnsi"/>
                <w:b/>
                <w:sz w:val="18"/>
              </w:rPr>
            </w:pPr>
            <w:ins w:id="613" w:author="Abbas Rizvi" w:date="2026-06-21T00:00:00Z">
              <w:r w:rsidRPr="008A34FA">
                <w:rPr>
                  <w:rFonts w:ascii="Aptos Narrow" w:hAnsi="Aptos Narrow" w:cstheme="minorHAnsi"/>
                  <w:b/>
                  <w:sz w:val="18"/>
                </w:rPr>
                <w:t>Wagen</w:t>
              </w:r>
            </w:ins>
          </w:p>
        </w:tc>
        <w:tc>
          <w:tcPr>
            <w:tcW w:w="900" w:type="dxa"/>
            <w:shd w:val="clear" w:color="auto" w:fill="D5E8F0"/>
          </w:tcPr>
          <w:p w14:paraId="23FAAB76" w14:textId="77777777" w:rsidR="007D4094" w:rsidRPr="008A34FA" w:rsidRDefault="003C127A">
            <w:pPr>
              <w:rPr>
                <w:ins w:id="614" w:author="Abbas Rizvi" w:date="2026-06-21T00:00:00Z"/>
                <w:rFonts w:ascii="Aptos Narrow" w:hAnsi="Aptos Narrow" w:cstheme="minorHAnsi"/>
                <w:b/>
                <w:sz w:val="18"/>
              </w:rPr>
            </w:pPr>
            <w:ins w:id="615" w:author="Abbas Rizvi" w:date="2026-06-21T00:00:00Z">
              <w:r w:rsidRPr="008A34FA">
                <w:rPr>
                  <w:rFonts w:ascii="Aptos Narrow" w:hAnsi="Aptos Narrow" w:cstheme="minorHAnsi"/>
                  <w:b/>
                  <w:sz w:val="18"/>
                </w:rPr>
                <w:t>AP</w:t>
              </w:r>
            </w:ins>
          </w:p>
        </w:tc>
        <w:tc>
          <w:tcPr>
            <w:tcW w:w="1860" w:type="dxa"/>
            <w:shd w:val="clear" w:color="auto" w:fill="D5E8F0"/>
          </w:tcPr>
          <w:p w14:paraId="6290822A" w14:textId="77777777" w:rsidR="007D4094" w:rsidRPr="008A34FA" w:rsidRDefault="003C127A">
            <w:pPr>
              <w:rPr>
                <w:ins w:id="616" w:author="Abbas Rizvi" w:date="2026-06-21T00:00:00Z"/>
                <w:rFonts w:ascii="Aptos Narrow" w:hAnsi="Aptos Narrow" w:cstheme="minorHAnsi"/>
                <w:b/>
                <w:sz w:val="18"/>
              </w:rPr>
            </w:pPr>
            <w:ins w:id="617" w:author="Abbas Rizvi" w:date="2026-06-21T00:00:00Z">
              <w:r w:rsidRPr="008A34FA">
                <w:rPr>
                  <w:rFonts w:ascii="Aptos Narrow" w:hAnsi="Aptos Narrow" w:cstheme="minorHAnsi"/>
                  <w:b/>
                  <w:sz w:val="18"/>
                </w:rPr>
                <w:t>Funk-Band</w:t>
              </w:r>
            </w:ins>
          </w:p>
        </w:tc>
        <w:tc>
          <w:tcPr>
            <w:tcW w:w="1300" w:type="dxa"/>
            <w:shd w:val="clear" w:color="auto" w:fill="D5E8F0"/>
          </w:tcPr>
          <w:p w14:paraId="5CDE7D37" w14:textId="77777777" w:rsidR="007D4094" w:rsidRPr="008A34FA" w:rsidRDefault="003C127A">
            <w:pPr>
              <w:rPr>
                <w:ins w:id="618" w:author="Abbas Rizvi" w:date="2026-06-21T00:00:00Z"/>
                <w:rFonts w:ascii="Aptos Narrow" w:hAnsi="Aptos Narrow" w:cstheme="minorHAnsi"/>
                <w:b/>
                <w:sz w:val="18"/>
              </w:rPr>
            </w:pPr>
            <w:ins w:id="619" w:author="Abbas Rizvi" w:date="2026-06-21T00:00:00Z">
              <w:r w:rsidRPr="008A34FA">
                <w:rPr>
                  <w:rFonts w:ascii="Aptos Narrow" w:hAnsi="Aptos Narrow" w:cstheme="minorHAnsi"/>
                  <w:b/>
                  <w:sz w:val="18"/>
                </w:rPr>
                <w:t>Bandbreite</w:t>
              </w:r>
            </w:ins>
          </w:p>
        </w:tc>
        <w:tc>
          <w:tcPr>
            <w:tcW w:w="1100" w:type="dxa"/>
            <w:shd w:val="clear" w:color="auto" w:fill="D5E8F0"/>
          </w:tcPr>
          <w:p w14:paraId="5E769FC3" w14:textId="77777777" w:rsidR="007D4094" w:rsidRPr="008A34FA" w:rsidRDefault="003C127A">
            <w:pPr>
              <w:rPr>
                <w:ins w:id="620" w:author="Abbas Rizvi" w:date="2026-06-21T00:00:00Z"/>
                <w:rFonts w:ascii="Aptos Narrow" w:hAnsi="Aptos Narrow" w:cstheme="minorHAnsi"/>
                <w:b/>
                <w:sz w:val="18"/>
              </w:rPr>
            </w:pPr>
            <w:ins w:id="621" w:author="Abbas Rizvi" w:date="2026-06-21T00:00:00Z">
              <w:r w:rsidRPr="008A34FA">
                <w:rPr>
                  <w:rFonts w:ascii="Aptos Narrow" w:hAnsi="Aptos Narrow" w:cstheme="minorHAnsi"/>
                  <w:b/>
                  <w:sz w:val="18"/>
                </w:rPr>
                <w:t>Kanal</w:t>
              </w:r>
            </w:ins>
          </w:p>
        </w:tc>
        <w:tc>
          <w:tcPr>
            <w:tcW w:w="1600" w:type="dxa"/>
            <w:shd w:val="clear" w:color="auto" w:fill="D5E8F0"/>
          </w:tcPr>
          <w:p w14:paraId="07DBF48E" w14:textId="77777777" w:rsidR="007D4094" w:rsidRPr="008A34FA" w:rsidRDefault="003C127A">
            <w:pPr>
              <w:rPr>
                <w:ins w:id="622" w:author="Abbas Rizvi" w:date="2026-06-21T00:00:00Z"/>
                <w:rFonts w:ascii="Aptos Narrow" w:hAnsi="Aptos Narrow" w:cstheme="minorHAnsi"/>
                <w:b/>
                <w:sz w:val="18"/>
              </w:rPr>
            </w:pPr>
            <w:ins w:id="623" w:author="Abbas Rizvi" w:date="2026-06-21T00:00:00Z">
              <w:r w:rsidRPr="008A34FA">
                <w:rPr>
                  <w:rFonts w:ascii="Aptos Narrow" w:hAnsi="Aptos Narrow" w:cstheme="minorHAnsi"/>
                  <w:b/>
                  <w:sz w:val="18"/>
                </w:rPr>
                <w:t>Max. Sendeleistung</w:t>
              </w:r>
            </w:ins>
          </w:p>
        </w:tc>
      </w:tr>
      <w:tr w:rsidR="007D4094" w:rsidRPr="008A34FA" w14:paraId="6C96CB8F" w14:textId="77777777">
        <w:trPr>
          <w:ins w:id="624" w:author="Abbas Rizvi" w:date="2026-06-21T00:00:00Z"/>
        </w:trPr>
        <w:tc>
          <w:tcPr>
            <w:tcW w:w="1200" w:type="dxa"/>
          </w:tcPr>
          <w:p w14:paraId="1A553372" w14:textId="77777777" w:rsidR="007D4094" w:rsidRPr="008A34FA" w:rsidRDefault="003C127A">
            <w:pPr>
              <w:rPr>
                <w:ins w:id="625" w:author="Abbas Rizvi" w:date="2026-06-21T00:00:00Z"/>
                <w:rFonts w:ascii="Aptos Narrow" w:hAnsi="Aptos Narrow" w:cstheme="minorHAnsi"/>
                <w:sz w:val="18"/>
              </w:rPr>
            </w:pPr>
            <w:ins w:id="626" w:author="Abbas Rizvi" w:date="2026-06-21T00:00:00Z">
              <w:r w:rsidRPr="008A34FA">
                <w:rPr>
                  <w:rFonts w:ascii="Aptos Narrow" w:hAnsi="Aptos Narrow" w:cstheme="minorHAnsi"/>
                  <w:sz w:val="18"/>
                </w:rPr>
                <w:t>Wagen A</w:t>
              </w:r>
            </w:ins>
          </w:p>
        </w:tc>
        <w:tc>
          <w:tcPr>
            <w:tcW w:w="900" w:type="dxa"/>
          </w:tcPr>
          <w:p w14:paraId="51A36B8A" w14:textId="77777777" w:rsidR="007D4094" w:rsidRPr="008A34FA" w:rsidRDefault="003C127A">
            <w:pPr>
              <w:rPr>
                <w:ins w:id="627" w:author="Abbas Rizvi" w:date="2026-06-21T00:00:00Z"/>
                <w:rFonts w:ascii="Aptos Narrow" w:hAnsi="Aptos Narrow" w:cstheme="minorHAnsi"/>
                <w:sz w:val="18"/>
              </w:rPr>
            </w:pPr>
            <w:ins w:id="628" w:author="Abbas Rizvi" w:date="2026-06-21T00:00:00Z">
              <w:r w:rsidRPr="008A34FA">
                <w:rPr>
                  <w:rFonts w:ascii="Aptos Narrow" w:hAnsi="Aptos Narrow" w:cstheme="minorHAnsi"/>
                  <w:sz w:val="18"/>
                </w:rPr>
                <w:t>AP1</w:t>
              </w:r>
            </w:ins>
          </w:p>
        </w:tc>
        <w:tc>
          <w:tcPr>
            <w:tcW w:w="1860" w:type="dxa"/>
          </w:tcPr>
          <w:p w14:paraId="05615FC8" w14:textId="77777777" w:rsidR="007D4094" w:rsidRPr="008A34FA" w:rsidRDefault="003C127A">
            <w:pPr>
              <w:rPr>
                <w:ins w:id="629" w:author="Abbas Rizvi" w:date="2026-06-21T00:00:00Z"/>
                <w:rFonts w:ascii="Aptos Narrow" w:hAnsi="Aptos Narrow" w:cstheme="minorHAnsi"/>
                <w:sz w:val="18"/>
              </w:rPr>
            </w:pPr>
            <w:ins w:id="630" w:author="Abbas Rizvi" w:date="2026-06-21T00:00:00Z">
              <w:r w:rsidRPr="008A34FA">
                <w:rPr>
                  <w:rFonts w:ascii="Aptos Narrow" w:hAnsi="Aptos Narrow" w:cstheme="minorHAnsi"/>
                  <w:sz w:val="18"/>
                </w:rPr>
                <w:t>2.4 GHz</w:t>
              </w:r>
            </w:ins>
          </w:p>
        </w:tc>
        <w:tc>
          <w:tcPr>
            <w:tcW w:w="1300" w:type="dxa"/>
          </w:tcPr>
          <w:p w14:paraId="03A43C8C" w14:textId="77777777" w:rsidR="007D4094" w:rsidRPr="008A34FA" w:rsidRDefault="003C127A">
            <w:pPr>
              <w:rPr>
                <w:ins w:id="631" w:author="Abbas Rizvi" w:date="2026-06-21T00:00:00Z"/>
                <w:rFonts w:ascii="Aptos Narrow" w:hAnsi="Aptos Narrow" w:cstheme="minorHAnsi"/>
                <w:sz w:val="18"/>
              </w:rPr>
            </w:pPr>
            <w:ins w:id="632" w:author="Abbas Rizvi" w:date="2026-06-21T00:00:00Z">
              <w:r w:rsidRPr="008A34FA">
                <w:rPr>
                  <w:rFonts w:ascii="Aptos Narrow" w:hAnsi="Aptos Narrow" w:cstheme="minorHAnsi"/>
                  <w:sz w:val="18"/>
                </w:rPr>
                <w:t>20 MHz</w:t>
              </w:r>
            </w:ins>
          </w:p>
        </w:tc>
        <w:tc>
          <w:tcPr>
            <w:tcW w:w="1100" w:type="dxa"/>
          </w:tcPr>
          <w:p w14:paraId="4EB385E0" w14:textId="77777777" w:rsidR="007D4094" w:rsidRPr="008A34FA" w:rsidRDefault="003C127A">
            <w:pPr>
              <w:rPr>
                <w:ins w:id="633" w:author="Abbas Rizvi" w:date="2026-06-21T00:00:00Z"/>
                <w:rFonts w:ascii="Aptos Narrow" w:hAnsi="Aptos Narrow" w:cstheme="minorHAnsi"/>
                <w:sz w:val="18"/>
              </w:rPr>
            </w:pPr>
            <w:ins w:id="634" w:author="Abbas Rizvi" w:date="2026-06-21T00:00:00Z">
              <w:r w:rsidRPr="008A34FA">
                <w:rPr>
                  <w:rFonts w:ascii="Aptos Narrow" w:hAnsi="Aptos Narrow" w:cstheme="minorHAnsi"/>
                  <w:sz w:val="18"/>
                </w:rPr>
                <w:t>Kanal 1 (2412 MHz)</w:t>
              </w:r>
            </w:ins>
          </w:p>
        </w:tc>
        <w:tc>
          <w:tcPr>
            <w:tcW w:w="1600" w:type="dxa"/>
          </w:tcPr>
          <w:p w14:paraId="5823B2FF" w14:textId="77777777" w:rsidR="007D4094" w:rsidRPr="008A34FA" w:rsidRDefault="003C127A">
            <w:pPr>
              <w:rPr>
                <w:ins w:id="635" w:author="Abbas Rizvi" w:date="2026-06-21T00:00:00Z"/>
                <w:rFonts w:ascii="Aptos Narrow" w:hAnsi="Aptos Narrow" w:cstheme="minorHAnsi"/>
                <w:sz w:val="18"/>
              </w:rPr>
            </w:pPr>
            <w:ins w:id="636" w:author="Abbas Rizvi" w:date="2026-06-21T00:00:00Z">
              <w:r w:rsidRPr="008A34FA">
                <w:rPr>
                  <w:rFonts w:ascii="Aptos Narrow" w:hAnsi="Aptos Narrow" w:cstheme="minorHAnsi"/>
                  <w:sz w:val="18"/>
                </w:rPr>
                <w:t>15 dBm</w:t>
              </w:r>
            </w:ins>
          </w:p>
        </w:tc>
      </w:tr>
      <w:tr w:rsidR="007D4094" w:rsidRPr="008A34FA" w14:paraId="7E3C7F0F" w14:textId="77777777">
        <w:trPr>
          <w:ins w:id="637" w:author="Abbas Rizvi" w:date="2026-06-21T00:00:00Z"/>
        </w:trPr>
        <w:tc>
          <w:tcPr>
            <w:tcW w:w="1200" w:type="dxa"/>
          </w:tcPr>
          <w:p w14:paraId="700C0E81" w14:textId="77777777" w:rsidR="007D4094" w:rsidRPr="008A34FA" w:rsidRDefault="003C127A">
            <w:pPr>
              <w:rPr>
                <w:ins w:id="638" w:author="Abbas Rizvi" w:date="2026-06-21T00:00:00Z"/>
                <w:rFonts w:ascii="Aptos Narrow" w:hAnsi="Aptos Narrow" w:cstheme="minorHAnsi"/>
                <w:sz w:val="18"/>
              </w:rPr>
            </w:pPr>
            <w:ins w:id="639" w:author="Abbas Rizvi" w:date="2026-06-21T00:00:00Z">
              <w:r w:rsidRPr="008A34FA">
                <w:rPr>
                  <w:rFonts w:ascii="Aptos Narrow" w:hAnsi="Aptos Narrow" w:cstheme="minorHAnsi"/>
                  <w:sz w:val="18"/>
                </w:rPr>
                <w:t>Wagen A</w:t>
              </w:r>
            </w:ins>
          </w:p>
        </w:tc>
        <w:tc>
          <w:tcPr>
            <w:tcW w:w="900" w:type="dxa"/>
          </w:tcPr>
          <w:p w14:paraId="199557E3" w14:textId="77777777" w:rsidR="007D4094" w:rsidRPr="008A34FA" w:rsidRDefault="003C127A">
            <w:pPr>
              <w:rPr>
                <w:ins w:id="640" w:author="Abbas Rizvi" w:date="2026-06-21T00:00:00Z"/>
                <w:rFonts w:ascii="Aptos Narrow" w:hAnsi="Aptos Narrow" w:cstheme="minorHAnsi"/>
                <w:sz w:val="18"/>
              </w:rPr>
            </w:pPr>
            <w:ins w:id="641" w:author="Abbas Rizvi" w:date="2026-06-21T00:00:00Z">
              <w:r w:rsidRPr="008A34FA">
                <w:rPr>
                  <w:rFonts w:ascii="Aptos Narrow" w:hAnsi="Aptos Narrow" w:cstheme="minorHAnsi"/>
                  <w:sz w:val="18"/>
                </w:rPr>
                <w:t>AP2</w:t>
              </w:r>
            </w:ins>
          </w:p>
        </w:tc>
        <w:tc>
          <w:tcPr>
            <w:tcW w:w="1860" w:type="dxa"/>
          </w:tcPr>
          <w:p w14:paraId="11595E08" w14:textId="77777777" w:rsidR="007D4094" w:rsidRPr="008A34FA" w:rsidRDefault="003C127A">
            <w:pPr>
              <w:rPr>
                <w:ins w:id="642" w:author="Abbas Rizvi" w:date="2026-06-21T00:00:00Z"/>
                <w:rFonts w:ascii="Aptos Narrow" w:hAnsi="Aptos Narrow" w:cstheme="minorHAnsi"/>
                <w:sz w:val="18"/>
              </w:rPr>
            </w:pPr>
            <w:ins w:id="643" w:author="Abbas Rizvi" w:date="2026-06-21T00:00:00Z">
              <w:r w:rsidRPr="008A34FA">
                <w:rPr>
                  <w:rFonts w:ascii="Aptos Narrow" w:hAnsi="Aptos Narrow" w:cstheme="minorHAnsi"/>
                  <w:sz w:val="18"/>
                </w:rPr>
                <w:t>5 GHz</w:t>
              </w:r>
            </w:ins>
          </w:p>
        </w:tc>
        <w:tc>
          <w:tcPr>
            <w:tcW w:w="1300" w:type="dxa"/>
          </w:tcPr>
          <w:p w14:paraId="2C792615" w14:textId="77777777" w:rsidR="007D4094" w:rsidRPr="008A34FA" w:rsidRDefault="003C127A">
            <w:pPr>
              <w:rPr>
                <w:ins w:id="644" w:author="Abbas Rizvi" w:date="2026-06-21T00:00:00Z"/>
                <w:rFonts w:ascii="Aptos Narrow" w:hAnsi="Aptos Narrow" w:cstheme="minorHAnsi"/>
                <w:sz w:val="18"/>
              </w:rPr>
            </w:pPr>
            <w:ins w:id="645" w:author="Abbas Rizvi" w:date="2026-06-21T00:00:00Z">
              <w:r w:rsidRPr="008A34FA">
                <w:rPr>
                  <w:rFonts w:ascii="Aptos Narrow" w:hAnsi="Aptos Narrow" w:cstheme="minorHAnsi"/>
                  <w:sz w:val="18"/>
                </w:rPr>
                <w:t>80 MHz</w:t>
              </w:r>
            </w:ins>
          </w:p>
        </w:tc>
        <w:tc>
          <w:tcPr>
            <w:tcW w:w="1100" w:type="dxa"/>
          </w:tcPr>
          <w:p w14:paraId="3EB6D0EA" w14:textId="77777777" w:rsidR="007D4094" w:rsidRPr="008A34FA" w:rsidRDefault="003C127A">
            <w:pPr>
              <w:rPr>
                <w:ins w:id="646" w:author="Abbas Rizvi" w:date="2026-06-21T00:00:00Z"/>
                <w:rFonts w:ascii="Aptos Narrow" w:hAnsi="Aptos Narrow" w:cstheme="minorHAnsi"/>
                <w:sz w:val="18"/>
              </w:rPr>
            </w:pPr>
            <w:ins w:id="647" w:author="Abbas Rizvi" w:date="2026-06-21T00:00:00Z">
              <w:r w:rsidRPr="008A34FA">
                <w:rPr>
                  <w:rFonts w:ascii="Aptos Narrow" w:hAnsi="Aptos Narrow" w:cstheme="minorHAnsi"/>
                  <w:sz w:val="18"/>
                </w:rPr>
                <w:t>Kanal 36 (5180 MHz)</w:t>
              </w:r>
            </w:ins>
          </w:p>
        </w:tc>
        <w:tc>
          <w:tcPr>
            <w:tcW w:w="1600" w:type="dxa"/>
          </w:tcPr>
          <w:p w14:paraId="06798052" w14:textId="77777777" w:rsidR="007D4094" w:rsidRPr="008A34FA" w:rsidRDefault="003C127A">
            <w:pPr>
              <w:rPr>
                <w:ins w:id="648" w:author="Abbas Rizvi" w:date="2026-06-21T00:00:00Z"/>
                <w:rFonts w:ascii="Aptos Narrow" w:hAnsi="Aptos Narrow" w:cstheme="minorHAnsi"/>
                <w:sz w:val="18"/>
              </w:rPr>
            </w:pPr>
            <w:ins w:id="649" w:author="Abbas Rizvi" w:date="2026-06-21T00:00:00Z">
              <w:r w:rsidRPr="008A34FA">
                <w:rPr>
                  <w:rFonts w:ascii="Aptos Narrow" w:hAnsi="Aptos Narrow" w:cstheme="minorHAnsi"/>
                  <w:sz w:val="18"/>
                </w:rPr>
                <w:t>15 dBm</w:t>
              </w:r>
            </w:ins>
          </w:p>
        </w:tc>
      </w:tr>
      <w:tr w:rsidR="007D4094" w:rsidRPr="008A34FA" w14:paraId="06740353" w14:textId="77777777">
        <w:trPr>
          <w:ins w:id="650" w:author="Abbas Rizvi" w:date="2026-06-21T00:00:00Z"/>
        </w:trPr>
        <w:tc>
          <w:tcPr>
            <w:tcW w:w="1200" w:type="dxa"/>
          </w:tcPr>
          <w:p w14:paraId="71E36845" w14:textId="77777777" w:rsidR="007D4094" w:rsidRPr="008A34FA" w:rsidRDefault="003C127A">
            <w:pPr>
              <w:rPr>
                <w:ins w:id="651" w:author="Abbas Rizvi" w:date="2026-06-21T00:00:00Z"/>
                <w:rFonts w:ascii="Aptos Narrow" w:hAnsi="Aptos Narrow" w:cstheme="minorHAnsi"/>
                <w:sz w:val="18"/>
              </w:rPr>
            </w:pPr>
            <w:ins w:id="652" w:author="Abbas Rizvi" w:date="2026-06-21T00:00:00Z">
              <w:r w:rsidRPr="008A34FA">
                <w:rPr>
                  <w:rFonts w:ascii="Aptos Narrow" w:hAnsi="Aptos Narrow" w:cstheme="minorHAnsi"/>
                  <w:sz w:val="18"/>
                </w:rPr>
                <w:t>Wagen A</w:t>
              </w:r>
            </w:ins>
          </w:p>
        </w:tc>
        <w:tc>
          <w:tcPr>
            <w:tcW w:w="900" w:type="dxa"/>
          </w:tcPr>
          <w:p w14:paraId="3C2408CA" w14:textId="77777777" w:rsidR="007D4094" w:rsidRPr="008A34FA" w:rsidRDefault="003C127A">
            <w:pPr>
              <w:rPr>
                <w:ins w:id="653" w:author="Abbas Rizvi" w:date="2026-06-21T00:00:00Z"/>
                <w:rFonts w:ascii="Aptos Narrow" w:hAnsi="Aptos Narrow" w:cstheme="minorHAnsi"/>
                <w:sz w:val="18"/>
              </w:rPr>
            </w:pPr>
            <w:ins w:id="654" w:author="Abbas Rizvi" w:date="2026-06-21T00:00:00Z">
              <w:r w:rsidRPr="008A34FA">
                <w:rPr>
                  <w:rFonts w:ascii="Aptos Narrow" w:hAnsi="Aptos Narrow" w:cstheme="minorHAnsi"/>
                  <w:sz w:val="18"/>
                </w:rPr>
                <w:t>AP3</w:t>
              </w:r>
            </w:ins>
          </w:p>
        </w:tc>
        <w:tc>
          <w:tcPr>
            <w:tcW w:w="1860" w:type="dxa"/>
          </w:tcPr>
          <w:p w14:paraId="4D72129C" w14:textId="77777777" w:rsidR="007D4094" w:rsidRPr="008A34FA" w:rsidRDefault="003C127A">
            <w:pPr>
              <w:rPr>
                <w:ins w:id="655" w:author="Abbas Rizvi" w:date="2026-06-21T00:00:00Z"/>
                <w:rFonts w:ascii="Aptos Narrow" w:hAnsi="Aptos Narrow" w:cstheme="minorHAnsi"/>
                <w:sz w:val="18"/>
              </w:rPr>
            </w:pPr>
            <w:ins w:id="656" w:author="Abbas Rizvi" w:date="2026-06-21T00:00:00Z">
              <w:r w:rsidRPr="008A34FA">
                <w:rPr>
                  <w:rFonts w:ascii="Aptos Narrow" w:hAnsi="Aptos Narrow" w:cstheme="minorHAnsi"/>
                  <w:sz w:val="18"/>
                </w:rPr>
                <w:t>5 GHz</w:t>
              </w:r>
            </w:ins>
          </w:p>
        </w:tc>
        <w:tc>
          <w:tcPr>
            <w:tcW w:w="1300" w:type="dxa"/>
          </w:tcPr>
          <w:p w14:paraId="2C40D3B9" w14:textId="77777777" w:rsidR="007D4094" w:rsidRPr="008A34FA" w:rsidRDefault="003C127A">
            <w:pPr>
              <w:rPr>
                <w:ins w:id="657" w:author="Abbas Rizvi" w:date="2026-06-21T00:00:00Z"/>
                <w:rFonts w:ascii="Aptos Narrow" w:hAnsi="Aptos Narrow" w:cstheme="minorHAnsi"/>
                <w:sz w:val="18"/>
              </w:rPr>
            </w:pPr>
            <w:ins w:id="658" w:author="Abbas Rizvi" w:date="2026-06-21T00:00:00Z">
              <w:r w:rsidRPr="008A34FA">
                <w:rPr>
                  <w:rFonts w:ascii="Aptos Narrow" w:hAnsi="Aptos Narrow" w:cstheme="minorHAnsi"/>
                  <w:sz w:val="18"/>
                </w:rPr>
                <w:t>80 MHz</w:t>
              </w:r>
            </w:ins>
          </w:p>
        </w:tc>
        <w:tc>
          <w:tcPr>
            <w:tcW w:w="1100" w:type="dxa"/>
          </w:tcPr>
          <w:p w14:paraId="4E072D02" w14:textId="77777777" w:rsidR="007D4094" w:rsidRPr="008A34FA" w:rsidRDefault="003C127A">
            <w:pPr>
              <w:rPr>
                <w:ins w:id="659" w:author="Abbas Rizvi" w:date="2026-06-21T00:00:00Z"/>
                <w:rFonts w:ascii="Aptos Narrow" w:hAnsi="Aptos Narrow" w:cstheme="minorHAnsi"/>
                <w:sz w:val="18"/>
              </w:rPr>
            </w:pPr>
            <w:ins w:id="660" w:author="Abbas Rizvi" w:date="2026-06-21T00:00:00Z">
              <w:r w:rsidRPr="008A34FA">
                <w:rPr>
                  <w:rFonts w:ascii="Aptos Narrow" w:hAnsi="Aptos Narrow" w:cstheme="minorHAnsi"/>
                  <w:sz w:val="18"/>
                </w:rPr>
                <w:t>Kanal 44 (5220 MHz)</w:t>
              </w:r>
            </w:ins>
          </w:p>
        </w:tc>
        <w:tc>
          <w:tcPr>
            <w:tcW w:w="1600" w:type="dxa"/>
          </w:tcPr>
          <w:p w14:paraId="0456868A" w14:textId="77777777" w:rsidR="007D4094" w:rsidRPr="008A34FA" w:rsidRDefault="003C127A">
            <w:pPr>
              <w:rPr>
                <w:ins w:id="661" w:author="Abbas Rizvi" w:date="2026-06-21T00:00:00Z"/>
                <w:rFonts w:ascii="Aptos Narrow" w:hAnsi="Aptos Narrow" w:cstheme="minorHAnsi"/>
                <w:sz w:val="18"/>
              </w:rPr>
            </w:pPr>
            <w:ins w:id="662" w:author="Abbas Rizvi" w:date="2026-06-21T00:00:00Z">
              <w:r w:rsidRPr="008A34FA">
                <w:rPr>
                  <w:rFonts w:ascii="Aptos Narrow" w:hAnsi="Aptos Narrow" w:cstheme="minorHAnsi"/>
                  <w:sz w:val="18"/>
                </w:rPr>
                <w:t>15 dBm</w:t>
              </w:r>
            </w:ins>
          </w:p>
        </w:tc>
      </w:tr>
      <w:tr w:rsidR="007D4094" w:rsidRPr="008A34FA" w14:paraId="663BD1D0" w14:textId="77777777">
        <w:trPr>
          <w:ins w:id="663" w:author="Abbas Rizvi" w:date="2026-06-21T00:00:00Z"/>
        </w:trPr>
        <w:tc>
          <w:tcPr>
            <w:tcW w:w="1200" w:type="dxa"/>
          </w:tcPr>
          <w:p w14:paraId="2BB03A8E" w14:textId="77777777" w:rsidR="007D4094" w:rsidRPr="008A34FA" w:rsidRDefault="003C127A">
            <w:pPr>
              <w:rPr>
                <w:ins w:id="664" w:author="Abbas Rizvi" w:date="2026-06-21T00:00:00Z"/>
                <w:rFonts w:ascii="Aptos Narrow" w:hAnsi="Aptos Narrow" w:cstheme="minorHAnsi"/>
                <w:sz w:val="18"/>
              </w:rPr>
            </w:pPr>
            <w:ins w:id="665" w:author="Abbas Rizvi" w:date="2026-06-21T00:00:00Z">
              <w:r w:rsidRPr="008A34FA">
                <w:rPr>
                  <w:rFonts w:ascii="Aptos Narrow" w:hAnsi="Aptos Narrow" w:cstheme="minorHAnsi"/>
                  <w:sz w:val="18"/>
                </w:rPr>
                <w:t>Wagen A</w:t>
              </w:r>
            </w:ins>
          </w:p>
        </w:tc>
        <w:tc>
          <w:tcPr>
            <w:tcW w:w="900" w:type="dxa"/>
          </w:tcPr>
          <w:p w14:paraId="22C3244B" w14:textId="77777777" w:rsidR="007D4094" w:rsidRPr="008A34FA" w:rsidRDefault="003C127A">
            <w:pPr>
              <w:rPr>
                <w:ins w:id="666" w:author="Abbas Rizvi" w:date="2026-06-21T00:00:00Z"/>
                <w:rFonts w:ascii="Aptos Narrow" w:hAnsi="Aptos Narrow" w:cstheme="minorHAnsi"/>
                <w:sz w:val="18"/>
              </w:rPr>
            </w:pPr>
            <w:ins w:id="667" w:author="Abbas Rizvi" w:date="2026-06-21T00:00:00Z">
              <w:r w:rsidRPr="008A34FA">
                <w:rPr>
                  <w:rFonts w:ascii="Aptos Narrow" w:hAnsi="Aptos Narrow" w:cstheme="minorHAnsi"/>
                  <w:sz w:val="18"/>
                </w:rPr>
                <w:t>AP4</w:t>
              </w:r>
            </w:ins>
          </w:p>
        </w:tc>
        <w:tc>
          <w:tcPr>
            <w:tcW w:w="1860" w:type="dxa"/>
          </w:tcPr>
          <w:p w14:paraId="33540865" w14:textId="77777777" w:rsidR="007D4094" w:rsidRPr="008A34FA" w:rsidRDefault="003C127A">
            <w:pPr>
              <w:rPr>
                <w:ins w:id="668" w:author="Abbas Rizvi" w:date="2026-06-21T00:00:00Z"/>
                <w:rFonts w:ascii="Aptos Narrow" w:hAnsi="Aptos Narrow" w:cstheme="minorHAnsi"/>
                <w:sz w:val="18"/>
              </w:rPr>
            </w:pPr>
            <w:ins w:id="669" w:author="Abbas Rizvi" w:date="2026-06-21T00:00:00Z">
              <w:r w:rsidRPr="008A34FA">
                <w:rPr>
                  <w:rFonts w:ascii="Aptos Narrow" w:hAnsi="Aptos Narrow" w:cstheme="minorHAnsi"/>
                  <w:sz w:val="18"/>
                </w:rPr>
                <w:t>2.4 GHz</w:t>
              </w:r>
            </w:ins>
          </w:p>
        </w:tc>
        <w:tc>
          <w:tcPr>
            <w:tcW w:w="1300" w:type="dxa"/>
          </w:tcPr>
          <w:p w14:paraId="39D2D88B" w14:textId="77777777" w:rsidR="007D4094" w:rsidRPr="008A34FA" w:rsidRDefault="003C127A">
            <w:pPr>
              <w:rPr>
                <w:ins w:id="670" w:author="Abbas Rizvi" w:date="2026-06-21T00:00:00Z"/>
                <w:rFonts w:ascii="Aptos Narrow" w:hAnsi="Aptos Narrow" w:cstheme="minorHAnsi"/>
                <w:sz w:val="18"/>
              </w:rPr>
            </w:pPr>
            <w:ins w:id="671" w:author="Abbas Rizvi" w:date="2026-06-21T00:00:00Z">
              <w:r w:rsidRPr="008A34FA">
                <w:rPr>
                  <w:rFonts w:ascii="Aptos Narrow" w:hAnsi="Aptos Narrow" w:cstheme="minorHAnsi"/>
                  <w:sz w:val="18"/>
                </w:rPr>
                <w:t>20 MHz</w:t>
              </w:r>
            </w:ins>
          </w:p>
        </w:tc>
        <w:tc>
          <w:tcPr>
            <w:tcW w:w="1100" w:type="dxa"/>
          </w:tcPr>
          <w:p w14:paraId="68CA1BC5" w14:textId="77777777" w:rsidR="007D4094" w:rsidRPr="008A34FA" w:rsidRDefault="003C127A">
            <w:pPr>
              <w:rPr>
                <w:ins w:id="672" w:author="Abbas Rizvi" w:date="2026-06-21T00:00:00Z"/>
                <w:rFonts w:ascii="Aptos Narrow" w:hAnsi="Aptos Narrow" w:cstheme="minorHAnsi"/>
                <w:sz w:val="18"/>
              </w:rPr>
            </w:pPr>
            <w:ins w:id="673" w:author="Abbas Rizvi" w:date="2026-06-21T00:00:00Z">
              <w:r w:rsidRPr="008A34FA">
                <w:rPr>
                  <w:rFonts w:ascii="Aptos Narrow" w:hAnsi="Aptos Narrow" w:cstheme="minorHAnsi"/>
                  <w:sz w:val="18"/>
                </w:rPr>
                <w:t>Kanal 11 (2462 MHz)</w:t>
              </w:r>
            </w:ins>
          </w:p>
        </w:tc>
        <w:tc>
          <w:tcPr>
            <w:tcW w:w="1600" w:type="dxa"/>
          </w:tcPr>
          <w:p w14:paraId="2C983527" w14:textId="77777777" w:rsidR="007D4094" w:rsidRPr="008A34FA" w:rsidRDefault="003C127A">
            <w:pPr>
              <w:rPr>
                <w:ins w:id="674" w:author="Abbas Rizvi" w:date="2026-06-21T00:00:00Z"/>
                <w:rFonts w:ascii="Aptos Narrow" w:hAnsi="Aptos Narrow" w:cstheme="minorHAnsi"/>
                <w:sz w:val="18"/>
              </w:rPr>
            </w:pPr>
            <w:ins w:id="675" w:author="Abbas Rizvi" w:date="2026-06-21T00:00:00Z">
              <w:r w:rsidRPr="008A34FA">
                <w:rPr>
                  <w:rFonts w:ascii="Aptos Narrow" w:hAnsi="Aptos Narrow" w:cstheme="minorHAnsi"/>
                  <w:sz w:val="18"/>
                </w:rPr>
                <w:t>15 dBm</w:t>
              </w:r>
            </w:ins>
          </w:p>
        </w:tc>
      </w:tr>
      <w:tr w:rsidR="007D4094" w:rsidRPr="008A34FA" w14:paraId="2BB87DC9" w14:textId="77777777">
        <w:trPr>
          <w:ins w:id="676" w:author="Abbas Rizvi" w:date="2026-06-21T00:00:00Z"/>
        </w:trPr>
        <w:tc>
          <w:tcPr>
            <w:tcW w:w="1200" w:type="dxa"/>
          </w:tcPr>
          <w:p w14:paraId="1FECFEB1" w14:textId="77777777" w:rsidR="007D4094" w:rsidRPr="008A34FA" w:rsidRDefault="003C127A">
            <w:pPr>
              <w:rPr>
                <w:ins w:id="677" w:author="Abbas Rizvi" w:date="2026-06-21T00:00:00Z"/>
                <w:rFonts w:ascii="Aptos Narrow" w:hAnsi="Aptos Narrow" w:cstheme="minorHAnsi"/>
                <w:sz w:val="18"/>
              </w:rPr>
            </w:pPr>
            <w:ins w:id="678" w:author="Abbas Rizvi" w:date="2026-06-21T00:00:00Z">
              <w:r w:rsidRPr="008A34FA">
                <w:rPr>
                  <w:rFonts w:ascii="Aptos Narrow" w:hAnsi="Aptos Narrow" w:cstheme="minorHAnsi"/>
                  <w:sz w:val="18"/>
                </w:rPr>
                <w:t>Wagen C</w:t>
              </w:r>
            </w:ins>
          </w:p>
        </w:tc>
        <w:tc>
          <w:tcPr>
            <w:tcW w:w="900" w:type="dxa"/>
          </w:tcPr>
          <w:p w14:paraId="61F395E1" w14:textId="77777777" w:rsidR="007D4094" w:rsidRPr="008A34FA" w:rsidRDefault="003C127A">
            <w:pPr>
              <w:rPr>
                <w:ins w:id="679" w:author="Abbas Rizvi" w:date="2026-06-21T00:00:00Z"/>
                <w:rFonts w:ascii="Aptos Narrow" w:hAnsi="Aptos Narrow" w:cstheme="minorHAnsi"/>
                <w:sz w:val="18"/>
              </w:rPr>
            </w:pPr>
            <w:ins w:id="680" w:author="Abbas Rizvi" w:date="2026-06-21T00:00:00Z">
              <w:r w:rsidRPr="008A34FA">
                <w:rPr>
                  <w:rFonts w:ascii="Aptos Narrow" w:hAnsi="Aptos Narrow" w:cstheme="minorHAnsi"/>
                  <w:sz w:val="18"/>
                </w:rPr>
                <w:t>AP1</w:t>
              </w:r>
            </w:ins>
          </w:p>
        </w:tc>
        <w:tc>
          <w:tcPr>
            <w:tcW w:w="1860" w:type="dxa"/>
          </w:tcPr>
          <w:p w14:paraId="58C9C0D0" w14:textId="77777777" w:rsidR="007D4094" w:rsidRPr="008A34FA" w:rsidRDefault="003C127A">
            <w:pPr>
              <w:rPr>
                <w:ins w:id="681" w:author="Abbas Rizvi" w:date="2026-06-21T00:00:00Z"/>
                <w:rFonts w:ascii="Aptos Narrow" w:hAnsi="Aptos Narrow" w:cstheme="minorHAnsi"/>
                <w:sz w:val="18"/>
              </w:rPr>
            </w:pPr>
            <w:ins w:id="682" w:author="Abbas Rizvi" w:date="2026-06-21T00:00:00Z">
              <w:r w:rsidRPr="008A34FA">
                <w:rPr>
                  <w:rFonts w:ascii="Aptos Narrow" w:hAnsi="Aptos Narrow" w:cstheme="minorHAnsi"/>
                  <w:sz w:val="18"/>
                </w:rPr>
                <w:t>2.4 GHz</w:t>
              </w:r>
            </w:ins>
          </w:p>
        </w:tc>
        <w:tc>
          <w:tcPr>
            <w:tcW w:w="1300" w:type="dxa"/>
          </w:tcPr>
          <w:p w14:paraId="4EF6D0DD" w14:textId="77777777" w:rsidR="007D4094" w:rsidRPr="008A34FA" w:rsidRDefault="003C127A">
            <w:pPr>
              <w:rPr>
                <w:ins w:id="683" w:author="Abbas Rizvi" w:date="2026-06-21T00:00:00Z"/>
                <w:rFonts w:ascii="Aptos Narrow" w:hAnsi="Aptos Narrow" w:cstheme="minorHAnsi"/>
                <w:sz w:val="18"/>
              </w:rPr>
            </w:pPr>
            <w:ins w:id="684" w:author="Abbas Rizvi" w:date="2026-06-21T00:00:00Z">
              <w:r w:rsidRPr="008A34FA">
                <w:rPr>
                  <w:rFonts w:ascii="Aptos Narrow" w:hAnsi="Aptos Narrow" w:cstheme="minorHAnsi"/>
                  <w:sz w:val="18"/>
                </w:rPr>
                <w:t>20 MHz</w:t>
              </w:r>
            </w:ins>
          </w:p>
        </w:tc>
        <w:tc>
          <w:tcPr>
            <w:tcW w:w="1100" w:type="dxa"/>
          </w:tcPr>
          <w:p w14:paraId="6DB79E4D" w14:textId="77777777" w:rsidR="007D4094" w:rsidRPr="008A34FA" w:rsidRDefault="003C127A">
            <w:pPr>
              <w:rPr>
                <w:ins w:id="685" w:author="Abbas Rizvi" w:date="2026-06-21T00:00:00Z"/>
                <w:rFonts w:ascii="Aptos Narrow" w:hAnsi="Aptos Narrow" w:cstheme="minorHAnsi"/>
                <w:sz w:val="18"/>
              </w:rPr>
            </w:pPr>
            <w:ins w:id="686" w:author="Abbas Rizvi" w:date="2026-06-21T00:00:00Z">
              <w:r w:rsidRPr="008A34FA">
                <w:rPr>
                  <w:rFonts w:ascii="Aptos Narrow" w:hAnsi="Aptos Narrow" w:cstheme="minorHAnsi"/>
                  <w:sz w:val="18"/>
                </w:rPr>
                <w:t>Kanal 1 (2412 MHz)</w:t>
              </w:r>
            </w:ins>
          </w:p>
        </w:tc>
        <w:tc>
          <w:tcPr>
            <w:tcW w:w="1600" w:type="dxa"/>
          </w:tcPr>
          <w:p w14:paraId="3840DF04" w14:textId="77777777" w:rsidR="007D4094" w:rsidRPr="008A34FA" w:rsidRDefault="003C127A">
            <w:pPr>
              <w:rPr>
                <w:ins w:id="687" w:author="Abbas Rizvi" w:date="2026-06-21T00:00:00Z"/>
                <w:rFonts w:ascii="Aptos Narrow" w:hAnsi="Aptos Narrow" w:cstheme="minorHAnsi"/>
                <w:sz w:val="18"/>
              </w:rPr>
            </w:pPr>
            <w:ins w:id="688" w:author="Abbas Rizvi" w:date="2026-06-21T00:00:00Z">
              <w:r w:rsidRPr="008A34FA">
                <w:rPr>
                  <w:rFonts w:ascii="Aptos Narrow" w:hAnsi="Aptos Narrow" w:cstheme="minorHAnsi"/>
                  <w:sz w:val="18"/>
                </w:rPr>
                <w:t>15 dBm</w:t>
              </w:r>
            </w:ins>
          </w:p>
        </w:tc>
      </w:tr>
      <w:tr w:rsidR="007D4094" w:rsidRPr="008A34FA" w14:paraId="573292DE" w14:textId="77777777">
        <w:trPr>
          <w:ins w:id="689" w:author="Abbas Rizvi" w:date="2026-06-21T00:00:00Z"/>
        </w:trPr>
        <w:tc>
          <w:tcPr>
            <w:tcW w:w="1200" w:type="dxa"/>
          </w:tcPr>
          <w:p w14:paraId="5FBE5FFC" w14:textId="77777777" w:rsidR="007D4094" w:rsidRPr="008A34FA" w:rsidRDefault="003C127A">
            <w:pPr>
              <w:rPr>
                <w:ins w:id="690" w:author="Abbas Rizvi" w:date="2026-06-21T00:00:00Z"/>
                <w:rFonts w:ascii="Aptos Narrow" w:hAnsi="Aptos Narrow" w:cstheme="minorHAnsi"/>
                <w:sz w:val="18"/>
              </w:rPr>
            </w:pPr>
            <w:ins w:id="691" w:author="Abbas Rizvi" w:date="2026-06-21T00:00:00Z">
              <w:r w:rsidRPr="008A34FA">
                <w:rPr>
                  <w:rFonts w:ascii="Aptos Narrow" w:hAnsi="Aptos Narrow" w:cstheme="minorHAnsi"/>
                  <w:sz w:val="18"/>
                </w:rPr>
                <w:t>Wagen C</w:t>
              </w:r>
            </w:ins>
          </w:p>
        </w:tc>
        <w:tc>
          <w:tcPr>
            <w:tcW w:w="900" w:type="dxa"/>
          </w:tcPr>
          <w:p w14:paraId="257529D4" w14:textId="77777777" w:rsidR="007D4094" w:rsidRPr="008A34FA" w:rsidRDefault="003C127A">
            <w:pPr>
              <w:rPr>
                <w:ins w:id="692" w:author="Abbas Rizvi" w:date="2026-06-21T00:00:00Z"/>
                <w:rFonts w:ascii="Aptos Narrow" w:hAnsi="Aptos Narrow" w:cstheme="minorHAnsi"/>
                <w:sz w:val="18"/>
              </w:rPr>
            </w:pPr>
            <w:ins w:id="693" w:author="Abbas Rizvi" w:date="2026-06-21T00:00:00Z">
              <w:r w:rsidRPr="008A34FA">
                <w:rPr>
                  <w:rFonts w:ascii="Aptos Narrow" w:hAnsi="Aptos Narrow" w:cstheme="minorHAnsi"/>
                  <w:sz w:val="18"/>
                </w:rPr>
                <w:t>AP2</w:t>
              </w:r>
            </w:ins>
          </w:p>
        </w:tc>
        <w:tc>
          <w:tcPr>
            <w:tcW w:w="1860" w:type="dxa"/>
          </w:tcPr>
          <w:p w14:paraId="1AD27758" w14:textId="77777777" w:rsidR="007D4094" w:rsidRPr="008A34FA" w:rsidRDefault="003C127A">
            <w:pPr>
              <w:rPr>
                <w:ins w:id="694" w:author="Abbas Rizvi" w:date="2026-06-21T00:00:00Z"/>
                <w:rFonts w:ascii="Aptos Narrow" w:hAnsi="Aptos Narrow" w:cstheme="minorHAnsi"/>
                <w:sz w:val="18"/>
              </w:rPr>
            </w:pPr>
            <w:ins w:id="695" w:author="Abbas Rizvi" w:date="2026-06-21T00:00:00Z">
              <w:r w:rsidRPr="008A34FA">
                <w:rPr>
                  <w:rFonts w:ascii="Aptos Narrow" w:hAnsi="Aptos Narrow" w:cstheme="minorHAnsi"/>
                  <w:sz w:val="18"/>
                </w:rPr>
                <w:t>5 GHz</w:t>
              </w:r>
            </w:ins>
          </w:p>
        </w:tc>
        <w:tc>
          <w:tcPr>
            <w:tcW w:w="1300" w:type="dxa"/>
          </w:tcPr>
          <w:p w14:paraId="17392FD5" w14:textId="77777777" w:rsidR="007D4094" w:rsidRPr="008A34FA" w:rsidRDefault="003C127A">
            <w:pPr>
              <w:rPr>
                <w:ins w:id="696" w:author="Abbas Rizvi" w:date="2026-06-21T00:00:00Z"/>
                <w:rFonts w:ascii="Aptos Narrow" w:hAnsi="Aptos Narrow" w:cstheme="minorHAnsi"/>
                <w:sz w:val="18"/>
              </w:rPr>
            </w:pPr>
            <w:ins w:id="697" w:author="Abbas Rizvi" w:date="2026-06-21T00:00:00Z">
              <w:r w:rsidRPr="008A34FA">
                <w:rPr>
                  <w:rFonts w:ascii="Aptos Narrow" w:hAnsi="Aptos Narrow" w:cstheme="minorHAnsi"/>
                  <w:sz w:val="18"/>
                </w:rPr>
                <w:t>80 MHz</w:t>
              </w:r>
            </w:ins>
          </w:p>
        </w:tc>
        <w:tc>
          <w:tcPr>
            <w:tcW w:w="1100" w:type="dxa"/>
          </w:tcPr>
          <w:p w14:paraId="07ECAF16" w14:textId="77777777" w:rsidR="007D4094" w:rsidRPr="008A34FA" w:rsidRDefault="003C127A">
            <w:pPr>
              <w:rPr>
                <w:ins w:id="698" w:author="Abbas Rizvi" w:date="2026-06-21T00:00:00Z"/>
                <w:rFonts w:ascii="Aptos Narrow" w:hAnsi="Aptos Narrow" w:cstheme="minorHAnsi"/>
                <w:sz w:val="18"/>
              </w:rPr>
            </w:pPr>
            <w:ins w:id="699" w:author="Abbas Rizvi" w:date="2026-06-21T00:00:00Z">
              <w:r w:rsidRPr="008A34FA">
                <w:rPr>
                  <w:rFonts w:ascii="Aptos Narrow" w:hAnsi="Aptos Narrow" w:cstheme="minorHAnsi"/>
                  <w:sz w:val="18"/>
                </w:rPr>
                <w:t>Kanal 36 (5180 MHz)</w:t>
              </w:r>
            </w:ins>
          </w:p>
        </w:tc>
        <w:tc>
          <w:tcPr>
            <w:tcW w:w="1600" w:type="dxa"/>
          </w:tcPr>
          <w:p w14:paraId="1E059505" w14:textId="77777777" w:rsidR="007D4094" w:rsidRPr="008A34FA" w:rsidRDefault="003C127A">
            <w:pPr>
              <w:rPr>
                <w:ins w:id="700" w:author="Abbas Rizvi" w:date="2026-06-21T00:00:00Z"/>
                <w:rFonts w:ascii="Aptos Narrow" w:hAnsi="Aptos Narrow" w:cstheme="minorHAnsi"/>
                <w:sz w:val="18"/>
              </w:rPr>
            </w:pPr>
            <w:ins w:id="701" w:author="Abbas Rizvi" w:date="2026-06-21T00:00:00Z">
              <w:r w:rsidRPr="008A34FA">
                <w:rPr>
                  <w:rFonts w:ascii="Aptos Narrow" w:hAnsi="Aptos Narrow" w:cstheme="minorHAnsi"/>
                  <w:sz w:val="18"/>
                </w:rPr>
                <w:t>15 dBm</w:t>
              </w:r>
            </w:ins>
          </w:p>
        </w:tc>
      </w:tr>
      <w:tr w:rsidR="007D4094" w:rsidRPr="008A34FA" w14:paraId="332FA705" w14:textId="77777777">
        <w:trPr>
          <w:ins w:id="702" w:author="Abbas Rizvi" w:date="2026-06-21T00:00:00Z"/>
        </w:trPr>
        <w:tc>
          <w:tcPr>
            <w:tcW w:w="1200" w:type="dxa"/>
          </w:tcPr>
          <w:p w14:paraId="4A393560" w14:textId="77777777" w:rsidR="007D4094" w:rsidRPr="008A34FA" w:rsidRDefault="003C127A">
            <w:pPr>
              <w:rPr>
                <w:ins w:id="703" w:author="Abbas Rizvi" w:date="2026-06-21T00:00:00Z"/>
                <w:rFonts w:ascii="Aptos Narrow" w:hAnsi="Aptos Narrow" w:cstheme="minorHAnsi"/>
                <w:sz w:val="18"/>
              </w:rPr>
            </w:pPr>
            <w:ins w:id="704" w:author="Abbas Rizvi" w:date="2026-06-21T00:00:00Z">
              <w:r w:rsidRPr="008A34FA">
                <w:rPr>
                  <w:rFonts w:ascii="Aptos Narrow" w:hAnsi="Aptos Narrow" w:cstheme="minorHAnsi"/>
                  <w:sz w:val="18"/>
                </w:rPr>
                <w:t>Wagen C</w:t>
              </w:r>
            </w:ins>
          </w:p>
        </w:tc>
        <w:tc>
          <w:tcPr>
            <w:tcW w:w="900" w:type="dxa"/>
          </w:tcPr>
          <w:p w14:paraId="0FC17ED7" w14:textId="77777777" w:rsidR="007D4094" w:rsidRPr="008A34FA" w:rsidRDefault="003C127A">
            <w:pPr>
              <w:rPr>
                <w:ins w:id="705" w:author="Abbas Rizvi" w:date="2026-06-21T00:00:00Z"/>
                <w:rFonts w:ascii="Aptos Narrow" w:hAnsi="Aptos Narrow" w:cstheme="minorHAnsi"/>
                <w:sz w:val="18"/>
              </w:rPr>
            </w:pPr>
            <w:ins w:id="706" w:author="Abbas Rizvi" w:date="2026-06-21T00:00:00Z">
              <w:r w:rsidRPr="008A34FA">
                <w:rPr>
                  <w:rFonts w:ascii="Aptos Narrow" w:hAnsi="Aptos Narrow" w:cstheme="minorHAnsi"/>
                  <w:sz w:val="18"/>
                </w:rPr>
                <w:t>AP3</w:t>
              </w:r>
            </w:ins>
          </w:p>
        </w:tc>
        <w:tc>
          <w:tcPr>
            <w:tcW w:w="1860" w:type="dxa"/>
          </w:tcPr>
          <w:p w14:paraId="0D2BC537" w14:textId="77777777" w:rsidR="007D4094" w:rsidRPr="008A34FA" w:rsidRDefault="003C127A">
            <w:pPr>
              <w:rPr>
                <w:ins w:id="707" w:author="Abbas Rizvi" w:date="2026-06-21T00:00:00Z"/>
                <w:rFonts w:ascii="Aptos Narrow" w:hAnsi="Aptos Narrow" w:cstheme="minorHAnsi"/>
                <w:sz w:val="18"/>
              </w:rPr>
            </w:pPr>
            <w:ins w:id="708" w:author="Abbas Rizvi" w:date="2026-06-21T00:00:00Z">
              <w:r w:rsidRPr="008A34FA">
                <w:rPr>
                  <w:rFonts w:ascii="Aptos Narrow" w:hAnsi="Aptos Narrow" w:cstheme="minorHAnsi"/>
                  <w:sz w:val="18"/>
                </w:rPr>
                <w:t>5 GHz</w:t>
              </w:r>
            </w:ins>
          </w:p>
        </w:tc>
        <w:tc>
          <w:tcPr>
            <w:tcW w:w="1300" w:type="dxa"/>
          </w:tcPr>
          <w:p w14:paraId="633990EA" w14:textId="77777777" w:rsidR="007D4094" w:rsidRPr="008A34FA" w:rsidRDefault="003C127A">
            <w:pPr>
              <w:rPr>
                <w:ins w:id="709" w:author="Abbas Rizvi" w:date="2026-06-21T00:00:00Z"/>
                <w:rFonts w:ascii="Aptos Narrow" w:hAnsi="Aptos Narrow" w:cstheme="minorHAnsi"/>
                <w:sz w:val="18"/>
              </w:rPr>
            </w:pPr>
            <w:ins w:id="710" w:author="Abbas Rizvi" w:date="2026-06-21T00:00:00Z">
              <w:r w:rsidRPr="008A34FA">
                <w:rPr>
                  <w:rFonts w:ascii="Aptos Narrow" w:hAnsi="Aptos Narrow" w:cstheme="minorHAnsi"/>
                  <w:sz w:val="18"/>
                </w:rPr>
                <w:t>80 MHz</w:t>
              </w:r>
            </w:ins>
          </w:p>
        </w:tc>
        <w:tc>
          <w:tcPr>
            <w:tcW w:w="1100" w:type="dxa"/>
          </w:tcPr>
          <w:p w14:paraId="32795B38" w14:textId="77777777" w:rsidR="007D4094" w:rsidRPr="008A34FA" w:rsidRDefault="003C127A">
            <w:pPr>
              <w:rPr>
                <w:ins w:id="711" w:author="Abbas Rizvi" w:date="2026-06-21T00:00:00Z"/>
                <w:rFonts w:ascii="Aptos Narrow" w:hAnsi="Aptos Narrow" w:cstheme="minorHAnsi"/>
                <w:sz w:val="18"/>
              </w:rPr>
            </w:pPr>
            <w:ins w:id="712" w:author="Abbas Rizvi" w:date="2026-06-21T00:00:00Z">
              <w:r w:rsidRPr="008A34FA">
                <w:rPr>
                  <w:rFonts w:ascii="Aptos Narrow" w:hAnsi="Aptos Narrow" w:cstheme="minorHAnsi"/>
                  <w:sz w:val="18"/>
                </w:rPr>
                <w:t>Kanal 44 (5220 MHz)</w:t>
              </w:r>
            </w:ins>
          </w:p>
        </w:tc>
        <w:tc>
          <w:tcPr>
            <w:tcW w:w="1600" w:type="dxa"/>
          </w:tcPr>
          <w:p w14:paraId="74AD30A2" w14:textId="77777777" w:rsidR="007D4094" w:rsidRPr="008A34FA" w:rsidRDefault="003C127A">
            <w:pPr>
              <w:rPr>
                <w:ins w:id="713" w:author="Abbas Rizvi" w:date="2026-06-21T00:00:00Z"/>
                <w:rFonts w:ascii="Aptos Narrow" w:hAnsi="Aptos Narrow" w:cstheme="minorHAnsi"/>
                <w:sz w:val="18"/>
              </w:rPr>
            </w:pPr>
            <w:ins w:id="714" w:author="Abbas Rizvi" w:date="2026-06-21T00:00:00Z">
              <w:r w:rsidRPr="008A34FA">
                <w:rPr>
                  <w:rFonts w:ascii="Aptos Narrow" w:hAnsi="Aptos Narrow" w:cstheme="minorHAnsi"/>
                  <w:sz w:val="18"/>
                </w:rPr>
                <w:t>15 dBm</w:t>
              </w:r>
            </w:ins>
          </w:p>
        </w:tc>
      </w:tr>
      <w:tr w:rsidR="007D4094" w:rsidRPr="008A34FA" w14:paraId="4A9E065E" w14:textId="77777777">
        <w:trPr>
          <w:ins w:id="715" w:author="Abbas Rizvi" w:date="2026-06-21T00:00:00Z"/>
        </w:trPr>
        <w:tc>
          <w:tcPr>
            <w:tcW w:w="1200" w:type="dxa"/>
          </w:tcPr>
          <w:p w14:paraId="46274182" w14:textId="77777777" w:rsidR="007D4094" w:rsidRPr="008A34FA" w:rsidRDefault="003C127A">
            <w:pPr>
              <w:rPr>
                <w:ins w:id="716" w:author="Abbas Rizvi" w:date="2026-06-21T00:00:00Z"/>
                <w:rFonts w:ascii="Aptos Narrow" w:hAnsi="Aptos Narrow" w:cstheme="minorHAnsi"/>
                <w:sz w:val="18"/>
              </w:rPr>
            </w:pPr>
            <w:ins w:id="717" w:author="Abbas Rizvi" w:date="2026-06-21T00:00:00Z">
              <w:r w:rsidRPr="008A34FA">
                <w:rPr>
                  <w:rFonts w:ascii="Aptos Narrow" w:hAnsi="Aptos Narrow" w:cstheme="minorHAnsi"/>
                  <w:sz w:val="18"/>
                </w:rPr>
                <w:t>Wagen C</w:t>
              </w:r>
            </w:ins>
          </w:p>
        </w:tc>
        <w:tc>
          <w:tcPr>
            <w:tcW w:w="900" w:type="dxa"/>
          </w:tcPr>
          <w:p w14:paraId="6B08F822" w14:textId="77777777" w:rsidR="007D4094" w:rsidRPr="008A34FA" w:rsidRDefault="003C127A">
            <w:pPr>
              <w:rPr>
                <w:ins w:id="718" w:author="Abbas Rizvi" w:date="2026-06-21T00:00:00Z"/>
                <w:rFonts w:ascii="Aptos Narrow" w:hAnsi="Aptos Narrow" w:cstheme="minorHAnsi"/>
                <w:sz w:val="18"/>
              </w:rPr>
            </w:pPr>
            <w:ins w:id="719" w:author="Abbas Rizvi" w:date="2026-06-21T00:00:00Z">
              <w:r w:rsidRPr="008A34FA">
                <w:rPr>
                  <w:rFonts w:ascii="Aptos Narrow" w:hAnsi="Aptos Narrow" w:cstheme="minorHAnsi"/>
                  <w:sz w:val="18"/>
                </w:rPr>
                <w:t>AP4</w:t>
              </w:r>
            </w:ins>
          </w:p>
        </w:tc>
        <w:tc>
          <w:tcPr>
            <w:tcW w:w="1860" w:type="dxa"/>
          </w:tcPr>
          <w:p w14:paraId="52241D5F" w14:textId="77777777" w:rsidR="007D4094" w:rsidRPr="008A34FA" w:rsidRDefault="003C127A">
            <w:pPr>
              <w:rPr>
                <w:ins w:id="720" w:author="Abbas Rizvi" w:date="2026-06-21T00:00:00Z"/>
                <w:rFonts w:ascii="Aptos Narrow" w:hAnsi="Aptos Narrow" w:cstheme="minorHAnsi"/>
                <w:sz w:val="18"/>
              </w:rPr>
            </w:pPr>
            <w:ins w:id="721" w:author="Abbas Rizvi" w:date="2026-06-21T00:00:00Z">
              <w:r w:rsidRPr="008A34FA">
                <w:rPr>
                  <w:rFonts w:ascii="Aptos Narrow" w:hAnsi="Aptos Narrow" w:cstheme="minorHAnsi"/>
                  <w:sz w:val="18"/>
                </w:rPr>
                <w:t>2.4 GHz</w:t>
              </w:r>
            </w:ins>
          </w:p>
        </w:tc>
        <w:tc>
          <w:tcPr>
            <w:tcW w:w="1300" w:type="dxa"/>
          </w:tcPr>
          <w:p w14:paraId="4E87AA71" w14:textId="77777777" w:rsidR="007D4094" w:rsidRPr="008A34FA" w:rsidRDefault="003C127A">
            <w:pPr>
              <w:rPr>
                <w:ins w:id="722" w:author="Abbas Rizvi" w:date="2026-06-21T00:00:00Z"/>
                <w:rFonts w:ascii="Aptos Narrow" w:hAnsi="Aptos Narrow" w:cstheme="minorHAnsi"/>
                <w:sz w:val="18"/>
              </w:rPr>
            </w:pPr>
            <w:ins w:id="723" w:author="Abbas Rizvi" w:date="2026-06-21T00:00:00Z">
              <w:r w:rsidRPr="008A34FA">
                <w:rPr>
                  <w:rFonts w:ascii="Aptos Narrow" w:hAnsi="Aptos Narrow" w:cstheme="minorHAnsi"/>
                  <w:sz w:val="18"/>
                </w:rPr>
                <w:t>20 MHz</w:t>
              </w:r>
            </w:ins>
          </w:p>
        </w:tc>
        <w:tc>
          <w:tcPr>
            <w:tcW w:w="1100" w:type="dxa"/>
          </w:tcPr>
          <w:p w14:paraId="45A27E3A" w14:textId="77777777" w:rsidR="007D4094" w:rsidRPr="008A34FA" w:rsidRDefault="003C127A">
            <w:pPr>
              <w:rPr>
                <w:ins w:id="724" w:author="Abbas Rizvi" w:date="2026-06-21T00:00:00Z"/>
                <w:rFonts w:ascii="Aptos Narrow" w:hAnsi="Aptos Narrow" w:cstheme="minorHAnsi"/>
                <w:sz w:val="18"/>
              </w:rPr>
            </w:pPr>
            <w:ins w:id="725" w:author="Abbas Rizvi" w:date="2026-06-21T00:00:00Z">
              <w:r w:rsidRPr="008A34FA">
                <w:rPr>
                  <w:rFonts w:ascii="Aptos Narrow" w:hAnsi="Aptos Narrow" w:cstheme="minorHAnsi"/>
                  <w:sz w:val="18"/>
                </w:rPr>
                <w:t>Kanal 11 (2462 MHz)</w:t>
              </w:r>
            </w:ins>
          </w:p>
        </w:tc>
        <w:tc>
          <w:tcPr>
            <w:tcW w:w="1600" w:type="dxa"/>
          </w:tcPr>
          <w:p w14:paraId="05D1545C" w14:textId="77777777" w:rsidR="007D4094" w:rsidRPr="008A34FA" w:rsidRDefault="003C127A">
            <w:pPr>
              <w:rPr>
                <w:ins w:id="726" w:author="Abbas Rizvi" w:date="2026-06-21T00:00:00Z"/>
                <w:rFonts w:ascii="Aptos Narrow" w:hAnsi="Aptos Narrow" w:cstheme="minorHAnsi"/>
                <w:sz w:val="18"/>
              </w:rPr>
            </w:pPr>
            <w:ins w:id="727" w:author="Abbas Rizvi" w:date="2026-06-21T00:00:00Z">
              <w:r w:rsidRPr="008A34FA">
                <w:rPr>
                  <w:rFonts w:ascii="Aptos Narrow" w:hAnsi="Aptos Narrow" w:cstheme="minorHAnsi"/>
                  <w:sz w:val="18"/>
                </w:rPr>
                <w:t>15 dBm</w:t>
              </w:r>
            </w:ins>
          </w:p>
        </w:tc>
      </w:tr>
      <w:tr w:rsidR="007D4094" w:rsidRPr="008A34FA" w14:paraId="6BA589A8" w14:textId="77777777">
        <w:trPr>
          <w:ins w:id="728" w:author="Abbas Rizvi" w:date="2026-06-21T00:00:00Z"/>
        </w:trPr>
        <w:tc>
          <w:tcPr>
            <w:tcW w:w="1200" w:type="dxa"/>
          </w:tcPr>
          <w:p w14:paraId="2B671FCA" w14:textId="77777777" w:rsidR="007D4094" w:rsidRPr="008A34FA" w:rsidRDefault="003C127A">
            <w:pPr>
              <w:rPr>
                <w:ins w:id="729" w:author="Abbas Rizvi" w:date="2026-06-21T00:00:00Z"/>
                <w:rFonts w:ascii="Aptos Narrow" w:hAnsi="Aptos Narrow" w:cstheme="minorHAnsi"/>
                <w:sz w:val="18"/>
              </w:rPr>
            </w:pPr>
            <w:ins w:id="730" w:author="Abbas Rizvi" w:date="2026-06-21T00:00:00Z">
              <w:r w:rsidRPr="008A34FA">
                <w:rPr>
                  <w:rFonts w:ascii="Aptos Narrow" w:hAnsi="Aptos Narrow" w:cstheme="minorHAnsi"/>
                  <w:sz w:val="18"/>
                </w:rPr>
                <w:t>Wagen G</w:t>
              </w:r>
            </w:ins>
          </w:p>
        </w:tc>
        <w:tc>
          <w:tcPr>
            <w:tcW w:w="900" w:type="dxa"/>
          </w:tcPr>
          <w:p w14:paraId="2E3B417B" w14:textId="77777777" w:rsidR="007D4094" w:rsidRPr="008A34FA" w:rsidRDefault="003C127A">
            <w:pPr>
              <w:rPr>
                <w:ins w:id="731" w:author="Abbas Rizvi" w:date="2026-06-21T00:00:00Z"/>
                <w:rFonts w:ascii="Aptos Narrow" w:hAnsi="Aptos Narrow" w:cstheme="minorHAnsi"/>
                <w:sz w:val="18"/>
              </w:rPr>
            </w:pPr>
            <w:ins w:id="732" w:author="Abbas Rizvi" w:date="2026-06-21T00:00:00Z">
              <w:r w:rsidRPr="008A34FA">
                <w:rPr>
                  <w:rFonts w:ascii="Aptos Narrow" w:hAnsi="Aptos Narrow" w:cstheme="minorHAnsi"/>
                  <w:sz w:val="18"/>
                </w:rPr>
                <w:t>AP1</w:t>
              </w:r>
            </w:ins>
          </w:p>
        </w:tc>
        <w:tc>
          <w:tcPr>
            <w:tcW w:w="1860" w:type="dxa"/>
          </w:tcPr>
          <w:p w14:paraId="324BCEE5" w14:textId="77777777" w:rsidR="007D4094" w:rsidRPr="008A34FA" w:rsidRDefault="003C127A">
            <w:pPr>
              <w:rPr>
                <w:ins w:id="733" w:author="Abbas Rizvi" w:date="2026-06-21T00:00:00Z"/>
                <w:rFonts w:ascii="Aptos Narrow" w:hAnsi="Aptos Narrow" w:cstheme="minorHAnsi"/>
                <w:sz w:val="18"/>
              </w:rPr>
            </w:pPr>
            <w:ins w:id="734" w:author="Abbas Rizvi" w:date="2026-06-21T00:00:00Z">
              <w:r w:rsidRPr="008A34FA">
                <w:rPr>
                  <w:rFonts w:ascii="Aptos Narrow" w:hAnsi="Aptos Narrow" w:cstheme="minorHAnsi"/>
                  <w:sz w:val="18"/>
                </w:rPr>
                <w:t>5 GHz</w:t>
              </w:r>
            </w:ins>
          </w:p>
        </w:tc>
        <w:tc>
          <w:tcPr>
            <w:tcW w:w="1300" w:type="dxa"/>
          </w:tcPr>
          <w:p w14:paraId="214CFE69" w14:textId="77777777" w:rsidR="007D4094" w:rsidRPr="008A34FA" w:rsidRDefault="003C127A">
            <w:pPr>
              <w:rPr>
                <w:ins w:id="735" w:author="Abbas Rizvi" w:date="2026-06-21T00:00:00Z"/>
                <w:rFonts w:ascii="Aptos Narrow" w:hAnsi="Aptos Narrow" w:cstheme="minorHAnsi"/>
                <w:sz w:val="18"/>
              </w:rPr>
            </w:pPr>
            <w:ins w:id="736" w:author="Abbas Rizvi" w:date="2026-06-21T00:00:00Z">
              <w:r w:rsidRPr="008A34FA">
                <w:rPr>
                  <w:rFonts w:ascii="Aptos Narrow" w:hAnsi="Aptos Narrow" w:cstheme="minorHAnsi"/>
                  <w:sz w:val="18"/>
                </w:rPr>
                <w:t>80 MHz</w:t>
              </w:r>
            </w:ins>
          </w:p>
        </w:tc>
        <w:tc>
          <w:tcPr>
            <w:tcW w:w="1100" w:type="dxa"/>
          </w:tcPr>
          <w:p w14:paraId="21C8C61B" w14:textId="77777777" w:rsidR="007D4094" w:rsidRPr="008A34FA" w:rsidRDefault="003C127A">
            <w:pPr>
              <w:rPr>
                <w:ins w:id="737" w:author="Abbas Rizvi" w:date="2026-06-21T00:00:00Z"/>
                <w:rFonts w:ascii="Aptos Narrow" w:hAnsi="Aptos Narrow" w:cstheme="minorHAnsi"/>
                <w:sz w:val="18"/>
              </w:rPr>
            </w:pPr>
            <w:ins w:id="738" w:author="Abbas Rizvi" w:date="2026-06-21T00:00:00Z">
              <w:r w:rsidRPr="008A34FA">
                <w:rPr>
                  <w:rFonts w:ascii="Aptos Narrow" w:hAnsi="Aptos Narrow" w:cstheme="minorHAnsi"/>
                  <w:sz w:val="18"/>
                </w:rPr>
                <w:t>Kanal 36 (5180 MHz)</w:t>
              </w:r>
            </w:ins>
          </w:p>
        </w:tc>
        <w:tc>
          <w:tcPr>
            <w:tcW w:w="1600" w:type="dxa"/>
          </w:tcPr>
          <w:p w14:paraId="2E64C9FC" w14:textId="77777777" w:rsidR="007D4094" w:rsidRPr="008A34FA" w:rsidRDefault="003C127A">
            <w:pPr>
              <w:rPr>
                <w:ins w:id="739" w:author="Abbas Rizvi" w:date="2026-06-21T00:00:00Z"/>
                <w:rFonts w:ascii="Aptos Narrow" w:hAnsi="Aptos Narrow" w:cstheme="minorHAnsi"/>
                <w:sz w:val="18"/>
              </w:rPr>
            </w:pPr>
            <w:ins w:id="740" w:author="Abbas Rizvi" w:date="2026-06-21T00:00:00Z">
              <w:r w:rsidRPr="008A34FA">
                <w:rPr>
                  <w:rFonts w:ascii="Aptos Narrow" w:hAnsi="Aptos Narrow" w:cstheme="minorHAnsi"/>
                  <w:sz w:val="18"/>
                </w:rPr>
                <w:t>15 dBm</w:t>
              </w:r>
            </w:ins>
          </w:p>
        </w:tc>
      </w:tr>
      <w:tr w:rsidR="007D4094" w:rsidRPr="008A34FA" w14:paraId="15EE23E8" w14:textId="77777777">
        <w:trPr>
          <w:ins w:id="741" w:author="Abbas Rizvi" w:date="2026-06-21T00:00:00Z"/>
        </w:trPr>
        <w:tc>
          <w:tcPr>
            <w:tcW w:w="1200" w:type="dxa"/>
          </w:tcPr>
          <w:p w14:paraId="489EEC50" w14:textId="77777777" w:rsidR="007D4094" w:rsidRPr="008A34FA" w:rsidRDefault="003C127A">
            <w:pPr>
              <w:rPr>
                <w:ins w:id="742" w:author="Abbas Rizvi" w:date="2026-06-21T00:00:00Z"/>
                <w:rFonts w:ascii="Aptos Narrow" w:hAnsi="Aptos Narrow" w:cstheme="minorHAnsi"/>
                <w:sz w:val="18"/>
              </w:rPr>
            </w:pPr>
            <w:ins w:id="743" w:author="Abbas Rizvi" w:date="2026-06-21T00:00:00Z">
              <w:r w:rsidRPr="008A34FA">
                <w:rPr>
                  <w:rFonts w:ascii="Aptos Narrow" w:hAnsi="Aptos Narrow" w:cstheme="minorHAnsi"/>
                  <w:sz w:val="18"/>
                </w:rPr>
                <w:t>Wagen G</w:t>
              </w:r>
            </w:ins>
          </w:p>
        </w:tc>
        <w:tc>
          <w:tcPr>
            <w:tcW w:w="900" w:type="dxa"/>
          </w:tcPr>
          <w:p w14:paraId="13DCA3B0" w14:textId="77777777" w:rsidR="007D4094" w:rsidRPr="008A34FA" w:rsidRDefault="003C127A">
            <w:pPr>
              <w:rPr>
                <w:ins w:id="744" w:author="Abbas Rizvi" w:date="2026-06-21T00:00:00Z"/>
                <w:rFonts w:ascii="Aptos Narrow" w:hAnsi="Aptos Narrow" w:cstheme="minorHAnsi"/>
                <w:sz w:val="18"/>
              </w:rPr>
            </w:pPr>
            <w:ins w:id="745" w:author="Abbas Rizvi" w:date="2026-06-21T00:00:00Z">
              <w:r w:rsidRPr="008A34FA">
                <w:rPr>
                  <w:rFonts w:ascii="Aptos Narrow" w:hAnsi="Aptos Narrow" w:cstheme="minorHAnsi"/>
                  <w:sz w:val="18"/>
                </w:rPr>
                <w:t>AP2</w:t>
              </w:r>
            </w:ins>
          </w:p>
        </w:tc>
        <w:tc>
          <w:tcPr>
            <w:tcW w:w="1860" w:type="dxa"/>
          </w:tcPr>
          <w:p w14:paraId="12805CA0" w14:textId="77777777" w:rsidR="007D4094" w:rsidRPr="008A34FA" w:rsidRDefault="003C127A">
            <w:pPr>
              <w:rPr>
                <w:ins w:id="746" w:author="Abbas Rizvi" w:date="2026-06-21T00:00:00Z"/>
                <w:rFonts w:ascii="Aptos Narrow" w:hAnsi="Aptos Narrow" w:cstheme="minorHAnsi"/>
                <w:sz w:val="18"/>
              </w:rPr>
            </w:pPr>
            <w:ins w:id="747" w:author="Abbas Rizvi" w:date="2026-06-21T00:00:00Z">
              <w:r w:rsidRPr="008A34FA">
                <w:rPr>
                  <w:rFonts w:ascii="Aptos Narrow" w:hAnsi="Aptos Narrow" w:cstheme="minorHAnsi"/>
                  <w:sz w:val="18"/>
                </w:rPr>
                <w:t>2.4 GHz</w:t>
              </w:r>
            </w:ins>
          </w:p>
        </w:tc>
        <w:tc>
          <w:tcPr>
            <w:tcW w:w="1300" w:type="dxa"/>
          </w:tcPr>
          <w:p w14:paraId="616E16C0" w14:textId="77777777" w:rsidR="007D4094" w:rsidRPr="008A34FA" w:rsidRDefault="003C127A">
            <w:pPr>
              <w:rPr>
                <w:ins w:id="748" w:author="Abbas Rizvi" w:date="2026-06-21T00:00:00Z"/>
                <w:rFonts w:ascii="Aptos Narrow" w:hAnsi="Aptos Narrow" w:cstheme="minorHAnsi"/>
                <w:sz w:val="18"/>
              </w:rPr>
            </w:pPr>
            <w:ins w:id="749" w:author="Abbas Rizvi" w:date="2026-06-21T00:00:00Z">
              <w:r w:rsidRPr="008A34FA">
                <w:rPr>
                  <w:rFonts w:ascii="Aptos Narrow" w:hAnsi="Aptos Narrow" w:cstheme="minorHAnsi"/>
                  <w:sz w:val="18"/>
                </w:rPr>
                <w:t>20 MHz</w:t>
              </w:r>
            </w:ins>
          </w:p>
        </w:tc>
        <w:tc>
          <w:tcPr>
            <w:tcW w:w="1100" w:type="dxa"/>
          </w:tcPr>
          <w:p w14:paraId="576BBF88" w14:textId="77777777" w:rsidR="007D4094" w:rsidRPr="008A34FA" w:rsidRDefault="003C127A">
            <w:pPr>
              <w:rPr>
                <w:ins w:id="750" w:author="Abbas Rizvi" w:date="2026-06-21T00:00:00Z"/>
                <w:rFonts w:ascii="Aptos Narrow" w:hAnsi="Aptos Narrow" w:cstheme="minorHAnsi"/>
                <w:sz w:val="18"/>
              </w:rPr>
            </w:pPr>
            <w:ins w:id="751" w:author="Abbas Rizvi" w:date="2026-06-21T00:00:00Z">
              <w:r w:rsidRPr="008A34FA">
                <w:rPr>
                  <w:rFonts w:ascii="Aptos Narrow" w:hAnsi="Aptos Narrow" w:cstheme="minorHAnsi"/>
                  <w:sz w:val="18"/>
                </w:rPr>
                <w:t>Kanal 1 (2412 MHz)</w:t>
              </w:r>
            </w:ins>
          </w:p>
        </w:tc>
        <w:tc>
          <w:tcPr>
            <w:tcW w:w="1600" w:type="dxa"/>
          </w:tcPr>
          <w:p w14:paraId="5B9FA0F1" w14:textId="77777777" w:rsidR="007D4094" w:rsidRPr="008A34FA" w:rsidRDefault="003C127A">
            <w:pPr>
              <w:rPr>
                <w:ins w:id="752" w:author="Abbas Rizvi" w:date="2026-06-21T00:00:00Z"/>
                <w:rFonts w:ascii="Aptos Narrow" w:hAnsi="Aptos Narrow" w:cstheme="minorHAnsi"/>
                <w:sz w:val="18"/>
              </w:rPr>
            </w:pPr>
            <w:ins w:id="753" w:author="Abbas Rizvi" w:date="2026-06-21T00:00:00Z">
              <w:r w:rsidRPr="008A34FA">
                <w:rPr>
                  <w:rFonts w:ascii="Aptos Narrow" w:hAnsi="Aptos Narrow" w:cstheme="minorHAnsi"/>
                  <w:sz w:val="18"/>
                </w:rPr>
                <w:t>15 dBm</w:t>
              </w:r>
            </w:ins>
          </w:p>
        </w:tc>
      </w:tr>
      <w:tr w:rsidR="007D4094" w:rsidRPr="008A34FA" w14:paraId="4CE9C2C4" w14:textId="77777777">
        <w:trPr>
          <w:ins w:id="754" w:author="Abbas Rizvi" w:date="2026-06-21T00:00:00Z"/>
        </w:trPr>
        <w:tc>
          <w:tcPr>
            <w:tcW w:w="1200" w:type="dxa"/>
          </w:tcPr>
          <w:p w14:paraId="6BE43366" w14:textId="77777777" w:rsidR="007D4094" w:rsidRPr="008A34FA" w:rsidRDefault="003C127A">
            <w:pPr>
              <w:rPr>
                <w:ins w:id="755" w:author="Abbas Rizvi" w:date="2026-06-21T00:00:00Z"/>
                <w:rFonts w:ascii="Aptos Narrow" w:hAnsi="Aptos Narrow" w:cstheme="minorHAnsi"/>
                <w:sz w:val="18"/>
              </w:rPr>
            </w:pPr>
            <w:ins w:id="756" w:author="Abbas Rizvi" w:date="2026-06-21T00:00:00Z">
              <w:r w:rsidRPr="008A34FA">
                <w:rPr>
                  <w:rFonts w:ascii="Aptos Narrow" w:hAnsi="Aptos Narrow" w:cstheme="minorHAnsi"/>
                  <w:sz w:val="18"/>
                </w:rPr>
                <w:t>Wagen G</w:t>
              </w:r>
            </w:ins>
          </w:p>
        </w:tc>
        <w:tc>
          <w:tcPr>
            <w:tcW w:w="900" w:type="dxa"/>
          </w:tcPr>
          <w:p w14:paraId="2C94D222" w14:textId="77777777" w:rsidR="007D4094" w:rsidRPr="008A34FA" w:rsidRDefault="003C127A">
            <w:pPr>
              <w:rPr>
                <w:ins w:id="757" w:author="Abbas Rizvi" w:date="2026-06-21T00:00:00Z"/>
                <w:rFonts w:ascii="Aptos Narrow" w:hAnsi="Aptos Narrow" w:cstheme="minorHAnsi"/>
                <w:sz w:val="18"/>
              </w:rPr>
            </w:pPr>
            <w:ins w:id="758" w:author="Abbas Rizvi" w:date="2026-06-21T00:00:00Z">
              <w:r w:rsidRPr="008A34FA">
                <w:rPr>
                  <w:rFonts w:ascii="Aptos Narrow" w:hAnsi="Aptos Narrow" w:cstheme="minorHAnsi"/>
                  <w:sz w:val="18"/>
                </w:rPr>
                <w:t>AP3</w:t>
              </w:r>
            </w:ins>
          </w:p>
        </w:tc>
        <w:tc>
          <w:tcPr>
            <w:tcW w:w="1860" w:type="dxa"/>
          </w:tcPr>
          <w:p w14:paraId="644E226A" w14:textId="77777777" w:rsidR="007D4094" w:rsidRPr="008A34FA" w:rsidRDefault="003C127A">
            <w:pPr>
              <w:rPr>
                <w:ins w:id="759" w:author="Abbas Rizvi" w:date="2026-06-21T00:00:00Z"/>
                <w:rFonts w:ascii="Aptos Narrow" w:hAnsi="Aptos Narrow" w:cstheme="minorHAnsi"/>
                <w:sz w:val="18"/>
              </w:rPr>
            </w:pPr>
            <w:ins w:id="760" w:author="Abbas Rizvi" w:date="2026-06-21T00:00:00Z">
              <w:r w:rsidRPr="008A34FA">
                <w:rPr>
                  <w:rFonts w:ascii="Aptos Narrow" w:hAnsi="Aptos Narrow" w:cstheme="minorHAnsi"/>
                  <w:sz w:val="18"/>
                </w:rPr>
                <w:t>2.4 GHz</w:t>
              </w:r>
            </w:ins>
          </w:p>
        </w:tc>
        <w:tc>
          <w:tcPr>
            <w:tcW w:w="1300" w:type="dxa"/>
          </w:tcPr>
          <w:p w14:paraId="248B21F6" w14:textId="77777777" w:rsidR="007D4094" w:rsidRPr="008A34FA" w:rsidRDefault="003C127A">
            <w:pPr>
              <w:rPr>
                <w:ins w:id="761" w:author="Abbas Rizvi" w:date="2026-06-21T00:00:00Z"/>
                <w:rFonts w:ascii="Aptos Narrow" w:hAnsi="Aptos Narrow" w:cstheme="minorHAnsi"/>
                <w:sz w:val="18"/>
              </w:rPr>
            </w:pPr>
            <w:ins w:id="762" w:author="Abbas Rizvi" w:date="2026-06-21T00:00:00Z">
              <w:r w:rsidRPr="008A34FA">
                <w:rPr>
                  <w:rFonts w:ascii="Aptos Narrow" w:hAnsi="Aptos Narrow" w:cstheme="minorHAnsi"/>
                  <w:sz w:val="18"/>
                </w:rPr>
                <w:t>20 MHz</w:t>
              </w:r>
            </w:ins>
          </w:p>
        </w:tc>
        <w:tc>
          <w:tcPr>
            <w:tcW w:w="1100" w:type="dxa"/>
          </w:tcPr>
          <w:p w14:paraId="08A2B1F6" w14:textId="77777777" w:rsidR="007D4094" w:rsidRPr="008A34FA" w:rsidRDefault="003C127A">
            <w:pPr>
              <w:rPr>
                <w:ins w:id="763" w:author="Abbas Rizvi" w:date="2026-06-21T00:00:00Z"/>
                <w:rFonts w:ascii="Aptos Narrow" w:hAnsi="Aptos Narrow" w:cstheme="minorHAnsi"/>
                <w:sz w:val="18"/>
              </w:rPr>
            </w:pPr>
            <w:ins w:id="764" w:author="Abbas Rizvi" w:date="2026-06-21T00:00:00Z">
              <w:r w:rsidRPr="008A34FA">
                <w:rPr>
                  <w:rFonts w:ascii="Aptos Narrow" w:hAnsi="Aptos Narrow" w:cstheme="minorHAnsi"/>
                  <w:sz w:val="18"/>
                </w:rPr>
                <w:t>Kanal 11 (2462 MHz)</w:t>
              </w:r>
            </w:ins>
          </w:p>
        </w:tc>
        <w:tc>
          <w:tcPr>
            <w:tcW w:w="1600" w:type="dxa"/>
          </w:tcPr>
          <w:p w14:paraId="6491EACE" w14:textId="77777777" w:rsidR="007D4094" w:rsidRPr="008A34FA" w:rsidRDefault="003C127A">
            <w:pPr>
              <w:rPr>
                <w:ins w:id="765" w:author="Abbas Rizvi" w:date="2026-06-21T00:00:00Z"/>
                <w:rFonts w:ascii="Aptos Narrow" w:hAnsi="Aptos Narrow" w:cstheme="minorHAnsi"/>
                <w:sz w:val="18"/>
              </w:rPr>
            </w:pPr>
            <w:ins w:id="766" w:author="Abbas Rizvi" w:date="2026-06-21T00:00:00Z">
              <w:r w:rsidRPr="008A34FA">
                <w:rPr>
                  <w:rFonts w:ascii="Aptos Narrow" w:hAnsi="Aptos Narrow" w:cstheme="minorHAnsi"/>
                  <w:sz w:val="18"/>
                </w:rPr>
                <w:t>15 dBm</w:t>
              </w:r>
            </w:ins>
          </w:p>
        </w:tc>
      </w:tr>
      <w:tr w:rsidR="007D4094" w:rsidRPr="008A34FA" w14:paraId="7FD4D44A" w14:textId="77777777">
        <w:trPr>
          <w:ins w:id="767" w:author="Abbas Rizvi" w:date="2026-06-21T00:00:00Z"/>
        </w:trPr>
        <w:tc>
          <w:tcPr>
            <w:tcW w:w="1200" w:type="dxa"/>
          </w:tcPr>
          <w:p w14:paraId="3EE1C28D" w14:textId="77777777" w:rsidR="007D4094" w:rsidRPr="008A34FA" w:rsidRDefault="003C127A">
            <w:pPr>
              <w:rPr>
                <w:ins w:id="768" w:author="Abbas Rizvi" w:date="2026-06-21T00:00:00Z"/>
                <w:rFonts w:ascii="Aptos Narrow" w:hAnsi="Aptos Narrow" w:cstheme="minorHAnsi"/>
                <w:sz w:val="18"/>
              </w:rPr>
            </w:pPr>
            <w:ins w:id="769" w:author="Abbas Rizvi" w:date="2026-06-21T00:00:00Z">
              <w:r w:rsidRPr="008A34FA">
                <w:rPr>
                  <w:rFonts w:ascii="Aptos Narrow" w:hAnsi="Aptos Narrow" w:cstheme="minorHAnsi"/>
                  <w:sz w:val="18"/>
                </w:rPr>
                <w:t>Wagen G</w:t>
              </w:r>
            </w:ins>
          </w:p>
        </w:tc>
        <w:tc>
          <w:tcPr>
            <w:tcW w:w="900" w:type="dxa"/>
          </w:tcPr>
          <w:p w14:paraId="75F183E5" w14:textId="77777777" w:rsidR="007D4094" w:rsidRPr="008A34FA" w:rsidRDefault="003C127A">
            <w:pPr>
              <w:rPr>
                <w:ins w:id="770" w:author="Abbas Rizvi" w:date="2026-06-21T00:00:00Z"/>
                <w:rFonts w:ascii="Aptos Narrow" w:hAnsi="Aptos Narrow" w:cstheme="minorHAnsi"/>
                <w:sz w:val="18"/>
              </w:rPr>
            </w:pPr>
            <w:ins w:id="771" w:author="Abbas Rizvi" w:date="2026-06-21T00:00:00Z">
              <w:r w:rsidRPr="008A34FA">
                <w:rPr>
                  <w:rFonts w:ascii="Aptos Narrow" w:hAnsi="Aptos Narrow" w:cstheme="minorHAnsi"/>
                  <w:sz w:val="18"/>
                </w:rPr>
                <w:t>AP4</w:t>
              </w:r>
            </w:ins>
          </w:p>
        </w:tc>
        <w:tc>
          <w:tcPr>
            <w:tcW w:w="1860" w:type="dxa"/>
          </w:tcPr>
          <w:p w14:paraId="4D5DDEE1" w14:textId="77777777" w:rsidR="007D4094" w:rsidRPr="008A34FA" w:rsidRDefault="003C127A">
            <w:pPr>
              <w:rPr>
                <w:ins w:id="772" w:author="Abbas Rizvi" w:date="2026-06-21T00:00:00Z"/>
                <w:rFonts w:ascii="Aptos Narrow" w:hAnsi="Aptos Narrow" w:cstheme="minorHAnsi"/>
                <w:sz w:val="18"/>
              </w:rPr>
            </w:pPr>
            <w:ins w:id="773" w:author="Abbas Rizvi" w:date="2026-06-21T00:00:00Z">
              <w:r w:rsidRPr="008A34FA">
                <w:rPr>
                  <w:rFonts w:ascii="Aptos Narrow" w:hAnsi="Aptos Narrow" w:cstheme="minorHAnsi"/>
                  <w:sz w:val="18"/>
                </w:rPr>
                <w:t>5 GHz</w:t>
              </w:r>
            </w:ins>
          </w:p>
        </w:tc>
        <w:tc>
          <w:tcPr>
            <w:tcW w:w="1300" w:type="dxa"/>
          </w:tcPr>
          <w:p w14:paraId="253C2CCA" w14:textId="77777777" w:rsidR="007D4094" w:rsidRPr="008A34FA" w:rsidRDefault="003C127A">
            <w:pPr>
              <w:rPr>
                <w:ins w:id="774" w:author="Abbas Rizvi" w:date="2026-06-21T00:00:00Z"/>
                <w:rFonts w:ascii="Aptos Narrow" w:hAnsi="Aptos Narrow" w:cstheme="minorHAnsi"/>
                <w:sz w:val="18"/>
              </w:rPr>
            </w:pPr>
            <w:ins w:id="775" w:author="Abbas Rizvi" w:date="2026-06-21T00:00:00Z">
              <w:r w:rsidRPr="008A34FA">
                <w:rPr>
                  <w:rFonts w:ascii="Aptos Narrow" w:hAnsi="Aptos Narrow" w:cstheme="minorHAnsi"/>
                  <w:sz w:val="18"/>
                </w:rPr>
                <w:t>80 MHz</w:t>
              </w:r>
            </w:ins>
          </w:p>
        </w:tc>
        <w:tc>
          <w:tcPr>
            <w:tcW w:w="1100" w:type="dxa"/>
          </w:tcPr>
          <w:p w14:paraId="108F0D10" w14:textId="77777777" w:rsidR="007D4094" w:rsidRPr="008A34FA" w:rsidRDefault="003C127A">
            <w:pPr>
              <w:rPr>
                <w:ins w:id="776" w:author="Abbas Rizvi" w:date="2026-06-21T00:00:00Z"/>
                <w:rFonts w:ascii="Aptos Narrow" w:hAnsi="Aptos Narrow" w:cstheme="minorHAnsi"/>
                <w:sz w:val="18"/>
              </w:rPr>
            </w:pPr>
            <w:ins w:id="777" w:author="Abbas Rizvi" w:date="2026-06-21T00:00:00Z">
              <w:r w:rsidRPr="008A34FA">
                <w:rPr>
                  <w:rFonts w:ascii="Aptos Narrow" w:hAnsi="Aptos Narrow" w:cstheme="minorHAnsi"/>
                  <w:sz w:val="18"/>
                </w:rPr>
                <w:t>Kanal 44 (5220 MHz)</w:t>
              </w:r>
            </w:ins>
          </w:p>
        </w:tc>
        <w:tc>
          <w:tcPr>
            <w:tcW w:w="1600" w:type="dxa"/>
          </w:tcPr>
          <w:p w14:paraId="5AF4E3D2" w14:textId="77777777" w:rsidR="007D4094" w:rsidRPr="008A34FA" w:rsidRDefault="003C127A">
            <w:pPr>
              <w:rPr>
                <w:ins w:id="778" w:author="Abbas Rizvi" w:date="2026-06-21T00:00:00Z"/>
                <w:rFonts w:ascii="Aptos Narrow" w:hAnsi="Aptos Narrow" w:cstheme="minorHAnsi"/>
                <w:sz w:val="18"/>
              </w:rPr>
            </w:pPr>
            <w:ins w:id="779" w:author="Abbas Rizvi" w:date="2026-06-21T00:00:00Z">
              <w:r w:rsidRPr="008A34FA">
                <w:rPr>
                  <w:rFonts w:ascii="Aptos Narrow" w:hAnsi="Aptos Narrow" w:cstheme="minorHAnsi"/>
                  <w:sz w:val="18"/>
                </w:rPr>
                <w:t>15 dBm</w:t>
              </w:r>
            </w:ins>
          </w:p>
        </w:tc>
      </w:tr>
      <w:tr w:rsidR="007D4094" w:rsidRPr="008A34FA" w14:paraId="527BC490" w14:textId="77777777">
        <w:trPr>
          <w:ins w:id="780" w:author="Abbas Rizvi" w:date="2026-06-21T00:00:00Z"/>
        </w:trPr>
        <w:tc>
          <w:tcPr>
            <w:tcW w:w="1200" w:type="dxa"/>
          </w:tcPr>
          <w:p w14:paraId="22E11565" w14:textId="77777777" w:rsidR="007D4094" w:rsidRPr="008A34FA" w:rsidRDefault="003C127A">
            <w:pPr>
              <w:rPr>
                <w:ins w:id="781" w:author="Abbas Rizvi" w:date="2026-06-21T00:00:00Z"/>
                <w:rFonts w:ascii="Aptos Narrow" w:hAnsi="Aptos Narrow" w:cstheme="minorHAnsi"/>
                <w:sz w:val="18"/>
              </w:rPr>
            </w:pPr>
            <w:ins w:id="782" w:author="Abbas Rizvi" w:date="2026-06-21T00:00:00Z">
              <w:r w:rsidRPr="008A34FA">
                <w:rPr>
                  <w:rFonts w:ascii="Aptos Narrow" w:hAnsi="Aptos Narrow" w:cstheme="minorHAnsi"/>
                  <w:sz w:val="18"/>
                </w:rPr>
                <w:t>Wagen B</w:t>
              </w:r>
            </w:ins>
          </w:p>
        </w:tc>
        <w:tc>
          <w:tcPr>
            <w:tcW w:w="900" w:type="dxa"/>
          </w:tcPr>
          <w:p w14:paraId="2FFE7692" w14:textId="77777777" w:rsidR="007D4094" w:rsidRPr="008A34FA" w:rsidRDefault="003C127A">
            <w:pPr>
              <w:rPr>
                <w:ins w:id="783" w:author="Abbas Rizvi" w:date="2026-06-21T00:00:00Z"/>
                <w:rFonts w:ascii="Aptos Narrow" w:hAnsi="Aptos Narrow" w:cstheme="minorHAnsi"/>
                <w:sz w:val="18"/>
              </w:rPr>
            </w:pPr>
            <w:ins w:id="784" w:author="Abbas Rizvi" w:date="2026-06-21T00:00:00Z">
              <w:r w:rsidRPr="008A34FA">
                <w:rPr>
                  <w:rFonts w:ascii="Aptos Narrow" w:hAnsi="Aptos Narrow" w:cstheme="minorHAnsi"/>
                  <w:sz w:val="18"/>
                </w:rPr>
                <w:t>AP1</w:t>
              </w:r>
            </w:ins>
          </w:p>
        </w:tc>
        <w:tc>
          <w:tcPr>
            <w:tcW w:w="1860" w:type="dxa"/>
          </w:tcPr>
          <w:p w14:paraId="50177F54" w14:textId="77777777" w:rsidR="007D4094" w:rsidRPr="008A34FA" w:rsidRDefault="003C127A">
            <w:pPr>
              <w:rPr>
                <w:ins w:id="785" w:author="Abbas Rizvi" w:date="2026-06-21T00:00:00Z"/>
                <w:rFonts w:ascii="Aptos Narrow" w:hAnsi="Aptos Narrow" w:cstheme="minorHAnsi"/>
                <w:sz w:val="18"/>
              </w:rPr>
            </w:pPr>
            <w:ins w:id="786" w:author="Abbas Rizvi" w:date="2026-06-21T00:00:00Z">
              <w:r w:rsidRPr="008A34FA">
                <w:rPr>
                  <w:rFonts w:ascii="Aptos Narrow" w:hAnsi="Aptos Narrow" w:cstheme="minorHAnsi"/>
                  <w:sz w:val="18"/>
                </w:rPr>
                <w:t>5 GHz</w:t>
              </w:r>
            </w:ins>
          </w:p>
        </w:tc>
        <w:tc>
          <w:tcPr>
            <w:tcW w:w="1300" w:type="dxa"/>
          </w:tcPr>
          <w:p w14:paraId="307C8D83" w14:textId="77777777" w:rsidR="007D4094" w:rsidRPr="008A34FA" w:rsidRDefault="003C127A">
            <w:pPr>
              <w:rPr>
                <w:ins w:id="787" w:author="Abbas Rizvi" w:date="2026-06-21T00:00:00Z"/>
                <w:rFonts w:ascii="Aptos Narrow" w:hAnsi="Aptos Narrow" w:cstheme="minorHAnsi"/>
                <w:sz w:val="18"/>
              </w:rPr>
            </w:pPr>
            <w:ins w:id="788" w:author="Abbas Rizvi" w:date="2026-06-21T00:00:00Z">
              <w:r w:rsidRPr="008A34FA">
                <w:rPr>
                  <w:rFonts w:ascii="Aptos Narrow" w:hAnsi="Aptos Narrow" w:cstheme="minorHAnsi"/>
                  <w:sz w:val="18"/>
                </w:rPr>
                <w:t>80 MHz</w:t>
              </w:r>
            </w:ins>
          </w:p>
        </w:tc>
        <w:tc>
          <w:tcPr>
            <w:tcW w:w="1100" w:type="dxa"/>
          </w:tcPr>
          <w:p w14:paraId="354DA5D2" w14:textId="77777777" w:rsidR="007D4094" w:rsidRPr="008A34FA" w:rsidRDefault="003C127A">
            <w:pPr>
              <w:rPr>
                <w:ins w:id="789" w:author="Abbas Rizvi" w:date="2026-06-21T00:00:00Z"/>
                <w:rFonts w:ascii="Aptos Narrow" w:hAnsi="Aptos Narrow" w:cstheme="minorHAnsi"/>
                <w:sz w:val="18"/>
              </w:rPr>
            </w:pPr>
            <w:ins w:id="790" w:author="Abbas Rizvi" w:date="2026-06-21T00:00:00Z">
              <w:r w:rsidRPr="008A34FA">
                <w:rPr>
                  <w:rFonts w:ascii="Aptos Narrow" w:hAnsi="Aptos Narrow" w:cstheme="minorHAnsi"/>
                  <w:sz w:val="18"/>
                </w:rPr>
                <w:t>Kanal 36 (5180 MHz)</w:t>
              </w:r>
            </w:ins>
          </w:p>
        </w:tc>
        <w:tc>
          <w:tcPr>
            <w:tcW w:w="1600" w:type="dxa"/>
          </w:tcPr>
          <w:p w14:paraId="7EDF2AD9" w14:textId="77777777" w:rsidR="007D4094" w:rsidRPr="008A34FA" w:rsidRDefault="003C127A">
            <w:pPr>
              <w:rPr>
                <w:ins w:id="791" w:author="Abbas Rizvi" w:date="2026-06-21T00:00:00Z"/>
                <w:rFonts w:ascii="Aptos Narrow" w:hAnsi="Aptos Narrow" w:cstheme="minorHAnsi"/>
                <w:sz w:val="18"/>
              </w:rPr>
            </w:pPr>
            <w:ins w:id="792" w:author="Abbas Rizvi" w:date="2026-06-21T00:00:00Z">
              <w:r w:rsidRPr="008A34FA">
                <w:rPr>
                  <w:rFonts w:ascii="Aptos Narrow" w:hAnsi="Aptos Narrow" w:cstheme="minorHAnsi"/>
                  <w:sz w:val="18"/>
                </w:rPr>
                <w:t>15 dBm</w:t>
              </w:r>
            </w:ins>
          </w:p>
        </w:tc>
      </w:tr>
      <w:tr w:rsidR="007D4094" w:rsidRPr="008A34FA" w14:paraId="1FB57CEF" w14:textId="77777777">
        <w:trPr>
          <w:ins w:id="793" w:author="Abbas Rizvi" w:date="2026-06-21T00:00:00Z"/>
        </w:trPr>
        <w:tc>
          <w:tcPr>
            <w:tcW w:w="1200" w:type="dxa"/>
          </w:tcPr>
          <w:p w14:paraId="71309A5B" w14:textId="77777777" w:rsidR="007D4094" w:rsidRPr="008A34FA" w:rsidRDefault="003C127A">
            <w:pPr>
              <w:rPr>
                <w:ins w:id="794" w:author="Abbas Rizvi" w:date="2026-06-21T00:00:00Z"/>
                <w:rFonts w:ascii="Aptos Narrow" w:hAnsi="Aptos Narrow" w:cstheme="minorHAnsi"/>
                <w:sz w:val="18"/>
              </w:rPr>
            </w:pPr>
            <w:ins w:id="795" w:author="Abbas Rizvi" w:date="2026-06-21T00:00:00Z">
              <w:r w:rsidRPr="008A34FA">
                <w:rPr>
                  <w:rFonts w:ascii="Aptos Narrow" w:hAnsi="Aptos Narrow" w:cstheme="minorHAnsi"/>
                  <w:sz w:val="18"/>
                </w:rPr>
                <w:t>Wagen B</w:t>
              </w:r>
            </w:ins>
          </w:p>
        </w:tc>
        <w:tc>
          <w:tcPr>
            <w:tcW w:w="900" w:type="dxa"/>
          </w:tcPr>
          <w:p w14:paraId="709E9149" w14:textId="77777777" w:rsidR="007D4094" w:rsidRPr="008A34FA" w:rsidRDefault="003C127A">
            <w:pPr>
              <w:rPr>
                <w:ins w:id="796" w:author="Abbas Rizvi" w:date="2026-06-21T00:00:00Z"/>
                <w:rFonts w:ascii="Aptos Narrow" w:hAnsi="Aptos Narrow" w:cstheme="minorHAnsi"/>
                <w:sz w:val="18"/>
              </w:rPr>
            </w:pPr>
            <w:ins w:id="797" w:author="Abbas Rizvi" w:date="2026-06-21T00:00:00Z">
              <w:r w:rsidRPr="008A34FA">
                <w:rPr>
                  <w:rFonts w:ascii="Aptos Narrow" w:hAnsi="Aptos Narrow" w:cstheme="minorHAnsi"/>
                  <w:sz w:val="18"/>
                </w:rPr>
                <w:t>AP2</w:t>
              </w:r>
            </w:ins>
          </w:p>
        </w:tc>
        <w:tc>
          <w:tcPr>
            <w:tcW w:w="1860" w:type="dxa"/>
          </w:tcPr>
          <w:p w14:paraId="0E38A405" w14:textId="77777777" w:rsidR="007D4094" w:rsidRPr="008A34FA" w:rsidRDefault="003C127A">
            <w:pPr>
              <w:rPr>
                <w:ins w:id="798" w:author="Abbas Rizvi" w:date="2026-06-21T00:00:00Z"/>
                <w:rFonts w:ascii="Aptos Narrow" w:hAnsi="Aptos Narrow" w:cstheme="minorHAnsi"/>
                <w:sz w:val="18"/>
              </w:rPr>
            </w:pPr>
            <w:ins w:id="799" w:author="Abbas Rizvi" w:date="2026-06-21T00:00:00Z">
              <w:r w:rsidRPr="008A34FA">
                <w:rPr>
                  <w:rFonts w:ascii="Aptos Narrow" w:hAnsi="Aptos Narrow" w:cstheme="minorHAnsi"/>
                  <w:sz w:val="18"/>
                </w:rPr>
                <w:t>2.4 GHz</w:t>
              </w:r>
            </w:ins>
          </w:p>
        </w:tc>
        <w:tc>
          <w:tcPr>
            <w:tcW w:w="1300" w:type="dxa"/>
          </w:tcPr>
          <w:p w14:paraId="2DF90918" w14:textId="77777777" w:rsidR="007D4094" w:rsidRPr="008A34FA" w:rsidRDefault="003C127A">
            <w:pPr>
              <w:rPr>
                <w:ins w:id="800" w:author="Abbas Rizvi" w:date="2026-06-21T00:00:00Z"/>
                <w:rFonts w:ascii="Aptos Narrow" w:hAnsi="Aptos Narrow" w:cstheme="minorHAnsi"/>
                <w:sz w:val="18"/>
              </w:rPr>
            </w:pPr>
            <w:ins w:id="801" w:author="Abbas Rizvi" w:date="2026-06-21T00:00:00Z">
              <w:r w:rsidRPr="008A34FA">
                <w:rPr>
                  <w:rFonts w:ascii="Aptos Narrow" w:hAnsi="Aptos Narrow" w:cstheme="minorHAnsi"/>
                  <w:sz w:val="18"/>
                </w:rPr>
                <w:t>20 MHz</w:t>
              </w:r>
            </w:ins>
          </w:p>
        </w:tc>
        <w:tc>
          <w:tcPr>
            <w:tcW w:w="1100" w:type="dxa"/>
          </w:tcPr>
          <w:p w14:paraId="45DE96D0" w14:textId="77777777" w:rsidR="007D4094" w:rsidRPr="008A34FA" w:rsidRDefault="003C127A">
            <w:pPr>
              <w:rPr>
                <w:ins w:id="802" w:author="Abbas Rizvi" w:date="2026-06-21T00:00:00Z"/>
                <w:rFonts w:ascii="Aptos Narrow" w:hAnsi="Aptos Narrow" w:cstheme="minorHAnsi"/>
                <w:sz w:val="18"/>
              </w:rPr>
            </w:pPr>
            <w:ins w:id="803" w:author="Abbas Rizvi" w:date="2026-06-21T00:00:00Z">
              <w:r w:rsidRPr="008A34FA">
                <w:rPr>
                  <w:rFonts w:ascii="Aptos Narrow" w:hAnsi="Aptos Narrow" w:cstheme="minorHAnsi"/>
                  <w:sz w:val="18"/>
                </w:rPr>
                <w:t>Kanal 1 (2412 MHz)</w:t>
              </w:r>
            </w:ins>
          </w:p>
        </w:tc>
        <w:tc>
          <w:tcPr>
            <w:tcW w:w="1600" w:type="dxa"/>
          </w:tcPr>
          <w:p w14:paraId="074C9324" w14:textId="77777777" w:rsidR="007D4094" w:rsidRPr="008A34FA" w:rsidRDefault="003C127A">
            <w:pPr>
              <w:rPr>
                <w:ins w:id="804" w:author="Abbas Rizvi" w:date="2026-06-21T00:00:00Z"/>
                <w:rFonts w:ascii="Aptos Narrow" w:hAnsi="Aptos Narrow" w:cstheme="minorHAnsi"/>
                <w:sz w:val="18"/>
              </w:rPr>
            </w:pPr>
            <w:ins w:id="805" w:author="Abbas Rizvi" w:date="2026-06-21T00:00:00Z">
              <w:r w:rsidRPr="008A34FA">
                <w:rPr>
                  <w:rFonts w:ascii="Aptos Narrow" w:hAnsi="Aptos Narrow" w:cstheme="minorHAnsi"/>
                  <w:sz w:val="18"/>
                </w:rPr>
                <w:t>15 dBm</w:t>
              </w:r>
            </w:ins>
          </w:p>
        </w:tc>
      </w:tr>
      <w:tr w:rsidR="007D4094" w:rsidRPr="008A34FA" w14:paraId="380BD1BF" w14:textId="77777777">
        <w:trPr>
          <w:ins w:id="806" w:author="Abbas Rizvi" w:date="2026-06-21T00:00:00Z"/>
        </w:trPr>
        <w:tc>
          <w:tcPr>
            <w:tcW w:w="1200" w:type="dxa"/>
          </w:tcPr>
          <w:p w14:paraId="1086A0CA" w14:textId="77777777" w:rsidR="007D4094" w:rsidRPr="008A34FA" w:rsidRDefault="003C127A">
            <w:pPr>
              <w:rPr>
                <w:ins w:id="807" w:author="Abbas Rizvi" w:date="2026-06-21T00:00:00Z"/>
                <w:rFonts w:ascii="Aptos Narrow" w:hAnsi="Aptos Narrow" w:cstheme="minorHAnsi"/>
                <w:sz w:val="18"/>
              </w:rPr>
            </w:pPr>
            <w:ins w:id="808" w:author="Abbas Rizvi" w:date="2026-06-21T00:00:00Z">
              <w:r w:rsidRPr="008A34FA">
                <w:rPr>
                  <w:rFonts w:ascii="Aptos Narrow" w:hAnsi="Aptos Narrow" w:cstheme="minorHAnsi"/>
                  <w:sz w:val="18"/>
                </w:rPr>
                <w:lastRenderedPageBreak/>
                <w:t>Wagen B</w:t>
              </w:r>
            </w:ins>
          </w:p>
        </w:tc>
        <w:tc>
          <w:tcPr>
            <w:tcW w:w="900" w:type="dxa"/>
          </w:tcPr>
          <w:p w14:paraId="17D30F32" w14:textId="77777777" w:rsidR="007D4094" w:rsidRPr="008A34FA" w:rsidRDefault="003C127A">
            <w:pPr>
              <w:rPr>
                <w:ins w:id="809" w:author="Abbas Rizvi" w:date="2026-06-21T00:00:00Z"/>
                <w:rFonts w:ascii="Aptos Narrow" w:hAnsi="Aptos Narrow" w:cstheme="minorHAnsi"/>
                <w:sz w:val="18"/>
              </w:rPr>
            </w:pPr>
            <w:ins w:id="810" w:author="Abbas Rizvi" w:date="2026-06-21T00:00:00Z">
              <w:r w:rsidRPr="008A34FA">
                <w:rPr>
                  <w:rFonts w:ascii="Aptos Narrow" w:hAnsi="Aptos Narrow" w:cstheme="minorHAnsi"/>
                  <w:sz w:val="18"/>
                </w:rPr>
                <w:t>AP3</w:t>
              </w:r>
            </w:ins>
          </w:p>
        </w:tc>
        <w:tc>
          <w:tcPr>
            <w:tcW w:w="1860" w:type="dxa"/>
          </w:tcPr>
          <w:p w14:paraId="16FAB248" w14:textId="77777777" w:rsidR="007D4094" w:rsidRPr="008A34FA" w:rsidRDefault="003C127A">
            <w:pPr>
              <w:rPr>
                <w:ins w:id="811" w:author="Abbas Rizvi" w:date="2026-06-21T00:00:00Z"/>
                <w:rFonts w:ascii="Aptos Narrow" w:hAnsi="Aptos Narrow" w:cstheme="minorHAnsi"/>
                <w:sz w:val="18"/>
              </w:rPr>
            </w:pPr>
            <w:ins w:id="812" w:author="Abbas Rizvi" w:date="2026-06-21T00:00:00Z">
              <w:r w:rsidRPr="008A34FA">
                <w:rPr>
                  <w:rFonts w:ascii="Aptos Narrow" w:hAnsi="Aptos Narrow" w:cstheme="minorHAnsi"/>
                  <w:sz w:val="18"/>
                </w:rPr>
                <w:t>2.4 GHz</w:t>
              </w:r>
            </w:ins>
          </w:p>
        </w:tc>
        <w:tc>
          <w:tcPr>
            <w:tcW w:w="1300" w:type="dxa"/>
          </w:tcPr>
          <w:p w14:paraId="2A9621B7" w14:textId="77777777" w:rsidR="007D4094" w:rsidRPr="008A34FA" w:rsidRDefault="003C127A">
            <w:pPr>
              <w:rPr>
                <w:ins w:id="813" w:author="Abbas Rizvi" w:date="2026-06-21T00:00:00Z"/>
                <w:rFonts w:ascii="Aptos Narrow" w:hAnsi="Aptos Narrow" w:cstheme="minorHAnsi"/>
                <w:sz w:val="18"/>
              </w:rPr>
            </w:pPr>
            <w:ins w:id="814" w:author="Abbas Rizvi" w:date="2026-06-21T00:00:00Z">
              <w:r w:rsidRPr="008A34FA">
                <w:rPr>
                  <w:rFonts w:ascii="Aptos Narrow" w:hAnsi="Aptos Narrow" w:cstheme="minorHAnsi"/>
                  <w:sz w:val="18"/>
                </w:rPr>
                <w:t>20 MHz</w:t>
              </w:r>
            </w:ins>
          </w:p>
        </w:tc>
        <w:tc>
          <w:tcPr>
            <w:tcW w:w="1100" w:type="dxa"/>
          </w:tcPr>
          <w:p w14:paraId="5C982DBD" w14:textId="77777777" w:rsidR="007D4094" w:rsidRPr="008A34FA" w:rsidRDefault="003C127A">
            <w:pPr>
              <w:rPr>
                <w:ins w:id="815" w:author="Abbas Rizvi" w:date="2026-06-21T00:00:00Z"/>
                <w:rFonts w:ascii="Aptos Narrow" w:hAnsi="Aptos Narrow" w:cstheme="minorHAnsi"/>
                <w:sz w:val="18"/>
              </w:rPr>
            </w:pPr>
            <w:ins w:id="816" w:author="Abbas Rizvi" w:date="2026-06-21T00:00:00Z">
              <w:r w:rsidRPr="008A34FA">
                <w:rPr>
                  <w:rFonts w:ascii="Aptos Narrow" w:hAnsi="Aptos Narrow" w:cstheme="minorHAnsi"/>
                  <w:sz w:val="18"/>
                </w:rPr>
                <w:t>Kanal 11 (2462 MHz)</w:t>
              </w:r>
            </w:ins>
          </w:p>
        </w:tc>
        <w:tc>
          <w:tcPr>
            <w:tcW w:w="1600" w:type="dxa"/>
          </w:tcPr>
          <w:p w14:paraId="551F97B5" w14:textId="77777777" w:rsidR="007D4094" w:rsidRPr="008A34FA" w:rsidRDefault="003C127A">
            <w:pPr>
              <w:rPr>
                <w:ins w:id="817" w:author="Abbas Rizvi" w:date="2026-06-21T00:00:00Z"/>
                <w:rFonts w:ascii="Aptos Narrow" w:hAnsi="Aptos Narrow" w:cstheme="minorHAnsi"/>
                <w:sz w:val="18"/>
              </w:rPr>
            </w:pPr>
            <w:ins w:id="818" w:author="Abbas Rizvi" w:date="2026-06-21T00:00:00Z">
              <w:r w:rsidRPr="008A34FA">
                <w:rPr>
                  <w:rFonts w:ascii="Aptos Narrow" w:hAnsi="Aptos Narrow" w:cstheme="minorHAnsi"/>
                  <w:sz w:val="18"/>
                </w:rPr>
                <w:t>15 dBm</w:t>
              </w:r>
            </w:ins>
          </w:p>
        </w:tc>
      </w:tr>
      <w:tr w:rsidR="007D4094" w:rsidRPr="008A34FA" w14:paraId="192FDACD" w14:textId="77777777">
        <w:trPr>
          <w:ins w:id="819" w:author="Abbas Rizvi" w:date="2026-06-21T00:00:00Z"/>
        </w:trPr>
        <w:tc>
          <w:tcPr>
            <w:tcW w:w="1200" w:type="dxa"/>
          </w:tcPr>
          <w:p w14:paraId="387A61CE" w14:textId="77777777" w:rsidR="007D4094" w:rsidRPr="008A34FA" w:rsidRDefault="003C127A">
            <w:pPr>
              <w:rPr>
                <w:ins w:id="820" w:author="Abbas Rizvi" w:date="2026-06-21T00:00:00Z"/>
                <w:rFonts w:ascii="Aptos Narrow" w:hAnsi="Aptos Narrow" w:cstheme="minorHAnsi"/>
                <w:sz w:val="18"/>
              </w:rPr>
            </w:pPr>
            <w:ins w:id="821" w:author="Abbas Rizvi" w:date="2026-06-21T00:00:00Z">
              <w:r w:rsidRPr="008A34FA">
                <w:rPr>
                  <w:rFonts w:ascii="Aptos Narrow" w:hAnsi="Aptos Narrow" w:cstheme="minorHAnsi"/>
                  <w:sz w:val="18"/>
                </w:rPr>
                <w:t>Wagen B</w:t>
              </w:r>
            </w:ins>
          </w:p>
        </w:tc>
        <w:tc>
          <w:tcPr>
            <w:tcW w:w="900" w:type="dxa"/>
          </w:tcPr>
          <w:p w14:paraId="4A06F85F" w14:textId="77777777" w:rsidR="007D4094" w:rsidRPr="008A34FA" w:rsidRDefault="003C127A">
            <w:pPr>
              <w:rPr>
                <w:ins w:id="822" w:author="Abbas Rizvi" w:date="2026-06-21T00:00:00Z"/>
                <w:rFonts w:ascii="Aptos Narrow" w:hAnsi="Aptos Narrow" w:cstheme="minorHAnsi"/>
                <w:sz w:val="18"/>
              </w:rPr>
            </w:pPr>
            <w:ins w:id="823" w:author="Abbas Rizvi" w:date="2026-06-21T00:00:00Z">
              <w:r w:rsidRPr="008A34FA">
                <w:rPr>
                  <w:rFonts w:ascii="Aptos Narrow" w:hAnsi="Aptos Narrow" w:cstheme="minorHAnsi"/>
                  <w:sz w:val="18"/>
                </w:rPr>
                <w:t>AP4</w:t>
              </w:r>
            </w:ins>
          </w:p>
        </w:tc>
        <w:tc>
          <w:tcPr>
            <w:tcW w:w="1860" w:type="dxa"/>
          </w:tcPr>
          <w:p w14:paraId="08733ADE" w14:textId="77777777" w:rsidR="007D4094" w:rsidRPr="008A34FA" w:rsidRDefault="003C127A">
            <w:pPr>
              <w:rPr>
                <w:ins w:id="824" w:author="Abbas Rizvi" w:date="2026-06-21T00:00:00Z"/>
                <w:rFonts w:ascii="Aptos Narrow" w:hAnsi="Aptos Narrow" w:cstheme="minorHAnsi"/>
                <w:sz w:val="18"/>
              </w:rPr>
            </w:pPr>
            <w:ins w:id="825" w:author="Abbas Rizvi" w:date="2026-06-21T00:00:00Z">
              <w:r w:rsidRPr="008A34FA">
                <w:rPr>
                  <w:rFonts w:ascii="Aptos Narrow" w:hAnsi="Aptos Narrow" w:cstheme="minorHAnsi"/>
                  <w:sz w:val="18"/>
                </w:rPr>
                <w:t>5 GHz</w:t>
              </w:r>
            </w:ins>
          </w:p>
        </w:tc>
        <w:tc>
          <w:tcPr>
            <w:tcW w:w="1300" w:type="dxa"/>
          </w:tcPr>
          <w:p w14:paraId="47A60EC5" w14:textId="77777777" w:rsidR="007D4094" w:rsidRPr="008A34FA" w:rsidRDefault="003C127A">
            <w:pPr>
              <w:rPr>
                <w:ins w:id="826" w:author="Abbas Rizvi" w:date="2026-06-21T00:00:00Z"/>
                <w:rFonts w:ascii="Aptos Narrow" w:hAnsi="Aptos Narrow" w:cstheme="minorHAnsi"/>
                <w:sz w:val="18"/>
              </w:rPr>
            </w:pPr>
            <w:ins w:id="827" w:author="Abbas Rizvi" w:date="2026-06-21T00:00:00Z">
              <w:r w:rsidRPr="008A34FA">
                <w:rPr>
                  <w:rFonts w:ascii="Aptos Narrow" w:hAnsi="Aptos Narrow" w:cstheme="minorHAnsi"/>
                  <w:sz w:val="18"/>
                </w:rPr>
                <w:t>80 MHz</w:t>
              </w:r>
            </w:ins>
          </w:p>
        </w:tc>
        <w:tc>
          <w:tcPr>
            <w:tcW w:w="1100" w:type="dxa"/>
          </w:tcPr>
          <w:p w14:paraId="48917747" w14:textId="77777777" w:rsidR="007D4094" w:rsidRPr="008A34FA" w:rsidRDefault="003C127A">
            <w:pPr>
              <w:rPr>
                <w:ins w:id="828" w:author="Abbas Rizvi" w:date="2026-06-21T00:00:00Z"/>
                <w:rFonts w:ascii="Aptos Narrow" w:hAnsi="Aptos Narrow" w:cstheme="minorHAnsi"/>
                <w:sz w:val="18"/>
              </w:rPr>
            </w:pPr>
            <w:ins w:id="829" w:author="Abbas Rizvi" w:date="2026-06-21T00:00:00Z">
              <w:r w:rsidRPr="008A34FA">
                <w:rPr>
                  <w:rFonts w:ascii="Aptos Narrow" w:hAnsi="Aptos Narrow" w:cstheme="minorHAnsi"/>
                  <w:sz w:val="18"/>
                </w:rPr>
                <w:t>Kanal 44 (5220 MHz)</w:t>
              </w:r>
            </w:ins>
          </w:p>
        </w:tc>
        <w:tc>
          <w:tcPr>
            <w:tcW w:w="1600" w:type="dxa"/>
          </w:tcPr>
          <w:p w14:paraId="0F99C539" w14:textId="77777777" w:rsidR="007D4094" w:rsidRPr="008A34FA" w:rsidRDefault="003C127A">
            <w:pPr>
              <w:rPr>
                <w:ins w:id="830" w:author="Abbas Rizvi" w:date="2026-06-21T00:00:00Z"/>
                <w:rFonts w:ascii="Aptos Narrow" w:hAnsi="Aptos Narrow" w:cstheme="minorHAnsi"/>
                <w:sz w:val="18"/>
              </w:rPr>
            </w:pPr>
            <w:ins w:id="831" w:author="Abbas Rizvi" w:date="2026-06-21T00:00:00Z">
              <w:r w:rsidRPr="008A34FA">
                <w:rPr>
                  <w:rFonts w:ascii="Aptos Narrow" w:hAnsi="Aptos Narrow" w:cstheme="minorHAnsi"/>
                  <w:sz w:val="18"/>
                </w:rPr>
                <w:t>15 dBm</w:t>
              </w:r>
            </w:ins>
          </w:p>
        </w:tc>
      </w:tr>
    </w:tbl>
    <w:p w14:paraId="2C0708D5" w14:textId="77777777" w:rsidR="007D4094" w:rsidRPr="008A34FA" w:rsidRDefault="003C127A">
      <w:pPr>
        <w:rPr>
          <w:ins w:id="832" w:author="Abbas Rizvi" w:date="2026-06-21T00:00:00Z"/>
          <w:rFonts w:ascii="Aptos Narrow" w:hAnsi="Aptos Narrow"/>
        </w:rPr>
      </w:pPr>
      <w:ins w:id="833" w:author="Abbas Rizvi" w:date="2026-06-21T00:00:00Z">
        <w:r w:rsidRPr="008A34FA">
          <w:rPr>
            <w:rFonts w:ascii="Aptos Narrow" w:hAnsi="Aptos Narrow"/>
          </w:rPr>
          <w:t>Hinweis: Die CAT-Variante (5-Teiler, 4705) folgt demselben Schema; eine separate Kanalvorlage liegt derzeit nicht vor und wird nach Bereitstellung ergänzt.</w:t>
        </w:r>
      </w:ins>
    </w:p>
    <w:p w14:paraId="328C8D0B" w14:textId="77777777" w:rsidR="0036318C" w:rsidRPr="008A34FA" w:rsidRDefault="00D45FC0">
      <w:pPr>
        <w:pStyle w:val="Heading2"/>
        <w:rPr>
          <w:rFonts w:ascii="Aptos Narrow" w:hAnsi="Aptos Narrow"/>
        </w:rPr>
      </w:pPr>
      <w:bookmarkStart w:id="834" w:name="_Toc231228606"/>
      <w:r w:rsidRPr="008A34FA">
        <w:rPr>
          <w:rFonts w:ascii="Aptos Narrow" w:hAnsi="Aptos Narrow"/>
        </w:rPr>
        <w:t>Backbone Ring-Redundanz (RSTP)</w:t>
      </w:r>
      <w:bookmarkEnd w:id="834"/>
    </w:p>
    <w:p w14:paraId="550B9F35" w14:textId="77777777" w:rsidR="0036318C" w:rsidRPr="008A34FA" w:rsidRDefault="00D45FC0">
      <w:pPr>
        <w:rPr>
          <w:rFonts w:ascii="Aptos Narrow" w:hAnsi="Aptos Narrow"/>
        </w:rPr>
      </w:pPr>
      <w:r w:rsidRPr="008A34FA">
        <w:rPr>
          <w:rFonts w:ascii="Aptos Narrow" w:hAnsi="Aptos Narrow"/>
        </w:rPr>
        <w:t>Der Zug-Backbone ist als Ringtopologie über die im Wagen verbauten 28-Port VDSRail-Switches aufgebaut. Als Redundanzmechanismus zur Vermeidung von Schleifen und zur automatischen Pfadumschaltung im Fehlerfall (z. B. Kabelbruch oder Switch-Ausfall) kommt das Rapid Spanning Tree Protocol (IEEE 802.1w, RSTP) zum Einsatz.</w:t>
      </w:r>
    </w:p>
    <w:p w14:paraId="39E7A7A5" w14:textId="77777777" w:rsidR="0036318C" w:rsidRPr="008A34FA" w:rsidRDefault="00D45FC0">
      <w:pPr>
        <w:rPr>
          <w:rFonts w:ascii="Aptos Narrow" w:hAnsi="Aptos Narrow"/>
        </w:rPr>
      </w:pPr>
      <w:r w:rsidRPr="008A34FA">
        <w:rPr>
          <w:rFonts w:ascii="Aptos Narrow" w:hAnsi="Aptos Narrow"/>
        </w:rPr>
        <w:t>Im Normalbetrieb wird ein Pfad des Rings logisch blockiert; im Fehlerfall wird er innerhalb der RSTP-Konvergenzzeit reaktiviert. Die typische Konvergenzzeit beträgt unter den im Dosto-Neu-Setup gegebenen Bedingungen etwa 10 Sekunden (siehe auch Abschnitt „Anforderungen“ – Tabelle Stadler-Anforderungen).</w:t>
      </w:r>
    </w:p>
    <w:p w14:paraId="0717344B" w14:textId="77777777" w:rsidR="0036318C" w:rsidRPr="008A34FA" w:rsidRDefault="00D45FC0">
      <w:pPr>
        <w:pStyle w:val="Heading3"/>
        <w:rPr>
          <w:rFonts w:ascii="Aptos Narrow" w:hAnsi="Aptos Narrow"/>
        </w:rPr>
      </w:pPr>
      <w:bookmarkStart w:id="835" w:name="_Toc231228607"/>
      <w:r w:rsidRPr="008A34FA">
        <w:rPr>
          <w:rFonts w:ascii="Aptos Narrow" w:hAnsi="Aptos Narrow"/>
        </w:rPr>
        <w:t>Priorisierung der STP-Master-Wahl</w:t>
      </w:r>
      <w:bookmarkEnd w:id="835"/>
    </w:p>
    <w:p w14:paraId="203DE270" w14:textId="77777777" w:rsidR="0036318C" w:rsidRPr="008A34FA" w:rsidRDefault="00D45FC0">
      <w:pPr>
        <w:rPr>
          <w:rFonts w:ascii="Aptos Narrow" w:hAnsi="Aptos Narrow"/>
        </w:rPr>
      </w:pPr>
      <w:r w:rsidRPr="008A34FA">
        <w:rPr>
          <w:rFonts w:ascii="Aptos Narrow" w:hAnsi="Aptos Narrow"/>
        </w:rPr>
        <w:t>Die RSTP-Priorität wird je Switch konfiguriert, um eine deterministische Master-Auswahl im Ring zu gewährleisten:</w:t>
      </w:r>
    </w:p>
    <w:p w14:paraId="01249737"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Der Switch, der direkt mit der CCU verbunden ist (Master-Wagen), erhält die niedrigste Priorität (0) und wird im Normalbetrieb zum STP-Root.</w:t>
      </w:r>
    </w:p>
    <w:p w14:paraId="73C9D91E"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Sekundäre Switches am gleichen Ende der CCU erhalten Priorität 4096.</w:t>
      </w:r>
    </w:p>
    <w:p w14:paraId="219B4053"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Alle übrigen Switches im Backbone laufen mit der Standardpriorität. Fällt der priorisierte Switch aus, übernimmt der nächste Switch entsprechend seiner MAC-Adresse die Root-Rolle.</w:t>
      </w:r>
    </w:p>
    <w:p w14:paraId="5BFF68DF" w14:textId="77777777" w:rsidR="0036318C" w:rsidRPr="008A34FA" w:rsidRDefault="00D45FC0">
      <w:pPr>
        <w:pStyle w:val="Heading3"/>
        <w:rPr>
          <w:rFonts w:ascii="Aptos Narrow" w:hAnsi="Aptos Narrow"/>
        </w:rPr>
      </w:pPr>
      <w:bookmarkStart w:id="836" w:name="_Toc231228608"/>
      <w:r w:rsidRPr="008A34FA">
        <w:rPr>
          <w:rFonts w:ascii="Aptos Narrow" w:hAnsi="Aptos Narrow"/>
        </w:rPr>
        <w:t>Edge-Ports an Client-Schnittstellen</w:t>
      </w:r>
      <w:bookmarkEnd w:id="836"/>
    </w:p>
    <w:p w14:paraId="7067201B" w14:textId="77777777" w:rsidR="0036318C" w:rsidRPr="008A34FA" w:rsidRDefault="00D45FC0">
      <w:pPr>
        <w:rPr>
          <w:rFonts w:ascii="Aptos Narrow" w:hAnsi="Aptos Narrow"/>
        </w:rPr>
      </w:pPr>
      <w:r w:rsidRPr="008A34FA">
        <w:rPr>
          <w:rFonts w:ascii="Aptos Narrow" w:hAnsi="Aptos Narrow"/>
        </w:rPr>
        <w:t>Alle Switch-Ports, an denen Endgeräte oder Drittsysteme angeschlossen sind (z. B. Access-Points, RDC, FIS, CCTV, Sprechstellen), werden mit der Option „spanning-tree edge“ konfiguriert. Edge-Ports gehen beim Link-Up direkt in den Forwarding-Zustand über und durchlaufen weder Listening noch Learning. Damit wird verhindert, dass das Anstecken eines Endgerätes eine Neuberechnung des Spannbaums auslöst, und die Verfügbarkeit am Client-Port wird auf wenige Hundert Millisekunden reduziert.</w:t>
      </w:r>
    </w:p>
    <w:p w14:paraId="3F4797A1" w14:textId="77777777" w:rsidR="0036318C" w:rsidRPr="008A34FA" w:rsidRDefault="00D45FC0">
      <w:pPr>
        <w:pStyle w:val="Heading3"/>
        <w:rPr>
          <w:rFonts w:ascii="Aptos Narrow" w:hAnsi="Aptos Narrow"/>
        </w:rPr>
      </w:pPr>
      <w:bookmarkStart w:id="837" w:name="_Toc231228609"/>
      <w:commentRangeStart w:id="838"/>
      <w:commentRangeStart w:id="839"/>
      <w:r w:rsidRPr="008A34FA">
        <w:rPr>
          <w:rFonts w:ascii="Aptos Narrow" w:hAnsi="Aptos Narrow"/>
        </w:rPr>
        <w:t>Verhalten bei Mehrfachtraktion</w:t>
      </w:r>
      <w:bookmarkEnd w:id="837"/>
    </w:p>
    <w:p w14:paraId="3890E404" w14:textId="77777777" w:rsidR="0036318C" w:rsidRPr="008A34FA" w:rsidRDefault="00D45FC0">
      <w:pPr>
        <w:rPr>
          <w:rFonts w:ascii="Aptos Narrow" w:hAnsi="Aptos Narrow"/>
        </w:rPr>
      </w:pPr>
      <w:del w:id="840" w:author="Abbas Rizvi" w:date="2026-06-20T00:00:00Z">
        <w:r w:rsidRPr="008A34FA">
          <w:rPr>
            <w:rFonts w:ascii="Aptos Narrow" w:hAnsi="Aptos Narrow"/>
          </w:rPr>
          <w:delText>Bei Mehrfachtraktion werden die für die Multi-Traktion vorgesehenen Switch-Ports als Trunk konfiguriert (alle relevanten Stadler-VLANs). RSTP läuft transparent über die Kupplungs-OctiConn-Verbindungen weiter. Da die Frontkupplungs-Verbindung mit 1 Gbit/s ausgelegt ist (Dellner OctiConn, CAT 6a/CAT 7), bildet sie den begrenzenden Faktor zwischen zwei Fahrzeugen. Die Pfadkosten der Kupplungsstrecken werden so gewählt, dass der innerhalb des Fahrzeugs gebildete Ring bevorzugt wird und der Multi-Traktions-Pfad nur dann genutzt wird, wenn die direkte Wagenverbindung im Fahrzeug ausgefallen ist.</w:delText>
        </w:r>
      </w:del>
      <w:ins w:id="841" w:author="Abbas Rizvi" w:date="2026-06-20T00:00:00Z">
        <w:r w:rsidRPr="008A34FA">
          <w:rPr>
            <w:rFonts w:ascii="Aptos Narrow" w:hAnsi="Aptos Narrow"/>
          </w:rPr>
          <w:t>Bei Mehrfachtraktion werden die für die Multi-Traktion vorgesehenen Frontkupplungs-Ports (e0-2) als Trunk konfiguriert und transportieren ausschließlich VLAN 5 (Video) und VLAN 15. RSTP läuft transparent über die Kupplungs-</w:t>
        </w:r>
        <w:r w:rsidRPr="008A34FA">
          <w:rPr>
            <w:rFonts w:ascii="Aptos Narrow" w:hAnsi="Aptos Narrow"/>
          </w:rPr>
          <w:lastRenderedPageBreak/>
          <w:t>OctiConn-Verbindungen weiter und gewährleistet, dass zwischen zwei Fahrzeugen stets nur eine Kupplungsverbindung aktiv ist (die redundante Strecke wird blockiert). Da die Frontkupplungs-Verbindung mit 1 Gbit/s ausgelegt ist (Dellner OctiConn, CAT 6a/CAT 7), bildet sie den begrenzenden Faktor zwischen zwei Fahrzeugen. Die Pfadkosten der Kupplungsstrecken sind — fahrzeugunabhängig und an beiden Linkenden identisch — so gewählt, dass der fahrzeuginterne Ring in allen Szenarien der bevorzugte Forwarding-Pfad bleibt; die Kupplung ist ein eingeschränkter Inter-Train-Pfad, kein regulärer aktiver Ringpfad.</w:t>
        </w:r>
      </w:ins>
      <w:commentRangeEnd w:id="838"/>
      <w:r w:rsidR="008A34FA" w:rsidRPr="008A34FA">
        <w:rPr>
          <w:rStyle w:val="CommentReference"/>
          <w:rFonts w:ascii="Aptos Narrow" w:hAnsi="Aptos Narrow"/>
          <w:sz w:val="22"/>
          <w:szCs w:val="20"/>
        </w:rPr>
        <w:commentReference w:id="838"/>
      </w:r>
      <w:commentRangeEnd w:id="839"/>
      <w:r w:rsidRPr="008A34FA">
        <w:rPr>
          <w:rStyle w:val="CommentReference"/>
          <w:rFonts w:ascii="Aptos Narrow" w:hAnsi="Aptos Narrow"/>
          <w:sz w:val="22"/>
          <w:szCs w:val="20"/>
        </w:rPr>
        <w:commentReference w:id="839"/>
      </w:r>
    </w:p>
    <w:p w14:paraId="29882FD7" w14:textId="77777777" w:rsidR="0036318C" w:rsidRPr="008A34FA" w:rsidRDefault="00D45FC0">
      <w:pPr>
        <w:pStyle w:val="Heading3"/>
        <w:rPr>
          <w:rFonts w:ascii="Aptos Narrow" w:hAnsi="Aptos Narrow"/>
        </w:rPr>
      </w:pPr>
      <w:bookmarkStart w:id="842" w:name="_Toc231228610"/>
      <w:r w:rsidRPr="008A34FA">
        <w:rPr>
          <w:rFonts w:ascii="Aptos Narrow" w:hAnsi="Aptos Narrow"/>
        </w:rPr>
        <w:t>Coldrelay-Bypass als Ergänzung zu RSTP</w:t>
      </w:r>
      <w:bookmarkEnd w:id="842"/>
    </w:p>
    <w:p w14:paraId="68A02265" w14:textId="77777777" w:rsidR="0036318C" w:rsidRPr="008A34FA" w:rsidRDefault="00D45FC0">
      <w:pPr>
        <w:rPr>
          <w:rFonts w:ascii="Aptos Narrow" w:hAnsi="Aptos Narrow"/>
        </w:rPr>
      </w:pPr>
      <w:r w:rsidRPr="008A34FA">
        <w:rPr>
          <w:rFonts w:ascii="Aptos Narrow" w:hAnsi="Aptos Narrow"/>
        </w:rPr>
        <w:t>Zusätzlich zu RSTP sind die Backbone-Ports der Switches mit einem „Coldrelay-Bypass“ ausgestattet. Bei einem Switch-Ausfall werden die zwei Backbone-Ports des betroffenen Switches hardwareseitig gebrückt, sodass der Ring-Datenverkehr auch ohne Eingriff von RSTP ungehindert weiterläuft. Coldrelay-Bypass schützt damit gegen Switch-Hardwarefehler, während RSTP gegen Kabel- und Linkfehler schützt. Beide Mechanismen sind komplementär und werden parallel betrieben.</w:t>
      </w:r>
    </w:p>
    <w:p w14:paraId="62546DFB" w14:textId="77777777" w:rsidR="00EE6C0C" w:rsidRPr="008A34FA" w:rsidRDefault="00001F1B" w:rsidP="00EE6C0C">
      <w:pPr>
        <w:pStyle w:val="Heading2"/>
        <w:rPr>
          <w:rFonts w:ascii="Aptos Narrow" w:hAnsi="Aptos Narrow"/>
        </w:rPr>
      </w:pPr>
      <w:bookmarkStart w:id="843" w:name="_Toc231228611"/>
      <w:r w:rsidRPr="008A34FA">
        <w:rPr>
          <w:rFonts w:ascii="Aptos Narrow" w:hAnsi="Aptos Narrow"/>
        </w:rPr>
        <w:t>Backend</w:t>
      </w:r>
      <w:bookmarkEnd w:id="843"/>
    </w:p>
    <w:p w14:paraId="5C0C2899"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Im Rahmen des Projektes </w:t>
      </w:r>
      <w:r w:rsidRPr="008A34FA">
        <w:rPr>
          <w:rFonts w:ascii="Aptos Narrow" w:hAnsi="Aptos Narrow"/>
          <w:b/>
          <w:bCs/>
          <w:lang w:val="de-DE" w:eastAsia="ja-JP"/>
        </w:rPr>
        <w:t>DOSTO Neu</w:t>
      </w:r>
      <w:r w:rsidRPr="008A34FA">
        <w:rPr>
          <w:rFonts w:ascii="Aptos Narrow" w:hAnsi="Aptos Narrow"/>
          <w:lang w:val="de-DE" w:eastAsia="ja-JP"/>
        </w:rPr>
        <w:t xml:space="preserve"> wird ein Backend im Rechenzentrum von </w:t>
      </w:r>
      <w:r w:rsidRPr="008A34FA">
        <w:rPr>
          <w:rFonts w:ascii="Aptos Narrow" w:hAnsi="Aptos Narrow"/>
          <w:b/>
          <w:bCs/>
          <w:lang w:val="de-DE" w:eastAsia="ja-JP"/>
        </w:rPr>
        <w:t xml:space="preserve">NextLayer Austria </w:t>
      </w:r>
      <w:r w:rsidRPr="008A34FA">
        <w:rPr>
          <w:rFonts w:ascii="Aptos Narrow" w:hAnsi="Aptos Narrow"/>
          <w:lang w:val="de-DE" w:eastAsia="ja-JP"/>
        </w:rPr>
        <w:t xml:space="preserve">bereitgestellt. Dabei kommt die proprietäre </w:t>
      </w:r>
      <w:r w:rsidRPr="008A34FA">
        <w:rPr>
          <w:rFonts w:ascii="Aptos Narrow" w:hAnsi="Aptos Narrow"/>
          <w:b/>
          <w:bCs/>
          <w:lang w:val="de-DE" w:eastAsia="ja-JP"/>
        </w:rPr>
        <w:t>MAR5-Software</w:t>
      </w:r>
      <w:r w:rsidRPr="008A34FA">
        <w:rPr>
          <w:rFonts w:ascii="Aptos Narrow" w:hAnsi="Aptos Narrow"/>
          <w:lang w:val="de-DE" w:eastAsia="ja-JP"/>
        </w:rPr>
        <w:t xml:space="preserve"> zum Einsatz, die als </w:t>
      </w:r>
      <w:r w:rsidRPr="008A34FA">
        <w:rPr>
          <w:rFonts w:ascii="Aptos Narrow" w:hAnsi="Aptos Narrow"/>
          <w:b/>
          <w:bCs/>
          <w:lang w:val="de-DE" w:eastAsia="ja-JP"/>
        </w:rPr>
        <w:t>VPN-Lösung</w:t>
      </w:r>
      <w:r w:rsidRPr="008A34FA">
        <w:rPr>
          <w:rFonts w:ascii="Aptos Narrow" w:hAnsi="Aptos Narrow"/>
          <w:lang w:val="de-DE" w:eastAsia="ja-JP"/>
        </w:rPr>
        <w:t xml:space="preserve"> fungiert.</w:t>
      </w:r>
      <w:r w:rsidRPr="008A34FA">
        <w:rPr>
          <w:rFonts w:ascii="Aptos Narrow" w:hAnsi="Aptos Narrow"/>
          <w:lang w:val="de-DE" w:eastAsia="ja-JP"/>
        </w:rPr>
        <w:br/>
        <w:t xml:space="preserve">Die Central Control Units (CCUs) kommunizieren </w:t>
      </w:r>
      <w:r w:rsidRPr="008A34FA">
        <w:rPr>
          <w:rFonts w:ascii="Aptos Narrow" w:hAnsi="Aptos Narrow"/>
          <w:b/>
          <w:bCs/>
          <w:lang w:val="de-DE" w:eastAsia="ja-JP"/>
        </w:rPr>
        <w:t>ausschließlich über MAR5</w:t>
      </w:r>
      <w:r w:rsidRPr="008A34FA">
        <w:rPr>
          <w:rFonts w:ascii="Aptos Narrow" w:hAnsi="Aptos Narrow"/>
          <w:lang w:val="de-DE" w:eastAsia="ja-JP"/>
        </w:rPr>
        <w:t xml:space="preserve"> mit dem Backend. </w:t>
      </w:r>
    </w:p>
    <w:p w14:paraId="5FD33BB8" w14:textId="1C2209D4" w:rsidR="00AE7BEC" w:rsidRPr="008A34FA" w:rsidRDefault="00A80FD9" w:rsidP="00341756">
      <w:pPr>
        <w:rPr>
          <w:rFonts w:ascii="Aptos Narrow" w:hAnsi="Aptos Narrow"/>
          <w:lang w:val="de-DE" w:eastAsia="ja-JP"/>
        </w:rPr>
      </w:pPr>
      <w:r w:rsidRPr="008A34FA">
        <w:rPr>
          <w:rFonts w:ascii="Aptos Narrow" w:hAnsi="Aptos Narrow"/>
          <w:lang w:val="de-DE" w:eastAsia="ja-JP"/>
        </w:rPr>
        <w:t>Mehrere Backend-Server sind für unterschiedliche Zuggruppen zuständig, um die Bandbreite zu optimieren und „Single Points of Failure“ zu vermeiden. Eine direkte Weiterleitung von Datenpaketen aus Fremdnetzen ist nicht möglich – der gesamte externe Datenverkehr wird an der CCU per NAT umgesetzt.</w:t>
      </w:r>
    </w:p>
    <w:p w14:paraId="45A6FE3A" w14:textId="77777777" w:rsidR="00341756" w:rsidRPr="008A34FA" w:rsidRDefault="00341756" w:rsidP="00341756">
      <w:pPr>
        <w:pStyle w:val="Heading3"/>
        <w:rPr>
          <w:rFonts w:ascii="Aptos Narrow" w:hAnsi="Aptos Narrow"/>
          <w:lang w:val="de-DE" w:eastAsia="ja-JP"/>
        </w:rPr>
      </w:pPr>
      <w:bookmarkStart w:id="844" w:name="_Toc231228612"/>
      <w:r w:rsidRPr="008A34FA">
        <w:rPr>
          <w:rFonts w:ascii="Aptos Narrow" w:hAnsi="Aptos Narrow"/>
          <w:lang w:val="de-DE" w:eastAsia="ja-JP"/>
        </w:rPr>
        <w:t>Netzwerkstruktur und Adressierung</w:t>
      </w:r>
      <w:bookmarkEnd w:id="844"/>
    </w:p>
    <w:p w14:paraId="3273BEA1" w14:textId="778C7823" w:rsidR="00341756" w:rsidRPr="008A34FA" w:rsidRDefault="00341756" w:rsidP="00341756">
      <w:pPr>
        <w:rPr>
          <w:rFonts w:ascii="Aptos Narrow" w:hAnsi="Aptos Narrow"/>
          <w:lang w:val="de-DE" w:eastAsia="ja-JP"/>
        </w:rPr>
      </w:pPr>
      <w:r w:rsidRPr="008A34FA">
        <w:rPr>
          <w:rFonts w:ascii="Aptos Narrow" w:hAnsi="Aptos Narrow"/>
          <w:lang w:val="de-DE" w:eastAsia="ja-JP"/>
        </w:rPr>
        <w:t>Das Backend nutzt für die Dosto-Neu-Flotte (Nomad Connect Project ID 51</w:t>
      </w:r>
      <w:ins w:id="845" w:author="Milutinovic Nenad (PV)" w:date="2026-06-09T17:26:00Z" w16du:dateUtc="2026-06-09T15:26:00Z">
        <w:del w:id="846" w:author="Abbas Rizvi" w:date="2026-06-17T11:00:00Z">
          <w:r w:rsidRPr="008A34FA">
            <w:rPr>
              <w:rFonts w:ascii="Aptos Narrow" w:hAnsi="Aptos Narrow"/>
              <w:lang w:val="de-DE" w:eastAsia="ja-JP"/>
            </w:rPr>
            <w:delText>5</w:delText>
          </w:r>
        </w:del>
      </w:ins>
      <w:del w:id="847" w:author="Milutinovic Nenad (PV)" w:date="2026-06-09T17:26:00Z" w16du:dateUtc="2026-06-09T15:26:00Z">
        <w:r w:rsidRPr="008A34FA">
          <w:rPr>
            <w:rFonts w:ascii="Aptos Narrow" w:hAnsi="Aptos Narrow"/>
            <w:lang w:val="de-DE" w:eastAsia="ja-JP"/>
          </w:rPr>
          <w:delText>)</w:delText>
        </w:r>
      </w:del>
      <w:ins w:id="848" w:author="Abbas Rizvi" w:date="2026-06-17T11:00:00Z">
        <w:r w:rsidRPr="008A34FA">
          <w:rPr>
            <w:rFonts w:ascii="Aptos Narrow" w:hAnsi="Aptos Narrow"/>
            <w:lang w:val="de-DE" w:eastAsia="ja-JP"/>
          </w:rPr>
          <w:t>)</w:t>
        </w:r>
      </w:ins>
      <w:r w:rsidRPr="008A34FA">
        <w:rPr>
          <w:rFonts w:ascii="Aptos Narrow" w:hAnsi="Aptos Narrow"/>
          <w:lang w:val="de-DE" w:eastAsia="ja-JP"/>
        </w:rPr>
        <w:t xml:space="preserve"> den Adressbereich </w:t>
      </w:r>
      <w:commentRangeStart w:id="849"/>
      <w:commentRangeStart w:id="850"/>
      <w:commentRangeStart w:id="851"/>
      <w:commentRangeStart w:id="852"/>
      <w:r w:rsidRPr="008A34FA">
        <w:rPr>
          <w:rFonts w:ascii="Aptos Narrow" w:hAnsi="Aptos Narrow"/>
          <w:b/>
          <w:bCs/>
          <w:lang w:val="de-DE" w:eastAsia="ja-JP"/>
        </w:rPr>
        <w:t>10</w:t>
      </w:r>
      <w:commentRangeEnd w:id="851"/>
      <w:r w:rsidR="008A34FA" w:rsidRPr="008A34FA">
        <w:rPr>
          <w:rStyle w:val="CommentReference"/>
          <w:rFonts w:ascii="Aptos Narrow" w:hAnsi="Aptos Narrow"/>
          <w:b/>
          <w:bCs/>
          <w:sz w:val="22"/>
          <w:szCs w:val="20"/>
          <w:lang w:val="de-DE" w:eastAsia="ja-JP"/>
        </w:rPr>
        <w:commentReference w:id="851"/>
      </w:r>
      <w:commentRangeEnd w:id="852"/>
      <w:r w:rsidRPr="008A34FA">
        <w:rPr>
          <w:rStyle w:val="CommentReference"/>
          <w:rFonts w:ascii="Aptos Narrow" w:hAnsi="Aptos Narrow"/>
          <w:b/>
          <w:bCs/>
          <w:sz w:val="22"/>
          <w:szCs w:val="20"/>
          <w:lang w:val="de-DE" w:eastAsia="ja-JP"/>
        </w:rPr>
        <w:commentReference w:id="852"/>
      </w:r>
      <w:r w:rsidRPr="008A34FA">
        <w:rPr>
          <w:rFonts w:ascii="Aptos Narrow" w:hAnsi="Aptos Narrow"/>
          <w:b/>
          <w:bCs/>
          <w:lang w:val="de-DE" w:eastAsia="ja-JP"/>
        </w:rPr>
        <w:t>.179.0.0/16</w:t>
      </w:r>
      <w:r w:rsidRPr="008A34FA">
        <w:rPr>
          <w:rFonts w:ascii="Aptos Narrow" w:hAnsi="Aptos Narrow"/>
          <w:lang w:val="de-DE" w:eastAsia="ja-JP"/>
        </w:rPr>
        <w:t>.</w:t>
      </w:r>
      <w:commentRangeEnd w:id="849"/>
      <w:r w:rsidR="008A34FA" w:rsidRPr="008A34FA">
        <w:rPr>
          <w:rStyle w:val="CommentReference"/>
          <w:rFonts w:ascii="Aptos Narrow" w:hAnsi="Aptos Narrow"/>
          <w:sz w:val="22"/>
          <w:szCs w:val="20"/>
          <w:lang w:val="de-DE" w:eastAsia="ja-JP"/>
        </w:rPr>
        <w:commentReference w:id="849"/>
      </w:r>
      <w:commentRangeEnd w:id="850"/>
      <w:r w:rsidRPr="008A34FA">
        <w:rPr>
          <w:rStyle w:val="CommentReference"/>
          <w:rFonts w:ascii="Aptos Narrow" w:hAnsi="Aptos Narrow"/>
          <w:sz w:val="22"/>
          <w:szCs w:val="20"/>
          <w:lang w:val="de-DE" w:eastAsia="ja-JP"/>
        </w:rPr>
        <w:commentReference w:id="850"/>
      </w:r>
    </w:p>
    <w:p w14:paraId="43B9AB7E" w14:textId="78816550" w:rsidR="00341756" w:rsidRPr="0028394F" w:rsidRDefault="00341756" w:rsidP="0028394F">
      <w:pPr>
        <w:numPr>
          <w:ilvl w:val="0"/>
          <w:numId w:val="10"/>
        </w:numPr>
        <w:rPr>
          <w:rFonts w:ascii="Aptos Narrow" w:hAnsi="Aptos Narrow"/>
          <w:lang w:val="de-DE" w:eastAsia="ja-JP"/>
        </w:rPr>
      </w:pPr>
      <w:r w:rsidRPr="008A34FA">
        <w:rPr>
          <w:rFonts w:ascii="Aptos Narrow" w:hAnsi="Aptos Narrow"/>
          <w:lang w:val="de-DE" w:eastAsia="ja-JP"/>
        </w:rPr>
        <w:t>Jeder Zug erhält das Subnetz 10.179.&lt;train-id&gt;.0/24.</w:t>
      </w:r>
    </w:p>
    <w:p w14:paraId="44F4E6AD"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Die maximale Gesamtkapazität beträgt </w:t>
      </w:r>
      <w:r w:rsidRPr="008A34FA">
        <w:rPr>
          <w:rFonts w:ascii="Aptos Narrow" w:hAnsi="Aptos Narrow"/>
          <w:b/>
          <w:bCs/>
          <w:lang w:val="de-DE" w:eastAsia="ja-JP"/>
        </w:rPr>
        <w:t>bis zu 255 Fahrzeuge (8-Bit-Fahrzeug-ID)</w:t>
      </w:r>
      <w:r w:rsidRPr="008A34FA">
        <w:rPr>
          <w:rFonts w:ascii="Aptos Narrow" w:hAnsi="Aptos Narrow"/>
          <w:lang w:val="de-DE" w:eastAsia="ja-JP"/>
        </w:rPr>
        <w:t>.</w:t>
      </w:r>
    </w:p>
    <w:p w14:paraId="024255E3" w14:textId="77777777" w:rsidR="00341756" w:rsidRPr="008A34FA" w:rsidRDefault="00341756" w:rsidP="00341756">
      <w:pPr>
        <w:rPr>
          <w:ins w:id="853" w:author="Abbas Rizvi" w:date="2026-06-17T11:00:00Z"/>
          <w:rFonts w:ascii="Aptos Narrow" w:hAnsi="Aptos Narrow"/>
          <w:lang w:val="de-DE" w:eastAsia="ja-JP"/>
        </w:rPr>
      </w:pPr>
      <w:ins w:id="854" w:author="Abbas Rizvi" w:date="2026-06-17T11:00:00Z">
        <w:r w:rsidRPr="008A34FA">
          <w:rPr>
            <w:rFonts w:ascii="Aptos Narrow" w:hAnsi="Aptos Narrow"/>
            <w:lang w:val="de-DE" w:eastAsia="ja-JP"/>
          </w:rPr>
          <w:t>Es handelt sich um dasselbe Backend; die beiden Kapitel beschreiben unterschiedliche Adressebenen: Der in Kapitel 3.2.2.3 (Zug-zu-Server-Zuweisung) angeführte Bereich 77.237.62.0/24 sind die öffentlichen IP-Adressen der Backend-seitigen MAR5 Home Agents. Der hier genannte Bereich 10.179.0.0/16 ist die fahrzeugseitige interne Adressierung (je Zug ein /24-Subnetz). Beide Ebenen gehören zum selben Backend und werden über die MAR5-VPN-Verbindung miteinander gekoppelt. Konkret liegen die öffentlichen IP-Adressen der MAR5 Home Agents im Bereich 77.237.62.210–218 (fünf TUN-IPs, je Home Agent eine). Die rund 51 Garnituren teilen sich diese fünf öffentlichen Adressen, d. h. etwa zehn Garnituren je öffentlicher NAT-IP. Die fahrzeugseitige Adressierung (10.179.&lt;train-id&gt;.0/24) wird über die MAR5-VPN-Verbindung auf den jeweiligen Home Agent geführt und dort per SNAT auf dessen öffentliche TUN-IP übersetzt (Double-NAT: CCU-seitig und Backend-seitig).</w:t>
        </w:r>
      </w:ins>
    </w:p>
    <w:p w14:paraId="024255E4" w14:textId="77777777" w:rsidR="00AE7BEC" w:rsidRPr="008A34FA" w:rsidRDefault="00AE7BEC" w:rsidP="00341756">
      <w:pPr>
        <w:rPr>
          <w:rFonts w:ascii="Aptos Narrow" w:hAnsi="Aptos Narrow"/>
          <w:lang w:val="de-DE" w:eastAsia="ja-JP"/>
        </w:rPr>
      </w:pPr>
    </w:p>
    <w:p w14:paraId="45E5B38A" w14:textId="77777777" w:rsidR="00341756" w:rsidRPr="008A34FA" w:rsidRDefault="00341756" w:rsidP="00341756">
      <w:pPr>
        <w:pStyle w:val="Heading3"/>
        <w:rPr>
          <w:rFonts w:ascii="Aptos Narrow" w:hAnsi="Aptos Narrow"/>
          <w:lang w:val="de-DE" w:eastAsia="ja-JP"/>
        </w:rPr>
      </w:pPr>
      <w:bookmarkStart w:id="855" w:name="_Toc231228613"/>
      <w:r w:rsidRPr="008A34FA">
        <w:rPr>
          <w:rFonts w:ascii="Aptos Narrow" w:hAnsi="Aptos Narrow"/>
          <w:lang w:val="de-DE" w:eastAsia="ja-JP"/>
        </w:rPr>
        <w:lastRenderedPageBreak/>
        <w:t>Kapazität und Verteilung</w:t>
      </w:r>
      <w:bookmarkEnd w:id="855"/>
    </w:p>
    <w:p w14:paraId="18259951" w14:textId="77777777" w:rsidR="00321054" w:rsidRPr="008A34FA" w:rsidRDefault="00341756" w:rsidP="00341756">
      <w:pPr>
        <w:rPr>
          <w:rFonts w:ascii="Aptos Narrow" w:hAnsi="Aptos Narrow"/>
          <w:lang w:val="de-DE" w:eastAsia="ja-JP"/>
        </w:rPr>
      </w:pPr>
      <w:commentRangeStart w:id="856"/>
      <w:r w:rsidRPr="008A34FA">
        <w:rPr>
          <w:rFonts w:ascii="Aptos Narrow" w:hAnsi="Aptos Narrow"/>
          <w:lang w:val="de-DE" w:eastAsia="ja-JP"/>
        </w:rPr>
        <w:t xml:space="preserve">Zur Sicherstellung einer Datenbandbreite von </w:t>
      </w:r>
      <w:r w:rsidRPr="008A34FA">
        <w:rPr>
          <w:rFonts w:ascii="Aptos Narrow" w:hAnsi="Aptos Narrow"/>
          <w:b/>
          <w:bCs/>
          <w:lang w:val="de-DE" w:eastAsia="ja-JP"/>
        </w:rPr>
        <w:t>120 Mbit/s pro CCU</w:t>
      </w:r>
      <w:r w:rsidRPr="008A34FA">
        <w:rPr>
          <w:rFonts w:ascii="Aptos Narrow" w:hAnsi="Aptos Narrow"/>
          <w:lang w:val="de-DE" w:eastAsia="ja-JP"/>
        </w:rPr>
        <w:t xml:space="preserve"> werden </w:t>
      </w:r>
      <w:r w:rsidRPr="008A34FA">
        <w:rPr>
          <w:rFonts w:ascii="Aptos Narrow" w:hAnsi="Aptos Narrow"/>
          <w:b/>
          <w:bCs/>
          <w:lang w:val="de-DE" w:eastAsia="ja-JP"/>
        </w:rPr>
        <w:t>fünf MAR5 Home Agents</w:t>
      </w:r>
      <w:r w:rsidRPr="008A34FA">
        <w:rPr>
          <w:rFonts w:ascii="Aptos Narrow" w:hAnsi="Aptos Narrow"/>
          <w:lang w:val="de-DE" w:eastAsia="ja-JP"/>
        </w:rPr>
        <w:t xml:space="preserve"> eingesetzt (ein sechster Home Agent ist in Bereitstellung).</w:t>
      </w:r>
      <w:commentRangeEnd w:id="856"/>
      <w:r w:rsidR="008A34FA" w:rsidRPr="008A34FA">
        <w:rPr>
          <w:rStyle w:val="CommentReference"/>
          <w:rFonts w:ascii="Aptos Narrow" w:hAnsi="Aptos Narrow"/>
          <w:sz w:val="22"/>
          <w:szCs w:val="20"/>
          <w:lang w:val="de-DE" w:eastAsia="ja-JP"/>
        </w:rPr>
        <w:commentReference w:id="856"/>
      </w:r>
    </w:p>
    <w:p w14:paraId="75777D48"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Zur Erhöhung der Redundanz erfolgt die </w:t>
      </w:r>
      <w:r w:rsidRPr="008A34FA">
        <w:rPr>
          <w:rFonts w:ascii="Aptos Narrow" w:hAnsi="Aptos Narrow"/>
          <w:b/>
          <w:bCs/>
          <w:lang w:val="de-DE" w:eastAsia="ja-JP"/>
        </w:rPr>
        <w:t>Verteilung der Flottentypen auf die Home Agents</w:t>
      </w:r>
      <w:r w:rsidRPr="008A34FA">
        <w:rPr>
          <w:rFonts w:ascii="Aptos Narrow" w:hAnsi="Aptos Narrow"/>
          <w:lang w:val="de-DE" w:eastAsia="ja-JP"/>
        </w:rPr>
        <w:t xml:space="preserve"> so, dass ein Server stets zwei unterschiedliche Garniturtypen betreut. </w:t>
      </w:r>
      <w:commentRangeStart w:id="857"/>
      <w:r w:rsidRPr="008A34FA">
        <w:rPr>
          <w:rFonts w:ascii="Aptos Narrow" w:hAnsi="Aptos Narrow"/>
          <w:lang w:val="de-DE" w:eastAsia="ja-JP"/>
        </w:rPr>
        <w:t>Dadurch kann bei Ausfall eines Servers der Betrieb der restlichen Flotte ohne Einschränkungen fortgeführt werden</w:t>
      </w:r>
      <w:commentRangeEnd w:id="857"/>
      <w:r w:rsidR="008A34FA" w:rsidRPr="008A34FA">
        <w:rPr>
          <w:rStyle w:val="CommentReference"/>
          <w:rFonts w:ascii="Aptos Narrow" w:hAnsi="Aptos Narrow"/>
          <w:sz w:val="22"/>
          <w:szCs w:val="20"/>
          <w:lang w:val="de-DE" w:eastAsia="ja-JP"/>
        </w:rPr>
        <w:commentReference w:id="857"/>
      </w:r>
      <w:r w:rsidRPr="008A34FA">
        <w:rPr>
          <w:rFonts w:ascii="Aptos Narrow" w:hAnsi="Aptos Narrow"/>
          <w:lang w:val="de-DE" w:eastAsia="ja-JP"/>
        </w:rPr>
        <w:t>.</w:t>
      </w:r>
    </w:p>
    <w:p w14:paraId="040E30A1" w14:textId="77777777" w:rsidR="00341756" w:rsidRPr="008A34FA" w:rsidRDefault="00341756" w:rsidP="00341756">
      <w:pPr>
        <w:rPr>
          <w:ins w:id="858" w:author="Abbas Rizvi" w:date="2026-06-21T00:00:00Z"/>
          <w:rFonts w:ascii="Aptos Narrow" w:hAnsi="Aptos Narrow"/>
          <w:lang w:val="de-DE" w:eastAsia="ja-JP"/>
        </w:rPr>
      </w:pPr>
      <w:ins w:id="859" w:author="Abbas Rizvi" w:date="2026-06-21T00:00:00Z">
        <w:r w:rsidRPr="008A34FA">
          <w:rPr>
            <w:rFonts w:ascii="Aptos Narrow" w:hAnsi="Aptos Narrow"/>
            <w:lang w:val="de-DE" w:eastAsia="ja-JP"/>
          </w:rPr>
          <w:t xml:space="preserve">Lastverteilung: Die Zuordnung erfolgt statisch nach dem Project-ID-51-Schema; jede Garnitur ist einem festen Home Agent zugeordnet (rund zehn Garnituren je Server). Da jeder Home Agent zwei unterschiedliche Garniturtypen mit etwa gleicher Last betreut, sind starke Ungleichgewichte unwahrscheinlich. Die garantierte Bandbreite von </w:t>
        </w:r>
        <w:r w:rsidRPr="008A34FA">
          <w:rPr>
            <w:rFonts w:ascii="Aptos Narrow" w:hAnsi="Aptos Narrow"/>
            <w:b/>
            <w:bCs/>
            <w:lang w:val="de-DE" w:eastAsia="ja-JP"/>
          </w:rPr>
          <w:t>120 Mbit/s je CCU</w:t>
        </w:r>
        <w:r w:rsidRPr="008A34FA">
          <w:rPr>
            <w:rFonts w:ascii="Aptos Narrow" w:hAnsi="Aptos Narrow"/>
            <w:lang w:val="de-DE" w:eastAsia="ja-JP"/>
          </w:rPr>
          <w:t xml:space="preserve"> ist ein konservativer Mindestwert, der auch bei ungleichmäßiger Last und im Fehlerfall eingehalten wird; das typische Spitzen-Headroom liegt auf der aktuell ausgebauten Gesamtkapazität von 10 Gbit/s bei rund </w:t>
        </w:r>
        <w:r w:rsidRPr="008A34FA">
          <w:rPr>
            <w:rFonts w:ascii="Aptos Narrow" w:hAnsi="Aptos Narrow"/>
            <w:b/>
            <w:bCs/>
            <w:lang w:val="de-DE" w:eastAsia="ja-JP"/>
          </w:rPr>
          <w:t>230 Mbit/s je Garnitur</w:t>
        </w:r>
        <w:r w:rsidRPr="008A34FA">
          <w:rPr>
            <w:rFonts w:ascii="Aptos Narrow" w:hAnsi="Aptos Narrow"/>
            <w:lang w:val="de-DE" w:eastAsia="ja-JP"/>
          </w:rPr>
          <w:t xml:space="preserve"> (10 Gbit/s / 51 Garnituren bei 85 % gleichzeitig aktiver Flotte). Nomad informiert ÖBB, sobald die anhaltende Spitzenlast 80 % der vorgesehenen Bandbreite (≈8 Gbit/s) überschreitet; ÖBB kann dann die Fair-Use-Policy anpassen oder über eine Variation Order zusätzliche Bandbreite anfordern.</w:t>
        </w:r>
      </w:ins>
    </w:p>
    <w:p w14:paraId="040E3097" w14:textId="4AD9F247" w:rsidR="00AE7BEC" w:rsidRPr="008A34FA" w:rsidRDefault="00341756" w:rsidP="00341756">
      <w:pPr>
        <w:rPr>
          <w:rFonts w:ascii="Aptos Narrow" w:hAnsi="Aptos Narrow"/>
          <w:lang w:val="de-DE" w:eastAsia="ja-JP"/>
        </w:rPr>
      </w:pPr>
      <w:ins w:id="860" w:author="Abbas Rizvi" w:date="2026-06-21T00:00:00Z">
        <w:r w:rsidRPr="008A34FA">
          <w:rPr>
            <w:rFonts w:ascii="Aptos Narrow" w:hAnsi="Aptos Narrow"/>
            <w:lang w:val="de-DE" w:eastAsia="ja-JP"/>
          </w:rPr>
          <w:t>Fehlerfall und sechster Home Agent: Beim Ausfall eines Home Agents verbleiben vier Server mit 8 Gbit/s Gesamtkapazität; die garantierte Bandbreite von 120 Mbit/s je CCU bleibt damit erhalten (rechnerisch ~157 Mbit/s je Garnitur bei voller, gleichzeitig aktiver Flotte). Der sechste MAR5 Home Agent (in Bereitstellung) erhöht sowohl die Redundanz als auch die Gesamtkapazität: im Normalbetrieb trägt er zur Lastverteilung bei (6 × 2 Gbit/s = 12 Gbit/s), im Fehlerfall stellt er zusätzliche Reserve bereit, sodass auch bei Ausfall eines Servers die volle 10-Gbit/s-Auslegung erhalten bleibt (N+1).</w:t>
        </w:r>
      </w:ins>
    </w:p>
    <w:p w14:paraId="2F6AC708" w14:textId="77777777" w:rsidR="00341756" w:rsidRPr="008A34FA" w:rsidRDefault="00341756" w:rsidP="00341756">
      <w:pPr>
        <w:pStyle w:val="Heading3"/>
        <w:rPr>
          <w:rFonts w:ascii="Aptos Narrow" w:hAnsi="Aptos Narrow"/>
          <w:lang w:val="de-DE" w:eastAsia="ja-JP"/>
        </w:rPr>
      </w:pPr>
      <w:bookmarkStart w:id="861" w:name="_Toc231228614"/>
      <w:r w:rsidRPr="008A34FA">
        <w:rPr>
          <w:rFonts w:ascii="Aptos Narrow" w:hAnsi="Aptos Narrow"/>
          <w:lang w:val="de-DE" w:eastAsia="ja-JP"/>
        </w:rPr>
        <w:t>Gehostete Server und Dienste</w:t>
      </w:r>
      <w:bookmarkEnd w:id="861"/>
    </w:p>
    <w:p w14:paraId="2E623DE5"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Im Backend werden folgende zentralen Systeme und Dienste betrieben:</w:t>
      </w:r>
    </w:p>
    <w:p w14:paraId="09ED58AE"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Zentrale NMS-Datenbank</w:t>
      </w:r>
      <w:r w:rsidRPr="008A34FA">
        <w:rPr>
          <w:rFonts w:ascii="Aptos Narrow" w:hAnsi="Aptos Narrow"/>
          <w:sz w:val="20"/>
          <w:lang w:val="de-DE" w:eastAsia="ja-JP"/>
        </w:rPr>
        <w:t xml:space="preserve"> – Speicherung und Verwaltung sämtlicher Netzwerk-Monitoring-Daten</w:t>
      </w:r>
    </w:p>
    <w:p w14:paraId="716FC08F"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DNS-Server für das CDC</w:t>
      </w:r>
      <w:r w:rsidRPr="008A34FA">
        <w:rPr>
          <w:rFonts w:ascii="Aptos Narrow" w:hAnsi="Aptos Narrow"/>
          <w:sz w:val="20"/>
          <w:lang w:val="de-DE" w:eastAsia="ja-JP"/>
        </w:rPr>
        <w:t xml:space="preserve"> – interne Namensauflösung für Control Data Center</w:t>
      </w:r>
    </w:p>
    <w:p w14:paraId="673B1460"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DNS-Server mit Blacklisting für Züge</w:t>
      </w:r>
      <w:r w:rsidRPr="008A34FA">
        <w:rPr>
          <w:rFonts w:ascii="Aptos Narrow" w:hAnsi="Aptos Narrow"/>
          <w:sz w:val="20"/>
          <w:lang w:val="de-DE" w:eastAsia="ja-JP"/>
        </w:rPr>
        <w:t xml:space="preserve"> – Filterung und Kontrolle von DNS-Anfragen</w:t>
      </w:r>
    </w:p>
    <w:p w14:paraId="60898C67"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Central Router</w:t>
      </w:r>
      <w:r w:rsidRPr="008A34FA">
        <w:rPr>
          <w:rFonts w:ascii="Aptos Narrow" w:hAnsi="Aptos Narrow"/>
          <w:sz w:val="20"/>
          <w:lang w:val="de-DE" w:eastAsia="ja-JP"/>
        </w:rPr>
        <w:t xml:space="preserve"> – zentrale Routinginstanz für den gesamten Backend-Datenverkehr</w:t>
      </w:r>
    </w:p>
    <w:p w14:paraId="17DC29FB"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MAR5 Home Agent</w:t>
      </w:r>
      <w:r w:rsidRPr="008A34FA">
        <w:rPr>
          <w:rFonts w:ascii="Aptos Narrow" w:hAnsi="Aptos Narrow"/>
          <w:sz w:val="20"/>
          <w:lang w:val="de-DE" w:eastAsia="ja-JP"/>
        </w:rPr>
        <w:t xml:space="preserve"> – VPN-Endpunkt für CCU-Verbindungen und Datenweiterleitung</w:t>
      </w:r>
    </w:p>
    <w:p w14:paraId="74433E7F"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MongoDB-Server für NMS</w:t>
      </w:r>
      <w:r w:rsidRPr="008A34FA">
        <w:rPr>
          <w:rFonts w:ascii="Aptos Narrow" w:hAnsi="Aptos Narrow"/>
          <w:sz w:val="20"/>
          <w:lang w:val="de-DE" w:eastAsia="ja-JP"/>
        </w:rPr>
        <w:t xml:space="preserve"> – persistente Speicherung von Monitoring-Informationen</w:t>
      </w:r>
    </w:p>
    <w:p w14:paraId="52C196CE"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MQTT HiveMQ Broker</w:t>
      </w:r>
      <w:r w:rsidRPr="008A34FA">
        <w:rPr>
          <w:rFonts w:ascii="Aptos Narrow" w:hAnsi="Aptos Narrow"/>
          <w:sz w:val="20"/>
          <w:lang w:val="de-DE" w:eastAsia="ja-JP"/>
        </w:rPr>
        <w:t xml:space="preserve"> – Nachrichtenvermittlung für IoT-/Telemetriedaten</w:t>
      </w:r>
    </w:p>
    <w:p w14:paraId="67C342A9"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NMS-Applikationsserver</w:t>
      </w:r>
      <w:r w:rsidRPr="008A34FA">
        <w:rPr>
          <w:rFonts w:ascii="Aptos Narrow" w:hAnsi="Aptos Narrow"/>
          <w:sz w:val="20"/>
          <w:lang w:val="de-DE" w:eastAsia="ja-JP"/>
        </w:rPr>
        <w:t xml:space="preserve"> – Bereitstellung der Netzwerkmanagement-Software</w:t>
      </w:r>
    </w:p>
    <w:p w14:paraId="48E147D4"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Apache Web Proxy</w:t>
      </w:r>
      <w:r w:rsidRPr="008A34FA">
        <w:rPr>
          <w:rFonts w:ascii="Aptos Narrow" w:hAnsi="Aptos Narrow"/>
          <w:sz w:val="20"/>
          <w:lang w:val="de-DE" w:eastAsia="ja-JP"/>
        </w:rPr>
        <w:t xml:space="preserve"> – Web-Proxy für Backend-Dienste</w:t>
      </w:r>
    </w:p>
    <w:p w14:paraId="058D6237"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RTL-Batch-Verarbeitung</w:t>
      </w:r>
      <w:r w:rsidRPr="008A34FA">
        <w:rPr>
          <w:rFonts w:ascii="Aptos Narrow" w:hAnsi="Aptos Narrow"/>
          <w:sz w:val="20"/>
          <w:lang w:val="de-DE" w:eastAsia="ja-JP"/>
        </w:rPr>
        <w:t xml:space="preserve"> – zeitgesteuerte Verarbeitung von Betriebsdaten</w:t>
      </w:r>
    </w:p>
    <w:p w14:paraId="1BFD956D"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RTL-Log-Kollektor</w:t>
      </w:r>
      <w:r w:rsidRPr="008A34FA">
        <w:rPr>
          <w:rFonts w:ascii="Aptos Narrow" w:hAnsi="Aptos Narrow"/>
          <w:sz w:val="20"/>
          <w:lang w:val="de-DE" w:eastAsia="ja-JP"/>
        </w:rPr>
        <w:t xml:space="preserve"> – Erfassung und Speicherung von Logdateien</w:t>
      </w:r>
    </w:p>
    <w:p w14:paraId="6A5A27F9"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Zabbix Proxy</w:t>
      </w:r>
      <w:r w:rsidRPr="008A34FA">
        <w:rPr>
          <w:rFonts w:ascii="Aptos Narrow" w:hAnsi="Aptos Narrow"/>
          <w:sz w:val="20"/>
          <w:lang w:val="de-DE" w:eastAsia="ja-JP"/>
        </w:rPr>
        <w:t xml:space="preserve"> – dezentrale Erfassung von Monitoring-Daten</w:t>
      </w:r>
    </w:p>
    <w:p w14:paraId="1FBC7033" w14:textId="77777777" w:rsidR="000A1A30"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Zabbix Server</w:t>
      </w:r>
      <w:r w:rsidRPr="008A34FA">
        <w:rPr>
          <w:rFonts w:ascii="Aptos Narrow" w:hAnsi="Aptos Narrow"/>
          <w:sz w:val="20"/>
          <w:lang w:val="de-DE" w:eastAsia="ja-JP"/>
        </w:rPr>
        <w:t xml:space="preserve"> – zentrale Auswertung und Alarmierung</w:t>
      </w:r>
      <w:r w:rsidRPr="008A34FA">
        <w:rPr>
          <w:rFonts w:ascii="Aptos Narrow" w:hAnsi="Aptos Narrow"/>
          <w:lang w:val="de-DE" w:eastAsia="ja-JP"/>
        </w:rPr>
        <w:t>.</w:t>
      </w:r>
    </w:p>
    <w:p w14:paraId="1B2907DB" w14:textId="77777777" w:rsidR="00321054" w:rsidRPr="008A34FA" w:rsidRDefault="00321054" w:rsidP="00321054">
      <w:pPr>
        <w:spacing w:before="120" w:after="120"/>
        <w:ind w:left="714"/>
        <w:rPr>
          <w:rFonts w:ascii="Aptos Narrow" w:hAnsi="Aptos Narrow"/>
          <w:sz w:val="20"/>
          <w:lang w:val="de-DE" w:eastAsia="ja-JP"/>
        </w:rPr>
      </w:pPr>
    </w:p>
    <w:p w14:paraId="101F204C" w14:textId="77777777" w:rsidR="00EE6C0C" w:rsidRPr="008A34FA" w:rsidRDefault="00001F1B" w:rsidP="00EE6C0C">
      <w:pPr>
        <w:pStyle w:val="Heading2"/>
        <w:rPr>
          <w:rFonts w:ascii="Aptos Narrow" w:hAnsi="Aptos Narrow"/>
        </w:rPr>
      </w:pPr>
      <w:bookmarkStart w:id="862" w:name="_Toc231228615"/>
      <w:commentRangeStart w:id="863"/>
      <w:r w:rsidRPr="008A34FA">
        <w:rPr>
          <w:rFonts w:ascii="Aptos Narrow" w:hAnsi="Aptos Narrow"/>
        </w:rPr>
        <w:lastRenderedPageBreak/>
        <w:t>VLANs</w:t>
      </w:r>
      <w:bookmarkEnd w:id="862"/>
      <w:commentRangeEnd w:id="863"/>
      <w:r w:rsidR="008A34FA" w:rsidRPr="008A34FA">
        <w:rPr>
          <w:rStyle w:val="CommentReference"/>
          <w:rFonts w:ascii="Aptos Narrow" w:hAnsi="Aptos Narrow"/>
          <w:sz w:val="22"/>
          <w:szCs w:val="22"/>
        </w:rPr>
        <w:commentReference w:id="863"/>
      </w:r>
    </w:p>
    <w:p w14:paraId="1526BEE1" w14:textId="77777777" w:rsidR="00181F18" w:rsidRPr="008A34FA" w:rsidRDefault="00181F18" w:rsidP="00235028">
      <w:pPr>
        <w:rPr>
          <w:rFonts w:ascii="Aptos Narrow" w:hAnsi="Aptos Narrow"/>
          <w:lang w:eastAsia="ja-JP"/>
        </w:rPr>
      </w:pPr>
      <w:r w:rsidRPr="008A34FA">
        <w:rPr>
          <w:rFonts w:ascii="Aptos Narrow" w:hAnsi="Aptos Narrow"/>
          <w:lang w:eastAsia="ja-JP"/>
        </w:rPr>
        <w:t>Jedes VLAN erfüllt einen bestimmten Zweck – beispielsweise für interne Betriebsgeräte, Passagier-WLAN oder Systemwartung – und verhindert dadurch ungewollten Datenverkehr zwischen unterschiedlichen Netzbereichen.</w:t>
      </w:r>
      <w:r w:rsidRPr="008A34FA">
        <w:rPr>
          <w:rFonts w:ascii="Aptos Narrow" w:hAnsi="Aptos Narrow"/>
          <w:lang w:eastAsia="ja-JP"/>
        </w:rPr>
        <w:br/>
        <w:t>Diese Segmentierung erhöht sowohl die Netzwerksicherheit als auch die Stabilität.</w:t>
      </w:r>
    </w:p>
    <w:p w14:paraId="0A758B38" w14:textId="77777777" w:rsidR="00341756" w:rsidRPr="008A34FA" w:rsidRDefault="00DA5766" w:rsidP="00235028">
      <w:pPr>
        <w:rPr>
          <w:rFonts w:ascii="Aptos Narrow" w:hAnsi="Aptos Narrow"/>
          <w:lang w:eastAsia="ja-JP"/>
        </w:rPr>
      </w:pPr>
      <w:r w:rsidRPr="008A34FA">
        <w:rPr>
          <w:rFonts w:ascii="Aptos Narrow" w:hAnsi="Aptos Narrow"/>
          <w:lang w:eastAsia="ja-JP"/>
        </w:rPr>
        <w:t>Die folgende Tabelle zeigt die im Netzwerk implementierten VLANs, deren Zweck und den jeweiligen Betreiber:</w:t>
      </w:r>
    </w:p>
    <w:tbl>
      <w:tblPr>
        <w:tblStyle w:val="TableGrid"/>
        <w:tblW w:w="8960" w:type="dxa"/>
        <w:tblLook w:val="04A0" w:firstRow="1" w:lastRow="0" w:firstColumn="1" w:lastColumn="0" w:noHBand="0" w:noVBand="1"/>
      </w:tblPr>
      <w:tblGrid>
        <w:gridCol w:w="658"/>
        <w:gridCol w:w="2195"/>
        <w:gridCol w:w="1293"/>
        <w:gridCol w:w="4814"/>
      </w:tblGrid>
      <w:tr w:rsidR="0036318C" w:rsidRPr="008A34FA" w14:paraId="5838D975" w14:textId="77777777" w:rsidTr="6422C14E">
        <w:tc>
          <w:tcPr>
            <w:tcW w:w="600" w:type="dxa"/>
            <w:shd w:val="clear" w:color="auto" w:fill="D5E8F0"/>
          </w:tcPr>
          <w:p w14:paraId="5A6A8FC6" w14:textId="77777777" w:rsidR="0036318C" w:rsidRPr="008A34FA" w:rsidRDefault="00D45FC0">
            <w:pPr>
              <w:rPr>
                <w:rFonts w:ascii="Aptos Narrow" w:hAnsi="Aptos Narrow" w:cstheme="minorHAnsi"/>
              </w:rPr>
            </w:pPr>
            <w:r w:rsidRPr="008A34FA">
              <w:rPr>
                <w:rFonts w:ascii="Aptos Narrow" w:hAnsi="Aptos Narrow" w:cstheme="minorHAnsi"/>
                <w:b/>
              </w:rPr>
              <w:t>VLAN</w:t>
            </w:r>
          </w:p>
        </w:tc>
        <w:tc>
          <w:tcPr>
            <w:tcW w:w="2200" w:type="dxa"/>
            <w:shd w:val="clear" w:color="auto" w:fill="D5E8F0"/>
          </w:tcPr>
          <w:p w14:paraId="451A941E" w14:textId="77777777" w:rsidR="0036318C" w:rsidRPr="008A34FA" w:rsidRDefault="00D45FC0">
            <w:pPr>
              <w:rPr>
                <w:rFonts w:ascii="Aptos Narrow" w:hAnsi="Aptos Narrow" w:cstheme="minorHAnsi"/>
              </w:rPr>
            </w:pPr>
            <w:r w:rsidRPr="008A34FA">
              <w:rPr>
                <w:rFonts w:ascii="Aptos Narrow" w:hAnsi="Aptos Narrow" w:cstheme="minorHAnsi"/>
                <w:b/>
              </w:rPr>
              <w:t>Beschreibung</w:t>
            </w:r>
          </w:p>
        </w:tc>
        <w:tc>
          <w:tcPr>
            <w:tcW w:w="1300" w:type="dxa"/>
            <w:shd w:val="clear" w:color="auto" w:fill="D5E8F0"/>
          </w:tcPr>
          <w:p w14:paraId="27B12009" w14:textId="77777777" w:rsidR="0036318C" w:rsidRPr="008A34FA" w:rsidRDefault="00D45FC0">
            <w:pPr>
              <w:rPr>
                <w:rFonts w:ascii="Aptos Narrow" w:hAnsi="Aptos Narrow" w:cstheme="minorHAnsi"/>
              </w:rPr>
            </w:pPr>
            <w:r w:rsidRPr="008A34FA">
              <w:rPr>
                <w:rFonts w:ascii="Aptos Narrow" w:hAnsi="Aptos Narrow" w:cstheme="minorHAnsi"/>
                <w:b/>
              </w:rPr>
              <w:t>Betreiber</w:t>
            </w:r>
          </w:p>
        </w:tc>
        <w:tc>
          <w:tcPr>
            <w:tcW w:w="4860" w:type="dxa"/>
            <w:shd w:val="clear" w:color="auto" w:fill="D5E8F0"/>
          </w:tcPr>
          <w:p w14:paraId="5126CAA4" w14:textId="77777777" w:rsidR="0036318C" w:rsidRPr="008A34FA" w:rsidRDefault="00D45FC0">
            <w:pPr>
              <w:rPr>
                <w:rFonts w:ascii="Aptos Narrow" w:hAnsi="Aptos Narrow" w:cstheme="minorHAnsi"/>
              </w:rPr>
            </w:pPr>
            <w:r w:rsidRPr="008A34FA">
              <w:rPr>
                <w:rFonts w:ascii="Aptos Narrow" w:hAnsi="Aptos Narrow" w:cstheme="minorHAnsi"/>
                <w:b/>
              </w:rPr>
              <w:t>Services (auf VLAN verfügbar)</w:t>
            </w:r>
          </w:p>
        </w:tc>
      </w:tr>
      <w:tr w:rsidR="0036318C" w:rsidRPr="008A34FA" w14:paraId="4D879487" w14:textId="77777777" w:rsidTr="6422C14E">
        <w:tc>
          <w:tcPr>
            <w:tcW w:w="600" w:type="dxa"/>
          </w:tcPr>
          <w:p w14:paraId="17FB3C37" w14:textId="77777777" w:rsidR="0036318C" w:rsidRPr="008A34FA" w:rsidRDefault="00D45FC0">
            <w:pPr>
              <w:rPr>
                <w:rFonts w:ascii="Aptos Narrow" w:hAnsi="Aptos Narrow" w:cstheme="minorHAnsi"/>
              </w:rPr>
            </w:pPr>
            <w:r w:rsidRPr="008A34FA">
              <w:rPr>
                <w:rFonts w:ascii="Aptos Narrow" w:hAnsi="Aptos Narrow" w:cstheme="minorHAnsi"/>
              </w:rPr>
              <w:t>2</w:t>
            </w:r>
          </w:p>
        </w:tc>
        <w:tc>
          <w:tcPr>
            <w:tcW w:w="2200" w:type="dxa"/>
          </w:tcPr>
          <w:p w14:paraId="1C41D43D" w14:textId="77777777" w:rsidR="0036318C" w:rsidRPr="008A34FA" w:rsidRDefault="00D45FC0">
            <w:pPr>
              <w:rPr>
                <w:rFonts w:ascii="Aptos Narrow" w:hAnsi="Aptos Narrow" w:cstheme="minorHAnsi"/>
              </w:rPr>
            </w:pPr>
            <w:r w:rsidRPr="008A34FA">
              <w:rPr>
                <w:rFonts w:ascii="Aptos Narrow" w:hAnsi="Aptos Narrow" w:cstheme="minorHAnsi"/>
              </w:rPr>
              <w:t>ZFR</w:t>
            </w:r>
          </w:p>
        </w:tc>
        <w:tc>
          <w:tcPr>
            <w:tcW w:w="1300" w:type="dxa"/>
          </w:tcPr>
          <w:p w14:paraId="2477DBDD"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53A6D80" w14:textId="77777777" w:rsidR="0036318C" w:rsidRPr="008A34FA" w:rsidRDefault="00D45FC0">
            <w:pPr>
              <w:rPr>
                <w:rFonts w:ascii="Aptos Narrow" w:hAnsi="Aptos Narrow" w:cstheme="minorHAnsi"/>
              </w:rPr>
            </w:pPr>
            <w:r w:rsidRPr="008A34FA">
              <w:rPr>
                <w:rFonts w:ascii="Aptos Narrow" w:hAnsi="Aptos Narrow" w:cstheme="minorHAnsi"/>
              </w:rPr>
              <w:t>– (Stadler-internes VLAN; nur Trunk-Transport durch IoB-Switches)</w:t>
            </w:r>
          </w:p>
        </w:tc>
      </w:tr>
      <w:tr w:rsidR="0036318C" w:rsidRPr="008A34FA" w14:paraId="223B858C" w14:textId="77777777" w:rsidTr="6422C14E">
        <w:tc>
          <w:tcPr>
            <w:tcW w:w="600" w:type="dxa"/>
          </w:tcPr>
          <w:p w14:paraId="6559CE64" w14:textId="77777777" w:rsidR="0036318C" w:rsidRPr="008A34FA" w:rsidRDefault="00D45FC0">
            <w:pPr>
              <w:rPr>
                <w:rFonts w:ascii="Aptos Narrow" w:hAnsi="Aptos Narrow" w:cstheme="minorHAnsi"/>
              </w:rPr>
            </w:pPr>
            <w:r w:rsidRPr="008A34FA">
              <w:rPr>
                <w:rFonts w:ascii="Aptos Narrow" w:hAnsi="Aptos Narrow" w:cstheme="minorHAnsi"/>
              </w:rPr>
              <w:t>3</w:t>
            </w:r>
          </w:p>
        </w:tc>
        <w:tc>
          <w:tcPr>
            <w:tcW w:w="2200" w:type="dxa"/>
          </w:tcPr>
          <w:p w14:paraId="414FB9E1" w14:textId="77777777" w:rsidR="0036318C" w:rsidRPr="008A34FA" w:rsidRDefault="00D45FC0">
            <w:pPr>
              <w:rPr>
                <w:rFonts w:ascii="Aptos Narrow" w:hAnsi="Aptos Narrow" w:cstheme="minorHAnsi"/>
              </w:rPr>
            </w:pPr>
            <w:r w:rsidRPr="008A34FA">
              <w:rPr>
                <w:rFonts w:ascii="Aptos Narrow" w:hAnsi="Aptos Narrow" w:cstheme="minorHAnsi"/>
              </w:rPr>
              <w:t>FIS</w:t>
            </w:r>
          </w:p>
        </w:tc>
        <w:tc>
          <w:tcPr>
            <w:tcW w:w="1300" w:type="dxa"/>
          </w:tcPr>
          <w:p w14:paraId="2A9AC7A1"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0EE92BA1"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34C5988C" w14:textId="77777777" w:rsidTr="6422C14E">
        <w:tc>
          <w:tcPr>
            <w:tcW w:w="600" w:type="dxa"/>
          </w:tcPr>
          <w:p w14:paraId="607F1F54" w14:textId="77777777" w:rsidR="0036318C" w:rsidRPr="008A34FA" w:rsidRDefault="00D45FC0">
            <w:pPr>
              <w:rPr>
                <w:rFonts w:ascii="Aptos Narrow" w:hAnsi="Aptos Narrow" w:cstheme="minorHAnsi"/>
              </w:rPr>
            </w:pPr>
            <w:r w:rsidRPr="008A34FA">
              <w:rPr>
                <w:rFonts w:ascii="Aptos Narrow" w:hAnsi="Aptos Narrow" w:cstheme="minorHAnsi"/>
              </w:rPr>
              <w:t>5</w:t>
            </w:r>
          </w:p>
        </w:tc>
        <w:tc>
          <w:tcPr>
            <w:tcW w:w="2200" w:type="dxa"/>
          </w:tcPr>
          <w:p w14:paraId="07E1C0B2" w14:textId="77777777" w:rsidR="0036318C" w:rsidRPr="008A34FA" w:rsidRDefault="00D45FC0">
            <w:pPr>
              <w:rPr>
                <w:rFonts w:ascii="Aptos Narrow" w:hAnsi="Aptos Narrow" w:cstheme="minorHAnsi"/>
              </w:rPr>
            </w:pPr>
            <w:r w:rsidRPr="008A34FA">
              <w:rPr>
                <w:rFonts w:ascii="Aptos Narrow" w:hAnsi="Aptos Narrow" w:cstheme="minorHAnsi"/>
              </w:rPr>
              <w:t>Video</w:t>
            </w:r>
          </w:p>
        </w:tc>
        <w:tc>
          <w:tcPr>
            <w:tcW w:w="1300" w:type="dxa"/>
          </w:tcPr>
          <w:p w14:paraId="7AAA24B5"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6C4F2EDC"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71933AF1" w14:textId="77777777" w:rsidTr="6422C14E">
        <w:tc>
          <w:tcPr>
            <w:tcW w:w="600" w:type="dxa"/>
          </w:tcPr>
          <w:p w14:paraId="1B79F89F" w14:textId="77777777" w:rsidR="0036318C" w:rsidRPr="008A34FA" w:rsidRDefault="00D45FC0">
            <w:pPr>
              <w:rPr>
                <w:rFonts w:ascii="Aptos Narrow" w:hAnsi="Aptos Narrow" w:cstheme="minorHAnsi"/>
              </w:rPr>
            </w:pPr>
            <w:r w:rsidRPr="008A34FA">
              <w:rPr>
                <w:rFonts w:ascii="Aptos Narrow" w:hAnsi="Aptos Narrow" w:cstheme="minorHAnsi"/>
              </w:rPr>
              <w:t>6</w:t>
            </w:r>
          </w:p>
        </w:tc>
        <w:tc>
          <w:tcPr>
            <w:tcW w:w="2200" w:type="dxa"/>
          </w:tcPr>
          <w:p w14:paraId="3143A35C" w14:textId="77777777" w:rsidR="0036318C" w:rsidRPr="008A34FA" w:rsidRDefault="00D45FC0">
            <w:pPr>
              <w:rPr>
                <w:rFonts w:ascii="Aptos Narrow" w:hAnsi="Aptos Narrow" w:cstheme="minorHAnsi"/>
              </w:rPr>
            </w:pPr>
            <w:r w:rsidRPr="008A34FA">
              <w:rPr>
                <w:rFonts w:ascii="Aptos Narrow" w:hAnsi="Aptos Narrow" w:cstheme="minorHAnsi"/>
              </w:rPr>
              <w:t>Reservationssystem</w:t>
            </w:r>
          </w:p>
        </w:tc>
        <w:tc>
          <w:tcPr>
            <w:tcW w:w="1300" w:type="dxa"/>
          </w:tcPr>
          <w:p w14:paraId="0ADED1B9"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1205CC2"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79B06112" w14:textId="77777777" w:rsidTr="6422C14E">
        <w:tc>
          <w:tcPr>
            <w:tcW w:w="600" w:type="dxa"/>
          </w:tcPr>
          <w:p w14:paraId="38491FCB" w14:textId="77777777" w:rsidR="0036318C" w:rsidRPr="008A34FA" w:rsidRDefault="00D45FC0">
            <w:pPr>
              <w:rPr>
                <w:rFonts w:ascii="Aptos Narrow" w:hAnsi="Aptos Narrow" w:cstheme="minorHAnsi"/>
              </w:rPr>
            </w:pPr>
            <w:r w:rsidRPr="008A34FA">
              <w:rPr>
                <w:rFonts w:ascii="Aptos Narrow" w:hAnsi="Aptos Narrow" w:cstheme="minorHAnsi"/>
              </w:rPr>
              <w:t>8</w:t>
            </w:r>
          </w:p>
        </w:tc>
        <w:tc>
          <w:tcPr>
            <w:tcW w:w="2200" w:type="dxa"/>
          </w:tcPr>
          <w:p w14:paraId="68558C7B" w14:textId="77777777" w:rsidR="0036318C" w:rsidRPr="008A34FA" w:rsidRDefault="00D45FC0">
            <w:pPr>
              <w:rPr>
                <w:rFonts w:ascii="Aptos Narrow" w:hAnsi="Aptos Narrow" w:cstheme="minorHAnsi"/>
              </w:rPr>
            </w:pPr>
            <w:r w:rsidRPr="008A34FA">
              <w:rPr>
                <w:rFonts w:ascii="Aptos Narrow" w:hAnsi="Aptos Narrow" w:cstheme="minorHAnsi"/>
              </w:rPr>
              <w:t>AFZ</w:t>
            </w:r>
          </w:p>
        </w:tc>
        <w:tc>
          <w:tcPr>
            <w:tcW w:w="1300" w:type="dxa"/>
          </w:tcPr>
          <w:p w14:paraId="34FB2D71"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30B0AF7"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41ABA257" w14:textId="77777777" w:rsidTr="6422C14E">
        <w:tc>
          <w:tcPr>
            <w:tcW w:w="600" w:type="dxa"/>
          </w:tcPr>
          <w:p w14:paraId="7E88EA58" w14:textId="77777777" w:rsidR="0036318C" w:rsidRPr="008A34FA" w:rsidRDefault="00D45FC0">
            <w:pPr>
              <w:rPr>
                <w:rFonts w:ascii="Aptos Narrow" w:hAnsi="Aptos Narrow" w:cstheme="minorHAnsi"/>
              </w:rPr>
            </w:pPr>
            <w:r w:rsidRPr="008A34FA">
              <w:rPr>
                <w:rFonts w:ascii="Aptos Narrow" w:hAnsi="Aptos Narrow" w:cstheme="minorHAnsi"/>
              </w:rPr>
              <w:t>9</w:t>
            </w:r>
          </w:p>
        </w:tc>
        <w:tc>
          <w:tcPr>
            <w:tcW w:w="2200" w:type="dxa"/>
          </w:tcPr>
          <w:p w14:paraId="65932714" w14:textId="77777777" w:rsidR="0036318C" w:rsidRPr="008A34FA" w:rsidRDefault="00D45FC0">
            <w:pPr>
              <w:rPr>
                <w:rFonts w:ascii="Aptos Narrow" w:hAnsi="Aptos Narrow" w:cstheme="minorHAnsi"/>
              </w:rPr>
            </w:pPr>
            <w:r w:rsidRPr="008A34FA">
              <w:rPr>
                <w:rFonts w:ascii="Aptos Narrow" w:hAnsi="Aptos Narrow" w:cstheme="minorHAnsi"/>
              </w:rPr>
              <w:t>Sprechstellen</w:t>
            </w:r>
          </w:p>
        </w:tc>
        <w:tc>
          <w:tcPr>
            <w:tcW w:w="1300" w:type="dxa"/>
          </w:tcPr>
          <w:p w14:paraId="594F26DF"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4C931579"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6AE28EC6" w14:textId="77777777" w:rsidTr="6422C14E">
        <w:tc>
          <w:tcPr>
            <w:tcW w:w="600" w:type="dxa"/>
          </w:tcPr>
          <w:p w14:paraId="707FC635" w14:textId="77777777" w:rsidR="0036318C" w:rsidRPr="008A34FA" w:rsidRDefault="00D45FC0">
            <w:pPr>
              <w:rPr>
                <w:rFonts w:ascii="Aptos Narrow" w:hAnsi="Aptos Narrow" w:cstheme="minorHAnsi"/>
              </w:rPr>
            </w:pPr>
            <w:r w:rsidRPr="008A34FA">
              <w:rPr>
                <w:rFonts w:ascii="Aptos Narrow" w:hAnsi="Aptos Narrow" w:cstheme="minorHAnsi"/>
              </w:rPr>
              <w:t>12</w:t>
            </w:r>
          </w:p>
        </w:tc>
        <w:tc>
          <w:tcPr>
            <w:tcW w:w="2200" w:type="dxa"/>
          </w:tcPr>
          <w:p w14:paraId="70E3E0F4" w14:textId="77777777" w:rsidR="0036318C" w:rsidRPr="008A34FA" w:rsidRDefault="00D45FC0">
            <w:pPr>
              <w:rPr>
                <w:rFonts w:ascii="Aptos Narrow" w:hAnsi="Aptos Narrow" w:cstheme="minorHAnsi"/>
              </w:rPr>
            </w:pPr>
            <w:r w:rsidRPr="008A34FA">
              <w:rPr>
                <w:rFonts w:ascii="Aptos Narrow" w:hAnsi="Aptos Narrow" w:cstheme="minorHAnsi"/>
              </w:rPr>
              <w:t>Energiemessung</w:t>
            </w:r>
          </w:p>
        </w:tc>
        <w:tc>
          <w:tcPr>
            <w:tcW w:w="1300" w:type="dxa"/>
          </w:tcPr>
          <w:p w14:paraId="7139DAA9"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5386867F"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08FD0919" w14:textId="77777777" w:rsidTr="6422C14E">
        <w:tc>
          <w:tcPr>
            <w:tcW w:w="600" w:type="dxa"/>
          </w:tcPr>
          <w:p w14:paraId="108C3D91" w14:textId="77777777" w:rsidR="0036318C" w:rsidRPr="008A34FA" w:rsidRDefault="00D45FC0">
            <w:pPr>
              <w:rPr>
                <w:rFonts w:ascii="Aptos Narrow" w:hAnsi="Aptos Narrow" w:cstheme="minorHAnsi"/>
              </w:rPr>
            </w:pPr>
            <w:r w:rsidRPr="008A34FA">
              <w:rPr>
                <w:rFonts w:ascii="Aptos Narrow" w:hAnsi="Aptos Narrow" w:cstheme="minorHAnsi"/>
              </w:rPr>
              <w:t>7</w:t>
            </w:r>
          </w:p>
        </w:tc>
        <w:tc>
          <w:tcPr>
            <w:tcW w:w="2200" w:type="dxa"/>
          </w:tcPr>
          <w:p w14:paraId="6F228C0F" w14:textId="77777777" w:rsidR="0036318C" w:rsidRPr="008A34FA" w:rsidRDefault="00D45FC0">
            <w:pPr>
              <w:rPr>
                <w:rFonts w:ascii="Aptos Narrow" w:hAnsi="Aptos Narrow" w:cstheme="minorHAnsi"/>
              </w:rPr>
            </w:pPr>
            <w:r w:rsidRPr="008A34FA">
              <w:rPr>
                <w:rFonts w:ascii="Aptos Narrow" w:hAnsi="Aptos Narrow" w:cstheme="minorHAnsi"/>
              </w:rPr>
              <w:t>Fremdnetzverbindung</w:t>
            </w:r>
          </w:p>
        </w:tc>
        <w:tc>
          <w:tcPr>
            <w:tcW w:w="1300" w:type="dxa"/>
          </w:tcPr>
          <w:p w14:paraId="1B6417FC" w14:textId="77777777" w:rsidR="0036318C" w:rsidRPr="008A34FA" w:rsidRDefault="00D45FC0">
            <w:pPr>
              <w:rPr>
                <w:rFonts w:ascii="Aptos Narrow" w:hAnsi="Aptos Narrow" w:cstheme="minorHAnsi"/>
              </w:rPr>
            </w:pPr>
            <w:r w:rsidRPr="008A34FA">
              <w:rPr>
                <w:rFonts w:ascii="Aptos Narrow" w:hAnsi="Aptos Narrow" w:cstheme="minorHAnsi"/>
              </w:rPr>
              <w:t>Stadler / Nomad</w:t>
            </w:r>
          </w:p>
        </w:tc>
        <w:tc>
          <w:tcPr>
            <w:tcW w:w="4860" w:type="dxa"/>
          </w:tcPr>
          <w:p w14:paraId="69F8CDD3" w14:textId="77777777" w:rsidR="0036318C" w:rsidRPr="008A34FA" w:rsidRDefault="00D45FC0">
            <w:pPr>
              <w:rPr>
                <w:rFonts w:ascii="Aptos Narrow" w:hAnsi="Aptos Narrow" w:cstheme="minorHAnsi"/>
              </w:rPr>
            </w:pPr>
            <w:r w:rsidRPr="008A34FA">
              <w:rPr>
                <w:rFonts w:ascii="Aptos Narrow" w:hAnsi="Aptos Narrow" w:cstheme="minorHAnsi"/>
              </w:rPr>
              <w:t>NTP (transparente Weiterleitung vom OBS via SNAT), Internet-Routing für freigegebene Stadler-Verbindungen (siehe „Erlaubte Verbindungen für Stadler-Netzwerke“)</w:t>
            </w:r>
          </w:p>
        </w:tc>
      </w:tr>
      <w:tr w:rsidR="0036318C" w:rsidRPr="005D5EBA" w14:paraId="285B420E" w14:textId="77777777" w:rsidTr="6422C14E">
        <w:tc>
          <w:tcPr>
            <w:tcW w:w="600" w:type="dxa"/>
          </w:tcPr>
          <w:p w14:paraId="6E52B7B5" w14:textId="77777777" w:rsidR="0036318C" w:rsidRPr="008A34FA" w:rsidRDefault="00D45FC0">
            <w:pPr>
              <w:rPr>
                <w:rFonts w:ascii="Aptos Narrow" w:hAnsi="Aptos Narrow" w:cstheme="minorHAnsi"/>
              </w:rPr>
            </w:pPr>
            <w:r w:rsidRPr="008A34FA">
              <w:rPr>
                <w:rFonts w:ascii="Aptos Narrow" w:hAnsi="Aptos Narrow" w:cstheme="minorHAnsi"/>
              </w:rPr>
              <w:t>10</w:t>
            </w:r>
          </w:p>
        </w:tc>
        <w:tc>
          <w:tcPr>
            <w:tcW w:w="2200" w:type="dxa"/>
          </w:tcPr>
          <w:p w14:paraId="765E7A5C" w14:textId="77777777" w:rsidR="0036318C" w:rsidRPr="008A34FA" w:rsidRDefault="00D45FC0">
            <w:pPr>
              <w:rPr>
                <w:rFonts w:ascii="Aptos Narrow" w:hAnsi="Aptos Narrow" w:cstheme="minorHAnsi"/>
              </w:rPr>
            </w:pPr>
            <w:r w:rsidRPr="008A34FA">
              <w:rPr>
                <w:rFonts w:ascii="Aptos Narrow" w:hAnsi="Aptos Narrow" w:cstheme="minorHAnsi"/>
              </w:rPr>
              <w:t>1. Klasse</w:t>
            </w:r>
          </w:p>
        </w:tc>
        <w:tc>
          <w:tcPr>
            <w:tcW w:w="1300" w:type="dxa"/>
          </w:tcPr>
          <w:p w14:paraId="218912EF"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22A829E0" w14:textId="77777777" w:rsidR="0036318C" w:rsidRPr="008A34FA" w:rsidRDefault="00D45FC0" w:rsidP="6422C14E">
            <w:pPr>
              <w:rPr>
                <w:rFonts w:ascii="Aptos Narrow" w:hAnsi="Aptos Narrow" w:cstheme="minorBidi"/>
                <w:lang w:val="en-GB"/>
              </w:rPr>
            </w:pPr>
            <w:r w:rsidRPr="008A34FA">
              <w:rPr>
                <w:rFonts w:ascii="Aptos Narrow" w:hAnsi="Aptos Narrow" w:cstheme="minorBidi"/>
                <w:lang w:val="en-GB"/>
              </w:rPr>
              <w:t>DHCP (CCU), DNS (CCU), Captive Portal (HTTP/HTTPS, Auto-Login), Internet</w:t>
            </w:r>
          </w:p>
        </w:tc>
      </w:tr>
      <w:tr w:rsidR="0036318C" w:rsidRPr="005D5EBA" w14:paraId="51B3167A" w14:textId="77777777" w:rsidTr="6422C14E">
        <w:tc>
          <w:tcPr>
            <w:tcW w:w="600" w:type="dxa"/>
          </w:tcPr>
          <w:p w14:paraId="5001D818" w14:textId="77777777" w:rsidR="0036318C" w:rsidRPr="008A34FA" w:rsidRDefault="00D45FC0">
            <w:pPr>
              <w:rPr>
                <w:rFonts w:ascii="Aptos Narrow" w:hAnsi="Aptos Narrow" w:cstheme="minorHAnsi"/>
              </w:rPr>
            </w:pPr>
            <w:r w:rsidRPr="008A34FA">
              <w:rPr>
                <w:rFonts w:ascii="Aptos Narrow" w:hAnsi="Aptos Narrow" w:cstheme="minorHAnsi"/>
              </w:rPr>
              <w:t>30</w:t>
            </w:r>
          </w:p>
        </w:tc>
        <w:tc>
          <w:tcPr>
            <w:tcW w:w="2200" w:type="dxa"/>
          </w:tcPr>
          <w:p w14:paraId="71CBF5B8" w14:textId="77777777" w:rsidR="0036318C" w:rsidRPr="008A34FA" w:rsidRDefault="00D45FC0">
            <w:pPr>
              <w:rPr>
                <w:rFonts w:ascii="Aptos Narrow" w:hAnsi="Aptos Narrow" w:cstheme="minorHAnsi"/>
              </w:rPr>
            </w:pPr>
            <w:r w:rsidRPr="008A34FA">
              <w:rPr>
                <w:rFonts w:ascii="Aptos Narrow" w:hAnsi="Aptos Narrow" w:cstheme="minorHAnsi"/>
              </w:rPr>
              <w:t>IobStaff</w:t>
            </w:r>
          </w:p>
        </w:tc>
        <w:tc>
          <w:tcPr>
            <w:tcW w:w="1300" w:type="dxa"/>
          </w:tcPr>
          <w:p w14:paraId="389E8E5A"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35C7EBF0" w14:textId="77777777" w:rsidR="0036318C" w:rsidRPr="00C9532B" w:rsidRDefault="00D45FC0">
            <w:pPr>
              <w:rPr>
                <w:rFonts w:ascii="Aptos Narrow" w:hAnsi="Aptos Narrow" w:cstheme="minorHAnsi"/>
                <w:rPrChange w:id="864" w:author="Abbas Rizvi" w:date="2026-07-14T18:58:00Z" w16du:dateUtc="2026-07-14T16:58:00Z">
                  <w:rPr>
                    <w:rFonts w:ascii="Aptos Narrow" w:hAnsi="Aptos Narrow" w:cstheme="minorHAnsi"/>
                    <w:lang w:val="en-GB"/>
                  </w:rPr>
                </w:rPrChange>
              </w:rPr>
            </w:pPr>
            <w:r w:rsidRPr="00C9532B">
              <w:rPr>
                <w:rFonts w:ascii="Aptos Narrow" w:hAnsi="Aptos Narrow" w:cstheme="minorHAnsi"/>
                <w:rPrChange w:id="865" w:author="Abbas Rizvi" w:date="2026-07-14T18:58:00Z" w16du:dateUtc="2026-07-14T16:58:00Z">
                  <w:rPr>
                    <w:rFonts w:ascii="Aptos Narrow" w:hAnsi="Aptos Narrow" w:cstheme="minorHAnsi"/>
                    <w:lang w:val="en-GB"/>
                  </w:rPr>
                </w:rPrChange>
              </w:rPr>
              <w:t>DHCP (CCU), DNS (CCU), SSH zu CCU/Switch/AP, Engineering Pages (https://engineering.page:8005), NMS-Zugriff via VPN</w:t>
            </w:r>
          </w:p>
        </w:tc>
      </w:tr>
      <w:tr w:rsidR="0036318C" w:rsidRPr="008A34FA" w14:paraId="130F708B" w14:textId="77777777" w:rsidTr="6422C14E">
        <w:tc>
          <w:tcPr>
            <w:tcW w:w="600" w:type="dxa"/>
          </w:tcPr>
          <w:p w14:paraId="5E721A50" w14:textId="77777777" w:rsidR="0036318C" w:rsidRPr="008A34FA" w:rsidRDefault="00D45FC0">
            <w:pPr>
              <w:rPr>
                <w:rFonts w:ascii="Aptos Narrow" w:hAnsi="Aptos Narrow" w:cstheme="minorHAnsi"/>
              </w:rPr>
            </w:pPr>
            <w:r w:rsidRPr="008A34FA">
              <w:rPr>
                <w:rFonts w:ascii="Aptos Narrow" w:hAnsi="Aptos Narrow" w:cstheme="minorHAnsi"/>
              </w:rPr>
              <w:t>31</w:t>
            </w:r>
          </w:p>
        </w:tc>
        <w:tc>
          <w:tcPr>
            <w:tcW w:w="2200" w:type="dxa"/>
          </w:tcPr>
          <w:p w14:paraId="5A6860A7" w14:textId="77777777" w:rsidR="0036318C" w:rsidRPr="008A34FA" w:rsidRDefault="00D45FC0">
            <w:pPr>
              <w:rPr>
                <w:rFonts w:ascii="Aptos Narrow" w:hAnsi="Aptos Narrow" w:cstheme="minorHAnsi"/>
              </w:rPr>
            </w:pPr>
            <w:r w:rsidRPr="008A34FA">
              <w:rPr>
                <w:rFonts w:ascii="Aptos Narrow" w:hAnsi="Aptos Narrow" w:cstheme="minorHAnsi"/>
              </w:rPr>
              <w:t>Zub-Privilege</w:t>
            </w:r>
          </w:p>
        </w:tc>
        <w:tc>
          <w:tcPr>
            <w:tcW w:w="1300" w:type="dxa"/>
          </w:tcPr>
          <w:p w14:paraId="7150CE97"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44127496" w14:textId="77777777" w:rsidR="0036318C" w:rsidRPr="008A34FA" w:rsidRDefault="00D45FC0">
            <w:pPr>
              <w:rPr>
                <w:rFonts w:ascii="Aptos Narrow" w:hAnsi="Aptos Narrow" w:cstheme="minorHAnsi"/>
              </w:rPr>
            </w:pPr>
            <w:r w:rsidRPr="008A34FA">
              <w:rPr>
                <w:rFonts w:ascii="Aptos Narrow" w:hAnsi="Aptos Narrow" w:cstheme="minorHAnsi"/>
              </w:rPr>
              <w:t>DHCP (CCU), DNS (CCU), Zugang zu definierten ÖBB-Backend-Diensten</w:t>
            </w:r>
          </w:p>
        </w:tc>
      </w:tr>
      <w:tr w:rsidR="0036318C" w:rsidRPr="008A34FA" w14:paraId="5447996D" w14:textId="77777777" w:rsidTr="6422C14E">
        <w:tc>
          <w:tcPr>
            <w:tcW w:w="600" w:type="dxa"/>
          </w:tcPr>
          <w:p w14:paraId="525D3400" w14:textId="77777777" w:rsidR="0036318C" w:rsidRPr="008A34FA" w:rsidRDefault="00D45FC0">
            <w:pPr>
              <w:rPr>
                <w:rFonts w:ascii="Aptos Narrow" w:hAnsi="Aptos Narrow" w:cstheme="minorHAnsi"/>
              </w:rPr>
            </w:pPr>
            <w:r w:rsidRPr="008A34FA">
              <w:rPr>
                <w:rFonts w:ascii="Aptos Narrow" w:hAnsi="Aptos Narrow" w:cstheme="minorHAnsi"/>
              </w:rPr>
              <w:t>131</w:t>
            </w:r>
          </w:p>
        </w:tc>
        <w:tc>
          <w:tcPr>
            <w:tcW w:w="2200" w:type="dxa"/>
          </w:tcPr>
          <w:p w14:paraId="5CA0C3FB" w14:textId="77777777" w:rsidR="0036318C" w:rsidRPr="008A34FA" w:rsidRDefault="00D45FC0">
            <w:pPr>
              <w:rPr>
                <w:rFonts w:ascii="Aptos Narrow" w:hAnsi="Aptos Narrow" w:cstheme="minorHAnsi"/>
              </w:rPr>
            </w:pPr>
            <w:r w:rsidRPr="008A34FA">
              <w:rPr>
                <w:rFonts w:ascii="Aptos Narrow" w:hAnsi="Aptos Narrow" w:cstheme="minorHAnsi"/>
              </w:rPr>
              <w:t>Zub-Non-Privilege</w:t>
            </w:r>
          </w:p>
        </w:tc>
        <w:tc>
          <w:tcPr>
            <w:tcW w:w="1300" w:type="dxa"/>
          </w:tcPr>
          <w:p w14:paraId="1E8B682D"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52840B7" w14:textId="77777777" w:rsidR="0036318C" w:rsidRPr="008A34FA" w:rsidRDefault="00D45FC0">
            <w:pPr>
              <w:rPr>
                <w:rFonts w:ascii="Aptos Narrow" w:hAnsi="Aptos Narrow" w:cstheme="minorHAnsi"/>
              </w:rPr>
            </w:pPr>
            <w:r w:rsidRPr="008A34FA">
              <w:rPr>
                <w:rFonts w:ascii="Aptos Narrow" w:hAnsi="Aptos Narrow" w:cstheme="minorHAnsi"/>
              </w:rPr>
              <w:t>DHCP (CCU), DNS (CCU), eingeschränkter Internet-Zugang</w:t>
            </w:r>
          </w:p>
        </w:tc>
      </w:tr>
      <w:tr w:rsidR="0036318C" w:rsidRPr="008A34FA" w14:paraId="25D30BEF" w14:textId="77777777" w:rsidTr="6422C14E">
        <w:tc>
          <w:tcPr>
            <w:tcW w:w="600" w:type="dxa"/>
          </w:tcPr>
          <w:p w14:paraId="59D5C87B" w14:textId="77777777" w:rsidR="0036318C" w:rsidRPr="008A34FA" w:rsidRDefault="00D45FC0">
            <w:pPr>
              <w:rPr>
                <w:rFonts w:ascii="Aptos Narrow" w:hAnsi="Aptos Narrow" w:cstheme="minorHAnsi"/>
              </w:rPr>
            </w:pPr>
            <w:r w:rsidRPr="008A34FA">
              <w:rPr>
                <w:rFonts w:ascii="Aptos Narrow" w:hAnsi="Aptos Narrow" w:cstheme="minorHAnsi"/>
              </w:rPr>
              <w:lastRenderedPageBreak/>
              <w:t>150</w:t>
            </w:r>
          </w:p>
        </w:tc>
        <w:tc>
          <w:tcPr>
            <w:tcW w:w="2200" w:type="dxa"/>
          </w:tcPr>
          <w:p w14:paraId="7979075F" w14:textId="77777777" w:rsidR="0036318C" w:rsidRPr="008A34FA" w:rsidRDefault="00D45FC0">
            <w:pPr>
              <w:rPr>
                <w:rFonts w:ascii="Aptos Narrow" w:hAnsi="Aptos Narrow" w:cstheme="minorHAnsi"/>
              </w:rPr>
            </w:pPr>
            <w:r w:rsidRPr="008A34FA">
              <w:rPr>
                <w:rFonts w:ascii="Aptos Narrow" w:hAnsi="Aptos Narrow" w:cstheme="minorHAnsi"/>
              </w:rPr>
              <w:t>Catering</w:t>
            </w:r>
          </w:p>
        </w:tc>
        <w:tc>
          <w:tcPr>
            <w:tcW w:w="1300" w:type="dxa"/>
          </w:tcPr>
          <w:p w14:paraId="331CCEE9"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733A7CCF" w14:textId="77777777" w:rsidR="0036318C" w:rsidRPr="008A34FA" w:rsidRDefault="00D45FC0">
            <w:pPr>
              <w:rPr>
                <w:rFonts w:ascii="Aptos Narrow" w:hAnsi="Aptos Narrow" w:cstheme="minorHAnsi"/>
              </w:rPr>
            </w:pPr>
            <w:r w:rsidRPr="008A34FA">
              <w:rPr>
                <w:rFonts w:ascii="Aptos Narrow" w:hAnsi="Aptos Narrow" w:cstheme="minorHAnsi"/>
              </w:rPr>
              <w:t>DHCP (CCU), DNS (CCU), Zugang zu Bezahl- und Bestelldiensten</w:t>
            </w:r>
          </w:p>
        </w:tc>
      </w:tr>
      <w:tr w:rsidR="0036318C" w:rsidRPr="008A34FA" w14:paraId="45A54FEE" w14:textId="77777777" w:rsidTr="6422C14E">
        <w:tc>
          <w:tcPr>
            <w:tcW w:w="600" w:type="dxa"/>
          </w:tcPr>
          <w:p w14:paraId="2C7D97AF" w14:textId="77777777" w:rsidR="0036318C" w:rsidRPr="008A34FA" w:rsidRDefault="00D45FC0">
            <w:pPr>
              <w:rPr>
                <w:rFonts w:ascii="Aptos Narrow" w:hAnsi="Aptos Narrow" w:cstheme="minorHAnsi"/>
              </w:rPr>
            </w:pPr>
            <w:r w:rsidRPr="008A34FA">
              <w:rPr>
                <w:rFonts w:ascii="Aptos Narrow" w:hAnsi="Aptos Narrow" w:cstheme="minorHAnsi"/>
              </w:rPr>
              <w:t>100</w:t>
            </w:r>
          </w:p>
        </w:tc>
        <w:tc>
          <w:tcPr>
            <w:tcW w:w="2200" w:type="dxa"/>
          </w:tcPr>
          <w:p w14:paraId="6930CF77" w14:textId="77777777" w:rsidR="0036318C" w:rsidRPr="008A34FA" w:rsidRDefault="00D45FC0">
            <w:pPr>
              <w:rPr>
                <w:rFonts w:ascii="Aptos Narrow" w:hAnsi="Aptos Narrow" w:cstheme="minorHAnsi"/>
              </w:rPr>
            </w:pPr>
            <w:r w:rsidRPr="008A34FA">
              <w:rPr>
                <w:rFonts w:ascii="Aptos Narrow" w:hAnsi="Aptos Narrow" w:cstheme="minorHAnsi"/>
              </w:rPr>
              <w:t>OBS-Management</w:t>
            </w:r>
          </w:p>
        </w:tc>
        <w:tc>
          <w:tcPr>
            <w:tcW w:w="1300" w:type="dxa"/>
          </w:tcPr>
          <w:p w14:paraId="1093FF98"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18C12B42" w14:textId="77777777" w:rsidR="0036318C" w:rsidRPr="008A34FA" w:rsidRDefault="00D45FC0">
            <w:pPr>
              <w:rPr>
                <w:rFonts w:ascii="Aptos Narrow" w:hAnsi="Aptos Narrow" w:cstheme="minorHAnsi"/>
              </w:rPr>
            </w:pPr>
            <w:r w:rsidRPr="008A34FA">
              <w:rPr>
                <w:rFonts w:ascii="Aptos Narrow" w:hAnsi="Aptos Narrow" w:cstheme="minorHAnsi"/>
              </w:rPr>
              <w:t>DHCP (CCU), DNS (CCU), NTP (CCU), SNMP, SSH, OBN-Discovery (LLDP), Telemetrie/MQTT zum Backend</w:t>
            </w:r>
          </w:p>
        </w:tc>
      </w:tr>
      <w:tr w:rsidR="0036318C" w:rsidRPr="008A34FA" w14:paraId="383BD47A" w14:textId="77777777" w:rsidTr="6422C14E">
        <w:tc>
          <w:tcPr>
            <w:tcW w:w="600" w:type="dxa"/>
          </w:tcPr>
          <w:p w14:paraId="71F825D7" w14:textId="77777777" w:rsidR="0036318C" w:rsidRPr="008A34FA" w:rsidRDefault="00D45FC0">
            <w:pPr>
              <w:rPr>
                <w:rFonts w:ascii="Aptos Narrow" w:hAnsi="Aptos Narrow" w:cstheme="minorHAnsi"/>
              </w:rPr>
            </w:pPr>
            <w:r w:rsidRPr="008A34FA">
              <w:rPr>
                <w:rFonts w:ascii="Aptos Narrow" w:hAnsi="Aptos Narrow" w:cstheme="minorHAnsi"/>
              </w:rPr>
              <w:t>46</w:t>
            </w:r>
          </w:p>
        </w:tc>
        <w:tc>
          <w:tcPr>
            <w:tcW w:w="2200" w:type="dxa"/>
          </w:tcPr>
          <w:p w14:paraId="57D094C7" w14:textId="77777777" w:rsidR="0036318C" w:rsidRPr="008A34FA" w:rsidRDefault="00D45FC0">
            <w:pPr>
              <w:rPr>
                <w:rFonts w:ascii="Aptos Narrow" w:hAnsi="Aptos Narrow" w:cstheme="minorHAnsi"/>
              </w:rPr>
            </w:pPr>
            <w:r w:rsidRPr="008A34FA">
              <w:rPr>
                <w:rFonts w:ascii="Aptos Narrow" w:hAnsi="Aptos Narrow" w:cstheme="minorHAnsi"/>
              </w:rPr>
              <w:t>Status Verpflegungsautomat</w:t>
            </w:r>
          </w:p>
        </w:tc>
        <w:tc>
          <w:tcPr>
            <w:tcW w:w="1300" w:type="dxa"/>
          </w:tcPr>
          <w:p w14:paraId="77E870E1"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2B3F58BB" w14:textId="77777777" w:rsidR="0036318C" w:rsidRPr="008A34FA" w:rsidRDefault="00D45FC0">
            <w:pPr>
              <w:rPr>
                <w:rFonts w:ascii="Aptos Narrow" w:hAnsi="Aptos Narrow" w:cstheme="minorHAnsi"/>
              </w:rPr>
            </w:pPr>
            <w:r w:rsidRPr="008A34FA">
              <w:rPr>
                <w:rFonts w:ascii="Aptos Narrow" w:hAnsi="Aptos Narrow" w:cstheme="minorHAnsi"/>
              </w:rPr>
              <w:t>DHCP (CCU), Zugang zu zugehörigem Statusdienst im CDC</w:t>
            </w:r>
          </w:p>
        </w:tc>
      </w:tr>
      <w:tr w:rsidR="0036318C" w:rsidRPr="008A34FA" w14:paraId="383BD480" w14:textId="77777777" w:rsidTr="6422C14E">
        <w:trPr>
          <w:ins w:id="866" w:author="Abbas Rizvi" w:date="2026-06-21T00:00:00Z"/>
        </w:trPr>
        <w:tc>
          <w:tcPr>
            <w:tcW w:w="600" w:type="dxa"/>
          </w:tcPr>
          <w:p w14:paraId="71F82601" w14:textId="77777777" w:rsidR="0036318C" w:rsidRPr="008A34FA" w:rsidRDefault="00D45FC0">
            <w:pPr>
              <w:rPr>
                <w:ins w:id="867" w:author="Abbas Rizvi" w:date="2026-06-21T00:00:00Z"/>
                <w:rFonts w:ascii="Aptos Narrow" w:hAnsi="Aptos Narrow" w:cstheme="minorHAnsi"/>
              </w:rPr>
            </w:pPr>
            <w:ins w:id="868" w:author="Abbas Rizvi" w:date="2026-06-21T00:00:00Z">
              <w:r w:rsidRPr="008A34FA">
                <w:rPr>
                  <w:rFonts w:ascii="Aptos Narrow" w:hAnsi="Aptos Narrow" w:cstheme="minorHAnsi"/>
                </w:rPr>
                <w:t>47</w:t>
              </w:r>
            </w:ins>
          </w:p>
        </w:tc>
        <w:tc>
          <w:tcPr>
            <w:tcW w:w="2200" w:type="dxa"/>
          </w:tcPr>
          <w:p w14:paraId="57D094D0" w14:textId="77777777" w:rsidR="0036318C" w:rsidRPr="008A34FA" w:rsidRDefault="00D45FC0">
            <w:pPr>
              <w:rPr>
                <w:ins w:id="869" w:author="Abbas Rizvi" w:date="2026-06-21T00:00:00Z"/>
                <w:rFonts w:ascii="Aptos Narrow" w:hAnsi="Aptos Narrow" w:cstheme="minorHAnsi"/>
              </w:rPr>
            </w:pPr>
            <w:ins w:id="870" w:author="Abbas Rizvi" w:date="2026-06-21T00:00:00Z">
              <w:r w:rsidRPr="008A34FA">
                <w:rPr>
                  <w:rFonts w:ascii="Aptos Narrow" w:hAnsi="Aptos Narrow" w:cstheme="minorHAnsi"/>
                </w:rPr>
                <w:t>Zahlung Verpflegungsautomat (NV/FV)</w:t>
              </w:r>
            </w:ins>
          </w:p>
        </w:tc>
        <w:tc>
          <w:tcPr>
            <w:tcW w:w="1300" w:type="dxa"/>
          </w:tcPr>
          <w:p w14:paraId="77E870F0" w14:textId="77777777" w:rsidR="0036318C" w:rsidRPr="008A34FA" w:rsidRDefault="00D45FC0">
            <w:pPr>
              <w:rPr>
                <w:ins w:id="871" w:author="Abbas Rizvi" w:date="2026-06-21T00:00:00Z"/>
                <w:rFonts w:ascii="Aptos Narrow" w:hAnsi="Aptos Narrow" w:cstheme="minorHAnsi"/>
              </w:rPr>
            </w:pPr>
            <w:ins w:id="872" w:author="Abbas Rizvi" w:date="2026-06-21T00:00:00Z">
              <w:r w:rsidRPr="008A34FA">
                <w:rPr>
                  <w:rFonts w:ascii="Aptos Narrow" w:hAnsi="Aptos Narrow" w:cstheme="minorHAnsi"/>
                </w:rPr>
                <w:t>Nomad</w:t>
              </w:r>
            </w:ins>
          </w:p>
        </w:tc>
        <w:tc>
          <w:tcPr>
            <w:tcW w:w="4860" w:type="dxa"/>
          </w:tcPr>
          <w:p w14:paraId="2B3F58C0" w14:textId="77777777" w:rsidR="0036318C" w:rsidRPr="008A34FA" w:rsidRDefault="00D45FC0">
            <w:pPr>
              <w:rPr>
                <w:ins w:id="873" w:author="Abbas Rizvi" w:date="2026-06-21T00:00:00Z"/>
                <w:rFonts w:ascii="Aptos Narrow" w:hAnsi="Aptos Narrow" w:cstheme="minorHAnsi"/>
              </w:rPr>
            </w:pPr>
            <w:ins w:id="874" w:author="Abbas Rizvi" w:date="2026-06-21T00:00:00Z">
              <w:r w:rsidRPr="008A34FA">
                <w:rPr>
                  <w:rFonts w:ascii="Aptos Narrow" w:hAnsi="Aptos Narrow" w:cstheme="minorHAnsi"/>
                </w:rPr>
                <w:t>DHCP (CCU), Zahlungsdienst im CDC. Aktiv auf NV-/FV-Garnituren (4734/4736/4706); CAT-Garnituren (4705) nutzen stattdessen VLAN 48.</w:t>
              </w:r>
            </w:ins>
          </w:p>
        </w:tc>
      </w:tr>
      <w:tr w:rsidR="0036318C" w:rsidRPr="008A34FA" w14:paraId="383BD481" w14:textId="77777777" w:rsidTr="6422C14E">
        <w:trPr>
          <w:ins w:id="875" w:author="Abbas Rizvi" w:date="2026-06-21T00:00:00Z"/>
        </w:trPr>
        <w:tc>
          <w:tcPr>
            <w:tcW w:w="600" w:type="dxa"/>
          </w:tcPr>
          <w:p w14:paraId="71F82602" w14:textId="77777777" w:rsidR="0036318C" w:rsidRPr="008A34FA" w:rsidRDefault="00D45FC0">
            <w:pPr>
              <w:rPr>
                <w:ins w:id="876" w:author="Abbas Rizvi" w:date="2026-06-21T00:00:00Z"/>
                <w:rFonts w:ascii="Aptos Narrow" w:hAnsi="Aptos Narrow" w:cstheme="minorHAnsi"/>
              </w:rPr>
            </w:pPr>
            <w:ins w:id="877" w:author="Abbas Rizvi" w:date="2026-06-21T00:00:00Z">
              <w:r w:rsidRPr="008A34FA">
                <w:rPr>
                  <w:rFonts w:ascii="Aptos Narrow" w:hAnsi="Aptos Narrow" w:cstheme="minorHAnsi"/>
                </w:rPr>
                <w:t>15</w:t>
              </w:r>
            </w:ins>
          </w:p>
        </w:tc>
        <w:tc>
          <w:tcPr>
            <w:tcW w:w="2200" w:type="dxa"/>
          </w:tcPr>
          <w:p w14:paraId="57D094D1" w14:textId="77777777" w:rsidR="0036318C" w:rsidRPr="008A34FA" w:rsidRDefault="00D45FC0">
            <w:pPr>
              <w:rPr>
                <w:ins w:id="878" w:author="Abbas Rizvi" w:date="2026-06-21T00:00:00Z"/>
                <w:rFonts w:ascii="Aptos Narrow" w:hAnsi="Aptos Narrow" w:cstheme="minorHAnsi"/>
              </w:rPr>
            </w:pPr>
            <w:ins w:id="879" w:author="Abbas Rizvi" w:date="2026-06-21T00:00:00Z">
              <w:r w:rsidRPr="008A34FA">
                <w:rPr>
                  <w:rFonts w:ascii="Aptos Narrow" w:hAnsi="Aptos Narrow" w:cstheme="minorHAnsi"/>
                </w:rPr>
                <w:t>Mehrfachtraktions-Transit</w:t>
              </w:r>
            </w:ins>
          </w:p>
        </w:tc>
        <w:tc>
          <w:tcPr>
            <w:tcW w:w="1300" w:type="dxa"/>
          </w:tcPr>
          <w:p w14:paraId="77E870F1" w14:textId="77777777" w:rsidR="0036318C" w:rsidRPr="008A34FA" w:rsidRDefault="00D45FC0">
            <w:pPr>
              <w:rPr>
                <w:ins w:id="880" w:author="Abbas Rizvi" w:date="2026-06-21T00:00:00Z"/>
                <w:rFonts w:ascii="Aptos Narrow" w:hAnsi="Aptos Narrow" w:cstheme="minorHAnsi"/>
              </w:rPr>
            </w:pPr>
            <w:ins w:id="881" w:author="Abbas Rizvi" w:date="2026-06-21T00:00:00Z">
              <w:r w:rsidRPr="008A34FA">
                <w:rPr>
                  <w:rFonts w:ascii="Aptos Narrow" w:hAnsi="Aptos Narrow" w:cstheme="minorHAnsi"/>
                </w:rPr>
                <w:t>Stadler / Nomad</w:t>
              </w:r>
            </w:ins>
          </w:p>
        </w:tc>
        <w:tc>
          <w:tcPr>
            <w:tcW w:w="4860" w:type="dxa"/>
          </w:tcPr>
          <w:p w14:paraId="2B3F58C1" w14:textId="77777777" w:rsidR="0036318C" w:rsidRPr="008A34FA" w:rsidRDefault="00D45FC0">
            <w:pPr>
              <w:rPr>
                <w:ins w:id="882" w:author="Abbas Rizvi" w:date="2026-06-21T00:00:00Z"/>
                <w:rFonts w:ascii="Aptos Narrow" w:hAnsi="Aptos Narrow" w:cstheme="minorHAnsi"/>
              </w:rPr>
            </w:pPr>
            <w:ins w:id="883" w:author="Abbas Rizvi" w:date="2026-06-21T00:00:00Z">
              <w:r w:rsidRPr="008A34FA">
                <w:rPr>
                  <w:rFonts w:ascii="Aptos Narrow" w:hAnsi="Aptos Narrow" w:cstheme="minorHAnsi"/>
                </w:rPr>
                <w:t>Transitnetz für gekoppelte Mehrfachtraktion (Firewall-zu-Firewall-Verbindung zwischen Garnituren). Nur bei gekoppeltem Betrieb relevant.</w:t>
              </w:r>
            </w:ins>
          </w:p>
        </w:tc>
      </w:tr>
      <w:tr w:rsidR="0036318C" w:rsidRPr="008A34FA" w14:paraId="5C389F6D" w14:textId="77777777" w:rsidTr="6422C14E">
        <w:tc>
          <w:tcPr>
            <w:tcW w:w="600" w:type="dxa"/>
          </w:tcPr>
          <w:p w14:paraId="6A531E4A" w14:textId="77777777" w:rsidR="0036318C" w:rsidRPr="008A34FA" w:rsidRDefault="00D45FC0">
            <w:pPr>
              <w:rPr>
                <w:rFonts w:ascii="Aptos Narrow" w:hAnsi="Aptos Narrow" w:cstheme="minorHAnsi"/>
              </w:rPr>
            </w:pPr>
            <w:r w:rsidRPr="008A34FA">
              <w:rPr>
                <w:rFonts w:ascii="Aptos Narrow" w:hAnsi="Aptos Narrow" w:cstheme="minorHAnsi"/>
              </w:rPr>
              <w:t>48</w:t>
            </w:r>
          </w:p>
        </w:tc>
        <w:tc>
          <w:tcPr>
            <w:tcW w:w="2200" w:type="dxa"/>
          </w:tcPr>
          <w:p w14:paraId="11BDF226" w14:textId="77777777" w:rsidR="0036318C" w:rsidRPr="008A34FA" w:rsidRDefault="00D45FC0">
            <w:pPr>
              <w:rPr>
                <w:rFonts w:ascii="Aptos Narrow" w:hAnsi="Aptos Narrow" w:cstheme="minorHAnsi"/>
              </w:rPr>
            </w:pPr>
            <w:r w:rsidRPr="008A34FA">
              <w:rPr>
                <w:rFonts w:ascii="Aptos Narrow" w:hAnsi="Aptos Narrow" w:cstheme="minorHAnsi"/>
              </w:rPr>
              <w:t>Zahlung Verpflegungsautomat</w:t>
            </w:r>
          </w:p>
        </w:tc>
        <w:tc>
          <w:tcPr>
            <w:tcW w:w="1300" w:type="dxa"/>
          </w:tcPr>
          <w:p w14:paraId="3EFF598C"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51B1D1C" w14:textId="77777777" w:rsidR="0036318C" w:rsidRPr="008A34FA" w:rsidRDefault="00D45FC0">
            <w:pPr>
              <w:rPr>
                <w:rFonts w:ascii="Aptos Narrow" w:hAnsi="Aptos Narrow" w:cstheme="minorHAnsi"/>
              </w:rPr>
            </w:pPr>
            <w:r w:rsidRPr="008A34FA">
              <w:rPr>
                <w:rFonts w:ascii="Aptos Narrow" w:hAnsi="Aptos Narrow" w:cstheme="minorHAnsi"/>
              </w:rPr>
              <w:t>DHCP (CCU), Zugang zu Zahlungsabwicklungsdienst (eingeschränkt, NAT über CCU)</w:t>
            </w:r>
            <w:ins w:id="884" w:author="Abbas Rizvi" w:date="2026-06-21T00:00:00Z">
              <w:r w:rsidRPr="008A34FA">
                <w:rPr>
                  <w:rFonts w:ascii="Aptos Narrow" w:hAnsi="Aptos Narrow" w:cstheme="minorHAnsi"/>
                </w:rPr>
                <w:t>. Nur auf CAT-Garnituren (4705) aktiv; NV-/FV-Garnituren nutzen hierfür VLAN 47.</w:t>
              </w:r>
            </w:ins>
          </w:p>
        </w:tc>
      </w:tr>
      <w:tr w:rsidR="0036318C" w:rsidRPr="008A34FA" w14:paraId="292EE913" w14:textId="77777777" w:rsidTr="6422C14E">
        <w:tc>
          <w:tcPr>
            <w:tcW w:w="600" w:type="dxa"/>
          </w:tcPr>
          <w:p w14:paraId="0348F3CA" w14:textId="77777777" w:rsidR="0036318C" w:rsidRPr="008A34FA" w:rsidRDefault="00D45FC0">
            <w:pPr>
              <w:rPr>
                <w:rFonts w:ascii="Aptos Narrow" w:hAnsi="Aptos Narrow" w:cstheme="minorHAnsi"/>
              </w:rPr>
            </w:pPr>
            <w:r w:rsidRPr="008A34FA">
              <w:rPr>
                <w:rFonts w:ascii="Aptos Narrow" w:hAnsi="Aptos Narrow" w:cstheme="minorHAnsi"/>
              </w:rPr>
              <w:t>200</w:t>
            </w:r>
          </w:p>
        </w:tc>
        <w:tc>
          <w:tcPr>
            <w:tcW w:w="2200" w:type="dxa"/>
          </w:tcPr>
          <w:p w14:paraId="20BD4209" w14:textId="77777777" w:rsidR="0036318C" w:rsidRPr="008A34FA" w:rsidRDefault="00D45FC0">
            <w:pPr>
              <w:rPr>
                <w:rFonts w:ascii="Aptos Narrow" w:hAnsi="Aptos Narrow" w:cstheme="minorHAnsi"/>
              </w:rPr>
            </w:pPr>
            <w:r w:rsidRPr="008A34FA">
              <w:rPr>
                <w:rFonts w:ascii="Aptos Narrow" w:hAnsi="Aptos Narrow" w:cstheme="minorHAnsi"/>
              </w:rPr>
              <w:t>Management RDC</w:t>
            </w:r>
          </w:p>
        </w:tc>
        <w:tc>
          <w:tcPr>
            <w:tcW w:w="1300" w:type="dxa"/>
          </w:tcPr>
          <w:p w14:paraId="179B08D9"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31AF3271" w14:textId="77777777" w:rsidR="0036318C" w:rsidRPr="008A34FA" w:rsidRDefault="00D45FC0">
            <w:pPr>
              <w:rPr>
                <w:rFonts w:ascii="Aptos Narrow" w:hAnsi="Aptos Narrow" w:cstheme="minorHAnsi"/>
              </w:rPr>
            </w:pPr>
            <w:r w:rsidRPr="008A34FA">
              <w:rPr>
                <w:rFonts w:ascii="Aptos Narrow" w:hAnsi="Aptos Narrow" w:cstheme="minorHAnsi"/>
              </w:rPr>
              <w:t>DHCP (CCU), DNS (CCU), Management-Zugang zum Rail Data Centre</w:t>
            </w:r>
          </w:p>
        </w:tc>
      </w:tr>
      <w:tr w:rsidR="0036318C" w:rsidRPr="008A34FA" w14:paraId="66D60556" w14:textId="77777777" w:rsidTr="6422C14E">
        <w:tc>
          <w:tcPr>
            <w:tcW w:w="600" w:type="dxa"/>
          </w:tcPr>
          <w:p w14:paraId="07B05772" w14:textId="77777777" w:rsidR="0036318C" w:rsidRPr="008A34FA" w:rsidRDefault="00D45FC0">
            <w:pPr>
              <w:rPr>
                <w:rFonts w:ascii="Aptos Narrow" w:hAnsi="Aptos Narrow" w:cstheme="minorHAnsi"/>
              </w:rPr>
            </w:pPr>
            <w:r w:rsidRPr="008A34FA">
              <w:rPr>
                <w:rFonts w:ascii="Aptos Narrow" w:hAnsi="Aptos Narrow" w:cstheme="minorHAnsi"/>
              </w:rPr>
              <w:t>202</w:t>
            </w:r>
          </w:p>
        </w:tc>
        <w:tc>
          <w:tcPr>
            <w:tcW w:w="2200" w:type="dxa"/>
          </w:tcPr>
          <w:p w14:paraId="13176637" w14:textId="77777777" w:rsidR="0036318C" w:rsidRPr="008A34FA" w:rsidRDefault="00D45FC0">
            <w:pPr>
              <w:rPr>
                <w:rFonts w:ascii="Aptos Narrow" w:hAnsi="Aptos Narrow" w:cstheme="minorHAnsi"/>
              </w:rPr>
            </w:pPr>
            <w:r w:rsidRPr="008A34FA">
              <w:rPr>
                <w:rFonts w:ascii="Aptos Narrow" w:hAnsi="Aptos Narrow" w:cstheme="minorHAnsi"/>
              </w:rPr>
              <w:t>Interconnect RDC</w:t>
            </w:r>
          </w:p>
        </w:tc>
        <w:tc>
          <w:tcPr>
            <w:tcW w:w="1300" w:type="dxa"/>
          </w:tcPr>
          <w:p w14:paraId="03B90F7F"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D94217F" w14:textId="77777777" w:rsidR="0036318C" w:rsidRPr="008A34FA" w:rsidRDefault="00D45FC0">
            <w:pPr>
              <w:rPr>
                <w:rFonts w:ascii="Aptos Narrow" w:hAnsi="Aptos Narrow" w:cstheme="minorHAnsi"/>
              </w:rPr>
            </w:pPr>
            <w:r w:rsidRPr="008A34FA">
              <w:rPr>
                <w:rFonts w:ascii="Aptos Narrow" w:hAnsi="Aptos Narrow" w:cstheme="minorHAnsi"/>
              </w:rPr>
              <w:t>Datenaustausch zwischen RDC und Backend (NAT über CCU)</w:t>
            </w:r>
          </w:p>
        </w:tc>
      </w:tr>
      <w:tr w:rsidR="0036318C" w:rsidRPr="008A34FA" w14:paraId="7C2DA1EA" w14:textId="77777777" w:rsidTr="6422C14E">
        <w:tc>
          <w:tcPr>
            <w:tcW w:w="600" w:type="dxa"/>
          </w:tcPr>
          <w:p w14:paraId="3B97AC5A" w14:textId="77777777" w:rsidR="0036318C" w:rsidRPr="008A34FA" w:rsidRDefault="00D45FC0">
            <w:pPr>
              <w:rPr>
                <w:rFonts w:ascii="Aptos Narrow" w:hAnsi="Aptos Narrow" w:cstheme="minorHAnsi"/>
              </w:rPr>
            </w:pPr>
            <w:r w:rsidRPr="008A34FA">
              <w:rPr>
                <w:rFonts w:ascii="Aptos Narrow" w:hAnsi="Aptos Narrow" w:cstheme="minorHAnsi"/>
              </w:rPr>
              <w:t>90</w:t>
            </w:r>
          </w:p>
        </w:tc>
        <w:tc>
          <w:tcPr>
            <w:tcW w:w="2200" w:type="dxa"/>
          </w:tcPr>
          <w:p w14:paraId="44BBD90E" w14:textId="77777777" w:rsidR="0036318C" w:rsidRPr="008A34FA" w:rsidRDefault="00D45FC0">
            <w:pPr>
              <w:rPr>
                <w:rFonts w:ascii="Aptos Narrow" w:hAnsi="Aptos Narrow" w:cstheme="minorHAnsi"/>
              </w:rPr>
            </w:pPr>
            <w:r w:rsidRPr="008A34FA">
              <w:rPr>
                <w:rFonts w:ascii="Aptos Narrow" w:hAnsi="Aptos Narrow" w:cstheme="minorHAnsi"/>
              </w:rPr>
              <w:t>Funksensor</w:t>
            </w:r>
          </w:p>
        </w:tc>
        <w:tc>
          <w:tcPr>
            <w:tcW w:w="1300" w:type="dxa"/>
          </w:tcPr>
          <w:p w14:paraId="7582B830" w14:textId="77777777" w:rsidR="0036318C" w:rsidRPr="008A34FA" w:rsidRDefault="00D45FC0">
            <w:pPr>
              <w:rPr>
                <w:rFonts w:ascii="Aptos Narrow" w:hAnsi="Aptos Narrow" w:cstheme="minorHAnsi"/>
              </w:rPr>
            </w:pPr>
            <w:r w:rsidRPr="008A34FA">
              <w:rPr>
                <w:rFonts w:ascii="Aptos Narrow" w:hAnsi="Aptos Narrow" w:cstheme="minorHAnsi"/>
              </w:rPr>
              <w:t>–</w:t>
            </w:r>
          </w:p>
        </w:tc>
        <w:tc>
          <w:tcPr>
            <w:tcW w:w="4860" w:type="dxa"/>
          </w:tcPr>
          <w:p w14:paraId="32E0FBEE" w14:textId="77777777" w:rsidR="0036318C" w:rsidRPr="008A34FA" w:rsidRDefault="00D45FC0">
            <w:pPr>
              <w:rPr>
                <w:rFonts w:ascii="Aptos Narrow" w:hAnsi="Aptos Narrow" w:cstheme="minorHAnsi"/>
              </w:rPr>
            </w:pPr>
            <w:r w:rsidRPr="008A34FA">
              <w:rPr>
                <w:rFonts w:ascii="Aptos Narrow" w:hAnsi="Aptos Narrow" w:cstheme="minorHAnsi"/>
              </w:rPr>
              <w:t>– (reserviert)</w:t>
            </w:r>
          </w:p>
        </w:tc>
      </w:tr>
    </w:tbl>
    <w:p w14:paraId="6AB936D8" w14:textId="77777777" w:rsidR="0036318C" w:rsidRPr="008A34FA" w:rsidRDefault="00D45FC0">
      <w:pPr>
        <w:rPr>
          <w:rFonts w:ascii="Aptos Narrow" w:hAnsi="Aptos Narrow"/>
        </w:rPr>
      </w:pPr>
      <w:commentRangeStart w:id="885"/>
      <w:commentRangeStart w:id="886"/>
      <w:r w:rsidRPr="008A34FA">
        <w:rPr>
          <w:rFonts w:ascii="Aptos Narrow" w:hAnsi="Aptos Narrow"/>
        </w:rPr>
        <w:t>Hinweis</w:t>
      </w:r>
      <w:commentRangeEnd w:id="885"/>
      <w:r w:rsidR="008A34FA" w:rsidRPr="008A34FA">
        <w:rPr>
          <w:rStyle w:val="CommentReference"/>
          <w:rFonts w:ascii="Aptos Narrow" w:hAnsi="Aptos Narrow"/>
          <w:sz w:val="22"/>
          <w:szCs w:val="20"/>
        </w:rPr>
        <w:commentReference w:id="885"/>
      </w:r>
      <w:commentRangeEnd w:id="886"/>
      <w:r w:rsidRPr="008A34FA">
        <w:rPr>
          <w:rStyle w:val="CommentReference"/>
          <w:rFonts w:ascii="Aptos Narrow" w:hAnsi="Aptos Narrow"/>
          <w:sz w:val="22"/>
          <w:szCs w:val="20"/>
        </w:rPr>
        <w:commentReference w:id="886"/>
      </w:r>
      <w:r w:rsidRPr="008A34FA">
        <w:rPr>
          <w:rFonts w:ascii="Aptos Narrow" w:hAnsi="Aptos Narrow"/>
        </w:rPr>
        <w:t>: Auf allen Nomad-VLANs (außer 90) übernimmt die CCU die zentralen Server-Rollen (DHCP, DNS, NTP). Default-Gateway, Adressbereich, DHCP-Pool, GPS- und NTP-Quelle pro VLAN sind im separaten Dokument „IP-Port-Allokationsplan“ je Zug-ID dokumentiert.</w:t>
      </w:r>
    </w:p>
    <w:p w14:paraId="5E79F4E1" w14:textId="2A25A983" w:rsidR="008844DC" w:rsidRPr="00871D17" w:rsidRDefault="00D45FC0" w:rsidP="00235028">
      <w:pPr>
        <w:rPr>
          <w:rFonts w:ascii="Aptos Narrow" w:hAnsi="Aptos Narrow"/>
        </w:rPr>
      </w:pPr>
      <w:ins w:id="887" w:author="Abbas Rizvi" w:date="2026-06-17T10:00:00Z">
        <w:r w:rsidRPr="008A34FA">
          <w:rPr>
            <w:rFonts w:ascii="Aptos Narrow" w:hAnsi="Aptos Narrow"/>
          </w:rPr>
          <w:t>Die vollständige, je Flotte und Fahrzeugtyp differenzierte VLAN- und Adressplanung ist im Netzwerkplanungs-Dokument „Dosto_NEU-network-planning-v8.xlsx“ hinterlegt. Dieses Dokument ist als Anhang zu diesem SDD zu betrachten und bei Abweichungen maßgeblich.</w:t>
        </w:r>
      </w:ins>
    </w:p>
    <w:p w14:paraId="1568233C" w14:textId="77777777" w:rsidR="00871D17" w:rsidRDefault="00871D17">
      <w:pPr>
        <w:rPr>
          <w:rFonts w:ascii="Aptos Narrow" w:hAnsi="Aptos Narrow"/>
          <w:caps/>
          <w:color w:val="243F60"/>
          <w:spacing w:val="15"/>
          <w:szCs w:val="22"/>
          <w:lang w:val="de-DE" w:eastAsia="ja-JP" w:bidi="th-TH"/>
        </w:rPr>
      </w:pPr>
      <w:bookmarkStart w:id="888" w:name="_Toc231228616"/>
      <w:r>
        <w:rPr>
          <w:rFonts w:ascii="Aptos Narrow" w:hAnsi="Aptos Narrow"/>
          <w:lang w:val="de-DE" w:eastAsia="ja-JP"/>
        </w:rPr>
        <w:br w:type="page"/>
      </w:r>
    </w:p>
    <w:p w14:paraId="07B4319C" w14:textId="504580B9" w:rsidR="00F5434C" w:rsidRPr="008A34FA" w:rsidRDefault="0036470F" w:rsidP="00F5434C">
      <w:pPr>
        <w:pStyle w:val="Heading3"/>
        <w:rPr>
          <w:rFonts w:ascii="Aptos Narrow" w:hAnsi="Aptos Narrow"/>
          <w:lang w:val="de-DE" w:eastAsia="ja-JP"/>
        </w:rPr>
      </w:pPr>
      <w:r w:rsidRPr="008A34FA">
        <w:rPr>
          <w:rFonts w:ascii="Aptos Narrow" w:hAnsi="Aptos Narrow"/>
          <w:lang w:val="de-DE" w:eastAsia="ja-JP"/>
        </w:rPr>
        <w:lastRenderedPageBreak/>
        <w:t>Übersicht</w:t>
      </w:r>
      <w:bookmarkEnd w:id="888"/>
    </w:p>
    <w:p w14:paraId="26DFE74B" w14:textId="77777777" w:rsidR="00F5434C" w:rsidRPr="008A34FA" w:rsidRDefault="00F5434C" w:rsidP="00F5434C">
      <w:pPr>
        <w:rPr>
          <w:rFonts w:ascii="Aptos Narrow" w:hAnsi="Aptos Narrow"/>
          <w:lang w:val="de-DE" w:eastAsia="ja-JP" w:bidi="th-TH"/>
        </w:rPr>
      </w:pPr>
      <w:r w:rsidRPr="008A34FA">
        <w:rPr>
          <w:rFonts w:ascii="Aptos Narrow" w:hAnsi="Aptos Narrow"/>
          <w:lang w:val="de-DE" w:eastAsia="ja-JP" w:bidi="th-TH"/>
        </w:rPr>
        <w:t>Die folgende Darstellung visualisiert die einzelnen VLANs sowie einen Teil der Kommunikationsflüsse. VLANs im oberen Bereich werden durch Stadler verwaltet während die VLANs im unteren Bereich unter der Betreuung von Nomad stehen.</w:t>
      </w:r>
    </w:p>
    <w:p w14:paraId="76B8F5DE" w14:textId="77777777" w:rsidR="00F5434C" w:rsidRPr="008A34FA" w:rsidRDefault="00F5434C" w:rsidP="00F5434C">
      <w:pPr>
        <w:rPr>
          <w:rFonts w:ascii="Aptos Narrow" w:hAnsi="Aptos Narrow"/>
          <w:lang w:val="de-DE" w:eastAsia="ja-JP"/>
        </w:rPr>
      </w:pPr>
      <w:commentRangeStart w:id="889"/>
      <w:del w:id="890" w:author="Abbas Rizvi" w:date="2026-06-21T00:00:00Z">
        <w:r w:rsidRPr="008A34FA">
          <w:rPr>
            <w:rFonts w:ascii="Aptos Narrow" w:hAnsi="Aptos Narrow"/>
            <w:noProof/>
            <w:lang w:val="de-DE" w:eastAsia="ja-JP"/>
          </w:rPr>
          <w:lastRenderedPageBreak/>
          <w:drawing>
            <wp:inline distT="0" distB="0" distL="0" distR="0" wp14:anchorId="119BC870" wp14:editId="0185F5A7">
              <wp:extent cx="5940425" cy="4997450"/>
              <wp:effectExtent l="0" t="0" r="3175" b="0"/>
              <wp:docPr id="1666235147" name="Grafik 1" descr="Ein Bild, das Text, Diagramm, Reihe, paralle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147" name="Grafik 1" descr="Ein Bild, das Text, Diagramm, Reihe, parallel enthält.  KI-generierte Inhalte können fehlerhaft sein."/>
                      <pic:cNvPicPr/>
                    </pic:nvPicPr>
                    <pic:blipFill>
                      <a:blip r:embed="rId41"/>
                      <a:stretch>
                        <a:fillRect/>
                      </a:stretch>
                    </pic:blipFill>
                    <pic:spPr>
                      <a:xfrm>
                        <a:off x="0" y="0"/>
                        <a:ext cx="5940425" cy="4997450"/>
                      </a:xfrm>
                      <a:prstGeom prst="rect">
                        <a:avLst/>
                      </a:prstGeom>
                    </pic:spPr>
                  </pic:pic>
                </a:graphicData>
              </a:graphic>
            </wp:inline>
          </w:drawing>
        </w:r>
      </w:del>
      <w:ins w:id="891" w:author="Abbas Rizvi" w:date="2026-06-21T00:00:00Z">
        <w:r w:rsidRPr="008A34FA">
          <w:rPr>
            <w:rFonts w:ascii="Aptos Narrow" w:hAnsi="Aptos Narrow"/>
            <w:noProof/>
            <w:lang w:val="de-DE" w:eastAsia="ja-JP"/>
          </w:rPr>
          <w:lastRenderedPageBreak/>
          <w:drawing>
            <wp:inline distT="0" distB="0" distL="0" distR="0" wp14:anchorId="119BC880" wp14:editId="0185F5B0">
              <wp:extent cx="5940425" cy="5436900"/>
              <wp:effectExtent l="0" t="0" r="0" b="0"/>
              <wp:docPr id="1666235200" name="VLAN-Kommunikationsfluss" descr="DOSTO Neu VLAN- und Kommunikationsfluss-Übersicht, Stand 2026-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200" name="VLAN-Kommunikationsfluss" descr="DOSTO Neu VLAN- und Kommunikationsfluss-Übersicht, Stand 2026-06-21"/>
                      <pic:cNvPicPr/>
                    </pic:nvPicPr>
                    <pic:blipFill>
                      <a:blip r:embed="rId42">
                        <a:extLst>
                          <a:ext uri="{96DAC541-7B7A-43D3-8B79-37D633B846F1}">
                            <asvg:svgBlip xmlns:asvg="http://schemas.microsoft.com/office/drawing/2016/SVG/main" r:embed="rId43"/>
                          </a:ext>
                        </a:extLst>
                      </a:blip>
                      <a:stretch>
                        <a:fillRect/>
                      </a:stretch>
                    </pic:blipFill>
                    <pic:spPr>
                      <a:xfrm>
                        <a:off x="0" y="0"/>
                        <a:ext cx="5940425" cy="5436900"/>
                      </a:xfrm>
                      <a:prstGeom prst="rect">
                        <a:avLst/>
                      </a:prstGeom>
                    </pic:spPr>
                  </pic:pic>
                </a:graphicData>
              </a:graphic>
            </wp:inline>
          </w:drawing>
        </w:r>
      </w:ins>
      <w:commentRangeEnd w:id="889"/>
      <w:r w:rsidR="008A34FA" w:rsidRPr="008A34FA">
        <w:rPr>
          <w:rStyle w:val="CommentReference"/>
          <w:rFonts w:ascii="Aptos Narrow" w:hAnsi="Aptos Narrow"/>
          <w:sz w:val="22"/>
          <w:szCs w:val="20"/>
          <w:lang w:val="de-DE" w:eastAsia="ja-JP"/>
        </w:rPr>
        <w:commentReference w:id="889"/>
      </w:r>
    </w:p>
    <w:p w14:paraId="30BD4CA0" w14:textId="77777777" w:rsidR="00F5434C" w:rsidRPr="008A34FA" w:rsidRDefault="00F5434C" w:rsidP="00F5434C">
      <w:pPr>
        <w:rPr>
          <w:ins w:id="892" w:author="Abbas Rizvi" w:date="2026-06-21T00:00:00Z"/>
          <w:rFonts w:ascii="Aptos Narrow" w:hAnsi="Aptos Narrow"/>
          <w:lang w:val="de-DE" w:eastAsia="ja-JP"/>
        </w:rPr>
      </w:pPr>
      <w:ins w:id="893" w:author="Abbas Rizvi" w:date="2026-06-21T00:00:00Z">
        <w:r w:rsidRPr="008A34FA">
          <w:rPr>
            <w:rFonts w:ascii="Aptos Narrow" w:hAnsi="Aptos Narrow"/>
            <w:lang w:val="de-DE" w:eastAsia="ja-JP"/>
          </w:rPr>
          <w:t>Die folgende Matrix zeigt ergänzend, welche Komponenten in welcher Kommunikationsklasse miteinander kommunizieren (H = Hub/Quelle, Z = Ziel, • = Teilnehmer).</w:t>
        </w:r>
      </w:ins>
    </w:p>
    <w:p w14:paraId="30BD4CA1" w14:textId="77777777" w:rsidR="00F5434C" w:rsidRPr="008A34FA" w:rsidRDefault="00F5434C" w:rsidP="00F5434C">
      <w:pPr>
        <w:rPr>
          <w:ins w:id="894" w:author="Abbas Rizvi" w:date="2026-06-21T00:00:00Z"/>
          <w:rFonts w:ascii="Aptos Narrow" w:hAnsi="Aptos Narrow"/>
          <w:lang w:val="de-DE" w:eastAsia="ja-JP"/>
        </w:rPr>
      </w:pPr>
      <w:ins w:id="895" w:author="Abbas Rizvi" w:date="2026-06-21T00:00:00Z">
        <w:r w:rsidRPr="008A34FA">
          <w:rPr>
            <w:rFonts w:ascii="Aptos Narrow" w:hAnsi="Aptos Narrow"/>
            <w:noProof/>
            <w:lang w:val="de-DE" w:eastAsia="ja-JP"/>
          </w:rPr>
          <w:lastRenderedPageBreak/>
          <w:drawing>
            <wp:inline distT="0" distB="0" distL="0" distR="0" wp14:anchorId="119BC890" wp14:editId="0185F5C0">
              <wp:extent cx="5940425" cy="4608554"/>
              <wp:effectExtent l="0" t="0" r="0" b="0"/>
              <wp:docPr id="1666235210" name="Komponenten-Kommunikationsmatrix" descr="DOSTO Neu Komponenten-Kommunikationsmatrix, Stand 2026-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210" name="Komponenten-Kommunikationsmatrix" descr="DOSTO Neu Komponenten-Kommunikationsmatrix, Stand 2026-06-21"/>
                      <pic:cNvPicPr/>
                    </pic:nvPicPr>
                    <pic:blipFill>
                      <a:blip r:embed="rId44">
                        <a:extLst>
                          <a:ext uri="{96DAC541-7B7A-43D3-8B79-37D633B846F1}">
                            <asvg:svgBlip xmlns:asvg="http://schemas.microsoft.com/office/drawing/2016/SVG/main" r:embed="rId45"/>
                          </a:ext>
                        </a:extLst>
                      </a:blip>
                      <a:stretch>
                        <a:fillRect/>
                      </a:stretch>
                    </pic:blipFill>
                    <pic:spPr>
                      <a:xfrm>
                        <a:off x="0" y="0"/>
                        <a:ext cx="5940425" cy="4608554"/>
                      </a:xfrm>
                      <a:prstGeom prst="rect">
                        <a:avLst/>
                      </a:prstGeom>
                    </pic:spPr>
                  </pic:pic>
                </a:graphicData>
              </a:graphic>
            </wp:inline>
          </w:drawing>
        </w:r>
      </w:ins>
    </w:p>
    <w:p w14:paraId="30BD4CBF" w14:textId="77777777" w:rsidR="00F5434C" w:rsidRPr="008A34FA" w:rsidRDefault="00F5434C">
      <w:pPr>
        <w:rPr>
          <w:rFonts w:ascii="Aptos Narrow" w:hAnsi="Aptos Narrow"/>
          <w:lang w:val="de-DE" w:eastAsia="ja-JP"/>
        </w:rPr>
      </w:pPr>
      <w:r w:rsidRPr="008A34FA">
        <w:rPr>
          <w:rFonts w:ascii="Aptos Narrow" w:hAnsi="Aptos Narrow"/>
          <w:lang w:val="de-DE" w:eastAsia="ja-JP"/>
        </w:rPr>
        <w:br w:type="page"/>
      </w:r>
    </w:p>
    <w:p w14:paraId="6936020B" w14:textId="77777777" w:rsidR="00EE6C0C" w:rsidRPr="008A34FA" w:rsidRDefault="000B2F89" w:rsidP="00EE6C0C">
      <w:pPr>
        <w:pStyle w:val="Heading2"/>
        <w:rPr>
          <w:rFonts w:ascii="Aptos Narrow" w:hAnsi="Aptos Narrow"/>
        </w:rPr>
      </w:pPr>
      <w:bookmarkStart w:id="896" w:name="_Toc231228617"/>
      <w:r w:rsidRPr="008A34FA">
        <w:rPr>
          <w:rFonts w:ascii="Aptos Narrow" w:hAnsi="Aptos Narrow"/>
        </w:rPr>
        <w:lastRenderedPageBreak/>
        <w:t>Zeit synchronisation und management</w:t>
      </w:r>
      <w:bookmarkEnd w:id="896"/>
    </w:p>
    <w:p w14:paraId="57F944D9" w14:textId="77777777" w:rsidR="009A680A" w:rsidRPr="008A34FA" w:rsidRDefault="009A680A" w:rsidP="009A680A">
      <w:pPr>
        <w:rPr>
          <w:rFonts w:ascii="Aptos Narrow" w:hAnsi="Aptos Narrow"/>
          <w:lang w:eastAsia="ja-JP"/>
        </w:rPr>
      </w:pPr>
      <w:r w:rsidRPr="008A34FA">
        <w:rPr>
          <w:rFonts w:ascii="Aptos Narrow" w:hAnsi="Aptos Narrow"/>
          <w:lang w:eastAsia="ja-JP"/>
        </w:rPr>
        <w:t>Um eine konsistente Zeitbasis für alle fahrzeugseitigen Systeme zu gewährleisten, fungiert das On-Board-System (OBS) als zentrale Zeitquelle (NTP-Server). Die Zeitsynchronisation des OBS erfolgt über ein zweistufiges Verfahren, um die Systemintegrität auch bei eingeschränkter Konnektivität zu wahren: </w:t>
      </w:r>
    </w:p>
    <w:p w14:paraId="10D32568" w14:textId="477F6177" w:rsidR="009A680A" w:rsidRPr="008A34FA" w:rsidRDefault="009A680A">
      <w:pPr>
        <w:numPr>
          <w:ilvl w:val="0"/>
          <w:numId w:val="96"/>
        </w:numPr>
        <w:rPr>
          <w:rFonts w:ascii="Aptos Narrow" w:hAnsi="Aptos Narrow"/>
          <w:lang w:val="en-GB" w:eastAsia="ja-JP"/>
        </w:rPr>
      </w:pPr>
      <w:commentRangeStart w:id="897"/>
      <w:commentRangeStart w:id="898"/>
      <w:del w:id="899" w:author="Abbas Rizvi" w:date="2026-06-17T11:30:00Z">
        <w:r w:rsidRPr="008A34FA">
          <w:rPr>
            <w:rFonts w:ascii="Aptos Narrow" w:hAnsi="Aptos Narrow"/>
            <w:lang w:eastAsia="ja-JP"/>
          </w:rPr>
          <w:delText>Primärquelle: Der OBS bezieht die Referenzzeit via NTP über die landseitige Internetverbindung. Dies stellt im regulären Betrieb die höchste Präzision sicher.</w:delText>
        </w:r>
      </w:del>
      <w:ins w:id="900" w:author="Abbas Rizvi" w:date="2026-06-17T11:30:00Z">
        <w:r w:rsidRPr="008A34FA">
          <w:rPr>
            <w:rFonts w:ascii="Aptos Narrow" w:hAnsi="Aptos Narrow"/>
            <w:lang w:eastAsia="ja-JP"/>
          </w:rPr>
          <w:t>Primärquelle: Das On-Board-System (OBS) – die Nomad CCU – bezieht die Referenzzeit via NTP über die landseitige Internetverbindung von öffentlichen Internet-NTP-Servern (NTP-Pool, Stratum 1/2). Es handelt sich somit um eine offene Internet-NTP-Quelle; die Darstellung „open NTP source“ im Diagramm ist korrekt. Zugleich fungiert die CCU als NTP-Server für alle fahrzeugseitigen Netze und stellt den NTP-Dienst über SNAT auch im VLAN 7 (Stadler) bereit. Die fahrzeugseitigen IoB-Geräte (Consist-Switches und Access Points) beziehen ihre Zeit ihrerseits von der CCU (10.179.x.1) und nicht direkt aus dem Internet. Dies stellt im regulären Betrieb die höchste Präzision sicher.</w:t>
        </w:r>
      </w:ins>
      <w:r w:rsidRPr="008A34FA">
        <w:rPr>
          <w:rFonts w:ascii="Aptos Narrow" w:hAnsi="Aptos Narrow"/>
          <w:lang w:val="en-GB" w:eastAsia="ja-JP"/>
        </w:rPr>
        <w:t> </w:t>
      </w:r>
      <w:commentRangeEnd w:id="897"/>
      <w:r w:rsidR="008A34FA" w:rsidRPr="008A34FA">
        <w:rPr>
          <w:rStyle w:val="CommentReference"/>
          <w:rFonts w:ascii="Aptos Narrow" w:hAnsi="Aptos Narrow"/>
          <w:sz w:val="22"/>
          <w:szCs w:val="20"/>
          <w:lang w:val="en-GB" w:eastAsia="ja-JP"/>
        </w:rPr>
        <w:commentReference w:id="897"/>
      </w:r>
      <w:commentRangeEnd w:id="898"/>
      <w:r w:rsidRPr="008A34FA">
        <w:rPr>
          <w:rStyle w:val="CommentReference"/>
          <w:rFonts w:ascii="Aptos Narrow" w:hAnsi="Aptos Narrow"/>
          <w:sz w:val="22"/>
          <w:szCs w:val="20"/>
          <w:lang w:val="en-GB" w:eastAsia="ja-JP"/>
        </w:rPr>
        <w:commentReference w:id="898"/>
      </w:r>
    </w:p>
    <w:p w14:paraId="0F4EC1D4" w14:textId="77777777" w:rsidR="009A680A" w:rsidRPr="008A34FA" w:rsidRDefault="009A680A">
      <w:pPr>
        <w:numPr>
          <w:ilvl w:val="0"/>
          <w:numId w:val="97"/>
        </w:numPr>
        <w:rPr>
          <w:rFonts w:ascii="Aptos Narrow" w:hAnsi="Aptos Narrow"/>
          <w:lang w:eastAsia="ja-JP"/>
        </w:rPr>
      </w:pPr>
      <w:r w:rsidRPr="008A34FA">
        <w:rPr>
          <w:rFonts w:ascii="Aptos Narrow" w:hAnsi="Aptos Narrow"/>
          <w:lang w:eastAsia="ja-JP"/>
        </w:rPr>
        <w:t>Backup-Ebene (Fallback): Bei Instabilität oder Ausfall der Internetverbindung schaltet das System automatisch auf GPS-basierte Zeiterfassung um. Dadurch bleibt das Fahrzeug-Netzwerk unabhängig von externen Datenverbindungen autark synchronisiert. </w:t>
      </w:r>
    </w:p>
    <w:p w14:paraId="5B6E9A96" w14:textId="77777777" w:rsidR="009A680A" w:rsidRPr="008A34FA" w:rsidRDefault="009A680A" w:rsidP="009A680A">
      <w:pPr>
        <w:rPr>
          <w:rFonts w:ascii="Aptos Narrow" w:hAnsi="Aptos Narrow"/>
          <w:lang w:eastAsia="ja-JP"/>
        </w:rPr>
      </w:pPr>
      <w:r w:rsidRPr="008A34FA">
        <w:rPr>
          <w:rFonts w:ascii="Aptos Narrow" w:hAnsi="Aptos Narrow"/>
          <w:lang w:eastAsia="ja-JP"/>
        </w:rPr>
        <w:t>Alle Systeme verwenden die UTC-Zeit. Wo benötigt, wird die UTC-Zeit in Lokalzeit angezeigt (FIS, IDU). Die Umstellung zwischen Sommer- und Winterzeit erfolgt automatisch. </w:t>
      </w:r>
    </w:p>
    <w:p w14:paraId="3D2D4BA7" w14:textId="77777777" w:rsidR="009A680A" w:rsidRPr="008A34FA" w:rsidRDefault="009A680A" w:rsidP="009A680A">
      <w:pPr>
        <w:rPr>
          <w:rFonts w:ascii="Aptos Narrow" w:hAnsi="Aptos Narrow"/>
          <w:lang w:eastAsia="ja-JP"/>
        </w:rPr>
      </w:pPr>
      <w:r w:rsidRPr="008A34FA">
        <w:rPr>
          <w:rFonts w:ascii="Aptos Narrow" w:hAnsi="Aptos Narrow"/>
          <w:lang w:eastAsia="ja-JP"/>
        </w:rPr>
        <w:t>Sendet der OBS als Zeitmaster die falsche Zeit per NTP wird diese von den Subsystemen übernommen. Einzige Ausnahme stellt die JRU und das ETCS dar. Die JRU vergleicht die Zeit von dem NTP-Server mit einer internen Batterie und gibt ihre Zeit dem ETCS per TRDP weiter. Genauere Informationen hierzu können aus dem Konzept Registriergerät [V19] übernommen werden.  </w:t>
      </w:r>
    </w:p>
    <w:p w14:paraId="0DBC135F" w14:textId="77777777" w:rsidR="009A680A" w:rsidRPr="008A34FA" w:rsidRDefault="009A680A" w:rsidP="009A680A">
      <w:pPr>
        <w:rPr>
          <w:rFonts w:ascii="Aptos Narrow" w:hAnsi="Aptos Narrow"/>
          <w:lang w:eastAsia="ja-JP"/>
        </w:rPr>
      </w:pPr>
      <w:r w:rsidRPr="008A34FA">
        <w:rPr>
          <w:rFonts w:ascii="Aptos Narrow" w:hAnsi="Aptos Narrow"/>
          <w:lang w:eastAsia="ja-JP"/>
        </w:rPr>
        <w:t>Entfällt der NTP-Server komplett werden die Subsysteme über ein RTC-Modul die Zeit weiter zählen, bis der NTP-Server wieder zur Verfügung steht. </w:t>
      </w:r>
    </w:p>
    <w:p w14:paraId="033FE4DA" w14:textId="77777777" w:rsidR="009A680A" w:rsidRPr="008A34FA" w:rsidRDefault="009A680A" w:rsidP="009A680A">
      <w:pPr>
        <w:rPr>
          <w:rFonts w:ascii="Aptos Narrow" w:hAnsi="Aptos Narrow"/>
          <w:lang w:eastAsia="ja-JP"/>
        </w:rPr>
      </w:pPr>
      <w:r w:rsidRPr="008A34FA">
        <w:rPr>
          <w:rFonts w:ascii="Aptos Narrow" w:hAnsi="Aptos Narrow"/>
          <w:noProof/>
        </w:rPr>
        <w:lastRenderedPageBreak/>
        <w:drawing>
          <wp:inline distT="0" distB="0" distL="0" distR="0" wp14:anchorId="55F37618" wp14:editId="195FAF37">
            <wp:extent cx="3911600" cy="3943350"/>
            <wp:effectExtent l="0" t="0" r="0" b="0"/>
            <wp:docPr id="119388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11600" cy="3943350"/>
                    </a:xfrm>
                    <a:prstGeom prst="rect">
                      <a:avLst/>
                    </a:prstGeom>
                    <a:noFill/>
                    <a:ln>
                      <a:noFill/>
                    </a:ln>
                  </pic:spPr>
                </pic:pic>
              </a:graphicData>
            </a:graphic>
          </wp:inline>
        </w:drawing>
      </w:r>
    </w:p>
    <w:p w14:paraId="453B41A8" w14:textId="77777777" w:rsidR="009A680A" w:rsidRPr="008A34FA" w:rsidRDefault="009A680A" w:rsidP="009A680A">
      <w:pPr>
        <w:rPr>
          <w:rFonts w:ascii="Aptos Narrow" w:hAnsi="Aptos Narrow"/>
          <w:lang w:eastAsia="ja-JP"/>
        </w:rPr>
      </w:pPr>
      <w:r w:rsidRPr="008A34FA">
        <w:rPr>
          <w:rFonts w:ascii="Aptos Narrow" w:hAnsi="Aptos Narrow"/>
          <w:lang w:eastAsia="ja-JP"/>
        </w:rPr>
        <w:t>Der OBS stellt den Zeitdienst aktiv über das Network Time Protocol (NTP, Port 123) bereit: </w:t>
      </w:r>
    </w:p>
    <w:p w14:paraId="0D52A84C" w14:textId="77777777" w:rsidR="009A680A" w:rsidRPr="008A34FA" w:rsidRDefault="009A680A">
      <w:pPr>
        <w:numPr>
          <w:ilvl w:val="0"/>
          <w:numId w:val="98"/>
        </w:numPr>
        <w:rPr>
          <w:rFonts w:ascii="Aptos Narrow" w:hAnsi="Aptos Narrow"/>
          <w:lang w:eastAsia="ja-JP"/>
        </w:rPr>
      </w:pPr>
      <w:r w:rsidRPr="008A34FA">
        <w:rPr>
          <w:rFonts w:ascii="Aptos Narrow" w:hAnsi="Aptos Narrow"/>
          <w:lang w:eastAsia="ja-JP"/>
        </w:rPr>
        <w:t>IOB-Netzwerk: Alle internen Systemkomponenten des IOB werden direkt vom OBS synchronisiert (Switch u. Access-Point). </w:t>
      </w:r>
    </w:p>
    <w:p w14:paraId="370F230F" w14:textId="77777777" w:rsidR="009A680A" w:rsidRPr="008A34FA" w:rsidRDefault="009A680A">
      <w:pPr>
        <w:numPr>
          <w:ilvl w:val="0"/>
          <w:numId w:val="99"/>
        </w:numPr>
        <w:rPr>
          <w:rFonts w:ascii="Aptos Narrow" w:hAnsi="Aptos Narrow"/>
          <w:lang w:eastAsia="ja-JP"/>
        </w:rPr>
      </w:pPr>
      <w:r w:rsidRPr="008A34FA">
        <w:rPr>
          <w:rFonts w:ascii="Aptos Narrow" w:hAnsi="Aptos Narrow"/>
          <w:lang w:eastAsia="ja-JP"/>
        </w:rPr>
        <w:t>VLAN 7 Integration: Um eine systemübergreifende Einheitlichkeit zu gewährleisten, wird der NTP-Service explizit im VLAN 7 bereitgestellt. Dies ermöglicht es auch Drittgeräten (nicht-IOB-Komponenten), die präzise Systemzeit des OBS zu beziehen. </w:t>
      </w:r>
    </w:p>
    <w:p w14:paraId="5AC0B9CF" w14:textId="77777777" w:rsidR="009A680A" w:rsidRPr="008A34FA" w:rsidRDefault="009A680A" w:rsidP="009A680A">
      <w:pPr>
        <w:rPr>
          <w:rFonts w:ascii="Aptos Narrow" w:hAnsi="Aptos Narrow"/>
          <w:lang w:eastAsia="ja-JP"/>
        </w:rPr>
      </w:pPr>
      <w:r w:rsidRPr="008A34FA">
        <w:rPr>
          <w:rFonts w:ascii="Aptos Narrow" w:hAnsi="Aptos Narrow"/>
          <w:lang w:eastAsia="ja-JP"/>
        </w:rPr>
        <w:t>Um eine durchgängige zeitliche Kohärenz zu gewährleisten, ist im Dritt-System ein eigener NTP-Server implementiert (RCU), der das OBS als autoritative Referenzquelle nutzt. Der Datenaustausch zwischen diesen Netzsegmenten wird wie folgt realisiert: </w:t>
      </w:r>
    </w:p>
    <w:p w14:paraId="2EA51F5B" w14:textId="77777777" w:rsidR="009A680A" w:rsidRPr="008A34FA" w:rsidRDefault="009A680A">
      <w:pPr>
        <w:numPr>
          <w:ilvl w:val="0"/>
          <w:numId w:val="100"/>
        </w:numPr>
        <w:rPr>
          <w:rFonts w:ascii="Aptos Narrow" w:hAnsi="Aptos Narrow"/>
          <w:lang w:val="en-GB" w:eastAsia="ja-JP"/>
        </w:rPr>
      </w:pPr>
      <w:r w:rsidRPr="008A34FA">
        <w:rPr>
          <w:rFonts w:ascii="Aptos Narrow" w:hAnsi="Aptos Narrow"/>
          <w:lang w:eastAsia="ja-JP"/>
        </w:rPr>
        <w:t>Transparentes Weiterleiten: Die NTP-Anfragen des Dritt-Servers werden an die STADLER-Firewall gerichtet. Diese leitet den Datenverkehr gezielt an das OBS weiter.</w:t>
      </w:r>
      <w:r w:rsidRPr="008A34FA">
        <w:rPr>
          <w:rFonts w:ascii="Aptos Narrow" w:hAnsi="Aptos Narrow"/>
          <w:lang w:val="en-GB" w:eastAsia="ja-JP"/>
        </w:rPr>
        <w:t> </w:t>
      </w:r>
    </w:p>
    <w:p w14:paraId="0FB0A1C8" w14:textId="77777777" w:rsidR="009A680A" w:rsidRPr="008A34FA" w:rsidRDefault="009A680A">
      <w:pPr>
        <w:numPr>
          <w:ilvl w:val="0"/>
          <w:numId w:val="101"/>
        </w:numPr>
        <w:rPr>
          <w:rFonts w:ascii="Aptos Narrow" w:hAnsi="Aptos Narrow"/>
          <w:lang w:eastAsia="ja-JP"/>
        </w:rPr>
      </w:pPr>
      <w:r w:rsidRPr="008A34FA">
        <w:rPr>
          <w:rFonts w:ascii="Aptos Narrow" w:hAnsi="Aptos Narrow"/>
          <w:lang w:eastAsia="ja-JP"/>
        </w:rPr>
        <w:t>SNAT-Implementierung: Damit die Kommunikation über die Segmentgrenzen hinweg reibungslos funktioniert, setzt die Firewall Source NAT (SNAT) ein. Dies stellt sicher, dass die Antwortpakete des OBS korrekt an den anfragenden NTP-Server im Dritt-System zurückgeführt werden können. </w:t>
      </w:r>
    </w:p>
    <w:p w14:paraId="063B2038" w14:textId="77777777" w:rsidR="009A680A" w:rsidRPr="008A34FA" w:rsidRDefault="009A680A">
      <w:pPr>
        <w:pStyle w:val="paragraph"/>
        <w:numPr>
          <w:ilvl w:val="0"/>
          <w:numId w:val="101"/>
        </w:numPr>
        <w:spacing w:before="0" w:beforeAutospacing="0" w:after="0" w:afterAutospacing="0"/>
        <w:textAlignment w:val="baseline"/>
        <w:rPr>
          <w:rFonts w:ascii="Aptos Narrow" w:hAnsi="Aptos Narrow" w:cs="Calibri"/>
          <w:sz w:val="22"/>
          <w:szCs w:val="22"/>
        </w:rPr>
      </w:pPr>
      <w:r w:rsidRPr="008A34FA">
        <w:rPr>
          <w:rStyle w:val="normaltextrun"/>
          <w:rFonts w:ascii="Aptos Narrow" w:hAnsi="Aptos Narrow" w:cs="Calibri"/>
          <w:sz w:val="22"/>
          <w:szCs w:val="22"/>
        </w:rPr>
        <w:t>Hierarchische Struktur: Durch diesen Aufbau wird eine kaskadierte Synchronisation erreicht. Das Dritt-System bleibt logisch getrennt, partizipiert jedoch indirekt an der hochverfügbaren Zeitreferenz (Landseite/GPS) des OBS.</w:t>
      </w:r>
      <w:r w:rsidRPr="008A34FA">
        <w:rPr>
          <w:rStyle w:val="eop"/>
          <w:rFonts w:ascii="Aptos Narrow" w:hAnsi="Aptos Narrow" w:cs="Calibri"/>
          <w:sz w:val="22"/>
          <w:szCs w:val="22"/>
        </w:rPr>
        <w:t> </w:t>
      </w:r>
    </w:p>
    <w:p w14:paraId="254FBE6A" w14:textId="77777777" w:rsidR="009A680A" w:rsidRPr="008A34FA" w:rsidRDefault="009A680A" w:rsidP="009A680A">
      <w:pPr>
        <w:pStyle w:val="paragraph"/>
        <w:spacing w:before="0" w:beforeAutospacing="0" w:after="0" w:afterAutospacing="0"/>
        <w:textAlignment w:val="baseline"/>
        <w:rPr>
          <w:rStyle w:val="normaltextrun"/>
          <w:rFonts w:ascii="Aptos Narrow" w:hAnsi="Aptos Narrow" w:cs="Calibri"/>
          <w:sz w:val="22"/>
          <w:szCs w:val="22"/>
        </w:rPr>
      </w:pPr>
    </w:p>
    <w:p w14:paraId="24045123" w14:textId="3085CFA3" w:rsidR="002542CC" w:rsidRPr="00871D17" w:rsidRDefault="009A680A" w:rsidP="00871D17">
      <w:pPr>
        <w:pStyle w:val="paragraph"/>
        <w:spacing w:before="0" w:beforeAutospacing="0" w:after="0" w:afterAutospacing="0"/>
        <w:textAlignment w:val="baseline"/>
        <w:rPr>
          <w:rFonts w:ascii="Aptos Narrow" w:hAnsi="Aptos Narrow" w:cs="Segoe UI"/>
          <w:sz w:val="18"/>
          <w:szCs w:val="18"/>
        </w:rPr>
      </w:pPr>
      <w:r w:rsidRPr="008A34FA">
        <w:rPr>
          <w:rStyle w:val="normaltextrun"/>
          <w:rFonts w:ascii="Aptos Narrow" w:hAnsi="Aptos Narrow" w:cs="Calibri"/>
          <w:sz w:val="22"/>
          <w:szCs w:val="22"/>
        </w:rPr>
        <w:t xml:space="preserve">Abschließend ist festzuhalten, dass sämtliche Drittgeräte - auch jene, die physisch an den IoB-Switchen angebunden sind - ihre Zeit ausschließlich über den eigenen NTP-Server im Drittsystem beziehen. </w:t>
      </w:r>
      <w:r w:rsidRPr="008A34FA">
        <w:rPr>
          <w:rStyle w:val="normaltextrun"/>
          <w:rFonts w:ascii="Aptos Narrow" w:hAnsi="Aptos Narrow" w:cs="Calibri"/>
          <w:sz w:val="22"/>
          <w:szCs w:val="22"/>
        </w:rPr>
        <w:lastRenderedPageBreak/>
        <w:t>Da diese Teilnehmer logisch in VLANs isoliert sind, bleibt die strikte Netzwerktrennung trotz gemeinsamer Hardware-Infrastruktur gewahrt.</w:t>
      </w:r>
      <w:r w:rsidRPr="008A34FA">
        <w:rPr>
          <w:rStyle w:val="eop"/>
          <w:rFonts w:ascii="Aptos Narrow" w:hAnsi="Aptos Narrow" w:cs="Calibri"/>
          <w:sz w:val="22"/>
          <w:szCs w:val="22"/>
        </w:rPr>
        <w:t> </w:t>
      </w:r>
    </w:p>
    <w:p w14:paraId="54A9749E" w14:textId="77777777" w:rsidR="00EE6C0C" w:rsidRPr="008A34FA" w:rsidRDefault="00AD5827" w:rsidP="00273E41">
      <w:pPr>
        <w:pStyle w:val="Heading2"/>
        <w:rPr>
          <w:rFonts w:ascii="Aptos Narrow" w:hAnsi="Aptos Narrow"/>
          <w:lang w:bidi="th-TH"/>
        </w:rPr>
      </w:pPr>
      <w:bookmarkStart w:id="901" w:name="_Toc231228618"/>
      <w:r w:rsidRPr="008A34FA">
        <w:rPr>
          <w:rFonts w:ascii="Aptos Narrow" w:hAnsi="Aptos Narrow"/>
          <w:lang w:val="de-AT" w:bidi="th-TH"/>
        </w:rPr>
        <w:t>Routing und Internetzugang für externe Netzwerk</w:t>
      </w:r>
      <w:bookmarkEnd w:id="901"/>
    </w:p>
    <w:p w14:paraId="03EBC77D"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Die CCU fungiert als zentrale Schnittstelle zwischen dem Fahrzeugnetzwerk und der Landseite (externe Netze) und ermöglicht auch den Netzwerken von Stadler den definierten Zugang ins Internet.</w:t>
      </w:r>
    </w:p>
    <w:p w14:paraId="0750C414"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Für die Kommunikation zwischen dem Stadler-Router und der CCU wird ein dediziertes VLAN verwendet. Der gesamte darüber laufende Datenverkehr wird zunächst an die CCU geleitet, einer Sicherheitsprüfung unterzogen und mittels NAT ins interne Nomad-Backend überführt, anschließend – sofern freigegeben – ins Internet weitergeleitet.</w:t>
      </w:r>
    </w:p>
    <w:p w14:paraId="407EF98C"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Um die Netzwerksicherheit zu gewährleisten, wird sämtlicher ausgehender Verkehr durch eine Firewall gefiltert. Nur explizit definierte und freigegebene Verbindungen werden erlaubt; nicht spezifizierter Datenverkehr wird konsequent blockiert.</w:t>
      </w:r>
    </w:p>
    <w:p w14:paraId="6238583C" w14:textId="77777777" w:rsidR="002542CC" w:rsidRPr="008A34FA" w:rsidRDefault="00AD5827">
      <w:pPr>
        <w:rPr>
          <w:rFonts w:ascii="Aptos Narrow" w:hAnsi="Aptos Narrow"/>
          <w:lang w:val="de-DE" w:eastAsia="ja-JP" w:bidi="th-TH"/>
        </w:rPr>
      </w:pPr>
      <w:r w:rsidRPr="008A34FA">
        <w:rPr>
          <w:rFonts w:ascii="Aptos Narrow" w:hAnsi="Aptos Narrow"/>
          <w:lang w:val="de-DE" w:eastAsia="ja-JP" w:bidi="th-TH"/>
        </w:rPr>
        <w:t>Daher müssen alle gewünschten Kommunikationspfade im Vorfeld klar definiert werden, um die entsprechenden Freigaben umsetzen zu können</w:t>
      </w:r>
    </w:p>
    <w:p w14:paraId="269DD09D" w14:textId="77777777" w:rsidR="002542CC" w:rsidRPr="008A34FA" w:rsidRDefault="002542CC" w:rsidP="002542CC">
      <w:pPr>
        <w:pStyle w:val="Heading3"/>
        <w:rPr>
          <w:rFonts w:ascii="Aptos Narrow" w:hAnsi="Aptos Narrow"/>
          <w:lang w:eastAsia="ja-JP"/>
        </w:rPr>
      </w:pPr>
      <w:bookmarkStart w:id="902" w:name="_Toc231228619"/>
      <w:r w:rsidRPr="008A34FA">
        <w:rPr>
          <w:rFonts w:ascii="Aptos Narrow" w:hAnsi="Aptos Narrow"/>
          <w:lang w:eastAsia="ja-JP"/>
        </w:rPr>
        <w:t>Erlaubte Verbindungen für Stadler-Netzwerke</w:t>
      </w:r>
      <w:bookmarkEnd w:id="902"/>
    </w:p>
    <w:tbl>
      <w:tblPr>
        <w:tblStyle w:val="Polarion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1"/>
        <w:gridCol w:w="1701"/>
        <w:gridCol w:w="1701"/>
        <w:gridCol w:w="850"/>
        <w:gridCol w:w="1270"/>
      </w:tblGrid>
      <w:tr w:rsidR="00AD5827" w:rsidRPr="008A34FA" w14:paraId="74414AC6" w14:textId="77777777" w:rsidTr="004B21F2">
        <w:tc>
          <w:tcPr>
            <w:tcW w:w="2122" w:type="dxa"/>
          </w:tcPr>
          <w:p w14:paraId="0F58D035"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Beschreibung</w:t>
            </w:r>
          </w:p>
        </w:tc>
        <w:tc>
          <w:tcPr>
            <w:tcW w:w="1701" w:type="dxa"/>
          </w:tcPr>
          <w:p w14:paraId="5D384B6E" w14:textId="77777777" w:rsidR="00AD5827" w:rsidRPr="008A34FA" w:rsidRDefault="002542CC"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Ausgehend von</w:t>
            </w:r>
          </w:p>
        </w:tc>
        <w:tc>
          <w:tcPr>
            <w:tcW w:w="1701" w:type="dxa"/>
          </w:tcPr>
          <w:p w14:paraId="53B2B46B"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Source</w:t>
            </w:r>
          </w:p>
        </w:tc>
        <w:tc>
          <w:tcPr>
            <w:tcW w:w="1701" w:type="dxa"/>
          </w:tcPr>
          <w:p w14:paraId="09C05793"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Destination</w:t>
            </w:r>
          </w:p>
        </w:tc>
        <w:tc>
          <w:tcPr>
            <w:tcW w:w="850" w:type="dxa"/>
          </w:tcPr>
          <w:p w14:paraId="32EC48B1"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Port</w:t>
            </w:r>
          </w:p>
        </w:tc>
        <w:tc>
          <w:tcPr>
            <w:tcW w:w="1270" w:type="dxa"/>
          </w:tcPr>
          <w:p w14:paraId="2DAD812C"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Protokoll</w:t>
            </w:r>
          </w:p>
        </w:tc>
      </w:tr>
      <w:tr w:rsidR="00AD5827" w:rsidRPr="008A34FA" w14:paraId="706EA803" w14:textId="77777777" w:rsidTr="004B21F2">
        <w:tc>
          <w:tcPr>
            <w:tcW w:w="2122" w:type="dxa"/>
          </w:tcPr>
          <w:p w14:paraId="07DE8D50"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VPN-Tunnel zum RDS</w:t>
            </w:r>
          </w:p>
        </w:tc>
        <w:tc>
          <w:tcPr>
            <w:tcW w:w="1701" w:type="dxa"/>
          </w:tcPr>
          <w:p w14:paraId="7FDFE171"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4AD8B2C6"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764F202E"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62.2.130.53</w:t>
            </w:r>
          </w:p>
        </w:tc>
        <w:tc>
          <w:tcPr>
            <w:tcW w:w="850" w:type="dxa"/>
          </w:tcPr>
          <w:p w14:paraId="5492852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83</w:t>
            </w:r>
          </w:p>
        </w:tc>
        <w:tc>
          <w:tcPr>
            <w:tcW w:w="1270" w:type="dxa"/>
          </w:tcPr>
          <w:p w14:paraId="140A767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tc>
      </w:tr>
      <w:tr w:rsidR="00AD5827" w:rsidRPr="008A34FA" w14:paraId="5CDB5E9A" w14:textId="77777777" w:rsidTr="004B21F2">
        <w:tc>
          <w:tcPr>
            <w:tcW w:w="2122" w:type="dxa"/>
          </w:tcPr>
          <w:p w14:paraId="6030688F"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VPN-Tunnel zum RDS</w:t>
            </w:r>
          </w:p>
        </w:tc>
        <w:tc>
          <w:tcPr>
            <w:tcW w:w="1701" w:type="dxa"/>
          </w:tcPr>
          <w:p w14:paraId="3C281E5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6A2030F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7003534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62.2.130.53</w:t>
            </w:r>
          </w:p>
        </w:tc>
        <w:tc>
          <w:tcPr>
            <w:tcW w:w="850" w:type="dxa"/>
          </w:tcPr>
          <w:p w14:paraId="4A9E21E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84</w:t>
            </w:r>
          </w:p>
        </w:tc>
        <w:tc>
          <w:tcPr>
            <w:tcW w:w="1270" w:type="dxa"/>
          </w:tcPr>
          <w:p w14:paraId="2F86AE59"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tc>
      </w:tr>
      <w:tr w:rsidR="00AD5827" w:rsidRPr="008A34FA" w14:paraId="3147E9C9" w14:textId="77777777" w:rsidTr="004B21F2">
        <w:tc>
          <w:tcPr>
            <w:tcW w:w="2122" w:type="dxa"/>
          </w:tcPr>
          <w:p w14:paraId="66C924B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Datenübertragung zu ÖBB-Landseite</w:t>
            </w:r>
          </w:p>
        </w:tc>
        <w:tc>
          <w:tcPr>
            <w:tcW w:w="1701" w:type="dxa"/>
          </w:tcPr>
          <w:p w14:paraId="4D927A7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0770F5FC"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1399745B"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195.69.192.153</w:t>
            </w:r>
          </w:p>
        </w:tc>
        <w:tc>
          <w:tcPr>
            <w:tcW w:w="850" w:type="dxa"/>
          </w:tcPr>
          <w:p w14:paraId="01117631"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22</w:t>
            </w:r>
          </w:p>
        </w:tc>
        <w:tc>
          <w:tcPr>
            <w:tcW w:w="1270" w:type="dxa"/>
          </w:tcPr>
          <w:p w14:paraId="15EFF2F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TCP</w:t>
            </w:r>
          </w:p>
        </w:tc>
      </w:tr>
      <w:tr w:rsidR="00AD5827" w:rsidRPr="008A34FA" w14:paraId="647A72D5" w14:textId="77777777" w:rsidTr="004B21F2">
        <w:tc>
          <w:tcPr>
            <w:tcW w:w="2122" w:type="dxa"/>
          </w:tcPr>
          <w:p w14:paraId="2EE08805"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IPSec Tunnel zum Videoserver</w:t>
            </w:r>
          </w:p>
        </w:tc>
        <w:tc>
          <w:tcPr>
            <w:tcW w:w="1701" w:type="dxa"/>
          </w:tcPr>
          <w:p w14:paraId="76CEE84A"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7AB2577A"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26D2DDD4"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TBD</w:t>
            </w:r>
          </w:p>
        </w:tc>
        <w:tc>
          <w:tcPr>
            <w:tcW w:w="850" w:type="dxa"/>
          </w:tcPr>
          <w:p w14:paraId="0294E74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500</w:t>
            </w:r>
          </w:p>
        </w:tc>
        <w:tc>
          <w:tcPr>
            <w:tcW w:w="1270" w:type="dxa"/>
          </w:tcPr>
          <w:p w14:paraId="25788F44"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p w14:paraId="1D1CF7B4" w14:textId="77777777" w:rsidR="00AE7BEC" w:rsidRPr="008A34FA" w:rsidRDefault="00AE7BEC" w:rsidP="002542CC">
            <w:pPr>
              <w:spacing w:before="120" w:after="120"/>
              <w:jc w:val="center"/>
              <w:rPr>
                <w:rFonts w:ascii="Aptos Narrow" w:hAnsi="Aptos Narrow" w:cs="Calibri"/>
                <w:lang w:val="de-DE" w:eastAsia="ja-JP" w:bidi="th-TH"/>
              </w:rPr>
            </w:pPr>
          </w:p>
          <w:p w14:paraId="7B577041" w14:textId="77777777" w:rsidR="00AE7BEC" w:rsidRPr="008A34FA" w:rsidRDefault="00AE7BEC" w:rsidP="002542CC">
            <w:pPr>
              <w:spacing w:before="120" w:after="120"/>
              <w:jc w:val="center"/>
              <w:rPr>
                <w:rFonts w:ascii="Aptos Narrow" w:hAnsi="Aptos Narrow" w:cs="Calibri"/>
                <w:lang w:val="de-DE" w:eastAsia="ja-JP" w:bidi="th-TH"/>
              </w:rPr>
            </w:pPr>
          </w:p>
        </w:tc>
      </w:tr>
    </w:tbl>
    <w:p w14:paraId="48945415" w14:textId="77777777" w:rsidR="00DA5766" w:rsidRPr="008A34FA" w:rsidRDefault="0046075E" w:rsidP="00FC7BEC">
      <w:pPr>
        <w:pStyle w:val="Heading2"/>
        <w:ind w:left="1700"/>
        <w:rPr>
          <w:rFonts w:ascii="Aptos Narrow" w:hAnsi="Aptos Narrow"/>
          <w:lang w:bidi="th-TH"/>
        </w:rPr>
      </w:pPr>
      <w:bookmarkStart w:id="903" w:name="_Toc231228620"/>
      <w:r w:rsidRPr="008A34FA">
        <w:rPr>
          <w:rFonts w:ascii="Aptos Narrow" w:hAnsi="Aptos Narrow"/>
          <w:lang w:bidi="th-TH"/>
        </w:rPr>
        <w:t>Multitraktion</w:t>
      </w:r>
      <w:bookmarkEnd w:id="903"/>
    </w:p>
    <w:p w14:paraId="7D6A8962" w14:textId="77777777" w:rsidR="00693080" w:rsidRPr="008A34FA" w:rsidRDefault="00693080" w:rsidP="00693080">
      <w:pPr>
        <w:rPr>
          <w:rFonts w:ascii="Aptos Narrow" w:hAnsi="Aptos Narrow"/>
          <w:lang w:val="de-DE" w:eastAsia="ja-JP" w:bidi="th-TH"/>
        </w:rPr>
      </w:pPr>
      <w:r w:rsidRPr="008A34FA">
        <w:rPr>
          <w:rFonts w:ascii="Aptos Narrow" w:hAnsi="Aptos Narrow"/>
          <w:lang w:val="de-DE" w:eastAsia="ja-JP" w:bidi="th-TH"/>
        </w:rPr>
        <w:t xml:space="preserve">Die Frontkupplungs-Ports (e0-2) der Endwagen-Switches (A1, A3, B1, B3) sind als Trunk konfiguriert und erlauben ausschließlich VLAN 5 (Video) und VLAN 15. Nur diese beiden VLANs werden über die Kupplungsverbindung zwischen zwei gekoppelten Fahrzeugen transportiert. RSTP läuft transparent über die OctiConn-Kupplungsverbindung und verhindert Schleifen im Gesamtverband. Die Pfadkosten der Kupplungsports sind bewusst hoch gewählt, sodass der interne Ring im Fahrzeug bevorzugt wird und der Kupplungspfad </w:t>
      </w:r>
      <w:commentRangeStart w:id="904"/>
      <w:commentRangeStart w:id="905"/>
      <w:commentRangeStart w:id="906"/>
      <w:del w:id="907" w:author="Abbas Rizvi" w:date="2026-06-20T00:00:00Z">
        <w:r w:rsidRPr="008A34FA">
          <w:rPr>
            <w:rFonts w:ascii="Aptos Narrow" w:hAnsi="Aptos Narrow"/>
            <w:lang w:val="de-DE" w:eastAsia="ja-JP" w:bidi="th-TH"/>
          </w:rPr>
          <w:delText>nur bei einem internen Linkausfall genutzt wird</w:delText>
        </w:r>
      </w:del>
      <w:ins w:id="908" w:author="Abbas Rizvi" w:date="2026-06-20T00:00:00Z">
        <w:r w:rsidRPr="008A34FA">
          <w:rPr>
            <w:rFonts w:ascii="Aptos Narrow" w:hAnsi="Aptos Narrow"/>
            <w:lang w:val="de-DE" w:eastAsia="ja-JP" w:bidi="th-TH"/>
          </w:rPr>
          <w:t>für die fahrzeuginterne Pfadwahl nicht bevorzugt wird. Zwischen zwei Fahrzeugen besteht stets nur eine aktive Kupplungsverbindung: die zweite (redundante) Kupplungsstrecke wird von RSTP blockiert. Der fahrzeuginterne Ring bleibt in allen Szenarien — auch im Fehlerfall — der bevorzugte Forwarding-Pfad</w:t>
        </w:r>
      </w:ins>
      <w:commentRangeEnd w:id="905"/>
      <w:r w:rsidR="008A34FA" w:rsidRPr="008A34FA">
        <w:rPr>
          <w:rStyle w:val="CommentReference"/>
          <w:rFonts w:ascii="Aptos Narrow" w:hAnsi="Aptos Narrow"/>
          <w:sz w:val="22"/>
          <w:szCs w:val="20"/>
          <w:lang w:val="de-DE" w:eastAsia="ja-JP" w:bidi="th-TH"/>
        </w:rPr>
        <w:commentReference w:id="905"/>
      </w:r>
      <w:commentRangeEnd w:id="906"/>
      <w:r w:rsidRPr="008A34FA">
        <w:rPr>
          <w:rStyle w:val="CommentReference"/>
          <w:rFonts w:ascii="Aptos Narrow" w:hAnsi="Aptos Narrow"/>
          <w:sz w:val="22"/>
          <w:szCs w:val="20"/>
          <w:lang w:val="de-DE" w:eastAsia="ja-JP" w:bidi="th-TH"/>
        </w:rPr>
        <w:commentReference w:id="906"/>
      </w:r>
      <w:commentRangeEnd w:id="904"/>
      <w:r w:rsidR="008A34FA" w:rsidRPr="008A34FA">
        <w:rPr>
          <w:rStyle w:val="CommentReference"/>
          <w:rFonts w:ascii="Aptos Narrow" w:hAnsi="Aptos Narrow"/>
          <w:sz w:val="22"/>
          <w:szCs w:val="20"/>
          <w:lang w:val="de-DE" w:eastAsia="ja-JP" w:bidi="th-TH"/>
        </w:rPr>
        <w:commentReference w:id="904"/>
      </w:r>
      <w:r w:rsidRPr="008A34FA">
        <w:rPr>
          <w:rFonts w:ascii="Aptos Narrow" w:hAnsi="Aptos Narrow"/>
          <w:lang w:val="de-DE" w:eastAsia="ja-JP" w:bidi="th-TH"/>
        </w:rPr>
        <w:t>.</w:t>
      </w:r>
    </w:p>
    <w:p w14:paraId="7B257A0C" w14:textId="77777777" w:rsidR="009D54C6" w:rsidRPr="008A34FA" w:rsidRDefault="009D54C6" w:rsidP="009D54C6">
      <w:pPr>
        <w:rPr>
          <w:rFonts w:ascii="Aptos Narrow" w:hAnsi="Aptos Narrow"/>
          <w:lang w:val="de-DE" w:eastAsia="ja-JP" w:bidi="th-TH"/>
        </w:rPr>
      </w:pPr>
      <w:r w:rsidRPr="008A34FA">
        <w:rPr>
          <w:rFonts w:ascii="Aptos Narrow" w:hAnsi="Aptos Narrow"/>
          <w:lang w:val="de-DE" w:eastAsia="ja-JP" w:bidi="th-TH"/>
        </w:rPr>
        <w:t xml:space="preserve">Nicht im Leistungsumfang (Variation Order gemäß ND-036 Kap. 6): Die folgenden Funktionen sind ausdrücklich NICHT Bestandteil des Standardangebots von Nomad und werden nur im Rahmen einer gesonderten Variation Order (VO) realisiert: (1) Aufbau eines gemeinsamen Netzwerks über alle </w:t>
      </w:r>
      <w:r w:rsidRPr="008A34FA">
        <w:rPr>
          <w:rFonts w:ascii="Aptos Narrow" w:hAnsi="Aptos Narrow"/>
          <w:lang w:val="de-DE" w:eastAsia="ja-JP" w:bidi="th-TH"/>
        </w:rPr>
        <w:lastRenderedPageBreak/>
        <w:t>gekoppelten Fahrzeuge (Multi-Traction-Netzwerk); (2) Routing der Stadler-Dienste (CCTV, FIS, AFZ, Sprechstelle etc.) über die Kupplungsverbindung; (3) Redundante CCU-Konfiguration und CCU-Übernahme bei Ausfall; (4) Routing des Passagier-VLANs (PWLAN) über die Kupplung; (5) Engineering Pages über mehrere Fahrzeuge; (6) NMS-Integration für Drittsysteme. Diese Punkte sind abhängig von Eingaben, die Stadler bis 15. Juni 2026 bereitstellt (IP-Schema, VLAN-Liste, QoS-Anforderungen).</w:t>
      </w:r>
    </w:p>
    <w:p w14:paraId="67C80B87" w14:textId="77777777" w:rsidR="009D54C6" w:rsidRPr="008A34FA" w:rsidRDefault="009D54C6" w:rsidP="009D54C6">
      <w:pPr>
        <w:rPr>
          <w:rFonts w:ascii="Aptos Narrow" w:hAnsi="Aptos Narrow"/>
          <w:lang w:val="de-DE" w:eastAsia="ja-JP" w:bidi="th-TH"/>
        </w:rPr>
      </w:pPr>
      <w:r w:rsidRPr="008A34FA">
        <w:rPr>
          <w:rFonts w:ascii="Aptos Narrow" w:hAnsi="Aptos Narrow"/>
          <w:b/>
          <w:lang w:val="de-DE" w:eastAsia="ja-JP" w:bidi="th-TH"/>
        </w:rPr>
        <w:t>Netzwerktopologie im Mehrfachtraktionsverband</w:t>
      </w:r>
    </w:p>
    <w:p w14:paraId="006F2CEA" w14:textId="77777777" w:rsidR="009D54C6" w:rsidRPr="008A34FA" w:rsidRDefault="009D54C6" w:rsidP="009D54C6">
      <w:pPr>
        <w:rPr>
          <w:rFonts w:ascii="Aptos Narrow" w:hAnsi="Aptos Narrow"/>
          <w:lang w:val="de-DE" w:eastAsia="ja-JP" w:bidi="th-TH"/>
        </w:rPr>
      </w:pPr>
      <w:r w:rsidRPr="008A34FA">
        <w:rPr>
          <w:rFonts w:ascii="Aptos Narrow" w:hAnsi="Aptos Narrow"/>
          <w:lang w:val="de-DE" w:eastAsia="ja-JP" w:bidi="th-TH"/>
        </w:rPr>
        <w:t>Bei gekoppelten Fahrzeugen entsteht eine Reihentopologie (U-Topologie / Daisy-Chain): Die internen Switch-Ringe der einzelnen Fahrzeuge werden über den Frontkupplungsport (e0-2) der Endwagen-Switches (A1 bzw. A3) miteinander verbunden. Es ergibt sich folgende Struktur:</w:t>
      </w:r>
    </w:p>
    <w:p w14:paraId="441AAB94" w14:textId="77777777" w:rsidR="009D54C6" w:rsidRPr="008A34FA" w:rsidRDefault="009D54C6" w:rsidP="009D54C6">
      <w:pPr>
        <w:rPr>
          <w:rFonts w:ascii="Aptos Narrow" w:hAnsi="Aptos Narrow"/>
          <w:lang w:val="de-DE" w:eastAsia="ja-JP" w:bidi="th-TH"/>
        </w:rPr>
      </w:pPr>
      <w:r w:rsidRPr="008A34FA">
        <w:rPr>
          <w:rFonts w:ascii="Aptos Narrow" w:hAnsi="Aptos Narrow" w:cs="Courier New"/>
          <w:lang w:val="de-DE" w:eastAsia="ja-JP" w:bidi="th-TH"/>
        </w:rPr>
        <w:t>[Fahrzeug A: interner Ring] ― e0-2 ― [Fahrzeug B: interner Ring] ― e0-2 ― [Fahrzeug C: interner Ring]</w:t>
      </w:r>
    </w:p>
    <w:p w14:paraId="68B7DE33" w14:textId="007CD05D" w:rsidR="00AE7BEC" w:rsidRPr="008A34FA" w:rsidRDefault="009D54C6" w:rsidP="00693080">
      <w:pPr>
        <w:rPr>
          <w:rFonts w:ascii="Aptos Narrow" w:hAnsi="Aptos Narrow"/>
          <w:lang w:val="de-DE" w:eastAsia="ja-JP" w:bidi="th-TH"/>
        </w:rPr>
      </w:pPr>
      <w:commentRangeStart w:id="909"/>
      <w:del w:id="910" w:author="Abbas Rizvi" w:date="2026-06-20T00:00:00Z">
        <w:r w:rsidRPr="008A34FA">
          <w:rPr>
            <w:rFonts w:ascii="Aptos Narrow" w:hAnsi="Aptos Narrow"/>
            <w:lang w:val="de-DE" w:eastAsia="ja-JP" w:bidi="th-TH"/>
          </w:rPr>
          <w:delText>Es handelt sich ausdrücklich um keine Ring-Topologie zwischen den Fahrzeugen. RSTP läuft transparent über die OctiConn-Kupplungsverbindung. Die Kupplungsports (e0-2) erhalten bewusst sehr hohe RSTP-Pfadkosten (A3: train_id × 2 000 000; A1: train_id × 1 000 000), sodass der interne Fahrzeugring als bevorzugter Pfad gewählt wird. Der Kupplungspfad wird von RSTP nur dann aktiviert, wenn ein interner Link im Fahrzeug ausfällt — er dient als Schutzpfad, nicht als Normalbetriebspfad. Im Normalbetrieb wird der Kupplungsport von RSTP nicht blockiert (er ist der einzige Pfad zwischen den Fahrzeugen), verbleibt jedoch aufgrund der hohen Pfadkosten ohne Einfluss auf die Root-Port-Wahl innerhalb der Fahrzeuge.</w:delText>
        </w:r>
      </w:del>
      <w:ins w:id="911" w:author="Abbas Rizvi" w:date="2026-06-20T00:00:00Z">
        <w:r w:rsidRPr="008A34FA">
          <w:rPr>
            <w:rFonts w:ascii="Aptos Narrow" w:hAnsi="Aptos Narrow"/>
            <w:lang w:val="de-DE" w:eastAsia="ja-JP" w:bidi="th-TH"/>
          </w:rPr>
          <w:t>Es handelt sich ausdrücklich um keine Ring-Topologie zwischen den Fahrzeugen. RSTP läuft transparent über die OctiConn-Kupplungsverbindung. Die Kupplungsports (e0-2) erhalten bewusst hohe RSTP-Pfadkosten — ein fester, fahrzeugunabhängiger Wert, der auf beiden Enden jeder Kupplungsstrecke identisch ist — sodass der interne Fahrzeugring als bevorzugter Pfad gewählt wird. Ein identischer Wert an beiden Linkenden ist erforderlich, damit RSTP auf der Punkt-zu-Punkt-Kupplungsstrecke eine stabile Rollenzuweisung trifft; voneinander abweichende Kosten an den beiden Enden sind zu vermeiden. Zwischen zwei Fahrzeugen besteht stets nur eine aktive Kupplungsverbindung: die redundante Kupplungsstrecke wird von RSTP blockiert. Der Kupplungspfad ist im Normalbetrieb durchgängig forwarding (er ist der einzige Pfad zwischen den Fahrzeugen), bleibt jedoch aufgrund der hohen Pfadkosten ohne Einfluss auf die Root-Port-Wahl innerhalb der Fahrzeuge — der fahrzeuginterne Ring bleibt in allen Szenarien, auch im Fehlerfall, der bevorzugte Forwarding-Pfad.</w:t>
        </w:r>
      </w:ins>
      <w:commentRangeEnd w:id="909"/>
      <w:r w:rsidR="008A34FA" w:rsidRPr="008A34FA">
        <w:rPr>
          <w:rStyle w:val="CommentReference"/>
          <w:rFonts w:ascii="Aptos Narrow" w:hAnsi="Aptos Narrow"/>
          <w:sz w:val="22"/>
          <w:szCs w:val="20"/>
          <w:lang w:val="de-DE" w:eastAsia="ja-JP" w:bidi="th-TH"/>
        </w:rPr>
        <w:commentReference w:id="909"/>
      </w:r>
    </w:p>
    <w:p w14:paraId="4933595F" w14:textId="77777777" w:rsidR="00871D17" w:rsidRDefault="00871D17">
      <w:pPr>
        <w:rPr>
          <w:rFonts w:ascii="Aptos Narrow" w:hAnsi="Aptos Narrow" w:cs="Times New Roman"/>
          <w:caps/>
          <w:color w:val="000000"/>
          <w:spacing w:val="15"/>
          <w:szCs w:val="22"/>
          <w:lang w:val="de-DE" w:eastAsia="ja-JP" w:bidi="th-TH"/>
        </w:rPr>
      </w:pPr>
      <w:bookmarkStart w:id="912" w:name="_Toc231228621"/>
      <w:r>
        <w:rPr>
          <w:rFonts w:ascii="Aptos Narrow" w:hAnsi="Aptos Narrow"/>
          <w:lang w:bidi="th-TH"/>
        </w:rPr>
        <w:br w:type="page"/>
      </w:r>
    </w:p>
    <w:p w14:paraId="70D441A9" w14:textId="3E25BF94" w:rsidR="009D54C6" w:rsidRPr="008A34FA" w:rsidRDefault="00001F1B" w:rsidP="009D54C6">
      <w:pPr>
        <w:pStyle w:val="Heading2"/>
        <w:rPr>
          <w:rFonts w:ascii="Aptos Narrow" w:hAnsi="Aptos Narrow"/>
          <w:lang w:bidi="th-TH"/>
        </w:rPr>
      </w:pPr>
      <w:r w:rsidRPr="008A34FA">
        <w:rPr>
          <w:rFonts w:ascii="Aptos Narrow" w:hAnsi="Aptos Narrow"/>
          <w:lang w:bidi="th-TH"/>
        </w:rPr>
        <w:lastRenderedPageBreak/>
        <w:t>Anforderungen</w:t>
      </w:r>
      <w:bookmarkEnd w:id="912"/>
    </w:p>
    <w:p w14:paraId="19E7E942" w14:textId="77777777" w:rsidR="009D54C6" w:rsidRPr="008A34FA" w:rsidRDefault="009D54C6" w:rsidP="009D54C6">
      <w:pPr>
        <w:rPr>
          <w:rFonts w:ascii="Aptos Narrow" w:hAnsi="Aptos Narrow"/>
          <w:lang w:eastAsia="ja-JP" w:bidi="th-TH"/>
        </w:rPr>
      </w:pPr>
      <w:r w:rsidRPr="008A34FA">
        <w:rPr>
          <w:rFonts w:ascii="Aptos Narrow" w:hAnsi="Aptos Narrow"/>
          <w:lang w:eastAsia="ja-JP" w:bidi="th-TH"/>
        </w:rPr>
        <w:t>Stadler hat die folgenden Dienstleistungen von dem eingesetzten IoB-Switch angefordert, die im Rahmen der „Detailed Design Review“-Phase des Projekts weiter erörtert werden: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95"/>
      </w:tblGrid>
      <w:tr w:rsidR="009D54C6" w:rsidRPr="008A34FA" w14:paraId="30D72C9C"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0EC3C00"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Stadler Anforderungen:</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1C6C09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Nomad Konformität</w:t>
            </w:r>
            <w:r w:rsidRPr="008A34FA">
              <w:rPr>
                <w:rFonts w:ascii="Aptos Narrow" w:hAnsi="Aptos Narrow"/>
                <w:lang w:val="de-DE" w:eastAsia="ja-JP" w:bidi="th-TH"/>
              </w:rPr>
              <w:t> </w:t>
            </w:r>
          </w:p>
        </w:tc>
      </w:tr>
      <w:tr w:rsidR="009D54C6" w:rsidRPr="008A34FA" w14:paraId="3CE78AF5"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9D728A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-Startup Zeit maximal 30 Sekunden</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E3F492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43C5469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19CAAEA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-DNS Server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F9AE163"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29CB843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0231EE7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-Port basierter DHCP</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0961C61"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6CA23619"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F9C0DB0"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-IP / Netzmaske</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0C625BB"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098BB70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6023BA5"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-Gateway</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EB6E569"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4C924355"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FF93EC4"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-NTP Server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7E9BA0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74CE55F4"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22DF4D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-NTP Server und Client</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816913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6579DC54"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AC46375"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-SNMPV3 (Zustand der Netzwerkstruktur)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4B28560C"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1CDF0FBB"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0F0677C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Pro Port:</w:t>
            </w:r>
          </w:p>
          <w:p w14:paraId="062DF16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-Link Zustand</w:t>
            </w:r>
            <w:r w:rsidRPr="008A34FA">
              <w:rPr>
                <w:rFonts w:ascii="Aptos Narrow" w:hAnsi="Aptos Narrow"/>
                <w:lang w:val="de-DE" w:eastAsia="ja-JP" w:bidi="th-TH"/>
              </w:rPr>
              <w:t> </w:t>
            </w:r>
          </w:p>
          <w:p w14:paraId="2B92A34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-Auslastung</w:t>
            </w:r>
            <w:r w:rsidRPr="008A34FA">
              <w:rPr>
                <w:rFonts w:ascii="Aptos Narrow" w:hAnsi="Aptos Narrow"/>
                <w:lang w:val="de-DE" w:eastAsia="ja-JP" w:bidi="th-TH"/>
              </w:rPr>
              <w:t> </w:t>
            </w:r>
          </w:p>
          <w:p w14:paraId="338FCB9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-Angeschlossene MAC-Adresse</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E823B0B"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Link Zustand – Ja</w:t>
            </w:r>
            <w:r w:rsidRPr="008A34FA">
              <w:rPr>
                <w:rFonts w:ascii="Aptos Narrow" w:hAnsi="Aptos Narrow"/>
                <w:lang w:val="de-DE" w:eastAsia="ja-JP" w:bidi="th-TH"/>
              </w:rPr>
              <w:t> </w:t>
            </w:r>
          </w:p>
          <w:p w14:paraId="551FF102"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Auslastung – Ja</w:t>
            </w:r>
            <w:r w:rsidRPr="008A34FA">
              <w:rPr>
                <w:rFonts w:ascii="Aptos Narrow" w:hAnsi="Aptos Narrow"/>
                <w:lang w:val="de-DE" w:eastAsia="ja-JP" w:bidi="th-TH"/>
              </w:rPr>
              <w:t> </w:t>
            </w:r>
          </w:p>
          <w:p w14:paraId="456DB5A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Angeschlossene MAC-Adresse – Nein</w:t>
            </w:r>
            <w:r w:rsidRPr="008A34FA">
              <w:rPr>
                <w:rFonts w:ascii="Aptos Narrow" w:hAnsi="Aptos Narrow"/>
                <w:lang w:val="de-DE" w:eastAsia="ja-JP" w:bidi="th-TH"/>
              </w:rPr>
              <w:t> </w:t>
            </w:r>
          </w:p>
        </w:tc>
      </w:tr>
      <w:tr w:rsidR="009D54C6" w:rsidRPr="008A34FA" w14:paraId="7E5ACD68"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346B2BA9"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-Benutzerauthentifizierung auf allen Schnittstellen: Webinterface, SNMP, Seriell</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E76CB1D" w14:textId="77777777" w:rsidR="009D54C6" w:rsidRPr="008A34FA" w:rsidRDefault="009D54C6" w:rsidP="009D54C6">
            <w:pPr>
              <w:spacing w:before="120" w:after="120"/>
              <w:ind w:left="57"/>
              <w:rPr>
                <w:rFonts w:ascii="Aptos Narrow" w:hAnsi="Aptos Narrow"/>
                <w:lang w:eastAsia="ja-JP" w:bidi="th-TH"/>
              </w:rPr>
            </w:pPr>
            <w:r w:rsidRPr="008A34FA">
              <w:rPr>
                <w:rFonts w:ascii="Aptos Narrow" w:hAnsi="Aptos Narrow"/>
                <w:lang w:eastAsia="ja-JP" w:bidi="th-TH"/>
              </w:rPr>
              <w:t>Seriell – Nein</w:t>
            </w:r>
            <w:r w:rsidRPr="008A34FA">
              <w:rPr>
                <w:rFonts w:ascii="Aptos Narrow" w:hAnsi="Aptos Narrow"/>
                <w:lang w:eastAsia="ja-JP" w:bidi="th-TH"/>
              </w:rPr>
              <w:br/>
              <w:t>Rest - Ja</w:t>
            </w:r>
          </w:p>
        </w:tc>
      </w:tr>
      <w:tr w:rsidR="009D54C6" w:rsidRPr="008A34FA" w14:paraId="2AACE09C"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C86FF9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-Redundanz Protokoll, um einen Ring zu bilden, Zeit für Recovery 20ms</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20965E1"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RSTP – 10s</w:t>
            </w:r>
            <w:r w:rsidRPr="008A34FA">
              <w:rPr>
                <w:rFonts w:ascii="Aptos Narrow" w:hAnsi="Aptos Narrow"/>
                <w:lang w:val="de-DE" w:eastAsia="ja-JP" w:bidi="th-TH"/>
              </w:rPr>
              <w:t> </w:t>
            </w:r>
          </w:p>
          <w:p w14:paraId="1D9650F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STP – 50s</w:t>
            </w:r>
            <w:r w:rsidRPr="008A34FA">
              <w:rPr>
                <w:rFonts w:ascii="Aptos Narrow" w:hAnsi="Aptos Narrow"/>
                <w:lang w:val="de-DE" w:eastAsia="ja-JP" w:bidi="th-TH"/>
              </w:rPr>
              <w:t> </w:t>
            </w:r>
          </w:p>
        </w:tc>
      </w:tr>
      <w:tr w:rsidR="009D54C6" w:rsidRPr="008A34FA" w14:paraId="31EBBC60"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531821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-mehrere Ringe zu verbinden mit Redundanten Leitungen für Mehrfachtraktion, Zeit ca. 10 Sekunden, für die Anzahl an Fahrzeugen in Mehrfachtraktion die im Projekt möglich sind</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17584F6D" w14:textId="77777777" w:rsidR="009D54C6" w:rsidRPr="008A34FA" w:rsidRDefault="009D54C6" w:rsidP="009D54C6">
            <w:pPr>
              <w:spacing w:before="120" w:after="120"/>
              <w:ind w:left="57"/>
              <w:rPr>
                <w:rFonts w:ascii="Aptos Narrow" w:hAnsi="Aptos Narrow"/>
                <w:lang w:val="de-DE" w:eastAsia="ja-JP" w:bidi="th-TH"/>
              </w:rPr>
            </w:pPr>
            <w:commentRangeStart w:id="913"/>
            <w:commentRangeStart w:id="914"/>
            <w:r w:rsidRPr="008A34FA">
              <w:rPr>
                <w:rFonts w:ascii="Aptos Narrow" w:hAnsi="Aptos Narrow"/>
                <w:lang w:eastAsia="ja-JP" w:bidi="th-TH"/>
              </w:rPr>
              <w:t>Erweiterter Leistungsumfang (Variation Order) gemäß ND-036 Kap. 6. Nomad liefert das gemeinsame Netzwerk über gekoppelte Fahrzeuge sowie das Routing der definierten Dienste, sobald Stadler folgende Eingaben bereitstellt:</w:t>
            </w:r>
            <w:commentRangeEnd w:id="913"/>
            <w:r w:rsidR="008A34FA" w:rsidRPr="008A34FA">
              <w:rPr>
                <w:rStyle w:val="CommentReference"/>
                <w:rFonts w:ascii="Aptos Narrow" w:hAnsi="Aptos Narrow"/>
                <w:sz w:val="22"/>
                <w:szCs w:val="20"/>
                <w:lang w:eastAsia="ja-JP" w:bidi="th-TH"/>
              </w:rPr>
              <w:commentReference w:id="913"/>
            </w:r>
            <w:commentRangeEnd w:id="914"/>
            <w:r w:rsidR="00907181" w:rsidRPr="008A34FA">
              <w:rPr>
                <w:rStyle w:val="CommentReference"/>
                <w:rFonts w:ascii="Aptos Narrow" w:hAnsi="Aptos Narrow"/>
                <w:sz w:val="22"/>
                <w:szCs w:val="20"/>
                <w:lang w:eastAsia="ja-JP" w:bidi="th-TH"/>
              </w:rPr>
              <w:commentReference w:id="914"/>
            </w:r>
            <w:r w:rsidRPr="008A34FA">
              <w:rPr>
                <w:rFonts w:ascii="Aptos Narrow" w:hAnsi="Aptos Narrow"/>
                <w:lang w:eastAsia="ja-JP" w:bidi="th-TH"/>
              </w:rPr>
              <w:t xml:space="preserve"> IP-Schema und Port-Zuweisung der Drittsysteme, Liste der über die Mehrfachtraktion zu transportierenden Stadler-VLANs, QoS-Anforderungen sowie erwartete Durchsatzzahlen der Drittsysteme (CCTV, FIS etc.). Zieldatum: 15. Juni 2026.</w:t>
            </w:r>
          </w:p>
        </w:tc>
      </w:tr>
      <w:tr w:rsidR="009D54C6" w:rsidRPr="008A34FA" w14:paraId="28D7DCB0"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3BA6760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Optional:</w:t>
            </w:r>
            <w:r w:rsidRPr="008A34FA">
              <w:rPr>
                <w:rFonts w:ascii="Aptos Narrow" w:hAnsi="Aptos Narrow"/>
                <w:lang w:val="de-DE" w:eastAsia="ja-JP" w:bidi="th-TH"/>
              </w:rPr>
              <w:t> </w:t>
            </w:r>
          </w:p>
          <w:p w14:paraId="7C0BE65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lastRenderedPageBreak/>
              <w:t>-IEC 62443 4 2:2018 Zertifiziert, d.h. mit Secure Boot etc.</w:t>
            </w:r>
            <w:r w:rsidRPr="008A34FA">
              <w:rPr>
                <w:rFonts w:ascii="Aptos Narrow" w:hAnsi="Aptos Narrow"/>
                <w:lang w:val="de-DE" w:eastAsia="ja-JP" w:bidi="th-TH"/>
              </w:rPr>
              <w:t xml:space="preserve">  </w:t>
            </w:r>
            <w:r w:rsidRPr="008A34FA">
              <w:rPr>
                <w:rFonts w:ascii="Aptos Narrow" w:hAnsi="Aptos Narrow"/>
                <w:lang w:eastAsia="ja-JP" w:bidi="th-TH"/>
              </w:rPr>
              <w:t>-ACL</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F9100C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lastRenderedPageBreak/>
              <w:t>Nein</w:t>
            </w:r>
            <w:r w:rsidRPr="008A34FA">
              <w:rPr>
                <w:rFonts w:ascii="Aptos Narrow" w:hAnsi="Aptos Narrow"/>
                <w:lang w:val="de-DE" w:eastAsia="ja-JP" w:bidi="th-TH"/>
              </w:rPr>
              <w:t> </w:t>
            </w:r>
          </w:p>
        </w:tc>
      </w:tr>
    </w:tbl>
    <w:p w14:paraId="7C3A124B" w14:textId="77777777" w:rsidR="00A438A4" w:rsidRPr="008A34FA" w:rsidRDefault="00A438A4" w:rsidP="00A438A4">
      <w:pPr>
        <w:pStyle w:val="Heading1"/>
        <w:rPr>
          <w:rFonts w:ascii="Aptos Narrow" w:hAnsi="Aptos Narrow"/>
          <w:lang w:eastAsia="ja-JP"/>
        </w:rPr>
      </w:pPr>
      <w:bookmarkStart w:id="915" w:name="_Toc231228622"/>
      <w:r w:rsidRPr="008A34FA">
        <w:rPr>
          <w:rFonts w:ascii="Aptos Narrow" w:hAnsi="Aptos Narrow"/>
          <w:lang w:eastAsia="ja-JP"/>
        </w:rPr>
        <w:t>Hardwarekomponenten</w:t>
      </w:r>
      <w:bookmarkEnd w:id="915"/>
    </w:p>
    <w:p w14:paraId="5ADCB697" w14:textId="77777777" w:rsidR="00A438A4" w:rsidRPr="008A34FA" w:rsidRDefault="00A438A4" w:rsidP="00A438A4">
      <w:pPr>
        <w:rPr>
          <w:rFonts w:ascii="Aptos Narrow" w:hAnsi="Aptos Narrow"/>
          <w:lang w:eastAsia="ja-JP"/>
        </w:rPr>
      </w:pPr>
      <w:r w:rsidRPr="008A34FA">
        <w:rPr>
          <w:rFonts w:ascii="Aptos Narrow" w:hAnsi="Aptos Narrow"/>
          <w:lang w:eastAsia="ja-JP"/>
        </w:rPr>
        <w:t>Für alle Komponenten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Darin werden Anforderungen, wie Betriebstemperatur, Strom, Montageausrichtung, Luftstrom, Drehmoment, Freiraum und Biegeradius für die Verkabelung abgedeckt.</w:t>
      </w:r>
    </w:p>
    <w:p w14:paraId="605595B2" w14:textId="77777777" w:rsidR="00A438A4" w:rsidRPr="008A34FA" w:rsidRDefault="00A438A4" w:rsidP="00A438A4">
      <w:pPr>
        <w:rPr>
          <w:rFonts w:ascii="Aptos Narrow" w:hAnsi="Aptos Narrow"/>
          <w:lang w:eastAsia="ja-JP"/>
        </w:rPr>
      </w:pPr>
      <w:r w:rsidRPr="008A34FA">
        <w:rPr>
          <w:rFonts w:ascii="Aptos Narrow" w:hAnsi="Aptos Narrow"/>
          <w:lang w:eastAsia="ja-JP"/>
        </w:rPr>
        <w:t>Für Wagenübergangskabel und Netzwerkkabel gibt Nomad nur die Leistungsanforderungen für das Kabelsegment an, um 10G-Verbindungen zu unterstützen. Nomad spezifiziert/entwirft/akzeptiert keine Abnahmetests für das Kabelsegment</w:t>
      </w:r>
    </w:p>
    <w:tbl>
      <w:tblPr>
        <w:tblStyle w:val="TableGrid"/>
        <w:tblW w:w="0" w:type="auto"/>
        <w:jc w:val="center"/>
        <w:tblLook w:val="04A0" w:firstRow="1" w:lastRow="0" w:firstColumn="1" w:lastColumn="0" w:noHBand="0" w:noVBand="1"/>
      </w:tblPr>
      <w:tblGrid>
        <w:gridCol w:w="2223"/>
        <w:gridCol w:w="2135"/>
        <w:gridCol w:w="2083"/>
        <w:gridCol w:w="2904"/>
      </w:tblGrid>
      <w:tr w:rsidR="00A438A4" w:rsidRPr="008A34FA" w14:paraId="13BE958A" w14:textId="77777777" w:rsidTr="006B76E5">
        <w:trPr>
          <w:jc w:val="center"/>
        </w:trPr>
        <w:tc>
          <w:tcPr>
            <w:tcW w:w="2336" w:type="dxa"/>
            <w:shd w:val="clear" w:color="auto" w:fill="B8CCE4" w:themeFill="accent1" w:themeFillTint="66"/>
            <w:vAlign w:val="center"/>
          </w:tcPr>
          <w:p w14:paraId="4E5CBB82"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Komponente</w:t>
            </w:r>
          </w:p>
        </w:tc>
        <w:tc>
          <w:tcPr>
            <w:tcW w:w="2336" w:type="dxa"/>
            <w:shd w:val="clear" w:color="auto" w:fill="B8CCE4" w:themeFill="accent1" w:themeFillTint="66"/>
            <w:vAlign w:val="center"/>
          </w:tcPr>
          <w:p w14:paraId="56924F01"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Geliefert von</w:t>
            </w:r>
          </w:p>
        </w:tc>
        <w:tc>
          <w:tcPr>
            <w:tcW w:w="2336" w:type="dxa"/>
            <w:shd w:val="clear" w:color="auto" w:fill="B8CCE4" w:themeFill="accent1" w:themeFillTint="66"/>
            <w:vAlign w:val="center"/>
          </w:tcPr>
          <w:p w14:paraId="45EDBEF7"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NMID</w:t>
            </w:r>
          </w:p>
        </w:tc>
        <w:tc>
          <w:tcPr>
            <w:tcW w:w="2337" w:type="dxa"/>
            <w:shd w:val="clear" w:color="auto" w:fill="B8CCE4" w:themeFill="accent1" w:themeFillTint="66"/>
            <w:vAlign w:val="center"/>
          </w:tcPr>
          <w:p w14:paraId="4CC3EF42"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Anzahl</w:t>
            </w:r>
          </w:p>
        </w:tc>
      </w:tr>
      <w:tr w:rsidR="000069C3" w:rsidRPr="008A34FA" w14:paraId="6759F999" w14:textId="77777777" w:rsidTr="006B76E5">
        <w:trPr>
          <w:jc w:val="center"/>
        </w:trPr>
        <w:tc>
          <w:tcPr>
            <w:tcW w:w="2336" w:type="dxa"/>
            <w:vAlign w:val="center"/>
          </w:tcPr>
          <w:p w14:paraId="117B8B7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CCU R5001C</w:t>
            </w:r>
          </w:p>
        </w:tc>
        <w:tc>
          <w:tcPr>
            <w:tcW w:w="2336" w:type="dxa"/>
            <w:vAlign w:val="center"/>
          </w:tcPr>
          <w:p w14:paraId="4BA19D1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12141476"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1138</w:t>
            </w:r>
          </w:p>
        </w:tc>
        <w:tc>
          <w:tcPr>
            <w:tcW w:w="2337" w:type="dxa"/>
            <w:vAlign w:val="center"/>
          </w:tcPr>
          <w:p w14:paraId="2761A093"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 pro Garnitur</w:t>
            </w:r>
          </w:p>
        </w:tc>
      </w:tr>
      <w:tr w:rsidR="000069C3" w:rsidRPr="008A34FA" w14:paraId="6570733E" w14:textId="77777777" w:rsidTr="006B76E5">
        <w:trPr>
          <w:jc w:val="center"/>
        </w:trPr>
        <w:tc>
          <w:tcPr>
            <w:tcW w:w="2336" w:type="dxa"/>
            <w:vAlign w:val="center"/>
          </w:tcPr>
          <w:p w14:paraId="01C9466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SIM-Karten (5G)</w:t>
            </w:r>
          </w:p>
        </w:tc>
        <w:tc>
          <w:tcPr>
            <w:tcW w:w="2336" w:type="dxa"/>
            <w:vAlign w:val="center"/>
          </w:tcPr>
          <w:p w14:paraId="219E1BB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ÖBB</w:t>
            </w:r>
          </w:p>
        </w:tc>
        <w:tc>
          <w:tcPr>
            <w:tcW w:w="2336" w:type="dxa"/>
            <w:vAlign w:val="center"/>
          </w:tcPr>
          <w:p w14:paraId="4999BD22"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29F98BAF"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6 pro Garnitur</w:t>
            </w:r>
          </w:p>
        </w:tc>
      </w:tr>
      <w:tr w:rsidR="000069C3" w:rsidRPr="008A34FA" w14:paraId="39F8A00F" w14:textId="77777777" w:rsidTr="006B76E5">
        <w:trPr>
          <w:jc w:val="center"/>
        </w:trPr>
        <w:tc>
          <w:tcPr>
            <w:tcW w:w="2336" w:type="dxa"/>
            <w:vAlign w:val="center"/>
          </w:tcPr>
          <w:p w14:paraId="2601F3FB"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Access Point: Westermo Ibex 610</w:t>
            </w:r>
          </w:p>
        </w:tc>
        <w:tc>
          <w:tcPr>
            <w:tcW w:w="2336" w:type="dxa"/>
            <w:vAlign w:val="center"/>
          </w:tcPr>
          <w:p w14:paraId="33F9B196"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0D1E9353"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1043</w:t>
            </w:r>
          </w:p>
        </w:tc>
        <w:tc>
          <w:tcPr>
            <w:tcW w:w="2337" w:type="dxa"/>
            <w:vAlign w:val="center"/>
          </w:tcPr>
          <w:p w14:paraId="690683BC"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Wagen</w:t>
            </w:r>
          </w:p>
        </w:tc>
      </w:tr>
      <w:tr w:rsidR="000069C3" w:rsidRPr="008A34FA" w14:paraId="544953C2" w14:textId="77777777" w:rsidTr="006B76E5">
        <w:trPr>
          <w:jc w:val="center"/>
        </w:trPr>
        <w:tc>
          <w:tcPr>
            <w:tcW w:w="2336" w:type="dxa"/>
            <w:vAlign w:val="center"/>
          </w:tcPr>
          <w:p w14:paraId="12213459" w14:textId="77777777" w:rsidR="00D45FC0" w:rsidRPr="008A34FA" w:rsidRDefault="00D45FC0" w:rsidP="006B76E5">
            <w:pPr>
              <w:jc w:val="center"/>
              <w:rPr>
                <w:rFonts w:ascii="Aptos Narrow" w:hAnsi="Aptos Narrow" w:cstheme="minorHAnsi"/>
                <w:sz w:val="24"/>
                <w:szCs w:val="24"/>
                <w:lang w:val="en-GB" w:eastAsia="ja-JP"/>
              </w:rPr>
            </w:pPr>
            <w:r w:rsidRPr="008A34FA">
              <w:rPr>
                <w:rFonts w:ascii="Aptos Narrow" w:hAnsi="Aptos Narrow" w:cstheme="minorHAnsi"/>
                <w:sz w:val="24"/>
                <w:szCs w:val="24"/>
                <w:lang w:val="en-GB" w:eastAsia="ja-JP"/>
              </w:rPr>
              <w:t>Ethernet Switch: VDSRail DS-CSWP28 (28-Port)</w:t>
            </w:r>
          </w:p>
        </w:tc>
        <w:tc>
          <w:tcPr>
            <w:tcW w:w="2336" w:type="dxa"/>
            <w:vAlign w:val="center"/>
          </w:tcPr>
          <w:p w14:paraId="1EE1E618"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5B44DD31"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1143</w:t>
            </w:r>
          </w:p>
        </w:tc>
        <w:tc>
          <w:tcPr>
            <w:tcW w:w="2337" w:type="dxa"/>
            <w:vAlign w:val="center"/>
          </w:tcPr>
          <w:p w14:paraId="7BE67CA9"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3 pro Wagen</w:t>
            </w:r>
          </w:p>
        </w:tc>
      </w:tr>
      <w:tr w:rsidR="000069C3" w:rsidRPr="008A34FA" w14:paraId="72023DAB" w14:textId="77777777" w:rsidTr="006B76E5">
        <w:trPr>
          <w:jc w:val="center"/>
        </w:trPr>
        <w:tc>
          <w:tcPr>
            <w:tcW w:w="2336" w:type="dxa"/>
            <w:vAlign w:val="center"/>
          </w:tcPr>
          <w:p w14:paraId="1C1F16C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Dachantenne: Sencity Rail Multi 1399.99.0307</w:t>
            </w:r>
          </w:p>
        </w:tc>
        <w:tc>
          <w:tcPr>
            <w:tcW w:w="2336" w:type="dxa"/>
            <w:vAlign w:val="center"/>
          </w:tcPr>
          <w:p w14:paraId="6FB9162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Stadler</w:t>
            </w:r>
          </w:p>
        </w:tc>
        <w:tc>
          <w:tcPr>
            <w:tcW w:w="2336" w:type="dxa"/>
            <w:vAlign w:val="center"/>
          </w:tcPr>
          <w:p w14:paraId="2A938B72"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79594D9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Garnitur (</w:t>
            </w:r>
            <w:commentRangeStart w:id="916"/>
            <w:commentRangeStart w:id="917"/>
            <w:r w:rsidRPr="008A34FA">
              <w:rPr>
                <w:rFonts w:ascii="Aptos Narrow" w:hAnsi="Aptos Narrow" w:cstheme="minorHAnsi"/>
                <w:sz w:val="24"/>
                <w:szCs w:val="24"/>
                <w:lang w:eastAsia="ja-JP"/>
              </w:rPr>
              <w:t>Masterwagen</w:t>
            </w:r>
            <w:commentRangeEnd w:id="916"/>
            <w:r w:rsidR="008A34FA" w:rsidRPr="008A34FA">
              <w:rPr>
                <w:rStyle w:val="CommentReference"/>
                <w:rFonts w:ascii="Aptos Narrow" w:hAnsi="Aptos Narrow" w:cstheme="minorHAnsi"/>
                <w:sz w:val="24"/>
                <w:szCs w:val="24"/>
                <w:lang w:eastAsia="ja-JP"/>
              </w:rPr>
              <w:commentReference w:id="916"/>
            </w:r>
            <w:commentRangeEnd w:id="917"/>
            <w:r w:rsidRPr="008A34FA">
              <w:rPr>
                <w:rStyle w:val="CommentReference"/>
                <w:rFonts w:ascii="Aptos Narrow" w:hAnsi="Aptos Narrow" w:cstheme="minorHAnsi"/>
                <w:sz w:val="24"/>
                <w:szCs w:val="24"/>
                <w:lang w:eastAsia="ja-JP"/>
              </w:rPr>
              <w:commentReference w:id="917"/>
            </w:r>
            <w:ins w:id="918" w:author="Abbas Rizvi" w:date="2026-06-17T10:00:00Z">
              <w:r w:rsidRPr="008A34FA">
                <w:rPr>
                  <w:rFonts w:ascii="Aptos Narrow" w:hAnsi="Aptos Narrow" w:cstheme="minorHAnsi"/>
                  <w:sz w:val="24"/>
                  <w:szCs w:val="24"/>
                  <w:lang w:eastAsia="ja-JP"/>
                </w:rPr>
                <w:t xml:space="preserve"> = der Wagen einer Garnitur, in dem die zentrale Kommunikationseinheit (CCU) verbaut ist</w:t>
              </w:r>
            </w:ins>
            <w:r w:rsidRPr="008A34FA">
              <w:rPr>
                <w:rFonts w:ascii="Aptos Narrow" w:hAnsi="Aptos Narrow" w:cstheme="minorHAnsi"/>
                <w:sz w:val="24"/>
                <w:szCs w:val="24"/>
                <w:lang w:eastAsia="ja-JP"/>
              </w:rPr>
              <w:t>)</w:t>
            </w:r>
          </w:p>
        </w:tc>
      </w:tr>
      <w:tr w:rsidR="000069C3" w:rsidRPr="008A34FA" w14:paraId="341F5831" w14:textId="77777777" w:rsidTr="006B76E5">
        <w:trPr>
          <w:jc w:val="center"/>
        </w:trPr>
        <w:tc>
          <w:tcPr>
            <w:tcW w:w="2336" w:type="dxa"/>
            <w:vAlign w:val="center"/>
          </w:tcPr>
          <w:p w14:paraId="5B04C2BA"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WLAN Innenantenne: Huber&amp;Suhner 1399.35.0020</w:t>
            </w:r>
          </w:p>
        </w:tc>
        <w:tc>
          <w:tcPr>
            <w:tcW w:w="2336" w:type="dxa"/>
            <w:vAlign w:val="center"/>
          </w:tcPr>
          <w:p w14:paraId="60AF5247"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Stadler</w:t>
            </w:r>
          </w:p>
        </w:tc>
        <w:tc>
          <w:tcPr>
            <w:tcW w:w="2336" w:type="dxa"/>
            <w:vAlign w:val="center"/>
          </w:tcPr>
          <w:p w14:paraId="40F45F89"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7A01DA4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Wagen (ohne Masterwagen)</w:t>
            </w:r>
          </w:p>
        </w:tc>
      </w:tr>
    </w:tbl>
    <w:p w14:paraId="31872273" w14:textId="77777777" w:rsidR="00B54CC9" w:rsidRPr="008A34FA" w:rsidRDefault="00B54CC9" w:rsidP="00B54CC9">
      <w:pPr>
        <w:pStyle w:val="Heading1"/>
        <w:rPr>
          <w:rFonts w:ascii="Aptos Narrow" w:hAnsi="Aptos Narrow"/>
          <w:lang w:eastAsia="ja-JP"/>
        </w:rPr>
      </w:pPr>
      <w:bookmarkStart w:id="919" w:name="_Toc231228623"/>
      <w:r w:rsidRPr="008A34FA">
        <w:rPr>
          <w:rFonts w:ascii="Aptos Narrow" w:hAnsi="Aptos Narrow"/>
          <w:lang w:eastAsia="ja-JP"/>
        </w:rPr>
        <w:lastRenderedPageBreak/>
        <w:t>Hardwareinstallation</w:t>
      </w:r>
      <w:bookmarkEnd w:id="919"/>
    </w:p>
    <w:p w14:paraId="284156AB" w14:textId="77777777" w:rsidR="00D45FC0" w:rsidRPr="008A34FA" w:rsidRDefault="00D45FC0">
      <w:pPr>
        <w:rPr>
          <w:rFonts w:ascii="Aptos Narrow" w:hAnsi="Aptos Narrow"/>
          <w:lang w:eastAsia="ja-JP"/>
        </w:rPr>
      </w:pPr>
      <w:r w:rsidRPr="008A34FA">
        <w:rPr>
          <w:rFonts w:ascii="Aptos Narrow" w:hAnsi="Aptos Narrow"/>
          <w:lang w:eastAsia="ja-JP"/>
        </w:rPr>
        <w:t>Die Hardwareinstallation aller Nomad-Komponenten – einschließlich CCU, Access Points, Switches und Dachantennen – wird von Stadler Rail durchgeführt. Die Softwarekonfiguration, Inbetriebnahme (IBS) und Netzwerkintegration liegen im Verantwortungsbereich von Nomad Digital.</w:t>
      </w:r>
    </w:p>
    <w:p w14:paraId="6DA69D22" w14:textId="77777777" w:rsidR="00D45FC0" w:rsidRPr="008A34FA" w:rsidRDefault="00D45FC0">
      <w:pPr>
        <w:rPr>
          <w:rFonts w:ascii="Aptos Narrow" w:hAnsi="Aptos Narrow"/>
          <w:lang w:eastAsia="ja-JP"/>
        </w:rPr>
      </w:pPr>
      <w:r w:rsidRPr="008A34FA">
        <w:rPr>
          <w:rFonts w:ascii="Aptos Narrow" w:hAnsi="Aptos Narrow"/>
          <w:lang w:eastAsia="ja-JP"/>
        </w:rPr>
        <w:t>Im Rahmen des Design-Detail-Review (DDR)-Prozesses erstellt Nomad ein Installationsparameter-Dokument, das alle installationsrelevanten Anforderungen festlegt: Betriebstemperatur, Stromversorgung, Montageausrichtung, Luftstrom, Anzugsmoment, Freiraum und Biegeradien der Verkabelung. Dieses Dokument ist Voraussetzung dafür, dass Nomad seine Gewährleistungsverpflichtungen erfüllen kann.</w:t>
      </w:r>
    </w:p>
    <w:p w14:paraId="2BE71857" w14:textId="77777777" w:rsidR="00D45FC0" w:rsidRPr="008A34FA" w:rsidRDefault="00D45FC0">
      <w:pPr>
        <w:rPr>
          <w:rFonts w:ascii="Aptos Narrow" w:hAnsi="Aptos Narrow"/>
          <w:lang w:eastAsia="ja-JP"/>
        </w:rPr>
      </w:pPr>
      <w:r w:rsidRPr="008A34FA">
        <w:rPr>
          <w:rFonts w:ascii="Aptos Narrow" w:hAnsi="Aptos Narrow"/>
          <w:lang w:eastAsia="ja-JP"/>
        </w:rPr>
        <w:t>Die Inbetriebsetzung wird von Stadler anhand des aktuellen IBS-Protokolls durchgeführt, das von Nomad erstellt und bei Änderungen aktualisiert wird. Nach Abschluss lädt Stadler das ausgefüllte Protokoll in den gemeinsamen SharePoint hoch. Nomad prüft anschließend die Vollständigkeit und Korrektheit – einschließlich Zugnummer, Datum und etwaiger Kommentare auf mögliche Fehler.</w:t>
      </w:r>
    </w:p>
    <w:p w14:paraId="5B9D862A" w14:textId="77777777" w:rsidR="00D45FC0" w:rsidRPr="008A34FA" w:rsidRDefault="00D45FC0">
      <w:pPr>
        <w:rPr>
          <w:rFonts w:ascii="Aptos Narrow" w:hAnsi="Aptos Narrow"/>
          <w:lang w:eastAsia="ja-JP"/>
        </w:rPr>
      </w:pPr>
      <w:r w:rsidRPr="008A34FA">
        <w:rPr>
          <w:rFonts w:ascii="Aptos Narrow" w:hAnsi="Aptos Narrow"/>
          <w:lang w:eastAsia="ja-JP"/>
        </w:rPr>
        <w:t>Wagenpassierkabel und Netzwerkkabel werden von Stadler bereitgestellt. Nomad gibt ausschließlich die Leistungsanforderungen vor (10G-Unterstützung), spezifiziert oder akzeptiert jedoch keine Abnahmetests für die Kabelsegmente.</w:t>
      </w:r>
    </w:p>
    <w:p w14:paraId="4530DAD1" w14:textId="77777777" w:rsidR="006C37F9" w:rsidRPr="008A34FA" w:rsidRDefault="006C37F9" w:rsidP="006C37F9">
      <w:pPr>
        <w:pStyle w:val="Heading1"/>
        <w:rPr>
          <w:rFonts w:ascii="Aptos Narrow" w:hAnsi="Aptos Narrow"/>
          <w:lang w:eastAsia="ja-JP"/>
        </w:rPr>
      </w:pPr>
      <w:bookmarkStart w:id="920" w:name="_Toc231228624"/>
      <w:r w:rsidRPr="008A34FA">
        <w:rPr>
          <w:rFonts w:ascii="Aptos Narrow" w:hAnsi="Aptos Narrow"/>
          <w:lang w:eastAsia="ja-JP"/>
        </w:rPr>
        <w:t>Zertifikate und normen</w:t>
      </w:r>
      <w:bookmarkEnd w:id="920"/>
    </w:p>
    <w:bookmarkEnd w:id="25"/>
    <w:p w14:paraId="7E474A6E" w14:textId="77777777" w:rsidR="00D45FC0" w:rsidRPr="008A34FA" w:rsidRDefault="00D45FC0">
      <w:pPr>
        <w:rPr>
          <w:rFonts w:ascii="Aptos Narrow" w:hAnsi="Aptos Narrow"/>
          <w:lang w:eastAsia="ja-JP"/>
        </w:rPr>
      </w:pPr>
      <w:r w:rsidRPr="008A34FA">
        <w:rPr>
          <w:rFonts w:ascii="Aptos Narrow" w:hAnsi="Aptos Narrow"/>
          <w:lang w:eastAsia="ja-JP"/>
        </w:rPr>
        <w:t>Alle von Nomad Digital gelieferten Komponenten sind für den Einsatz in Schienenfahrzeugen ausgelegt und erfüllen die relevanten europäischen und internationalen Bahnnormen. Die nachfolgende Tabelle gibt einen Überblick über die für dieses Projekt relevanten Normen und Zertifizierungen.</w:t>
      </w:r>
    </w:p>
    <w:tbl>
      <w:tblPr>
        <w:tblStyle w:val="TableGrid"/>
        <w:tblW w:w="0" w:type="auto"/>
        <w:tblLook w:val="04A0" w:firstRow="1" w:lastRow="0" w:firstColumn="1" w:lastColumn="0" w:noHBand="0" w:noVBand="1"/>
      </w:tblPr>
      <w:tblGrid>
        <w:gridCol w:w="2336"/>
        <w:gridCol w:w="7009"/>
      </w:tblGrid>
      <w:tr w:rsidR="000069C3" w:rsidRPr="008A34FA" w14:paraId="34765C1E" w14:textId="77777777" w:rsidTr="006B76E5">
        <w:tc>
          <w:tcPr>
            <w:tcW w:w="2336" w:type="dxa"/>
            <w:vAlign w:val="center"/>
          </w:tcPr>
          <w:p w14:paraId="0FFF5B3F" w14:textId="77777777" w:rsidR="00D45FC0" w:rsidRPr="008A34FA" w:rsidRDefault="00D45FC0" w:rsidP="006B76E5">
            <w:pP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Norm</w:t>
            </w:r>
          </w:p>
        </w:tc>
        <w:tc>
          <w:tcPr>
            <w:tcW w:w="7009" w:type="dxa"/>
            <w:vAlign w:val="center"/>
          </w:tcPr>
          <w:p w14:paraId="525C27F9" w14:textId="77777777" w:rsidR="00D45FC0" w:rsidRPr="008A34FA" w:rsidRDefault="00D45FC0" w:rsidP="006B76E5">
            <w:pP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Beschreibung</w:t>
            </w:r>
          </w:p>
        </w:tc>
      </w:tr>
      <w:tr w:rsidR="000069C3" w:rsidRPr="008A34FA" w14:paraId="58E4C889" w14:textId="77777777" w:rsidTr="006B76E5">
        <w:tc>
          <w:tcPr>
            <w:tcW w:w="2336" w:type="dxa"/>
            <w:vAlign w:val="center"/>
          </w:tcPr>
          <w:p w14:paraId="3BB8AA83"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50155</w:t>
            </w:r>
          </w:p>
        </w:tc>
        <w:tc>
          <w:tcPr>
            <w:tcW w:w="7009" w:type="dxa"/>
            <w:vAlign w:val="center"/>
          </w:tcPr>
          <w:p w14:paraId="36724599"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Elektronische Einrichtungen auf Schienenfahrzeugen – alle Nomad-Komponenten sind auf Konformität mit dieser Norm ausgelegt</w:t>
            </w:r>
          </w:p>
        </w:tc>
      </w:tr>
      <w:tr w:rsidR="000069C3" w:rsidRPr="008A34FA" w14:paraId="118B6ABA" w14:textId="77777777" w:rsidTr="006B76E5">
        <w:tc>
          <w:tcPr>
            <w:tcW w:w="2336" w:type="dxa"/>
            <w:vAlign w:val="center"/>
          </w:tcPr>
          <w:p w14:paraId="5BEE145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45545-2</w:t>
            </w:r>
          </w:p>
        </w:tc>
        <w:tc>
          <w:tcPr>
            <w:tcW w:w="7009" w:type="dxa"/>
            <w:vAlign w:val="center"/>
          </w:tcPr>
          <w:p w14:paraId="578E84D9"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Brandschutz in Schienenfahrzeugen – alle installierten Komponenten erfüllen die Anforderungen für den Einsatz in Fahrgasträumen</w:t>
            </w:r>
          </w:p>
        </w:tc>
      </w:tr>
      <w:tr w:rsidR="000069C3" w:rsidRPr="008A34FA" w14:paraId="5CF0CA0C" w14:textId="77777777" w:rsidTr="006B76E5">
        <w:tc>
          <w:tcPr>
            <w:tcW w:w="2336" w:type="dxa"/>
            <w:vAlign w:val="center"/>
          </w:tcPr>
          <w:p w14:paraId="2C8A18A5"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50121-3-2</w:t>
            </w:r>
          </w:p>
        </w:tc>
        <w:tc>
          <w:tcPr>
            <w:tcW w:w="7009" w:type="dxa"/>
            <w:vAlign w:val="center"/>
          </w:tcPr>
          <w:p w14:paraId="48E038D3"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Elektromagnetische Verträglichkeit (EMV) – elektronische Ausrüstung auf Fahrzeugen</w:t>
            </w:r>
          </w:p>
        </w:tc>
      </w:tr>
      <w:tr w:rsidR="000069C3" w:rsidRPr="008A34FA" w14:paraId="6DFACC9F" w14:textId="77777777" w:rsidTr="006B76E5">
        <w:tc>
          <w:tcPr>
            <w:tcW w:w="2336" w:type="dxa"/>
            <w:vAlign w:val="center"/>
          </w:tcPr>
          <w:p w14:paraId="1C840E9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50121-4</w:t>
            </w:r>
          </w:p>
        </w:tc>
        <w:tc>
          <w:tcPr>
            <w:tcW w:w="7009" w:type="dxa"/>
            <w:vAlign w:val="center"/>
          </w:tcPr>
          <w:p w14:paraId="112FB336"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Elektromagnetische Verträglichkeit – Emissionen und Immunität von Signal- und Telekommunikationsanlagen</w:t>
            </w:r>
          </w:p>
        </w:tc>
      </w:tr>
      <w:tr w:rsidR="000069C3" w:rsidRPr="008A34FA" w14:paraId="493E1723" w14:textId="77777777" w:rsidTr="006B76E5">
        <w:tc>
          <w:tcPr>
            <w:tcW w:w="2336" w:type="dxa"/>
            <w:vAlign w:val="center"/>
          </w:tcPr>
          <w:p w14:paraId="4988DDD5"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DIN 5510-2</w:t>
            </w:r>
          </w:p>
        </w:tc>
        <w:tc>
          <w:tcPr>
            <w:tcW w:w="7009" w:type="dxa"/>
            <w:vAlign w:val="center"/>
          </w:tcPr>
          <w:p w14:paraId="22B307C7"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Vorbeugender Brandschutz in Schienenfahrzeugen – Brandverhalten von Werkstoffen und Bauteilen</w:t>
            </w:r>
          </w:p>
        </w:tc>
      </w:tr>
      <w:tr w:rsidR="000069C3" w:rsidRPr="008A34FA" w14:paraId="683318D5" w14:textId="77777777" w:rsidTr="006B76E5">
        <w:tc>
          <w:tcPr>
            <w:tcW w:w="2336" w:type="dxa"/>
            <w:vAlign w:val="center"/>
          </w:tcPr>
          <w:p w14:paraId="6E0A7C3E"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lastRenderedPageBreak/>
              <w:t>EN 62368-1</w:t>
            </w:r>
          </w:p>
        </w:tc>
        <w:tc>
          <w:tcPr>
            <w:tcW w:w="7009" w:type="dxa"/>
            <w:vAlign w:val="center"/>
          </w:tcPr>
          <w:p w14:paraId="234D514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Audio/Video-, Informations- und Kommunikationstechnik – Sicherheitsanforderungen</w:t>
            </w:r>
          </w:p>
        </w:tc>
      </w:tr>
    </w:tbl>
    <w:p w14:paraId="0B4C84A4" w14:textId="77777777" w:rsidR="004C6845" w:rsidRPr="008A34FA" w:rsidRDefault="004C6845">
      <w:pPr>
        <w:rPr>
          <w:rFonts w:ascii="Aptos Narrow" w:hAnsi="Aptos Narrow"/>
          <w:b/>
          <w:bCs/>
          <w:lang w:eastAsia="ja-JP"/>
        </w:rPr>
      </w:pPr>
      <w:r w:rsidRPr="008A34FA">
        <w:rPr>
          <w:rFonts w:ascii="Aptos Narrow" w:hAnsi="Aptos Narrow"/>
          <w:b/>
          <w:bCs/>
          <w:lang w:eastAsia="ja-JP"/>
        </w:rPr>
        <w:br w:type="page"/>
      </w:r>
    </w:p>
    <w:p w14:paraId="11893237" w14:textId="77777777" w:rsidR="00243EDE" w:rsidRPr="008A34FA" w:rsidRDefault="00243EDE" w:rsidP="00243EDE">
      <w:pPr>
        <w:pStyle w:val="Heading1"/>
        <w:rPr>
          <w:rFonts w:ascii="Aptos Narrow" w:hAnsi="Aptos Narrow"/>
          <w:lang w:eastAsia="ja-JP"/>
        </w:rPr>
      </w:pPr>
      <w:bookmarkStart w:id="921" w:name="_Toc231228625"/>
      <w:r w:rsidRPr="008A34FA">
        <w:rPr>
          <w:rFonts w:ascii="Aptos Narrow" w:hAnsi="Aptos Narrow"/>
          <w:lang w:eastAsia="ja-JP"/>
        </w:rPr>
        <w:lastRenderedPageBreak/>
        <w:t>Montage der Geräte</w:t>
      </w:r>
      <w:bookmarkEnd w:id="921"/>
    </w:p>
    <w:p w14:paraId="57582904"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Anforderungen:</w:t>
      </w:r>
      <w:r w:rsidRPr="008A34FA">
        <w:rPr>
          <w:rFonts w:ascii="Aptos Narrow" w:hAnsi="Aptos Narrow"/>
          <w:lang w:eastAsia="ja-JP"/>
        </w:rPr>
        <w:t> </w:t>
      </w:r>
    </w:p>
    <w:p w14:paraId="6C2A71C4" w14:textId="77777777" w:rsidR="00243EDE" w:rsidRPr="008A34FA" w:rsidRDefault="00243EDE" w:rsidP="00243EDE">
      <w:pPr>
        <w:rPr>
          <w:rFonts w:ascii="Aptos Narrow" w:hAnsi="Aptos Narrow"/>
          <w:lang w:eastAsia="ja-JP"/>
        </w:rPr>
      </w:pPr>
      <w:r w:rsidRPr="008A34FA">
        <w:rPr>
          <w:rFonts w:ascii="Aptos Narrow" w:hAnsi="Aptos Narrow"/>
          <w:lang w:eastAsia="ja-JP"/>
        </w:rPr>
        <w:t>Nomad plant ein 10 Gbit Netzwerk durch den gesamten Zug, eine CCU mit 5G Modem und bestmöglichen Datenendurchsatz und ein WIFI System mit zukunftssicherem WIFI Support. </w:t>
      </w:r>
    </w:p>
    <w:p w14:paraId="335B5AF3" w14:textId="77777777" w:rsidR="00243EDE" w:rsidRPr="008A34FA" w:rsidRDefault="00243EDE" w:rsidP="00243EDE">
      <w:pPr>
        <w:rPr>
          <w:rFonts w:ascii="Aptos Narrow" w:hAnsi="Aptos Narrow"/>
          <w:lang w:eastAsia="ja-JP"/>
        </w:rPr>
      </w:pPr>
      <w:r w:rsidRPr="008A34FA">
        <w:rPr>
          <w:rFonts w:ascii="Aptos Narrow" w:hAnsi="Aptos Narrow"/>
          <w:lang w:eastAsia="ja-JP"/>
        </w:rPr>
        <w:t>Das 10 Gbit Netzwerk umfasst den gesamten Netzwerkring incl. Verkabelung, Stecker und Wagenübergänge und soll die native 10 Gb Anbindung an zumindest folgende Geräte ermöglichen: </w:t>
      </w:r>
    </w:p>
    <w:p w14:paraId="52BCE1BC" w14:textId="77777777" w:rsidR="00243EDE" w:rsidRPr="008A34FA" w:rsidRDefault="00243EDE">
      <w:pPr>
        <w:numPr>
          <w:ilvl w:val="0"/>
          <w:numId w:val="36"/>
        </w:numPr>
        <w:rPr>
          <w:rFonts w:ascii="Aptos Narrow" w:hAnsi="Aptos Narrow"/>
          <w:lang w:val="en-GB" w:eastAsia="ja-JP"/>
        </w:rPr>
      </w:pPr>
      <w:r w:rsidRPr="008A34FA">
        <w:rPr>
          <w:rFonts w:ascii="Aptos Narrow" w:hAnsi="Aptos Narrow"/>
          <w:lang w:val="en-GB" w:eastAsia="ja-JP"/>
        </w:rPr>
        <w:t>Backbone Switch (3x pro Waggon) </w:t>
      </w:r>
    </w:p>
    <w:p w14:paraId="332CD1BF" w14:textId="77777777" w:rsidR="00243EDE" w:rsidRPr="008A34FA" w:rsidRDefault="00243EDE">
      <w:pPr>
        <w:numPr>
          <w:ilvl w:val="0"/>
          <w:numId w:val="37"/>
        </w:numPr>
        <w:rPr>
          <w:rFonts w:ascii="Aptos Narrow" w:hAnsi="Aptos Narrow"/>
          <w:lang w:val="en-GB" w:eastAsia="ja-JP"/>
        </w:rPr>
      </w:pPr>
      <w:r w:rsidRPr="008A34FA">
        <w:rPr>
          <w:rFonts w:ascii="Aptos Narrow" w:hAnsi="Aptos Narrow"/>
          <w:lang w:eastAsia="ja-JP"/>
        </w:rPr>
        <w:t>CCU (1 x oder 2 x)</w:t>
      </w:r>
      <w:r w:rsidRPr="008A34FA">
        <w:rPr>
          <w:rFonts w:ascii="Aptos Narrow" w:hAnsi="Aptos Narrow"/>
          <w:lang w:val="en-GB" w:eastAsia="ja-JP"/>
        </w:rPr>
        <w:t> </w:t>
      </w:r>
    </w:p>
    <w:p w14:paraId="59776E2B" w14:textId="218E7590" w:rsidR="00243EDE" w:rsidRPr="008A34FA" w:rsidRDefault="00243EDE">
      <w:pPr>
        <w:numPr>
          <w:ilvl w:val="0"/>
          <w:numId w:val="38"/>
        </w:numPr>
        <w:rPr>
          <w:rFonts w:ascii="Aptos Narrow" w:hAnsi="Aptos Narrow"/>
          <w:lang w:val="en-GB" w:eastAsia="ja-JP"/>
        </w:rPr>
      </w:pPr>
      <w:r w:rsidRPr="008A34FA">
        <w:rPr>
          <w:rFonts w:ascii="Aptos Narrow" w:hAnsi="Aptos Narrow"/>
          <w:lang w:eastAsia="ja-JP"/>
        </w:rPr>
        <w:t>RDC (1 x oder 2 x)</w:t>
      </w:r>
      <w:r w:rsidRPr="008A34FA">
        <w:rPr>
          <w:rFonts w:ascii="Aptos Narrow" w:hAnsi="Aptos Narrow"/>
          <w:lang w:val="en-GB" w:eastAsia="ja-JP"/>
        </w:rPr>
        <w:t> </w:t>
      </w:r>
    </w:p>
    <w:p w14:paraId="55CA4308" w14:textId="77777777" w:rsidR="00243EDE" w:rsidRPr="008A34FA" w:rsidRDefault="00243EDE" w:rsidP="00243EDE">
      <w:pPr>
        <w:rPr>
          <w:rFonts w:ascii="Aptos Narrow" w:hAnsi="Aptos Narrow"/>
          <w:lang w:eastAsia="ja-JP"/>
        </w:rPr>
      </w:pPr>
      <w:r w:rsidRPr="008A34FA">
        <w:rPr>
          <w:rFonts w:ascii="Aptos Narrow" w:hAnsi="Aptos Narrow"/>
          <w:lang w:eastAsia="ja-JP"/>
        </w:rPr>
        <w:t>Alle anderen Netzwerkverbindungen werden zumindest mit CAT7 Kabel / CAT 6e Stecker (wenn verfügbar) ausgeführt und sind 10 Gbit fähig aber abhängig vom Gerät mit 1 bis 2.5 Gbit (M12 -X Coded)  oder 100Mbit (M12 D-Coded) an das Netzwerk angebunden.  </w:t>
      </w:r>
    </w:p>
    <w:p w14:paraId="4B7A7AD3"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unterstützt 4 x 5G Modems der neuesten Generation und ist je Modem mit einer 4x4 Mimo Dachantenne verbunden. Zusätzlich gibt es GPS Antennen und Anschlüsse, </w:t>
      </w:r>
    </w:p>
    <w:p w14:paraId="34C6C03A" w14:textId="77777777" w:rsidR="00243EDE" w:rsidRPr="008A34FA" w:rsidRDefault="00243EDE" w:rsidP="00243EDE">
      <w:pPr>
        <w:rPr>
          <w:rFonts w:ascii="Aptos Narrow" w:hAnsi="Aptos Narrow"/>
          <w:lang w:eastAsia="ja-JP"/>
        </w:rPr>
      </w:pPr>
      <w:r w:rsidRPr="008A34FA">
        <w:rPr>
          <w:rFonts w:ascii="Aptos Narrow" w:hAnsi="Aptos Narrow"/>
          <w:lang w:eastAsia="ja-JP"/>
        </w:rPr>
        <w:t>Nomad stellt Stadler und OEBB ein Dokument mit den Eingabeparametern für die Installation zur Verfügung, in dem die Umgebungsbedingungen und Montageüberlegungen aufgeführt sind, die bei der Auswahl des Standorts und der Montage der Komponenten zu beachten sind. </w:t>
      </w:r>
    </w:p>
    <w:p w14:paraId="47C9472A" w14:textId="77777777" w:rsidR="00243EDE" w:rsidRPr="008A34FA" w:rsidRDefault="00A5389A" w:rsidP="00243EDE">
      <w:pPr>
        <w:pStyle w:val="Heading2"/>
        <w:rPr>
          <w:rFonts w:ascii="Aptos Narrow" w:hAnsi="Aptos Narrow"/>
          <w:lang w:val="en-GB"/>
        </w:rPr>
      </w:pPr>
      <w:bookmarkStart w:id="922" w:name="_Toc231228626"/>
      <w:r w:rsidRPr="008A34FA">
        <w:rPr>
          <w:rFonts w:ascii="Aptos Narrow" w:hAnsi="Aptos Narrow"/>
        </w:rPr>
        <w:t>Montage der Dachantenne</w:t>
      </w:r>
      <w:bookmarkEnd w:id="922"/>
    </w:p>
    <w:p w14:paraId="0FBBE4C9" w14:textId="77777777" w:rsidR="00243EDE" w:rsidRPr="008A34FA" w:rsidRDefault="00243EDE" w:rsidP="00243EDE">
      <w:pPr>
        <w:rPr>
          <w:rFonts w:ascii="Aptos Narrow" w:hAnsi="Aptos Narrow"/>
          <w:lang w:eastAsia="ja-JP"/>
        </w:rPr>
      </w:pPr>
      <w:r w:rsidRPr="008A34FA">
        <w:rPr>
          <w:rFonts w:ascii="Aptos Narrow" w:hAnsi="Aptos Narrow"/>
          <w:lang w:eastAsia="ja-JP"/>
        </w:rPr>
        <w:t>Stadler stellt 4x 1399.99.0307 H&amp;S-Dachantennen und Platz für optional 4 zur Verfügung, wenn der Zug mit der optionalen zweiten CCU ausgestattet ist. Das physikalische Design wird von Stadler bereitgestellt und in den folgenden Bildern beschrieben: </w:t>
      </w:r>
    </w:p>
    <w:p w14:paraId="3644B448"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4C5100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7042579"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51E596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48582147"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lastRenderedPageBreak/>
        <w:drawing>
          <wp:inline distT="0" distB="0" distL="0" distR="0" wp14:anchorId="3B661DEF" wp14:editId="01D35E62">
            <wp:extent cx="5930900" cy="4254500"/>
            <wp:effectExtent l="0" t="0" r="0" b="0"/>
            <wp:docPr id="1332328921" name="Picture 103"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8921" name="Picture 103" descr="A diagram of a machine  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0900" cy="4254500"/>
                    </a:xfrm>
                    <a:prstGeom prst="rect">
                      <a:avLst/>
                    </a:prstGeom>
                    <a:noFill/>
                    <a:ln>
                      <a:noFill/>
                    </a:ln>
                  </pic:spPr>
                </pic:pic>
              </a:graphicData>
            </a:graphic>
          </wp:inline>
        </w:drawing>
      </w:r>
      <w:r w:rsidRPr="008A34FA">
        <w:rPr>
          <w:rFonts w:ascii="Aptos Narrow" w:hAnsi="Aptos Narrow"/>
          <w:lang w:eastAsia="ja-JP"/>
        </w:rPr>
        <w:t> </w:t>
      </w:r>
    </w:p>
    <w:p w14:paraId="7801735C"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6AB39711"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579725CD" wp14:editId="61B2B82C">
            <wp:extent cx="3924300" cy="2692400"/>
            <wp:effectExtent l="0" t="0" r="0" b="0"/>
            <wp:docPr id="911496393" name="Picture 102" descr="A picture containing 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A picture containing graphical user interface  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24300" cy="2692400"/>
                    </a:xfrm>
                    <a:prstGeom prst="rect">
                      <a:avLst/>
                    </a:prstGeom>
                    <a:noFill/>
                    <a:ln>
                      <a:noFill/>
                    </a:ln>
                  </pic:spPr>
                </pic:pic>
              </a:graphicData>
            </a:graphic>
          </wp:inline>
        </w:drawing>
      </w:r>
      <w:r w:rsidRPr="008A34FA">
        <w:rPr>
          <w:rFonts w:ascii="Aptos Narrow" w:hAnsi="Aptos Narrow"/>
          <w:lang w:eastAsia="ja-JP"/>
        </w:rPr>
        <w:t> </w:t>
      </w:r>
    </w:p>
    <w:p w14:paraId="06B750C1"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41A1ACF7"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72756A0D"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 </w:t>
      </w:r>
    </w:p>
    <w:p w14:paraId="1D726B43"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Reserve-Antennenpositionen:</w:t>
      </w:r>
      <w:r w:rsidRPr="008A34FA">
        <w:rPr>
          <w:rFonts w:ascii="Aptos Narrow" w:hAnsi="Aptos Narrow"/>
          <w:lang w:eastAsia="ja-JP"/>
        </w:rPr>
        <w:t> </w:t>
      </w:r>
    </w:p>
    <w:p w14:paraId="4989AA9A"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5C920A5B" wp14:editId="712FFDB3">
            <wp:extent cx="5930900" cy="4235450"/>
            <wp:effectExtent l="0" t="0" r="0" b="0"/>
            <wp:docPr id="1971207173" name="Picture 101"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Diagram, engineering drawing  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0900" cy="4235450"/>
                    </a:xfrm>
                    <a:prstGeom prst="rect">
                      <a:avLst/>
                    </a:prstGeom>
                    <a:noFill/>
                    <a:ln>
                      <a:noFill/>
                    </a:ln>
                  </pic:spPr>
                </pic:pic>
              </a:graphicData>
            </a:graphic>
          </wp:inline>
        </w:drawing>
      </w:r>
      <w:r w:rsidRPr="008A34FA">
        <w:rPr>
          <w:rFonts w:ascii="Aptos Narrow" w:hAnsi="Aptos Narrow"/>
          <w:lang w:eastAsia="ja-JP"/>
        </w:rPr>
        <w:t> </w:t>
      </w:r>
    </w:p>
    <w:p w14:paraId="4162B7CD"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33215DC" w14:textId="77777777" w:rsidR="00243EDE" w:rsidRPr="008A34FA" w:rsidRDefault="00243EDE" w:rsidP="00243EDE">
      <w:pPr>
        <w:rPr>
          <w:rFonts w:ascii="Aptos Narrow" w:hAnsi="Aptos Narrow"/>
          <w:lang w:eastAsia="ja-JP"/>
        </w:rPr>
      </w:pPr>
      <w:r w:rsidRPr="008A34FA">
        <w:rPr>
          <w:rFonts w:ascii="Aptos Narrow" w:hAnsi="Aptos Narrow"/>
          <w:lang w:eastAsia="ja-JP"/>
        </w:rPr>
        <w:t>Nomad stellt Stadler folgende Informationen zur Verfügung, um einige der gestellten Fragen zu beantworten: </w:t>
      </w:r>
    </w:p>
    <w:p w14:paraId="337D38FE" w14:textId="77777777" w:rsidR="00243EDE" w:rsidRPr="008A34FA" w:rsidRDefault="00243EDE">
      <w:pPr>
        <w:numPr>
          <w:ilvl w:val="0"/>
          <w:numId w:val="39"/>
        </w:numPr>
        <w:rPr>
          <w:rFonts w:ascii="Aptos Narrow" w:hAnsi="Aptos Narrow"/>
          <w:lang w:eastAsia="ja-JP"/>
        </w:rPr>
      </w:pPr>
      <w:r w:rsidRPr="008A34FA">
        <w:rPr>
          <w:rFonts w:ascii="Aptos Narrow" w:hAnsi="Aptos Narrow"/>
          <w:lang w:eastAsia="ja-JP"/>
        </w:rPr>
        <w:t>Mindestisolierung zwischen 1399.99.0307, die von Nomad akzeptiert wird: 30 dB (typischerweise 800 mm physikalischer Abstand zwischen den Antennen basierend auf dem Datenblatt des 1399.99.0307). </w:t>
      </w:r>
    </w:p>
    <w:p w14:paraId="66003839" w14:textId="77777777" w:rsidR="00243EDE" w:rsidRPr="008A34FA" w:rsidRDefault="00243EDE">
      <w:pPr>
        <w:numPr>
          <w:ilvl w:val="0"/>
          <w:numId w:val="40"/>
        </w:numPr>
        <w:rPr>
          <w:rFonts w:ascii="Aptos Narrow" w:hAnsi="Aptos Narrow"/>
          <w:lang w:val="en-GB" w:eastAsia="ja-JP"/>
        </w:rPr>
      </w:pPr>
      <w:r w:rsidRPr="008A34FA">
        <w:rPr>
          <w:rFonts w:ascii="Aptos Narrow" w:hAnsi="Aptos Narrow"/>
          <w:lang w:eastAsia="ja-JP"/>
        </w:rPr>
        <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diesem Vorbehalt.</w:t>
      </w:r>
      <w:r w:rsidRPr="008A34FA">
        <w:rPr>
          <w:rFonts w:ascii="Aptos Narrow" w:hAnsi="Aptos Narrow"/>
          <w:lang w:val="en-GB" w:eastAsia="ja-JP"/>
        </w:rPr>
        <w:t> </w:t>
      </w:r>
    </w:p>
    <w:p w14:paraId="3179CC48" w14:textId="77777777" w:rsidR="00243EDE" w:rsidRPr="008A34FA" w:rsidRDefault="00243EDE" w:rsidP="00243EDE">
      <w:pPr>
        <w:rPr>
          <w:rFonts w:ascii="Aptos Narrow" w:hAnsi="Aptos Narrow"/>
          <w:lang w:eastAsia="ja-JP"/>
        </w:rPr>
      </w:pPr>
      <w:r w:rsidRPr="008A34FA">
        <w:rPr>
          <w:rFonts w:ascii="Aptos Narrow" w:hAnsi="Aptos Narrow"/>
          <w:lang w:eastAsia="ja-JP"/>
        </w:rPr>
        <w:t>Nomad hat das IoB-Konzeptdokument von Stadler geprüft und das Design der Dachantenne wurde genehmigt. </w:t>
      </w:r>
    </w:p>
    <w:p w14:paraId="289EBD60" w14:textId="77777777" w:rsidR="00321054" w:rsidRPr="008A34FA" w:rsidRDefault="00321054" w:rsidP="00243EDE">
      <w:pPr>
        <w:rPr>
          <w:rFonts w:ascii="Aptos Narrow" w:hAnsi="Aptos Narrow"/>
          <w:lang w:eastAsia="ja-JP"/>
        </w:rPr>
      </w:pPr>
    </w:p>
    <w:p w14:paraId="6CD3CFD5" w14:textId="77777777" w:rsidR="00243EDE" w:rsidRPr="008A34FA" w:rsidRDefault="00243EDE" w:rsidP="00243EDE">
      <w:pPr>
        <w:pStyle w:val="Heading2"/>
        <w:rPr>
          <w:rFonts w:ascii="Aptos Narrow" w:hAnsi="Aptos Narrow"/>
          <w:lang w:val="en-GB"/>
        </w:rPr>
      </w:pPr>
      <w:bookmarkStart w:id="923" w:name="_Toc231228627"/>
      <w:r w:rsidRPr="008A34FA">
        <w:rPr>
          <w:rFonts w:ascii="Aptos Narrow" w:hAnsi="Aptos Narrow"/>
        </w:rPr>
        <w:lastRenderedPageBreak/>
        <w:t>R5001C CCU Montage</w:t>
      </w:r>
      <w:bookmarkEnd w:id="923"/>
      <w:r w:rsidRPr="008A34FA">
        <w:rPr>
          <w:rFonts w:ascii="Aptos Narrow" w:hAnsi="Aptos Narrow"/>
          <w:lang w:val="en-GB"/>
        </w:rPr>
        <w:t> </w:t>
      </w:r>
    </w:p>
    <w:p w14:paraId="14D914EB"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wird im Schrank unter der Treppe von WE1 in den Waggons 300 und 500 montiert. Ein reservierter Platz wird für die optionale zweite CCU im Schrank unter der Treppe von WE2 des Wagens 300 bereitgestellt: </w:t>
      </w:r>
    </w:p>
    <w:p w14:paraId="67043CA2"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69A41993" wp14:editId="24D88FF9">
            <wp:extent cx="5930900" cy="4864100"/>
            <wp:effectExtent l="0" t="0" r="0" b="0"/>
            <wp:docPr id="1019203811" name="Picture 100" descr="A computer hardware and computer equip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811" name="Picture 100" descr="A computer hardware and computer equipment  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0900" cy="4864100"/>
                    </a:xfrm>
                    <a:prstGeom prst="rect">
                      <a:avLst/>
                    </a:prstGeom>
                    <a:noFill/>
                    <a:ln>
                      <a:noFill/>
                    </a:ln>
                  </pic:spPr>
                </pic:pic>
              </a:graphicData>
            </a:graphic>
          </wp:inline>
        </w:drawing>
      </w:r>
      <w:r w:rsidRPr="008A34FA">
        <w:rPr>
          <w:rFonts w:ascii="Aptos Narrow" w:hAnsi="Aptos Narrow"/>
          <w:lang w:eastAsia="ja-JP"/>
        </w:rPr>
        <w:t> </w:t>
      </w:r>
    </w:p>
    <w:p w14:paraId="2896F4B6" w14:textId="77777777" w:rsidR="00243EDE" w:rsidRPr="008A34FA" w:rsidRDefault="00243EDE" w:rsidP="00243EDE">
      <w:pPr>
        <w:rPr>
          <w:rFonts w:ascii="Aptos Narrow" w:hAnsi="Aptos Narrow"/>
          <w:lang w:eastAsia="ja-JP"/>
        </w:rPr>
      </w:pPr>
      <w:r w:rsidRPr="008A34FA">
        <w:rPr>
          <w:rFonts w:ascii="Aptos Narrow" w:hAnsi="Aptos Narrow"/>
          <w:lang w:eastAsia="ja-JP"/>
        </w:rPr>
        <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 </w:t>
      </w:r>
    </w:p>
    <w:p w14:paraId="4236A623" w14:textId="77777777" w:rsidR="00243EDE" w:rsidRPr="008A34FA" w:rsidRDefault="00243EDE">
      <w:pPr>
        <w:numPr>
          <w:ilvl w:val="0"/>
          <w:numId w:val="41"/>
        </w:numPr>
        <w:rPr>
          <w:rFonts w:ascii="Aptos Narrow" w:hAnsi="Aptos Narrow"/>
          <w:lang w:eastAsia="ja-JP"/>
        </w:rPr>
      </w:pPr>
      <w:r w:rsidRPr="008A34FA">
        <w:rPr>
          <w:rFonts w:ascii="Aptos Narrow" w:hAnsi="Aptos Narrow"/>
          <w:lang w:eastAsia="ja-JP"/>
        </w:rPr>
        <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 </w:t>
      </w:r>
    </w:p>
    <w:p w14:paraId="45905326"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An dieser Stelle wird darauf hingewiesen, dass die bewertete MTBF der CCU bei einem Wert berechnet wird, der weit unter der maximalen Betriebstemperatur der CCU nach EN50155 liegt (typischerweise +70°C) und wenn die Umgebungstemperatur den durchschnittlichen Betriebstemperaturbereich der CCU überschreitet, kann die bewertete MTBF nicht eingehalten werden. </w:t>
      </w:r>
    </w:p>
    <w:p w14:paraId="4CD2A8C1" w14:textId="77777777" w:rsidR="00243EDE" w:rsidRPr="008A34FA" w:rsidRDefault="00243EDE">
      <w:pPr>
        <w:numPr>
          <w:ilvl w:val="0"/>
          <w:numId w:val="42"/>
        </w:numPr>
        <w:rPr>
          <w:rFonts w:ascii="Aptos Narrow" w:hAnsi="Aptos Narrow"/>
          <w:lang w:val="en-GB" w:eastAsia="ja-JP"/>
        </w:rPr>
      </w:pPr>
      <w:r w:rsidRPr="008A34FA">
        <w:rPr>
          <w:rFonts w:ascii="Aptos Narrow" w:hAnsi="Aptos Narrow"/>
          <w:lang w:eastAsia="ja-JP"/>
        </w:rPr>
        <w:t>Zusätzlich gibt es Führungszapfen, um das Chassis zu stützen, bevor die 4 Montagepositionen angezogen werden. Der Zweck der Führungszapfen besteht darin, das Chassis während des Installationsprozesses vorübergehend zu halten. Es soll nicht das Gesamtgewicht des Chassis mit Blades tragen. Die Führungszapfen sind Teil des Rahmens.</w:t>
      </w:r>
      <w:r w:rsidRPr="008A34FA">
        <w:rPr>
          <w:rFonts w:ascii="Aptos Narrow" w:hAnsi="Aptos Narrow"/>
          <w:lang w:val="en-GB" w:eastAsia="ja-JP"/>
        </w:rPr>
        <w:t> </w:t>
      </w:r>
    </w:p>
    <w:p w14:paraId="48A0C6AF"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57761868" wp14:editId="1B73587B">
            <wp:extent cx="3714750" cy="3816350"/>
            <wp:effectExtent l="0" t="0" r="0" b="0"/>
            <wp:docPr id="116656555" name="Picture 99"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Diagram, engineering drawing  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14750" cy="3816350"/>
                    </a:xfrm>
                    <a:prstGeom prst="rect">
                      <a:avLst/>
                    </a:prstGeom>
                    <a:noFill/>
                    <a:ln>
                      <a:noFill/>
                    </a:ln>
                  </pic:spPr>
                </pic:pic>
              </a:graphicData>
            </a:graphic>
          </wp:inline>
        </w:drawing>
      </w:r>
      <w:r w:rsidRPr="008A34FA">
        <w:rPr>
          <w:rFonts w:ascii="Aptos Narrow" w:hAnsi="Aptos Narrow"/>
          <w:lang w:val="en-GB" w:eastAsia="ja-JP"/>
        </w:rPr>
        <w:t> </w:t>
      </w:r>
    </w:p>
    <w:p w14:paraId="3881460F" w14:textId="128CBAA4" w:rsidR="00243EDE" w:rsidRPr="00D523C0" w:rsidRDefault="00243EDE" w:rsidP="00243EDE">
      <w:pPr>
        <w:numPr>
          <w:ilvl w:val="0"/>
          <w:numId w:val="43"/>
        </w:numPr>
        <w:rPr>
          <w:rFonts w:ascii="Aptos Narrow" w:hAnsi="Aptos Narrow"/>
          <w:lang w:eastAsia="ja-JP"/>
        </w:rPr>
      </w:pPr>
      <w:r w:rsidRPr="008A34FA">
        <w:rPr>
          <w:rFonts w:ascii="Aptos Narrow" w:hAnsi="Aptos Narrow"/>
          <w:lang w:eastAsia="ja-JP"/>
        </w:rPr>
        <w:t>Es sollte ausreichend Platz zwischen der Vorderseite der CCU und der Schranktür vorhanden sein, damit die SPUMA_240-RF-Kabel beim Schließen der Tür nicht verbogen werden. </w:t>
      </w:r>
    </w:p>
    <w:p w14:paraId="6B346605" w14:textId="77777777" w:rsidR="00D523C0" w:rsidRDefault="00D523C0">
      <w:pPr>
        <w:rPr>
          <w:rFonts w:ascii="Aptos Narrow" w:hAnsi="Aptos Narrow"/>
          <w:caps/>
          <w:color w:val="243F60"/>
          <w:spacing w:val="15"/>
          <w:szCs w:val="22"/>
          <w:lang w:eastAsia="ja-JP" w:bidi="th-TH"/>
        </w:rPr>
      </w:pPr>
      <w:bookmarkStart w:id="924" w:name="_Toc231228628"/>
      <w:r>
        <w:rPr>
          <w:rFonts w:ascii="Aptos Narrow" w:hAnsi="Aptos Narrow"/>
          <w:lang w:eastAsia="ja-JP"/>
        </w:rPr>
        <w:br w:type="page"/>
      </w:r>
    </w:p>
    <w:p w14:paraId="52697DB2" w14:textId="2A7525B5" w:rsidR="00243EDE" w:rsidRPr="008A34FA" w:rsidRDefault="00243EDE" w:rsidP="00243EDE">
      <w:pPr>
        <w:pStyle w:val="Heading3"/>
        <w:rPr>
          <w:rFonts w:ascii="Aptos Narrow" w:hAnsi="Aptos Narrow"/>
          <w:lang w:val="en-GB" w:eastAsia="ja-JP"/>
        </w:rPr>
      </w:pPr>
      <w:r w:rsidRPr="008A34FA">
        <w:rPr>
          <w:rFonts w:ascii="Aptos Narrow" w:hAnsi="Aptos Narrow"/>
          <w:lang w:eastAsia="ja-JP"/>
        </w:rPr>
        <w:lastRenderedPageBreak/>
        <w:t>CCU Side-Brackets</w:t>
      </w:r>
      <w:bookmarkEnd w:id="924"/>
      <w:r w:rsidRPr="008A34FA">
        <w:rPr>
          <w:rFonts w:ascii="Aptos Narrow" w:hAnsi="Aptos Narrow"/>
          <w:lang w:val="en-GB" w:eastAsia="ja-JP"/>
        </w:rPr>
        <w:t> </w:t>
      </w:r>
    </w:p>
    <w:p w14:paraId="329275F9" w14:textId="4AD6F4F7" w:rsidR="00243EDE" w:rsidRPr="008A34FA" w:rsidRDefault="00243EDE" w:rsidP="00243EDE">
      <w:pPr>
        <w:rPr>
          <w:rFonts w:ascii="Aptos Narrow" w:hAnsi="Aptos Narrow"/>
          <w:lang w:eastAsia="ja-JP"/>
        </w:rPr>
      </w:pPr>
      <w:r w:rsidRPr="008A34FA">
        <w:rPr>
          <w:rFonts w:ascii="Aptos Narrow" w:hAnsi="Aptos Narrow"/>
          <w:lang w:eastAsia="ja-JP"/>
        </w:rPr>
        <w:t>Die CCU wird mit seitlichen Halterungen für die Montage in einem 19-Zoll-Rack geliefert: </w:t>
      </w:r>
    </w:p>
    <w:p w14:paraId="37C49618"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Side-bracket Vorderansicht:</w:t>
      </w:r>
      <w:r w:rsidRPr="008A34FA">
        <w:rPr>
          <w:rFonts w:ascii="Aptos Narrow" w:hAnsi="Aptos Narrow"/>
          <w:lang w:val="en-GB" w:eastAsia="ja-JP"/>
        </w:rPr>
        <w:t> </w:t>
      </w:r>
    </w:p>
    <w:p w14:paraId="0BBED8E2"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68933F38" wp14:editId="23180A0B">
            <wp:extent cx="3581400" cy="2114550"/>
            <wp:effectExtent l="0" t="0" r="0" b="0"/>
            <wp:docPr id="124532091" name="Picture 98" descr="A white rectangular object with 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091" name="Picture 98" descr="A white rectangular object with red lines  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81400" cy="2114550"/>
                    </a:xfrm>
                    <a:prstGeom prst="rect">
                      <a:avLst/>
                    </a:prstGeom>
                    <a:noFill/>
                    <a:ln>
                      <a:noFill/>
                    </a:ln>
                  </pic:spPr>
                </pic:pic>
              </a:graphicData>
            </a:graphic>
          </wp:inline>
        </w:drawing>
      </w:r>
      <w:r w:rsidRPr="008A34FA">
        <w:rPr>
          <w:rFonts w:ascii="Aptos Narrow" w:hAnsi="Aptos Narrow"/>
          <w:lang w:val="en-GB" w:eastAsia="ja-JP"/>
        </w:rPr>
        <w:t> </w:t>
      </w:r>
    </w:p>
    <w:p w14:paraId="3393187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73ED47B1" wp14:editId="6C461685">
            <wp:extent cx="2095500" cy="2393950"/>
            <wp:effectExtent l="0" t="0" r="0" b="6350"/>
            <wp:docPr id="2022585817" name="Picture 97"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5817" name="Picture 97" descr="A diagram of a machine  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2393950"/>
                    </a:xfrm>
                    <a:prstGeom prst="rect">
                      <a:avLst/>
                    </a:prstGeom>
                    <a:noFill/>
                    <a:ln>
                      <a:noFill/>
                    </a:ln>
                  </pic:spPr>
                </pic:pic>
              </a:graphicData>
            </a:graphic>
          </wp:inline>
        </w:drawing>
      </w:r>
      <w:r w:rsidRPr="008A34FA">
        <w:rPr>
          <w:rFonts w:ascii="Aptos Narrow" w:hAnsi="Aptos Narrow"/>
          <w:lang w:eastAsia="ja-JP"/>
        </w:rPr>
        <w:t xml:space="preserve">            </w:t>
      </w:r>
      <w:r w:rsidRPr="008A34FA">
        <w:rPr>
          <w:rFonts w:ascii="Aptos Narrow" w:hAnsi="Aptos Narrow"/>
          <w:noProof/>
          <w:lang w:val="en-GB" w:eastAsia="ja-JP"/>
        </w:rPr>
        <w:drawing>
          <wp:inline distT="0" distB="0" distL="0" distR="0" wp14:anchorId="70E45745" wp14:editId="57DAD3F1">
            <wp:extent cx="1333500" cy="2381250"/>
            <wp:effectExtent l="0" t="0" r="0" b="0"/>
            <wp:docPr id="189023330" name="Picture 96"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330" name="Picture 96" descr="A screenshot of a computer  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33500" cy="2381250"/>
                    </a:xfrm>
                    <a:prstGeom prst="rect">
                      <a:avLst/>
                    </a:prstGeom>
                    <a:noFill/>
                    <a:ln>
                      <a:noFill/>
                    </a:ln>
                  </pic:spPr>
                </pic:pic>
              </a:graphicData>
            </a:graphic>
          </wp:inline>
        </w:drawing>
      </w:r>
      <w:r w:rsidRPr="008A34FA">
        <w:rPr>
          <w:rFonts w:ascii="Aptos Narrow" w:hAnsi="Aptos Narrow"/>
          <w:lang w:eastAsia="ja-JP"/>
        </w:rPr>
        <w:t> </w:t>
      </w:r>
      <w:r w:rsidRPr="008A34FA">
        <w:rPr>
          <w:rFonts w:ascii="Aptos Narrow" w:hAnsi="Aptos Narrow"/>
          <w:lang w:val="en-GB" w:eastAsia="ja-JP"/>
        </w:rPr>
        <w:t> </w:t>
      </w:r>
    </w:p>
    <w:p w14:paraId="2D1F4AB4"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lastRenderedPageBreak/>
        <w:t>Side-bracket Montageloch:</w:t>
      </w:r>
      <w:r w:rsidRPr="008A34FA">
        <w:rPr>
          <w:rFonts w:ascii="Aptos Narrow" w:hAnsi="Aptos Narrow"/>
          <w:lang w:val="en-GB" w:eastAsia="ja-JP"/>
        </w:rPr>
        <w:t> </w:t>
      </w:r>
      <w:r w:rsidRPr="008A34FA">
        <w:rPr>
          <w:rFonts w:ascii="Aptos Narrow" w:hAnsi="Aptos Narrow"/>
          <w:lang w:val="en-GB" w:eastAsia="ja-JP"/>
        </w:rPr>
        <w:br/>
      </w:r>
      <w:r w:rsidRPr="008A34FA">
        <w:rPr>
          <w:rFonts w:ascii="Aptos Narrow" w:hAnsi="Aptos Narrow"/>
          <w:lang w:val="en-GB" w:eastAsia="ja-JP"/>
        </w:rPr>
        <w:br/>
      </w:r>
      <w:r w:rsidRPr="008A34FA">
        <w:rPr>
          <w:rFonts w:ascii="Aptos Narrow" w:hAnsi="Aptos Narrow"/>
          <w:noProof/>
          <w:lang w:val="en-GB" w:eastAsia="ja-JP"/>
        </w:rPr>
        <w:drawing>
          <wp:inline distT="0" distB="0" distL="0" distR="0" wp14:anchorId="02F4E995" wp14:editId="466E46AE">
            <wp:extent cx="3868615" cy="3581342"/>
            <wp:effectExtent l="0" t="0" r="0" b="635"/>
            <wp:docPr id="855288360" name="Picture 95" descr="A white rectangular object with red and green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8360" name="Picture 95" descr="A white rectangular object with red and green text  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88509" cy="3599759"/>
                    </a:xfrm>
                    <a:prstGeom prst="rect">
                      <a:avLst/>
                    </a:prstGeom>
                    <a:noFill/>
                    <a:ln>
                      <a:noFill/>
                    </a:ln>
                  </pic:spPr>
                </pic:pic>
              </a:graphicData>
            </a:graphic>
          </wp:inline>
        </w:drawing>
      </w:r>
      <w:r w:rsidRPr="008A34FA">
        <w:rPr>
          <w:rFonts w:ascii="Aptos Narrow" w:hAnsi="Aptos Narrow"/>
          <w:lang w:val="en-GB" w:eastAsia="ja-JP"/>
        </w:rPr>
        <w:t> </w:t>
      </w:r>
    </w:p>
    <w:p w14:paraId="2481A652" w14:textId="77777777" w:rsidR="00243EDE" w:rsidRPr="008A34FA" w:rsidRDefault="00243EDE" w:rsidP="00243EDE">
      <w:pPr>
        <w:pStyle w:val="Heading3"/>
        <w:rPr>
          <w:rFonts w:ascii="Aptos Narrow" w:hAnsi="Aptos Narrow"/>
          <w:lang w:val="en-GB" w:eastAsia="ja-JP"/>
        </w:rPr>
      </w:pPr>
      <w:bookmarkStart w:id="925" w:name="_Toc231228629"/>
      <w:r w:rsidRPr="008A34FA">
        <w:rPr>
          <w:rFonts w:ascii="Aptos Narrow" w:hAnsi="Aptos Narrow"/>
          <w:lang w:eastAsia="ja-JP"/>
        </w:rPr>
        <w:t>CCU Stromkabel</w:t>
      </w:r>
      <w:bookmarkEnd w:id="925"/>
      <w:r w:rsidRPr="008A34FA">
        <w:rPr>
          <w:rFonts w:ascii="Aptos Narrow" w:hAnsi="Aptos Narrow"/>
          <w:lang w:val="en-GB" w:eastAsia="ja-JP"/>
        </w:rPr>
        <w:t> </w:t>
      </w:r>
    </w:p>
    <w:p w14:paraId="1CD663D8"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wird auch mit einem Stromadapterkabel geliefert, um die von Stadler gelieferten K-kodierten Stecker auf die von der CCU benötigten HC-D7-Stecker umzuwandeln: </w:t>
      </w:r>
    </w:p>
    <w:p w14:paraId="67C116F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 </w:t>
      </w:r>
      <w:r w:rsidRPr="008A34FA">
        <w:rPr>
          <w:rFonts w:ascii="Aptos Narrow" w:hAnsi="Aptos Narrow"/>
          <w:noProof/>
          <w:lang w:val="en-GB" w:eastAsia="ja-JP"/>
        </w:rPr>
        <w:drawing>
          <wp:inline distT="0" distB="0" distL="0" distR="0" wp14:anchorId="08B1A1D2" wp14:editId="2187EA9A">
            <wp:extent cx="5940425" cy="463550"/>
            <wp:effectExtent l="0" t="0" r="0" b="0"/>
            <wp:docPr id="16639032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0425" cy="463550"/>
                    </a:xfrm>
                    <a:prstGeom prst="rect">
                      <a:avLst/>
                    </a:prstGeom>
                    <a:noFill/>
                    <a:ln>
                      <a:noFill/>
                    </a:ln>
                  </pic:spPr>
                </pic:pic>
              </a:graphicData>
            </a:graphic>
          </wp:inline>
        </w:drawing>
      </w:r>
      <w:r w:rsidRPr="008A34FA">
        <w:rPr>
          <w:rFonts w:ascii="Aptos Narrow" w:hAnsi="Aptos Narrow"/>
          <w:lang w:val="en-GB" w:eastAsia="ja-JP"/>
        </w:rPr>
        <w:t> </w:t>
      </w:r>
    </w:p>
    <w:p w14:paraId="759A856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3FC9670" w14:textId="77777777" w:rsidR="00243EDE" w:rsidRPr="008A34FA" w:rsidRDefault="00243EDE" w:rsidP="00243EDE">
      <w:pPr>
        <w:rPr>
          <w:rFonts w:ascii="Aptos Narrow" w:hAnsi="Aptos Narrow"/>
          <w:lang w:val="en-GB" w:eastAsia="ja-JP"/>
        </w:rPr>
      </w:pPr>
    </w:p>
    <w:p w14:paraId="4C240E3E" w14:textId="77777777" w:rsidR="00243EDE" w:rsidRPr="008A34FA" w:rsidRDefault="00243EDE" w:rsidP="00243EDE">
      <w:pPr>
        <w:rPr>
          <w:rFonts w:ascii="Aptos Narrow" w:hAnsi="Aptos Narrow"/>
          <w:lang w:val="en-GB" w:eastAsia="ja-JP"/>
        </w:rPr>
      </w:pPr>
    </w:p>
    <w:p w14:paraId="1E434C46" w14:textId="77777777" w:rsidR="00243EDE" w:rsidRPr="008A34FA" w:rsidRDefault="00243EDE" w:rsidP="00243EDE">
      <w:pPr>
        <w:rPr>
          <w:rFonts w:ascii="Aptos Narrow" w:hAnsi="Aptos Narrow"/>
          <w:lang w:val="en-GB" w:eastAsia="ja-JP"/>
        </w:rPr>
      </w:pPr>
    </w:p>
    <w:p w14:paraId="16D1D48D" w14:textId="77777777" w:rsidR="00243EDE" w:rsidRPr="008A34FA" w:rsidRDefault="00243EDE" w:rsidP="00243EDE">
      <w:pPr>
        <w:rPr>
          <w:rFonts w:ascii="Aptos Narrow" w:hAnsi="Aptos Narrow"/>
          <w:lang w:val="en-GB" w:eastAsia="ja-JP"/>
        </w:rPr>
      </w:pPr>
    </w:p>
    <w:p w14:paraId="0AD3E4C4"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7DFBE7E0" w14:textId="77777777" w:rsidR="00243EDE" w:rsidRPr="008A34FA" w:rsidRDefault="00243EDE" w:rsidP="00243EDE">
      <w:pPr>
        <w:pStyle w:val="Heading2"/>
        <w:rPr>
          <w:rFonts w:ascii="Aptos Narrow" w:hAnsi="Aptos Narrow"/>
          <w:lang w:val="en-GB"/>
        </w:rPr>
      </w:pPr>
      <w:bookmarkStart w:id="926" w:name="_Toc231228630"/>
      <w:r w:rsidRPr="008A34FA">
        <w:rPr>
          <w:rFonts w:ascii="Aptos Narrow" w:hAnsi="Aptos Narrow"/>
        </w:rPr>
        <w:t>Access Point (AP)</w:t>
      </w:r>
      <w:bookmarkEnd w:id="926"/>
      <w:r w:rsidRPr="008A34FA">
        <w:rPr>
          <w:rFonts w:ascii="Aptos Narrow" w:hAnsi="Aptos Narrow"/>
          <w:lang w:val="en-GB"/>
        </w:rPr>
        <w:t> </w:t>
      </w:r>
    </w:p>
    <w:p w14:paraId="43FB70D0" w14:textId="77777777" w:rsidR="00243EDE" w:rsidRPr="008A34FA" w:rsidRDefault="00243EDE" w:rsidP="00243EDE">
      <w:pPr>
        <w:rPr>
          <w:rFonts w:ascii="Aptos Narrow" w:hAnsi="Aptos Narrow"/>
          <w:lang w:eastAsia="ja-JP"/>
        </w:rPr>
      </w:pPr>
      <w:r w:rsidRPr="008A34FA">
        <w:rPr>
          <w:rFonts w:ascii="Aptos Narrow" w:hAnsi="Aptos Narrow"/>
          <w:lang w:eastAsia="ja-JP"/>
        </w:rPr>
        <w:t>Es werden 4x AP pro Wagen verwendet. </w:t>
      </w:r>
    </w:p>
    <w:p w14:paraId="2023BFE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21999A9C" wp14:editId="2E718185">
            <wp:extent cx="3676650" cy="2609850"/>
            <wp:effectExtent l="0" t="0" r="0" b="0"/>
            <wp:docPr id="20602053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76650" cy="2609850"/>
                    </a:xfrm>
                    <a:prstGeom prst="rect">
                      <a:avLst/>
                    </a:prstGeom>
                    <a:noFill/>
                    <a:ln>
                      <a:noFill/>
                    </a:ln>
                  </pic:spPr>
                </pic:pic>
              </a:graphicData>
            </a:graphic>
          </wp:inline>
        </w:drawing>
      </w:r>
      <w:r w:rsidRPr="008A34FA">
        <w:rPr>
          <w:rFonts w:ascii="Aptos Narrow" w:hAnsi="Aptos Narrow"/>
          <w:lang w:val="en-GB" w:eastAsia="ja-JP"/>
        </w:rPr>
        <w:t> </w:t>
      </w:r>
    </w:p>
    <w:p w14:paraId="16856FF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CCD0850" wp14:editId="375CA609">
            <wp:extent cx="3683000" cy="4343400"/>
            <wp:effectExtent l="0" t="0" r="0" b="0"/>
            <wp:docPr id="441009126" name="Picture 92" descr="A computer screen shot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9126" name="Picture 92" descr="A computer screen shot of a machine  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83000" cy="4343400"/>
                    </a:xfrm>
                    <a:prstGeom prst="rect">
                      <a:avLst/>
                    </a:prstGeom>
                    <a:noFill/>
                    <a:ln>
                      <a:noFill/>
                    </a:ln>
                  </pic:spPr>
                </pic:pic>
              </a:graphicData>
            </a:graphic>
          </wp:inline>
        </w:drawing>
      </w:r>
      <w:r w:rsidRPr="008A34FA">
        <w:rPr>
          <w:rFonts w:ascii="Aptos Narrow" w:hAnsi="Aptos Narrow"/>
          <w:lang w:val="en-GB" w:eastAsia="ja-JP"/>
        </w:rPr>
        <w:t> </w:t>
      </w:r>
    </w:p>
    <w:p w14:paraId="341B91C7" w14:textId="77777777" w:rsidR="00D523C0" w:rsidRDefault="00D523C0">
      <w:pPr>
        <w:rPr>
          <w:rFonts w:ascii="Aptos Narrow" w:hAnsi="Aptos Narrow" w:cs="Times New Roman"/>
          <w:caps/>
          <w:color w:val="000000"/>
          <w:spacing w:val="15"/>
          <w:szCs w:val="22"/>
          <w:lang w:val="de-DE" w:eastAsia="ja-JP"/>
        </w:rPr>
      </w:pPr>
      <w:bookmarkStart w:id="927" w:name="_Toc231228631"/>
      <w:r>
        <w:rPr>
          <w:rFonts w:ascii="Aptos Narrow" w:hAnsi="Aptos Narrow"/>
        </w:rPr>
        <w:br w:type="page"/>
      </w:r>
    </w:p>
    <w:p w14:paraId="1825EE71" w14:textId="2C9D92F5" w:rsidR="00243EDE" w:rsidRPr="008A34FA" w:rsidRDefault="00243EDE" w:rsidP="00243EDE">
      <w:pPr>
        <w:pStyle w:val="Heading2"/>
        <w:rPr>
          <w:rFonts w:ascii="Aptos Narrow" w:hAnsi="Aptos Narrow"/>
          <w:lang w:val="en-GB"/>
        </w:rPr>
      </w:pPr>
      <w:r w:rsidRPr="008A34FA">
        <w:rPr>
          <w:rFonts w:ascii="Aptos Narrow" w:hAnsi="Aptos Narrow"/>
        </w:rPr>
        <w:lastRenderedPageBreak/>
        <w:t>Innenantennen</w:t>
      </w:r>
      <w:bookmarkEnd w:id="927"/>
      <w:r w:rsidRPr="008A34FA">
        <w:rPr>
          <w:rFonts w:ascii="Aptos Narrow" w:hAnsi="Aptos Narrow"/>
          <w:lang w:val="en-GB"/>
        </w:rPr>
        <w:t> </w:t>
      </w:r>
    </w:p>
    <w:p w14:paraId="02391B01" w14:textId="77777777" w:rsidR="00243EDE" w:rsidRPr="008A34FA" w:rsidRDefault="00243EDE" w:rsidP="00243EDE">
      <w:pPr>
        <w:rPr>
          <w:rFonts w:ascii="Aptos Narrow" w:hAnsi="Aptos Narrow"/>
          <w:lang w:eastAsia="ja-JP"/>
        </w:rPr>
      </w:pPr>
      <w:r w:rsidRPr="008A34FA">
        <w:rPr>
          <w:rFonts w:ascii="Aptos Narrow" w:hAnsi="Aptos Narrow"/>
          <w:lang w:eastAsia="ja-JP"/>
        </w:rPr>
        <w:t>Es werden 4 Innenantennen verwendet (1x per AP).  </w:t>
      </w:r>
    </w:p>
    <w:p w14:paraId="63CDA072"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00C4B1C1" wp14:editId="785A6994">
            <wp:extent cx="4711700" cy="3238500"/>
            <wp:effectExtent l="0" t="0" r="0" b="0"/>
            <wp:docPr id="589978135" name="Picture 91" descr="A cartoon of a televis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8135" name="Picture 91" descr="A cartoon of a television  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11700" cy="3238500"/>
                    </a:xfrm>
                    <a:prstGeom prst="rect">
                      <a:avLst/>
                    </a:prstGeom>
                    <a:noFill/>
                    <a:ln>
                      <a:noFill/>
                    </a:ln>
                  </pic:spPr>
                </pic:pic>
              </a:graphicData>
            </a:graphic>
          </wp:inline>
        </w:drawing>
      </w:r>
      <w:r w:rsidRPr="008A34FA">
        <w:rPr>
          <w:rFonts w:ascii="Aptos Narrow" w:hAnsi="Aptos Narrow"/>
          <w:lang w:val="en-GB" w:eastAsia="ja-JP"/>
        </w:rPr>
        <w:t> </w:t>
      </w:r>
    </w:p>
    <w:p w14:paraId="62912043"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4E3FC4A" wp14:editId="3F9154EB">
            <wp:extent cx="4406900" cy="3886200"/>
            <wp:effectExtent l="0" t="0" r="0" b="0"/>
            <wp:docPr id="1738456271" name="Picture 90" descr="A green and white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6271" name="Picture 90" descr="A green and white machine  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06900" cy="3886200"/>
                    </a:xfrm>
                    <a:prstGeom prst="rect">
                      <a:avLst/>
                    </a:prstGeom>
                    <a:noFill/>
                    <a:ln>
                      <a:noFill/>
                    </a:ln>
                  </pic:spPr>
                </pic:pic>
              </a:graphicData>
            </a:graphic>
          </wp:inline>
        </w:drawing>
      </w:r>
      <w:r w:rsidRPr="008A34FA">
        <w:rPr>
          <w:rFonts w:ascii="Aptos Narrow" w:hAnsi="Aptos Narrow"/>
          <w:lang w:val="en-GB" w:eastAsia="ja-JP"/>
        </w:rPr>
        <w:t> </w:t>
      </w:r>
    </w:p>
    <w:p w14:paraId="748F9BEE" w14:textId="77777777" w:rsidR="00243EDE" w:rsidRPr="008A34FA" w:rsidRDefault="00243EDE" w:rsidP="00243EDE">
      <w:pPr>
        <w:pStyle w:val="Heading2"/>
        <w:rPr>
          <w:rFonts w:ascii="Aptos Narrow" w:hAnsi="Aptos Narrow"/>
          <w:lang w:val="de-AT"/>
        </w:rPr>
      </w:pPr>
      <w:bookmarkStart w:id="928" w:name="_Toc231228632"/>
      <w:r w:rsidRPr="008A34FA">
        <w:rPr>
          <w:rFonts w:ascii="Aptos Narrow" w:hAnsi="Aptos Narrow"/>
        </w:rPr>
        <w:lastRenderedPageBreak/>
        <w:t>Switch montage für alle Waggons</w:t>
      </w:r>
      <w:bookmarkEnd w:id="928"/>
      <w:r w:rsidRPr="008A34FA">
        <w:rPr>
          <w:rFonts w:ascii="Aptos Narrow" w:hAnsi="Aptos Narrow"/>
          <w:lang w:val="de-AT"/>
        </w:rPr>
        <w:t> </w:t>
      </w:r>
    </w:p>
    <w:p w14:paraId="445DE163" w14:textId="77777777" w:rsidR="00243EDE" w:rsidRPr="008A34FA" w:rsidRDefault="00243EDE" w:rsidP="00243EDE">
      <w:pPr>
        <w:rPr>
          <w:rFonts w:ascii="Aptos Narrow" w:hAnsi="Aptos Narrow"/>
          <w:lang w:eastAsia="ja-JP"/>
        </w:rPr>
      </w:pPr>
      <w:r w:rsidRPr="008A34FA">
        <w:rPr>
          <w:rFonts w:ascii="Aptos Narrow" w:hAnsi="Aptos Narrow"/>
          <w:lang w:eastAsia="ja-JP"/>
        </w:rPr>
        <w:t>Insgesamt sind es 3 Switche pro Wagen. </w:t>
      </w:r>
    </w:p>
    <w:p w14:paraId="609C6A68"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09526370" wp14:editId="4573827A">
            <wp:extent cx="4953000" cy="3124200"/>
            <wp:effectExtent l="0" t="0" r="0" b="0"/>
            <wp:docPr id="102477106" name="Picture 89"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06" name="Picture 89" descr="A computer generated image of a machine  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000" cy="3124200"/>
                    </a:xfrm>
                    <a:prstGeom prst="rect">
                      <a:avLst/>
                    </a:prstGeom>
                    <a:noFill/>
                    <a:ln>
                      <a:noFill/>
                    </a:ln>
                  </pic:spPr>
                </pic:pic>
              </a:graphicData>
            </a:graphic>
          </wp:inline>
        </w:drawing>
      </w:r>
      <w:r w:rsidRPr="008A34FA">
        <w:rPr>
          <w:rFonts w:ascii="Aptos Narrow" w:hAnsi="Aptos Narrow"/>
          <w:lang w:val="en-GB" w:eastAsia="ja-JP"/>
        </w:rPr>
        <w:t> </w:t>
      </w:r>
    </w:p>
    <w:p w14:paraId="6BAAF0A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38BD7E07" wp14:editId="7B616A9E">
            <wp:extent cx="4959350" cy="3543300"/>
            <wp:effectExtent l="0" t="0" r="0" b="0"/>
            <wp:docPr id="541468119" name="Picture 88"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119" name="Picture 88" descr="A computer generated image of a machine  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59350" cy="3543300"/>
                    </a:xfrm>
                    <a:prstGeom prst="rect">
                      <a:avLst/>
                    </a:prstGeom>
                    <a:noFill/>
                    <a:ln>
                      <a:noFill/>
                    </a:ln>
                  </pic:spPr>
                </pic:pic>
              </a:graphicData>
            </a:graphic>
          </wp:inline>
        </w:drawing>
      </w:r>
      <w:r w:rsidRPr="008A34FA">
        <w:rPr>
          <w:rFonts w:ascii="Aptos Narrow" w:hAnsi="Aptos Narrow"/>
          <w:lang w:val="en-GB" w:eastAsia="ja-JP"/>
        </w:rPr>
        <w:t> </w:t>
      </w:r>
    </w:p>
    <w:p w14:paraId="17DED41E"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5898B12D" wp14:editId="6344299B">
            <wp:extent cx="4940300" cy="3562350"/>
            <wp:effectExtent l="0" t="0" r="0" b="0"/>
            <wp:docPr id="851059249" name="Picture 87"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9249" name="Picture 87" descr="A computer generated image of a machine  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40300" cy="3562350"/>
                    </a:xfrm>
                    <a:prstGeom prst="rect">
                      <a:avLst/>
                    </a:prstGeom>
                    <a:noFill/>
                    <a:ln>
                      <a:noFill/>
                    </a:ln>
                  </pic:spPr>
                </pic:pic>
              </a:graphicData>
            </a:graphic>
          </wp:inline>
        </w:drawing>
      </w:r>
      <w:r w:rsidRPr="008A34FA">
        <w:rPr>
          <w:rFonts w:ascii="Aptos Narrow" w:hAnsi="Aptos Narrow"/>
          <w:lang w:val="en-GB" w:eastAsia="ja-JP"/>
        </w:rPr>
        <w:t> </w:t>
      </w:r>
    </w:p>
    <w:p w14:paraId="5A7C453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74D1F4FE" wp14:editId="48FD030A">
            <wp:extent cx="4953000" cy="3962400"/>
            <wp:effectExtent l="0" t="0" r="0" b="0"/>
            <wp:docPr id="683403650" name="Picture 86" descr="A blue and black stai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650" name="Picture 86" descr="A blue and black stairs  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53000" cy="3962400"/>
                    </a:xfrm>
                    <a:prstGeom prst="rect">
                      <a:avLst/>
                    </a:prstGeom>
                    <a:noFill/>
                    <a:ln>
                      <a:noFill/>
                    </a:ln>
                  </pic:spPr>
                </pic:pic>
              </a:graphicData>
            </a:graphic>
          </wp:inline>
        </w:drawing>
      </w:r>
      <w:r w:rsidRPr="008A34FA">
        <w:rPr>
          <w:rFonts w:ascii="Aptos Narrow" w:hAnsi="Aptos Narrow"/>
          <w:lang w:val="en-GB" w:eastAsia="ja-JP"/>
        </w:rPr>
        <w:t> </w:t>
      </w:r>
    </w:p>
    <w:p w14:paraId="6C77F8F0"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35B0B8D3" wp14:editId="2D6A6768">
            <wp:extent cx="5181600" cy="3435350"/>
            <wp:effectExtent l="0" t="0" r="0" b="0"/>
            <wp:docPr id="21953900" name="Picture 85" descr="A drawing of a colorful stairc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900" name="Picture 85" descr="A drawing of a colorful staircase  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81600" cy="3435350"/>
                    </a:xfrm>
                    <a:prstGeom prst="rect">
                      <a:avLst/>
                    </a:prstGeom>
                    <a:noFill/>
                    <a:ln>
                      <a:noFill/>
                    </a:ln>
                  </pic:spPr>
                </pic:pic>
              </a:graphicData>
            </a:graphic>
          </wp:inline>
        </w:drawing>
      </w:r>
      <w:r w:rsidRPr="008A34FA">
        <w:rPr>
          <w:rFonts w:ascii="Aptos Narrow" w:hAnsi="Aptos Narrow"/>
          <w:lang w:val="en-GB" w:eastAsia="ja-JP"/>
        </w:rPr>
        <w:t> </w:t>
      </w:r>
    </w:p>
    <w:p w14:paraId="51960499"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57AF3691" wp14:editId="18AD19D6">
            <wp:extent cx="5181600" cy="3486150"/>
            <wp:effectExtent l="0" t="0" r="0" b="0"/>
            <wp:docPr id="110150226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81600" cy="3486150"/>
                    </a:xfrm>
                    <a:prstGeom prst="rect">
                      <a:avLst/>
                    </a:prstGeom>
                    <a:noFill/>
                    <a:ln>
                      <a:noFill/>
                    </a:ln>
                  </pic:spPr>
                </pic:pic>
              </a:graphicData>
            </a:graphic>
          </wp:inline>
        </w:drawing>
      </w:r>
      <w:r w:rsidRPr="008A34FA">
        <w:rPr>
          <w:rFonts w:ascii="Aptos Narrow" w:hAnsi="Aptos Narrow"/>
          <w:lang w:val="en-GB" w:eastAsia="ja-JP"/>
        </w:rPr>
        <w:t> </w:t>
      </w:r>
    </w:p>
    <w:p w14:paraId="033B53B4"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1606C602" w14:textId="77777777" w:rsidR="00243EDE" w:rsidRPr="008A34FA" w:rsidRDefault="00243EDE" w:rsidP="00243EDE">
      <w:pPr>
        <w:pStyle w:val="Heading2"/>
        <w:rPr>
          <w:rFonts w:ascii="Aptos Narrow" w:hAnsi="Aptos Narrow"/>
          <w:lang w:val="en-GB"/>
        </w:rPr>
      </w:pPr>
      <w:bookmarkStart w:id="929" w:name="_Toc231228633"/>
      <w:r w:rsidRPr="008A34FA">
        <w:rPr>
          <w:rFonts w:ascii="Aptos Narrow" w:hAnsi="Aptos Narrow"/>
        </w:rPr>
        <w:lastRenderedPageBreak/>
        <w:t>Netzwerkverkabelung und zwischenwagenverbindungen (Frontkupplung)</w:t>
      </w:r>
      <w:bookmarkEnd w:id="929"/>
      <w:r w:rsidRPr="008A34FA">
        <w:rPr>
          <w:rFonts w:ascii="Aptos Narrow" w:hAnsi="Aptos Narrow"/>
          <w:lang w:val="en-GB"/>
        </w:rPr>
        <w:t> </w:t>
      </w:r>
    </w:p>
    <w:p w14:paraId="1CE6F540" w14:textId="77777777" w:rsidR="00243EDE" w:rsidRPr="008A34FA" w:rsidRDefault="00243EDE" w:rsidP="00243EDE">
      <w:pPr>
        <w:rPr>
          <w:rFonts w:ascii="Aptos Narrow" w:hAnsi="Aptos Narrow"/>
          <w:lang w:eastAsia="ja-JP"/>
        </w:rPr>
      </w:pPr>
      <w:r w:rsidRPr="008A34FA">
        <w:rPr>
          <w:rFonts w:ascii="Aptos Narrow" w:hAnsi="Aptos Narrow"/>
          <w:lang w:eastAsia="ja-JP"/>
        </w:rPr>
        <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 </w:t>
      </w:r>
    </w:p>
    <w:p w14:paraId="635B5D68" w14:textId="77777777" w:rsidR="00243EDE" w:rsidRPr="008A34FA" w:rsidRDefault="00243EDE" w:rsidP="00243EDE">
      <w:pPr>
        <w:rPr>
          <w:rFonts w:ascii="Aptos Narrow" w:hAnsi="Aptos Narrow"/>
          <w:lang w:eastAsia="ja-JP"/>
        </w:rPr>
      </w:pPr>
      <w:r w:rsidRPr="008A34FA">
        <w:rPr>
          <w:rFonts w:ascii="Aptos Narrow" w:hAnsi="Aptos Narrow"/>
          <w:lang w:eastAsia="ja-JP"/>
        </w:rPr>
        <w:t>Das IoB Netzwerk wird über zwei sogenannte OctiConn Stecker, (vorbehaltlich CR) über die Frontkupplung geführt, womit eine redundante Verbindung zwischen zwei Fahrzeugen entsteht. Lieferant ist Dellner. </w:t>
      </w:r>
    </w:p>
    <w:p w14:paraId="431B51B9"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A1AF21D"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77CD3030" wp14:editId="38CD1F1C">
            <wp:extent cx="5429250" cy="1924050"/>
            <wp:effectExtent l="0" t="0" r="0" b="0"/>
            <wp:docPr id="801399434" name="Picture 83" descr="A diagram of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A diagram of a device  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29250" cy="1924050"/>
                    </a:xfrm>
                    <a:prstGeom prst="rect">
                      <a:avLst/>
                    </a:prstGeom>
                    <a:noFill/>
                    <a:ln>
                      <a:noFill/>
                    </a:ln>
                  </pic:spPr>
                </pic:pic>
              </a:graphicData>
            </a:graphic>
          </wp:inline>
        </w:drawing>
      </w:r>
      <w:r w:rsidRPr="008A34FA">
        <w:rPr>
          <w:rFonts w:ascii="Aptos Narrow" w:hAnsi="Aptos Narrow"/>
          <w:lang w:eastAsia="ja-JP"/>
        </w:rPr>
        <w:t> </w:t>
      </w:r>
    </w:p>
    <w:p w14:paraId="46C6F616" w14:textId="77777777" w:rsidR="00243EDE" w:rsidRPr="008A34FA" w:rsidRDefault="00243EDE" w:rsidP="00243EDE">
      <w:pPr>
        <w:rPr>
          <w:rFonts w:ascii="Aptos Narrow" w:hAnsi="Aptos Narrow"/>
          <w:lang w:eastAsia="ja-JP"/>
        </w:rPr>
      </w:pPr>
      <w:r w:rsidRPr="008A34FA">
        <w:rPr>
          <w:rFonts w:ascii="Aptos Narrow" w:hAnsi="Aptos Narrow"/>
          <w:lang w:eastAsia="ja-JP"/>
        </w:rPr>
        <w:t>Die Stecker sind als CAT 6a oder CAT 7 spezifiziert womit beim Kupplungsübergang eine Übertragungsgeschwindigkeit von 1 Gbit/s möglich ist. Während des Betriebs werden über den Kupplungsübergang Daten wie Fehlermeldungen, Kamerastreams im Alarmfall bzw. beim Halt für die Rückseheinrichtung übertragen. </w:t>
      </w:r>
    </w:p>
    <w:p w14:paraId="59DB82A2" w14:textId="77777777" w:rsidR="00243EDE" w:rsidRPr="008A34FA" w:rsidRDefault="00243EDE" w:rsidP="00243EDE">
      <w:pPr>
        <w:rPr>
          <w:rFonts w:ascii="Aptos Narrow" w:hAnsi="Aptos Narrow"/>
          <w:lang w:eastAsia="ja-JP"/>
        </w:rPr>
      </w:pPr>
      <w:r w:rsidRPr="008A34FA">
        <w:rPr>
          <w:rFonts w:ascii="Aptos Narrow" w:hAnsi="Aptos Narrow"/>
          <w:lang w:eastAsia="ja-JP"/>
        </w:rPr>
        <w:t>Bei einer Unterbrechung der elektrischen Frontkupplung funktionieren die Fahrzeugnetzwerke innerhalb der getrennten Fahrzeuge, abgesehen von den Funktionen über die Kupplung, in deren Funktionalität weiter. </w:t>
      </w:r>
    </w:p>
    <w:p w14:paraId="1407B1DD" w14:textId="01917C35" w:rsidR="00243EDE" w:rsidRPr="008A34FA" w:rsidRDefault="00243EDE" w:rsidP="00243EDE">
      <w:pPr>
        <w:rPr>
          <w:rFonts w:ascii="Aptos Narrow" w:hAnsi="Aptos Narrow"/>
          <w:lang w:eastAsia="ja-JP"/>
        </w:rPr>
      </w:pPr>
      <w:r w:rsidRPr="008A34FA">
        <w:rPr>
          <w:rFonts w:ascii="Aptos Narrow" w:hAnsi="Aptos Narrow"/>
          <w:lang w:eastAsia="ja-JP"/>
        </w:rPr>
        <w:br w:type="page"/>
      </w:r>
    </w:p>
    <w:p w14:paraId="063F3385" w14:textId="77777777" w:rsidR="00243EDE" w:rsidRPr="008A34FA" w:rsidRDefault="00AE7BEC" w:rsidP="00243EDE">
      <w:pPr>
        <w:pStyle w:val="Heading1"/>
        <w:rPr>
          <w:rFonts w:ascii="Aptos Narrow" w:hAnsi="Aptos Narrow"/>
          <w:lang w:val="en-GB" w:eastAsia="ja-JP"/>
        </w:rPr>
      </w:pPr>
      <w:bookmarkStart w:id="930" w:name="_Toc231228634"/>
      <w:r w:rsidRPr="008A34FA">
        <w:rPr>
          <w:rFonts w:ascii="Aptos Narrow" w:hAnsi="Aptos Narrow"/>
          <w:lang w:val="de-DE" w:eastAsia="ja-JP"/>
        </w:rPr>
        <w:lastRenderedPageBreak/>
        <w:t>Ausstattung</w:t>
      </w:r>
      <w:bookmarkEnd w:id="930"/>
    </w:p>
    <w:p w14:paraId="41A82CB0" w14:textId="77777777" w:rsidR="00243EDE" w:rsidRPr="008A34FA" w:rsidRDefault="00AE7BEC" w:rsidP="00243EDE">
      <w:pPr>
        <w:pStyle w:val="Heading2"/>
        <w:rPr>
          <w:rFonts w:ascii="Aptos Narrow" w:hAnsi="Aptos Narrow"/>
          <w:lang w:val="en-GB"/>
        </w:rPr>
      </w:pPr>
      <w:bookmarkStart w:id="931" w:name="_Toc231228635"/>
      <w:r w:rsidRPr="008A34FA">
        <w:rPr>
          <w:rFonts w:ascii="Aptos Narrow" w:hAnsi="Aptos Narrow"/>
          <w:lang w:val="de-AT"/>
        </w:rPr>
        <w:t>Ausstattungsliste</w:t>
      </w:r>
      <w:bookmarkEnd w:id="931"/>
      <w:r w:rsidRPr="008A34FA">
        <w:rPr>
          <w:rFonts w:ascii="Aptos Narrow" w:hAnsi="Aptos Narrow"/>
          <w:lang w:val="de-AT"/>
        </w:rPr>
        <w:t> </w:t>
      </w:r>
    </w:p>
    <w:p w14:paraId="6BC73EB1" w14:textId="77777777" w:rsidR="00243EDE" w:rsidRPr="008A34FA" w:rsidRDefault="00243EDE" w:rsidP="00243EDE">
      <w:pPr>
        <w:rPr>
          <w:rFonts w:ascii="Aptos Narrow" w:hAnsi="Aptos Narrow"/>
          <w:lang w:eastAsia="ja-JP"/>
        </w:rPr>
      </w:pPr>
      <w:r w:rsidRPr="008A34FA">
        <w:rPr>
          <w:rFonts w:ascii="Aptos Narrow" w:hAnsi="Aptos Narrow"/>
          <w:lang w:eastAsia="ja-JP"/>
        </w:rPr>
        <w:t>Die für die Hardwareinstallation pro Wagen benötigten Komponenten der Lösung sind in den untenstehenden Tabellen aufgeführt. </w:t>
      </w:r>
    </w:p>
    <w:p w14:paraId="55BCF593" w14:textId="77777777" w:rsidR="00243EDE" w:rsidRPr="008A34FA" w:rsidRDefault="00243EDE" w:rsidP="00243EDE">
      <w:pPr>
        <w:rPr>
          <w:rFonts w:ascii="Aptos Narrow" w:hAnsi="Aptos Narrow"/>
          <w:lang w:eastAsia="ja-JP"/>
        </w:rPr>
      </w:pPr>
      <w:r w:rsidRPr="008A34FA">
        <w:rPr>
          <w:rFonts w:ascii="Aptos Narrow" w:hAnsi="Aptos Narrow"/>
          <w:lang w:eastAsia="ja-JP"/>
        </w:rPr>
        <w:t>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 </w:t>
      </w:r>
    </w:p>
    <w:p w14:paraId="4D25EA2F" w14:textId="77777777" w:rsidR="00243EDE" w:rsidRPr="008A34FA" w:rsidRDefault="00243EDE" w:rsidP="00243EDE">
      <w:pPr>
        <w:rPr>
          <w:rFonts w:ascii="Aptos Narrow" w:hAnsi="Aptos Narrow"/>
          <w:lang w:eastAsia="ja-JP"/>
        </w:rPr>
      </w:pPr>
      <w:r w:rsidRPr="008A34FA">
        <w:rPr>
          <w:rFonts w:ascii="Aptos Narrow" w:hAnsi="Aptos Narrow"/>
          <w:lang w:eastAsia="ja-JP"/>
        </w:rPr>
        <w:t>Wagenübergangskabel / Wagenübergangsstecker </w:t>
      </w:r>
    </w:p>
    <w:p w14:paraId="4295E87D"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Für Wagenübergangskabel und Netzwerkkabel gibt Nomad nur die Leistungsanforderungen für das Kabelsegment an, um 10G-Verbindungen zu unterstützen. Nomad spezifiziert/entwirft/akzeptiert keine Abnahmetests für das Kabelsegment.</w:t>
      </w:r>
      <w:r w:rsidRPr="008A34FA">
        <w:rPr>
          <w:rFonts w:ascii="Aptos Narrow" w:hAnsi="Aptos Narrow"/>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8A34FA" w14:paraId="29C783FD"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0C04CDF8" w14:textId="77777777" w:rsidR="00243EDE" w:rsidRPr="008A34FA" w:rsidRDefault="00321054" w:rsidP="00243EDE">
            <w:pPr>
              <w:rPr>
                <w:rFonts w:ascii="Aptos Narrow" w:hAnsi="Aptos Narrow"/>
                <w:b/>
                <w:bCs/>
                <w:lang w:eastAsia="ja-JP"/>
              </w:rPr>
            </w:pPr>
            <w:r w:rsidRPr="008A34FA">
              <w:rPr>
                <w:rFonts w:ascii="Aptos Narrow" w:hAnsi="Aptos Narrow"/>
                <w:b/>
                <w:bCs/>
                <w:lang w:eastAsia="ja-JP"/>
              </w:rPr>
              <w:t>Liste der Hauptkomponenten – Masterwagen (500)</w:t>
            </w:r>
          </w:p>
        </w:tc>
        <w:tc>
          <w:tcPr>
            <w:tcW w:w="1155" w:type="dxa"/>
            <w:tcBorders>
              <w:top w:val="single" w:sz="6" w:space="0" w:color="auto"/>
              <w:left w:val="nil"/>
              <w:bottom w:val="single" w:sz="6" w:space="0" w:color="auto"/>
              <w:right w:val="nil"/>
            </w:tcBorders>
            <w:shd w:val="clear" w:color="auto" w:fill="FFC000"/>
            <w:vAlign w:val="center"/>
            <w:hideMark/>
          </w:tcPr>
          <w:p w14:paraId="2F5E4C4E"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4FA2226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1A0FA47D"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652610AC"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005A7858"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243EDE" w:rsidRPr="008A34FA" w14:paraId="19F2E7D0"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661F4758" w14:textId="77777777" w:rsidR="00243EDE" w:rsidRPr="008A34FA" w:rsidRDefault="00321054" w:rsidP="00243EDE">
            <w:pPr>
              <w:rPr>
                <w:rFonts w:ascii="Aptos Narrow" w:hAnsi="Aptos Narrow"/>
                <w:b/>
                <w:bCs/>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5900D94D" w14:textId="77777777" w:rsidR="00243EDE" w:rsidRPr="008A34FA" w:rsidRDefault="00321054" w:rsidP="00243EDE">
            <w:pPr>
              <w:rPr>
                <w:rFonts w:ascii="Aptos Narrow" w:hAnsi="Aptos Narrow"/>
                <w:b/>
                <w:bCs/>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109D531D"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7E8A47D6" w14:textId="77777777" w:rsidR="00243EDE" w:rsidRPr="008A34FA" w:rsidRDefault="00321054" w:rsidP="00243EDE">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5DDC1E7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16B3CED6"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CCU R5001C</w:t>
            </w:r>
            <w:r w:rsidRPr="008A34FA">
              <w:rPr>
                <w:rFonts w:ascii="Aptos Narrow" w:hAnsi="Aptos Narrow"/>
                <w:lang w:val="en-GB" w:eastAsia="ja-JP"/>
              </w:rPr>
              <w:t> </w:t>
            </w:r>
          </w:p>
        </w:tc>
        <w:tc>
          <w:tcPr>
            <w:tcW w:w="2115" w:type="dxa"/>
            <w:tcBorders>
              <w:top w:val="nil"/>
              <w:left w:val="nil"/>
              <w:bottom w:val="single" w:sz="6" w:space="0" w:color="auto"/>
              <w:right w:val="single" w:sz="6" w:space="0" w:color="auto"/>
            </w:tcBorders>
            <w:shd w:val="clear" w:color="auto" w:fill="D9D9D9"/>
            <w:hideMark/>
          </w:tcPr>
          <w:p w14:paraId="0B12AB08"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663809B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1086</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0EDA0AC7"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w:t>
            </w:r>
            <w:r w:rsidRPr="008A34FA">
              <w:rPr>
                <w:rFonts w:ascii="Aptos Narrow" w:hAnsi="Aptos Narrow"/>
                <w:lang w:val="en-GB" w:eastAsia="ja-JP"/>
              </w:rPr>
              <w:t> </w:t>
            </w:r>
          </w:p>
        </w:tc>
      </w:tr>
      <w:tr w:rsidR="00243EDE" w:rsidRPr="008A34FA" w14:paraId="6ABF09FC"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608A1246" w14:textId="77777777" w:rsidR="00243EDE" w:rsidRPr="008A34FA" w:rsidRDefault="00321054" w:rsidP="00243EDE">
            <w:pPr>
              <w:rPr>
                <w:rFonts w:ascii="Aptos Narrow" w:hAnsi="Aptos Narrow"/>
                <w:lang w:val="en-GB" w:eastAsia="ja-JP"/>
              </w:rPr>
            </w:pPr>
            <w:r w:rsidRPr="008A34FA">
              <w:rPr>
                <w:rFonts w:ascii="Aptos Narrow" w:hAnsi="Aptos Narrow"/>
                <w:lang w:val="en-GB" w:eastAsia="ja-JP"/>
              </w:rPr>
              <w:t>SIM-Karten</w:t>
            </w:r>
          </w:p>
        </w:tc>
        <w:tc>
          <w:tcPr>
            <w:tcW w:w="2115" w:type="dxa"/>
            <w:tcBorders>
              <w:top w:val="nil"/>
              <w:left w:val="nil"/>
              <w:bottom w:val="single" w:sz="6" w:space="0" w:color="auto"/>
              <w:right w:val="single" w:sz="6" w:space="0" w:color="auto"/>
            </w:tcBorders>
            <w:shd w:val="clear" w:color="auto" w:fill="D9D9D9"/>
            <w:hideMark/>
          </w:tcPr>
          <w:p w14:paraId="2BEBED1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ÖBB</w:t>
            </w:r>
            <w:r w:rsidRPr="008A34FA">
              <w:rPr>
                <w:rFonts w:ascii="Arial" w:hAnsi="Arial" w:cs="Arial"/>
                <w:lang w:eastAsia="ja-JP"/>
              </w:rPr>
              <w:t> </w:t>
            </w:r>
            <w:r w:rsidRPr="008A34FA">
              <w:rPr>
                <w:rFonts w:ascii="Aptos Narrow" w:hAnsi="Aptos Narrow"/>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14F4114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7248B7C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6</w:t>
            </w:r>
            <w:r w:rsidRPr="008A34FA">
              <w:rPr>
                <w:rFonts w:ascii="Aptos Narrow" w:hAnsi="Aptos Narrow"/>
                <w:lang w:val="en-GB" w:eastAsia="ja-JP"/>
              </w:rPr>
              <w:t> </w:t>
            </w:r>
          </w:p>
        </w:tc>
      </w:tr>
      <w:tr w:rsidR="00243EDE" w:rsidRPr="008A34FA" w14:paraId="560A2B9D"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EEE77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5G-Modems</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13338D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518842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8934D5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58110E58"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38044B" w14:textId="77777777" w:rsidR="00243EDE" w:rsidRPr="008A34FA" w:rsidRDefault="00321054" w:rsidP="00243EDE">
            <w:pPr>
              <w:rPr>
                <w:rFonts w:ascii="Aptos Narrow" w:hAnsi="Aptos Narrow"/>
                <w:lang w:val="en-GB" w:eastAsia="ja-JP"/>
              </w:rPr>
            </w:pPr>
            <w:r w:rsidRPr="008A34FA">
              <w:rPr>
                <w:rFonts w:ascii="Aptos Narrow" w:hAnsi="Aptos Narrow"/>
                <w:lang w:val="en-GB" w:eastAsia="ja-JP"/>
              </w:rPr>
              <w:t>GPS-Empfänger</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3099E6C"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30F3B4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A62B6F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2</w:t>
            </w:r>
            <w:r w:rsidRPr="008A34FA">
              <w:rPr>
                <w:rFonts w:ascii="Aptos Narrow" w:hAnsi="Aptos Narrow"/>
                <w:lang w:val="en-GB" w:eastAsia="ja-JP"/>
              </w:rPr>
              <w:t> </w:t>
            </w:r>
          </w:p>
        </w:tc>
      </w:tr>
      <w:tr w:rsidR="00243EDE" w:rsidRPr="005D5EBA" w14:paraId="494DA16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1603B29" w14:textId="77777777" w:rsidR="00243EDE" w:rsidRPr="008A34FA" w:rsidRDefault="008472B9" w:rsidP="00243EDE">
            <w:pPr>
              <w:rPr>
                <w:rFonts w:ascii="Aptos Narrow" w:hAnsi="Aptos Narrow"/>
                <w:lang w:val="en-GB" w:eastAsia="ja-JP"/>
              </w:rPr>
            </w:pPr>
            <w:r w:rsidRPr="008A34FA">
              <w:rPr>
                <w:rFonts w:ascii="Aptos Narrow" w:hAnsi="Aptos Narrow"/>
                <w:lang w:val="en-GB" w:eastAsia="ja-JP"/>
              </w:rPr>
              <w:t>Diverse CPU-, Modem-Carrier- und SSD-Carrier-Blades</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3CA4AAC"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29F537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552ECA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r>
      <w:tr w:rsidR="00243EDE" w:rsidRPr="008A34FA" w14:paraId="705AAB8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234E77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 TB SSD</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2A1C423"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2EE33C1"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44401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2</w:t>
            </w:r>
            <w:r w:rsidRPr="008A34FA">
              <w:rPr>
                <w:rFonts w:ascii="Aptos Narrow" w:hAnsi="Aptos Narrow"/>
                <w:lang w:val="en-GB" w:eastAsia="ja-JP"/>
              </w:rPr>
              <w:t> </w:t>
            </w:r>
          </w:p>
        </w:tc>
      </w:tr>
      <w:tr w:rsidR="008472B9" w:rsidRPr="008A34FA" w14:paraId="4FA40A1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1746F8E"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lastRenderedPageBreak/>
              <w:t>Access Point: </w:t>
            </w:r>
            <w:r w:rsidRPr="008A34FA">
              <w:rPr>
                <w:rFonts w:ascii="Aptos Narrow" w:hAnsi="Aptos Narrow"/>
                <w:lang w:val="en-GB" w:eastAsia="ja-JP"/>
              </w:rPr>
              <w:t> </w:t>
            </w:r>
          </w:p>
          <w:p w14:paraId="4AE875EC"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300C8AF"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01FB544"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3B79EDC9"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2B5ADF69"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323040B"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515EF9F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3A8DFC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409EE8E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35A6496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83976AA"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Sencity Rail MULTI Antenna 1399.99.0307</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2F8A487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70A44C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E9BA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475BF32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8A34FA" w14:paraId="16B13B70"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2D8BF21D" w14:textId="77777777" w:rsidR="00243EDE" w:rsidRPr="008A34FA" w:rsidRDefault="008472B9" w:rsidP="00243EDE">
            <w:pPr>
              <w:rPr>
                <w:rFonts w:ascii="Aptos Narrow" w:hAnsi="Aptos Narrow"/>
                <w:lang w:eastAsia="ja-JP"/>
              </w:rPr>
            </w:pPr>
            <w:r w:rsidRPr="008A34FA">
              <w:rPr>
                <w:rFonts w:ascii="Aptos Narrow" w:hAnsi="Aptos Narrow"/>
                <w:b/>
                <w:bCs/>
                <w:lang w:eastAsia="ja-JP"/>
              </w:rPr>
              <w:t>Liste der Hauptkomponenten – Endwagon (100)</w:t>
            </w:r>
            <w:r w:rsidRPr="008A34FA">
              <w:rPr>
                <w:rFonts w:ascii="Aptos Narrow" w:hAnsi="Aptos Narrow"/>
                <w:lang w:eastAsia="ja-JP"/>
              </w:rPr>
              <w:t> </w:t>
            </w:r>
          </w:p>
        </w:tc>
        <w:tc>
          <w:tcPr>
            <w:tcW w:w="1155" w:type="dxa"/>
            <w:tcBorders>
              <w:top w:val="single" w:sz="6" w:space="0" w:color="auto"/>
              <w:left w:val="nil"/>
              <w:bottom w:val="single" w:sz="6" w:space="0" w:color="auto"/>
              <w:right w:val="nil"/>
            </w:tcBorders>
            <w:shd w:val="clear" w:color="auto" w:fill="FFC000"/>
            <w:vAlign w:val="center"/>
            <w:hideMark/>
          </w:tcPr>
          <w:p w14:paraId="6CD41F4B"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20C17B81"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39ABD60F"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103FE142"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7DB1525A"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8472B9" w:rsidRPr="008A34FA" w14:paraId="6E0331FC"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2841EB2A"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03E77BEF"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628A32D9"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6ACDA36B"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67DCB756"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BA182F7"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Access Point: </w:t>
            </w:r>
            <w:r w:rsidRPr="008A34FA">
              <w:rPr>
                <w:rFonts w:ascii="Aptos Narrow" w:hAnsi="Aptos Narrow"/>
                <w:lang w:val="en-GB" w:eastAsia="ja-JP"/>
              </w:rPr>
              <w:t> </w:t>
            </w:r>
          </w:p>
          <w:p w14:paraId="4E29FF4B"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33B79D" w14:textId="77777777" w:rsidR="00243EDE" w:rsidRPr="008A34FA" w:rsidRDefault="00243EDE" w:rsidP="008472B9">
            <w:pPr>
              <w:rPr>
                <w:rFonts w:ascii="Aptos Narrow" w:hAnsi="Aptos Narrow"/>
                <w:lang w:val="en-GB" w:eastAsia="ja-JP"/>
              </w:rPr>
            </w:pPr>
            <w:r w:rsidRPr="008A34FA">
              <w:rPr>
                <w:rFonts w:ascii="Aptos Narrow" w:hAnsi="Aptos Narrow"/>
                <w:lang w:val="en-GB" w:eastAsia="ja-JP"/>
              </w:rPr>
              <w:t> </w:t>
            </w: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717D3E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582A3FC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1FFCC59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972517C"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p w14:paraId="51ACC375"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D34F4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495F0C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741BD0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6B43E612"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F35708C"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 xml:space="preserve">Sencity Omni-SR Slim MIMO Antenna (Intern) </w:t>
            </w:r>
            <w:r w:rsidRPr="008A34FA">
              <w:rPr>
                <w:rFonts w:ascii="Aptos Narrow" w:hAnsi="Aptos Narrow"/>
                <w:lang w:eastAsia="ja-JP"/>
              </w:rPr>
              <w:t> </w:t>
            </w:r>
            <w:r w:rsidRPr="008A34FA">
              <w:rPr>
                <w:rFonts w:ascii="Aptos Narrow" w:hAnsi="Aptos Narrow"/>
                <w:lang w:eastAsia="ja-JP"/>
              </w:rPr>
              <w:br/>
            </w:r>
            <w:r w:rsidRPr="008A34FA">
              <w:rPr>
                <w:rFonts w:ascii="Aptos Narrow" w:hAnsi="Aptos Narrow"/>
                <w:b/>
                <w:bCs/>
                <w:lang w:eastAsia="ja-JP"/>
              </w:rPr>
              <w:t>Huber&amp;Suhner 6x6 MIMO Wifi6e 1399.35.0020</w:t>
            </w:r>
            <w:r w:rsidRPr="008A34FA">
              <w:rPr>
                <w:rFonts w:ascii="Aptos Narrow" w:hAnsi="Aptos Narrow"/>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02B8F4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223E67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4D370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26DE300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34E58789" w14:textId="77777777" w:rsidR="008472B9" w:rsidRPr="008A34FA" w:rsidRDefault="008472B9" w:rsidP="00243EDE">
      <w:pPr>
        <w:rPr>
          <w:rFonts w:ascii="Aptos Narrow" w:hAnsi="Aptos Narrow"/>
          <w:lang w:val="en-GB" w:eastAsia="ja-JP"/>
        </w:rPr>
      </w:pPr>
    </w:p>
    <w:p w14:paraId="2B0D55D6" w14:textId="77777777" w:rsidR="00D523C0" w:rsidRDefault="00D523C0">
      <w:r>
        <w:br w:type="page"/>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40"/>
        <w:gridCol w:w="2115"/>
        <w:gridCol w:w="270"/>
        <w:gridCol w:w="1845"/>
        <w:gridCol w:w="1260"/>
      </w:tblGrid>
      <w:tr w:rsidR="00243EDE" w:rsidRPr="008A34FA" w14:paraId="31939F00"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648D6A6F" w14:textId="3512BDEF" w:rsidR="00243EDE" w:rsidRPr="008A34FA" w:rsidRDefault="008472B9" w:rsidP="00243EDE">
            <w:pPr>
              <w:rPr>
                <w:rFonts w:ascii="Aptos Narrow" w:hAnsi="Aptos Narrow"/>
                <w:b/>
                <w:bCs/>
                <w:lang w:eastAsia="ja-JP"/>
              </w:rPr>
            </w:pPr>
            <w:r w:rsidRPr="008A34FA">
              <w:rPr>
                <w:rFonts w:ascii="Aptos Narrow" w:hAnsi="Aptos Narrow"/>
                <w:b/>
                <w:bCs/>
                <w:lang w:eastAsia="ja-JP"/>
              </w:rPr>
              <w:lastRenderedPageBreak/>
              <w:t>Liste der Hauptkomponenten – alle Zwischenwagen (300, 200, 400, 600)</w:t>
            </w:r>
          </w:p>
        </w:tc>
        <w:tc>
          <w:tcPr>
            <w:tcW w:w="1140" w:type="dxa"/>
            <w:tcBorders>
              <w:top w:val="single" w:sz="6" w:space="0" w:color="auto"/>
              <w:left w:val="nil"/>
              <w:bottom w:val="single" w:sz="6" w:space="0" w:color="auto"/>
              <w:right w:val="nil"/>
            </w:tcBorders>
            <w:shd w:val="clear" w:color="auto" w:fill="FFC000"/>
            <w:vAlign w:val="center"/>
            <w:hideMark/>
          </w:tcPr>
          <w:p w14:paraId="20391219"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4878008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3EB924C4"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5FC4585B"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60" w:type="dxa"/>
            <w:tcBorders>
              <w:top w:val="single" w:sz="6" w:space="0" w:color="auto"/>
              <w:left w:val="nil"/>
              <w:bottom w:val="single" w:sz="6" w:space="0" w:color="auto"/>
              <w:right w:val="single" w:sz="6" w:space="0" w:color="auto"/>
            </w:tcBorders>
            <w:shd w:val="clear" w:color="auto" w:fill="FFC000"/>
            <w:vAlign w:val="center"/>
            <w:hideMark/>
          </w:tcPr>
          <w:p w14:paraId="0A7E7D25"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8472B9" w:rsidRPr="008A34FA" w14:paraId="578FE3B2"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0747A370"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6255AA65"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0B76D310"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60" w:type="dxa"/>
            <w:tcBorders>
              <w:top w:val="nil"/>
              <w:left w:val="nil"/>
              <w:bottom w:val="single" w:sz="6" w:space="0" w:color="auto"/>
              <w:right w:val="single" w:sz="6" w:space="0" w:color="auto"/>
            </w:tcBorders>
            <w:shd w:val="clear" w:color="auto" w:fill="404040"/>
            <w:vAlign w:val="center"/>
            <w:hideMark/>
          </w:tcPr>
          <w:p w14:paraId="688BD5A4"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14E7CC4E"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61F0BD0"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Access Point: </w:t>
            </w:r>
            <w:r w:rsidRPr="008A34FA">
              <w:rPr>
                <w:rFonts w:ascii="Aptos Narrow" w:hAnsi="Aptos Narrow"/>
                <w:lang w:val="en-GB" w:eastAsia="ja-JP"/>
              </w:rPr>
              <w:t> </w:t>
            </w:r>
          </w:p>
          <w:p w14:paraId="301516D6"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p w14:paraId="3419D54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5E17CDD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240DB7E"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D314C9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0752F75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4E03800E"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B957DF1"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p w14:paraId="510D437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4E21FE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1EF6597"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08194F4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53D94592"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7547F6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 xml:space="preserve">Sencity Omni-SR Slim MIMO Antenna (Intern) </w:t>
            </w:r>
            <w:r w:rsidRPr="008A34FA">
              <w:rPr>
                <w:rFonts w:ascii="Aptos Narrow" w:hAnsi="Aptos Narrow"/>
                <w:lang w:eastAsia="ja-JP"/>
              </w:rPr>
              <w:t> </w:t>
            </w:r>
            <w:r w:rsidRPr="008A34FA">
              <w:rPr>
                <w:rFonts w:ascii="Aptos Narrow" w:hAnsi="Aptos Narrow"/>
                <w:lang w:eastAsia="ja-JP"/>
              </w:rPr>
              <w:br/>
            </w:r>
            <w:r w:rsidRPr="008A34FA">
              <w:rPr>
                <w:rFonts w:ascii="Aptos Narrow" w:hAnsi="Aptos Narrow"/>
                <w:b/>
                <w:bCs/>
                <w:lang w:eastAsia="ja-JP"/>
              </w:rPr>
              <w:t>Huber&amp;Suhner 6x6 MIMO Wifi6e 1399.35.0020</w:t>
            </w:r>
            <w:r w:rsidRPr="008A34FA">
              <w:rPr>
                <w:rFonts w:ascii="Aptos Narrow" w:hAnsi="Aptos Narrow"/>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A9CA2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FBDD5C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20BED40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514EC5E2"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94271B" w:rsidRPr="008A34FA" w14:paraId="0A98EEC7" w14:textId="77777777" w:rsidTr="00D523C0">
        <w:trPr>
          <w:trHeight w:val="205"/>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560A52C1" w14:textId="77777777" w:rsidR="0094271B" w:rsidRPr="008A34FA" w:rsidRDefault="0094271B" w:rsidP="0094271B">
            <w:pPr>
              <w:rPr>
                <w:rFonts w:ascii="Aptos Narrow" w:hAnsi="Aptos Narrow"/>
                <w:lang w:val="en-GB" w:eastAsia="ja-JP"/>
              </w:rPr>
            </w:pPr>
            <w:r w:rsidRPr="008A34FA">
              <w:rPr>
                <w:rFonts w:ascii="Aptos Narrow" w:hAnsi="Aptos Narrow"/>
                <w:b/>
                <w:bCs/>
              </w:rPr>
              <w:t>Beschreibung</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515A647" w14:textId="77777777" w:rsidR="0094271B" w:rsidRPr="008A34FA" w:rsidRDefault="0094271B" w:rsidP="0094271B">
            <w:pPr>
              <w:rPr>
                <w:rFonts w:ascii="Aptos Narrow" w:hAnsi="Aptos Narrow"/>
                <w:lang w:val="en-GB" w:eastAsia="ja-JP"/>
              </w:rPr>
            </w:pPr>
            <w:r w:rsidRPr="008A34FA">
              <w:rPr>
                <w:rFonts w:ascii="Aptos Narrow" w:hAnsi="Aptos Narrow"/>
                <w:b/>
                <w:bCs/>
              </w:rPr>
              <w:t>Menge</w:t>
            </w:r>
          </w:p>
        </w:tc>
      </w:tr>
      <w:tr w:rsidR="0094271B" w:rsidRPr="008A34FA" w14:paraId="6394B4DC"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0CFADF" w14:textId="77777777" w:rsidR="0094271B" w:rsidRPr="008A34FA" w:rsidRDefault="0094271B" w:rsidP="0094271B">
            <w:pPr>
              <w:rPr>
                <w:rFonts w:ascii="Aptos Narrow" w:hAnsi="Aptos Narrow"/>
                <w:lang w:val="en-GB" w:eastAsia="ja-JP"/>
              </w:rPr>
            </w:pPr>
            <w:r w:rsidRPr="008A34FA">
              <w:rPr>
                <w:rFonts w:ascii="Aptos Narrow" w:hAnsi="Aptos Narrow"/>
              </w:rPr>
              <w:t>RF-Adapterplatte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0107CB" w14:textId="77777777" w:rsidR="0094271B" w:rsidRPr="008A34FA" w:rsidRDefault="0094271B" w:rsidP="0094271B">
            <w:pPr>
              <w:rPr>
                <w:rFonts w:ascii="Aptos Narrow" w:hAnsi="Aptos Narrow"/>
                <w:lang w:val="en-GB" w:eastAsia="ja-JP"/>
              </w:rPr>
            </w:pPr>
            <w:r w:rsidRPr="008A34FA">
              <w:rPr>
                <w:rFonts w:ascii="Aptos Narrow" w:hAnsi="Aptos Narrow"/>
              </w:rPr>
              <w:t>1</w:t>
            </w:r>
          </w:p>
        </w:tc>
      </w:tr>
      <w:tr w:rsidR="0094271B" w:rsidRPr="008A34FA" w14:paraId="3A609382"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EB4C03" w14:textId="77777777" w:rsidR="0094271B" w:rsidRPr="008A34FA" w:rsidRDefault="0094271B" w:rsidP="0094271B">
            <w:pPr>
              <w:rPr>
                <w:rFonts w:ascii="Aptos Narrow" w:hAnsi="Aptos Narrow"/>
                <w:lang w:eastAsia="ja-JP"/>
              </w:rPr>
            </w:pPr>
            <w:r w:rsidRPr="008A34FA">
              <w:rPr>
                <w:rFonts w:ascii="Aptos Narrow" w:hAnsi="Aptos Narrow"/>
              </w:rPr>
              <w:t>Zweckgebundene Montagehalterung für Switch,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D0051B" w14:textId="77777777" w:rsidR="0094271B" w:rsidRPr="008A34FA" w:rsidRDefault="0094271B" w:rsidP="0094271B">
            <w:pPr>
              <w:rPr>
                <w:rFonts w:ascii="Aptos Narrow" w:hAnsi="Aptos Narrow"/>
                <w:lang w:val="en-GB" w:eastAsia="ja-JP"/>
              </w:rPr>
            </w:pPr>
            <w:r w:rsidRPr="008A34FA">
              <w:rPr>
                <w:rFonts w:ascii="Aptos Narrow" w:hAnsi="Aptos Narrow"/>
              </w:rPr>
              <w:t>4-Teiler: 12</w:t>
            </w:r>
            <w:r w:rsidRPr="008A34FA">
              <w:rPr>
                <w:rFonts w:ascii="Aptos Narrow" w:hAnsi="Aptos Narrow"/>
              </w:rPr>
              <w:br/>
              <w:t>6-Teiler: 18</w:t>
            </w:r>
          </w:p>
        </w:tc>
      </w:tr>
      <w:tr w:rsidR="0094271B" w:rsidRPr="008A34FA" w14:paraId="50C58DBF" w14:textId="77777777" w:rsidTr="00D523C0">
        <w:trPr>
          <w:trHeight w:val="669"/>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07ACA2" w14:textId="77777777" w:rsidR="0094271B" w:rsidRPr="008A34FA" w:rsidRDefault="0094271B" w:rsidP="0094271B">
            <w:pPr>
              <w:rPr>
                <w:rFonts w:ascii="Aptos Narrow" w:hAnsi="Aptos Narrow"/>
                <w:lang w:eastAsia="ja-JP"/>
              </w:rPr>
            </w:pPr>
            <w:r w:rsidRPr="008A34FA">
              <w:rPr>
                <w:rFonts w:ascii="Aptos Narrow" w:hAnsi="Aptos Narrow"/>
              </w:rPr>
              <w:t>Montageplatte für die Sencity Multi-Antenne und 1399.99.0307</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76847E" w14:textId="77777777" w:rsidR="0094271B" w:rsidRPr="008A34FA" w:rsidRDefault="0094271B" w:rsidP="0094271B">
            <w:pPr>
              <w:rPr>
                <w:rFonts w:ascii="Aptos Narrow" w:hAnsi="Aptos Narrow"/>
                <w:lang w:val="en-GB" w:eastAsia="ja-JP"/>
              </w:rPr>
            </w:pPr>
            <w:r w:rsidRPr="008A34FA">
              <w:rPr>
                <w:rFonts w:ascii="Aptos Narrow" w:hAnsi="Aptos Narrow"/>
              </w:rPr>
              <w:t>4</w:t>
            </w:r>
          </w:p>
        </w:tc>
      </w:tr>
      <w:tr w:rsidR="0094271B" w:rsidRPr="008A34FA" w14:paraId="22E5B605"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DBA62A" w14:textId="77777777" w:rsidR="0094271B" w:rsidRPr="008A34FA" w:rsidRDefault="0094271B" w:rsidP="0094271B">
            <w:pPr>
              <w:rPr>
                <w:rFonts w:ascii="Aptos Narrow" w:hAnsi="Aptos Narrow"/>
                <w:lang w:eastAsia="ja-JP"/>
              </w:rPr>
            </w:pPr>
            <w:r w:rsidRPr="008A34FA">
              <w:rPr>
                <w:rFonts w:ascii="Aptos Narrow" w:hAnsi="Aptos Narrow"/>
              </w:rPr>
              <w:t>Zweckgebundene Montagehalterung für Access Points,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826191" w14:textId="77777777" w:rsidR="0094271B" w:rsidRPr="008A34FA" w:rsidRDefault="0094271B" w:rsidP="0094271B">
            <w:pPr>
              <w:rPr>
                <w:rFonts w:ascii="Aptos Narrow" w:hAnsi="Aptos Narrow"/>
                <w:lang w:val="en-GB" w:eastAsia="ja-JP"/>
              </w:rPr>
            </w:pPr>
            <w:r w:rsidRPr="008A34FA">
              <w:rPr>
                <w:rFonts w:ascii="Aptos Narrow" w:hAnsi="Aptos Narrow"/>
              </w:rPr>
              <w:t>4-Teiler: 16</w:t>
            </w:r>
            <w:r w:rsidRPr="008A34FA">
              <w:rPr>
                <w:rFonts w:ascii="Aptos Narrow" w:hAnsi="Aptos Narrow"/>
              </w:rPr>
              <w:br/>
              <w:t>6-Teiler: 24</w:t>
            </w:r>
          </w:p>
        </w:tc>
      </w:tr>
      <w:tr w:rsidR="0094271B" w:rsidRPr="008A34FA" w14:paraId="35BE78C4"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849616" w14:textId="77777777" w:rsidR="0094271B" w:rsidRPr="008A34FA" w:rsidRDefault="0094271B" w:rsidP="0094271B">
            <w:pPr>
              <w:rPr>
                <w:rFonts w:ascii="Aptos Narrow" w:hAnsi="Aptos Narrow"/>
                <w:lang w:eastAsia="ja-JP"/>
              </w:rPr>
            </w:pPr>
            <w:r w:rsidRPr="008A34FA">
              <w:rPr>
                <w:rFonts w:ascii="Aptos Narrow" w:hAnsi="Aptos Narrow"/>
              </w:rPr>
              <w:lastRenderedPageBreak/>
              <w:t>Zweckgebundene Montagehalterung für Innenantennen,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7EB3A4" w14:textId="77777777" w:rsidR="0094271B" w:rsidRPr="008A34FA" w:rsidRDefault="0094271B" w:rsidP="0094271B">
            <w:pPr>
              <w:rPr>
                <w:rFonts w:ascii="Aptos Narrow" w:hAnsi="Aptos Narrow"/>
                <w:lang w:val="en-GB" w:eastAsia="ja-JP"/>
              </w:rPr>
            </w:pPr>
            <w:r w:rsidRPr="008A34FA">
              <w:rPr>
                <w:rFonts w:ascii="Aptos Narrow" w:hAnsi="Aptos Narrow"/>
              </w:rPr>
              <w:t>4-Teiler: 16</w:t>
            </w:r>
            <w:r w:rsidRPr="008A34FA">
              <w:rPr>
                <w:rFonts w:ascii="Aptos Narrow" w:hAnsi="Aptos Narrow"/>
              </w:rPr>
              <w:br/>
              <w:t>6-Teiler: 24</w:t>
            </w:r>
          </w:p>
        </w:tc>
      </w:tr>
    </w:tbl>
    <w:p w14:paraId="672BB70A"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243EDE" w:rsidRPr="008A34FA" w14:paraId="6CF93274"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1319F18C" w14:textId="77777777" w:rsidR="00243EDE" w:rsidRPr="008A34FA" w:rsidRDefault="0094271B" w:rsidP="00243EDE">
            <w:pPr>
              <w:rPr>
                <w:rFonts w:ascii="Aptos Narrow" w:hAnsi="Aptos Narrow"/>
                <w:b/>
                <w:bCs/>
                <w:lang w:eastAsia="ja-JP"/>
              </w:rPr>
            </w:pPr>
            <w:r w:rsidRPr="008A34FA">
              <w:rPr>
                <w:rFonts w:ascii="Aptos Narrow" w:hAnsi="Aptos Narrow"/>
                <w:b/>
                <w:bCs/>
                <w:lang w:eastAsia="ja-JP"/>
              </w:rPr>
              <w:t>Liste der HF-Kabel (Lieferumfang: Stadler)</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5544573" w14:textId="77777777" w:rsidR="00243EDE" w:rsidRPr="008A34FA" w:rsidRDefault="0094271B" w:rsidP="00243EDE">
            <w:pPr>
              <w:rPr>
                <w:rFonts w:ascii="Aptos Narrow" w:hAnsi="Aptos Narrow"/>
                <w:lang w:val="en-GB" w:eastAsia="ja-JP"/>
              </w:rPr>
            </w:pPr>
            <w:r w:rsidRPr="008A34FA">
              <w:rPr>
                <w:rFonts w:ascii="Aptos Narrow" w:hAnsi="Aptos Narrow"/>
                <w:b/>
                <w:bCs/>
                <w:lang w:eastAsia="ja-JP"/>
              </w:rPr>
              <w:t>Menge</w:t>
            </w:r>
            <w:r w:rsidRPr="008A34FA">
              <w:rPr>
                <w:rFonts w:ascii="Aptos Narrow" w:hAnsi="Aptos Narrow"/>
                <w:lang w:val="en-GB" w:eastAsia="ja-JP"/>
              </w:rPr>
              <w:t> </w:t>
            </w:r>
          </w:p>
        </w:tc>
      </w:tr>
      <w:tr w:rsidR="00A34469" w:rsidRPr="008A34FA" w14:paraId="6289ECB9"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1178A3" w14:textId="77777777" w:rsidR="00A34469" w:rsidRPr="008A34FA" w:rsidRDefault="00A34469" w:rsidP="00A34469">
            <w:pPr>
              <w:rPr>
                <w:rFonts w:ascii="Aptos Narrow" w:hAnsi="Aptos Narrow"/>
                <w:lang w:val="en-GB" w:eastAsia="ja-JP"/>
              </w:rPr>
            </w:pPr>
            <w:r w:rsidRPr="008A34FA">
              <w:rPr>
                <w:rFonts w:ascii="Aptos Narrow" w:hAnsi="Aptos Narrow"/>
              </w:rPr>
              <w:t>SPUMA-240-FR-01</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C4DDFA7" w14:textId="77777777" w:rsidR="00A34469" w:rsidRPr="008A34FA" w:rsidRDefault="00A34469" w:rsidP="00A34469">
            <w:pPr>
              <w:rPr>
                <w:rFonts w:ascii="Aptos Narrow" w:hAnsi="Aptos Narrow"/>
                <w:lang w:val="en-GB" w:eastAsia="ja-JP"/>
              </w:rPr>
            </w:pPr>
            <w:r w:rsidRPr="008A34FA">
              <w:rPr>
                <w:rFonts w:ascii="Aptos Narrow" w:hAnsi="Aptos Narrow"/>
              </w:rPr>
              <w:t>18 (zur CCU)</w:t>
            </w:r>
          </w:p>
        </w:tc>
      </w:tr>
      <w:tr w:rsidR="00A34469" w:rsidRPr="008A34FA" w14:paraId="2E6CC615"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4B53FD" w14:textId="77777777" w:rsidR="00A34469" w:rsidRPr="008A34FA" w:rsidRDefault="00A34469" w:rsidP="00A34469">
            <w:pPr>
              <w:rPr>
                <w:rFonts w:ascii="Aptos Narrow" w:hAnsi="Aptos Narrow"/>
                <w:lang w:eastAsia="ja-JP"/>
              </w:rPr>
            </w:pPr>
            <w:r w:rsidRPr="008A34FA">
              <w:rPr>
                <w:rFonts w:ascii="Aptos Narrow" w:hAnsi="Aptos Narrow"/>
              </w:rPr>
              <w:t>SPUMA-400-FR-01 Zuleitungskabel von Dachantennen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4E2087F" w14:textId="77777777" w:rsidR="00A34469" w:rsidRPr="008A34FA" w:rsidRDefault="00A34469" w:rsidP="00A34469">
            <w:pPr>
              <w:rPr>
                <w:rFonts w:ascii="Aptos Narrow" w:hAnsi="Aptos Narrow"/>
                <w:lang w:val="en-GB" w:eastAsia="ja-JP"/>
              </w:rPr>
            </w:pPr>
            <w:r w:rsidRPr="008A34FA">
              <w:rPr>
                <w:rFonts w:ascii="Aptos Narrow" w:hAnsi="Aptos Narrow"/>
              </w:rPr>
              <w:t>18 (zur CCU)</w:t>
            </w:r>
          </w:p>
        </w:tc>
      </w:tr>
      <w:tr w:rsidR="00A34469" w:rsidRPr="008A34FA" w14:paraId="41A632F0"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DF7D438" w14:textId="77777777" w:rsidR="00A34469" w:rsidRPr="008A34FA" w:rsidRDefault="00A34469" w:rsidP="00A34469">
            <w:pPr>
              <w:rPr>
                <w:rFonts w:ascii="Aptos Narrow" w:hAnsi="Aptos Narrow"/>
                <w:lang w:eastAsia="ja-JP"/>
              </w:rPr>
            </w:pPr>
            <w:r w:rsidRPr="008A34FA">
              <w:rPr>
                <w:rFonts w:ascii="Aptos Narrow" w:hAnsi="Aptos Narrow"/>
              </w:rPr>
              <w:t>SPUMA-195-FR-01 (Access Point zu Innenantennen)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9531D9" w14:textId="77777777" w:rsidR="00A34469" w:rsidRPr="008A34FA" w:rsidRDefault="00A34469" w:rsidP="00A34469">
            <w:pPr>
              <w:rPr>
                <w:rFonts w:ascii="Aptos Narrow" w:hAnsi="Aptos Narrow"/>
                <w:lang w:val="en-GB" w:eastAsia="ja-JP"/>
              </w:rPr>
            </w:pPr>
            <w:r w:rsidRPr="008A34FA">
              <w:rPr>
                <w:rFonts w:ascii="Aptos Narrow" w:hAnsi="Aptos Narrow"/>
              </w:rPr>
              <w:t>4-Teiler: 96</w:t>
            </w:r>
            <w:r w:rsidRPr="008A34FA">
              <w:rPr>
                <w:rFonts w:ascii="Aptos Narrow" w:hAnsi="Aptos Narrow"/>
              </w:rPr>
              <w:br/>
              <w:t>6-Teiler: 144</w:t>
            </w:r>
          </w:p>
        </w:tc>
      </w:tr>
    </w:tbl>
    <w:p w14:paraId="1FFD0A9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3394"/>
        <w:gridCol w:w="2268"/>
        <w:gridCol w:w="1248"/>
        <w:gridCol w:w="2429"/>
      </w:tblGrid>
      <w:tr w:rsidR="00243EDE" w:rsidRPr="008A34FA" w14:paraId="3F38D9A1"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498CF251" w14:textId="77777777" w:rsidR="00243EDE" w:rsidRPr="008A34FA" w:rsidRDefault="002107AF" w:rsidP="002107AF">
            <w:pPr>
              <w:rPr>
                <w:rFonts w:ascii="Aptos Narrow" w:hAnsi="Aptos Narrow"/>
                <w:b/>
                <w:bCs/>
                <w:lang w:eastAsia="ja-JP"/>
              </w:rPr>
            </w:pPr>
            <w:r w:rsidRPr="008A34FA">
              <w:rPr>
                <w:rFonts w:ascii="Aptos Narrow" w:hAnsi="Aptos Narrow"/>
                <w:b/>
                <w:bCs/>
                <w:lang w:eastAsia="ja-JP"/>
              </w:rPr>
              <w:t>Liste der Strom- und Erdungskabel (Lieferumfang: Stadler)</w:t>
            </w:r>
          </w:p>
        </w:tc>
      </w:tr>
      <w:tr w:rsidR="002107AF" w:rsidRPr="008A34FA" w14:paraId="2DD9C63B"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0301C4EB" w14:textId="77777777" w:rsidR="002107AF" w:rsidRPr="008A34FA" w:rsidRDefault="002107AF" w:rsidP="002107AF">
            <w:pPr>
              <w:rPr>
                <w:rFonts w:ascii="Aptos Narrow" w:hAnsi="Aptos Narrow"/>
                <w:lang w:val="en-GB" w:eastAsia="ja-JP"/>
              </w:rPr>
            </w:pPr>
            <w:r w:rsidRPr="008A34FA">
              <w:rPr>
                <w:rFonts w:ascii="Aptos Narrow" w:hAnsi="Aptos Narrow"/>
                <w:b/>
                <w:bCs/>
              </w:rPr>
              <w:t>Beschreibung</w:t>
            </w:r>
          </w:p>
        </w:tc>
        <w:tc>
          <w:tcPr>
            <w:tcW w:w="226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5EC0D29" w14:textId="77777777" w:rsidR="002107AF" w:rsidRPr="008A34FA" w:rsidRDefault="002107AF" w:rsidP="002107AF">
            <w:pPr>
              <w:rPr>
                <w:rFonts w:ascii="Aptos Narrow" w:hAnsi="Aptos Narrow"/>
                <w:lang w:val="en-GB" w:eastAsia="ja-JP"/>
              </w:rPr>
            </w:pPr>
            <w:r w:rsidRPr="008A34FA">
              <w:rPr>
                <w:rFonts w:ascii="Aptos Narrow" w:hAnsi="Aptos Narrow"/>
                <w:b/>
                <w:bCs/>
              </w:rPr>
              <w:t>Menge</w:t>
            </w:r>
          </w:p>
        </w:tc>
        <w:tc>
          <w:tcPr>
            <w:tcW w:w="124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BC1DB06" w14:textId="77777777" w:rsidR="002107AF" w:rsidRPr="008A34FA" w:rsidRDefault="002107AF" w:rsidP="002107AF">
            <w:pPr>
              <w:rPr>
                <w:rFonts w:ascii="Aptos Narrow" w:hAnsi="Aptos Narrow"/>
                <w:lang w:val="en-GB" w:eastAsia="ja-JP"/>
              </w:rPr>
            </w:pPr>
            <w:r w:rsidRPr="008A34FA">
              <w:rPr>
                <w:rFonts w:ascii="Aptos Narrow" w:hAnsi="Aptos Narrow"/>
                <w:b/>
                <w:bCs/>
              </w:rPr>
              <w:t>Länge</w:t>
            </w:r>
          </w:p>
        </w:tc>
        <w:tc>
          <w:tcPr>
            <w:tcW w:w="24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56FC7322" w14:textId="77777777" w:rsidR="002107AF" w:rsidRPr="008A34FA" w:rsidRDefault="002107AF" w:rsidP="002107AF">
            <w:pPr>
              <w:rPr>
                <w:rFonts w:ascii="Aptos Narrow" w:hAnsi="Aptos Narrow"/>
                <w:lang w:val="en-GB" w:eastAsia="ja-JP"/>
              </w:rPr>
            </w:pPr>
            <w:r w:rsidRPr="008A34FA">
              <w:rPr>
                <w:rFonts w:ascii="Aptos Narrow" w:hAnsi="Aptos Narrow"/>
                <w:b/>
                <w:bCs/>
              </w:rPr>
              <w:t>Steckverbinder</w:t>
            </w:r>
          </w:p>
        </w:tc>
      </w:tr>
      <w:tr w:rsidR="002107AF" w:rsidRPr="008A34FA" w14:paraId="39BBDD17"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69687F9" w14:textId="77777777" w:rsidR="002107AF" w:rsidRPr="008A34FA" w:rsidRDefault="002107AF" w:rsidP="002107AF">
            <w:pPr>
              <w:rPr>
                <w:rFonts w:ascii="Aptos Narrow" w:hAnsi="Aptos Narrow"/>
                <w:lang w:eastAsia="ja-JP"/>
              </w:rPr>
            </w:pPr>
            <w:r w:rsidRPr="008A34FA">
              <w:rPr>
                <w:rFonts w:ascii="Aptos Narrow" w:hAnsi="Aptos Narrow"/>
              </w:rPr>
              <w:t>Stromadapterkabel für CCU (von Nomad geliefert)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7EB1A53" w14:textId="77777777" w:rsidR="002107AF" w:rsidRPr="008A34FA" w:rsidRDefault="002107AF" w:rsidP="002107AF">
            <w:pPr>
              <w:rPr>
                <w:rFonts w:ascii="Aptos Narrow" w:hAnsi="Aptos Narrow"/>
                <w:lang w:val="en-GB" w:eastAsia="ja-JP"/>
              </w:rPr>
            </w:pPr>
            <w:r w:rsidRPr="008A34FA">
              <w:rPr>
                <w:rFonts w:ascii="Aptos Narrow" w:hAnsi="Aptos Narrow"/>
              </w:rPr>
              <w:t>1</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15DA4D8" w14:textId="77777777" w:rsidR="002107AF" w:rsidRPr="008A34FA" w:rsidRDefault="002107AF" w:rsidP="002107AF">
            <w:pPr>
              <w:rPr>
                <w:rFonts w:ascii="Aptos Narrow" w:hAnsi="Aptos Narrow"/>
                <w:lang w:val="en-GB" w:eastAsia="ja-JP"/>
              </w:rPr>
            </w:pPr>
            <w:r w:rsidRPr="008A34FA">
              <w:rPr>
                <w:rFonts w:ascii="Aptos Narrow" w:hAnsi="Aptos Narrow"/>
              </w:rPr>
              <w:t>Länge 1 m</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08998E9" w14:textId="77777777" w:rsidR="002107AF" w:rsidRPr="008A34FA" w:rsidRDefault="002107AF" w:rsidP="002107AF">
            <w:pPr>
              <w:rPr>
                <w:rFonts w:ascii="Aptos Narrow" w:hAnsi="Aptos Narrow"/>
                <w:lang w:val="en-GB" w:eastAsia="ja-JP"/>
              </w:rPr>
            </w:pPr>
            <w:r w:rsidRPr="008A34FA">
              <w:rPr>
                <w:rFonts w:ascii="Aptos Narrow" w:hAnsi="Aptos Narrow"/>
              </w:rPr>
              <w:t>Phoenix HC D7</w:t>
            </w:r>
          </w:p>
        </w:tc>
      </w:tr>
      <w:tr w:rsidR="002107AF" w:rsidRPr="008A34FA" w14:paraId="2B91C90A"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71D9467" w14:textId="77777777" w:rsidR="002107AF" w:rsidRPr="008A34FA" w:rsidRDefault="002107AF" w:rsidP="002107AF">
            <w:pPr>
              <w:rPr>
                <w:rFonts w:ascii="Aptos Narrow" w:hAnsi="Aptos Narrow"/>
                <w:lang w:val="en-GB" w:eastAsia="ja-JP"/>
              </w:rPr>
            </w:pPr>
            <w:r w:rsidRPr="008A34FA">
              <w:rPr>
                <w:rFonts w:ascii="Aptos Narrow" w:hAnsi="Aptos Narrow"/>
              </w:rPr>
              <w:t>Stromkabel für Ethernet-Switches</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44D32B3A" w14:textId="77777777" w:rsidR="002107AF" w:rsidRPr="008A34FA" w:rsidRDefault="002107AF" w:rsidP="002107AF">
            <w:pPr>
              <w:rPr>
                <w:rFonts w:ascii="Aptos Narrow" w:hAnsi="Aptos Narrow"/>
                <w:lang w:val="en-GB" w:eastAsia="ja-JP"/>
              </w:rPr>
            </w:pPr>
            <w:r w:rsidRPr="008A34FA">
              <w:rPr>
                <w:rFonts w:ascii="Aptos Narrow" w:hAnsi="Aptos Narrow"/>
              </w:rPr>
              <w:t>4-Teiler: 12</w:t>
            </w:r>
            <w:r w:rsidRPr="008A34FA">
              <w:rPr>
                <w:rFonts w:ascii="Aptos Narrow" w:hAnsi="Aptos Narrow"/>
              </w:rPr>
              <w:br/>
              <w:t>6-Teiler: 18</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42E3AFD"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C9A03D5" w14:textId="77777777" w:rsidR="002107AF" w:rsidRPr="008A34FA" w:rsidRDefault="002107AF" w:rsidP="002107AF">
            <w:pPr>
              <w:rPr>
                <w:rFonts w:ascii="Aptos Narrow" w:hAnsi="Aptos Narrow"/>
                <w:lang w:eastAsia="ja-JP"/>
              </w:rPr>
            </w:pPr>
            <w:r w:rsidRPr="008A34FA">
              <w:rPr>
                <w:rFonts w:ascii="Aptos Narrow" w:hAnsi="Aptos Narrow"/>
              </w:rPr>
              <w:t>M12, Buchse, 5-polig, K-Codierung</w:t>
            </w:r>
          </w:p>
        </w:tc>
      </w:tr>
      <w:tr w:rsidR="002107AF" w:rsidRPr="008A34FA" w14:paraId="50EB0CE0"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2DA4320" w14:textId="77777777" w:rsidR="002107AF" w:rsidRPr="008A34FA" w:rsidRDefault="002107AF" w:rsidP="002107AF">
            <w:pPr>
              <w:rPr>
                <w:rFonts w:ascii="Aptos Narrow" w:hAnsi="Aptos Narrow"/>
                <w:lang w:eastAsia="ja-JP"/>
              </w:rPr>
            </w:pPr>
            <w:r w:rsidRPr="008A34FA">
              <w:rPr>
                <w:rFonts w:ascii="Aptos Narrow" w:hAnsi="Aptos Narrow"/>
              </w:rPr>
              <w:t>Erdungskabel für Dachantennen-Montageplatte, falls die Antenne nicht ausreichend mit dem Wagenkasten verbunden ist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A4DE8D5"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9EA14C8" w14:textId="77777777" w:rsidR="002107AF" w:rsidRPr="008A34FA" w:rsidRDefault="002107AF" w:rsidP="002107AF">
            <w:pPr>
              <w:rPr>
                <w:rFonts w:ascii="Aptos Narrow" w:hAnsi="Aptos Narrow"/>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42C41F5" w14:textId="77777777" w:rsidR="002107AF" w:rsidRPr="008A34FA" w:rsidRDefault="002107AF" w:rsidP="002107AF">
            <w:pPr>
              <w:rPr>
                <w:rFonts w:ascii="Aptos Narrow" w:hAnsi="Aptos Narrow"/>
                <w:lang w:eastAsia="ja-JP"/>
              </w:rPr>
            </w:pPr>
            <w:r w:rsidRPr="008A34FA">
              <w:rPr>
                <w:rFonts w:ascii="Aptos Narrow" w:hAnsi="Aptos Narrow"/>
              </w:rPr>
              <w:t>Verschraubt am Bauteil und an Erdungsschiene</w:t>
            </w:r>
          </w:p>
        </w:tc>
      </w:tr>
      <w:tr w:rsidR="002107AF" w:rsidRPr="008A34FA" w14:paraId="0DCD0725"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459C20B" w14:textId="77777777" w:rsidR="002107AF" w:rsidRPr="008A34FA" w:rsidRDefault="002107AF" w:rsidP="002107AF">
            <w:pPr>
              <w:rPr>
                <w:rFonts w:ascii="Aptos Narrow" w:hAnsi="Aptos Narrow"/>
                <w:lang w:eastAsia="ja-JP"/>
              </w:rPr>
            </w:pPr>
            <w:r w:rsidRPr="008A34FA">
              <w:rPr>
                <w:rFonts w:ascii="Aptos Narrow" w:hAnsi="Aptos Narrow"/>
              </w:rPr>
              <w:t>Erdungskabel für CCU-, AP- und Switch-Montageplatten</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2760393"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474079A" w14:textId="77777777" w:rsidR="002107AF" w:rsidRPr="008A34FA" w:rsidRDefault="002107AF" w:rsidP="002107AF">
            <w:pPr>
              <w:rPr>
                <w:rFonts w:ascii="Aptos Narrow" w:hAnsi="Aptos Narrow"/>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25479AF" w14:textId="77777777" w:rsidR="002107AF" w:rsidRPr="008A34FA" w:rsidRDefault="002107AF" w:rsidP="002107AF">
            <w:pPr>
              <w:rPr>
                <w:rFonts w:ascii="Aptos Narrow" w:hAnsi="Aptos Narrow"/>
                <w:lang w:eastAsia="ja-JP"/>
              </w:rPr>
            </w:pPr>
            <w:r w:rsidRPr="008A34FA">
              <w:rPr>
                <w:rFonts w:ascii="Aptos Narrow" w:hAnsi="Aptos Narrow"/>
              </w:rPr>
              <w:t>Verschraubt am Bauteil und an Erdungsschiene</w:t>
            </w:r>
          </w:p>
        </w:tc>
      </w:tr>
    </w:tbl>
    <w:p w14:paraId="0D97BE62"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885"/>
        <w:gridCol w:w="1392"/>
        <w:gridCol w:w="2378"/>
        <w:gridCol w:w="2684"/>
      </w:tblGrid>
      <w:tr w:rsidR="00243EDE" w:rsidRPr="008A34FA" w14:paraId="790DE238"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116F61F6" w14:textId="77777777" w:rsidR="00243EDE" w:rsidRPr="008A34FA" w:rsidRDefault="002107AF" w:rsidP="002107AF">
            <w:pPr>
              <w:rPr>
                <w:rFonts w:ascii="Aptos Narrow" w:hAnsi="Aptos Narrow"/>
                <w:b/>
                <w:bCs/>
                <w:lang w:eastAsia="ja-JP"/>
              </w:rPr>
            </w:pPr>
            <w:r w:rsidRPr="008A34FA">
              <w:rPr>
                <w:rFonts w:ascii="Aptos Narrow" w:hAnsi="Aptos Narrow"/>
                <w:b/>
                <w:bCs/>
                <w:lang w:eastAsia="ja-JP"/>
              </w:rPr>
              <w:lastRenderedPageBreak/>
              <w:t>Liste der Steckverbinder (Lieferumfang: Stadler)</w:t>
            </w:r>
          </w:p>
        </w:tc>
      </w:tr>
      <w:tr w:rsidR="002107AF" w:rsidRPr="008A34FA" w14:paraId="465DDCEE"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24AC85F7" w14:textId="77777777" w:rsidR="002107AF" w:rsidRPr="008A34FA" w:rsidRDefault="002107AF" w:rsidP="002107AF">
            <w:pPr>
              <w:rPr>
                <w:rFonts w:ascii="Aptos Narrow" w:hAnsi="Aptos Narrow"/>
                <w:lang w:val="en-GB" w:eastAsia="ja-JP"/>
              </w:rPr>
            </w:pPr>
            <w:r w:rsidRPr="008A34FA">
              <w:rPr>
                <w:rFonts w:ascii="Aptos Narrow" w:hAnsi="Aptos Narrow"/>
                <w:b/>
                <w:bCs/>
                <w:lang w:eastAsia="ja-JP"/>
              </w:rPr>
              <w:t>Type</w:t>
            </w:r>
          </w:p>
        </w:tc>
        <w:tc>
          <w:tcPr>
            <w:tcW w:w="131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099C25E2" w14:textId="77777777" w:rsidR="002107AF" w:rsidRPr="008A34FA" w:rsidRDefault="002107AF" w:rsidP="002107AF">
            <w:pPr>
              <w:rPr>
                <w:rFonts w:ascii="Aptos Narrow" w:hAnsi="Aptos Narrow"/>
                <w:lang w:val="en-GB" w:eastAsia="ja-JP"/>
              </w:rPr>
            </w:pPr>
            <w:r w:rsidRPr="008A34FA">
              <w:rPr>
                <w:rFonts w:ascii="Aptos Narrow" w:hAnsi="Aptos Narrow"/>
                <w:b/>
                <w:bCs/>
              </w:rPr>
              <w:t>Menge</w:t>
            </w:r>
          </w:p>
        </w:tc>
        <w:tc>
          <w:tcPr>
            <w:tcW w:w="2407"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665F7B6" w14:textId="77777777" w:rsidR="002107AF" w:rsidRPr="008A34FA" w:rsidRDefault="002107AF" w:rsidP="002107AF">
            <w:pPr>
              <w:rPr>
                <w:rFonts w:ascii="Aptos Narrow" w:hAnsi="Aptos Narrow"/>
                <w:lang w:val="en-GB" w:eastAsia="ja-JP"/>
              </w:rPr>
            </w:pPr>
            <w:r w:rsidRPr="008A34FA">
              <w:rPr>
                <w:rFonts w:ascii="Aptos Narrow" w:hAnsi="Aptos Narrow"/>
                <w:lang w:val="en-GB" w:eastAsia="ja-JP"/>
              </w:rPr>
              <w:t>Einsatzort</w:t>
            </w:r>
          </w:p>
        </w:tc>
        <w:tc>
          <w:tcPr>
            <w:tcW w:w="268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50DCEC30" w14:textId="77777777" w:rsidR="002107AF" w:rsidRPr="008A34FA" w:rsidRDefault="002107AF" w:rsidP="002107AF">
            <w:pPr>
              <w:rPr>
                <w:rFonts w:ascii="Aptos Narrow" w:hAnsi="Aptos Narrow"/>
                <w:lang w:val="en-GB" w:eastAsia="ja-JP"/>
              </w:rPr>
            </w:pPr>
            <w:r w:rsidRPr="008A34FA">
              <w:rPr>
                <w:rFonts w:ascii="Aptos Narrow" w:hAnsi="Aptos Narrow"/>
                <w:b/>
                <w:bCs/>
                <w:lang w:eastAsia="ja-JP"/>
              </w:rPr>
              <w:t>Darstellung</w:t>
            </w:r>
            <w:r w:rsidRPr="008A34FA">
              <w:rPr>
                <w:rFonts w:ascii="Aptos Narrow" w:hAnsi="Aptos Narrow"/>
                <w:lang w:val="en-GB" w:eastAsia="ja-JP"/>
              </w:rPr>
              <w:t> </w:t>
            </w:r>
          </w:p>
        </w:tc>
      </w:tr>
      <w:tr w:rsidR="00243EDE" w:rsidRPr="008A34FA" w14:paraId="15391DB3"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19F17B18"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Phoenix HC D7</w:t>
            </w:r>
            <w:r w:rsidRPr="008A34FA">
              <w:rPr>
                <w:rFonts w:ascii="Aptos Narrow" w:hAnsi="Aptos Narrow"/>
                <w:lang w:val="en-GB" w:eastAsia="ja-JP"/>
              </w:rPr>
              <w:t>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600BF905"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465D229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CCU-</w:t>
            </w:r>
            <w:r w:rsidRPr="008A34FA">
              <w:rPr>
                <w:rFonts w:ascii="Aptos Narrow" w:hAnsi="Aptos Narrow"/>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7E04B24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5BEA7A3" wp14:editId="660DD346">
                  <wp:extent cx="1600200" cy="590550"/>
                  <wp:effectExtent l="0" t="0" r="0" b="0"/>
                  <wp:docPr id="1505317114" name="Picture 82" descr="A black and white rectangular object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7114" name="Picture 82" descr="A black and white rectangular object with white text  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59055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3C43C536"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4B351AE4" w14:textId="77777777" w:rsidR="002107AF" w:rsidRPr="008A34FA" w:rsidRDefault="00243EDE" w:rsidP="002107AF">
            <w:pPr>
              <w:rPr>
                <w:rFonts w:ascii="Aptos Narrow" w:hAnsi="Aptos Narrow"/>
                <w:lang w:val="en-GB" w:eastAsia="ja-JP"/>
              </w:rPr>
            </w:pPr>
            <w:r w:rsidRPr="008A34FA">
              <w:rPr>
                <w:rFonts w:ascii="Aptos Narrow" w:hAnsi="Aptos Narrow"/>
                <w:lang w:val="en-GB" w:eastAsia="ja-JP"/>
              </w:rPr>
              <w:t>M12 5-pin K-codiert female connector/Buchse - Phoenix Contact</w:t>
            </w:r>
          </w:p>
          <w:p w14:paraId="4F5585E1" w14:textId="77777777" w:rsidR="00243EDE" w:rsidRPr="008A34FA" w:rsidRDefault="00243EDE" w:rsidP="00243EDE">
            <w:pPr>
              <w:rPr>
                <w:rFonts w:ascii="Aptos Narrow" w:hAnsi="Aptos Narrow"/>
                <w:lang w:val="en-GB" w:eastAsia="ja-JP"/>
              </w:rPr>
            </w:pPr>
          </w:p>
        </w:tc>
        <w:tc>
          <w:tcPr>
            <w:tcW w:w="1319" w:type="dxa"/>
            <w:tcBorders>
              <w:top w:val="single" w:sz="6" w:space="0" w:color="auto"/>
              <w:left w:val="single" w:sz="6" w:space="0" w:color="auto"/>
              <w:bottom w:val="single" w:sz="6" w:space="0" w:color="auto"/>
              <w:right w:val="single" w:sz="6" w:space="0" w:color="auto"/>
            </w:tcBorders>
            <w:vAlign w:val="center"/>
            <w:hideMark/>
          </w:tcPr>
          <w:p w14:paraId="1EFDD58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8</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AF5EFF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Switch-</w:t>
            </w:r>
            <w:r w:rsidRPr="008A34FA">
              <w:rPr>
                <w:rFonts w:ascii="Aptos Narrow" w:hAnsi="Aptos Narrow"/>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1802BE1B"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4E31D7FA" wp14:editId="3B6F241C">
                  <wp:extent cx="647700" cy="685800"/>
                  <wp:effectExtent l="0" t="0" r="0" b="0"/>
                  <wp:docPr id="1005392520" name="Picture 81" descr="A close-up of a cab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2520" name="Picture 81" descr="A close-up of a cable  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700" cy="68580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4532F2D5"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0EF17353" w14:textId="77777777" w:rsidR="00243EDE" w:rsidRPr="008A34FA" w:rsidRDefault="00871D24" w:rsidP="00243EDE">
            <w:pPr>
              <w:rPr>
                <w:rFonts w:ascii="Aptos Narrow" w:hAnsi="Aptos Narrow"/>
                <w:lang w:eastAsia="ja-JP"/>
              </w:rPr>
            </w:pPr>
            <w:r w:rsidRPr="008A34FA">
              <w:rPr>
                <w:rFonts w:ascii="Aptos Narrow" w:hAnsi="Aptos Narrow"/>
                <w:lang w:eastAsia="ja-JP"/>
              </w:rPr>
              <w:t>M12-Steckverbinder X-codiert (Serie), z. B. HARTING har-speed M12 Crimp SlimDesign X-codiert, Bestellnummer: 21 03 881 180 (Crimpkontakte separat bestellt)</w:t>
            </w:r>
          </w:p>
        </w:tc>
        <w:tc>
          <w:tcPr>
            <w:tcW w:w="1319" w:type="dxa"/>
            <w:tcBorders>
              <w:top w:val="single" w:sz="6" w:space="0" w:color="auto"/>
              <w:left w:val="single" w:sz="6" w:space="0" w:color="auto"/>
              <w:bottom w:val="single" w:sz="6" w:space="0" w:color="auto"/>
              <w:right w:val="single" w:sz="6" w:space="0" w:color="auto"/>
            </w:tcBorders>
            <w:vAlign w:val="center"/>
            <w:hideMark/>
          </w:tcPr>
          <w:p w14:paraId="5FE1EE4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18</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97FCDD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CCU, APs Ethernet</w:t>
            </w:r>
            <w:r w:rsidRPr="008A34FA">
              <w:rPr>
                <w:rFonts w:ascii="Aptos Narrow" w:hAnsi="Aptos Narrow"/>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3707E6E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693781C3" wp14:editId="31C90D6E">
                  <wp:extent cx="971550" cy="742950"/>
                  <wp:effectExtent l="0" t="0" r="0" b="0"/>
                  <wp:docPr id="1202084505" name="Picture 80" descr="A close-up of a metal connecto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4505" name="Picture 80" descr="A close-up of a metal connector  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71550" cy="74295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5CA4210B"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4E9A9BF6" w14:textId="77777777" w:rsidR="00243EDE" w:rsidRPr="008A34FA" w:rsidRDefault="00243EDE" w:rsidP="00243EDE">
            <w:pPr>
              <w:rPr>
                <w:rFonts w:ascii="Aptos Narrow" w:hAnsi="Aptos Narrow"/>
                <w:lang w:val="de-DE" w:eastAsia="ja-JP"/>
              </w:rPr>
            </w:pPr>
            <w:r w:rsidRPr="008A34FA">
              <w:rPr>
                <w:rFonts w:ascii="Aptos Narrow" w:hAnsi="Aptos Narrow"/>
                <w:lang w:val="de-DE" w:eastAsia="ja-JP"/>
              </w:rPr>
              <w:t xml:space="preserve">Harting M12 PushPull 8-pole </w:t>
            </w:r>
            <w:r w:rsidRPr="008A34FA">
              <w:rPr>
                <w:rFonts w:ascii="Aptos Narrow" w:hAnsi="Aptos Narrow"/>
                <w:lang w:eastAsia="ja-JP"/>
              </w:rPr>
              <w:t xml:space="preserve">X-codiert </w:t>
            </w:r>
            <w:r w:rsidRPr="008A34FA">
              <w:rPr>
                <w:rFonts w:ascii="Aptos Narrow" w:hAnsi="Aptos Narrow"/>
                <w:lang w:val="de-DE" w:eastAsia="ja-JP"/>
              </w:rPr>
              <w:t>male/Stecker, Bestellnummer: 21 03 881 1830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1C5E0A41" w14:textId="77777777" w:rsidR="00243EDE" w:rsidRPr="008A34FA" w:rsidRDefault="002107AF" w:rsidP="00243EDE">
            <w:pPr>
              <w:rPr>
                <w:rFonts w:ascii="Aptos Narrow" w:hAnsi="Aptos Narrow"/>
                <w:lang w:val="en-GB" w:eastAsia="ja-JP"/>
              </w:rPr>
            </w:pPr>
            <w:r w:rsidRPr="008A34FA">
              <w:rPr>
                <w:rFonts w:ascii="Aptos Narrow" w:hAnsi="Aptos Narrow"/>
                <w:lang w:val="en-GB" w:eastAsia="ja-JP"/>
              </w:rPr>
              <w:t>4 für Nomad-Komponenten </w:t>
            </w:r>
          </w:p>
          <w:p w14:paraId="5EBC29F1"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3A1E395"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Switch Ethernet</w:t>
            </w:r>
            <w:r w:rsidRPr="008A34FA">
              <w:rPr>
                <w:rFonts w:ascii="Aptos Narrow" w:hAnsi="Aptos Narrow"/>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24A4AD96"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179FDEB" wp14:editId="091504D7">
                  <wp:extent cx="1079500" cy="927100"/>
                  <wp:effectExtent l="0" t="0" r="6350" b="6350"/>
                  <wp:docPr id="626563051" name="Picture 79" descr="A close-up of a plu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3051" name="Picture 79" descr="A close-up of a plug  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79500" cy="927100"/>
                          </a:xfrm>
                          <a:prstGeom prst="rect">
                            <a:avLst/>
                          </a:prstGeom>
                          <a:noFill/>
                          <a:ln>
                            <a:noFill/>
                          </a:ln>
                        </pic:spPr>
                      </pic:pic>
                    </a:graphicData>
                  </a:graphic>
                </wp:inline>
              </w:drawing>
            </w:r>
            <w:r w:rsidRPr="008A34FA">
              <w:rPr>
                <w:rFonts w:ascii="Aptos Narrow" w:hAnsi="Aptos Narrow"/>
                <w:lang w:val="en-GB" w:eastAsia="ja-JP"/>
              </w:rPr>
              <w:t> </w:t>
            </w:r>
          </w:p>
        </w:tc>
      </w:tr>
      <w:tr w:rsidR="002107AF" w:rsidRPr="008A34FA" w14:paraId="35E77C0A"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1F947CC3" w14:textId="77777777" w:rsidR="002107AF" w:rsidRPr="008A34FA" w:rsidRDefault="002107AF" w:rsidP="002107AF">
            <w:pPr>
              <w:rPr>
                <w:rFonts w:ascii="Aptos Narrow" w:hAnsi="Aptos Narrow"/>
                <w:lang w:val="en-GB" w:eastAsia="ja-JP"/>
              </w:rPr>
            </w:pPr>
            <w:r w:rsidRPr="008A34FA">
              <w:rPr>
                <w:rFonts w:ascii="Aptos Narrow" w:hAnsi="Aptos Narrow"/>
              </w:rPr>
              <w:t>QMA-Steckverbinder gerade</w:t>
            </w:r>
          </w:p>
        </w:tc>
        <w:tc>
          <w:tcPr>
            <w:tcW w:w="1319" w:type="dxa"/>
            <w:tcBorders>
              <w:top w:val="single" w:sz="6" w:space="0" w:color="auto"/>
              <w:left w:val="single" w:sz="6" w:space="0" w:color="auto"/>
              <w:bottom w:val="single" w:sz="6" w:space="0" w:color="auto"/>
              <w:right w:val="single" w:sz="6" w:space="0" w:color="auto"/>
            </w:tcBorders>
            <w:vAlign w:val="center"/>
            <w:hideMark/>
          </w:tcPr>
          <w:p w14:paraId="1E830F8C" w14:textId="77777777" w:rsidR="002107AF" w:rsidRPr="008A34FA" w:rsidRDefault="002107AF" w:rsidP="002107AF">
            <w:pPr>
              <w:rPr>
                <w:rFonts w:ascii="Aptos Narrow" w:hAnsi="Aptos Narrow"/>
                <w:lang w:eastAsia="ja-JP"/>
              </w:rPr>
            </w:pPr>
            <w:r w:rsidRPr="008A34FA">
              <w:rPr>
                <w:rFonts w:ascii="Aptos Narrow" w:hAnsi="Aptos Narrow"/>
              </w:rPr>
              <w:t>6 Stück pro AP</w:t>
            </w:r>
            <w:r w:rsidRPr="008A34FA">
              <w:rPr>
                <w:rFonts w:ascii="Aptos Narrow" w:hAnsi="Aptos Narrow"/>
              </w:rPr>
              <w:br/>
              <w:t>24 Stück für CCU-Pigtails</w:t>
            </w:r>
          </w:p>
        </w:tc>
        <w:tc>
          <w:tcPr>
            <w:tcW w:w="2407" w:type="dxa"/>
            <w:tcBorders>
              <w:top w:val="single" w:sz="6" w:space="0" w:color="auto"/>
              <w:left w:val="single" w:sz="6" w:space="0" w:color="auto"/>
              <w:bottom w:val="single" w:sz="6" w:space="0" w:color="auto"/>
              <w:right w:val="single" w:sz="6" w:space="0" w:color="auto"/>
            </w:tcBorders>
            <w:vAlign w:val="center"/>
            <w:hideMark/>
          </w:tcPr>
          <w:p w14:paraId="24F82502" w14:textId="77777777" w:rsidR="002107AF" w:rsidRPr="008A34FA" w:rsidRDefault="002107AF" w:rsidP="002107AF">
            <w:pPr>
              <w:rPr>
                <w:rFonts w:ascii="Aptos Narrow" w:hAnsi="Aptos Narrow"/>
                <w:lang w:eastAsia="ja-JP"/>
              </w:rPr>
            </w:pPr>
          </w:p>
        </w:tc>
        <w:tc>
          <w:tcPr>
            <w:tcW w:w="2684" w:type="dxa"/>
            <w:tcBorders>
              <w:top w:val="single" w:sz="6" w:space="0" w:color="auto"/>
              <w:left w:val="single" w:sz="6" w:space="0" w:color="auto"/>
              <w:bottom w:val="single" w:sz="6" w:space="0" w:color="auto"/>
              <w:right w:val="single" w:sz="6" w:space="0" w:color="auto"/>
            </w:tcBorders>
            <w:vAlign w:val="center"/>
            <w:hideMark/>
          </w:tcPr>
          <w:p w14:paraId="5EB08B93" w14:textId="77777777" w:rsidR="002107AF" w:rsidRPr="008A34FA" w:rsidRDefault="002107AF" w:rsidP="002107AF">
            <w:pPr>
              <w:rPr>
                <w:rFonts w:ascii="Aptos Narrow" w:hAnsi="Aptos Narrow"/>
                <w:lang w:val="en-GB" w:eastAsia="ja-JP"/>
              </w:rPr>
            </w:pPr>
            <w:r w:rsidRPr="008A34FA">
              <w:rPr>
                <w:rFonts w:ascii="Aptos Narrow" w:hAnsi="Aptos Narrow"/>
                <w:noProof/>
                <w:lang w:val="en-GB" w:eastAsia="ja-JP"/>
              </w:rPr>
              <w:drawing>
                <wp:inline distT="0" distB="0" distL="0" distR="0" wp14:anchorId="100EDF50" wp14:editId="77F551FB">
                  <wp:extent cx="857250" cy="495300"/>
                  <wp:effectExtent l="0" t="0" r="0" b="0"/>
                  <wp:docPr id="1248955429" name="Picture 78" descr="A picture containing metalware, screw, ge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A picture containing metalware, screw, gear  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r w:rsidRPr="008A34FA">
              <w:rPr>
                <w:rFonts w:ascii="Aptos Narrow" w:hAnsi="Aptos Narrow"/>
                <w:lang w:val="en-GB" w:eastAsia="ja-JP"/>
              </w:rPr>
              <w:t> </w:t>
            </w:r>
          </w:p>
        </w:tc>
      </w:tr>
    </w:tbl>
    <w:p w14:paraId="0C8E6C38"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7DF7E08B" w14:textId="77777777" w:rsidR="00D523C0" w:rsidRDefault="00D523C0">
      <w:pPr>
        <w:rPr>
          <w:rFonts w:ascii="Aptos Narrow" w:hAnsi="Aptos Narrow" w:cs="Times New Roman"/>
          <w:caps/>
          <w:color w:val="000000"/>
          <w:spacing w:val="15"/>
          <w:szCs w:val="22"/>
          <w:lang w:val="de-DE" w:eastAsia="ja-JP"/>
        </w:rPr>
      </w:pPr>
      <w:bookmarkStart w:id="932" w:name="_Toc231228636"/>
      <w:r>
        <w:rPr>
          <w:rFonts w:ascii="Aptos Narrow" w:hAnsi="Aptos Narrow"/>
        </w:rPr>
        <w:br w:type="page"/>
      </w:r>
    </w:p>
    <w:p w14:paraId="4EDA58FD" w14:textId="3E8E8E5A" w:rsidR="00243EDE" w:rsidRPr="008A34FA" w:rsidRDefault="00243EDE" w:rsidP="00591F73">
      <w:pPr>
        <w:pStyle w:val="Heading2"/>
        <w:rPr>
          <w:rFonts w:ascii="Aptos Narrow" w:hAnsi="Aptos Narrow"/>
          <w:lang w:val="en-GB"/>
        </w:rPr>
      </w:pPr>
      <w:r w:rsidRPr="008A34FA">
        <w:rPr>
          <w:rFonts w:ascii="Aptos Narrow" w:hAnsi="Aptos Narrow"/>
        </w:rPr>
        <w:lastRenderedPageBreak/>
        <w:t>Stromanforderung für Nomad Geräte</w:t>
      </w:r>
      <w:bookmarkEnd w:id="932"/>
      <w:r w:rsidRPr="008A34FA">
        <w:rPr>
          <w:rFonts w:ascii="Aptos Narrow" w:hAnsi="Aptos Narrow"/>
          <w:lang w:val="en-GB"/>
        </w:rPr>
        <w:t> </w:t>
      </w:r>
    </w:p>
    <w:p w14:paraId="2994C80A" w14:textId="77777777" w:rsidR="00243EDE" w:rsidRPr="008A34FA" w:rsidRDefault="00243EDE" w:rsidP="00243EDE">
      <w:pPr>
        <w:rPr>
          <w:rFonts w:ascii="Aptos Narrow" w:hAnsi="Aptos Narrow"/>
          <w:lang w:eastAsia="ja-JP"/>
        </w:rPr>
      </w:pPr>
      <w:r w:rsidRPr="008A34FA">
        <w:rPr>
          <w:rFonts w:ascii="Aptos Narrow" w:hAnsi="Aptos Narrow"/>
          <w:lang w:eastAsia="ja-JP"/>
        </w:rPr>
        <w:t>Einzelheiten wie die Unterbrechungsklasse für die Stromversorgung gemäß EN 50155 müssen von Stadler bereitgestellt werden. </w:t>
      </w:r>
    </w:p>
    <w:tbl>
      <w:tblPr>
        <w:tblW w:w="930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115"/>
        <w:gridCol w:w="570"/>
        <w:gridCol w:w="225"/>
        <w:gridCol w:w="1320"/>
        <w:gridCol w:w="1830"/>
        <w:gridCol w:w="165"/>
        <w:gridCol w:w="225"/>
        <w:gridCol w:w="2850"/>
      </w:tblGrid>
      <w:tr w:rsidR="00243EDE" w:rsidRPr="008A34FA" w14:paraId="5F1EA702" w14:textId="77777777" w:rsidTr="00313F3E">
        <w:trPr>
          <w:trHeight w:val="300"/>
        </w:trPr>
        <w:tc>
          <w:tcPr>
            <w:tcW w:w="2685" w:type="dxa"/>
            <w:gridSpan w:val="2"/>
            <w:tcBorders>
              <w:top w:val="single" w:sz="6" w:space="0" w:color="auto"/>
              <w:left w:val="single" w:sz="6" w:space="0" w:color="auto"/>
              <w:bottom w:val="single" w:sz="6" w:space="0" w:color="auto"/>
              <w:right w:val="nil"/>
            </w:tcBorders>
            <w:shd w:val="clear" w:color="auto" w:fill="FFC000"/>
            <w:vAlign w:val="center"/>
            <w:hideMark/>
          </w:tcPr>
          <w:p w14:paraId="4BCAF136" w14:textId="77777777" w:rsidR="00243EDE" w:rsidRPr="008A34FA" w:rsidRDefault="00313F3E" w:rsidP="00243EDE">
            <w:pPr>
              <w:rPr>
                <w:rFonts w:ascii="Aptos Narrow" w:hAnsi="Aptos Narrow"/>
                <w:b/>
                <w:bCs/>
                <w:lang w:val="en-GB" w:eastAsia="ja-JP"/>
              </w:rPr>
            </w:pPr>
            <w:r w:rsidRPr="008A34FA">
              <w:rPr>
                <w:rFonts w:ascii="Aptos Narrow" w:hAnsi="Aptos Narrow"/>
                <w:b/>
                <w:bCs/>
                <w:lang w:val="en-GB" w:eastAsia="ja-JP"/>
              </w:rPr>
              <w:t>Stromanforderungen für Nomad-Komponenten</w:t>
            </w:r>
          </w:p>
        </w:tc>
        <w:tc>
          <w:tcPr>
            <w:tcW w:w="225" w:type="dxa"/>
            <w:tcBorders>
              <w:top w:val="single" w:sz="6" w:space="0" w:color="auto"/>
              <w:left w:val="nil"/>
              <w:bottom w:val="single" w:sz="6" w:space="0" w:color="auto"/>
              <w:right w:val="nil"/>
            </w:tcBorders>
            <w:shd w:val="clear" w:color="auto" w:fill="FFC000"/>
            <w:tcMar>
              <w:top w:w="57" w:type="dxa"/>
              <w:left w:w="57" w:type="dxa"/>
              <w:bottom w:w="57" w:type="dxa"/>
              <w:right w:w="57" w:type="dxa"/>
            </w:tcMar>
            <w:vAlign w:val="center"/>
            <w:hideMark/>
          </w:tcPr>
          <w:p w14:paraId="43948CB1" w14:textId="77777777" w:rsidR="00243EDE" w:rsidRPr="008A34FA" w:rsidRDefault="00243EDE" w:rsidP="00243EDE">
            <w:pPr>
              <w:rPr>
                <w:rFonts w:ascii="Aptos Narrow" w:hAnsi="Aptos Narrow"/>
                <w:lang w:val="en-GB" w:eastAsia="ja-JP"/>
              </w:rPr>
            </w:pPr>
            <w:r w:rsidRPr="008A34FA">
              <w:rPr>
                <w:rFonts w:ascii="Arial" w:hAnsi="Arial" w:cs="Arial"/>
                <w:b/>
                <w:bCs/>
                <w:lang w:eastAsia="ja-JP"/>
              </w:rPr>
              <w:t> </w:t>
            </w:r>
            <w:r w:rsidRPr="008A34FA">
              <w:rPr>
                <w:rFonts w:ascii="Aptos Narrow" w:hAnsi="Aptos Narrow"/>
                <w:lang w:val="en-GB" w:eastAsia="ja-JP"/>
              </w:rPr>
              <w:t> </w:t>
            </w:r>
          </w:p>
        </w:tc>
        <w:tc>
          <w:tcPr>
            <w:tcW w:w="1320" w:type="dxa"/>
            <w:tcBorders>
              <w:top w:val="single" w:sz="6" w:space="0" w:color="auto"/>
              <w:left w:val="nil"/>
              <w:bottom w:val="single" w:sz="6" w:space="0" w:color="auto"/>
              <w:right w:val="nil"/>
            </w:tcBorders>
            <w:shd w:val="clear" w:color="auto" w:fill="FFC000"/>
            <w:hideMark/>
          </w:tcPr>
          <w:p w14:paraId="34E6479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995" w:type="dxa"/>
            <w:gridSpan w:val="2"/>
            <w:tcBorders>
              <w:top w:val="single" w:sz="6" w:space="0" w:color="auto"/>
              <w:left w:val="nil"/>
              <w:bottom w:val="single" w:sz="6" w:space="0" w:color="auto"/>
              <w:right w:val="nil"/>
            </w:tcBorders>
            <w:shd w:val="clear" w:color="auto" w:fill="FFC000"/>
            <w:vAlign w:val="center"/>
            <w:hideMark/>
          </w:tcPr>
          <w:p w14:paraId="0155CEF8" w14:textId="77777777" w:rsidR="00243EDE" w:rsidRPr="008A34FA" w:rsidRDefault="00243EDE" w:rsidP="00243EDE">
            <w:pPr>
              <w:rPr>
                <w:rFonts w:ascii="Aptos Narrow" w:hAnsi="Aptos Narrow"/>
                <w:lang w:val="en-GB" w:eastAsia="ja-JP"/>
              </w:rPr>
            </w:pPr>
            <w:r w:rsidRPr="008A34FA">
              <w:rPr>
                <w:rFonts w:ascii="Arial" w:hAnsi="Arial" w:cs="Arial"/>
                <w:b/>
                <w:bCs/>
                <w:lang w:eastAsia="ja-JP"/>
              </w:rPr>
              <w:t> </w:t>
            </w:r>
            <w:r w:rsidRPr="008A34FA">
              <w:rPr>
                <w:rFonts w:ascii="Aptos Narrow" w:hAnsi="Aptos Narrow"/>
                <w:lang w:val="en-GB" w:eastAsia="ja-JP"/>
              </w:rPr>
              <w:t> </w:t>
            </w:r>
          </w:p>
        </w:tc>
        <w:tc>
          <w:tcPr>
            <w:tcW w:w="225" w:type="dxa"/>
            <w:tcBorders>
              <w:top w:val="single" w:sz="6" w:space="0" w:color="auto"/>
              <w:left w:val="nil"/>
              <w:bottom w:val="single" w:sz="6" w:space="0" w:color="auto"/>
              <w:right w:val="nil"/>
            </w:tcBorders>
            <w:shd w:val="clear" w:color="auto" w:fill="FFC000"/>
            <w:vAlign w:val="center"/>
            <w:hideMark/>
          </w:tcPr>
          <w:p w14:paraId="53F1A269"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c>
          <w:tcPr>
            <w:tcW w:w="2850" w:type="dxa"/>
            <w:tcBorders>
              <w:top w:val="single" w:sz="6" w:space="0" w:color="auto"/>
              <w:left w:val="nil"/>
              <w:bottom w:val="single" w:sz="6" w:space="0" w:color="auto"/>
              <w:right w:val="single" w:sz="6" w:space="0" w:color="auto"/>
            </w:tcBorders>
            <w:shd w:val="clear" w:color="auto" w:fill="FFC000"/>
            <w:vAlign w:val="center"/>
            <w:hideMark/>
          </w:tcPr>
          <w:p w14:paraId="77F07753"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r>
      <w:tr w:rsidR="00313F3E" w:rsidRPr="008A34FA" w14:paraId="24E71B0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404040"/>
            <w:vAlign w:val="center"/>
            <w:hideMark/>
          </w:tcPr>
          <w:p w14:paraId="35F9DB4F" w14:textId="77777777" w:rsidR="00313F3E" w:rsidRPr="008A34FA" w:rsidRDefault="00313F3E" w:rsidP="00313F3E">
            <w:pPr>
              <w:rPr>
                <w:rFonts w:ascii="Aptos Narrow" w:hAnsi="Aptos Narrow"/>
                <w:lang w:val="en-GB" w:eastAsia="ja-JP"/>
              </w:rPr>
            </w:pPr>
            <w:r w:rsidRPr="008A34FA">
              <w:rPr>
                <w:rFonts w:ascii="Aptos Narrow" w:hAnsi="Aptos Narrow"/>
                <w:b/>
                <w:bCs/>
              </w:rPr>
              <w:t>Gerät</w:t>
            </w:r>
          </w:p>
        </w:tc>
        <w:tc>
          <w:tcPr>
            <w:tcW w:w="2115" w:type="dxa"/>
            <w:gridSpan w:val="3"/>
            <w:tcBorders>
              <w:top w:val="nil"/>
              <w:left w:val="nil"/>
              <w:bottom w:val="single" w:sz="6" w:space="0" w:color="auto"/>
              <w:right w:val="nil"/>
            </w:tcBorders>
            <w:shd w:val="clear" w:color="auto" w:fill="404040"/>
            <w:vAlign w:val="center"/>
            <w:hideMark/>
          </w:tcPr>
          <w:p w14:paraId="4D5F2889" w14:textId="77777777" w:rsidR="00313F3E" w:rsidRPr="008A34FA" w:rsidRDefault="00313F3E" w:rsidP="00313F3E">
            <w:pPr>
              <w:rPr>
                <w:rFonts w:ascii="Aptos Narrow" w:hAnsi="Aptos Narrow"/>
                <w:lang w:val="en-GB" w:eastAsia="ja-JP"/>
              </w:rPr>
            </w:pPr>
            <w:r w:rsidRPr="008A34FA">
              <w:rPr>
                <w:rFonts w:ascii="Aptos Narrow" w:hAnsi="Aptos Narrow"/>
                <w:b/>
                <w:bCs/>
              </w:rPr>
              <w:t>Nomad-ID</w:t>
            </w:r>
          </w:p>
        </w:tc>
        <w:tc>
          <w:tcPr>
            <w:tcW w:w="1830" w:type="dxa"/>
            <w:tcBorders>
              <w:top w:val="nil"/>
              <w:left w:val="nil"/>
              <w:bottom w:val="single" w:sz="6" w:space="0" w:color="auto"/>
              <w:right w:val="single" w:sz="6" w:space="0" w:color="auto"/>
            </w:tcBorders>
            <w:shd w:val="clear" w:color="auto" w:fill="404040"/>
            <w:vAlign w:val="center"/>
            <w:hideMark/>
          </w:tcPr>
          <w:p w14:paraId="56A2EA82" w14:textId="77777777" w:rsidR="00313F3E" w:rsidRPr="008A34FA" w:rsidRDefault="00313F3E" w:rsidP="00313F3E">
            <w:pPr>
              <w:rPr>
                <w:rFonts w:ascii="Aptos Narrow" w:hAnsi="Aptos Narrow"/>
                <w:lang w:val="en-GB" w:eastAsia="ja-JP"/>
              </w:rPr>
            </w:pPr>
            <w:r w:rsidRPr="008A34FA">
              <w:rPr>
                <w:rFonts w:ascii="Aptos Narrow" w:hAnsi="Aptos Narrow"/>
                <w:b/>
                <w:bCs/>
              </w:rPr>
              <w:t>Strombedarf pro Einheit</w:t>
            </w:r>
          </w:p>
        </w:tc>
        <w:tc>
          <w:tcPr>
            <w:tcW w:w="3240" w:type="dxa"/>
            <w:gridSpan w:val="3"/>
            <w:tcBorders>
              <w:top w:val="nil"/>
              <w:left w:val="nil"/>
              <w:bottom w:val="single" w:sz="6" w:space="0" w:color="auto"/>
              <w:right w:val="single" w:sz="6" w:space="0" w:color="auto"/>
            </w:tcBorders>
            <w:shd w:val="clear" w:color="auto" w:fill="404040"/>
            <w:vAlign w:val="center"/>
            <w:hideMark/>
          </w:tcPr>
          <w:p w14:paraId="430B55CB" w14:textId="77777777" w:rsidR="00313F3E" w:rsidRPr="008A34FA" w:rsidRDefault="00313F3E" w:rsidP="00313F3E">
            <w:pPr>
              <w:rPr>
                <w:rFonts w:ascii="Aptos Narrow" w:hAnsi="Aptos Narrow"/>
                <w:lang w:val="en-GB" w:eastAsia="ja-JP"/>
              </w:rPr>
            </w:pPr>
            <w:r w:rsidRPr="008A34FA">
              <w:rPr>
                <w:rFonts w:ascii="Aptos Narrow" w:hAnsi="Aptos Narrow"/>
                <w:b/>
                <w:bCs/>
              </w:rPr>
              <w:t>Bemerkungen</w:t>
            </w:r>
          </w:p>
        </w:tc>
      </w:tr>
      <w:tr w:rsidR="00313F3E" w:rsidRPr="008A34FA" w14:paraId="0A20965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D9D9D9"/>
            <w:vAlign w:val="center"/>
            <w:hideMark/>
          </w:tcPr>
          <w:p w14:paraId="51056E14" w14:textId="77777777" w:rsidR="00313F3E" w:rsidRPr="008A34FA" w:rsidRDefault="00313F3E" w:rsidP="00313F3E">
            <w:pPr>
              <w:rPr>
                <w:rFonts w:ascii="Aptos Narrow" w:hAnsi="Aptos Narrow"/>
                <w:lang w:val="en-GB" w:eastAsia="ja-JP"/>
              </w:rPr>
            </w:pPr>
            <w:r w:rsidRPr="008A34FA">
              <w:rPr>
                <w:rFonts w:ascii="Aptos Narrow" w:hAnsi="Aptos Narrow"/>
              </w:rPr>
              <w:t>CCU R5001C</w:t>
            </w:r>
          </w:p>
        </w:tc>
        <w:tc>
          <w:tcPr>
            <w:tcW w:w="2115" w:type="dxa"/>
            <w:gridSpan w:val="3"/>
            <w:tcBorders>
              <w:top w:val="single" w:sz="6" w:space="0" w:color="auto"/>
              <w:left w:val="nil"/>
              <w:bottom w:val="single" w:sz="6" w:space="0" w:color="auto"/>
              <w:right w:val="single" w:sz="6" w:space="0" w:color="auto"/>
            </w:tcBorders>
            <w:shd w:val="clear" w:color="auto" w:fill="D9D9D9"/>
            <w:vAlign w:val="center"/>
            <w:hideMark/>
          </w:tcPr>
          <w:p w14:paraId="585CE37C" w14:textId="77777777" w:rsidR="00313F3E" w:rsidRPr="008A34FA" w:rsidRDefault="00313F3E" w:rsidP="00313F3E">
            <w:pPr>
              <w:rPr>
                <w:rFonts w:ascii="Aptos Narrow" w:hAnsi="Aptos Narrow"/>
                <w:lang w:val="en-GB" w:eastAsia="ja-JP"/>
              </w:rPr>
            </w:pPr>
            <w:r w:rsidRPr="008A34FA">
              <w:rPr>
                <w:rFonts w:ascii="Aptos Narrow" w:hAnsi="Aptos Narrow"/>
              </w:rPr>
              <w:t>1138</w:t>
            </w:r>
          </w:p>
        </w:tc>
        <w:tc>
          <w:tcPr>
            <w:tcW w:w="1830" w:type="dxa"/>
            <w:tcBorders>
              <w:top w:val="single" w:sz="6" w:space="0" w:color="auto"/>
              <w:left w:val="nil"/>
              <w:bottom w:val="single" w:sz="6" w:space="0" w:color="auto"/>
              <w:right w:val="single" w:sz="6" w:space="0" w:color="auto"/>
            </w:tcBorders>
            <w:shd w:val="clear" w:color="auto" w:fill="D9D9D9"/>
            <w:vAlign w:val="center"/>
            <w:hideMark/>
          </w:tcPr>
          <w:p w14:paraId="7E8FED4D" w14:textId="77777777" w:rsidR="00313F3E" w:rsidRPr="008A34FA" w:rsidRDefault="00313F3E" w:rsidP="00313F3E">
            <w:pPr>
              <w:rPr>
                <w:rFonts w:ascii="Aptos Narrow" w:hAnsi="Aptos Narrow"/>
                <w:lang w:eastAsia="ja-JP"/>
              </w:rPr>
            </w:pPr>
            <w:r w:rsidRPr="008A34FA">
              <w:rPr>
                <w:rFonts w:ascii="Aptos Narrow" w:hAnsi="Aptos Narrow"/>
              </w:rPr>
              <w:t>24 VDC oder 110 VDC, max. 250 W</w:t>
            </w:r>
          </w:p>
        </w:tc>
        <w:tc>
          <w:tcPr>
            <w:tcW w:w="3240" w:type="dxa"/>
            <w:gridSpan w:val="3"/>
            <w:tcBorders>
              <w:top w:val="single" w:sz="6" w:space="0" w:color="auto"/>
              <w:left w:val="nil"/>
              <w:bottom w:val="single" w:sz="6" w:space="0" w:color="auto"/>
              <w:right w:val="single" w:sz="6" w:space="0" w:color="auto"/>
            </w:tcBorders>
            <w:shd w:val="clear" w:color="auto" w:fill="D9D9D9"/>
            <w:vAlign w:val="center"/>
            <w:hideMark/>
          </w:tcPr>
          <w:p w14:paraId="728F9A55" w14:textId="77777777" w:rsidR="00313F3E" w:rsidRPr="008A34FA" w:rsidRDefault="00313F3E" w:rsidP="00313F3E">
            <w:pPr>
              <w:rPr>
                <w:rFonts w:ascii="Aptos Narrow" w:hAnsi="Aptos Narrow"/>
                <w:lang w:eastAsia="ja-JP"/>
              </w:rPr>
            </w:pPr>
            <w:r w:rsidRPr="008A34FA">
              <w:rPr>
                <w:rFonts w:ascii="Aptos Narrow" w:hAnsi="Aptos Narrow"/>
              </w:rPr>
              <w:t>Betrieb bei durchschnittlicher Temperatur am oberen Ende des EN-50155-Temperaturbereichs wird von Nomad nicht akzeptiert; Umgebungstemperatur im Geräteschrank wird während DDR besprochen.</w:t>
            </w:r>
            <w:r w:rsidRPr="008A34FA">
              <w:rPr>
                <w:rFonts w:ascii="Aptos Narrow" w:hAnsi="Aptos Narrow"/>
              </w:rPr>
              <w:br/>
              <w:t>Benötigt Strom am Zündungs-Pin (gleiche Spannung wie Hauptversorgung) – Abschaltstufe wird während DDR besprochen.</w:t>
            </w:r>
          </w:p>
        </w:tc>
      </w:tr>
      <w:tr w:rsidR="00313F3E" w:rsidRPr="008A34FA" w14:paraId="46460FB1" w14:textId="77777777" w:rsidTr="00313F3E">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F34F50E" w14:textId="77777777" w:rsidR="00313F3E" w:rsidRPr="008A34FA" w:rsidRDefault="00313F3E" w:rsidP="00313F3E">
            <w:pPr>
              <w:rPr>
                <w:rFonts w:ascii="Aptos Narrow" w:hAnsi="Aptos Narrow"/>
                <w:lang w:val="en-GB" w:eastAsia="ja-JP"/>
              </w:rPr>
            </w:pPr>
            <w:r w:rsidRPr="008A34FA">
              <w:rPr>
                <w:rFonts w:ascii="Aptos Narrow" w:hAnsi="Aptos Narrow"/>
                <w:lang w:val="en-GB"/>
              </w:rPr>
              <w:t>Switch: VDSRail DS-CSWP28 (28-Port)</w:t>
            </w:r>
          </w:p>
        </w:tc>
        <w:tc>
          <w:tcPr>
            <w:tcW w:w="2115"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4DA9E550" w14:textId="77777777" w:rsidR="00313F3E" w:rsidRPr="008A34FA" w:rsidRDefault="00313F3E" w:rsidP="00313F3E">
            <w:pPr>
              <w:rPr>
                <w:rFonts w:ascii="Aptos Narrow" w:hAnsi="Aptos Narrow"/>
                <w:lang w:val="en-GB" w:eastAsia="ja-JP"/>
              </w:rPr>
            </w:pPr>
            <w:r w:rsidRPr="008A34FA">
              <w:rPr>
                <w:rFonts w:ascii="Aptos Narrow" w:hAnsi="Aptos Narrow"/>
              </w:rPr>
              <w:t>1143</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9CF15FE" w14:textId="77777777" w:rsidR="00313F3E" w:rsidRPr="008A34FA" w:rsidRDefault="00313F3E" w:rsidP="00313F3E">
            <w:pPr>
              <w:rPr>
                <w:rFonts w:ascii="Aptos Narrow" w:hAnsi="Aptos Narrow"/>
                <w:lang w:eastAsia="ja-JP"/>
              </w:rPr>
            </w:pPr>
            <w:r w:rsidRPr="008A34FA">
              <w:rPr>
                <w:rFonts w:ascii="Aptos Narrow" w:hAnsi="Aptos Narrow"/>
              </w:rPr>
              <w:t>24 VDC oder 110 VDC, max. 160 W</w:t>
            </w:r>
          </w:p>
        </w:tc>
        <w:tc>
          <w:tcPr>
            <w:tcW w:w="3240"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688B6246" w14:textId="77777777" w:rsidR="00313F3E" w:rsidRPr="008A34FA" w:rsidRDefault="00313F3E" w:rsidP="00313F3E">
            <w:pPr>
              <w:rPr>
                <w:rFonts w:ascii="Aptos Narrow" w:hAnsi="Aptos Narrow"/>
                <w:lang w:eastAsia="ja-JP"/>
              </w:rPr>
            </w:pPr>
            <w:r w:rsidRPr="008A34FA">
              <w:rPr>
                <w:rFonts w:ascii="Aptos Narrow" w:hAnsi="Aptos Narrow"/>
              </w:rPr>
              <w:t>Kann bis zu 160 W PoE-Budget bereitstellen</w:t>
            </w:r>
          </w:p>
        </w:tc>
      </w:tr>
    </w:tbl>
    <w:p w14:paraId="08D4C13C" w14:textId="1065E202" w:rsidR="00243EDE" w:rsidRPr="008A34FA" w:rsidRDefault="00243EDE" w:rsidP="00243EDE">
      <w:pPr>
        <w:rPr>
          <w:rFonts w:ascii="Aptos Narrow" w:hAnsi="Aptos Narrow"/>
          <w:lang w:eastAsia="ja-JP"/>
        </w:rPr>
      </w:pPr>
    </w:p>
    <w:p w14:paraId="6505DCA8" w14:textId="77777777" w:rsidR="00243EDE" w:rsidRPr="008A34FA" w:rsidRDefault="00243EDE" w:rsidP="0062169C">
      <w:pPr>
        <w:pStyle w:val="Heading2"/>
        <w:rPr>
          <w:rFonts w:ascii="Aptos Narrow" w:hAnsi="Aptos Narrow"/>
          <w:lang w:val="en-GB"/>
        </w:rPr>
      </w:pPr>
      <w:bookmarkStart w:id="933" w:name="_Toc231228637"/>
      <w:r w:rsidRPr="008A34FA">
        <w:rPr>
          <w:rFonts w:ascii="Aptos Narrow" w:hAnsi="Aptos Narrow"/>
        </w:rPr>
        <w:t>RF und Ethernet Kabel</w:t>
      </w:r>
      <w:bookmarkEnd w:id="933"/>
      <w:r w:rsidRPr="008A34FA">
        <w:rPr>
          <w:rFonts w:ascii="Aptos Narrow" w:hAnsi="Aptos Narrow"/>
          <w:lang w:val="en-GB"/>
        </w:rPr>
        <w:t> </w:t>
      </w:r>
    </w:p>
    <w:p w14:paraId="2CEF0C46" w14:textId="77777777" w:rsidR="00243EDE" w:rsidRPr="008A34FA" w:rsidRDefault="00243EDE" w:rsidP="00243EDE">
      <w:pPr>
        <w:rPr>
          <w:rFonts w:ascii="Aptos Narrow" w:hAnsi="Aptos Narrow"/>
          <w:lang w:eastAsia="ja-JP"/>
        </w:rPr>
      </w:pPr>
      <w:r w:rsidRPr="008A34FA">
        <w:rPr>
          <w:rFonts w:ascii="Aptos Narrow" w:hAnsi="Aptos Narrow"/>
          <w:lang w:eastAsia="ja-JP"/>
        </w:rPr>
        <w:t>Da sowohl RF- als auch Ethernet-Verkabelung von Stadler bereitgestellt wird, benötigt Nomad das Kabelplanungsdokument, um Kabellängen, Steckertypen, Pinbelegungen und Beschriftungen zu überprüfen. </w:t>
      </w:r>
    </w:p>
    <w:p w14:paraId="69B69AD7" w14:textId="77777777" w:rsidR="00243EDE" w:rsidRPr="008A34FA" w:rsidRDefault="00243EDE" w:rsidP="0062169C">
      <w:pPr>
        <w:pStyle w:val="Heading2"/>
        <w:rPr>
          <w:rFonts w:ascii="Aptos Narrow" w:hAnsi="Aptos Narrow"/>
          <w:lang w:val="de-AT"/>
        </w:rPr>
      </w:pPr>
      <w:bookmarkStart w:id="934" w:name="_Toc231228638"/>
      <w:r w:rsidRPr="008A34FA">
        <w:rPr>
          <w:rFonts w:ascii="Aptos Narrow" w:hAnsi="Aptos Narrow"/>
        </w:rPr>
        <w:lastRenderedPageBreak/>
        <w:t>TIA 568B Pinout Für Ethernet Kabel</w:t>
      </w:r>
      <w:bookmarkEnd w:id="934"/>
      <w:r w:rsidRPr="008A34FA">
        <w:rPr>
          <w:rFonts w:ascii="Aptos Narrow" w:hAnsi="Aptos Narrow"/>
          <w:lang w:val="de-AT"/>
        </w:rPr>
        <w:t> </w:t>
      </w:r>
    </w:p>
    <w:p w14:paraId="1D5F19E7"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2599C9B8" wp14:editId="448F7D92">
            <wp:extent cx="4076700" cy="2190750"/>
            <wp:effectExtent l="0" t="0" r="0" b="0"/>
            <wp:docPr id="1861148026" name="Picture 77"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A screenshot of a computer  Description automatically generated with medium confiden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76700" cy="2190750"/>
                    </a:xfrm>
                    <a:prstGeom prst="rect">
                      <a:avLst/>
                    </a:prstGeom>
                    <a:noFill/>
                    <a:ln>
                      <a:noFill/>
                    </a:ln>
                  </pic:spPr>
                </pic:pic>
              </a:graphicData>
            </a:graphic>
          </wp:inline>
        </w:drawing>
      </w:r>
      <w:r w:rsidRPr="008A34FA">
        <w:rPr>
          <w:rFonts w:ascii="Aptos Narrow" w:hAnsi="Aptos Narrow"/>
          <w:lang w:eastAsia="ja-JP"/>
        </w:rPr>
        <w:t> </w:t>
      </w:r>
    </w:p>
    <w:p w14:paraId="647166B1" w14:textId="77777777" w:rsidR="00243EDE" w:rsidRPr="008A34FA" w:rsidRDefault="00243EDE" w:rsidP="00243EDE">
      <w:pPr>
        <w:rPr>
          <w:rFonts w:ascii="Aptos Narrow" w:hAnsi="Aptos Narrow"/>
          <w:lang w:eastAsia="ja-JP"/>
        </w:rPr>
      </w:pPr>
      <w:r w:rsidRPr="008A34FA">
        <w:rPr>
          <w:rFonts w:ascii="Aptos Narrow" w:hAnsi="Aptos Narrow"/>
          <w:lang w:eastAsia="ja-JP"/>
        </w:rPr>
        <w:t>Die Netzwerkanschlüsse für alle Nomad-Komponenten folgen dem TIA 568B-Standard. </w:t>
      </w:r>
    </w:p>
    <w:p w14:paraId="6D7D81D8" w14:textId="77777777" w:rsidR="008920F3" w:rsidRPr="008A34FA" w:rsidRDefault="008920F3" w:rsidP="00243EDE">
      <w:pPr>
        <w:rPr>
          <w:rFonts w:ascii="Aptos Narrow" w:hAnsi="Aptos Narrow"/>
          <w:lang w:eastAsia="ja-JP"/>
        </w:rPr>
      </w:pPr>
    </w:p>
    <w:p w14:paraId="02EB2ABE" w14:textId="77777777" w:rsidR="00243EDE" w:rsidRPr="008A34FA" w:rsidRDefault="00243EDE" w:rsidP="0062169C">
      <w:pPr>
        <w:pStyle w:val="Heading2"/>
        <w:rPr>
          <w:rFonts w:ascii="Aptos Narrow" w:hAnsi="Aptos Narrow"/>
          <w:lang w:val="en-GB"/>
        </w:rPr>
      </w:pPr>
      <w:bookmarkStart w:id="935" w:name="_Toc231228639"/>
      <w:r w:rsidRPr="008A34FA">
        <w:rPr>
          <w:rFonts w:ascii="Aptos Narrow" w:hAnsi="Aptos Narrow"/>
        </w:rPr>
        <w:t>CCU: R5001C NMID 1138</w:t>
      </w:r>
      <w:bookmarkEnd w:id="935"/>
      <w:r w:rsidRPr="008A34FA">
        <w:rPr>
          <w:rFonts w:ascii="Aptos Narrow" w:hAnsi="Aptos Narrow"/>
          <w:lang w:val="en-GB"/>
        </w:rPr>
        <w:t> </w:t>
      </w:r>
    </w:p>
    <w:p w14:paraId="12D36476" w14:textId="77777777" w:rsidR="00871D24"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17DC6087" wp14:editId="475C6E3B">
            <wp:extent cx="3067050" cy="2863850"/>
            <wp:effectExtent l="0" t="0" r="0" b="0"/>
            <wp:docPr id="1949810917" name="Picture 76"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iagram, engineering drawing  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67050" cy="2863850"/>
                    </a:xfrm>
                    <a:prstGeom prst="rect">
                      <a:avLst/>
                    </a:prstGeom>
                    <a:noFill/>
                    <a:ln>
                      <a:noFill/>
                    </a:ln>
                  </pic:spPr>
                </pic:pic>
              </a:graphicData>
            </a:graphic>
          </wp:inline>
        </w:drawing>
      </w:r>
      <w:r w:rsidRPr="008A34FA">
        <w:rPr>
          <w:rFonts w:ascii="Aptos Narrow" w:hAnsi="Aptos Narrow"/>
          <w:lang w:eastAsia="ja-JP"/>
        </w:rPr>
        <w:t> </w:t>
      </w:r>
    </w:p>
    <w:p w14:paraId="52C1C781"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Beschreibung:</w:t>
      </w:r>
      <w:r w:rsidRPr="008A34FA">
        <w:rPr>
          <w:rFonts w:ascii="Aptos Narrow" w:hAnsi="Aptos Narrow"/>
          <w:lang w:eastAsia="ja-JP"/>
        </w:rPr>
        <w:t> </w:t>
      </w:r>
    </w:p>
    <w:p w14:paraId="6F0F7907" w14:textId="77777777" w:rsidR="00243EDE" w:rsidRPr="008A34FA" w:rsidRDefault="00243EDE" w:rsidP="00243EDE">
      <w:pPr>
        <w:rPr>
          <w:rFonts w:ascii="Aptos Narrow" w:hAnsi="Aptos Narrow"/>
          <w:lang w:eastAsia="ja-JP"/>
        </w:rPr>
      </w:pPr>
      <w:r w:rsidRPr="008A34FA">
        <w:rPr>
          <w:rFonts w:ascii="Aptos Narrow" w:hAnsi="Aptos Narrow"/>
          <w:lang w:eastAsia="ja-JP"/>
        </w:rPr>
        <w:t>R5001C 4U half-size Rack-Gehäuse mit eingebautem 250W-Netzteil mit fortschrittlicher Zündsteuerung, Lüftereinheiten und Ansaugfiltereinsatz. </w:t>
      </w:r>
    </w:p>
    <w:p w14:paraId="3FA2E13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Spezifikationen:</w:t>
      </w:r>
      <w:r w:rsidRPr="008A34FA">
        <w:rPr>
          <w:rFonts w:ascii="Aptos Narrow" w:hAnsi="Aptos Narrow"/>
          <w:lang w:val="en-GB" w:eastAsia="ja-JP"/>
        </w:rPr>
        <w:t> </w:t>
      </w:r>
    </w:p>
    <w:p w14:paraId="66A74642" w14:textId="77777777" w:rsidR="00243EDE" w:rsidRPr="008A34FA" w:rsidRDefault="00243EDE">
      <w:pPr>
        <w:numPr>
          <w:ilvl w:val="0"/>
          <w:numId w:val="44"/>
        </w:numPr>
        <w:rPr>
          <w:rFonts w:ascii="Aptos Narrow" w:hAnsi="Aptos Narrow"/>
          <w:lang w:eastAsia="ja-JP"/>
        </w:rPr>
      </w:pPr>
      <w:r w:rsidRPr="008A34FA">
        <w:rPr>
          <w:rFonts w:ascii="Aptos Narrow" w:hAnsi="Aptos Narrow"/>
          <w:lang w:eastAsia="ja-JP"/>
        </w:rPr>
        <w:t>4U Rack-Gehäuse mit 10 slots (44HP) </w:t>
      </w:r>
    </w:p>
    <w:p w14:paraId="3A3F4A2A" w14:textId="77777777" w:rsidR="00243EDE" w:rsidRPr="008A34FA" w:rsidRDefault="00243EDE">
      <w:pPr>
        <w:numPr>
          <w:ilvl w:val="0"/>
          <w:numId w:val="45"/>
        </w:numPr>
        <w:rPr>
          <w:rFonts w:ascii="Aptos Narrow" w:hAnsi="Aptos Narrow"/>
          <w:lang w:eastAsia="ja-JP"/>
        </w:rPr>
      </w:pPr>
      <w:r w:rsidRPr="008A34FA">
        <w:rPr>
          <w:rFonts w:ascii="Aptos Narrow" w:hAnsi="Aptos Narrow"/>
          <w:lang w:eastAsia="ja-JP"/>
        </w:rPr>
        <w:lastRenderedPageBreak/>
        <w:t>Rack-Gehäuse kann zwei unabhängige CPU-Systeme beherbergen, ein 6-Slot- und ein 4-Slot-System, die mit 4 Gigabit-LANs miteinander verbunden sind. </w:t>
      </w:r>
    </w:p>
    <w:p w14:paraId="290CEE39" w14:textId="77777777" w:rsidR="00243EDE" w:rsidRPr="008A34FA" w:rsidRDefault="00243EDE">
      <w:pPr>
        <w:numPr>
          <w:ilvl w:val="0"/>
          <w:numId w:val="46"/>
        </w:numPr>
        <w:rPr>
          <w:rFonts w:ascii="Aptos Narrow" w:hAnsi="Aptos Narrow"/>
          <w:lang w:eastAsia="ja-JP"/>
        </w:rPr>
      </w:pPr>
      <w:r w:rsidRPr="008A34FA">
        <w:rPr>
          <w:rFonts w:ascii="Aptos Narrow" w:hAnsi="Aptos Narrow"/>
          <w:lang w:eastAsia="ja-JP"/>
        </w:rPr>
        <w:t>Isoliertes 250W-Netzteil mit ultra-wide-range Spannungseingang von 16,8 bis 137,5VDC, der die meisten gängigen Bahnbatterieversorgungen 24/36/72/110VDC abdeckt. Erweiterte Zündsteuerung, die die Versorgungsspannung erkennt, um die Schwellenwerte automatisch einzustellen, Abschaltzeit konfigurierbar. </w:t>
      </w:r>
    </w:p>
    <w:p w14:paraId="701BC6B0" w14:textId="77777777" w:rsidR="00243EDE" w:rsidRPr="008A34FA" w:rsidRDefault="00243EDE">
      <w:pPr>
        <w:numPr>
          <w:ilvl w:val="0"/>
          <w:numId w:val="47"/>
        </w:numPr>
        <w:rPr>
          <w:rFonts w:ascii="Aptos Narrow" w:hAnsi="Aptos Narrow"/>
          <w:lang w:val="en-GB" w:eastAsia="ja-JP"/>
        </w:rPr>
      </w:pPr>
      <w:r w:rsidRPr="008A34FA">
        <w:rPr>
          <w:rFonts w:ascii="Aptos Narrow" w:hAnsi="Aptos Narrow"/>
          <w:lang w:eastAsia="ja-JP"/>
        </w:rPr>
        <w:t>Leistungsaufnahme (Lüfter): Max. 12 Watt.</w:t>
      </w:r>
      <w:r w:rsidRPr="008A34FA">
        <w:rPr>
          <w:rFonts w:ascii="Aptos Narrow" w:hAnsi="Aptos Narrow"/>
          <w:lang w:val="en-GB" w:eastAsia="ja-JP"/>
        </w:rPr>
        <w:t> </w:t>
      </w:r>
    </w:p>
    <w:p w14:paraId="74A240CD" w14:textId="77777777" w:rsidR="00243EDE" w:rsidRPr="008A34FA" w:rsidRDefault="00243EDE">
      <w:pPr>
        <w:numPr>
          <w:ilvl w:val="0"/>
          <w:numId w:val="48"/>
        </w:numPr>
        <w:rPr>
          <w:rFonts w:ascii="Aptos Narrow" w:hAnsi="Aptos Narrow"/>
          <w:lang w:eastAsia="ja-JP"/>
        </w:rPr>
      </w:pPr>
      <w:r w:rsidRPr="008A34FA">
        <w:rPr>
          <w:rFonts w:ascii="Aptos Narrow" w:hAnsi="Aptos Narrow"/>
          <w:lang w:eastAsia="ja-JP"/>
        </w:rPr>
        <w:t>Das Kühlsystem besteht aus zwei langlebigen Lüftereinheiten und einer waschbaren und wiederverwendbaren Ansaugfilterschale. </w:t>
      </w:r>
    </w:p>
    <w:p w14:paraId="0F9CE3D9" w14:textId="77777777" w:rsidR="00243EDE" w:rsidRPr="008A34FA" w:rsidRDefault="00243EDE" w:rsidP="00243EDE">
      <w:pPr>
        <w:rPr>
          <w:rFonts w:ascii="Aptos Narrow" w:hAnsi="Aptos Narrow"/>
          <w:lang w:eastAsia="ja-JP"/>
        </w:rPr>
      </w:pPr>
      <w:r w:rsidRPr="008A34FA">
        <w:rPr>
          <w:rFonts w:ascii="Aptos Narrow" w:hAnsi="Aptos Narrow"/>
          <w:lang w:eastAsia="ja-JP"/>
        </w:rPr>
        <w:t>Die tatsächliche Hardwarekonfiguration der CCU umfasst: </w:t>
      </w:r>
    </w:p>
    <w:p w14:paraId="10DDBA8D" w14:textId="77777777" w:rsidR="00243EDE" w:rsidRPr="008A34FA" w:rsidRDefault="00243EDE" w:rsidP="00243EDE">
      <w:pPr>
        <w:rPr>
          <w:rFonts w:ascii="Aptos Narrow" w:hAnsi="Aptos Narrow"/>
          <w:lang w:val="pt-PT" w:eastAsia="ja-JP"/>
        </w:rPr>
      </w:pPr>
      <w:r w:rsidRPr="008A34FA">
        <w:rPr>
          <w:rFonts w:ascii="Aptos Narrow" w:hAnsi="Aptos Narrow"/>
          <w:b/>
          <w:bCs/>
          <w:lang w:val="pt-PT" w:eastAsia="ja-JP"/>
        </w:rPr>
        <w:t>2x CPU blades: cPCI-A3535ND2 (NMID1057):</w:t>
      </w:r>
      <w:r w:rsidRPr="008A34FA">
        <w:rPr>
          <w:rFonts w:ascii="Aptos Narrow" w:hAnsi="Aptos Narrow"/>
          <w:lang w:val="pt-PT" w:eastAsia="ja-JP"/>
        </w:rPr>
        <w:t> </w:t>
      </w:r>
    </w:p>
    <w:p w14:paraId="254A67F9" w14:textId="77777777" w:rsidR="00243EDE" w:rsidRPr="008A34FA" w:rsidRDefault="00243EDE" w:rsidP="00243EDE">
      <w:pPr>
        <w:rPr>
          <w:rFonts w:ascii="Aptos Narrow" w:hAnsi="Aptos Narrow"/>
          <w:lang w:eastAsia="ja-JP"/>
        </w:rPr>
      </w:pPr>
      <w:r w:rsidRPr="008A34FA">
        <w:rPr>
          <w:rFonts w:ascii="Aptos Narrow" w:hAnsi="Aptos Narrow"/>
          <w:lang w:eastAsia="ja-JP"/>
        </w:rPr>
        <w:t>Formfaktor: 3U / 8HP (2 slots) CPCI-S.0 mit Feststellgriff </w:t>
      </w:r>
    </w:p>
    <w:p w14:paraId="3283908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 xml:space="preserve">CPU System: CPU blade basierent auf 11th Generation Intel® 64bit Xeon® W-11555MRE CPU, 6 Core, 12T, 12MB Cache, 2.6/4.5GHz, Intel® RM590E chipset. </w:t>
      </w:r>
      <w:r w:rsidRPr="008A34FA">
        <w:rPr>
          <w:rFonts w:ascii="Aptos Narrow" w:hAnsi="Aptos Narrow"/>
          <w:lang w:val="en-GB" w:eastAsia="ja-JP"/>
        </w:rPr>
        <w:t>Supports Intel® Virtualization Technology VT-x (EPT/SLAT) und VT-d System Management: Intel® Active Management Technology, AMI UEFI Firmware  </w:t>
      </w:r>
    </w:p>
    <w:p w14:paraId="7C4B5E8E" w14:textId="77777777" w:rsidR="00243EDE" w:rsidRPr="008A34FA" w:rsidRDefault="00243EDE" w:rsidP="00243EDE">
      <w:pPr>
        <w:rPr>
          <w:rFonts w:ascii="Aptos Narrow" w:hAnsi="Aptos Narrow"/>
          <w:lang w:val="pt-PT" w:eastAsia="ja-JP"/>
        </w:rPr>
      </w:pPr>
      <w:r w:rsidRPr="008A34FA">
        <w:rPr>
          <w:rFonts w:ascii="Aptos Narrow" w:hAnsi="Aptos Narrow"/>
          <w:lang w:val="pt-PT" w:eastAsia="ja-JP"/>
        </w:rPr>
        <w:t>RAM: 64GB DDR4-3200 ECC SODIMM RAM  </w:t>
      </w:r>
    </w:p>
    <w:p w14:paraId="7277688A"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Security: TPM2.0, Safe boot </w:t>
      </w:r>
    </w:p>
    <w:p w14:paraId="69F2792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Front Interfaces ETH: 2x 10GBase-T Ethernet ports, M12 X-coded connectors Front service ports: 1x 1GbE with Intel® AMT (RJ45), 1x USB3.2 and 1x USB-C (Management port with Video output) </w:t>
      </w:r>
    </w:p>
    <w:p w14:paraId="161FCE14" w14:textId="77777777" w:rsidR="00243EDE" w:rsidRPr="008A34FA" w:rsidRDefault="00243EDE" w:rsidP="00243EDE">
      <w:pPr>
        <w:rPr>
          <w:rFonts w:ascii="Aptos Narrow" w:hAnsi="Aptos Narrow"/>
          <w:lang w:val="pt-PT" w:eastAsia="ja-JP"/>
        </w:rPr>
      </w:pPr>
      <w:r w:rsidRPr="008A34FA">
        <w:rPr>
          <w:rFonts w:ascii="Aptos Narrow" w:hAnsi="Aptos Narrow"/>
          <w:b/>
          <w:bCs/>
          <w:lang w:val="pt-PT" w:eastAsia="ja-JP"/>
        </w:rPr>
        <w:t>2x Modem Carrier blades: cPCI-A3W10ND1 (NMID1063):</w:t>
      </w:r>
      <w:r w:rsidRPr="008A34FA">
        <w:rPr>
          <w:rFonts w:ascii="Aptos Narrow" w:hAnsi="Aptos Narrow"/>
          <w:lang w:val="pt-PT" w:eastAsia="ja-JP"/>
        </w:rPr>
        <w:t> </w:t>
      </w:r>
    </w:p>
    <w:p w14:paraId="5D318C1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Formfactor: 3U / 8HP (2 slots) CPCI-S.0 with locking handle  </w:t>
      </w:r>
    </w:p>
    <w:p w14:paraId="50D90CE0"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Beschreibung: 5G NR Modem Carrier blade für 2x M.2 slots for 5G NR Sub-6G 4x4 MIMO modems, 1x mPCIe slot für GNSS receiver oder Wi-Fi2/5 2x2/3x3/4x4MIMO modem, -40°C to +70°C  </w:t>
      </w:r>
    </w:p>
    <w:p w14:paraId="31CFCD22" w14:textId="77777777" w:rsidR="00243EDE" w:rsidRPr="00C9532B" w:rsidRDefault="00243EDE" w:rsidP="00243EDE">
      <w:pPr>
        <w:rPr>
          <w:rFonts w:ascii="Aptos Narrow" w:hAnsi="Aptos Narrow"/>
          <w:lang w:val="en-GB" w:eastAsia="ja-JP"/>
          <w:rPrChange w:id="936" w:author="Abbas Rizvi" w:date="2026-07-14T18:58:00Z" w16du:dateUtc="2026-07-14T16:58:00Z">
            <w:rPr>
              <w:rFonts w:ascii="Aptos Narrow" w:hAnsi="Aptos Narrow"/>
              <w:lang w:val="de-DE" w:eastAsia="ja-JP"/>
            </w:rPr>
          </w:rPrChange>
        </w:rPr>
      </w:pPr>
      <w:r w:rsidRPr="00C9532B">
        <w:rPr>
          <w:rFonts w:ascii="Aptos Narrow" w:hAnsi="Aptos Narrow"/>
          <w:lang w:val="en-GB" w:eastAsia="ja-JP"/>
          <w:rPrChange w:id="937" w:author="Abbas Rizvi" w:date="2026-07-14T18:58:00Z" w16du:dateUtc="2026-07-14T16:58:00Z">
            <w:rPr>
              <w:rFonts w:ascii="Aptos Narrow" w:hAnsi="Aptos Narrow"/>
              <w:lang w:val="de-DE" w:eastAsia="ja-JP"/>
            </w:rPr>
          </w:rPrChange>
        </w:rPr>
        <w:t>Modem Interfaces: 2x M.2 B-Key slots mit USB3.2 and PCIe 3.0 x1 für Modembetrieb mit beiden USB3.2 und PCIe x1; 1x Mini card PCIe slot mit USB2.0 and PCIe 3.0 x1  </w:t>
      </w:r>
    </w:p>
    <w:p w14:paraId="0BFD7070" w14:textId="77777777" w:rsidR="00243EDE" w:rsidRPr="00C9532B" w:rsidRDefault="00243EDE" w:rsidP="00243EDE">
      <w:pPr>
        <w:rPr>
          <w:rFonts w:ascii="Aptos Narrow" w:hAnsi="Aptos Narrow"/>
          <w:lang w:val="en-GB" w:eastAsia="ja-JP"/>
          <w:rPrChange w:id="938" w:author="Abbas Rizvi" w:date="2026-07-14T18:58:00Z" w16du:dateUtc="2026-07-14T16:58:00Z">
            <w:rPr>
              <w:rFonts w:ascii="Aptos Narrow" w:hAnsi="Aptos Narrow"/>
              <w:lang w:val="de-DE" w:eastAsia="ja-JP"/>
            </w:rPr>
          </w:rPrChange>
        </w:rPr>
      </w:pPr>
      <w:r w:rsidRPr="00C9532B">
        <w:rPr>
          <w:rFonts w:ascii="Aptos Narrow" w:hAnsi="Aptos Narrow"/>
          <w:lang w:val="en-GB" w:eastAsia="ja-JP"/>
          <w:rPrChange w:id="939" w:author="Abbas Rizvi" w:date="2026-07-14T18:58:00Z" w16du:dateUtc="2026-07-14T16:58:00Z">
            <w:rPr>
              <w:rFonts w:ascii="Aptos Narrow" w:hAnsi="Aptos Narrow"/>
              <w:lang w:val="de-DE" w:eastAsia="ja-JP"/>
            </w:rPr>
          </w:rPrChange>
        </w:rPr>
        <w:t>SIM Interface: 8x sockets für 3FF microSIM (ISO/IEC 7810) und 2x eUICC MFF2 verlötet in eSIMs, konfiguriert als gemultiplexte SIM-Farm  </w:t>
      </w:r>
    </w:p>
    <w:p w14:paraId="14CF3F6C" w14:textId="77777777" w:rsidR="00243EDE" w:rsidRPr="008A34FA" w:rsidRDefault="00243EDE" w:rsidP="00243EDE">
      <w:pPr>
        <w:rPr>
          <w:rFonts w:ascii="Aptos Narrow" w:hAnsi="Aptos Narrow"/>
          <w:lang w:eastAsia="ja-JP"/>
        </w:rPr>
      </w:pPr>
      <w:r w:rsidRPr="008A34FA">
        <w:rPr>
          <w:rFonts w:ascii="Aptos Narrow" w:hAnsi="Aptos Narrow"/>
          <w:lang w:eastAsia="ja-JP"/>
        </w:rPr>
        <w:t>Antennenschnittstellen: 12x QMA Jack kompatible Antennenanschlüsse auf der Vorderseite </w:t>
      </w:r>
    </w:p>
    <w:p w14:paraId="6DC0D7B1"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4x 5G Modems: Telit FN990A28 Modem oder vergleichbar</w:t>
      </w:r>
      <w:r w:rsidRPr="008A34FA">
        <w:rPr>
          <w:rFonts w:ascii="Aptos Narrow" w:hAnsi="Aptos Narrow"/>
          <w:lang w:eastAsia="ja-JP"/>
        </w:rPr>
        <w:t> </w:t>
      </w:r>
    </w:p>
    <w:p w14:paraId="1A1F89C1" w14:textId="77777777" w:rsidR="00243EDE" w:rsidRPr="008A34FA" w:rsidRDefault="00243EDE">
      <w:pPr>
        <w:numPr>
          <w:ilvl w:val="0"/>
          <w:numId w:val="49"/>
        </w:numPr>
        <w:rPr>
          <w:rFonts w:ascii="Aptos Narrow" w:hAnsi="Aptos Narrow"/>
          <w:lang w:val="en-GB" w:eastAsia="ja-JP"/>
        </w:rPr>
      </w:pPr>
      <w:r w:rsidRPr="008A34FA">
        <w:rPr>
          <w:rFonts w:ascii="Aptos Narrow" w:hAnsi="Aptos Narrow"/>
          <w:lang w:eastAsia="ja-JP"/>
        </w:rPr>
        <w:t>Formfaktor: M.2 </w:t>
      </w:r>
      <w:r w:rsidRPr="008A34FA">
        <w:rPr>
          <w:rFonts w:ascii="Aptos Narrow" w:hAnsi="Aptos Narrow"/>
          <w:lang w:val="en-GB" w:eastAsia="ja-JP"/>
        </w:rPr>
        <w:t> </w:t>
      </w:r>
    </w:p>
    <w:p w14:paraId="46F46CAE" w14:textId="77777777" w:rsidR="00243EDE" w:rsidRPr="008A34FA" w:rsidRDefault="00243EDE">
      <w:pPr>
        <w:numPr>
          <w:ilvl w:val="0"/>
          <w:numId w:val="50"/>
        </w:numPr>
        <w:rPr>
          <w:rFonts w:ascii="Aptos Narrow" w:hAnsi="Aptos Narrow"/>
          <w:lang w:eastAsia="ja-JP"/>
        </w:rPr>
      </w:pPr>
      <w:r w:rsidRPr="008A34FA">
        <w:rPr>
          <w:rFonts w:ascii="Aptos Narrow" w:hAnsi="Aptos Narrow"/>
          <w:lang w:eastAsia="ja-JP"/>
        </w:rPr>
        <w:t>5G Sub-6G Modem basierent auf den Qualcomm SDX62 Chip </w:t>
      </w:r>
    </w:p>
    <w:p w14:paraId="29FA3890" w14:textId="77777777" w:rsidR="00243EDE" w:rsidRPr="008A34FA" w:rsidRDefault="00243EDE">
      <w:pPr>
        <w:numPr>
          <w:ilvl w:val="0"/>
          <w:numId w:val="51"/>
        </w:numPr>
        <w:rPr>
          <w:rFonts w:ascii="Aptos Narrow" w:hAnsi="Aptos Narrow"/>
          <w:lang w:eastAsia="ja-JP"/>
        </w:rPr>
      </w:pPr>
      <w:r w:rsidRPr="008A34FA">
        <w:rPr>
          <w:rFonts w:ascii="Aptos Narrow" w:hAnsi="Aptos Narrow"/>
          <w:lang w:eastAsia="ja-JP"/>
        </w:rPr>
        <w:t>Unterstützt 5G sub-6 FDD und TDD für den weltweiten Einsatz. </w:t>
      </w:r>
    </w:p>
    <w:p w14:paraId="7F58AE9F" w14:textId="77777777" w:rsidR="00243EDE" w:rsidRPr="008A34FA" w:rsidRDefault="00243EDE">
      <w:pPr>
        <w:numPr>
          <w:ilvl w:val="0"/>
          <w:numId w:val="52"/>
        </w:numPr>
        <w:rPr>
          <w:rFonts w:ascii="Aptos Narrow" w:hAnsi="Aptos Narrow"/>
          <w:lang w:eastAsia="ja-JP"/>
        </w:rPr>
      </w:pPr>
      <w:r w:rsidRPr="008A34FA">
        <w:rPr>
          <w:rFonts w:ascii="Aptos Narrow" w:hAnsi="Aptos Narrow"/>
          <w:lang w:eastAsia="ja-JP"/>
        </w:rPr>
        <w:lastRenderedPageBreak/>
        <w:t>Unterstützt SA und NSA Betrieb und 5G-Kernnetz Opt. 3a/3x und Opt. 2 für vollständige Netzwerkkompatibilität. </w:t>
      </w:r>
    </w:p>
    <w:p w14:paraId="08300074" w14:textId="77777777" w:rsidR="00243EDE" w:rsidRPr="008A34FA" w:rsidRDefault="00243EDE">
      <w:pPr>
        <w:numPr>
          <w:ilvl w:val="0"/>
          <w:numId w:val="53"/>
        </w:numPr>
        <w:rPr>
          <w:rFonts w:ascii="Aptos Narrow" w:hAnsi="Aptos Narrow"/>
          <w:lang w:eastAsia="ja-JP"/>
        </w:rPr>
      </w:pPr>
      <w:r w:rsidRPr="008A34FA">
        <w:rPr>
          <w:rFonts w:ascii="Aptos Narrow" w:hAnsi="Aptos Narrow"/>
          <w:lang w:eastAsia="ja-JP"/>
        </w:rPr>
        <w:t>Unterstützt neueste Generation 4G und 5G Rel 16 </w:t>
      </w:r>
    </w:p>
    <w:p w14:paraId="348E0AD4" w14:textId="77777777" w:rsidR="00243EDE" w:rsidRPr="008A34FA" w:rsidRDefault="00243EDE">
      <w:pPr>
        <w:numPr>
          <w:ilvl w:val="0"/>
          <w:numId w:val="54"/>
        </w:numPr>
        <w:rPr>
          <w:rFonts w:ascii="Aptos Narrow" w:hAnsi="Aptos Narrow"/>
          <w:lang w:eastAsia="ja-JP"/>
        </w:rPr>
      </w:pPr>
      <w:r w:rsidRPr="008A34FA">
        <w:rPr>
          <w:rFonts w:ascii="Aptos Narrow" w:hAnsi="Aptos Narrow"/>
          <w:lang w:eastAsia="ja-JP"/>
        </w:rPr>
        <w:t>Unterstützt 4G Cat 19 bis zu 5xCA, übereinstimmend mit 3GPP Release 13. </w:t>
      </w:r>
    </w:p>
    <w:p w14:paraId="484232B1" w14:textId="77777777" w:rsidR="00243EDE" w:rsidRPr="008A34FA" w:rsidRDefault="00243EDE">
      <w:pPr>
        <w:numPr>
          <w:ilvl w:val="0"/>
          <w:numId w:val="55"/>
        </w:numPr>
        <w:rPr>
          <w:rFonts w:ascii="Aptos Narrow" w:hAnsi="Aptos Narrow"/>
          <w:lang w:eastAsia="ja-JP"/>
        </w:rPr>
      </w:pPr>
      <w:r w:rsidRPr="008A34FA">
        <w:rPr>
          <w:rFonts w:ascii="Aptos Narrow" w:hAnsi="Aptos Narrow"/>
          <w:lang w:eastAsia="ja-JP"/>
        </w:rPr>
        <w:t>Unterstützt 3G HSPA+ Rel 8 für den fallback auf alte Netze. </w:t>
      </w:r>
    </w:p>
    <w:p w14:paraId="2E9F9BAD"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2x GPS Modems: GNSS Receiver basierent auf uBlox NEO-M8L 72 channel GPS receiver</w:t>
      </w:r>
      <w:r w:rsidRPr="008A34FA">
        <w:rPr>
          <w:rFonts w:ascii="Aptos Narrow" w:hAnsi="Aptos Narrow"/>
          <w:lang w:val="en-GB" w:eastAsia="ja-JP"/>
        </w:rPr>
        <w:t> </w:t>
      </w:r>
    </w:p>
    <w:p w14:paraId="3C23FA7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Formfaktor: PCI Express Mini Card </w:t>
      </w:r>
    </w:p>
    <w:p w14:paraId="4B4D618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Beschreibung: GNSS Receiver basierent auf uBlox NEO-M8L 72 channel receiver, unterstützt beides SBAS und Dead Reckoning </w:t>
      </w:r>
    </w:p>
    <w:p w14:paraId="72A45DB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2x 1 TB SSD hard drives</w:t>
      </w:r>
      <w:r w:rsidRPr="008A34FA">
        <w:rPr>
          <w:rFonts w:ascii="Aptos Narrow" w:hAnsi="Aptos Narrow"/>
          <w:lang w:eastAsia="ja-JP"/>
        </w:rPr>
        <w:t> </w:t>
      </w:r>
    </w:p>
    <w:p w14:paraId="66727083" w14:textId="367C64F8" w:rsidR="00243EDE" w:rsidRPr="008A34FA" w:rsidRDefault="00243EDE" w:rsidP="00243EDE">
      <w:pPr>
        <w:rPr>
          <w:rFonts w:ascii="Aptos Narrow" w:hAnsi="Aptos Narrow"/>
          <w:lang w:eastAsia="ja-JP"/>
        </w:rPr>
      </w:pPr>
      <w:r w:rsidRPr="008A34FA">
        <w:rPr>
          <w:rFonts w:ascii="Aptos Narrow" w:hAnsi="Aptos Narrow"/>
          <w:lang w:eastAsia="ja-JP"/>
        </w:rPr>
        <w:t xml:space="preserve">Das Datenblatt sowie 2D- und 3D-Zeichnungen für den R5001C finden Sie auf dem folgenden ÖBB </w:t>
      </w:r>
      <w:hyperlink r:id="rId75" w:history="1">
        <w:r w:rsidRPr="008A34FA">
          <w:rPr>
            <w:rStyle w:val="Hyperlink"/>
            <w:rFonts w:ascii="Aptos Narrow" w:hAnsi="Aptos Narrow" w:cs="Cordia New"/>
            <w:lang w:eastAsia="ja-JP"/>
          </w:rPr>
          <w:t>SharePoint-Link</w:t>
        </w:r>
      </w:hyperlink>
      <w:r w:rsidRPr="008A34FA">
        <w:rPr>
          <w:rFonts w:ascii="Aptos Narrow" w:hAnsi="Aptos Narrow"/>
          <w:lang w:eastAsia="ja-JP"/>
        </w:rPr>
        <w:t>. </w:t>
      </w:r>
    </w:p>
    <w:p w14:paraId="4F5349C6" w14:textId="3549B6FC" w:rsidR="00243EDE" w:rsidRPr="008A34FA" w:rsidRDefault="0046075E" w:rsidP="0013714E">
      <w:pPr>
        <w:pStyle w:val="Heading3"/>
        <w:rPr>
          <w:rFonts w:ascii="Aptos Narrow" w:hAnsi="Aptos Narrow"/>
          <w:lang w:val="en-GB" w:eastAsia="ja-JP"/>
        </w:rPr>
      </w:pPr>
      <w:bookmarkStart w:id="940" w:name="_Toc231228640"/>
      <w:r w:rsidRPr="008A34FA">
        <w:rPr>
          <w:rFonts w:ascii="Aptos Narrow" w:hAnsi="Aptos Narrow"/>
          <w:lang w:eastAsia="ja-JP"/>
        </w:rPr>
        <w:t xml:space="preserve">StromversOrgung Und </w:t>
      </w:r>
      <w:ins w:id="941" w:author="Leitner Michael (PV)" w:date="2026-06-16T16:56:00Z" w16du:dateUtc="2026-06-16T14:56:00Z">
        <w:r w:rsidRPr="008A34FA">
          <w:rPr>
            <w:rFonts w:ascii="Aptos Narrow" w:hAnsi="Aptos Narrow"/>
            <w:lang w:val="en-GB" w:eastAsia="ja-JP"/>
          </w:rPr>
          <w:t>IGNITION Singal</w:t>
        </w:r>
      </w:ins>
      <w:del w:id="942" w:author="Leitner Michael (PV)" w:date="2026-06-16T16:56:00Z" w16du:dateUtc="2026-06-16T14:56:00Z">
        <w:r w:rsidRPr="008A34FA">
          <w:rPr>
            <w:rFonts w:ascii="Aptos Narrow" w:hAnsi="Aptos Narrow"/>
            <w:lang w:eastAsia="ja-JP"/>
          </w:rPr>
          <w:delText>Zündung</w:delText>
        </w:r>
      </w:del>
      <w:bookmarkEnd w:id="940"/>
    </w:p>
    <w:p w14:paraId="49421841" w14:textId="77777777" w:rsidR="00243EDE" w:rsidRPr="008A34FA" w:rsidRDefault="00243EDE" w:rsidP="00243EDE">
      <w:pPr>
        <w:rPr>
          <w:rFonts w:ascii="Aptos Narrow" w:hAnsi="Aptos Narrow"/>
          <w:lang w:eastAsia="ja-JP"/>
        </w:rPr>
      </w:pPr>
      <w:r w:rsidRPr="008A34FA">
        <w:rPr>
          <w:rFonts w:ascii="Aptos Narrow" w:hAnsi="Aptos Narrow"/>
          <w:lang w:eastAsia="ja-JP"/>
        </w:rPr>
        <w:t>Die Einheit R5001 ist mit einem leitungsgekühlten, galvanisch isolierten 250W-Netzteil ausgestattet, das einen extrem weiten Eingangsspannungsbereich abdeckt und die in der EN50155 spezifizierten Batteriespannungen von 24/36/72/110VDC (16,8 bis 137,5VDC) akzeptiert. Das Netzteil unterstützt eine fortschrittliche Zündsteuerung mit konfigurierbarem Ausschalttimer. </w:t>
      </w:r>
    </w:p>
    <w:p w14:paraId="07A961F7" w14:textId="77777777" w:rsidR="00243EDE" w:rsidRPr="008A34FA" w:rsidRDefault="00243EDE" w:rsidP="00243EDE">
      <w:pPr>
        <w:rPr>
          <w:rFonts w:ascii="Aptos Narrow" w:hAnsi="Aptos Narrow"/>
          <w:lang w:eastAsia="ja-JP"/>
        </w:rPr>
      </w:pPr>
      <w:r w:rsidRPr="008A34FA">
        <w:rPr>
          <w:rFonts w:ascii="Aptos Narrow" w:hAnsi="Aptos Narrow"/>
          <w:lang w:eastAsia="ja-JP"/>
        </w:rPr>
        <w:t>Das Zündsignal (ignition signal) kann für folgende Aufgaben im Energiemanagement verwendet werden: </w:t>
      </w:r>
    </w:p>
    <w:p w14:paraId="081FE6DF" w14:textId="77777777" w:rsidR="00243EDE" w:rsidRPr="008A34FA" w:rsidRDefault="00243EDE" w:rsidP="00243EDE">
      <w:pPr>
        <w:rPr>
          <w:rFonts w:ascii="Aptos Narrow" w:hAnsi="Aptos Narrow"/>
          <w:lang w:eastAsia="ja-JP"/>
        </w:rPr>
      </w:pPr>
      <w:r w:rsidRPr="008A34FA">
        <w:rPr>
          <w:rFonts w:ascii="Aptos Narrow" w:hAnsi="Aptos Narrow"/>
          <w:lang w:eastAsia="ja-JP"/>
        </w:rPr>
        <w:t>Automatisches Hochfahren bei Erkennung des Zündsignals, Zündspannung &gt;70% von Vin_positive → System EIN </w:t>
      </w:r>
    </w:p>
    <w:p w14:paraId="4AE8BDF2" w14:textId="77777777" w:rsidR="00243EDE" w:rsidRPr="008A34FA" w:rsidRDefault="00243EDE" w:rsidP="00243EDE">
      <w:pPr>
        <w:rPr>
          <w:rFonts w:ascii="Aptos Narrow" w:hAnsi="Aptos Narrow"/>
          <w:lang w:eastAsia="ja-JP"/>
        </w:rPr>
      </w:pPr>
      <w:r w:rsidRPr="008A34FA">
        <w:rPr>
          <w:rFonts w:ascii="Aptos Narrow" w:hAnsi="Aptos Narrow"/>
          <w:lang w:eastAsia="ja-JP"/>
        </w:rPr>
        <w:t>Gesteuertes Ausschalten bei Erkennung des Zündsignals, einschließlich programmierbarem Ausschaltverzögerung. Zündspannung &lt;20% von Vin_positive → System AUS. Ausschaltverzögerung einstellbar: 1, 4, 10, 15 Minuten </w:t>
      </w:r>
    </w:p>
    <w:p w14:paraId="5DCBCAF3" w14:textId="77777777" w:rsidR="0046075E" w:rsidRPr="008A34FA" w:rsidRDefault="0046075E" w:rsidP="00243EDE">
      <w:pPr>
        <w:rPr>
          <w:rFonts w:ascii="Aptos Narrow" w:hAnsi="Aptos Narrow"/>
          <w:b/>
          <w:bCs/>
          <w:lang w:eastAsia="ja-JP"/>
        </w:rPr>
      </w:pPr>
      <w:r w:rsidRPr="008A34FA">
        <w:rPr>
          <w:rFonts w:ascii="Aptos Narrow" w:hAnsi="Aptos Narrow"/>
          <w:b/>
          <w:bCs/>
          <w:lang w:eastAsia="ja-JP"/>
        </w:rPr>
        <w:t>Stromanschlussstecker:</w:t>
      </w:r>
    </w:p>
    <w:p w14:paraId="6E35A48A" w14:textId="77777777" w:rsidR="00243EDE" w:rsidRPr="008A34FA" w:rsidRDefault="00243EDE" w:rsidP="00243EDE">
      <w:pPr>
        <w:rPr>
          <w:rFonts w:ascii="Aptos Narrow" w:hAnsi="Aptos Narrow"/>
          <w:lang w:eastAsia="ja-JP"/>
        </w:rPr>
      </w:pPr>
      <w:r w:rsidRPr="008A34FA">
        <w:rPr>
          <w:rFonts w:ascii="Aptos Narrow" w:hAnsi="Aptos Narrow"/>
          <w:lang w:eastAsia="ja-JP"/>
        </w:rPr>
        <w:t>Der Stromversorgungsstecker des R5001c CCU ist ein Phoenix Contact HC-D7, 4-poliger Stecker, bestehend aus: HC-Q03-I-CT-M (Phoenix 141996) Steckereinsatz, CK4,0-ED-2,50ST AG (Phoenix 1663242) 2,5mm² männliche Crimpkontakte, HC-STA-D07-BWS-EL-AL (Phoenix 1419249) Steckergehäuse </w:t>
      </w:r>
    </w:p>
    <w:p w14:paraId="1AF6414A" w14:textId="77777777" w:rsidR="00243EDE" w:rsidRPr="008A34FA" w:rsidRDefault="00243EDE" w:rsidP="00243EDE">
      <w:pPr>
        <w:rPr>
          <w:rFonts w:ascii="Aptos Narrow" w:hAnsi="Aptos Narrow"/>
          <w:lang w:eastAsia="ja-JP"/>
        </w:rPr>
      </w:pPr>
      <w:r w:rsidRPr="008A34FA">
        <w:rPr>
          <w:rFonts w:ascii="Aptos Narrow" w:hAnsi="Aptos Narrow"/>
          <w:lang w:eastAsia="ja-JP"/>
        </w:rPr>
        <w:t>Der passende Phoenix Contact HC-D7 Kabelstecker muss bestehen aus: HC-Q03-I-CT-F (Phoenix 1419897) Steckereinsatz, CK4,0-ED-2,50BU AG (Phoenix 1663284) 2,5mm² weibliche Crimpkontakte und ein passendes Steckergehäuse, z.B. das HC-STA-D07-HHFS-1STP11-EL-AL [PG11 Kabelverschraubung] (Phoenix 1419237) oder das HC-STA-D07-HHFS-1STM20-EL-AL [M20 Kabelverschraubung] (Phoenix 1419235). </w:t>
      </w:r>
    </w:p>
    <w:p w14:paraId="743370CC"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Die Pinbelegung des Stromversorgungssteckers ist unten dargestellt.</w:t>
      </w:r>
      <w:r w:rsidRPr="008A34FA">
        <w:rPr>
          <w:rFonts w:ascii="Aptos Narrow" w:hAnsi="Aptos Narrow"/>
          <w:noProof/>
          <w:lang w:val="en-GB" w:eastAsia="ja-JP"/>
        </w:rPr>
        <w:drawing>
          <wp:inline distT="0" distB="0" distL="0" distR="0" wp14:anchorId="7C6FD5DC" wp14:editId="06675159">
            <wp:extent cx="2971800" cy="1092200"/>
            <wp:effectExtent l="0" t="0" r="0" b="0"/>
            <wp:docPr id="1322184181" name="Picture 75" descr="A diagram of a devi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4181" name="Picture 75" descr="A diagram of a device  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71800" cy="1092200"/>
                    </a:xfrm>
                    <a:prstGeom prst="rect">
                      <a:avLst/>
                    </a:prstGeom>
                    <a:noFill/>
                    <a:ln>
                      <a:noFill/>
                    </a:ln>
                  </pic:spPr>
                </pic:pic>
              </a:graphicData>
            </a:graphic>
          </wp:inline>
        </w:drawing>
      </w:r>
      <w:r w:rsidRPr="008A34FA">
        <w:rPr>
          <w:rFonts w:ascii="Aptos Narrow" w:hAnsi="Aptos Narrow"/>
          <w:lang w:eastAsia="ja-JP"/>
        </w:rPr>
        <w:t> </w:t>
      </w:r>
    </w:p>
    <w:p w14:paraId="747B35CC" w14:textId="77777777" w:rsidR="00243EDE" w:rsidRPr="008A34FA" w:rsidRDefault="00243EDE" w:rsidP="00243EDE">
      <w:pPr>
        <w:rPr>
          <w:rFonts w:ascii="Aptos Narrow" w:hAnsi="Aptos Narrow"/>
          <w:lang w:eastAsia="ja-JP"/>
        </w:rPr>
      </w:pPr>
      <w:r w:rsidRPr="008A34FA">
        <w:rPr>
          <w:rFonts w:ascii="Aptos Narrow" w:hAnsi="Aptos Narrow"/>
          <w:lang w:eastAsia="ja-JP"/>
        </w:rPr>
        <w:t>Die weitere Ausgestaltung der Funktionalität des Zündsignals und bei welcher Abschaltstufe dies empfangen wird, wird in der detaillierten Entwurfsüberprüfungsphase besprochen. </w:t>
      </w:r>
    </w:p>
    <w:p w14:paraId="35CBBE55" w14:textId="77777777" w:rsidR="00243EDE" w:rsidRPr="008A34FA" w:rsidRDefault="00243EDE" w:rsidP="00243EDE">
      <w:pPr>
        <w:rPr>
          <w:rFonts w:ascii="Aptos Narrow" w:hAnsi="Aptos Narrow"/>
          <w:lang w:eastAsia="ja-JP"/>
        </w:rPr>
      </w:pPr>
      <w:r w:rsidRPr="008A34FA">
        <w:rPr>
          <w:rFonts w:ascii="Aptos Narrow" w:hAnsi="Aptos Narrow"/>
          <w:lang w:eastAsia="ja-JP"/>
        </w:rPr>
        <w:t>Da die Switches und Access Points keinen Zündstift mit ihrer Stromversorgung haben, wird die tatsächliche Abschaltstufe für alle Komponenten in der detaillierten Entwurfsüberprüfungsphase abgeschlossen. </w:t>
      </w:r>
    </w:p>
    <w:p w14:paraId="64519A05"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Konfiguration des Stromversorgungskreises: </w:t>
      </w:r>
      <w:r w:rsidRPr="008A34FA">
        <w:rPr>
          <w:rFonts w:ascii="Aptos Narrow" w:hAnsi="Aptos Narrow"/>
          <w:lang w:eastAsia="ja-JP"/>
        </w:rPr>
        <w:t> </w:t>
      </w:r>
    </w:p>
    <w:p w14:paraId="298E952C" w14:textId="77777777" w:rsidR="00243EDE" w:rsidRPr="008A34FA" w:rsidRDefault="00243EDE" w:rsidP="00243EDE">
      <w:pPr>
        <w:rPr>
          <w:rFonts w:ascii="Aptos Narrow" w:hAnsi="Aptos Narrow"/>
          <w:lang w:eastAsia="ja-JP"/>
        </w:rPr>
      </w:pPr>
      <w:r w:rsidRPr="008A34FA">
        <w:rPr>
          <w:rFonts w:ascii="Aptos Narrow" w:hAnsi="Aptos Narrow"/>
          <w:lang w:eastAsia="ja-JP"/>
        </w:rPr>
        <w:t>Die R5001C CCU sollte gemäß der folgenden Beschreibung mit dem Fahrzeugbatterie- / Stromversorgungskreis verbunden werden. Dauerhafte Batterieversorgung der CCU-Stromeingabe und Leistungssteuerung über das Zündsignal (ignition signal). </w:t>
      </w:r>
    </w:p>
    <w:p w14:paraId="5DFD8D47" w14:textId="77777777" w:rsidR="00243EDE" w:rsidRPr="008A34FA" w:rsidRDefault="00243EDE" w:rsidP="00243EDE">
      <w:pPr>
        <w:rPr>
          <w:rFonts w:ascii="Aptos Narrow" w:hAnsi="Aptos Narrow"/>
          <w:lang w:eastAsia="ja-JP"/>
        </w:rPr>
      </w:pPr>
      <w:r w:rsidRPr="008A34FA">
        <w:rPr>
          <w:rFonts w:ascii="Aptos Narrow" w:hAnsi="Aptos Narrow"/>
          <w:lang w:eastAsia="ja-JP"/>
        </w:rPr>
        <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 </w:t>
      </w:r>
    </w:p>
    <w:p w14:paraId="6321C3E4" w14:textId="77777777" w:rsidR="00243EDE" w:rsidRPr="008A34FA" w:rsidRDefault="00243EDE" w:rsidP="00243EDE">
      <w:pPr>
        <w:rPr>
          <w:rFonts w:ascii="Aptos Narrow" w:hAnsi="Aptos Narrow"/>
          <w:lang w:eastAsia="ja-JP"/>
        </w:rPr>
      </w:pPr>
      <w:r w:rsidRPr="008A34FA">
        <w:rPr>
          <w:rFonts w:ascii="Aptos Narrow" w:hAnsi="Aptos Narrow"/>
          <w:lang w:eastAsia="ja-JP"/>
        </w:rPr>
        <w:t>Eine solche Funktionalität bietet folgende Vorteile:  </w:t>
      </w:r>
    </w:p>
    <w:p w14:paraId="2164FFA3" w14:textId="77777777" w:rsidR="00243EDE" w:rsidRPr="008A34FA" w:rsidRDefault="00243EDE" w:rsidP="00243EDE">
      <w:pPr>
        <w:rPr>
          <w:rFonts w:ascii="Aptos Narrow" w:hAnsi="Aptos Narrow"/>
          <w:lang w:eastAsia="ja-JP"/>
        </w:rPr>
      </w:pPr>
      <w:r w:rsidRPr="008A34FA">
        <w:rPr>
          <w:rFonts w:ascii="Aptos Narrow" w:hAnsi="Aptos Narrow"/>
          <w:lang w:eastAsia="ja-JP"/>
        </w:rPr>
        <w:t>• Ermöglicht den Betrieb des CCU-Dienstes, während der Lokführer am Terminal oder während der Reise die Fahrerkabine wechselt, wenn sich die Endkonfiguration der Lokomotive ändert.  </w:t>
      </w:r>
    </w:p>
    <w:p w14:paraId="3AAFC2B8" w14:textId="77777777" w:rsidR="00243EDE" w:rsidRPr="008A34FA" w:rsidRDefault="00243EDE" w:rsidP="00243EDE">
      <w:pPr>
        <w:rPr>
          <w:rFonts w:ascii="Aptos Narrow" w:hAnsi="Aptos Narrow"/>
          <w:lang w:eastAsia="ja-JP"/>
        </w:rPr>
      </w:pPr>
      <w:r w:rsidRPr="008A34FA">
        <w:rPr>
          <w:rFonts w:ascii="Aptos Narrow" w:hAnsi="Aptos Narrow"/>
          <w:lang w:eastAsia="ja-JP"/>
        </w:rPr>
        <w:t>• Moderne Hochgeschwindigkeits-Cellular-Modems sind Software Defined Radios (SDR), daher müssen sie gemäß einem speziellen Prozess abgeschaltet werden, der nur durch Verwendung der Zündstromsteuerung erreicht werden kann.  </w:t>
      </w:r>
    </w:p>
    <w:p w14:paraId="09CA7F46" w14:textId="32DEBD8D"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696C4950" wp14:editId="5413382F">
            <wp:extent cx="5930900" cy="4197350"/>
            <wp:effectExtent l="0" t="0" r="0" b="0"/>
            <wp:docPr id="1033924536" name="Picture 74"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imeline  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0900" cy="4197350"/>
                    </a:xfrm>
                    <a:prstGeom prst="rect">
                      <a:avLst/>
                    </a:prstGeom>
                    <a:noFill/>
                    <a:ln>
                      <a:noFill/>
                    </a:ln>
                  </pic:spPr>
                </pic:pic>
              </a:graphicData>
            </a:graphic>
          </wp:inline>
        </w:drawing>
      </w:r>
    </w:p>
    <w:p w14:paraId="3ED28685" w14:textId="77777777" w:rsidR="00D523C0" w:rsidRDefault="00D523C0">
      <w:pPr>
        <w:rPr>
          <w:rFonts w:ascii="Aptos Narrow" w:hAnsi="Aptos Narrow"/>
          <w:caps/>
          <w:color w:val="243F60"/>
          <w:spacing w:val="15"/>
          <w:szCs w:val="22"/>
          <w:lang w:eastAsia="ja-JP" w:bidi="th-TH"/>
        </w:rPr>
      </w:pPr>
      <w:bookmarkStart w:id="943" w:name="_Toc231228641"/>
      <w:r>
        <w:rPr>
          <w:rFonts w:ascii="Aptos Narrow" w:hAnsi="Aptos Narrow"/>
          <w:lang w:eastAsia="ja-JP"/>
        </w:rPr>
        <w:br w:type="page"/>
      </w:r>
    </w:p>
    <w:p w14:paraId="3881436C" w14:textId="16B1D203" w:rsidR="00243EDE" w:rsidRPr="00D523C0" w:rsidRDefault="00243EDE" w:rsidP="0013714E">
      <w:pPr>
        <w:pStyle w:val="Heading3"/>
        <w:rPr>
          <w:rFonts w:ascii="Aptos Narrow" w:hAnsi="Aptos Narrow"/>
          <w:lang w:eastAsia="ja-JP"/>
        </w:rPr>
      </w:pPr>
      <w:r w:rsidRPr="008A34FA">
        <w:rPr>
          <w:rFonts w:ascii="Aptos Narrow" w:hAnsi="Aptos Narrow"/>
          <w:lang w:eastAsia="ja-JP"/>
        </w:rPr>
        <w:lastRenderedPageBreak/>
        <w:t>Verbindung zwischen Dachantenne und CCU</w:t>
      </w:r>
      <w:bookmarkEnd w:id="943"/>
      <w:r w:rsidRPr="00D523C0">
        <w:rPr>
          <w:rFonts w:ascii="Aptos Narrow" w:hAnsi="Aptos Narrow"/>
          <w:lang w:eastAsia="ja-JP"/>
        </w:rPr>
        <w:t> </w:t>
      </w:r>
    </w:p>
    <w:p w14:paraId="52045967" w14:textId="77777777" w:rsidR="00243EDE" w:rsidRPr="008A34FA" w:rsidRDefault="00243EDE" w:rsidP="00243EDE">
      <w:pPr>
        <w:rPr>
          <w:rFonts w:ascii="Aptos Narrow" w:hAnsi="Aptos Narrow"/>
          <w:lang w:eastAsia="ja-JP"/>
        </w:rPr>
      </w:pPr>
      <w:r w:rsidRPr="008A34FA">
        <w:rPr>
          <w:rFonts w:ascii="Aptos Narrow" w:hAnsi="Aptos Narrow"/>
          <w:lang w:eastAsia="ja-JP"/>
        </w:rPr>
        <w:t>Die Dachantennen 1399.99.0307 sind mit der CCU R5001C über kurze HF-Kabel des Typs SPUMA240 oder ein Kabel mit ähnlichen Eigenschaften zu verbinden, die von einem von Stadler entwickelten Patch-Panel im Inneren des Wagens mit CCUs, entweder innerhalb des Geräteracks oder in der Nähe, bereitgestellt werden. </w:t>
      </w:r>
    </w:p>
    <w:p w14:paraId="0BE6B616" w14:textId="77777777" w:rsidR="00243EDE" w:rsidRPr="008A34FA" w:rsidRDefault="00243EDE" w:rsidP="00243EDE">
      <w:pPr>
        <w:rPr>
          <w:rFonts w:ascii="Aptos Narrow" w:hAnsi="Aptos Narrow"/>
          <w:b/>
          <w:bCs/>
          <w:lang w:val="en-GB" w:eastAsia="ja-JP"/>
        </w:rPr>
      </w:pPr>
      <w:r w:rsidRPr="008A34FA">
        <w:rPr>
          <w:rFonts w:ascii="Aptos Narrow" w:hAnsi="Aptos Narrow"/>
          <w:b/>
          <w:bCs/>
          <w:lang w:eastAsia="ja-JP"/>
        </w:rPr>
        <w:t>RF-Kabelanschlüsse zur CCU:</w:t>
      </w:r>
      <w:r w:rsidRPr="008A34FA">
        <w:rPr>
          <w:rFonts w:ascii="Aptos Narrow" w:hAnsi="Aptos Narrow"/>
          <w:b/>
          <w:bCs/>
          <w:noProof/>
          <w:lang w:val="en-GB" w:eastAsia="ja-JP"/>
        </w:rPr>
        <w:drawing>
          <wp:inline distT="0" distB="0" distL="0" distR="0" wp14:anchorId="7A456D95" wp14:editId="51C20A57">
            <wp:extent cx="5772150" cy="4267200"/>
            <wp:effectExtent l="0" t="0" r="0" b="0"/>
            <wp:docPr id="1639416450" name="Picture 73"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A diagram of different types of electrical components  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72150" cy="4267200"/>
                    </a:xfrm>
                    <a:prstGeom prst="rect">
                      <a:avLst/>
                    </a:prstGeom>
                    <a:noFill/>
                    <a:ln>
                      <a:noFill/>
                    </a:ln>
                  </pic:spPr>
                </pic:pic>
              </a:graphicData>
            </a:graphic>
          </wp:inline>
        </w:drawing>
      </w:r>
      <w:r w:rsidRPr="008A34FA">
        <w:rPr>
          <w:rFonts w:ascii="Aptos Narrow" w:hAnsi="Aptos Narrow"/>
          <w:b/>
          <w:bCs/>
          <w:lang w:eastAsia="ja-JP"/>
        </w:rPr>
        <w:t>:  </w:t>
      </w:r>
      <w:r w:rsidRPr="008A34FA">
        <w:rPr>
          <w:rFonts w:ascii="Aptos Narrow" w:hAnsi="Aptos Narrow"/>
          <w:b/>
          <w:bCs/>
          <w:lang w:val="en-GB" w:eastAsia="ja-JP"/>
        </w:rPr>
        <w:t> </w:t>
      </w:r>
    </w:p>
    <w:p w14:paraId="2CE4328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97311E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65230BBA" w14:textId="77777777" w:rsidR="00D523C0" w:rsidRDefault="00D523C0">
      <w:pPr>
        <w:rPr>
          <w:rFonts w:ascii="Aptos Narrow" w:hAnsi="Aptos Narrow"/>
          <w:caps/>
          <w:color w:val="243F60"/>
          <w:spacing w:val="15"/>
          <w:szCs w:val="22"/>
          <w:lang w:val="en-GB" w:eastAsia="ja-JP" w:bidi="th-TH"/>
        </w:rPr>
      </w:pPr>
      <w:bookmarkStart w:id="944" w:name="_Toc231228642"/>
      <w:r>
        <w:rPr>
          <w:rFonts w:ascii="Aptos Narrow" w:hAnsi="Aptos Narrow"/>
          <w:lang w:val="en-GB" w:eastAsia="ja-JP"/>
        </w:rPr>
        <w:br w:type="page"/>
      </w:r>
    </w:p>
    <w:p w14:paraId="5E83835E" w14:textId="2CD792AF" w:rsidR="00243EDE" w:rsidRPr="008A34FA" w:rsidRDefault="00243EDE" w:rsidP="0013714E">
      <w:pPr>
        <w:pStyle w:val="Heading3"/>
        <w:rPr>
          <w:rFonts w:ascii="Aptos Narrow" w:hAnsi="Aptos Narrow"/>
          <w:lang w:val="en-GB" w:eastAsia="ja-JP"/>
        </w:rPr>
      </w:pPr>
      <w:r w:rsidRPr="008A34FA">
        <w:rPr>
          <w:rFonts w:ascii="Aptos Narrow" w:hAnsi="Aptos Narrow"/>
          <w:lang w:val="en-GB" w:eastAsia="ja-JP"/>
        </w:rPr>
        <w:lastRenderedPageBreak/>
        <w:t>Access Point: Westermo Ibex-610 nmid 1043</w:t>
      </w:r>
      <w:bookmarkEnd w:id="944"/>
      <w:r w:rsidRPr="008A34FA">
        <w:rPr>
          <w:rFonts w:ascii="Aptos Narrow" w:hAnsi="Aptos Narrow"/>
          <w:lang w:val="en-GB" w:eastAsia="ja-JP"/>
        </w:rPr>
        <w:t> </w:t>
      </w:r>
    </w:p>
    <w:p w14:paraId="765397E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Der Westermo Ibex-RT-610-LV EU Dual radio Access Point, 1x 4x4 Multi User MIMO 802.11ac Wave 2, 1x 2x2 MIMO 802.11g/n, 24VDC (isolated) und PoE, EU Version. </w:t>
      </w:r>
    </w:p>
    <w:p w14:paraId="7FF80C5A" w14:textId="77777777" w:rsidR="00243EDE" w:rsidRPr="008A34FA" w:rsidRDefault="00243EDE" w:rsidP="0013714E">
      <w:pPr>
        <w:pStyle w:val="NMBody"/>
        <w:rPr>
          <w:rFonts w:ascii="Aptos Narrow" w:hAnsi="Aptos Narrow"/>
        </w:rPr>
      </w:pPr>
      <w:r w:rsidRPr="008A34FA">
        <w:rPr>
          <w:rFonts w:ascii="Aptos Narrow" w:hAnsi="Aptos Narrow"/>
        </w:rPr>
        <w:t>Technische Daten </w:t>
      </w:r>
    </w:p>
    <w:p w14:paraId="69FECDCE" w14:textId="77777777" w:rsidR="00243EDE" w:rsidRPr="008A34FA" w:rsidRDefault="00243EDE" w:rsidP="00243EDE">
      <w:pPr>
        <w:rPr>
          <w:rFonts w:ascii="Aptos Narrow" w:hAnsi="Aptos Narrow"/>
          <w:lang w:eastAsia="ja-JP"/>
        </w:rPr>
      </w:pPr>
      <w:r w:rsidRPr="008A34FA">
        <w:rPr>
          <w:rFonts w:ascii="Aptos Narrow" w:hAnsi="Aptos Narrow"/>
          <w:lang w:eastAsia="ja-JP"/>
        </w:rPr>
        <w:t>WiFi-Eigenschaften: </w:t>
      </w:r>
    </w:p>
    <w:p w14:paraId="6F2A5470" w14:textId="77777777" w:rsidR="00243EDE" w:rsidRPr="008A34FA" w:rsidRDefault="00243EDE" w:rsidP="00243EDE">
      <w:pPr>
        <w:rPr>
          <w:rFonts w:ascii="Aptos Narrow" w:hAnsi="Aptos Narrow"/>
          <w:lang w:eastAsia="ja-JP"/>
        </w:rPr>
      </w:pPr>
      <w:r w:rsidRPr="008A34FA">
        <w:rPr>
          <w:rFonts w:ascii="Aptos Narrow" w:hAnsi="Aptos Narrow"/>
          <w:lang w:eastAsia="ja-JP"/>
        </w:rPr>
        <w:t>• Dual Radio Access Point mit Unterstützung für 2,4 GHz 2x2 MIMO und 5 GHz 4x4 MIMO </w:t>
      </w:r>
    </w:p>
    <w:p w14:paraId="45F64F83" w14:textId="77777777" w:rsidR="00243EDE" w:rsidRPr="008A34FA" w:rsidRDefault="00243EDE" w:rsidP="00243EDE">
      <w:pPr>
        <w:rPr>
          <w:rFonts w:ascii="Aptos Narrow" w:hAnsi="Aptos Narrow"/>
          <w:lang w:eastAsia="ja-JP"/>
        </w:rPr>
      </w:pPr>
      <w:r w:rsidRPr="008A34FA">
        <w:rPr>
          <w:rFonts w:ascii="Aptos Narrow" w:hAnsi="Aptos Narrow"/>
          <w:lang w:eastAsia="ja-JP"/>
        </w:rPr>
        <w:t>• WLAN-Standard: 802.11a/g/n/ac wave 2; 20, 40 und 80 MHz-Kanäle </w:t>
      </w:r>
    </w:p>
    <w:p w14:paraId="15553420" w14:textId="77777777" w:rsidR="00243EDE" w:rsidRPr="008A34FA" w:rsidRDefault="00243EDE" w:rsidP="00243EDE">
      <w:pPr>
        <w:rPr>
          <w:rFonts w:ascii="Aptos Narrow" w:hAnsi="Aptos Narrow"/>
          <w:lang w:eastAsia="ja-JP"/>
        </w:rPr>
      </w:pPr>
      <w:r w:rsidRPr="008A34FA">
        <w:rPr>
          <w:rFonts w:ascii="Aptos Narrow" w:hAnsi="Aptos Narrow"/>
          <w:lang w:eastAsia="ja-JP"/>
        </w:rPr>
        <w:t>• Leistung: 255 Mbps aggregierter Durchsatz pro AP (Across both Radios). </w:t>
      </w:r>
    </w:p>
    <w:p w14:paraId="00BD79CF" w14:textId="77777777" w:rsidR="00243EDE" w:rsidRPr="008A34FA" w:rsidRDefault="00243EDE" w:rsidP="00243EDE">
      <w:pPr>
        <w:rPr>
          <w:rFonts w:ascii="Aptos Narrow" w:hAnsi="Aptos Narrow"/>
          <w:lang w:eastAsia="ja-JP"/>
        </w:rPr>
      </w:pPr>
      <w:r w:rsidRPr="008A34FA">
        <w:rPr>
          <w:rFonts w:ascii="Aptos Narrow" w:hAnsi="Aptos Narrow"/>
          <w:lang w:eastAsia="ja-JP"/>
        </w:rPr>
        <w:t>Max. 85 gleichzeitig aktive Geräte. </w:t>
      </w:r>
    </w:p>
    <w:p w14:paraId="7FF6A6EE" w14:textId="77777777" w:rsidR="00243EDE" w:rsidRPr="008A34FA" w:rsidRDefault="00243EDE" w:rsidP="00243EDE">
      <w:pPr>
        <w:rPr>
          <w:rFonts w:ascii="Aptos Narrow" w:hAnsi="Aptos Narrow"/>
          <w:lang w:eastAsia="ja-JP"/>
        </w:rPr>
      </w:pPr>
      <w:r w:rsidRPr="008A34FA">
        <w:rPr>
          <w:rFonts w:ascii="Aptos Narrow" w:hAnsi="Aptos Narrow"/>
          <w:lang w:eastAsia="ja-JP"/>
        </w:rPr>
        <w:t>2,4-GHz-Funk: max. 25 Clients. </w:t>
      </w:r>
    </w:p>
    <w:p w14:paraId="346EE329" w14:textId="77777777" w:rsidR="00243EDE" w:rsidRPr="008A34FA" w:rsidRDefault="00243EDE" w:rsidP="00243EDE">
      <w:pPr>
        <w:rPr>
          <w:rFonts w:ascii="Aptos Narrow" w:hAnsi="Aptos Narrow"/>
          <w:lang w:eastAsia="ja-JP"/>
        </w:rPr>
      </w:pPr>
      <w:r w:rsidRPr="008A34FA">
        <w:rPr>
          <w:rFonts w:ascii="Aptos Narrow" w:hAnsi="Aptos Narrow"/>
          <w:lang w:eastAsia="ja-JP"/>
        </w:rPr>
        <w:t>5GHz-Funk: max. 60 Clients. </w:t>
      </w:r>
    </w:p>
    <w:p w14:paraId="1D0D7416" w14:textId="77777777" w:rsidR="00243EDE" w:rsidRPr="008A34FA" w:rsidRDefault="00243EDE" w:rsidP="00243EDE">
      <w:pPr>
        <w:rPr>
          <w:rFonts w:ascii="Aptos Narrow" w:hAnsi="Aptos Narrow"/>
          <w:lang w:eastAsia="ja-JP"/>
        </w:rPr>
      </w:pPr>
      <w:r w:rsidRPr="008A34FA">
        <w:rPr>
          <w:rFonts w:ascii="Aptos Narrow" w:hAnsi="Aptos Narrow"/>
          <w:lang w:eastAsia="ja-JP"/>
        </w:rPr>
        <w:t>• Antennenschnittstelle: 4 + 2 x QMA-Anschlüsse </w:t>
      </w:r>
    </w:p>
    <w:p w14:paraId="282B41D1" w14:textId="77777777" w:rsidR="00243EDE" w:rsidRPr="008A34FA" w:rsidRDefault="00243EDE" w:rsidP="00243EDE">
      <w:pPr>
        <w:rPr>
          <w:rFonts w:ascii="Aptos Narrow" w:hAnsi="Aptos Narrow"/>
          <w:b/>
          <w:bCs/>
          <w:lang w:eastAsia="ja-JP"/>
        </w:rPr>
      </w:pPr>
      <w:r w:rsidRPr="008A34FA">
        <w:rPr>
          <w:rFonts w:ascii="Aptos Narrow" w:hAnsi="Aptos Narrow"/>
          <w:b/>
          <w:bCs/>
          <w:lang w:eastAsia="ja-JP"/>
        </w:rPr>
        <w:t>Allgemeine Eigenschaften: </w:t>
      </w:r>
    </w:p>
    <w:p w14:paraId="1E88AFE4" w14:textId="77777777" w:rsidR="00243EDE" w:rsidRPr="008A34FA" w:rsidRDefault="00243EDE" w:rsidP="00243EDE">
      <w:pPr>
        <w:rPr>
          <w:rFonts w:ascii="Aptos Narrow" w:hAnsi="Aptos Narrow"/>
          <w:lang w:eastAsia="ja-JP"/>
        </w:rPr>
      </w:pPr>
      <w:r w:rsidRPr="008A34FA">
        <w:rPr>
          <w:rFonts w:ascii="Aptos Narrow" w:hAnsi="Aptos Narrow"/>
          <w:lang w:eastAsia="ja-JP"/>
        </w:rPr>
        <w:t>• 2x 10/100/1000Base-T Ethernet-Ports mit Auto-Negotiation und TX-Crossover, M12 X-codierte Anschlüsse </w:t>
      </w:r>
    </w:p>
    <w:p w14:paraId="7CD083CF" w14:textId="77777777" w:rsidR="00243EDE" w:rsidRPr="008A34FA" w:rsidRDefault="00243EDE" w:rsidP="00243EDE">
      <w:pPr>
        <w:rPr>
          <w:rFonts w:ascii="Aptos Narrow" w:hAnsi="Aptos Narrow"/>
          <w:lang w:eastAsia="ja-JP"/>
        </w:rPr>
      </w:pPr>
      <w:r w:rsidRPr="008A34FA">
        <w:rPr>
          <w:rFonts w:ascii="Aptos Narrow" w:hAnsi="Aptos Narrow"/>
          <w:lang w:eastAsia="ja-JP"/>
        </w:rPr>
        <w:t>• Stromeingang: isolierter Stromeingang 24VDC und PoE nach 802.3at Typ 1. </w:t>
      </w:r>
    </w:p>
    <w:p w14:paraId="665D8F10" w14:textId="77777777" w:rsidR="00243EDE" w:rsidRPr="008A34FA" w:rsidRDefault="00243EDE" w:rsidP="00243EDE">
      <w:pPr>
        <w:rPr>
          <w:rFonts w:ascii="Aptos Narrow" w:hAnsi="Aptos Narrow"/>
          <w:lang w:eastAsia="ja-JP"/>
        </w:rPr>
      </w:pPr>
      <w:r w:rsidRPr="008A34FA">
        <w:rPr>
          <w:rFonts w:ascii="Aptos Narrow" w:hAnsi="Aptos Narrow"/>
          <w:lang w:eastAsia="ja-JP"/>
        </w:rPr>
        <w:t>• Stromverbrauch: Max. 14.4W (Direkte Leistungsaufnahme). </w:t>
      </w:r>
    </w:p>
    <w:p w14:paraId="2E464430" w14:textId="77777777" w:rsidR="00243EDE" w:rsidRPr="008A34FA" w:rsidRDefault="00243EDE" w:rsidP="00243EDE">
      <w:pPr>
        <w:rPr>
          <w:rFonts w:ascii="Aptos Narrow" w:hAnsi="Aptos Narrow"/>
          <w:lang w:eastAsia="ja-JP"/>
        </w:rPr>
      </w:pPr>
      <w:r w:rsidRPr="008A34FA">
        <w:rPr>
          <w:rFonts w:ascii="Aptos Narrow" w:hAnsi="Aptos Narrow"/>
          <w:lang w:eastAsia="ja-JP"/>
        </w:rPr>
        <w:t>• Korrosionsbeständiges, blau lackiertes Aluminium-Gehäuse </w:t>
      </w:r>
    </w:p>
    <w:p w14:paraId="58B2A414" w14:textId="77777777" w:rsidR="00243EDE" w:rsidRPr="008A34FA" w:rsidRDefault="00243EDE" w:rsidP="00243EDE">
      <w:pPr>
        <w:rPr>
          <w:rFonts w:ascii="Aptos Narrow" w:hAnsi="Aptos Narrow"/>
          <w:lang w:eastAsia="ja-JP"/>
        </w:rPr>
      </w:pPr>
      <w:r w:rsidRPr="008A34FA">
        <w:rPr>
          <w:rFonts w:ascii="Aptos Narrow" w:hAnsi="Aptos Narrow"/>
          <w:lang w:eastAsia="ja-JP"/>
        </w:rPr>
        <w:t>• Schutzart: IP66 </w:t>
      </w:r>
    </w:p>
    <w:p w14:paraId="584D6769" w14:textId="77777777" w:rsidR="00243EDE" w:rsidRPr="008A34FA" w:rsidRDefault="00243EDE" w:rsidP="00243EDE">
      <w:pPr>
        <w:rPr>
          <w:rFonts w:ascii="Aptos Narrow" w:hAnsi="Aptos Narrow"/>
          <w:lang w:eastAsia="ja-JP"/>
        </w:rPr>
      </w:pPr>
      <w:r w:rsidRPr="008A34FA">
        <w:rPr>
          <w:rFonts w:ascii="Aptos Narrow" w:hAnsi="Aptos Narrow"/>
          <w:lang w:eastAsia="ja-JP"/>
        </w:rPr>
        <w:t>• Temperaturbereich: -40°C bis +70°C, EN50155 Temperaturklasse OT4. </w:t>
      </w:r>
    </w:p>
    <w:p w14:paraId="2C850050"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569B663"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lastRenderedPageBreak/>
        <w:drawing>
          <wp:inline distT="0" distB="0" distL="0" distR="0" wp14:anchorId="5489E011" wp14:editId="3394A311">
            <wp:extent cx="3530600" cy="2266950"/>
            <wp:effectExtent l="0" t="0" r="0" b="0"/>
            <wp:docPr id="1851612384" name="Picture 72"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Diagram  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30600" cy="2266950"/>
                    </a:xfrm>
                    <a:prstGeom prst="rect">
                      <a:avLst/>
                    </a:prstGeom>
                    <a:noFill/>
                    <a:ln>
                      <a:noFill/>
                    </a:ln>
                  </pic:spPr>
                </pic:pic>
              </a:graphicData>
            </a:graphic>
          </wp:inline>
        </w:drawing>
      </w:r>
      <w:r w:rsidRPr="008A34FA">
        <w:rPr>
          <w:rFonts w:ascii="Aptos Narrow" w:hAnsi="Aptos Narrow"/>
          <w:lang w:eastAsia="ja-JP"/>
        </w:rPr>
        <w:t> </w:t>
      </w:r>
    </w:p>
    <w:p w14:paraId="4386A5B8"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F904EB3" w14:textId="77777777" w:rsidR="008920F3" w:rsidRPr="008A34FA" w:rsidRDefault="00243EDE" w:rsidP="00243EDE">
      <w:pPr>
        <w:rPr>
          <w:rFonts w:ascii="Aptos Narrow" w:hAnsi="Aptos Narrow"/>
          <w:lang w:eastAsia="ja-JP"/>
        </w:rPr>
      </w:pPr>
      <w:r w:rsidRPr="008A34FA">
        <w:rPr>
          <w:rFonts w:ascii="Aptos Narrow" w:hAnsi="Aptos Narrow"/>
          <w:lang w:eastAsia="ja-JP"/>
        </w:rPr>
        <w:t xml:space="preserve">Das Datenblatt sowie die 2D- und 3D-Zeichnungen für den Ibex-610 finden Sie auf folgendem ÖBB </w:t>
      </w:r>
      <w:hyperlink r:id="rId80" w:history="1">
        <w:r w:rsidRPr="008A34FA">
          <w:rPr>
            <w:rStyle w:val="Hyperlink"/>
            <w:rFonts w:ascii="Aptos Narrow" w:hAnsi="Aptos Narrow" w:cs="Cordia New"/>
            <w:lang w:eastAsia="ja-JP"/>
          </w:rPr>
          <w:t>SharePoint-Link</w:t>
        </w:r>
      </w:hyperlink>
      <w:r w:rsidRPr="008A34FA">
        <w:rPr>
          <w:rFonts w:ascii="Aptos Narrow" w:hAnsi="Aptos Narrow"/>
          <w:lang w:eastAsia="ja-JP"/>
        </w:rPr>
        <w:t>.</w:t>
      </w:r>
    </w:p>
    <w:p w14:paraId="56467B7F" w14:textId="77777777" w:rsidR="00D523C0" w:rsidRPr="005D5EBA" w:rsidRDefault="00D523C0">
      <w:pPr>
        <w:rPr>
          <w:rFonts w:ascii="Aptos Narrow" w:hAnsi="Aptos Narrow"/>
          <w:caps/>
          <w:color w:val="243F60"/>
          <w:spacing w:val="15"/>
          <w:szCs w:val="22"/>
          <w:lang w:eastAsia="ja-JP" w:bidi="th-TH"/>
        </w:rPr>
      </w:pPr>
      <w:bookmarkStart w:id="945" w:name="_Toc231228643"/>
      <w:r w:rsidRPr="005D5EBA">
        <w:rPr>
          <w:rFonts w:ascii="Aptos Narrow" w:hAnsi="Aptos Narrow"/>
          <w:lang w:eastAsia="ja-JP"/>
        </w:rPr>
        <w:br w:type="page"/>
      </w:r>
    </w:p>
    <w:p w14:paraId="7E27EE1C" w14:textId="45D9F987" w:rsidR="00243EDE" w:rsidRPr="008A34FA" w:rsidRDefault="00243EDE" w:rsidP="0013714E">
      <w:pPr>
        <w:pStyle w:val="Heading3"/>
        <w:rPr>
          <w:rFonts w:ascii="Aptos Narrow" w:hAnsi="Aptos Narrow"/>
          <w:lang w:val="en-GB" w:eastAsia="ja-JP"/>
        </w:rPr>
      </w:pPr>
      <w:r w:rsidRPr="008A34FA">
        <w:rPr>
          <w:rFonts w:ascii="Aptos Narrow" w:hAnsi="Aptos Narrow"/>
          <w:lang w:val="en-GB" w:eastAsia="ja-JP"/>
        </w:rPr>
        <w:lastRenderedPageBreak/>
        <w:t>Ethernet Switch VDSRail ds-cswp28-10gbe</w:t>
      </w:r>
      <w:bookmarkEnd w:id="945"/>
      <w:r w:rsidRPr="008A34FA">
        <w:rPr>
          <w:rFonts w:ascii="Aptos Narrow" w:hAnsi="Aptos Narrow"/>
          <w:lang w:val="en-GB" w:eastAsia="ja-JP"/>
        </w:rPr>
        <w:tab/>
        <w:t> </w:t>
      </w:r>
    </w:p>
    <w:p w14:paraId="5CE69424" w14:textId="77777777" w:rsidR="00243EDE" w:rsidRPr="008A34FA" w:rsidRDefault="00243EDE" w:rsidP="00243EDE">
      <w:pPr>
        <w:rPr>
          <w:rFonts w:ascii="Aptos Narrow" w:hAnsi="Aptos Narrow"/>
          <w:lang w:eastAsia="ja-JP"/>
        </w:rPr>
      </w:pPr>
      <w:r w:rsidRPr="008A34FA">
        <w:rPr>
          <w:rFonts w:ascii="Aptos Narrow" w:hAnsi="Aptos Narrow"/>
          <w:lang w:val="en-GB" w:eastAsia="ja-JP"/>
        </w:rPr>
        <w:t> </w:t>
      </w:r>
      <w:r w:rsidRPr="008A34FA">
        <w:rPr>
          <w:rFonts w:ascii="Aptos Narrow" w:hAnsi="Aptos Narrow"/>
          <w:lang w:eastAsia="ja-JP"/>
        </w:rPr>
        <w:t>Der 28 Ports 10 Gigabit Ethernet Consist Switch ist ein 10Gigabit/Gigabit Ethernet Layer 2 Managed Switch nach EN 50155, der speziell für Netzwerkanwendungen in Rolling-Stock-Umgebungen entwickelt wurde. </w:t>
      </w:r>
    </w:p>
    <w:p w14:paraId="14CE1F8B"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4865DE97" wp14:editId="544B5673">
            <wp:extent cx="4362450" cy="4635500"/>
            <wp:effectExtent l="0" t="0" r="0" b="0"/>
            <wp:docPr id="1413257779" name="Picture 71" descr="A picture containing text, screenshot, rectangle,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 picture containing text, screenshot, rectangle, diagram  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62450" cy="4635500"/>
                    </a:xfrm>
                    <a:prstGeom prst="rect">
                      <a:avLst/>
                    </a:prstGeom>
                    <a:noFill/>
                    <a:ln>
                      <a:noFill/>
                    </a:ln>
                  </pic:spPr>
                </pic:pic>
              </a:graphicData>
            </a:graphic>
          </wp:inline>
        </w:drawing>
      </w:r>
      <w:r w:rsidRPr="008A34FA">
        <w:rPr>
          <w:rFonts w:ascii="Aptos Narrow" w:hAnsi="Aptos Narrow"/>
          <w:lang w:eastAsia="ja-JP"/>
        </w:rPr>
        <w:t> </w:t>
      </w:r>
    </w:p>
    <w:p w14:paraId="429CD1A4"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Technische Specifikation</w:t>
      </w:r>
      <w:r w:rsidRPr="008A34FA">
        <w:rPr>
          <w:rFonts w:ascii="Aptos Narrow" w:hAnsi="Aptos Narrow"/>
          <w:lang w:eastAsia="ja-JP"/>
        </w:rPr>
        <w:t> </w:t>
      </w:r>
    </w:p>
    <w:p w14:paraId="1523589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28 Ports' Consist Switch 5x10GbE+23xGbE ausgestattet mit</w:t>
      </w:r>
      <w:r w:rsidRPr="008A34FA">
        <w:rPr>
          <w:rFonts w:ascii="Aptos Narrow" w:hAnsi="Aptos Narrow"/>
          <w:lang w:eastAsia="ja-JP"/>
        </w:rPr>
        <w:t> </w:t>
      </w:r>
    </w:p>
    <w:p w14:paraId="080B8FA7"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PoE+</w:t>
      </w:r>
      <w:r w:rsidRPr="008A34FA">
        <w:rPr>
          <w:rFonts w:ascii="Aptos Narrow" w:hAnsi="Aptos Narrow"/>
          <w:lang w:val="en-GB" w:eastAsia="ja-JP"/>
        </w:rPr>
        <w:t> </w:t>
      </w:r>
    </w:p>
    <w:p w14:paraId="3E929C83" w14:textId="77777777" w:rsidR="00243EDE" w:rsidRPr="008A34FA" w:rsidRDefault="00243EDE">
      <w:pPr>
        <w:numPr>
          <w:ilvl w:val="0"/>
          <w:numId w:val="56"/>
        </w:numPr>
        <w:rPr>
          <w:rFonts w:ascii="Aptos Narrow" w:hAnsi="Aptos Narrow"/>
          <w:lang w:val="en-GB" w:eastAsia="ja-JP"/>
        </w:rPr>
      </w:pPr>
      <w:r w:rsidRPr="008A34FA">
        <w:rPr>
          <w:rFonts w:ascii="Aptos Narrow" w:hAnsi="Aptos Narrow"/>
          <w:lang w:eastAsia="ja-JP"/>
        </w:rPr>
        <w:t>Layer 2 Managed Switch</w:t>
      </w:r>
      <w:r w:rsidRPr="008A34FA">
        <w:rPr>
          <w:rFonts w:ascii="Aptos Narrow" w:hAnsi="Aptos Narrow"/>
          <w:lang w:val="en-GB" w:eastAsia="ja-JP"/>
        </w:rPr>
        <w:t> </w:t>
      </w:r>
    </w:p>
    <w:p w14:paraId="198B12D4" w14:textId="77777777" w:rsidR="00243EDE" w:rsidRPr="008A34FA" w:rsidRDefault="00243EDE">
      <w:pPr>
        <w:numPr>
          <w:ilvl w:val="0"/>
          <w:numId w:val="57"/>
        </w:numPr>
        <w:rPr>
          <w:rFonts w:ascii="Aptos Narrow" w:hAnsi="Aptos Narrow"/>
          <w:lang w:eastAsia="ja-JP"/>
        </w:rPr>
      </w:pPr>
      <w:r w:rsidRPr="008A34FA">
        <w:rPr>
          <w:rFonts w:ascii="Aptos Narrow" w:hAnsi="Aptos Narrow"/>
          <w:lang w:eastAsia="ja-JP"/>
        </w:rPr>
        <w:t>Fünf (5) 10GbE-Ports 10/100/1000/10000 Mbps, einer (1) davon ausgestattet mit PoE+ </w:t>
      </w:r>
    </w:p>
    <w:p w14:paraId="075DFC34" w14:textId="77777777" w:rsidR="00243EDE" w:rsidRPr="008A34FA" w:rsidRDefault="00243EDE">
      <w:pPr>
        <w:numPr>
          <w:ilvl w:val="0"/>
          <w:numId w:val="58"/>
        </w:numPr>
        <w:rPr>
          <w:rFonts w:ascii="Aptos Narrow" w:hAnsi="Aptos Narrow"/>
          <w:lang w:eastAsia="ja-JP"/>
        </w:rPr>
      </w:pPr>
      <w:r w:rsidRPr="008A34FA">
        <w:rPr>
          <w:rFonts w:ascii="Aptos Narrow" w:hAnsi="Aptos Narrow"/>
          <w:lang w:eastAsia="ja-JP"/>
        </w:rPr>
        <w:t>Dreiundzwanzig (23) GbE-Ports 10/100/1000 Mbit/s, sechzehn (16) davon mit PoE+ ausgestattet </w:t>
      </w:r>
    </w:p>
    <w:p w14:paraId="3BA0F84F" w14:textId="77777777" w:rsidR="00243EDE" w:rsidRPr="008A34FA" w:rsidRDefault="00243EDE">
      <w:pPr>
        <w:numPr>
          <w:ilvl w:val="0"/>
          <w:numId w:val="59"/>
        </w:numPr>
        <w:rPr>
          <w:rFonts w:ascii="Aptos Narrow" w:hAnsi="Aptos Narrow"/>
          <w:lang w:eastAsia="ja-JP"/>
        </w:rPr>
      </w:pPr>
      <w:r w:rsidRPr="008A34FA">
        <w:rPr>
          <w:rFonts w:ascii="Aptos Narrow" w:hAnsi="Aptos Narrow"/>
          <w:lang w:eastAsia="ja-JP"/>
        </w:rPr>
        <w:t>M12-Stecker mit 8facher X-Kodierung für 10/100/1000 Mbps und 10/100/1000/10000 Mbps, Push-Pull, äußere Verriegelung, Buchse </w:t>
      </w:r>
    </w:p>
    <w:p w14:paraId="2962C8FD" w14:textId="77777777" w:rsidR="00243EDE" w:rsidRPr="008A34FA" w:rsidRDefault="00243EDE">
      <w:pPr>
        <w:numPr>
          <w:ilvl w:val="0"/>
          <w:numId w:val="60"/>
        </w:numPr>
        <w:rPr>
          <w:rFonts w:ascii="Aptos Narrow" w:hAnsi="Aptos Narrow"/>
          <w:lang w:eastAsia="ja-JP"/>
        </w:rPr>
      </w:pPr>
      <w:r w:rsidRPr="008A34FA">
        <w:rPr>
          <w:rFonts w:ascii="Aptos Narrow" w:hAnsi="Aptos Narrow"/>
          <w:lang w:eastAsia="ja-JP"/>
        </w:rPr>
        <w:t>M12-Stecker K-Kodierung für PSU, Push-Pull, äußere Verriegelung </w:t>
      </w:r>
    </w:p>
    <w:p w14:paraId="4DC56707" w14:textId="77777777" w:rsidR="00243EDE" w:rsidRPr="008A34FA" w:rsidRDefault="00243EDE">
      <w:pPr>
        <w:numPr>
          <w:ilvl w:val="0"/>
          <w:numId w:val="61"/>
        </w:numPr>
        <w:rPr>
          <w:rFonts w:ascii="Aptos Narrow" w:hAnsi="Aptos Narrow"/>
          <w:lang w:val="en-GB" w:eastAsia="ja-JP"/>
        </w:rPr>
      </w:pPr>
      <w:r w:rsidRPr="008A34FA">
        <w:rPr>
          <w:rFonts w:ascii="Aptos Narrow" w:hAnsi="Aptos Narrow"/>
          <w:lang w:eastAsia="ja-JP"/>
        </w:rPr>
        <w:t>Netzteil: 110Vdc nominal</w:t>
      </w:r>
      <w:r w:rsidRPr="008A34FA">
        <w:rPr>
          <w:rFonts w:ascii="Aptos Narrow" w:hAnsi="Aptos Narrow"/>
          <w:lang w:val="en-GB" w:eastAsia="ja-JP"/>
        </w:rPr>
        <w:t> </w:t>
      </w:r>
    </w:p>
    <w:p w14:paraId="290E5E92" w14:textId="77777777" w:rsidR="00243EDE" w:rsidRPr="008A34FA" w:rsidRDefault="00243EDE">
      <w:pPr>
        <w:numPr>
          <w:ilvl w:val="0"/>
          <w:numId w:val="62"/>
        </w:numPr>
        <w:rPr>
          <w:rFonts w:ascii="Aptos Narrow" w:hAnsi="Aptos Narrow"/>
          <w:lang w:eastAsia="ja-JP"/>
        </w:rPr>
      </w:pPr>
      <w:r w:rsidRPr="008A34FA">
        <w:rPr>
          <w:rFonts w:ascii="Aptos Narrow" w:hAnsi="Aptos Narrow"/>
          <w:lang w:eastAsia="ja-JP"/>
        </w:rPr>
        <w:lastRenderedPageBreak/>
        <w:t>Zwei (2) Hardware-Bypässe zwischen 10GbE-Ports (e0-0&amp;e0-1 und e0-2&amp;e0-3) </w:t>
      </w:r>
    </w:p>
    <w:p w14:paraId="274ED784" w14:textId="77777777" w:rsidR="00243EDE" w:rsidRPr="008A34FA" w:rsidRDefault="00243EDE">
      <w:pPr>
        <w:numPr>
          <w:ilvl w:val="0"/>
          <w:numId w:val="63"/>
        </w:numPr>
        <w:rPr>
          <w:rFonts w:ascii="Aptos Narrow" w:hAnsi="Aptos Narrow"/>
          <w:lang w:val="en-GB" w:eastAsia="ja-JP"/>
        </w:rPr>
      </w:pPr>
      <w:r w:rsidRPr="008A34FA">
        <w:rPr>
          <w:rFonts w:ascii="Aptos Narrow" w:hAnsi="Aptos Narrow"/>
          <w:lang w:eastAsia="ja-JP"/>
        </w:rPr>
        <w:t>VLANs</w:t>
      </w:r>
      <w:r w:rsidRPr="008A34FA">
        <w:rPr>
          <w:rFonts w:ascii="Aptos Narrow" w:hAnsi="Aptos Narrow"/>
          <w:lang w:val="en-GB" w:eastAsia="ja-JP"/>
        </w:rPr>
        <w:t> </w:t>
      </w:r>
    </w:p>
    <w:p w14:paraId="16AE9994" w14:textId="77777777" w:rsidR="00243EDE" w:rsidRPr="008A34FA" w:rsidRDefault="00243EDE">
      <w:pPr>
        <w:numPr>
          <w:ilvl w:val="0"/>
          <w:numId w:val="64"/>
        </w:numPr>
        <w:rPr>
          <w:rFonts w:ascii="Aptos Narrow" w:hAnsi="Aptos Narrow"/>
          <w:lang w:val="en-GB" w:eastAsia="ja-JP"/>
        </w:rPr>
      </w:pPr>
      <w:r w:rsidRPr="008A34FA">
        <w:rPr>
          <w:rFonts w:ascii="Aptos Narrow" w:hAnsi="Aptos Narrow"/>
          <w:lang w:val="en-GB" w:eastAsia="ja-JP"/>
        </w:rPr>
        <w:t>Quality of Service-Richtlinien (QoS) </w:t>
      </w:r>
    </w:p>
    <w:p w14:paraId="43468634" w14:textId="77777777" w:rsidR="00243EDE" w:rsidRPr="008A34FA" w:rsidRDefault="00243EDE">
      <w:pPr>
        <w:numPr>
          <w:ilvl w:val="0"/>
          <w:numId w:val="65"/>
        </w:numPr>
        <w:rPr>
          <w:rFonts w:ascii="Aptos Narrow" w:hAnsi="Aptos Narrow"/>
          <w:lang w:val="en-GB" w:eastAsia="ja-JP"/>
        </w:rPr>
      </w:pPr>
      <w:r w:rsidRPr="008A34FA">
        <w:rPr>
          <w:rFonts w:ascii="Aptos Narrow" w:hAnsi="Aptos Narrow"/>
          <w:lang w:eastAsia="ja-JP"/>
        </w:rPr>
        <w:t>SNMP v1/v2/v3</w:t>
      </w:r>
      <w:r w:rsidRPr="008A34FA">
        <w:rPr>
          <w:rFonts w:ascii="Aptos Narrow" w:hAnsi="Aptos Narrow"/>
          <w:lang w:val="en-GB" w:eastAsia="ja-JP"/>
        </w:rPr>
        <w:t> </w:t>
      </w:r>
    </w:p>
    <w:p w14:paraId="03973EA7" w14:textId="77777777" w:rsidR="00243EDE" w:rsidRPr="008A34FA" w:rsidRDefault="00243EDE">
      <w:pPr>
        <w:numPr>
          <w:ilvl w:val="0"/>
          <w:numId w:val="66"/>
        </w:numPr>
        <w:rPr>
          <w:rFonts w:ascii="Aptos Narrow" w:hAnsi="Aptos Narrow"/>
          <w:lang w:val="en-GB" w:eastAsia="ja-JP"/>
        </w:rPr>
      </w:pPr>
      <w:r w:rsidRPr="008A34FA">
        <w:rPr>
          <w:rFonts w:ascii="Aptos Narrow" w:hAnsi="Aptos Narrow"/>
          <w:lang w:eastAsia="ja-JP"/>
        </w:rPr>
        <w:t>DSCP/802.1p Dienstklasse</w:t>
      </w:r>
      <w:r w:rsidRPr="008A34FA">
        <w:rPr>
          <w:rFonts w:ascii="Aptos Narrow" w:hAnsi="Aptos Narrow"/>
          <w:lang w:val="en-GB" w:eastAsia="ja-JP"/>
        </w:rPr>
        <w:t> </w:t>
      </w:r>
    </w:p>
    <w:p w14:paraId="5C4B4443" w14:textId="77777777" w:rsidR="00243EDE" w:rsidRPr="008A34FA" w:rsidRDefault="00243EDE">
      <w:pPr>
        <w:numPr>
          <w:ilvl w:val="0"/>
          <w:numId w:val="67"/>
        </w:numPr>
        <w:rPr>
          <w:rFonts w:ascii="Aptos Narrow" w:hAnsi="Aptos Narrow"/>
          <w:lang w:eastAsia="ja-JP"/>
        </w:rPr>
      </w:pPr>
      <w:r w:rsidRPr="008A34FA">
        <w:rPr>
          <w:rFonts w:ascii="Aptos Narrow" w:hAnsi="Aptos Narrow"/>
          <w:lang w:eastAsia="ja-JP"/>
        </w:rPr>
        <w:t>Stromverbrauch (max): 50 W (PoE ausgeschlossen) </w:t>
      </w:r>
    </w:p>
    <w:p w14:paraId="4E86B600" w14:textId="77777777" w:rsidR="00243EDE" w:rsidRPr="008A34FA" w:rsidRDefault="00243EDE">
      <w:pPr>
        <w:numPr>
          <w:ilvl w:val="0"/>
          <w:numId w:val="68"/>
        </w:numPr>
        <w:rPr>
          <w:rFonts w:ascii="Aptos Narrow" w:hAnsi="Aptos Narrow"/>
          <w:lang w:val="en-GB" w:eastAsia="ja-JP"/>
        </w:rPr>
      </w:pPr>
      <w:r w:rsidRPr="008A34FA">
        <w:rPr>
          <w:rFonts w:ascii="Aptos Narrow" w:hAnsi="Aptos Narrow"/>
          <w:lang w:eastAsia="ja-JP"/>
        </w:rPr>
        <w:t>PoE+-Budget: 150W</w:t>
      </w:r>
      <w:r w:rsidRPr="008A34FA">
        <w:rPr>
          <w:rFonts w:ascii="Aptos Narrow" w:hAnsi="Aptos Narrow"/>
          <w:lang w:val="en-GB" w:eastAsia="ja-JP"/>
        </w:rPr>
        <w:t> </w:t>
      </w:r>
    </w:p>
    <w:p w14:paraId="2100FAEA" w14:textId="77777777" w:rsidR="00243EDE" w:rsidRPr="008A34FA" w:rsidRDefault="00243EDE">
      <w:pPr>
        <w:numPr>
          <w:ilvl w:val="0"/>
          <w:numId w:val="69"/>
        </w:numPr>
        <w:rPr>
          <w:rFonts w:ascii="Aptos Narrow" w:hAnsi="Aptos Narrow"/>
          <w:lang w:val="en-GB" w:eastAsia="ja-JP"/>
        </w:rPr>
      </w:pPr>
      <w:r w:rsidRPr="008A34FA">
        <w:rPr>
          <w:rFonts w:ascii="Aptos Narrow" w:hAnsi="Aptos Narrow"/>
          <w:lang w:eastAsia="ja-JP"/>
        </w:rPr>
        <w:t>Abmessungen: 315x250x73 mm</w:t>
      </w:r>
      <w:r w:rsidRPr="008A34FA">
        <w:rPr>
          <w:rFonts w:ascii="Aptos Narrow" w:hAnsi="Aptos Narrow"/>
          <w:lang w:val="en-GB" w:eastAsia="ja-JP"/>
        </w:rPr>
        <w:t> </w:t>
      </w:r>
    </w:p>
    <w:p w14:paraId="3DA69F7A" w14:textId="77777777" w:rsidR="00243EDE" w:rsidRPr="008A34FA" w:rsidRDefault="00243EDE">
      <w:pPr>
        <w:numPr>
          <w:ilvl w:val="0"/>
          <w:numId w:val="70"/>
        </w:numPr>
        <w:rPr>
          <w:rFonts w:ascii="Aptos Narrow" w:hAnsi="Aptos Narrow"/>
          <w:lang w:val="en-GB" w:eastAsia="ja-JP"/>
        </w:rPr>
      </w:pPr>
      <w:r w:rsidRPr="008A34FA">
        <w:rPr>
          <w:rFonts w:ascii="Aptos Narrow" w:hAnsi="Aptos Narrow"/>
          <w:lang w:eastAsia="ja-JP"/>
        </w:rPr>
        <w:t>Wandmontage</w:t>
      </w:r>
      <w:r w:rsidRPr="008A34FA">
        <w:rPr>
          <w:rFonts w:ascii="Aptos Narrow" w:hAnsi="Aptos Narrow"/>
          <w:lang w:val="en-GB" w:eastAsia="ja-JP"/>
        </w:rPr>
        <w:t> </w:t>
      </w:r>
    </w:p>
    <w:p w14:paraId="3C40D533" w14:textId="77777777" w:rsidR="00243EDE" w:rsidRPr="008A34FA" w:rsidRDefault="00243EDE">
      <w:pPr>
        <w:numPr>
          <w:ilvl w:val="0"/>
          <w:numId w:val="71"/>
        </w:numPr>
        <w:rPr>
          <w:rFonts w:ascii="Aptos Narrow" w:hAnsi="Aptos Narrow"/>
          <w:lang w:val="en-GB" w:eastAsia="ja-JP"/>
        </w:rPr>
      </w:pPr>
      <w:r w:rsidRPr="008A34FA">
        <w:rPr>
          <w:rFonts w:ascii="Aptos Narrow" w:hAnsi="Aptos Narrow"/>
          <w:lang w:eastAsia="ja-JP"/>
        </w:rPr>
        <w:t>Schutzgrad: IP65</w:t>
      </w:r>
      <w:r w:rsidRPr="008A34FA">
        <w:rPr>
          <w:rFonts w:ascii="Aptos Narrow" w:hAnsi="Aptos Narrow"/>
          <w:lang w:val="en-GB" w:eastAsia="ja-JP"/>
        </w:rPr>
        <w:t> </w:t>
      </w:r>
    </w:p>
    <w:p w14:paraId="1E3FE31D" w14:textId="77777777" w:rsidR="00243EDE" w:rsidRPr="008A34FA" w:rsidRDefault="00243EDE">
      <w:pPr>
        <w:numPr>
          <w:ilvl w:val="0"/>
          <w:numId w:val="72"/>
        </w:numPr>
        <w:rPr>
          <w:rFonts w:ascii="Aptos Narrow" w:hAnsi="Aptos Narrow"/>
          <w:lang w:eastAsia="ja-JP"/>
        </w:rPr>
      </w:pPr>
      <w:r w:rsidRPr="008A34FA">
        <w:rPr>
          <w:rFonts w:ascii="Aptos Narrow" w:hAnsi="Aptos Narrow"/>
          <w:lang w:eastAsia="ja-JP"/>
        </w:rPr>
        <w:t>Betriebstemperaturbereich: -40°C ÷ +70°C (+85°C für 10 min. nach EN 50155 Klasse OT4 mit erweiterter Betriebstemperatur Temperatur ST1) </w:t>
      </w:r>
    </w:p>
    <w:p w14:paraId="13F8A45B" w14:textId="77777777" w:rsidR="00243EDE" w:rsidRPr="008A34FA" w:rsidRDefault="00243EDE">
      <w:pPr>
        <w:numPr>
          <w:ilvl w:val="0"/>
          <w:numId w:val="73"/>
        </w:numPr>
        <w:rPr>
          <w:rFonts w:ascii="Aptos Narrow" w:hAnsi="Aptos Narrow"/>
          <w:lang w:val="en-GB" w:eastAsia="ja-JP"/>
        </w:rPr>
      </w:pPr>
      <w:r w:rsidRPr="008A34FA">
        <w:rPr>
          <w:rFonts w:ascii="Aptos Narrow" w:hAnsi="Aptos Narrow"/>
          <w:lang w:eastAsia="ja-JP"/>
        </w:rPr>
        <w:t>TTCMP-Protokoll</w:t>
      </w:r>
      <w:r w:rsidRPr="008A34FA">
        <w:rPr>
          <w:rFonts w:ascii="Aptos Narrow" w:hAnsi="Aptos Narrow"/>
          <w:lang w:val="en-GB" w:eastAsia="ja-JP"/>
        </w:rPr>
        <w:t> </w:t>
      </w:r>
    </w:p>
    <w:p w14:paraId="44C60236" w14:textId="77777777" w:rsidR="00243EDE" w:rsidRPr="008A34FA" w:rsidRDefault="00243EDE">
      <w:pPr>
        <w:numPr>
          <w:ilvl w:val="0"/>
          <w:numId w:val="74"/>
        </w:numPr>
        <w:rPr>
          <w:rFonts w:ascii="Aptos Narrow" w:hAnsi="Aptos Narrow"/>
          <w:lang w:eastAsia="ja-JP"/>
        </w:rPr>
      </w:pPr>
      <w:r w:rsidRPr="008A34FA">
        <w:rPr>
          <w:rFonts w:ascii="Aptos Narrow" w:hAnsi="Aptos Narrow"/>
          <w:lang w:eastAsia="ja-JP"/>
        </w:rPr>
        <w:t>Bezugnehmend auf die Normen EN 50155 </w:t>
      </w:r>
    </w:p>
    <w:p w14:paraId="7B4FB292" w14:textId="77777777" w:rsidR="00243EDE" w:rsidRPr="008A34FA" w:rsidRDefault="00243EDE">
      <w:pPr>
        <w:numPr>
          <w:ilvl w:val="0"/>
          <w:numId w:val="75"/>
        </w:numPr>
        <w:rPr>
          <w:rFonts w:ascii="Aptos Narrow" w:hAnsi="Aptos Narrow"/>
          <w:lang w:val="en-GB" w:eastAsia="ja-JP"/>
        </w:rPr>
      </w:pPr>
      <w:r w:rsidRPr="008A34FA">
        <w:rPr>
          <w:rFonts w:ascii="Aptos Narrow" w:hAnsi="Aptos Narrow"/>
          <w:lang w:eastAsia="ja-JP"/>
        </w:rPr>
        <w:t>Unterstützung für Nomad Digital OBN</w:t>
      </w:r>
      <w:r w:rsidRPr="008A34FA">
        <w:rPr>
          <w:rFonts w:ascii="Aptos Narrow" w:hAnsi="Aptos Narrow"/>
          <w:lang w:val="en-GB" w:eastAsia="ja-JP"/>
        </w:rPr>
        <w:t> </w:t>
      </w:r>
    </w:p>
    <w:p w14:paraId="3B828CE4" w14:textId="77777777" w:rsidR="00243EDE" w:rsidRPr="008A34FA" w:rsidRDefault="00243EDE">
      <w:pPr>
        <w:numPr>
          <w:ilvl w:val="0"/>
          <w:numId w:val="76"/>
        </w:numPr>
        <w:rPr>
          <w:rFonts w:ascii="Aptos Narrow" w:hAnsi="Aptos Narrow"/>
          <w:lang w:eastAsia="ja-JP"/>
        </w:rPr>
      </w:pPr>
      <w:r w:rsidRPr="008A34FA">
        <w:rPr>
          <w:rFonts w:ascii="Aptos Narrow" w:hAnsi="Aptos Narrow"/>
          <w:lang w:eastAsia="ja-JP"/>
        </w:rPr>
        <w:t>Unterstützung für 1G/2.5G/5G/10G negotiation </w:t>
      </w:r>
    </w:p>
    <w:p w14:paraId="1A63D86D" w14:textId="77777777" w:rsidR="00243EDE" w:rsidRPr="008A34FA" w:rsidRDefault="00243EDE" w:rsidP="00243EDE">
      <w:pPr>
        <w:rPr>
          <w:rFonts w:ascii="Aptos Narrow" w:hAnsi="Aptos Narrow"/>
          <w:lang w:eastAsia="ja-JP"/>
        </w:rPr>
      </w:pPr>
      <w:r w:rsidRPr="008A34FA">
        <w:rPr>
          <w:rFonts w:ascii="Aptos Narrow" w:hAnsi="Aptos Narrow"/>
          <w:lang w:eastAsia="ja-JP"/>
        </w:rPr>
        <w:t xml:space="preserve">Die allgemeinen Datenblätter sowie die 2D- und 3D-Zeichnungen für den VDSRail 28-Port-Switch finden Sie auf folgendem ÖBB </w:t>
      </w:r>
      <w:hyperlink r:id="rId82" w:history="1">
        <w:r w:rsidRPr="008A34FA">
          <w:rPr>
            <w:rStyle w:val="Hyperlink"/>
            <w:rFonts w:ascii="Aptos Narrow" w:hAnsi="Aptos Narrow" w:cs="Cordia New"/>
            <w:lang w:eastAsia="ja-JP"/>
          </w:rPr>
          <w:t>SharePoint-Link</w:t>
        </w:r>
      </w:hyperlink>
      <w:r w:rsidRPr="008A34FA">
        <w:rPr>
          <w:rFonts w:ascii="Aptos Narrow" w:hAnsi="Aptos Narrow"/>
          <w:lang w:eastAsia="ja-JP"/>
        </w:rPr>
        <w:t>. </w:t>
      </w:r>
      <w:r w:rsidRPr="008A34FA">
        <w:rPr>
          <w:rFonts w:ascii="Aptos Narrow" w:hAnsi="Aptos Narrow"/>
          <w:lang w:eastAsia="ja-JP"/>
        </w:rPr>
        <w:br/>
      </w:r>
    </w:p>
    <w:p w14:paraId="0AA8687D" w14:textId="77777777" w:rsidR="00D523C0" w:rsidRPr="005D5EBA" w:rsidRDefault="00D523C0">
      <w:pPr>
        <w:rPr>
          <w:rFonts w:ascii="Aptos Narrow" w:hAnsi="Aptos Narrow"/>
          <w:caps/>
          <w:color w:val="243F60"/>
          <w:spacing w:val="15"/>
          <w:szCs w:val="22"/>
          <w:lang w:eastAsia="ja-JP" w:bidi="th-TH"/>
        </w:rPr>
      </w:pPr>
      <w:bookmarkStart w:id="946" w:name="_Toc231228644"/>
      <w:r w:rsidRPr="005D5EBA">
        <w:rPr>
          <w:rFonts w:ascii="Aptos Narrow" w:hAnsi="Aptos Narrow"/>
          <w:lang w:eastAsia="ja-JP"/>
        </w:rPr>
        <w:br w:type="page"/>
      </w:r>
    </w:p>
    <w:p w14:paraId="0372A006" w14:textId="3B60C668" w:rsidR="00243EDE" w:rsidRPr="008A34FA" w:rsidRDefault="000D0D56" w:rsidP="0013714E">
      <w:pPr>
        <w:pStyle w:val="Heading3"/>
        <w:rPr>
          <w:rFonts w:ascii="Aptos Narrow" w:hAnsi="Aptos Narrow"/>
          <w:lang w:val="en-GB" w:eastAsia="ja-JP"/>
        </w:rPr>
      </w:pPr>
      <w:r w:rsidRPr="008A34FA">
        <w:rPr>
          <w:rFonts w:ascii="Aptos Narrow" w:hAnsi="Aptos Narrow"/>
          <w:lang w:val="en-GB" w:eastAsia="ja-JP"/>
        </w:rPr>
        <w:lastRenderedPageBreak/>
        <w:t>Dachantenne: Sencity rail Multi Antenne 1399.99.0307</w:t>
      </w:r>
      <w:bookmarkEnd w:id="946"/>
      <w:r w:rsidRPr="008A34FA">
        <w:rPr>
          <w:rFonts w:ascii="Aptos Narrow" w:hAnsi="Aptos Narrow"/>
          <w:lang w:val="en-GB" w:eastAsia="ja-JP"/>
        </w:rPr>
        <w:t> </w:t>
      </w:r>
    </w:p>
    <w:p w14:paraId="5F71B229" w14:textId="77777777" w:rsidR="00243EDE" w:rsidRPr="008A34FA" w:rsidRDefault="00243EDE" w:rsidP="00243EDE">
      <w:pPr>
        <w:rPr>
          <w:rFonts w:ascii="Aptos Narrow" w:hAnsi="Aptos Narrow"/>
          <w:lang w:eastAsia="ja-JP"/>
        </w:rPr>
      </w:pPr>
      <w:r w:rsidRPr="008A34FA">
        <w:rPr>
          <w:rFonts w:ascii="Aptos Narrow" w:hAnsi="Aptos Narrow"/>
          <w:lang w:eastAsia="ja-JP"/>
        </w:rPr>
        <w:t>Im Lieferumfang von Stadler enthalten. </w:t>
      </w:r>
    </w:p>
    <w:p w14:paraId="27CCC0A3" w14:textId="77777777" w:rsidR="00243EDE" w:rsidRPr="008A34FA" w:rsidRDefault="00243EDE" w:rsidP="00243EDE">
      <w:pPr>
        <w:rPr>
          <w:rFonts w:ascii="Aptos Narrow" w:hAnsi="Aptos Narrow"/>
          <w:lang w:eastAsia="ja-JP"/>
        </w:rPr>
      </w:pPr>
      <w:r w:rsidRPr="008A34FA">
        <w:rPr>
          <w:rFonts w:ascii="Aptos Narrow" w:hAnsi="Aptos Narrow"/>
          <w:lang w:eastAsia="ja-JP"/>
        </w:rPr>
        <w:t>5-Port Eisenbahn-Dachantenne für Mobilfunkbänder und Dualband-GNSS. </w:t>
      </w:r>
    </w:p>
    <w:p w14:paraId="7506FCB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Daten:</w:t>
      </w:r>
      <w:r w:rsidRPr="008A34FA">
        <w:rPr>
          <w:rFonts w:ascii="Aptos Narrow" w:hAnsi="Aptos Narrow"/>
          <w:lang w:val="en-GB" w:eastAsia="ja-JP"/>
        </w:rPr>
        <w:t> </w:t>
      </w:r>
    </w:p>
    <w:p w14:paraId="2819C79B" w14:textId="77777777" w:rsidR="00243EDE" w:rsidRPr="008A34FA" w:rsidRDefault="00243EDE">
      <w:pPr>
        <w:numPr>
          <w:ilvl w:val="0"/>
          <w:numId w:val="77"/>
        </w:numPr>
        <w:rPr>
          <w:rFonts w:ascii="Aptos Narrow" w:hAnsi="Aptos Narrow"/>
          <w:lang w:eastAsia="ja-JP"/>
        </w:rPr>
      </w:pPr>
      <w:r w:rsidRPr="008A34FA">
        <w:rPr>
          <w:rFonts w:ascii="Aptos Narrow" w:hAnsi="Aptos Narrow"/>
          <w:lang w:eastAsia="ja-JP"/>
        </w:rPr>
        <w:t>5-Port-Eisenbahn-Dachantenne mit echter Polarisationsdiversität für den MIMO-Betrieb in Mobilfunkbändern mit niedrigeren Frequenzen. </w:t>
      </w:r>
    </w:p>
    <w:p w14:paraId="000B57F5" w14:textId="77777777" w:rsidR="00243EDE" w:rsidRPr="008A34FA" w:rsidRDefault="00243EDE">
      <w:pPr>
        <w:numPr>
          <w:ilvl w:val="0"/>
          <w:numId w:val="78"/>
        </w:numPr>
        <w:rPr>
          <w:rFonts w:ascii="Aptos Narrow" w:hAnsi="Aptos Narrow"/>
          <w:lang w:eastAsia="ja-JP"/>
        </w:rPr>
      </w:pPr>
      <w:r w:rsidRPr="008A34FA">
        <w:rPr>
          <w:rFonts w:ascii="Aptos Narrow" w:hAnsi="Aptos Narrow"/>
          <w:lang w:eastAsia="ja-JP"/>
        </w:rPr>
        <w:t>4x4 MIMO+ Strahler für 2G/3G/4G/5G-Mobilfunkbänder zwischen 694-4200 MHz. 1x Horizontalstrahler und 3x Vertikalstrahler. </w:t>
      </w:r>
    </w:p>
    <w:p w14:paraId="4E3A12E4" w14:textId="77777777" w:rsidR="00243EDE" w:rsidRPr="008A34FA" w:rsidRDefault="00243EDE">
      <w:pPr>
        <w:numPr>
          <w:ilvl w:val="0"/>
          <w:numId w:val="79"/>
        </w:numPr>
        <w:rPr>
          <w:rFonts w:ascii="Aptos Narrow" w:hAnsi="Aptos Narrow"/>
          <w:lang w:eastAsia="ja-JP"/>
        </w:rPr>
      </w:pPr>
      <w:r w:rsidRPr="008A34FA">
        <w:rPr>
          <w:rFonts w:ascii="Aptos Narrow" w:hAnsi="Aptos Narrow"/>
          <w:lang w:eastAsia="ja-JP"/>
        </w:rPr>
        <w:t>MIMO: Die durchschnittliche kombinierte Bedingungszahl auf den unterstützten Mobilfunkbändern beträgt weniger als 10dB auf den primären Antennen, was sich auf die Isolierung zwischen Port 1 (vertikal) und Port 2 (horizontal) bezieht. </w:t>
      </w:r>
    </w:p>
    <w:p w14:paraId="24F39A36" w14:textId="77777777" w:rsidR="00243EDE" w:rsidRPr="008A34FA" w:rsidRDefault="00243EDE">
      <w:pPr>
        <w:numPr>
          <w:ilvl w:val="0"/>
          <w:numId w:val="80"/>
        </w:numPr>
        <w:rPr>
          <w:rFonts w:ascii="Aptos Narrow" w:hAnsi="Aptos Narrow"/>
          <w:lang w:eastAsia="ja-JP"/>
        </w:rPr>
      </w:pPr>
      <w:r w:rsidRPr="008A34FA">
        <w:rPr>
          <w:rFonts w:ascii="Aptos Narrow" w:hAnsi="Aptos Narrow"/>
          <w:lang w:eastAsia="ja-JP"/>
        </w:rPr>
        <w:t>Unterstützung für vertikal polarisierte RF-Bänder: Mobilfunk (617-960MHz), (1425-2700MHz), (3300-4200MHz). </w:t>
      </w:r>
    </w:p>
    <w:p w14:paraId="306FC184" w14:textId="77777777" w:rsidR="00243EDE" w:rsidRPr="008A34FA" w:rsidRDefault="00243EDE">
      <w:pPr>
        <w:numPr>
          <w:ilvl w:val="0"/>
          <w:numId w:val="81"/>
        </w:numPr>
        <w:rPr>
          <w:rFonts w:ascii="Aptos Narrow" w:hAnsi="Aptos Narrow"/>
          <w:lang w:eastAsia="ja-JP"/>
        </w:rPr>
      </w:pPr>
      <w:r w:rsidRPr="008A34FA">
        <w:rPr>
          <w:rFonts w:ascii="Aptos Narrow" w:hAnsi="Aptos Narrow"/>
          <w:lang w:eastAsia="ja-JP"/>
        </w:rPr>
        <w:t>Unterstützung für horizontal polarisierte RF-Bänder: Mobilfunk (694-960MHz), (1515-2700MHz), (3300-4200MHz). </w:t>
      </w:r>
    </w:p>
    <w:p w14:paraId="4A5FABC3" w14:textId="77777777" w:rsidR="00243EDE" w:rsidRPr="008A34FA" w:rsidRDefault="00243EDE">
      <w:pPr>
        <w:numPr>
          <w:ilvl w:val="0"/>
          <w:numId w:val="82"/>
        </w:numPr>
        <w:rPr>
          <w:rFonts w:ascii="Aptos Narrow" w:hAnsi="Aptos Narrow"/>
          <w:lang w:eastAsia="ja-JP"/>
        </w:rPr>
      </w:pPr>
      <w:r w:rsidRPr="008A34FA">
        <w:rPr>
          <w:rFonts w:ascii="Aptos Narrow" w:hAnsi="Aptos Narrow"/>
          <w:lang w:eastAsia="ja-JP"/>
        </w:rPr>
        <w:t>Eingebettetes aktives Dual-Band GNSS-Element mit integriertem 38 dBiC LNA (maximale Verstärkung bei 90° Elevation). </w:t>
      </w:r>
    </w:p>
    <w:p w14:paraId="534D2444" w14:textId="77777777" w:rsidR="00243EDE" w:rsidRPr="008A34FA" w:rsidRDefault="00243EDE">
      <w:pPr>
        <w:numPr>
          <w:ilvl w:val="0"/>
          <w:numId w:val="83"/>
        </w:numPr>
        <w:rPr>
          <w:rFonts w:ascii="Aptos Narrow" w:hAnsi="Aptos Narrow"/>
          <w:lang w:val="en-GB" w:eastAsia="ja-JP"/>
        </w:rPr>
      </w:pPr>
      <w:r w:rsidRPr="008A34FA">
        <w:rPr>
          <w:rFonts w:ascii="Aptos Narrow" w:hAnsi="Aptos Narrow"/>
          <w:lang w:eastAsia="ja-JP"/>
        </w:rPr>
        <w:t>LNA- Leistungsaufnahme: 3 - 5.5VDC / 45mA.</w:t>
      </w:r>
      <w:r w:rsidRPr="008A34FA">
        <w:rPr>
          <w:rFonts w:ascii="Aptos Narrow" w:hAnsi="Aptos Narrow"/>
          <w:lang w:val="en-GB" w:eastAsia="ja-JP"/>
        </w:rPr>
        <w:t> </w:t>
      </w:r>
    </w:p>
    <w:p w14:paraId="51752908" w14:textId="77777777" w:rsidR="00243EDE" w:rsidRPr="008A34FA" w:rsidRDefault="00243EDE">
      <w:pPr>
        <w:numPr>
          <w:ilvl w:val="0"/>
          <w:numId w:val="84"/>
        </w:numPr>
        <w:rPr>
          <w:rFonts w:ascii="Aptos Narrow" w:hAnsi="Aptos Narrow"/>
          <w:lang w:eastAsia="ja-JP"/>
        </w:rPr>
      </w:pPr>
      <w:r w:rsidRPr="008A34FA">
        <w:rPr>
          <w:rFonts w:ascii="Aptos Narrow" w:hAnsi="Aptos Narrow"/>
          <w:lang w:eastAsia="ja-JP"/>
        </w:rPr>
        <w:t>GNSS-Band-Unterstützung: GNSS1 (1164-1279MHz), GNSS2 (1555-1610MHz). </w:t>
      </w:r>
    </w:p>
    <w:p w14:paraId="16B3FA11" w14:textId="77777777" w:rsidR="00243EDE" w:rsidRPr="008A34FA" w:rsidRDefault="00243EDE">
      <w:pPr>
        <w:numPr>
          <w:ilvl w:val="0"/>
          <w:numId w:val="85"/>
        </w:numPr>
        <w:rPr>
          <w:rFonts w:ascii="Aptos Narrow" w:hAnsi="Aptos Narrow"/>
          <w:lang w:val="en-GB" w:eastAsia="ja-JP"/>
        </w:rPr>
      </w:pPr>
      <w:r w:rsidRPr="008A34FA">
        <w:rPr>
          <w:rFonts w:ascii="Aptos Narrow" w:hAnsi="Aptos Narrow"/>
          <w:lang w:eastAsia="ja-JP"/>
        </w:rPr>
        <w:t>Radome Farbe: Dunkelgrau (RAL7043).</w:t>
      </w:r>
      <w:r w:rsidRPr="008A34FA">
        <w:rPr>
          <w:rFonts w:ascii="Aptos Narrow" w:hAnsi="Aptos Narrow"/>
          <w:lang w:val="en-GB" w:eastAsia="ja-JP"/>
        </w:rPr>
        <w:t> </w:t>
      </w:r>
    </w:p>
    <w:p w14:paraId="118D0FB5" w14:textId="77777777" w:rsidR="00243EDE" w:rsidRPr="008A34FA" w:rsidRDefault="00243EDE">
      <w:pPr>
        <w:numPr>
          <w:ilvl w:val="0"/>
          <w:numId w:val="86"/>
        </w:numPr>
        <w:rPr>
          <w:rFonts w:ascii="Aptos Narrow" w:hAnsi="Aptos Narrow"/>
          <w:lang w:eastAsia="ja-JP"/>
        </w:rPr>
      </w:pPr>
      <w:r w:rsidRPr="008A34FA">
        <w:rPr>
          <w:rFonts w:ascii="Aptos Narrow" w:hAnsi="Aptos Narrow"/>
          <w:lang w:eastAsia="ja-JP"/>
        </w:rPr>
        <w:t>Feuerhemmend gemäß EN 45545-2:2013 + A1:2015, NFPA-130:2017. </w:t>
      </w:r>
    </w:p>
    <w:p w14:paraId="6BA048B3" w14:textId="77777777" w:rsidR="00243EDE" w:rsidRPr="008A34FA" w:rsidRDefault="00243EDE">
      <w:pPr>
        <w:numPr>
          <w:ilvl w:val="0"/>
          <w:numId w:val="87"/>
        </w:numPr>
        <w:rPr>
          <w:rFonts w:ascii="Aptos Narrow" w:hAnsi="Aptos Narrow"/>
          <w:lang w:eastAsia="ja-JP"/>
        </w:rPr>
      </w:pPr>
      <w:r w:rsidRPr="008A34FA">
        <w:rPr>
          <w:rFonts w:ascii="Aptos Narrow" w:hAnsi="Aptos Narrow"/>
          <w:lang w:eastAsia="ja-JP"/>
        </w:rPr>
        <w:t>Abmessungen: 90 x 489 x 392mm (H x B x T). </w:t>
      </w:r>
    </w:p>
    <w:p w14:paraId="7F11F2D6" w14:textId="77777777" w:rsidR="00243EDE" w:rsidRPr="008A34FA" w:rsidRDefault="00243EDE">
      <w:pPr>
        <w:numPr>
          <w:ilvl w:val="0"/>
          <w:numId w:val="88"/>
        </w:numPr>
        <w:rPr>
          <w:rFonts w:ascii="Aptos Narrow" w:hAnsi="Aptos Narrow"/>
          <w:lang w:val="en-GB" w:eastAsia="ja-JP"/>
        </w:rPr>
      </w:pPr>
      <w:r w:rsidRPr="008A34FA">
        <w:rPr>
          <w:rFonts w:ascii="Aptos Narrow" w:hAnsi="Aptos Narrow"/>
          <w:lang w:eastAsia="ja-JP"/>
        </w:rPr>
        <w:t>Gewicht: 8,15 kg.</w:t>
      </w:r>
      <w:r w:rsidRPr="008A34FA">
        <w:rPr>
          <w:rFonts w:ascii="Aptos Narrow" w:hAnsi="Aptos Narrow"/>
          <w:lang w:val="en-GB" w:eastAsia="ja-JP"/>
        </w:rPr>
        <w:t> </w:t>
      </w:r>
    </w:p>
    <w:p w14:paraId="6E9DE6AA"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Bemerkung:</w:t>
      </w:r>
      <w:r w:rsidRPr="008A34FA">
        <w:rPr>
          <w:rFonts w:ascii="Aptos Narrow" w:hAnsi="Aptos Narrow"/>
          <w:lang w:eastAsia="ja-JP"/>
        </w:rPr>
        <w:t xml:space="preserve"> Die VSWR- und Verstärkungswerte basieren auf einer Referenzgrundfläche von 1000x500mm. Die Toleranz der VSWR- und Isolationswerte beträgt 0,5 dB. Die Mobilfunkbänder von 4900 - 7125 MHz werden von den vertikal polarisierten Ports unterstützt (keine Anforderungen an die Grundplatte). Zusammenfassend kann man sagen, dass Nomad empfiehlt, so viel Massefläche wie vernünftigerweise möglich zu verwenden. </w:t>
      </w:r>
    </w:p>
    <w:p w14:paraId="3AA6E96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30546EE1"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07192EB6" wp14:editId="742D36E6">
            <wp:extent cx="4610100" cy="3321050"/>
            <wp:effectExtent l="0" t="0" r="0" b="0"/>
            <wp:docPr id="1836738145" name="Picture 70"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Diagram, engineering drawing  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10100" cy="3321050"/>
                    </a:xfrm>
                    <a:prstGeom prst="rect">
                      <a:avLst/>
                    </a:prstGeom>
                    <a:noFill/>
                    <a:ln>
                      <a:noFill/>
                    </a:ln>
                  </pic:spPr>
                </pic:pic>
              </a:graphicData>
            </a:graphic>
          </wp:inline>
        </w:drawing>
      </w:r>
      <w:r w:rsidRPr="008A34FA">
        <w:rPr>
          <w:rFonts w:ascii="Aptos Narrow" w:hAnsi="Aptos Narrow"/>
          <w:lang w:val="en-GB" w:eastAsia="ja-JP"/>
        </w:rPr>
        <w:t> </w:t>
      </w:r>
    </w:p>
    <w:p w14:paraId="6BED0C5D" w14:textId="77777777" w:rsidR="00D523C0" w:rsidRDefault="00D523C0">
      <w:pPr>
        <w:rPr>
          <w:rFonts w:ascii="Aptos Narrow" w:hAnsi="Aptos Narrow"/>
          <w:caps/>
          <w:color w:val="243F60"/>
          <w:spacing w:val="15"/>
          <w:szCs w:val="22"/>
          <w:lang w:val="en-GB" w:eastAsia="ja-JP" w:bidi="th-TH"/>
        </w:rPr>
      </w:pPr>
      <w:bookmarkStart w:id="947" w:name="_Toc231228645"/>
      <w:r>
        <w:rPr>
          <w:rFonts w:ascii="Aptos Narrow" w:hAnsi="Aptos Narrow"/>
          <w:lang w:val="en-GB" w:eastAsia="ja-JP"/>
        </w:rPr>
        <w:br w:type="page"/>
      </w:r>
    </w:p>
    <w:p w14:paraId="322E8781" w14:textId="11EA7DE9" w:rsidR="00243EDE" w:rsidRPr="008A34FA" w:rsidRDefault="00243EDE" w:rsidP="00243EDE">
      <w:pPr>
        <w:pStyle w:val="Heading3"/>
        <w:rPr>
          <w:rFonts w:ascii="Aptos Narrow" w:hAnsi="Aptos Narrow"/>
          <w:lang w:val="en-GB" w:eastAsia="ja-JP"/>
        </w:rPr>
      </w:pPr>
      <w:r w:rsidRPr="008A34FA">
        <w:rPr>
          <w:rFonts w:ascii="Aptos Narrow" w:hAnsi="Aptos Narrow"/>
          <w:lang w:val="en-GB" w:eastAsia="ja-JP"/>
        </w:rPr>
        <w:lastRenderedPageBreak/>
        <w:t>Indoor Wifi Antenna (Huber and Suhner 1399.35.0020)</w:t>
      </w:r>
      <w:bookmarkEnd w:id="947"/>
      <w:r w:rsidRPr="008A34FA">
        <w:rPr>
          <w:rFonts w:ascii="Aptos Narrow" w:hAnsi="Aptos Narrow"/>
          <w:lang w:val="en-GB" w:eastAsia="ja-JP"/>
        </w:rPr>
        <w:t> </w:t>
      </w:r>
    </w:p>
    <w:p w14:paraId="3E112A91" w14:textId="77777777" w:rsidR="00243EDE" w:rsidRPr="008A34FA" w:rsidRDefault="00243EDE" w:rsidP="00243EDE">
      <w:pPr>
        <w:rPr>
          <w:rFonts w:ascii="Aptos Narrow" w:hAnsi="Aptos Narrow"/>
          <w:lang w:eastAsia="ja-JP"/>
        </w:rPr>
      </w:pPr>
      <w:r w:rsidRPr="008A34FA">
        <w:rPr>
          <w:rFonts w:ascii="Aptos Narrow" w:hAnsi="Aptos Narrow"/>
          <w:lang w:eastAsia="ja-JP"/>
        </w:rPr>
        <w:t>Im Lieferumfang von Stadler enthalten. </w:t>
      </w:r>
    </w:p>
    <w:p w14:paraId="339ADA3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Kompakte omnidirektionale MIMO-Innenantenne für WiFi-Anwendungen. Unterstützt 6x6 WiFi MIMO in allen Wi-Fi 6E Bändern. Unterstützt die 2,4 GHz, 5 GHz und WiFi6 Bänder.</w:t>
      </w:r>
      <w:r w:rsidRPr="008A34FA">
        <w:rPr>
          <w:rFonts w:ascii="Aptos Narrow" w:hAnsi="Aptos Narrow"/>
          <w:lang w:val="en-GB" w:eastAsia="ja-JP"/>
        </w:rPr>
        <w:t> </w:t>
      </w:r>
    </w:p>
    <w:p w14:paraId="56B1314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Daten:</w:t>
      </w:r>
      <w:r w:rsidRPr="008A34FA">
        <w:rPr>
          <w:rFonts w:ascii="Aptos Narrow" w:hAnsi="Aptos Narrow"/>
          <w:lang w:val="en-GB" w:eastAsia="ja-JP"/>
        </w:rPr>
        <w:t> </w:t>
      </w:r>
    </w:p>
    <w:p w14:paraId="66BCB328" w14:textId="77777777" w:rsidR="00243EDE" w:rsidRPr="008A34FA" w:rsidRDefault="00243EDE">
      <w:pPr>
        <w:numPr>
          <w:ilvl w:val="0"/>
          <w:numId w:val="89"/>
        </w:numPr>
        <w:rPr>
          <w:rFonts w:ascii="Aptos Narrow" w:hAnsi="Aptos Narrow"/>
          <w:lang w:eastAsia="ja-JP"/>
        </w:rPr>
      </w:pPr>
      <w:r w:rsidRPr="008A34FA">
        <w:rPr>
          <w:rFonts w:ascii="Aptos Narrow" w:hAnsi="Aptos Narrow"/>
          <w:lang w:eastAsia="ja-JP"/>
        </w:rPr>
        <w:t>Flachprofil-Wi-Fi-Band-MIMO-Antenne mit sechs Anschlüssen, QMA-Klinkenstecker </w:t>
      </w:r>
    </w:p>
    <w:p w14:paraId="7031E61C" w14:textId="77777777" w:rsidR="00243EDE" w:rsidRPr="008A34FA" w:rsidRDefault="00243EDE">
      <w:pPr>
        <w:numPr>
          <w:ilvl w:val="0"/>
          <w:numId w:val="90"/>
        </w:numPr>
        <w:rPr>
          <w:rFonts w:ascii="Aptos Narrow" w:hAnsi="Aptos Narrow"/>
          <w:lang w:eastAsia="ja-JP"/>
        </w:rPr>
      </w:pPr>
      <w:r w:rsidRPr="008A34FA">
        <w:rPr>
          <w:rFonts w:ascii="Aptos Narrow" w:hAnsi="Aptos Narrow"/>
          <w:lang w:eastAsia="ja-JP"/>
        </w:rPr>
        <w:t>RF Band Unterstützung: WiFi4 (2,400 - 2,690 GHz) , WiFi5 (5,150 - 5,935 GHz) , WiFi6 (5,935 - 7,125 GHz) </w:t>
      </w:r>
    </w:p>
    <w:p w14:paraId="4555C58B" w14:textId="77777777" w:rsidR="00243EDE" w:rsidRPr="008A34FA" w:rsidRDefault="00243EDE">
      <w:pPr>
        <w:numPr>
          <w:ilvl w:val="0"/>
          <w:numId w:val="91"/>
        </w:numPr>
        <w:rPr>
          <w:rFonts w:ascii="Aptos Narrow" w:hAnsi="Aptos Narrow"/>
          <w:lang w:val="en-GB" w:eastAsia="ja-JP"/>
        </w:rPr>
      </w:pPr>
      <w:r w:rsidRPr="008A34FA">
        <w:rPr>
          <w:rFonts w:ascii="Aptos Narrow" w:hAnsi="Aptos Narrow"/>
          <w:lang w:eastAsia="ja-JP"/>
        </w:rPr>
        <w:t>Polarisation: Nur vertikal</w:t>
      </w:r>
      <w:r w:rsidRPr="008A34FA">
        <w:rPr>
          <w:rFonts w:ascii="Aptos Narrow" w:hAnsi="Aptos Narrow"/>
          <w:lang w:val="en-GB" w:eastAsia="ja-JP"/>
        </w:rPr>
        <w:t> </w:t>
      </w:r>
    </w:p>
    <w:p w14:paraId="06884BA1" w14:textId="77777777" w:rsidR="00243EDE" w:rsidRPr="008A34FA" w:rsidRDefault="00243EDE">
      <w:pPr>
        <w:numPr>
          <w:ilvl w:val="0"/>
          <w:numId w:val="92"/>
        </w:numPr>
        <w:rPr>
          <w:rFonts w:ascii="Aptos Narrow" w:hAnsi="Aptos Narrow"/>
          <w:lang w:val="en-GB" w:eastAsia="ja-JP"/>
        </w:rPr>
      </w:pPr>
      <w:r w:rsidRPr="008A34FA">
        <w:rPr>
          <w:rFonts w:ascii="Aptos Narrow" w:hAnsi="Aptos Narrow"/>
          <w:lang w:eastAsia="ja-JP"/>
        </w:rPr>
        <w:t>Radome Farbe: Grau (RAL7044)</w:t>
      </w:r>
      <w:r w:rsidRPr="008A34FA">
        <w:rPr>
          <w:rFonts w:ascii="Aptos Narrow" w:hAnsi="Aptos Narrow"/>
          <w:lang w:val="en-GB" w:eastAsia="ja-JP"/>
        </w:rPr>
        <w:t> </w:t>
      </w:r>
    </w:p>
    <w:p w14:paraId="35CA02B5" w14:textId="77777777" w:rsidR="00243EDE" w:rsidRPr="008A34FA" w:rsidRDefault="00243EDE">
      <w:pPr>
        <w:numPr>
          <w:ilvl w:val="0"/>
          <w:numId w:val="93"/>
        </w:numPr>
        <w:rPr>
          <w:rFonts w:ascii="Aptos Narrow" w:hAnsi="Aptos Narrow"/>
          <w:lang w:eastAsia="ja-JP"/>
        </w:rPr>
      </w:pPr>
      <w:r w:rsidRPr="008A34FA">
        <w:rPr>
          <w:rFonts w:ascii="Aptos Narrow" w:hAnsi="Aptos Narrow"/>
          <w:lang w:eastAsia="ja-JP"/>
        </w:rPr>
        <w:t>Feuerhemmend nach DIN 5510-2, BS 6853, EN 45545-2, NFPA130 </w:t>
      </w:r>
    </w:p>
    <w:p w14:paraId="21D69B78" w14:textId="77777777" w:rsidR="00243EDE" w:rsidRPr="008A34FA" w:rsidRDefault="00243EDE">
      <w:pPr>
        <w:numPr>
          <w:ilvl w:val="0"/>
          <w:numId w:val="94"/>
        </w:numPr>
        <w:rPr>
          <w:rFonts w:ascii="Aptos Narrow" w:hAnsi="Aptos Narrow"/>
          <w:lang w:eastAsia="ja-JP"/>
        </w:rPr>
      </w:pPr>
      <w:r w:rsidRPr="008A34FA">
        <w:rPr>
          <w:rFonts w:ascii="Aptos Narrow" w:hAnsi="Aptos Narrow"/>
          <w:lang w:eastAsia="ja-JP"/>
        </w:rPr>
        <w:t>Abmessungen: 31 x 91,8 x 281,8mm (H x B x T) </w:t>
      </w:r>
    </w:p>
    <w:p w14:paraId="41170989" w14:textId="77777777" w:rsidR="00243EDE" w:rsidRPr="008A34FA" w:rsidRDefault="00243EDE">
      <w:pPr>
        <w:numPr>
          <w:ilvl w:val="0"/>
          <w:numId w:val="95"/>
        </w:numPr>
        <w:rPr>
          <w:rFonts w:ascii="Aptos Narrow" w:hAnsi="Aptos Narrow"/>
          <w:lang w:val="en-GB" w:eastAsia="ja-JP"/>
        </w:rPr>
      </w:pPr>
      <w:r w:rsidRPr="008A34FA">
        <w:rPr>
          <w:rFonts w:ascii="Aptos Narrow" w:hAnsi="Aptos Narrow"/>
          <w:lang w:eastAsia="ja-JP"/>
        </w:rPr>
        <w:t>Gewicht: 0,32 kg</w:t>
      </w:r>
      <w:r w:rsidRPr="008A34FA">
        <w:rPr>
          <w:rFonts w:ascii="Aptos Narrow" w:hAnsi="Aptos Narrow"/>
          <w:lang w:val="en-GB" w:eastAsia="ja-JP"/>
        </w:rPr>
        <w:t> </w:t>
      </w:r>
    </w:p>
    <w:p w14:paraId="2BD5966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3BF89C4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B9030F9"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6C21A626" wp14:editId="4703E98D">
            <wp:extent cx="5940425" cy="4119245"/>
            <wp:effectExtent l="0" t="0" r="3175" b="0"/>
            <wp:docPr id="948932176" name="Picture 6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Diagram  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0425" cy="4119245"/>
                    </a:xfrm>
                    <a:prstGeom prst="rect">
                      <a:avLst/>
                    </a:prstGeom>
                    <a:noFill/>
                    <a:ln>
                      <a:noFill/>
                    </a:ln>
                  </pic:spPr>
                </pic:pic>
              </a:graphicData>
            </a:graphic>
          </wp:inline>
        </w:drawing>
      </w:r>
      <w:r w:rsidRPr="008A34FA">
        <w:rPr>
          <w:rFonts w:ascii="Aptos Narrow" w:hAnsi="Aptos Narrow"/>
          <w:noProof/>
          <w:lang w:val="en-GB" w:eastAsia="ja-JP"/>
        </w:rPr>
        <w:drawing>
          <wp:inline distT="0" distB="0" distL="0" distR="0" wp14:anchorId="61EFFC2F" wp14:editId="20DC6C48">
            <wp:extent cx="4813300" cy="393700"/>
            <wp:effectExtent l="0" t="0" r="6350" b="6350"/>
            <wp:docPr id="1712159649" name="Picture 68" descr="Text Box 1288172846,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Text Box 1288172846, Textbox"/>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13300" cy="393700"/>
                    </a:xfrm>
                    <a:prstGeom prst="rect">
                      <a:avLst/>
                    </a:prstGeom>
                    <a:noFill/>
                    <a:ln>
                      <a:noFill/>
                    </a:ln>
                  </pic:spPr>
                </pic:pic>
              </a:graphicData>
            </a:graphic>
          </wp:inline>
        </w:drawing>
      </w:r>
      <w:r w:rsidRPr="008A34FA">
        <w:rPr>
          <w:rFonts w:ascii="Aptos Narrow" w:hAnsi="Aptos Narrow"/>
          <w:lang w:val="en-GB" w:eastAsia="ja-JP"/>
        </w:rPr>
        <w:t> </w:t>
      </w:r>
    </w:p>
    <w:p w14:paraId="75B3B0D9" w14:textId="77777777" w:rsidR="0013714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1C414FB6" w14:textId="2EB95297" w:rsidR="00243EDE" w:rsidRPr="008A34FA" w:rsidRDefault="0013714E" w:rsidP="00243EDE">
      <w:pPr>
        <w:rPr>
          <w:rFonts w:ascii="Aptos Narrow" w:hAnsi="Aptos Narrow"/>
          <w:lang w:val="en-GB" w:eastAsia="ja-JP"/>
        </w:rPr>
      </w:pPr>
      <w:r w:rsidRPr="008A34FA">
        <w:rPr>
          <w:rFonts w:ascii="Aptos Narrow" w:hAnsi="Aptos Narrow"/>
          <w:lang w:val="en-GB" w:eastAsia="ja-JP"/>
        </w:rPr>
        <w:br w:type="page"/>
      </w:r>
    </w:p>
    <w:p w14:paraId="109BCBFE" w14:textId="77777777" w:rsidR="00243EDE" w:rsidRPr="008A34FA" w:rsidRDefault="00243EDE" w:rsidP="00243EDE">
      <w:pPr>
        <w:pStyle w:val="Heading1"/>
        <w:rPr>
          <w:rFonts w:ascii="Aptos Narrow" w:hAnsi="Aptos Narrow"/>
          <w:lang w:val="en-GB" w:eastAsia="ja-JP"/>
        </w:rPr>
      </w:pPr>
      <w:bookmarkStart w:id="948" w:name="_Toc231228646"/>
      <w:r w:rsidRPr="008A34FA">
        <w:rPr>
          <w:rFonts w:ascii="Aptos Narrow" w:hAnsi="Aptos Narrow"/>
          <w:lang w:eastAsia="ja-JP"/>
        </w:rPr>
        <w:lastRenderedPageBreak/>
        <w:t>Glossar</w:t>
      </w:r>
      <w:bookmarkEnd w:id="948"/>
    </w:p>
    <w:p w14:paraId="43ED7EB4" w14:textId="77777777" w:rsidR="00243EDE" w:rsidRPr="008A34FA" w:rsidRDefault="00243EDE" w:rsidP="00243EDE">
      <w:pPr>
        <w:rPr>
          <w:rFonts w:ascii="Aptos Narrow" w:hAnsi="Aptos Narrow"/>
          <w:b/>
          <w:bCs/>
          <w:lang w:val="en-GB" w:eastAsia="ja-JP"/>
        </w:rPr>
      </w:pPr>
      <w:r w:rsidRPr="008A34FA">
        <w:rPr>
          <w:rFonts w:ascii="Aptos Narrow" w:hAnsi="Aptos Narrow"/>
          <w:b/>
          <w:bCs/>
          <w:lang w:val="en-GB" w:eastAsia="ja-JP"/>
        </w:rPr>
        <w:t> </w:t>
      </w:r>
    </w:p>
    <w:tbl>
      <w:tblPr>
        <w:tblW w:w="0"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2685"/>
        <w:gridCol w:w="6645"/>
      </w:tblGrid>
      <w:tr w:rsidR="00243EDE" w:rsidRPr="008A34FA" w14:paraId="4A1DDE6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9229869" w14:textId="77777777" w:rsidR="00243EDE" w:rsidRPr="008A34FA" w:rsidRDefault="00243EDE" w:rsidP="00243EDE">
            <w:pPr>
              <w:rPr>
                <w:rFonts w:ascii="Aptos Narrow" w:hAnsi="Aptos Narrow"/>
                <w:b/>
                <w:bCs/>
                <w:lang w:val="en-GB" w:eastAsia="ja-JP"/>
              </w:rPr>
            </w:pPr>
            <w:r w:rsidRPr="008A34FA">
              <w:rPr>
                <w:rFonts w:ascii="Aptos Narrow" w:hAnsi="Aptos Narrow"/>
                <w:b/>
                <w:bCs/>
                <w:lang w:eastAsia="ja-JP"/>
              </w:rPr>
              <w:t>Akronym</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F3D9F88" w14:textId="77777777" w:rsidR="00243EDE" w:rsidRPr="008A34FA" w:rsidRDefault="008920F3" w:rsidP="00243EDE">
            <w:pPr>
              <w:rPr>
                <w:rFonts w:ascii="Aptos Narrow" w:hAnsi="Aptos Narrow"/>
                <w:b/>
                <w:bCs/>
                <w:lang w:val="en-GB" w:eastAsia="ja-JP"/>
              </w:rPr>
            </w:pPr>
            <w:r w:rsidRPr="008A34FA">
              <w:rPr>
                <w:rFonts w:ascii="Aptos Narrow" w:hAnsi="Aptos Narrow"/>
                <w:b/>
                <w:bCs/>
                <w:lang w:eastAsia="ja-JP"/>
              </w:rPr>
              <w:t>Beschreibung</w:t>
            </w:r>
            <w:r w:rsidRPr="008A34FA">
              <w:rPr>
                <w:rFonts w:ascii="Aptos Narrow" w:hAnsi="Aptos Narrow"/>
                <w:b/>
                <w:bCs/>
                <w:lang w:val="en-GB" w:eastAsia="ja-JP"/>
              </w:rPr>
              <w:t> </w:t>
            </w:r>
          </w:p>
        </w:tc>
      </w:tr>
      <w:tr w:rsidR="00243EDE" w:rsidRPr="008A34FA" w14:paraId="3FA044A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E9DF8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AP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530E3D0"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Access Point. Die Hardware, mit der sich der Kunde verbindet und die die Daten an die CCU überträgt.</w:t>
            </w:r>
            <w:r w:rsidRPr="008A34FA">
              <w:rPr>
                <w:rFonts w:ascii="Aptos Narrow" w:hAnsi="Aptos Narrow"/>
                <w:b/>
                <w:bCs/>
                <w:lang w:eastAsia="ja-JP"/>
              </w:rPr>
              <w:t> </w:t>
            </w:r>
          </w:p>
        </w:tc>
      </w:tr>
      <w:tr w:rsidR="00243EDE" w:rsidRPr="008A34FA" w14:paraId="3C9C0AC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276AD50"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CCU</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DE38618"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Communications Control Unit.  Das Akronym CCU bezieht sich sowohl auf die Firmware als auch auf die Hardware des Hochleistungs-Routers von Nomad im Fahrzeug.</w:t>
            </w:r>
            <w:r w:rsidRPr="008A34FA">
              <w:rPr>
                <w:rFonts w:ascii="Aptos Narrow" w:hAnsi="Aptos Narrow"/>
                <w:b/>
                <w:bCs/>
                <w:lang w:eastAsia="ja-JP"/>
              </w:rPr>
              <w:t> </w:t>
            </w:r>
          </w:p>
        </w:tc>
      </w:tr>
      <w:tr w:rsidR="00243EDE" w:rsidRPr="008A34FA" w14:paraId="073867D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9557C4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ICCID</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6F8CCA43"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Integrated Circuit Card Identifier. Die eindeutige Kennung einer SIM-Karte</w:t>
            </w:r>
            <w:r w:rsidRPr="008A34FA">
              <w:rPr>
                <w:rFonts w:ascii="Aptos Narrow" w:hAnsi="Aptos Narrow"/>
                <w:b/>
                <w:bCs/>
                <w:lang w:eastAsia="ja-JP"/>
              </w:rPr>
              <w:t> </w:t>
            </w:r>
          </w:p>
        </w:tc>
      </w:tr>
      <w:tr w:rsidR="00243EDE" w:rsidRPr="008A34FA" w14:paraId="39DD358B"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9F3CA51"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IMSI</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38A555E6"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International Mobile Subscriber Identity </w:t>
            </w:r>
            <w:r w:rsidRPr="008A34FA">
              <w:rPr>
                <w:rFonts w:ascii="Aptos Narrow" w:hAnsi="Aptos Narrow"/>
                <w:b/>
                <w:bCs/>
                <w:lang w:val="en-GB" w:eastAsia="ja-JP"/>
              </w:rPr>
              <w:t> </w:t>
            </w:r>
          </w:p>
        </w:tc>
      </w:tr>
      <w:tr w:rsidR="00243EDE" w:rsidRPr="008A34FA" w14:paraId="16A2482B"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5BD8EE"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MS</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3C9E0E9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Medienserver </w:t>
            </w:r>
            <w:r w:rsidRPr="008A34FA">
              <w:rPr>
                <w:rFonts w:ascii="Aptos Narrow" w:hAnsi="Aptos Narrow"/>
                <w:b/>
                <w:bCs/>
                <w:lang w:val="en-GB" w:eastAsia="ja-JP"/>
              </w:rPr>
              <w:t> </w:t>
            </w:r>
          </w:p>
        </w:tc>
      </w:tr>
      <w:tr w:rsidR="00243EDE" w:rsidRPr="008A34FA" w14:paraId="6A8BDACC"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AB74B8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NTP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4D92C79"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Network Time Protocol </w:t>
            </w:r>
            <w:r w:rsidRPr="008A34FA">
              <w:rPr>
                <w:rFonts w:ascii="Aptos Narrow" w:hAnsi="Aptos Narrow"/>
                <w:b/>
                <w:bCs/>
                <w:lang w:val="en-GB" w:eastAsia="ja-JP"/>
              </w:rPr>
              <w:t> </w:t>
            </w:r>
          </w:p>
        </w:tc>
      </w:tr>
      <w:tr w:rsidR="00243EDE" w:rsidRPr="008A34FA" w14:paraId="1547341E"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255B0D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PDP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7C6DA45B"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Packet Data Protocol </w:t>
            </w:r>
            <w:r w:rsidRPr="008A34FA">
              <w:rPr>
                <w:rFonts w:ascii="Aptos Narrow" w:hAnsi="Aptos Narrow"/>
                <w:b/>
                <w:bCs/>
                <w:lang w:val="en-GB" w:eastAsia="ja-JP"/>
              </w:rPr>
              <w:t> </w:t>
            </w:r>
          </w:p>
        </w:tc>
      </w:tr>
      <w:tr w:rsidR="00243EDE" w:rsidRPr="008A34FA" w14:paraId="77B7E94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7A71C84"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PoE</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0FDE7F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Power over Ethernet </w:t>
            </w:r>
            <w:r w:rsidRPr="008A34FA">
              <w:rPr>
                <w:rFonts w:ascii="Aptos Narrow" w:hAnsi="Aptos Narrow"/>
                <w:b/>
                <w:bCs/>
                <w:lang w:val="en-GB" w:eastAsia="ja-JP"/>
              </w:rPr>
              <w:t> </w:t>
            </w:r>
          </w:p>
        </w:tc>
      </w:tr>
      <w:tr w:rsidR="00243EDE" w:rsidRPr="008A34FA" w14:paraId="4D8159F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57D5C1A"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SSID</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5432F7C"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Service Set Identifier </w:t>
            </w:r>
            <w:r w:rsidRPr="008A34FA">
              <w:rPr>
                <w:rFonts w:ascii="Aptos Narrow" w:hAnsi="Aptos Narrow"/>
                <w:b/>
                <w:bCs/>
                <w:lang w:val="en-GB" w:eastAsia="ja-JP"/>
              </w:rPr>
              <w:t> </w:t>
            </w:r>
          </w:p>
        </w:tc>
      </w:tr>
      <w:tr w:rsidR="00243EDE" w:rsidRPr="008A34FA" w14:paraId="5B6420F5"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649810"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SW</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C2AA76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Switch</w:t>
            </w:r>
            <w:r w:rsidRPr="008A34FA">
              <w:rPr>
                <w:rFonts w:ascii="Aptos Narrow" w:hAnsi="Aptos Narrow"/>
                <w:b/>
                <w:bCs/>
                <w:lang w:val="en-GB" w:eastAsia="ja-JP"/>
              </w:rPr>
              <w:t> </w:t>
            </w:r>
          </w:p>
        </w:tc>
      </w:tr>
      <w:tr w:rsidR="00243EDE" w:rsidRPr="008A34FA" w14:paraId="13BC151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2B514659"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VLAN</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68049B06"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Virtual Local Area Network </w:t>
            </w:r>
            <w:r w:rsidRPr="008A34FA">
              <w:rPr>
                <w:rFonts w:ascii="Aptos Narrow" w:hAnsi="Aptos Narrow"/>
                <w:b/>
                <w:bCs/>
                <w:lang w:val="en-GB" w:eastAsia="ja-JP"/>
              </w:rPr>
              <w:t> </w:t>
            </w:r>
          </w:p>
        </w:tc>
      </w:tr>
      <w:tr w:rsidR="00243EDE" w:rsidRPr="008A34FA" w14:paraId="4CD9CF1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181DA04"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WAN</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D9589F1"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Wide Area Network </w:t>
            </w:r>
            <w:r w:rsidRPr="008A34FA">
              <w:rPr>
                <w:rFonts w:ascii="Aptos Narrow" w:hAnsi="Aptos Narrow"/>
                <w:b/>
                <w:bCs/>
                <w:lang w:val="en-GB" w:eastAsia="ja-JP"/>
              </w:rPr>
              <w:t> </w:t>
            </w:r>
          </w:p>
        </w:tc>
      </w:tr>
      <w:tr w:rsidR="00243EDE" w:rsidRPr="008A34FA" w14:paraId="208E5C3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AEBB9AB"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WCB</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03EB40F"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Wireless Client Bridge </w:t>
            </w:r>
            <w:r w:rsidRPr="008A34FA">
              <w:rPr>
                <w:rFonts w:ascii="Aptos Narrow" w:hAnsi="Aptos Narrow"/>
                <w:b/>
                <w:bCs/>
                <w:lang w:val="en-GB" w:eastAsia="ja-JP"/>
              </w:rPr>
              <w:t> </w:t>
            </w:r>
          </w:p>
        </w:tc>
      </w:tr>
    </w:tbl>
    <w:p w14:paraId="1075AA97" w14:textId="77777777" w:rsidR="006C37F9" w:rsidRPr="008A34FA" w:rsidRDefault="006C37F9" w:rsidP="006C37F9">
      <w:pPr>
        <w:rPr>
          <w:rFonts w:ascii="Aptos Narrow" w:hAnsi="Aptos Narrow"/>
          <w:lang w:val="en-GB" w:eastAsia="ja-JP"/>
        </w:rPr>
      </w:pPr>
    </w:p>
    <w:sectPr w:rsidR="006C37F9" w:rsidRPr="008A34FA" w:rsidSect="00AD3F35">
      <w:headerReference w:type="default" r:id="rId86"/>
      <w:footerReference w:type="default" r:id="rId87"/>
      <w:headerReference w:type="first" r:id="rId88"/>
      <w:footerReference w:type="first" r:id="rId89"/>
      <w:pgSz w:w="11907" w:h="16840" w:code="9"/>
      <w:pgMar w:top="1140" w:right="1140" w:bottom="720" w:left="1412" w:header="0" w:footer="54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y Fomin" w:date="2026-07-01T16:37:00Z" w:initials="AF">
    <w:p w14:paraId="01931717" w14:textId="77777777" w:rsidR="001C0E4C" w:rsidRDefault="003A4D28" w:rsidP="001C0E4C">
      <w:pPr>
        <w:pStyle w:val="CommentText"/>
      </w:pPr>
      <w:r>
        <w:rPr>
          <w:rStyle w:val="CommentReference"/>
        </w:rPr>
        <w:annotationRef/>
      </w:r>
      <w:r w:rsidR="001C0E4C">
        <w:t>Üblicherweise 001 ist die laufende Nummer des Dokuments, also 1, und 04 ist die Nummer der Version, also 4.</w:t>
      </w:r>
    </w:p>
  </w:comment>
  <w:comment w:id="54" w:author="Milutinovic Nenad (PV)" w:date="2026-06-08T11:03:00Z" w:initials="NM">
    <w:p w14:paraId="4E17316E" w14:textId="77777777" w:rsidR="00AC6867" w:rsidRDefault="00AC6867" w:rsidP="00AC6867">
      <w:r>
        <w:rPr>
          <w:rStyle w:val="CommentReference10"/>
        </w:rPr>
        <w:annotationRef/>
      </w:r>
      <w:r>
        <w:t xml:space="preserve">Bitte im Dokument ergänzen, wie sind die Channels eingestellt? Wie wurde die Überlappung der Channels im 5GHz Bereich behoben? </w:t>
      </w:r>
    </w:p>
  </w:comment>
  <w:comment w:id="55" w:author="Abbas Rizvi" w:date="2026-06-21T08:31:00Z" w:initials="AR">
    <w:p w14:paraId="00E8F4F5" w14:textId="77777777" w:rsidR="007D4094" w:rsidRDefault="003C127A">
      <w:r>
        <w:rPr>
          <w:rStyle w:val="CommentReference"/>
        </w:rPr>
        <w:annotationRef/>
      </w:r>
      <w:r>
        <w:rPr>
          <w:color w:val="000000"/>
          <w:sz w:val="20"/>
        </w:rPr>
        <w:t>Die Kanaleinstellungen sind in Kapitel 5 (Netzwerkarchitektur) im neuen Abschnitt „AP-Kanalkonfiguration“ je Wagen und Access-Point dokumentiert (2,4 GHz: Kanal 1/11; 5 GHz: Kanal 36/44; Sendeleistung 15 dBm). Die Kanalvergabe erfolgt statisch je AP-Position (keine automatische Kanalwahl). Benachbarte 5-GHz-Funkzellen sind auf getrennte Kanaele (36 bzw. 44) gelegt und durch die je Wagenende abwechselnde 2,4-/5-GHz-Belegung sowie den gespiegelten Kanalplan im vorderen/hinteren Zugteil raeumlich entkoppelt.</w:t>
      </w:r>
    </w:p>
  </w:comment>
  <w:comment w:id="94" w:author="Milutinovic Nenad (PV)" w:date="2026-06-08T12:39:00Z" w:initials="NM">
    <w:p w14:paraId="768BB28C" w14:textId="7C78DCB0" w:rsidR="002551DB" w:rsidRDefault="002551DB" w:rsidP="002551DB">
      <w:r>
        <w:rPr>
          <w:rStyle w:val="CommentReference10"/>
        </w:rPr>
        <w:annotationRef/>
      </w:r>
      <w:r>
        <w:t>Kapitel nicht vorhanden. Bitte nachliefern.</w:t>
      </w:r>
    </w:p>
  </w:comment>
  <w:comment w:id="95" w:author="Abbas Rizvi" w:date="2026-06-17T08:32:00Z" w:initials="AR">
    <w:p w14:paraId="1CEE8D2C" w14:textId="77777777" w:rsidR="00EA0595" w:rsidRDefault="003C127A">
      <w:r>
        <w:rPr>
          <w:rStyle w:val="CommentReference"/>
        </w:rPr>
        <w:annotationRef/>
      </w:r>
      <w:r>
        <w:rPr>
          <w:color w:val="000000"/>
          <w:sz w:val="20"/>
        </w:rPr>
        <w:t>Querverweis korrigiert: Die Zug-zu-Server-Zuweisung ist in Kapitel 3.2.2.3 dokumentiert (zuvor falsch als 1.1.2.1 referenziert).</w:t>
      </w:r>
    </w:p>
  </w:comment>
  <w:comment w:id="98" w:author="Leitner Michael (PV)" w:date="2026-06-16T16:44:00Z" w:initials="ML">
    <w:p w14:paraId="45BA3263" w14:textId="77777777" w:rsidR="006067C7" w:rsidRPr="008F6976" w:rsidRDefault="006067C7" w:rsidP="006067C7">
      <w:pPr>
        <w:pStyle w:val="CommentText"/>
      </w:pPr>
      <w:r>
        <w:rPr>
          <w:rStyle w:val="CommentReference"/>
        </w:rPr>
        <w:annotationRef/>
      </w:r>
      <w:r>
        <w:t>Wie viele Garnituren je Server sind vorgesehen?</w:t>
      </w:r>
    </w:p>
  </w:comment>
  <w:comment w:id="99" w:author="Andrey Fomin" w:date="2026-07-01T17:38:00Z" w:initials="AF">
    <w:p w14:paraId="18ACB398" w14:textId="1A39C93C" w:rsidR="008F6976" w:rsidRDefault="008F6976" w:rsidP="008F6976">
      <w:pPr>
        <w:pStyle w:val="CommentText"/>
      </w:pPr>
      <w:r>
        <w:rPr>
          <w:rStyle w:val="CommentReference"/>
        </w:rPr>
        <w:annotationRef/>
      </w:r>
      <w:r>
        <w:t xml:space="preserve">Das ist in der Übersichtstabelle von Davud sichtbar - </w:t>
      </w:r>
      <w:hyperlink r:id="rId1" w:history="1">
        <w:r w:rsidRPr="00680E25">
          <w:rPr>
            <w:rStyle w:val="Hyperlink"/>
            <w:rFonts w:cs="Cordia New"/>
          </w:rPr>
          <w:t>Fzg-Nr-ID Aufteilung.xlsx</w:t>
        </w:r>
      </w:hyperlink>
      <w:r>
        <w:t xml:space="preserve"> </w:t>
      </w:r>
    </w:p>
  </w:comment>
  <w:comment w:id="103" w:author="Andrey Fomin" w:date="2026-07-01T17:45:00Z" w:initials="AF">
    <w:p w14:paraId="41E7611F" w14:textId="77777777" w:rsidR="00EF67EE" w:rsidRDefault="00B328B6" w:rsidP="00EF67EE">
      <w:pPr>
        <w:pStyle w:val="CommentText"/>
      </w:pPr>
      <w:r>
        <w:rPr>
          <w:rStyle w:val="CommentReference"/>
        </w:rPr>
        <w:annotationRef/>
      </w:r>
      <w:r w:rsidR="00EF67EE">
        <w:t>Die technische Beschreibung sollte den aktuellen Stand des Projekts widerspiegeln (nicht den zukünftigen Stand). Daher sollten wir nichts beschreiben, was nicht zum aktuellen Lieferumfang von Nomad für das Projekt gehört und nicht offiziell von der ÖBB über eine VO bestellt wurde, wie beispielsweise das Engage-Portal. Sobald Nomad von ÖBB eine Bestellung (PO) für diesen Umfang erhält, könnte dies in der nächsten Überarbeitung in die technische Beschreibung aufgenommen werden.</w:t>
      </w:r>
    </w:p>
  </w:comment>
  <w:comment w:id="138" w:author="Milutinovic Nenad (PV)" w:date="2026-06-08T13:10:00Z" w:initials="NM">
    <w:p w14:paraId="52C70262" w14:textId="29F7B8E7" w:rsidR="00097031" w:rsidRDefault="00097031" w:rsidP="00097031">
      <w:r>
        <w:rPr>
          <w:rStyle w:val="CommentReference10"/>
        </w:rPr>
        <w:annotationRef/>
      </w:r>
      <w:r>
        <w:t>Was ist mit Fahrgastportal gemeint? (Captive-Portal und/oder Railnet Portal)</w:t>
      </w:r>
    </w:p>
  </w:comment>
  <w:comment w:id="139" w:author="Andrey Fomin" w:date="2026-07-02T09:57:00Z" w:initials="AF">
    <w:p w14:paraId="677EC1D1" w14:textId="77777777" w:rsidR="00293BFF" w:rsidRDefault="008A317F" w:rsidP="00293BFF">
      <w:pPr>
        <w:pStyle w:val="CommentText"/>
      </w:pPr>
      <w:r>
        <w:rPr>
          <w:rStyle w:val="CommentReference"/>
        </w:rPr>
        <w:annotationRef/>
      </w:r>
      <w:r w:rsidR="00293BFF">
        <w:t>Ich verstehe die Frage nich ganz, ehrlich gesagt. Captive Portal = Portal Lite, und das ist genau die Portal-Version, die für DoSto Neu bestellt wurde. Ob das ein Railnet Portal sein wird oder ein anderes - das muss uns bitte ÖBB sagen. Z.B. Auf ENZO es ist ein Railnet Portal.</w:t>
      </w:r>
    </w:p>
  </w:comment>
  <w:comment w:id="142" w:author="Milutinovic Nenad (PV)" w:date="2026-06-08T13:13:00Z" w:initials="NM">
    <w:p w14:paraId="3BB01986" w14:textId="11D94D25" w:rsidR="00E028C5" w:rsidRDefault="00E028C5" w:rsidP="00E028C5">
      <w:r>
        <w:rPr>
          <w:rStyle w:val="CommentReference10"/>
        </w:rPr>
        <w:annotationRef/>
      </w:r>
      <w:r>
        <w:t>Wie bereits mehrmals besprochen, soll das Zeitfenster ident wie bei den Bestandsflotten sein. Gleich wie Cityjet und Railjet</w:t>
      </w:r>
    </w:p>
  </w:comment>
  <w:comment w:id="143" w:author="Abbas Rizvi" w:date="2026-06-17T08:32:00Z" w:initials="AR">
    <w:p w14:paraId="360B4EC3" w14:textId="77777777" w:rsidR="00EA0595" w:rsidRDefault="003C127A">
      <w:r>
        <w:rPr>
          <w:rStyle w:val="CommentReference"/>
        </w:rPr>
        <w:annotationRef/>
      </w:r>
      <w:r>
        <w:rPr>
          <w:color w:val="000000"/>
          <w:sz w:val="20"/>
        </w:rPr>
        <w:t>Praezisiert: Das Wartungsfenster ist identisch zu den Bestandsflotten (Cityjet/Railjet) festgelegt; Updates erfolgen im naechtlichen Fenster, standardmaessig ca. 03:00 Uhr.</w:t>
      </w:r>
    </w:p>
  </w:comment>
  <w:comment w:id="144" w:author="Leitner Michael (PV)" w:date="2026-06-16T16:43:00Z" w:initials="ML">
    <w:p w14:paraId="47B7442A" w14:textId="77777777" w:rsidR="00CC1E98" w:rsidRDefault="00CC1E98" w:rsidP="00CC1E98">
      <w:pPr>
        <w:pStyle w:val="CommentText"/>
      </w:pPr>
      <w:r>
        <w:rPr>
          <w:rStyle w:val="CommentReference"/>
        </w:rPr>
        <w:annotationRef/>
      </w:r>
      <w:r>
        <w:t>z.B. 03:00 Uhr in der Früh</w:t>
      </w:r>
    </w:p>
  </w:comment>
  <w:comment w:id="145" w:author="Abbas Rizvi" w:date="2026-06-17T08:32:00Z" w:initials="AR">
    <w:p w14:paraId="5D32E0FF" w14:textId="77777777" w:rsidR="00EA0595" w:rsidRDefault="003C127A">
      <w:r>
        <w:rPr>
          <w:rStyle w:val="CommentReference"/>
        </w:rPr>
        <w:annotationRef/>
      </w:r>
      <w:r>
        <w:rPr>
          <w:color w:val="000000"/>
          <w:sz w:val="20"/>
        </w:rPr>
        <w:t>Siehe Antwort zu Kommentar 61: Wartungsfenster nun konkret mit ca. 03:00 Uhr angegeben.</w:t>
      </w:r>
    </w:p>
  </w:comment>
  <w:comment w:id="151" w:author="Andrey Fomin" w:date="2026-07-02T09:59:00Z" w:initials="AF">
    <w:p w14:paraId="16E689A6" w14:textId="77777777" w:rsidR="006C2B9D" w:rsidRDefault="007E56E2" w:rsidP="006C2B9D">
      <w:pPr>
        <w:pStyle w:val="CommentText"/>
      </w:pPr>
      <w:r>
        <w:rPr>
          <w:rStyle w:val="CommentReference"/>
        </w:rPr>
        <w:annotationRef/>
      </w:r>
      <w:r w:rsidR="006C2B9D">
        <w:t>Was ist damit genau gemeint? Was wird da erwartet? Die Portal-Lite-Lösung ist bereit oben beschrieben.</w:t>
      </w:r>
    </w:p>
  </w:comment>
  <w:comment w:id="154" w:author="Milutinovic Nenad (PV)" w:date="2026-06-09T11:08:00Z" w:initials="NM">
    <w:p w14:paraId="747A6B21" w14:textId="0D46E709" w:rsidR="00831D91" w:rsidRDefault="0081600C" w:rsidP="00831D91">
      <w:r>
        <w:rPr>
          <w:rStyle w:val="CommentReference10"/>
        </w:rPr>
        <w:annotationRef/>
      </w:r>
      <w:r w:rsidR="00831D91">
        <w:t>Keine Migration sondern Trennung zwischen Captive Portal und Engage Portal geplant.</w:t>
      </w:r>
    </w:p>
  </w:comment>
  <w:comment w:id="155" w:author="Abbas Rizvi" w:date="2026-06-17T08:32:00Z" w:initials="AR">
    <w:p w14:paraId="6186D3D7" w14:textId="77777777" w:rsidR="00EA0595" w:rsidRDefault="003C127A">
      <w:r>
        <w:rPr>
          <w:rStyle w:val="CommentReference"/>
        </w:rPr>
        <w:annotationRef/>
      </w:r>
      <w:r>
        <w:rPr>
          <w:color w:val="000000"/>
          <w:sz w:val="20"/>
        </w:rPr>
        <w:t>Umformuliert: Es handelt sich nicht um eine Migration, sondern um die getrennte Bereitstellung von Captive Portal und Engage Portal. Beide werden getrennt betrieben.</w:t>
      </w:r>
    </w:p>
  </w:comment>
  <w:comment w:id="163" w:author="Abbas Rizvi" w:date="2026-06-21T08:58:00Z" w:initials="AR">
    <w:p w14:paraId="32251EC4" w14:textId="77777777" w:rsidR="007D4094" w:rsidRDefault="003C127A">
      <w:r>
        <w:rPr>
          <w:rStyle w:val="CommentReference"/>
        </w:rPr>
        <w:annotationRef/>
      </w:r>
      <w:r>
        <w:rPr>
          <w:color w:val="000000"/>
          <w:sz w:val="20"/>
        </w:rPr>
        <w:t>Die veralteten Screenshots wurden entfernt und durch aktuelle Abbildungen der Portal-Lite-Seiten (Stand 2026-06-21) ersetzt; die jeweils an Bord verwendete URL ist je Abbildung angegeben (Basis: dosto.lite.cms.nomadrail.com).</w:t>
      </w:r>
    </w:p>
  </w:comment>
  <w:comment w:id="162" w:author="Abbas Rizvi" w:date="2026-06-21T00:00:00Z" w:initials="AR">
    <w:p w14:paraId="52C0A9F5" w14:textId="77777777" w:rsidR="007D4094" w:rsidRDefault="003C127A">
      <w:r>
        <w:rPr>
          <w:rStyle w:val="CommentReference"/>
        </w:rPr>
        <w:annotationRef/>
      </w:r>
      <w:r>
        <w:rPr>
          <w:color w:val="000000"/>
          <w:sz w:val="20"/>
        </w:rPr>
        <w:t>Zu Kommentar #70: Die hier dargestellte Portal-Lite-Lösung entspricht der ÖBB-Vorgabe.</w:t>
      </w:r>
    </w:p>
  </w:comment>
  <w:comment w:id="200" w:author="Milutinovic Nenad (PV)" w:date="2026-06-09T11:14:00Z" w:initials="NM">
    <w:p w14:paraId="2F94E543" w14:textId="77777777" w:rsidR="00D66118" w:rsidRDefault="00D66118" w:rsidP="00D66118">
      <w:r>
        <w:rPr>
          <w:rStyle w:val="CommentReference10"/>
        </w:rPr>
        <w:annotationRef/>
      </w:r>
      <w:r>
        <w:t>Design entspricht nicht der ÖBB vorgabe.</w:t>
      </w:r>
    </w:p>
  </w:comment>
  <w:comment w:id="201" w:author="Andrey Fomin" w:date="2026-07-02T10:01:00Z" w:initials="AF">
    <w:p w14:paraId="4FBF3927" w14:textId="77777777" w:rsidR="00AA138E" w:rsidRDefault="00AA138E" w:rsidP="00AA138E">
      <w:pPr>
        <w:pStyle w:val="CommentText"/>
      </w:pPr>
      <w:r>
        <w:rPr>
          <w:rStyle w:val="CommentReference"/>
        </w:rPr>
        <w:annotationRef/>
      </w:r>
      <w:r>
        <w:t>Bilder wurden aktualisiert (entspricht der Railnet Designvorlage von ENZO).</w:t>
      </w:r>
    </w:p>
  </w:comment>
  <w:comment w:id="203" w:author="Milutinovic Nenad (PV)" w:date="2026-06-09T11:14:00Z" w:initials="NM">
    <w:p w14:paraId="41DC85AB" w14:textId="77777777" w:rsidR="00A57833" w:rsidRDefault="00065875" w:rsidP="00A57833">
      <w:r>
        <w:rPr>
          <w:rStyle w:val="CommentReference10"/>
        </w:rPr>
        <w:annotationRef/>
      </w:r>
      <w:r w:rsidR="00A57833">
        <w:t xml:space="preserve">Bitte die richtigen Screenshots mit dazugehörigen Links am Fahrzeug hinzufügen. </w:t>
      </w:r>
    </w:p>
  </w:comment>
  <w:comment w:id="204" w:author="Andrey Fomin" w:date="2026-07-02T10:01:00Z" w:initials="AF">
    <w:p w14:paraId="4BF73D47" w14:textId="77777777" w:rsidR="00AA138E" w:rsidRDefault="00AA138E" w:rsidP="00AA138E">
      <w:pPr>
        <w:pStyle w:val="CommentText"/>
      </w:pPr>
      <w:r>
        <w:rPr>
          <w:rStyle w:val="CommentReference"/>
        </w:rPr>
        <w:annotationRef/>
      </w:r>
      <w:r>
        <w:t>Bilder wurden aktualisiert (entspricht der Railnet Designvorlage von ENZO).</w:t>
      </w:r>
    </w:p>
  </w:comment>
  <w:comment w:id="211" w:author="Milutinovic Nenad (PV)" w:date="2026-06-16T13:46:00Z" w:initials="M(">
    <w:p w14:paraId="73EF0B95" w14:textId="2469E9C6" w:rsidR="000453B4" w:rsidRDefault="009B543D">
      <w:r>
        <w:rPr>
          <w:rStyle w:val="CommentReference10"/>
        </w:rPr>
        <w:annotationRef/>
      </w:r>
      <w:r w:rsidRPr="02B3C2C4">
        <w:t>Alarme beschrieben.</w:t>
      </w:r>
    </w:p>
  </w:comment>
  <w:comment w:id="212" w:author="Abbas Rizvi" w:date="2026-06-17T08:32:00Z" w:initials="AR">
    <w:p w14:paraId="24379AEA" w14:textId="77777777" w:rsidR="00EA0595" w:rsidRDefault="003C127A">
      <w:r>
        <w:rPr>
          <w:rStyle w:val="CommentReference"/>
        </w:rPr>
        <w:annotationRef/>
      </w:r>
      <w:r>
        <w:rPr>
          <w:color w:val="000000"/>
          <w:sz w:val="20"/>
        </w:rPr>
        <w:t>Die Alarme sind im separaten Dokument DOSTO_NEU_Alarm_Catalogue_v1.2 beschrieben; Verweis wird im NMS-Kapitel ergaenzt.</w:t>
      </w:r>
    </w:p>
  </w:comment>
  <w:comment w:id="215" w:author="Leitner Michael (PV)" w:date="2026-06-16T16:46:00Z" w:initials="ML">
    <w:p w14:paraId="773E3C19" w14:textId="77777777" w:rsidR="001D69F6" w:rsidRDefault="001D69F6" w:rsidP="001D69F6">
      <w:pPr>
        <w:pStyle w:val="CommentText"/>
      </w:pPr>
      <w:r>
        <w:rPr>
          <w:rStyle w:val="CommentReference"/>
        </w:rPr>
        <w:annotationRef/>
      </w:r>
      <w:r>
        <w:t>Nomad ist inzwischen zu Service Now gewechselt. Remedy Force wird nicht mehr aktiv verwendet.</w:t>
      </w:r>
    </w:p>
  </w:comment>
  <w:comment w:id="216" w:author="Abbas Rizvi" w:date="2026-06-17T08:32:00Z" w:initials="AR">
    <w:p w14:paraId="64F66D08" w14:textId="77777777" w:rsidR="00EA0595" w:rsidRDefault="003C127A">
      <w:r>
        <w:rPr>
          <w:rStyle w:val="CommentReference"/>
        </w:rPr>
        <w:annotationRef/>
      </w:r>
      <w:r>
        <w:rPr>
          <w:color w:val="000000"/>
          <w:sz w:val="20"/>
        </w:rPr>
        <w:t>Korrigiert: Nomad nutzt inzwischen ServiceNow als Ticketsystem; Verweis auf Remedyforce entfernt.</w:t>
      </w:r>
    </w:p>
  </w:comment>
  <w:comment w:id="231" w:author="Milutinovic Nenad (PV)" w:date="2026-06-16T13:46:00Z" w:initials="M(">
    <w:p w14:paraId="6B5B9762" w14:textId="6CC93CC9" w:rsidR="000453B4" w:rsidRDefault="009B543D">
      <w:r>
        <w:rPr>
          <w:rStyle w:val="CommentReference10"/>
        </w:rPr>
        <w:annotationRef/>
      </w:r>
      <w:r w:rsidRPr="48E17B02">
        <w:t xml:space="preserve">Weshalb ist das Hautpkapitel 3.7 GPS und Unterkapitel davon "VLAN", "OBN" und "Backend Information" etc.? </w:t>
      </w:r>
    </w:p>
  </w:comment>
  <w:comment w:id="232" w:author="Abbas Rizvi" w:date="2026-06-17T08:32:00Z" w:initials="AR">
    <w:p w14:paraId="7606F406" w14:textId="77777777" w:rsidR="00EA0595" w:rsidRDefault="003C127A">
      <w:r>
        <w:rPr>
          <w:rStyle w:val="CommentReference"/>
        </w:rPr>
        <w:annotationRef/>
      </w:r>
      <w:r>
        <w:rPr>
          <w:color w:val="000000"/>
          <w:sz w:val="20"/>
        </w:rPr>
        <w:t>Struktur korrigiert: GPS ist eine Engineering-Seite und wurde als Unterkapitel unter 3.6 Engineering pages eingeordnet; die Detailabschnitte (On-board netzwerk, VLAN, Backend, Actions) liegen nun eine Ebene darunter.</w:t>
      </w:r>
    </w:p>
  </w:comment>
  <w:comment w:id="251" w:author="Leitner Michael (PV)" w:date="2026-06-16T16:50:00Z" w:initials="ML">
    <w:p w14:paraId="1E7216AF" w14:textId="77777777" w:rsidR="00C0155C" w:rsidRDefault="00C0155C" w:rsidP="00C0155C">
      <w:pPr>
        <w:pStyle w:val="CommentText"/>
      </w:pPr>
      <w:r>
        <w:rPr>
          <w:rStyle w:val="CommentReference"/>
        </w:rPr>
        <w:annotationRef/>
      </w:r>
      <w:r>
        <w:t>Fleetview wird zukünftig nicht mehr verwendet werden - Wechsel zu Nomad Insights geplant</w:t>
      </w:r>
    </w:p>
  </w:comment>
  <w:comment w:id="252" w:author="Abbas Rizvi" w:date="2026-06-17T08:32:00Z" w:initials="AR">
    <w:p w14:paraId="277F7272" w14:textId="77777777" w:rsidR="00EA0595" w:rsidRDefault="003C127A">
      <w:r>
        <w:rPr>
          <w:rStyle w:val="CommentReference"/>
        </w:rPr>
        <w:annotationRef/>
      </w:r>
      <w:r>
        <w:rPr>
          <w:color w:val="000000"/>
          <w:sz w:val="20"/>
        </w:rPr>
        <w:t>Hinweis ergaenzt: Fleetview wird mittelfristig durch Nomad Insights abgeloest; der Funktionsumfang bleibt erhalten, eine aktualisierte Beschreibung folgt mit der Umstellung.</w:t>
      </w:r>
    </w:p>
  </w:comment>
  <w:comment w:id="256" w:author="Leitner Michael (PV)" w:date="2026-06-16T16:49:00Z" w:initials="ML">
    <w:p w14:paraId="545FAE09" w14:textId="710B39BA" w:rsidR="00617D8F" w:rsidRDefault="00617D8F" w:rsidP="00617D8F">
      <w:pPr>
        <w:pStyle w:val="CommentText"/>
      </w:pPr>
      <w:r>
        <w:rPr>
          <w:rStyle w:val="CommentReference"/>
        </w:rPr>
        <w:annotationRef/>
      </w:r>
      <w:r>
        <w:t>Nummerierung paßt nicht</w:t>
      </w:r>
    </w:p>
  </w:comment>
  <w:comment w:id="257" w:author="Abbas Rizvi" w:date="2026-06-17T08:32:00Z" w:initials="AR">
    <w:p w14:paraId="7600576A" w14:textId="77777777" w:rsidR="00EA0595" w:rsidRDefault="003C127A">
      <w:r>
        <w:rPr>
          <w:rStyle w:val="CommentReference"/>
        </w:rPr>
        <w:annotationRef/>
      </w:r>
      <w:r>
        <w:rPr>
          <w:color w:val="000000"/>
          <w:sz w:val="20"/>
        </w:rPr>
        <w:t>Nummerierung korrigiert: Die Aufzaehlung unter Datenquellen beginnt nun wieder bei 1 (eigene Nummerierungsinstanz).</w:t>
      </w:r>
    </w:p>
  </w:comment>
  <w:comment w:id="838" w:author="Ajinah Ibrahim (PV)" w:date="2026-06-09T12:47:00Z" w:initials="IA">
    <w:p w14:paraId="6FB0AC5B" w14:textId="0D3E2A18" w:rsidR="00DB3E35" w:rsidRDefault="00DB3E35" w:rsidP="00DB3E35">
      <w:r>
        <w:rPr>
          <w:rStyle w:val="CommentReference10"/>
        </w:rPr>
        <w:annotationRef/>
      </w:r>
      <w:r>
        <w:t>Die Multi‑Traktions‑Verbindung transportiert nur einen eingeschränkten VLAN‑Umfang ( VLAN 5 und 15 ?) und sollte daher nicht am vollständigen RSTP‑Ring teilnehmen. Folglich darf der Multi‑Traktions‑Pfad nicht als aktiver Ringpfad genutzt werden; effektiv sollte in allen Szenarien nur eine Verbindung zwischen den Zügen aktiv sein.</w:t>
      </w:r>
    </w:p>
  </w:comment>
  <w:comment w:id="839" w:author="Abbas Rizvi" w:date="2026-06-17T08:32:00Z" w:initials="AR">
    <w:p w14:paraId="65E36D73" w14:textId="77777777" w:rsidR="00EA0595" w:rsidRDefault="003C127A">
      <w:r>
        <w:rPr>
          <w:rStyle w:val="CommentReference"/>
        </w:rPr>
        <w:annotationRef/>
      </w:r>
      <w:r>
        <w:rPr>
          <w:color w:val="000000"/>
          <w:sz w:val="20"/>
        </w:rPr>
        <w:t>Bestätigt und im Kapitel 5.10 präzisiert (siehe nachverfolgte Änderungen): Die Kupplungsverbindung transportiert ausschließlich VLAN 5 und VLAN 15 und ist kein regulärer aktiver Ringpfad. Zwischen zwei Fahrzeugen ist stets genau eine Kupplungsverbindung aktiv (die redundante Strecke wird von RSTP blockiert). Präzisierung gegenüber der früheren Formulierung: Der Kupplungspfad ist im Normalbetrieb durchgängig forwarding (einziger Pfad zwischen den Fahrzeugen), aufgrund der hohen Pfadkosten jedoch nie der bevorzugte Pfad für die fahrzeuginterne Pfadwahl — der interne Ring bleibt in allen Szenarien, auch im Fehlerfall, bevorzugt. Die Kupplungs-Pfadkosten werden auf einen festen, fahrzeugunabhängigen und an beiden Linkenden identischen Wert vereinheitlicht.</w:t>
      </w:r>
    </w:p>
  </w:comment>
  <w:comment w:id="851" w:author="Ajinah Ibrahim (PV)" w:date="2026-06-09T12:55:00Z" w:initials="IA">
    <w:p w14:paraId="74D5DD44" w14:textId="77777777" w:rsidR="0016459D" w:rsidRDefault="0016459D" w:rsidP="0016459D">
      <w:r>
        <w:rPr>
          <w:rStyle w:val="CommentReference10"/>
        </w:rPr>
        <w:annotationRef/>
      </w:r>
      <w:r>
        <w:t>Die Architektur führt zu einem Double NAT (CCU und Backend), jedoch besteht keine Klarheit über die öffentlichen NAT‑IP‑Adressen oder darüber, wie viele Züge diese gemeinsam nutzen.</w:t>
      </w:r>
    </w:p>
  </w:comment>
  <w:comment w:id="852" w:author="Abbas Rizvi" w:date="2026-06-17T09:06:00Z" w:initials="AR">
    <w:p w14:paraId="45A112FB" w14:textId="77777777" w:rsidR="00EA0595" w:rsidRDefault="003C127A">
      <w:r>
        <w:rPr>
          <w:rStyle w:val="CommentReference"/>
        </w:rPr>
        <w:annotationRef/>
      </w:r>
      <w:r>
        <w:rPr>
          <w:color w:val="000000"/>
          <w:sz w:val="20"/>
        </w:rPr>
        <w:t>Siehe Antwort zu Kommentar 134: oeffentliche Backend-IPs (77.237.62.x) vs. interne Zug-Subnetze (10.179.x) - dieselbe Backend-Infrastruktur, zwei Adressebenen ueber MAR5-VPN gekoppelt.</w:t>
      </w:r>
    </w:p>
  </w:comment>
  <w:comment w:id="849" w:author="Milutinovic Nenad (PV)" w:date="2026-06-09T17:25:00Z" w:initials="NM">
    <w:p w14:paraId="11DF8FCB" w14:textId="77777777" w:rsidR="007723DC" w:rsidRDefault="007723DC" w:rsidP="007723DC">
      <w:r>
        <w:rPr>
          <w:rStyle w:val="CommentReference10"/>
        </w:rPr>
        <w:annotationRef/>
      </w:r>
      <w:r>
        <w:t>Der angeführte Adressbereich stimmt nicht überein mit dem Adressbereich im Kapitel 3.2.2.3</w:t>
      </w:r>
      <w:r>
        <w:tab/>
        <w:t>ZUG ZU SERVER ZUWEISUNG. Ist hier das selbe Backend gemeint?</w:t>
      </w:r>
    </w:p>
  </w:comment>
  <w:comment w:id="850" w:author="Abbas Rizvi" w:date="2026-06-17T09:06:00Z" w:initials="AR">
    <w:p w14:paraId="5CCAABF3" w14:textId="77777777" w:rsidR="00EA0595" w:rsidRDefault="003C127A">
      <w:r>
        <w:rPr>
          <w:rStyle w:val="CommentReference"/>
        </w:rPr>
        <w:annotationRef/>
      </w:r>
      <w:r>
        <w:rPr>
          <w:color w:val="000000"/>
          <w:sz w:val="20"/>
        </w:rPr>
        <w:t>Korrigiert: Die Project ID ist 51 (nicht 515). Es handelt sich um dasselbe Backend; 77.237.62.0/24 (Kap. 3.2.2.3) sind die oeffentlichen IPs der Backend-MAR5-Home-Agents, 10.179.0.0/16 ist die fahrzeugseitige interne Adressierung (je Zug ein /24). Klarstellung im Text ergaenzt.</w:t>
      </w:r>
    </w:p>
  </w:comment>
  <w:comment w:id="856" w:author="Milutinovic Nenad (PV)" w:date="2026-06-09T17:21:00Z" w:initials="NM">
    <w:p w14:paraId="085D5C37" w14:textId="7CC5B2A4" w:rsidR="00794C79" w:rsidRDefault="00794C79" w:rsidP="00794C79">
      <w:pPr>
        <w:numPr>
          <w:ilvl w:val="0"/>
          <w:numId w:val="103"/>
        </w:numPr>
      </w:pPr>
      <w:r>
        <w:rPr>
          <w:rStyle w:val="CommentReference10"/>
        </w:rPr>
        <w:annotationRef/>
      </w:r>
      <w:r>
        <w:t>Wie erfolgt die Lastverteilung zwischen den eingesetzten MAR5 Home Agents?</w:t>
      </w:r>
      <w:r>
        <w:br/>
      </w:r>
    </w:p>
    <w:p w14:paraId="00A75644" w14:textId="77777777" w:rsidR="00794C79" w:rsidRDefault="00794C79" w:rsidP="00794C79">
      <w:pPr>
        <w:numPr>
          <w:ilvl w:val="0"/>
          <w:numId w:val="103"/>
        </w:numPr>
      </w:pPr>
      <w:r>
        <w:t>Ist sichergestellt, dass die für Dosto Neu erforderliche Bandbreite auch bei ungleichmäßiger Lastverteilung eingehalten wird?</w:t>
      </w:r>
      <w:r>
        <w:br/>
      </w:r>
    </w:p>
    <w:p w14:paraId="76F73352" w14:textId="77777777" w:rsidR="00794C79" w:rsidRDefault="00794C79" w:rsidP="00794C79">
      <w:pPr>
        <w:numPr>
          <w:ilvl w:val="0"/>
          <w:numId w:val="103"/>
        </w:numPr>
      </w:pPr>
      <w:r>
        <w:t>Handelt es sich hierbei um garantierten Peak‑Bandbreite je CCU oder um eine maximale Angabe?</w:t>
      </w:r>
    </w:p>
  </w:comment>
  <w:comment w:id="857" w:author="Milutinovic Nenad (PV)" w:date="2026-06-09T17:23:00Z" w:initials="NM">
    <w:p w14:paraId="1842210E" w14:textId="77777777" w:rsidR="0051601E" w:rsidRDefault="0051601E" w:rsidP="0051601E">
      <w:pPr>
        <w:numPr>
          <w:ilvl w:val="0"/>
          <w:numId w:val="104"/>
        </w:numPr>
      </w:pPr>
      <w:r>
        <w:rPr>
          <w:rStyle w:val="CommentReference10"/>
        </w:rPr>
        <w:annotationRef/>
      </w:r>
      <w:r>
        <w:t>Welche Bandbreite steht für den Dosto‑Neu im Fehlerfall (z. B. Ausfall eines Home Agents) tatsächlich zur Verfügung?</w:t>
      </w:r>
      <w:r>
        <w:br/>
      </w:r>
    </w:p>
    <w:p w14:paraId="4D5B142D" w14:textId="77777777" w:rsidR="0051601E" w:rsidRDefault="0051601E" w:rsidP="0051601E">
      <w:pPr>
        <w:numPr>
          <w:ilvl w:val="0"/>
          <w:numId w:val="104"/>
        </w:numPr>
      </w:pPr>
      <w:r>
        <w:t>Wird der sechste Home Agent ausschließlich als Redundanz betrieben oder ist dieser Bestandteil der nutzbaren Gesamtkapazität?</w:t>
      </w:r>
    </w:p>
  </w:comment>
  <w:comment w:id="863" w:author="Milutinovic Nenad (PV)" w:date="2026-06-15T09:47:00Z" w:initials="NM">
    <w:p w14:paraId="4EC1050D" w14:textId="77777777" w:rsidR="001A22F0" w:rsidRDefault="009B474C" w:rsidP="001A22F0">
      <w:pPr>
        <w:pStyle w:val="CommentText"/>
      </w:pPr>
      <w:r>
        <w:rPr>
          <w:rStyle w:val="CommentReference"/>
        </w:rPr>
        <w:annotationRef/>
      </w:r>
      <w:r w:rsidR="001A22F0">
        <w:t xml:space="preserve">Unvollständig. Mindestens VLAN 47 und VLAN 15 fehlen. Außerdem sollen nicht alle VLAN auf allen Fahrzeugtypen vorhanden sein. Trennung im Dokument darstellen. Es ist zu unterscheiden zwischen FV, NV und CAT. </w:t>
      </w:r>
    </w:p>
  </w:comment>
  <w:comment w:id="885" w:author="Milutinovic Nenad (PV)" w:date="2026-06-15T09:48:00Z" w:initials="NM">
    <w:p w14:paraId="4A823C67" w14:textId="0CF9D293" w:rsidR="009B474C" w:rsidRDefault="009B474C" w:rsidP="009B474C">
      <w:pPr>
        <w:pStyle w:val="CommentText"/>
      </w:pPr>
      <w:r>
        <w:rPr>
          <w:rStyle w:val="CommentReference"/>
        </w:rPr>
        <w:annotationRef/>
      </w:r>
      <w:r>
        <w:t>Verweis auf Netzwerkplanungs-Excel ergänzen oder Informationen aus Excel hier aufnehmen.</w:t>
      </w:r>
    </w:p>
  </w:comment>
  <w:comment w:id="886" w:author="Abbas Rizvi" w:date="2026-06-17T08:32:00Z" w:initials="AR">
    <w:p w14:paraId="15557C26" w14:textId="77777777" w:rsidR="00EA0595" w:rsidRDefault="003C127A">
      <w:r>
        <w:rPr>
          <w:rStyle w:val="CommentReference"/>
        </w:rPr>
        <w:annotationRef/>
      </w:r>
      <w:r>
        <w:rPr>
          <w:color w:val="000000"/>
          <w:sz w:val="20"/>
        </w:rPr>
        <w:t>Verweis ergaenzt: Die vollstaendige, je Flotte und Fahrzeugtyp differenzierte VLAN- und Adressplanung ist im Netzwerkplanungs-Dokument Dosto_NEU-network-planning-v8.xlsx hinterlegt und als Anhang massgeblich.</w:t>
      </w:r>
    </w:p>
  </w:comment>
  <w:comment w:id="889" w:author="Milutinovic Nenad (PV)" w:date="2026-06-15T09:51:00Z" w:initials="NM">
    <w:p w14:paraId="275D3354" w14:textId="77777777" w:rsidR="006764ED" w:rsidRDefault="006764ED" w:rsidP="006764ED">
      <w:pPr>
        <w:pStyle w:val="CommentText"/>
      </w:pPr>
      <w:r>
        <w:rPr>
          <w:rStyle w:val="CommentReference"/>
        </w:rPr>
        <w:annotationRef/>
      </w:r>
      <w:r>
        <w:t>Grafik seit 2024 nicht mehr aktuell. Bitte aktualisieren.</w:t>
      </w:r>
    </w:p>
  </w:comment>
  <w:comment w:id="897" w:author="Ajinah Ibrahim (PV)" w:date="2026-06-09T13:00:00Z" w:initials="IA">
    <w:p w14:paraId="718E8E7D" w14:textId="04AD6A7B" w:rsidR="005F17F7" w:rsidRDefault="005F17F7" w:rsidP="005F17F7">
      <w:r>
        <w:rPr>
          <w:rStyle w:val="CommentReference10"/>
        </w:rPr>
        <w:annotationRef/>
      </w:r>
      <w:r>
        <w:t>Zwischen Beschreibung („NTP über Internetverbindung“) und Darstellung („open NTP source“) besteht eine Inkonsistenz. Die tatsächliche autoritative NTP‑Quelle ist nicht eindeutig definiert. Es sollte klargestellt werden, ob die Zeitsynchronisation über öffentliche NTP‑Server oder über eine kontrollierte Backend-/Provider‑Quelle erfolgt.</w:t>
      </w:r>
    </w:p>
  </w:comment>
  <w:comment w:id="898" w:author="Abbas Rizvi" w:date="2026-06-17T09:12:00Z" w:initials="AR">
    <w:p w14:paraId="21073240" w14:textId="77777777" w:rsidR="00EA0595" w:rsidRDefault="003C127A">
      <w:r>
        <w:rPr>
          <w:rStyle w:val="CommentReference"/>
        </w:rPr>
        <w:annotationRef/>
      </w:r>
      <w:r>
        <w:rPr>
          <w:color w:val="000000"/>
          <w:sz w:val="20"/>
        </w:rPr>
        <w:t>Das OBS ist die Nomad CCU (Stadler-Bezeichnung). Primaere Zeitquelle sind oeffentliche Internet-NTP-Server (NTP-Pool / Stratum 1-2) ueber die landseitige Internetverbindung; dies entspricht dem Netzwerkplanungs-Dokument Dosto_NEU-network-planning-v8.xlsx (Blatt ZUG-LAND, Zeile 'NTP - OBS reference') und wurde gegen die Live-Konfiguration geprueft (box1-t16, box1-t40). Die CCU ist zugleich NTP-Server fuer die fahrzeugseitigen Netze und stellt den Dienst per SNAT auch im VLAN 7 (Stadler) bereit. Die fahrzeugseitigen IoB-Geraete (Consist-Switches und Access Points) beziehen ihre Zeit von der CCU (10.179.x.1), nicht direkt aus dem Internet. Die Diagramm-Bezeichnung 'open NTP source' ist somit korrekt; GPS dient als Fallback.</w:t>
      </w:r>
    </w:p>
  </w:comment>
  <w:comment w:id="905" w:author="Ajinah Ibrahim (PV)" w:date="2026-06-09T13:12:00Z" w:initials="IA">
    <w:p w14:paraId="5611DAE7" w14:textId="77777777" w:rsidR="00DD7CAF" w:rsidRDefault="00DD7CAF" w:rsidP="00DD7CAF">
      <w:r>
        <w:rPr>
          <w:rStyle w:val="CommentReference10"/>
        </w:rPr>
        <w:annotationRef/>
      </w:r>
      <w:r>
        <w:rPr>
          <w:lang w:val="en-US"/>
        </w:rPr>
        <w:t>Obwohl die Multitraktions‑Kupplung am RSTP teilnimmt, transportiert sie lediglich VLAN 5 und VLAN 15, während ein gemeinsames Netzwerk über mehrere Züge sowie das Routing von Diensten zwischen den Zügen im Standarddesign ausdrücklich nicht vorgesehen sind. Die Kupplung ist daher als eingeschränkter Inter‑Train‑Pfad zu betrachten und nicht als reguläre Erweiterung des internen Fahrzeugrings. Um unerwünschte lange Weiterleitungswege über andere Zugverbände zu vermeiden, sollte stets nur der vorgesehene primäre Kupplungspfad aktiv sein und der fahrzeuginternen Ring der bevorzugte Forwarding‑Pfad bleiben – auch im Fehlerfall, etwa wenn eine interne Verbindung ausfällt.</w:t>
      </w:r>
    </w:p>
  </w:comment>
  <w:comment w:id="906" w:author="Abbas Rizvi" w:date="2026-06-17T08:32:00Z" w:initials="AR">
    <w:p w14:paraId="526A1966" w14:textId="77777777" w:rsidR="00EA0595" w:rsidRDefault="003C127A">
      <w:r>
        <w:rPr>
          <w:rStyle w:val="CommentReference"/>
        </w:rPr>
        <w:annotationRef/>
      </w:r>
      <w:r>
        <w:rPr>
          <w:color w:val="000000"/>
          <w:sz w:val="20"/>
        </w:rPr>
        <w:t>Bestätigt: Die Kupplung ist ein eingeschränkter Inter-Train-Pfad (nur VLAN 5 und 15); der fahrzeuginterne Ring bleibt in allen Szenarien der bevorzugte Forwarding-Pfad — auch im Fehlerfall (z. B. Ausfall einer internen Verbindung). Das in Kapitel 5.10 beschriebene Verhalten wurde entsprechend präzisiert: stets nur eine aktive Verbindung zwischen den Zügen, kein gemeinsamer Ring über mehrere Fahrzeuge. Validiert im Kupplungstest zweier Sechsteiler am 2026-06-12 (ein Wurzelknoten, eine Kupplungsstrecke forwarding, die redundante blockiert).</w:t>
      </w:r>
    </w:p>
  </w:comment>
  <w:comment w:id="904" w:author="Abbas Rizvi" w:date="2026-06-20T19:52:00Z" w:initials="AR">
    <w:p w14:paraId="0029A754" w14:textId="77777777" w:rsidR="00EA0595" w:rsidRDefault="003C127A">
      <w:r>
        <w:rPr>
          <w:rStyle w:val="CommentReference"/>
        </w:rPr>
        <w:annotationRef/>
      </w:r>
      <w:r>
        <w:rPr>
          <w:color w:val="000000"/>
          <w:sz w:val="20"/>
        </w:rPr>
        <w:t>Präzisiert: Der Kupplungspfad ist im Normalbetrieb durchgängig forwarding (einziger Inter-Train-Pfad), wird jedoch wegen der hohen Pfadkosten nie für die fahrzeuginterne Pfadwahl bevorzugt. Stets nur eine aktive Kupplungsverbindung; der interne Ring bleibt auch im Fehlerfall bevorzugt.</w:t>
      </w:r>
    </w:p>
  </w:comment>
  <w:comment w:id="909" w:author="Abbas Rizvi" w:date="2026-06-20T19:52:00Z" w:initials="AR">
    <w:p w14:paraId="32CFA681" w14:textId="77777777" w:rsidR="00EA0595" w:rsidRDefault="003C127A">
      <w:r>
        <w:rPr>
          <w:rStyle w:val="CommentReference"/>
        </w:rPr>
        <w:annotationRef/>
      </w:r>
      <w:r>
        <w:rPr>
          <w:color w:val="000000"/>
          <w:sz w:val="20"/>
        </w:rPr>
        <w:t>Aktualisiert (Ibrahim, Kommentare zu Multitraktion): Die frühere train_id-abhängige Pfadkostenformel (A3 train_id×2.000.000, A1 train_id×1.000.000) wird durch einen festen, an beiden Linkenden identischen Wert ersetzt — voneinander abweichende Kosten an den Linkenden eines Punkt-zu-Punkt-Kupplungslinks haben im Test zu instabiler RSTP-Rollenzuweisung geführt. Verhalten ansonsten unverändert: eine aktive Verbindung, interner Ring bevorzugt.</w:t>
      </w:r>
    </w:p>
  </w:comment>
  <w:comment w:id="913" w:author="Milutinovic Nenad (PV)" w:date="2026-06-16T13:19:00Z" w:initials="M(">
    <w:p w14:paraId="7089AD71" w14:textId="1D6F3266" w:rsidR="000453B4" w:rsidRDefault="009B543D">
      <w:r>
        <w:rPr>
          <w:rStyle w:val="CommentReference10"/>
        </w:rPr>
        <w:annotationRef/>
      </w:r>
      <w:r w:rsidRPr="74DC6F4E">
        <w:t xml:space="preserve">Dies ist Inakzeptabel. Nach 3 Jahren Projektlaufzeit zu meinen, dass eine vereinbarte Leistung nun nur noch nach einer VO von Nomad umgesetzt wird. Klärungsbedarf! </w:t>
      </w:r>
    </w:p>
  </w:comment>
  <w:comment w:id="914" w:author="Andrey Fomin" w:date="2026-07-03T12:37:00Z" w:initials="AF">
    <w:p w14:paraId="4373DF98" w14:textId="77777777" w:rsidR="009B2687" w:rsidRDefault="00907181" w:rsidP="009B2687">
      <w:pPr>
        <w:pStyle w:val="CommentText"/>
      </w:pPr>
      <w:r>
        <w:rPr>
          <w:rStyle w:val="CommentReference"/>
        </w:rPr>
        <w:annotationRef/>
      </w:r>
      <w:r w:rsidR="009B2687">
        <w:t>Die Multitraktion (Aufbau eines gemeinsamen Netzwerks zwischen den verbundenen Fahrzeugen für definierte OEBB-/ND- und Stadler-Dienste) war nie Teil des Standardlieferumfangs von Nomad für das DoSto-Neu-Projekt. Sie finden dies in der Technischen Beschreibung v0.3 (ND-BID-OBB-036-SDD-001) vom 16.05.2023.</w:t>
      </w:r>
    </w:p>
    <w:p w14:paraId="3304F738" w14:textId="77777777" w:rsidR="009B2687" w:rsidRDefault="009B2687" w:rsidP="009B2687">
      <w:pPr>
        <w:pStyle w:val="CommentText"/>
      </w:pPr>
      <w:r>
        <w:t>Es war zudem als PM-19 Bestandteil des Ergänzugnsangebots von Nomad (ND-BID-OBB-036-TEN-001-EXT1, v2, 07.02.2024), wurde jedoch nie bestellt.</w:t>
      </w:r>
    </w:p>
  </w:comment>
  <w:comment w:id="916" w:author="Milutinovic Nenad (PV)" w:date="2026-06-09T13:49:00Z" w:initials="NM">
    <w:p w14:paraId="436622BD" w14:textId="77777777" w:rsidR="001842F1" w:rsidRDefault="001842F1" w:rsidP="001842F1">
      <w:r>
        <w:rPr>
          <w:rStyle w:val="CommentReference10"/>
        </w:rPr>
        <w:annotationRef/>
      </w:r>
      <w:r>
        <w:t>Was ist mit Masterwagen gemeint?</w:t>
      </w:r>
    </w:p>
  </w:comment>
  <w:comment w:id="917" w:author="Abbas Rizvi" w:date="2026-06-17T08:32:00Z" w:initials="AR">
    <w:p w14:paraId="1505B3D7" w14:textId="77777777" w:rsidR="00EA0595" w:rsidRDefault="003C127A">
      <w:r>
        <w:rPr>
          <w:rStyle w:val="CommentReference"/>
        </w:rPr>
        <w:annotationRef/>
      </w:r>
      <w:r>
        <w:rPr>
          <w:color w:val="000000"/>
          <w:sz w:val="20"/>
        </w:rPr>
        <w:t>Definition ergaenzt: Masterwagen = der Wagen einer Garnitur, in dem die zentrale Kommunikationseinheit (CCU) verbaut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31717" w15:done="0"/>
  <w15:commentEx w15:paraId="4E17316E" w15:done="0"/>
  <w15:commentEx w15:paraId="00E8F4F5" w15:paraIdParent="4E17316E" w15:done="0"/>
  <w15:commentEx w15:paraId="768BB28C" w15:done="0"/>
  <w15:commentEx w15:paraId="1CEE8D2C" w15:paraIdParent="768BB28C" w15:done="0"/>
  <w15:commentEx w15:paraId="45BA3263" w15:done="0"/>
  <w15:commentEx w15:paraId="18ACB398" w15:paraIdParent="45BA3263" w15:done="0"/>
  <w15:commentEx w15:paraId="41E7611F" w15:done="0"/>
  <w15:commentEx w15:paraId="52C70262" w15:done="0"/>
  <w15:commentEx w15:paraId="677EC1D1" w15:paraIdParent="52C70262" w15:done="0"/>
  <w15:commentEx w15:paraId="3BB01986" w15:done="0"/>
  <w15:commentEx w15:paraId="360B4EC3" w15:paraIdParent="3BB01986" w15:done="0"/>
  <w15:commentEx w15:paraId="47B7442A" w15:paraIdParent="3BB01986" w15:done="0"/>
  <w15:commentEx w15:paraId="5D32E0FF" w15:paraIdParent="3BB01986" w15:done="0"/>
  <w15:commentEx w15:paraId="16E689A6" w15:done="0"/>
  <w15:commentEx w15:paraId="747A6B21" w15:done="0"/>
  <w15:commentEx w15:paraId="6186D3D7" w15:paraIdParent="747A6B21" w15:done="0"/>
  <w15:commentEx w15:paraId="32251EC4" w15:done="0"/>
  <w15:commentEx w15:paraId="52C0A9F5" w15:done="0"/>
  <w15:commentEx w15:paraId="2F94E543" w15:done="0"/>
  <w15:commentEx w15:paraId="4FBF3927" w15:paraIdParent="2F94E543" w15:done="0"/>
  <w15:commentEx w15:paraId="41DC85AB" w15:done="0"/>
  <w15:commentEx w15:paraId="4BF73D47" w15:paraIdParent="41DC85AB" w15:done="0"/>
  <w15:commentEx w15:paraId="73EF0B95" w15:done="0"/>
  <w15:commentEx w15:paraId="24379AEA" w15:paraIdParent="73EF0B95" w15:done="0"/>
  <w15:commentEx w15:paraId="773E3C19" w15:done="0"/>
  <w15:commentEx w15:paraId="64F66D08" w15:paraIdParent="773E3C19" w15:done="0"/>
  <w15:commentEx w15:paraId="6B5B9762" w15:done="0"/>
  <w15:commentEx w15:paraId="7606F406" w15:paraIdParent="6B5B9762" w15:done="0"/>
  <w15:commentEx w15:paraId="1E7216AF" w15:done="0"/>
  <w15:commentEx w15:paraId="277F7272" w15:paraIdParent="1E7216AF" w15:done="0"/>
  <w15:commentEx w15:paraId="545FAE09" w15:done="0"/>
  <w15:commentEx w15:paraId="7600576A" w15:paraIdParent="545FAE09" w15:done="0"/>
  <w15:commentEx w15:paraId="6FB0AC5B" w15:done="0"/>
  <w15:commentEx w15:paraId="65E36D73" w15:paraIdParent="6FB0AC5B" w15:done="0"/>
  <w15:commentEx w15:paraId="74D5DD44" w15:done="0"/>
  <w15:commentEx w15:paraId="45A112FB" w15:paraIdParent="74D5DD44" w15:done="0"/>
  <w15:commentEx w15:paraId="11DF8FCB" w15:done="0"/>
  <w15:commentEx w15:paraId="5CCAABF3" w15:paraIdParent="11DF8FCB" w15:done="0"/>
  <w15:commentEx w15:paraId="76F73352" w15:done="0"/>
  <w15:commentEx w15:paraId="4D5B142D" w15:done="0"/>
  <w15:commentEx w15:paraId="4EC1050D" w15:done="0"/>
  <w15:commentEx w15:paraId="4A823C67" w15:done="0"/>
  <w15:commentEx w15:paraId="15557C26" w15:paraIdParent="4A823C67" w15:done="0"/>
  <w15:commentEx w15:paraId="275D3354" w15:done="0"/>
  <w15:commentEx w15:paraId="718E8E7D" w15:done="0"/>
  <w15:commentEx w15:paraId="21073240" w15:paraIdParent="718E8E7D" w15:done="0"/>
  <w15:commentEx w15:paraId="5611DAE7" w15:done="0"/>
  <w15:commentEx w15:paraId="526A1966" w15:paraIdParent="5611DAE7" w15:done="0"/>
  <w15:commentEx w15:paraId="0029A754" w15:done="0"/>
  <w15:commentEx w15:paraId="32CFA681" w15:done="0"/>
  <w15:commentEx w15:paraId="7089AD71" w15:done="0"/>
  <w15:commentEx w15:paraId="3304F738" w15:paraIdParent="7089AD71" w15:done="0"/>
  <w15:commentEx w15:paraId="436622BD" w15:done="0"/>
  <w15:commentEx w15:paraId="1505B3D7" w15:paraIdParent="436622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65A6F" w16cex:dateUtc="2026-07-01T14:37:00Z"/>
  <w16cex:commentExtensible w16cex:durableId="31462A4B" w16cex:dateUtc="2026-06-08T09:03:00Z"/>
  <w16cex:commentExtensible w16cex:durableId="78C440C5" w16cex:dateUtc="2026-06-21T08:31:00Z"/>
  <w16cex:commentExtensible w16cex:durableId="6647AF16" w16cex:dateUtc="2026-06-08T10:39:00Z"/>
  <w16cex:commentExtensible w16cex:durableId="5BE68E4B" w16cex:dateUtc="2026-06-17T08:32:00Z"/>
  <w16cex:commentExtensible w16cex:durableId="584F9C8E" w16cex:dateUtc="2026-06-16T14:44:00Z"/>
  <w16cex:commentExtensible w16cex:durableId="77DEE459" w16cex:dateUtc="2026-07-01T15:38:00Z"/>
  <w16cex:commentExtensible w16cex:durableId="6EDCE40B" w16cex:dateUtc="2026-07-01T15:45:00Z"/>
  <w16cex:commentExtensible w16cex:durableId="7DCC9A0C" w16cex:dateUtc="2026-06-08T11:10:00Z"/>
  <w16cex:commentExtensible w16cex:durableId="50FBBB0F" w16cex:dateUtc="2026-07-02T07:57:00Z"/>
  <w16cex:commentExtensible w16cex:durableId="3FE5EEBD" w16cex:dateUtc="2026-06-08T11:13:00Z"/>
  <w16cex:commentExtensible w16cex:durableId="7DD2E508" w16cex:dateUtc="2026-06-17T08:32:00Z"/>
  <w16cex:commentExtensible w16cex:durableId="18161011" w16cex:dateUtc="2026-06-16T14:43:00Z"/>
  <w16cex:commentExtensible w16cex:durableId="07CF8C94" w16cex:dateUtc="2026-06-17T08:32:00Z"/>
  <w16cex:commentExtensible w16cex:durableId="394C46F1" w16cex:dateUtc="2026-07-02T07:59:00Z"/>
  <w16cex:commentExtensible w16cex:durableId="56285222" w16cex:dateUtc="2026-06-09T09:08:00Z"/>
  <w16cex:commentExtensible w16cex:durableId="0DAB8993" w16cex:dateUtc="2026-06-17T08:32:00Z"/>
  <w16cex:commentExtensible w16cex:durableId="72F3BD29" w16cex:dateUtc="2026-06-21T08:58:00Z"/>
  <w16cex:commentExtensible w16cex:durableId="7D1C1B8C" w16cex:dateUtc="2026-06-09T09:14:00Z"/>
  <w16cex:commentExtensible w16cex:durableId="67525526" w16cex:dateUtc="2026-07-02T08:01:00Z"/>
  <w16cex:commentExtensible w16cex:durableId="5D04ACEC" w16cex:dateUtc="2026-06-09T09:14:00Z"/>
  <w16cex:commentExtensible w16cex:durableId="51DF9B03" w16cex:dateUtc="2026-07-02T08:01:00Z"/>
  <w16cex:commentExtensible w16cex:durableId="76295746" w16cex:dateUtc="2026-06-16T11:46:00Z"/>
  <w16cex:commentExtensible w16cex:durableId="00DB393A" w16cex:dateUtc="2026-06-17T08:32:00Z"/>
  <w16cex:commentExtensible w16cex:durableId="24D0A2A3" w16cex:dateUtc="2026-06-16T14:46:00Z"/>
  <w16cex:commentExtensible w16cex:durableId="2856277A" w16cex:dateUtc="2026-06-17T08:32:00Z"/>
  <w16cex:commentExtensible w16cex:durableId="04F2AA71" w16cex:dateUtc="2026-06-16T11:46:00Z"/>
  <w16cex:commentExtensible w16cex:durableId="6A17F895" w16cex:dateUtc="2026-06-17T08:32:00Z"/>
  <w16cex:commentExtensible w16cex:durableId="4FC14E17" w16cex:dateUtc="2026-06-16T14:50:00Z"/>
  <w16cex:commentExtensible w16cex:durableId="0BBB512E" w16cex:dateUtc="2026-06-17T08:32:00Z"/>
  <w16cex:commentExtensible w16cex:durableId="600DAAAA" w16cex:dateUtc="2026-06-16T14:49:00Z"/>
  <w16cex:commentExtensible w16cex:durableId="7851D79F" w16cex:dateUtc="2026-06-17T08:32:00Z"/>
  <w16cex:commentExtensible w16cex:durableId="5D24261E" w16cex:dateUtc="2026-06-09T10:47:00Z"/>
  <w16cex:commentExtensible w16cex:durableId="4BF5D605" w16cex:dateUtc="2026-06-17T08:32:00Z"/>
  <w16cex:commentExtensible w16cex:durableId="2F3A7479" w16cex:dateUtc="2026-06-09T10:55:00Z"/>
  <w16cex:commentExtensible w16cex:durableId="4C45B2D6" w16cex:dateUtc="2026-06-17T09:06:00Z"/>
  <w16cex:commentExtensible w16cex:durableId="0937A78A" w16cex:dateUtc="2026-06-09T15:25:00Z"/>
  <w16cex:commentExtensible w16cex:durableId="0E420F66" w16cex:dateUtc="2026-06-17T09:06:00Z"/>
  <w16cex:commentExtensible w16cex:durableId="1F8F3D77" w16cex:dateUtc="2026-06-09T15:21:00Z"/>
  <w16cex:commentExtensible w16cex:durableId="5F039050" w16cex:dateUtc="2026-06-09T15:23:00Z"/>
  <w16cex:commentExtensible w16cex:durableId="6C1A5A33" w16cex:dateUtc="2026-06-15T07:47:00Z"/>
  <w16cex:commentExtensible w16cex:durableId="203AB572" w16cex:dateUtc="2026-06-15T07:48:00Z"/>
  <w16cex:commentExtensible w16cex:durableId="4A01113A" w16cex:dateUtc="2026-06-17T08:32:00Z"/>
  <w16cex:commentExtensible w16cex:durableId="6EA4424B" w16cex:dateUtc="2026-06-15T07:51:00Z"/>
  <w16cex:commentExtensible w16cex:durableId="0B7B6F1F" w16cex:dateUtc="2026-06-09T11:00:00Z"/>
  <w16cex:commentExtensible w16cex:durableId="797E86C1" w16cex:dateUtc="2026-06-17T09:12:00Z"/>
  <w16cex:commentExtensible w16cex:durableId="5E7DB13E" w16cex:dateUtc="2026-06-09T11:12:00Z"/>
  <w16cex:commentExtensible w16cex:durableId="7B06ECB4" w16cex:dateUtc="2026-06-17T08:32:00Z"/>
  <w16cex:commentExtensible w16cex:durableId="543F72C3" w16cex:dateUtc="2026-06-20T19:52:00Z"/>
  <w16cex:commentExtensible w16cex:durableId="36D24D63" w16cex:dateUtc="2026-06-20T19:52:00Z"/>
  <w16cex:commentExtensible w16cex:durableId="7B30AB74" w16cex:dateUtc="2026-06-16T11:19:00Z"/>
  <w16cex:commentExtensible w16cex:durableId="7C68F986" w16cex:dateUtc="2026-07-03T10:37:00Z"/>
  <w16cex:commentExtensible w16cex:durableId="1E4E8D34" w16cex:dateUtc="2026-06-09T11:49:00Z"/>
  <w16cex:commentExtensible w16cex:durableId="39A894B0" w16cex:dateUtc="2026-06-17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31717" w16cid:durableId="64165A6F"/>
  <w16cid:commentId w16cid:paraId="4E17316E" w16cid:durableId="31462A4B"/>
  <w16cid:commentId w16cid:paraId="00E8F4F5" w16cid:durableId="78C440C5"/>
  <w16cid:commentId w16cid:paraId="768BB28C" w16cid:durableId="6647AF16"/>
  <w16cid:commentId w16cid:paraId="1CEE8D2C" w16cid:durableId="5BE68E4B"/>
  <w16cid:commentId w16cid:paraId="45BA3263" w16cid:durableId="584F9C8E"/>
  <w16cid:commentId w16cid:paraId="18ACB398" w16cid:durableId="77DEE459"/>
  <w16cid:commentId w16cid:paraId="41E7611F" w16cid:durableId="6EDCE40B"/>
  <w16cid:commentId w16cid:paraId="52C70262" w16cid:durableId="7DCC9A0C"/>
  <w16cid:commentId w16cid:paraId="677EC1D1" w16cid:durableId="50FBBB0F"/>
  <w16cid:commentId w16cid:paraId="3BB01986" w16cid:durableId="3FE5EEBD"/>
  <w16cid:commentId w16cid:paraId="360B4EC3" w16cid:durableId="7DD2E508"/>
  <w16cid:commentId w16cid:paraId="47B7442A" w16cid:durableId="18161011"/>
  <w16cid:commentId w16cid:paraId="5D32E0FF" w16cid:durableId="07CF8C94"/>
  <w16cid:commentId w16cid:paraId="16E689A6" w16cid:durableId="394C46F1"/>
  <w16cid:commentId w16cid:paraId="747A6B21" w16cid:durableId="56285222"/>
  <w16cid:commentId w16cid:paraId="6186D3D7" w16cid:durableId="0DAB8993"/>
  <w16cid:commentId w16cid:paraId="32251EC4" w16cid:durableId="72F3BD29"/>
  <w16cid:commentId w16cid:paraId="52C0A9F5" w16cid:durableId="38C0A9F5"/>
  <w16cid:commentId w16cid:paraId="2F94E543" w16cid:durableId="7D1C1B8C"/>
  <w16cid:commentId w16cid:paraId="4FBF3927" w16cid:durableId="67525526"/>
  <w16cid:commentId w16cid:paraId="41DC85AB" w16cid:durableId="5D04ACEC"/>
  <w16cid:commentId w16cid:paraId="4BF73D47" w16cid:durableId="51DF9B03"/>
  <w16cid:commentId w16cid:paraId="73EF0B95" w16cid:durableId="76295746"/>
  <w16cid:commentId w16cid:paraId="24379AEA" w16cid:durableId="00DB393A"/>
  <w16cid:commentId w16cid:paraId="773E3C19" w16cid:durableId="24D0A2A3"/>
  <w16cid:commentId w16cid:paraId="64F66D08" w16cid:durableId="2856277A"/>
  <w16cid:commentId w16cid:paraId="6B5B9762" w16cid:durableId="04F2AA71"/>
  <w16cid:commentId w16cid:paraId="7606F406" w16cid:durableId="6A17F895"/>
  <w16cid:commentId w16cid:paraId="1E7216AF" w16cid:durableId="4FC14E17"/>
  <w16cid:commentId w16cid:paraId="277F7272" w16cid:durableId="0BBB512E"/>
  <w16cid:commentId w16cid:paraId="545FAE09" w16cid:durableId="600DAAAA"/>
  <w16cid:commentId w16cid:paraId="7600576A" w16cid:durableId="7851D79F"/>
  <w16cid:commentId w16cid:paraId="6FB0AC5B" w16cid:durableId="5D24261E"/>
  <w16cid:commentId w16cid:paraId="65E36D73" w16cid:durableId="4BF5D605"/>
  <w16cid:commentId w16cid:paraId="74D5DD44" w16cid:durableId="2F3A7479"/>
  <w16cid:commentId w16cid:paraId="45A112FB" w16cid:durableId="4C45B2D6"/>
  <w16cid:commentId w16cid:paraId="11DF8FCB" w16cid:durableId="0937A78A"/>
  <w16cid:commentId w16cid:paraId="5CCAABF3" w16cid:durableId="0E420F66"/>
  <w16cid:commentId w16cid:paraId="76F73352" w16cid:durableId="1F8F3D77"/>
  <w16cid:commentId w16cid:paraId="4D5B142D" w16cid:durableId="5F039050"/>
  <w16cid:commentId w16cid:paraId="4EC1050D" w16cid:durableId="6C1A5A33"/>
  <w16cid:commentId w16cid:paraId="4A823C67" w16cid:durableId="203AB572"/>
  <w16cid:commentId w16cid:paraId="15557C26" w16cid:durableId="4A01113A"/>
  <w16cid:commentId w16cid:paraId="275D3354" w16cid:durableId="6EA4424B"/>
  <w16cid:commentId w16cid:paraId="718E8E7D" w16cid:durableId="0B7B6F1F"/>
  <w16cid:commentId w16cid:paraId="21073240" w16cid:durableId="797E86C1"/>
  <w16cid:commentId w16cid:paraId="5611DAE7" w16cid:durableId="5E7DB13E"/>
  <w16cid:commentId w16cid:paraId="526A1966" w16cid:durableId="7B06ECB4"/>
  <w16cid:commentId w16cid:paraId="0029A754" w16cid:durableId="543F72C3"/>
  <w16cid:commentId w16cid:paraId="32CFA681" w16cid:durableId="36D24D63"/>
  <w16cid:commentId w16cid:paraId="7089AD71" w16cid:durableId="7B30AB74"/>
  <w16cid:commentId w16cid:paraId="3304F738" w16cid:durableId="7C68F986"/>
  <w16cid:commentId w16cid:paraId="436622BD" w16cid:durableId="1E4E8D34"/>
  <w16cid:commentId w16cid:paraId="1505B3D7" w16cid:durableId="39A89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EE01" w14:textId="77777777" w:rsidR="00F851AA" w:rsidRPr="00215A00" w:rsidRDefault="00F851AA" w:rsidP="00B07BA5">
      <w:pPr>
        <w:rPr>
          <w:lang w:bidi="th-TH"/>
        </w:rPr>
      </w:pPr>
      <w:r w:rsidRPr="00215A00">
        <w:rPr>
          <w:lang w:bidi="th-TH"/>
        </w:rPr>
        <w:separator/>
      </w:r>
    </w:p>
  </w:endnote>
  <w:endnote w:type="continuationSeparator" w:id="0">
    <w:p w14:paraId="72655A43" w14:textId="77777777" w:rsidR="00F851AA" w:rsidRPr="00215A00" w:rsidRDefault="00F851AA" w:rsidP="00B07BA5">
      <w:pPr>
        <w:rPr>
          <w:lang w:bidi="th-TH"/>
        </w:rPr>
      </w:pPr>
      <w:r w:rsidRPr="00215A00">
        <w:rPr>
          <w:lang w:bidi="th-TH"/>
        </w:rPr>
        <w:continuationSeparator/>
      </w:r>
    </w:p>
  </w:endnote>
  <w:endnote w:type="continuationNotice" w:id="1">
    <w:p w14:paraId="2977CCDE" w14:textId="77777777" w:rsidR="00F851AA" w:rsidRPr="00215A00" w:rsidRDefault="00F851A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F6770C" w14:paraId="3BB0D734" w14:textId="77777777" w:rsidTr="00CD2A47">
      <w:trPr>
        <w:trHeight w:val="123"/>
      </w:trPr>
      <w:tc>
        <w:tcPr>
          <w:tcW w:w="3449" w:type="dxa"/>
          <w:vAlign w:val="center"/>
        </w:tcPr>
        <w:p w14:paraId="7C37BF0C" w14:textId="721B08DC" w:rsidR="007349EB" w:rsidRPr="00F6770C" w:rsidRDefault="00846329" w:rsidP="000C0458">
          <w:pPr>
            <w:tabs>
              <w:tab w:val="left" w:pos="545"/>
              <w:tab w:val="left" w:pos="738"/>
              <w:tab w:val="left" w:pos="3276"/>
            </w:tabs>
            <w:jc w:val="center"/>
            <w:rPr>
              <w:rFonts w:ascii="Aptos Narrow" w:hAnsi="Aptos Narrow"/>
              <w:color w:val="808080"/>
              <w:sz w:val="16"/>
            </w:rPr>
          </w:pPr>
          <w:r w:rsidRPr="00F6770C">
            <w:rPr>
              <w:rFonts w:ascii="Aptos Narrow" w:hAnsi="Aptos Narrow"/>
              <w:noProof/>
            </w:rPr>
            <mc:AlternateContent>
              <mc:Choice Requires="wps">
                <w:drawing>
                  <wp:anchor distT="0" distB="0" distL="114300" distR="114300" simplePos="0" relativeHeight="251658240" behindDoc="0" locked="0" layoutInCell="0" allowOverlap="1" wp14:anchorId="1ECF5E31" wp14:editId="22EE9A26">
                    <wp:simplePos x="0" y="0"/>
                    <wp:positionH relativeFrom="page">
                      <wp:posOffset>0</wp:posOffset>
                    </wp:positionH>
                    <wp:positionV relativeFrom="page">
                      <wp:posOffset>10229215</wp:posOffset>
                    </wp:positionV>
                    <wp:extent cx="7560945" cy="273050"/>
                    <wp:effectExtent l="0" t="0" r="0" b="0"/>
                    <wp:wrapNone/>
                    <wp:docPr id="88607264" name="Text Box 88607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2AE7FC4" w14:textId="77777777"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88607264"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52AE7FC4" w14:textId="77777777"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v:textbox>
                    <w10:wrap anchorx="page" anchory="page"/>
                  </v:shape>
                </w:pict>
              </mc:Fallback>
            </mc:AlternateContent>
          </w:r>
          <w:r w:rsidR="007E0578" w:rsidRPr="00F6770C">
            <w:rPr>
              <w:rFonts w:ascii="Aptos Narrow" w:hAnsi="Aptos Narrow"/>
              <w:sz w:val="18"/>
            </w:rPr>
            <w:t>ND-D</w:t>
          </w:r>
          <w:r w:rsidR="008F4EAF" w:rsidRPr="00F6770C">
            <w:rPr>
              <w:rFonts w:ascii="Aptos Narrow" w:hAnsi="Aptos Narrow"/>
              <w:sz w:val="18"/>
            </w:rPr>
            <w:t>EL</w:t>
          </w:r>
          <w:r w:rsidR="007E0578" w:rsidRPr="00F6770C">
            <w:rPr>
              <w:rFonts w:ascii="Aptos Narrow" w:hAnsi="Aptos Narrow"/>
              <w:sz w:val="18"/>
            </w:rPr>
            <w:t>-OBB-</w:t>
          </w:r>
          <w:r w:rsidR="00A169F0" w:rsidRPr="00F6770C">
            <w:rPr>
              <w:rFonts w:ascii="Aptos Narrow" w:hAnsi="Aptos Narrow"/>
              <w:sz w:val="18"/>
            </w:rPr>
            <w:t>03</w:t>
          </w:r>
          <w:r w:rsidR="008F4EAF" w:rsidRPr="00F6770C">
            <w:rPr>
              <w:rFonts w:ascii="Aptos Narrow" w:hAnsi="Aptos Narrow"/>
              <w:sz w:val="18"/>
            </w:rPr>
            <w:t>5</w:t>
          </w:r>
          <w:r w:rsidR="007E0578" w:rsidRPr="00F6770C">
            <w:rPr>
              <w:rFonts w:ascii="Aptos Narrow" w:hAnsi="Aptos Narrow"/>
              <w:sz w:val="18"/>
            </w:rPr>
            <w:t>-SDD-00</w:t>
          </w:r>
          <w:ins w:id="951" w:author="Andrey Fomin" w:date="2026-07-01T16:44:00Z" w16du:dateUtc="2026-07-01T14:44:00Z">
            <w:r w:rsidR="00F6770C" w:rsidRPr="00F6770C">
              <w:rPr>
                <w:rFonts w:ascii="Aptos Narrow" w:hAnsi="Aptos Narrow"/>
                <w:sz w:val="18"/>
              </w:rPr>
              <w:t>1</w:t>
            </w:r>
          </w:ins>
          <w:del w:id="952" w:author="Andrey Fomin" w:date="2026-07-01T16:44:00Z" w16du:dateUtc="2026-07-01T14:44:00Z">
            <w:r w:rsidR="00374C80" w:rsidRPr="00F6770C" w:rsidDel="00F6770C">
              <w:rPr>
                <w:rFonts w:ascii="Aptos Narrow" w:hAnsi="Aptos Narrow"/>
                <w:sz w:val="18"/>
              </w:rPr>
              <w:delText>3</w:delText>
            </w:r>
          </w:del>
          <w:r w:rsidR="009449B9" w:rsidRPr="00F6770C">
            <w:rPr>
              <w:rFonts w:ascii="Aptos Narrow" w:hAnsi="Aptos Narrow"/>
              <w:sz w:val="18"/>
            </w:rPr>
            <w:t>-0</w:t>
          </w:r>
          <w:del w:id="953" w:author="Andrey Fomin" w:date="2026-07-01T16:44:00Z" w16du:dateUtc="2026-07-01T14:44:00Z">
            <w:r w:rsidR="00AD3F35" w:rsidRPr="00F6770C" w:rsidDel="00F6770C">
              <w:rPr>
                <w:rFonts w:ascii="Aptos Narrow" w:hAnsi="Aptos Narrow"/>
                <w:sz w:val="18"/>
              </w:rPr>
              <w:delText>1</w:delText>
            </w:r>
          </w:del>
          <w:ins w:id="954" w:author="Andrey Fomin" w:date="2026-07-02T10:15:00Z" w16du:dateUtc="2026-07-02T08:15:00Z">
            <w:r w:rsidR="006436A8">
              <w:rPr>
                <w:rFonts w:ascii="Aptos Narrow" w:hAnsi="Aptos Narrow"/>
                <w:sz w:val="18"/>
              </w:rPr>
              <w:t>4</w:t>
            </w:r>
          </w:ins>
        </w:p>
      </w:tc>
      <w:tc>
        <w:tcPr>
          <w:tcW w:w="3449" w:type="dxa"/>
          <w:vAlign w:val="center"/>
        </w:tcPr>
        <w:p w14:paraId="01A92334" w14:textId="56ADE076" w:rsidR="007349EB" w:rsidRPr="00F6770C" w:rsidRDefault="007349EB" w:rsidP="000C0458">
          <w:pPr>
            <w:tabs>
              <w:tab w:val="left" w:pos="545"/>
              <w:tab w:val="left" w:pos="738"/>
              <w:tab w:val="left" w:pos="3276"/>
            </w:tabs>
            <w:jc w:val="center"/>
            <w:rPr>
              <w:rFonts w:ascii="Aptos Narrow" w:hAnsi="Aptos Narrow"/>
              <w:color w:val="808080"/>
              <w:sz w:val="16"/>
              <w:lang w:val="en-GB"/>
            </w:rPr>
          </w:pPr>
          <w:r w:rsidRPr="00F6770C">
            <w:rPr>
              <w:rFonts w:ascii="Aptos Narrow" w:hAnsi="Aptos Narrow"/>
              <w:color w:val="808080"/>
              <w:sz w:val="16"/>
              <w:lang w:val="en-GB"/>
            </w:rPr>
            <w:t xml:space="preserve">© Copyright Nomad Digital Limited </w:t>
          </w:r>
          <w:r w:rsidRPr="00F6770C">
            <w:rPr>
              <w:rFonts w:ascii="Aptos Narrow" w:hAnsi="Aptos Narrow"/>
              <w:color w:val="808080"/>
              <w:sz w:val="16"/>
            </w:rPr>
            <w:fldChar w:fldCharType="begin"/>
          </w:r>
          <w:r w:rsidRPr="00F6770C">
            <w:rPr>
              <w:rFonts w:ascii="Aptos Narrow" w:hAnsi="Aptos Narrow"/>
              <w:color w:val="808080"/>
              <w:sz w:val="16"/>
            </w:rPr>
            <w:instrText xml:space="preserve"> DATE  \@ "yyyy"  \* MERGEFORMAT </w:instrText>
          </w:r>
          <w:r w:rsidRPr="00F6770C">
            <w:rPr>
              <w:rFonts w:ascii="Aptos Narrow" w:hAnsi="Aptos Narrow"/>
              <w:color w:val="808080"/>
              <w:sz w:val="16"/>
            </w:rPr>
            <w:fldChar w:fldCharType="separate"/>
          </w:r>
          <w:r w:rsidR="00C9532B">
            <w:rPr>
              <w:rFonts w:ascii="Aptos Narrow" w:hAnsi="Aptos Narrow"/>
              <w:noProof/>
              <w:color w:val="808080"/>
              <w:sz w:val="16"/>
            </w:rPr>
            <w:t>2026</w:t>
          </w:r>
          <w:r w:rsidRPr="00F6770C">
            <w:rPr>
              <w:rFonts w:ascii="Aptos Narrow" w:hAnsi="Aptos Narrow"/>
              <w:color w:val="808080"/>
              <w:sz w:val="16"/>
            </w:rPr>
            <w:fldChar w:fldCharType="end"/>
          </w:r>
        </w:p>
        <w:p w14:paraId="50B82E79" w14:textId="77777777" w:rsidR="007349EB" w:rsidRPr="00F6770C" w:rsidRDefault="007349EB" w:rsidP="000C0458">
          <w:pPr>
            <w:tabs>
              <w:tab w:val="left" w:pos="545"/>
              <w:tab w:val="left" w:pos="738"/>
              <w:tab w:val="left" w:pos="3276"/>
            </w:tabs>
            <w:jc w:val="center"/>
            <w:rPr>
              <w:rFonts w:ascii="Aptos Narrow" w:hAnsi="Aptos Narrow"/>
              <w:color w:val="808080"/>
              <w:sz w:val="16"/>
              <w:lang w:val="en-GB"/>
            </w:rPr>
          </w:pPr>
          <w:r w:rsidRPr="00F6770C">
            <w:rPr>
              <w:rFonts w:ascii="Aptos Narrow" w:hAnsi="Aptos Narrow"/>
              <w:color w:val="808080"/>
              <w:sz w:val="16"/>
              <w:lang w:val="en-GB"/>
            </w:rPr>
            <w:t>Confidential</w:t>
          </w:r>
        </w:p>
      </w:tc>
      <w:tc>
        <w:tcPr>
          <w:tcW w:w="3450" w:type="dxa"/>
          <w:vAlign w:val="center"/>
        </w:tcPr>
        <w:p w14:paraId="44DBB4B8" w14:textId="77777777" w:rsidR="007349EB" w:rsidRPr="00F6770C" w:rsidRDefault="007349EB" w:rsidP="000C0458">
          <w:pPr>
            <w:tabs>
              <w:tab w:val="left" w:pos="545"/>
              <w:tab w:val="left" w:pos="738"/>
              <w:tab w:val="left" w:pos="3276"/>
            </w:tabs>
            <w:jc w:val="center"/>
            <w:rPr>
              <w:rFonts w:ascii="Aptos Narrow" w:hAnsi="Aptos Narrow"/>
              <w:color w:val="808080"/>
              <w:sz w:val="16"/>
            </w:rPr>
          </w:pPr>
          <w:r w:rsidRPr="00F6770C">
            <w:rPr>
              <w:rFonts w:ascii="Aptos Narrow" w:hAnsi="Aptos Narrow"/>
              <w:color w:val="808080"/>
              <w:sz w:val="16"/>
            </w:rPr>
            <w:t xml:space="preserve">Page </w:t>
          </w:r>
          <w:r w:rsidRPr="00F6770C">
            <w:rPr>
              <w:rFonts w:ascii="Aptos Narrow" w:hAnsi="Aptos Narrow"/>
              <w:color w:val="808080"/>
              <w:sz w:val="16"/>
            </w:rPr>
            <w:fldChar w:fldCharType="begin"/>
          </w:r>
          <w:r w:rsidRPr="00F6770C">
            <w:rPr>
              <w:rFonts w:ascii="Aptos Narrow" w:hAnsi="Aptos Narrow"/>
              <w:color w:val="808080"/>
              <w:sz w:val="16"/>
            </w:rPr>
            <w:instrText xml:space="preserve"> PAGE </w:instrText>
          </w:r>
          <w:r w:rsidRPr="00F6770C">
            <w:rPr>
              <w:rFonts w:ascii="Aptos Narrow" w:hAnsi="Aptos Narrow"/>
              <w:color w:val="808080"/>
              <w:sz w:val="16"/>
            </w:rPr>
            <w:fldChar w:fldCharType="separate"/>
          </w:r>
          <w:r w:rsidRPr="00F6770C">
            <w:rPr>
              <w:rFonts w:ascii="Aptos Narrow" w:hAnsi="Aptos Narrow"/>
              <w:color w:val="808080"/>
              <w:sz w:val="16"/>
            </w:rPr>
            <w:t>16</w:t>
          </w:r>
          <w:r w:rsidRPr="00F6770C">
            <w:rPr>
              <w:rFonts w:ascii="Aptos Narrow" w:hAnsi="Aptos Narrow"/>
              <w:color w:val="808080"/>
              <w:sz w:val="16"/>
            </w:rPr>
            <w:fldChar w:fldCharType="end"/>
          </w:r>
          <w:r w:rsidRPr="00F6770C">
            <w:rPr>
              <w:rFonts w:ascii="Aptos Narrow" w:hAnsi="Aptos Narrow"/>
              <w:color w:val="808080"/>
              <w:sz w:val="16"/>
            </w:rPr>
            <w:t xml:space="preserve"> of </w:t>
          </w:r>
          <w:r w:rsidRPr="00F6770C">
            <w:rPr>
              <w:rFonts w:ascii="Aptos Narrow" w:hAnsi="Aptos Narrow"/>
              <w:color w:val="808080"/>
              <w:sz w:val="16"/>
            </w:rPr>
            <w:fldChar w:fldCharType="begin"/>
          </w:r>
          <w:r w:rsidRPr="00F6770C">
            <w:rPr>
              <w:rFonts w:ascii="Aptos Narrow" w:hAnsi="Aptos Narrow"/>
              <w:color w:val="808080"/>
              <w:sz w:val="16"/>
            </w:rPr>
            <w:instrText xml:space="preserve"> NUMPAGES  </w:instrText>
          </w:r>
          <w:r w:rsidRPr="00F6770C">
            <w:rPr>
              <w:rFonts w:ascii="Aptos Narrow" w:hAnsi="Aptos Narrow"/>
              <w:color w:val="808080"/>
              <w:sz w:val="16"/>
            </w:rPr>
            <w:fldChar w:fldCharType="separate"/>
          </w:r>
          <w:r w:rsidRPr="00F6770C">
            <w:rPr>
              <w:rFonts w:ascii="Aptos Narrow" w:hAnsi="Aptos Narrow"/>
              <w:color w:val="808080"/>
              <w:sz w:val="16"/>
            </w:rPr>
            <w:t>109</w:t>
          </w:r>
          <w:r w:rsidRPr="00F6770C">
            <w:rPr>
              <w:rFonts w:ascii="Aptos Narrow" w:hAnsi="Aptos Narrow"/>
              <w:color w:val="808080"/>
              <w:sz w:val="16"/>
            </w:rPr>
            <w:fldChar w:fldCharType="end"/>
          </w:r>
        </w:p>
      </w:tc>
    </w:tr>
  </w:tbl>
  <w:p w14:paraId="0A3CB000" w14:textId="77777777" w:rsidR="007349EB" w:rsidRPr="00F6770C" w:rsidRDefault="007349EB">
    <w:pPr>
      <w:pStyle w:val="Footer"/>
      <w:rPr>
        <w:rFonts w:ascii="Aptos Narrow" w:hAnsi="Aptos Narr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7727391E" w14:paraId="1266C4F7" w14:textId="77777777" w:rsidTr="7727391E">
      <w:trPr>
        <w:trHeight w:val="300"/>
      </w:trPr>
      <w:tc>
        <w:tcPr>
          <w:tcW w:w="3115" w:type="dxa"/>
        </w:tcPr>
        <w:p w14:paraId="0D37E4DB" w14:textId="77777777" w:rsidR="7727391E" w:rsidRDefault="7727391E" w:rsidP="7727391E">
          <w:pPr>
            <w:pStyle w:val="Header"/>
            <w:ind w:left="-115"/>
          </w:pPr>
        </w:p>
      </w:tc>
      <w:tc>
        <w:tcPr>
          <w:tcW w:w="3115" w:type="dxa"/>
        </w:tcPr>
        <w:p w14:paraId="3453634D" w14:textId="77777777" w:rsidR="7727391E" w:rsidRDefault="7727391E" w:rsidP="7727391E">
          <w:pPr>
            <w:pStyle w:val="Header"/>
            <w:jc w:val="center"/>
          </w:pPr>
        </w:p>
      </w:tc>
      <w:tc>
        <w:tcPr>
          <w:tcW w:w="3115" w:type="dxa"/>
        </w:tcPr>
        <w:p w14:paraId="7E154E38" w14:textId="77777777" w:rsidR="7727391E" w:rsidRDefault="7727391E" w:rsidP="7727391E">
          <w:pPr>
            <w:pStyle w:val="Header"/>
            <w:ind w:right="-115"/>
            <w:jc w:val="right"/>
          </w:pPr>
        </w:p>
      </w:tc>
    </w:tr>
  </w:tbl>
  <w:p w14:paraId="0B9EECB5" w14:textId="77777777" w:rsidR="7727391E" w:rsidRDefault="7727391E" w:rsidP="7727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50A9" w14:textId="77777777" w:rsidR="00F851AA" w:rsidRPr="00215A00" w:rsidRDefault="00F851AA" w:rsidP="00B07BA5">
      <w:pPr>
        <w:rPr>
          <w:lang w:bidi="th-TH"/>
        </w:rPr>
      </w:pPr>
      <w:r w:rsidRPr="00215A00">
        <w:rPr>
          <w:lang w:bidi="th-TH"/>
        </w:rPr>
        <w:separator/>
      </w:r>
    </w:p>
  </w:footnote>
  <w:footnote w:type="continuationSeparator" w:id="0">
    <w:p w14:paraId="212891C3" w14:textId="77777777" w:rsidR="00F851AA" w:rsidRPr="00215A00" w:rsidRDefault="00F851AA" w:rsidP="00B07BA5">
      <w:pPr>
        <w:rPr>
          <w:lang w:bidi="th-TH"/>
        </w:rPr>
      </w:pPr>
      <w:r w:rsidRPr="00215A00">
        <w:rPr>
          <w:lang w:bidi="th-TH"/>
        </w:rPr>
        <w:continuationSeparator/>
      </w:r>
    </w:p>
  </w:footnote>
  <w:footnote w:type="continuationNotice" w:id="1">
    <w:p w14:paraId="609283F2" w14:textId="77777777" w:rsidR="00F851AA" w:rsidRPr="00215A00" w:rsidRDefault="00F851A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F6770C" w14:paraId="0B9DE27D" w14:textId="77777777" w:rsidTr="00F6770C">
      <w:trPr>
        <w:trHeight w:val="551"/>
      </w:trPr>
      <w:tc>
        <w:tcPr>
          <w:tcW w:w="5767" w:type="dxa"/>
          <w:vAlign w:val="center"/>
        </w:tcPr>
        <w:p w14:paraId="74CF12C4" w14:textId="77777777" w:rsidR="00913A4A" w:rsidRPr="00F6770C" w:rsidRDefault="00913A4A" w:rsidP="00DA1D04">
          <w:pPr>
            <w:pStyle w:val="NoSpacing"/>
            <w:jc w:val="center"/>
            <w:rPr>
              <w:rFonts w:ascii="Aptos Narrow" w:hAnsi="Aptos Narrow"/>
              <w:lang w:bidi="th-TH"/>
            </w:rPr>
          </w:pPr>
          <w:r w:rsidRPr="00F6770C">
            <w:rPr>
              <w:rFonts w:ascii="Aptos Narrow" w:hAnsi="Aptos Narrow"/>
              <w:noProof/>
              <w:lang w:eastAsia="en-GB"/>
            </w:rPr>
            <w:drawing>
              <wp:inline distT="0" distB="0" distL="0" distR="0" wp14:anchorId="4245D292" wp14:editId="2D7941B7">
                <wp:extent cx="1800281" cy="508000"/>
                <wp:effectExtent l="0" t="0" r="9525" b="6350"/>
                <wp:docPr id="1783434472" name="Picture 20041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470FF0D3" w14:textId="77777777" w:rsidR="00913A4A" w:rsidRPr="00F6770C" w:rsidRDefault="00A22418" w:rsidP="007D4334">
          <w:pPr>
            <w:pStyle w:val="NoSpacing"/>
            <w:spacing w:line="276" w:lineRule="auto"/>
            <w:jc w:val="center"/>
            <w:rPr>
              <w:rFonts w:ascii="Aptos Narrow" w:hAnsi="Aptos Narrow"/>
              <w:lang w:bidi="th-TH"/>
            </w:rPr>
          </w:pPr>
          <w:r w:rsidRPr="00F6770C">
            <w:rPr>
              <w:rFonts w:ascii="Aptos Narrow" w:hAnsi="Aptos Narrow"/>
              <w:lang w:bidi="th-TH"/>
            </w:rPr>
            <w:t>Technische</w:t>
          </w:r>
          <w:r w:rsidR="00913A4A" w:rsidRPr="00F6770C">
            <w:rPr>
              <w:rFonts w:ascii="Aptos Narrow" w:hAnsi="Aptos Narrow"/>
              <w:lang w:bidi="th-TH"/>
            </w:rPr>
            <w:t xml:space="preserve"> </w:t>
          </w:r>
          <w:r w:rsidRPr="00F6770C">
            <w:rPr>
              <w:rFonts w:ascii="Aptos Narrow" w:hAnsi="Aptos Narrow"/>
              <w:lang w:bidi="th-TH"/>
            </w:rPr>
            <w:t>Beschreibung</w:t>
          </w:r>
        </w:p>
        <w:p w14:paraId="49969FCD" w14:textId="77777777" w:rsidR="00B75375" w:rsidRPr="00F6770C" w:rsidRDefault="00A169F0" w:rsidP="007D4334">
          <w:pPr>
            <w:pStyle w:val="NoSpacing"/>
            <w:spacing w:line="276" w:lineRule="auto"/>
            <w:jc w:val="center"/>
            <w:rPr>
              <w:rFonts w:ascii="Aptos Narrow" w:hAnsi="Aptos Narrow"/>
              <w:lang w:bidi="th-TH"/>
            </w:rPr>
          </w:pPr>
          <w:r w:rsidRPr="00F6770C">
            <w:rPr>
              <w:rFonts w:ascii="Aptos Narrow" w:hAnsi="Aptos Narrow"/>
              <w:lang w:bidi="th-TH"/>
            </w:rPr>
            <w:t xml:space="preserve">ÖBB </w:t>
          </w:r>
          <w:r w:rsidR="00CF6821" w:rsidRPr="00F6770C">
            <w:rPr>
              <w:rFonts w:ascii="Aptos Narrow" w:hAnsi="Aptos Narrow"/>
              <w:lang w:bidi="th-TH"/>
            </w:rPr>
            <w:t>Do</w:t>
          </w:r>
          <w:r w:rsidR="003157D8" w:rsidRPr="00F6770C">
            <w:rPr>
              <w:rFonts w:ascii="Aptos Narrow" w:hAnsi="Aptos Narrow"/>
              <w:lang w:bidi="th-TH"/>
            </w:rPr>
            <w:t>S</w:t>
          </w:r>
          <w:r w:rsidR="00CF6821" w:rsidRPr="00F6770C">
            <w:rPr>
              <w:rFonts w:ascii="Aptos Narrow" w:hAnsi="Aptos Narrow"/>
              <w:lang w:bidi="th-TH"/>
            </w:rPr>
            <w:t>to Neu</w:t>
          </w:r>
        </w:p>
        <w:p w14:paraId="327D4A73" w14:textId="0211E38D" w:rsidR="00913A4A" w:rsidRPr="00F6770C" w:rsidRDefault="000D4CD6" w:rsidP="007D4334">
          <w:pPr>
            <w:pStyle w:val="NoSpacing"/>
            <w:spacing w:line="276" w:lineRule="auto"/>
            <w:jc w:val="center"/>
            <w:rPr>
              <w:rFonts w:ascii="Aptos Narrow" w:hAnsi="Aptos Narrow"/>
              <w:lang w:bidi="th-TH"/>
            </w:rPr>
          </w:pPr>
          <w:r w:rsidRPr="00F6770C">
            <w:rPr>
              <w:rFonts w:ascii="Aptos Narrow" w:hAnsi="Aptos Narrow"/>
              <w:lang w:bidi="th-TH"/>
            </w:rPr>
            <w:t>V</w:t>
          </w:r>
          <w:ins w:id="949" w:author="Andrey Fomin" w:date="2026-07-02T10:15:00Z" w16du:dateUtc="2026-07-02T08:15:00Z">
            <w:r w:rsidR="006436A8">
              <w:rPr>
                <w:rFonts w:ascii="Aptos Narrow" w:hAnsi="Aptos Narrow"/>
                <w:lang w:bidi="th-TH"/>
              </w:rPr>
              <w:t>4.0</w:t>
            </w:r>
          </w:ins>
          <w:del w:id="950" w:author="Andrey Fomin" w:date="2026-07-02T10:15:00Z" w16du:dateUtc="2026-07-02T08:15:00Z">
            <w:r w:rsidRPr="00F6770C" w:rsidDel="006436A8">
              <w:rPr>
                <w:rFonts w:ascii="Aptos Narrow" w:hAnsi="Aptos Narrow"/>
                <w:lang w:bidi="th-TH"/>
              </w:rPr>
              <w:delText>3</w:delText>
            </w:r>
          </w:del>
        </w:p>
      </w:tc>
    </w:tr>
  </w:tbl>
  <w:p w14:paraId="6FFCF8C2" w14:textId="118C8DAD" w:rsidR="007349EB" w:rsidRPr="00F6770C" w:rsidRDefault="007349EB" w:rsidP="000411C1">
    <w:pPr>
      <w:pStyle w:val="Header"/>
      <w:tabs>
        <w:tab w:val="clear" w:pos="4819"/>
        <w:tab w:val="clear" w:pos="9071"/>
        <w:tab w:val="left" w:pos="5410"/>
      </w:tabs>
      <w:rPr>
        <w:rFonts w:ascii="Aptos Narrow" w:hAnsi="Aptos Narro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5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tblGrid>
    <w:tr w:rsidR="00FA60CF" w:rsidRPr="0046075E" w14:paraId="15AE47AD" w14:textId="77777777" w:rsidTr="413EDD24">
      <w:trPr>
        <w:trHeight w:val="1407"/>
      </w:trPr>
      <w:tc>
        <w:tcPr>
          <w:tcW w:w="5767" w:type="dxa"/>
          <w:vAlign w:val="center"/>
        </w:tcPr>
        <w:p w14:paraId="76D648A8" w14:textId="77777777" w:rsidR="00FA60CF" w:rsidRPr="00215A00" w:rsidRDefault="00FA60CF" w:rsidP="00FA60CF">
          <w:pPr>
            <w:pStyle w:val="NoSpacing"/>
            <w:jc w:val="center"/>
          </w:pPr>
        </w:p>
      </w:tc>
    </w:tr>
  </w:tbl>
  <w:p w14:paraId="5A006806" w14:textId="77777777" w:rsidR="00FA60CF" w:rsidRPr="00FC67C3" w:rsidRDefault="00FA60CF" w:rsidP="00FA60C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71"/>
    <w:multiLevelType w:val="multilevel"/>
    <w:tmpl w:val="C1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7CD0"/>
    <w:multiLevelType w:val="multilevel"/>
    <w:tmpl w:val="FAE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624AB"/>
    <w:multiLevelType w:val="multilevel"/>
    <w:tmpl w:val="EEF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5E7C"/>
    <w:multiLevelType w:val="multilevel"/>
    <w:tmpl w:val="F9F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1315"/>
    <w:multiLevelType w:val="multilevel"/>
    <w:tmpl w:val="6BA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82276"/>
    <w:multiLevelType w:val="multilevel"/>
    <w:tmpl w:val="5D5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E74"/>
    <w:multiLevelType w:val="multilevel"/>
    <w:tmpl w:val="22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E8A"/>
    <w:multiLevelType w:val="multilevel"/>
    <w:tmpl w:val="C7D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57465"/>
    <w:multiLevelType w:val="multilevel"/>
    <w:tmpl w:val="509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32E88"/>
    <w:multiLevelType w:val="multilevel"/>
    <w:tmpl w:val="C15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07559"/>
    <w:multiLevelType w:val="multilevel"/>
    <w:tmpl w:val="2E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353F1"/>
    <w:multiLevelType w:val="multilevel"/>
    <w:tmpl w:val="321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65E0E"/>
    <w:multiLevelType w:val="hybridMultilevel"/>
    <w:tmpl w:val="8EC4A28E"/>
    <w:lvl w:ilvl="0" w:tplc="0C070001">
      <w:start w:val="1"/>
      <w:numFmt w:val="bullet"/>
      <w:lvlText w:val=""/>
      <w:lvlJc w:val="left"/>
      <w:pPr>
        <w:ind w:left="720" w:hanging="360"/>
      </w:pPr>
      <w:rPr>
        <w:rFonts w:ascii="Symbol" w:hAnsi="Symbol" w:hint="default"/>
      </w:rPr>
    </w:lvl>
    <w:lvl w:ilvl="1" w:tplc="8A7AED58">
      <w:numFmt w:val="bullet"/>
      <w:lvlText w:val="-"/>
      <w:lvlJc w:val="left"/>
      <w:pPr>
        <w:ind w:left="1440" w:hanging="360"/>
      </w:pPr>
      <w:rPr>
        <w:rFonts w:ascii="Calibri" w:eastAsia="MS Mincho" w:hAnsi="Calibri" w:cs="Calibri"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262C78"/>
    <w:multiLevelType w:val="multilevel"/>
    <w:tmpl w:val="42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02D3A"/>
    <w:multiLevelType w:val="multilevel"/>
    <w:tmpl w:val="98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BB66C1"/>
    <w:multiLevelType w:val="multilevel"/>
    <w:tmpl w:val="B3B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A2FF5"/>
    <w:multiLevelType w:val="multilevel"/>
    <w:tmpl w:val="0A84A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84D88"/>
    <w:multiLevelType w:val="multilevel"/>
    <w:tmpl w:val="330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64957"/>
    <w:multiLevelType w:val="multilevel"/>
    <w:tmpl w:val="B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F1A59"/>
    <w:multiLevelType w:val="multilevel"/>
    <w:tmpl w:val="18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1861E1"/>
    <w:multiLevelType w:val="multilevel"/>
    <w:tmpl w:val="6D9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96A4D"/>
    <w:multiLevelType w:val="multilevel"/>
    <w:tmpl w:val="A3A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4D2"/>
    <w:multiLevelType w:val="multilevel"/>
    <w:tmpl w:val="95A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104A8"/>
    <w:multiLevelType w:val="multilevel"/>
    <w:tmpl w:val="C64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FF748A"/>
    <w:multiLevelType w:val="multilevel"/>
    <w:tmpl w:val="64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43E2D"/>
    <w:multiLevelType w:val="multilevel"/>
    <w:tmpl w:val="14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24EAA"/>
    <w:multiLevelType w:val="multilevel"/>
    <w:tmpl w:val="0B1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334D"/>
    <w:multiLevelType w:val="multilevel"/>
    <w:tmpl w:val="78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72E0A"/>
    <w:multiLevelType w:val="multilevel"/>
    <w:tmpl w:val="C3E6F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12C55"/>
    <w:multiLevelType w:val="multilevel"/>
    <w:tmpl w:val="FA6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64A39"/>
    <w:multiLevelType w:val="hybridMultilevel"/>
    <w:tmpl w:val="5C8833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9270482"/>
    <w:multiLevelType w:val="multilevel"/>
    <w:tmpl w:val="28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AC2C1B"/>
    <w:multiLevelType w:val="multilevel"/>
    <w:tmpl w:val="79A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C01612"/>
    <w:multiLevelType w:val="multilevel"/>
    <w:tmpl w:val="D4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3B765A"/>
    <w:multiLevelType w:val="multilevel"/>
    <w:tmpl w:val="657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A54847"/>
    <w:multiLevelType w:val="multilevel"/>
    <w:tmpl w:val="2FF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1925FA"/>
    <w:multiLevelType w:val="multilevel"/>
    <w:tmpl w:val="3CA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8B1B50"/>
    <w:multiLevelType w:val="multilevel"/>
    <w:tmpl w:val="27C042F6"/>
    <w:numStyleLink w:val="TOCHeadings"/>
  </w:abstractNum>
  <w:abstractNum w:abstractNumId="39" w15:restartNumberingAfterBreak="0">
    <w:nsid w:val="313A4883"/>
    <w:multiLevelType w:val="multilevel"/>
    <w:tmpl w:val="382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2A2771"/>
    <w:multiLevelType w:val="hybridMultilevel"/>
    <w:tmpl w:val="CD26BA7C"/>
    <w:lvl w:ilvl="0" w:tplc="B2D6556A">
      <w:start w:val="1"/>
      <w:numFmt w:val="decimal"/>
      <w:lvlText w:val="%1."/>
      <w:lvlJc w:val="left"/>
      <w:pPr>
        <w:ind w:left="1020" w:hanging="360"/>
      </w:pPr>
    </w:lvl>
    <w:lvl w:ilvl="1" w:tplc="2BF6C916">
      <w:start w:val="1"/>
      <w:numFmt w:val="decimal"/>
      <w:lvlText w:val="%2."/>
      <w:lvlJc w:val="left"/>
      <w:pPr>
        <w:ind w:left="1020" w:hanging="360"/>
      </w:pPr>
    </w:lvl>
    <w:lvl w:ilvl="2" w:tplc="C58E4E14">
      <w:start w:val="1"/>
      <w:numFmt w:val="decimal"/>
      <w:lvlText w:val="%3."/>
      <w:lvlJc w:val="left"/>
      <w:pPr>
        <w:ind w:left="1020" w:hanging="360"/>
      </w:pPr>
    </w:lvl>
    <w:lvl w:ilvl="3" w:tplc="A68A9DAC">
      <w:start w:val="1"/>
      <w:numFmt w:val="decimal"/>
      <w:lvlText w:val="%4."/>
      <w:lvlJc w:val="left"/>
      <w:pPr>
        <w:ind w:left="1020" w:hanging="360"/>
      </w:pPr>
    </w:lvl>
    <w:lvl w:ilvl="4" w:tplc="739CB416">
      <w:start w:val="1"/>
      <w:numFmt w:val="decimal"/>
      <w:lvlText w:val="%5."/>
      <w:lvlJc w:val="left"/>
      <w:pPr>
        <w:ind w:left="1020" w:hanging="360"/>
      </w:pPr>
    </w:lvl>
    <w:lvl w:ilvl="5" w:tplc="5790A99C">
      <w:start w:val="1"/>
      <w:numFmt w:val="decimal"/>
      <w:lvlText w:val="%6."/>
      <w:lvlJc w:val="left"/>
      <w:pPr>
        <w:ind w:left="1020" w:hanging="360"/>
      </w:pPr>
    </w:lvl>
    <w:lvl w:ilvl="6" w:tplc="6CC09674">
      <w:start w:val="1"/>
      <w:numFmt w:val="decimal"/>
      <w:lvlText w:val="%7."/>
      <w:lvlJc w:val="left"/>
      <w:pPr>
        <w:ind w:left="1020" w:hanging="360"/>
      </w:pPr>
    </w:lvl>
    <w:lvl w:ilvl="7" w:tplc="7F1022D6">
      <w:start w:val="1"/>
      <w:numFmt w:val="decimal"/>
      <w:lvlText w:val="%8."/>
      <w:lvlJc w:val="left"/>
      <w:pPr>
        <w:ind w:left="1020" w:hanging="360"/>
      </w:pPr>
    </w:lvl>
    <w:lvl w:ilvl="8" w:tplc="E9A28CCC">
      <w:start w:val="1"/>
      <w:numFmt w:val="decimal"/>
      <w:lvlText w:val="%9."/>
      <w:lvlJc w:val="left"/>
      <w:pPr>
        <w:ind w:left="1020" w:hanging="360"/>
      </w:pPr>
    </w:lvl>
  </w:abstractNum>
  <w:abstractNum w:abstractNumId="41" w15:restartNumberingAfterBreak="0">
    <w:nsid w:val="326C0839"/>
    <w:multiLevelType w:val="multilevel"/>
    <w:tmpl w:val="64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44402D"/>
    <w:multiLevelType w:val="multilevel"/>
    <w:tmpl w:val="729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5D669E"/>
    <w:multiLevelType w:val="multilevel"/>
    <w:tmpl w:val="F4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634F98"/>
    <w:multiLevelType w:val="multilevel"/>
    <w:tmpl w:val="A5E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D6656"/>
    <w:multiLevelType w:val="multilevel"/>
    <w:tmpl w:val="8CE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0F356E"/>
    <w:multiLevelType w:val="multilevel"/>
    <w:tmpl w:val="1BD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386803"/>
    <w:multiLevelType w:val="multilevel"/>
    <w:tmpl w:val="0B1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984597"/>
    <w:multiLevelType w:val="multilevel"/>
    <w:tmpl w:val="E26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A767F4"/>
    <w:multiLevelType w:val="multilevel"/>
    <w:tmpl w:val="932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D65217"/>
    <w:multiLevelType w:val="multilevel"/>
    <w:tmpl w:val="F82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2407A0"/>
    <w:multiLevelType w:val="multilevel"/>
    <w:tmpl w:val="793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5D223A"/>
    <w:multiLevelType w:val="multilevel"/>
    <w:tmpl w:val="3AEE1B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0" w:firstLine="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3" w15:restartNumberingAfterBreak="0">
    <w:nsid w:val="3C584036"/>
    <w:multiLevelType w:val="multilevel"/>
    <w:tmpl w:val="367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121B78"/>
    <w:multiLevelType w:val="multilevel"/>
    <w:tmpl w:val="27C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4F3F04"/>
    <w:multiLevelType w:val="multilevel"/>
    <w:tmpl w:val="A1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8E21D0"/>
    <w:multiLevelType w:val="multilevel"/>
    <w:tmpl w:val="CBE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3A78DB"/>
    <w:multiLevelType w:val="multilevel"/>
    <w:tmpl w:val="819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B476AC"/>
    <w:multiLevelType w:val="multilevel"/>
    <w:tmpl w:val="FC6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C16BB8"/>
    <w:multiLevelType w:val="multilevel"/>
    <w:tmpl w:val="9EF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D90A66"/>
    <w:multiLevelType w:val="multilevel"/>
    <w:tmpl w:val="35D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E437D9"/>
    <w:multiLevelType w:val="multilevel"/>
    <w:tmpl w:val="C1103C8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417CF"/>
    <w:multiLevelType w:val="multilevel"/>
    <w:tmpl w:val="0E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D066A4"/>
    <w:multiLevelType w:val="hybridMultilevel"/>
    <w:tmpl w:val="C2C8ED5E"/>
    <w:lvl w:ilvl="0" w:tplc="F35C9154">
      <w:start w:val="1"/>
      <w:numFmt w:val="decimal"/>
      <w:lvlText w:val="%1."/>
      <w:lvlJc w:val="left"/>
      <w:pPr>
        <w:ind w:left="1020" w:hanging="360"/>
      </w:pPr>
    </w:lvl>
    <w:lvl w:ilvl="1" w:tplc="C282A3A2">
      <w:start w:val="1"/>
      <w:numFmt w:val="decimal"/>
      <w:lvlText w:val="%2."/>
      <w:lvlJc w:val="left"/>
      <w:pPr>
        <w:ind w:left="1020" w:hanging="360"/>
      </w:pPr>
    </w:lvl>
    <w:lvl w:ilvl="2" w:tplc="F6B40AE0">
      <w:start w:val="1"/>
      <w:numFmt w:val="decimal"/>
      <w:lvlText w:val="%3."/>
      <w:lvlJc w:val="left"/>
      <w:pPr>
        <w:ind w:left="1020" w:hanging="360"/>
      </w:pPr>
    </w:lvl>
    <w:lvl w:ilvl="3" w:tplc="7416DFA6">
      <w:start w:val="1"/>
      <w:numFmt w:val="decimal"/>
      <w:lvlText w:val="%4."/>
      <w:lvlJc w:val="left"/>
      <w:pPr>
        <w:ind w:left="1020" w:hanging="360"/>
      </w:pPr>
    </w:lvl>
    <w:lvl w:ilvl="4" w:tplc="8610B43E">
      <w:start w:val="1"/>
      <w:numFmt w:val="decimal"/>
      <w:lvlText w:val="%5."/>
      <w:lvlJc w:val="left"/>
      <w:pPr>
        <w:ind w:left="1020" w:hanging="360"/>
      </w:pPr>
    </w:lvl>
    <w:lvl w:ilvl="5" w:tplc="242C12F6">
      <w:start w:val="1"/>
      <w:numFmt w:val="decimal"/>
      <w:lvlText w:val="%6."/>
      <w:lvlJc w:val="left"/>
      <w:pPr>
        <w:ind w:left="1020" w:hanging="360"/>
      </w:pPr>
    </w:lvl>
    <w:lvl w:ilvl="6" w:tplc="A864B098">
      <w:start w:val="1"/>
      <w:numFmt w:val="decimal"/>
      <w:lvlText w:val="%7."/>
      <w:lvlJc w:val="left"/>
      <w:pPr>
        <w:ind w:left="1020" w:hanging="360"/>
      </w:pPr>
    </w:lvl>
    <w:lvl w:ilvl="7" w:tplc="6AFE0A18">
      <w:start w:val="1"/>
      <w:numFmt w:val="decimal"/>
      <w:lvlText w:val="%8."/>
      <w:lvlJc w:val="left"/>
      <w:pPr>
        <w:ind w:left="1020" w:hanging="360"/>
      </w:pPr>
    </w:lvl>
    <w:lvl w:ilvl="8" w:tplc="7C3C7C00">
      <w:start w:val="1"/>
      <w:numFmt w:val="decimal"/>
      <w:lvlText w:val="%9."/>
      <w:lvlJc w:val="left"/>
      <w:pPr>
        <w:ind w:left="1020" w:hanging="360"/>
      </w:pPr>
    </w:lvl>
  </w:abstractNum>
  <w:abstractNum w:abstractNumId="64" w15:restartNumberingAfterBreak="0">
    <w:nsid w:val="43513A6B"/>
    <w:multiLevelType w:val="multilevel"/>
    <w:tmpl w:val="D9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D74273"/>
    <w:multiLevelType w:val="multilevel"/>
    <w:tmpl w:val="F0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5A736B"/>
    <w:multiLevelType w:val="multilevel"/>
    <w:tmpl w:val="2DD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051700"/>
    <w:multiLevelType w:val="multilevel"/>
    <w:tmpl w:val="FE8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A44DE5"/>
    <w:multiLevelType w:val="multilevel"/>
    <w:tmpl w:val="1E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BCD35FA"/>
    <w:multiLevelType w:val="multilevel"/>
    <w:tmpl w:val="F4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23565A"/>
    <w:multiLevelType w:val="multilevel"/>
    <w:tmpl w:val="F31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770825"/>
    <w:multiLevelType w:val="multilevel"/>
    <w:tmpl w:val="68E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9D2A8E"/>
    <w:multiLevelType w:val="multilevel"/>
    <w:tmpl w:val="80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8B4870"/>
    <w:multiLevelType w:val="hybridMultilevel"/>
    <w:tmpl w:val="43AA59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81A30F4"/>
    <w:multiLevelType w:val="multilevel"/>
    <w:tmpl w:val="82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1F563F"/>
    <w:multiLevelType w:val="multilevel"/>
    <w:tmpl w:val="CDB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7F50B3"/>
    <w:multiLevelType w:val="multilevel"/>
    <w:tmpl w:val="73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0607BB"/>
    <w:multiLevelType w:val="multilevel"/>
    <w:tmpl w:val="6CC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540632"/>
    <w:multiLevelType w:val="multilevel"/>
    <w:tmpl w:val="9DE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5F70FD"/>
    <w:multiLevelType w:val="multilevel"/>
    <w:tmpl w:val="E9C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D8A51F9"/>
    <w:multiLevelType w:val="multilevel"/>
    <w:tmpl w:val="267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9A00CE"/>
    <w:multiLevelType w:val="multilevel"/>
    <w:tmpl w:val="0A4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6B3B97"/>
    <w:multiLevelType w:val="multilevel"/>
    <w:tmpl w:val="976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26A5124"/>
    <w:multiLevelType w:val="multilevel"/>
    <w:tmpl w:val="0B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29681B"/>
    <w:multiLevelType w:val="multilevel"/>
    <w:tmpl w:val="45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B01643"/>
    <w:multiLevelType w:val="multilevel"/>
    <w:tmpl w:val="56B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5320747"/>
    <w:multiLevelType w:val="hybridMultilevel"/>
    <w:tmpl w:val="B58C3294"/>
    <w:lvl w:ilvl="0" w:tplc="DFFC7430">
      <w:start w:val="1"/>
      <w:numFmt w:val="decimal"/>
      <w:lvlText w:val="%1."/>
      <w:lvlJc w:val="left"/>
      <w:pPr>
        <w:ind w:left="1020" w:hanging="360"/>
      </w:pPr>
    </w:lvl>
    <w:lvl w:ilvl="1" w:tplc="E0D61A26">
      <w:start w:val="1"/>
      <w:numFmt w:val="decimal"/>
      <w:lvlText w:val="%2."/>
      <w:lvlJc w:val="left"/>
      <w:pPr>
        <w:ind w:left="1020" w:hanging="360"/>
      </w:pPr>
    </w:lvl>
    <w:lvl w:ilvl="2" w:tplc="76A40BB6">
      <w:start w:val="1"/>
      <w:numFmt w:val="decimal"/>
      <w:lvlText w:val="%3."/>
      <w:lvlJc w:val="left"/>
      <w:pPr>
        <w:ind w:left="1020" w:hanging="360"/>
      </w:pPr>
    </w:lvl>
    <w:lvl w:ilvl="3" w:tplc="AD38BDC8">
      <w:start w:val="1"/>
      <w:numFmt w:val="decimal"/>
      <w:lvlText w:val="%4."/>
      <w:lvlJc w:val="left"/>
      <w:pPr>
        <w:ind w:left="1020" w:hanging="360"/>
      </w:pPr>
    </w:lvl>
    <w:lvl w:ilvl="4" w:tplc="16B68B92">
      <w:start w:val="1"/>
      <w:numFmt w:val="decimal"/>
      <w:lvlText w:val="%5."/>
      <w:lvlJc w:val="left"/>
      <w:pPr>
        <w:ind w:left="1020" w:hanging="360"/>
      </w:pPr>
    </w:lvl>
    <w:lvl w:ilvl="5" w:tplc="EE864BF0">
      <w:start w:val="1"/>
      <w:numFmt w:val="decimal"/>
      <w:lvlText w:val="%6."/>
      <w:lvlJc w:val="left"/>
      <w:pPr>
        <w:ind w:left="1020" w:hanging="360"/>
      </w:pPr>
    </w:lvl>
    <w:lvl w:ilvl="6" w:tplc="BCA44F58">
      <w:start w:val="1"/>
      <w:numFmt w:val="decimal"/>
      <w:lvlText w:val="%7."/>
      <w:lvlJc w:val="left"/>
      <w:pPr>
        <w:ind w:left="1020" w:hanging="360"/>
      </w:pPr>
    </w:lvl>
    <w:lvl w:ilvl="7" w:tplc="623E428C">
      <w:start w:val="1"/>
      <w:numFmt w:val="decimal"/>
      <w:lvlText w:val="%8."/>
      <w:lvlJc w:val="left"/>
      <w:pPr>
        <w:ind w:left="1020" w:hanging="360"/>
      </w:pPr>
    </w:lvl>
    <w:lvl w:ilvl="8" w:tplc="4168C0DC">
      <w:start w:val="1"/>
      <w:numFmt w:val="decimal"/>
      <w:lvlText w:val="%9."/>
      <w:lvlJc w:val="left"/>
      <w:pPr>
        <w:ind w:left="1020" w:hanging="360"/>
      </w:pPr>
    </w:lvl>
  </w:abstractNum>
  <w:abstractNum w:abstractNumId="90"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75E53B3"/>
    <w:multiLevelType w:val="multilevel"/>
    <w:tmpl w:val="A0903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8737FA"/>
    <w:multiLevelType w:val="multilevel"/>
    <w:tmpl w:val="3C9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F47784"/>
    <w:multiLevelType w:val="multilevel"/>
    <w:tmpl w:val="C0A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F809F8"/>
    <w:multiLevelType w:val="multilevel"/>
    <w:tmpl w:val="4C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0E7170"/>
    <w:multiLevelType w:val="hybridMultilevel"/>
    <w:tmpl w:val="655AC864"/>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6A1E475A"/>
    <w:multiLevelType w:val="multilevel"/>
    <w:tmpl w:val="108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767BF9"/>
    <w:multiLevelType w:val="multilevel"/>
    <w:tmpl w:val="B9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3E5B2D"/>
    <w:multiLevelType w:val="multilevel"/>
    <w:tmpl w:val="4DF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566D73"/>
    <w:multiLevelType w:val="multilevel"/>
    <w:tmpl w:val="397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751287A"/>
    <w:multiLevelType w:val="multilevel"/>
    <w:tmpl w:val="02A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9A4335"/>
    <w:multiLevelType w:val="multilevel"/>
    <w:tmpl w:val="02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F630BD"/>
    <w:multiLevelType w:val="multilevel"/>
    <w:tmpl w:val="01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045E4D"/>
    <w:multiLevelType w:val="multilevel"/>
    <w:tmpl w:val="D6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F663FA4"/>
    <w:multiLevelType w:val="multilevel"/>
    <w:tmpl w:val="69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84"/>
  </w:num>
  <w:num w:numId="2" w16cid:durableId="156575782">
    <w:abstractNumId w:val="84"/>
    <w:lvlOverride w:ilvl="0">
      <w:startOverride w:val="1"/>
    </w:lvlOverride>
  </w:num>
  <w:num w:numId="3" w16cid:durableId="517499324">
    <w:abstractNumId w:val="38"/>
  </w:num>
  <w:num w:numId="4" w16cid:durableId="1450592219">
    <w:abstractNumId w:val="52"/>
  </w:num>
  <w:num w:numId="5" w16cid:durableId="1459256066">
    <w:abstractNumId w:val="90"/>
  </w:num>
  <w:num w:numId="6" w16cid:durableId="1185170547">
    <w:abstractNumId w:val="85"/>
  </w:num>
  <w:num w:numId="7" w16cid:durableId="46422222">
    <w:abstractNumId w:val="13"/>
  </w:num>
  <w:num w:numId="8" w16cid:durableId="667824350">
    <w:abstractNumId w:val="61"/>
  </w:num>
  <w:num w:numId="9" w16cid:durableId="518810254">
    <w:abstractNumId w:val="30"/>
  </w:num>
  <w:num w:numId="10" w16cid:durableId="568269306">
    <w:abstractNumId w:val="100"/>
  </w:num>
  <w:num w:numId="11" w16cid:durableId="247664491">
    <w:abstractNumId w:val="44"/>
  </w:num>
  <w:num w:numId="12" w16cid:durableId="1038581547">
    <w:abstractNumId w:val="95"/>
  </w:num>
  <w:num w:numId="13" w16cid:durableId="994184912">
    <w:abstractNumId w:val="27"/>
  </w:num>
  <w:num w:numId="14" w16cid:durableId="1036809114">
    <w:abstractNumId w:val="81"/>
  </w:num>
  <w:num w:numId="15" w16cid:durableId="1757825910">
    <w:abstractNumId w:val="48"/>
  </w:num>
  <w:num w:numId="16" w16cid:durableId="1854151678">
    <w:abstractNumId w:val="58"/>
  </w:num>
  <w:num w:numId="17" w16cid:durableId="2137218449">
    <w:abstractNumId w:val="26"/>
  </w:num>
  <w:num w:numId="18" w16cid:durableId="1588803167">
    <w:abstractNumId w:val="68"/>
  </w:num>
  <w:num w:numId="19" w16cid:durableId="31464527">
    <w:abstractNumId w:val="15"/>
  </w:num>
  <w:num w:numId="20" w16cid:durableId="1430203472">
    <w:abstractNumId w:val="3"/>
  </w:num>
  <w:num w:numId="21" w16cid:durableId="1254783066">
    <w:abstractNumId w:val="29"/>
  </w:num>
  <w:num w:numId="22" w16cid:durableId="341705591">
    <w:abstractNumId w:val="91"/>
  </w:num>
  <w:num w:numId="23" w16cid:durableId="451559829">
    <w:abstractNumId w:val="17"/>
  </w:num>
  <w:num w:numId="24" w16cid:durableId="2053575444">
    <w:abstractNumId w:val="92"/>
  </w:num>
  <w:num w:numId="25" w16cid:durableId="1098715939">
    <w:abstractNumId w:val="7"/>
  </w:num>
  <w:num w:numId="26" w16cid:durableId="1653800973">
    <w:abstractNumId w:val="88"/>
  </w:num>
  <w:num w:numId="27" w16cid:durableId="938102086">
    <w:abstractNumId w:val="14"/>
  </w:num>
  <w:num w:numId="28" w16cid:durableId="1678146303">
    <w:abstractNumId w:val="42"/>
  </w:num>
  <w:num w:numId="29" w16cid:durableId="1122458419">
    <w:abstractNumId w:val="78"/>
  </w:num>
  <w:num w:numId="30" w16cid:durableId="2124420331">
    <w:abstractNumId w:val="11"/>
  </w:num>
  <w:num w:numId="31" w16cid:durableId="1345131437">
    <w:abstractNumId w:val="54"/>
  </w:num>
  <w:num w:numId="32" w16cid:durableId="934820350">
    <w:abstractNumId w:val="10"/>
  </w:num>
  <w:num w:numId="33" w16cid:durableId="692194604">
    <w:abstractNumId w:val="9"/>
  </w:num>
  <w:num w:numId="34" w16cid:durableId="787744065">
    <w:abstractNumId w:val="59"/>
  </w:num>
  <w:num w:numId="35" w16cid:durableId="1869371879">
    <w:abstractNumId w:val="60"/>
  </w:num>
  <w:num w:numId="36" w16cid:durableId="2006322013">
    <w:abstractNumId w:val="75"/>
  </w:num>
  <w:num w:numId="37" w16cid:durableId="1674919763">
    <w:abstractNumId w:val="37"/>
  </w:num>
  <w:num w:numId="38" w16cid:durableId="1757706709">
    <w:abstractNumId w:val="4"/>
  </w:num>
  <w:num w:numId="39" w16cid:durableId="399325736">
    <w:abstractNumId w:val="21"/>
  </w:num>
  <w:num w:numId="40" w16cid:durableId="1294556403">
    <w:abstractNumId w:val="57"/>
  </w:num>
  <w:num w:numId="41" w16cid:durableId="1985574948">
    <w:abstractNumId w:val="45"/>
  </w:num>
  <w:num w:numId="42" w16cid:durableId="1389063233">
    <w:abstractNumId w:val="53"/>
  </w:num>
  <w:num w:numId="43" w16cid:durableId="1730152146">
    <w:abstractNumId w:val="71"/>
  </w:num>
  <w:num w:numId="44" w16cid:durableId="697972621">
    <w:abstractNumId w:val="0"/>
  </w:num>
  <w:num w:numId="45" w16cid:durableId="1058438310">
    <w:abstractNumId w:val="80"/>
  </w:num>
  <w:num w:numId="46" w16cid:durableId="1959603941">
    <w:abstractNumId w:val="51"/>
  </w:num>
  <w:num w:numId="47" w16cid:durableId="1907833076">
    <w:abstractNumId w:val="47"/>
  </w:num>
  <w:num w:numId="48" w16cid:durableId="1250508072">
    <w:abstractNumId w:val="23"/>
  </w:num>
  <w:num w:numId="49" w16cid:durableId="1553079288">
    <w:abstractNumId w:val="86"/>
  </w:num>
  <w:num w:numId="50" w16cid:durableId="1417361369">
    <w:abstractNumId w:val="39"/>
  </w:num>
  <w:num w:numId="51" w16cid:durableId="397098011">
    <w:abstractNumId w:val="64"/>
  </w:num>
  <w:num w:numId="52" w16cid:durableId="795373000">
    <w:abstractNumId w:val="32"/>
  </w:num>
  <w:num w:numId="53" w16cid:durableId="1175926290">
    <w:abstractNumId w:val="97"/>
  </w:num>
  <w:num w:numId="54" w16cid:durableId="1856571924">
    <w:abstractNumId w:val="104"/>
  </w:num>
  <w:num w:numId="55" w16cid:durableId="1630937824">
    <w:abstractNumId w:val="69"/>
  </w:num>
  <w:num w:numId="56" w16cid:durableId="805240934">
    <w:abstractNumId w:val="28"/>
  </w:num>
  <w:num w:numId="57" w16cid:durableId="268896675">
    <w:abstractNumId w:val="96"/>
  </w:num>
  <w:num w:numId="58" w16cid:durableId="1747801247">
    <w:abstractNumId w:val="79"/>
  </w:num>
  <w:num w:numId="59" w16cid:durableId="853031855">
    <w:abstractNumId w:val="24"/>
  </w:num>
  <w:num w:numId="60" w16cid:durableId="1864787245">
    <w:abstractNumId w:val="82"/>
  </w:num>
  <w:num w:numId="61" w16cid:durableId="77561739">
    <w:abstractNumId w:val="43"/>
  </w:num>
  <w:num w:numId="62" w16cid:durableId="1323773935">
    <w:abstractNumId w:val="77"/>
  </w:num>
  <w:num w:numId="63" w16cid:durableId="1188062403">
    <w:abstractNumId w:val="22"/>
  </w:num>
  <w:num w:numId="64" w16cid:durableId="247273169">
    <w:abstractNumId w:val="83"/>
  </w:num>
  <w:num w:numId="65" w16cid:durableId="1448886123">
    <w:abstractNumId w:val="19"/>
  </w:num>
  <w:num w:numId="66" w16cid:durableId="1276523101">
    <w:abstractNumId w:val="34"/>
  </w:num>
  <w:num w:numId="67" w16cid:durableId="983196409">
    <w:abstractNumId w:val="72"/>
  </w:num>
  <w:num w:numId="68" w16cid:durableId="1983999363">
    <w:abstractNumId w:val="66"/>
  </w:num>
  <w:num w:numId="69" w16cid:durableId="2042852731">
    <w:abstractNumId w:val="5"/>
  </w:num>
  <w:num w:numId="70" w16cid:durableId="497428154">
    <w:abstractNumId w:val="67"/>
  </w:num>
  <w:num w:numId="71" w16cid:durableId="326979921">
    <w:abstractNumId w:val="94"/>
  </w:num>
  <w:num w:numId="72" w16cid:durableId="1248072781">
    <w:abstractNumId w:val="70"/>
  </w:num>
  <w:num w:numId="73" w16cid:durableId="1927568215">
    <w:abstractNumId w:val="12"/>
  </w:num>
  <w:num w:numId="74" w16cid:durableId="1067729971">
    <w:abstractNumId w:val="73"/>
  </w:num>
  <w:num w:numId="75" w16cid:durableId="1118527819">
    <w:abstractNumId w:val="16"/>
  </w:num>
  <w:num w:numId="76" w16cid:durableId="1095131876">
    <w:abstractNumId w:val="55"/>
  </w:num>
  <w:num w:numId="77" w16cid:durableId="16204644">
    <w:abstractNumId w:val="102"/>
  </w:num>
  <w:num w:numId="78" w16cid:durableId="980573116">
    <w:abstractNumId w:val="8"/>
  </w:num>
  <w:num w:numId="79" w16cid:durableId="425002612">
    <w:abstractNumId w:val="6"/>
  </w:num>
  <w:num w:numId="80" w16cid:durableId="1829513777">
    <w:abstractNumId w:val="35"/>
  </w:num>
  <w:num w:numId="81" w16cid:durableId="2106999100">
    <w:abstractNumId w:val="76"/>
  </w:num>
  <w:num w:numId="82" w16cid:durableId="1598171091">
    <w:abstractNumId w:val="87"/>
  </w:num>
  <w:num w:numId="83" w16cid:durableId="2109764133">
    <w:abstractNumId w:val="2"/>
  </w:num>
  <w:num w:numId="84" w16cid:durableId="2094466703">
    <w:abstractNumId w:val="50"/>
  </w:num>
  <w:num w:numId="85" w16cid:durableId="1732385030">
    <w:abstractNumId w:val="56"/>
  </w:num>
  <w:num w:numId="86" w16cid:durableId="1286883694">
    <w:abstractNumId w:val="41"/>
  </w:num>
  <w:num w:numId="87" w16cid:durableId="434666670">
    <w:abstractNumId w:val="46"/>
  </w:num>
  <w:num w:numId="88" w16cid:durableId="1689015364">
    <w:abstractNumId w:val="98"/>
  </w:num>
  <w:num w:numId="89" w16cid:durableId="2137289223">
    <w:abstractNumId w:val="18"/>
  </w:num>
  <w:num w:numId="90" w16cid:durableId="1673297818">
    <w:abstractNumId w:val="49"/>
  </w:num>
  <w:num w:numId="91" w16cid:durableId="1410732863">
    <w:abstractNumId w:val="20"/>
  </w:num>
  <w:num w:numId="92" w16cid:durableId="1190140115">
    <w:abstractNumId w:val="1"/>
  </w:num>
  <w:num w:numId="93" w16cid:durableId="1541550881">
    <w:abstractNumId w:val="103"/>
  </w:num>
  <w:num w:numId="94" w16cid:durableId="1135879455">
    <w:abstractNumId w:val="36"/>
  </w:num>
  <w:num w:numId="95" w16cid:durableId="510799102">
    <w:abstractNumId w:val="62"/>
  </w:num>
  <w:num w:numId="96" w16cid:durableId="1916628414">
    <w:abstractNumId w:val="99"/>
  </w:num>
  <w:num w:numId="97" w16cid:durableId="1106850607">
    <w:abstractNumId w:val="93"/>
  </w:num>
  <w:num w:numId="98" w16cid:durableId="1326859225">
    <w:abstractNumId w:val="101"/>
  </w:num>
  <w:num w:numId="99" w16cid:durableId="1979529670">
    <w:abstractNumId w:val="33"/>
  </w:num>
  <w:num w:numId="100" w16cid:durableId="2105958053">
    <w:abstractNumId w:val="65"/>
  </w:num>
  <w:num w:numId="101" w16cid:durableId="1875728400">
    <w:abstractNumId w:val="25"/>
  </w:num>
  <w:num w:numId="102" w16cid:durableId="2045672716">
    <w:abstractNumId w:val="40"/>
  </w:num>
  <w:num w:numId="103" w16cid:durableId="1009285916">
    <w:abstractNumId w:val="63"/>
  </w:num>
  <w:num w:numId="104" w16cid:durableId="395738507">
    <w:abstractNumId w:val="89"/>
  </w:num>
  <w:num w:numId="105" w16cid:durableId="1716276277">
    <w:abstractNumId w:val="74"/>
  </w:num>
  <w:num w:numId="106" w16cid:durableId="1451167501">
    <w:abstractNumId w:val="31"/>
  </w:num>
  <w:numIdMacAtCleanup w:val="1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y Fomin">
    <w15:presenceInfo w15:providerId="AD" w15:userId="S::andrey.fomin@nomadrail.com::17b79126-f859-4c3a-8211-52ab69972c15"/>
  </w15:person>
  <w15:person w15:author="Michael Fehlau">
    <w15:presenceInfo w15:providerId="AD" w15:userId="S::michael.fehlau@nomadrail.com::70f0cc08-09f5-449e-bad8-1ff5d3d0fd9d"/>
  </w15:person>
  <w15:person w15:author="Abbas Rizvi">
    <w15:presenceInfo w15:providerId="AD" w15:userId="S::abbas.rizvi@nomadrail.com::84c1c8e3-6581-4cff-b3e0-8616ca6a24f2"/>
  </w15:person>
  <w15:person w15:author="Milutinovic Nenad (PV)">
    <w15:presenceInfo w15:providerId="AD" w15:userId="S::Nenad.Milutinovic@pv.oebb.at::c5cb2697-16c9-4f19-8851-ad401ea3a4dd"/>
  </w15:person>
  <w15:person w15:author="Leitner Michael (PV)">
    <w15:presenceInfo w15:providerId="AD" w15:userId="S::Michael.Leitner@pv.oebb.at::18744a10-5cd6-488a-82a0-3dfeea19d6a7"/>
  </w15:person>
  <w15:person w15:author="Ajinah Ibrahim (PV)">
    <w15:presenceInfo w15:providerId="AD" w15:userId="S::Ibrahim.Ajinah@pv.oebb.at::8cecd598-3814-4920-9d00-4abc42ece9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1F1B"/>
    <w:rsid w:val="000020B4"/>
    <w:rsid w:val="000026F8"/>
    <w:rsid w:val="00002A22"/>
    <w:rsid w:val="00002BD0"/>
    <w:rsid w:val="00002D3A"/>
    <w:rsid w:val="00002D60"/>
    <w:rsid w:val="00003034"/>
    <w:rsid w:val="00003234"/>
    <w:rsid w:val="000032FD"/>
    <w:rsid w:val="00003CFF"/>
    <w:rsid w:val="000043ED"/>
    <w:rsid w:val="0000501F"/>
    <w:rsid w:val="00006275"/>
    <w:rsid w:val="000066BD"/>
    <w:rsid w:val="000069C3"/>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185"/>
    <w:rsid w:val="0001626B"/>
    <w:rsid w:val="000164A7"/>
    <w:rsid w:val="000164FF"/>
    <w:rsid w:val="00016542"/>
    <w:rsid w:val="00016E2F"/>
    <w:rsid w:val="0001705C"/>
    <w:rsid w:val="00017F2F"/>
    <w:rsid w:val="0002035E"/>
    <w:rsid w:val="00020911"/>
    <w:rsid w:val="00020B2F"/>
    <w:rsid w:val="00021003"/>
    <w:rsid w:val="0002158A"/>
    <w:rsid w:val="0002189D"/>
    <w:rsid w:val="00021B78"/>
    <w:rsid w:val="00021C7B"/>
    <w:rsid w:val="00021C95"/>
    <w:rsid w:val="00021CC4"/>
    <w:rsid w:val="00021CF3"/>
    <w:rsid w:val="00022498"/>
    <w:rsid w:val="00022CD6"/>
    <w:rsid w:val="00023064"/>
    <w:rsid w:val="0002340A"/>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2D3"/>
    <w:rsid w:val="0002789A"/>
    <w:rsid w:val="000278B7"/>
    <w:rsid w:val="00030065"/>
    <w:rsid w:val="000302BA"/>
    <w:rsid w:val="0003042A"/>
    <w:rsid w:val="00030694"/>
    <w:rsid w:val="0003085B"/>
    <w:rsid w:val="000309F3"/>
    <w:rsid w:val="00031720"/>
    <w:rsid w:val="000318FB"/>
    <w:rsid w:val="000319CA"/>
    <w:rsid w:val="00031E0A"/>
    <w:rsid w:val="00031F48"/>
    <w:rsid w:val="000321A5"/>
    <w:rsid w:val="0003281D"/>
    <w:rsid w:val="00032E72"/>
    <w:rsid w:val="000331C7"/>
    <w:rsid w:val="000336C3"/>
    <w:rsid w:val="00033CF3"/>
    <w:rsid w:val="00033D5B"/>
    <w:rsid w:val="000342C1"/>
    <w:rsid w:val="0003476A"/>
    <w:rsid w:val="000348C2"/>
    <w:rsid w:val="00034AE9"/>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1C1"/>
    <w:rsid w:val="00041294"/>
    <w:rsid w:val="000412F6"/>
    <w:rsid w:val="00041387"/>
    <w:rsid w:val="0004149A"/>
    <w:rsid w:val="00041BEF"/>
    <w:rsid w:val="00041FB4"/>
    <w:rsid w:val="00042700"/>
    <w:rsid w:val="0004370C"/>
    <w:rsid w:val="000446D8"/>
    <w:rsid w:val="00044A74"/>
    <w:rsid w:val="000453B4"/>
    <w:rsid w:val="00045793"/>
    <w:rsid w:val="00045AA7"/>
    <w:rsid w:val="00045BCF"/>
    <w:rsid w:val="00045E21"/>
    <w:rsid w:val="00045EF8"/>
    <w:rsid w:val="0004611E"/>
    <w:rsid w:val="000462F9"/>
    <w:rsid w:val="00046476"/>
    <w:rsid w:val="00046716"/>
    <w:rsid w:val="00046BD5"/>
    <w:rsid w:val="00047971"/>
    <w:rsid w:val="00047C9F"/>
    <w:rsid w:val="00050034"/>
    <w:rsid w:val="0005063C"/>
    <w:rsid w:val="000506EC"/>
    <w:rsid w:val="00050B53"/>
    <w:rsid w:val="00050CCB"/>
    <w:rsid w:val="00050DC1"/>
    <w:rsid w:val="00050E4A"/>
    <w:rsid w:val="00050E58"/>
    <w:rsid w:val="000519AA"/>
    <w:rsid w:val="00051E83"/>
    <w:rsid w:val="000521AB"/>
    <w:rsid w:val="000522B5"/>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C62"/>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0C3"/>
    <w:rsid w:val="00063CD1"/>
    <w:rsid w:val="00063ED0"/>
    <w:rsid w:val="000644E4"/>
    <w:rsid w:val="00064A10"/>
    <w:rsid w:val="00065025"/>
    <w:rsid w:val="00065411"/>
    <w:rsid w:val="00065482"/>
    <w:rsid w:val="00065847"/>
    <w:rsid w:val="00065875"/>
    <w:rsid w:val="00065C45"/>
    <w:rsid w:val="00065DB9"/>
    <w:rsid w:val="000662FA"/>
    <w:rsid w:val="00066482"/>
    <w:rsid w:val="00066799"/>
    <w:rsid w:val="000668EC"/>
    <w:rsid w:val="00066916"/>
    <w:rsid w:val="000673E7"/>
    <w:rsid w:val="0006750B"/>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2A05"/>
    <w:rsid w:val="000730D6"/>
    <w:rsid w:val="000734EE"/>
    <w:rsid w:val="000735B0"/>
    <w:rsid w:val="00073624"/>
    <w:rsid w:val="0007479F"/>
    <w:rsid w:val="00075014"/>
    <w:rsid w:val="000756A3"/>
    <w:rsid w:val="0007592C"/>
    <w:rsid w:val="000759E6"/>
    <w:rsid w:val="00075A6B"/>
    <w:rsid w:val="00075D4B"/>
    <w:rsid w:val="00075FDB"/>
    <w:rsid w:val="000765D5"/>
    <w:rsid w:val="00076BBF"/>
    <w:rsid w:val="00076FED"/>
    <w:rsid w:val="0007746B"/>
    <w:rsid w:val="000777B1"/>
    <w:rsid w:val="00077D61"/>
    <w:rsid w:val="00077D91"/>
    <w:rsid w:val="00077DF9"/>
    <w:rsid w:val="000806F9"/>
    <w:rsid w:val="00080A54"/>
    <w:rsid w:val="000810F3"/>
    <w:rsid w:val="000814FB"/>
    <w:rsid w:val="00081BCC"/>
    <w:rsid w:val="00081CB9"/>
    <w:rsid w:val="000820F7"/>
    <w:rsid w:val="000821AA"/>
    <w:rsid w:val="000821DE"/>
    <w:rsid w:val="0008239F"/>
    <w:rsid w:val="00082662"/>
    <w:rsid w:val="00082D01"/>
    <w:rsid w:val="00082EEE"/>
    <w:rsid w:val="000832FC"/>
    <w:rsid w:val="00083612"/>
    <w:rsid w:val="000838A7"/>
    <w:rsid w:val="00083DD9"/>
    <w:rsid w:val="00084282"/>
    <w:rsid w:val="0008459E"/>
    <w:rsid w:val="000846D6"/>
    <w:rsid w:val="00084B30"/>
    <w:rsid w:val="00084F0B"/>
    <w:rsid w:val="00084F29"/>
    <w:rsid w:val="00085211"/>
    <w:rsid w:val="0008619A"/>
    <w:rsid w:val="00086C7D"/>
    <w:rsid w:val="00087096"/>
    <w:rsid w:val="00087100"/>
    <w:rsid w:val="0008731E"/>
    <w:rsid w:val="000874E0"/>
    <w:rsid w:val="00087988"/>
    <w:rsid w:val="00087ABE"/>
    <w:rsid w:val="00087FE1"/>
    <w:rsid w:val="0009021A"/>
    <w:rsid w:val="00090403"/>
    <w:rsid w:val="00090860"/>
    <w:rsid w:val="00090E11"/>
    <w:rsid w:val="00090EFE"/>
    <w:rsid w:val="00091164"/>
    <w:rsid w:val="00091A4E"/>
    <w:rsid w:val="000922F8"/>
    <w:rsid w:val="00092724"/>
    <w:rsid w:val="00092767"/>
    <w:rsid w:val="00092E58"/>
    <w:rsid w:val="0009343C"/>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6DB"/>
    <w:rsid w:val="000967DD"/>
    <w:rsid w:val="00096855"/>
    <w:rsid w:val="00096BFB"/>
    <w:rsid w:val="00096BFD"/>
    <w:rsid w:val="00096F23"/>
    <w:rsid w:val="00097031"/>
    <w:rsid w:val="0009730B"/>
    <w:rsid w:val="000974A2"/>
    <w:rsid w:val="000977A9"/>
    <w:rsid w:val="00097E01"/>
    <w:rsid w:val="000A0483"/>
    <w:rsid w:val="000A055B"/>
    <w:rsid w:val="000A0569"/>
    <w:rsid w:val="000A0600"/>
    <w:rsid w:val="000A0AAA"/>
    <w:rsid w:val="000A0BF3"/>
    <w:rsid w:val="000A0CC0"/>
    <w:rsid w:val="000A1A30"/>
    <w:rsid w:val="000A1B45"/>
    <w:rsid w:val="000A208E"/>
    <w:rsid w:val="000A2360"/>
    <w:rsid w:val="000A298E"/>
    <w:rsid w:val="000A2B34"/>
    <w:rsid w:val="000A2CAC"/>
    <w:rsid w:val="000A3572"/>
    <w:rsid w:val="000A3575"/>
    <w:rsid w:val="000A4187"/>
    <w:rsid w:val="000A41D1"/>
    <w:rsid w:val="000A423B"/>
    <w:rsid w:val="000A4674"/>
    <w:rsid w:val="000A4722"/>
    <w:rsid w:val="000A49B0"/>
    <w:rsid w:val="000A4CBE"/>
    <w:rsid w:val="000A5235"/>
    <w:rsid w:val="000A54A0"/>
    <w:rsid w:val="000A5515"/>
    <w:rsid w:val="000A60C6"/>
    <w:rsid w:val="000A60D9"/>
    <w:rsid w:val="000A6445"/>
    <w:rsid w:val="000A69AA"/>
    <w:rsid w:val="000A6E00"/>
    <w:rsid w:val="000A6EC2"/>
    <w:rsid w:val="000A7402"/>
    <w:rsid w:val="000A75A6"/>
    <w:rsid w:val="000A7733"/>
    <w:rsid w:val="000A7939"/>
    <w:rsid w:val="000A7D0F"/>
    <w:rsid w:val="000B0472"/>
    <w:rsid w:val="000B0546"/>
    <w:rsid w:val="000B06FF"/>
    <w:rsid w:val="000B09F6"/>
    <w:rsid w:val="000B0BAC"/>
    <w:rsid w:val="000B0E48"/>
    <w:rsid w:val="000B0F35"/>
    <w:rsid w:val="000B11A5"/>
    <w:rsid w:val="000B24A4"/>
    <w:rsid w:val="000B276D"/>
    <w:rsid w:val="000B2875"/>
    <w:rsid w:val="000B2D60"/>
    <w:rsid w:val="000B2D76"/>
    <w:rsid w:val="000B2F89"/>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CC"/>
    <w:rsid w:val="000B68D6"/>
    <w:rsid w:val="000B6A7F"/>
    <w:rsid w:val="000B6B26"/>
    <w:rsid w:val="000B6FF2"/>
    <w:rsid w:val="000B7383"/>
    <w:rsid w:val="000B754C"/>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D56"/>
    <w:rsid w:val="000D0E46"/>
    <w:rsid w:val="000D0FEB"/>
    <w:rsid w:val="000D0FFC"/>
    <w:rsid w:val="000D1036"/>
    <w:rsid w:val="000D14E3"/>
    <w:rsid w:val="000D15CC"/>
    <w:rsid w:val="000D1988"/>
    <w:rsid w:val="000D1B6F"/>
    <w:rsid w:val="000D1CC4"/>
    <w:rsid w:val="000D1D54"/>
    <w:rsid w:val="000D2014"/>
    <w:rsid w:val="000D2B40"/>
    <w:rsid w:val="000D31DF"/>
    <w:rsid w:val="000D360A"/>
    <w:rsid w:val="000D39EC"/>
    <w:rsid w:val="000D3BA5"/>
    <w:rsid w:val="000D3E8B"/>
    <w:rsid w:val="000D4645"/>
    <w:rsid w:val="000D49C5"/>
    <w:rsid w:val="000D4CD6"/>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513"/>
    <w:rsid w:val="000E0608"/>
    <w:rsid w:val="000E0A29"/>
    <w:rsid w:val="000E0E69"/>
    <w:rsid w:val="000E0F4C"/>
    <w:rsid w:val="000E1C7F"/>
    <w:rsid w:val="000E1E53"/>
    <w:rsid w:val="000E27B3"/>
    <w:rsid w:val="000E31A5"/>
    <w:rsid w:val="000E3349"/>
    <w:rsid w:val="000E348C"/>
    <w:rsid w:val="000E35CE"/>
    <w:rsid w:val="000E3707"/>
    <w:rsid w:val="000E3AAC"/>
    <w:rsid w:val="000E3F14"/>
    <w:rsid w:val="000E43C4"/>
    <w:rsid w:val="000E447B"/>
    <w:rsid w:val="000E4480"/>
    <w:rsid w:val="000E4D8B"/>
    <w:rsid w:val="000E5158"/>
    <w:rsid w:val="000E5555"/>
    <w:rsid w:val="000E5850"/>
    <w:rsid w:val="000E5B9C"/>
    <w:rsid w:val="000E5DEB"/>
    <w:rsid w:val="000E68B3"/>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7D4"/>
    <w:rsid w:val="000F5C4F"/>
    <w:rsid w:val="000F5F96"/>
    <w:rsid w:val="000F63B7"/>
    <w:rsid w:val="000F6444"/>
    <w:rsid w:val="000F6673"/>
    <w:rsid w:val="000F66F2"/>
    <w:rsid w:val="000F6873"/>
    <w:rsid w:val="000F6906"/>
    <w:rsid w:val="000F6951"/>
    <w:rsid w:val="000F6A79"/>
    <w:rsid w:val="000F7798"/>
    <w:rsid w:val="000F7D4E"/>
    <w:rsid w:val="0010050A"/>
    <w:rsid w:val="001008B1"/>
    <w:rsid w:val="00100E1C"/>
    <w:rsid w:val="00101255"/>
    <w:rsid w:val="001013BE"/>
    <w:rsid w:val="00101759"/>
    <w:rsid w:val="00101C5C"/>
    <w:rsid w:val="00101CD0"/>
    <w:rsid w:val="001022AA"/>
    <w:rsid w:val="00102E4F"/>
    <w:rsid w:val="00102FB6"/>
    <w:rsid w:val="00103041"/>
    <w:rsid w:val="001040EE"/>
    <w:rsid w:val="001044A0"/>
    <w:rsid w:val="001046EB"/>
    <w:rsid w:val="00104919"/>
    <w:rsid w:val="00104E36"/>
    <w:rsid w:val="0010511F"/>
    <w:rsid w:val="00105567"/>
    <w:rsid w:val="00105948"/>
    <w:rsid w:val="00105964"/>
    <w:rsid w:val="00105974"/>
    <w:rsid w:val="0010663C"/>
    <w:rsid w:val="00106711"/>
    <w:rsid w:val="0010716E"/>
    <w:rsid w:val="001072E9"/>
    <w:rsid w:val="00107641"/>
    <w:rsid w:val="001077F8"/>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329"/>
    <w:rsid w:val="0011373F"/>
    <w:rsid w:val="00113AD2"/>
    <w:rsid w:val="00113D02"/>
    <w:rsid w:val="00114715"/>
    <w:rsid w:val="001148F1"/>
    <w:rsid w:val="00114A73"/>
    <w:rsid w:val="00114D4C"/>
    <w:rsid w:val="0011503F"/>
    <w:rsid w:val="00115244"/>
    <w:rsid w:val="00115A20"/>
    <w:rsid w:val="00115C8A"/>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CC"/>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8B0"/>
    <w:rsid w:val="00127F37"/>
    <w:rsid w:val="001301AC"/>
    <w:rsid w:val="00130423"/>
    <w:rsid w:val="001306AB"/>
    <w:rsid w:val="001306C5"/>
    <w:rsid w:val="00130FBD"/>
    <w:rsid w:val="00131119"/>
    <w:rsid w:val="001311C7"/>
    <w:rsid w:val="001311CB"/>
    <w:rsid w:val="001311D6"/>
    <w:rsid w:val="0013126D"/>
    <w:rsid w:val="001313E7"/>
    <w:rsid w:val="00131F74"/>
    <w:rsid w:val="00132191"/>
    <w:rsid w:val="0013370D"/>
    <w:rsid w:val="00134455"/>
    <w:rsid w:val="0013447F"/>
    <w:rsid w:val="001344D5"/>
    <w:rsid w:val="0013491A"/>
    <w:rsid w:val="0013518B"/>
    <w:rsid w:val="001354F0"/>
    <w:rsid w:val="00135ACF"/>
    <w:rsid w:val="00135DC7"/>
    <w:rsid w:val="00135EF6"/>
    <w:rsid w:val="001362B6"/>
    <w:rsid w:val="00136580"/>
    <w:rsid w:val="001366B5"/>
    <w:rsid w:val="00137038"/>
    <w:rsid w:val="0013714E"/>
    <w:rsid w:val="00137789"/>
    <w:rsid w:val="00137915"/>
    <w:rsid w:val="00137A3F"/>
    <w:rsid w:val="00137AF8"/>
    <w:rsid w:val="00137F93"/>
    <w:rsid w:val="0014052C"/>
    <w:rsid w:val="0014055B"/>
    <w:rsid w:val="0014059D"/>
    <w:rsid w:val="0014104C"/>
    <w:rsid w:val="00141534"/>
    <w:rsid w:val="00141722"/>
    <w:rsid w:val="0014175D"/>
    <w:rsid w:val="001425AC"/>
    <w:rsid w:val="00142722"/>
    <w:rsid w:val="00142A2F"/>
    <w:rsid w:val="00142AC4"/>
    <w:rsid w:val="00142C0E"/>
    <w:rsid w:val="00142C7E"/>
    <w:rsid w:val="00142CD4"/>
    <w:rsid w:val="00143018"/>
    <w:rsid w:val="00143108"/>
    <w:rsid w:val="0014317F"/>
    <w:rsid w:val="001438FF"/>
    <w:rsid w:val="0014394E"/>
    <w:rsid w:val="00144241"/>
    <w:rsid w:val="0014475B"/>
    <w:rsid w:val="00144A92"/>
    <w:rsid w:val="00144A98"/>
    <w:rsid w:val="00144F3C"/>
    <w:rsid w:val="001457D8"/>
    <w:rsid w:val="00145BF2"/>
    <w:rsid w:val="00145C26"/>
    <w:rsid w:val="001461F2"/>
    <w:rsid w:val="001464BE"/>
    <w:rsid w:val="00146636"/>
    <w:rsid w:val="00146871"/>
    <w:rsid w:val="00146D41"/>
    <w:rsid w:val="00147AA6"/>
    <w:rsid w:val="00147AF6"/>
    <w:rsid w:val="00147DE7"/>
    <w:rsid w:val="00147E7B"/>
    <w:rsid w:val="00150008"/>
    <w:rsid w:val="00150268"/>
    <w:rsid w:val="001503A5"/>
    <w:rsid w:val="0015042F"/>
    <w:rsid w:val="00150889"/>
    <w:rsid w:val="00150CCC"/>
    <w:rsid w:val="00151042"/>
    <w:rsid w:val="0015119D"/>
    <w:rsid w:val="001516B6"/>
    <w:rsid w:val="00151A49"/>
    <w:rsid w:val="00152184"/>
    <w:rsid w:val="00153351"/>
    <w:rsid w:val="001537FD"/>
    <w:rsid w:val="00154028"/>
    <w:rsid w:val="0015438D"/>
    <w:rsid w:val="00154506"/>
    <w:rsid w:val="00154543"/>
    <w:rsid w:val="001545C2"/>
    <w:rsid w:val="00154ED6"/>
    <w:rsid w:val="001553DD"/>
    <w:rsid w:val="00155B4D"/>
    <w:rsid w:val="00155D0B"/>
    <w:rsid w:val="0015622E"/>
    <w:rsid w:val="001563D8"/>
    <w:rsid w:val="001568CA"/>
    <w:rsid w:val="00156A4C"/>
    <w:rsid w:val="001575E9"/>
    <w:rsid w:val="0015764D"/>
    <w:rsid w:val="00157842"/>
    <w:rsid w:val="00157CA1"/>
    <w:rsid w:val="00160E8E"/>
    <w:rsid w:val="0016136D"/>
    <w:rsid w:val="0016180F"/>
    <w:rsid w:val="00161839"/>
    <w:rsid w:val="00161A36"/>
    <w:rsid w:val="00161AEB"/>
    <w:rsid w:val="001621C7"/>
    <w:rsid w:val="001623F1"/>
    <w:rsid w:val="00162559"/>
    <w:rsid w:val="0016313E"/>
    <w:rsid w:val="0016325D"/>
    <w:rsid w:val="00163417"/>
    <w:rsid w:val="001638C4"/>
    <w:rsid w:val="00163C4B"/>
    <w:rsid w:val="0016459D"/>
    <w:rsid w:val="0016469D"/>
    <w:rsid w:val="00164D42"/>
    <w:rsid w:val="0016503C"/>
    <w:rsid w:val="001659BF"/>
    <w:rsid w:val="001661FF"/>
    <w:rsid w:val="0016689A"/>
    <w:rsid w:val="001669F6"/>
    <w:rsid w:val="00166B38"/>
    <w:rsid w:val="00166EF3"/>
    <w:rsid w:val="001673AF"/>
    <w:rsid w:val="00167600"/>
    <w:rsid w:val="00167972"/>
    <w:rsid w:val="00167A09"/>
    <w:rsid w:val="00167CC8"/>
    <w:rsid w:val="00167DCC"/>
    <w:rsid w:val="001701B2"/>
    <w:rsid w:val="001701EB"/>
    <w:rsid w:val="00170373"/>
    <w:rsid w:val="00170759"/>
    <w:rsid w:val="00170E51"/>
    <w:rsid w:val="00170F2E"/>
    <w:rsid w:val="00171029"/>
    <w:rsid w:val="0017123E"/>
    <w:rsid w:val="00171A08"/>
    <w:rsid w:val="00171BD4"/>
    <w:rsid w:val="00171BF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082"/>
    <w:rsid w:val="001758B1"/>
    <w:rsid w:val="00175A27"/>
    <w:rsid w:val="00176877"/>
    <w:rsid w:val="001768DB"/>
    <w:rsid w:val="001774B1"/>
    <w:rsid w:val="0017771C"/>
    <w:rsid w:val="001778D8"/>
    <w:rsid w:val="00177F72"/>
    <w:rsid w:val="00180150"/>
    <w:rsid w:val="00180319"/>
    <w:rsid w:val="00180ACF"/>
    <w:rsid w:val="001812F1"/>
    <w:rsid w:val="0018134F"/>
    <w:rsid w:val="00181732"/>
    <w:rsid w:val="001819DA"/>
    <w:rsid w:val="00181C3D"/>
    <w:rsid w:val="00181F18"/>
    <w:rsid w:val="001820B4"/>
    <w:rsid w:val="00182152"/>
    <w:rsid w:val="001821C8"/>
    <w:rsid w:val="00182350"/>
    <w:rsid w:val="00182576"/>
    <w:rsid w:val="001825A3"/>
    <w:rsid w:val="001827EE"/>
    <w:rsid w:val="001828BA"/>
    <w:rsid w:val="00182C7E"/>
    <w:rsid w:val="00182E43"/>
    <w:rsid w:val="00183463"/>
    <w:rsid w:val="00183A68"/>
    <w:rsid w:val="00183B04"/>
    <w:rsid w:val="001842F1"/>
    <w:rsid w:val="0018437A"/>
    <w:rsid w:val="00184403"/>
    <w:rsid w:val="00184A4A"/>
    <w:rsid w:val="00184ED4"/>
    <w:rsid w:val="00185540"/>
    <w:rsid w:val="0018569B"/>
    <w:rsid w:val="001859CF"/>
    <w:rsid w:val="00186370"/>
    <w:rsid w:val="001869EA"/>
    <w:rsid w:val="00186D0D"/>
    <w:rsid w:val="00186EBA"/>
    <w:rsid w:val="0018718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3D59"/>
    <w:rsid w:val="0019433D"/>
    <w:rsid w:val="0019483F"/>
    <w:rsid w:val="00194B84"/>
    <w:rsid w:val="00194D75"/>
    <w:rsid w:val="00194F0F"/>
    <w:rsid w:val="0019514B"/>
    <w:rsid w:val="00195F88"/>
    <w:rsid w:val="001962BC"/>
    <w:rsid w:val="00196C1D"/>
    <w:rsid w:val="00197243"/>
    <w:rsid w:val="001972C9"/>
    <w:rsid w:val="00197540"/>
    <w:rsid w:val="0019783F"/>
    <w:rsid w:val="001978C4"/>
    <w:rsid w:val="00197970"/>
    <w:rsid w:val="00197AB7"/>
    <w:rsid w:val="001A0A73"/>
    <w:rsid w:val="001A0B95"/>
    <w:rsid w:val="001A0C5F"/>
    <w:rsid w:val="001A0DB8"/>
    <w:rsid w:val="001A0E5F"/>
    <w:rsid w:val="001A118C"/>
    <w:rsid w:val="001A1558"/>
    <w:rsid w:val="001A2069"/>
    <w:rsid w:val="001A22F0"/>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61"/>
    <w:rsid w:val="001B04E5"/>
    <w:rsid w:val="001B06F5"/>
    <w:rsid w:val="001B0ABF"/>
    <w:rsid w:val="001B0D1B"/>
    <w:rsid w:val="001B1124"/>
    <w:rsid w:val="001B16D5"/>
    <w:rsid w:val="001B19CC"/>
    <w:rsid w:val="001B1EAE"/>
    <w:rsid w:val="001B27FB"/>
    <w:rsid w:val="001B37D3"/>
    <w:rsid w:val="001B391F"/>
    <w:rsid w:val="001B3B66"/>
    <w:rsid w:val="001B3C1A"/>
    <w:rsid w:val="001B3C3B"/>
    <w:rsid w:val="001B3D6B"/>
    <w:rsid w:val="001B4E69"/>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0E4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ABD"/>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4CF3"/>
    <w:rsid w:val="001D532D"/>
    <w:rsid w:val="001D554F"/>
    <w:rsid w:val="001D5772"/>
    <w:rsid w:val="001D58AB"/>
    <w:rsid w:val="001D5F8D"/>
    <w:rsid w:val="001D63E9"/>
    <w:rsid w:val="001D690E"/>
    <w:rsid w:val="001D69B5"/>
    <w:rsid w:val="001D69F6"/>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1CD"/>
    <w:rsid w:val="001E32D9"/>
    <w:rsid w:val="001E3E1C"/>
    <w:rsid w:val="001E48A3"/>
    <w:rsid w:val="001E4F84"/>
    <w:rsid w:val="001E5A4C"/>
    <w:rsid w:val="001E5B97"/>
    <w:rsid w:val="001E5C7F"/>
    <w:rsid w:val="001E676A"/>
    <w:rsid w:val="001E76B0"/>
    <w:rsid w:val="001E7C2A"/>
    <w:rsid w:val="001F005C"/>
    <w:rsid w:val="001F0256"/>
    <w:rsid w:val="001F037D"/>
    <w:rsid w:val="001F0488"/>
    <w:rsid w:val="001F05A3"/>
    <w:rsid w:val="001F06C6"/>
    <w:rsid w:val="001F07CE"/>
    <w:rsid w:val="001F08CA"/>
    <w:rsid w:val="001F0AC6"/>
    <w:rsid w:val="001F0BAB"/>
    <w:rsid w:val="001F1019"/>
    <w:rsid w:val="001F122E"/>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1C84"/>
    <w:rsid w:val="002028A6"/>
    <w:rsid w:val="0020299F"/>
    <w:rsid w:val="00202D4D"/>
    <w:rsid w:val="00203431"/>
    <w:rsid w:val="002037C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676"/>
    <w:rsid w:val="00207763"/>
    <w:rsid w:val="0020778C"/>
    <w:rsid w:val="00207986"/>
    <w:rsid w:val="00207C24"/>
    <w:rsid w:val="00207C4F"/>
    <w:rsid w:val="00210004"/>
    <w:rsid w:val="00210032"/>
    <w:rsid w:val="002103B8"/>
    <w:rsid w:val="002107AF"/>
    <w:rsid w:val="0021098D"/>
    <w:rsid w:val="00210D5F"/>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9D7"/>
    <w:rsid w:val="00215A00"/>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C9C"/>
    <w:rsid w:val="00224EE0"/>
    <w:rsid w:val="002252A6"/>
    <w:rsid w:val="00225471"/>
    <w:rsid w:val="002256D5"/>
    <w:rsid w:val="00225A35"/>
    <w:rsid w:val="00225C63"/>
    <w:rsid w:val="0022623E"/>
    <w:rsid w:val="002266E8"/>
    <w:rsid w:val="00226B53"/>
    <w:rsid w:val="00226D18"/>
    <w:rsid w:val="00227005"/>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02A"/>
    <w:rsid w:val="00233274"/>
    <w:rsid w:val="00233892"/>
    <w:rsid w:val="00234334"/>
    <w:rsid w:val="00234842"/>
    <w:rsid w:val="00234AC1"/>
    <w:rsid w:val="00234E55"/>
    <w:rsid w:val="00234E5B"/>
    <w:rsid w:val="00235028"/>
    <w:rsid w:val="00235065"/>
    <w:rsid w:val="002352D2"/>
    <w:rsid w:val="002352E4"/>
    <w:rsid w:val="002354FB"/>
    <w:rsid w:val="00235CE9"/>
    <w:rsid w:val="00235E57"/>
    <w:rsid w:val="00236034"/>
    <w:rsid w:val="00236482"/>
    <w:rsid w:val="002365B9"/>
    <w:rsid w:val="00236DD5"/>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3EDE"/>
    <w:rsid w:val="002440A6"/>
    <w:rsid w:val="002446A1"/>
    <w:rsid w:val="00244822"/>
    <w:rsid w:val="002449A1"/>
    <w:rsid w:val="00244E78"/>
    <w:rsid w:val="002457DF"/>
    <w:rsid w:val="0024597A"/>
    <w:rsid w:val="00245E16"/>
    <w:rsid w:val="00245FB8"/>
    <w:rsid w:val="002460B5"/>
    <w:rsid w:val="00246610"/>
    <w:rsid w:val="00246F34"/>
    <w:rsid w:val="00246FA4"/>
    <w:rsid w:val="00246FC3"/>
    <w:rsid w:val="00246FD7"/>
    <w:rsid w:val="0024708E"/>
    <w:rsid w:val="0024730E"/>
    <w:rsid w:val="002476A0"/>
    <w:rsid w:val="002478DD"/>
    <w:rsid w:val="00247CA9"/>
    <w:rsid w:val="002500B9"/>
    <w:rsid w:val="00250308"/>
    <w:rsid w:val="0025094B"/>
    <w:rsid w:val="002513E2"/>
    <w:rsid w:val="00251F19"/>
    <w:rsid w:val="00251F7D"/>
    <w:rsid w:val="00252081"/>
    <w:rsid w:val="002524AA"/>
    <w:rsid w:val="00252503"/>
    <w:rsid w:val="00252A11"/>
    <w:rsid w:val="00253293"/>
    <w:rsid w:val="00253C4C"/>
    <w:rsid w:val="00253CE3"/>
    <w:rsid w:val="00253DE1"/>
    <w:rsid w:val="00253F0C"/>
    <w:rsid w:val="002542CC"/>
    <w:rsid w:val="00254405"/>
    <w:rsid w:val="0025468D"/>
    <w:rsid w:val="002549B2"/>
    <w:rsid w:val="00254B57"/>
    <w:rsid w:val="00254BC6"/>
    <w:rsid w:val="00254CC9"/>
    <w:rsid w:val="00255191"/>
    <w:rsid w:val="002551A2"/>
    <w:rsid w:val="002551DB"/>
    <w:rsid w:val="002556CD"/>
    <w:rsid w:val="0025582E"/>
    <w:rsid w:val="00255C7D"/>
    <w:rsid w:val="00255D5C"/>
    <w:rsid w:val="002562F0"/>
    <w:rsid w:val="00256346"/>
    <w:rsid w:val="0025641D"/>
    <w:rsid w:val="00256DB2"/>
    <w:rsid w:val="00257290"/>
    <w:rsid w:val="002579F6"/>
    <w:rsid w:val="00257D45"/>
    <w:rsid w:val="00257D46"/>
    <w:rsid w:val="00260115"/>
    <w:rsid w:val="00260217"/>
    <w:rsid w:val="00260A52"/>
    <w:rsid w:val="00260D63"/>
    <w:rsid w:val="00261436"/>
    <w:rsid w:val="00261943"/>
    <w:rsid w:val="00261A77"/>
    <w:rsid w:val="00261B0A"/>
    <w:rsid w:val="00261BD1"/>
    <w:rsid w:val="00261BF8"/>
    <w:rsid w:val="00261DF5"/>
    <w:rsid w:val="00262507"/>
    <w:rsid w:val="0026253F"/>
    <w:rsid w:val="00262D8F"/>
    <w:rsid w:val="00262F26"/>
    <w:rsid w:val="00262F89"/>
    <w:rsid w:val="002635E1"/>
    <w:rsid w:val="002636E4"/>
    <w:rsid w:val="00263DC6"/>
    <w:rsid w:val="002643BF"/>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64E"/>
    <w:rsid w:val="00270D52"/>
    <w:rsid w:val="00270EED"/>
    <w:rsid w:val="00271A62"/>
    <w:rsid w:val="00271BB2"/>
    <w:rsid w:val="00271D2C"/>
    <w:rsid w:val="00271DDB"/>
    <w:rsid w:val="002738DF"/>
    <w:rsid w:val="00273E41"/>
    <w:rsid w:val="002741C2"/>
    <w:rsid w:val="002746D5"/>
    <w:rsid w:val="00274FE5"/>
    <w:rsid w:val="002754C3"/>
    <w:rsid w:val="00275D73"/>
    <w:rsid w:val="00275F91"/>
    <w:rsid w:val="0027668E"/>
    <w:rsid w:val="00276A32"/>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A78"/>
    <w:rsid w:val="00282B23"/>
    <w:rsid w:val="00282E00"/>
    <w:rsid w:val="00282F40"/>
    <w:rsid w:val="0028337E"/>
    <w:rsid w:val="0028394F"/>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3AB"/>
    <w:rsid w:val="002875DD"/>
    <w:rsid w:val="00287E51"/>
    <w:rsid w:val="00290091"/>
    <w:rsid w:val="00290F26"/>
    <w:rsid w:val="0029115F"/>
    <w:rsid w:val="002914DF"/>
    <w:rsid w:val="00292107"/>
    <w:rsid w:val="00292188"/>
    <w:rsid w:val="0029235E"/>
    <w:rsid w:val="0029250C"/>
    <w:rsid w:val="002925DF"/>
    <w:rsid w:val="00292877"/>
    <w:rsid w:val="00292935"/>
    <w:rsid w:val="002929C3"/>
    <w:rsid w:val="00292AA3"/>
    <w:rsid w:val="00292AE4"/>
    <w:rsid w:val="002933D2"/>
    <w:rsid w:val="002934A7"/>
    <w:rsid w:val="002935D1"/>
    <w:rsid w:val="0029383D"/>
    <w:rsid w:val="00293AA6"/>
    <w:rsid w:val="00293BFF"/>
    <w:rsid w:val="00293F46"/>
    <w:rsid w:val="00294151"/>
    <w:rsid w:val="0029484C"/>
    <w:rsid w:val="002949DE"/>
    <w:rsid w:val="00294E5A"/>
    <w:rsid w:val="002950CF"/>
    <w:rsid w:val="00295855"/>
    <w:rsid w:val="00295AFA"/>
    <w:rsid w:val="00295F4E"/>
    <w:rsid w:val="00296305"/>
    <w:rsid w:val="00296467"/>
    <w:rsid w:val="00296556"/>
    <w:rsid w:val="00296805"/>
    <w:rsid w:val="002968E3"/>
    <w:rsid w:val="00296CB1"/>
    <w:rsid w:val="00296F4D"/>
    <w:rsid w:val="00297293"/>
    <w:rsid w:val="00297DF7"/>
    <w:rsid w:val="00297EA5"/>
    <w:rsid w:val="002A091F"/>
    <w:rsid w:val="002A0A59"/>
    <w:rsid w:val="002A15D3"/>
    <w:rsid w:val="002A1B95"/>
    <w:rsid w:val="002A1ED9"/>
    <w:rsid w:val="002A20B5"/>
    <w:rsid w:val="002A20DD"/>
    <w:rsid w:val="002A2124"/>
    <w:rsid w:val="002A2490"/>
    <w:rsid w:val="002A2F1D"/>
    <w:rsid w:val="002A31E0"/>
    <w:rsid w:val="002A39C4"/>
    <w:rsid w:val="002A3A11"/>
    <w:rsid w:val="002A3BE2"/>
    <w:rsid w:val="002A3D68"/>
    <w:rsid w:val="002A45E0"/>
    <w:rsid w:val="002A498C"/>
    <w:rsid w:val="002A4C4B"/>
    <w:rsid w:val="002A4EBF"/>
    <w:rsid w:val="002A582F"/>
    <w:rsid w:val="002A5DC0"/>
    <w:rsid w:val="002A5EF1"/>
    <w:rsid w:val="002A5FAC"/>
    <w:rsid w:val="002A643E"/>
    <w:rsid w:val="002A64FA"/>
    <w:rsid w:val="002A6A5D"/>
    <w:rsid w:val="002A6A9D"/>
    <w:rsid w:val="002A6B32"/>
    <w:rsid w:val="002A72D5"/>
    <w:rsid w:val="002A77F8"/>
    <w:rsid w:val="002A7830"/>
    <w:rsid w:val="002A7B6B"/>
    <w:rsid w:val="002A7C44"/>
    <w:rsid w:val="002A7D3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0ED"/>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367"/>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453"/>
    <w:rsid w:val="002C75B9"/>
    <w:rsid w:val="002C7A2F"/>
    <w:rsid w:val="002C7B04"/>
    <w:rsid w:val="002C7EC0"/>
    <w:rsid w:val="002C7F0B"/>
    <w:rsid w:val="002D02A2"/>
    <w:rsid w:val="002D043F"/>
    <w:rsid w:val="002D0877"/>
    <w:rsid w:val="002D0C09"/>
    <w:rsid w:val="002D0FE2"/>
    <w:rsid w:val="002D1229"/>
    <w:rsid w:val="002D1735"/>
    <w:rsid w:val="002D1A4B"/>
    <w:rsid w:val="002D1D2A"/>
    <w:rsid w:val="002D23CF"/>
    <w:rsid w:val="002D2929"/>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589"/>
    <w:rsid w:val="002D568D"/>
    <w:rsid w:val="002D5A10"/>
    <w:rsid w:val="002D5ADB"/>
    <w:rsid w:val="002D5BA1"/>
    <w:rsid w:val="002D6554"/>
    <w:rsid w:val="002D68C8"/>
    <w:rsid w:val="002D697A"/>
    <w:rsid w:val="002D6AB0"/>
    <w:rsid w:val="002D6B1F"/>
    <w:rsid w:val="002D6F27"/>
    <w:rsid w:val="002D6F64"/>
    <w:rsid w:val="002D7224"/>
    <w:rsid w:val="002D7260"/>
    <w:rsid w:val="002D75DD"/>
    <w:rsid w:val="002D79CC"/>
    <w:rsid w:val="002D7ED2"/>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6FCF"/>
    <w:rsid w:val="002E7087"/>
    <w:rsid w:val="002E7093"/>
    <w:rsid w:val="002E77DA"/>
    <w:rsid w:val="002E78E1"/>
    <w:rsid w:val="002E7CE6"/>
    <w:rsid w:val="002F0C4E"/>
    <w:rsid w:val="002F0EF6"/>
    <w:rsid w:val="002F1073"/>
    <w:rsid w:val="002F1193"/>
    <w:rsid w:val="002F1449"/>
    <w:rsid w:val="002F2075"/>
    <w:rsid w:val="002F21BC"/>
    <w:rsid w:val="002F2399"/>
    <w:rsid w:val="002F250E"/>
    <w:rsid w:val="002F2803"/>
    <w:rsid w:val="002F2864"/>
    <w:rsid w:val="002F2A97"/>
    <w:rsid w:val="002F2C74"/>
    <w:rsid w:val="002F2C95"/>
    <w:rsid w:val="002F3095"/>
    <w:rsid w:val="002F30C7"/>
    <w:rsid w:val="002F3193"/>
    <w:rsid w:val="002F330B"/>
    <w:rsid w:val="002F3D68"/>
    <w:rsid w:val="002F4170"/>
    <w:rsid w:val="002F4E3E"/>
    <w:rsid w:val="002F51A0"/>
    <w:rsid w:val="002F52DD"/>
    <w:rsid w:val="002F5404"/>
    <w:rsid w:val="002F58F2"/>
    <w:rsid w:val="002F6247"/>
    <w:rsid w:val="002F6A11"/>
    <w:rsid w:val="002F6E91"/>
    <w:rsid w:val="002F6E94"/>
    <w:rsid w:val="002F73FC"/>
    <w:rsid w:val="002F7466"/>
    <w:rsid w:val="002F75C5"/>
    <w:rsid w:val="002F762C"/>
    <w:rsid w:val="002F7A1A"/>
    <w:rsid w:val="002F7ABA"/>
    <w:rsid w:val="002F7AC7"/>
    <w:rsid w:val="002F7E5D"/>
    <w:rsid w:val="00300068"/>
    <w:rsid w:val="003011AB"/>
    <w:rsid w:val="00301261"/>
    <w:rsid w:val="003018D6"/>
    <w:rsid w:val="00301958"/>
    <w:rsid w:val="00301A27"/>
    <w:rsid w:val="00301E10"/>
    <w:rsid w:val="00302214"/>
    <w:rsid w:val="00302C4E"/>
    <w:rsid w:val="00303383"/>
    <w:rsid w:val="00303B58"/>
    <w:rsid w:val="00303C50"/>
    <w:rsid w:val="00303C62"/>
    <w:rsid w:val="00303E18"/>
    <w:rsid w:val="003047C4"/>
    <w:rsid w:val="00304AF9"/>
    <w:rsid w:val="00304B29"/>
    <w:rsid w:val="00304C9F"/>
    <w:rsid w:val="00304CF3"/>
    <w:rsid w:val="00304DCA"/>
    <w:rsid w:val="00304EC7"/>
    <w:rsid w:val="00305E75"/>
    <w:rsid w:val="00305E87"/>
    <w:rsid w:val="00305EBC"/>
    <w:rsid w:val="00306348"/>
    <w:rsid w:val="0030675D"/>
    <w:rsid w:val="00306854"/>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3F3E"/>
    <w:rsid w:val="003141D4"/>
    <w:rsid w:val="00314435"/>
    <w:rsid w:val="0031468C"/>
    <w:rsid w:val="00314B0C"/>
    <w:rsid w:val="00314B72"/>
    <w:rsid w:val="00314D31"/>
    <w:rsid w:val="003150E9"/>
    <w:rsid w:val="003154CB"/>
    <w:rsid w:val="00315722"/>
    <w:rsid w:val="003157D8"/>
    <w:rsid w:val="0031588A"/>
    <w:rsid w:val="00315B9B"/>
    <w:rsid w:val="00315DA2"/>
    <w:rsid w:val="003164B0"/>
    <w:rsid w:val="0031658D"/>
    <w:rsid w:val="003165D3"/>
    <w:rsid w:val="00316C20"/>
    <w:rsid w:val="00316D67"/>
    <w:rsid w:val="00316E1C"/>
    <w:rsid w:val="00317B7D"/>
    <w:rsid w:val="00317E27"/>
    <w:rsid w:val="00320502"/>
    <w:rsid w:val="00320B81"/>
    <w:rsid w:val="00320E62"/>
    <w:rsid w:val="00321054"/>
    <w:rsid w:val="00321324"/>
    <w:rsid w:val="003217BA"/>
    <w:rsid w:val="00321F44"/>
    <w:rsid w:val="003227EF"/>
    <w:rsid w:val="00322A46"/>
    <w:rsid w:val="00322D18"/>
    <w:rsid w:val="00322E5E"/>
    <w:rsid w:val="00323141"/>
    <w:rsid w:val="00323376"/>
    <w:rsid w:val="003248D6"/>
    <w:rsid w:val="00324D1B"/>
    <w:rsid w:val="00325198"/>
    <w:rsid w:val="003253D0"/>
    <w:rsid w:val="0032563F"/>
    <w:rsid w:val="0032586E"/>
    <w:rsid w:val="00325880"/>
    <w:rsid w:val="00325961"/>
    <w:rsid w:val="00326630"/>
    <w:rsid w:val="003266A5"/>
    <w:rsid w:val="003269E4"/>
    <w:rsid w:val="00326F8B"/>
    <w:rsid w:val="0032705A"/>
    <w:rsid w:val="00327332"/>
    <w:rsid w:val="0032737A"/>
    <w:rsid w:val="00327926"/>
    <w:rsid w:val="00327BAC"/>
    <w:rsid w:val="00330145"/>
    <w:rsid w:val="00330314"/>
    <w:rsid w:val="003303E0"/>
    <w:rsid w:val="00330525"/>
    <w:rsid w:val="003306C0"/>
    <w:rsid w:val="0033083A"/>
    <w:rsid w:val="003308DF"/>
    <w:rsid w:val="00330F0C"/>
    <w:rsid w:val="0033108A"/>
    <w:rsid w:val="00331462"/>
    <w:rsid w:val="003318C4"/>
    <w:rsid w:val="003322DD"/>
    <w:rsid w:val="00332744"/>
    <w:rsid w:val="00332CB4"/>
    <w:rsid w:val="0033353B"/>
    <w:rsid w:val="00333673"/>
    <w:rsid w:val="00333A7F"/>
    <w:rsid w:val="003340C3"/>
    <w:rsid w:val="003341A8"/>
    <w:rsid w:val="003341D1"/>
    <w:rsid w:val="00334C14"/>
    <w:rsid w:val="00334C82"/>
    <w:rsid w:val="00334DAB"/>
    <w:rsid w:val="003354EB"/>
    <w:rsid w:val="00335CD4"/>
    <w:rsid w:val="00336127"/>
    <w:rsid w:val="00336CFC"/>
    <w:rsid w:val="00336F1F"/>
    <w:rsid w:val="00337B20"/>
    <w:rsid w:val="00337CE8"/>
    <w:rsid w:val="00340454"/>
    <w:rsid w:val="003406A6"/>
    <w:rsid w:val="003406F5"/>
    <w:rsid w:val="00340747"/>
    <w:rsid w:val="00340A49"/>
    <w:rsid w:val="00340E77"/>
    <w:rsid w:val="00341756"/>
    <w:rsid w:val="00342B9A"/>
    <w:rsid w:val="00342DB7"/>
    <w:rsid w:val="00342EE4"/>
    <w:rsid w:val="00343286"/>
    <w:rsid w:val="00343623"/>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0E5D"/>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FB4"/>
    <w:rsid w:val="003553F4"/>
    <w:rsid w:val="00355A6D"/>
    <w:rsid w:val="00355A78"/>
    <w:rsid w:val="00355EA0"/>
    <w:rsid w:val="0035614D"/>
    <w:rsid w:val="003564A3"/>
    <w:rsid w:val="0035681D"/>
    <w:rsid w:val="0035699A"/>
    <w:rsid w:val="00356D20"/>
    <w:rsid w:val="00356ED8"/>
    <w:rsid w:val="00357633"/>
    <w:rsid w:val="003576DF"/>
    <w:rsid w:val="00357CE3"/>
    <w:rsid w:val="00360778"/>
    <w:rsid w:val="00360982"/>
    <w:rsid w:val="003612C2"/>
    <w:rsid w:val="00362E8F"/>
    <w:rsid w:val="0036318C"/>
    <w:rsid w:val="0036329E"/>
    <w:rsid w:val="0036329F"/>
    <w:rsid w:val="00363638"/>
    <w:rsid w:val="003636EC"/>
    <w:rsid w:val="00363DB9"/>
    <w:rsid w:val="00363EF1"/>
    <w:rsid w:val="003641AA"/>
    <w:rsid w:val="003642DA"/>
    <w:rsid w:val="00364335"/>
    <w:rsid w:val="0036470A"/>
    <w:rsid w:val="0036470F"/>
    <w:rsid w:val="0036515A"/>
    <w:rsid w:val="0036529C"/>
    <w:rsid w:val="003654B0"/>
    <w:rsid w:val="00365D7E"/>
    <w:rsid w:val="00366163"/>
    <w:rsid w:val="003662D9"/>
    <w:rsid w:val="00366721"/>
    <w:rsid w:val="00366989"/>
    <w:rsid w:val="00366BCF"/>
    <w:rsid w:val="00366C1C"/>
    <w:rsid w:val="00366DEA"/>
    <w:rsid w:val="00367505"/>
    <w:rsid w:val="0036773A"/>
    <w:rsid w:val="00367853"/>
    <w:rsid w:val="00367B69"/>
    <w:rsid w:val="00367DAA"/>
    <w:rsid w:val="003705F2"/>
    <w:rsid w:val="003706CD"/>
    <w:rsid w:val="00370CA2"/>
    <w:rsid w:val="0037172F"/>
    <w:rsid w:val="00371C39"/>
    <w:rsid w:val="00371CC1"/>
    <w:rsid w:val="0037206F"/>
    <w:rsid w:val="00372186"/>
    <w:rsid w:val="00372BA8"/>
    <w:rsid w:val="00372D41"/>
    <w:rsid w:val="00372DD1"/>
    <w:rsid w:val="00372EE8"/>
    <w:rsid w:val="003730DF"/>
    <w:rsid w:val="00373AD3"/>
    <w:rsid w:val="00373B00"/>
    <w:rsid w:val="0037434C"/>
    <w:rsid w:val="00374612"/>
    <w:rsid w:val="00374825"/>
    <w:rsid w:val="0037495F"/>
    <w:rsid w:val="003749C1"/>
    <w:rsid w:val="00374C80"/>
    <w:rsid w:val="00374D66"/>
    <w:rsid w:val="00374E2E"/>
    <w:rsid w:val="00375272"/>
    <w:rsid w:val="003754CC"/>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8B8"/>
    <w:rsid w:val="00381924"/>
    <w:rsid w:val="00381B28"/>
    <w:rsid w:val="00381E5E"/>
    <w:rsid w:val="00381FAC"/>
    <w:rsid w:val="00382161"/>
    <w:rsid w:val="003824C4"/>
    <w:rsid w:val="0038264C"/>
    <w:rsid w:val="00382BFF"/>
    <w:rsid w:val="003833A3"/>
    <w:rsid w:val="00383959"/>
    <w:rsid w:val="003839CE"/>
    <w:rsid w:val="00383ACA"/>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3E5D"/>
    <w:rsid w:val="00394304"/>
    <w:rsid w:val="003945CF"/>
    <w:rsid w:val="00394863"/>
    <w:rsid w:val="00394BE3"/>
    <w:rsid w:val="003953EB"/>
    <w:rsid w:val="00395663"/>
    <w:rsid w:val="00395D86"/>
    <w:rsid w:val="00395F0A"/>
    <w:rsid w:val="003966B0"/>
    <w:rsid w:val="0039673B"/>
    <w:rsid w:val="00396AA0"/>
    <w:rsid w:val="00396E25"/>
    <w:rsid w:val="003973A6"/>
    <w:rsid w:val="003974B6"/>
    <w:rsid w:val="00397673"/>
    <w:rsid w:val="003976DD"/>
    <w:rsid w:val="003A04EE"/>
    <w:rsid w:val="003A0BC0"/>
    <w:rsid w:val="003A144E"/>
    <w:rsid w:val="003A15E0"/>
    <w:rsid w:val="003A15F7"/>
    <w:rsid w:val="003A1C2C"/>
    <w:rsid w:val="003A20C3"/>
    <w:rsid w:val="003A25E6"/>
    <w:rsid w:val="003A2943"/>
    <w:rsid w:val="003A2C55"/>
    <w:rsid w:val="003A2DC2"/>
    <w:rsid w:val="003A2F4A"/>
    <w:rsid w:val="003A30A2"/>
    <w:rsid w:val="003A324E"/>
    <w:rsid w:val="003A3B04"/>
    <w:rsid w:val="003A3F2B"/>
    <w:rsid w:val="003A417C"/>
    <w:rsid w:val="003A4638"/>
    <w:rsid w:val="003A470C"/>
    <w:rsid w:val="003A4731"/>
    <w:rsid w:val="003A4D28"/>
    <w:rsid w:val="003A4F93"/>
    <w:rsid w:val="003A5738"/>
    <w:rsid w:val="003A5C24"/>
    <w:rsid w:val="003A6117"/>
    <w:rsid w:val="003A619C"/>
    <w:rsid w:val="003A64A9"/>
    <w:rsid w:val="003A6AF3"/>
    <w:rsid w:val="003A7137"/>
    <w:rsid w:val="003A7432"/>
    <w:rsid w:val="003A7E26"/>
    <w:rsid w:val="003B06E4"/>
    <w:rsid w:val="003B07FC"/>
    <w:rsid w:val="003B082F"/>
    <w:rsid w:val="003B0C00"/>
    <w:rsid w:val="003B0D37"/>
    <w:rsid w:val="003B1040"/>
    <w:rsid w:val="003B1444"/>
    <w:rsid w:val="003B14C6"/>
    <w:rsid w:val="003B171E"/>
    <w:rsid w:val="003B1776"/>
    <w:rsid w:val="003B18E2"/>
    <w:rsid w:val="003B1999"/>
    <w:rsid w:val="003B19D6"/>
    <w:rsid w:val="003B19FC"/>
    <w:rsid w:val="003B1CAA"/>
    <w:rsid w:val="003B1D3D"/>
    <w:rsid w:val="003B2409"/>
    <w:rsid w:val="003B25BA"/>
    <w:rsid w:val="003B284C"/>
    <w:rsid w:val="003B29C4"/>
    <w:rsid w:val="003B2D5B"/>
    <w:rsid w:val="003B2DF1"/>
    <w:rsid w:val="003B3001"/>
    <w:rsid w:val="003B39E1"/>
    <w:rsid w:val="003B3CCA"/>
    <w:rsid w:val="003B423A"/>
    <w:rsid w:val="003B425D"/>
    <w:rsid w:val="003B4FF5"/>
    <w:rsid w:val="003B5226"/>
    <w:rsid w:val="003B5406"/>
    <w:rsid w:val="003B572A"/>
    <w:rsid w:val="003B599E"/>
    <w:rsid w:val="003B5B9B"/>
    <w:rsid w:val="003B66B5"/>
    <w:rsid w:val="003B725E"/>
    <w:rsid w:val="003B7297"/>
    <w:rsid w:val="003B72C9"/>
    <w:rsid w:val="003B748E"/>
    <w:rsid w:val="003B76E9"/>
    <w:rsid w:val="003B7A3B"/>
    <w:rsid w:val="003B7E93"/>
    <w:rsid w:val="003C02A3"/>
    <w:rsid w:val="003C033F"/>
    <w:rsid w:val="003C0419"/>
    <w:rsid w:val="003C0898"/>
    <w:rsid w:val="003C093C"/>
    <w:rsid w:val="003C0B39"/>
    <w:rsid w:val="003C0DFB"/>
    <w:rsid w:val="003C110E"/>
    <w:rsid w:val="003C127A"/>
    <w:rsid w:val="003C1704"/>
    <w:rsid w:val="003C1E4F"/>
    <w:rsid w:val="003C22C5"/>
    <w:rsid w:val="003C274A"/>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D32"/>
    <w:rsid w:val="003C6E7E"/>
    <w:rsid w:val="003C7559"/>
    <w:rsid w:val="003C79D0"/>
    <w:rsid w:val="003D0370"/>
    <w:rsid w:val="003D0780"/>
    <w:rsid w:val="003D0ACE"/>
    <w:rsid w:val="003D1190"/>
    <w:rsid w:val="003D2220"/>
    <w:rsid w:val="003D2652"/>
    <w:rsid w:val="003D280B"/>
    <w:rsid w:val="003D434D"/>
    <w:rsid w:val="003D437B"/>
    <w:rsid w:val="003D4E60"/>
    <w:rsid w:val="003D4FB5"/>
    <w:rsid w:val="003D50A2"/>
    <w:rsid w:val="003D5428"/>
    <w:rsid w:val="003D5877"/>
    <w:rsid w:val="003D5922"/>
    <w:rsid w:val="003D5B1C"/>
    <w:rsid w:val="003D6A39"/>
    <w:rsid w:val="003D6D4B"/>
    <w:rsid w:val="003D6E5F"/>
    <w:rsid w:val="003D7602"/>
    <w:rsid w:val="003D7883"/>
    <w:rsid w:val="003E00A6"/>
    <w:rsid w:val="003E02C3"/>
    <w:rsid w:val="003E0530"/>
    <w:rsid w:val="003E054B"/>
    <w:rsid w:val="003E0625"/>
    <w:rsid w:val="003E1668"/>
    <w:rsid w:val="003E17E7"/>
    <w:rsid w:val="003E19DA"/>
    <w:rsid w:val="003E200B"/>
    <w:rsid w:val="003E23D6"/>
    <w:rsid w:val="003E2B4C"/>
    <w:rsid w:val="003E2EF0"/>
    <w:rsid w:val="003E3A21"/>
    <w:rsid w:val="003E3D11"/>
    <w:rsid w:val="003E41A4"/>
    <w:rsid w:val="003E4260"/>
    <w:rsid w:val="003E4732"/>
    <w:rsid w:val="003E4BC9"/>
    <w:rsid w:val="003E4EBD"/>
    <w:rsid w:val="003E5A65"/>
    <w:rsid w:val="003E5B6E"/>
    <w:rsid w:val="003E5FFA"/>
    <w:rsid w:val="003E66A9"/>
    <w:rsid w:val="003E6845"/>
    <w:rsid w:val="003E6E6F"/>
    <w:rsid w:val="003E76C5"/>
    <w:rsid w:val="003E7A37"/>
    <w:rsid w:val="003F01DA"/>
    <w:rsid w:val="003F05A7"/>
    <w:rsid w:val="003F1B9E"/>
    <w:rsid w:val="003F24DD"/>
    <w:rsid w:val="003F2747"/>
    <w:rsid w:val="003F27F6"/>
    <w:rsid w:val="003F31C8"/>
    <w:rsid w:val="003F398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91E"/>
    <w:rsid w:val="003F7EE2"/>
    <w:rsid w:val="003F7F52"/>
    <w:rsid w:val="003F7F6D"/>
    <w:rsid w:val="00400027"/>
    <w:rsid w:val="00400C08"/>
    <w:rsid w:val="00400FD1"/>
    <w:rsid w:val="00401ECB"/>
    <w:rsid w:val="0040214F"/>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873"/>
    <w:rsid w:val="0040595F"/>
    <w:rsid w:val="0040648D"/>
    <w:rsid w:val="0040657F"/>
    <w:rsid w:val="0040692C"/>
    <w:rsid w:val="00407617"/>
    <w:rsid w:val="00407894"/>
    <w:rsid w:val="00407DD8"/>
    <w:rsid w:val="00410550"/>
    <w:rsid w:val="0041085B"/>
    <w:rsid w:val="0041113E"/>
    <w:rsid w:val="00411404"/>
    <w:rsid w:val="00411614"/>
    <w:rsid w:val="00411840"/>
    <w:rsid w:val="004118EE"/>
    <w:rsid w:val="00411F0E"/>
    <w:rsid w:val="004124A2"/>
    <w:rsid w:val="00412696"/>
    <w:rsid w:val="0041275C"/>
    <w:rsid w:val="004128E6"/>
    <w:rsid w:val="00412A21"/>
    <w:rsid w:val="00412BE7"/>
    <w:rsid w:val="00412E41"/>
    <w:rsid w:val="004132D9"/>
    <w:rsid w:val="00413A31"/>
    <w:rsid w:val="0041420E"/>
    <w:rsid w:val="004142B9"/>
    <w:rsid w:val="004146AB"/>
    <w:rsid w:val="004148D8"/>
    <w:rsid w:val="00414CFD"/>
    <w:rsid w:val="00415144"/>
    <w:rsid w:val="004151AF"/>
    <w:rsid w:val="00415461"/>
    <w:rsid w:val="004155B7"/>
    <w:rsid w:val="00415D62"/>
    <w:rsid w:val="00415EAD"/>
    <w:rsid w:val="004161BF"/>
    <w:rsid w:val="00416B3D"/>
    <w:rsid w:val="004170F9"/>
    <w:rsid w:val="00417599"/>
    <w:rsid w:val="00417678"/>
    <w:rsid w:val="00417D9B"/>
    <w:rsid w:val="00420244"/>
    <w:rsid w:val="00420690"/>
    <w:rsid w:val="00420C71"/>
    <w:rsid w:val="00420FAE"/>
    <w:rsid w:val="00420FCC"/>
    <w:rsid w:val="004214C1"/>
    <w:rsid w:val="004218ED"/>
    <w:rsid w:val="00422863"/>
    <w:rsid w:val="004229ED"/>
    <w:rsid w:val="00422B05"/>
    <w:rsid w:val="00422DA8"/>
    <w:rsid w:val="00422EBA"/>
    <w:rsid w:val="00423039"/>
    <w:rsid w:val="004233D7"/>
    <w:rsid w:val="0042370F"/>
    <w:rsid w:val="00423774"/>
    <w:rsid w:val="00423813"/>
    <w:rsid w:val="00423D53"/>
    <w:rsid w:val="004241AB"/>
    <w:rsid w:val="004241D4"/>
    <w:rsid w:val="004242EA"/>
    <w:rsid w:val="00424841"/>
    <w:rsid w:val="00424A23"/>
    <w:rsid w:val="00424A60"/>
    <w:rsid w:val="00424E95"/>
    <w:rsid w:val="0042508A"/>
    <w:rsid w:val="0042520B"/>
    <w:rsid w:val="00425465"/>
    <w:rsid w:val="00425824"/>
    <w:rsid w:val="00425A53"/>
    <w:rsid w:val="00425C2F"/>
    <w:rsid w:val="004262F4"/>
    <w:rsid w:val="00426A37"/>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0F0A"/>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0A8"/>
    <w:rsid w:val="00444215"/>
    <w:rsid w:val="0044421F"/>
    <w:rsid w:val="00444A2F"/>
    <w:rsid w:val="00444A4C"/>
    <w:rsid w:val="00444A91"/>
    <w:rsid w:val="00444C19"/>
    <w:rsid w:val="00444E4E"/>
    <w:rsid w:val="0044510B"/>
    <w:rsid w:val="00445263"/>
    <w:rsid w:val="00445791"/>
    <w:rsid w:val="004459A6"/>
    <w:rsid w:val="004462D8"/>
    <w:rsid w:val="0044647F"/>
    <w:rsid w:val="004469E1"/>
    <w:rsid w:val="00446A7D"/>
    <w:rsid w:val="00446BA0"/>
    <w:rsid w:val="00446E92"/>
    <w:rsid w:val="00447383"/>
    <w:rsid w:val="004474F3"/>
    <w:rsid w:val="00447549"/>
    <w:rsid w:val="004476AE"/>
    <w:rsid w:val="00450170"/>
    <w:rsid w:val="00450517"/>
    <w:rsid w:val="0045075E"/>
    <w:rsid w:val="0045086D"/>
    <w:rsid w:val="00450875"/>
    <w:rsid w:val="00450E9F"/>
    <w:rsid w:val="00451088"/>
    <w:rsid w:val="004511C3"/>
    <w:rsid w:val="00451A56"/>
    <w:rsid w:val="00451C75"/>
    <w:rsid w:val="00452DA3"/>
    <w:rsid w:val="00453B4F"/>
    <w:rsid w:val="00453DFF"/>
    <w:rsid w:val="00454216"/>
    <w:rsid w:val="00454469"/>
    <w:rsid w:val="00454589"/>
    <w:rsid w:val="00454815"/>
    <w:rsid w:val="00454CAC"/>
    <w:rsid w:val="00454DB3"/>
    <w:rsid w:val="00454E29"/>
    <w:rsid w:val="00455048"/>
    <w:rsid w:val="004550A3"/>
    <w:rsid w:val="004556F8"/>
    <w:rsid w:val="00456070"/>
    <w:rsid w:val="0045610C"/>
    <w:rsid w:val="00456295"/>
    <w:rsid w:val="004564B9"/>
    <w:rsid w:val="00456758"/>
    <w:rsid w:val="00456AAE"/>
    <w:rsid w:val="004575F2"/>
    <w:rsid w:val="00457654"/>
    <w:rsid w:val="00457DAB"/>
    <w:rsid w:val="00457E68"/>
    <w:rsid w:val="00457F7D"/>
    <w:rsid w:val="0046057C"/>
    <w:rsid w:val="0046071B"/>
    <w:rsid w:val="0046075E"/>
    <w:rsid w:val="00460773"/>
    <w:rsid w:val="00461236"/>
    <w:rsid w:val="004612C0"/>
    <w:rsid w:val="00461514"/>
    <w:rsid w:val="00461C11"/>
    <w:rsid w:val="00461D52"/>
    <w:rsid w:val="00462244"/>
    <w:rsid w:val="00462821"/>
    <w:rsid w:val="00462A8C"/>
    <w:rsid w:val="00462BDA"/>
    <w:rsid w:val="00462E35"/>
    <w:rsid w:val="00462F97"/>
    <w:rsid w:val="00462FB9"/>
    <w:rsid w:val="0046362F"/>
    <w:rsid w:val="004636B3"/>
    <w:rsid w:val="004638A5"/>
    <w:rsid w:val="004640E1"/>
    <w:rsid w:val="0046422B"/>
    <w:rsid w:val="004647D6"/>
    <w:rsid w:val="00464D9A"/>
    <w:rsid w:val="00464DA8"/>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BA2"/>
    <w:rsid w:val="00471CD7"/>
    <w:rsid w:val="00471F24"/>
    <w:rsid w:val="004722FD"/>
    <w:rsid w:val="00472803"/>
    <w:rsid w:val="00472C8C"/>
    <w:rsid w:val="00472FED"/>
    <w:rsid w:val="0047333C"/>
    <w:rsid w:val="004733BC"/>
    <w:rsid w:val="00473D5D"/>
    <w:rsid w:val="00474696"/>
    <w:rsid w:val="0047472C"/>
    <w:rsid w:val="00474BCC"/>
    <w:rsid w:val="00474DC8"/>
    <w:rsid w:val="00475440"/>
    <w:rsid w:val="004756B9"/>
    <w:rsid w:val="004758BE"/>
    <w:rsid w:val="00475D74"/>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1CA"/>
    <w:rsid w:val="00483D09"/>
    <w:rsid w:val="00483F2E"/>
    <w:rsid w:val="00483F34"/>
    <w:rsid w:val="00484049"/>
    <w:rsid w:val="00484129"/>
    <w:rsid w:val="0048463D"/>
    <w:rsid w:val="004847BB"/>
    <w:rsid w:val="0048489B"/>
    <w:rsid w:val="004849BC"/>
    <w:rsid w:val="00485256"/>
    <w:rsid w:val="0048533F"/>
    <w:rsid w:val="004856EB"/>
    <w:rsid w:val="00485AC5"/>
    <w:rsid w:val="00485F1D"/>
    <w:rsid w:val="00486259"/>
    <w:rsid w:val="004863E1"/>
    <w:rsid w:val="00486529"/>
    <w:rsid w:val="00486C02"/>
    <w:rsid w:val="00487430"/>
    <w:rsid w:val="004877AD"/>
    <w:rsid w:val="004879BF"/>
    <w:rsid w:val="00487DB8"/>
    <w:rsid w:val="00487EB1"/>
    <w:rsid w:val="00487FCF"/>
    <w:rsid w:val="00490750"/>
    <w:rsid w:val="00490793"/>
    <w:rsid w:val="004907B8"/>
    <w:rsid w:val="00490804"/>
    <w:rsid w:val="00490BB8"/>
    <w:rsid w:val="00490DF8"/>
    <w:rsid w:val="00490F77"/>
    <w:rsid w:val="004910A2"/>
    <w:rsid w:val="004912F4"/>
    <w:rsid w:val="00491C9A"/>
    <w:rsid w:val="004929C8"/>
    <w:rsid w:val="00492DF4"/>
    <w:rsid w:val="00493345"/>
    <w:rsid w:val="00493609"/>
    <w:rsid w:val="004936C5"/>
    <w:rsid w:val="004939D9"/>
    <w:rsid w:val="00493B7D"/>
    <w:rsid w:val="00493C6F"/>
    <w:rsid w:val="00494859"/>
    <w:rsid w:val="00494C16"/>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9F0"/>
    <w:rsid w:val="004A4AB6"/>
    <w:rsid w:val="004A55F6"/>
    <w:rsid w:val="004A574E"/>
    <w:rsid w:val="004A5862"/>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5C2"/>
    <w:rsid w:val="004B0F17"/>
    <w:rsid w:val="004B1C07"/>
    <w:rsid w:val="004B1F07"/>
    <w:rsid w:val="004B21F2"/>
    <w:rsid w:val="004B2213"/>
    <w:rsid w:val="004B25C1"/>
    <w:rsid w:val="004B263F"/>
    <w:rsid w:val="004B28AB"/>
    <w:rsid w:val="004B2903"/>
    <w:rsid w:val="004B2D0E"/>
    <w:rsid w:val="004B2DF3"/>
    <w:rsid w:val="004B3235"/>
    <w:rsid w:val="004B3253"/>
    <w:rsid w:val="004B35BB"/>
    <w:rsid w:val="004B38F8"/>
    <w:rsid w:val="004B39B6"/>
    <w:rsid w:val="004B3A11"/>
    <w:rsid w:val="004B3ACC"/>
    <w:rsid w:val="004B3EFB"/>
    <w:rsid w:val="004B45D0"/>
    <w:rsid w:val="004B5241"/>
    <w:rsid w:val="004B57AC"/>
    <w:rsid w:val="004B5839"/>
    <w:rsid w:val="004B5873"/>
    <w:rsid w:val="004B5E59"/>
    <w:rsid w:val="004B638D"/>
    <w:rsid w:val="004B6870"/>
    <w:rsid w:val="004B6B36"/>
    <w:rsid w:val="004B6D50"/>
    <w:rsid w:val="004B6E0F"/>
    <w:rsid w:val="004B7E2E"/>
    <w:rsid w:val="004C022F"/>
    <w:rsid w:val="004C05F1"/>
    <w:rsid w:val="004C0765"/>
    <w:rsid w:val="004C0C58"/>
    <w:rsid w:val="004C0FDB"/>
    <w:rsid w:val="004C1032"/>
    <w:rsid w:val="004C203B"/>
    <w:rsid w:val="004C214B"/>
    <w:rsid w:val="004C27C1"/>
    <w:rsid w:val="004C299C"/>
    <w:rsid w:val="004C2D4C"/>
    <w:rsid w:val="004C3039"/>
    <w:rsid w:val="004C4196"/>
    <w:rsid w:val="004C4994"/>
    <w:rsid w:val="004C4B15"/>
    <w:rsid w:val="004C4B7A"/>
    <w:rsid w:val="004C5100"/>
    <w:rsid w:val="004C5372"/>
    <w:rsid w:val="004C549F"/>
    <w:rsid w:val="004C5697"/>
    <w:rsid w:val="004C5A99"/>
    <w:rsid w:val="004C5D45"/>
    <w:rsid w:val="004C5E08"/>
    <w:rsid w:val="004C65F2"/>
    <w:rsid w:val="004C66EB"/>
    <w:rsid w:val="004C6845"/>
    <w:rsid w:val="004C6AF0"/>
    <w:rsid w:val="004C6B42"/>
    <w:rsid w:val="004C7053"/>
    <w:rsid w:val="004C7C49"/>
    <w:rsid w:val="004D0734"/>
    <w:rsid w:val="004D0A05"/>
    <w:rsid w:val="004D0A1B"/>
    <w:rsid w:val="004D1008"/>
    <w:rsid w:val="004D12A4"/>
    <w:rsid w:val="004D12F5"/>
    <w:rsid w:val="004D147B"/>
    <w:rsid w:val="004D14BE"/>
    <w:rsid w:val="004D1580"/>
    <w:rsid w:val="004D189C"/>
    <w:rsid w:val="004D1F05"/>
    <w:rsid w:val="004D1F8A"/>
    <w:rsid w:val="004D2A99"/>
    <w:rsid w:val="004D2D7D"/>
    <w:rsid w:val="004D2EDF"/>
    <w:rsid w:val="004D2F90"/>
    <w:rsid w:val="004D36AF"/>
    <w:rsid w:val="004D387A"/>
    <w:rsid w:val="004D3F5B"/>
    <w:rsid w:val="004D44A2"/>
    <w:rsid w:val="004D473C"/>
    <w:rsid w:val="004D4BC9"/>
    <w:rsid w:val="004D50A6"/>
    <w:rsid w:val="004D5164"/>
    <w:rsid w:val="004D5495"/>
    <w:rsid w:val="004D54FD"/>
    <w:rsid w:val="004D56BB"/>
    <w:rsid w:val="004D592D"/>
    <w:rsid w:val="004D5A46"/>
    <w:rsid w:val="004D5AE6"/>
    <w:rsid w:val="004D5B45"/>
    <w:rsid w:val="004D5C74"/>
    <w:rsid w:val="004D6306"/>
    <w:rsid w:val="004D66A6"/>
    <w:rsid w:val="004D6807"/>
    <w:rsid w:val="004D68EA"/>
    <w:rsid w:val="004D6C9F"/>
    <w:rsid w:val="004D6EFE"/>
    <w:rsid w:val="004D7012"/>
    <w:rsid w:val="004D707E"/>
    <w:rsid w:val="004D70DB"/>
    <w:rsid w:val="004D70DC"/>
    <w:rsid w:val="004D7174"/>
    <w:rsid w:val="004D7454"/>
    <w:rsid w:val="004D755A"/>
    <w:rsid w:val="004D7858"/>
    <w:rsid w:val="004D7FFD"/>
    <w:rsid w:val="004E0100"/>
    <w:rsid w:val="004E020F"/>
    <w:rsid w:val="004E0230"/>
    <w:rsid w:val="004E075F"/>
    <w:rsid w:val="004E0782"/>
    <w:rsid w:val="004E0947"/>
    <w:rsid w:val="004E1044"/>
    <w:rsid w:val="004E12BE"/>
    <w:rsid w:val="004E1FB1"/>
    <w:rsid w:val="004E1FC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51"/>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48"/>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8C5"/>
    <w:rsid w:val="005019B4"/>
    <w:rsid w:val="0050211C"/>
    <w:rsid w:val="005022C5"/>
    <w:rsid w:val="00502717"/>
    <w:rsid w:val="0050397C"/>
    <w:rsid w:val="00503ADD"/>
    <w:rsid w:val="005041C0"/>
    <w:rsid w:val="00504984"/>
    <w:rsid w:val="005049E3"/>
    <w:rsid w:val="00504AA5"/>
    <w:rsid w:val="00504AEF"/>
    <w:rsid w:val="00504F8A"/>
    <w:rsid w:val="00505753"/>
    <w:rsid w:val="005059C8"/>
    <w:rsid w:val="00505C1C"/>
    <w:rsid w:val="0050661F"/>
    <w:rsid w:val="00506794"/>
    <w:rsid w:val="00506C33"/>
    <w:rsid w:val="00506D09"/>
    <w:rsid w:val="00507457"/>
    <w:rsid w:val="005075AD"/>
    <w:rsid w:val="005077C3"/>
    <w:rsid w:val="00507834"/>
    <w:rsid w:val="00507AC3"/>
    <w:rsid w:val="00507C9E"/>
    <w:rsid w:val="00507D8F"/>
    <w:rsid w:val="00507E38"/>
    <w:rsid w:val="00507FF4"/>
    <w:rsid w:val="005100CA"/>
    <w:rsid w:val="0051012E"/>
    <w:rsid w:val="00510423"/>
    <w:rsid w:val="0051048D"/>
    <w:rsid w:val="00510A79"/>
    <w:rsid w:val="0051137C"/>
    <w:rsid w:val="0051181E"/>
    <w:rsid w:val="005119C2"/>
    <w:rsid w:val="00511E8B"/>
    <w:rsid w:val="0051215A"/>
    <w:rsid w:val="005125AA"/>
    <w:rsid w:val="005126B0"/>
    <w:rsid w:val="005130A7"/>
    <w:rsid w:val="005130C6"/>
    <w:rsid w:val="005130ED"/>
    <w:rsid w:val="00513C60"/>
    <w:rsid w:val="00513D34"/>
    <w:rsid w:val="00513DFD"/>
    <w:rsid w:val="005143C0"/>
    <w:rsid w:val="00514452"/>
    <w:rsid w:val="005145F6"/>
    <w:rsid w:val="005146BB"/>
    <w:rsid w:val="00514B01"/>
    <w:rsid w:val="00514FEC"/>
    <w:rsid w:val="00515556"/>
    <w:rsid w:val="00515697"/>
    <w:rsid w:val="0051601E"/>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143F"/>
    <w:rsid w:val="005220CF"/>
    <w:rsid w:val="005221DD"/>
    <w:rsid w:val="00522526"/>
    <w:rsid w:val="005226B9"/>
    <w:rsid w:val="00522953"/>
    <w:rsid w:val="00523553"/>
    <w:rsid w:val="00523820"/>
    <w:rsid w:val="0052385D"/>
    <w:rsid w:val="00523928"/>
    <w:rsid w:val="00523D26"/>
    <w:rsid w:val="005240B1"/>
    <w:rsid w:val="00524137"/>
    <w:rsid w:val="00524469"/>
    <w:rsid w:val="005247E5"/>
    <w:rsid w:val="005248F6"/>
    <w:rsid w:val="00525EBF"/>
    <w:rsid w:val="005267FE"/>
    <w:rsid w:val="00526A70"/>
    <w:rsid w:val="005270C9"/>
    <w:rsid w:val="00527221"/>
    <w:rsid w:val="005273ED"/>
    <w:rsid w:val="00527794"/>
    <w:rsid w:val="00527D08"/>
    <w:rsid w:val="005301B3"/>
    <w:rsid w:val="005301ED"/>
    <w:rsid w:val="0053085F"/>
    <w:rsid w:val="005308FC"/>
    <w:rsid w:val="00530977"/>
    <w:rsid w:val="005310CB"/>
    <w:rsid w:val="00531148"/>
    <w:rsid w:val="005314B3"/>
    <w:rsid w:val="00531B7A"/>
    <w:rsid w:val="005324DA"/>
    <w:rsid w:val="0053259D"/>
    <w:rsid w:val="005325B8"/>
    <w:rsid w:val="00532815"/>
    <w:rsid w:val="00532B20"/>
    <w:rsid w:val="005330FD"/>
    <w:rsid w:val="00533324"/>
    <w:rsid w:val="005333C3"/>
    <w:rsid w:val="00533468"/>
    <w:rsid w:val="0053394C"/>
    <w:rsid w:val="00533A45"/>
    <w:rsid w:val="00533C01"/>
    <w:rsid w:val="00533E2E"/>
    <w:rsid w:val="00533F07"/>
    <w:rsid w:val="00533F57"/>
    <w:rsid w:val="005340B4"/>
    <w:rsid w:val="00534480"/>
    <w:rsid w:val="0053454B"/>
    <w:rsid w:val="005348C8"/>
    <w:rsid w:val="00534BA2"/>
    <w:rsid w:val="005356BB"/>
    <w:rsid w:val="00535799"/>
    <w:rsid w:val="00535B54"/>
    <w:rsid w:val="00535D0F"/>
    <w:rsid w:val="00536439"/>
    <w:rsid w:val="00536954"/>
    <w:rsid w:val="00536AC5"/>
    <w:rsid w:val="00536AE5"/>
    <w:rsid w:val="00536AE8"/>
    <w:rsid w:val="00536B3B"/>
    <w:rsid w:val="00536EA6"/>
    <w:rsid w:val="00536F3F"/>
    <w:rsid w:val="00537346"/>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475ED"/>
    <w:rsid w:val="0055019B"/>
    <w:rsid w:val="00550259"/>
    <w:rsid w:val="0055043E"/>
    <w:rsid w:val="00550719"/>
    <w:rsid w:val="00550A78"/>
    <w:rsid w:val="00550ABC"/>
    <w:rsid w:val="00550B3B"/>
    <w:rsid w:val="00550B8D"/>
    <w:rsid w:val="00550C94"/>
    <w:rsid w:val="00550DE7"/>
    <w:rsid w:val="00551146"/>
    <w:rsid w:val="005514F7"/>
    <w:rsid w:val="00551CF5"/>
    <w:rsid w:val="005523A9"/>
    <w:rsid w:val="0055276C"/>
    <w:rsid w:val="00552B3B"/>
    <w:rsid w:val="0055303D"/>
    <w:rsid w:val="005531D4"/>
    <w:rsid w:val="005540A2"/>
    <w:rsid w:val="0055411A"/>
    <w:rsid w:val="00554238"/>
    <w:rsid w:val="0055428D"/>
    <w:rsid w:val="005546C4"/>
    <w:rsid w:val="00554822"/>
    <w:rsid w:val="00554891"/>
    <w:rsid w:val="00554B1D"/>
    <w:rsid w:val="00554B82"/>
    <w:rsid w:val="00555125"/>
    <w:rsid w:val="005551AD"/>
    <w:rsid w:val="00555318"/>
    <w:rsid w:val="005558CB"/>
    <w:rsid w:val="00555AEB"/>
    <w:rsid w:val="00555DA7"/>
    <w:rsid w:val="00555E2C"/>
    <w:rsid w:val="00555E91"/>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6E"/>
    <w:rsid w:val="00563EBF"/>
    <w:rsid w:val="005641EC"/>
    <w:rsid w:val="0056451B"/>
    <w:rsid w:val="005646A4"/>
    <w:rsid w:val="0056493C"/>
    <w:rsid w:val="00564A47"/>
    <w:rsid w:val="00564B10"/>
    <w:rsid w:val="00564C22"/>
    <w:rsid w:val="00564E22"/>
    <w:rsid w:val="005654BE"/>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287"/>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2B"/>
    <w:rsid w:val="00573848"/>
    <w:rsid w:val="00573E56"/>
    <w:rsid w:val="00574050"/>
    <w:rsid w:val="00574269"/>
    <w:rsid w:val="005745E8"/>
    <w:rsid w:val="005747B0"/>
    <w:rsid w:val="00574832"/>
    <w:rsid w:val="005748E1"/>
    <w:rsid w:val="00574901"/>
    <w:rsid w:val="00574E39"/>
    <w:rsid w:val="005751A4"/>
    <w:rsid w:val="00575750"/>
    <w:rsid w:val="005758B3"/>
    <w:rsid w:val="00575CC9"/>
    <w:rsid w:val="00575E18"/>
    <w:rsid w:val="005760FB"/>
    <w:rsid w:val="005763B5"/>
    <w:rsid w:val="00576634"/>
    <w:rsid w:val="005767DB"/>
    <w:rsid w:val="00577814"/>
    <w:rsid w:val="00577D17"/>
    <w:rsid w:val="00577E6B"/>
    <w:rsid w:val="00580240"/>
    <w:rsid w:val="00580ACD"/>
    <w:rsid w:val="00580C4D"/>
    <w:rsid w:val="00581005"/>
    <w:rsid w:val="00581313"/>
    <w:rsid w:val="00581666"/>
    <w:rsid w:val="00581D1A"/>
    <w:rsid w:val="0058237D"/>
    <w:rsid w:val="00582625"/>
    <w:rsid w:val="00583044"/>
    <w:rsid w:val="0058314B"/>
    <w:rsid w:val="00583B9C"/>
    <w:rsid w:val="00583D84"/>
    <w:rsid w:val="00584266"/>
    <w:rsid w:val="00584861"/>
    <w:rsid w:val="0058494C"/>
    <w:rsid w:val="00584D35"/>
    <w:rsid w:val="005853CF"/>
    <w:rsid w:val="0058540F"/>
    <w:rsid w:val="005856E5"/>
    <w:rsid w:val="00585B55"/>
    <w:rsid w:val="005860D6"/>
    <w:rsid w:val="005861C5"/>
    <w:rsid w:val="005867BF"/>
    <w:rsid w:val="00586B5A"/>
    <w:rsid w:val="00586D12"/>
    <w:rsid w:val="00586D4F"/>
    <w:rsid w:val="005871C9"/>
    <w:rsid w:val="00587847"/>
    <w:rsid w:val="00587903"/>
    <w:rsid w:val="00587BB5"/>
    <w:rsid w:val="00587EF1"/>
    <w:rsid w:val="005902E6"/>
    <w:rsid w:val="005906F0"/>
    <w:rsid w:val="005907EA"/>
    <w:rsid w:val="0059080D"/>
    <w:rsid w:val="00590D88"/>
    <w:rsid w:val="0059102D"/>
    <w:rsid w:val="005911A0"/>
    <w:rsid w:val="0059132C"/>
    <w:rsid w:val="005918B8"/>
    <w:rsid w:val="00591F73"/>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21"/>
    <w:rsid w:val="00595342"/>
    <w:rsid w:val="00596084"/>
    <w:rsid w:val="00596720"/>
    <w:rsid w:val="005967D1"/>
    <w:rsid w:val="005967EA"/>
    <w:rsid w:val="00596F60"/>
    <w:rsid w:val="0059701E"/>
    <w:rsid w:val="005972B7"/>
    <w:rsid w:val="00597675"/>
    <w:rsid w:val="00597B0E"/>
    <w:rsid w:val="00597B97"/>
    <w:rsid w:val="00597C35"/>
    <w:rsid w:val="005A04AA"/>
    <w:rsid w:val="005A084E"/>
    <w:rsid w:val="005A0D51"/>
    <w:rsid w:val="005A1062"/>
    <w:rsid w:val="005A1334"/>
    <w:rsid w:val="005A159F"/>
    <w:rsid w:val="005A1AE9"/>
    <w:rsid w:val="005A1F0C"/>
    <w:rsid w:val="005A2444"/>
    <w:rsid w:val="005A2E9B"/>
    <w:rsid w:val="005A3195"/>
    <w:rsid w:val="005A32D5"/>
    <w:rsid w:val="005A3A5D"/>
    <w:rsid w:val="005A3B26"/>
    <w:rsid w:val="005A3BEC"/>
    <w:rsid w:val="005A44C3"/>
    <w:rsid w:val="005A491D"/>
    <w:rsid w:val="005A4CC8"/>
    <w:rsid w:val="005A4D34"/>
    <w:rsid w:val="005A4D89"/>
    <w:rsid w:val="005A5113"/>
    <w:rsid w:val="005A545F"/>
    <w:rsid w:val="005A57E7"/>
    <w:rsid w:val="005A5D48"/>
    <w:rsid w:val="005A5D55"/>
    <w:rsid w:val="005A624A"/>
    <w:rsid w:val="005A6586"/>
    <w:rsid w:val="005A6B52"/>
    <w:rsid w:val="005A6C9F"/>
    <w:rsid w:val="005A70BE"/>
    <w:rsid w:val="005A7125"/>
    <w:rsid w:val="005A71CA"/>
    <w:rsid w:val="005A72E7"/>
    <w:rsid w:val="005A7456"/>
    <w:rsid w:val="005B0267"/>
    <w:rsid w:val="005B04D8"/>
    <w:rsid w:val="005B0870"/>
    <w:rsid w:val="005B0F51"/>
    <w:rsid w:val="005B149D"/>
    <w:rsid w:val="005B1A4F"/>
    <w:rsid w:val="005B20AF"/>
    <w:rsid w:val="005B2154"/>
    <w:rsid w:val="005B222A"/>
    <w:rsid w:val="005B2510"/>
    <w:rsid w:val="005B2CCC"/>
    <w:rsid w:val="005B306D"/>
    <w:rsid w:val="005B36C6"/>
    <w:rsid w:val="005B3AB9"/>
    <w:rsid w:val="005B3ECF"/>
    <w:rsid w:val="005B4653"/>
    <w:rsid w:val="005B47C3"/>
    <w:rsid w:val="005B4915"/>
    <w:rsid w:val="005B4D6A"/>
    <w:rsid w:val="005B4EBE"/>
    <w:rsid w:val="005B5023"/>
    <w:rsid w:val="005B509B"/>
    <w:rsid w:val="005B5645"/>
    <w:rsid w:val="005B5C75"/>
    <w:rsid w:val="005B5CD4"/>
    <w:rsid w:val="005B6698"/>
    <w:rsid w:val="005B69A4"/>
    <w:rsid w:val="005B6BC6"/>
    <w:rsid w:val="005B6DAF"/>
    <w:rsid w:val="005B75BB"/>
    <w:rsid w:val="005B78AD"/>
    <w:rsid w:val="005B792D"/>
    <w:rsid w:val="005B7B66"/>
    <w:rsid w:val="005B7D51"/>
    <w:rsid w:val="005B7E75"/>
    <w:rsid w:val="005B7F0D"/>
    <w:rsid w:val="005B7FDC"/>
    <w:rsid w:val="005C0079"/>
    <w:rsid w:val="005C0450"/>
    <w:rsid w:val="005C0613"/>
    <w:rsid w:val="005C09E3"/>
    <w:rsid w:val="005C0AAD"/>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67"/>
    <w:rsid w:val="005C629A"/>
    <w:rsid w:val="005C665D"/>
    <w:rsid w:val="005C7053"/>
    <w:rsid w:val="005C7F83"/>
    <w:rsid w:val="005D086A"/>
    <w:rsid w:val="005D0E92"/>
    <w:rsid w:val="005D117E"/>
    <w:rsid w:val="005D1496"/>
    <w:rsid w:val="005D170B"/>
    <w:rsid w:val="005D190E"/>
    <w:rsid w:val="005D1C1A"/>
    <w:rsid w:val="005D2044"/>
    <w:rsid w:val="005D2654"/>
    <w:rsid w:val="005D2FC5"/>
    <w:rsid w:val="005D33A8"/>
    <w:rsid w:val="005D3745"/>
    <w:rsid w:val="005D3BA0"/>
    <w:rsid w:val="005D3C0C"/>
    <w:rsid w:val="005D3C5F"/>
    <w:rsid w:val="005D3ED9"/>
    <w:rsid w:val="005D42A9"/>
    <w:rsid w:val="005D4B8F"/>
    <w:rsid w:val="005D4C9A"/>
    <w:rsid w:val="005D542C"/>
    <w:rsid w:val="005D5B18"/>
    <w:rsid w:val="005D5E89"/>
    <w:rsid w:val="005D5EBA"/>
    <w:rsid w:val="005D63D9"/>
    <w:rsid w:val="005D64C2"/>
    <w:rsid w:val="005D670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26"/>
    <w:rsid w:val="005E75A5"/>
    <w:rsid w:val="005E7B9F"/>
    <w:rsid w:val="005F044E"/>
    <w:rsid w:val="005F04B7"/>
    <w:rsid w:val="005F053E"/>
    <w:rsid w:val="005F0B2A"/>
    <w:rsid w:val="005F0E99"/>
    <w:rsid w:val="005F10E5"/>
    <w:rsid w:val="005F10E9"/>
    <w:rsid w:val="005F12B8"/>
    <w:rsid w:val="005F12D2"/>
    <w:rsid w:val="005F1430"/>
    <w:rsid w:val="005F15CD"/>
    <w:rsid w:val="005F17F7"/>
    <w:rsid w:val="005F1AF1"/>
    <w:rsid w:val="005F242E"/>
    <w:rsid w:val="005F2BA9"/>
    <w:rsid w:val="005F2C25"/>
    <w:rsid w:val="005F2DAD"/>
    <w:rsid w:val="005F2DBF"/>
    <w:rsid w:val="005F39AE"/>
    <w:rsid w:val="005F3A6C"/>
    <w:rsid w:val="005F3DCB"/>
    <w:rsid w:val="005F494A"/>
    <w:rsid w:val="005F52A4"/>
    <w:rsid w:val="005F5352"/>
    <w:rsid w:val="005F6C12"/>
    <w:rsid w:val="005F7051"/>
    <w:rsid w:val="005F7ACB"/>
    <w:rsid w:val="005F7C0B"/>
    <w:rsid w:val="005F7C1A"/>
    <w:rsid w:val="006006DB"/>
    <w:rsid w:val="00600C76"/>
    <w:rsid w:val="00600D13"/>
    <w:rsid w:val="00600D61"/>
    <w:rsid w:val="00601096"/>
    <w:rsid w:val="00601446"/>
    <w:rsid w:val="0060213B"/>
    <w:rsid w:val="006028F2"/>
    <w:rsid w:val="00602BB6"/>
    <w:rsid w:val="00603018"/>
    <w:rsid w:val="0060322E"/>
    <w:rsid w:val="006035DC"/>
    <w:rsid w:val="00603A21"/>
    <w:rsid w:val="00603D5A"/>
    <w:rsid w:val="00604083"/>
    <w:rsid w:val="006043C8"/>
    <w:rsid w:val="00604D21"/>
    <w:rsid w:val="0060511C"/>
    <w:rsid w:val="0060536E"/>
    <w:rsid w:val="0060579F"/>
    <w:rsid w:val="006057B5"/>
    <w:rsid w:val="00605A38"/>
    <w:rsid w:val="00605C02"/>
    <w:rsid w:val="00605C4D"/>
    <w:rsid w:val="00605D3A"/>
    <w:rsid w:val="006060F4"/>
    <w:rsid w:val="0060655D"/>
    <w:rsid w:val="00606591"/>
    <w:rsid w:val="006067BC"/>
    <w:rsid w:val="006067C7"/>
    <w:rsid w:val="00606844"/>
    <w:rsid w:val="00606A7B"/>
    <w:rsid w:val="00607883"/>
    <w:rsid w:val="006078B6"/>
    <w:rsid w:val="00607A2F"/>
    <w:rsid w:val="00607B35"/>
    <w:rsid w:val="00607EE0"/>
    <w:rsid w:val="00607EE6"/>
    <w:rsid w:val="00610637"/>
    <w:rsid w:val="00610679"/>
    <w:rsid w:val="006106A3"/>
    <w:rsid w:val="00610EAC"/>
    <w:rsid w:val="00611579"/>
    <w:rsid w:val="0061174E"/>
    <w:rsid w:val="00611B85"/>
    <w:rsid w:val="00611C4C"/>
    <w:rsid w:val="00612294"/>
    <w:rsid w:val="00612F32"/>
    <w:rsid w:val="006138D5"/>
    <w:rsid w:val="00613D38"/>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17D8F"/>
    <w:rsid w:val="006202B0"/>
    <w:rsid w:val="006202CA"/>
    <w:rsid w:val="00620821"/>
    <w:rsid w:val="006212F7"/>
    <w:rsid w:val="0062149A"/>
    <w:rsid w:val="0062169C"/>
    <w:rsid w:val="0062178D"/>
    <w:rsid w:val="006220ED"/>
    <w:rsid w:val="006221B0"/>
    <w:rsid w:val="00622433"/>
    <w:rsid w:val="00622715"/>
    <w:rsid w:val="00622B85"/>
    <w:rsid w:val="00622BDE"/>
    <w:rsid w:val="00622E0E"/>
    <w:rsid w:val="00623089"/>
    <w:rsid w:val="00623265"/>
    <w:rsid w:val="0062340A"/>
    <w:rsid w:val="006235C1"/>
    <w:rsid w:val="00624425"/>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AD0"/>
    <w:rsid w:val="00631C98"/>
    <w:rsid w:val="00631CE9"/>
    <w:rsid w:val="00631E3F"/>
    <w:rsid w:val="00632425"/>
    <w:rsid w:val="00632A77"/>
    <w:rsid w:val="00632C9D"/>
    <w:rsid w:val="00633030"/>
    <w:rsid w:val="00633249"/>
    <w:rsid w:val="00634263"/>
    <w:rsid w:val="00634408"/>
    <w:rsid w:val="006349A0"/>
    <w:rsid w:val="00634FFD"/>
    <w:rsid w:val="00635079"/>
    <w:rsid w:val="00635412"/>
    <w:rsid w:val="006355FD"/>
    <w:rsid w:val="0063571A"/>
    <w:rsid w:val="00635999"/>
    <w:rsid w:val="00635A7D"/>
    <w:rsid w:val="00635F82"/>
    <w:rsid w:val="00636145"/>
    <w:rsid w:val="006361B1"/>
    <w:rsid w:val="006366AA"/>
    <w:rsid w:val="0063686A"/>
    <w:rsid w:val="006369FC"/>
    <w:rsid w:val="00636BED"/>
    <w:rsid w:val="00636FBB"/>
    <w:rsid w:val="006370DA"/>
    <w:rsid w:val="00637892"/>
    <w:rsid w:val="0063792D"/>
    <w:rsid w:val="00637A90"/>
    <w:rsid w:val="00640476"/>
    <w:rsid w:val="006409B3"/>
    <w:rsid w:val="00640EBB"/>
    <w:rsid w:val="00641369"/>
    <w:rsid w:val="00641AE3"/>
    <w:rsid w:val="00641F4F"/>
    <w:rsid w:val="0064231D"/>
    <w:rsid w:val="006423CA"/>
    <w:rsid w:val="006425AA"/>
    <w:rsid w:val="006425F7"/>
    <w:rsid w:val="006427E0"/>
    <w:rsid w:val="00642804"/>
    <w:rsid w:val="00642E2D"/>
    <w:rsid w:val="00642F87"/>
    <w:rsid w:val="006436A8"/>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6ACF"/>
    <w:rsid w:val="0065705A"/>
    <w:rsid w:val="00657312"/>
    <w:rsid w:val="00657415"/>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4ED"/>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4ED"/>
    <w:rsid w:val="0067667E"/>
    <w:rsid w:val="00676BAC"/>
    <w:rsid w:val="00676DDE"/>
    <w:rsid w:val="006779AB"/>
    <w:rsid w:val="006801D8"/>
    <w:rsid w:val="006802EE"/>
    <w:rsid w:val="00680839"/>
    <w:rsid w:val="00680893"/>
    <w:rsid w:val="0068093F"/>
    <w:rsid w:val="00680B40"/>
    <w:rsid w:val="00681051"/>
    <w:rsid w:val="0068139F"/>
    <w:rsid w:val="00681469"/>
    <w:rsid w:val="006818DE"/>
    <w:rsid w:val="00682137"/>
    <w:rsid w:val="0068268B"/>
    <w:rsid w:val="00682AE2"/>
    <w:rsid w:val="00682C04"/>
    <w:rsid w:val="00682C61"/>
    <w:rsid w:val="00682C97"/>
    <w:rsid w:val="00683134"/>
    <w:rsid w:val="006833A4"/>
    <w:rsid w:val="00683586"/>
    <w:rsid w:val="00683C51"/>
    <w:rsid w:val="00683E15"/>
    <w:rsid w:val="00684319"/>
    <w:rsid w:val="0068433B"/>
    <w:rsid w:val="00684E75"/>
    <w:rsid w:val="00685039"/>
    <w:rsid w:val="006852F7"/>
    <w:rsid w:val="006853EC"/>
    <w:rsid w:val="0068572A"/>
    <w:rsid w:val="00685CD8"/>
    <w:rsid w:val="00685D96"/>
    <w:rsid w:val="006861C6"/>
    <w:rsid w:val="00686318"/>
    <w:rsid w:val="00686536"/>
    <w:rsid w:val="0068653E"/>
    <w:rsid w:val="00686955"/>
    <w:rsid w:val="006869D8"/>
    <w:rsid w:val="0068733A"/>
    <w:rsid w:val="00687818"/>
    <w:rsid w:val="00687A72"/>
    <w:rsid w:val="00687CAD"/>
    <w:rsid w:val="00687DCB"/>
    <w:rsid w:val="00687E74"/>
    <w:rsid w:val="00687F64"/>
    <w:rsid w:val="006904F2"/>
    <w:rsid w:val="006905E8"/>
    <w:rsid w:val="0069083E"/>
    <w:rsid w:val="00690924"/>
    <w:rsid w:val="00690AED"/>
    <w:rsid w:val="00690EAF"/>
    <w:rsid w:val="006915BA"/>
    <w:rsid w:val="00691840"/>
    <w:rsid w:val="0069185A"/>
    <w:rsid w:val="006918FA"/>
    <w:rsid w:val="00691BF5"/>
    <w:rsid w:val="00691D6F"/>
    <w:rsid w:val="00692579"/>
    <w:rsid w:val="0069258C"/>
    <w:rsid w:val="00692642"/>
    <w:rsid w:val="00692799"/>
    <w:rsid w:val="006927A5"/>
    <w:rsid w:val="00692930"/>
    <w:rsid w:val="00692B2C"/>
    <w:rsid w:val="00692C91"/>
    <w:rsid w:val="00693080"/>
    <w:rsid w:val="00693644"/>
    <w:rsid w:val="00693761"/>
    <w:rsid w:val="00693789"/>
    <w:rsid w:val="0069465B"/>
    <w:rsid w:val="00694736"/>
    <w:rsid w:val="00694981"/>
    <w:rsid w:val="00694B95"/>
    <w:rsid w:val="00694BFC"/>
    <w:rsid w:val="0069564F"/>
    <w:rsid w:val="0069592C"/>
    <w:rsid w:val="006959B4"/>
    <w:rsid w:val="00695A4D"/>
    <w:rsid w:val="00695A85"/>
    <w:rsid w:val="00695E3A"/>
    <w:rsid w:val="0069618F"/>
    <w:rsid w:val="00696346"/>
    <w:rsid w:val="006966EA"/>
    <w:rsid w:val="006971DF"/>
    <w:rsid w:val="0069774C"/>
    <w:rsid w:val="00697830"/>
    <w:rsid w:val="00697E76"/>
    <w:rsid w:val="006A012D"/>
    <w:rsid w:val="006A0EA6"/>
    <w:rsid w:val="006A1466"/>
    <w:rsid w:val="006A1726"/>
    <w:rsid w:val="006A1CB8"/>
    <w:rsid w:val="006A1D1F"/>
    <w:rsid w:val="006A1E73"/>
    <w:rsid w:val="006A203C"/>
    <w:rsid w:val="006A2EA6"/>
    <w:rsid w:val="006A3803"/>
    <w:rsid w:val="006A3C12"/>
    <w:rsid w:val="006A41EB"/>
    <w:rsid w:val="006A4649"/>
    <w:rsid w:val="006A4665"/>
    <w:rsid w:val="006A4C70"/>
    <w:rsid w:val="006A51E8"/>
    <w:rsid w:val="006A567B"/>
    <w:rsid w:val="006A57FC"/>
    <w:rsid w:val="006A5A20"/>
    <w:rsid w:val="006A5B1A"/>
    <w:rsid w:val="006A5D73"/>
    <w:rsid w:val="006A6136"/>
    <w:rsid w:val="006A658E"/>
    <w:rsid w:val="006A65E3"/>
    <w:rsid w:val="006A6854"/>
    <w:rsid w:val="006A6B3A"/>
    <w:rsid w:val="006A6C01"/>
    <w:rsid w:val="006A6C59"/>
    <w:rsid w:val="006A6C7F"/>
    <w:rsid w:val="006A6E58"/>
    <w:rsid w:val="006A7A43"/>
    <w:rsid w:val="006B007A"/>
    <w:rsid w:val="006B0A21"/>
    <w:rsid w:val="006B14A6"/>
    <w:rsid w:val="006B24CA"/>
    <w:rsid w:val="006B277C"/>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4FC"/>
    <w:rsid w:val="006B76E5"/>
    <w:rsid w:val="006B7CEF"/>
    <w:rsid w:val="006C0108"/>
    <w:rsid w:val="006C01C6"/>
    <w:rsid w:val="006C0499"/>
    <w:rsid w:val="006C14BF"/>
    <w:rsid w:val="006C189A"/>
    <w:rsid w:val="006C2386"/>
    <w:rsid w:val="006C2A62"/>
    <w:rsid w:val="006C2B9D"/>
    <w:rsid w:val="006C2DB2"/>
    <w:rsid w:val="006C2E14"/>
    <w:rsid w:val="006C3444"/>
    <w:rsid w:val="006C361C"/>
    <w:rsid w:val="006C372D"/>
    <w:rsid w:val="006C37F9"/>
    <w:rsid w:val="006C3AB8"/>
    <w:rsid w:val="006C4463"/>
    <w:rsid w:val="006C4710"/>
    <w:rsid w:val="006C496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0F92"/>
    <w:rsid w:val="006D14D6"/>
    <w:rsid w:val="006D16D3"/>
    <w:rsid w:val="006D2364"/>
    <w:rsid w:val="006D241D"/>
    <w:rsid w:val="006D283B"/>
    <w:rsid w:val="006D2DAF"/>
    <w:rsid w:val="006D3AFB"/>
    <w:rsid w:val="006D3BC0"/>
    <w:rsid w:val="006D4185"/>
    <w:rsid w:val="006D46D4"/>
    <w:rsid w:val="006D4972"/>
    <w:rsid w:val="006D4E99"/>
    <w:rsid w:val="006D4F99"/>
    <w:rsid w:val="006D5170"/>
    <w:rsid w:val="006D55C6"/>
    <w:rsid w:val="006D574D"/>
    <w:rsid w:val="006D574E"/>
    <w:rsid w:val="006D5AD7"/>
    <w:rsid w:val="006D5B2D"/>
    <w:rsid w:val="006D62D6"/>
    <w:rsid w:val="006D64A9"/>
    <w:rsid w:val="006D66B3"/>
    <w:rsid w:val="006D66BB"/>
    <w:rsid w:val="006D696B"/>
    <w:rsid w:val="006D74BD"/>
    <w:rsid w:val="006D782E"/>
    <w:rsid w:val="006E000C"/>
    <w:rsid w:val="006E0115"/>
    <w:rsid w:val="006E01CE"/>
    <w:rsid w:val="006E0212"/>
    <w:rsid w:val="006E03DD"/>
    <w:rsid w:val="006E06DD"/>
    <w:rsid w:val="006E0D1A"/>
    <w:rsid w:val="006E14DB"/>
    <w:rsid w:val="006E1C99"/>
    <w:rsid w:val="006E1FBA"/>
    <w:rsid w:val="006E2095"/>
    <w:rsid w:val="006E2F2F"/>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30"/>
    <w:rsid w:val="006E5B5D"/>
    <w:rsid w:val="006E5C1A"/>
    <w:rsid w:val="006E5D01"/>
    <w:rsid w:val="006E62A3"/>
    <w:rsid w:val="006E65EF"/>
    <w:rsid w:val="006E6724"/>
    <w:rsid w:val="006E6B78"/>
    <w:rsid w:val="006E6BD4"/>
    <w:rsid w:val="006E6F1A"/>
    <w:rsid w:val="006E71D1"/>
    <w:rsid w:val="006E7233"/>
    <w:rsid w:val="006E730A"/>
    <w:rsid w:val="006E7526"/>
    <w:rsid w:val="006E7669"/>
    <w:rsid w:val="006E78E8"/>
    <w:rsid w:val="006F067F"/>
    <w:rsid w:val="006F0A86"/>
    <w:rsid w:val="006F0EF2"/>
    <w:rsid w:val="006F1172"/>
    <w:rsid w:val="006F1298"/>
    <w:rsid w:val="006F185F"/>
    <w:rsid w:val="006F18E7"/>
    <w:rsid w:val="006F1AD3"/>
    <w:rsid w:val="006F25C9"/>
    <w:rsid w:val="006F3238"/>
    <w:rsid w:val="006F41B5"/>
    <w:rsid w:val="006F48D7"/>
    <w:rsid w:val="006F4960"/>
    <w:rsid w:val="006F5064"/>
    <w:rsid w:val="006F515B"/>
    <w:rsid w:val="006F538A"/>
    <w:rsid w:val="006F5CD7"/>
    <w:rsid w:val="006F5E65"/>
    <w:rsid w:val="006F6604"/>
    <w:rsid w:val="006F67BF"/>
    <w:rsid w:val="006F6A2E"/>
    <w:rsid w:val="006F6C1C"/>
    <w:rsid w:val="006F6FFE"/>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2"/>
    <w:rsid w:val="00704316"/>
    <w:rsid w:val="007043A8"/>
    <w:rsid w:val="00704760"/>
    <w:rsid w:val="00704CB5"/>
    <w:rsid w:val="00704D14"/>
    <w:rsid w:val="00704D78"/>
    <w:rsid w:val="00705213"/>
    <w:rsid w:val="00705245"/>
    <w:rsid w:val="00705887"/>
    <w:rsid w:val="007059BF"/>
    <w:rsid w:val="00706174"/>
    <w:rsid w:val="007063C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AC0"/>
    <w:rsid w:val="00712BAE"/>
    <w:rsid w:val="00712C1F"/>
    <w:rsid w:val="00712E74"/>
    <w:rsid w:val="0071312E"/>
    <w:rsid w:val="007133AA"/>
    <w:rsid w:val="0071380A"/>
    <w:rsid w:val="00713AA9"/>
    <w:rsid w:val="00713EC6"/>
    <w:rsid w:val="007147B2"/>
    <w:rsid w:val="00714B38"/>
    <w:rsid w:val="00714E4A"/>
    <w:rsid w:val="00714E7B"/>
    <w:rsid w:val="00715038"/>
    <w:rsid w:val="0071518F"/>
    <w:rsid w:val="00715339"/>
    <w:rsid w:val="00715577"/>
    <w:rsid w:val="00715634"/>
    <w:rsid w:val="00715A9A"/>
    <w:rsid w:val="0071634A"/>
    <w:rsid w:val="00716392"/>
    <w:rsid w:val="00716719"/>
    <w:rsid w:val="00716723"/>
    <w:rsid w:val="0071689A"/>
    <w:rsid w:val="00716BD2"/>
    <w:rsid w:val="00716EC6"/>
    <w:rsid w:val="00717264"/>
    <w:rsid w:val="00717A9F"/>
    <w:rsid w:val="007200A2"/>
    <w:rsid w:val="0072012F"/>
    <w:rsid w:val="00720D20"/>
    <w:rsid w:val="00720F20"/>
    <w:rsid w:val="00721B52"/>
    <w:rsid w:val="00722257"/>
    <w:rsid w:val="0072231F"/>
    <w:rsid w:val="0072245C"/>
    <w:rsid w:val="00722593"/>
    <w:rsid w:val="00722D5D"/>
    <w:rsid w:val="00723027"/>
    <w:rsid w:val="0072307B"/>
    <w:rsid w:val="007236A4"/>
    <w:rsid w:val="007236F1"/>
    <w:rsid w:val="0072393F"/>
    <w:rsid w:val="00724469"/>
    <w:rsid w:val="0072476E"/>
    <w:rsid w:val="0072492F"/>
    <w:rsid w:val="00725765"/>
    <w:rsid w:val="007257C0"/>
    <w:rsid w:val="00725973"/>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18F"/>
    <w:rsid w:val="007344AE"/>
    <w:rsid w:val="0073460C"/>
    <w:rsid w:val="007349EB"/>
    <w:rsid w:val="007355A1"/>
    <w:rsid w:val="00735684"/>
    <w:rsid w:val="0073588F"/>
    <w:rsid w:val="0073591D"/>
    <w:rsid w:val="00735AFD"/>
    <w:rsid w:val="00735E0A"/>
    <w:rsid w:val="00735E80"/>
    <w:rsid w:val="0073660E"/>
    <w:rsid w:val="0073691D"/>
    <w:rsid w:val="00737197"/>
    <w:rsid w:val="007371CF"/>
    <w:rsid w:val="007373D4"/>
    <w:rsid w:val="00737719"/>
    <w:rsid w:val="0074009C"/>
    <w:rsid w:val="00740109"/>
    <w:rsid w:val="0074068C"/>
    <w:rsid w:val="007407C5"/>
    <w:rsid w:val="00740841"/>
    <w:rsid w:val="007408D0"/>
    <w:rsid w:val="00740E86"/>
    <w:rsid w:val="00741C67"/>
    <w:rsid w:val="00741C85"/>
    <w:rsid w:val="00742262"/>
    <w:rsid w:val="0074245D"/>
    <w:rsid w:val="00742962"/>
    <w:rsid w:val="00742A74"/>
    <w:rsid w:val="0074305B"/>
    <w:rsid w:val="007437E8"/>
    <w:rsid w:val="007438DE"/>
    <w:rsid w:val="007438EA"/>
    <w:rsid w:val="00743E2A"/>
    <w:rsid w:val="00743F85"/>
    <w:rsid w:val="00744026"/>
    <w:rsid w:val="007443D2"/>
    <w:rsid w:val="00744A2A"/>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E59"/>
    <w:rsid w:val="00752F7C"/>
    <w:rsid w:val="0075315D"/>
    <w:rsid w:val="007533C6"/>
    <w:rsid w:val="007534BA"/>
    <w:rsid w:val="007537C4"/>
    <w:rsid w:val="00753A1A"/>
    <w:rsid w:val="00753F8C"/>
    <w:rsid w:val="00754212"/>
    <w:rsid w:val="00754947"/>
    <w:rsid w:val="007555EE"/>
    <w:rsid w:val="00755817"/>
    <w:rsid w:val="00755AD2"/>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1FE3"/>
    <w:rsid w:val="007621D7"/>
    <w:rsid w:val="007623AD"/>
    <w:rsid w:val="007624B1"/>
    <w:rsid w:val="00762B53"/>
    <w:rsid w:val="00762B77"/>
    <w:rsid w:val="00762B9E"/>
    <w:rsid w:val="007631A2"/>
    <w:rsid w:val="0076323D"/>
    <w:rsid w:val="007638FC"/>
    <w:rsid w:val="00763C81"/>
    <w:rsid w:val="0076407D"/>
    <w:rsid w:val="00764320"/>
    <w:rsid w:val="007644C8"/>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0A7"/>
    <w:rsid w:val="007664E8"/>
    <w:rsid w:val="00766881"/>
    <w:rsid w:val="00766DAA"/>
    <w:rsid w:val="007671D9"/>
    <w:rsid w:val="0076781C"/>
    <w:rsid w:val="0076782B"/>
    <w:rsid w:val="00767C72"/>
    <w:rsid w:val="00767D81"/>
    <w:rsid w:val="00767FBB"/>
    <w:rsid w:val="00770E33"/>
    <w:rsid w:val="0077107E"/>
    <w:rsid w:val="00771392"/>
    <w:rsid w:val="007713C8"/>
    <w:rsid w:val="0077143B"/>
    <w:rsid w:val="00771C38"/>
    <w:rsid w:val="00771F2C"/>
    <w:rsid w:val="0077211D"/>
    <w:rsid w:val="00772136"/>
    <w:rsid w:val="007723DC"/>
    <w:rsid w:val="007724CB"/>
    <w:rsid w:val="007729BA"/>
    <w:rsid w:val="00772AFE"/>
    <w:rsid w:val="00773586"/>
    <w:rsid w:val="007735C5"/>
    <w:rsid w:val="00773755"/>
    <w:rsid w:val="00773A53"/>
    <w:rsid w:val="00773A76"/>
    <w:rsid w:val="00774006"/>
    <w:rsid w:val="00774620"/>
    <w:rsid w:val="0077481E"/>
    <w:rsid w:val="00774ADC"/>
    <w:rsid w:val="00774DFA"/>
    <w:rsid w:val="00775094"/>
    <w:rsid w:val="007750F8"/>
    <w:rsid w:val="007756FF"/>
    <w:rsid w:val="00775BE2"/>
    <w:rsid w:val="00775DB8"/>
    <w:rsid w:val="00775DF2"/>
    <w:rsid w:val="00776223"/>
    <w:rsid w:val="00776242"/>
    <w:rsid w:val="007762C0"/>
    <w:rsid w:val="00776700"/>
    <w:rsid w:val="00776A3E"/>
    <w:rsid w:val="00776B26"/>
    <w:rsid w:val="00776E5B"/>
    <w:rsid w:val="007777B7"/>
    <w:rsid w:val="00777C25"/>
    <w:rsid w:val="00777CDA"/>
    <w:rsid w:val="00777D19"/>
    <w:rsid w:val="00777D21"/>
    <w:rsid w:val="00780322"/>
    <w:rsid w:val="0078053A"/>
    <w:rsid w:val="00780796"/>
    <w:rsid w:val="007812DD"/>
    <w:rsid w:val="00781435"/>
    <w:rsid w:val="0078161C"/>
    <w:rsid w:val="0078176D"/>
    <w:rsid w:val="00781777"/>
    <w:rsid w:val="00781CC5"/>
    <w:rsid w:val="0078205B"/>
    <w:rsid w:val="007820FB"/>
    <w:rsid w:val="0078222D"/>
    <w:rsid w:val="00782533"/>
    <w:rsid w:val="00782664"/>
    <w:rsid w:val="00782DD5"/>
    <w:rsid w:val="007830BF"/>
    <w:rsid w:val="00783DD8"/>
    <w:rsid w:val="0078452F"/>
    <w:rsid w:val="0078467C"/>
    <w:rsid w:val="00784825"/>
    <w:rsid w:val="00784B21"/>
    <w:rsid w:val="00784C1A"/>
    <w:rsid w:val="00784CDC"/>
    <w:rsid w:val="00785498"/>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069"/>
    <w:rsid w:val="00794753"/>
    <w:rsid w:val="00794C79"/>
    <w:rsid w:val="00794F9A"/>
    <w:rsid w:val="0079513C"/>
    <w:rsid w:val="00795341"/>
    <w:rsid w:val="0079556B"/>
    <w:rsid w:val="0079569D"/>
    <w:rsid w:val="007956E7"/>
    <w:rsid w:val="00795B44"/>
    <w:rsid w:val="00795C16"/>
    <w:rsid w:val="00796218"/>
    <w:rsid w:val="007966EE"/>
    <w:rsid w:val="00796773"/>
    <w:rsid w:val="00797537"/>
    <w:rsid w:val="007976E4"/>
    <w:rsid w:val="00797B98"/>
    <w:rsid w:val="007A00FD"/>
    <w:rsid w:val="007A032E"/>
    <w:rsid w:val="007A03EA"/>
    <w:rsid w:val="007A0C9D"/>
    <w:rsid w:val="007A0E16"/>
    <w:rsid w:val="007A10C3"/>
    <w:rsid w:val="007A161F"/>
    <w:rsid w:val="007A2401"/>
    <w:rsid w:val="007A2433"/>
    <w:rsid w:val="007A2565"/>
    <w:rsid w:val="007A2789"/>
    <w:rsid w:val="007A2E7B"/>
    <w:rsid w:val="007A32D2"/>
    <w:rsid w:val="007A35B1"/>
    <w:rsid w:val="007A35B2"/>
    <w:rsid w:val="007A396F"/>
    <w:rsid w:val="007A3B84"/>
    <w:rsid w:val="007A3E95"/>
    <w:rsid w:val="007A3ECA"/>
    <w:rsid w:val="007A420B"/>
    <w:rsid w:val="007A4357"/>
    <w:rsid w:val="007A480E"/>
    <w:rsid w:val="007A4AC3"/>
    <w:rsid w:val="007A4C02"/>
    <w:rsid w:val="007A51F0"/>
    <w:rsid w:val="007A595F"/>
    <w:rsid w:val="007A5C03"/>
    <w:rsid w:val="007A5CD1"/>
    <w:rsid w:val="007A5DC3"/>
    <w:rsid w:val="007A5FA9"/>
    <w:rsid w:val="007A6054"/>
    <w:rsid w:val="007A63C0"/>
    <w:rsid w:val="007A7B61"/>
    <w:rsid w:val="007A7BC2"/>
    <w:rsid w:val="007B0401"/>
    <w:rsid w:val="007B0548"/>
    <w:rsid w:val="007B0F44"/>
    <w:rsid w:val="007B1B98"/>
    <w:rsid w:val="007B1DF5"/>
    <w:rsid w:val="007B206B"/>
    <w:rsid w:val="007B3A17"/>
    <w:rsid w:val="007B3C75"/>
    <w:rsid w:val="007B4007"/>
    <w:rsid w:val="007B41AC"/>
    <w:rsid w:val="007B42D1"/>
    <w:rsid w:val="007B445C"/>
    <w:rsid w:val="007B4472"/>
    <w:rsid w:val="007B49D8"/>
    <w:rsid w:val="007B4A5A"/>
    <w:rsid w:val="007B51C4"/>
    <w:rsid w:val="007B5229"/>
    <w:rsid w:val="007B52FD"/>
    <w:rsid w:val="007B5868"/>
    <w:rsid w:val="007B5C97"/>
    <w:rsid w:val="007B6169"/>
    <w:rsid w:val="007B6628"/>
    <w:rsid w:val="007B695A"/>
    <w:rsid w:val="007B6A24"/>
    <w:rsid w:val="007B6C9F"/>
    <w:rsid w:val="007B6E1E"/>
    <w:rsid w:val="007B7245"/>
    <w:rsid w:val="007B733F"/>
    <w:rsid w:val="007B7849"/>
    <w:rsid w:val="007B79D2"/>
    <w:rsid w:val="007B7B26"/>
    <w:rsid w:val="007B7CB1"/>
    <w:rsid w:val="007B7D6C"/>
    <w:rsid w:val="007C045D"/>
    <w:rsid w:val="007C059D"/>
    <w:rsid w:val="007C0DA2"/>
    <w:rsid w:val="007C0F7E"/>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58D"/>
    <w:rsid w:val="007C5631"/>
    <w:rsid w:val="007C5870"/>
    <w:rsid w:val="007C5B3F"/>
    <w:rsid w:val="007C5E36"/>
    <w:rsid w:val="007C5F04"/>
    <w:rsid w:val="007C671A"/>
    <w:rsid w:val="007C7129"/>
    <w:rsid w:val="007C72AF"/>
    <w:rsid w:val="007C74D0"/>
    <w:rsid w:val="007C75CA"/>
    <w:rsid w:val="007C781B"/>
    <w:rsid w:val="007C793A"/>
    <w:rsid w:val="007C7B20"/>
    <w:rsid w:val="007D02E8"/>
    <w:rsid w:val="007D0324"/>
    <w:rsid w:val="007D0935"/>
    <w:rsid w:val="007D122C"/>
    <w:rsid w:val="007D1752"/>
    <w:rsid w:val="007D1F61"/>
    <w:rsid w:val="007D2328"/>
    <w:rsid w:val="007D2736"/>
    <w:rsid w:val="007D2A3B"/>
    <w:rsid w:val="007D2B9D"/>
    <w:rsid w:val="007D34C0"/>
    <w:rsid w:val="007D37EB"/>
    <w:rsid w:val="007D3BFF"/>
    <w:rsid w:val="007D3CBD"/>
    <w:rsid w:val="007D3F36"/>
    <w:rsid w:val="007D4094"/>
    <w:rsid w:val="007D4334"/>
    <w:rsid w:val="007D437B"/>
    <w:rsid w:val="007D479D"/>
    <w:rsid w:val="007D4F42"/>
    <w:rsid w:val="007D5002"/>
    <w:rsid w:val="007D5FAF"/>
    <w:rsid w:val="007D6011"/>
    <w:rsid w:val="007D67EB"/>
    <w:rsid w:val="007D683B"/>
    <w:rsid w:val="007D6AE5"/>
    <w:rsid w:val="007D6BAB"/>
    <w:rsid w:val="007D7086"/>
    <w:rsid w:val="007D749E"/>
    <w:rsid w:val="007D7640"/>
    <w:rsid w:val="007D79FA"/>
    <w:rsid w:val="007D7BB4"/>
    <w:rsid w:val="007E0578"/>
    <w:rsid w:val="007E09E5"/>
    <w:rsid w:val="007E0A27"/>
    <w:rsid w:val="007E0FC5"/>
    <w:rsid w:val="007E0FC9"/>
    <w:rsid w:val="007E1198"/>
    <w:rsid w:val="007E11E8"/>
    <w:rsid w:val="007E14B4"/>
    <w:rsid w:val="007E191C"/>
    <w:rsid w:val="007E1A1F"/>
    <w:rsid w:val="007E1D5F"/>
    <w:rsid w:val="007E22E6"/>
    <w:rsid w:val="007E2352"/>
    <w:rsid w:val="007E29E3"/>
    <w:rsid w:val="007E311A"/>
    <w:rsid w:val="007E3850"/>
    <w:rsid w:val="007E3F15"/>
    <w:rsid w:val="007E4152"/>
    <w:rsid w:val="007E46B2"/>
    <w:rsid w:val="007E46F8"/>
    <w:rsid w:val="007E51D5"/>
    <w:rsid w:val="007E524D"/>
    <w:rsid w:val="007E56E2"/>
    <w:rsid w:val="007E5CE8"/>
    <w:rsid w:val="007E655E"/>
    <w:rsid w:val="007E664D"/>
    <w:rsid w:val="007E6797"/>
    <w:rsid w:val="007E6884"/>
    <w:rsid w:val="007E6FB1"/>
    <w:rsid w:val="007E715D"/>
    <w:rsid w:val="007E74DB"/>
    <w:rsid w:val="007E7A3D"/>
    <w:rsid w:val="007E7FC7"/>
    <w:rsid w:val="007F0795"/>
    <w:rsid w:val="007F0C6D"/>
    <w:rsid w:val="007F11E6"/>
    <w:rsid w:val="007F129E"/>
    <w:rsid w:val="007F142D"/>
    <w:rsid w:val="007F1D3F"/>
    <w:rsid w:val="007F2B81"/>
    <w:rsid w:val="007F2ECF"/>
    <w:rsid w:val="007F3440"/>
    <w:rsid w:val="007F34DD"/>
    <w:rsid w:val="007F3532"/>
    <w:rsid w:val="007F3664"/>
    <w:rsid w:val="007F38B5"/>
    <w:rsid w:val="007F3E46"/>
    <w:rsid w:val="007F4036"/>
    <w:rsid w:val="007F4392"/>
    <w:rsid w:val="007F484C"/>
    <w:rsid w:val="007F48E6"/>
    <w:rsid w:val="007F4F52"/>
    <w:rsid w:val="007F5315"/>
    <w:rsid w:val="007F53F8"/>
    <w:rsid w:val="007F5408"/>
    <w:rsid w:val="007F58FE"/>
    <w:rsid w:val="007F5AD1"/>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0F88"/>
    <w:rsid w:val="00801233"/>
    <w:rsid w:val="008012AA"/>
    <w:rsid w:val="0080136F"/>
    <w:rsid w:val="00801B0D"/>
    <w:rsid w:val="00801DC8"/>
    <w:rsid w:val="00801DD9"/>
    <w:rsid w:val="008020DA"/>
    <w:rsid w:val="00802618"/>
    <w:rsid w:val="00802644"/>
    <w:rsid w:val="00802CC2"/>
    <w:rsid w:val="008030AB"/>
    <w:rsid w:val="00803A84"/>
    <w:rsid w:val="00803B16"/>
    <w:rsid w:val="00803CD7"/>
    <w:rsid w:val="00803E0E"/>
    <w:rsid w:val="00804605"/>
    <w:rsid w:val="00804C8F"/>
    <w:rsid w:val="00804D8D"/>
    <w:rsid w:val="00804E03"/>
    <w:rsid w:val="00805564"/>
    <w:rsid w:val="00805A4A"/>
    <w:rsid w:val="00805A60"/>
    <w:rsid w:val="00805C02"/>
    <w:rsid w:val="00805C34"/>
    <w:rsid w:val="008062EC"/>
    <w:rsid w:val="00806475"/>
    <w:rsid w:val="00806BD0"/>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81F"/>
    <w:rsid w:val="00812B26"/>
    <w:rsid w:val="008132F0"/>
    <w:rsid w:val="00813931"/>
    <w:rsid w:val="00813E3D"/>
    <w:rsid w:val="00813F50"/>
    <w:rsid w:val="00814784"/>
    <w:rsid w:val="00814A4F"/>
    <w:rsid w:val="00814BA0"/>
    <w:rsid w:val="008152F8"/>
    <w:rsid w:val="00815346"/>
    <w:rsid w:val="00815435"/>
    <w:rsid w:val="00815D5D"/>
    <w:rsid w:val="00815DED"/>
    <w:rsid w:val="0081600C"/>
    <w:rsid w:val="008160C8"/>
    <w:rsid w:val="0081652A"/>
    <w:rsid w:val="008167E1"/>
    <w:rsid w:val="008169F9"/>
    <w:rsid w:val="00816C05"/>
    <w:rsid w:val="00816EF2"/>
    <w:rsid w:val="0081769B"/>
    <w:rsid w:val="00817AB3"/>
    <w:rsid w:val="00820F10"/>
    <w:rsid w:val="00820FD4"/>
    <w:rsid w:val="008210AD"/>
    <w:rsid w:val="0082125A"/>
    <w:rsid w:val="008217BE"/>
    <w:rsid w:val="00821B4A"/>
    <w:rsid w:val="00821D57"/>
    <w:rsid w:val="00821F11"/>
    <w:rsid w:val="00822395"/>
    <w:rsid w:val="00822D38"/>
    <w:rsid w:val="00823198"/>
    <w:rsid w:val="00823449"/>
    <w:rsid w:val="0082353C"/>
    <w:rsid w:val="00823672"/>
    <w:rsid w:val="0082388D"/>
    <w:rsid w:val="00823901"/>
    <w:rsid w:val="008239F0"/>
    <w:rsid w:val="00823D61"/>
    <w:rsid w:val="00823FD2"/>
    <w:rsid w:val="00824016"/>
    <w:rsid w:val="00824039"/>
    <w:rsid w:val="00824177"/>
    <w:rsid w:val="00824453"/>
    <w:rsid w:val="00824869"/>
    <w:rsid w:val="00824B2C"/>
    <w:rsid w:val="00824C5D"/>
    <w:rsid w:val="00824CE2"/>
    <w:rsid w:val="008251B8"/>
    <w:rsid w:val="00825B1C"/>
    <w:rsid w:val="00825C02"/>
    <w:rsid w:val="00825CF3"/>
    <w:rsid w:val="0082607D"/>
    <w:rsid w:val="0082639C"/>
    <w:rsid w:val="0082656A"/>
    <w:rsid w:val="00827182"/>
    <w:rsid w:val="0082728F"/>
    <w:rsid w:val="008274A7"/>
    <w:rsid w:val="0082783C"/>
    <w:rsid w:val="00827EF8"/>
    <w:rsid w:val="00827FED"/>
    <w:rsid w:val="0083011F"/>
    <w:rsid w:val="008303DE"/>
    <w:rsid w:val="00830A3D"/>
    <w:rsid w:val="00830BAD"/>
    <w:rsid w:val="00830CA0"/>
    <w:rsid w:val="00831158"/>
    <w:rsid w:val="0083185F"/>
    <w:rsid w:val="00831924"/>
    <w:rsid w:val="008319AD"/>
    <w:rsid w:val="00831D91"/>
    <w:rsid w:val="00832184"/>
    <w:rsid w:val="008322DB"/>
    <w:rsid w:val="008329E6"/>
    <w:rsid w:val="00832A73"/>
    <w:rsid w:val="00832A9B"/>
    <w:rsid w:val="00833090"/>
    <w:rsid w:val="00833592"/>
    <w:rsid w:val="00833815"/>
    <w:rsid w:val="00833CCF"/>
    <w:rsid w:val="008340FC"/>
    <w:rsid w:val="008348E8"/>
    <w:rsid w:val="00834D99"/>
    <w:rsid w:val="0083502F"/>
    <w:rsid w:val="00835256"/>
    <w:rsid w:val="0083559F"/>
    <w:rsid w:val="008355B2"/>
    <w:rsid w:val="00835F62"/>
    <w:rsid w:val="008362CC"/>
    <w:rsid w:val="00836706"/>
    <w:rsid w:val="0083697B"/>
    <w:rsid w:val="00836E19"/>
    <w:rsid w:val="0083707E"/>
    <w:rsid w:val="0083720D"/>
    <w:rsid w:val="0083724C"/>
    <w:rsid w:val="00837B3F"/>
    <w:rsid w:val="00837BCB"/>
    <w:rsid w:val="00840078"/>
    <w:rsid w:val="0084075E"/>
    <w:rsid w:val="00840BBB"/>
    <w:rsid w:val="00840EF2"/>
    <w:rsid w:val="00840F84"/>
    <w:rsid w:val="00841E83"/>
    <w:rsid w:val="00842145"/>
    <w:rsid w:val="0084257E"/>
    <w:rsid w:val="00842847"/>
    <w:rsid w:val="00842B6C"/>
    <w:rsid w:val="008434F2"/>
    <w:rsid w:val="00843AD3"/>
    <w:rsid w:val="00844875"/>
    <w:rsid w:val="00844C94"/>
    <w:rsid w:val="0084556B"/>
    <w:rsid w:val="0084585C"/>
    <w:rsid w:val="008458C8"/>
    <w:rsid w:val="00845917"/>
    <w:rsid w:val="00845B8B"/>
    <w:rsid w:val="00845BAC"/>
    <w:rsid w:val="00845C6E"/>
    <w:rsid w:val="00845D86"/>
    <w:rsid w:val="00846188"/>
    <w:rsid w:val="00846329"/>
    <w:rsid w:val="00846CC4"/>
    <w:rsid w:val="008472B9"/>
    <w:rsid w:val="008472F5"/>
    <w:rsid w:val="0084751B"/>
    <w:rsid w:val="00847771"/>
    <w:rsid w:val="00847AE5"/>
    <w:rsid w:val="00847EA0"/>
    <w:rsid w:val="00850499"/>
    <w:rsid w:val="00850717"/>
    <w:rsid w:val="00850C02"/>
    <w:rsid w:val="00850C4D"/>
    <w:rsid w:val="00851128"/>
    <w:rsid w:val="00851131"/>
    <w:rsid w:val="0085117F"/>
    <w:rsid w:val="008511B3"/>
    <w:rsid w:val="00851B6A"/>
    <w:rsid w:val="00851DDC"/>
    <w:rsid w:val="0085276E"/>
    <w:rsid w:val="00852788"/>
    <w:rsid w:val="008528DF"/>
    <w:rsid w:val="00852B35"/>
    <w:rsid w:val="0085319F"/>
    <w:rsid w:val="00853322"/>
    <w:rsid w:val="00853814"/>
    <w:rsid w:val="00853BED"/>
    <w:rsid w:val="00853F3F"/>
    <w:rsid w:val="00854184"/>
    <w:rsid w:val="008541E4"/>
    <w:rsid w:val="00854476"/>
    <w:rsid w:val="0085447F"/>
    <w:rsid w:val="0085471F"/>
    <w:rsid w:val="00854A5C"/>
    <w:rsid w:val="00854C78"/>
    <w:rsid w:val="00854D61"/>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08D"/>
    <w:rsid w:val="008623E8"/>
    <w:rsid w:val="00862941"/>
    <w:rsid w:val="008629A9"/>
    <w:rsid w:val="00862B3C"/>
    <w:rsid w:val="0086312E"/>
    <w:rsid w:val="0086313B"/>
    <w:rsid w:val="00863342"/>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67F6F"/>
    <w:rsid w:val="008700E5"/>
    <w:rsid w:val="0087099A"/>
    <w:rsid w:val="00870B23"/>
    <w:rsid w:val="00870C5D"/>
    <w:rsid w:val="00870C82"/>
    <w:rsid w:val="00871877"/>
    <w:rsid w:val="00871D17"/>
    <w:rsid w:val="00871D24"/>
    <w:rsid w:val="00872194"/>
    <w:rsid w:val="008723EC"/>
    <w:rsid w:val="00872416"/>
    <w:rsid w:val="0087259B"/>
    <w:rsid w:val="00872607"/>
    <w:rsid w:val="00873A39"/>
    <w:rsid w:val="00873E89"/>
    <w:rsid w:val="00873F38"/>
    <w:rsid w:val="008741F4"/>
    <w:rsid w:val="00874787"/>
    <w:rsid w:val="00874B88"/>
    <w:rsid w:val="00874E16"/>
    <w:rsid w:val="0087529C"/>
    <w:rsid w:val="0087545D"/>
    <w:rsid w:val="00875B3B"/>
    <w:rsid w:val="00876010"/>
    <w:rsid w:val="00876C42"/>
    <w:rsid w:val="00876E47"/>
    <w:rsid w:val="0087758D"/>
    <w:rsid w:val="0087795B"/>
    <w:rsid w:val="00877F04"/>
    <w:rsid w:val="00880055"/>
    <w:rsid w:val="00880ABC"/>
    <w:rsid w:val="00881714"/>
    <w:rsid w:val="00881980"/>
    <w:rsid w:val="0088210F"/>
    <w:rsid w:val="008824C4"/>
    <w:rsid w:val="008827C3"/>
    <w:rsid w:val="008827F2"/>
    <w:rsid w:val="00882877"/>
    <w:rsid w:val="00882A5B"/>
    <w:rsid w:val="00882B5E"/>
    <w:rsid w:val="00883118"/>
    <w:rsid w:val="0088388C"/>
    <w:rsid w:val="008839F6"/>
    <w:rsid w:val="00883D81"/>
    <w:rsid w:val="0088426A"/>
    <w:rsid w:val="008844DC"/>
    <w:rsid w:val="00884F62"/>
    <w:rsid w:val="008852E8"/>
    <w:rsid w:val="00885383"/>
    <w:rsid w:val="00885756"/>
    <w:rsid w:val="0088581E"/>
    <w:rsid w:val="00886103"/>
    <w:rsid w:val="0088612D"/>
    <w:rsid w:val="008864A4"/>
    <w:rsid w:val="008865A9"/>
    <w:rsid w:val="0088666F"/>
    <w:rsid w:val="00886AA9"/>
    <w:rsid w:val="00886C28"/>
    <w:rsid w:val="00886FA0"/>
    <w:rsid w:val="0088728F"/>
    <w:rsid w:val="00887428"/>
    <w:rsid w:val="008874C2"/>
    <w:rsid w:val="00887B9E"/>
    <w:rsid w:val="00887EC6"/>
    <w:rsid w:val="00887EDF"/>
    <w:rsid w:val="00887EE4"/>
    <w:rsid w:val="00887F9D"/>
    <w:rsid w:val="0089021E"/>
    <w:rsid w:val="008903A3"/>
    <w:rsid w:val="00890862"/>
    <w:rsid w:val="00890D6B"/>
    <w:rsid w:val="008911C8"/>
    <w:rsid w:val="008916F9"/>
    <w:rsid w:val="0089182C"/>
    <w:rsid w:val="00891C0B"/>
    <w:rsid w:val="00891CD4"/>
    <w:rsid w:val="00892067"/>
    <w:rsid w:val="00892077"/>
    <w:rsid w:val="008920F3"/>
    <w:rsid w:val="0089230C"/>
    <w:rsid w:val="00892624"/>
    <w:rsid w:val="00892669"/>
    <w:rsid w:val="00892D8C"/>
    <w:rsid w:val="008930F5"/>
    <w:rsid w:val="0089354C"/>
    <w:rsid w:val="0089360E"/>
    <w:rsid w:val="0089365A"/>
    <w:rsid w:val="0089367B"/>
    <w:rsid w:val="008936FE"/>
    <w:rsid w:val="0089377B"/>
    <w:rsid w:val="00893F21"/>
    <w:rsid w:val="00893FB3"/>
    <w:rsid w:val="00894045"/>
    <w:rsid w:val="00894AA8"/>
    <w:rsid w:val="00894FE1"/>
    <w:rsid w:val="00895362"/>
    <w:rsid w:val="008955BC"/>
    <w:rsid w:val="00895747"/>
    <w:rsid w:val="0089574D"/>
    <w:rsid w:val="00895C96"/>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17F"/>
    <w:rsid w:val="008A32DF"/>
    <w:rsid w:val="008A34FA"/>
    <w:rsid w:val="008A351F"/>
    <w:rsid w:val="008A3558"/>
    <w:rsid w:val="008A40F0"/>
    <w:rsid w:val="008A4108"/>
    <w:rsid w:val="008A41F1"/>
    <w:rsid w:val="008A4801"/>
    <w:rsid w:val="008A4C3C"/>
    <w:rsid w:val="008A4DC6"/>
    <w:rsid w:val="008A51B4"/>
    <w:rsid w:val="008A5600"/>
    <w:rsid w:val="008A56A3"/>
    <w:rsid w:val="008A6358"/>
    <w:rsid w:val="008A6548"/>
    <w:rsid w:val="008A6938"/>
    <w:rsid w:val="008A6B20"/>
    <w:rsid w:val="008A6E74"/>
    <w:rsid w:val="008A6FA7"/>
    <w:rsid w:val="008A7295"/>
    <w:rsid w:val="008A73C1"/>
    <w:rsid w:val="008A75FA"/>
    <w:rsid w:val="008A7C2E"/>
    <w:rsid w:val="008A7F44"/>
    <w:rsid w:val="008B0092"/>
    <w:rsid w:val="008B0677"/>
    <w:rsid w:val="008B0A78"/>
    <w:rsid w:val="008B0F1C"/>
    <w:rsid w:val="008B0F80"/>
    <w:rsid w:val="008B0F85"/>
    <w:rsid w:val="008B1046"/>
    <w:rsid w:val="008B1DCB"/>
    <w:rsid w:val="008B2464"/>
    <w:rsid w:val="008B24D4"/>
    <w:rsid w:val="008B2679"/>
    <w:rsid w:val="008B276C"/>
    <w:rsid w:val="008B2870"/>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122"/>
    <w:rsid w:val="008C5478"/>
    <w:rsid w:val="008C58C3"/>
    <w:rsid w:val="008C6457"/>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09"/>
    <w:rsid w:val="008D53EE"/>
    <w:rsid w:val="008D590A"/>
    <w:rsid w:val="008D6085"/>
    <w:rsid w:val="008D6B41"/>
    <w:rsid w:val="008D7CA4"/>
    <w:rsid w:val="008D7E20"/>
    <w:rsid w:val="008E0189"/>
    <w:rsid w:val="008E02AE"/>
    <w:rsid w:val="008E0353"/>
    <w:rsid w:val="008E071D"/>
    <w:rsid w:val="008E077A"/>
    <w:rsid w:val="008E0862"/>
    <w:rsid w:val="008E0E20"/>
    <w:rsid w:val="008E1098"/>
    <w:rsid w:val="008E153D"/>
    <w:rsid w:val="008E2726"/>
    <w:rsid w:val="008E2A8B"/>
    <w:rsid w:val="008E2B74"/>
    <w:rsid w:val="008E3203"/>
    <w:rsid w:val="008E3E6C"/>
    <w:rsid w:val="008E4A3B"/>
    <w:rsid w:val="008E4E5A"/>
    <w:rsid w:val="008E4E67"/>
    <w:rsid w:val="008E50A5"/>
    <w:rsid w:val="008E5350"/>
    <w:rsid w:val="008E53A2"/>
    <w:rsid w:val="008E53EA"/>
    <w:rsid w:val="008E54CA"/>
    <w:rsid w:val="008E57D2"/>
    <w:rsid w:val="008E5C1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DDA"/>
    <w:rsid w:val="008F1F32"/>
    <w:rsid w:val="008F2177"/>
    <w:rsid w:val="008F30EB"/>
    <w:rsid w:val="008F31AF"/>
    <w:rsid w:val="008F334F"/>
    <w:rsid w:val="008F3382"/>
    <w:rsid w:val="008F3A62"/>
    <w:rsid w:val="008F3D67"/>
    <w:rsid w:val="008F3D77"/>
    <w:rsid w:val="008F4EAF"/>
    <w:rsid w:val="008F4EFA"/>
    <w:rsid w:val="008F57F6"/>
    <w:rsid w:val="008F59BA"/>
    <w:rsid w:val="008F5BCE"/>
    <w:rsid w:val="008F5BD4"/>
    <w:rsid w:val="008F5E16"/>
    <w:rsid w:val="008F6433"/>
    <w:rsid w:val="008F6444"/>
    <w:rsid w:val="008F650F"/>
    <w:rsid w:val="008F66C4"/>
    <w:rsid w:val="008F67B9"/>
    <w:rsid w:val="008F6976"/>
    <w:rsid w:val="008F6B8F"/>
    <w:rsid w:val="008F6D7A"/>
    <w:rsid w:val="008F7167"/>
    <w:rsid w:val="008F7932"/>
    <w:rsid w:val="008F7973"/>
    <w:rsid w:val="008F7C31"/>
    <w:rsid w:val="0090037D"/>
    <w:rsid w:val="00900791"/>
    <w:rsid w:val="00900F5B"/>
    <w:rsid w:val="00901B49"/>
    <w:rsid w:val="00901B89"/>
    <w:rsid w:val="00901CD6"/>
    <w:rsid w:val="00901FFD"/>
    <w:rsid w:val="009024A0"/>
    <w:rsid w:val="00902AC4"/>
    <w:rsid w:val="00903AB1"/>
    <w:rsid w:val="009041E8"/>
    <w:rsid w:val="0090491C"/>
    <w:rsid w:val="00905098"/>
    <w:rsid w:val="009055AE"/>
    <w:rsid w:val="00905612"/>
    <w:rsid w:val="00905D4F"/>
    <w:rsid w:val="00906357"/>
    <w:rsid w:val="009066CE"/>
    <w:rsid w:val="0090673C"/>
    <w:rsid w:val="0090677B"/>
    <w:rsid w:val="00907181"/>
    <w:rsid w:val="00907E83"/>
    <w:rsid w:val="00907F18"/>
    <w:rsid w:val="009100C3"/>
    <w:rsid w:val="00910552"/>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3B25"/>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8F4"/>
    <w:rsid w:val="00920BA6"/>
    <w:rsid w:val="00920FD2"/>
    <w:rsid w:val="009216BD"/>
    <w:rsid w:val="00922764"/>
    <w:rsid w:val="009229A2"/>
    <w:rsid w:val="00923451"/>
    <w:rsid w:val="0092398F"/>
    <w:rsid w:val="00923B99"/>
    <w:rsid w:val="0092408B"/>
    <w:rsid w:val="00924E8D"/>
    <w:rsid w:val="00925287"/>
    <w:rsid w:val="00925EEB"/>
    <w:rsid w:val="00926083"/>
    <w:rsid w:val="0092621D"/>
    <w:rsid w:val="0092627D"/>
    <w:rsid w:val="0092634A"/>
    <w:rsid w:val="009263FF"/>
    <w:rsid w:val="00927109"/>
    <w:rsid w:val="009272C3"/>
    <w:rsid w:val="00927955"/>
    <w:rsid w:val="00927BA6"/>
    <w:rsid w:val="00930941"/>
    <w:rsid w:val="00930A6F"/>
    <w:rsid w:val="00931296"/>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C36"/>
    <w:rsid w:val="00937E0C"/>
    <w:rsid w:val="00937EEE"/>
    <w:rsid w:val="00937FF8"/>
    <w:rsid w:val="0094024D"/>
    <w:rsid w:val="00940465"/>
    <w:rsid w:val="00940826"/>
    <w:rsid w:val="00940C1E"/>
    <w:rsid w:val="009413D0"/>
    <w:rsid w:val="00941430"/>
    <w:rsid w:val="009418DA"/>
    <w:rsid w:val="009419B0"/>
    <w:rsid w:val="009422BD"/>
    <w:rsid w:val="0094241E"/>
    <w:rsid w:val="009426D7"/>
    <w:rsid w:val="0094271B"/>
    <w:rsid w:val="009428EC"/>
    <w:rsid w:val="00942EC8"/>
    <w:rsid w:val="00942FD5"/>
    <w:rsid w:val="00943057"/>
    <w:rsid w:val="009430A7"/>
    <w:rsid w:val="0094314A"/>
    <w:rsid w:val="00943379"/>
    <w:rsid w:val="00943721"/>
    <w:rsid w:val="009438EE"/>
    <w:rsid w:val="00943D3A"/>
    <w:rsid w:val="0094406B"/>
    <w:rsid w:val="009440AF"/>
    <w:rsid w:val="009441C9"/>
    <w:rsid w:val="00944946"/>
    <w:rsid w:val="009449B9"/>
    <w:rsid w:val="00944B3F"/>
    <w:rsid w:val="00944C85"/>
    <w:rsid w:val="00944CED"/>
    <w:rsid w:val="00944E3A"/>
    <w:rsid w:val="0094526E"/>
    <w:rsid w:val="00945351"/>
    <w:rsid w:val="009453CA"/>
    <w:rsid w:val="00945C21"/>
    <w:rsid w:val="009461E1"/>
    <w:rsid w:val="00947F01"/>
    <w:rsid w:val="00950A68"/>
    <w:rsid w:val="00950DDD"/>
    <w:rsid w:val="00950F55"/>
    <w:rsid w:val="00951BEF"/>
    <w:rsid w:val="00951F58"/>
    <w:rsid w:val="009526C5"/>
    <w:rsid w:val="00954134"/>
    <w:rsid w:val="00954449"/>
    <w:rsid w:val="0095445B"/>
    <w:rsid w:val="00954487"/>
    <w:rsid w:val="009546F9"/>
    <w:rsid w:val="009547C9"/>
    <w:rsid w:val="00954864"/>
    <w:rsid w:val="0095520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9BB"/>
    <w:rsid w:val="00965A55"/>
    <w:rsid w:val="00965CB9"/>
    <w:rsid w:val="009662A0"/>
    <w:rsid w:val="009664E2"/>
    <w:rsid w:val="00966674"/>
    <w:rsid w:val="009669D1"/>
    <w:rsid w:val="0096782B"/>
    <w:rsid w:val="00967E94"/>
    <w:rsid w:val="00970009"/>
    <w:rsid w:val="009701A2"/>
    <w:rsid w:val="009706D7"/>
    <w:rsid w:val="009707ED"/>
    <w:rsid w:val="00970BCC"/>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AD5"/>
    <w:rsid w:val="00975C26"/>
    <w:rsid w:val="00976008"/>
    <w:rsid w:val="009760D1"/>
    <w:rsid w:val="0097640D"/>
    <w:rsid w:val="0097660C"/>
    <w:rsid w:val="00976B60"/>
    <w:rsid w:val="00977346"/>
    <w:rsid w:val="0097748B"/>
    <w:rsid w:val="009775F7"/>
    <w:rsid w:val="009778F1"/>
    <w:rsid w:val="00977ADA"/>
    <w:rsid w:val="0098052A"/>
    <w:rsid w:val="0098087B"/>
    <w:rsid w:val="00980A20"/>
    <w:rsid w:val="00980C7F"/>
    <w:rsid w:val="00980D4A"/>
    <w:rsid w:val="00980FC2"/>
    <w:rsid w:val="00981CD1"/>
    <w:rsid w:val="0098213F"/>
    <w:rsid w:val="00982200"/>
    <w:rsid w:val="00982391"/>
    <w:rsid w:val="0098299C"/>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B69"/>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5DD"/>
    <w:rsid w:val="009916EC"/>
    <w:rsid w:val="00992484"/>
    <w:rsid w:val="009927D2"/>
    <w:rsid w:val="00993A27"/>
    <w:rsid w:val="00994B14"/>
    <w:rsid w:val="00994E49"/>
    <w:rsid w:val="00994F59"/>
    <w:rsid w:val="0099614B"/>
    <w:rsid w:val="00996E04"/>
    <w:rsid w:val="00997933"/>
    <w:rsid w:val="00997AAD"/>
    <w:rsid w:val="009A0065"/>
    <w:rsid w:val="009A061D"/>
    <w:rsid w:val="009A08EE"/>
    <w:rsid w:val="009A0E60"/>
    <w:rsid w:val="009A152A"/>
    <w:rsid w:val="009A1841"/>
    <w:rsid w:val="009A2181"/>
    <w:rsid w:val="009A25E7"/>
    <w:rsid w:val="009A26F4"/>
    <w:rsid w:val="009A2DAE"/>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0A"/>
    <w:rsid w:val="009A682A"/>
    <w:rsid w:val="009A6C02"/>
    <w:rsid w:val="009A6C06"/>
    <w:rsid w:val="009A6F59"/>
    <w:rsid w:val="009A6FEB"/>
    <w:rsid w:val="009A7223"/>
    <w:rsid w:val="009A73A5"/>
    <w:rsid w:val="009A74AD"/>
    <w:rsid w:val="009A74FC"/>
    <w:rsid w:val="009A7A90"/>
    <w:rsid w:val="009A7C66"/>
    <w:rsid w:val="009B04A8"/>
    <w:rsid w:val="009B08AC"/>
    <w:rsid w:val="009B0C74"/>
    <w:rsid w:val="009B149B"/>
    <w:rsid w:val="009B15C9"/>
    <w:rsid w:val="009B1653"/>
    <w:rsid w:val="009B19C2"/>
    <w:rsid w:val="009B19C3"/>
    <w:rsid w:val="009B19D6"/>
    <w:rsid w:val="009B1AD2"/>
    <w:rsid w:val="009B1D7E"/>
    <w:rsid w:val="009B22AD"/>
    <w:rsid w:val="009B239A"/>
    <w:rsid w:val="009B2481"/>
    <w:rsid w:val="009B2522"/>
    <w:rsid w:val="009B2687"/>
    <w:rsid w:val="009B2741"/>
    <w:rsid w:val="009B2785"/>
    <w:rsid w:val="009B2AB2"/>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74C"/>
    <w:rsid w:val="009B4ACF"/>
    <w:rsid w:val="009B4CBC"/>
    <w:rsid w:val="009B4F43"/>
    <w:rsid w:val="009B50CE"/>
    <w:rsid w:val="009B5301"/>
    <w:rsid w:val="009B543D"/>
    <w:rsid w:val="009B57F4"/>
    <w:rsid w:val="009B5ACE"/>
    <w:rsid w:val="009B61A6"/>
    <w:rsid w:val="009B655E"/>
    <w:rsid w:val="009B66DE"/>
    <w:rsid w:val="009B70AF"/>
    <w:rsid w:val="009B7B17"/>
    <w:rsid w:val="009B7CBB"/>
    <w:rsid w:val="009B7E2C"/>
    <w:rsid w:val="009B7EB5"/>
    <w:rsid w:val="009C03EC"/>
    <w:rsid w:val="009C06FA"/>
    <w:rsid w:val="009C0D63"/>
    <w:rsid w:val="009C0F60"/>
    <w:rsid w:val="009C112C"/>
    <w:rsid w:val="009C11A2"/>
    <w:rsid w:val="009C13BF"/>
    <w:rsid w:val="009C13C2"/>
    <w:rsid w:val="009C1416"/>
    <w:rsid w:val="009C163C"/>
    <w:rsid w:val="009C17B7"/>
    <w:rsid w:val="009C17BC"/>
    <w:rsid w:val="009C2460"/>
    <w:rsid w:val="009C24CE"/>
    <w:rsid w:val="009C2C85"/>
    <w:rsid w:val="009C2DE9"/>
    <w:rsid w:val="009C33DF"/>
    <w:rsid w:val="009C38D6"/>
    <w:rsid w:val="009C3F48"/>
    <w:rsid w:val="009C4014"/>
    <w:rsid w:val="009C4405"/>
    <w:rsid w:val="009C44B1"/>
    <w:rsid w:val="009C4C07"/>
    <w:rsid w:val="009C4CCA"/>
    <w:rsid w:val="009C5291"/>
    <w:rsid w:val="009C5401"/>
    <w:rsid w:val="009C54F7"/>
    <w:rsid w:val="009C5B17"/>
    <w:rsid w:val="009C5F0F"/>
    <w:rsid w:val="009C6009"/>
    <w:rsid w:val="009C60D5"/>
    <w:rsid w:val="009C630B"/>
    <w:rsid w:val="009C6719"/>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523"/>
    <w:rsid w:val="009D3BC8"/>
    <w:rsid w:val="009D428A"/>
    <w:rsid w:val="009D4378"/>
    <w:rsid w:val="009D4651"/>
    <w:rsid w:val="009D4A30"/>
    <w:rsid w:val="009D4B02"/>
    <w:rsid w:val="009D4E40"/>
    <w:rsid w:val="009D5046"/>
    <w:rsid w:val="009D5417"/>
    <w:rsid w:val="009D543E"/>
    <w:rsid w:val="009D54C6"/>
    <w:rsid w:val="009D55A5"/>
    <w:rsid w:val="009D5827"/>
    <w:rsid w:val="009D592F"/>
    <w:rsid w:val="009D5AD3"/>
    <w:rsid w:val="009D5E61"/>
    <w:rsid w:val="009D6084"/>
    <w:rsid w:val="009D618D"/>
    <w:rsid w:val="009D61BE"/>
    <w:rsid w:val="009D651B"/>
    <w:rsid w:val="009D6604"/>
    <w:rsid w:val="009D67B0"/>
    <w:rsid w:val="009D6958"/>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A00"/>
    <w:rsid w:val="009E7B90"/>
    <w:rsid w:val="009F05B8"/>
    <w:rsid w:val="009F08D0"/>
    <w:rsid w:val="009F09E8"/>
    <w:rsid w:val="009F0F6C"/>
    <w:rsid w:val="009F1379"/>
    <w:rsid w:val="009F13FE"/>
    <w:rsid w:val="009F1574"/>
    <w:rsid w:val="009F1AF2"/>
    <w:rsid w:val="009F1B2F"/>
    <w:rsid w:val="009F26E2"/>
    <w:rsid w:val="009F2B55"/>
    <w:rsid w:val="009F2B84"/>
    <w:rsid w:val="009F30B6"/>
    <w:rsid w:val="009F3E1F"/>
    <w:rsid w:val="009F3E71"/>
    <w:rsid w:val="009F3E98"/>
    <w:rsid w:val="009F3EE7"/>
    <w:rsid w:val="009F4453"/>
    <w:rsid w:val="009F46B0"/>
    <w:rsid w:val="009F4AD9"/>
    <w:rsid w:val="009F526A"/>
    <w:rsid w:val="009F607E"/>
    <w:rsid w:val="009F620A"/>
    <w:rsid w:val="009F653D"/>
    <w:rsid w:val="009F66D3"/>
    <w:rsid w:val="009F6C91"/>
    <w:rsid w:val="009F6E9D"/>
    <w:rsid w:val="009F7127"/>
    <w:rsid w:val="009F72D9"/>
    <w:rsid w:val="009F7C54"/>
    <w:rsid w:val="00A003E0"/>
    <w:rsid w:val="00A004EF"/>
    <w:rsid w:val="00A00A04"/>
    <w:rsid w:val="00A00E2B"/>
    <w:rsid w:val="00A011F8"/>
    <w:rsid w:val="00A01719"/>
    <w:rsid w:val="00A0182A"/>
    <w:rsid w:val="00A01C7B"/>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76D"/>
    <w:rsid w:val="00A068AB"/>
    <w:rsid w:val="00A078E3"/>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134"/>
    <w:rsid w:val="00A142D7"/>
    <w:rsid w:val="00A1442C"/>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418"/>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8F0"/>
    <w:rsid w:val="00A31929"/>
    <w:rsid w:val="00A319C3"/>
    <w:rsid w:val="00A31E59"/>
    <w:rsid w:val="00A321B1"/>
    <w:rsid w:val="00A325F2"/>
    <w:rsid w:val="00A32AEC"/>
    <w:rsid w:val="00A32B18"/>
    <w:rsid w:val="00A32EEE"/>
    <w:rsid w:val="00A3397A"/>
    <w:rsid w:val="00A33B1E"/>
    <w:rsid w:val="00A33DA9"/>
    <w:rsid w:val="00A33EDF"/>
    <w:rsid w:val="00A34469"/>
    <w:rsid w:val="00A349B8"/>
    <w:rsid w:val="00A34A01"/>
    <w:rsid w:val="00A34A13"/>
    <w:rsid w:val="00A351D3"/>
    <w:rsid w:val="00A35351"/>
    <w:rsid w:val="00A35B5B"/>
    <w:rsid w:val="00A35C0F"/>
    <w:rsid w:val="00A35E4A"/>
    <w:rsid w:val="00A3649D"/>
    <w:rsid w:val="00A36B3B"/>
    <w:rsid w:val="00A36CB2"/>
    <w:rsid w:val="00A36CD7"/>
    <w:rsid w:val="00A36D35"/>
    <w:rsid w:val="00A36E2C"/>
    <w:rsid w:val="00A36E9D"/>
    <w:rsid w:val="00A37ECF"/>
    <w:rsid w:val="00A40264"/>
    <w:rsid w:val="00A403B3"/>
    <w:rsid w:val="00A4113C"/>
    <w:rsid w:val="00A41181"/>
    <w:rsid w:val="00A41236"/>
    <w:rsid w:val="00A413F9"/>
    <w:rsid w:val="00A414ED"/>
    <w:rsid w:val="00A4177C"/>
    <w:rsid w:val="00A41A13"/>
    <w:rsid w:val="00A41FDC"/>
    <w:rsid w:val="00A424A2"/>
    <w:rsid w:val="00A42614"/>
    <w:rsid w:val="00A42A44"/>
    <w:rsid w:val="00A42BFC"/>
    <w:rsid w:val="00A434C0"/>
    <w:rsid w:val="00A4354D"/>
    <w:rsid w:val="00A438A4"/>
    <w:rsid w:val="00A439C6"/>
    <w:rsid w:val="00A43ACB"/>
    <w:rsid w:val="00A43B7B"/>
    <w:rsid w:val="00A43F22"/>
    <w:rsid w:val="00A4404C"/>
    <w:rsid w:val="00A440F1"/>
    <w:rsid w:val="00A44A5E"/>
    <w:rsid w:val="00A4521D"/>
    <w:rsid w:val="00A45236"/>
    <w:rsid w:val="00A457FC"/>
    <w:rsid w:val="00A45E38"/>
    <w:rsid w:val="00A4687C"/>
    <w:rsid w:val="00A46E2E"/>
    <w:rsid w:val="00A46FC9"/>
    <w:rsid w:val="00A477C1"/>
    <w:rsid w:val="00A47843"/>
    <w:rsid w:val="00A47AF3"/>
    <w:rsid w:val="00A47CA3"/>
    <w:rsid w:val="00A50997"/>
    <w:rsid w:val="00A5161F"/>
    <w:rsid w:val="00A527B7"/>
    <w:rsid w:val="00A52A1F"/>
    <w:rsid w:val="00A52DD0"/>
    <w:rsid w:val="00A52DFB"/>
    <w:rsid w:val="00A5354D"/>
    <w:rsid w:val="00A53602"/>
    <w:rsid w:val="00A5389A"/>
    <w:rsid w:val="00A53E0A"/>
    <w:rsid w:val="00A542DE"/>
    <w:rsid w:val="00A54C45"/>
    <w:rsid w:val="00A551A5"/>
    <w:rsid w:val="00A5550D"/>
    <w:rsid w:val="00A55612"/>
    <w:rsid w:val="00A55B21"/>
    <w:rsid w:val="00A56A5D"/>
    <w:rsid w:val="00A56E86"/>
    <w:rsid w:val="00A574D6"/>
    <w:rsid w:val="00A575DD"/>
    <w:rsid w:val="00A575E6"/>
    <w:rsid w:val="00A57833"/>
    <w:rsid w:val="00A5789F"/>
    <w:rsid w:val="00A57A20"/>
    <w:rsid w:val="00A57ADC"/>
    <w:rsid w:val="00A57E3D"/>
    <w:rsid w:val="00A6000E"/>
    <w:rsid w:val="00A601B8"/>
    <w:rsid w:val="00A603C7"/>
    <w:rsid w:val="00A6076C"/>
    <w:rsid w:val="00A60B09"/>
    <w:rsid w:val="00A60F63"/>
    <w:rsid w:val="00A61263"/>
    <w:rsid w:val="00A61781"/>
    <w:rsid w:val="00A617DA"/>
    <w:rsid w:val="00A61A80"/>
    <w:rsid w:val="00A61AD0"/>
    <w:rsid w:val="00A62490"/>
    <w:rsid w:val="00A624FA"/>
    <w:rsid w:val="00A6278B"/>
    <w:rsid w:val="00A62828"/>
    <w:rsid w:val="00A62B70"/>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8FA"/>
    <w:rsid w:val="00A67B88"/>
    <w:rsid w:val="00A67CDB"/>
    <w:rsid w:val="00A70163"/>
    <w:rsid w:val="00A704CA"/>
    <w:rsid w:val="00A705FF"/>
    <w:rsid w:val="00A70923"/>
    <w:rsid w:val="00A7092E"/>
    <w:rsid w:val="00A70A4B"/>
    <w:rsid w:val="00A70E77"/>
    <w:rsid w:val="00A7159B"/>
    <w:rsid w:val="00A71AFB"/>
    <w:rsid w:val="00A71DF5"/>
    <w:rsid w:val="00A723EA"/>
    <w:rsid w:val="00A723ED"/>
    <w:rsid w:val="00A72A0C"/>
    <w:rsid w:val="00A72AEC"/>
    <w:rsid w:val="00A72C62"/>
    <w:rsid w:val="00A72F64"/>
    <w:rsid w:val="00A730AF"/>
    <w:rsid w:val="00A732C5"/>
    <w:rsid w:val="00A7370D"/>
    <w:rsid w:val="00A73815"/>
    <w:rsid w:val="00A73A37"/>
    <w:rsid w:val="00A73AE1"/>
    <w:rsid w:val="00A73B35"/>
    <w:rsid w:val="00A73EEA"/>
    <w:rsid w:val="00A74456"/>
    <w:rsid w:val="00A74B60"/>
    <w:rsid w:val="00A74C36"/>
    <w:rsid w:val="00A751D9"/>
    <w:rsid w:val="00A755C8"/>
    <w:rsid w:val="00A7560F"/>
    <w:rsid w:val="00A757F9"/>
    <w:rsid w:val="00A7596D"/>
    <w:rsid w:val="00A75A1E"/>
    <w:rsid w:val="00A75AEC"/>
    <w:rsid w:val="00A7627E"/>
    <w:rsid w:val="00A7647B"/>
    <w:rsid w:val="00A7670E"/>
    <w:rsid w:val="00A76836"/>
    <w:rsid w:val="00A7693A"/>
    <w:rsid w:val="00A76BDD"/>
    <w:rsid w:val="00A76F36"/>
    <w:rsid w:val="00A77574"/>
    <w:rsid w:val="00A80253"/>
    <w:rsid w:val="00A80583"/>
    <w:rsid w:val="00A80677"/>
    <w:rsid w:val="00A807AD"/>
    <w:rsid w:val="00A80FD9"/>
    <w:rsid w:val="00A81396"/>
    <w:rsid w:val="00A819B3"/>
    <w:rsid w:val="00A81C82"/>
    <w:rsid w:val="00A81D96"/>
    <w:rsid w:val="00A81F92"/>
    <w:rsid w:val="00A82E7E"/>
    <w:rsid w:val="00A82F04"/>
    <w:rsid w:val="00A83470"/>
    <w:rsid w:val="00A83E48"/>
    <w:rsid w:val="00A8489D"/>
    <w:rsid w:val="00A84B84"/>
    <w:rsid w:val="00A84BA6"/>
    <w:rsid w:val="00A84C17"/>
    <w:rsid w:val="00A85B56"/>
    <w:rsid w:val="00A85B84"/>
    <w:rsid w:val="00A861F6"/>
    <w:rsid w:val="00A8629D"/>
    <w:rsid w:val="00A86581"/>
    <w:rsid w:val="00A86C54"/>
    <w:rsid w:val="00A8731A"/>
    <w:rsid w:val="00A87320"/>
    <w:rsid w:val="00A87C29"/>
    <w:rsid w:val="00A90305"/>
    <w:rsid w:val="00A903CC"/>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59CE"/>
    <w:rsid w:val="00A963A0"/>
    <w:rsid w:val="00A9665C"/>
    <w:rsid w:val="00A96718"/>
    <w:rsid w:val="00A9683D"/>
    <w:rsid w:val="00A96DF6"/>
    <w:rsid w:val="00A971AD"/>
    <w:rsid w:val="00A975CA"/>
    <w:rsid w:val="00AA138E"/>
    <w:rsid w:val="00AA166F"/>
    <w:rsid w:val="00AA1CE3"/>
    <w:rsid w:val="00AA1E38"/>
    <w:rsid w:val="00AA2186"/>
    <w:rsid w:val="00AA232C"/>
    <w:rsid w:val="00AA2563"/>
    <w:rsid w:val="00AA2982"/>
    <w:rsid w:val="00AA326B"/>
    <w:rsid w:val="00AA32E3"/>
    <w:rsid w:val="00AA34F9"/>
    <w:rsid w:val="00AA355D"/>
    <w:rsid w:val="00AA37ED"/>
    <w:rsid w:val="00AA38E1"/>
    <w:rsid w:val="00AA3DB3"/>
    <w:rsid w:val="00AA3FAA"/>
    <w:rsid w:val="00AA40AC"/>
    <w:rsid w:val="00AA495E"/>
    <w:rsid w:val="00AA4B5C"/>
    <w:rsid w:val="00AA4C93"/>
    <w:rsid w:val="00AA4DCA"/>
    <w:rsid w:val="00AA4F0E"/>
    <w:rsid w:val="00AA51B0"/>
    <w:rsid w:val="00AA57ED"/>
    <w:rsid w:val="00AA607A"/>
    <w:rsid w:val="00AA6211"/>
    <w:rsid w:val="00AA6529"/>
    <w:rsid w:val="00AA6F03"/>
    <w:rsid w:val="00AA6F72"/>
    <w:rsid w:val="00AA734A"/>
    <w:rsid w:val="00AA7CE3"/>
    <w:rsid w:val="00AB02C4"/>
    <w:rsid w:val="00AB09A8"/>
    <w:rsid w:val="00AB12C9"/>
    <w:rsid w:val="00AB134C"/>
    <w:rsid w:val="00AB1461"/>
    <w:rsid w:val="00AB1670"/>
    <w:rsid w:val="00AB16D6"/>
    <w:rsid w:val="00AB19C7"/>
    <w:rsid w:val="00AB1A9F"/>
    <w:rsid w:val="00AB2992"/>
    <w:rsid w:val="00AB31E6"/>
    <w:rsid w:val="00AB3475"/>
    <w:rsid w:val="00AB351A"/>
    <w:rsid w:val="00AB375C"/>
    <w:rsid w:val="00AB38E2"/>
    <w:rsid w:val="00AB3AD5"/>
    <w:rsid w:val="00AB3E83"/>
    <w:rsid w:val="00AB467C"/>
    <w:rsid w:val="00AB49F5"/>
    <w:rsid w:val="00AB4B66"/>
    <w:rsid w:val="00AB4BF8"/>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B7BB4"/>
    <w:rsid w:val="00AB7F42"/>
    <w:rsid w:val="00AC021E"/>
    <w:rsid w:val="00AC02F6"/>
    <w:rsid w:val="00AC07DD"/>
    <w:rsid w:val="00AC09E7"/>
    <w:rsid w:val="00AC0BAE"/>
    <w:rsid w:val="00AC10D6"/>
    <w:rsid w:val="00AC129F"/>
    <w:rsid w:val="00AC12BA"/>
    <w:rsid w:val="00AC1993"/>
    <w:rsid w:val="00AC1AB6"/>
    <w:rsid w:val="00AC1C66"/>
    <w:rsid w:val="00AC1F61"/>
    <w:rsid w:val="00AC241E"/>
    <w:rsid w:val="00AC2BD6"/>
    <w:rsid w:val="00AC2E40"/>
    <w:rsid w:val="00AC3324"/>
    <w:rsid w:val="00AC3330"/>
    <w:rsid w:val="00AC3848"/>
    <w:rsid w:val="00AC3953"/>
    <w:rsid w:val="00AC3F3A"/>
    <w:rsid w:val="00AC401C"/>
    <w:rsid w:val="00AC407F"/>
    <w:rsid w:val="00AC459B"/>
    <w:rsid w:val="00AC45E6"/>
    <w:rsid w:val="00AC47BB"/>
    <w:rsid w:val="00AC4F95"/>
    <w:rsid w:val="00AC562F"/>
    <w:rsid w:val="00AC5634"/>
    <w:rsid w:val="00AC5A24"/>
    <w:rsid w:val="00AC5D0A"/>
    <w:rsid w:val="00AC62BA"/>
    <w:rsid w:val="00AC6301"/>
    <w:rsid w:val="00AC653B"/>
    <w:rsid w:val="00AC6606"/>
    <w:rsid w:val="00AC669B"/>
    <w:rsid w:val="00AC6867"/>
    <w:rsid w:val="00AC6B56"/>
    <w:rsid w:val="00AC735F"/>
    <w:rsid w:val="00AC77BF"/>
    <w:rsid w:val="00AC77EB"/>
    <w:rsid w:val="00AD00BB"/>
    <w:rsid w:val="00AD0506"/>
    <w:rsid w:val="00AD08C1"/>
    <w:rsid w:val="00AD0D71"/>
    <w:rsid w:val="00AD0FE7"/>
    <w:rsid w:val="00AD184C"/>
    <w:rsid w:val="00AD1912"/>
    <w:rsid w:val="00AD1F69"/>
    <w:rsid w:val="00AD2005"/>
    <w:rsid w:val="00AD2821"/>
    <w:rsid w:val="00AD2A07"/>
    <w:rsid w:val="00AD3609"/>
    <w:rsid w:val="00AD3648"/>
    <w:rsid w:val="00AD36A1"/>
    <w:rsid w:val="00AD3D39"/>
    <w:rsid w:val="00AD3F35"/>
    <w:rsid w:val="00AD4094"/>
    <w:rsid w:val="00AD4A76"/>
    <w:rsid w:val="00AD4B5F"/>
    <w:rsid w:val="00AD4D26"/>
    <w:rsid w:val="00AD4E44"/>
    <w:rsid w:val="00AD563F"/>
    <w:rsid w:val="00AD57FC"/>
    <w:rsid w:val="00AD5827"/>
    <w:rsid w:val="00AD5841"/>
    <w:rsid w:val="00AD5AD6"/>
    <w:rsid w:val="00AD61C6"/>
    <w:rsid w:val="00AD630C"/>
    <w:rsid w:val="00AD65EE"/>
    <w:rsid w:val="00AD6F10"/>
    <w:rsid w:val="00AD7159"/>
    <w:rsid w:val="00AD74A2"/>
    <w:rsid w:val="00AD7CCA"/>
    <w:rsid w:val="00AD7DE1"/>
    <w:rsid w:val="00AE001D"/>
    <w:rsid w:val="00AE045B"/>
    <w:rsid w:val="00AE11F9"/>
    <w:rsid w:val="00AE1243"/>
    <w:rsid w:val="00AE15ED"/>
    <w:rsid w:val="00AE175B"/>
    <w:rsid w:val="00AE17DD"/>
    <w:rsid w:val="00AE1DE0"/>
    <w:rsid w:val="00AE2019"/>
    <w:rsid w:val="00AE2156"/>
    <w:rsid w:val="00AE25A7"/>
    <w:rsid w:val="00AE3185"/>
    <w:rsid w:val="00AE331A"/>
    <w:rsid w:val="00AE3D9B"/>
    <w:rsid w:val="00AE45C0"/>
    <w:rsid w:val="00AE49DD"/>
    <w:rsid w:val="00AE4C60"/>
    <w:rsid w:val="00AE56F3"/>
    <w:rsid w:val="00AE5AA2"/>
    <w:rsid w:val="00AE5CB7"/>
    <w:rsid w:val="00AE5D32"/>
    <w:rsid w:val="00AE5FA3"/>
    <w:rsid w:val="00AE6523"/>
    <w:rsid w:val="00AE7689"/>
    <w:rsid w:val="00AE76BF"/>
    <w:rsid w:val="00AE777E"/>
    <w:rsid w:val="00AE7BEC"/>
    <w:rsid w:val="00AF05BD"/>
    <w:rsid w:val="00AF0758"/>
    <w:rsid w:val="00AF0A41"/>
    <w:rsid w:val="00AF0A47"/>
    <w:rsid w:val="00AF0B42"/>
    <w:rsid w:val="00AF0E18"/>
    <w:rsid w:val="00AF1069"/>
    <w:rsid w:val="00AF11CE"/>
    <w:rsid w:val="00AF147B"/>
    <w:rsid w:val="00AF205C"/>
    <w:rsid w:val="00AF3050"/>
    <w:rsid w:val="00AF3227"/>
    <w:rsid w:val="00AF3349"/>
    <w:rsid w:val="00AF3785"/>
    <w:rsid w:val="00AF37D7"/>
    <w:rsid w:val="00AF39B8"/>
    <w:rsid w:val="00AF3E2C"/>
    <w:rsid w:val="00AF3F0B"/>
    <w:rsid w:val="00AF41CB"/>
    <w:rsid w:val="00AF436F"/>
    <w:rsid w:val="00AF4A90"/>
    <w:rsid w:val="00AF581F"/>
    <w:rsid w:val="00AF5845"/>
    <w:rsid w:val="00AF5E79"/>
    <w:rsid w:val="00AF5F53"/>
    <w:rsid w:val="00AF666E"/>
    <w:rsid w:val="00AF686A"/>
    <w:rsid w:val="00AF722E"/>
    <w:rsid w:val="00AF7258"/>
    <w:rsid w:val="00AF72A9"/>
    <w:rsid w:val="00AF72B7"/>
    <w:rsid w:val="00AF74D6"/>
    <w:rsid w:val="00AF7562"/>
    <w:rsid w:val="00AF7C5E"/>
    <w:rsid w:val="00B00BDE"/>
    <w:rsid w:val="00B00D44"/>
    <w:rsid w:val="00B01103"/>
    <w:rsid w:val="00B01564"/>
    <w:rsid w:val="00B0199C"/>
    <w:rsid w:val="00B01B10"/>
    <w:rsid w:val="00B02276"/>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1FE2"/>
    <w:rsid w:val="00B1233F"/>
    <w:rsid w:val="00B12346"/>
    <w:rsid w:val="00B126A3"/>
    <w:rsid w:val="00B12B83"/>
    <w:rsid w:val="00B12F37"/>
    <w:rsid w:val="00B1336C"/>
    <w:rsid w:val="00B133DB"/>
    <w:rsid w:val="00B13F7B"/>
    <w:rsid w:val="00B1490A"/>
    <w:rsid w:val="00B14EBA"/>
    <w:rsid w:val="00B157B0"/>
    <w:rsid w:val="00B1580A"/>
    <w:rsid w:val="00B159A9"/>
    <w:rsid w:val="00B15B5B"/>
    <w:rsid w:val="00B15BCD"/>
    <w:rsid w:val="00B1677D"/>
    <w:rsid w:val="00B16C77"/>
    <w:rsid w:val="00B16FE9"/>
    <w:rsid w:val="00B175CF"/>
    <w:rsid w:val="00B177E6"/>
    <w:rsid w:val="00B178EF"/>
    <w:rsid w:val="00B17A9E"/>
    <w:rsid w:val="00B17F06"/>
    <w:rsid w:val="00B2045A"/>
    <w:rsid w:val="00B206F1"/>
    <w:rsid w:val="00B20A83"/>
    <w:rsid w:val="00B21127"/>
    <w:rsid w:val="00B214E9"/>
    <w:rsid w:val="00B21566"/>
    <w:rsid w:val="00B21ABB"/>
    <w:rsid w:val="00B21D84"/>
    <w:rsid w:val="00B223F2"/>
    <w:rsid w:val="00B2296A"/>
    <w:rsid w:val="00B234B4"/>
    <w:rsid w:val="00B23621"/>
    <w:rsid w:val="00B23788"/>
    <w:rsid w:val="00B239C0"/>
    <w:rsid w:val="00B23E0E"/>
    <w:rsid w:val="00B243CB"/>
    <w:rsid w:val="00B24825"/>
    <w:rsid w:val="00B24D31"/>
    <w:rsid w:val="00B24D9C"/>
    <w:rsid w:val="00B25175"/>
    <w:rsid w:val="00B253B1"/>
    <w:rsid w:val="00B2597B"/>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1E8"/>
    <w:rsid w:val="00B301FB"/>
    <w:rsid w:val="00B30327"/>
    <w:rsid w:val="00B30708"/>
    <w:rsid w:val="00B30789"/>
    <w:rsid w:val="00B309EE"/>
    <w:rsid w:val="00B30C82"/>
    <w:rsid w:val="00B30D12"/>
    <w:rsid w:val="00B30D18"/>
    <w:rsid w:val="00B30F23"/>
    <w:rsid w:val="00B31222"/>
    <w:rsid w:val="00B3140A"/>
    <w:rsid w:val="00B316EC"/>
    <w:rsid w:val="00B31989"/>
    <w:rsid w:val="00B3276B"/>
    <w:rsid w:val="00B328B6"/>
    <w:rsid w:val="00B32B26"/>
    <w:rsid w:val="00B32E1A"/>
    <w:rsid w:val="00B32EFE"/>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37555"/>
    <w:rsid w:val="00B4058A"/>
    <w:rsid w:val="00B40795"/>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0E1"/>
    <w:rsid w:val="00B4475D"/>
    <w:rsid w:val="00B44ACA"/>
    <w:rsid w:val="00B44CDD"/>
    <w:rsid w:val="00B44DBB"/>
    <w:rsid w:val="00B44FBC"/>
    <w:rsid w:val="00B44FD2"/>
    <w:rsid w:val="00B45620"/>
    <w:rsid w:val="00B45BEC"/>
    <w:rsid w:val="00B45CAC"/>
    <w:rsid w:val="00B460DC"/>
    <w:rsid w:val="00B469D3"/>
    <w:rsid w:val="00B46C7D"/>
    <w:rsid w:val="00B46DAD"/>
    <w:rsid w:val="00B46DFE"/>
    <w:rsid w:val="00B46F73"/>
    <w:rsid w:val="00B474B2"/>
    <w:rsid w:val="00B4782C"/>
    <w:rsid w:val="00B47B59"/>
    <w:rsid w:val="00B50060"/>
    <w:rsid w:val="00B500DE"/>
    <w:rsid w:val="00B50562"/>
    <w:rsid w:val="00B50D46"/>
    <w:rsid w:val="00B50E54"/>
    <w:rsid w:val="00B51179"/>
    <w:rsid w:val="00B511AD"/>
    <w:rsid w:val="00B515D7"/>
    <w:rsid w:val="00B51843"/>
    <w:rsid w:val="00B51F9F"/>
    <w:rsid w:val="00B5205B"/>
    <w:rsid w:val="00B520C5"/>
    <w:rsid w:val="00B52458"/>
    <w:rsid w:val="00B525E8"/>
    <w:rsid w:val="00B526DF"/>
    <w:rsid w:val="00B52887"/>
    <w:rsid w:val="00B52C97"/>
    <w:rsid w:val="00B532DF"/>
    <w:rsid w:val="00B5363F"/>
    <w:rsid w:val="00B53E0A"/>
    <w:rsid w:val="00B54188"/>
    <w:rsid w:val="00B54352"/>
    <w:rsid w:val="00B544D3"/>
    <w:rsid w:val="00B5452C"/>
    <w:rsid w:val="00B547EA"/>
    <w:rsid w:val="00B54976"/>
    <w:rsid w:val="00B54A9E"/>
    <w:rsid w:val="00B54CC9"/>
    <w:rsid w:val="00B54EDE"/>
    <w:rsid w:val="00B556AF"/>
    <w:rsid w:val="00B55C02"/>
    <w:rsid w:val="00B55E01"/>
    <w:rsid w:val="00B55F19"/>
    <w:rsid w:val="00B5615B"/>
    <w:rsid w:val="00B56545"/>
    <w:rsid w:val="00B56CAE"/>
    <w:rsid w:val="00B56D47"/>
    <w:rsid w:val="00B5798E"/>
    <w:rsid w:val="00B57BC6"/>
    <w:rsid w:val="00B57BCD"/>
    <w:rsid w:val="00B6000A"/>
    <w:rsid w:val="00B60095"/>
    <w:rsid w:val="00B603FB"/>
    <w:rsid w:val="00B60C81"/>
    <w:rsid w:val="00B60CF2"/>
    <w:rsid w:val="00B610CD"/>
    <w:rsid w:val="00B61139"/>
    <w:rsid w:val="00B6115F"/>
    <w:rsid w:val="00B61682"/>
    <w:rsid w:val="00B61B93"/>
    <w:rsid w:val="00B61E26"/>
    <w:rsid w:val="00B61EB8"/>
    <w:rsid w:val="00B61FF3"/>
    <w:rsid w:val="00B620EE"/>
    <w:rsid w:val="00B62312"/>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0E59"/>
    <w:rsid w:val="00B710BC"/>
    <w:rsid w:val="00B71129"/>
    <w:rsid w:val="00B71751"/>
    <w:rsid w:val="00B717ED"/>
    <w:rsid w:val="00B7200B"/>
    <w:rsid w:val="00B725E0"/>
    <w:rsid w:val="00B7285C"/>
    <w:rsid w:val="00B72CF1"/>
    <w:rsid w:val="00B732EA"/>
    <w:rsid w:val="00B73684"/>
    <w:rsid w:val="00B74498"/>
    <w:rsid w:val="00B74EC0"/>
    <w:rsid w:val="00B7508E"/>
    <w:rsid w:val="00B751A7"/>
    <w:rsid w:val="00B75375"/>
    <w:rsid w:val="00B75C74"/>
    <w:rsid w:val="00B75D3D"/>
    <w:rsid w:val="00B761A5"/>
    <w:rsid w:val="00B765B5"/>
    <w:rsid w:val="00B76630"/>
    <w:rsid w:val="00B767B8"/>
    <w:rsid w:val="00B76EE0"/>
    <w:rsid w:val="00B771A9"/>
    <w:rsid w:val="00B773B9"/>
    <w:rsid w:val="00B77767"/>
    <w:rsid w:val="00B7798C"/>
    <w:rsid w:val="00B77EFF"/>
    <w:rsid w:val="00B80245"/>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AA"/>
    <w:rsid w:val="00B847DD"/>
    <w:rsid w:val="00B847FB"/>
    <w:rsid w:val="00B84E8F"/>
    <w:rsid w:val="00B8509A"/>
    <w:rsid w:val="00B85247"/>
    <w:rsid w:val="00B85332"/>
    <w:rsid w:val="00B8547E"/>
    <w:rsid w:val="00B85B53"/>
    <w:rsid w:val="00B85E82"/>
    <w:rsid w:val="00B86171"/>
    <w:rsid w:val="00B86358"/>
    <w:rsid w:val="00B869E3"/>
    <w:rsid w:val="00B86E7D"/>
    <w:rsid w:val="00B8707B"/>
    <w:rsid w:val="00B871DC"/>
    <w:rsid w:val="00B8722E"/>
    <w:rsid w:val="00B8733A"/>
    <w:rsid w:val="00B87700"/>
    <w:rsid w:val="00B878AA"/>
    <w:rsid w:val="00B87B5F"/>
    <w:rsid w:val="00B87C57"/>
    <w:rsid w:val="00B900B7"/>
    <w:rsid w:val="00B90492"/>
    <w:rsid w:val="00B90C2C"/>
    <w:rsid w:val="00B90FD0"/>
    <w:rsid w:val="00B912D1"/>
    <w:rsid w:val="00B91817"/>
    <w:rsid w:val="00B91A6B"/>
    <w:rsid w:val="00B91D1B"/>
    <w:rsid w:val="00B91FD4"/>
    <w:rsid w:val="00B920E8"/>
    <w:rsid w:val="00B92929"/>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BB4"/>
    <w:rsid w:val="00B97F1B"/>
    <w:rsid w:val="00BA0388"/>
    <w:rsid w:val="00BA051E"/>
    <w:rsid w:val="00BA06EF"/>
    <w:rsid w:val="00BA0C7B"/>
    <w:rsid w:val="00BA0E3E"/>
    <w:rsid w:val="00BA10CA"/>
    <w:rsid w:val="00BA15BB"/>
    <w:rsid w:val="00BA1851"/>
    <w:rsid w:val="00BA18AF"/>
    <w:rsid w:val="00BA1F7C"/>
    <w:rsid w:val="00BA1FFE"/>
    <w:rsid w:val="00BA2152"/>
    <w:rsid w:val="00BA28E7"/>
    <w:rsid w:val="00BA2FA0"/>
    <w:rsid w:val="00BA3E4C"/>
    <w:rsid w:val="00BA462F"/>
    <w:rsid w:val="00BA4718"/>
    <w:rsid w:val="00BA4A3A"/>
    <w:rsid w:val="00BA4AB3"/>
    <w:rsid w:val="00BA4B1B"/>
    <w:rsid w:val="00BA4EBE"/>
    <w:rsid w:val="00BA52AF"/>
    <w:rsid w:val="00BA550C"/>
    <w:rsid w:val="00BA576A"/>
    <w:rsid w:val="00BA5AC8"/>
    <w:rsid w:val="00BA5C79"/>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3CF"/>
    <w:rsid w:val="00BB3440"/>
    <w:rsid w:val="00BB34E1"/>
    <w:rsid w:val="00BB363E"/>
    <w:rsid w:val="00BB3704"/>
    <w:rsid w:val="00BB372F"/>
    <w:rsid w:val="00BB3A42"/>
    <w:rsid w:val="00BB3D36"/>
    <w:rsid w:val="00BB4090"/>
    <w:rsid w:val="00BB439A"/>
    <w:rsid w:val="00BB48DA"/>
    <w:rsid w:val="00BB49D0"/>
    <w:rsid w:val="00BB49D5"/>
    <w:rsid w:val="00BB4B42"/>
    <w:rsid w:val="00BB4C11"/>
    <w:rsid w:val="00BB5559"/>
    <w:rsid w:val="00BB5C51"/>
    <w:rsid w:val="00BB61DF"/>
    <w:rsid w:val="00BB6331"/>
    <w:rsid w:val="00BB63C0"/>
    <w:rsid w:val="00BB6E80"/>
    <w:rsid w:val="00BB70F6"/>
    <w:rsid w:val="00BB77B5"/>
    <w:rsid w:val="00BB7AD6"/>
    <w:rsid w:val="00BC03EF"/>
    <w:rsid w:val="00BC070B"/>
    <w:rsid w:val="00BC0823"/>
    <w:rsid w:val="00BC0AA0"/>
    <w:rsid w:val="00BC0B24"/>
    <w:rsid w:val="00BC0DE0"/>
    <w:rsid w:val="00BC0F6D"/>
    <w:rsid w:val="00BC1400"/>
    <w:rsid w:val="00BC15B8"/>
    <w:rsid w:val="00BC191C"/>
    <w:rsid w:val="00BC1CF2"/>
    <w:rsid w:val="00BC1E4D"/>
    <w:rsid w:val="00BC1EB7"/>
    <w:rsid w:val="00BC23EE"/>
    <w:rsid w:val="00BC285F"/>
    <w:rsid w:val="00BC2AFF"/>
    <w:rsid w:val="00BC2C67"/>
    <w:rsid w:val="00BC30DD"/>
    <w:rsid w:val="00BC343C"/>
    <w:rsid w:val="00BC34D2"/>
    <w:rsid w:val="00BC37D0"/>
    <w:rsid w:val="00BC3B15"/>
    <w:rsid w:val="00BC3FAC"/>
    <w:rsid w:val="00BC433A"/>
    <w:rsid w:val="00BC4672"/>
    <w:rsid w:val="00BC4783"/>
    <w:rsid w:val="00BC4D59"/>
    <w:rsid w:val="00BC55B8"/>
    <w:rsid w:val="00BC5794"/>
    <w:rsid w:val="00BC5A0A"/>
    <w:rsid w:val="00BC5AC0"/>
    <w:rsid w:val="00BC5AFB"/>
    <w:rsid w:val="00BC6117"/>
    <w:rsid w:val="00BC7239"/>
    <w:rsid w:val="00BC7873"/>
    <w:rsid w:val="00BC79DE"/>
    <w:rsid w:val="00BC7E04"/>
    <w:rsid w:val="00BC7F90"/>
    <w:rsid w:val="00BD034F"/>
    <w:rsid w:val="00BD097F"/>
    <w:rsid w:val="00BD09F3"/>
    <w:rsid w:val="00BD0D7D"/>
    <w:rsid w:val="00BD109F"/>
    <w:rsid w:val="00BD12FC"/>
    <w:rsid w:val="00BD1BD1"/>
    <w:rsid w:val="00BD233E"/>
    <w:rsid w:val="00BD3701"/>
    <w:rsid w:val="00BD37BC"/>
    <w:rsid w:val="00BD38B5"/>
    <w:rsid w:val="00BD3A26"/>
    <w:rsid w:val="00BD3AC2"/>
    <w:rsid w:val="00BD3DBC"/>
    <w:rsid w:val="00BD3FF6"/>
    <w:rsid w:val="00BD4377"/>
    <w:rsid w:val="00BD45AA"/>
    <w:rsid w:val="00BD45E4"/>
    <w:rsid w:val="00BD48F8"/>
    <w:rsid w:val="00BD496A"/>
    <w:rsid w:val="00BD4A4C"/>
    <w:rsid w:val="00BD4CB9"/>
    <w:rsid w:val="00BD4E1E"/>
    <w:rsid w:val="00BD52A3"/>
    <w:rsid w:val="00BD5562"/>
    <w:rsid w:val="00BD5625"/>
    <w:rsid w:val="00BD5923"/>
    <w:rsid w:val="00BD5AA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0D5C"/>
    <w:rsid w:val="00BE1198"/>
    <w:rsid w:val="00BE15AE"/>
    <w:rsid w:val="00BE18B3"/>
    <w:rsid w:val="00BE219E"/>
    <w:rsid w:val="00BE2981"/>
    <w:rsid w:val="00BE2F5B"/>
    <w:rsid w:val="00BE3004"/>
    <w:rsid w:val="00BE3089"/>
    <w:rsid w:val="00BE3356"/>
    <w:rsid w:val="00BE3542"/>
    <w:rsid w:val="00BE38B2"/>
    <w:rsid w:val="00BE3B1F"/>
    <w:rsid w:val="00BE3E25"/>
    <w:rsid w:val="00BE47F7"/>
    <w:rsid w:val="00BE496B"/>
    <w:rsid w:val="00BE4D83"/>
    <w:rsid w:val="00BE4F4A"/>
    <w:rsid w:val="00BE4FE5"/>
    <w:rsid w:val="00BE5054"/>
    <w:rsid w:val="00BE50DD"/>
    <w:rsid w:val="00BE51AD"/>
    <w:rsid w:val="00BE5208"/>
    <w:rsid w:val="00BE53B2"/>
    <w:rsid w:val="00BE5455"/>
    <w:rsid w:val="00BE5B29"/>
    <w:rsid w:val="00BE5BA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155C"/>
    <w:rsid w:val="00C02ABC"/>
    <w:rsid w:val="00C038CE"/>
    <w:rsid w:val="00C040BA"/>
    <w:rsid w:val="00C047A1"/>
    <w:rsid w:val="00C04957"/>
    <w:rsid w:val="00C04BF0"/>
    <w:rsid w:val="00C055F6"/>
    <w:rsid w:val="00C05815"/>
    <w:rsid w:val="00C05845"/>
    <w:rsid w:val="00C059BE"/>
    <w:rsid w:val="00C05D4A"/>
    <w:rsid w:val="00C05F64"/>
    <w:rsid w:val="00C062C4"/>
    <w:rsid w:val="00C06406"/>
    <w:rsid w:val="00C06434"/>
    <w:rsid w:val="00C068D7"/>
    <w:rsid w:val="00C06B1B"/>
    <w:rsid w:val="00C06CA3"/>
    <w:rsid w:val="00C07015"/>
    <w:rsid w:val="00C0737E"/>
    <w:rsid w:val="00C07429"/>
    <w:rsid w:val="00C07691"/>
    <w:rsid w:val="00C07961"/>
    <w:rsid w:val="00C07F33"/>
    <w:rsid w:val="00C10191"/>
    <w:rsid w:val="00C1036D"/>
    <w:rsid w:val="00C1114E"/>
    <w:rsid w:val="00C114B3"/>
    <w:rsid w:val="00C12244"/>
    <w:rsid w:val="00C1246D"/>
    <w:rsid w:val="00C12841"/>
    <w:rsid w:val="00C13009"/>
    <w:rsid w:val="00C13797"/>
    <w:rsid w:val="00C139C4"/>
    <w:rsid w:val="00C13F06"/>
    <w:rsid w:val="00C14239"/>
    <w:rsid w:val="00C14E13"/>
    <w:rsid w:val="00C15128"/>
    <w:rsid w:val="00C152D8"/>
    <w:rsid w:val="00C15779"/>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5C7"/>
    <w:rsid w:val="00C2161C"/>
    <w:rsid w:val="00C21728"/>
    <w:rsid w:val="00C21998"/>
    <w:rsid w:val="00C21A47"/>
    <w:rsid w:val="00C2204F"/>
    <w:rsid w:val="00C2213C"/>
    <w:rsid w:val="00C223C2"/>
    <w:rsid w:val="00C224DE"/>
    <w:rsid w:val="00C22582"/>
    <w:rsid w:val="00C2294A"/>
    <w:rsid w:val="00C22986"/>
    <w:rsid w:val="00C22C77"/>
    <w:rsid w:val="00C22D34"/>
    <w:rsid w:val="00C22F25"/>
    <w:rsid w:val="00C230C6"/>
    <w:rsid w:val="00C23169"/>
    <w:rsid w:val="00C23399"/>
    <w:rsid w:val="00C23751"/>
    <w:rsid w:val="00C24013"/>
    <w:rsid w:val="00C24034"/>
    <w:rsid w:val="00C24097"/>
    <w:rsid w:val="00C24270"/>
    <w:rsid w:val="00C242CD"/>
    <w:rsid w:val="00C243E0"/>
    <w:rsid w:val="00C2447F"/>
    <w:rsid w:val="00C24609"/>
    <w:rsid w:val="00C24719"/>
    <w:rsid w:val="00C248E3"/>
    <w:rsid w:val="00C24975"/>
    <w:rsid w:val="00C2498B"/>
    <w:rsid w:val="00C24B88"/>
    <w:rsid w:val="00C24E3B"/>
    <w:rsid w:val="00C2517E"/>
    <w:rsid w:val="00C25E15"/>
    <w:rsid w:val="00C261A6"/>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A74"/>
    <w:rsid w:val="00C31B23"/>
    <w:rsid w:val="00C31FC8"/>
    <w:rsid w:val="00C323EF"/>
    <w:rsid w:val="00C329EC"/>
    <w:rsid w:val="00C331F6"/>
    <w:rsid w:val="00C33F9D"/>
    <w:rsid w:val="00C340EF"/>
    <w:rsid w:val="00C3411B"/>
    <w:rsid w:val="00C34B72"/>
    <w:rsid w:val="00C34D83"/>
    <w:rsid w:val="00C35234"/>
    <w:rsid w:val="00C358BA"/>
    <w:rsid w:val="00C365F0"/>
    <w:rsid w:val="00C365FD"/>
    <w:rsid w:val="00C36687"/>
    <w:rsid w:val="00C36CA0"/>
    <w:rsid w:val="00C373F4"/>
    <w:rsid w:val="00C378EC"/>
    <w:rsid w:val="00C37D9D"/>
    <w:rsid w:val="00C4016C"/>
    <w:rsid w:val="00C407ED"/>
    <w:rsid w:val="00C40D38"/>
    <w:rsid w:val="00C41076"/>
    <w:rsid w:val="00C4125E"/>
    <w:rsid w:val="00C41535"/>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66C"/>
    <w:rsid w:val="00C46813"/>
    <w:rsid w:val="00C468B7"/>
    <w:rsid w:val="00C469F2"/>
    <w:rsid w:val="00C46A8F"/>
    <w:rsid w:val="00C46EB7"/>
    <w:rsid w:val="00C4709F"/>
    <w:rsid w:val="00C47629"/>
    <w:rsid w:val="00C47857"/>
    <w:rsid w:val="00C47D78"/>
    <w:rsid w:val="00C47F7F"/>
    <w:rsid w:val="00C5047B"/>
    <w:rsid w:val="00C504E1"/>
    <w:rsid w:val="00C504E5"/>
    <w:rsid w:val="00C505FA"/>
    <w:rsid w:val="00C5081A"/>
    <w:rsid w:val="00C50BEA"/>
    <w:rsid w:val="00C50C1D"/>
    <w:rsid w:val="00C51C78"/>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109"/>
    <w:rsid w:val="00C62264"/>
    <w:rsid w:val="00C6262A"/>
    <w:rsid w:val="00C62A0A"/>
    <w:rsid w:val="00C62A65"/>
    <w:rsid w:val="00C62EB6"/>
    <w:rsid w:val="00C63139"/>
    <w:rsid w:val="00C6331D"/>
    <w:rsid w:val="00C634DB"/>
    <w:rsid w:val="00C6394D"/>
    <w:rsid w:val="00C63E52"/>
    <w:rsid w:val="00C63F4D"/>
    <w:rsid w:val="00C649B3"/>
    <w:rsid w:val="00C64D1B"/>
    <w:rsid w:val="00C64DCD"/>
    <w:rsid w:val="00C64EC8"/>
    <w:rsid w:val="00C6506B"/>
    <w:rsid w:val="00C651B3"/>
    <w:rsid w:val="00C65C88"/>
    <w:rsid w:val="00C66201"/>
    <w:rsid w:val="00C66E33"/>
    <w:rsid w:val="00C674A9"/>
    <w:rsid w:val="00C67B01"/>
    <w:rsid w:val="00C67D4D"/>
    <w:rsid w:val="00C7062C"/>
    <w:rsid w:val="00C708CB"/>
    <w:rsid w:val="00C70A5A"/>
    <w:rsid w:val="00C70F44"/>
    <w:rsid w:val="00C710AA"/>
    <w:rsid w:val="00C71555"/>
    <w:rsid w:val="00C7182D"/>
    <w:rsid w:val="00C719E9"/>
    <w:rsid w:val="00C71ECA"/>
    <w:rsid w:val="00C720DC"/>
    <w:rsid w:val="00C724D1"/>
    <w:rsid w:val="00C7292E"/>
    <w:rsid w:val="00C72BAC"/>
    <w:rsid w:val="00C73168"/>
    <w:rsid w:val="00C731C8"/>
    <w:rsid w:val="00C73514"/>
    <w:rsid w:val="00C73C33"/>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120"/>
    <w:rsid w:val="00C826E2"/>
    <w:rsid w:val="00C82B79"/>
    <w:rsid w:val="00C82C64"/>
    <w:rsid w:val="00C82C7C"/>
    <w:rsid w:val="00C82D39"/>
    <w:rsid w:val="00C832FE"/>
    <w:rsid w:val="00C83B40"/>
    <w:rsid w:val="00C841F6"/>
    <w:rsid w:val="00C84340"/>
    <w:rsid w:val="00C84A1F"/>
    <w:rsid w:val="00C84D21"/>
    <w:rsid w:val="00C85101"/>
    <w:rsid w:val="00C852E4"/>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2D2"/>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2B"/>
    <w:rsid w:val="00C9536E"/>
    <w:rsid w:val="00C95AF6"/>
    <w:rsid w:val="00C95F65"/>
    <w:rsid w:val="00C96A8C"/>
    <w:rsid w:val="00C96F1D"/>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4B80"/>
    <w:rsid w:val="00CA52C7"/>
    <w:rsid w:val="00CA574D"/>
    <w:rsid w:val="00CA6AF5"/>
    <w:rsid w:val="00CA6E52"/>
    <w:rsid w:val="00CA70A7"/>
    <w:rsid w:val="00CA74B0"/>
    <w:rsid w:val="00CA74C4"/>
    <w:rsid w:val="00CA767D"/>
    <w:rsid w:val="00CA7828"/>
    <w:rsid w:val="00CA7ACA"/>
    <w:rsid w:val="00CA7BD0"/>
    <w:rsid w:val="00CB0063"/>
    <w:rsid w:val="00CB01C7"/>
    <w:rsid w:val="00CB02CC"/>
    <w:rsid w:val="00CB078C"/>
    <w:rsid w:val="00CB0EBA"/>
    <w:rsid w:val="00CB11F2"/>
    <w:rsid w:val="00CB13E1"/>
    <w:rsid w:val="00CB25CD"/>
    <w:rsid w:val="00CB25DF"/>
    <w:rsid w:val="00CB2602"/>
    <w:rsid w:val="00CB2A3B"/>
    <w:rsid w:val="00CB3773"/>
    <w:rsid w:val="00CB38B1"/>
    <w:rsid w:val="00CB3C8B"/>
    <w:rsid w:val="00CB3FDD"/>
    <w:rsid w:val="00CB4305"/>
    <w:rsid w:val="00CB470D"/>
    <w:rsid w:val="00CB494B"/>
    <w:rsid w:val="00CB4D32"/>
    <w:rsid w:val="00CB4DE6"/>
    <w:rsid w:val="00CB53A6"/>
    <w:rsid w:val="00CB5553"/>
    <w:rsid w:val="00CB5652"/>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1E98"/>
    <w:rsid w:val="00CC2134"/>
    <w:rsid w:val="00CC2312"/>
    <w:rsid w:val="00CC23E4"/>
    <w:rsid w:val="00CC2573"/>
    <w:rsid w:val="00CC2952"/>
    <w:rsid w:val="00CC2C40"/>
    <w:rsid w:val="00CC2FF5"/>
    <w:rsid w:val="00CC302E"/>
    <w:rsid w:val="00CC3188"/>
    <w:rsid w:val="00CC32F2"/>
    <w:rsid w:val="00CC3D8E"/>
    <w:rsid w:val="00CC3F3C"/>
    <w:rsid w:val="00CC4081"/>
    <w:rsid w:val="00CC4255"/>
    <w:rsid w:val="00CC4530"/>
    <w:rsid w:val="00CC4738"/>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B81"/>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5D8"/>
    <w:rsid w:val="00CD7787"/>
    <w:rsid w:val="00CD77F5"/>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0AB"/>
    <w:rsid w:val="00CE3647"/>
    <w:rsid w:val="00CE3A0F"/>
    <w:rsid w:val="00CE3A74"/>
    <w:rsid w:val="00CE3D94"/>
    <w:rsid w:val="00CE404E"/>
    <w:rsid w:val="00CE43C6"/>
    <w:rsid w:val="00CE44CD"/>
    <w:rsid w:val="00CE498B"/>
    <w:rsid w:val="00CE56B1"/>
    <w:rsid w:val="00CE5C9E"/>
    <w:rsid w:val="00CE61F8"/>
    <w:rsid w:val="00CE67AE"/>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5E1"/>
    <w:rsid w:val="00CF3911"/>
    <w:rsid w:val="00CF3BC8"/>
    <w:rsid w:val="00CF3D52"/>
    <w:rsid w:val="00CF3E54"/>
    <w:rsid w:val="00CF3EF6"/>
    <w:rsid w:val="00CF3EFE"/>
    <w:rsid w:val="00CF40BF"/>
    <w:rsid w:val="00CF42AA"/>
    <w:rsid w:val="00CF44CD"/>
    <w:rsid w:val="00CF46B6"/>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0B7F"/>
    <w:rsid w:val="00D00DBD"/>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4C1"/>
    <w:rsid w:val="00D11600"/>
    <w:rsid w:val="00D11A39"/>
    <w:rsid w:val="00D11A4B"/>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2F0"/>
    <w:rsid w:val="00D163DC"/>
    <w:rsid w:val="00D164E7"/>
    <w:rsid w:val="00D1652A"/>
    <w:rsid w:val="00D16596"/>
    <w:rsid w:val="00D167F9"/>
    <w:rsid w:val="00D16C98"/>
    <w:rsid w:val="00D17290"/>
    <w:rsid w:val="00D17D70"/>
    <w:rsid w:val="00D20189"/>
    <w:rsid w:val="00D202D4"/>
    <w:rsid w:val="00D202F5"/>
    <w:rsid w:val="00D2031B"/>
    <w:rsid w:val="00D20565"/>
    <w:rsid w:val="00D20F62"/>
    <w:rsid w:val="00D2108B"/>
    <w:rsid w:val="00D212F8"/>
    <w:rsid w:val="00D213AD"/>
    <w:rsid w:val="00D2159B"/>
    <w:rsid w:val="00D21832"/>
    <w:rsid w:val="00D21A86"/>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13E"/>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03C"/>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5FC0"/>
    <w:rsid w:val="00D4620B"/>
    <w:rsid w:val="00D46214"/>
    <w:rsid w:val="00D4658A"/>
    <w:rsid w:val="00D466B9"/>
    <w:rsid w:val="00D46848"/>
    <w:rsid w:val="00D46C8F"/>
    <w:rsid w:val="00D46D5B"/>
    <w:rsid w:val="00D46DEE"/>
    <w:rsid w:val="00D46FD3"/>
    <w:rsid w:val="00D47843"/>
    <w:rsid w:val="00D4799D"/>
    <w:rsid w:val="00D47AAC"/>
    <w:rsid w:val="00D47BEB"/>
    <w:rsid w:val="00D47C1D"/>
    <w:rsid w:val="00D47D6F"/>
    <w:rsid w:val="00D50304"/>
    <w:rsid w:val="00D50344"/>
    <w:rsid w:val="00D504F6"/>
    <w:rsid w:val="00D50C4C"/>
    <w:rsid w:val="00D50F52"/>
    <w:rsid w:val="00D510D2"/>
    <w:rsid w:val="00D51171"/>
    <w:rsid w:val="00D51338"/>
    <w:rsid w:val="00D51552"/>
    <w:rsid w:val="00D51AA9"/>
    <w:rsid w:val="00D51B4A"/>
    <w:rsid w:val="00D51C0E"/>
    <w:rsid w:val="00D51C7B"/>
    <w:rsid w:val="00D51F4B"/>
    <w:rsid w:val="00D52003"/>
    <w:rsid w:val="00D5219E"/>
    <w:rsid w:val="00D52217"/>
    <w:rsid w:val="00D523C0"/>
    <w:rsid w:val="00D52EC1"/>
    <w:rsid w:val="00D531DD"/>
    <w:rsid w:val="00D531E2"/>
    <w:rsid w:val="00D53A4B"/>
    <w:rsid w:val="00D54E53"/>
    <w:rsid w:val="00D55425"/>
    <w:rsid w:val="00D555D5"/>
    <w:rsid w:val="00D55AF8"/>
    <w:rsid w:val="00D55D03"/>
    <w:rsid w:val="00D55E94"/>
    <w:rsid w:val="00D5600F"/>
    <w:rsid w:val="00D56556"/>
    <w:rsid w:val="00D566C3"/>
    <w:rsid w:val="00D56B53"/>
    <w:rsid w:val="00D56C90"/>
    <w:rsid w:val="00D570E1"/>
    <w:rsid w:val="00D57309"/>
    <w:rsid w:val="00D57551"/>
    <w:rsid w:val="00D5773C"/>
    <w:rsid w:val="00D57940"/>
    <w:rsid w:val="00D57C10"/>
    <w:rsid w:val="00D6051C"/>
    <w:rsid w:val="00D605E9"/>
    <w:rsid w:val="00D607B1"/>
    <w:rsid w:val="00D61128"/>
    <w:rsid w:val="00D61307"/>
    <w:rsid w:val="00D61575"/>
    <w:rsid w:val="00D61E18"/>
    <w:rsid w:val="00D62241"/>
    <w:rsid w:val="00D62313"/>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6D"/>
    <w:rsid w:val="00D65FA3"/>
    <w:rsid w:val="00D66025"/>
    <w:rsid w:val="00D660FD"/>
    <w:rsid w:val="00D66118"/>
    <w:rsid w:val="00D66197"/>
    <w:rsid w:val="00D662E1"/>
    <w:rsid w:val="00D6668E"/>
    <w:rsid w:val="00D67B02"/>
    <w:rsid w:val="00D67B47"/>
    <w:rsid w:val="00D67DED"/>
    <w:rsid w:val="00D707BE"/>
    <w:rsid w:val="00D70EBD"/>
    <w:rsid w:val="00D71046"/>
    <w:rsid w:val="00D71350"/>
    <w:rsid w:val="00D71CBC"/>
    <w:rsid w:val="00D71D97"/>
    <w:rsid w:val="00D71F50"/>
    <w:rsid w:val="00D72029"/>
    <w:rsid w:val="00D72055"/>
    <w:rsid w:val="00D725D5"/>
    <w:rsid w:val="00D7288F"/>
    <w:rsid w:val="00D72B82"/>
    <w:rsid w:val="00D738A4"/>
    <w:rsid w:val="00D739D1"/>
    <w:rsid w:val="00D73DE4"/>
    <w:rsid w:val="00D740B1"/>
    <w:rsid w:val="00D74B93"/>
    <w:rsid w:val="00D74CCE"/>
    <w:rsid w:val="00D74F5D"/>
    <w:rsid w:val="00D75199"/>
    <w:rsid w:val="00D751FB"/>
    <w:rsid w:val="00D752C0"/>
    <w:rsid w:val="00D7541C"/>
    <w:rsid w:val="00D754A2"/>
    <w:rsid w:val="00D7555B"/>
    <w:rsid w:val="00D758B4"/>
    <w:rsid w:val="00D75BDD"/>
    <w:rsid w:val="00D75C4E"/>
    <w:rsid w:val="00D761A4"/>
    <w:rsid w:val="00D76B88"/>
    <w:rsid w:val="00D76D0C"/>
    <w:rsid w:val="00D76E68"/>
    <w:rsid w:val="00D76F08"/>
    <w:rsid w:val="00D77545"/>
    <w:rsid w:val="00D77930"/>
    <w:rsid w:val="00D77992"/>
    <w:rsid w:val="00D8062E"/>
    <w:rsid w:val="00D80ADF"/>
    <w:rsid w:val="00D80DDB"/>
    <w:rsid w:val="00D80F2A"/>
    <w:rsid w:val="00D811A1"/>
    <w:rsid w:val="00D816B1"/>
    <w:rsid w:val="00D816BF"/>
    <w:rsid w:val="00D81D2D"/>
    <w:rsid w:val="00D81E89"/>
    <w:rsid w:val="00D81E9E"/>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739"/>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325"/>
    <w:rsid w:val="00DA3528"/>
    <w:rsid w:val="00DA370B"/>
    <w:rsid w:val="00DA40AA"/>
    <w:rsid w:val="00DA42BC"/>
    <w:rsid w:val="00DA4F48"/>
    <w:rsid w:val="00DA5044"/>
    <w:rsid w:val="00DA52E1"/>
    <w:rsid w:val="00DA5343"/>
    <w:rsid w:val="00DA5766"/>
    <w:rsid w:val="00DA5835"/>
    <w:rsid w:val="00DA5944"/>
    <w:rsid w:val="00DA5A7C"/>
    <w:rsid w:val="00DA5D6D"/>
    <w:rsid w:val="00DA6061"/>
    <w:rsid w:val="00DA6427"/>
    <w:rsid w:val="00DA6717"/>
    <w:rsid w:val="00DA6C07"/>
    <w:rsid w:val="00DA6C7C"/>
    <w:rsid w:val="00DA6E50"/>
    <w:rsid w:val="00DA7123"/>
    <w:rsid w:val="00DA738C"/>
    <w:rsid w:val="00DA7774"/>
    <w:rsid w:val="00DA7994"/>
    <w:rsid w:val="00DA7C6D"/>
    <w:rsid w:val="00DA7E45"/>
    <w:rsid w:val="00DA7E88"/>
    <w:rsid w:val="00DA7E94"/>
    <w:rsid w:val="00DB029F"/>
    <w:rsid w:val="00DB0537"/>
    <w:rsid w:val="00DB07ED"/>
    <w:rsid w:val="00DB0868"/>
    <w:rsid w:val="00DB0A51"/>
    <w:rsid w:val="00DB0C23"/>
    <w:rsid w:val="00DB0E5E"/>
    <w:rsid w:val="00DB12D8"/>
    <w:rsid w:val="00DB1B7A"/>
    <w:rsid w:val="00DB1F20"/>
    <w:rsid w:val="00DB21B4"/>
    <w:rsid w:val="00DB268A"/>
    <w:rsid w:val="00DB27E4"/>
    <w:rsid w:val="00DB29B0"/>
    <w:rsid w:val="00DB33BE"/>
    <w:rsid w:val="00DB3459"/>
    <w:rsid w:val="00DB3849"/>
    <w:rsid w:val="00DB3E35"/>
    <w:rsid w:val="00DB410F"/>
    <w:rsid w:val="00DB4A59"/>
    <w:rsid w:val="00DB4AA9"/>
    <w:rsid w:val="00DB500B"/>
    <w:rsid w:val="00DB5F35"/>
    <w:rsid w:val="00DB6263"/>
    <w:rsid w:val="00DB67CA"/>
    <w:rsid w:val="00DB6A19"/>
    <w:rsid w:val="00DB6E3D"/>
    <w:rsid w:val="00DB758F"/>
    <w:rsid w:val="00DB79A5"/>
    <w:rsid w:val="00DB7EB9"/>
    <w:rsid w:val="00DC00CF"/>
    <w:rsid w:val="00DC079D"/>
    <w:rsid w:val="00DC079E"/>
    <w:rsid w:val="00DC08F9"/>
    <w:rsid w:val="00DC0B06"/>
    <w:rsid w:val="00DC0B25"/>
    <w:rsid w:val="00DC0C18"/>
    <w:rsid w:val="00DC0CEA"/>
    <w:rsid w:val="00DC0D12"/>
    <w:rsid w:val="00DC0F34"/>
    <w:rsid w:val="00DC119E"/>
    <w:rsid w:val="00DC12C1"/>
    <w:rsid w:val="00DC1ABF"/>
    <w:rsid w:val="00DC2137"/>
    <w:rsid w:val="00DC22A4"/>
    <w:rsid w:val="00DC29D2"/>
    <w:rsid w:val="00DC2C2F"/>
    <w:rsid w:val="00DC328B"/>
    <w:rsid w:val="00DC343B"/>
    <w:rsid w:val="00DC40C5"/>
    <w:rsid w:val="00DC47C6"/>
    <w:rsid w:val="00DC4EF7"/>
    <w:rsid w:val="00DC515B"/>
    <w:rsid w:val="00DC5233"/>
    <w:rsid w:val="00DC591B"/>
    <w:rsid w:val="00DC5A37"/>
    <w:rsid w:val="00DC5CCE"/>
    <w:rsid w:val="00DC5E17"/>
    <w:rsid w:val="00DC5F75"/>
    <w:rsid w:val="00DC6216"/>
    <w:rsid w:val="00DC644D"/>
    <w:rsid w:val="00DC6BCA"/>
    <w:rsid w:val="00DC7240"/>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DDC"/>
    <w:rsid w:val="00DD2FAF"/>
    <w:rsid w:val="00DD3119"/>
    <w:rsid w:val="00DD3226"/>
    <w:rsid w:val="00DD326D"/>
    <w:rsid w:val="00DD335E"/>
    <w:rsid w:val="00DD340D"/>
    <w:rsid w:val="00DD3639"/>
    <w:rsid w:val="00DD382B"/>
    <w:rsid w:val="00DD3C2D"/>
    <w:rsid w:val="00DD3CC4"/>
    <w:rsid w:val="00DD40D1"/>
    <w:rsid w:val="00DD453C"/>
    <w:rsid w:val="00DD5147"/>
    <w:rsid w:val="00DD53CA"/>
    <w:rsid w:val="00DD5C2B"/>
    <w:rsid w:val="00DD628E"/>
    <w:rsid w:val="00DD636C"/>
    <w:rsid w:val="00DD6989"/>
    <w:rsid w:val="00DD72CD"/>
    <w:rsid w:val="00DD7CAF"/>
    <w:rsid w:val="00DD7DB1"/>
    <w:rsid w:val="00DE0185"/>
    <w:rsid w:val="00DE0424"/>
    <w:rsid w:val="00DE0A8E"/>
    <w:rsid w:val="00DE10AC"/>
    <w:rsid w:val="00DE12EE"/>
    <w:rsid w:val="00DE13D5"/>
    <w:rsid w:val="00DE184D"/>
    <w:rsid w:val="00DE2219"/>
    <w:rsid w:val="00DE248E"/>
    <w:rsid w:val="00DE24E1"/>
    <w:rsid w:val="00DE25E5"/>
    <w:rsid w:val="00DE2D22"/>
    <w:rsid w:val="00DE2EE8"/>
    <w:rsid w:val="00DE2F8D"/>
    <w:rsid w:val="00DE3B7F"/>
    <w:rsid w:val="00DE3D7A"/>
    <w:rsid w:val="00DE3EC5"/>
    <w:rsid w:val="00DE3F83"/>
    <w:rsid w:val="00DE3FAA"/>
    <w:rsid w:val="00DE43D6"/>
    <w:rsid w:val="00DE48D1"/>
    <w:rsid w:val="00DE50D5"/>
    <w:rsid w:val="00DE514C"/>
    <w:rsid w:val="00DE5271"/>
    <w:rsid w:val="00DE5C9D"/>
    <w:rsid w:val="00DE6038"/>
    <w:rsid w:val="00DE6206"/>
    <w:rsid w:val="00DE652F"/>
    <w:rsid w:val="00DE666C"/>
    <w:rsid w:val="00DE6FE8"/>
    <w:rsid w:val="00DE79FC"/>
    <w:rsid w:val="00DE7C56"/>
    <w:rsid w:val="00DE7E98"/>
    <w:rsid w:val="00DF03C7"/>
    <w:rsid w:val="00DF070A"/>
    <w:rsid w:val="00DF0718"/>
    <w:rsid w:val="00DF09DE"/>
    <w:rsid w:val="00DF11A3"/>
    <w:rsid w:val="00DF13F1"/>
    <w:rsid w:val="00DF19DA"/>
    <w:rsid w:val="00DF1C9E"/>
    <w:rsid w:val="00DF29D1"/>
    <w:rsid w:val="00DF2B05"/>
    <w:rsid w:val="00DF2C51"/>
    <w:rsid w:val="00DF2C71"/>
    <w:rsid w:val="00DF2D51"/>
    <w:rsid w:val="00DF2EBE"/>
    <w:rsid w:val="00DF2F4D"/>
    <w:rsid w:val="00DF362E"/>
    <w:rsid w:val="00DF398B"/>
    <w:rsid w:val="00DF3A98"/>
    <w:rsid w:val="00DF3C75"/>
    <w:rsid w:val="00DF419D"/>
    <w:rsid w:val="00DF421A"/>
    <w:rsid w:val="00DF46A9"/>
    <w:rsid w:val="00DF4876"/>
    <w:rsid w:val="00DF55FF"/>
    <w:rsid w:val="00DF59AE"/>
    <w:rsid w:val="00DF5DBA"/>
    <w:rsid w:val="00DF628F"/>
    <w:rsid w:val="00DF62F4"/>
    <w:rsid w:val="00DF6557"/>
    <w:rsid w:val="00DF6DA8"/>
    <w:rsid w:val="00DF70F1"/>
    <w:rsid w:val="00DF7147"/>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91C"/>
    <w:rsid w:val="00E01BD5"/>
    <w:rsid w:val="00E022F5"/>
    <w:rsid w:val="00E023B2"/>
    <w:rsid w:val="00E028C5"/>
    <w:rsid w:val="00E02E86"/>
    <w:rsid w:val="00E02FBB"/>
    <w:rsid w:val="00E038CB"/>
    <w:rsid w:val="00E03923"/>
    <w:rsid w:val="00E04536"/>
    <w:rsid w:val="00E04B14"/>
    <w:rsid w:val="00E04C96"/>
    <w:rsid w:val="00E04E02"/>
    <w:rsid w:val="00E04E08"/>
    <w:rsid w:val="00E04F80"/>
    <w:rsid w:val="00E05177"/>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63CA"/>
    <w:rsid w:val="00E1715F"/>
    <w:rsid w:val="00E172ED"/>
    <w:rsid w:val="00E175EF"/>
    <w:rsid w:val="00E1777F"/>
    <w:rsid w:val="00E178C5"/>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8DA"/>
    <w:rsid w:val="00E30A30"/>
    <w:rsid w:val="00E30C30"/>
    <w:rsid w:val="00E3101F"/>
    <w:rsid w:val="00E313EE"/>
    <w:rsid w:val="00E31999"/>
    <w:rsid w:val="00E32345"/>
    <w:rsid w:val="00E3337F"/>
    <w:rsid w:val="00E33A98"/>
    <w:rsid w:val="00E33C91"/>
    <w:rsid w:val="00E34097"/>
    <w:rsid w:val="00E3449E"/>
    <w:rsid w:val="00E346FE"/>
    <w:rsid w:val="00E34756"/>
    <w:rsid w:val="00E34C38"/>
    <w:rsid w:val="00E34F7A"/>
    <w:rsid w:val="00E357E8"/>
    <w:rsid w:val="00E358A0"/>
    <w:rsid w:val="00E35FCD"/>
    <w:rsid w:val="00E360B2"/>
    <w:rsid w:val="00E361D0"/>
    <w:rsid w:val="00E3637A"/>
    <w:rsid w:val="00E36ECC"/>
    <w:rsid w:val="00E372E7"/>
    <w:rsid w:val="00E37BBB"/>
    <w:rsid w:val="00E37C3F"/>
    <w:rsid w:val="00E37C86"/>
    <w:rsid w:val="00E37FB3"/>
    <w:rsid w:val="00E40523"/>
    <w:rsid w:val="00E4082A"/>
    <w:rsid w:val="00E40D84"/>
    <w:rsid w:val="00E40E30"/>
    <w:rsid w:val="00E41725"/>
    <w:rsid w:val="00E41900"/>
    <w:rsid w:val="00E41A33"/>
    <w:rsid w:val="00E41FD3"/>
    <w:rsid w:val="00E42156"/>
    <w:rsid w:val="00E427A3"/>
    <w:rsid w:val="00E428B9"/>
    <w:rsid w:val="00E42926"/>
    <w:rsid w:val="00E4295B"/>
    <w:rsid w:val="00E42D06"/>
    <w:rsid w:val="00E42F1B"/>
    <w:rsid w:val="00E43195"/>
    <w:rsid w:val="00E43A57"/>
    <w:rsid w:val="00E43C27"/>
    <w:rsid w:val="00E43CD1"/>
    <w:rsid w:val="00E43F7C"/>
    <w:rsid w:val="00E44352"/>
    <w:rsid w:val="00E4479A"/>
    <w:rsid w:val="00E44FDC"/>
    <w:rsid w:val="00E45118"/>
    <w:rsid w:val="00E452D1"/>
    <w:rsid w:val="00E45400"/>
    <w:rsid w:val="00E45CED"/>
    <w:rsid w:val="00E45E29"/>
    <w:rsid w:val="00E45F55"/>
    <w:rsid w:val="00E461EC"/>
    <w:rsid w:val="00E46605"/>
    <w:rsid w:val="00E46B47"/>
    <w:rsid w:val="00E46BDC"/>
    <w:rsid w:val="00E4768C"/>
    <w:rsid w:val="00E47897"/>
    <w:rsid w:val="00E47BEF"/>
    <w:rsid w:val="00E500B8"/>
    <w:rsid w:val="00E507F1"/>
    <w:rsid w:val="00E5085E"/>
    <w:rsid w:val="00E50947"/>
    <w:rsid w:val="00E50C95"/>
    <w:rsid w:val="00E50DE0"/>
    <w:rsid w:val="00E50F3B"/>
    <w:rsid w:val="00E5180C"/>
    <w:rsid w:val="00E518E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006"/>
    <w:rsid w:val="00E5649D"/>
    <w:rsid w:val="00E566C6"/>
    <w:rsid w:val="00E56764"/>
    <w:rsid w:val="00E57C67"/>
    <w:rsid w:val="00E57EBC"/>
    <w:rsid w:val="00E57F03"/>
    <w:rsid w:val="00E601FF"/>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3D0A"/>
    <w:rsid w:val="00E6419C"/>
    <w:rsid w:val="00E64425"/>
    <w:rsid w:val="00E64632"/>
    <w:rsid w:val="00E64BD7"/>
    <w:rsid w:val="00E64FE5"/>
    <w:rsid w:val="00E65906"/>
    <w:rsid w:val="00E6641B"/>
    <w:rsid w:val="00E668EE"/>
    <w:rsid w:val="00E66B3B"/>
    <w:rsid w:val="00E66E40"/>
    <w:rsid w:val="00E66F1B"/>
    <w:rsid w:val="00E671B2"/>
    <w:rsid w:val="00E67423"/>
    <w:rsid w:val="00E67E79"/>
    <w:rsid w:val="00E7008E"/>
    <w:rsid w:val="00E70097"/>
    <w:rsid w:val="00E704D1"/>
    <w:rsid w:val="00E7080A"/>
    <w:rsid w:val="00E70CF8"/>
    <w:rsid w:val="00E70D92"/>
    <w:rsid w:val="00E71537"/>
    <w:rsid w:val="00E7166E"/>
    <w:rsid w:val="00E71839"/>
    <w:rsid w:val="00E71A40"/>
    <w:rsid w:val="00E71D8C"/>
    <w:rsid w:val="00E71D98"/>
    <w:rsid w:val="00E72061"/>
    <w:rsid w:val="00E72C57"/>
    <w:rsid w:val="00E730C6"/>
    <w:rsid w:val="00E7320B"/>
    <w:rsid w:val="00E74CED"/>
    <w:rsid w:val="00E74E82"/>
    <w:rsid w:val="00E751D3"/>
    <w:rsid w:val="00E75894"/>
    <w:rsid w:val="00E759B8"/>
    <w:rsid w:val="00E75F06"/>
    <w:rsid w:val="00E7603D"/>
    <w:rsid w:val="00E76321"/>
    <w:rsid w:val="00E76327"/>
    <w:rsid w:val="00E765FC"/>
    <w:rsid w:val="00E766A3"/>
    <w:rsid w:val="00E768DC"/>
    <w:rsid w:val="00E76AFE"/>
    <w:rsid w:val="00E76D92"/>
    <w:rsid w:val="00E770D0"/>
    <w:rsid w:val="00E77109"/>
    <w:rsid w:val="00E7710E"/>
    <w:rsid w:val="00E7763E"/>
    <w:rsid w:val="00E7776A"/>
    <w:rsid w:val="00E77ECE"/>
    <w:rsid w:val="00E80612"/>
    <w:rsid w:val="00E8093C"/>
    <w:rsid w:val="00E80E59"/>
    <w:rsid w:val="00E8131E"/>
    <w:rsid w:val="00E81503"/>
    <w:rsid w:val="00E817F2"/>
    <w:rsid w:val="00E81964"/>
    <w:rsid w:val="00E81A01"/>
    <w:rsid w:val="00E81C3C"/>
    <w:rsid w:val="00E82584"/>
    <w:rsid w:val="00E82C81"/>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6770"/>
    <w:rsid w:val="00E871B9"/>
    <w:rsid w:val="00E87591"/>
    <w:rsid w:val="00E87598"/>
    <w:rsid w:val="00E878C3"/>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38"/>
    <w:rsid w:val="00E97874"/>
    <w:rsid w:val="00E978C0"/>
    <w:rsid w:val="00E979D9"/>
    <w:rsid w:val="00E97A33"/>
    <w:rsid w:val="00E97C2F"/>
    <w:rsid w:val="00EA00A9"/>
    <w:rsid w:val="00EA0595"/>
    <w:rsid w:val="00EA07CB"/>
    <w:rsid w:val="00EA1293"/>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A7FF9"/>
    <w:rsid w:val="00EB0592"/>
    <w:rsid w:val="00EB064D"/>
    <w:rsid w:val="00EB06B1"/>
    <w:rsid w:val="00EB0A04"/>
    <w:rsid w:val="00EB0A78"/>
    <w:rsid w:val="00EB1583"/>
    <w:rsid w:val="00EB159A"/>
    <w:rsid w:val="00EB1D0D"/>
    <w:rsid w:val="00EB24C3"/>
    <w:rsid w:val="00EB2641"/>
    <w:rsid w:val="00EB26C8"/>
    <w:rsid w:val="00EB28CD"/>
    <w:rsid w:val="00EB2A95"/>
    <w:rsid w:val="00EB2EAF"/>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8B5"/>
    <w:rsid w:val="00EC1FEB"/>
    <w:rsid w:val="00EC2FB3"/>
    <w:rsid w:val="00EC3440"/>
    <w:rsid w:val="00EC3EB2"/>
    <w:rsid w:val="00EC4398"/>
    <w:rsid w:val="00EC4616"/>
    <w:rsid w:val="00EC46A5"/>
    <w:rsid w:val="00EC48AC"/>
    <w:rsid w:val="00EC4A89"/>
    <w:rsid w:val="00EC503F"/>
    <w:rsid w:val="00EC538A"/>
    <w:rsid w:val="00EC53EB"/>
    <w:rsid w:val="00EC598A"/>
    <w:rsid w:val="00EC5C7D"/>
    <w:rsid w:val="00EC5CB2"/>
    <w:rsid w:val="00EC68B0"/>
    <w:rsid w:val="00EC6D49"/>
    <w:rsid w:val="00EC7C67"/>
    <w:rsid w:val="00EC7F3F"/>
    <w:rsid w:val="00ED028E"/>
    <w:rsid w:val="00ED05AF"/>
    <w:rsid w:val="00ED061F"/>
    <w:rsid w:val="00ED06E5"/>
    <w:rsid w:val="00ED0A1B"/>
    <w:rsid w:val="00ED0A50"/>
    <w:rsid w:val="00ED0ED3"/>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3FF"/>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AD0"/>
    <w:rsid w:val="00EE1C00"/>
    <w:rsid w:val="00EE1CEA"/>
    <w:rsid w:val="00EE1E11"/>
    <w:rsid w:val="00EE1ED6"/>
    <w:rsid w:val="00EE1F67"/>
    <w:rsid w:val="00EE205B"/>
    <w:rsid w:val="00EE2335"/>
    <w:rsid w:val="00EE23DB"/>
    <w:rsid w:val="00EE2BC6"/>
    <w:rsid w:val="00EE30EA"/>
    <w:rsid w:val="00EE31A2"/>
    <w:rsid w:val="00EE31C1"/>
    <w:rsid w:val="00EE3239"/>
    <w:rsid w:val="00EE3340"/>
    <w:rsid w:val="00EE33EA"/>
    <w:rsid w:val="00EE385E"/>
    <w:rsid w:val="00EE3B3E"/>
    <w:rsid w:val="00EE3C19"/>
    <w:rsid w:val="00EE3FF6"/>
    <w:rsid w:val="00EE4228"/>
    <w:rsid w:val="00EE473C"/>
    <w:rsid w:val="00EE4911"/>
    <w:rsid w:val="00EE5575"/>
    <w:rsid w:val="00EE595C"/>
    <w:rsid w:val="00EE5E53"/>
    <w:rsid w:val="00EE6437"/>
    <w:rsid w:val="00EE6C0C"/>
    <w:rsid w:val="00EE7270"/>
    <w:rsid w:val="00EE72BE"/>
    <w:rsid w:val="00EE7587"/>
    <w:rsid w:val="00EE7994"/>
    <w:rsid w:val="00EE7D0A"/>
    <w:rsid w:val="00EF0020"/>
    <w:rsid w:val="00EF018E"/>
    <w:rsid w:val="00EF0557"/>
    <w:rsid w:val="00EF1465"/>
    <w:rsid w:val="00EF146F"/>
    <w:rsid w:val="00EF1709"/>
    <w:rsid w:val="00EF1DAA"/>
    <w:rsid w:val="00EF1ED7"/>
    <w:rsid w:val="00EF1FB6"/>
    <w:rsid w:val="00EF2125"/>
    <w:rsid w:val="00EF217F"/>
    <w:rsid w:val="00EF27C5"/>
    <w:rsid w:val="00EF357F"/>
    <w:rsid w:val="00EF369E"/>
    <w:rsid w:val="00EF38FD"/>
    <w:rsid w:val="00EF3948"/>
    <w:rsid w:val="00EF3ADE"/>
    <w:rsid w:val="00EF438A"/>
    <w:rsid w:val="00EF4933"/>
    <w:rsid w:val="00EF49C8"/>
    <w:rsid w:val="00EF4AA8"/>
    <w:rsid w:val="00EF51B2"/>
    <w:rsid w:val="00EF581E"/>
    <w:rsid w:val="00EF5827"/>
    <w:rsid w:val="00EF5852"/>
    <w:rsid w:val="00EF5D9A"/>
    <w:rsid w:val="00EF5ECB"/>
    <w:rsid w:val="00EF5FA0"/>
    <w:rsid w:val="00EF67EE"/>
    <w:rsid w:val="00EF6D0F"/>
    <w:rsid w:val="00EF6D68"/>
    <w:rsid w:val="00EF7226"/>
    <w:rsid w:val="00EF75E7"/>
    <w:rsid w:val="00EF7AFE"/>
    <w:rsid w:val="00EF7CB8"/>
    <w:rsid w:val="00F0010C"/>
    <w:rsid w:val="00F0065A"/>
    <w:rsid w:val="00F0081F"/>
    <w:rsid w:val="00F00C1F"/>
    <w:rsid w:val="00F01422"/>
    <w:rsid w:val="00F016DC"/>
    <w:rsid w:val="00F01758"/>
    <w:rsid w:val="00F0190A"/>
    <w:rsid w:val="00F01BDD"/>
    <w:rsid w:val="00F01F1C"/>
    <w:rsid w:val="00F01FC0"/>
    <w:rsid w:val="00F01FC6"/>
    <w:rsid w:val="00F02A88"/>
    <w:rsid w:val="00F02D74"/>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59BB"/>
    <w:rsid w:val="00F05B75"/>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2B4A"/>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17B8B"/>
    <w:rsid w:val="00F20094"/>
    <w:rsid w:val="00F200F6"/>
    <w:rsid w:val="00F20353"/>
    <w:rsid w:val="00F2074A"/>
    <w:rsid w:val="00F20869"/>
    <w:rsid w:val="00F208FD"/>
    <w:rsid w:val="00F20B8C"/>
    <w:rsid w:val="00F20B9D"/>
    <w:rsid w:val="00F20FFD"/>
    <w:rsid w:val="00F211CC"/>
    <w:rsid w:val="00F2120D"/>
    <w:rsid w:val="00F21D11"/>
    <w:rsid w:val="00F21EC0"/>
    <w:rsid w:val="00F224A3"/>
    <w:rsid w:val="00F22546"/>
    <w:rsid w:val="00F22CCE"/>
    <w:rsid w:val="00F23313"/>
    <w:rsid w:val="00F23446"/>
    <w:rsid w:val="00F2352F"/>
    <w:rsid w:val="00F2381A"/>
    <w:rsid w:val="00F23868"/>
    <w:rsid w:val="00F23A7F"/>
    <w:rsid w:val="00F23C45"/>
    <w:rsid w:val="00F23D9B"/>
    <w:rsid w:val="00F23FED"/>
    <w:rsid w:val="00F24254"/>
    <w:rsid w:val="00F24333"/>
    <w:rsid w:val="00F245A7"/>
    <w:rsid w:val="00F24619"/>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6B0"/>
    <w:rsid w:val="00F3777F"/>
    <w:rsid w:val="00F402D3"/>
    <w:rsid w:val="00F403F6"/>
    <w:rsid w:val="00F40964"/>
    <w:rsid w:val="00F40B8F"/>
    <w:rsid w:val="00F40E5E"/>
    <w:rsid w:val="00F41159"/>
    <w:rsid w:val="00F41A13"/>
    <w:rsid w:val="00F41CE5"/>
    <w:rsid w:val="00F41FAD"/>
    <w:rsid w:val="00F420A9"/>
    <w:rsid w:val="00F42489"/>
    <w:rsid w:val="00F42784"/>
    <w:rsid w:val="00F42E40"/>
    <w:rsid w:val="00F43634"/>
    <w:rsid w:val="00F44080"/>
    <w:rsid w:val="00F4468F"/>
    <w:rsid w:val="00F448C7"/>
    <w:rsid w:val="00F44BF2"/>
    <w:rsid w:val="00F44CDF"/>
    <w:rsid w:val="00F44FFF"/>
    <w:rsid w:val="00F4526B"/>
    <w:rsid w:val="00F45486"/>
    <w:rsid w:val="00F45788"/>
    <w:rsid w:val="00F460F3"/>
    <w:rsid w:val="00F4627D"/>
    <w:rsid w:val="00F463F6"/>
    <w:rsid w:val="00F463F7"/>
    <w:rsid w:val="00F466A3"/>
    <w:rsid w:val="00F46A7D"/>
    <w:rsid w:val="00F46AC4"/>
    <w:rsid w:val="00F470EA"/>
    <w:rsid w:val="00F47181"/>
    <w:rsid w:val="00F472AD"/>
    <w:rsid w:val="00F50180"/>
    <w:rsid w:val="00F51251"/>
    <w:rsid w:val="00F5155C"/>
    <w:rsid w:val="00F516AE"/>
    <w:rsid w:val="00F51E89"/>
    <w:rsid w:val="00F51F38"/>
    <w:rsid w:val="00F52000"/>
    <w:rsid w:val="00F52363"/>
    <w:rsid w:val="00F52660"/>
    <w:rsid w:val="00F527DD"/>
    <w:rsid w:val="00F528F4"/>
    <w:rsid w:val="00F52B4B"/>
    <w:rsid w:val="00F52D18"/>
    <w:rsid w:val="00F52D88"/>
    <w:rsid w:val="00F539B1"/>
    <w:rsid w:val="00F5434C"/>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7C0"/>
    <w:rsid w:val="00F577D2"/>
    <w:rsid w:val="00F57AF7"/>
    <w:rsid w:val="00F60056"/>
    <w:rsid w:val="00F605C3"/>
    <w:rsid w:val="00F605FD"/>
    <w:rsid w:val="00F606E8"/>
    <w:rsid w:val="00F60924"/>
    <w:rsid w:val="00F60DE3"/>
    <w:rsid w:val="00F61B11"/>
    <w:rsid w:val="00F61CCF"/>
    <w:rsid w:val="00F61DF3"/>
    <w:rsid w:val="00F61E53"/>
    <w:rsid w:val="00F61FE6"/>
    <w:rsid w:val="00F62175"/>
    <w:rsid w:val="00F62231"/>
    <w:rsid w:val="00F6292D"/>
    <w:rsid w:val="00F6357C"/>
    <w:rsid w:val="00F63744"/>
    <w:rsid w:val="00F640D4"/>
    <w:rsid w:val="00F640EF"/>
    <w:rsid w:val="00F643FC"/>
    <w:rsid w:val="00F648E2"/>
    <w:rsid w:val="00F64A4D"/>
    <w:rsid w:val="00F651DB"/>
    <w:rsid w:val="00F6526A"/>
    <w:rsid w:val="00F6572A"/>
    <w:rsid w:val="00F65BEC"/>
    <w:rsid w:val="00F65E72"/>
    <w:rsid w:val="00F66103"/>
    <w:rsid w:val="00F661D0"/>
    <w:rsid w:val="00F66CBF"/>
    <w:rsid w:val="00F66E1D"/>
    <w:rsid w:val="00F670FC"/>
    <w:rsid w:val="00F67190"/>
    <w:rsid w:val="00F67305"/>
    <w:rsid w:val="00F673A6"/>
    <w:rsid w:val="00F674D6"/>
    <w:rsid w:val="00F67522"/>
    <w:rsid w:val="00F6770C"/>
    <w:rsid w:val="00F67AA7"/>
    <w:rsid w:val="00F70112"/>
    <w:rsid w:val="00F701DC"/>
    <w:rsid w:val="00F7069C"/>
    <w:rsid w:val="00F70EAD"/>
    <w:rsid w:val="00F71093"/>
    <w:rsid w:val="00F71966"/>
    <w:rsid w:val="00F71AD5"/>
    <w:rsid w:val="00F71BFE"/>
    <w:rsid w:val="00F71E81"/>
    <w:rsid w:val="00F721AB"/>
    <w:rsid w:val="00F72370"/>
    <w:rsid w:val="00F723BA"/>
    <w:rsid w:val="00F724A3"/>
    <w:rsid w:val="00F7269B"/>
    <w:rsid w:val="00F7382D"/>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B22"/>
    <w:rsid w:val="00F81C5C"/>
    <w:rsid w:val="00F821AF"/>
    <w:rsid w:val="00F826BD"/>
    <w:rsid w:val="00F82863"/>
    <w:rsid w:val="00F82D15"/>
    <w:rsid w:val="00F83271"/>
    <w:rsid w:val="00F8350B"/>
    <w:rsid w:val="00F83D25"/>
    <w:rsid w:val="00F83D63"/>
    <w:rsid w:val="00F83E01"/>
    <w:rsid w:val="00F83F93"/>
    <w:rsid w:val="00F8491C"/>
    <w:rsid w:val="00F84A5A"/>
    <w:rsid w:val="00F84D7D"/>
    <w:rsid w:val="00F851AA"/>
    <w:rsid w:val="00F853CC"/>
    <w:rsid w:val="00F855FB"/>
    <w:rsid w:val="00F858B0"/>
    <w:rsid w:val="00F86160"/>
    <w:rsid w:val="00F861D0"/>
    <w:rsid w:val="00F8673E"/>
    <w:rsid w:val="00F86939"/>
    <w:rsid w:val="00F86B36"/>
    <w:rsid w:val="00F86B45"/>
    <w:rsid w:val="00F86FE4"/>
    <w:rsid w:val="00F8785B"/>
    <w:rsid w:val="00F8796C"/>
    <w:rsid w:val="00F879EE"/>
    <w:rsid w:val="00F87ABC"/>
    <w:rsid w:val="00F87D23"/>
    <w:rsid w:val="00F900C9"/>
    <w:rsid w:val="00F9025F"/>
    <w:rsid w:val="00F90F00"/>
    <w:rsid w:val="00F9110C"/>
    <w:rsid w:val="00F91599"/>
    <w:rsid w:val="00F9171C"/>
    <w:rsid w:val="00F91E04"/>
    <w:rsid w:val="00F9245E"/>
    <w:rsid w:val="00F92B11"/>
    <w:rsid w:val="00F93A70"/>
    <w:rsid w:val="00F93D86"/>
    <w:rsid w:val="00F94531"/>
    <w:rsid w:val="00F94568"/>
    <w:rsid w:val="00F94C45"/>
    <w:rsid w:val="00F95208"/>
    <w:rsid w:val="00F957CE"/>
    <w:rsid w:val="00F95970"/>
    <w:rsid w:val="00F95AAB"/>
    <w:rsid w:val="00F96E3B"/>
    <w:rsid w:val="00F9701E"/>
    <w:rsid w:val="00F970BA"/>
    <w:rsid w:val="00F9743F"/>
    <w:rsid w:val="00F97CED"/>
    <w:rsid w:val="00F97FB5"/>
    <w:rsid w:val="00FA058B"/>
    <w:rsid w:val="00FA060C"/>
    <w:rsid w:val="00FA0AA9"/>
    <w:rsid w:val="00FA1055"/>
    <w:rsid w:val="00FA10FE"/>
    <w:rsid w:val="00FA193C"/>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291"/>
    <w:rsid w:val="00FB22B0"/>
    <w:rsid w:val="00FB241F"/>
    <w:rsid w:val="00FB24EA"/>
    <w:rsid w:val="00FB305B"/>
    <w:rsid w:val="00FB313C"/>
    <w:rsid w:val="00FB38D3"/>
    <w:rsid w:val="00FB3A67"/>
    <w:rsid w:val="00FB3FC3"/>
    <w:rsid w:val="00FB42B6"/>
    <w:rsid w:val="00FB4454"/>
    <w:rsid w:val="00FB4BF6"/>
    <w:rsid w:val="00FB51CE"/>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45C"/>
    <w:rsid w:val="00FC4836"/>
    <w:rsid w:val="00FC48E1"/>
    <w:rsid w:val="00FC49B4"/>
    <w:rsid w:val="00FC5090"/>
    <w:rsid w:val="00FC52E6"/>
    <w:rsid w:val="00FC52EB"/>
    <w:rsid w:val="00FC53E3"/>
    <w:rsid w:val="00FC601F"/>
    <w:rsid w:val="00FC63A3"/>
    <w:rsid w:val="00FC6459"/>
    <w:rsid w:val="00FC65F1"/>
    <w:rsid w:val="00FC67C3"/>
    <w:rsid w:val="00FC6CD4"/>
    <w:rsid w:val="00FC6DDF"/>
    <w:rsid w:val="00FC71C4"/>
    <w:rsid w:val="00FC76E3"/>
    <w:rsid w:val="00FC7730"/>
    <w:rsid w:val="00FC78FE"/>
    <w:rsid w:val="00FC7BEC"/>
    <w:rsid w:val="00FC7C68"/>
    <w:rsid w:val="00FC7C76"/>
    <w:rsid w:val="00FC7D81"/>
    <w:rsid w:val="00FC7D93"/>
    <w:rsid w:val="00FD008F"/>
    <w:rsid w:val="00FD01E3"/>
    <w:rsid w:val="00FD084C"/>
    <w:rsid w:val="00FD0A5F"/>
    <w:rsid w:val="00FD1531"/>
    <w:rsid w:val="00FD187E"/>
    <w:rsid w:val="00FD23E1"/>
    <w:rsid w:val="00FD28EB"/>
    <w:rsid w:val="00FD33E1"/>
    <w:rsid w:val="00FD3518"/>
    <w:rsid w:val="00FD3555"/>
    <w:rsid w:val="00FD35DC"/>
    <w:rsid w:val="00FD36BF"/>
    <w:rsid w:val="00FD3E25"/>
    <w:rsid w:val="00FD3E66"/>
    <w:rsid w:val="00FD434C"/>
    <w:rsid w:val="00FD4C3E"/>
    <w:rsid w:val="00FD4D8E"/>
    <w:rsid w:val="00FD4EC6"/>
    <w:rsid w:val="00FD515C"/>
    <w:rsid w:val="00FD534E"/>
    <w:rsid w:val="00FD5C0A"/>
    <w:rsid w:val="00FD5FD2"/>
    <w:rsid w:val="00FD5FD4"/>
    <w:rsid w:val="00FD6AFD"/>
    <w:rsid w:val="00FD6BB6"/>
    <w:rsid w:val="00FD6E8E"/>
    <w:rsid w:val="00FD71EA"/>
    <w:rsid w:val="00FD72DF"/>
    <w:rsid w:val="00FD73AE"/>
    <w:rsid w:val="00FD7A3D"/>
    <w:rsid w:val="00FD7D9C"/>
    <w:rsid w:val="00FE030B"/>
    <w:rsid w:val="00FE0E01"/>
    <w:rsid w:val="00FE1265"/>
    <w:rsid w:val="00FE1874"/>
    <w:rsid w:val="00FE192E"/>
    <w:rsid w:val="00FE1956"/>
    <w:rsid w:val="00FE2837"/>
    <w:rsid w:val="00FE2D4A"/>
    <w:rsid w:val="00FE2ED1"/>
    <w:rsid w:val="00FE30C1"/>
    <w:rsid w:val="00FE380C"/>
    <w:rsid w:val="00FE38BB"/>
    <w:rsid w:val="00FE3AE2"/>
    <w:rsid w:val="00FE3CF2"/>
    <w:rsid w:val="00FE42C4"/>
    <w:rsid w:val="00FE44C7"/>
    <w:rsid w:val="00FE4CB0"/>
    <w:rsid w:val="00FE4D35"/>
    <w:rsid w:val="00FE55F3"/>
    <w:rsid w:val="00FE582D"/>
    <w:rsid w:val="00FE5842"/>
    <w:rsid w:val="00FE59DA"/>
    <w:rsid w:val="00FE6F64"/>
    <w:rsid w:val="00FE6F76"/>
    <w:rsid w:val="00FE6FA5"/>
    <w:rsid w:val="00FE707A"/>
    <w:rsid w:val="00FE73D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659E"/>
    <w:rsid w:val="00FF74A1"/>
    <w:rsid w:val="00FF761F"/>
    <w:rsid w:val="00FF7892"/>
    <w:rsid w:val="00FF796A"/>
    <w:rsid w:val="0126ACC4"/>
    <w:rsid w:val="0132AEB6"/>
    <w:rsid w:val="016702C3"/>
    <w:rsid w:val="016722B2"/>
    <w:rsid w:val="01C07007"/>
    <w:rsid w:val="020A761D"/>
    <w:rsid w:val="0266B83A"/>
    <w:rsid w:val="02B308B6"/>
    <w:rsid w:val="02C794C7"/>
    <w:rsid w:val="02F05EB7"/>
    <w:rsid w:val="02FC8A8E"/>
    <w:rsid w:val="038021DD"/>
    <w:rsid w:val="04355BA7"/>
    <w:rsid w:val="0516215D"/>
    <w:rsid w:val="05CB45EA"/>
    <w:rsid w:val="05ED5C46"/>
    <w:rsid w:val="05F24324"/>
    <w:rsid w:val="06353E4F"/>
    <w:rsid w:val="06529F29"/>
    <w:rsid w:val="06ABCAC8"/>
    <w:rsid w:val="06B62436"/>
    <w:rsid w:val="06F4153A"/>
    <w:rsid w:val="0716CA45"/>
    <w:rsid w:val="084F0D20"/>
    <w:rsid w:val="0890937E"/>
    <w:rsid w:val="089DDF17"/>
    <w:rsid w:val="08B03CEC"/>
    <w:rsid w:val="08C3777F"/>
    <w:rsid w:val="08C8DF34"/>
    <w:rsid w:val="093F549F"/>
    <w:rsid w:val="09451927"/>
    <w:rsid w:val="096ABD92"/>
    <w:rsid w:val="09B1879B"/>
    <w:rsid w:val="0A29EB5C"/>
    <w:rsid w:val="0A316A06"/>
    <w:rsid w:val="0A34DBE8"/>
    <w:rsid w:val="0B26104C"/>
    <w:rsid w:val="0B326CE0"/>
    <w:rsid w:val="0B7E20D7"/>
    <w:rsid w:val="0BED6692"/>
    <w:rsid w:val="0CA1F229"/>
    <w:rsid w:val="0CAFE87E"/>
    <w:rsid w:val="0CBB9FE3"/>
    <w:rsid w:val="0CD874FA"/>
    <w:rsid w:val="0D260976"/>
    <w:rsid w:val="0DB00930"/>
    <w:rsid w:val="0DC0605B"/>
    <w:rsid w:val="0DCBCB40"/>
    <w:rsid w:val="0DFD040D"/>
    <w:rsid w:val="0E48F663"/>
    <w:rsid w:val="0EAFA074"/>
    <w:rsid w:val="0FCECB01"/>
    <w:rsid w:val="1001454B"/>
    <w:rsid w:val="1056707F"/>
    <w:rsid w:val="107BBC6A"/>
    <w:rsid w:val="1081D300"/>
    <w:rsid w:val="109E6371"/>
    <w:rsid w:val="10D3DAE9"/>
    <w:rsid w:val="1110B461"/>
    <w:rsid w:val="117135E6"/>
    <w:rsid w:val="1171DAAD"/>
    <w:rsid w:val="11DCC3DA"/>
    <w:rsid w:val="12211F12"/>
    <w:rsid w:val="1323C126"/>
    <w:rsid w:val="13515D48"/>
    <w:rsid w:val="13EECCF0"/>
    <w:rsid w:val="146C5008"/>
    <w:rsid w:val="148C345B"/>
    <w:rsid w:val="149448FE"/>
    <w:rsid w:val="14BEFEC8"/>
    <w:rsid w:val="14FF4407"/>
    <w:rsid w:val="150EDE28"/>
    <w:rsid w:val="15906C68"/>
    <w:rsid w:val="15982F74"/>
    <w:rsid w:val="15CF02DE"/>
    <w:rsid w:val="16353A2A"/>
    <w:rsid w:val="163F284A"/>
    <w:rsid w:val="1679347C"/>
    <w:rsid w:val="167B56F3"/>
    <w:rsid w:val="16BA613D"/>
    <w:rsid w:val="1706C209"/>
    <w:rsid w:val="1723B92D"/>
    <w:rsid w:val="1738614D"/>
    <w:rsid w:val="17BB8D0E"/>
    <w:rsid w:val="180BB557"/>
    <w:rsid w:val="1837B479"/>
    <w:rsid w:val="1871C533"/>
    <w:rsid w:val="18D8704F"/>
    <w:rsid w:val="198E5AD4"/>
    <w:rsid w:val="19BC8746"/>
    <w:rsid w:val="1A17690D"/>
    <w:rsid w:val="1B4AFD5D"/>
    <w:rsid w:val="1B910516"/>
    <w:rsid w:val="1C4618A2"/>
    <w:rsid w:val="1D094839"/>
    <w:rsid w:val="1D2DAD8B"/>
    <w:rsid w:val="1D4CA0FC"/>
    <w:rsid w:val="1D543330"/>
    <w:rsid w:val="1DB1C5C3"/>
    <w:rsid w:val="1DB76BD1"/>
    <w:rsid w:val="1E07C114"/>
    <w:rsid w:val="1E11DAD0"/>
    <w:rsid w:val="1E32D2C9"/>
    <w:rsid w:val="1ECC613B"/>
    <w:rsid w:val="1ECF53A5"/>
    <w:rsid w:val="1F8F00AD"/>
    <w:rsid w:val="20489A62"/>
    <w:rsid w:val="2051FB44"/>
    <w:rsid w:val="207118FF"/>
    <w:rsid w:val="2077A2C1"/>
    <w:rsid w:val="2096CCCF"/>
    <w:rsid w:val="20C6425F"/>
    <w:rsid w:val="20D21EBA"/>
    <w:rsid w:val="2100FB62"/>
    <w:rsid w:val="215672C4"/>
    <w:rsid w:val="21945750"/>
    <w:rsid w:val="2273BAAD"/>
    <w:rsid w:val="227591A4"/>
    <w:rsid w:val="229D58F2"/>
    <w:rsid w:val="2306EEFB"/>
    <w:rsid w:val="233E848F"/>
    <w:rsid w:val="235EE417"/>
    <w:rsid w:val="236A2EFA"/>
    <w:rsid w:val="238AAF9F"/>
    <w:rsid w:val="23A34F47"/>
    <w:rsid w:val="23B5C28E"/>
    <w:rsid w:val="24481451"/>
    <w:rsid w:val="25239FEF"/>
    <w:rsid w:val="253B9488"/>
    <w:rsid w:val="256F1D14"/>
    <w:rsid w:val="2596F73B"/>
    <w:rsid w:val="25B51A0C"/>
    <w:rsid w:val="25C2200C"/>
    <w:rsid w:val="25C31E72"/>
    <w:rsid w:val="264AAAC7"/>
    <w:rsid w:val="2658197D"/>
    <w:rsid w:val="26765AAD"/>
    <w:rsid w:val="2696A6FA"/>
    <w:rsid w:val="2712D35B"/>
    <w:rsid w:val="275D9FD3"/>
    <w:rsid w:val="2765F1D6"/>
    <w:rsid w:val="2773FBA9"/>
    <w:rsid w:val="27B5902F"/>
    <w:rsid w:val="27D22F4E"/>
    <w:rsid w:val="2815FCCE"/>
    <w:rsid w:val="2817B0A2"/>
    <w:rsid w:val="282CF4AD"/>
    <w:rsid w:val="29176549"/>
    <w:rsid w:val="294B0E0D"/>
    <w:rsid w:val="29C20E6E"/>
    <w:rsid w:val="29FE0E4A"/>
    <w:rsid w:val="2A1BF1CB"/>
    <w:rsid w:val="2A1DFE50"/>
    <w:rsid w:val="2A344332"/>
    <w:rsid w:val="2A6DA333"/>
    <w:rsid w:val="2B92B1AD"/>
    <w:rsid w:val="2C327EE0"/>
    <w:rsid w:val="2C806564"/>
    <w:rsid w:val="2CAC1048"/>
    <w:rsid w:val="2CD581E9"/>
    <w:rsid w:val="2D348FFD"/>
    <w:rsid w:val="2D93BFDE"/>
    <w:rsid w:val="2DA91FB8"/>
    <w:rsid w:val="2E377740"/>
    <w:rsid w:val="2E389B42"/>
    <w:rsid w:val="2E5E321B"/>
    <w:rsid w:val="2EC7D1CD"/>
    <w:rsid w:val="2F29996F"/>
    <w:rsid w:val="2F534729"/>
    <w:rsid w:val="305B8779"/>
    <w:rsid w:val="30B7458E"/>
    <w:rsid w:val="30CC764D"/>
    <w:rsid w:val="30ED0EAF"/>
    <w:rsid w:val="312C3326"/>
    <w:rsid w:val="315A5199"/>
    <w:rsid w:val="3182D4C8"/>
    <w:rsid w:val="31D6B8A3"/>
    <w:rsid w:val="32046647"/>
    <w:rsid w:val="321005F7"/>
    <w:rsid w:val="326986DF"/>
    <w:rsid w:val="3314AF8A"/>
    <w:rsid w:val="33F3936E"/>
    <w:rsid w:val="342783B0"/>
    <w:rsid w:val="34B4CA83"/>
    <w:rsid w:val="34C89C31"/>
    <w:rsid w:val="351109CF"/>
    <w:rsid w:val="35357C0B"/>
    <w:rsid w:val="35686E5E"/>
    <w:rsid w:val="356C26CB"/>
    <w:rsid w:val="3592F703"/>
    <w:rsid w:val="35A1CFC4"/>
    <w:rsid w:val="361A860F"/>
    <w:rsid w:val="363EE294"/>
    <w:rsid w:val="366F166D"/>
    <w:rsid w:val="36CBAE7A"/>
    <w:rsid w:val="36DACF6E"/>
    <w:rsid w:val="36F97647"/>
    <w:rsid w:val="379B1FE0"/>
    <w:rsid w:val="380B9781"/>
    <w:rsid w:val="38214937"/>
    <w:rsid w:val="388E92EB"/>
    <w:rsid w:val="3890F4FD"/>
    <w:rsid w:val="38FFADC8"/>
    <w:rsid w:val="391815CF"/>
    <w:rsid w:val="393596B5"/>
    <w:rsid w:val="3977D18F"/>
    <w:rsid w:val="39D51E6E"/>
    <w:rsid w:val="39F7E35E"/>
    <w:rsid w:val="39FA5BED"/>
    <w:rsid w:val="3A4C1B7C"/>
    <w:rsid w:val="3A5F5AC4"/>
    <w:rsid w:val="3AB368AA"/>
    <w:rsid w:val="3AF59D0C"/>
    <w:rsid w:val="3B01556B"/>
    <w:rsid w:val="3B0FAA11"/>
    <w:rsid w:val="3BB95DDA"/>
    <w:rsid w:val="3C57E4BE"/>
    <w:rsid w:val="3C71BD44"/>
    <w:rsid w:val="3C90EC6D"/>
    <w:rsid w:val="3C9AF641"/>
    <w:rsid w:val="3CDDD557"/>
    <w:rsid w:val="3D0D2723"/>
    <w:rsid w:val="3D5318DE"/>
    <w:rsid w:val="3D60E339"/>
    <w:rsid w:val="3D8673CE"/>
    <w:rsid w:val="3D91A7A1"/>
    <w:rsid w:val="3D953929"/>
    <w:rsid w:val="3DB107AF"/>
    <w:rsid w:val="3DB438BD"/>
    <w:rsid w:val="3DD874EF"/>
    <w:rsid w:val="3DFA2E63"/>
    <w:rsid w:val="3E40DFA6"/>
    <w:rsid w:val="3E78FBE1"/>
    <w:rsid w:val="3E862AC1"/>
    <w:rsid w:val="3E9519BD"/>
    <w:rsid w:val="3EA68B4E"/>
    <w:rsid w:val="3ED3A1FE"/>
    <w:rsid w:val="3F580DD5"/>
    <w:rsid w:val="3F644452"/>
    <w:rsid w:val="3FA1815A"/>
    <w:rsid w:val="3FDF186A"/>
    <w:rsid w:val="3FDFFEC4"/>
    <w:rsid w:val="3FE89768"/>
    <w:rsid w:val="408A7EAC"/>
    <w:rsid w:val="40E11EDA"/>
    <w:rsid w:val="410DB6CF"/>
    <w:rsid w:val="413EDD24"/>
    <w:rsid w:val="41B86096"/>
    <w:rsid w:val="41CB56CF"/>
    <w:rsid w:val="41D0A329"/>
    <w:rsid w:val="41E71664"/>
    <w:rsid w:val="420581E9"/>
    <w:rsid w:val="42129CA7"/>
    <w:rsid w:val="421A6425"/>
    <w:rsid w:val="4232CF63"/>
    <w:rsid w:val="4398D733"/>
    <w:rsid w:val="4563C048"/>
    <w:rsid w:val="457B072F"/>
    <w:rsid w:val="45F7D9F6"/>
    <w:rsid w:val="45FEF16F"/>
    <w:rsid w:val="46C75AEE"/>
    <w:rsid w:val="473D5CB6"/>
    <w:rsid w:val="476D64B9"/>
    <w:rsid w:val="477AAB2A"/>
    <w:rsid w:val="47E1DF13"/>
    <w:rsid w:val="480F0224"/>
    <w:rsid w:val="48175F44"/>
    <w:rsid w:val="4864EC1F"/>
    <w:rsid w:val="48888189"/>
    <w:rsid w:val="48EB40A0"/>
    <w:rsid w:val="49472288"/>
    <w:rsid w:val="49A0736D"/>
    <w:rsid w:val="4A1AE510"/>
    <w:rsid w:val="4A693A62"/>
    <w:rsid w:val="4A91BE32"/>
    <w:rsid w:val="4ACCA724"/>
    <w:rsid w:val="4AD95485"/>
    <w:rsid w:val="4B04513B"/>
    <w:rsid w:val="4B0CE6E1"/>
    <w:rsid w:val="4B251FB3"/>
    <w:rsid w:val="4B28760E"/>
    <w:rsid w:val="4B5DAC7B"/>
    <w:rsid w:val="4B934B87"/>
    <w:rsid w:val="4B980F4F"/>
    <w:rsid w:val="4B9873CE"/>
    <w:rsid w:val="4BCB863C"/>
    <w:rsid w:val="4C3D42A5"/>
    <w:rsid w:val="4CADD127"/>
    <w:rsid w:val="4CE3F9D3"/>
    <w:rsid w:val="4D17D6B2"/>
    <w:rsid w:val="4D5D5DD9"/>
    <w:rsid w:val="4D7A6662"/>
    <w:rsid w:val="4E258DC0"/>
    <w:rsid w:val="4E275EBB"/>
    <w:rsid w:val="4E2D2A4D"/>
    <w:rsid w:val="4E344593"/>
    <w:rsid w:val="4E3C6342"/>
    <w:rsid w:val="4E73E490"/>
    <w:rsid w:val="4E966209"/>
    <w:rsid w:val="4ECB8283"/>
    <w:rsid w:val="4ED5E7B9"/>
    <w:rsid w:val="4EE04869"/>
    <w:rsid w:val="4EFFEECD"/>
    <w:rsid w:val="4F3FCABC"/>
    <w:rsid w:val="4F683715"/>
    <w:rsid w:val="4FBA93DD"/>
    <w:rsid w:val="50078578"/>
    <w:rsid w:val="5007EA4D"/>
    <w:rsid w:val="500A00F7"/>
    <w:rsid w:val="500FB4F1"/>
    <w:rsid w:val="50407A86"/>
    <w:rsid w:val="5077C935"/>
    <w:rsid w:val="50C0AA16"/>
    <w:rsid w:val="50DEB3ED"/>
    <w:rsid w:val="5144130B"/>
    <w:rsid w:val="51B22529"/>
    <w:rsid w:val="51C641B2"/>
    <w:rsid w:val="51C8F739"/>
    <w:rsid w:val="5232F4AA"/>
    <w:rsid w:val="52890523"/>
    <w:rsid w:val="52A19A43"/>
    <w:rsid w:val="53275DA1"/>
    <w:rsid w:val="53326C46"/>
    <w:rsid w:val="537A033A"/>
    <w:rsid w:val="53F750A7"/>
    <w:rsid w:val="5415D4DE"/>
    <w:rsid w:val="545810D3"/>
    <w:rsid w:val="54E421FE"/>
    <w:rsid w:val="55524611"/>
    <w:rsid w:val="5670DB42"/>
    <w:rsid w:val="56DE81A0"/>
    <w:rsid w:val="570E67EB"/>
    <w:rsid w:val="572250E2"/>
    <w:rsid w:val="5735AF04"/>
    <w:rsid w:val="5823CAAA"/>
    <w:rsid w:val="58370952"/>
    <w:rsid w:val="58AB4079"/>
    <w:rsid w:val="598AE3A3"/>
    <w:rsid w:val="59A7AFCF"/>
    <w:rsid w:val="59AAC7BA"/>
    <w:rsid w:val="59DA6CFC"/>
    <w:rsid w:val="5A414089"/>
    <w:rsid w:val="5A80BE29"/>
    <w:rsid w:val="5A9ED94A"/>
    <w:rsid w:val="5ADD2E9B"/>
    <w:rsid w:val="5AE21186"/>
    <w:rsid w:val="5B68EFAC"/>
    <w:rsid w:val="5B80054E"/>
    <w:rsid w:val="5BB95374"/>
    <w:rsid w:val="5BF006EF"/>
    <w:rsid w:val="5C377F6A"/>
    <w:rsid w:val="5CE9ADBC"/>
    <w:rsid w:val="5D445513"/>
    <w:rsid w:val="5D739CE8"/>
    <w:rsid w:val="5D887F8D"/>
    <w:rsid w:val="5DD40F83"/>
    <w:rsid w:val="5E2411F8"/>
    <w:rsid w:val="5F5202DC"/>
    <w:rsid w:val="5F60CB73"/>
    <w:rsid w:val="60086AD2"/>
    <w:rsid w:val="601D1CDB"/>
    <w:rsid w:val="60200425"/>
    <w:rsid w:val="608BDC7A"/>
    <w:rsid w:val="609E71C6"/>
    <w:rsid w:val="60C6BCE9"/>
    <w:rsid w:val="619AD84D"/>
    <w:rsid w:val="61B53432"/>
    <w:rsid w:val="6219D037"/>
    <w:rsid w:val="62373DEB"/>
    <w:rsid w:val="62474850"/>
    <w:rsid w:val="628563C4"/>
    <w:rsid w:val="62C098C4"/>
    <w:rsid w:val="62E6A19C"/>
    <w:rsid w:val="6332780D"/>
    <w:rsid w:val="638FB19E"/>
    <w:rsid w:val="639701C2"/>
    <w:rsid w:val="63A2BAF4"/>
    <w:rsid w:val="63D24956"/>
    <w:rsid w:val="6422C14E"/>
    <w:rsid w:val="6431E4E8"/>
    <w:rsid w:val="643DB6E4"/>
    <w:rsid w:val="647E339F"/>
    <w:rsid w:val="64B31BE3"/>
    <w:rsid w:val="64FB33DA"/>
    <w:rsid w:val="650D8EA7"/>
    <w:rsid w:val="653F2CAE"/>
    <w:rsid w:val="655FED68"/>
    <w:rsid w:val="65D36601"/>
    <w:rsid w:val="661C2A0D"/>
    <w:rsid w:val="6621EE14"/>
    <w:rsid w:val="6645A2FB"/>
    <w:rsid w:val="668094CD"/>
    <w:rsid w:val="672933A1"/>
    <w:rsid w:val="67AFDEA0"/>
    <w:rsid w:val="67F6931D"/>
    <w:rsid w:val="682014E9"/>
    <w:rsid w:val="693B71F1"/>
    <w:rsid w:val="6976A5E3"/>
    <w:rsid w:val="698F4B84"/>
    <w:rsid w:val="69CB275B"/>
    <w:rsid w:val="6A975464"/>
    <w:rsid w:val="6AF9E53B"/>
    <w:rsid w:val="6C285690"/>
    <w:rsid w:val="6C30A36D"/>
    <w:rsid w:val="6D68C651"/>
    <w:rsid w:val="6E0702F3"/>
    <w:rsid w:val="6E0CAEC2"/>
    <w:rsid w:val="6E140F76"/>
    <w:rsid w:val="6EF39356"/>
    <w:rsid w:val="6F036D67"/>
    <w:rsid w:val="6F0B507F"/>
    <w:rsid w:val="6F286C2F"/>
    <w:rsid w:val="6F521749"/>
    <w:rsid w:val="6F563246"/>
    <w:rsid w:val="6F9C0DCE"/>
    <w:rsid w:val="6FCC3CC6"/>
    <w:rsid w:val="7016D8B4"/>
    <w:rsid w:val="7027563C"/>
    <w:rsid w:val="709F8CCB"/>
    <w:rsid w:val="713C6164"/>
    <w:rsid w:val="71516D78"/>
    <w:rsid w:val="718E02C4"/>
    <w:rsid w:val="71EAD962"/>
    <w:rsid w:val="72A135D3"/>
    <w:rsid w:val="72CAF861"/>
    <w:rsid w:val="72E05A73"/>
    <w:rsid w:val="72E4B4D3"/>
    <w:rsid w:val="72F30E1C"/>
    <w:rsid w:val="72F8E9F5"/>
    <w:rsid w:val="7316AA53"/>
    <w:rsid w:val="736755E2"/>
    <w:rsid w:val="73BDB62D"/>
    <w:rsid w:val="73CC5733"/>
    <w:rsid w:val="74835FD7"/>
    <w:rsid w:val="749B03B0"/>
    <w:rsid w:val="74AD0E5C"/>
    <w:rsid w:val="74C0CDA2"/>
    <w:rsid w:val="74C70D54"/>
    <w:rsid w:val="74E6283C"/>
    <w:rsid w:val="7505DD69"/>
    <w:rsid w:val="75232EEC"/>
    <w:rsid w:val="7553C39A"/>
    <w:rsid w:val="75BE54AA"/>
    <w:rsid w:val="7612F8CD"/>
    <w:rsid w:val="769CB2E1"/>
    <w:rsid w:val="76A961E7"/>
    <w:rsid w:val="76B49F14"/>
    <w:rsid w:val="76B8E926"/>
    <w:rsid w:val="76C1CAB0"/>
    <w:rsid w:val="76C48DC7"/>
    <w:rsid w:val="770CB8FD"/>
    <w:rsid w:val="77178CAC"/>
    <w:rsid w:val="7727391E"/>
    <w:rsid w:val="7729AC02"/>
    <w:rsid w:val="777EA61A"/>
    <w:rsid w:val="778AF163"/>
    <w:rsid w:val="7822807E"/>
    <w:rsid w:val="7856466B"/>
    <w:rsid w:val="78605343"/>
    <w:rsid w:val="78746711"/>
    <w:rsid w:val="78EC829C"/>
    <w:rsid w:val="78F97E66"/>
    <w:rsid w:val="792FB8E8"/>
    <w:rsid w:val="79300CCF"/>
    <w:rsid w:val="79AA7BD9"/>
    <w:rsid w:val="79E12C61"/>
    <w:rsid w:val="7A412700"/>
    <w:rsid w:val="7A6CD985"/>
    <w:rsid w:val="7AA86EFD"/>
    <w:rsid w:val="7AE448C0"/>
    <w:rsid w:val="7B3AB905"/>
    <w:rsid w:val="7B7523F1"/>
    <w:rsid w:val="7B9C2C97"/>
    <w:rsid w:val="7BE72F8F"/>
    <w:rsid w:val="7C0BA856"/>
    <w:rsid w:val="7C278427"/>
    <w:rsid w:val="7C2D962E"/>
    <w:rsid w:val="7C8DA577"/>
    <w:rsid w:val="7CA39A52"/>
    <w:rsid w:val="7CC6C43D"/>
    <w:rsid w:val="7CCDE75E"/>
    <w:rsid w:val="7E273595"/>
    <w:rsid w:val="7E774684"/>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57DC9"/>
  <w15:docId w15:val="{32DA0496-767C-4C08-9A81-A78AFB5DA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val="de-AT" w:eastAsia="en-US"/>
    </w:rPr>
  </w:style>
  <w:style w:type="paragraph" w:styleId="Heading1">
    <w:name w:val="heading 1"/>
    <w:basedOn w:val="Normal"/>
    <w:next w:val="Normal"/>
    <w:link w:val="Heading1Char"/>
    <w:qFormat/>
    <w:rsid w:val="005A3B26"/>
    <w:pPr>
      <w:keepNext/>
      <w:numPr>
        <w:numId w:val="4"/>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4"/>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4"/>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4"/>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4"/>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4"/>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4"/>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4"/>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4"/>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val="de-AT"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val="de-AT"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val="de-AT"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val="de-AT"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val="de-AT"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val="de-AT" w:eastAsia="en-US"/>
    </w:rPr>
  </w:style>
  <w:style w:type="character" w:customStyle="1" w:styleId="Heading8Char">
    <w:name w:val="Heading 8 Char"/>
    <w:aliases w:val="Figure Char"/>
    <w:basedOn w:val="DefaultParagraphFont"/>
    <w:link w:val="Heading8"/>
    <w:locked/>
    <w:rsid w:val="005A3B26"/>
    <w:rPr>
      <w:caps/>
      <w:spacing w:val="10"/>
      <w:sz w:val="18"/>
      <w:szCs w:val="18"/>
      <w:lang w:val="de-AT"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val="de-AT"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character" w:customStyle="1" w:styleId="CommentTextChar">
    <w:name w:val="Comment Text Char"/>
    <w:basedOn w:val="DefaultParagraphFont"/>
    <w:link w:val="CommentText1"/>
    <w:uiPriority w:val="99"/>
    <w:locked/>
    <w:rsid w:val="00B751A7"/>
    <w:rPr>
      <w:szCs w:val="20"/>
      <w:lang w:val="de-AT" w:eastAsia="en-US"/>
    </w:rPr>
  </w:style>
  <w:style w:type="character" w:customStyle="1" w:styleId="CommentSubjectChar">
    <w:name w:val="Comment Subject Char"/>
    <w:basedOn w:val="CommentTextChar"/>
    <w:link w:val="CommentSubject1"/>
    <w:uiPriority w:val="99"/>
    <w:semiHidden/>
    <w:rsid w:val="00B751A7"/>
    <w:rPr>
      <w:b/>
      <w:bCs/>
      <w:szCs w:val="20"/>
      <w:lang w:val="de-AT"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1"/>
    <w:qFormat/>
    <w:rsid w:val="007F7C95"/>
    <w:pPr>
      <w:spacing w:before="0" w:after="0"/>
    </w:pPr>
  </w:style>
  <w:style w:type="character" w:customStyle="1" w:styleId="NoSpacingChar">
    <w:name w:val="No Spacing Char"/>
    <w:basedOn w:val="DefaultParagraphFont"/>
    <w:link w:val="NoSpacing"/>
    <w:uiPriority w:val="1"/>
    <w:locked/>
    <w:rsid w:val="007F7C95"/>
    <w:rPr>
      <w:rFonts w:cs="Times New Roman"/>
      <w:sz w:val="20"/>
      <w:szCs w:val="20"/>
    </w:rPr>
  </w:style>
  <w:style w:type="paragraph" w:styleId="ListParagraph">
    <w:name w:val="List Paragraph"/>
    <w:aliases w:val="Aufzählungen,history_bullet,Bullet 1,Bullet List,Liste Perso,list-bullet_1,Numbering List"/>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Numbering List Char"/>
    <w:basedOn w:val="DefaultParagraphFont"/>
    <w:link w:val="ListParagraph"/>
    <w:uiPriority w:val="34"/>
    <w:qFormat/>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val="de-AT"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uiPriority w:val="99"/>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uiPriority w:val="99"/>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3"/>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3"/>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5"/>
      </w:numPr>
    </w:pPr>
  </w:style>
  <w:style w:type="paragraph" w:customStyle="1" w:styleId="NMBody">
    <w:name w:val="NMBody"/>
    <w:basedOn w:val="Normal"/>
    <w:autoRedefine/>
    <w:qFormat/>
    <w:rsid w:val="0083697B"/>
    <w:pPr>
      <w:spacing w:before="100" w:beforeAutospacing="1" w:after="100" w:afterAutospacing="1"/>
    </w:pPr>
    <w:rPr>
      <w:rFonts w:ascii="Trebuchet MS" w:eastAsia="Trebuchet MS" w:hAnsi="Trebuchet MS" w:cs="Trebuchet MS"/>
      <w:b/>
      <w:bCs/>
      <w:color w:val="000000"/>
      <w:szCs w:val="18"/>
      <w:lang w:eastAsia="en-GB"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6"/>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 w:type="character" w:customStyle="1" w:styleId="wacimagecontainer">
    <w:name w:val="wacimagecontainer"/>
    <w:basedOn w:val="DefaultParagraphFont"/>
    <w:rsid w:val="00257D45"/>
  </w:style>
  <w:style w:type="character" w:styleId="Mention">
    <w:name w:val="Mention"/>
    <w:basedOn w:val="DefaultParagraphFont"/>
    <w:uiPriority w:val="99"/>
    <w:unhideWhenUsed/>
    <w:rsid w:val="0062340A"/>
    <w:rPr>
      <w:color w:val="2B579A"/>
      <w:shd w:val="clear" w:color="auto" w:fill="E1DFDD"/>
    </w:rPr>
  </w:style>
  <w:style w:type="table" w:styleId="GridTable4-Accent1">
    <w:name w:val="Grid Table 4 Accent 1"/>
    <w:basedOn w:val="TableNormal"/>
    <w:uiPriority w:val="49"/>
    <w:rsid w:val="006A466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542CC"/>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textrun">
    <w:name w:val="textrun"/>
    <w:basedOn w:val="DefaultParagraphFont"/>
    <w:rsid w:val="00243EDE"/>
  </w:style>
  <w:style w:type="paragraph" w:customStyle="1" w:styleId="outlineelement">
    <w:name w:val="outlineelement"/>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cxw243435705">
    <w:name w:val="scxw243435705"/>
    <w:basedOn w:val="DefaultParagraphFont"/>
    <w:rsid w:val="00243EDE"/>
  </w:style>
  <w:style w:type="character" w:customStyle="1" w:styleId="pagebreakblob">
    <w:name w:val="pagebreakblob"/>
    <w:basedOn w:val="DefaultParagraphFont"/>
    <w:rsid w:val="00243EDE"/>
  </w:style>
  <w:style w:type="character" w:customStyle="1" w:styleId="pagebreaktextspan">
    <w:name w:val="pagebreaktextspan"/>
    <w:basedOn w:val="DefaultParagraphFont"/>
    <w:rsid w:val="00243EDE"/>
  </w:style>
  <w:style w:type="character" w:customStyle="1" w:styleId="pagebreakborderspan">
    <w:name w:val="pagebreakborderspan"/>
    <w:basedOn w:val="DefaultParagraphFont"/>
    <w:rsid w:val="00243EDE"/>
  </w:style>
  <w:style w:type="character" w:customStyle="1" w:styleId="linebreakblob">
    <w:name w:val="linebreakblob"/>
    <w:basedOn w:val="DefaultParagraphFont"/>
    <w:rsid w:val="00243EDE"/>
  </w:style>
  <w:style w:type="character" w:customStyle="1" w:styleId="tabrun">
    <w:name w:val="tabrun"/>
    <w:basedOn w:val="DefaultParagraphFont"/>
    <w:rsid w:val="00243EDE"/>
  </w:style>
  <w:style w:type="character" w:customStyle="1" w:styleId="tabchar">
    <w:name w:val="tabchar"/>
    <w:basedOn w:val="DefaultParagraphFont"/>
    <w:rsid w:val="00243EDE"/>
  </w:style>
  <w:style w:type="character" w:customStyle="1" w:styleId="CommentReference1">
    <w:name w:val="Comment Reference1"/>
    <w:basedOn w:val="DefaultParagraphFont"/>
    <w:uiPriority w:val="99"/>
    <w:semiHidden/>
    <w:unhideWhenUsed/>
    <w:locked/>
    <w:rsid w:val="008E077A"/>
    <w:rPr>
      <w:sz w:val="16"/>
      <w:szCs w:val="16"/>
    </w:rPr>
  </w:style>
  <w:style w:type="paragraph" w:customStyle="1" w:styleId="CommentText1">
    <w:name w:val="Comment Text1"/>
    <w:basedOn w:val="Normal"/>
    <w:link w:val="CommentTextChar"/>
    <w:uiPriority w:val="99"/>
    <w:rsid w:val="00E518EC"/>
  </w:style>
  <w:style w:type="character" w:customStyle="1" w:styleId="CommentReference10">
    <w:name w:val="Comment Reference1"/>
    <w:basedOn w:val="DefaultParagraphFont"/>
    <w:uiPriority w:val="99"/>
    <w:semiHidden/>
    <w:unhideWhenUsed/>
    <w:locked/>
    <w:rsid w:val="00E518EC"/>
    <w:rPr>
      <w:sz w:val="16"/>
      <w:szCs w:val="16"/>
    </w:rPr>
  </w:style>
  <w:style w:type="paragraph" w:customStyle="1" w:styleId="CommentSubject1">
    <w:name w:val="Comment Subject1"/>
    <w:basedOn w:val="CommentText1"/>
    <w:next w:val="CommentText1"/>
    <w:link w:val="CommentSubjectChar"/>
    <w:uiPriority w:val="99"/>
    <w:semiHidden/>
    <w:unhideWhenUsed/>
    <w:locked/>
    <w:rsid w:val="00E518EC"/>
    <w:rPr>
      <w:b/>
      <w:bCs/>
    </w:rPr>
  </w:style>
  <w:style w:type="paragraph" w:styleId="CommentText">
    <w:name w:val="annotation text"/>
    <w:basedOn w:val="Normal"/>
    <w:link w:val="CommentTextChar1"/>
    <w:uiPriority w:val="99"/>
    <w:unhideWhenUsed/>
    <w:locked/>
    <w:rPr>
      <w:sz w:val="20"/>
    </w:rPr>
  </w:style>
  <w:style w:type="character" w:customStyle="1" w:styleId="CommentTextChar1">
    <w:name w:val="Comment Text Char1"/>
    <w:basedOn w:val="DefaultParagraphFont"/>
    <w:link w:val="CommentText"/>
    <w:uiPriority w:val="99"/>
    <w:rPr>
      <w:sz w:val="20"/>
      <w:szCs w:val="20"/>
      <w:lang w:val="de-AT" w:eastAsia="en-US"/>
    </w:rPr>
  </w:style>
  <w:style w:type="character" w:styleId="CommentReference">
    <w:name w:val="annotation reference"/>
    <w:basedOn w:val="DefaultParagraphFont"/>
    <w:uiPriority w:val="99"/>
    <w:semiHidden/>
    <w:unhideWhenUsed/>
    <w:locked/>
    <w:rPr>
      <w:sz w:val="16"/>
      <w:szCs w:val="16"/>
    </w:rPr>
  </w:style>
  <w:style w:type="paragraph" w:styleId="CommentSubject">
    <w:name w:val="annotation subject"/>
    <w:basedOn w:val="CommentText"/>
    <w:next w:val="CommentText"/>
    <w:link w:val="CommentSubjectChar1"/>
    <w:uiPriority w:val="99"/>
    <w:semiHidden/>
    <w:unhideWhenUsed/>
    <w:locked/>
    <w:rsid w:val="009B474C"/>
    <w:rPr>
      <w:b/>
      <w:bCs/>
    </w:rPr>
  </w:style>
  <w:style w:type="character" w:customStyle="1" w:styleId="CommentSubjectChar1">
    <w:name w:val="Comment Subject Char1"/>
    <w:basedOn w:val="CommentTextChar1"/>
    <w:link w:val="CommentSubject"/>
    <w:uiPriority w:val="99"/>
    <w:semiHidden/>
    <w:rsid w:val="009B474C"/>
    <w:rPr>
      <w:b/>
      <w:bCs/>
      <w:sz w:val="20"/>
      <w:szCs w:val="20"/>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8334705">
      <w:bodyDiv w:val="1"/>
      <w:marLeft w:val="0"/>
      <w:marRight w:val="0"/>
      <w:marTop w:val="0"/>
      <w:marBottom w:val="0"/>
      <w:divBdr>
        <w:top w:val="none" w:sz="0" w:space="0" w:color="auto"/>
        <w:left w:val="none" w:sz="0" w:space="0" w:color="auto"/>
        <w:bottom w:val="none" w:sz="0" w:space="0" w:color="auto"/>
        <w:right w:val="none" w:sz="0" w:space="0" w:color="auto"/>
      </w:divBdr>
      <w:divsChild>
        <w:div w:id="134419451">
          <w:marLeft w:val="0"/>
          <w:marRight w:val="0"/>
          <w:marTop w:val="0"/>
          <w:marBottom w:val="0"/>
          <w:divBdr>
            <w:top w:val="single" w:sz="2" w:space="0" w:color="auto"/>
            <w:left w:val="single" w:sz="2" w:space="0" w:color="auto"/>
            <w:bottom w:val="single" w:sz="6" w:space="0" w:color="auto"/>
            <w:right w:val="single" w:sz="2" w:space="0" w:color="auto"/>
          </w:divBdr>
          <w:divsChild>
            <w:div w:id="1109929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244479">
                  <w:marLeft w:val="0"/>
                  <w:marRight w:val="0"/>
                  <w:marTop w:val="0"/>
                  <w:marBottom w:val="0"/>
                  <w:divBdr>
                    <w:top w:val="single" w:sz="2" w:space="0" w:color="D9D9E3"/>
                    <w:left w:val="single" w:sz="2" w:space="0" w:color="D9D9E3"/>
                    <w:bottom w:val="single" w:sz="2" w:space="0" w:color="D9D9E3"/>
                    <w:right w:val="single" w:sz="2" w:space="0" w:color="D9D9E3"/>
                  </w:divBdr>
                  <w:divsChild>
                    <w:div w:id="519010667">
                      <w:marLeft w:val="0"/>
                      <w:marRight w:val="0"/>
                      <w:marTop w:val="0"/>
                      <w:marBottom w:val="0"/>
                      <w:divBdr>
                        <w:top w:val="single" w:sz="2" w:space="0" w:color="D9D9E3"/>
                        <w:left w:val="single" w:sz="2" w:space="0" w:color="D9D9E3"/>
                        <w:bottom w:val="single" w:sz="2" w:space="0" w:color="D9D9E3"/>
                        <w:right w:val="single" w:sz="2" w:space="0" w:color="D9D9E3"/>
                      </w:divBdr>
                      <w:divsChild>
                        <w:div w:id="144585906">
                          <w:marLeft w:val="0"/>
                          <w:marRight w:val="0"/>
                          <w:marTop w:val="0"/>
                          <w:marBottom w:val="0"/>
                          <w:divBdr>
                            <w:top w:val="single" w:sz="2" w:space="0" w:color="D9D9E3"/>
                            <w:left w:val="single" w:sz="2" w:space="0" w:color="D9D9E3"/>
                            <w:bottom w:val="single" w:sz="2" w:space="0" w:color="D9D9E3"/>
                            <w:right w:val="single" w:sz="2" w:space="0" w:color="D9D9E3"/>
                          </w:divBdr>
                          <w:divsChild>
                            <w:div w:id="98070126">
                              <w:marLeft w:val="0"/>
                              <w:marRight w:val="0"/>
                              <w:marTop w:val="0"/>
                              <w:marBottom w:val="0"/>
                              <w:divBdr>
                                <w:top w:val="single" w:sz="2" w:space="0" w:color="D9D9E3"/>
                                <w:left w:val="single" w:sz="2" w:space="0" w:color="D9D9E3"/>
                                <w:bottom w:val="single" w:sz="2" w:space="0" w:color="D9D9E3"/>
                                <w:right w:val="single" w:sz="2" w:space="0" w:color="D9D9E3"/>
                              </w:divBdr>
                              <w:divsChild>
                                <w:div w:id="919676727">
                                  <w:marLeft w:val="0"/>
                                  <w:marRight w:val="0"/>
                                  <w:marTop w:val="0"/>
                                  <w:marBottom w:val="0"/>
                                  <w:divBdr>
                                    <w:top w:val="single" w:sz="2" w:space="0" w:color="D9D9E3"/>
                                    <w:left w:val="single" w:sz="2" w:space="0" w:color="D9D9E3"/>
                                    <w:bottom w:val="single" w:sz="2" w:space="0" w:color="D9D9E3"/>
                                    <w:right w:val="single" w:sz="2" w:space="0" w:color="D9D9E3"/>
                                  </w:divBdr>
                                  <w:divsChild>
                                    <w:div w:id="1778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37242822">
      <w:bodyDiv w:val="1"/>
      <w:marLeft w:val="0"/>
      <w:marRight w:val="0"/>
      <w:marTop w:val="0"/>
      <w:marBottom w:val="0"/>
      <w:divBdr>
        <w:top w:val="none" w:sz="0" w:space="0" w:color="auto"/>
        <w:left w:val="none" w:sz="0" w:space="0" w:color="auto"/>
        <w:bottom w:val="none" w:sz="0" w:space="0" w:color="auto"/>
        <w:right w:val="none" w:sz="0" w:space="0" w:color="auto"/>
      </w:divBdr>
      <w:divsChild>
        <w:div w:id="92436426">
          <w:marLeft w:val="0"/>
          <w:marRight w:val="0"/>
          <w:marTop w:val="0"/>
          <w:marBottom w:val="0"/>
          <w:divBdr>
            <w:top w:val="none" w:sz="0" w:space="0" w:color="auto"/>
            <w:left w:val="none" w:sz="0" w:space="0" w:color="auto"/>
            <w:bottom w:val="none" w:sz="0" w:space="0" w:color="auto"/>
            <w:right w:val="none" w:sz="0" w:space="0" w:color="auto"/>
          </w:divBdr>
        </w:div>
        <w:div w:id="219677059">
          <w:marLeft w:val="0"/>
          <w:marRight w:val="0"/>
          <w:marTop w:val="0"/>
          <w:marBottom w:val="0"/>
          <w:divBdr>
            <w:top w:val="none" w:sz="0" w:space="0" w:color="auto"/>
            <w:left w:val="none" w:sz="0" w:space="0" w:color="auto"/>
            <w:bottom w:val="none" w:sz="0" w:space="0" w:color="auto"/>
            <w:right w:val="none" w:sz="0" w:space="0" w:color="auto"/>
          </w:divBdr>
        </w:div>
        <w:div w:id="484322786">
          <w:marLeft w:val="0"/>
          <w:marRight w:val="0"/>
          <w:marTop w:val="0"/>
          <w:marBottom w:val="0"/>
          <w:divBdr>
            <w:top w:val="none" w:sz="0" w:space="0" w:color="auto"/>
            <w:left w:val="none" w:sz="0" w:space="0" w:color="auto"/>
            <w:bottom w:val="none" w:sz="0" w:space="0" w:color="auto"/>
            <w:right w:val="none" w:sz="0" w:space="0" w:color="auto"/>
          </w:divBdr>
        </w:div>
        <w:div w:id="575746905">
          <w:marLeft w:val="0"/>
          <w:marRight w:val="0"/>
          <w:marTop w:val="0"/>
          <w:marBottom w:val="0"/>
          <w:divBdr>
            <w:top w:val="none" w:sz="0" w:space="0" w:color="auto"/>
            <w:left w:val="none" w:sz="0" w:space="0" w:color="auto"/>
            <w:bottom w:val="none" w:sz="0" w:space="0" w:color="auto"/>
            <w:right w:val="none" w:sz="0" w:space="0" w:color="auto"/>
          </w:divBdr>
        </w:div>
        <w:div w:id="643971771">
          <w:marLeft w:val="0"/>
          <w:marRight w:val="0"/>
          <w:marTop w:val="0"/>
          <w:marBottom w:val="0"/>
          <w:divBdr>
            <w:top w:val="none" w:sz="0" w:space="0" w:color="auto"/>
            <w:left w:val="none" w:sz="0" w:space="0" w:color="auto"/>
            <w:bottom w:val="none" w:sz="0" w:space="0" w:color="auto"/>
            <w:right w:val="none" w:sz="0" w:space="0" w:color="auto"/>
          </w:divBdr>
        </w:div>
        <w:div w:id="809321250">
          <w:marLeft w:val="0"/>
          <w:marRight w:val="0"/>
          <w:marTop w:val="0"/>
          <w:marBottom w:val="0"/>
          <w:divBdr>
            <w:top w:val="none" w:sz="0" w:space="0" w:color="auto"/>
            <w:left w:val="none" w:sz="0" w:space="0" w:color="auto"/>
            <w:bottom w:val="none" w:sz="0" w:space="0" w:color="auto"/>
            <w:right w:val="none" w:sz="0" w:space="0" w:color="auto"/>
          </w:divBdr>
        </w:div>
        <w:div w:id="882792440">
          <w:marLeft w:val="0"/>
          <w:marRight w:val="0"/>
          <w:marTop w:val="0"/>
          <w:marBottom w:val="0"/>
          <w:divBdr>
            <w:top w:val="none" w:sz="0" w:space="0" w:color="auto"/>
            <w:left w:val="none" w:sz="0" w:space="0" w:color="auto"/>
            <w:bottom w:val="none" w:sz="0" w:space="0" w:color="auto"/>
            <w:right w:val="none" w:sz="0" w:space="0" w:color="auto"/>
          </w:divBdr>
        </w:div>
        <w:div w:id="907420653">
          <w:marLeft w:val="0"/>
          <w:marRight w:val="0"/>
          <w:marTop w:val="0"/>
          <w:marBottom w:val="0"/>
          <w:divBdr>
            <w:top w:val="none" w:sz="0" w:space="0" w:color="auto"/>
            <w:left w:val="none" w:sz="0" w:space="0" w:color="auto"/>
            <w:bottom w:val="none" w:sz="0" w:space="0" w:color="auto"/>
            <w:right w:val="none" w:sz="0" w:space="0" w:color="auto"/>
          </w:divBdr>
        </w:div>
        <w:div w:id="1071780800">
          <w:marLeft w:val="0"/>
          <w:marRight w:val="0"/>
          <w:marTop w:val="0"/>
          <w:marBottom w:val="0"/>
          <w:divBdr>
            <w:top w:val="none" w:sz="0" w:space="0" w:color="auto"/>
            <w:left w:val="none" w:sz="0" w:space="0" w:color="auto"/>
            <w:bottom w:val="none" w:sz="0" w:space="0" w:color="auto"/>
            <w:right w:val="none" w:sz="0" w:space="0" w:color="auto"/>
          </w:divBdr>
        </w:div>
        <w:div w:id="1288005054">
          <w:marLeft w:val="0"/>
          <w:marRight w:val="0"/>
          <w:marTop w:val="0"/>
          <w:marBottom w:val="0"/>
          <w:divBdr>
            <w:top w:val="none" w:sz="0" w:space="0" w:color="auto"/>
            <w:left w:val="none" w:sz="0" w:space="0" w:color="auto"/>
            <w:bottom w:val="none" w:sz="0" w:space="0" w:color="auto"/>
            <w:right w:val="none" w:sz="0" w:space="0" w:color="auto"/>
          </w:divBdr>
        </w:div>
        <w:div w:id="1304196390">
          <w:marLeft w:val="0"/>
          <w:marRight w:val="0"/>
          <w:marTop w:val="0"/>
          <w:marBottom w:val="0"/>
          <w:divBdr>
            <w:top w:val="none" w:sz="0" w:space="0" w:color="auto"/>
            <w:left w:val="none" w:sz="0" w:space="0" w:color="auto"/>
            <w:bottom w:val="none" w:sz="0" w:space="0" w:color="auto"/>
            <w:right w:val="none" w:sz="0" w:space="0" w:color="auto"/>
          </w:divBdr>
        </w:div>
        <w:div w:id="1405642670">
          <w:marLeft w:val="0"/>
          <w:marRight w:val="0"/>
          <w:marTop w:val="0"/>
          <w:marBottom w:val="0"/>
          <w:divBdr>
            <w:top w:val="none" w:sz="0" w:space="0" w:color="auto"/>
            <w:left w:val="none" w:sz="0" w:space="0" w:color="auto"/>
            <w:bottom w:val="none" w:sz="0" w:space="0" w:color="auto"/>
            <w:right w:val="none" w:sz="0" w:space="0" w:color="auto"/>
          </w:divBdr>
        </w:div>
        <w:div w:id="1520314306">
          <w:marLeft w:val="0"/>
          <w:marRight w:val="0"/>
          <w:marTop w:val="0"/>
          <w:marBottom w:val="0"/>
          <w:divBdr>
            <w:top w:val="none" w:sz="0" w:space="0" w:color="auto"/>
            <w:left w:val="none" w:sz="0" w:space="0" w:color="auto"/>
            <w:bottom w:val="none" w:sz="0" w:space="0" w:color="auto"/>
            <w:right w:val="none" w:sz="0" w:space="0" w:color="auto"/>
          </w:divBdr>
        </w:div>
        <w:div w:id="1614820753">
          <w:marLeft w:val="0"/>
          <w:marRight w:val="0"/>
          <w:marTop w:val="0"/>
          <w:marBottom w:val="0"/>
          <w:divBdr>
            <w:top w:val="none" w:sz="0" w:space="0" w:color="auto"/>
            <w:left w:val="none" w:sz="0" w:space="0" w:color="auto"/>
            <w:bottom w:val="none" w:sz="0" w:space="0" w:color="auto"/>
            <w:right w:val="none" w:sz="0" w:space="0" w:color="auto"/>
          </w:divBdr>
        </w:div>
        <w:div w:id="1764958746">
          <w:marLeft w:val="0"/>
          <w:marRight w:val="0"/>
          <w:marTop w:val="0"/>
          <w:marBottom w:val="0"/>
          <w:divBdr>
            <w:top w:val="none" w:sz="0" w:space="0" w:color="auto"/>
            <w:left w:val="none" w:sz="0" w:space="0" w:color="auto"/>
            <w:bottom w:val="none" w:sz="0" w:space="0" w:color="auto"/>
            <w:right w:val="none" w:sz="0" w:space="0" w:color="auto"/>
          </w:divBdr>
        </w:div>
        <w:div w:id="1951424721">
          <w:marLeft w:val="0"/>
          <w:marRight w:val="0"/>
          <w:marTop w:val="0"/>
          <w:marBottom w:val="0"/>
          <w:divBdr>
            <w:top w:val="none" w:sz="0" w:space="0" w:color="auto"/>
            <w:left w:val="none" w:sz="0" w:space="0" w:color="auto"/>
            <w:bottom w:val="none" w:sz="0" w:space="0" w:color="auto"/>
            <w:right w:val="none" w:sz="0" w:space="0" w:color="auto"/>
          </w:divBdr>
        </w:div>
        <w:div w:id="2074962124">
          <w:marLeft w:val="0"/>
          <w:marRight w:val="0"/>
          <w:marTop w:val="0"/>
          <w:marBottom w:val="0"/>
          <w:divBdr>
            <w:top w:val="none" w:sz="0" w:space="0" w:color="auto"/>
            <w:left w:val="none" w:sz="0" w:space="0" w:color="auto"/>
            <w:bottom w:val="none" w:sz="0" w:space="0" w:color="auto"/>
            <w:right w:val="none" w:sz="0" w:space="0" w:color="auto"/>
          </w:divBdr>
        </w:div>
      </w:divsChild>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54165272">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64886437">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26870977">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6526683">
      <w:bodyDiv w:val="1"/>
      <w:marLeft w:val="0"/>
      <w:marRight w:val="0"/>
      <w:marTop w:val="0"/>
      <w:marBottom w:val="0"/>
      <w:divBdr>
        <w:top w:val="none" w:sz="0" w:space="0" w:color="auto"/>
        <w:left w:val="none" w:sz="0" w:space="0" w:color="auto"/>
        <w:bottom w:val="none" w:sz="0" w:space="0" w:color="auto"/>
        <w:right w:val="none" w:sz="0" w:space="0" w:color="auto"/>
      </w:divBdr>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28076047">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094861450">
      <w:bodyDiv w:val="1"/>
      <w:marLeft w:val="0"/>
      <w:marRight w:val="0"/>
      <w:marTop w:val="0"/>
      <w:marBottom w:val="0"/>
      <w:divBdr>
        <w:top w:val="none" w:sz="0" w:space="0" w:color="auto"/>
        <w:left w:val="none" w:sz="0" w:space="0" w:color="auto"/>
        <w:bottom w:val="none" w:sz="0" w:space="0" w:color="auto"/>
        <w:right w:val="none" w:sz="0" w:space="0" w:color="auto"/>
      </w:divBdr>
      <w:divsChild>
        <w:div w:id="46881286">
          <w:marLeft w:val="0"/>
          <w:marRight w:val="0"/>
          <w:marTop w:val="0"/>
          <w:marBottom w:val="0"/>
          <w:divBdr>
            <w:top w:val="none" w:sz="0" w:space="0" w:color="auto"/>
            <w:left w:val="none" w:sz="0" w:space="0" w:color="auto"/>
            <w:bottom w:val="none" w:sz="0" w:space="0" w:color="auto"/>
            <w:right w:val="none" w:sz="0" w:space="0" w:color="auto"/>
          </w:divBdr>
        </w:div>
        <w:div w:id="87629401">
          <w:marLeft w:val="0"/>
          <w:marRight w:val="0"/>
          <w:marTop w:val="0"/>
          <w:marBottom w:val="0"/>
          <w:divBdr>
            <w:top w:val="none" w:sz="0" w:space="0" w:color="auto"/>
            <w:left w:val="none" w:sz="0" w:space="0" w:color="auto"/>
            <w:bottom w:val="none" w:sz="0" w:space="0" w:color="auto"/>
            <w:right w:val="none" w:sz="0" w:space="0" w:color="auto"/>
          </w:divBdr>
        </w:div>
        <w:div w:id="124543559">
          <w:marLeft w:val="0"/>
          <w:marRight w:val="0"/>
          <w:marTop w:val="0"/>
          <w:marBottom w:val="0"/>
          <w:divBdr>
            <w:top w:val="none" w:sz="0" w:space="0" w:color="auto"/>
            <w:left w:val="none" w:sz="0" w:space="0" w:color="auto"/>
            <w:bottom w:val="none" w:sz="0" w:space="0" w:color="auto"/>
            <w:right w:val="none" w:sz="0" w:space="0" w:color="auto"/>
          </w:divBdr>
        </w:div>
        <w:div w:id="388650051">
          <w:marLeft w:val="0"/>
          <w:marRight w:val="0"/>
          <w:marTop w:val="0"/>
          <w:marBottom w:val="0"/>
          <w:divBdr>
            <w:top w:val="none" w:sz="0" w:space="0" w:color="auto"/>
            <w:left w:val="none" w:sz="0" w:space="0" w:color="auto"/>
            <w:bottom w:val="none" w:sz="0" w:space="0" w:color="auto"/>
            <w:right w:val="none" w:sz="0" w:space="0" w:color="auto"/>
          </w:divBdr>
        </w:div>
        <w:div w:id="587347607">
          <w:marLeft w:val="0"/>
          <w:marRight w:val="0"/>
          <w:marTop w:val="0"/>
          <w:marBottom w:val="0"/>
          <w:divBdr>
            <w:top w:val="none" w:sz="0" w:space="0" w:color="auto"/>
            <w:left w:val="none" w:sz="0" w:space="0" w:color="auto"/>
            <w:bottom w:val="none" w:sz="0" w:space="0" w:color="auto"/>
            <w:right w:val="none" w:sz="0" w:space="0" w:color="auto"/>
          </w:divBdr>
        </w:div>
        <w:div w:id="755593189">
          <w:marLeft w:val="0"/>
          <w:marRight w:val="0"/>
          <w:marTop w:val="0"/>
          <w:marBottom w:val="0"/>
          <w:divBdr>
            <w:top w:val="none" w:sz="0" w:space="0" w:color="auto"/>
            <w:left w:val="none" w:sz="0" w:space="0" w:color="auto"/>
            <w:bottom w:val="none" w:sz="0" w:space="0" w:color="auto"/>
            <w:right w:val="none" w:sz="0" w:space="0" w:color="auto"/>
          </w:divBdr>
        </w:div>
        <w:div w:id="876625647">
          <w:marLeft w:val="0"/>
          <w:marRight w:val="0"/>
          <w:marTop w:val="0"/>
          <w:marBottom w:val="0"/>
          <w:divBdr>
            <w:top w:val="none" w:sz="0" w:space="0" w:color="auto"/>
            <w:left w:val="none" w:sz="0" w:space="0" w:color="auto"/>
            <w:bottom w:val="none" w:sz="0" w:space="0" w:color="auto"/>
            <w:right w:val="none" w:sz="0" w:space="0" w:color="auto"/>
          </w:divBdr>
        </w:div>
        <w:div w:id="1085877748">
          <w:marLeft w:val="0"/>
          <w:marRight w:val="0"/>
          <w:marTop w:val="0"/>
          <w:marBottom w:val="0"/>
          <w:divBdr>
            <w:top w:val="none" w:sz="0" w:space="0" w:color="auto"/>
            <w:left w:val="none" w:sz="0" w:space="0" w:color="auto"/>
            <w:bottom w:val="none" w:sz="0" w:space="0" w:color="auto"/>
            <w:right w:val="none" w:sz="0" w:space="0" w:color="auto"/>
          </w:divBdr>
        </w:div>
        <w:div w:id="1310674666">
          <w:marLeft w:val="0"/>
          <w:marRight w:val="0"/>
          <w:marTop w:val="0"/>
          <w:marBottom w:val="0"/>
          <w:divBdr>
            <w:top w:val="none" w:sz="0" w:space="0" w:color="auto"/>
            <w:left w:val="none" w:sz="0" w:space="0" w:color="auto"/>
            <w:bottom w:val="none" w:sz="0" w:space="0" w:color="auto"/>
            <w:right w:val="none" w:sz="0" w:space="0" w:color="auto"/>
          </w:divBdr>
        </w:div>
        <w:div w:id="1326124457">
          <w:marLeft w:val="0"/>
          <w:marRight w:val="0"/>
          <w:marTop w:val="0"/>
          <w:marBottom w:val="0"/>
          <w:divBdr>
            <w:top w:val="none" w:sz="0" w:space="0" w:color="auto"/>
            <w:left w:val="none" w:sz="0" w:space="0" w:color="auto"/>
            <w:bottom w:val="none" w:sz="0" w:space="0" w:color="auto"/>
            <w:right w:val="none" w:sz="0" w:space="0" w:color="auto"/>
          </w:divBdr>
        </w:div>
        <w:div w:id="1381318619">
          <w:marLeft w:val="0"/>
          <w:marRight w:val="0"/>
          <w:marTop w:val="0"/>
          <w:marBottom w:val="0"/>
          <w:divBdr>
            <w:top w:val="none" w:sz="0" w:space="0" w:color="auto"/>
            <w:left w:val="none" w:sz="0" w:space="0" w:color="auto"/>
            <w:bottom w:val="none" w:sz="0" w:space="0" w:color="auto"/>
            <w:right w:val="none" w:sz="0" w:space="0" w:color="auto"/>
          </w:divBdr>
        </w:div>
        <w:div w:id="1617254289">
          <w:marLeft w:val="0"/>
          <w:marRight w:val="0"/>
          <w:marTop w:val="0"/>
          <w:marBottom w:val="0"/>
          <w:divBdr>
            <w:top w:val="none" w:sz="0" w:space="0" w:color="auto"/>
            <w:left w:val="none" w:sz="0" w:space="0" w:color="auto"/>
            <w:bottom w:val="none" w:sz="0" w:space="0" w:color="auto"/>
            <w:right w:val="none" w:sz="0" w:space="0" w:color="auto"/>
          </w:divBdr>
        </w:div>
        <w:div w:id="1642881696">
          <w:marLeft w:val="0"/>
          <w:marRight w:val="0"/>
          <w:marTop w:val="0"/>
          <w:marBottom w:val="0"/>
          <w:divBdr>
            <w:top w:val="none" w:sz="0" w:space="0" w:color="auto"/>
            <w:left w:val="none" w:sz="0" w:space="0" w:color="auto"/>
            <w:bottom w:val="none" w:sz="0" w:space="0" w:color="auto"/>
            <w:right w:val="none" w:sz="0" w:space="0" w:color="auto"/>
          </w:divBdr>
        </w:div>
        <w:div w:id="1807888972">
          <w:marLeft w:val="0"/>
          <w:marRight w:val="0"/>
          <w:marTop w:val="0"/>
          <w:marBottom w:val="0"/>
          <w:divBdr>
            <w:top w:val="none" w:sz="0" w:space="0" w:color="auto"/>
            <w:left w:val="none" w:sz="0" w:space="0" w:color="auto"/>
            <w:bottom w:val="none" w:sz="0" w:space="0" w:color="auto"/>
            <w:right w:val="none" w:sz="0" w:space="0" w:color="auto"/>
          </w:divBdr>
        </w:div>
        <w:div w:id="1956252706">
          <w:marLeft w:val="0"/>
          <w:marRight w:val="0"/>
          <w:marTop w:val="0"/>
          <w:marBottom w:val="0"/>
          <w:divBdr>
            <w:top w:val="none" w:sz="0" w:space="0" w:color="auto"/>
            <w:left w:val="none" w:sz="0" w:space="0" w:color="auto"/>
            <w:bottom w:val="none" w:sz="0" w:space="0" w:color="auto"/>
            <w:right w:val="none" w:sz="0" w:space="0" w:color="auto"/>
          </w:divBdr>
        </w:div>
        <w:div w:id="1981642735">
          <w:marLeft w:val="0"/>
          <w:marRight w:val="0"/>
          <w:marTop w:val="0"/>
          <w:marBottom w:val="0"/>
          <w:divBdr>
            <w:top w:val="none" w:sz="0" w:space="0" w:color="auto"/>
            <w:left w:val="none" w:sz="0" w:space="0" w:color="auto"/>
            <w:bottom w:val="none" w:sz="0" w:space="0" w:color="auto"/>
            <w:right w:val="none" w:sz="0" w:space="0" w:color="auto"/>
          </w:divBdr>
        </w:div>
        <w:div w:id="2049989209">
          <w:marLeft w:val="0"/>
          <w:marRight w:val="0"/>
          <w:marTop w:val="0"/>
          <w:marBottom w:val="0"/>
          <w:divBdr>
            <w:top w:val="none" w:sz="0" w:space="0" w:color="auto"/>
            <w:left w:val="none" w:sz="0" w:space="0" w:color="auto"/>
            <w:bottom w:val="none" w:sz="0" w:space="0" w:color="auto"/>
            <w:right w:val="none" w:sz="0" w:space="0" w:color="auto"/>
          </w:divBdr>
        </w:div>
      </w:divsChild>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592425372">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8575920">
      <w:bodyDiv w:val="1"/>
      <w:marLeft w:val="0"/>
      <w:marRight w:val="0"/>
      <w:marTop w:val="0"/>
      <w:marBottom w:val="0"/>
      <w:divBdr>
        <w:top w:val="none" w:sz="0" w:space="0" w:color="auto"/>
        <w:left w:val="none" w:sz="0" w:space="0" w:color="auto"/>
        <w:bottom w:val="none" w:sz="0" w:space="0" w:color="auto"/>
        <w:right w:val="none" w:sz="0" w:space="0" w:color="auto"/>
      </w:divBdr>
      <w:divsChild>
        <w:div w:id="630670887">
          <w:marLeft w:val="0"/>
          <w:marRight w:val="0"/>
          <w:marTop w:val="0"/>
          <w:marBottom w:val="0"/>
          <w:divBdr>
            <w:top w:val="single" w:sz="2" w:space="0" w:color="auto"/>
            <w:left w:val="single" w:sz="2" w:space="0" w:color="auto"/>
            <w:bottom w:val="single" w:sz="6" w:space="0" w:color="auto"/>
            <w:right w:val="single" w:sz="2" w:space="0" w:color="auto"/>
          </w:divBdr>
          <w:divsChild>
            <w:div w:id="176575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404183442">
                  <w:marLeft w:val="0"/>
                  <w:marRight w:val="0"/>
                  <w:marTop w:val="0"/>
                  <w:marBottom w:val="0"/>
                  <w:divBdr>
                    <w:top w:val="single" w:sz="2" w:space="0" w:color="D9D9E3"/>
                    <w:left w:val="single" w:sz="2" w:space="0" w:color="D9D9E3"/>
                    <w:bottom w:val="single" w:sz="2" w:space="0" w:color="D9D9E3"/>
                    <w:right w:val="single" w:sz="2" w:space="0" w:color="D9D9E3"/>
                  </w:divBdr>
                  <w:divsChild>
                    <w:div w:id="849418175">
                      <w:marLeft w:val="0"/>
                      <w:marRight w:val="0"/>
                      <w:marTop w:val="0"/>
                      <w:marBottom w:val="0"/>
                      <w:divBdr>
                        <w:top w:val="single" w:sz="2" w:space="0" w:color="D9D9E3"/>
                        <w:left w:val="single" w:sz="2" w:space="0" w:color="D9D9E3"/>
                        <w:bottom w:val="single" w:sz="2" w:space="0" w:color="D9D9E3"/>
                        <w:right w:val="single" w:sz="2" w:space="0" w:color="D9D9E3"/>
                      </w:divBdr>
                      <w:divsChild>
                        <w:div w:id="1510095197">
                          <w:marLeft w:val="0"/>
                          <w:marRight w:val="0"/>
                          <w:marTop w:val="0"/>
                          <w:marBottom w:val="0"/>
                          <w:divBdr>
                            <w:top w:val="single" w:sz="2" w:space="0" w:color="D9D9E3"/>
                            <w:left w:val="single" w:sz="2" w:space="0" w:color="D9D9E3"/>
                            <w:bottom w:val="single" w:sz="2" w:space="0" w:color="D9D9E3"/>
                            <w:right w:val="single" w:sz="2" w:space="0" w:color="D9D9E3"/>
                          </w:divBdr>
                          <w:divsChild>
                            <w:div w:id="1783070651">
                              <w:marLeft w:val="0"/>
                              <w:marRight w:val="0"/>
                              <w:marTop w:val="0"/>
                              <w:marBottom w:val="0"/>
                              <w:divBdr>
                                <w:top w:val="single" w:sz="2" w:space="0" w:color="D9D9E3"/>
                                <w:left w:val="single" w:sz="2" w:space="0" w:color="D9D9E3"/>
                                <w:bottom w:val="single" w:sz="2" w:space="0" w:color="D9D9E3"/>
                                <w:right w:val="single" w:sz="2" w:space="0" w:color="D9D9E3"/>
                              </w:divBdr>
                              <w:divsChild>
                                <w:div w:id="15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2950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6354358">
      <w:bodyDiv w:val="1"/>
      <w:marLeft w:val="0"/>
      <w:marRight w:val="0"/>
      <w:marTop w:val="0"/>
      <w:marBottom w:val="0"/>
      <w:divBdr>
        <w:top w:val="none" w:sz="0" w:space="0" w:color="auto"/>
        <w:left w:val="none" w:sz="0" w:space="0" w:color="auto"/>
        <w:bottom w:val="none" w:sz="0" w:space="0" w:color="auto"/>
        <w:right w:val="none" w:sz="0" w:space="0" w:color="auto"/>
      </w:divBdr>
      <w:divsChild>
        <w:div w:id="12921832">
          <w:marLeft w:val="0"/>
          <w:marRight w:val="0"/>
          <w:marTop w:val="0"/>
          <w:marBottom w:val="0"/>
          <w:divBdr>
            <w:top w:val="single" w:sz="2" w:space="0" w:color="auto"/>
            <w:left w:val="single" w:sz="2" w:space="0" w:color="auto"/>
            <w:bottom w:val="single" w:sz="6" w:space="0" w:color="auto"/>
            <w:right w:val="single" w:sz="2" w:space="0" w:color="auto"/>
          </w:divBdr>
          <w:divsChild>
            <w:div w:id="185437038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222058">
                  <w:marLeft w:val="0"/>
                  <w:marRight w:val="0"/>
                  <w:marTop w:val="0"/>
                  <w:marBottom w:val="0"/>
                  <w:divBdr>
                    <w:top w:val="single" w:sz="2" w:space="0" w:color="D9D9E3"/>
                    <w:left w:val="single" w:sz="2" w:space="0" w:color="D9D9E3"/>
                    <w:bottom w:val="single" w:sz="2" w:space="0" w:color="D9D9E3"/>
                    <w:right w:val="single" w:sz="2" w:space="0" w:color="D9D9E3"/>
                  </w:divBdr>
                  <w:divsChild>
                    <w:div w:id="1692342655">
                      <w:marLeft w:val="0"/>
                      <w:marRight w:val="0"/>
                      <w:marTop w:val="0"/>
                      <w:marBottom w:val="0"/>
                      <w:divBdr>
                        <w:top w:val="single" w:sz="2" w:space="0" w:color="D9D9E3"/>
                        <w:left w:val="single" w:sz="2" w:space="0" w:color="D9D9E3"/>
                        <w:bottom w:val="single" w:sz="2" w:space="0" w:color="D9D9E3"/>
                        <w:right w:val="single" w:sz="2" w:space="0" w:color="D9D9E3"/>
                      </w:divBdr>
                      <w:divsChild>
                        <w:div w:id="1703701698">
                          <w:marLeft w:val="0"/>
                          <w:marRight w:val="0"/>
                          <w:marTop w:val="0"/>
                          <w:marBottom w:val="0"/>
                          <w:divBdr>
                            <w:top w:val="single" w:sz="2" w:space="0" w:color="D9D9E3"/>
                            <w:left w:val="single" w:sz="2" w:space="0" w:color="D9D9E3"/>
                            <w:bottom w:val="single" w:sz="2" w:space="0" w:color="D9D9E3"/>
                            <w:right w:val="single" w:sz="2" w:space="0" w:color="D9D9E3"/>
                          </w:divBdr>
                          <w:divsChild>
                            <w:div w:id="769160623">
                              <w:marLeft w:val="0"/>
                              <w:marRight w:val="0"/>
                              <w:marTop w:val="0"/>
                              <w:marBottom w:val="0"/>
                              <w:divBdr>
                                <w:top w:val="single" w:sz="2" w:space="0" w:color="D9D9E3"/>
                                <w:left w:val="single" w:sz="2" w:space="0" w:color="D9D9E3"/>
                                <w:bottom w:val="single" w:sz="2" w:space="0" w:color="D9D9E3"/>
                                <w:right w:val="single" w:sz="2" w:space="0" w:color="D9D9E3"/>
                              </w:divBdr>
                              <w:divsChild>
                                <w:div w:id="1017461849">
                                  <w:marLeft w:val="0"/>
                                  <w:marRight w:val="0"/>
                                  <w:marTop w:val="0"/>
                                  <w:marBottom w:val="0"/>
                                  <w:divBdr>
                                    <w:top w:val="single" w:sz="2" w:space="0" w:color="D9D9E3"/>
                                    <w:left w:val="single" w:sz="2" w:space="0" w:color="D9D9E3"/>
                                    <w:bottom w:val="single" w:sz="2" w:space="0" w:color="D9D9E3"/>
                                    <w:right w:val="single" w:sz="2" w:space="0" w:color="D9D9E3"/>
                                  </w:divBdr>
                                  <w:divsChild>
                                    <w:div w:id="212202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omadrail.sharepoint.com/:x:/r/sites/OBBExternalSharingSite/Shared%20Documents/Projekte/DEL-OBB-035%20-%20DoSto%20Neu/200%20Technical/290%20Technical%20-%20Other/Nomad/Fzg-Nr-ID%20Aufteilung.xlsx?d=w187af7fb3c4f4f4da213825a2749ebdb&amp;csf=1&amp;web=1&amp;e=YEgb2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1.png"/><Relationship Id="rId84" Type="http://schemas.openxmlformats.org/officeDocument/2006/relationships/image" Target="media/image67.png"/><Relationship Id="rId89"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sv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4.png"/><Relationship Id="rId87"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hyperlink" Target="https://oebb365.sharepoint.com/:f:/r/sites/Telematik-Dosto-Neu/DokumenteTelematik/02%20Projekt%20Umsetzung/230-Datenbl%C3%A4tter/NOMAD?csf=1&amp;web=1&amp;e=ANqZRk" TargetMode="External"/><Relationship Id="rId90" Type="http://schemas.openxmlformats.org/officeDocument/2006/relationships/fontTable" Target="fontTable.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s://oebb365.sharepoint.com/:f:/r/sites/Telematik-Dosto-Neu/DokumenteTelematik/02%20Projekt%20Umsetzung/230-Datenbl%C3%A4tter/NOMAD?csf=1&amp;web=1&amp;e=ANqZRk" TargetMode="External"/><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s://oebb365.sharepoint.com/:f:/r/sites/Telematik-Dosto-Neu/DokumenteTelematik/02%20Projekt%20Umsetzung/230-Datenbl%C3%A4tter/NOMAD?csf=1&amp;web=1&amp;e=ANqZRk" TargetMode="External"/><Relationship Id="rId83" Type="http://schemas.openxmlformats.org/officeDocument/2006/relationships/image" Target="media/image66.png"/><Relationship Id="rId88" Type="http://schemas.openxmlformats.org/officeDocument/2006/relationships/header" Target="header2.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5.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6999D4D14E3145BF40CEC41554B376" ma:contentTypeVersion="18" ma:contentTypeDescription="Create a new document." ma:contentTypeScope="" ma:versionID="a11369cd5bf1be400ee0edcfe618cbed">
  <xsd:schema xmlns:xsd="http://www.w3.org/2001/XMLSchema" xmlns:xs="http://www.w3.org/2001/XMLSchema" xmlns:p="http://schemas.microsoft.com/office/2006/metadata/properties" xmlns:ns2="a4fca482-077b-4bf7-8856-ff48a5c99392" xmlns:ns3="9171fdc6-10b3-4143-8190-aecb7ad1c2d9" targetNamespace="http://schemas.microsoft.com/office/2006/metadata/properties" ma:root="true" ma:fieldsID="6b8a18ac7c7fd15a8ca577a72bdbbacd" ns2:_="" ns3:_="">
    <xsd:import namespace="a4fca482-077b-4bf7-8856-ff48a5c99392"/>
    <xsd:import namespace="9171fdc6-10b3-4143-8190-aecb7ad1c2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ca482-077b-4bf7-8856-ff48a5c99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1fdc6-10b3-4143-8190-aecb7ad1c2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9d22e7-165c-471d-9acf-4e1c0304efb4}" ma:internalName="TaxCatchAll" ma:showField="CatchAllData" ma:web="9171fdc6-10b3-4143-8190-aecb7ad1c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171fdc6-10b3-4143-8190-aecb7ad1c2d9" xsi:nil="true"/>
    <lcf76f155ced4ddcb4097134ff3c332f xmlns="a4fca482-077b-4bf7-8856-ff48a5c99392">
      <Terms xmlns="http://schemas.microsoft.com/office/infopath/2007/PartnerControls"/>
    </lcf76f155ced4ddcb4097134ff3c332f>
    <SharedWithUsers xmlns="9171fdc6-10b3-4143-8190-aecb7ad1c2d9">
      <UserInfo>
        <DisplayName>Davud Zejnelovic</DisplayName>
        <AccountId>4352</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2.xml><?xml version="1.0" encoding="utf-8"?>
<ds:datastoreItem xmlns:ds="http://schemas.openxmlformats.org/officeDocument/2006/customXml" ds:itemID="{DDAC14AE-2C79-49BB-BE2D-226AF3C0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ca482-077b-4bf7-8856-ff48a5c99392"/>
    <ds:schemaRef ds:uri="9171fdc6-10b3-4143-8190-aecb7ad1c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171fdc6-10b3-4143-8190-aecb7ad1c2d9"/>
    <ds:schemaRef ds:uri="a4fca482-077b-4bf7-8856-ff48a5c99392"/>
  </ds:schemaRefs>
</ds:datastoreItem>
</file>

<file path=customXml/itemProps4.xml><?xml version="1.0" encoding="utf-8"?>
<ds:datastoreItem xmlns:ds="http://schemas.openxmlformats.org/officeDocument/2006/customXml" ds:itemID="{A9F1C7F2-FFEC-49F4-A078-DC3B094D8401}">
  <ds:schemaRefs>
    <ds:schemaRef ds:uri="http://schemas.microsoft.com/sharepoint/v3/contenttype/forms"/>
  </ds:schemaRefs>
</ds:datastoreItem>
</file>

<file path=docMetadata/LabelInfo.xml><?xml version="1.0" encoding="utf-8"?>
<clbl:labelList xmlns:clbl="http://schemas.microsoft.com/office/2020/mipLabelMetadata">
  <clbl:label id="{0cda0c22-3e77-43b9-8faf-0bad2baf7893}" enabled="1" method="Standard" siteId="{085c0b65-6a84-4006-851e-5faa7ec5367e}" removed="0"/>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89</Pages>
  <Words>15392</Words>
  <Characters>87741</Characters>
  <Application>Microsoft Office Word</Application>
  <DocSecurity>0</DocSecurity>
  <Lines>731</Lines>
  <Paragraphs>205</Paragraphs>
  <ScaleCrop>false</ScaleCrop>
  <Company/>
  <LinksUpToDate>false</LinksUpToDate>
  <CharactersWithSpaces>102928</CharactersWithSpaces>
  <SharedDoc>false</SharedDoc>
  <HLinks>
    <vt:vector size="606" baseType="variant">
      <vt:variant>
        <vt:i4>8257633</vt:i4>
      </vt:variant>
      <vt:variant>
        <vt:i4>597</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8257633</vt:i4>
      </vt:variant>
      <vt:variant>
        <vt:i4>594</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8257633</vt:i4>
      </vt:variant>
      <vt:variant>
        <vt:i4>591</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6422639</vt:i4>
      </vt:variant>
      <vt:variant>
        <vt:i4>588</vt:i4>
      </vt:variant>
      <vt:variant>
        <vt:i4>0</vt:i4>
      </vt:variant>
      <vt:variant>
        <vt:i4>5</vt:i4>
      </vt:variant>
      <vt:variant>
        <vt:lpwstr>https://engineering.page:8005/</vt:lpwstr>
      </vt:variant>
      <vt:variant>
        <vt:lpwstr/>
      </vt:variant>
      <vt:variant>
        <vt:i4>1703991</vt:i4>
      </vt:variant>
      <vt:variant>
        <vt:i4>581</vt:i4>
      </vt:variant>
      <vt:variant>
        <vt:i4>0</vt:i4>
      </vt:variant>
      <vt:variant>
        <vt:i4>5</vt:i4>
      </vt:variant>
      <vt:variant>
        <vt:lpwstr/>
      </vt:variant>
      <vt:variant>
        <vt:lpwstr>_Toc231228646</vt:lpwstr>
      </vt:variant>
      <vt:variant>
        <vt:i4>1703991</vt:i4>
      </vt:variant>
      <vt:variant>
        <vt:i4>575</vt:i4>
      </vt:variant>
      <vt:variant>
        <vt:i4>0</vt:i4>
      </vt:variant>
      <vt:variant>
        <vt:i4>5</vt:i4>
      </vt:variant>
      <vt:variant>
        <vt:lpwstr/>
      </vt:variant>
      <vt:variant>
        <vt:lpwstr>_Toc231228645</vt:lpwstr>
      </vt:variant>
      <vt:variant>
        <vt:i4>1703991</vt:i4>
      </vt:variant>
      <vt:variant>
        <vt:i4>569</vt:i4>
      </vt:variant>
      <vt:variant>
        <vt:i4>0</vt:i4>
      </vt:variant>
      <vt:variant>
        <vt:i4>5</vt:i4>
      </vt:variant>
      <vt:variant>
        <vt:lpwstr/>
      </vt:variant>
      <vt:variant>
        <vt:lpwstr>_Toc231228644</vt:lpwstr>
      </vt:variant>
      <vt:variant>
        <vt:i4>1703991</vt:i4>
      </vt:variant>
      <vt:variant>
        <vt:i4>563</vt:i4>
      </vt:variant>
      <vt:variant>
        <vt:i4>0</vt:i4>
      </vt:variant>
      <vt:variant>
        <vt:i4>5</vt:i4>
      </vt:variant>
      <vt:variant>
        <vt:lpwstr/>
      </vt:variant>
      <vt:variant>
        <vt:lpwstr>_Toc231228643</vt:lpwstr>
      </vt:variant>
      <vt:variant>
        <vt:i4>1703991</vt:i4>
      </vt:variant>
      <vt:variant>
        <vt:i4>557</vt:i4>
      </vt:variant>
      <vt:variant>
        <vt:i4>0</vt:i4>
      </vt:variant>
      <vt:variant>
        <vt:i4>5</vt:i4>
      </vt:variant>
      <vt:variant>
        <vt:lpwstr/>
      </vt:variant>
      <vt:variant>
        <vt:lpwstr>_Toc231228642</vt:lpwstr>
      </vt:variant>
      <vt:variant>
        <vt:i4>1703991</vt:i4>
      </vt:variant>
      <vt:variant>
        <vt:i4>551</vt:i4>
      </vt:variant>
      <vt:variant>
        <vt:i4>0</vt:i4>
      </vt:variant>
      <vt:variant>
        <vt:i4>5</vt:i4>
      </vt:variant>
      <vt:variant>
        <vt:lpwstr/>
      </vt:variant>
      <vt:variant>
        <vt:lpwstr>_Toc231228641</vt:lpwstr>
      </vt:variant>
      <vt:variant>
        <vt:i4>1703991</vt:i4>
      </vt:variant>
      <vt:variant>
        <vt:i4>545</vt:i4>
      </vt:variant>
      <vt:variant>
        <vt:i4>0</vt:i4>
      </vt:variant>
      <vt:variant>
        <vt:i4>5</vt:i4>
      </vt:variant>
      <vt:variant>
        <vt:lpwstr/>
      </vt:variant>
      <vt:variant>
        <vt:lpwstr>_Toc231228640</vt:lpwstr>
      </vt:variant>
      <vt:variant>
        <vt:i4>1900599</vt:i4>
      </vt:variant>
      <vt:variant>
        <vt:i4>539</vt:i4>
      </vt:variant>
      <vt:variant>
        <vt:i4>0</vt:i4>
      </vt:variant>
      <vt:variant>
        <vt:i4>5</vt:i4>
      </vt:variant>
      <vt:variant>
        <vt:lpwstr/>
      </vt:variant>
      <vt:variant>
        <vt:lpwstr>_Toc231228639</vt:lpwstr>
      </vt:variant>
      <vt:variant>
        <vt:i4>1900599</vt:i4>
      </vt:variant>
      <vt:variant>
        <vt:i4>533</vt:i4>
      </vt:variant>
      <vt:variant>
        <vt:i4>0</vt:i4>
      </vt:variant>
      <vt:variant>
        <vt:i4>5</vt:i4>
      </vt:variant>
      <vt:variant>
        <vt:lpwstr/>
      </vt:variant>
      <vt:variant>
        <vt:lpwstr>_Toc231228638</vt:lpwstr>
      </vt:variant>
      <vt:variant>
        <vt:i4>1900599</vt:i4>
      </vt:variant>
      <vt:variant>
        <vt:i4>527</vt:i4>
      </vt:variant>
      <vt:variant>
        <vt:i4>0</vt:i4>
      </vt:variant>
      <vt:variant>
        <vt:i4>5</vt:i4>
      </vt:variant>
      <vt:variant>
        <vt:lpwstr/>
      </vt:variant>
      <vt:variant>
        <vt:lpwstr>_Toc231228637</vt:lpwstr>
      </vt:variant>
      <vt:variant>
        <vt:i4>1900599</vt:i4>
      </vt:variant>
      <vt:variant>
        <vt:i4>521</vt:i4>
      </vt:variant>
      <vt:variant>
        <vt:i4>0</vt:i4>
      </vt:variant>
      <vt:variant>
        <vt:i4>5</vt:i4>
      </vt:variant>
      <vt:variant>
        <vt:lpwstr/>
      </vt:variant>
      <vt:variant>
        <vt:lpwstr>_Toc231228636</vt:lpwstr>
      </vt:variant>
      <vt:variant>
        <vt:i4>1900599</vt:i4>
      </vt:variant>
      <vt:variant>
        <vt:i4>515</vt:i4>
      </vt:variant>
      <vt:variant>
        <vt:i4>0</vt:i4>
      </vt:variant>
      <vt:variant>
        <vt:i4>5</vt:i4>
      </vt:variant>
      <vt:variant>
        <vt:lpwstr/>
      </vt:variant>
      <vt:variant>
        <vt:lpwstr>_Toc231228635</vt:lpwstr>
      </vt:variant>
      <vt:variant>
        <vt:i4>1900599</vt:i4>
      </vt:variant>
      <vt:variant>
        <vt:i4>509</vt:i4>
      </vt:variant>
      <vt:variant>
        <vt:i4>0</vt:i4>
      </vt:variant>
      <vt:variant>
        <vt:i4>5</vt:i4>
      </vt:variant>
      <vt:variant>
        <vt:lpwstr/>
      </vt:variant>
      <vt:variant>
        <vt:lpwstr>_Toc231228634</vt:lpwstr>
      </vt:variant>
      <vt:variant>
        <vt:i4>1900599</vt:i4>
      </vt:variant>
      <vt:variant>
        <vt:i4>503</vt:i4>
      </vt:variant>
      <vt:variant>
        <vt:i4>0</vt:i4>
      </vt:variant>
      <vt:variant>
        <vt:i4>5</vt:i4>
      </vt:variant>
      <vt:variant>
        <vt:lpwstr/>
      </vt:variant>
      <vt:variant>
        <vt:lpwstr>_Toc231228633</vt:lpwstr>
      </vt:variant>
      <vt:variant>
        <vt:i4>1900599</vt:i4>
      </vt:variant>
      <vt:variant>
        <vt:i4>497</vt:i4>
      </vt:variant>
      <vt:variant>
        <vt:i4>0</vt:i4>
      </vt:variant>
      <vt:variant>
        <vt:i4>5</vt:i4>
      </vt:variant>
      <vt:variant>
        <vt:lpwstr/>
      </vt:variant>
      <vt:variant>
        <vt:lpwstr>_Toc231228632</vt:lpwstr>
      </vt:variant>
      <vt:variant>
        <vt:i4>1900599</vt:i4>
      </vt:variant>
      <vt:variant>
        <vt:i4>491</vt:i4>
      </vt:variant>
      <vt:variant>
        <vt:i4>0</vt:i4>
      </vt:variant>
      <vt:variant>
        <vt:i4>5</vt:i4>
      </vt:variant>
      <vt:variant>
        <vt:lpwstr/>
      </vt:variant>
      <vt:variant>
        <vt:lpwstr>_Toc231228631</vt:lpwstr>
      </vt:variant>
      <vt:variant>
        <vt:i4>1900599</vt:i4>
      </vt:variant>
      <vt:variant>
        <vt:i4>485</vt:i4>
      </vt:variant>
      <vt:variant>
        <vt:i4>0</vt:i4>
      </vt:variant>
      <vt:variant>
        <vt:i4>5</vt:i4>
      </vt:variant>
      <vt:variant>
        <vt:lpwstr/>
      </vt:variant>
      <vt:variant>
        <vt:lpwstr>_Toc231228630</vt:lpwstr>
      </vt:variant>
      <vt:variant>
        <vt:i4>1835063</vt:i4>
      </vt:variant>
      <vt:variant>
        <vt:i4>479</vt:i4>
      </vt:variant>
      <vt:variant>
        <vt:i4>0</vt:i4>
      </vt:variant>
      <vt:variant>
        <vt:i4>5</vt:i4>
      </vt:variant>
      <vt:variant>
        <vt:lpwstr/>
      </vt:variant>
      <vt:variant>
        <vt:lpwstr>_Toc231228629</vt:lpwstr>
      </vt:variant>
      <vt:variant>
        <vt:i4>1835063</vt:i4>
      </vt:variant>
      <vt:variant>
        <vt:i4>473</vt:i4>
      </vt:variant>
      <vt:variant>
        <vt:i4>0</vt:i4>
      </vt:variant>
      <vt:variant>
        <vt:i4>5</vt:i4>
      </vt:variant>
      <vt:variant>
        <vt:lpwstr/>
      </vt:variant>
      <vt:variant>
        <vt:lpwstr>_Toc231228628</vt:lpwstr>
      </vt:variant>
      <vt:variant>
        <vt:i4>1835063</vt:i4>
      </vt:variant>
      <vt:variant>
        <vt:i4>467</vt:i4>
      </vt:variant>
      <vt:variant>
        <vt:i4>0</vt:i4>
      </vt:variant>
      <vt:variant>
        <vt:i4>5</vt:i4>
      </vt:variant>
      <vt:variant>
        <vt:lpwstr/>
      </vt:variant>
      <vt:variant>
        <vt:lpwstr>_Toc231228627</vt:lpwstr>
      </vt:variant>
      <vt:variant>
        <vt:i4>1835063</vt:i4>
      </vt:variant>
      <vt:variant>
        <vt:i4>461</vt:i4>
      </vt:variant>
      <vt:variant>
        <vt:i4>0</vt:i4>
      </vt:variant>
      <vt:variant>
        <vt:i4>5</vt:i4>
      </vt:variant>
      <vt:variant>
        <vt:lpwstr/>
      </vt:variant>
      <vt:variant>
        <vt:lpwstr>_Toc231228626</vt:lpwstr>
      </vt:variant>
      <vt:variant>
        <vt:i4>1835063</vt:i4>
      </vt:variant>
      <vt:variant>
        <vt:i4>455</vt:i4>
      </vt:variant>
      <vt:variant>
        <vt:i4>0</vt:i4>
      </vt:variant>
      <vt:variant>
        <vt:i4>5</vt:i4>
      </vt:variant>
      <vt:variant>
        <vt:lpwstr/>
      </vt:variant>
      <vt:variant>
        <vt:lpwstr>_Toc231228625</vt:lpwstr>
      </vt:variant>
      <vt:variant>
        <vt:i4>1835063</vt:i4>
      </vt:variant>
      <vt:variant>
        <vt:i4>449</vt:i4>
      </vt:variant>
      <vt:variant>
        <vt:i4>0</vt:i4>
      </vt:variant>
      <vt:variant>
        <vt:i4>5</vt:i4>
      </vt:variant>
      <vt:variant>
        <vt:lpwstr/>
      </vt:variant>
      <vt:variant>
        <vt:lpwstr>_Toc231228624</vt:lpwstr>
      </vt:variant>
      <vt:variant>
        <vt:i4>1835063</vt:i4>
      </vt:variant>
      <vt:variant>
        <vt:i4>443</vt:i4>
      </vt:variant>
      <vt:variant>
        <vt:i4>0</vt:i4>
      </vt:variant>
      <vt:variant>
        <vt:i4>5</vt:i4>
      </vt:variant>
      <vt:variant>
        <vt:lpwstr/>
      </vt:variant>
      <vt:variant>
        <vt:lpwstr>_Toc231228623</vt:lpwstr>
      </vt:variant>
      <vt:variant>
        <vt:i4>1835063</vt:i4>
      </vt:variant>
      <vt:variant>
        <vt:i4>437</vt:i4>
      </vt:variant>
      <vt:variant>
        <vt:i4>0</vt:i4>
      </vt:variant>
      <vt:variant>
        <vt:i4>5</vt:i4>
      </vt:variant>
      <vt:variant>
        <vt:lpwstr/>
      </vt:variant>
      <vt:variant>
        <vt:lpwstr>_Toc231228622</vt:lpwstr>
      </vt:variant>
      <vt:variant>
        <vt:i4>1835063</vt:i4>
      </vt:variant>
      <vt:variant>
        <vt:i4>431</vt:i4>
      </vt:variant>
      <vt:variant>
        <vt:i4>0</vt:i4>
      </vt:variant>
      <vt:variant>
        <vt:i4>5</vt:i4>
      </vt:variant>
      <vt:variant>
        <vt:lpwstr/>
      </vt:variant>
      <vt:variant>
        <vt:lpwstr>_Toc231228621</vt:lpwstr>
      </vt:variant>
      <vt:variant>
        <vt:i4>1835063</vt:i4>
      </vt:variant>
      <vt:variant>
        <vt:i4>425</vt:i4>
      </vt:variant>
      <vt:variant>
        <vt:i4>0</vt:i4>
      </vt:variant>
      <vt:variant>
        <vt:i4>5</vt:i4>
      </vt:variant>
      <vt:variant>
        <vt:lpwstr/>
      </vt:variant>
      <vt:variant>
        <vt:lpwstr>_Toc231228620</vt:lpwstr>
      </vt:variant>
      <vt:variant>
        <vt:i4>2031671</vt:i4>
      </vt:variant>
      <vt:variant>
        <vt:i4>419</vt:i4>
      </vt:variant>
      <vt:variant>
        <vt:i4>0</vt:i4>
      </vt:variant>
      <vt:variant>
        <vt:i4>5</vt:i4>
      </vt:variant>
      <vt:variant>
        <vt:lpwstr/>
      </vt:variant>
      <vt:variant>
        <vt:lpwstr>_Toc231228619</vt:lpwstr>
      </vt:variant>
      <vt:variant>
        <vt:i4>2031671</vt:i4>
      </vt:variant>
      <vt:variant>
        <vt:i4>413</vt:i4>
      </vt:variant>
      <vt:variant>
        <vt:i4>0</vt:i4>
      </vt:variant>
      <vt:variant>
        <vt:i4>5</vt:i4>
      </vt:variant>
      <vt:variant>
        <vt:lpwstr/>
      </vt:variant>
      <vt:variant>
        <vt:lpwstr>_Toc231228618</vt:lpwstr>
      </vt:variant>
      <vt:variant>
        <vt:i4>2031671</vt:i4>
      </vt:variant>
      <vt:variant>
        <vt:i4>407</vt:i4>
      </vt:variant>
      <vt:variant>
        <vt:i4>0</vt:i4>
      </vt:variant>
      <vt:variant>
        <vt:i4>5</vt:i4>
      </vt:variant>
      <vt:variant>
        <vt:lpwstr/>
      </vt:variant>
      <vt:variant>
        <vt:lpwstr>_Toc231228617</vt:lpwstr>
      </vt:variant>
      <vt:variant>
        <vt:i4>2031671</vt:i4>
      </vt:variant>
      <vt:variant>
        <vt:i4>401</vt:i4>
      </vt:variant>
      <vt:variant>
        <vt:i4>0</vt:i4>
      </vt:variant>
      <vt:variant>
        <vt:i4>5</vt:i4>
      </vt:variant>
      <vt:variant>
        <vt:lpwstr/>
      </vt:variant>
      <vt:variant>
        <vt:lpwstr>_Toc231228616</vt:lpwstr>
      </vt:variant>
      <vt:variant>
        <vt:i4>2031671</vt:i4>
      </vt:variant>
      <vt:variant>
        <vt:i4>395</vt:i4>
      </vt:variant>
      <vt:variant>
        <vt:i4>0</vt:i4>
      </vt:variant>
      <vt:variant>
        <vt:i4>5</vt:i4>
      </vt:variant>
      <vt:variant>
        <vt:lpwstr/>
      </vt:variant>
      <vt:variant>
        <vt:lpwstr>_Toc231228615</vt:lpwstr>
      </vt:variant>
      <vt:variant>
        <vt:i4>2031671</vt:i4>
      </vt:variant>
      <vt:variant>
        <vt:i4>389</vt:i4>
      </vt:variant>
      <vt:variant>
        <vt:i4>0</vt:i4>
      </vt:variant>
      <vt:variant>
        <vt:i4>5</vt:i4>
      </vt:variant>
      <vt:variant>
        <vt:lpwstr/>
      </vt:variant>
      <vt:variant>
        <vt:lpwstr>_Toc231228614</vt:lpwstr>
      </vt:variant>
      <vt:variant>
        <vt:i4>2031671</vt:i4>
      </vt:variant>
      <vt:variant>
        <vt:i4>383</vt:i4>
      </vt:variant>
      <vt:variant>
        <vt:i4>0</vt:i4>
      </vt:variant>
      <vt:variant>
        <vt:i4>5</vt:i4>
      </vt:variant>
      <vt:variant>
        <vt:lpwstr/>
      </vt:variant>
      <vt:variant>
        <vt:lpwstr>_Toc231228613</vt:lpwstr>
      </vt:variant>
      <vt:variant>
        <vt:i4>2031671</vt:i4>
      </vt:variant>
      <vt:variant>
        <vt:i4>377</vt:i4>
      </vt:variant>
      <vt:variant>
        <vt:i4>0</vt:i4>
      </vt:variant>
      <vt:variant>
        <vt:i4>5</vt:i4>
      </vt:variant>
      <vt:variant>
        <vt:lpwstr/>
      </vt:variant>
      <vt:variant>
        <vt:lpwstr>_Toc231228612</vt:lpwstr>
      </vt:variant>
      <vt:variant>
        <vt:i4>2031671</vt:i4>
      </vt:variant>
      <vt:variant>
        <vt:i4>371</vt:i4>
      </vt:variant>
      <vt:variant>
        <vt:i4>0</vt:i4>
      </vt:variant>
      <vt:variant>
        <vt:i4>5</vt:i4>
      </vt:variant>
      <vt:variant>
        <vt:lpwstr/>
      </vt:variant>
      <vt:variant>
        <vt:lpwstr>_Toc231228611</vt:lpwstr>
      </vt:variant>
      <vt:variant>
        <vt:i4>2031671</vt:i4>
      </vt:variant>
      <vt:variant>
        <vt:i4>365</vt:i4>
      </vt:variant>
      <vt:variant>
        <vt:i4>0</vt:i4>
      </vt:variant>
      <vt:variant>
        <vt:i4>5</vt:i4>
      </vt:variant>
      <vt:variant>
        <vt:lpwstr/>
      </vt:variant>
      <vt:variant>
        <vt:lpwstr>_Toc231228610</vt:lpwstr>
      </vt:variant>
      <vt:variant>
        <vt:i4>1966135</vt:i4>
      </vt:variant>
      <vt:variant>
        <vt:i4>359</vt:i4>
      </vt:variant>
      <vt:variant>
        <vt:i4>0</vt:i4>
      </vt:variant>
      <vt:variant>
        <vt:i4>5</vt:i4>
      </vt:variant>
      <vt:variant>
        <vt:lpwstr/>
      </vt:variant>
      <vt:variant>
        <vt:lpwstr>_Toc231228609</vt:lpwstr>
      </vt:variant>
      <vt:variant>
        <vt:i4>1966135</vt:i4>
      </vt:variant>
      <vt:variant>
        <vt:i4>353</vt:i4>
      </vt:variant>
      <vt:variant>
        <vt:i4>0</vt:i4>
      </vt:variant>
      <vt:variant>
        <vt:i4>5</vt:i4>
      </vt:variant>
      <vt:variant>
        <vt:lpwstr/>
      </vt:variant>
      <vt:variant>
        <vt:lpwstr>_Toc231228608</vt:lpwstr>
      </vt:variant>
      <vt:variant>
        <vt:i4>1966135</vt:i4>
      </vt:variant>
      <vt:variant>
        <vt:i4>347</vt:i4>
      </vt:variant>
      <vt:variant>
        <vt:i4>0</vt:i4>
      </vt:variant>
      <vt:variant>
        <vt:i4>5</vt:i4>
      </vt:variant>
      <vt:variant>
        <vt:lpwstr/>
      </vt:variant>
      <vt:variant>
        <vt:lpwstr>_Toc231228607</vt:lpwstr>
      </vt:variant>
      <vt:variant>
        <vt:i4>1966135</vt:i4>
      </vt:variant>
      <vt:variant>
        <vt:i4>341</vt:i4>
      </vt:variant>
      <vt:variant>
        <vt:i4>0</vt:i4>
      </vt:variant>
      <vt:variant>
        <vt:i4>5</vt:i4>
      </vt:variant>
      <vt:variant>
        <vt:lpwstr/>
      </vt:variant>
      <vt:variant>
        <vt:lpwstr>_Toc231228606</vt:lpwstr>
      </vt:variant>
      <vt:variant>
        <vt:i4>1966135</vt:i4>
      </vt:variant>
      <vt:variant>
        <vt:i4>335</vt:i4>
      </vt:variant>
      <vt:variant>
        <vt:i4>0</vt:i4>
      </vt:variant>
      <vt:variant>
        <vt:i4>5</vt:i4>
      </vt:variant>
      <vt:variant>
        <vt:lpwstr/>
      </vt:variant>
      <vt:variant>
        <vt:lpwstr>_Toc231228605</vt:lpwstr>
      </vt:variant>
      <vt:variant>
        <vt:i4>1966135</vt:i4>
      </vt:variant>
      <vt:variant>
        <vt:i4>329</vt:i4>
      </vt:variant>
      <vt:variant>
        <vt:i4>0</vt:i4>
      </vt:variant>
      <vt:variant>
        <vt:i4>5</vt:i4>
      </vt:variant>
      <vt:variant>
        <vt:lpwstr/>
      </vt:variant>
      <vt:variant>
        <vt:lpwstr>_Toc231228604</vt:lpwstr>
      </vt:variant>
      <vt:variant>
        <vt:i4>1966135</vt:i4>
      </vt:variant>
      <vt:variant>
        <vt:i4>323</vt:i4>
      </vt:variant>
      <vt:variant>
        <vt:i4>0</vt:i4>
      </vt:variant>
      <vt:variant>
        <vt:i4>5</vt:i4>
      </vt:variant>
      <vt:variant>
        <vt:lpwstr/>
      </vt:variant>
      <vt:variant>
        <vt:lpwstr>_Toc231228603</vt:lpwstr>
      </vt:variant>
      <vt:variant>
        <vt:i4>1966135</vt:i4>
      </vt:variant>
      <vt:variant>
        <vt:i4>317</vt:i4>
      </vt:variant>
      <vt:variant>
        <vt:i4>0</vt:i4>
      </vt:variant>
      <vt:variant>
        <vt:i4>5</vt:i4>
      </vt:variant>
      <vt:variant>
        <vt:lpwstr/>
      </vt:variant>
      <vt:variant>
        <vt:lpwstr>_Toc231228602</vt:lpwstr>
      </vt:variant>
      <vt:variant>
        <vt:i4>1966135</vt:i4>
      </vt:variant>
      <vt:variant>
        <vt:i4>311</vt:i4>
      </vt:variant>
      <vt:variant>
        <vt:i4>0</vt:i4>
      </vt:variant>
      <vt:variant>
        <vt:i4>5</vt:i4>
      </vt:variant>
      <vt:variant>
        <vt:lpwstr/>
      </vt:variant>
      <vt:variant>
        <vt:lpwstr>_Toc231228601</vt:lpwstr>
      </vt:variant>
      <vt:variant>
        <vt:i4>1966135</vt:i4>
      </vt:variant>
      <vt:variant>
        <vt:i4>305</vt:i4>
      </vt:variant>
      <vt:variant>
        <vt:i4>0</vt:i4>
      </vt:variant>
      <vt:variant>
        <vt:i4>5</vt:i4>
      </vt:variant>
      <vt:variant>
        <vt:lpwstr/>
      </vt:variant>
      <vt:variant>
        <vt:lpwstr>_Toc231228600</vt:lpwstr>
      </vt:variant>
      <vt:variant>
        <vt:i4>1507380</vt:i4>
      </vt:variant>
      <vt:variant>
        <vt:i4>299</vt:i4>
      </vt:variant>
      <vt:variant>
        <vt:i4>0</vt:i4>
      </vt:variant>
      <vt:variant>
        <vt:i4>5</vt:i4>
      </vt:variant>
      <vt:variant>
        <vt:lpwstr/>
      </vt:variant>
      <vt:variant>
        <vt:lpwstr>_Toc231228599</vt:lpwstr>
      </vt:variant>
      <vt:variant>
        <vt:i4>1507380</vt:i4>
      </vt:variant>
      <vt:variant>
        <vt:i4>293</vt:i4>
      </vt:variant>
      <vt:variant>
        <vt:i4>0</vt:i4>
      </vt:variant>
      <vt:variant>
        <vt:i4>5</vt:i4>
      </vt:variant>
      <vt:variant>
        <vt:lpwstr/>
      </vt:variant>
      <vt:variant>
        <vt:lpwstr>_Toc231228598</vt:lpwstr>
      </vt:variant>
      <vt:variant>
        <vt:i4>1507380</vt:i4>
      </vt:variant>
      <vt:variant>
        <vt:i4>287</vt:i4>
      </vt:variant>
      <vt:variant>
        <vt:i4>0</vt:i4>
      </vt:variant>
      <vt:variant>
        <vt:i4>5</vt:i4>
      </vt:variant>
      <vt:variant>
        <vt:lpwstr/>
      </vt:variant>
      <vt:variant>
        <vt:lpwstr>_Toc231228597</vt:lpwstr>
      </vt:variant>
      <vt:variant>
        <vt:i4>1507380</vt:i4>
      </vt:variant>
      <vt:variant>
        <vt:i4>281</vt:i4>
      </vt:variant>
      <vt:variant>
        <vt:i4>0</vt:i4>
      </vt:variant>
      <vt:variant>
        <vt:i4>5</vt:i4>
      </vt:variant>
      <vt:variant>
        <vt:lpwstr/>
      </vt:variant>
      <vt:variant>
        <vt:lpwstr>_Toc231228596</vt:lpwstr>
      </vt:variant>
      <vt:variant>
        <vt:i4>1507380</vt:i4>
      </vt:variant>
      <vt:variant>
        <vt:i4>275</vt:i4>
      </vt:variant>
      <vt:variant>
        <vt:i4>0</vt:i4>
      </vt:variant>
      <vt:variant>
        <vt:i4>5</vt:i4>
      </vt:variant>
      <vt:variant>
        <vt:lpwstr/>
      </vt:variant>
      <vt:variant>
        <vt:lpwstr>_Toc231228595</vt:lpwstr>
      </vt:variant>
      <vt:variant>
        <vt:i4>1507380</vt:i4>
      </vt:variant>
      <vt:variant>
        <vt:i4>269</vt:i4>
      </vt:variant>
      <vt:variant>
        <vt:i4>0</vt:i4>
      </vt:variant>
      <vt:variant>
        <vt:i4>5</vt:i4>
      </vt:variant>
      <vt:variant>
        <vt:lpwstr/>
      </vt:variant>
      <vt:variant>
        <vt:lpwstr>_Toc231228594</vt:lpwstr>
      </vt:variant>
      <vt:variant>
        <vt:i4>1507380</vt:i4>
      </vt:variant>
      <vt:variant>
        <vt:i4>263</vt:i4>
      </vt:variant>
      <vt:variant>
        <vt:i4>0</vt:i4>
      </vt:variant>
      <vt:variant>
        <vt:i4>5</vt:i4>
      </vt:variant>
      <vt:variant>
        <vt:lpwstr/>
      </vt:variant>
      <vt:variant>
        <vt:lpwstr>_Toc231228593</vt:lpwstr>
      </vt:variant>
      <vt:variant>
        <vt:i4>1507380</vt:i4>
      </vt:variant>
      <vt:variant>
        <vt:i4>257</vt:i4>
      </vt:variant>
      <vt:variant>
        <vt:i4>0</vt:i4>
      </vt:variant>
      <vt:variant>
        <vt:i4>5</vt:i4>
      </vt:variant>
      <vt:variant>
        <vt:lpwstr/>
      </vt:variant>
      <vt:variant>
        <vt:lpwstr>_Toc231228592</vt:lpwstr>
      </vt:variant>
      <vt:variant>
        <vt:i4>1507380</vt:i4>
      </vt:variant>
      <vt:variant>
        <vt:i4>251</vt:i4>
      </vt:variant>
      <vt:variant>
        <vt:i4>0</vt:i4>
      </vt:variant>
      <vt:variant>
        <vt:i4>5</vt:i4>
      </vt:variant>
      <vt:variant>
        <vt:lpwstr/>
      </vt:variant>
      <vt:variant>
        <vt:lpwstr>_Toc231228591</vt:lpwstr>
      </vt:variant>
      <vt:variant>
        <vt:i4>1507380</vt:i4>
      </vt:variant>
      <vt:variant>
        <vt:i4>245</vt:i4>
      </vt:variant>
      <vt:variant>
        <vt:i4>0</vt:i4>
      </vt:variant>
      <vt:variant>
        <vt:i4>5</vt:i4>
      </vt:variant>
      <vt:variant>
        <vt:lpwstr/>
      </vt:variant>
      <vt:variant>
        <vt:lpwstr>_Toc231228590</vt:lpwstr>
      </vt:variant>
      <vt:variant>
        <vt:i4>1441844</vt:i4>
      </vt:variant>
      <vt:variant>
        <vt:i4>239</vt:i4>
      </vt:variant>
      <vt:variant>
        <vt:i4>0</vt:i4>
      </vt:variant>
      <vt:variant>
        <vt:i4>5</vt:i4>
      </vt:variant>
      <vt:variant>
        <vt:lpwstr/>
      </vt:variant>
      <vt:variant>
        <vt:lpwstr>_Toc231228589</vt:lpwstr>
      </vt:variant>
      <vt:variant>
        <vt:i4>1441844</vt:i4>
      </vt:variant>
      <vt:variant>
        <vt:i4>233</vt:i4>
      </vt:variant>
      <vt:variant>
        <vt:i4>0</vt:i4>
      </vt:variant>
      <vt:variant>
        <vt:i4>5</vt:i4>
      </vt:variant>
      <vt:variant>
        <vt:lpwstr/>
      </vt:variant>
      <vt:variant>
        <vt:lpwstr>_Toc231228588</vt:lpwstr>
      </vt:variant>
      <vt:variant>
        <vt:i4>1441844</vt:i4>
      </vt:variant>
      <vt:variant>
        <vt:i4>227</vt:i4>
      </vt:variant>
      <vt:variant>
        <vt:i4>0</vt:i4>
      </vt:variant>
      <vt:variant>
        <vt:i4>5</vt:i4>
      </vt:variant>
      <vt:variant>
        <vt:lpwstr/>
      </vt:variant>
      <vt:variant>
        <vt:lpwstr>_Toc231228587</vt:lpwstr>
      </vt:variant>
      <vt:variant>
        <vt:i4>1441844</vt:i4>
      </vt:variant>
      <vt:variant>
        <vt:i4>221</vt:i4>
      </vt:variant>
      <vt:variant>
        <vt:i4>0</vt:i4>
      </vt:variant>
      <vt:variant>
        <vt:i4>5</vt:i4>
      </vt:variant>
      <vt:variant>
        <vt:lpwstr/>
      </vt:variant>
      <vt:variant>
        <vt:lpwstr>_Toc231228586</vt:lpwstr>
      </vt:variant>
      <vt:variant>
        <vt:i4>1441844</vt:i4>
      </vt:variant>
      <vt:variant>
        <vt:i4>215</vt:i4>
      </vt:variant>
      <vt:variant>
        <vt:i4>0</vt:i4>
      </vt:variant>
      <vt:variant>
        <vt:i4>5</vt:i4>
      </vt:variant>
      <vt:variant>
        <vt:lpwstr/>
      </vt:variant>
      <vt:variant>
        <vt:lpwstr>_Toc231228585</vt:lpwstr>
      </vt:variant>
      <vt:variant>
        <vt:i4>1441844</vt:i4>
      </vt:variant>
      <vt:variant>
        <vt:i4>209</vt:i4>
      </vt:variant>
      <vt:variant>
        <vt:i4>0</vt:i4>
      </vt:variant>
      <vt:variant>
        <vt:i4>5</vt:i4>
      </vt:variant>
      <vt:variant>
        <vt:lpwstr/>
      </vt:variant>
      <vt:variant>
        <vt:lpwstr>_Toc231228584</vt:lpwstr>
      </vt:variant>
      <vt:variant>
        <vt:i4>1441844</vt:i4>
      </vt:variant>
      <vt:variant>
        <vt:i4>203</vt:i4>
      </vt:variant>
      <vt:variant>
        <vt:i4>0</vt:i4>
      </vt:variant>
      <vt:variant>
        <vt:i4>5</vt:i4>
      </vt:variant>
      <vt:variant>
        <vt:lpwstr/>
      </vt:variant>
      <vt:variant>
        <vt:lpwstr>_Toc231228583</vt:lpwstr>
      </vt:variant>
      <vt:variant>
        <vt:i4>1441844</vt:i4>
      </vt:variant>
      <vt:variant>
        <vt:i4>197</vt:i4>
      </vt:variant>
      <vt:variant>
        <vt:i4>0</vt:i4>
      </vt:variant>
      <vt:variant>
        <vt:i4>5</vt:i4>
      </vt:variant>
      <vt:variant>
        <vt:lpwstr/>
      </vt:variant>
      <vt:variant>
        <vt:lpwstr>_Toc231228582</vt:lpwstr>
      </vt:variant>
      <vt:variant>
        <vt:i4>1441844</vt:i4>
      </vt:variant>
      <vt:variant>
        <vt:i4>191</vt:i4>
      </vt:variant>
      <vt:variant>
        <vt:i4>0</vt:i4>
      </vt:variant>
      <vt:variant>
        <vt:i4>5</vt:i4>
      </vt:variant>
      <vt:variant>
        <vt:lpwstr/>
      </vt:variant>
      <vt:variant>
        <vt:lpwstr>_Toc231228581</vt:lpwstr>
      </vt:variant>
      <vt:variant>
        <vt:i4>1441844</vt:i4>
      </vt:variant>
      <vt:variant>
        <vt:i4>185</vt:i4>
      </vt:variant>
      <vt:variant>
        <vt:i4>0</vt:i4>
      </vt:variant>
      <vt:variant>
        <vt:i4>5</vt:i4>
      </vt:variant>
      <vt:variant>
        <vt:lpwstr/>
      </vt:variant>
      <vt:variant>
        <vt:lpwstr>_Toc231228580</vt:lpwstr>
      </vt:variant>
      <vt:variant>
        <vt:i4>1638452</vt:i4>
      </vt:variant>
      <vt:variant>
        <vt:i4>179</vt:i4>
      </vt:variant>
      <vt:variant>
        <vt:i4>0</vt:i4>
      </vt:variant>
      <vt:variant>
        <vt:i4>5</vt:i4>
      </vt:variant>
      <vt:variant>
        <vt:lpwstr/>
      </vt:variant>
      <vt:variant>
        <vt:lpwstr>_Toc231228579</vt:lpwstr>
      </vt:variant>
      <vt:variant>
        <vt:i4>1638452</vt:i4>
      </vt:variant>
      <vt:variant>
        <vt:i4>173</vt:i4>
      </vt:variant>
      <vt:variant>
        <vt:i4>0</vt:i4>
      </vt:variant>
      <vt:variant>
        <vt:i4>5</vt:i4>
      </vt:variant>
      <vt:variant>
        <vt:lpwstr/>
      </vt:variant>
      <vt:variant>
        <vt:lpwstr>_Toc231228578</vt:lpwstr>
      </vt:variant>
      <vt:variant>
        <vt:i4>1638452</vt:i4>
      </vt:variant>
      <vt:variant>
        <vt:i4>167</vt:i4>
      </vt:variant>
      <vt:variant>
        <vt:i4>0</vt:i4>
      </vt:variant>
      <vt:variant>
        <vt:i4>5</vt:i4>
      </vt:variant>
      <vt:variant>
        <vt:lpwstr/>
      </vt:variant>
      <vt:variant>
        <vt:lpwstr>_Toc231228577</vt:lpwstr>
      </vt:variant>
      <vt:variant>
        <vt:i4>1638452</vt:i4>
      </vt:variant>
      <vt:variant>
        <vt:i4>161</vt:i4>
      </vt:variant>
      <vt:variant>
        <vt:i4>0</vt:i4>
      </vt:variant>
      <vt:variant>
        <vt:i4>5</vt:i4>
      </vt:variant>
      <vt:variant>
        <vt:lpwstr/>
      </vt:variant>
      <vt:variant>
        <vt:lpwstr>_Toc231228576</vt:lpwstr>
      </vt:variant>
      <vt:variant>
        <vt:i4>1638452</vt:i4>
      </vt:variant>
      <vt:variant>
        <vt:i4>155</vt:i4>
      </vt:variant>
      <vt:variant>
        <vt:i4>0</vt:i4>
      </vt:variant>
      <vt:variant>
        <vt:i4>5</vt:i4>
      </vt:variant>
      <vt:variant>
        <vt:lpwstr/>
      </vt:variant>
      <vt:variant>
        <vt:lpwstr>_Toc231228575</vt:lpwstr>
      </vt:variant>
      <vt:variant>
        <vt:i4>1638452</vt:i4>
      </vt:variant>
      <vt:variant>
        <vt:i4>149</vt:i4>
      </vt:variant>
      <vt:variant>
        <vt:i4>0</vt:i4>
      </vt:variant>
      <vt:variant>
        <vt:i4>5</vt:i4>
      </vt:variant>
      <vt:variant>
        <vt:lpwstr/>
      </vt:variant>
      <vt:variant>
        <vt:lpwstr>_Toc231228574</vt:lpwstr>
      </vt:variant>
      <vt:variant>
        <vt:i4>1638452</vt:i4>
      </vt:variant>
      <vt:variant>
        <vt:i4>143</vt:i4>
      </vt:variant>
      <vt:variant>
        <vt:i4>0</vt:i4>
      </vt:variant>
      <vt:variant>
        <vt:i4>5</vt:i4>
      </vt:variant>
      <vt:variant>
        <vt:lpwstr/>
      </vt:variant>
      <vt:variant>
        <vt:lpwstr>_Toc231228573</vt:lpwstr>
      </vt:variant>
      <vt:variant>
        <vt:i4>1638452</vt:i4>
      </vt:variant>
      <vt:variant>
        <vt:i4>137</vt:i4>
      </vt:variant>
      <vt:variant>
        <vt:i4>0</vt:i4>
      </vt:variant>
      <vt:variant>
        <vt:i4>5</vt:i4>
      </vt:variant>
      <vt:variant>
        <vt:lpwstr/>
      </vt:variant>
      <vt:variant>
        <vt:lpwstr>_Toc231228572</vt:lpwstr>
      </vt:variant>
      <vt:variant>
        <vt:i4>1638452</vt:i4>
      </vt:variant>
      <vt:variant>
        <vt:i4>131</vt:i4>
      </vt:variant>
      <vt:variant>
        <vt:i4>0</vt:i4>
      </vt:variant>
      <vt:variant>
        <vt:i4>5</vt:i4>
      </vt:variant>
      <vt:variant>
        <vt:lpwstr/>
      </vt:variant>
      <vt:variant>
        <vt:lpwstr>_Toc231228571</vt:lpwstr>
      </vt:variant>
      <vt:variant>
        <vt:i4>1638452</vt:i4>
      </vt:variant>
      <vt:variant>
        <vt:i4>125</vt:i4>
      </vt:variant>
      <vt:variant>
        <vt:i4>0</vt:i4>
      </vt:variant>
      <vt:variant>
        <vt:i4>5</vt:i4>
      </vt:variant>
      <vt:variant>
        <vt:lpwstr/>
      </vt:variant>
      <vt:variant>
        <vt:lpwstr>_Toc231228570</vt:lpwstr>
      </vt:variant>
      <vt:variant>
        <vt:i4>1572916</vt:i4>
      </vt:variant>
      <vt:variant>
        <vt:i4>119</vt:i4>
      </vt:variant>
      <vt:variant>
        <vt:i4>0</vt:i4>
      </vt:variant>
      <vt:variant>
        <vt:i4>5</vt:i4>
      </vt:variant>
      <vt:variant>
        <vt:lpwstr/>
      </vt:variant>
      <vt:variant>
        <vt:lpwstr>_Toc231228569</vt:lpwstr>
      </vt:variant>
      <vt:variant>
        <vt:i4>1572916</vt:i4>
      </vt:variant>
      <vt:variant>
        <vt:i4>113</vt:i4>
      </vt:variant>
      <vt:variant>
        <vt:i4>0</vt:i4>
      </vt:variant>
      <vt:variant>
        <vt:i4>5</vt:i4>
      </vt:variant>
      <vt:variant>
        <vt:lpwstr/>
      </vt:variant>
      <vt:variant>
        <vt:lpwstr>_Toc231228568</vt:lpwstr>
      </vt:variant>
      <vt:variant>
        <vt:i4>1572916</vt:i4>
      </vt:variant>
      <vt:variant>
        <vt:i4>107</vt:i4>
      </vt:variant>
      <vt:variant>
        <vt:i4>0</vt:i4>
      </vt:variant>
      <vt:variant>
        <vt:i4>5</vt:i4>
      </vt:variant>
      <vt:variant>
        <vt:lpwstr/>
      </vt:variant>
      <vt:variant>
        <vt:lpwstr>_Toc231228567</vt:lpwstr>
      </vt:variant>
      <vt:variant>
        <vt:i4>1572916</vt:i4>
      </vt:variant>
      <vt:variant>
        <vt:i4>101</vt:i4>
      </vt:variant>
      <vt:variant>
        <vt:i4>0</vt:i4>
      </vt:variant>
      <vt:variant>
        <vt:i4>5</vt:i4>
      </vt:variant>
      <vt:variant>
        <vt:lpwstr/>
      </vt:variant>
      <vt:variant>
        <vt:lpwstr>_Toc231228566</vt:lpwstr>
      </vt:variant>
      <vt:variant>
        <vt:i4>1572916</vt:i4>
      </vt:variant>
      <vt:variant>
        <vt:i4>95</vt:i4>
      </vt:variant>
      <vt:variant>
        <vt:i4>0</vt:i4>
      </vt:variant>
      <vt:variant>
        <vt:i4>5</vt:i4>
      </vt:variant>
      <vt:variant>
        <vt:lpwstr/>
      </vt:variant>
      <vt:variant>
        <vt:lpwstr>_Toc231228565</vt:lpwstr>
      </vt:variant>
      <vt:variant>
        <vt:i4>1572916</vt:i4>
      </vt:variant>
      <vt:variant>
        <vt:i4>89</vt:i4>
      </vt:variant>
      <vt:variant>
        <vt:i4>0</vt:i4>
      </vt:variant>
      <vt:variant>
        <vt:i4>5</vt:i4>
      </vt:variant>
      <vt:variant>
        <vt:lpwstr/>
      </vt:variant>
      <vt:variant>
        <vt:lpwstr>_Toc231228564</vt:lpwstr>
      </vt:variant>
      <vt:variant>
        <vt:i4>1572916</vt:i4>
      </vt:variant>
      <vt:variant>
        <vt:i4>83</vt:i4>
      </vt:variant>
      <vt:variant>
        <vt:i4>0</vt:i4>
      </vt:variant>
      <vt:variant>
        <vt:i4>5</vt:i4>
      </vt:variant>
      <vt:variant>
        <vt:lpwstr/>
      </vt:variant>
      <vt:variant>
        <vt:lpwstr>_Toc231228563</vt:lpwstr>
      </vt:variant>
      <vt:variant>
        <vt:i4>1572916</vt:i4>
      </vt:variant>
      <vt:variant>
        <vt:i4>77</vt:i4>
      </vt:variant>
      <vt:variant>
        <vt:i4>0</vt:i4>
      </vt:variant>
      <vt:variant>
        <vt:i4>5</vt:i4>
      </vt:variant>
      <vt:variant>
        <vt:lpwstr/>
      </vt:variant>
      <vt:variant>
        <vt:lpwstr>_Toc231228562</vt:lpwstr>
      </vt:variant>
      <vt:variant>
        <vt:i4>1572916</vt:i4>
      </vt:variant>
      <vt:variant>
        <vt:i4>71</vt:i4>
      </vt:variant>
      <vt:variant>
        <vt:i4>0</vt:i4>
      </vt:variant>
      <vt:variant>
        <vt:i4>5</vt:i4>
      </vt:variant>
      <vt:variant>
        <vt:lpwstr/>
      </vt:variant>
      <vt:variant>
        <vt:lpwstr>_Toc231228561</vt:lpwstr>
      </vt:variant>
      <vt:variant>
        <vt:i4>1572916</vt:i4>
      </vt:variant>
      <vt:variant>
        <vt:i4>65</vt:i4>
      </vt:variant>
      <vt:variant>
        <vt:i4>0</vt:i4>
      </vt:variant>
      <vt:variant>
        <vt:i4>5</vt:i4>
      </vt:variant>
      <vt:variant>
        <vt:lpwstr/>
      </vt:variant>
      <vt:variant>
        <vt:lpwstr>_Toc231228560</vt:lpwstr>
      </vt:variant>
      <vt:variant>
        <vt:i4>1769524</vt:i4>
      </vt:variant>
      <vt:variant>
        <vt:i4>59</vt:i4>
      </vt:variant>
      <vt:variant>
        <vt:i4>0</vt:i4>
      </vt:variant>
      <vt:variant>
        <vt:i4>5</vt:i4>
      </vt:variant>
      <vt:variant>
        <vt:lpwstr/>
      </vt:variant>
      <vt:variant>
        <vt:lpwstr>_Toc231228559</vt:lpwstr>
      </vt:variant>
      <vt:variant>
        <vt:i4>1769524</vt:i4>
      </vt:variant>
      <vt:variant>
        <vt:i4>53</vt:i4>
      </vt:variant>
      <vt:variant>
        <vt:i4>0</vt:i4>
      </vt:variant>
      <vt:variant>
        <vt:i4>5</vt:i4>
      </vt:variant>
      <vt:variant>
        <vt:lpwstr/>
      </vt:variant>
      <vt:variant>
        <vt:lpwstr>_Toc231228558</vt:lpwstr>
      </vt:variant>
      <vt:variant>
        <vt:i4>1769524</vt:i4>
      </vt:variant>
      <vt:variant>
        <vt:i4>47</vt:i4>
      </vt:variant>
      <vt:variant>
        <vt:i4>0</vt:i4>
      </vt:variant>
      <vt:variant>
        <vt:i4>5</vt:i4>
      </vt:variant>
      <vt:variant>
        <vt:lpwstr/>
      </vt:variant>
      <vt:variant>
        <vt:lpwstr>_Toc231228557</vt:lpwstr>
      </vt:variant>
      <vt:variant>
        <vt:i4>1769524</vt:i4>
      </vt:variant>
      <vt:variant>
        <vt:i4>41</vt:i4>
      </vt:variant>
      <vt:variant>
        <vt:i4>0</vt:i4>
      </vt:variant>
      <vt:variant>
        <vt:i4>5</vt:i4>
      </vt:variant>
      <vt:variant>
        <vt:lpwstr/>
      </vt:variant>
      <vt:variant>
        <vt:lpwstr>_Toc231228556</vt:lpwstr>
      </vt:variant>
      <vt:variant>
        <vt:i4>1769524</vt:i4>
      </vt:variant>
      <vt:variant>
        <vt:i4>35</vt:i4>
      </vt:variant>
      <vt:variant>
        <vt:i4>0</vt:i4>
      </vt:variant>
      <vt:variant>
        <vt:i4>5</vt:i4>
      </vt:variant>
      <vt:variant>
        <vt:lpwstr/>
      </vt:variant>
      <vt:variant>
        <vt:lpwstr>_Toc231228555</vt:lpwstr>
      </vt:variant>
      <vt:variant>
        <vt:i4>1769524</vt:i4>
      </vt:variant>
      <vt:variant>
        <vt:i4>29</vt:i4>
      </vt:variant>
      <vt:variant>
        <vt:i4>0</vt:i4>
      </vt:variant>
      <vt:variant>
        <vt:i4>5</vt:i4>
      </vt:variant>
      <vt:variant>
        <vt:lpwstr/>
      </vt:variant>
      <vt:variant>
        <vt:lpwstr>_Toc231228554</vt:lpwstr>
      </vt:variant>
      <vt:variant>
        <vt:i4>1769524</vt:i4>
      </vt:variant>
      <vt:variant>
        <vt:i4>23</vt:i4>
      </vt:variant>
      <vt:variant>
        <vt:i4>0</vt:i4>
      </vt:variant>
      <vt:variant>
        <vt:i4>5</vt:i4>
      </vt:variant>
      <vt:variant>
        <vt:lpwstr/>
      </vt:variant>
      <vt:variant>
        <vt:lpwstr>_Toc231228553</vt:lpwstr>
      </vt:variant>
      <vt:variant>
        <vt:i4>1769524</vt:i4>
      </vt:variant>
      <vt:variant>
        <vt:i4>17</vt:i4>
      </vt:variant>
      <vt:variant>
        <vt:i4>0</vt:i4>
      </vt:variant>
      <vt:variant>
        <vt:i4>5</vt:i4>
      </vt:variant>
      <vt:variant>
        <vt:lpwstr/>
      </vt:variant>
      <vt:variant>
        <vt:lpwstr>_Toc231228552</vt:lpwstr>
      </vt:variant>
      <vt:variant>
        <vt:i4>1769524</vt:i4>
      </vt:variant>
      <vt:variant>
        <vt:i4>11</vt:i4>
      </vt:variant>
      <vt:variant>
        <vt:i4>0</vt:i4>
      </vt:variant>
      <vt:variant>
        <vt:i4>5</vt:i4>
      </vt:variant>
      <vt:variant>
        <vt:lpwstr/>
      </vt:variant>
      <vt:variant>
        <vt:lpwstr>_Toc231228551</vt:lpwstr>
      </vt:variant>
      <vt:variant>
        <vt:i4>1769524</vt:i4>
      </vt:variant>
      <vt:variant>
        <vt:i4>5</vt:i4>
      </vt:variant>
      <vt:variant>
        <vt:i4>0</vt:i4>
      </vt:variant>
      <vt:variant>
        <vt:i4>5</vt:i4>
      </vt:variant>
      <vt:variant>
        <vt:lpwstr/>
      </vt:variant>
      <vt:variant>
        <vt:lpwstr>_Toc231228550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Neu Technical Description</dc:title>
  <dc:subject>Template</dc:subject>
  <dc:creator>Abbas Rizvi</dc:creator>
  <cp:keywords/>
  <dc:description/>
  <cp:lastModifiedBy>Abbas Rizvi</cp:lastModifiedBy>
  <cp:revision>2</cp:revision>
  <cp:lastPrinted>2023-12-29T17:58:00Z</cp:lastPrinted>
  <dcterms:created xsi:type="dcterms:W3CDTF">2026-07-14T16:59:00Z</dcterms:created>
  <dcterms:modified xsi:type="dcterms:W3CDTF">2026-07-14T16:59:00Z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0x010100A36999D4D14E3145BF40CEC41554B376</vt:lpwstr>
  </property>
  <property fmtid="{D5CDD505-2E9C-101B-9397-08002B2CF9AE}" pid="4" name="SharedWithUsers">
    <vt:lpwstr>4352;#Davud Zejnelovic</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